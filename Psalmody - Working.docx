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Toc289108464"/>
      <w:bookmarkStart w:id="3" w:name="_Toc289112504"/>
      <w:bookmarkStart w:id="4" w:name="_Toc297322051"/>
      <w:bookmarkStart w:id="5" w:name="_Toc297407696"/>
      <w:r>
        <w:rPr>
          <w:lang w:val="en-US"/>
        </w:rPr>
        <w:t>Brief Table of Contents</w:t>
      </w:r>
      <w:bookmarkEnd w:id="0"/>
      <w:bookmarkEnd w:id="1"/>
    </w:p>
    <w:p w14:paraId="2A437CAA" w14:textId="77777777" w:rsidR="00B50C35"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37373002" w:history="1">
        <w:r w:rsidR="00B50C35" w:rsidRPr="0067345D">
          <w:rPr>
            <w:rStyle w:val="Hyperlink"/>
            <w:noProof/>
          </w:rPr>
          <w:t>The Horologion: The Book of the Hours</w:t>
        </w:r>
        <w:r w:rsidR="00B50C35">
          <w:rPr>
            <w:noProof/>
            <w:webHidden/>
          </w:rPr>
          <w:tab/>
        </w:r>
        <w:r w:rsidR="00B50C35">
          <w:rPr>
            <w:noProof/>
            <w:webHidden/>
          </w:rPr>
          <w:fldChar w:fldCharType="begin"/>
        </w:r>
        <w:r w:rsidR="00B50C35">
          <w:rPr>
            <w:noProof/>
            <w:webHidden/>
          </w:rPr>
          <w:instrText xml:space="preserve"> PAGEREF _Toc437373002 \h </w:instrText>
        </w:r>
        <w:r w:rsidR="00B50C35">
          <w:rPr>
            <w:noProof/>
            <w:webHidden/>
          </w:rPr>
        </w:r>
        <w:r w:rsidR="00B50C35">
          <w:rPr>
            <w:noProof/>
            <w:webHidden/>
          </w:rPr>
          <w:fldChar w:fldCharType="separate"/>
        </w:r>
        <w:r w:rsidR="00B50C35">
          <w:rPr>
            <w:noProof/>
            <w:webHidden/>
          </w:rPr>
          <w:t>3</w:t>
        </w:r>
        <w:r w:rsidR="00B50C35">
          <w:rPr>
            <w:noProof/>
            <w:webHidden/>
          </w:rPr>
          <w:fldChar w:fldCharType="end"/>
        </w:r>
      </w:hyperlink>
    </w:p>
    <w:p w14:paraId="7A1254A7"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3" w:history="1">
        <w:r w:rsidR="00B50C35" w:rsidRPr="0067345D">
          <w:rPr>
            <w:rStyle w:val="Hyperlink"/>
            <w:noProof/>
          </w:rPr>
          <w:t>The Setting of the Sun: Vespers (the Eleventh Hour)</w:t>
        </w:r>
        <w:r w:rsidR="00B50C35">
          <w:rPr>
            <w:noProof/>
            <w:webHidden/>
          </w:rPr>
          <w:tab/>
        </w:r>
        <w:r w:rsidR="00B50C35">
          <w:rPr>
            <w:noProof/>
            <w:webHidden/>
          </w:rPr>
          <w:fldChar w:fldCharType="begin"/>
        </w:r>
        <w:r w:rsidR="00B50C35">
          <w:rPr>
            <w:noProof/>
            <w:webHidden/>
          </w:rPr>
          <w:instrText xml:space="preserve"> PAGEREF _Toc437373003 \h </w:instrText>
        </w:r>
        <w:r w:rsidR="00B50C35">
          <w:rPr>
            <w:noProof/>
            <w:webHidden/>
          </w:rPr>
        </w:r>
        <w:r w:rsidR="00B50C35">
          <w:rPr>
            <w:noProof/>
            <w:webHidden/>
          </w:rPr>
          <w:fldChar w:fldCharType="separate"/>
        </w:r>
        <w:r w:rsidR="00B50C35">
          <w:rPr>
            <w:noProof/>
            <w:webHidden/>
          </w:rPr>
          <w:t>4</w:t>
        </w:r>
        <w:r w:rsidR="00B50C35">
          <w:rPr>
            <w:noProof/>
            <w:webHidden/>
          </w:rPr>
          <w:fldChar w:fldCharType="end"/>
        </w:r>
      </w:hyperlink>
    </w:p>
    <w:p w14:paraId="2C469523"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4" w:history="1">
        <w:r w:rsidR="00B50C35" w:rsidRPr="0067345D">
          <w:rPr>
            <w:rStyle w:val="Hyperlink"/>
            <w:noProof/>
          </w:rPr>
          <w:t>After Supper: Retiring (the Twelfth Hour)</w:t>
        </w:r>
        <w:r w:rsidR="00B50C35">
          <w:rPr>
            <w:noProof/>
            <w:webHidden/>
          </w:rPr>
          <w:tab/>
        </w:r>
        <w:r w:rsidR="00B50C35">
          <w:rPr>
            <w:noProof/>
            <w:webHidden/>
          </w:rPr>
          <w:fldChar w:fldCharType="begin"/>
        </w:r>
        <w:r w:rsidR="00B50C35">
          <w:rPr>
            <w:noProof/>
            <w:webHidden/>
          </w:rPr>
          <w:instrText xml:space="preserve"> PAGEREF _Toc437373004 \h </w:instrText>
        </w:r>
        <w:r w:rsidR="00B50C35">
          <w:rPr>
            <w:noProof/>
            <w:webHidden/>
          </w:rPr>
        </w:r>
        <w:r w:rsidR="00B50C35">
          <w:rPr>
            <w:noProof/>
            <w:webHidden/>
          </w:rPr>
          <w:fldChar w:fldCharType="separate"/>
        </w:r>
        <w:r w:rsidR="00B50C35">
          <w:rPr>
            <w:noProof/>
            <w:webHidden/>
          </w:rPr>
          <w:t>45</w:t>
        </w:r>
        <w:r w:rsidR="00B50C35">
          <w:rPr>
            <w:noProof/>
            <w:webHidden/>
          </w:rPr>
          <w:fldChar w:fldCharType="end"/>
        </w:r>
      </w:hyperlink>
    </w:p>
    <w:p w14:paraId="2AD42CF8"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5" w:history="1">
        <w:r w:rsidR="00B50C35" w:rsidRPr="0067345D">
          <w:rPr>
            <w:rStyle w:val="Hyperlink"/>
            <w:noProof/>
          </w:rPr>
          <w:t>Midnight</w:t>
        </w:r>
        <w:r w:rsidR="00B50C35">
          <w:rPr>
            <w:noProof/>
            <w:webHidden/>
          </w:rPr>
          <w:tab/>
        </w:r>
        <w:r w:rsidR="00B50C35">
          <w:rPr>
            <w:noProof/>
            <w:webHidden/>
          </w:rPr>
          <w:fldChar w:fldCharType="begin"/>
        </w:r>
        <w:r w:rsidR="00B50C35">
          <w:rPr>
            <w:noProof/>
            <w:webHidden/>
          </w:rPr>
          <w:instrText xml:space="preserve"> PAGEREF _Toc437373005 \h </w:instrText>
        </w:r>
        <w:r w:rsidR="00B50C35">
          <w:rPr>
            <w:noProof/>
            <w:webHidden/>
          </w:rPr>
        </w:r>
        <w:r w:rsidR="00B50C35">
          <w:rPr>
            <w:noProof/>
            <w:webHidden/>
          </w:rPr>
          <w:fldChar w:fldCharType="separate"/>
        </w:r>
        <w:r w:rsidR="00B50C35">
          <w:rPr>
            <w:noProof/>
            <w:webHidden/>
          </w:rPr>
          <w:t>60</w:t>
        </w:r>
        <w:r w:rsidR="00B50C35">
          <w:rPr>
            <w:noProof/>
            <w:webHidden/>
          </w:rPr>
          <w:fldChar w:fldCharType="end"/>
        </w:r>
      </w:hyperlink>
    </w:p>
    <w:p w14:paraId="28CDE3FC"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6" w:history="1">
        <w:r w:rsidR="00B50C35" w:rsidRPr="0067345D">
          <w:rPr>
            <w:rStyle w:val="Hyperlink"/>
            <w:noProof/>
          </w:rPr>
          <w:t>The Rising of the Sun: Matins (or Lauds)</w:t>
        </w:r>
        <w:r w:rsidR="00B50C35">
          <w:rPr>
            <w:noProof/>
            <w:webHidden/>
          </w:rPr>
          <w:tab/>
        </w:r>
        <w:r w:rsidR="00B50C35">
          <w:rPr>
            <w:noProof/>
            <w:webHidden/>
          </w:rPr>
          <w:fldChar w:fldCharType="begin"/>
        </w:r>
        <w:r w:rsidR="00B50C35">
          <w:rPr>
            <w:noProof/>
            <w:webHidden/>
          </w:rPr>
          <w:instrText xml:space="preserve"> PAGEREF _Toc437373006 \h </w:instrText>
        </w:r>
        <w:r w:rsidR="00B50C35">
          <w:rPr>
            <w:noProof/>
            <w:webHidden/>
          </w:rPr>
        </w:r>
        <w:r w:rsidR="00B50C35">
          <w:rPr>
            <w:noProof/>
            <w:webHidden/>
          </w:rPr>
          <w:fldChar w:fldCharType="separate"/>
        </w:r>
        <w:r w:rsidR="00B50C35">
          <w:rPr>
            <w:noProof/>
            <w:webHidden/>
          </w:rPr>
          <w:t>120</w:t>
        </w:r>
        <w:r w:rsidR="00B50C35">
          <w:rPr>
            <w:noProof/>
            <w:webHidden/>
          </w:rPr>
          <w:fldChar w:fldCharType="end"/>
        </w:r>
      </w:hyperlink>
    </w:p>
    <w:p w14:paraId="7DB015BB"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7" w:history="1">
        <w:r w:rsidR="00B50C35" w:rsidRPr="0067345D">
          <w:rPr>
            <w:rStyle w:val="Hyperlink"/>
            <w:noProof/>
          </w:rPr>
          <w:t>Early Morning: Prime (The First Hour)</w:t>
        </w:r>
        <w:r w:rsidR="00B50C35">
          <w:rPr>
            <w:noProof/>
            <w:webHidden/>
          </w:rPr>
          <w:tab/>
        </w:r>
        <w:r w:rsidR="00B50C35">
          <w:rPr>
            <w:noProof/>
            <w:webHidden/>
          </w:rPr>
          <w:fldChar w:fldCharType="begin"/>
        </w:r>
        <w:r w:rsidR="00B50C35">
          <w:rPr>
            <w:noProof/>
            <w:webHidden/>
          </w:rPr>
          <w:instrText xml:space="preserve"> PAGEREF _Toc437373007 \h </w:instrText>
        </w:r>
        <w:r w:rsidR="00B50C35">
          <w:rPr>
            <w:noProof/>
            <w:webHidden/>
          </w:rPr>
        </w:r>
        <w:r w:rsidR="00B50C35">
          <w:rPr>
            <w:noProof/>
            <w:webHidden/>
          </w:rPr>
          <w:fldChar w:fldCharType="separate"/>
        </w:r>
        <w:r w:rsidR="00B50C35">
          <w:rPr>
            <w:noProof/>
            <w:webHidden/>
          </w:rPr>
          <w:t>249</w:t>
        </w:r>
        <w:r w:rsidR="00B50C35">
          <w:rPr>
            <w:noProof/>
            <w:webHidden/>
          </w:rPr>
          <w:fldChar w:fldCharType="end"/>
        </w:r>
      </w:hyperlink>
    </w:p>
    <w:p w14:paraId="673EA94F"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8" w:history="1">
        <w:r w:rsidR="00B50C35" w:rsidRPr="0067345D">
          <w:rPr>
            <w:rStyle w:val="Hyperlink"/>
            <w:noProof/>
          </w:rPr>
          <w:t>Mid-Morning (The Third Hour)</w:t>
        </w:r>
        <w:r w:rsidR="00B50C35">
          <w:rPr>
            <w:noProof/>
            <w:webHidden/>
          </w:rPr>
          <w:tab/>
        </w:r>
        <w:r w:rsidR="00B50C35">
          <w:rPr>
            <w:noProof/>
            <w:webHidden/>
          </w:rPr>
          <w:fldChar w:fldCharType="begin"/>
        </w:r>
        <w:r w:rsidR="00B50C35">
          <w:rPr>
            <w:noProof/>
            <w:webHidden/>
          </w:rPr>
          <w:instrText xml:space="preserve"> PAGEREF _Toc437373008 \h </w:instrText>
        </w:r>
        <w:r w:rsidR="00B50C35">
          <w:rPr>
            <w:noProof/>
            <w:webHidden/>
          </w:rPr>
        </w:r>
        <w:r w:rsidR="00B50C35">
          <w:rPr>
            <w:noProof/>
            <w:webHidden/>
          </w:rPr>
          <w:fldChar w:fldCharType="separate"/>
        </w:r>
        <w:r w:rsidR="00B50C35">
          <w:rPr>
            <w:noProof/>
            <w:webHidden/>
          </w:rPr>
          <w:t>268</w:t>
        </w:r>
        <w:r w:rsidR="00B50C35">
          <w:rPr>
            <w:noProof/>
            <w:webHidden/>
          </w:rPr>
          <w:fldChar w:fldCharType="end"/>
        </w:r>
      </w:hyperlink>
    </w:p>
    <w:p w14:paraId="69F217A2"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09" w:history="1">
        <w:r w:rsidR="00B50C35" w:rsidRPr="0067345D">
          <w:rPr>
            <w:rStyle w:val="Hyperlink"/>
            <w:noProof/>
          </w:rPr>
          <w:t>Noon (The Sixth Hour)</w:t>
        </w:r>
        <w:r w:rsidR="00B50C35">
          <w:rPr>
            <w:noProof/>
            <w:webHidden/>
          </w:rPr>
          <w:tab/>
        </w:r>
        <w:r w:rsidR="00B50C35">
          <w:rPr>
            <w:noProof/>
            <w:webHidden/>
          </w:rPr>
          <w:fldChar w:fldCharType="begin"/>
        </w:r>
        <w:r w:rsidR="00B50C35">
          <w:rPr>
            <w:noProof/>
            <w:webHidden/>
          </w:rPr>
          <w:instrText xml:space="preserve"> PAGEREF _Toc437373009 \h </w:instrText>
        </w:r>
        <w:r w:rsidR="00B50C35">
          <w:rPr>
            <w:noProof/>
            <w:webHidden/>
          </w:rPr>
        </w:r>
        <w:r w:rsidR="00B50C35">
          <w:rPr>
            <w:noProof/>
            <w:webHidden/>
          </w:rPr>
          <w:fldChar w:fldCharType="separate"/>
        </w:r>
        <w:r w:rsidR="00B50C35">
          <w:rPr>
            <w:noProof/>
            <w:webHidden/>
          </w:rPr>
          <w:t>271</w:t>
        </w:r>
        <w:r w:rsidR="00B50C35">
          <w:rPr>
            <w:noProof/>
            <w:webHidden/>
          </w:rPr>
          <w:fldChar w:fldCharType="end"/>
        </w:r>
      </w:hyperlink>
    </w:p>
    <w:p w14:paraId="07819D30"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0" w:history="1">
        <w:r w:rsidR="00B50C35" w:rsidRPr="0067345D">
          <w:rPr>
            <w:rStyle w:val="Hyperlink"/>
            <w:noProof/>
          </w:rPr>
          <w:t>Afternoon (The Ninth Hour)</w:t>
        </w:r>
        <w:r w:rsidR="00B50C35">
          <w:rPr>
            <w:noProof/>
            <w:webHidden/>
          </w:rPr>
          <w:tab/>
        </w:r>
        <w:r w:rsidR="00B50C35">
          <w:rPr>
            <w:noProof/>
            <w:webHidden/>
          </w:rPr>
          <w:fldChar w:fldCharType="begin"/>
        </w:r>
        <w:r w:rsidR="00B50C35">
          <w:rPr>
            <w:noProof/>
            <w:webHidden/>
          </w:rPr>
          <w:instrText xml:space="preserve"> PAGEREF _Toc437373010 \h </w:instrText>
        </w:r>
        <w:r w:rsidR="00B50C35">
          <w:rPr>
            <w:noProof/>
            <w:webHidden/>
          </w:rPr>
        </w:r>
        <w:r w:rsidR="00B50C35">
          <w:rPr>
            <w:noProof/>
            <w:webHidden/>
          </w:rPr>
          <w:fldChar w:fldCharType="separate"/>
        </w:r>
        <w:r w:rsidR="00B50C35">
          <w:rPr>
            <w:noProof/>
            <w:webHidden/>
          </w:rPr>
          <w:t>275</w:t>
        </w:r>
        <w:r w:rsidR="00B50C35">
          <w:rPr>
            <w:noProof/>
            <w:webHidden/>
          </w:rPr>
          <w:fldChar w:fldCharType="end"/>
        </w:r>
      </w:hyperlink>
    </w:p>
    <w:p w14:paraId="1277ED2B"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1" w:history="1">
        <w:r w:rsidR="00B50C35" w:rsidRPr="0067345D">
          <w:rPr>
            <w:rStyle w:val="Hyperlink"/>
            <w:noProof/>
            <w:lang w:val="en-GB"/>
          </w:rPr>
          <w:t>Reader’s Service</w:t>
        </w:r>
        <w:r w:rsidR="00B50C35">
          <w:rPr>
            <w:noProof/>
            <w:webHidden/>
          </w:rPr>
          <w:tab/>
        </w:r>
        <w:r w:rsidR="00B50C35">
          <w:rPr>
            <w:noProof/>
            <w:webHidden/>
          </w:rPr>
          <w:fldChar w:fldCharType="begin"/>
        </w:r>
        <w:r w:rsidR="00B50C35">
          <w:rPr>
            <w:noProof/>
            <w:webHidden/>
          </w:rPr>
          <w:instrText xml:space="preserve"> PAGEREF _Toc437373011 \h </w:instrText>
        </w:r>
        <w:r w:rsidR="00B50C35">
          <w:rPr>
            <w:noProof/>
            <w:webHidden/>
          </w:rPr>
        </w:r>
        <w:r w:rsidR="00B50C35">
          <w:rPr>
            <w:noProof/>
            <w:webHidden/>
          </w:rPr>
          <w:fldChar w:fldCharType="separate"/>
        </w:r>
        <w:r w:rsidR="00B50C35">
          <w:rPr>
            <w:noProof/>
            <w:webHidden/>
          </w:rPr>
          <w:t>279</w:t>
        </w:r>
        <w:r w:rsidR="00B50C35">
          <w:rPr>
            <w:noProof/>
            <w:webHidden/>
          </w:rPr>
          <w:fldChar w:fldCharType="end"/>
        </w:r>
      </w:hyperlink>
    </w:p>
    <w:p w14:paraId="1DD23CFA" w14:textId="77777777" w:rsidR="00B50C35" w:rsidRDefault="0020672C">
      <w:pPr>
        <w:pStyle w:val="TOC1"/>
        <w:tabs>
          <w:tab w:val="right" w:leader="dot" w:pos="8846"/>
        </w:tabs>
        <w:rPr>
          <w:rFonts w:asciiTheme="minorHAnsi" w:eastAsiaTheme="minorEastAsia" w:hAnsiTheme="minorHAnsi"/>
          <w:noProof/>
          <w:szCs w:val="24"/>
          <w:lang w:val="en-US"/>
        </w:rPr>
      </w:pPr>
      <w:hyperlink w:anchor="_Toc437373012" w:history="1">
        <w:r w:rsidR="00B50C35" w:rsidRPr="0067345D">
          <w:rPr>
            <w:rStyle w:val="Hyperlink"/>
            <w:noProof/>
          </w:rPr>
          <w:t>The Book of the Psalter</w:t>
        </w:r>
        <w:r w:rsidR="00B50C35">
          <w:rPr>
            <w:noProof/>
            <w:webHidden/>
          </w:rPr>
          <w:tab/>
        </w:r>
        <w:r w:rsidR="00B50C35">
          <w:rPr>
            <w:noProof/>
            <w:webHidden/>
          </w:rPr>
          <w:fldChar w:fldCharType="begin"/>
        </w:r>
        <w:r w:rsidR="00B50C35">
          <w:rPr>
            <w:noProof/>
            <w:webHidden/>
          </w:rPr>
          <w:instrText xml:space="preserve"> PAGEREF _Toc437373012 \h </w:instrText>
        </w:r>
        <w:r w:rsidR="00B50C35">
          <w:rPr>
            <w:noProof/>
            <w:webHidden/>
          </w:rPr>
        </w:r>
        <w:r w:rsidR="00B50C35">
          <w:rPr>
            <w:noProof/>
            <w:webHidden/>
          </w:rPr>
          <w:fldChar w:fldCharType="separate"/>
        </w:r>
        <w:r w:rsidR="00B50C35">
          <w:rPr>
            <w:noProof/>
            <w:webHidden/>
          </w:rPr>
          <w:t>299</w:t>
        </w:r>
        <w:r w:rsidR="00B50C35">
          <w:rPr>
            <w:noProof/>
            <w:webHidden/>
          </w:rPr>
          <w:fldChar w:fldCharType="end"/>
        </w:r>
      </w:hyperlink>
    </w:p>
    <w:p w14:paraId="2579F8B2"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3" w:history="1">
        <w:r w:rsidR="00B50C35" w:rsidRPr="0067345D">
          <w:rPr>
            <w:rStyle w:val="Hyperlink"/>
            <w:noProof/>
          </w:rPr>
          <w:t>The Psalms</w:t>
        </w:r>
        <w:r w:rsidR="00B50C35">
          <w:rPr>
            <w:noProof/>
            <w:webHidden/>
          </w:rPr>
          <w:tab/>
        </w:r>
        <w:r w:rsidR="00B50C35">
          <w:rPr>
            <w:noProof/>
            <w:webHidden/>
          </w:rPr>
          <w:fldChar w:fldCharType="begin"/>
        </w:r>
        <w:r w:rsidR="00B50C35">
          <w:rPr>
            <w:noProof/>
            <w:webHidden/>
          </w:rPr>
          <w:instrText xml:space="preserve"> PAGEREF _Toc437373013 \h </w:instrText>
        </w:r>
        <w:r w:rsidR="00B50C35">
          <w:rPr>
            <w:noProof/>
            <w:webHidden/>
          </w:rPr>
        </w:r>
        <w:r w:rsidR="00B50C35">
          <w:rPr>
            <w:noProof/>
            <w:webHidden/>
          </w:rPr>
          <w:fldChar w:fldCharType="separate"/>
        </w:r>
        <w:r w:rsidR="00B50C35">
          <w:rPr>
            <w:noProof/>
            <w:webHidden/>
          </w:rPr>
          <w:t>305</w:t>
        </w:r>
        <w:r w:rsidR="00B50C35">
          <w:rPr>
            <w:noProof/>
            <w:webHidden/>
          </w:rPr>
          <w:fldChar w:fldCharType="end"/>
        </w:r>
      </w:hyperlink>
    </w:p>
    <w:p w14:paraId="53468F24" w14:textId="77777777" w:rsidR="00B50C35" w:rsidRDefault="0020672C">
      <w:pPr>
        <w:pStyle w:val="TOC1"/>
        <w:tabs>
          <w:tab w:val="right" w:leader="dot" w:pos="8846"/>
        </w:tabs>
        <w:rPr>
          <w:rFonts w:asciiTheme="minorHAnsi" w:eastAsiaTheme="minorEastAsia" w:hAnsiTheme="minorHAnsi"/>
          <w:noProof/>
          <w:szCs w:val="24"/>
          <w:lang w:val="en-US"/>
        </w:rPr>
      </w:pPr>
      <w:hyperlink w:anchor="_Toc437373014" w:history="1">
        <w:r w:rsidR="00B50C35" w:rsidRPr="0067345D">
          <w:rPr>
            <w:rStyle w:val="Hyperlink"/>
            <w:noProof/>
          </w:rPr>
          <w:t>The Book of Psalis and Doxologies</w:t>
        </w:r>
        <w:r w:rsidR="00B50C35">
          <w:rPr>
            <w:noProof/>
            <w:webHidden/>
          </w:rPr>
          <w:tab/>
        </w:r>
        <w:r w:rsidR="00B50C35">
          <w:rPr>
            <w:noProof/>
            <w:webHidden/>
          </w:rPr>
          <w:fldChar w:fldCharType="begin"/>
        </w:r>
        <w:r w:rsidR="00B50C35">
          <w:rPr>
            <w:noProof/>
            <w:webHidden/>
          </w:rPr>
          <w:instrText xml:space="preserve"> PAGEREF _Toc437373014 \h </w:instrText>
        </w:r>
        <w:r w:rsidR="00B50C35">
          <w:rPr>
            <w:noProof/>
            <w:webHidden/>
          </w:rPr>
        </w:r>
        <w:r w:rsidR="00B50C35">
          <w:rPr>
            <w:noProof/>
            <w:webHidden/>
          </w:rPr>
          <w:fldChar w:fldCharType="separate"/>
        </w:r>
        <w:r w:rsidR="00B50C35">
          <w:rPr>
            <w:noProof/>
            <w:webHidden/>
          </w:rPr>
          <w:t>527</w:t>
        </w:r>
        <w:r w:rsidR="00B50C35">
          <w:rPr>
            <w:noProof/>
            <w:webHidden/>
          </w:rPr>
          <w:fldChar w:fldCharType="end"/>
        </w:r>
      </w:hyperlink>
    </w:p>
    <w:p w14:paraId="54EE470C"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5" w:history="1">
        <w:r w:rsidR="00B50C35" w:rsidRPr="0067345D">
          <w:rPr>
            <w:rStyle w:val="Hyperlink"/>
            <w:noProof/>
          </w:rPr>
          <w:t>General and Common Doxologies</w:t>
        </w:r>
        <w:r w:rsidR="00B50C35">
          <w:rPr>
            <w:noProof/>
            <w:webHidden/>
          </w:rPr>
          <w:tab/>
        </w:r>
        <w:r w:rsidR="00B50C35">
          <w:rPr>
            <w:noProof/>
            <w:webHidden/>
          </w:rPr>
          <w:fldChar w:fldCharType="begin"/>
        </w:r>
        <w:r w:rsidR="00B50C35">
          <w:rPr>
            <w:noProof/>
            <w:webHidden/>
          </w:rPr>
          <w:instrText xml:space="preserve"> PAGEREF _Toc437373015 \h </w:instrText>
        </w:r>
        <w:r w:rsidR="00B50C35">
          <w:rPr>
            <w:noProof/>
            <w:webHidden/>
          </w:rPr>
        </w:r>
        <w:r w:rsidR="00B50C35">
          <w:rPr>
            <w:noProof/>
            <w:webHidden/>
          </w:rPr>
          <w:fldChar w:fldCharType="separate"/>
        </w:r>
        <w:r w:rsidR="00B50C35">
          <w:rPr>
            <w:noProof/>
            <w:webHidden/>
          </w:rPr>
          <w:t>528</w:t>
        </w:r>
        <w:r w:rsidR="00B50C35">
          <w:rPr>
            <w:noProof/>
            <w:webHidden/>
          </w:rPr>
          <w:fldChar w:fldCharType="end"/>
        </w:r>
      </w:hyperlink>
    </w:p>
    <w:p w14:paraId="54287192"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6" w:history="1">
        <w:r w:rsidR="00B50C35" w:rsidRPr="0067345D">
          <w:rPr>
            <w:rStyle w:val="Hyperlink"/>
            <w:noProof/>
          </w:rPr>
          <w:t xml:space="preserve">September or </w:t>
        </w:r>
        <w:r w:rsidR="00B50C35" w:rsidRPr="0067345D">
          <w:rPr>
            <w:rStyle w:val="Hyperlink"/>
            <w:rFonts w:ascii="FreeSerifAvvaShenouda" w:eastAsia="Arial Unicode MS" w:hAnsi="FreeSerifAvvaShenouda" w:cs="FreeSerifAvvaShenouda"/>
            <w:noProof/>
            <w:lang w:val="en-US"/>
          </w:rPr>
          <w:t>Ⲑⲟⲟⲩⲧ</w:t>
        </w:r>
        <w:r w:rsidR="00B50C35">
          <w:rPr>
            <w:noProof/>
            <w:webHidden/>
          </w:rPr>
          <w:tab/>
        </w:r>
        <w:r w:rsidR="00B50C35">
          <w:rPr>
            <w:noProof/>
            <w:webHidden/>
          </w:rPr>
          <w:fldChar w:fldCharType="begin"/>
        </w:r>
        <w:r w:rsidR="00B50C35">
          <w:rPr>
            <w:noProof/>
            <w:webHidden/>
          </w:rPr>
          <w:instrText xml:space="preserve"> PAGEREF _Toc437373016 \h </w:instrText>
        </w:r>
        <w:r w:rsidR="00B50C35">
          <w:rPr>
            <w:noProof/>
            <w:webHidden/>
          </w:rPr>
        </w:r>
        <w:r w:rsidR="00B50C35">
          <w:rPr>
            <w:noProof/>
            <w:webHidden/>
          </w:rPr>
          <w:fldChar w:fldCharType="separate"/>
        </w:r>
        <w:r w:rsidR="00B50C35">
          <w:rPr>
            <w:noProof/>
            <w:webHidden/>
          </w:rPr>
          <w:t>549</w:t>
        </w:r>
        <w:r w:rsidR="00B50C35">
          <w:rPr>
            <w:noProof/>
            <w:webHidden/>
          </w:rPr>
          <w:fldChar w:fldCharType="end"/>
        </w:r>
      </w:hyperlink>
    </w:p>
    <w:p w14:paraId="2E99E28E"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7" w:history="1">
        <w:r w:rsidR="00B50C35" w:rsidRPr="0067345D">
          <w:rPr>
            <w:rStyle w:val="Hyperlink"/>
            <w:noProof/>
          </w:rPr>
          <w:t xml:space="preserve">October or </w:t>
        </w:r>
        <w:r w:rsidR="00B50C35" w:rsidRPr="0067345D">
          <w:rPr>
            <w:rStyle w:val="Hyperlink"/>
            <w:rFonts w:ascii="FreeSerifAvvaShenouda" w:hAnsi="FreeSerifAvvaShenouda" w:cs="FreeSerifAvvaShenouda"/>
            <w:noProof/>
          </w:rPr>
          <w:t>Ⲡⲁⲱⲡⲉ</w:t>
        </w:r>
        <w:r w:rsidR="00B50C35">
          <w:rPr>
            <w:noProof/>
            <w:webHidden/>
          </w:rPr>
          <w:tab/>
        </w:r>
        <w:r w:rsidR="00B50C35">
          <w:rPr>
            <w:noProof/>
            <w:webHidden/>
          </w:rPr>
          <w:fldChar w:fldCharType="begin"/>
        </w:r>
        <w:r w:rsidR="00B50C35">
          <w:rPr>
            <w:noProof/>
            <w:webHidden/>
          </w:rPr>
          <w:instrText xml:space="preserve"> PAGEREF _Toc437373017 \h </w:instrText>
        </w:r>
        <w:r w:rsidR="00B50C35">
          <w:rPr>
            <w:noProof/>
            <w:webHidden/>
          </w:rPr>
        </w:r>
        <w:r w:rsidR="00B50C35">
          <w:rPr>
            <w:noProof/>
            <w:webHidden/>
          </w:rPr>
          <w:fldChar w:fldCharType="separate"/>
        </w:r>
        <w:r w:rsidR="00B50C35">
          <w:rPr>
            <w:noProof/>
            <w:webHidden/>
          </w:rPr>
          <w:t>589</w:t>
        </w:r>
        <w:r w:rsidR="00B50C35">
          <w:rPr>
            <w:noProof/>
            <w:webHidden/>
          </w:rPr>
          <w:fldChar w:fldCharType="end"/>
        </w:r>
      </w:hyperlink>
    </w:p>
    <w:p w14:paraId="6095265E"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8" w:history="1">
        <w:r w:rsidR="00B50C35" w:rsidRPr="0067345D">
          <w:rPr>
            <w:rStyle w:val="Hyperlink"/>
            <w:noProof/>
          </w:rPr>
          <w:t xml:space="preserve">November or </w:t>
        </w:r>
        <w:r w:rsidR="00B50C35" w:rsidRPr="0067345D">
          <w:rPr>
            <w:rStyle w:val="Hyperlink"/>
            <w:rFonts w:ascii="FreeSerifAvvaShenouda" w:eastAsia="Arial Unicode MS" w:hAnsi="FreeSerifAvvaShenouda" w:cs="FreeSerifAvvaShenouda"/>
            <w:noProof/>
          </w:rPr>
          <w:t>Ⲁⲑⲟⲣ</w:t>
        </w:r>
        <w:r w:rsidR="00B50C35">
          <w:rPr>
            <w:noProof/>
            <w:webHidden/>
          </w:rPr>
          <w:tab/>
        </w:r>
        <w:r w:rsidR="00B50C35">
          <w:rPr>
            <w:noProof/>
            <w:webHidden/>
          </w:rPr>
          <w:fldChar w:fldCharType="begin"/>
        </w:r>
        <w:r w:rsidR="00B50C35">
          <w:rPr>
            <w:noProof/>
            <w:webHidden/>
          </w:rPr>
          <w:instrText xml:space="preserve"> PAGEREF _Toc437373018 \h </w:instrText>
        </w:r>
        <w:r w:rsidR="00B50C35">
          <w:rPr>
            <w:noProof/>
            <w:webHidden/>
          </w:rPr>
        </w:r>
        <w:r w:rsidR="00B50C35">
          <w:rPr>
            <w:noProof/>
            <w:webHidden/>
          </w:rPr>
          <w:fldChar w:fldCharType="separate"/>
        </w:r>
        <w:r w:rsidR="00B50C35">
          <w:rPr>
            <w:noProof/>
            <w:webHidden/>
          </w:rPr>
          <w:t>597</w:t>
        </w:r>
        <w:r w:rsidR="00B50C35">
          <w:rPr>
            <w:noProof/>
            <w:webHidden/>
          </w:rPr>
          <w:fldChar w:fldCharType="end"/>
        </w:r>
      </w:hyperlink>
    </w:p>
    <w:p w14:paraId="54EDDA9C"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19" w:history="1">
        <w:r w:rsidR="00B50C35" w:rsidRPr="0067345D">
          <w:rPr>
            <w:rStyle w:val="Hyperlink"/>
            <w:noProof/>
          </w:rPr>
          <w:t xml:space="preserve">December or </w:t>
        </w:r>
        <w:r w:rsidR="00B50C35" w:rsidRPr="0067345D">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_Toc437373019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43E8732E"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0" w:history="1">
        <w:r w:rsidR="00B50C35" w:rsidRPr="0067345D">
          <w:rPr>
            <w:rStyle w:val="Hyperlink"/>
            <w:noProof/>
          </w:rPr>
          <w:t xml:space="preserve">January or </w:t>
        </w:r>
        <w:r w:rsidR="00B50C35" w:rsidRPr="0067345D">
          <w:rPr>
            <w:rStyle w:val="Hyperlink"/>
            <w:rFonts w:ascii="FreeSerifAvvaShenouda" w:hAnsi="FreeSerifAvvaShenouda" w:cs="FreeSerifAvvaShenouda"/>
            <w:noProof/>
          </w:rPr>
          <w:t>Ⲧⲱⲃⲓ</w:t>
        </w:r>
        <w:r w:rsidR="00B50C35">
          <w:rPr>
            <w:noProof/>
            <w:webHidden/>
          </w:rPr>
          <w:tab/>
        </w:r>
        <w:r w:rsidR="00B50C35">
          <w:rPr>
            <w:noProof/>
            <w:webHidden/>
          </w:rPr>
          <w:fldChar w:fldCharType="begin"/>
        </w:r>
        <w:r w:rsidR="00B50C35">
          <w:rPr>
            <w:noProof/>
            <w:webHidden/>
          </w:rPr>
          <w:instrText xml:space="preserve"> PAGEREF _Toc437373020 \h </w:instrText>
        </w:r>
        <w:r w:rsidR="00B50C35">
          <w:rPr>
            <w:noProof/>
            <w:webHidden/>
          </w:rPr>
        </w:r>
        <w:r w:rsidR="00B50C35">
          <w:rPr>
            <w:noProof/>
            <w:webHidden/>
          </w:rPr>
          <w:fldChar w:fldCharType="separate"/>
        </w:r>
        <w:r w:rsidR="00B50C35">
          <w:rPr>
            <w:noProof/>
            <w:webHidden/>
          </w:rPr>
          <w:t>673</w:t>
        </w:r>
        <w:r w:rsidR="00B50C35">
          <w:rPr>
            <w:noProof/>
            <w:webHidden/>
          </w:rPr>
          <w:fldChar w:fldCharType="end"/>
        </w:r>
      </w:hyperlink>
    </w:p>
    <w:p w14:paraId="479783C0"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1" w:history="1">
        <w:r w:rsidR="00B50C35" w:rsidRPr="0067345D">
          <w:rPr>
            <w:rStyle w:val="Hyperlink"/>
            <w:noProof/>
          </w:rPr>
          <w:t xml:space="preserve">February or </w:t>
        </w:r>
        <w:r w:rsidR="00B50C35" w:rsidRPr="0067345D">
          <w:rPr>
            <w:rStyle w:val="Hyperlink"/>
            <w:rFonts w:ascii="FreeSerifAvvaShenouda" w:hAnsi="FreeSerifAvvaShenouda" w:cs="FreeSerifAvvaShenouda"/>
            <w:noProof/>
          </w:rPr>
          <w:t>Ⲙϣⲓⲣ</w:t>
        </w:r>
        <w:r w:rsidR="00B50C35">
          <w:rPr>
            <w:noProof/>
            <w:webHidden/>
          </w:rPr>
          <w:tab/>
        </w:r>
        <w:r w:rsidR="00B50C35">
          <w:rPr>
            <w:noProof/>
            <w:webHidden/>
          </w:rPr>
          <w:fldChar w:fldCharType="begin"/>
        </w:r>
        <w:r w:rsidR="00B50C35">
          <w:rPr>
            <w:noProof/>
            <w:webHidden/>
          </w:rPr>
          <w:instrText xml:space="preserve"> PAGEREF _Toc437373021 \h </w:instrText>
        </w:r>
        <w:r w:rsidR="00B50C35">
          <w:rPr>
            <w:noProof/>
            <w:webHidden/>
          </w:rPr>
        </w:r>
        <w:r w:rsidR="00B50C35">
          <w:rPr>
            <w:noProof/>
            <w:webHidden/>
          </w:rPr>
          <w:fldChar w:fldCharType="separate"/>
        </w:r>
        <w:r w:rsidR="00B50C35">
          <w:rPr>
            <w:noProof/>
            <w:webHidden/>
          </w:rPr>
          <w:t>734</w:t>
        </w:r>
        <w:r w:rsidR="00B50C35">
          <w:rPr>
            <w:noProof/>
            <w:webHidden/>
          </w:rPr>
          <w:fldChar w:fldCharType="end"/>
        </w:r>
      </w:hyperlink>
    </w:p>
    <w:p w14:paraId="1AA64700"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2" w:history="1">
        <w:r w:rsidR="00B50C35" w:rsidRPr="0067345D">
          <w:rPr>
            <w:rStyle w:val="Hyperlink"/>
            <w:noProof/>
          </w:rPr>
          <w:t xml:space="preserve">March or </w:t>
        </w:r>
        <w:r w:rsidR="00B50C35" w:rsidRPr="0067345D">
          <w:rPr>
            <w:rStyle w:val="Hyperlink"/>
            <w:rFonts w:ascii="FreeSerifAvvaShenouda" w:hAnsi="FreeSerifAvvaShenouda" w:cs="FreeSerifAvvaShenouda"/>
            <w:noProof/>
          </w:rPr>
          <w:t>Ⲡⲁⲣⲙϩⲟⲧⲡ</w:t>
        </w:r>
        <w:r w:rsidR="00B50C35">
          <w:rPr>
            <w:noProof/>
            <w:webHidden/>
          </w:rPr>
          <w:tab/>
        </w:r>
        <w:r w:rsidR="00B50C35">
          <w:rPr>
            <w:noProof/>
            <w:webHidden/>
          </w:rPr>
          <w:fldChar w:fldCharType="begin"/>
        </w:r>
        <w:r w:rsidR="00B50C35">
          <w:rPr>
            <w:noProof/>
            <w:webHidden/>
          </w:rPr>
          <w:instrText xml:space="preserve"> PAGEREF _Toc437373022 \h </w:instrText>
        </w:r>
        <w:r w:rsidR="00B50C35">
          <w:rPr>
            <w:noProof/>
            <w:webHidden/>
          </w:rPr>
        </w:r>
        <w:r w:rsidR="00B50C35">
          <w:rPr>
            <w:noProof/>
            <w:webHidden/>
          </w:rPr>
          <w:fldChar w:fldCharType="separate"/>
        </w:r>
        <w:r w:rsidR="00B50C35">
          <w:rPr>
            <w:noProof/>
            <w:webHidden/>
          </w:rPr>
          <w:t>739</w:t>
        </w:r>
        <w:r w:rsidR="00B50C35">
          <w:rPr>
            <w:noProof/>
            <w:webHidden/>
          </w:rPr>
          <w:fldChar w:fldCharType="end"/>
        </w:r>
      </w:hyperlink>
    </w:p>
    <w:p w14:paraId="77FE9434"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3" w:history="1">
        <w:r w:rsidR="00B50C35" w:rsidRPr="0067345D">
          <w:rPr>
            <w:rStyle w:val="Hyperlink"/>
            <w:noProof/>
          </w:rPr>
          <w:t>April</w:t>
        </w:r>
        <w:r w:rsidR="00B50C35" w:rsidRPr="0067345D">
          <w:rPr>
            <w:rStyle w:val="Hyperlink"/>
            <w:noProof/>
            <w:lang w:val="en-US"/>
          </w:rPr>
          <w:t xml:space="preserve"> or</w:t>
        </w:r>
        <w:r w:rsidR="00B50C35" w:rsidRPr="0067345D">
          <w:rPr>
            <w:rStyle w:val="Hyperlink"/>
            <w:noProof/>
          </w:rPr>
          <w:t xml:space="preserve"> </w:t>
        </w:r>
        <w:r w:rsidR="00B50C35" w:rsidRPr="0067345D">
          <w:rPr>
            <w:rStyle w:val="Hyperlink"/>
            <w:rFonts w:ascii="FreeSerifAvvaShenouda" w:hAnsi="FreeSerifAvvaShenouda" w:cs="FreeSerifAvvaShenouda"/>
            <w:noProof/>
          </w:rPr>
          <w:t>Ⲡⲁⲣⲙⲟⲩⲧⲉ</w:t>
        </w:r>
        <w:r w:rsidR="00B50C35">
          <w:rPr>
            <w:noProof/>
            <w:webHidden/>
          </w:rPr>
          <w:tab/>
        </w:r>
        <w:r w:rsidR="00B50C35">
          <w:rPr>
            <w:noProof/>
            <w:webHidden/>
          </w:rPr>
          <w:fldChar w:fldCharType="begin"/>
        </w:r>
        <w:r w:rsidR="00B50C35">
          <w:rPr>
            <w:noProof/>
            <w:webHidden/>
          </w:rPr>
          <w:instrText xml:space="preserve"> PAGEREF _Toc437373023 \h </w:instrText>
        </w:r>
        <w:r w:rsidR="00B50C35">
          <w:rPr>
            <w:noProof/>
            <w:webHidden/>
          </w:rPr>
        </w:r>
        <w:r w:rsidR="00B50C35">
          <w:rPr>
            <w:noProof/>
            <w:webHidden/>
          </w:rPr>
          <w:fldChar w:fldCharType="separate"/>
        </w:r>
        <w:r w:rsidR="00B50C35">
          <w:rPr>
            <w:noProof/>
            <w:webHidden/>
          </w:rPr>
          <w:t>756</w:t>
        </w:r>
        <w:r w:rsidR="00B50C35">
          <w:rPr>
            <w:noProof/>
            <w:webHidden/>
          </w:rPr>
          <w:fldChar w:fldCharType="end"/>
        </w:r>
      </w:hyperlink>
    </w:p>
    <w:p w14:paraId="7C887A7C"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4" w:history="1">
        <w:r w:rsidR="00B50C35" w:rsidRPr="0067345D">
          <w:rPr>
            <w:rStyle w:val="Hyperlink"/>
            <w:noProof/>
          </w:rPr>
          <w:t xml:space="preserve">May or </w:t>
        </w:r>
        <w:r w:rsidR="00B50C35" w:rsidRPr="0067345D">
          <w:rPr>
            <w:rStyle w:val="Hyperlink"/>
            <w:rFonts w:ascii="FreeSerifAvvaShenouda" w:eastAsia="Arial Unicode MS" w:hAnsi="FreeSerifAvvaShenouda" w:cs="FreeSerifAvvaShenouda"/>
            <w:noProof/>
            <w:lang w:val="en-US"/>
          </w:rPr>
          <w:t>Ⲡⲁϣⲁⲛⲥ</w:t>
        </w:r>
        <w:r w:rsidR="00B50C35">
          <w:rPr>
            <w:noProof/>
            <w:webHidden/>
          </w:rPr>
          <w:tab/>
        </w:r>
        <w:r w:rsidR="00B50C35">
          <w:rPr>
            <w:noProof/>
            <w:webHidden/>
          </w:rPr>
          <w:fldChar w:fldCharType="begin"/>
        </w:r>
        <w:r w:rsidR="00B50C35">
          <w:rPr>
            <w:noProof/>
            <w:webHidden/>
          </w:rPr>
          <w:instrText xml:space="preserve"> PAGEREF _Toc437373024 \h </w:instrText>
        </w:r>
        <w:r w:rsidR="00B50C35">
          <w:rPr>
            <w:noProof/>
            <w:webHidden/>
          </w:rPr>
        </w:r>
        <w:r w:rsidR="00B50C35">
          <w:rPr>
            <w:noProof/>
            <w:webHidden/>
          </w:rPr>
          <w:fldChar w:fldCharType="separate"/>
        </w:r>
        <w:r w:rsidR="00B50C35">
          <w:rPr>
            <w:noProof/>
            <w:webHidden/>
          </w:rPr>
          <w:t>762</w:t>
        </w:r>
        <w:r w:rsidR="00B50C35">
          <w:rPr>
            <w:noProof/>
            <w:webHidden/>
          </w:rPr>
          <w:fldChar w:fldCharType="end"/>
        </w:r>
      </w:hyperlink>
    </w:p>
    <w:p w14:paraId="1ACFE0F5"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5" w:history="1">
        <w:r w:rsidR="00B50C35" w:rsidRPr="0067345D">
          <w:rPr>
            <w:rStyle w:val="Hyperlink"/>
            <w:noProof/>
          </w:rPr>
          <w:t xml:space="preserve">June or </w:t>
        </w:r>
        <w:r w:rsidR="00B50C35" w:rsidRPr="0067345D">
          <w:rPr>
            <w:rStyle w:val="Hyperlink"/>
            <w:rFonts w:ascii="FreeSerifAvvaShenouda" w:hAnsi="FreeSerifAvvaShenouda" w:cs="FreeSerifAvvaShenouda"/>
            <w:noProof/>
          </w:rPr>
          <w:t>Ⲡⲁⲱⲛⲉ</w:t>
        </w:r>
        <w:r w:rsidR="00B50C35">
          <w:rPr>
            <w:noProof/>
            <w:webHidden/>
          </w:rPr>
          <w:tab/>
        </w:r>
        <w:r w:rsidR="00B50C35">
          <w:rPr>
            <w:noProof/>
            <w:webHidden/>
          </w:rPr>
          <w:fldChar w:fldCharType="begin"/>
        </w:r>
        <w:r w:rsidR="00B50C35">
          <w:rPr>
            <w:noProof/>
            <w:webHidden/>
          </w:rPr>
          <w:instrText xml:space="preserve"> PAGEREF _Toc437373025 \h </w:instrText>
        </w:r>
        <w:r w:rsidR="00B50C35">
          <w:rPr>
            <w:noProof/>
            <w:webHidden/>
          </w:rPr>
        </w:r>
        <w:r w:rsidR="00B50C35">
          <w:rPr>
            <w:noProof/>
            <w:webHidden/>
          </w:rPr>
          <w:fldChar w:fldCharType="separate"/>
        </w:r>
        <w:r w:rsidR="00B50C35">
          <w:rPr>
            <w:noProof/>
            <w:webHidden/>
          </w:rPr>
          <w:t>783</w:t>
        </w:r>
        <w:r w:rsidR="00B50C35">
          <w:rPr>
            <w:noProof/>
            <w:webHidden/>
          </w:rPr>
          <w:fldChar w:fldCharType="end"/>
        </w:r>
      </w:hyperlink>
    </w:p>
    <w:p w14:paraId="33F5DEDC"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6" w:history="1">
        <w:r w:rsidR="00B50C35" w:rsidRPr="0067345D">
          <w:rPr>
            <w:rStyle w:val="Hyperlink"/>
            <w:noProof/>
          </w:rPr>
          <w:t xml:space="preserve">July or </w:t>
        </w:r>
        <w:r w:rsidR="00B50C35" w:rsidRPr="0067345D">
          <w:rPr>
            <w:rStyle w:val="Hyperlink"/>
            <w:rFonts w:ascii="FreeSerifAvvaShenouda" w:hAnsi="FreeSerifAvvaShenouda" w:cs="FreeSerifAvvaShenouda"/>
            <w:noProof/>
          </w:rPr>
          <w:t>Ⲉⲡⲏⲡ</w:t>
        </w:r>
        <w:r w:rsidR="00B50C35">
          <w:rPr>
            <w:noProof/>
            <w:webHidden/>
          </w:rPr>
          <w:tab/>
        </w:r>
        <w:r w:rsidR="00B50C35">
          <w:rPr>
            <w:noProof/>
            <w:webHidden/>
          </w:rPr>
          <w:fldChar w:fldCharType="begin"/>
        </w:r>
        <w:r w:rsidR="00B50C35">
          <w:rPr>
            <w:noProof/>
            <w:webHidden/>
          </w:rPr>
          <w:instrText xml:space="preserve"> PAGEREF _Toc437373026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7A737F2D"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7" w:history="1">
        <w:r w:rsidR="00B50C35" w:rsidRPr="0067345D">
          <w:rPr>
            <w:rStyle w:val="Hyperlink"/>
            <w:noProof/>
          </w:rPr>
          <w:t xml:space="preserve">August or </w:t>
        </w:r>
        <w:r w:rsidR="00B50C35" w:rsidRPr="0067345D">
          <w:rPr>
            <w:rStyle w:val="Hyperlink"/>
            <w:rFonts w:ascii="FreeSerifAvvaShenouda" w:hAnsi="FreeSerifAvvaShenouda" w:cs="FreeSerifAvvaShenouda"/>
            <w:noProof/>
          </w:rPr>
          <w:t>Ⲙⲉⲥⲟⲣⲏ and Ⲕⲟⲩϫⲓ ⲛ</w:t>
        </w:r>
        <w:r w:rsidR="00B50C35" w:rsidRPr="0067345D">
          <w:rPr>
            <w:rStyle w:val="Hyperlink"/>
            <w:rFonts w:ascii="FreeSerifAvvaShenouda" w:hAnsi="FreeSerifAvvaShenouda" w:cs="FreeSerifAvvaShenouda"/>
            <w:noProof/>
            <w:lang w:val="en-US"/>
          </w:rPr>
          <w:t xml:space="preserve">̀ⲁ̀ⲃⲟⲧ </w:t>
        </w:r>
        <w:r w:rsidR="00B50C35" w:rsidRPr="0067345D">
          <w:rPr>
            <w:rStyle w:val="Hyperlink"/>
            <w:noProof/>
          </w:rPr>
          <w:t>(The Little Month)</w:t>
        </w:r>
        <w:r w:rsidR="00B50C35">
          <w:rPr>
            <w:noProof/>
            <w:webHidden/>
          </w:rPr>
          <w:tab/>
        </w:r>
        <w:r w:rsidR="00B50C35">
          <w:rPr>
            <w:noProof/>
            <w:webHidden/>
          </w:rPr>
          <w:fldChar w:fldCharType="begin"/>
        </w:r>
        <w:r w:rsidR="00B50C35">
          <w:rPr>
            <w:noProof/>
            <w:webHidden/>
          </w:rPr>
          <w:instrText xml:space="preserve"> PAGEREF _Toc437373027 \h </w:instrText>
        </w:r>
        <w:r w:rsidR="00B50C35">
          <w:rPr>
            <w:noProof/>
            <w:webHidden/>
          </w:rPr>
        </w:r>
        <w:r w:rsidR="00B50C35">
          <w:rPr>
            <w:noProof/>
            <w:webHidden/>
          </w:rPr>
          <w:fldChar w:fldCharType="separate"/>
        </w:r>
        <w:r w:rsidR="00B50C35">
          <w:rPr>
            <w:noProof/>
            <w:webHidden/>
          </w:rPr>
          <w:t>824</w:t>
        </w:r>
        <w:r w:rsidR="00B50C35">
          <w:rPr>
            <w:noProof/>
            <w:webHidden/>
          </w:rPr>
          <w:fldChar w:fldCharType="end"/>
        </w:r>
      </w:hyperlink>
    </w:p>
    <w:p w14:paraId="3BE2D8B6"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8" w:history="1">
        <w:r w:rsidR="00B50C35" w:rsidRPr="0067345D">
          <w:rPr>
            <w:rStyle w:val="Hyperlink"/>
            <w:noProof/>
          </w:rPr>
          <w:t>The Pascal Cycle</w:t>
        </w:r>
        <w:r w:rsidR="00B50C35">
          <w:rPr>
            <w:noProof/>
            <w:webHidden/>
          </w:rPr>
          <w:tab/>
        </w:r>
        <w:r w:rsidR="00B50C35">
          <w:rPr>
            <w:noProof/>
            <w:webHidden/>
          </w:rPr>
          <w:fldChar w:fldCharType="begin"/>
        </w:r>
        <w:r w:rsidR="00B50C35">
          <w:rPr>
            <w:noProof/>
            <w:webHidden/>
          </w:rPr>
          <w:instrText xml:space="preserve"> PAGEREF _Toc437373028 \h </w:instrText>
        </w:r>
        <w:r w:rsidR="00B50C35">
          <w:rPr>
            <w:noProof/>
            <w:webHidden/>
          </w:rPr>
        </w:r>
        <w:r w:rsidR="00B50C35">
          <w:rPr>
            <w:noProof/>
            <w:webHidden/>
          </w:rPr>
          <w:fldChar w:fldCharType="separate"/>
        </w:r>
        <w:r w:rsidR="00B50C35">
          <w:rPr>
            <w:noProof/>
            <w:webHidden/>
          </w:rPr>
          <w:t>848</w:t>
        </w:r>
        <w:r w:rsidR="00B50C35">
          <w:rPr>
            <w:noProof/>
            <w:webHidden/>
          </w:rPr>
          <w:fldChar w:fldCharType="end"/>
        </w:r>
      </w:hyperlink>
    </w:p>
    <w:p w14:paraId="08A07F3C"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29" w:history="1">
        <w:r w:rsidR="00B50C35" w:rsidRPr="0067345D">
          <w:rPr>
            <w:rStyle w:val="Hyperlink"/>
            <w:noProof/>
          </w:rPr>
          <w:t>Hymns for Koiak</w:t>
        </w:r>
        <w:r w:rsidR="00B50C35">
          <w:rPr>
            <w:noProof/>
            <w:webHidden/>
          </w:rPr>
          <w:tab/>
        </w:r>
        <w:r w:rsidR="00B50C35">
          <w:rPr>
            <w:noProof/>
            <w:webHidden/>
          </w:rPr>
          <w:fldChar w:fldCharType="begin"/>
        </w:r>
        <w:r w:rsidR="00B50C35">
          <w:rPr>
            <w:noProof/>
            <w:webHidden/>
          </w:rPr>
          <w:instrText xml:space="preserve"> PAGEREF _Toc437373029 \h </w:instrText>
        </w:r>
        <w:r w:rsidR="00B50C35">
          <w:rPr>
            <w:noProof/>
            <w:webHidden/>
          </w:rPr>
        </w:r>
        <w:r w:rsidR="00B50C35">
          <w:rPr>
            <w:noProof/>
            <w:webHidden/>
          </w:rPr>
          <w:fldChar w:fldCharType="separate"/>
        </w:r>
        <w:r w:rsidR="00B50C35">
          <w:rPr>
            <w:noProof/>
            <w:webHidden/>
          </w:rPr>
          <w:t>923</w:t>
        </w:r>
        <w:r w:rsidR="00B50C35">
          <w:rPr>
            <w:noProof/>
            <w:webHidden/>
          </w:rPr>
          <w:fldChar w:fldCharType="end"/>
        </w:r>
      </w:hyperlink>
    </w:p>
    <w:p w14:paraId="103DCE5B"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30" w:history="1">
        <w:r w:rsidR="00B50C35" w:rsidRPr="0067345D">
          <w:rPr>
            <w:rStyle w:val="Hyperlink"/>
            <w:noProof/>
          </w:rPr>
          <w:t>Index of Psalis</w:t>
        </w:r>
        <w:r w:rsidR="00B50C35">
          <w:rPr>
            <w:noProof/>
            <w:webHidden/>
          </w:rPr>
          <w:tab/>
        </w:r>
        <w:r w:rsidR="00B50C35">
          <w:rPr>
            <w:noProof/>
            <w:webHidden/>
          </w:rPr>
          <w:fldChar w:fldCharType="begin"/>
        </w:r>
        <w:r w:rsidR="00B50C35">
          <w:rPr>
            <w:noProof/>
            <w:webHidden/>
          </w:rPr>
          <w:instrText xml:space="preserve"> PAGEREF _Toc437373030 \h </w:instrText>
        </w:r>
        <w:r w:rsidR="00B50C35">
          <w:rPr>
            <w:noProof/>
            <w:webHidden/>
          </w:rPr>
        </w:r>
        <w:r w:rsidR="00B50C35">
          <w:rPr>
            <w:noProof/>
            <w:webHidden/>
          </w:rPr>
          <w:fldChar w:fldCharType="separate"/>
        </w:r>
        <w:r w:rsidR="00B50C35">
          <w:rPr>
            <w:noProof/>
            <w:webHidden/>
          </w:rPr>
          <w:t>938</w:t>
        </w:r>
        <w:r w:rsidR="00B50C35">
          <w:rPr>
            <w:noProof/>
            <w:webHidden/>
          </w:rPr>
          <w:fldChar w:fldCharType="end"/>
        </w:r>
      </w:hyperlink>
    </w:p>
    <w:p w14:paraId="2E223D52" w14:textId="77777777" w:rsidR="00B50C35" w:rsidRDefault="0020672C">
      <w:pPr>
        <w:pStyle w:val="TOC2"/>
        <w:tabs>
          <w:tab w:val="right" w:leader="dot" w:pos="8846"/>
        </w:tabs>
        <w:rPr>
          <w:rFonts w:asciiTheme="minorHAnsi" w:eastAsiaTheme="minorEastAsia" w:hAnsiTheme="minorHAnsi"/>
          <w:noProof/>
          <w:szCs w:val="24"/>
          <w:lang w:val="en-US"/>
        </w:rPr>
      </w:pPr>
      <w:hyperlink w:anchor="_Toc437373031" w:history="1">
        <w:r w:rsidR="00B50C35" w:rsidRPr="0067345D">
          <w:rPr>
            <w:rStyle w:val="Hyperlink"/>
            <w:noProof/>
          </w:rPr>
          <w:t>Index of Doxologies</w:t>
        </w:r>
        <w:r w:rsidR="00B50C35">
          <w:rPr>
            <w:noProof/>
            <w:webHidden/>
          </w:rPr>
          <w:tab/>
        </w:r>
        <w:r w:rsidR="00B50C35">
          <w:rPr>
            <w:noProof/>
            <w:webHidden/>
          </w:rPr>
          <w:fldChar w:fldCharType="begin"/>
        </w:r>
        <w:r w:rsidR="00B50C35">
          <w:rPr>
            <w:noProof/>
            <w:webHidden/>
          </w:rPr>
          <w:instrText xml:space="preserve"> PAGEREF _Toc437373031 \h </w:instrText>
        </w:r>
        <w:r w:rsidR="00B50C35">
          <w:rPr>
            <w:noProof/>
            <w:webHidden/>
          </w:rPr>
        </w:r>
        <w:r w:rsidR="00B50C35">
          <w:rPr>
            <w:noProof/>
            <w:webHidden/>
          </w:rPr>
          <w:fldChar w:fldCharType="separate"/>
        </w:r>
        <w:r w:rsidR="00B50C35">
          <w:rPr>
            <w:noProof/>
            <w:webHidden/>
          </w:rPr>
          <w:t>940</w:t>
        </w:r>
        <w:r w:rsidR="00B50C35">
          <w:rPr>
            <w:noProof/>
            <w:webHidden/>
          </w:rPr>
          <w:fldChar w:fldCharType="end"/>
        </w:r>
      </w:hyperlink>
    </w:p>
    <w:p w14:paraId="35FEF736" w14:textId="61FA3C97" w:rsidR="00964F23" w:rsidRPr="004A327A" w:rsidRDefault="003A78C2" w:rsidP="007D76F8">
      <w:r>
        <w:rPr>
          <w:lang w:val="en-US"/>
        </w:rPr>
        <w:fldChar w:fldCharType="end"/>
      </w:r>
      <w:bookmarkStart w:id="6" w:name="_Toc410196896"/>
      <w:r w:rsidR="00964F23" w:rsidRPr="00964F23">
        <w:t xml:space="preserve"> </w:t>
      </w:r>
      <w:bookmarkEnd w:id="6"/>
    </w:p>
    <w:p w14:paraId="115E935C" w14:textId="77777777" w:rsidR="00343753" w:rsidRPr="007D76F8" w:rsidRDefault="00236E2B" w:rsidP="007D76F8">
      <w:pPr>
        <w:sectPr w:rsidR="00343753" w:rsidRPr="007D76F8" w:rsidSect="001C41A6">
          <w:footerReference w:type="default" r:id="rId10"/>
          <w:type w:val="oddPage"/>
          <w:pgSz w:w="11880" w:h="15480" w:code="1"/>
          <w:pgMar w:top="1080" w:right="1440" w:bottom="1440" w:left="1080" w:header="720" w:footer="720" w:gutter="504"/>
          <w:pgNumType w:fmt="lowerRoman"/>
          <w:cols w:space="720"/>
          <w:docGrid w:linePitch="360"/>
        </w:sectPr>
      </w:pPr>
      <w:r>
        <w:rPr>
          <w:lang w:val="en-US"/>
        </w:rPr>
        <w:br w:type="page"/>
      </w:r>
      <w:bookmarkEnd w:id="2"/>
      <w:bookmarkEnd w:id="3"/>
      <w:bookmarkEnd w:id="4"/>
      <w:bookmarkEnd w:id="5"/>
    </w:p>
    <w:p w14:paraId="327C8705" w14:textId="77777777" w:rsidR="00BF0205" w:rsidRPr="00BF0205" w:rsidRDefault="00BF0205" w:rsidP="00BF0205">
      <w:bookmarkStart w:id="7" w:name="_Toc410196903"/>
      <w:bookmarkStart w:id="8" w:name="_Toc289112505"/>
      <w:bookmarkStart w:id="9" w:name="_Toc297322052"/>
      <w:bookmarkStart w:id="10" w:name="_Toc297407697"/>
      <w:bookmarkStart w:id="11" w:name="_Toc298445749"/>
      <w:bookmarkStart w:id="12" w:name="_Toc298681232"/>
      <w:bookmarkStart w:id="13" w:name="_Toc298447474"/>
      <w:bookmarkStart w:id="14" w:name="_Toc308441893"/>
    </w:p>
    <w:p w14:paraId="6E548E53" w14:textId="77777777" w:rsidR="00BF0205" w:rsidRPr="00BF0205" w:rsidRDefault="00BF0205" w:rsidP="00BF0205"/>
    <w:p w14:paraId="3CE4F93E" w14:textId="77777777" w:rsidR="00BF0205" w:rsidRPr="00BF0205" w:rsidRDefault="00BF0205" w:rsidP="00BF0205"/>
    <w:p w14:paraId="373A995D" w14:textId="77777777" w:rsidR="00BF0205" w:rsidRDefault="00BF0205" w:rsidP="00BF0205"/>
    <w:p w14:paraId="61723C2D" w14:textId="77777777" w:rsidR="00BF0205" w:rsidRDefault="00BF0205" w:rsidP="00BF0205"/>
    <w:p w14:paraId="767B7232" w14:textId="77777777" w:rsidR="00BF0205" w:rsidRDefault="00BF0205" w:rsidP="00BF0205"/>
    <w:p w14:paraId="78D8DEEC" w14:textId="77777777" w:rsidR="00BF0205" w:rsidRDefault="00BF0205" w:rsidP="00BF0205"/>
    <w:p w14:paraId="32ED0031" w14:textId="77777777" w:rsidR="00BF0205" w:rsidRDefault="00BF0205" w:rsidP="00BF0205"/>
    <w:p w14:paraId="76321E8C" w14:textId="77777777" w:rsidR="003A7286" w:rsidRDefault="003A7286" w:rsidP="00BF0205"/>
    <w:p w14:paraId="2EA7F153" w14:textId="77777777" w:rsidR="003A7286" w:rsidRDefault="003A7286" w:rsidP="00BF0205"/>
    <w:p w14:paraId="492D2666" w14:textId="77777777" w:rsidR="00BF0205" w:rsidRPr="00BF0205" w:rsidRDefault="00BF0205" w:rsidP="00BF0205"/>
    <w:p w14:paraId="603C4102" w14:textId="77777777" w:rsidR="00E00D27" w:rsidRDefault="00964F23" w:rsidP="003A7286">
      <w:pPr>
        <w:pStyle w:val="Heading1"/>
        <w:sectPr w:rsidR="00E00D27" w:rsidSect="0064541C">
          <w:headerReference w:type="even" r:id="rId11"/>
          <w:headerReference w:type="default" r:id="rId12"/>
          <w:footerReference w:type="default" r:id="rId13"/>
          <w:type w:val="oddPage"/>
          <w:pgSz w:w="11880" w:h="15480"/>
          <w:pgMar w:top="1080" w:right="1440" w:bottom="1440" w:left="1080" w:header="720" w:footer="720" w:gutter="504"/>
          <w:cols w:space="720"/>
          <w:docGrid w:linePitch="360"/>
        </w:sectPr>
      </w:pPr>
      <w:bookmarkStart w:id="15" w:name="_Toc437373002"/>
      <w:r w:rsidRPr="003A7286">
        <w:t>The Horologion: The Book of the Hours</w:t>
      </w:r>
      <w:bookmarkEnd w:id="7"/>
      <w:bookmarkEnd w:id="15"/>
    </w:p>
    <w:p w14:paraId="7447E17F" w14:textId="2EF3F64A" w:rsidR="00964F23" w:rsidRPr="00E00D27" w:rsidRDefault="00964F23" w:rsidP="00E00D27"/>
    <w:p w14:paraId="04A2C45E" w14:textId="77777777" w:rsidR="00964F23" w:rsidRDefault="00964F23" w:rsidP="00964F23">
      <w:pPr>
        <w:pStyle w:val="Heading2"/>
      </w:pPr>
      <w:bookmarkStart w:id="16" w:name="_Toc410196171"/>
      <w:bookmarkStart w:id="17" w:name="_Toc410196402"/>
      <w:bookmarkStart w:id="18" w:name="_Toc410196904"/>
      <w:bookmarkStart w:id="19" w:name="_Toc437373003"/>
      <w:bookmarkStart w:id="20" w:name="Vespers"/>
      <w:r>
        <w:lastRenderedPageBreak/>
        <w:t>The Setting of the Sun: Vespers (the Eleventh Hour)</w:t>
      </w:r>
      <w:bookmarkEnd w:id="16"/>
      <w:bookmarkEnd w:id="17"/>
      <w:bookmarkEnd w:id="18"/>
      <w:bookmarkEnd w:id="19"/>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1" w:name="_Toc410196172" w:displacedByCustomXml="next"/>
    <w:bookmarkStart w:id="22" w:name="_Toc410196403" w:displacedByCustomXml="next"/>
    <w:bookmarkStart w:id="23" w:name="_Toc410196905" w:displacedByCustomXml="next"/>
    <w:bookmarkStart w:id="24" w:name="_Ref435790480" w:displacedByCustomXml="next"/>
    <w:bookmarkStart w:id="25" w:name="_Ref435790486" w:displacedByCustomXml="next"/>
    <w:sdt>
      <w:sdtPr>
        <w:id w:val="698976935"/>
        <w:docPartObj>
          <w:docPartGallery w:val="Table of Contents"/>
          <w:docPartUnique/>
        </w:docPartObj>
      </w:sdtPr>
      <w:sdtEndPr>
        <w:rPr>
          <w:b/>
          <w:bCs/>
          <w:noProof/>
        </w:rPr>
      </w:sdtEndPr>
      <w:sdtContent>
        <w:p w14:paraId="736CBFD1"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Vespers</w:instrText>
          </w:r>
          <w:r>
            <w:rPr>
              <w:noProof/>
            </w:rPr>
            <w:fldChar w:fldCharType="separate"/>
          </w:r>
          <w:hyperlink w:anchor="_Toc437373032" w:history="1">
            <w:r w:rsidR="00B50C35" w:rsidRPr="00530485">
              <w:rPr>
                <w:rStyle w:val="Hyperlink"/>
                <w:noProof/>
              </w:rPr>
              <w:t>Vespers Praise</w:t>
            </w:r>
            <w:r w:rsidR="00B50C35">
              <w:rPr>
                <w:noProof/>
                <w:webHidden/>
              </w:rPr>
              <w:tab/>
            </w:r>
            <w:r w:rsidR="00B50C35">
              <w:rPr>
                <w:noProof/>
                <w:webHidden/>
              </w:rPr>
              <w:fldChar w:fldCharType="begin"/>
            </w:r>
            <w:r w:rsidR="00B50C35">
              <w:rPr>
                <w:noProof/>
                <w:webHidden/>
              </w:rPr>
              <w:instrText xml:space="preserve"> PAGEREF _Toc437373032 \h </w:instrText>
            </w:r>
            <w:r w:rsidR="00B50C35">
              <w:rPr>
                <w:noProof/>
                <w:webHidden/>
              </w:rPr>
            </w:r>
            <w:r w:rsidR="00B50C35">
              <w:rPr>
                <w:noProof/>
                <w:webHidden/>
              </w:rPr>
              <w:fldChar w:fldCharType="separate"/>
            </w:r>
            <w:r w:rsidR="00B50C35">
              <w:rPr>
                <w:noProof/>
                <w:webHidden/>
              </w:rPr>
              <w:t>5</w:t>
            </w:r>
            <w:r w:rsidR="00B50C35">
              <w:rPr>
                <w:noProof/>
                <w:webHidden/>
              </w:rPr>
              <w:fldChar w:fldCharType="end"/>
            </w:r>
          </w:hyperlink>
        </w:p>
        <w:p w14:paraId="2E07A22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33" w:history="1">
            <w:r w:rsidR="00B50C35" w:rsidRPr="00530485">
              <w:rPr>
                <w:rStyle w:val="Hyperlink"/>
                <w:noProof/>
              </w:rPr>
              <w:t>The Psalms of the Eleventh Hour (Little Vespers)</w:t>
            </w:r>
            <w:r w:rsidR="00B50C35">
              <w:rPr>
                <w:noProof/>
                <w:webHidden/>
              </w:rPr>
              <w:tab/>
            </w:r>
            <w:r w:rsidR="00B50C35">
              <w:rPr>
                <w:noProof/>
                <w:webHidden/>
              </w:rPr>
              <w:fldChar w:fldCharType="begin"/>
            </w:r>
            <w:r w:rsidR="00B50C35">
              <w:rPr>
                <w:noProof/>
                <w:webHidden/>
              </w:rPr>
              <w:instrText xml:space="preserve"> PAGEREF _Toc437373033 \h </w:instrText>
            </w:r>
            <w:r w:rsidR="00B50C35">
              <w:rPr>
                <w:noProof/>
                <w:webHidden/>
              </w:rPr>
            </w:r>
            <w:r w:rsidR="00B50C35">
              <w:rPr>
                <w:noProof/>
                <w:webHidden/>
              </w:rPr>
              <w:fldChar w:fldCharType="separate"/>
            </w:r>
            <w:r w:rsidR="00B50C35">
              <w:rPr>
                <w:noProof/>
                <w:webHidden/>
              </w:rPr>
              <w:t>6</w:t>
            </w:r>
            <w:r w:rsidR="00B50C35">
              <w:rPr>
                <w:noProof/>
                <w:webHidden/>
              </w:rPr>
              <w:fldChar w:fldCharType="end"/>
            </w:r>
          </w:hyperlink>
        </w:p>
        <w:p w14:paraId="75E5458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34" w:history="1">
            <w:r w:rsidR="00B50C35" w:rsidRPr="00530485">
              <w:rPr>
                <w:rStyle w:val="Hyperlink"/>
                <w:noProof/>
              </w:rPr>
              <w:t>The Raising of Evening (or Morning) Incense</w:t>
            </w:r>
            <w:r w:rsidR="00B50C35">
              <w:rPr>
                <w:noProof/>
                <w:webHidden/>
              </w:rPr>
              <w:tab/>
            </w:r>
            <w:r w:rsidR="00B50C35">
              <w:rPr>
                <w:noProof/>
                <w:webHidden/>
              </w:rPr>
              <w:fldChar w:fldCharType="begin"/>
            </w:r>
            <w:r w:rsidR="00B50C35">
              <w:rPr>
                <w:noProof/>
                <w:webHidden/>
              </w:rPr>
              <w:instrText xml:space="preserve"> PAGEREF _Toc437373034 \h </w:instrText>
            </w:r>
            <w:r w:rsidR="00B50C35">
              <w:rPr>
                <w:noProof/>
                <w:webHidden/>
              </w:rPr>
            </w:r>
            <w:r w:rsidR="00B50C35">
              <w:rPr>
                <w:noProof/>
                <w:webHidden/>
              </w:rPr>
              <w:fldChar w:fldCharType="separate"/>
            </w:r>
            <w:r w:rsidR="00B50C35">
              <w:rPr>
                <w:noProof/>
                <w:webHidden/>
              </w:rPr>
              <w:t>12</w:t>
            </w:r>
            <w:r w:rsidR="00B50C35">
              <w:rPr>
                <w:noProof/>
                <w:webHidden/>
              </w:rPr>
              <w:fldChar w:fldCharType="end"/>
            </w:r>
          </w:hyperlink>
        </w:p>
        <w:p w14:paraId="5B97C039" w14:textId="77777777" w:rsidR="009800DB" w:rsidRDefault="009800DB" w:rsidP="009800DB">
          <w:r>
            <w:rPr>
              <w:b/>
              <w:bCs/>
              <w:noProof/>
            </w:rPr>
            <w:fldChar w:fldCharType="end"/>
          </w:r>
        </w:p>
      </w:sdtContent>
    </w:sdt>
    <w:p w14:paraId="647D0AA7" w14:textId="77777777" w:rsidR="009800DB" w:rsidRDefault="009800DB" w:rsidP="00AB3348">
      <w:r>
        <w:br w:type="page"/>
      </w:r>
    </w:p>
    <w:p w14:paraId="7AAE1858" w14:textId="01458E9F" w:rsidR="00964F23" w:rsidRDefault="00964F23" w:rsidP="00964F23">
      <w:pPr>
        <w:pStyle w:val="Heading3"/>
      </w:pPr>
      <w:bookmarkStart w:id="26" w:name="_Toc437373032"/>
      <w:r>
        <w:lastRenderedPageBreak/>
        <w:t>Vespers Praise</w:t>
      </w:r>
      <w:bookmarkEnd w:id="25"/>
      <w:bookmarkEnd w:id="24"/>
      <w:bookmarkEnd w:id="23"/>
      <w:bookmarkEnd w:id="22"/>
      <w:bookmarkEnd w:id="21"/>
      <w:bookmarkEnd w:id="26"/>
    </w:p>
    <w:p w14:paraId="03E8CF99" w14:textId="77777777" w:rsidR="00964F23" w:rsidRDefault="00964F23" w:rsidP="009A25DD">
      <w:pPr>
        <w:pStyle w:val="Heading5"/>
      </w:pPr>
      <w:bookmarkStart w:id="27" w:name="_Toc410196404"/>
      <w:bookmarkStart w:id="28" w:name="_Toc410196906"/>
      <w:r>
        <w:t>Psalm 116</w:t>
      </w:r>
      <w:bookmarkEnd w:id="27"/>
      <w:bookmarkEnd w:id="28"/>
    </w:p>
    <w:p w14:paraId="1570DC27" w14:textId="77777777" w:rsidR="00964F23" w:rsidRPr="005C6C2F" w:rsidRDefault="00964F23" w:rsidP="00964F23">
      <w:pPr>
        <w:rPr>
          <w:i/>
        </w:rPr>
      </w:pPr>
      <w:r>
        <w:rPr>
          <w:i/>
        </w:rPr>
        <w:t xml:space="preserve">After Psalm 116, the rest of Vespers Praise follows identically the order of </w:t>
      </w:r>
      <w:r w:rsidR="009A25DD">
        <w:rPr>
          <w:i/>
        </w:rPr>
        <w:t>Matins</w:t>
      </w:r>
      <w:r>
        <w:rPr>
          <w:i/>
        </w:rPr>
        <w:t xml:space="preserve">, Page </w:t>
      </w:r>
      <w:r w:rsidR="003A78C2">
        <w:rPr>
          <w:i/>
        </w:rPr>
        <w:fldChar w:fldCharType="begin"/>
      </w:r>
      <w:r w:rsidR="009A25DD">
        <w:rPr>
          <w:i/>
        </w:rPr>
        <w:instrText xml:space="preserve"> PAGEREF _Ref411320700 \h </w:instrText>
      </w:r>
      <w:r w:rsidR="003A78C2">
        <w:rPr>
          <w:i/>
        </w:rPr>
      </w:r>
      <w:r w:rsidR="003A78C2">
        <w:rPr>
          <w:i/>
        </w:rPr>
        <w:fldChar w:fldCharType="separate"/>
      </w:r>
      <w:r w:rsidR="00B50C35">
        <w:rPr>
          <w:i/>
          <w:noProof/>
        </w:rPr>
        <w:t>120</w:t>
      </w:r>
      <w:r w:rsidR="003A78C2">
        <w:rPr>
          <w:i/>
        </w:rPr>
        <w:fldChar w:fldCharType="end"/>
      </w:r>
      <w:r>
        <w:rPr>
          <w:i/>
        </w:rPr>
        <w:t xml:space="preserve">, but with the Psali and Theotokia of the </w:t>
      </w:r>
      <w:r w:rsidR="00A91B17">
        <w:rPr>
          <w:i/>
        </w:rPr>
        <w:t>ending</w:t>
      </w:r>
      <w:r>
        <w:rPr>
          <w:i/>
        </w:rPr>
        <w:t xml:space="preserve"> day.</w:t>
      </w:r>
    </w:p>
    <w:p w14:paraId="7DDC8D5C" w14:textId="77777777" w:rsidR="00346189" w:rsidRDefault="00346189" w:rsidP="00964F23">
      <w:pPr>
        <w:pStyle w:val="Heading3"/>
      </w:pPr>
      <w:bookmarkStart w:id="29" w:name="_Toc410196173"/>
      <w:bookmarkStart w:id="30" w:name="_Toc410196405"/>
      <w:bookmarkStart w:id="31" w:name="_Toc410196907"/>
      <w:bookmarkStart w:id="32" w:name="_Ref435789546"/>
      <w:bookmarkStart w:id="33" w:name="_Ref435789552"/>
      <w:r>
        <w:br w:type="page"/>
      </w:r>
    </w:p>
    <w:p w14:paraId="25BA8728" w14:textId="2065D657" w:rsidR="00964F23" w:rsidRDefault="00964F23" w:rsidP="00964F23">
      <w:pPr>
        <w:pStyle w:val="Heading3"/>
      </w:pPr>
      <w:bookmarkStart w:id="34" w:name="_Toc437373033"/>
      <w:r>
        <w:lastRenderedPageBreak/>
        <w:t>The Psalms of the Eleventh Hour (Little Vespers)</w:t>
      </w:r>
      <w:bookmarkEnd w:id="29"/>
      <w:bookmarkEnd w:id="30"/>
      <w:bookmarkEnd w:id="31"/>
      <w:bookmarkEnd w:id="32"/>
      <w:bookmarkEnd w:id="33"/>
      <w:bookmarkEnd w:id="34"/>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35" w:name="_Ref411967832"/>
      <w:r>
        <w:t>The Lord's Prayer</w:t>
      </w:r>
      <w:bookmarkEnd w:id="35"/>
    </w:p>
    <w:p w14:paraId="43BE0B58" w14:textId="77777777" w:rsidR="001A38AB"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36" w:name="_Ref411967872"/>
      <w:r>
        <w:t>The Prayer of Thanksgiving</w:t>
      </w:r>
      <w:bookmarkEnd w:id="36"/>
    </w:p>
    <w:p w14:paraId="0532B487" w14:textId="77777777"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77777777" w:rsidR="001A38AB" w:rsidRDefault="001A38AB" w:rsidP="00BD252D">
      <w:pPr>
        <w:pStyle w:val="Prose"/>
      </w:pPr>
      <w:r>
        <w:t xml:space="preserve">But those things which are good and profitable do </w:t>
      </w:r>
      <w:r w:rsidR="001040C8">
        <w:t>You</w:t>
      </w:r>
      <w:r>
        <w:t xml:space="preserve"> provide for us, for it is </w:t>
      </w:r>
      <w:r w:rsidR="001040C8">
        <w:t>You</w:t>
      </w:r>
      <w:r>
        <w:t xml:space="preserve"> Who has given us the authority to tread on serpents and scorpions, and upon all the power of the enemy.</w:t>
      </w:r>
    </w:p>
    <w:p w14:paraId="7719570B" w14:textId="77777777" w:rsidR="001A38AB" w:rsidRDefault="001A38AB" w:rsidP="00BD252D">
      <w:pPr>
        <w:pStyle w:val="Prose"/>
      </w:pPr>
      <w:r>
        <w:t xml:space="preserve">And lead us not into temptation, but deliver us from evil, by the grace, compassion and love of mankind,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with Him, and the Holy Spirit, the Life Giver</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lastRenderedPageBreak/>
        <w:t>Psalm 50</w:t>
      </w:r>
    </w:p>
    <w:p w14:paraId="3DFFC9B4" w14:textId="77777777"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B50C35">
        <w:rPr>
          <w:noProof/>
          <w:lang w:val="en-GB"/>
        </w:rPr>
        <w:t>375</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37" w:name="_Ref434576694"/>
      <w:r>
        <w:rPr>
          <w:lang w:val="en-GB"/>
        </w:rPr>
        <w:t>The Psalms</w:t>
      </w:r>
      <w:r w:rsidR="00F14AA6">
        <w:rPr>
          <w:lang w:val="en-GB"/>
        </w:rPr>
        <w:t xml:space="preserve"> of Sunset (Vespers)</w:t>
      </w:r>
      <w:bookmarkEnd w:id="37"/>
    </w:p>
    <w:p w14:paraId="271CA490" w14:textId="77777777"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0D0A3F">
        <w:tab/>
      </w:r>
      <w:r w:rsidR="003A78C2">
        <w:fldChar w:fldCharType="begin"/>
      </w:r>
      <w:r w:rsidR="000D0A3F">
        <w:instrText xml:space="preserve"> PAGEREF _Ref411967180 \h </w:instrText>
      </w:r>
      <w:r w:rsidR="003A78C2">
        <w:fldChar w:fldCharType="separate"/>
      </w:r>
      <w:r w:rsidR="00B50C35">
        <w:rPr>
          <w:noProof/>
        </w:rPr>
        <w:t>476</w:t>
      </w:r>
      <w:r w:rsidR="003A78C2">
        <w:fldChar w:fldCharType="end"/>
      </w:r>
    </w:p>
    <w:p w14:paraId="10E2000F" w14:textId="77777777"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0D0A3F">
        <w:tab/>
      </w:r>
      <w:r w:rsidR="003A78C2">
        <w:fldChar w:fldCharType="begin"/>
      </w:r>
      <w:r w:rsidR="000D0A3F">
        <w:instrText xml:space="preserve"> PAGEREF _Ref411967211 \h </w:instrText>
      </w:r>
      <w:r w:rsidR="003A78C2">
        <w:fldChar w:fldCharType="separate"/>
      </w:r>
      <w:r w:rsidR="00B50C35">
        <w:rPr>
          <w:noProof/>
        </w:rPr>
        <w:t>476</w:t>
      </w:r>
      <w:r w:rsidR="003A78C2">
        <w:fldChar w:fldCharType="end"/>
      </w:r>
    </w:p>
    <w:p w14:paraId="4928E776" w14:textId="77777777"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0D0A3F">
        <w:tab/>
      </w:r>
      <w:r w:rsidR="003A78C2">
        <w:fldChar w:fldCharType="begin"/>
      </w:r>
      <w:r w:rsidR="000D0A3F">
        <w:instrText xml:space="preserve"> PAGEREF _Ref411967235 \h </w:instrText>
      </w:r>
      <w:r w:rsidR="003A78C2">
        <w:fldChar w:fldCharType="separate"/>
      </w:r>
      <w:r w:rsidR="00B50C35">
        <w:rPr>
          <w:noProof/>
        </w:rPr>
        <w:t>493</w:t>
      </w:r>
      <w:r w:rsidR="003A78C2">
        <w:fldChar w:fldCharType="end"/>
      </w:r>
    </w:p>
    <w:p w14:paraId="4144738E" w14:textId="77777777"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B50C35">
        <w:rPr>
          <w:noProof/>
        </w:rPr>
        <w:t>494</w:t>
      </w:r>
      <w:r w:rsidR="003A78C2">
        <w:fldChar w:fldCharType="end"/>
      </w:r>
    </w:p>
    <w:p w14:paraId="7A11F8AE" w14:textId="7777777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B50C35">
        <w:rPr>
          <w:noProof/>
        </w:rPr>
        <w:t>494</w:t>
      </w:r>
      <w:r w:rsidR="003A78C2">
        <w:fldChar w:fldCharType="end"/>
      </w:r>
    </w:p>
    <w:p w14:paraId="1E7E3335" w14:textId="77777777"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0D0A3F">
        <w:tab/>
      </w:r>
      <w:r w:rsidR="003A78C2">
        <w:fldChar w:fldCharType="begin"/>
      </w:r>
      <w:r w:rsidR="000D0A3F">
        <w:instrText xml:space="preserve"> PAGEREF _Ref411967299 \h </w:instrText>
      </w:r>
      <w:r w:rsidR="003A78C2">
        <w:fldChar w:fldCharType="separate"/>
      </w:r>
      <w:r w:rsidR="00B50C35">
        <w:rPr>
          <w:noProof/>
        </w:rPr>
        <w:t>495</w:t>
      </w:r>
      <w:r w:rsidR="003A78C2">
        <w:fldChar w:fldCharType="end"/>
      </w:r>
    </w:p>
    <w:p w14:paraId="6A7F45CD" w14:textId="77777777"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0D0A3F">
        <w:tab/>
      </w:r>
      <w:r w:rsidR="003A78C2">
        <w:fldChar w:fldCharType="begin"/>
      </w:r>
      <w:r w:rsidR="000D0A3F">
        <w:instrText xml:space="preserve"> PAGEREF _Ref411967321 \h </w:instrText>
      </w:r>
      <w:r w:rsidR="003A78C2">
        <w:fldChar w:fldCharType="separate"/>
      </w:r>
      <w:r w:rsidR="00B50C35">
        <w:rPr>
          <w:noProof/>
        </w:rPr>
        <w:t>496</w:t>
      </w:r>
      <w:r w:rsidR="003A78C2">
        <w:fldChar w:fldCharType="end"/>
      </w:r>
    </w:p>
    <w:p w14:paraId="2FA5C99A" w14:textId="77777777"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B50C35">
        <w:rPr>
          <w:noProof/>
        </w:rPr>
        <w:t>497</w:t>
      </w:r>
      <w:r w:rsidR="003A78C2">
        <w:fldChar w:fldCharType="end"/>
      </w:r>
    </w:p>
    <w:p w14:paraId="0633E3A7" w14:textId="77777777"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0D0A3F">
        <w:tab/>
      </w:r>
      <w:r w:rsidR="003A78C2">
        <w:fldChar w:fldCharType="begin"/>
      </w:r>
      <w:r w:rsidR="000D0A3F">
        <w:instrText xml:space="preserve"> PAGEREF _Ref411967353 \h </w:instrText>
      </w:r>
      <w:r w:rsidR="003A78C2">
        <w:fldChar w:fldCharType="separate"/>
      </w:r>
      <w:r w:rsidR="00B50C35">
        <w:rPr>
          <w:noProof/>
        </w:rPr>
        <w:t>497</w:t>
      </w:r>
      <w:r w:rsidR="003A78C2">
        <w:fldChar w:fldCharType="end"/>
      </w:r>
    </w:p>
    <w:p w14:paraId="0FB134D2" w14:textId="77777777"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B50C35">
        <w:rPr>
          <w:noProof/>
        </w:rPr>
        <w:t>498</w:t>
      </w:r>
      <w:r w:rsidR="003A78C2">
        <w:fldChar w:fldCharType="end"/>
      </w:r>
    </w:p>
    <w:p w14:paraId="1C4403C7" w14:textId="77777777"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B50C35">
        <w:rPr>
          <w:noProof/>
        </w:rPr>
        <w:t>499</w:t>
      </w:r>
      <w:r w:rsidR="003A78C2">
        <w:fldChar w:fldCharType="end"/>
      </w:r>
    </w:p>
    <w:p w14:paraId="7851B890" w14:textId="77777777"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B50C35">
        <w:rPr>
          <w:noProof/>
        </w:rPr>
        <w:t>499</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77777777" w:rsidR="00E54261" w:rsidRDefault="00F67B16" w:rsidP="00BD252D">
      <w:pPr>
        <w:pStyle w:val="Prose"/>
      </w:pPr>
      <w:r>
        <w:t>W</w:t>
      </w:r>
      <w:r w:rsidR="00E54261" w:rsidRPr="00E54261">
        <w:t>hen the sun set, ev</w:t>
      </w:r>
      <w:r>
        <w:t>ery one that had any sick with many kinds of diseases,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w:t>
      </w:r>
      <w:r w:rsidR="00145EE7">
        <w:lastRenderedPageBreak/>
        <w:t xml:space="preserve">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77777777" w:rsidR="00E54261" w:rsidRPr="00E54261" w:rsidRDefault="00E54261" w:rsidP="00BD252D">
      <w:pPr>
        <w:pStyle w:val="Prose"/>
      </w:pPr>
      <w:r w:rsidRPr="00E54261">
        <w:t>If the righteous is hardly saved, where shall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mankind, proclaiming and saying, " O God, forgive</w:t>
      </w:r>
      <w:r w:rsidR="00FE0AE4">
        <w:t xml:space="preserve"> </w:t>
      </w:r>
      <w:r w:rsidRPr="00E54261">
        <w:t xml:space="preserve">me, a sinner, and have mercy upon me!" </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47F888E2"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trust </w:t>
      </w:r>
      <w:r w:rsidR="00145EE7">
        <w:t>in</w:t>
      </w:r>
      <w:r>
        <w:t xml:space="preserve"> the abun</w:t>
      </w:r>
      <w:r w:rsidRPr="00E54261">
        <w:t xml:space="preserve">dance of </w:t>
      </w:r>
      <w:r w:rsidR="00E570CB">
        <w:t>Your</w:t>
      </w:r>
      <w:r w:rsidRPr="00E54261">
        <w:t xml:space="preserve"> infinite compassion</w:t>
      </w:r>
      <w:r w:rsidR="001225FA">
        <w:t xml:space="preserve">. </w:t>
      </w:r>
      <w:r w:rsidRPr="00E54261">
        <w:t xml:space="preserve">So,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77777777"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for </w:t>
      </w:r>
      <w:r w:rsidR="00145EE7">
        <w:t xml:space="preserve">I ask and entreat </w:t>
      </w:r>
      <w:r w:rsidRPr="00E54261">
        <w:t>your intercessions</w:t>
      </w:r>
      <w:r w:rsidR="00145EE7">
        <w:t>.</w:t>
      </w:r>
      <w:r w:rsidRPr="00E54261">
        <w:t xml:space="preserve"> </w:t>
      </w:r>
      <w:r w:rsidR="00145EE7">
        <w:t>To you</w:t>
      </w:r>
      <w:r w:rsidRPr="00E54261">
        <w:t xml:space="preserve"> only, I cry to help me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77777777" w:rsidR="00075B6A" w:rsidRDefault="00075B6A" w:rsidP="00075B6A">
      <w:pPr>
        <w:pStyle w:val="Prose"/>
      </w:pPr>
      <w:r>
        <w:t xml:space="preserve">I have sinned against </w:t>
      </w:r>
      <w:r w:rsidR="001040C8">
        <w:t>You</w:t>
      </w:r>
      <w:r>
        <w:t xml:space="preserve">, Lord, as the son of dissoluteness,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77777777" w:rsidR="00075B6A" w:rsidRDefault="00075B6A" w:rsidP="00075B6A">
      <w:pPr>
        <w:pStyle w:val="Prose"/>
      </w:pPr>
      <w:r>
        <w:t xml:space="preserve">Save </w:t>
      </w:r>
      <w:r w:rsidR="00E570CB">
        <w:t>Your</w:t>
      </w:r>
      <w:r>
        <w:t xml:space="preserve"> flock, O </w:t>
      </w:r>
      <w:r w:rsidR="00031314">
        <w:t>Theotokos</w:t>
      </w:r>
      <w:r>
        <w:t xml:space="preserve">, from straits, for we all flee to you, after God, as to a strong wall. Be to us a protectress.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77777777" w:rsidR="00075B6A" w:rsidRDefault="003457C0" w:rsidP="00075B6A">
      <w:pPr>
        <w:pStyle w:val="Prose"/>
      </w:pPr>
      <w:r>
        <w:t xml:space="preserve">Hail, </w:t>
      </w:r>
      <w:r w:rsidR="00C104A1">
        <w:t>you</w:t>
      </w:r>
      <w:r>
        <w:t xml:space="preserve"> who </w:t>
      </w:r>
      <w:r w:rsidR="00556387">
        <w:t>have</w:t>
      </w:r>
      <w:r>
        <w:t xml:space="preserve"> found grace, Holy Mary the </w:t>
      </w:r>
      <w:r w:rsidR="00031314">
        <w:t>Theotokos</w:t>
      </w:r>
      <w:r>
        <w:t xml:space="preserve">: blessed </w:t>
      </w:r>
      <w:r w:rsidR="00C104A1">
        <w:t>are</w:t>
      </w:r>
      <w:r>
        <w:t xml:space="preserve"> </w:t>
      </w:r>
      <w:r w:rsidR="00C104A1">
        <w:t>you</w:t>
      </w:r>
      <w:r>
        <w:t xml:space="preserve"> among women</w:t>
      </w:r>
      <w:r w:rsidR="00031314">
        <w:t xml:space="preserve"> and blessed is the fruit of your</w:t>
      </w:r>
      <w:r>
        <w:t xml:space="preserve"> womb, for </w:t>
      </w:r>
      <w:r w:rsidR="00C104A1">
        <w:t>you have</w:t>
      </w:r>
      <w:r>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77777777" w:rsidR="003457C0" w:rsidRDefault="00031314" w:rsidP="00031314">
      <w:pPr>
        <w:pStyle w:val="Prose"/>
      </w:pPr>
      <w:r>
        <w:t>St. John, the Baptis</w:t>
      </w:r>
      <w:r w:rsidR="003457C0">
        <w:t>er of Christ, remember our congregations,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77777777"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we have fled beneath the protection of your tender-mercies, disregard not our petitions in straits, but deliver us from perdition, O you who are alone blessed.</w:t>
      </w:r>
    </w:p>
    <w:p w14:paraId="24289FF2" w14:textId="77777777" w:rsidR="00E54261" w:rsidRDefault="00E54261" w:rsidP="00E54261">
      <w:pPr>
        <w:pStyle w:val="Rubric"/>
        <w:rPr>
          <w:lang w:val="en-GB"/>
        </w:rPr>
      </w:pPr>
      <w:r w:rsidRPr="00E54261">
        <w:rPr>
          <w:lang w:val="en-GB"/>
        </w:rPr>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1"/>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38" w:name="_Ref411969137"/>
      <w:r>
        <w:rPr>
          <w:lang w:val="en-GB"/>
        </w:rPr>
        <w:lastRenderedPageBreak/>
        <w:t>Holy, Holy, Holy</w:t>
      </w:r>
      <w:bookmarkEnd w:id="38"/>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77777777" w:rsidR="00E54261" w:rsidRDefault="00E54261" w:rsidP="00BD252D">
      <w:r w:rsidRPr="00E54261">
        <w:t>Our Father Who in Heaven...</w:t>
      </w:r>
    </w:p>
    <w:p w14:paraId="2683DC76" w14:textId="77777777" w:rsidR="003457C0" w:rsidRDefault="00E54261" w:rsidP="003457C0">
      <w:r w:rsidRPr="001A4291">
        <w:rPr>
          <w:i/>
          <w:iCs/>
        </w:rPr>
        <w:t>Then shall this absolution be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w:t>
      </w:r>
      <w:r>
        <w:lastRenderedPageBreak/>
        <w:t xml:space="preserve">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39" w:name="_Ref411969145"/>
      <w:r>
        <w:t>The Prayer of the Hours</w:t>
      </w:r>
      <w:bookmarkEnd w:id="39"/>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1EAF7C7D" w14:textId="77777777" w:rsidR="00346189" w:rsidRDefault="00346189" w:rsidP="003C1C36">
      <w:pPr>
        <w:pStyle w:val="Heading3"/>
      </w:pPr>
      <w:bookmarkStart w:id="40" w:name="_Toc410196174"/>
      <w:bookmarkStart w:id="41" w:name="_Toc410196406"/>
      <w:bookmarkStart w:id="42" w:name="_Toc410196908"/>
      <w:bookmarkStart w:id="43" w:name="_Ref434565022"/>
      <w:bookmarkStart w:id="44" w:name="_Ref434565029"/>
      <w:r>
        <w:br w:type="page"/>
      </w:r>
    </w:p>
    <w:p w14:paraId="4E9FD0B2" w14:textId="47979EAF" w:rsidR="003C1C36" w:rsidRDefault="00964F23" w:rsidP="003C1C36">
      <w:pPr>
        <w:pStyle w:val="Heading3"/>
      </w:pPr>
      <w:bookmarkStart w:id="45" w:name="_Toc437373034"/>
      <w:r>
        <w:lastRenderedPageBreak/>
        <w:t>The Raising of Evening</w:t>
      </w:r>
      <w:r w:rsidR="0016512E">
        <w:t xml:space="preserve"> (or </w:t>
      </w:r>
      <w:commentRangeStart w:id="46"/>
      <w:r w:rsidR="0016512E">
        <w:t>Morning</w:t>
      </w:r>
      <w:commentRangeEnd w:id="46"/>
      <w:r w:rsidR="0016512E">
        <w:rPr>
          <w:rStyle w:val="CommentReference"/>
          <w:rFonts w:eastAsiaTheme="minorHAnsi" w:cstheme="minorBidi"/>
          <w:b w:val="0"/>
          <w:bCs w:val="0"/>
        </w:rPr>
        <w:commentReference w:id="46"/>
      </w:r>
      <w:r w:rsidR="0016512E">
        <w:t>)</w:t>
      </w:r>
      <w:r>
        <w:t xml:space="preserve"> Incense</w:t>
      </w:r>
      <w:bookmarkEnd w:id="40"/>
      <w:bookmarkEnd w:id="41"/>
      <w:bookmarkEnd w:id="42"/>
      <w:bookmarkEnd w:id="43"/>
      <w:bookmarkEnd w:id="44"/>
      <w:bookmarkEnd w:id="45"/>
    </w:p>
    <w:p w14:paraId="64162364" w14:textId="77777777" w:rsidR="003E70F4" w:rsidRDefault="003E70F4" w:rsidP="003E70F4">
      <w:pPr>
        <w:pStyle w:val="Rubric"/>
      </w:pPr>
      <w:r>
        <w:t>The presbyter uncovers his head, stands before the door of the Sanctuary, opens the curtain, and prays:</w:t>
      </w:r>
    </w:p>
    <w:p w14:paraId="40588E4B" w14:textId="77777777" w:rsidR="000D107E" w:rsidRDefault="003C1C36" w:rsidP="000D107E">
      <w:pPr>
        <w:pStyle w:val="Priest"/>
      </w:pPr>
      <w:r>
        <w:t>Presbyter:</w:t>
      </w:r>
    </w:p>
    <w:p w14:paraId="20579A5B" w14:textId="77777777" w:rsidR="000D107E" w:rsidRDefault="000D107E" w:rsidP="000D107E">
      <w:pPr>
        <w:pStyle w:val="Body"/>
      </w:pPr>
      <w:r>
        <w:t xml:space="preserve">Have mercy on us, O God, the Father, the Pantocrator. All Holy Trinity, have mercy on us. Lord, God of the powers, be with us, for there is not a helper in our afflictions and our needs, </w:t>
      </w:r>
      <w:r w:rsidR="003C1C36">
        <w:t>but</w:t>
      </w:r>
      <w:r>
        <w:t xml:space="preserve"> </w:t>
      </w:r>
      <w:r w:rsidR="007246F6">
        <w:t>You</w:t>
      </w:r>
      <w:r>
        <w:t xml:space="preserve">. </w:t>
      </w:r>
    </w:p>
    <w:p w14:paraId="5BC956FE" w14:textId="77777777" w:rsidR="000D107E" w:rsidRDefault="003C1C36" w:rsidP="000D107E">
      <w:pPr>
        <w:pStyle w:val="Priest"/>
      </w:pPr>
      <w:r>
        <w:t>People:</w:t>
      </w:r>
    </w:p>
    <w:p w14:paraId="561B487B" w14:textId="77777777" w:rsidR="003C1C36" w:rsidRDefault="003C1C36" w:rsidP="003C1C36">
      <w:pPr>
        <w:pStyle w:val="Prose"/>
      </w:pPr>
      <w:r>
        <w:t>Our Father in heaven, Your Name is holy.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p>
    <w:p w14:paraId="6FB87A56" w14:textId="77777777" w:rsidR="003E70F4" w:rsidRDefault="003E70F4" w:rsidP="003E70F4">
      <w:pPr>
        <w:pStyle w:val="Rubric"/>
        <w:rPr>
          <w:lang w:val="en-GB"/>
        </w:rPr>
      </w:pPr>
      <w:r>
        <w:rPr>
          <w:lang w:val="en-GB"/>
        </w:rPr>
        <w:t>The presbyter prostrates himself before the Sanctuary door, saying,</w:t>
      </w:r>
    </w:p>
    <w:p w14:paraId="133A256A" w14:textId="77777777" w:rsidR="000D107E" w:rsidRDefault="003C1C36" w:rsidP="000D107E">
      <w:pPr>
        <w:pStyle w:val="Priest"/>
      </w:pPr>
      <w:r>
        <w:t>Presbyter:</w:t>
      </w:r>
    </w:p>
    <w:p w14:paraId="38BA03D6" w14:textId="77777777" w:rsidR="000D107E" w:rsidRDefault="000D107E" w:rsidP="00A02728">
      <w:pPr>
        <w:pStyle w:val="Body"/>
      </w:pPr>
      <w:r>
        <w:t xml:space="preserve">We worship </w:t>
      </w:r>
      <w:r w:rsidR="007246F6">
        <w:t>You</w:t>
      </w:r>
      <w:r>
        <w:t xml:space="preserve">, O Christ, with </w:t>
      </w:r>
      <w:r w:rsidR="007246F6">
        <w:t>Your</w:t>
      </w:r>
      <w:r>
        <w:t xml:space="preserve"> Good Father and the Holy Spirit, for </w:t>
      </w:r>
      <w:r w:rsidR="007246F6">
        <w:t>You have</w:t>
      </w:r>
      <w:r>
        <w:t xml:space="preserve"> {come / been born / been baptized / been crucified / risen} and saved us.</w:t>
      </w:r>
    </w:p>
    <w:p w14:paraId="533208A6" w14:textId="77777777" w:rsidR="003E70F4" w:rsidRDefault="003E70F4" w:rsidP="003E70F4">
      <w:pPr>
        <w:pStyle w:val="Rubric"/>
      </w:pPr>
      <w:r>
        <w:t xml:space="preserve">Then he prostrates before his fellow presbyters and deacons, saying, “Bless me. </w:t>
      </w:r>
      <w:r w:rsidR="00FC30EB">
        <w:t>Behold</w:t>
      </w:r>
      <w:r>
        <w:t>,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302010F0" w14:textId="77777777" w:rsidTr="00A02728">
        <w:tc>
          <w:tcPr>
            <w:tcW w:w="3623" w:type="dxa"/>
            <w:tcBorders>
              <w:right w:val="single" w:sz="4" w:space="0" w:color="000000" w:themeColor="text1"/>
            </w:tcBorders>
          </w:tcPr>
          <w:p w14:paraId="4182B553" w14:textId="77777777" w:rsidR="00A02728" w:rsidRDefault="003C1C36" w:rsidP="00A02728">
            <w:pPr>
              <w:pStyle w:val="Priest"/>
            </w:pPr>
            <w:r>
              <w:t>Presbyter:</w:t>
            </w:r>
          </w:p>
        </w:tc>
        <w:tc>
          <w:tcPr>
            <w:tcW w:w="3624" w:type="dxa"/>
            <w:tcBorders>
              <w:left w:val="single" w:sz="4" w:space="0" w:color="000000" w:themeColor="text1"/>
            </w:tcBorders>
          </w:tcPr>
          <w:p w14:paraId="4E731601" w14:textId="77777777" w:rsidR="00A02728" w:rsidRDefault="00A02728" w:rsidP="00A02728"/>
        </w:tc>
      </w:tr>
      <w:tr w:rsidR="00A02728" w14:paraId="72C8254E" w14:textId="77777777" w:rsidTr="00A02728">
        <w:tc>
          <w:tcPr>
            <w:tcW w:w="3623" w:type="dxa"/>
            <w:tcBorders>
              <w:right w:val="single" w:sz="4" w:space="0" w:color="000000" w:themeColor="text1"/>
            </w:tcBorders>
          </w:tcPr>
          <w:p w14:paraId="5936823B" w14:textId="77777777" w:rsidR="00A02728" w:rsidRDefault="00A02728" w:rsidP="00A02728">
            <w:pPr>
              <w:pStyle w:val="Body"/>
            </w:pPr>
            <w:r>
              <w:t>Pray.</w:t>
            </w:r>
          </w:p>
        </w:tc>
        <w:tc>
          <w:tcPr>
            <w:tcW w:w="3624" w:type="dxa"/>
            <w:tcBorders>
              <w:left w:val="single" w:sz="4" w:space="0" w:color="000000" w:themeColor="text1"/>
            </w:tcBorders>
          </w:tcPr>
          <w:p w14:paraId="1B2EF05F" w14:textId="77777777" w:rsidR="00A02728" w:rsidRDefault="00FC30EB" w:rsidP="00FC30EB">
            <w:pPr>
              <w:pStyle w:val="CopticInd"/>
            </w:pPr>
            <w:r>
              <w:rPr>
                <w:rFonts w:ascii="Times New Roman" w:hAnsi="Times New Roman" w:cs="Times New Roman"/>
              </w:rPr>
              <w:t>Ϣ</w:t>
            </w:r>
            <w:r>
              <w:t>ⲗⲏⲗ.</w:t>
            </w:r>
          </w:p>
        </w:tc>
      </w:tr>
      <w:tr w:rsidR="00A02728" w14:paraId="10C7A1D0" w14:textId="77777777" w:rsidTr="00A02728">
        <w:tc>
          <w:tcPr>
            <w:tcW w:w="3623" w:type="dxa"/>
            <w:tcBorders>
              <w:right w:val="single" w:sz="4" w:space="0" w:color="000000" w:themeColor="text1"/>
            </w:tcBorders>
          </w:tcPr>
          <w:p w14:paraId="034C1567" w14:textId="77777777" w:rsidR="00A02728" w:rsidRDefault="003C1C36" w:rsidP="00A02728">
            <w:pPr>
              <w:pStyle w:val="Priest"/>
            </w:pPr>
            <w:r>
              <w:t>Deacon:</w:t>
            </w:r>
          </w:p>
        </w:tc>
        <w:tc>
          <w:tcPr>
            <w:tcW w:w="3624" w:type="dxa"/>
            <w:tcBorders>
              <w:left w:val="single" w:sz="4" w:space="0" w:color="000000" w:themeColor="text1"/>
            </w:tcBorders>
          </w:tcPr>
          <w:p w14:paraId="18DDD1D5" w14:textId="77777777" w:rsidR="00A02728" w:rsidRDefault="00A02728" w:rsidP="00FC30EB"/>
        </w:tc>
      </w:tr>
      <w:tr w:rsidR="00A02728" w14:paraId="1D9FD6B9" w14:textId="77777777" w:rsidTr="00A02728">
        <w:tc>
          <w:tcPr>
            <w:tcW w:w="3623" w:type="dxa"/>
            <w:tcBorders>
              <w:right w:val="single" w:sz="4" w:space="0" w:color="000000" w:themeColor="text1"/>
            </w:tcBorders>
          </w:tcPr>
          <w:p w14:paraId="55977357" w14:textId="77777777" w:rsidR="00A02728" w:rsidRDefault="00A02728" w:rsidP="00A02728">
            <w:pPr>
              <w:pStyle w:val="Body"/>
            </w:pPr>
            <w:r>
              <w:t>Stand up for prayer.</w:t>
            </w:r>
          </w:p>
        </w:tc>
        <w:tc>
          <w:tcPr>
            <w:tcW w:w="3624" w:type="dxa"/>
            <w:tcBorders>
              <w:left w:val="single" w:sz="4" w:space="0" w:color="000000" w:themeColor="text1"/>
            </w:tcBorders>
          </w:tcPr>
          <w:p w14:paraId="2E30B516" w14:textId="77777777" w:rsidR="00A02728" w:rsidRDefault="00FC30EB" w:rsidP="00FC30EB">
            <w:pPr>
              <w:pStyle w:val="CopticInd"/>
            </w:pPr>
            <w:r>
              <w:t>Ⲉⲡⲓ ⲡ̀ⲣⲟⲥⲉⲩⲭⲏ ⲥ̀ⲧⲁⲑⲏⲧⲉ.</w:t>
            </w:r>
          </w:p>
        </w:tc>
      </w:tr>
    </w:tbl>
    <w:p w14:paraId="17FD46DC" w14:textId="77777777" w:rsidR="003E70F4" w:rsidRDefault="003E70F4" w:rsidP="003E70F4">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51CA9542" w14:textId="77777777" w:rsidTr="00A02728">
        <w:tc>
          <w:tcPr>
            <w:tcW w:w="3623" w:type="dxa"/>
            <w:tcBorders>
              <w:right w:val="single" w:sz="4" w:space="0" w:color="000000" w:themeColor="text1"/>
            </w:tcBorders>
          </w:tcPr>
          <w:p w14:paraId="6A941C9E" w14:textId="77777777" w:rsidR="00A02728" w:rsidRDefault="003C1C36" w:rsidP="00A02728">
            <w:pPr>
              <w:pStyle w:val="Priest"/>
            </w:pPr>
            <w:r>
              <w:t>Presbyter:</w:t>
            </w:r>
          </w:p>
        </w:tc>
        <w:tc>
          <w:tcPr>
            <w:tcW w:w="3624" w:type="dxa"/>
            <w:tcBorders>
              <w:left w:val="single" w:sz="4" w:space="0" w:color="000000" w:themeColor="text1"/>
            </w:tcBorders>
          </w:tcPr>
          <w:p w14:paraId="4F1ACA2A" w14:textId="77777777" w:rsidR="00A02728" w:rsidRDefault="00A02728" w:rsidP="00A02728"/>
        </w:tc>
      </w:tr>
      <w:tr w:rsidR="00A02728" w14:paraId="1D9F9D6A" w14:textId="77777777" w:rsidTr="00A02728">
        <w:tc>
          <w:tcPr>
            <w:tcW w:w="3623" w:type="dxa"/>
            <w:tcBorders>
              <w:right w:val="single" w:sz="4" w:space="0" w:color="000000" w:themeColor="text1"/>
            </w:tcBorders>
          </w:tcPr>
          <w:p w14:paraId="63CCE34F" w14:textId="77777777" w:rsidR="00A02728" w:rsidRDefault="00A02728" w:rsidP="00A02728">
            <w:pPr>
              <w:pStyle w:val="Body"/>
            </w:pPr>
            <w:r>
              <w:t>Peace be with all.</w:t>
            </w:r>
          </w:p>
        </w:tc>
        <w:tc>
          <w:tcPr>
            <w:tcW w:w="3624" w:type="dxa"/>
            <w:tcBorders>
              <w:left w:val="single" w:sz="4" w:space="0" w:color="000000" w:themeColor="text1"/>
            </w:tcBorders>
          </w:tcPr>
          <w:p w14:paraId="463941D7" w14:textId="77777777" w:rsidR="00A02728" w:rsidRDefault="00FC30EB" w:rsidP="00FC30EB">
            <w:pPr>
              <w:pStyle w:val="CopticInd"/>
            </w:pPr>
            <w:r>
              <w:t>Ⲓⲣⲏⲛⲏ ⲡⲁⲥⲓ.</w:t>
            </w:r>
          </w:p>
        </w:tc>
      </w:tr>
      <w:tr w:rsidR="00A02728" w14:paraId="30AD66E1" w14:textId="77777777" w:rsidTr="00A02728">
        <w:tc>
          <w:tcPr>
            <w:tcW w:w="3623" w:type="dxa"/>
            <w:tcBorders>
              <w:right w:val="single" w:sz="4" w:space="0" w:color="000000" w:themeColor="text1"/>
            </w:tcBorders>
          </w:tcPr>
          <w:p w14:paraId="0F66A9DA" w14:textId="77777777" w:rsidR="00A02728" w:rsidRDefault="003C1C36" w:rsidP="00A02728">
            <w:pPr>
              <w:pStyle w:val="Priest"/>
            </w:pPr>
            <w:r>
              <w:t>People:</w:t>
            </w:r>
          </w:p>
        </w:tc>
        <w:tc>
          <w:tcPr>
            <w:tcW w:w="3624" w:type="dxa"/>
            <w:tcBorders>
              <w:left w:val="single" w:sz="4" w:space="0" w:color="000000" w:themeColor="text1"/>
            </w:tcBorders>
          </w:tcPr>
          <w:p w14:paraId="708EC877" w14:textId="77777777" w:rsidR="00A02728" w:rsidRDefault="00A02728" w:rsidP="00A02728"/>
        </w:tc>
      </w:tr>
      <w:tr w:rsidR="00A02728" w14:paraId="65DEED84" w14:textId="77777777" w:rsidTr="00A02728">
        <w:tc>
          <w:tcPr>
            <w:tcW w:w="3623" w:type="dxa"/>
            <w:tcBorders>
              <w:right w:val="single" w:sz="4" w:space="0" w:color="000000" w:themeColor="text1"/>
            </w:tcBorders>
          </w:tcPr>
          <w:p w14:paraId="0750A414" w14:textId="77777777" w:rsidR="00A02728" w:rsidRDefault="00A02728" w:rsidP="00A02728">
            <w:pPr>
              <w:pStyle w:val="Body"/>
            </w:pPr>
            <w:r>
              <w:t>And with your spirit.</w:t>
            </w:r>
          </w:p>
        </w:tc>
        <w:tc>
          <w:tcPr>
            <w:tcW w:w="3624" w:type="dxa"/>
            <w:tcBorders>
              <w:left w:val="single" w:sz="4" w:space="0" w:color="000000" w:themeColor="text1"/>
            </w:tcBorders>
          </w:tcPr>
          <w:p w14:paraId="3BB33AAE" w14:textId="77777777" w:rsidR="00A02728" w:rsidRDefault="00FC30EB" w:rsidP="00FC30EB">
            <w:pPr>
              <w:pStyle w:val="CopticInd"/>
            </w:pPr>
            <w:r>
              <w:t>Ⲕⲉ ⲧⲱ ⲡ̀ⲛⲉⲩⲙⲁⲧⲓ ⲥⲟⲩ.</w:t>
            </w:r>
          </w:p>
        </w:tc>
      </w:tr>
    </w:tbl>
    <w:p w14:paraId="344AC5A8" w14:textId="77777777" w:rsidR="00A02728" w:rsidRDefault="00B65D4D" w:rsidP="00A02728">
      <w:pPr>
        <w:pStyle w:val="Heading4"/>
      </w:pPr>
      <w:bookmarkStart w:id="47" w:name="ThanksgivingIncense"/>
      <w:r>
        <w:lastRenderedPageBreak/>
        <w:t>The Prayer of Thanksgiving</w:t>
      </w:r>
    </w:p>
    <w:bookmarkEnd w:id="47"/>
    <w:p w14:paraId="338D9CAB" w14:textId="77777777" w:rsidR="00A02728" w:rsidRDefault="003C1C36" w:rsidP="00A02728">
      <w:pPr>
        <w:pStyle w:val="Priest"/>
      </w:pPr>
      <w:r>
        <w:t>Presbyter:</w:t>
      </w:r>
    </w:p>
    <w:p w14:paraId="5AC00F68" w14:textId="77777777" w:rsidR="00A02728" w:rsidRDefault="00A02728" w:rsidP="00A02728">
      <w:pPr>
        <w:pStyle w:val="Body"/>
      </w:pPr>
      <w:r>
        <w:t>Let us give thanks to the beneficent and merciful God, the Father of our Lord, God and Saviour, Jesus Christ. For He has covered us, helped us, guarded us, accepted us to Him</w:t>
      </w:r>
      <w:r w:rsidR="008E406C">
        <w:t>self</w:t>
      </w:r>
      <w:r>
        <w:t>, spared us, supported us, and has brought us to this hour.</w:t>
      </w:r>
    </w:p>
    <w:p w14:paraId="151BE6F8" w14:textId="77777777" w:rsidR="00A02728" w:rsidRDefault="00A02728" w:rsidP="00A02728">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051C0C78" w14:textId="77777777" w:rsidTr="00A02728">
        <w:tc>
          <w:tcPr>
            <w:tcW w:w="3623" w:type="dxa"/>
            <w:tcBorders>
              <w:right w:val="single" w:sz="4" w:space="0" w:color="000000" w:themeColor="text1"/>
            </w:tcBorders>
          </w:tcPr>
          <w:p w14:paraId="6A7877EE" w14:textId="77777777" w:rsidR="00A02728" w:rsidRDefault="003C1C36" w:rsidP="00A02728">
            <w:pPr>
              <w:pStyle w:val="Priest"/>
            </w:pPr>
            <w:r>
              <w:t>Deacon:</w:t>
            </w:r>
          </w:p>
        </w:tc>
        <w:tc>
          <w:tcPr>
            <w:tcW w:w="3624" w:type="dxa"/>
            <w:tcBorders>
              <w:left w:val="single" w:sz="4" w:space="0" w:color="000000" w:themeColor="text1"/>
            </w:tcBorders>
          </w:tcPr>
          <w:p w14:paraId="2A9DDC60" w14:textId="77777777" w:rsidR="00A02728" w:rsidRDefault="00A02728" w:rsidP="00A02728"/>
        </w:tc>
      </w:tr>
      <w:tr w:rsidR="00A02728" w14:paraId="36FBE2BB" w14:textId="77777777" w:rsidTr="00A02728">
        <w:tc>
          <w:tcPr>
            <w:tcW w:w="3623" w:type="dxa"/>
            <w:tcBorders>
              <w:right w:val="single" w:sz="4" w:space="0" w:color="000000" w:themeColor="text1"/>
            </w:tcBorders>
          </w:tcPr>
          <w:p w14:paraId="201716E9" w14:textId="77777777" w:rsidR="00A02728" w:rsidRDefault="00A02728" w:rsidP="00A02728">
            <w:pPr>
              <w:pStyle w:val="Body"/>
            </w:pPr>
            <w:r>
              <w:t>Pray.</w:t>
            </w:r>
          </w:p>
        </w:tc>
        <w:tc>
          <w:tcPr>
            <w:tcW w:w="3624" w:type="dxa"/>
            <w:tcBorders>
              <w:left w:val="single" w:sz="4" w:space="0" w:color="000000" w:themeColor="text1"/>
            </w:tcBorders>
          </w:tcPr>
          <w:p w14:paraId="30D6AEC7" w14:textId="77777777" w:rsidR="00A02728" w:rsidRDefault="00FC30EB" w:rsidP="00FC30EB">
            <w:pPr>
              <w:pStyle w:val="CopticInd"/>
            </w:pPr>
            <w:r>
              <w:t>Ⲡⲣⲟⲥⲉⲩⲝⲁⲥⲑⲉ.</w:t>
            </w:r>
          </w:p>
        </w:tc>
      </w:tr>
      <w:tr w:rsidR="00A02728" w14:paraId="462BB7F6" w14:textId="77777777" w:rsidTr="00A02728">
        <w:tc>
          <w:tcPr>
            <w:tcW w:w="3623" w:type="dxa"/>
            <w:tcBorders>
              <w:right w:val="single" w:sz="4" w:space="0" w:color="000000" w:themeColor="text1"/>
            </w:tcBorders>
          </w:tcPr>
          <w:p w14:paraId="783602FC" w14:textId="77777777" w:rsidR="00A02728" w:rsidRDefault="003C1C36" w:rsidP="00A02728">
            <w:pPr>
              <w:pStyle w:val="Priest"/>
            </w:pPr>
            <w:r>
              <w:t>People:</w:t>
            </w:r>
          </w:p>
        </w:tc>
        <w:tc>
          <w:tcPr>
            <w:tcW w:w="3624" w:type="dxa"/>
            <w:tcBorders>
              <w:left w:val="single" w:sz="4" w:space="0" w:color="000000" w:themeColor="text1"/>
            </w:tcBorders>
          </w:tcPr>
          <w:p w14:paraId="4B1D82B2" w14:textId="77777777" w:rsidR="00A02728" w:rsidRDefault="00A02728" w:rsidP="00A02728"/>
        </w:tc>
      </w:tr>
      <w:tr w:rsidR="00A02728" w14:paraId="21C40F02" w14:textId="77777777" w:rsidTr="00A02728">
        <w:tc>
          <w:tcPr>
            <w:tcW w:w="3623" w:type="dxa"/>
            <w:tcBorders>
              <w:right w:val="single" w:sz="4" w:space="0" w:color="000000" w:themeColor="text1"/>
            </w:tcBorders>
          </w:tcPr>
          <w:p w14:paraId="163D3548" w14:textId="77777777" w:rsidR="00A02728" w:rsidRDefault="00A02728" w:rsidP="00A02728">
            <w:pPr>
              <w:pStyle w:val="Body"/>
            </w:pPr>
            <w:r>
              <w:t>Lord have mercy.</w:t>
            </w:r>
          </w:p>
        </w:tc>
        <w:tc>
          <w:tcPr>
            <w:tcW w:w="3624" w:type="dxa"/>
            <w:tcBorders>
              <w:left w:val="single" w:sz="4" w:space="0" w:color="000000" w:themeColor="text1"/>
            </w:tcBorders>
          </w:tcPr>
          <w:p w14:paraId="4531C7A0" w14:textId="77777777" w:rsidR="00A02728" w:rsidRDefault="00FC30EB" w:rsidP="00FC30EB">
            <w:pPr>
              <w:pStyle w:val="CopticInd"/>
            </w:pPr>
            <w:r>
              <w:t>Ⲕⲩⲣⲓⲉ ⲉ̀ⲗⲉⲏ̀ⲥⲟⲛ</w:t>
            </w:r>
            <w:r w:rsidR="00A02728">
              <w:t>.</w:t>
            </w:r>
          </w:p>
        </w:tc>
      </w:tr>
    </w:tbl>
    <w:p w14:paraId="798076F2" w14:textId="77777777" w:rsidR="00A02728" w:rsidRDefault="003C1C36" w:rsidP="00A02728">
      <w:pPr>
        <w:pStyle w:val="Priest"/>
      </w:pPr>
      <w:r>
        <w:t>Presbyter:</w:t>
      </w:r>
    </w:p>
    <w:p w14:paraId="50601D18" w14:textId="77777777" w:rsidR="00A02728" w:rsidRDefault="00A02728" w:rsidP="00A02728">
      <w:pPr>
        <w:pStyle w:val="Body"/>
      </w:pPr>
      <w:r>
        <w:t xml:space="preserve">O Master, Lord, God the Pantocrator, the Father of our Lord, God and Saviour, Jesus Christ, we thank </w:t>
      </w:r>
      <w:r w:rsidR="007246F6">
        <w:t>You</w:t>
      </w:r>
      <w:r>
        <w:t xml:space="preserve"> for everything, concerning everything, and in everything. For </w:t>
      </w:r>
      <w:r w:rsidR="007246F6">
        <w:t>You have</w:t>
      </w:r>
      <w:r>
        <w:t xml:space="preserve"> covered us, helped us, guarded us, accepted us to </w:t>
      </w:r>
      <w:r w:rsidR="007246F6">
        <w:t>Yourself</w:t>
      </w:r>
      <w:r>
        <w:t xml:space="preserve">, spared us, supported us, and </w:t>
      </w:r>
      <w:r w:rsidR="007246F6">
        <w:t>have</w:t>
      </w:r>
      <w:r>
        <w:t xml:space="preserve"> brought us to this hour.</w:t>
      </w:r>
    </w:p>
    <w:p w14:paraId="1249133D" w14:textId="77777777" w:rsidR="00A02728" w:rsidRDefault="003C1C36" w:rsidP="00A02728">
      <w:pPr>
        <w:pStyle w:val="Priest"/>
      </w:pPr>
      <w:r>
        <w:t>Deacon:</w:t>
      </w:r>
    </w:p>
    <w:p w14:paraId="1873C5C2" w14:textId="77777777" w:rsidR="00A02728" w:rsidRDefault="00A02728" w:rsidP="00A02728">
      <w:pPr>
        <w:pStyle w:val="Body"/>
      </w:pPr>
      <w:r>
        <w:t>Pray that God have mercy and compassion on us, hear us, help us and accept the supplications and prayers of His saints, for that which is good, on our behalf, at all times</w:t>
      </w:r>
      <w:r w:rsidR="003E70F4">
        <w:t>*</w:t>
      </w:r>
      <w:r>
        <w:t>, and forgive us our sins.</w:t>
      </w:r>
    </w:p>
    <w:p w14:paraId="2C76589A" w14:textId="77777777" w:rsidR="003E70F4" w:rsidRDefault="003E70F4" w:rsidP="003E70F4">
      <w:pPr>
        <w:pStyle w:val="Rubric"/>
      </w:pPr>
      <w:r>
        <w:t>*In the presence of a bishop, add, “and keep the life and standing of our honoured father, the high priest, Pappa Abba _____, and his partner is this liturgy, our father the {bishop/metropolitan}, Abba _____.</w:t>
      </w:r>
    </w:p>
    <w:p w14:paraId="5331DD77" w14:textId="77777777" w:rsidR="00A02728" w:rsidRDefault="003C1C36" w:rsidP="00A02728">
      <w:pPr>
        <w:pStyle w:val="Priest"/>
      </w:pPr>
      <w:r>
        <w:t>People:</w:t>
      </w:r>
    </w:p>
    <w:p w14:paraId="3B0A100C" w14:textId="77777777" w:rsidR="00A02728" w:rsidRDefault="00A02728" w:rsidP="00A02728">
      <w:pPr>
        <w:pStyle w:val="Body"/>
      </w:pPr>
      <w:r>
        <w:t>Lord have mercy.</w:t>
      </w:r>
    </w:p>
    <w:p w14:paraId="0C1672D5" w14:textId="77777777" w:rsidR="00A02728" w:rsidRDefault="003C1C36" w:rsidP="00A02728">
      <w:pPr>
        <w:pStyle w:val="Priest"/>
      </w:pPr>
      <w:r>
        <w:t>Presbyter:</w:t>
      </w:r>
    </w:p>
    <w:p w14:paraId="543FFA05" w14:textId="77777777" w:rsidR="00A02728" w:rsidRDefault="00A02728" w:rsidP="00A02728">
      <w:pPr>
        <w:pStyle w:val="Body"/>
      </w:pPr>
      <w:r>
        <w:t xml:space="preserve">Therefore, we ask and entreat </w:t>
      </w:r>
      <w:r w:rsidR="007246F6">
        <w:t>Your</w:t>
      </w:r>
      <w:r>
        <w:t xml:space="preserve"> Goodness, O Lover of mankind, grant us to complete this holy day, and all the days of our life, in all peace with </w:t>
      </w:r>
      <w:r w:rsidR="007246F6">
        <w:t>Your</w:t>
      </w:r>
      <w:r>
        <w:t xml:space="preserve"> fear.</w:t>
      </w:r>
    </w:p>
    <w:p w14:paraId="356764D7" w14:textId="77777777" w:rsidR="003E70F4" w:rsidRDefault="00A02728" w:rsidP="00A02728">
      <w:pPr>
        <w:pStyle w:val="Body"/>
      </w:pPr>
      <w:r>
        <w:t>All envy, all temptation, all the work of Satan, the counsel of wicked men and the rising up o</w:t>
      </w:r>
      <w:r w:rsidR="003E70F4">
        <w:t>f enemies, hidden and manifest,</w:t>
      </w:r>
    </w:p>
    <w:p w14:paraId="5A944978" w14:textId="77777777" w:rsidR="003E70F4" w:rsidRDefault="003E70F4" w:rsidP="003E70F4">
      <w:pPr>
        <w:pStyle w:val="Rubric"/>
      </w:pPr>
      <w:r>
        <w:t>The presbyter bows his head towards the East, and crosses himself, saying,</w:t>
      </w:r>
    </w:p>
    <w:p w14:paraId="05D377BC" w14:textId="77777777" w:rsidR="003E70F4" w:rsidRDefault="003E70F4" w:rsidP="00A02728">
      <w:pPr>
        <w:pStyle w:val="Body"/>
      </w:pPr>
      <w:r>
        <w:t>take them away from us,</w:t>
      </w:r>
    </w:p>
    <w:p w14:paraId="1CA5136F" w14:textId="77777777" w:rsidR="003E70F4" w:rsidRDefault="003E70F4" w:rsidP="003E70F4">
      <w:pPr>
        <w:pStyle w:val="Rubric"/>
      </w:pPr>
      <w:r>
        <w:t>Then he turns towards the west from his right and crosses the people</w:t>
      </w:r>
      <w:r w:rsidR="00511A14">
        <w:t xml:space="preserve"> (If a bishop is present, he signs and says)</w:t>
      </w:r>
      <w:r>
        <w:t>, saying</w:t>
      </w:r>
      <w:r w:rsidR="00511A14">
        <w:t>,</w:t>
      </w:r>
    </w:p>
    <w:p w14:paraId="03E73C48" w14:textId="77777777" w:rsidR="00511A14" w:rsidRDefault="00A02728" w:rsidP="00A02728">
      <w:pPr>
        <w:pStyle w:val="Body"/>
      </w:pPr>
      <w:r>
        <w:t xml:space="preserve">and from all </w:t>
      </w:r>
      <w:r w:rsidR="007246F6">
        <w:t>Your</w:t>
      </w:r>
      <w:r w:rsidR="00511A14">
        <w:t xml:space="preserve"> people, {and from this church </w:t>
      </w:r>
      <w:r w:rsidR="00511A14" w:rsidRPr="00B06ECC">
        <w:rPr>
          <w:rStyle w:val="RubricsInBodyChar"/>
        </w:rPr>
        <w:t>(Morning Incense only)</w:t>
      </w:r>
      <w:r w:rsidR="00511A14">
        <w:t>,}</w:t>
      </w:r>
    </w:p>
    <w:p w14:paraId="5900370C" w14:textId="77777777" w:rsidR="00511A14" w:rsidRDefault="00511A14" w:rsidP="00511A14">
      <w:pPr>
        <w:pStyle w:val="Rubric"/>
      </w:pPr>
      <w:r>
        <w:t>He then turns towards the East, making the sign of the cross over the altar, saying,</w:t>
      </w:r>
    </w:p>
    <w:p w14:paraId="784CBD98" w14:textId="77777777" w:rsidR="00A02728" w:rsidRDefault="00A02728" w:rsidP="00A02728">
      <w:pPr>
        <w:pStyle w:val="Body"/>
      </w:pPr>
      <w:r>
        <w:lastRenderedPageBreak/>
        <w:t xml:space="preserve">and from this holy place that is </w:t>
      </w:r>
      <w:r w:rsidR="007246F6">
        <w:t>Yours</w:t>
      </w:r>
      <w:r>
        <w:t>.</w:t>
      </w:r>
    </w:p>
    <w:p w14:paraId="33126230" w14:textId="77777777" w:rsidR="00A02728" w:rsidRDefault="00A02728" w:rsidP="00A02728">
      <w:pPr>
        <w:pStyle w:val="Body"/>
      </w:pPr>
      <w:r>
        <w:t xml:space="preserve">But those things which are good and profitable do provide for us, for it is </w:t>
      </w:r>
      <w:r w:rsidR="007246F6">
        <w:t>You</w:t>
      </w:r>
      <w:r>
        <w:t xml:space="preserve"> Who </w:t>
      </w:r>
      <w:r w:rsidR="008E406C">
        <w:t>have</w:t>
      </w:r>
      <w:r>
        <w:t xml:space="preserve"> given us the authority to tread on serpents and scorpions, and upon all the power of the enemy.</w:t>
      </w:r>
    </w:p>
    <w:p w14:paraId="634D898D" w14:textId="77777777" w:rsidR="00A02728" w:rsidRDefault="00A02728" w:rsidP="00A02728">
      <w:pPr>
        <w:pStyle w:val="Body"/>
      </w:pPr>
      <w:r>
        <w:t xml:space="preserve">And lead us not into temptation, but deliver us from evil, by the grace, compassion and love of mankind, of </w:t>
      </w:r>
      <w:r w:rsidR="007246F6">
        <w:t>Your</w:t>
      </w:r>
      <w:r>
        <w:t xml:space="preserve"> Only Begotten Son, our Lord, God and Saviour, Jesus Christ. Through Whom the glory, the honour, the dominion, and the adoration are due </w:t>
      </w:r>
      <w:r w:rsidR="008E406C">
        <w:t>to</w:t>
      </w:r>
      <w:r>
        <w:t xml:space="preserve"> </w:t>
      </w:r>
      <w:r w:rsidR="007246F6">
        <w:t>You</w:t>
      </w:r>
      <w:r>
        <w:t xml:space="preserve">, with Him, and the Holy Spirit, the Giver of Life, Who is of One Essence with </w:t>
      </w:r>
      <w:r w:rsidR="007246F6">
        <w:t>You</w:t>
      </w:r>
      <w:r>
        <w:t>, now, and at all times, and unto the age of all ages. Amen.</w:t>
      </w:r>
    </w:p>
    <w:p w14:paraId="322A1DE1" w14:textId="77777777" w:rsidR="00B50C35" w:rsidRDefault="00A02728" w:rsidP="00495F1A">
      <w:pPr>
        <w:pStyle w:val="Heading3"/>
      </w:pPr>
      <w:r>
        <w:t xml:space="preserve">The </w:t>
      </w:r>
      <w:r w:rsidR="00DF095B">
        <w:t>presbyter</w:t>
      </w:r>
      <w:r>
        <w:t xml:space="preserve"> offers incense while the </w:t>
      </w:r>
      <w:r w:rsidR="00AB3348">
        <w:t>people</w:t>
      </w:r>
      <w:r>
        <w:t xml:space="preserve"> sing</w:t>
      </w:r>
      <w:r w:rsidR="00AB3348">
        <w:t xml:space="preserve"> The Verses of the Cymbals. In the morning only, especially on feast days, the people may sing the first part of </w:t>
      </w:r>
      <w:r w:rsidR="00AB3348">
        <w:fldChar w:fldCharType="begin"/>
      </w:r>
      <w:r w:rsidR="00AB3348">
        <w:instrText xml:space="preserve"> REF _Ref412098903 \h </w:instrText>
      </w:r>
      <w:r w:rsidR="00AB3348">
        <w:fldChar w:fldCharType="separate"/>
      </w:r>
      <w:r w:rsidR="00B50C35">
        <w:br w:type="page"/>
      </w:r>
    </w:p>
    <w:p w14:paraId="30A2D651" w14:textId="0CC56F05" w:rsidR="00A02728" w:rsidRDefault="00B50C35" w:rsidP="00A02728">
      <w:pPr>
        <w:pStyle w:val="Rubrics0"/>
      </w:pPr>
      <w:r>
        <w:lastRenderedPageBreak/>
        <w:t>The Doxology of Prime</w:t>
      </w:r>
      <w:r w:rsidR="00AB3348">
        <w:fldChar w:fldCharType="end"/>
      </w:r>
      <w:r w:rsidR="00AB3348">
        <w:t xml:space="preserve"> (stopping before “O True Light”), page </w:t>
      </w:r>
      <w:r w:rsidR="00AB3348">
        <w:fldChar w:fldCharType="begin"/>
      </w:r>
      <w:r w:rsidR="00AB3348">
        <w:instrText xml:space="preserve"> PAGEREF _Ref412098903 \h </w:instrText>
      </w:r>
      <w:r w:rsidR="00AB3348">
        <w:fldChar w:fldCharType="separate"/>
      </w:r>
      <w:r>
        <w:rPr>
          <w:noProof/>
        </w:rPr>
        <w:t>256</w:t>
      </w:r>
      <w:r w:rsidR="00AB3348">
        <w:fldChar w:fldCharType="end"/>
      </w:r>
      <w:r w:rsidR="00AB3348">
        <w:t xml:space="preserve"> before, or instead of the Verses of the Cymbals. On the feast of the Resurrection, both are sung.</w:t>
      </w:r>
    </w:p>
    <w:p w14:paraId="7204B112" w14:textId="77777777" w:rsidR="00A02728" w:rsidRDefault="00B65D4D" w:rsidP="00A02728">
      <w:pPr>
        <w:pStyle w:val="Heading4"/>
      </w:pPr>
      <w:bookmarkStart w:id="48" w:name="_Ref435789344"/>
      <w:bookmarkStart w:id="49" w:name="VersesCymbals"/>
      <w:r>
        <w:t>The Verses of the Cymbals</w:t>
      </w:r>
      <w:bookmarkEnd w:id="48"/>
    </w:p>
    <w:bookmarkEnd w:id="49"/>
    <w:p w14:paraId="390A02F7" w14:textId="77777777" w:rsidR="00A02728" w:rsidRDefault="00A02728" w:rsidP="00A02728">
      <w:pPr>
        <w:pStyle w:val="Rubrics0"/>
      </w:pPr>
      <w:r w:rsidRPr="00B06ECC">
        <w:t xml:space="preserve">On </w:t>
      </w:r>
      <w:r w:rsidR="00C45608">
        <w:t>Adam days (</w:t>
      </w:r>
      <w:r w:rsidRPr="00B06ECC">
        <w:t>Sunday, Monday and Tuesday</w:t>
      </w:r>
      <w:r w:rsidR="00C45608">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5ADA3135" w14:textId="77777777" w:rsidTr="00C45608">
        <w:trPr>
          <w:cantSplit/>
          <w:jc w:val="center"/>
        </w:trPr>
        <w:tc>
          <w:tcPr>
            <w:tcW w:w="288" w:type="dxa"/>
          </w:tcPr>
          <w:p w14:paraId="50208849" w14:textId="77777777" w:rsidR="00C45608" w:rsidRDefault="00C45608" w:rsidP="00C45608">
            <w:pPr>
              <w:pStyle w:val="CopticCross"/>
            </w:pPr>
          </w:p>
        </w:tc>
        <w:tc>
          <w:tcPr>
            <w:tcW w:w="3960" w:type="dxa"/>
          </w:tcPr>
          <w:p w14:paraId="0B192819" w14:textId="77777777" w:rsidR="00C45608" w:rsidRDefault="00C45608" w:rsidP="00C45608">
            <w:pPr>
              <w:pStyle w:val="EngHang"/>
            </w:pPr>
            <w:r w:rsidRPr="00B06ECC">
              <w:t xml:space="preserve">Oh </w:t>
            </w:r>
            <w:r>
              <w:t>come, let us worship</w:t>
            </w:r>
          </w:p>
          <w:p w14:paraId="5F23F6CF" w14:textId="77777777" w:rsidR="00C45608" w:rsidRDefault="00C45608" w:rsidP="00C45608">
            <w:pPr>
              <w:pStyle w:val="EngHang"/>
            </w:pPr>
            <w:r w:rsidRPr="00B06ECC">
              <w:t>the Holy Trinity—</w:t>
            </w:r>
          </w:p>
          <w:p w14:paraId="01C05817" w14:textId="77777777" w:rsidR="00C45608" w:rsidRDefault="00C45608" w:rsidP="00C45608">
            <w:pPr>
              <w:pStyle w:val="EngHang"/>
            </w:pPr>
            <w:r>
              <w:t>the Father, the Son</w:t>
            </w:r>
          </w:p>
          <w:p w14:paraId="4B002B9E" w14:textId="77777777" w:rsidR="00C45608" w:rsidRDefault="00C45608" w:rsidP="00C45608">
            <w:pPr>
              <w:pStyle w:val="EngHangEnd"/>
            </w:pPr>
            <w:r w:rsidRPr="00B06ECC">
              <w:t>and the Holy Spirit—</w:t>
            </w:r>
          </w:p>
        </w:tc>
        <w:tc>
          <w:tcPr>
            <w:tcW w:w="288" w:type="dxa"/>
          </w:tcPr>
          <w:p w14:paraId="60962E41" w14:textId="77777777" w:rsidR="00C45608" w:rsidRDefault="00C45608" w:rsidP="00C45608"/>
        </w:tc>
        <w:tc>
          <w:tcPr>
            <w:tcW w:w="288" w:type="dxa"/>
          </w:tcPr>
          <w:p w14:paraId="7C796CFE" w14:textId="77777777" w:rsidR="00C45608" w:rsidRDefault="00C45608" w:rsidP="00C45608">
            <w:pPr>
              <w:pStyle w:val="CopticCross"/>
            </w:pPr>
          </w:p>
        </w:tc>
        <w:tc>
          <w:tcPr>
            <w:tcW w:w="3960" w:type="dxa"/>
          </w:tcPr>
          <w:p w14:paraId="5957565D" w14:textId="77777777" w:rsidR="00C45608" w:rsidRDefault="00C45608" w:rsidP="00C45608">
            <w:pPr>
              <w:pStyle w:val="CopticVersemulti-line"/>
            </w:pPr>
            <w:r>
              <w:t>Ⲁⲙⲱⲓⲛⲓ ⲙⲁⲣⲉⲛⲟ̀ⲩⲱϣⲧ:</w:t>
            </w:r>
          </w:p>
          <w:p w14:paraId="06992500" w14:textId="77777777" w:rsidR="00C45608" w:rsidRDefault="00C45608" w:rsidP="00C45608">
            <w:pPr>
              <w:pStyle w:val="CopticVersemulti-line"/>
            </w:pPr>
            <w:r>
              <w:t>ⲛ̀Ϯⲧⲣⲓⲁⲥ ⲉ̄ⲑ̄ⲩ̄:</w:t>
            </w:r>
          </w:p>
          <w:p w14:paraId="3C2D241A" w14:textId="77777777" w:rsidR="00C45608" w:rsidRDefault="00C45608" w:rsidP="00C45608">
            <w:pPr>
              <w:pStyle w:val="CopticVersemulti-line"/>
            </w:pPr>
            <w:r>
              <w:t>ⲉ̀ⲧⲉ Ⲫⲓⲱⲧ ⲛⲉⲙ Ⲡϣⲏⲣⲓ:</w:t>
            </w:r>
          </w:p>
          <w:p w14:paraId="2ACECEA4" w14:textId="77777777" w:rsidR="00C45608" w:rsidRPr="00C35319" w:rsidRDefault="00C45608" w:rsidP="00C45608">
            <w:pPr>
              <w:pStyle w:val="CopticHangingVerse"/>
            </w:pPr>
            <w:r>
              <w:t>ⲛⲉⲙ Ⲡⲓⲡ̀ⲛⲉⲩⲙⲁ ⲉ̄ⲑ̄ⲩ̄.</w:t>
            </w:r>
          </w:p>
        </w:tc>
      </w:tr>
      <w:tr w:rsidR="00C45608" w14:paraId="2C90B90A" w14:textId="77777777" w:rsidTr="00C45608">
        <w:trPr>
          <w:cantSplit/>
          <w:jc w:val="center"/>
        </w:trPr>
        <w:tc>
          <w:tcPr>
            <w:tcW w:w="288" w:type="dxa"/>
          </w:tcPr>
          <w:p w14:paraId="7F9EB0F7" w14:textId="77777777" w:rsidR="00C45608" w:rsidRDefault="00C45608" w:rsidP="00C45608">
            <w:pPr>
              <w:pStyle w:val="CopticCross"/>
            </w:pPr>
            <w:r w:rsidRPr="00FB5ACB">
              <w:t>¿</w:t>
            </w:r>
          </w:p>
        </w:tc>
        <w:tc>
          <w:tcPr>
            <w:tcW w:w="3960" w:type="dxa"/>
          </w:tcPr>
          <w:p w14:paraId="05F7F775" w14:textId="77777777" w:rsidR="00C45608" w:rsidRDefault="00C45608" w:rsidP="00C45608">
            <w:pPr>
              <w:pStyle w:val="EngHang"/>
            </w:pPr>
            <w:r>
              <w:t>We, the</w:t>
            </w:r>
          </w:p>
          <w:p w14:paraId="14DD0392" w14:textId="77777777" w:rsidR="00C45608" w:rsidRDefault="00C45608" w:rsidP="00C45608">
            <w:pPr>
              <w:pStyle w:val="EngHang"/>
            </w:pPr>
            <w:r>
              <w:t>Christian people</w:t>
            </w:r>
          </w:p>
          <w:p w14:paraId="7DDEB720" w14:textId="77777777" w:rsidR="00C45608" w:rsidRDefault="00C45608" w:rsidP="00C45608">
            <w:pPr>
              <w:pStyle w:val="EngHang"/>
            </w:pPr>
            <w:r>
              <w:t>For this is</w:t>
            </w:r>
          </w:p>
          <w:p w14:paraId="64244494" w14:textId="77777777" w:rsidR="00C45608" w:rsidRDefault="00C45608" w:rsidP="00C45608">
            <w:pPr>
              <w:pStyle w:val="EngHangEnd"/>
            </w:pPr>
            <w:r>
              <w:t>O</w:t>
            </w:r>
            <w:r w:rsidRPr="00B06ECC">
              <w:t>ur True God.</w:t>
            </w:r>
          </w:p>
        </w:tc>
        <w:tc>
          <w:tcPr>
            <w:tcW w:w="288" w:type="dxa"/>
          </w:tcPr>
          <w:p w14:paraId="5E67C8A4" w14:textId="77777777" w:rsidR="00C45608" w:rsidRDefault="00C45608" w:rsidP="00C45608"/>
        </w:tc>
        <w:tc>
          <w:tcPr>
            <w:tcW w:w="288" w:type="dxa"/>
          </w:tcPr>
          <w:p w14:paraId="4E89247A" w14:textId="77777777" w:rsidR="00C45608" w:rsidRDefault="00C45608" w:rsidP="00C45608">
            <w:pPr>
              <w:pStyle w:val="CopticCross"/>
            </w:pPr>
            <w:r w:rsidRPr="00FB5ACB">
              <w:t>¿</w:t>
            </w:r>
          </w:p>
        </w:tc>
        <w:tc>
          <w:tcPr>
            <w:tcW w:w="3960" w:type="dxa"/>
          </w:tcPr>
          <w:p w14:paraId="7E49418C" w14:textId="77777777" w:rsidR="00C45608" w:rsidRDefault="00C45608" w:rsidP="00C45608">
            <w:pPr>
              <w:pStyle w:val="CopticVersemulti-line"/>
            </w:pPr>
            <w:r>
              <w:t>Ⲁⲛⲟⲛ ϧⲁ ⲛⲓⲗⲁⲟⲥ:</w:t>
            </w:r>
          </w:p>
          <w:p w14:paraId="5B6480E8" w14:textId="77777777" w:rsidR="00C45608" w:rsidRDefault="00C45608" w:rsidP="00C45608">
            <w:pPr>
              <w:pStyle w:val="CopticVersemulti-line"/>
            </w:pPr>
            <w:r>
              <w:t>ⲛ̀ⲭ̀ⲣⲓⲥⲧⲓⲁⲛⲟⲥ:</w:t>
            </w:r>
          </w:p>
          <w:p w14:paraId="39B23799" w14:textId="77777777" w:rsidR="00C45608" w:rsidRDefault="00C45608" w:rsidP="00C45608">
            <w:pPr>
              <w:pStyle w:val="CopticVersemulti-line"/>
            </w:pPr>
            <w:r>
              <w:t>ⲫⲁⲓ ⲅⲁⲣ ⲡⲉ Ⲡⲉⲛⲛⲟⲩϯ:</w:t>
            </w:r>
          </w:p>
          <w:p w14:paraId="050BB0F7" w14:textId="77777777" w:rsidR="00C45608" w:rsidRDefault="00C45608" w:rsidP="00C45608">
            <w:pPr>
              <w:pStyle w:val="CopticHangingVerse"/>
            </w:pPr>
            <w:r>
              <w:t>ⲛ̀ⲁ̀ⲗⲏⲑⲓⲛⲟⲥ.</w:t>
            </w:r>
          </w:p>
        </w:tc>
      </w:tr>
      <w:tr w:rsidR="00C45608" w14:paraId="4733BD4A" w14:textId="77777777" w:rsidTr="00C45608">
        <w:trPr>
          <w:cantSplit/>
          <w:jc w:val="center"/>
        </w:trPr>
        <w:tc>
          <w:tcPr>
            <w:tcW w:w="288" w:type="dxa"/>
          </w:tcPr>
          <w:p w14:paraId="47178F25" w14:textId="77777777" w:rsidR="00C45608" w:rsidRDefault="00C45608" w:rsidP="00C45608">
            <w:pPr>
              <w:pStyle w:val="CopticCross"/>
            </w:pPr>
          </w:p>
        </w:tc>
        <w:tc>
          <w:tcPr>
            <w:tcW w:w="3960" w:type="dxa"/>
          </w:tcPr>
          <w:p w14:paraId="6DDB6876" w14:textId="77777777" w:rsidR="00C45608" w:rsidRDefault="00C45608" w:rsidP="00C45608">
            <w:pPr>
              <w:pStyle w:val="EngHang"/>
            </w:pPr>
            <w:r>
              <w:t>We have hope</w:t>
            </w:r>
          </w:p>
          <w:p w14:paraId="154377E6" w14:textId="77777777" w:rsidR="00C45608" w:rsidRDefault="00C45608" w:rsidP="00C45608">
            <w:pPr>
              <w:pStyle w:val="EngHang"/>
            </w:pPr>
            <w:r>
              <w:t>In Saint Mary,</w:t>
            </w:r>
          </w:p>
          <w:p w14:paraId="585B5DF0" w14:textId="77777777" w:rsidR="00C45608" w:rsidRDefault="00C45608" w:rsidP="00C45608">
            <w:pPr>
              <w:pStyle w:val="EngHang"/>
            </w:pPr>
            <w:r>
              <w:t>T</w:t>
            </w:r>
            <w:r w:rsidRPr="00B06ECC">
              <w:t>h</w:t>
            </w:r>
            <w:r>
              <w:t>at God will have mercy upon us,</w:t>
            </w:r>
          </w:p>
          <w:p w14:paraId="442FA08C" w14:textId="77777777" w:rsidR="00C45608" w:rsidRDefault="00C45608" w:rsidP="00C45608">
            <w:pPr>
              <w:pStyle w:val="EngHangEnd"/>
            </w:pPr>
            <w:r>
              <w:t>T</w:t>
            </w:r>
            <w:r w:rsidRPr="00B06ECC">
              <w:t>hrough her intercessions.</w:t>
            </w:r>
            <w:r>
              <w:rPr>
                <w:rStyle w:val="FootnoteReference"/>
              </w:rPr>
              <w:footnoteReference w:id="2"/>
            </w:r>
          </w:p>
        </w:tc>
        <w:tc>
          <w:tcPr>
            <w:tcW w:w="288" w:type="dxa"/>
          </w:tcPr>
          <w:p w14:paraId="722EE4F6" w14:textId="77777777" w:rsidR="00C45608" w:rsidRDefault="00C45608" w:rsidP="00C45608"/>
        </w:tc>
        <w:tc>
          <w:tcPr>
            <w:tcW w:w="288" w:type="dxa"/>
          </w:tcPr>
          <w:p w14:paraId="0C12A3DC" w14:textId="77777777" w:rsidR="00C45608" w:rsidRDefault="00C45608" w:rsidP="00C45608">
            <w:pPr>
              <w:pStyle w:val="CopticCross"/>
            </w:pPr>
          </w:p>
        </w:tc>
        <w:tc>
          <w:tcPr>
            <w:tcW w:w="3960" w:type="dxa"/>
          </w:tcPr>
          <w:p w14:paraId="4224F761" w14:textId="77777777" w:rsidR="00C45608" w:rsidRDefault="00C45608" w:rsidP="00C45608">
            <w:pPr>
              <w:pStyle w:val="CopticVersemulti-line"/>
            </w:pPr>
            <w:r>
              <w:t>Ⲟⲩⲟⲛ ⲟⲩϩⲉⲗⲡⲓⲥ ⲛ̀ⲧⲁⲛ:</w:t>
            </w:r>
          </w:p>
          <w:p w14:paraId="1F331085" w14:textId="77777777" w:rsidR="00C45608" w:rsidRDefault="00C45608" w:rsidP="00C45608">
            <w:pPr>
              <w:pStyle w:val="CopticVersemulti-line"/>
            </w:pPr>
            <w:r>
              <w:t>ϧⲉⲛ ⲑⲏⲉ̀ⲑⲟⲩⲁⲃ Ⲙⲁⲣⲓⲁ:</w:t>
            </w:r>
          </w:p>
          <w:p w14:paraId="050D6E59" w14:textId="77777777" w:rsidR="00C45608" w:rsidRDefault="00C45608" w:rsidP="00C45608">
            <w:pPr>
              <w:pStyle w:val="CopticVersemulti-line"/>
            </w:pPr>
            <w:r>
              <w:t>ⲉ̀ⲣⲉ Ⲫϯ ⲛⲁⲓ ⲛⲁⲛ:</w:t>
            </w:r>
          </w:p>
          <w:p w14:paraId="6F4F105D" w14:textId="77777777" w:rsidR="00C45608" w:rsidRDefault="00C45608" w:rsidP="00C45608">
            <w:pPr>
              <w:pStyle w:val="CopticHangingVerse"/>
            </w:pPr>
            <w:r>
              <w:t>ϩⲓⲧⲉⲛ ⲛⲉⲥⲡ̀ⲣⲉⲥⲃⲓⲁ</w:t>
            </w:r>
            <w:r>
              <w:rPr>
                <w:rStyle w:val="FootnoteReference"/>
              </w:rPr>
              <w:footnoteReference w:id="3"/>
            </w:r>
            <w:r>
              <w:t>.</w:t>
            </w:r>
          </w:p>
        </w:tc>
      </w:tr>
    </w:tbl>
    <w:p w14:paraId="26F1A351" w14:textId="77777777" w:rsidR="00A02728" w:rsidRDefault="00A02728" w:rsidP="00A02728">
      <w:pPr>
        <w:pStyle w:val="Rubrics0"/>
      </w:pPr>
      <w:r>
        <w:t xml:space="preserve">On all other </w:t>
      </w:r>
      <w:r w:rsidR="00C45608">
        <w:t xml:space="preserve">(Batos) </w:t>
      </w:r>
      <w:r>
        <w:t>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17DB96AD" w14:textId="77777777" w:rsidTr="00C45608">
        <w:trPr>
          <w:cantSplit/>
          <w:jc w:val="center"/>
        </w:trPr>
        <w:tc>
          <w:tcPr>
            <w:tcW w:w="288" w:type="dxa"/>
          </w:tcPr>
          <w:p w14:paraId="1F130F54" w14:textId="77777777" w:rsidR="00C45608" w:rsidRDefault="00C45608" w:rsidP="00C45608">
            <w:pPr>
              <w:pStyle w:val="CopticCross"/>
            </w:pPr>
          </w:p>
        </w:tc>
        <w:tc>
          <w:tcPr>
            <w:tcW w:w="3960" w:type="dxa"/>
          </w:tcPr>
          <w:p w14:paraId="393FC622" w14:textId="77777777" w:rsidR="00C45608" w:rsidRDefault="00C45608" w:rsidP="00C45608">
            <w:pPr>
              <w:pStyle w:val="EngHang"/>
            </w:pPr>
            <w:r>
              <w:t>We worship the Father,</w:t>
            </w:r>
          </w:p>
          <w:p w14:paraId="5EA0DE2A" w14:textId="77777777" w:rsidR="00C45608" w:rsidRDefault="00C45608" w:rsidP="00C45608">
            <w:pPr>
              <w:pStyle w:val="EngHang"/>
            </w:pPr>
            <w:r>
              <w:t>The Son and the Holy Spirit,</w:t>
            </w:r>
          </w:p>
          <w:p w14:paraId="5C77ECF7" w14:textId="77777777" w:rsidR="00C45608" w:rsidRDefault="00C45608" w:rsidP="00C45608">
            <w:pPr>
              <w:pStyle w:val="EngHang"/>
            </w:pPr>
            <w:r>
              <w:t>The Holy and</w:t>
            </w:r>
          </w:p>
          <w:p w14:paraId="7FCA954C" w14:textId="77777777" w:rsidR="00C45608" w:rsidRDefault="00C45608" w:rsidP="00C45608">
            <w:pPr>
              <w:pStyle w:val="EngHangEnd"/>
            </w:pPr>
            <w:r>
              <w:t>Co-</w:t>
            </w:r>
            <w:r w:rsidRPr="00923FD4">
              <w:t>Essential Trinity.</w:t>
            </w:r>
          </w:p>
        </w:tc>
        <w:tc>
          <w:tcPr>
            <w:tcW w:w="288" w:type="dxa"/>
          </w:tcPr>
          <w:p w14:paraId="19CE6F16" w14:textId="77777777" w:rsidR="00C45608" w:rsidRDefault="00C45608" w:rsidP="00C45608"/>
        </w:tc>
        <w:tc>
          <w:tcPr>
            <w:tcW w:w="288" w:type="dxa"/>
          </w:tcPr>
          <w:p w14:paraId="1F8856D1" w14:textId="77777777" w:rsidR="00C45608" w:rsidRDefault="00C45608" w:rsidP="00C45608">
            <w:pPr>
              <w:pStyle w:val="CopticCross"/>
            </w:pPr>
          </w:p>
        </w:tc>
        <w:tc>
          <w:tcPr>
            <w:tcW w:w="3960" w:type="dxa"/>
          </w:tcPr>
          <w:p w14:paraId="4C774FC4" w14:textId="77777777" w:rsidR="00C45608" w:rsidRDefault="00C45608" w:rsidP="00C45608">
            <w:pPr>
              <w:pStyle w:val="CopticVersemulti-line"/>
            </w:pPr>
            <w:r>
              <w:t>Ⲧⲉⲛⲟⲩⲱϣⲧ ⲙ̀Ⲫⲓⲱⲧ ⲛⲉⲙ Ⲡϣⲏⲉⲣⲉ:</w:t>
            </w:r>
          </w:p>
          <w:p w14:paraId="183BE2C1" w14:textId="77777777" w:rsidR="00C45608" w:rsidRDefault="00C45608" w:rsidP="00C45608">
            <w:pPr>
              <w:pStyle w:val="CopticVersemulti-line"/>
            </w:pPr>
            <w:r>
              <w:t>ⲛⲉⲙ Ⲡⲓⲡ̀ⲛⲉⲩⲙⲁ ⲉ̄ⲑ̄ⲩ̄:</w:t>
            </w:r>
          </w:p>
          <w:p w14:paraId="4C76C3B4" w14:textId="77777777" w:rsidR="00C45608" w:rsidRDefault="00C45608" w:rsidP="00C45608">
            <w:pPr>
              <w:pStyle w:val="CopticVersemulti-line"/>
            </w:pPr>
            <w:r>
              <w:t>Ϯⲧⲣⲓⲁⲥ ⲉ̄ⲑ̄ⲩ̄:</w:t>
            </w:r>
          </w:p>
          <w:p w14:paraId="033EB613" w14:textId="77777777" w:rsidR="00C45608" w:rsidRPr="00C35319" w:rsidRDefault="00C45608" w:rsidP="00C45608">
            <w:pPr>
              <w:pStyle w:val="CopticHangingVerse"/>
            </w:pPr>
            <w:r>
              <w:t>ⲛ̀ⲟⲙⲟⲟⲩⲥⲓⲟⲥ.</w:t>
            </w:r>
          </w:p>
        </w:tc>
      </w:tr>
      <w:tr w:rsidR="00C45608" w14:paraId="36B406E5" w14:textId="77777777" w:rsidTr="00C45608">
        <w:trPr>
          <w:cantSplit/>
          <w:jc w:val="center"/>
        </w:trPr>
        <w:tc>
          <w:tcPr>
            <w:tcW w:w="288" w:type="dxa"/>
          </w:tcPr>
          <w:p w14:paraId="5E301EEC" w14:textId="77777777" w:rsidR="00C45608" w:rsidRDefault="00C45608" w:rsidP="00C45608">
            <w:pPr>
              <w:pStyle w:val="CopticCross"/>
            </w:pPr>
            <w:r w:rsidRPr="00FB5ACB">
              <w:lastRenderedPageBreak/>
              <w:t>¿</w:t>
            </w:r>
          </w:p>
        </w:tc>
        <w:tc>
          <w:tcPr>
            <w:tcW w:w="3960" w:type="dxa"/>
          </w:tcPr>
          <w:p w14:paraId="771F3DCA" w14:textId="77777777" w:rsidR="00C45608" w:rsidRDefault="00C45608" w:rsidP="00C45608">
            <w:pPr>
              <w:pStyle w:val="EngHang"/>
            </w:pPr>
            <w:r>
              <w:t>Hail to the Church,</w:t>
            </w:r>
          </w:p>
          <w:p w14:paraId="04926A78" w14:textId="77777777" w:rsidR="00C45608" w:rsidRDefault="00C45608" w:rsidP="00C45608">
            <w:pPr>
              <w:pStyle w:val="EngHang"/>
            </w:pPr>
            <w:r>
              <w:t>T</w:t>
            </w:r>
            <w:r w:rsidRPr="00923FD4">
              <w:t>he house of the angels.</w:t>
            </w:r>
          </w:p>
          <w:p w14:paraId="000B2948" w14:textId="77777777" w:rsidR="00C45608" w:rsidRDefault="00C45608" w:rsidP="00C45608">
            <w:pPr>
              <w:pStyle w:val="EngHang"/>
            </w:pPr>
            <w:r>
              <w:t>Hail to the Virgin,</w:t>
            </w:r>
          </w:p>
          <w:p w14:paraId="473B5EA9" w14:textId="77777777" w:rsidR="00C45608" w:rsidRDefault="00C45608" w:rsidP="00C45608">
            <w:pPr>
              <w:pStyle w:val="EngHangEnd"/>
            </w:pPr>
            <w:r>
              <w:t>W</w:t>
            </w:r>
            <w:r w:rsidRPr="00923FD4">
              <w:t>ho gave birth to our Saviour.</w:t>
            </w:r>
          </w:p>
        </w:tc>
        <w:tc>
          <w:tcPr>
            <w:tcW w:w="288" w:type="dxa"/>
          </w:tcPr>
          <w:p w14:paraId="4BAB5961" w14:textId="77777777" w:rsidR="00C45608" w:rsidRDefault="00C45608" w:rsidP="00C45608"/>
        </w:tc>
        <w:tc>
          <w:tcPr>
            <w:tcW w:w="288" w:type="dxa"/>
          </w:tcPr>
          <w:p w14:paraId="0790B981" w14:textId="77777777" w:rsidR="00C45608" w:rsidRDefault="00C45608" w:rsidP="00C45608">
            <w:pPr>
              <w:pStyle w:val="CopticCross"/>
            </w:pPr>
            <w:r w:rsidRPr="00FB5ACB">
              <w:t>¿</w:t>
            </w:r>
          </w:p>
        </w:tc>
        <w:tc>
          <w:tcPr>
            <w:tcW w:w="3960" w:type="dxa"/>
          </w:tcPr>
          <w:p w14:paraId="5629467B" w14:textId="77777777" w:rsidR="00C45608" w:rsidRDefault="00C45608" w:rsidP="00C45608">
            <w:pPr>
              <w:pStyle w:val="CopticVersemulti-line"/>
            </w:pPr>
            <w:r>
              <w:t>Ⲭⲉⲣⲉ ϯⲉⲕⲕⲗⲉⲥⲓⲁ̀:</w:t>
            </w:r>
          </w:p>
          <w:p w14:paraId="0881B481" w14:textId="77777777" w:rsidR="00C45608" w:rsidRDefault="00C45608" w:rsidP="00C45608">
            <w:pPr>
              <w:pStyle w:val="CopticVersemulti-line"/>
            </w:pPr>
            <w:r>
              <w:t>ⲡ̀ⲏⲓ ⲛ̀ⲧⲉ ⲛⲓⲁ̀ⲅⲅⲉⲗⲟⲥ:</w:t>
            </w:r>
          </w:p>
          <w:p w14:paraId="72F667D7" w14:textId="77777777" w:rsidR="00C45608" w:rsidRDefault="00C45608" w:rsidP="00C45608">
            <w:pPr>
              <w:pStyle w:val="CopticVersemulti-line"/>
            </w:pPr>
            <w:r>
              <w:t>ⲭⲉⲣⲉ ϯⲡⲁⲣⲑⲉⲛⲟⲥ:</w:t>
            </w:r>
          </w:p>
          <w:p w14:paraId="71FA9F09" w14:textId="77777777" w:rsidR="00C45608" w:rsidRDefault="00C45608" w:rsidP="00C45608">
            <w:pPr>
              <w:pStyle w:val="CopticHangingVerse"/>
            </w:pPr>
            <w:r>
              <w:t>ⲉ̀ⲧⲁⲥⲙⲉⲥ Ⲡⲉⲛⲥⲱⲧⲏⲣ.</w:t>
            </w:r>
          </w:p>
        </w:tc>
      </w:tr>
    </w:tbl>
    <w:p w14:paraId="337944F3" w14:textId="77777777" w:rsidR="00A02728" w:rsidRDefault="00A02728" w:rsidP="00A02728">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5608" w14:paraId="098FAF38" w14:textId="77777777" w:rsidTr="00C45608">
        <w:trPr>
          <w:cantSplit/>
          <w:jc w:val="center"/>
        </w:trPr>
        <w:tc>
          <w:tcPr>
            <w:tcW w:w="288" w:type="dxa"/>
          </w:tcPr>
          <w:p w14:paraId="4E56FC3D" w14:textId="77777777" w:rsidR="00C45608" w:rsidRDefault="00C45608" w:rsidP="00C45608">
            <w:pPr>
              <w:pStyle w:val="CopticCross"/>
            </w:pPr>
          </w:p>
        </w:tc>
        <w:tc>
          <w:tcPr>
            <w:tcW w:w="3960" w:type="dxa"/>
          </w:tcPr>
          <w:p w14:paraId="7A178174" w14:textId="77777777" w:rsidR="00C45608" w:rsidRDefault="00C45608" w:rsidP="00C45608">
            <w:pPr>
              <w:pStyle w:val="EngHang"/>
            </w:pPr>
            <w:r>
              <w:rPr>
                <w:rFonts w:hint="eastAsia"/>
              </w:rPr>
              <w:t>Hail to you, O Mary,</w:t>
            </w:r>
          </w:p>
          <w:p w14:paraId="72CE426A" w14:textId="77777777" w:rsidR="00C45608" w:rsidRDefault="00C45608" w:rsidP="00C45608">
            <w:pPr>
              <w:pStyle w:val="EngHang"/>
            </w:pPr>
            <w:r>
              <w:t>T</w:t>
            </w:r>
            <w:r>
              <w:rPr>
                <w:rFonts w:hint="eastAsia"/>
              </w:rPr>
              <w:t>he fair dove,</w:t>
            </w:r>
          </w:p>
          <w:p w14:paraId="6DD6BF56" w14:textId="77777777" w:rsidR="00C45608" w:rsidRDefault="00C45608" w:rsidP="00C45608">
            <w:pPr>
              <w:pStyle w:val="EngHang"/>
            </w:pPr>
            <w:r>
              <w:t>W</w:t>
            </w:r>
            <w:r>
              <w:rPr>
                <w:rFonts w:hint="eastAsia"/>
              </w:rPr>
              <w:t>ho brought forth</w:t>
            </w:r>
            <w:r>
              <w:t xml:space="preserve"> </w:t>
            </w:r>
            <w:r>
              <w:rPr>
                <w:rFonts w:hint="eastAsia"/>
              </w:rPr>
              <w:t>unto us</w:t>
            </w:r>
          </w:p>
          <w:p w14:paraId="6277368F" w14:textId="77777777" w:rsidR="00C45608" w:rsidRDefault="00C45608" w:rsidP="00C45608">
            <w:pPr>
              <w:pStyle w:val="EngHangEnd"/>
            </w:pPr>
            <w:r>
              <w:rPr>
                <w:rFonts w:hint="eastAsia"/>
              </w:rPr>
              <w:t>God the Logos.</w:t>
            </w:r>
          </w:p>
        </w:tc>
        <w:tc>
          <w:tcPr>
            <w:tcW w:w="288" w:type="dxa"/>
          </w:tcPr>
          <w:p w14:paraId="1274F095" w14:textId="77777777" w:rsidR="00C45608" w:rsidRDefault="00C45608" w:rsidP="00C45608"/>
        </w:tc>
        <w:tc>
          <w:tcPr>
            <w:tcW w:w="288" w:type="dxa"/>
          </w:tcPr>
          <w:p w14:paraId="2B3E356F" w14:textId="77777777" w:rsidR="00C45608" w:rsidRDefault="00C45608" w:rsidP="00C45608">
            <w:pPr>
              <w:pStyle w:val="CopticCross"/>
            </w:pPr>
          </w:p>
        </w:tc>
        <w:tc>
          <w:tcPr>
            <w:tcW w:w="3960" w:type="dxa"/>
          </w:tcPr>
          <w:p w14:paraId="0C94AABC" w14:textId="77777777" w:rsidR="00C45608" w:rsidRDefault="00C45608" w:rsidP="00C45608">
            <w:pPr>
              <w:pStyle w:val="CopticVersemulti-line"/>
            </w:pPr>
            <w:r>
              <w:t>Ⲭⲉⲣⲉ ⲛⲉ Ⲙⲁⲣⲓⲁ:</w:t>
            </w:r>
          </w:p>
          <w:p w14:paraId="3E66A5BF" w14:textId="77777777" w:rsidR="00C45608" w:rsidRDefault="00C45608" w:rsidP="00C45608">
            <w:pPr>
              <w:pStyle w:val="CopticVersemulti-line"/>
            </w:pPr>
            <w:r>
              <w:t>Ϯϭⲣⲟⲙⲡⲓ ⲉⲑⲛⲉⲥⲟⲥ:</w:t>
            </w:r>
          </w:p>
          <w:p w14:paraId="02F153C0" w14:textId="77777777" w:rsidR="00C45608" w:rsidRDefault="00C45608" w:rsidP="00C45608">
            <w:pPr>
              <w:pStyle w:val="CopticVersemulti-line"/>
            </w:pPr>
            <w:r>
              <w:t>ⲑⲏⲉ̀ⲧⲁⲥⲙⲓⲥⲓ ⲛⲁⲛ:</w:t>
            </w:r>
          </w:p>
          <w:p w14:paraId="7F26AB89" w14:textId="77777777" w:rsidR="00C45608" w:rsidRPr="00C35319" w:rsidRDefault="00C45608" w:rsidP="0043158C">
            <w:pPr>
              <w:pStyle w:val="CopticHangingVerse"/>
            </w:pPr>
            <w:r>
              <w:t>ⲙ̀Ⲫⲛⲟⲩϯ ⲡⲓⲗⲟⲅⲟⲥ.</w:t>
            </w:r>
          </w:p>
        </w:tc>
      </w:tr>
      <w:tr w:rsidR="00C45608" w14:paraId="0B80372A" w14:textId="77777777" w:rsidTr="00C45608">
        <w:trPr>
          <w:cantSplit/>
          <w:jc w:val="center"/>
        </w:trPr>
        <w:tc>
          <w:tcPr>
            <w:tcW w:w="288" w:type="dxa"/>
          </w:tcPr>
          <w:p w14:paraId="6841B8E7" w14:textId="77777777" w:rsidR="00C45608" w:rsidRDefault="00C45608" w:rsidP="00C45608">
            <w:pPr>
              <w:pStyle w:val="CopticCross"/>
            </w:pPr>
            <w:r w:rsidRPr="00FB5ACB">
              <w:t>¿</w:t>
            </w:r>
          </w:p>
        </w:tc>
        <w:tc>
          <w:tcPr>
            <w:tcW w:w="3960" w:type="dxa"/>
          </w:tcPr>
          <w:p w14:paraId="3C5F73A6" w14:textId="77777777" w:rsidR="00C45608" w:rsidRDefault="00C45608" w:rsidP="00C45608">
            <w:pPr>
              <w:pStyle w:val="EngHang"/>
            </w:pPr>
            <w:r>
              <w:rPr>
                <w:rFonts w:hint="eastAsia"/>
              </w:rPr>
              <w:t>Hail to you, O Mary</w:t>
            </w:r>
            <w:r>
              <w:t>—</w:t>
            </w:r>
          </w:p>
          <w:p w14:paraId="34E47934" w14:textId="77777777" w:rsidR="00C45608" w:rsidRDefault="00C45608" w:rsidP="00C45608">
            <w:pPr>
              <w:pStyle w:val="EngHang"/>
            </w:pPr>
            <w:r>
              <w:t>A</w:t>
            </w:r>
            <w:r>
              <w:rPr>
                <w:rFonts w:hint="eastAsia"/>
              </w:rPr>
              <w:t xml:space="preserve"> holy hail.</w:t>
            </w:r>
          </w:p>
          <w:p w14:paraId="3C0A87D3" w14:textId="77777777" w:rsidR="00C45608" w:rsidRDefault="00C45608" w:rsidP="00C45608">
            <w:pPr>
              <w:pStyle w:val="EngHang"/>
            </w:pPr>
            <w:r>
              <w:rPr>
                <w:rFonts w:hint="eastAsia"/>
              </w:rPr>
              <w:t>Hail to you, O Mary,</w:t>
            </w:r>
          </w:p>
          <w:p w14:paraId="7B096B83" w14:textId="77777777" w:rsidR="00C45608" w:rsidRDefault="00C45608" w:rsidP="00C45608">
            <w:pPr>
              <w:pStyle w:val="EngHangEnd"/>
            </w:pPr>
            <w:r>
              <w:t>T</w:t>
            </w:r>
            <w:r>
              <w:rPr>
                <w:rFonts w:hint="eastAsia"/>
              </w:rPr>
              <w:t>he Mother of the Holy.</w:t>
            </w:r>
          </w:p>
        </w:tc>
        <w:tc>
          <w:tcPr>
            <w:tcW w:w="288" w:type="dxa"/>
          </w:tcPr>
          <w:p w14:paraId="336E73D5" w14:textId="77777777" w:rsidR="00C45608" w:rsidRDefault="00C45608" w:rsidP="00C45608"/>
        </w:tc>
        <w:tc>
          <w:tcPr>
            <w:tcW w:w="288" w:type="dxa"/>
          </w:tcPr>
          <w:p w14:paraId="2F5E73F1" w14:textId="77777777" w:rsidR="00C45608" w:rsidRDefault="00C45608" w:rsidP="00C45608">
            <w:pPr>
              <w:pStyle w:val="CopticCross"/>
            </w:pPr>
            <w:r w:rsidRPr="00FB5ACB">
              <w:t>¿</w:t>
            </w:r>
          </w:p>
        </w:tc>
        <w:tc>
          <w:tcPr>
            <w:tcW w:w="3960" w:type="dxa"/>
          </w:tcPr>
          <w:p w14:paraId="5592BBEB" w14:textId="77777777" w:rsidR="00C45608" w:rsidRDefault="00C45608" w:rsidP="00C45608">
            <w:pPr>
              <w:pStyle w:val="CopticVersemulti-line"/>
            </w:pPr>
            <w:r>
              <w:t>Ⲭⲉⲣⲉ ⲛⲉ Ⲙⲁⲣⲓⲁ:</w:t>
            </w:r>
          </w:p>
          <w:p w14:paraId="793FF844" w14:textId="77777777" w:rsidR="00C45608" w:rsidRDefault="00C45608" w:rsidP="00C45608">
            <w:pPr>
              <w:pStyle w:val="CopticVersemulti-line"/>
            </w:pPr>
            <w:r>
              <w:t>ϧⲉⲛ ⲟⲩⲭⲉⲣⲉ ⲉϥⲟⲩⲁⲃ:</w:t>
            </w:r>
          </w:p>
          <w:p w14:paraId="26243700" w14:textId="77777777" w:rsidR="00C45608" w:rsidRDefault="00C45608" w:rsidP="00C45608">
            <w:pPr>
              <w:pStyle w:val="CopticVersemulti-line"/>
            </w:pPr>
            <w:r>
              <w:t>ⲭⲉⲣⲉ ⲛⲉ Ⲙⲁⲣⲓⲁ:</w:t>
            </w:r>
          </w:p>
          <w:p w14:paraId="565EBCDC" w14:textId="77777777" w:rsidR="00C45608" w:rsidRDefault="00C45608" w:rsidP="0043158C">
            <w:pPr>
              <w:pStyle w:val="CopticHangingVerse"/>
            </w:pPr>
            <w:r>
              <w:t>ⲑ̀ⲙⲁⲩ ⲙ̀ⲫⲏⲉ̀ⲑⲟⲩⲁⲃ.</w:t>
            </w:r>
          </w:p>
        </w:tc>
      </w:tr>
      <w:tr w:rsidR="00C45608" w14:paraId="421F12A1" w14:textId="77777777" w:rsidTr="00C45608">
        <w:trPr>
          <w:cantSplit/>
          <w:jc w:val="center"/>
        </w:trPr>
        <w:tc>
          <w:tcPr>
            <w:tcW w:w="288" w:type="dxa"/>
          </w:tcPr>
          <w:p w14:paraId="50D107AB" w14:textId="77777777" w:rsidR="00C45608" w:rsidRDefault="00C45608" w:rsidP="00C45608">
            <w:pPr>
              <w:pStyle w:val="CopticCross"/>
            </w:pPr>
          </w:p>
        </w:tc>
        <w:tc>
          <w:tcPr>
            <w:tcW w:w="3960" w:type="dxa"/>
          </w:tcPr>
          <w:p w14:paraId="7E201AE9" w14:textId="77777777" w:rsidR="00C45608" w:rsidRDefault="00C45608" w:rsidP="00C45608">
            <w:pPr>
              <w:pStyle w:val="EngHang"/>
            </w:pPr>
            <w:r>
              <w:rPr>
                <w:rFonts w:hint="eastAsia"/>
              </w:rPr>
              <w:t>Hail to Michael,</w:t>
            </w:r>
          </w:p>
          <w:p w14:paraId="30B55D26" w14:textId="77777777" w:rsidR="00C45608" w:rsidRDefault="00C45608" w:rsidP="00C45608">
            <w:pPr>
              <w:pStyle w:val="EngHang"/>
            </w:pPr>
            <w:r>
              <w:t>T</w:t>
            </w:r>
            <w:r>
              <w:rPr>
                <w:rFonts w:hint="eastAsia"/>
              </w:rPr>
              <w:t>he great archangel.</w:t>
            </w:r>
          </w:p>
          <w:p w14:paraId="38C34210" w14:textId="77777777" w:rsidR="00C45608" w:rsidRDefault="00C45608" w:rsidP="00C45608">
            <w:pPr>
              <w:pStyle w:val="EngHang"/>
            </w:pPr>
            <w:r>
              <w:rPr>
                <w:rFonts w:hint="eastAsia"/>
              </w:rPr>
              <w:t>Hail to Gabriel</w:t>
            </w:r>
          </w:p>
          <w:p w14:paraId="35CA2FB0" w14:textId="77777777" w:rsidR="00C45608" w:rsidRDefault="00C45608" w:rsidP="00C45608">
            <w:pPr>
              <w:pStyle w:val="EngHangEnd"/>
            </w:pPr>
            <w:r>
              <w:t>T</w:t>
            </w:r>
            <w:r>
              <w:rPr>
                <w:rFonts w:hint="eastAsia"/>
              </w:rPr>
              <w:t>he Angel</w:t>
            </w:r>
            <w:r>
              <w:rPr>
                <w:rFonts w:hint="eastAsia"/>
              </w:rPr>
              <w:noBreakHyphen/>
              <w:t>Evangel.</w:t>
            </w:r>
          </w:p>
        </w:tc>
        <w:tc>
          <w:tcPr>
            <w:tcW w:w="288" w:type="dxa"/>
          </w:tcPr>
          <w:p w14:paraId="28943E8B" w14:textId="77777777" w:rsidR="00C45608" w:rsidRDefault="00C45608" w:rsidP="00C45608"/>
        </w:tc>
        <w:tc>
          <w:tcPr>
            <w:tcW w:w="288" w:type="dxa"/>
          </w:tcPr>
          <w:p w14:paraId="5A301889" w14:textId="77777777" w:rsidR="00C45608" w:rsidRDefault="00C45608" w:rsidP="00C45608">
            <w:pPr>
              <w:pStyle w:val="CopticCross"/>
            </w:pPr>
          </w:p>
        </w:tc>
        <w:tc>
          <w:tcPr>
            <w:tcW w:w="3960" w:type="dxa"/>
          </w:tcPr>
          <w:p w14:paraId="022A28E6" w14:textId="77777777" w:rsidR="00C45608" w:rsidRDefault="00C45608" w:rsidP="00C45608">
            <w:pPr>
              <w:pStyle w:val="CopticVersemulti-line"/>
            </w:pPr>
            <w:r>
              <w:t>Ⲭⲉⲣⲉ Ⲙⲓⲭⲁⲏⲗ:</w:t>
            </w:r>
          </w:p>
          <w:p w14:paraId="266FACF7" w14:textId="77777777" w:rsidR="00C45608" w:rsidRDefault="00C45608" w:rsidP="00C45608">
            <w:pPr>
              <w:pStyle w:val="CopticVersemulti-line"/>
            </w:pPr>
            <w:r>
              <w:t>ⲡⲓⲛⲓϣϯ ⲛ̀ⲁ̀ⲣⲭⲁⲅⲅⲉⲗⲟⲥ:</w:t>
            </w:r>
          </w:p>
          <w:p w14:paraId="254B360F" w14:textId="77777777" w:rsidR="00C45608" w:rsidRDefault="00C45608" w:rsidP="00C45608">
            <w:pPr>
              <w:pStyle w:val="CopticVersemulti-line"/>
            </w:pPr>
            <w:r>
              <w:t>ⲭⲉⲣⲉ Ⲅⲁⲃⲣⲓⲏⲗ:</w:t>
            </w:r>
          </w:p>
          <w:p w14:paraId="51659C03" w14:textId="77777777" w:rsidR="00C45608" w:rsidRDefault="00C45608" w:rsidP="0043158C">
            <w:pPr>
              <w:pStyle w:val="CopticHangingVerse"/>
            </w:pPr>
            <w:r>
              <w:t>ⲡⲓⲥⲱⲧⲡ ⲙ̀ⲡⲓϥⲁⲓϣⲉⲛⲛⲟⲩϥⲓ.</w:t>
            </w:r>
          </w:p>
        </w:tc>
      </w:tr>
      <w:tr w:rsidR="00C45608" w14:paraId="54ADAC7E" w14:textId="77777777" w:rsidTr="00C45608">
        <w:trPr>
          <w:cantSplit/>
          <w:jc w:val="center"/>
        </w:trPr>
        <w:tc>
          <w:tcPr>
            <w:tcW w:w="288" w:type="dxa"/>
          </w:tcPr>
          <w:p w14:paraId="3D1A87C6" w14:textId="77777777" w:rsidR="00C45608" w:rsidRDefault="0043158C" w:rsidP="00C45608">
            <w:pPr>
              <w:pStyle w:val="CopticCross"/>
            </w:pPr>
            <w:r w:rsidRPr="00FB5ACB">
              <w:t>¿</w:t>
            </w:r>
          </w:p>
        </w:tc>
        <w:tc>
          <w:tcPr>
            <w:tcW w:w="3960" w:type="dxa"/>
          </w:tcPr>
          <w:p w14:paraId="3DD7963D" w14:textId="77777777" w:rsidR="00C45608" w:rsidRDefault="00C45608" w:rsidP="00C45608">
            <w:pPr>
              <w:pStyle w:val="EngHang"/>
            </w:pPr>
            <w:r>
              <w:rPr>
                <w:rFonts w:hint="eastAsia"/>
              </w:rPr>
              <w:t>Hail to the Cherubim.</w:t>
            </w:r>
          </w:p>
          <w:p w14:paraId="12AB7DCD" w14:textId="77777777" w:rsidR="00C45608" w:rsidRDefault="00C45608" w:rsidP="00C45608">
            <w:pPr>
              <w:pStyle w:val="EngHang"/>
            </w:pPr>
            <w:r>
              <w:rPr>
                <w:rFonts w:hint="eastAsia"/>
              </w:rPr>
              <w:t>Hail to the Seraphim.</w:t>
            </w:r>
          </w:p>
          <w:p w14:paraId="5805DA91" w14:textId="77777777" w:rsidR="00C45608" w:rsidRDefault="00C45608" w:rsidP="00C45608">
            <w:pPr>
              <w:pStyle w:val="EngHang"/>
            </w:pPr>
            <w:r>
              <w:rPr>
                <w:rFonts w:hint="eastAsia"/>
              </w:rPr>
              <w:t>Hail to all the</w:t>
            </w:r>
          </w:p>
          <w:p w14:paraId="739ED63F" w14:textId="77777777" w:rsidR="00C45608" w:rsidRDefault="00C45608" w:rsidP="00C45608">
            <w:pPr>
              <w:pStyle w:val="EngHangEnd"/>
            </w:pPr>
            <w:r>
              <w:t>H</w:t>
            </w:r>
            <w:r>
              <w:rPr>
                <w:rFonts w:hint="eastAsia"/>
              </w:rPr>
              <w:t>eavenly orders.</w:t>
            </w:r>
          </w:p>
        </w:tc>
        <w:tc>
          <w:tcPr>
            <w:tcW w:w="288" w:type="dxa"/>
          </w:tcPr>
          <w:p w14:paraId="2F8E2C78" w14:textId="77777777" w:rsidR="00C45608" w:rsidRDefault="00C45608" w:rsidP="00C45608"/>
        </w:tc>
        <w:tc>
          <w:tcPr>
            <w:tcW w:w="288" w:type="dxa"/>
          </w:tcPr>
          <w:p w14:paraId="7C4CBB8D" w14:textId="77777777" w:rsidR="00C45608" w:rsidRDefault="0043158C" w:rsidP="00C45608">
            <w:pPr>
              <w:pStyle w:val="CopticCross"/>
            </w:pPr>
            <w:r w:rsidRPr="00FB5ACB">
              <w:t>¿</w:t>
            </w:r>
          </w:p>
        </w:tc>
        <w:tc>
          <w:tcPr>
            <w:tcW w:w="3960" w:type="dxa"/>
          </w:tcPr>
          <w:p w14:paraId="26C406C3" w14:textId="77777777" w:rsidR="00C45608" w:rsidRDefault="00C45608" w:rsidP="00C45608">
            <w:pPr>
              <w:pStyle w:val="CopticVersemulti-line"/>
            </w:pPr>
            <w:r>
              <w:t>Ⲭⲉⲣⲉ ⲛⲓⲭⲉⲣⲟⲩⲃⲓⲙ:</w:t>
            </w:r>
          </w:p>
          <w:p w14:paraId="4944281A" w14:textId="77777777" w:rsidR="00C45608" w:rsidRDefault="00C45608" w:rsidP="00C45608">
            <w:pPr>
              <w:pStyle w:val="CopticVersemulti-line"/>
            </w:pPr>
            <w:r>
              <w:t>ⲭⲉⲣⲉ ⲛⲓⲥⲉⲣⲁⲫⲓⲙ:</w:t>
            </w:r>
          </w:p>
          <w:p w14:paraId="56C34F4D" w14:textId="77777777" w:rsidR="00C45608" w:rsidRDefault="00C45608" w:rsidP="00C45608">
            <w:pPr>
              <w:pStyle w:val="CopticVersemulti-line"/>
            </w:pPr>
            <w:r>
              <w:t>ⲭⲉⲣⲉ ⲛⲓⲧⲁⲅⲙⲁ ⲧⲏⲣⲟⲩ:</w:t>
            </w:r>
          </w:p>
          <w:p w14:paraId="1DC61F5B" w14:textId="77777777" w:rsidR="00C45608" w:rsidRDefault="00C45608" w:rsidP="0043158C">
            <w:pPr>
              <w:pStyle w:val="CopticHangingVerse"/>
            </w:pPr>
            <w:r>
              <w:t>ⲛ̀ⲉ̀ⲡⲟⲩⲣⲁⲛⲓⲟⲛ.</w:t>
            </w:r>
          </w:p>
        </w:tc>
      </w:tr>
      <w:tr w:rsidR="00C45608" w14:paraId="4C2AC939" w14:textId="77777777" w:rsidTr="00C45608">
        <w:trPr>
          <w:cantSplit/>
          <w:jc w:val="center"/>
        </w:trPr>
        <w:tc>
          <w:tcPr>
            <w:tcW w:w="288" w:type="dxa"/>
          </w:tcPr>
          <w:p w14:paraId="25BF2DB9" w14:textId="77777777" w:rsidR="00C45608" w:rsidRDefault="00C45608" w:rsidP="00C45608">
            <w:pPr>
              <w:pStyle w:val="CopticCross"/>
            </w:pPr>
          </w:p>
        </w:tc>
        <w:tc>
          <w:tcPr>
            <w:tcW w:w="3960" w:type="dxa"/>
          </w:tcPr>
          <w:p w14:paraId="3249E4C7" w14:textId="77777777" w:rsidR="00C45608" w:rsidRDefault="00C45608" w:rsidP="00C45608">
            <w:pPr>
              <w:pStyle w:val="EngHang"/>
            </w:pPr>
            <w:r>
              <w:rPr>
                <w:rFonts w:hint="eastAsia"/>
              </w:rPr>
              <w:t>Hail to John,</w:t>
            </w:r>
          </w:p>
          <w:p w14:paraId="57DA8693" w14:textId="77777777" w:rsidR="00C45608" w:rsidRDefault="00C45608" w:rsidP="00C45608">
            <w:pPr>
              <w:pStyle w:val="EngHang"/>
            </w:pPr>
            <w:r>
              <w:t>T</w:t>
            </w:r>
            <w:r>
              <w:rPr>
                <w:rFonts w:hint="eastAsia"/>
              </w:rPr>
              <w:t>he great fore</w:t>
            </w:r>
            <w:r>
              <w:rPr>
                <w:rFonts w:hint="eastAsia"/>
              </w:rPr>
              <w:noBreakHyphen/>
              <w:t>runner.</w:t>
            </w:r>
          </w:p>
          <w:p w14:paraId="75699EE6" w14:textId="77777777" w:rsidR="00C45608" w:rsidRDefault="00C45608" w:rsidP="00C45608">
            <w:pPr>
              <w:pStyle w:val="EngHang"/>
            </w:pPr>
            <w:r>
              <w:rPr>
                <w:rFonts w:hint="eastAsia"/>
              </w:rPr>
              <w:t>Hail to the priest,</w:t>
            </w:r>
          </w:p>
          <w:p w14:paraId="7001D42A" w14:textId="77777777" w:rsidR="00C45608" w:rsidRDefault="00C45608" w:rsidP="00C45608">
            <w:pPr>
              <w:pStyle w:val="EngHangEnd"/>
            </w:pPr>
            <w:r>
              <w:t>T</w:t>
            </w:r>
            <w:r>
              <w:rPr>
                <w:rFonts w:hint="eastAsia"/>
              </w:rPr>
              <w:t>he cousin of Emmanuel.</w:t>
            </w:r>
          </w:p>
        </w:tc>
        <w:tc>
          <w:tcPr>
            <w:tcW w:w="288" w:type="dxa"/>
          </w:tcPr>
          <w:p w14:paraId="11353DC8" w14:textId="77777777" w:rsidR="00C45608" w:rsidRDefault="00C45608" w:rsidP="00C45608"/>
        </w:tc>
        <w:tc>
          <w:tcPr>
            <w:tcW w:w="288" w:type="dxa"/>
          </w:tcPr>
          <w:p w14:paraId="428FD223" w14:textId="77777777" w:rsidR="00C45608" w:rsidRDefault="00C45608" w:rsidP="00C45608">
            <w:pPr>
              <w:pStyle w:val="CopticCross"/>
            </w:pPr>
          </w:p>
        </w:tc>
        <w:tc>
          <w:tcPr>
            <w:tcW w:w="3960" w:type="dxa"/>
          </w:tcPr>
          <w:p w14:paraId="227D5033" w14:textId="77777777" w:rsidR="00C45608" w:rsidRDefault="00C45608" w:rsidP="00C45608">
            <w:pPr>
              <w:pStyle w:val="CopticVersemulti-line"/>
            </w:pPr>
            <w:r>
              <w:t>Ⲭⲉⲣⲉ Ⲓⲱⲁⲛⲛⲏⲥ:</w:t>
            </w:r>
          </w:p>
          <w:p w14:paraId="3C7A72F1" w14:textId="77777777" w:rsidR="00C45608" w:rsidRDefault="00C45608" w:rsidP="00C45608">
            <w:pPr>
              <w:pStyle w:val="CopticVersemulti-line"/>
            </w:pPr>
            <w:r>
              <w:t>ⲡⲓⲛⲓϣϯ ⲙ̀ⲡ̀ⲣⲟⲇⲣⲟⲙⲟⲥ:</w:t>
            </w:r>
          </w:p>
          <w:p w14:paraId="40986D27" w14:textId="77777777" w:rsidR="00C45608" w:rsidRDefault="00C45608" w:rsidP="00C45608">
            <w:pPr>
              <w:pStyle w:val="CopticVersemulti-line"/>
            </w:pPr>
            <w:r>
              <w:t>ⲭⲉⲣⲉ ⲡⲓⲟⲩⲏⲃ:</w:t>
            </w:r>
          </w:p>
          <w:p w14:paraId="32A056B2" w14:textId="77777777" w:rsidR="00C45608" w:rsidRDefault="00C45608" w:rsidP="0043158C">
            <w:pPr>
              <w:pStyle w:val="CopticHangingVerse"/>
            </w:pPr>
            <w:r>
              <w:t>ⲡ̀ⲥⲩⲅⲅⲉⲛⲏⲥ ⲛ̀Ⲉⲙⲙⲁⲛⲟⲩⲏⲗ.</w:t>
            </w:r>
          </w:p>
        </w:tc>
      </w:tr>
      <w:tr w:rsidR="00C45608" w14:paraId="74B1B418" w14:textId="77777777" w:rsidTr="00C45608">
        <w:trPr>
          <w:cantSplit/>
          <w:jc w:val="center"/>
        </w:trPr>
        <w:tc>
          <w:tcPr>
            <w:tcW w:w="288" w:type="dxa"/>
          </w:tcPr>
          <w:p w14:paraId="20767264" w14:textId="77777777" w:rsidR="00C45608" w:rsidRDefault="0043158C" w:rsidP="00C45608">
            <w:pPr>
              <w:pStyle w:val="CopticCross"/>
            </w:pPr>
            <w:r w:rsidRPr="00FB5ACB">
              <w:lastRenderedPageBreak/>
              <w:t>¿</w:t>
            </w:r>
          </w:p>
        </w:tc>
        <w:tc>
          <w:tcPr>
            <w:tcW w:w="3960" w:type="dxa"/>
          </w:tcPr>
          <w:p w14:paraId="7B0F2244" w14:textId="77777777" w:rsidR="00C45608" w:rsidRDefault="00C45608" w:rsidP="00C45608">
            <w:pPr>
              <w:pStyle w:val="EngHang"/>
            </w:pPr>
            <w:r>
              <w:rPr>
                <w:rFonts w:hint="eastAsia"/>
              </w:rPr>
              <w:t>Hail to my lords and fathers,</w:t>
            </w:r>
          </w:p>
          <w:p w14:paraId="0EA296E6" w14:textId="77777777" w:rsidR="00C45608" w:rsidRDefault="00C45608" w:rsidP="00C45608">
            <w:pPr>
              <w:pStyle w:val="EngHang"/>
            </w:pPr>
            <w:r>
              <w:t>T</w:t>
            </w:r>
            <w:r>
              <w:rPr>
                <w:rFonts w:hint="eastAsia"/>
              </w:rPr>
              <w:t>he Apostles.</w:t>
            </w:r>
          </w:p>
          <w:p w14:paraId="0E83A357" w14:textId="77777777" w:rsidR="00C45608" w:rsidRDefault="00C45608" w:rsidP="00C45608">
            <w:pPr>
              <w:pStyle w:val="EngHang"/>
            </w:pPr>
            <w:r>
              <w:rPr>
                <w:rFonts w:hint="eastAsia"/>
              </w:rPr>
              <w:t>Hail to the Dis</w:t>
            </w:r>
            <w:r>
              <w:rPr>
                <w:rFonts w:hint="eastAsia"/>
              </w:rPr>
              <w:softHyphen/>
              <w:t>ciples</w:t>
            </w:r>
          </w:p>
          <w:p w14:paraId="6B1DF368" w14:textId="77777777" w:rsidR="00C45608" w:rsidRDefault="00C45608" w:rsidP="00C45608">
            <w:pPr>
              <w:pStyle w:val="EngHangEnd"/>
            </w:pPr>
            <w:r>
              <w:t>O</w:t>
            </w:r>
            <w:r>
              <w:rPr>
                <w:rFonts w:hint="eastAsia"/>
              </w:rPr>
              <w:t>f our Lord Jesus Christ.</w:t>
            </w:r>
          </w:p>
        </w:tc>
        <w:tc>
          <w:tcPr>
            <w:tcW w:w="288" w:type="dxa"/>
          </w:tcPr>
          <w:p w14:paraId="770FBC76" w14:textId="77777777" w:rsidR="00C45608" w:rsidRDefault="00C45608" w:rsidP="00C45608"/>
        </w:tc>
        <w:tc>
          <w:tcPr>
            <w:tcW w:w="288" w:type="dxa"/>
          </w:tcPr>
          <w:p w14:paraId="31BDF96C" w14:textId="77777777" w:rsidR="00C45608" w:rsidRDefault="0043158C" w:rsidP="00C45608">
            <w:pPr>
              <w:pStyle w:val="CopticCross"/>
            </w:pPr>
            <w:r w:rsidRPr="00FB5ACB">
              <w:t>¿</w:t>
            </w:r>
          </w:p>
        </w:tc>
        <w:tc>
          <w:tcPr>
            <w:tcW w:w="3960" w:type="dxa"/>
          </w:tcPr>
          <w:p w14:paraId="60167621" w14:textId="77777777" w:rsidR="00C45608" w:rsidRDefault="00C45608" w:rsidP="00C45608">
            <w:pPr>
              <w:pStyle w:val="CopticVersemulti-line"/>
            </w:pPr>
            <w:r>
              <w:t>Ⲭⲉⲣⲉ ⲛⲁⲟ̄ⲥ̄ ⲛ̀ⲓⲟϯ:</w:t>
            </w:r>
          </w:p>
          <w:p w14:paraId="58BEBE48" w14:textId="77777777" w:rsidR="00C45608" w:rsidRDefault="00C45608" w:rsidP="00C45608">
            <w:pPr>
              <w:pStyle w:val="CopticVersemulti-line"/>
            </w:pPr>
            <w:r>
              <w:t>ⲛ̀ⲁ̀ⲡⲟⲥⲧⲟⲗⲟⲥ:</w:t>
            </w:r>
          </w:p>
          <w:p w14:paraId="2896B862" w14:textId="77777777" w:rsidR="00C45608" w:rsidRDefault="00C45608" w:rsidP="00C45608">
            <w:pPr>
              <w:pStyle w:val="CopticVersemulti-line"/>
            </w:pPr>
            <w:r>
              <w:t>ⲭⲉⲣⲉ ⲛⲓⲙⲁⲑⲏⲧⲏⲥ:</w:t>
            </w:r>
          </w:p>
          <w:p w14:paraId="392C547B" w14:textId="77777777" w:rsidR="00C45608" w:rsidRDefault="00C45608" w:rsidP="0043158C">
            <w:pPr>
              <w:pStyle w:val="CopticHangingVerse"/>
            </w:pPr>
            <w:r>
              <w:t>ⲛ̀ⲧⲉ Ⲡⲉⲛⲟ̄ⲥ̄ Ⲓⲏ̄ⲥ̄ Ⲡⲭ̄ⲥ̄.</w:t>
            </w:r>
          </w:p>
        </w:tc>
      </w:tr>
      <w:tr w:rsidR="00C45608" w14:paraId="675D345E" w14:textId="77777777" w:rsidTr="00C45608">
        <w:trPr>
          <w:cantSplit/>
          <w:jc w:val="center"/>
        </w:trPr>
        <w:tc>
          <w:tcPr>
            <w:tcW w:w="288" w:type="dxa"/>
          </w:tcPr>
          <w:p w14:paraId="6056EC83" w14:textId="77777777" w:rsidR="00C45608" w:rsidRDefault="00C45608" w:rsidP="00C45608">
            <w:pPr>
              <w:pStyle w:val="CopticCross"/>
            </w:pPr>
          </w:p>
        </w:tc>
        <w:tc>
          <w:tcPr>
            <w:tcW w:w="3960" w:type="dxa"/>
          </w:tcPr>
          <w:p w14:paraId="01BC37BC" w14:textId="77777777" w:rsidR="00C45608" w:rsidRDefault="00C45608" w:rsidP="00C45608">
            <w:pPr>
              <w:pStyle w:val="EngHang"/>
            </w:pPr>
            <w:r>
              <w:rPr>
                <w:rFonts w:hint="eastAsia"/>
              </w:rPr>
              <w:t>Hail to you, O martyr.</w:t>
            </w:r>
          </w:p>
          <w:p w14:paraId="2CB2C81E" w14:textId="77777777" w:rsidR="00C45608" w:rsidRDefault="00C45608" w:rsidP="00C45608">
            <w:pPr>
              <w:pStyle w:val="EngHang"/>
            </w:pPr>
            <w:r>
              <w:rPr>
                <w:rFonts w:hint="eastAsia"/>
              </w:rPr>
              <w:t>Hail to the Evangelist.</w:t>
            </w:r>
          </w:p>
          <w:p w14:paraId="61B3EFCE" w14:textId="77777777" w:rsidR="00C45608" w:rsidRDefault="00C45608" w:rsidP="00C45608">
            <w:pPr>
              <w:pStyle w:val="EngHang"/>
            </w:pPr>
            <w:r>
              <w:rPr>
                <w:rFonts w:hint="eastAsia"/>
              </w:rPr>
              <w:t>Hail to the Apostle,</w:t>
            </w:r>
          </w:p>
          <w:p w14:paraId="4F039890" w14:textId="77777777" w:rsidR="00C45608" w:rsidRDefault="00C45608" w:rsidP="00C45608">
            <w:pPr>
              <w:pStyle w:val="EngHangEnd"/>
            </w:pPr>
            <w:r>
              <w:t xml:space="preserve">Abba </w:t>
            </w:r>
            <w:r>
              <w:rPr>
                <w:rFonts w:hint="eastAsia"/>
              </w:rPr>
              <w:t>Mark, the Beholder of God.</w:t>
            </w:r>
          </w:p>
        </w:tc>
        <w:tc>
          <w:tcPr>
            <w:tcW w:w="288" w:type="dxa"/>
          </w:tcPr>
          <w:p w14:paraId="5800A746" w14:textId="77777777" w:rsidR="00C45608" w:rsidRDefault="00C45608" w:rsidP="00C45608"/>
        </w:tc>
        <w:tc>
          <w:tcPr>
            <w:tcW w:w="288" w:type="dxa"/>
          </w:tcPr>
          <w:p w14:paraId="2C1E15E7" w14:textId="77777777" w:rsidR="00C45608" w:rsidRDefault="00C45608" w:rsidP="00C45608">
            <w:pPr>
              <w:pStyle w:val="CopticCross"/>
            </w:pPr>
          </w:p>
        </w:tc>
        <w:tc>
          <w:tcPr>
            <w:tcW w:w="3960" w:type="dxa"/>
          </w:tcPr>
          <w:p w14:paraId="193B00DC" w14:textId="77777777" w:rsidR="00C45608" w:rsidRDefault="00C45608" w:rsidP="00C45608">
            <w:pPr>
              <w:pStyle w:val="CopticVersemulti-line"/>
            </w:pPr>
            <w:r>
              <w:t>Ⲭⲉⲣⲉ ⲛⲁⲕ ⲱ̀ ⲡⲓⲙⲁⲣⲧⲩⲣⲟⲥ:</w:t>
            </w:r>
          </w:p>
          <w:p w14:paraId="079CA568" w14:textId="77777777" w:rsidR="00C45608" w:rsidRDefault="00C45608" w:rsidP="00C45608">
            <w:pPr>
              <w:pStyle w:val="CopticVersemulti-line"/>
            </w:pPr>
            <w:r>
              <w:t>ⲭⲉⲣⲉ ⲡⲓⲉⲩⲁⲅⲅⲉⲗⲓⲥⲧⲏⲥ:</w:t>
            </w:r>
          </w:p>
          <w:p w14:paraId="1F824413" w14:textId="77777777" w:rsidR="00C45608" w:rsidRDefault="00C45608" w:rsidP="00C45608">
            <w:pPr>
              <w:pStyle w:val="CopticVersemulti-line"/>
            </w:pPr>
            <w:r>
              <w:t>ⲭⲉⲣⲉ ⲡⲓⲁ̀ⲡⲟⲥⲧⲟⲗⲟⲥ:</w:t>
            </w:r>
          </w:p>
          <w:p w14:paraId="637A56B4" w14:textId="77777777" w:rsidR="00C45608" w:rsidRDefault="00C45608" w:rsidP="0043158C">
            <w:pPr>
              <w:pStyle w:val="CopticHangingVerse"/>
            </w:pPr>
            <w:r>
              <w:t>ⲁⲃⲃⲁ Ⲙⲁⲣⲕⲟⲥ ⲡⲓⲑⲉⲱ̀ⲣⲓⲙⲟⲥ.</w:t>
            </w:r>
          </w:p>
        </w:tc>
      </w:tr>
      <w:tr w:rsidR="00C45608" w14:paraId="129CD981" w14:textId="77777777" w:rsidTr="00C45608">
        <w:trPr>
          <w:cantSplit/>
          <w:jc w:val="center"/>
        </w:trPr>
        <w:tc>
          <w:tcPr>
            <w:tcW w:w="288" w:type="dxa"/>
          </w:tcPr>
          <w:p w14:paraId="7DAEF973" w14:textId="77777777" w:rsidR="00C45608" w:rsidRDefault="0043158C" w:rsidP="00C45608">
            <w:pPr>
              <w:pStyle w:val="CopticCross"/>
            </w:pPr>
            <w:r w:rsidRPr="00FB5ACB">
              <w:t>¿</w:t>
            </w:r>
          </w:p>
        </w:tc>
        <w:tc>
          <w:tcPr>
            <w:tcW w:w="3960" w:type="dxa"/>
          </w:tcPr>
          <w:p w14:paraId="3CA4A1EB" w14:textId="77777777" w:rsidR="00C45608" w:rsidRDefault="00C45608" w:rsidP="00C45608">
            <w:pPr>
              <w:pStyle w:val="EngHang"/>
            </w:pPr>
            <w:r>
              <w:rPr>
                <w:rFonts w:hint="eastAsia"/>
              </w:rPr>
              <w:t>Hail to Stephen,</w:t>
            </w:r>
          </w:p>
          <w:p w14:paraId="12E49901" w14:textId="77777777" w:rsidR="00C45608" w:rsidRDefault="00C45608" w:rsidP="00C45608">
            <w:pPr>
              <w:pStyle w:val="EngHang"/>
            </w:pPr>
            <w:r>
              <w:t>T</w:t>
            </w:r>
            <w:r>
              <w:rPr>
                <w:rFonts w:hint="eastAsia"/>
              </w:rPr>
              <w:t>he First Martyr.</w:t>
            </w:r>
          </w:p>
          <w:p w14:paraId="66CE6CAA" w14:textId="77777777" w:rsidR="00C45608" w:rsidRDefault="00C45608" w:rsidP="00C45608">
            <w:pPr>
              <w:pStyle w:val="EngHang"/>
            </w:pPr>
            <w:r>
              <w:rPr>
                <w:rFonts w:hint="eastAsia"/>
              </w:rPr>
              <w:t>Hail to the</w:t>
            </w:r>
          </w:p>
          <w:p w14:paraId="182BA388" w14:textId="77777777" w:rsidR="00C45608" w:rsidRDefault="00C45608" w:rsidP="00C45608">
            <w:pPr>
              <w:pStyle w:val="EngHangEnd"/>
            </w:pPr>
            <w:r>
              <w:t>Blessed</w:t>
            </w:r>
            <w:r>
              <w:rPr>
                <w:rFonts w:hint="eastAsia"/>
              </w:rPr>
              <w:t xml:space="preserve"> archdeacon.</w:t>
            </w:r>
          </w:p>
        </w:tc>
        <w:tc>
          <w:tcPr>
            <w:tcW w:w="288" w:type="dxa"/>
          </w:tcPr>
          <w:p w14:paraId="5D2D4FDA" w14:textId="77777777" w:rsidR="00C45608" w:rsidRDefault="00C45608" w:rsidP="00C45608"/>
        </w:tc>
        <w:tc>
          <w:tcPr>
            <w:tcW w:w="288" w:type="dxa"/>
          </w:tcPr>
          <w:p w14:paraId="2E5D47EC" w14:textId="77777777" w:rsidR="00C45608" w:rsidRDefault="0043158C" w:rsidP="00C45608">
            <w:pPr>
              <w:pStyle w:val="CopticCross"/>
            </w:pPr>
            <w:r w:rsidRPr="00FB5ACB">
              <w:t>¿</w:t>
            </w:r>
          </w:p>
        </w:tc>
        <w:tc>
          <w:tcPr>
            <w:tcW w:w="3960" w:type="dxa"/>
          </w:tcPr>
          <w:p w14:paraId="4B9CE786" w14:textId="77777777" w:rsidR="00C45608" w:rsidRDefault="00C45608" w:rsidP="00C45608">
            <w:pPr>
              <w:pStyle w:val="CopticVersemulti-line"/>
            </w:pPr>
            <w:r>
              <w:t>Ⲭⲉⲣⲉ Ⲥⲧⲉⲫⲁⲛⲟⲥ:</w:t>
            </w:r>
          </w:p>
          <w:p w14:paraId="5D6AE1C2" w14:textId="77777777" w:rsidR="00C45608" w:rsidRDefault="00C45608" w:rsidP="00C45608">
            <w:pPr>
              <w:pStyle w:val="CopticVersemulti-line"/>
            </w:pPr>
            <w:r>
              <w:t>ⲡⲓϣⲟⲣⲡ ⲙ̀ⲙⲁⲣⲧⲩⲣⲟⲥ:</w:t>
            </w:r>
          </w:p>
          <w:p w14:paraId="6863C6C3" w14:textId="77777777" w:rsidR="00C45608" w:rsidRDefault="00C45608" w:rsidP="00C45608">
            <w:pPr>
              <w:pStyle w:val="CopticVersemulti-line"/>
            </w:pPr>
            <w:r>
              <w:t>ⲭⲉⲣⲉ ⲡⲓⲁ̀ⲣⲭⲓⲇⲓⲁⲕⲱⲛ:</w:t>
            </w:r>
          </w:p>
          <w:p w14:paraId="56CD0746" w14:textId="77777777" w:rsidR="00C45608" w:rsidRDefault="00C45608" w:rsidP="0043158C">
            <w:pPr>
              <w:pStyle w:val="CopticHangingVerse"/>
            </w:pPr>
            <w:r>
              <w:t>ⲟⲩⲟϩ ⲧ̀ⲥ̀ⲙⲁⲣⲱⲟⲩⲧ.</w:t>
            </w:r>
          </w:p>
        </w:tc>
      </w:tr>
      <w:tr w:rsidR="00C45608" w14:paraId="0785B8B5" w14:textId="77777777" w:rsidTr="00C45608">
        <w:trPr>
          <w:cantSplit/>
          <w:jc w:val="center"/>
        </w:trPr>
        <w:tc>
          <w:tcPr>
            <w:tcW w:w="288" w:type="dxa"/>
          </w:tcPr>
          <w:p w14:paraId="2650F1DF" w14:textId="77777777" w:rsidR="00C45608" w:rsidRDefault="00C45608" w:rsidP="00C45608">
            <w:pPr>
              <w:pStyle w:val="CopticCross"/>
            </w:pPr>
          </w:p>
        </w:tc>
        <w:tc>
          <w:tcPr>
            <w:tcW w:w="3960" w:type="dxa"/>
          </w:tcPr>
          <w:p w14:paraId="0A5BC0D8" w14:textId="77777777" w:rsidR="00C45608" w:rsidRDefault="00C45608" w:rsidP="00C45608">
            <w:pPr>
              <w:pStyle w:val="EngHang"/>
            </w:pPr>
            <w:r>
              <w:rPr>
                <w:rFonts w:hint="eastAsia"/>
              </w:rPr>
              <w:t>Hail to you, O martyr.</w:t>
            </w:r>
          </w:p>
          <w:p w14:paraId="7D01E739" w14:textId="77777777" w:rsidR="00C45608" w:rsidRDefault="00C45608" w:rsidP="00C45608">
            <w:pPr>
              <w:pStyle w:val="EngHang"/>
            </w:pPr>
            <w:r>
              <w:rPr>
                <w:rFonts w:hint="eastAsia"/>
              </w:rPr>
              <w:t>Hail to the noble athlete.</w:t>
            </w:r>
          </w:p>
          <w:p w14:paraId="4D105DDB" w14:textId="77777777" w:rsidR="00C45608" w:rsidRDefault="00C45608" w:rsidP="00C45608">
            <w:pPr>
              <w:pStyle w:val="EngHang"/>
            </w:pPr>
            <w:r>
              <w:rPr>
                <w:rFonts w:hint="eastAsia"/>
              </w:rPr>
              <w:t>Hail to the struggle-bearer,</w:t>
            </w:r>
          </w:p>
          <w:p w14:paraId="07ED86FC" w14:textId="77777777" w:rsidR="00C45608" w:rsidRDefault="00C45608" w:rsidP="00C45608">
            <w:pPr>
              <w:pStyle w:val="EngHangEnd"/>
            </w:pPr>
            <w:r>
              <w:t>My</w:t>
            </w:r>
            <w:r>
              <w:rPr>
                <w:rFonts w:hint="eastAsia"/>
              </w:rPr>
              <w:t xml:space="preserve"> lord the prince, George.</w:t>
            </w:r>
          </w:p>
        </w:tc>
        <w:tc>
          <w:tcPr>
            <w:tcW w:w="288" w:type="dxa"/>
          </w:tcPr>
          <w:p w14:paraId="3E601EA7" w14:textId="77777777" w:rsidR="00C45608" w:rsidRDefault="00C45608" w:rsidP="00C45608"/>
        </w:tc>
        <w:tc>
          <w:tcPr>
            <w:tcW w:w="288" w:type="dxa"/>
          </w:tcPr>
          <w:p w14:paraId="0884D3D9" w14:textId="77777777" w:rsidR="00C45608" w:rsidRDefault="00C45608" w:rsidP="00C45608">
            <w:pPr>
              <w:pStyle w:val="CopticCross"/>
            </w:pPr>
          </w:p>
        </w:tc>
        <w:tc>
          <w:tcPr>
            <w:tcW w:w="3960" w:type="dxa"/>
          </w:tcPr>
          <w:p w14:paraId="6ABFE3E0" w14:textId="77777777" w:rsidR="00C45608" w:rsidRDefault="00C45608" w:rsidP="00C45608">
            <w:pPr>
              <w:pStyle w:val="CopticVersemulti-line"/>
            </w:pPr>
            <w:r>
              <w:t>Ⲭⲉⲣⲉ ⲛⲁⲕ ⲱ̀ ⲡⲓⲙⲁⲣⲧⲩⲣⲟⲥ:</w:t>
            </w:r>
          </w:p>
          <w:p w14:paraId="5E96037B" w14:textId="77777777" w:rsidR="00C45608" w:rsidRDefault="00C45608" w:rsidP="00C45608">
            <w:pPr>
              <w:pStyle w:val="CopticVersemulti-line"/>
            </w:pPr>
            <w:r>
              <w:t>ⲭⲉⲣⲉ ⲡⲓϣⲱⲓϫ ⲛ̀ⲅⲉⲛⲛⲉⲟⲥ:</w:t>
            </w:r>
          </w:p>
          <w:p w14:paraId="3C10703B" w14:textId="77777777" w:rsidR="00C45608" w:rsidRDefault="00C45608" w:rsidP="00C45608">
            <w:pPr>
              <w:pStyle w:val="CopticVersemulti-line"/>
            </w:pPr>
            <w:r>
              <w:t>ⲭⲉⲣⲉ ⲡⲓⲁ̀ⲑⲗⲟⲫⲟⲣⲟⲥ:</w:t>
            </w:r>
          </w:p>
          <w:p w14:paraId="5DAE6C83" w14:textId="77777777" w:rsidR="00C45608" w:rsidRDefault="00C45608" w:rsidP="0043158C">
            <w:pPr>
              <w:pStyle w:val="CopticHangingVerse"/>
            </w:pPr>
            <w:r>
              <w:t>ⲡⲁⲟ̄ⲥ̄ ⲡ̀ⲟⲩⲣⲟ Ⲅⲉⲱⲣⲅⲓⲟⲥ.</w:t>
            </w:r>
          </w:p>
        </w:tc>
      </w:tr>
      <w:tr w:rsidR="00C45608" w14:paraId="3E5FEBBC" w14:textId="77777777" w:rsidTr="00C45608">
        <w:trPr>
          <w:cantSplit/>
          <w:jc w:val="center"/>
        </w:trPr>
        <w:tc>
          <w:tcPr>
            <w:tcW w:w="288" w:type="dxa"/>
          </w:tcPr>
          <w:p w14:paraId="300BA66F" w14:textId="77777777" w:rsidR="00C45608" w:rsidRDefault="0043158C" w:rsidP="00C45608">
            <w:pPr>
              <w:pStyle w:val="CopticCross"/>
            </w:pPr>
            <w:r w:rsidRPr="00FB5ACB">
              <w:t>¿</w:t>
            </w:r>
          </w:p>
        </w:tc>
        <w:tc>
          <w:tcPr>
            <w:tcW w:w="3960" w:type="dxa"/>
          </w:tcPr>
          <w:p w14:paraId="49FCD062" w14:textId="77777777" w:rsidR="00C45608" w:rsidRDefault="00C45608" w:rsidP="00C45608">
            <w:pPr>
              <w:pStyle w:val="EngHang"/>
            </w:pPr>
            <w:r>
              <w:rPr>
                <w:rFonts w:hint="eastAsia"/>
              </w:rPr>
              <w:t>Hail to you, O martyr.</w:t>
            </w:r>
          </w:p>
          <w:p w14:paraId="02D31433" w14:textId="77777777" w:rsidR="00C45608" w:rsidRDefault="00C45608" w:rsidP="00C45608">
            <w:pPr>
              <w:pStyle w:val="EngHang"/>
            </w:pPr>
            <w:r>
              <w:rPr>
                <w:rFonts w:hint="eastAsia"/>
              </w:rPr>
              <w:t>Hail to the noble athlete,</w:t>
            </w:r>
          </w:p>
          <w:p w14:paraId="76BA9EC6" w14:textId="77777777" w:rsidR="00C45608" w:rsidRDefault="00C45608" w:rsidP="00C45608">
            <w:pPr>
              <w:pStyle w:val="EngHang"/>
            </w:pPr>
            <w:r>
              <w:rPr>
                <w:rFonts w:hint="eastAsia"/>
              </w:rPr>
              <w:t>Hail to the struggle-bearer,</w:t>
            </w:r>
          </w:p>
          <w:p w14:paraId="7069FF40" w14:textId="77777777" w:rsidR="00C45608" w:rsidRDefault="00C45608" w:rsidP="0043158C">
            <w:pPr>
              <w:pStyle w:val="EngHangEnd"/>
            </w:pPr>
            <w:r>
              <w:rPr>
                <w:rFonts w:hint="eastAsia"/>
              </w:rPr>
              <w:t>____.</w:t>
            </w:r>
          </w:p>
        </w:tc>
        <w:tc>
          <w:tcPr>
            <w:tcW w:w="288" w:type="dxa"/>
          </w:tcPr>
          <w:p w14:paraId="2D722B9E" w14:textId="77777777" w:rsidR="00C45608" w:rsidRDefault="00C45608" w:rsidP="00C45608"/>
        </w:tc>
        <w:tc>
          <w:tcPr>
            <w:tcW w:w="288" w:type="dxa"/>
          </w:tcPr>
          <w:p w14:paraId="10001F7F" w14:textId="77777777" w:rsidR="00C45608" w:rsidRDefault="0043158C" w:rsidP="00C45608">
            <w:pPr>
              <w:pStyle w:val="CopticCross"/>
            </w:pPr>
            <w:r w:rsidRPr="00FB5ACB">
              <w:t>¿</w:t>
            </w:r>
          </w:p>
        </w:tc>
        <w:tc>
          <w:tcPr>
            <w:tcW w:w="3960" w:type="dxa"/>
          </w:tcPr>
          <w:p w14:paraId="6FC50F78" w14:textId="77777777" w:rsidR="00C45608" w:rsidRDefault="00C45608" w:rsidP="00C45608">
            <w:pPr>
              <w:pStyle w:val="CopticVersemulti-line"/>
            </w:pPr>
            <w:r>
              <w:t>Ⲭⲉⲣⲉ ⲛⲁⲕ ⲱ̀ ⲡⲓⲙⲁⲣⲧⲩⲣⲟⲥ:</w:t>
            </w:r>
          </w:p>
          <w:p w14:paraId="75EF619B" w14:textId="77777777" w:rsidR="00C45608" w:rsidRDefault="00C45608" w:rsidP="00C45608">
            <w:pPr>
              <w:pStyle w:val="CopticVersemulti-line"/>
            </w:pPr>
            <w:r>
              <w:t>ⲭⲉⲣⲉ ⲡⲓϣⲱⲓϫ ⲛ̀ⲅⲉⲛⲛⲉⲟⲥ:</w:t>
            </w:r>
          </w:p>
          <w:p w14:paraId="7B80709D" w14:textId="77777777" w:rsidR="00C45608" w:rsidRDefault="00C45608" w:rsidP="00C45608">
            <w:pPr>
              <w:pStyle w:val="CopticVersemulti-line"/>
            </w:pPr>
            <w:r>
              <w:t>ⲭⲉⲣⲉ ⲡⲓⲁ̀ⲑⲗⲟⲫⲟⲣⲟⲥ:</w:t>
            </w:r>
          </w:p>
          <w:p w14:paraId="096D3A3D" w14:textId="77777777" w:rsidR="00C45608" w:rsidRDefault="00C45608" w:rsidP="0043158C">
            <w:pPr>
              <w:pStyle w:val="CopticHangingVerse"/>
            </w:pPr>
            <w:r>
              <w:t>_____.</w:t>
            </w:r>
          </w:p>
        </w:tc>
      </w:tr>
      <w:tr w:rsidR="00C45608" w14:paraId="5B47F6CC" w14:textId="77777777" w:rsidTr="00C45608">
        <w:trPr>
          <w:cantSplit/>
          <w:jc w:val="center"/>
        </w:trPr>
        <w:tc>
          <w:tcPr>
            <w:tcW w:w="288" w:type="dxa"/>
          </w:tcPr>
          <w:p w14:paraId="00E36045" w14:textId="77777777" w:rsidR="00C45608" w:rsidRDefault="00C45608" w:rsidP="00C45608">
            <w:pPr>
              <w:pStyle w:val="CopticCross"/>
            </w:pPr>
          </w:p>
        </w:tc>
        <w:tc>
          <w:tcPr>
            <w:tcW w:w="3960" w:type="dxa"/>
          </w:tcPr>
          <w:p w14:paraId="2DF0E9CB" w14:textId="77777777" w:rsidR="00C45608" w:rsidRDefault="00C45608" w:rsidP="0043158C">
            <w:pPr>
              <w:pStyle w:val="EngHang"/>
              <w:ind w:left="0" w:firstLine="0"/>
            </w:pPr>
            <w:r>
              <w:rPr>
                <w:rFonts w:hint="eastAsia"/>
              </w:rPr>
              <w:t>The wise virgin maiden,</w:t>
            </w:r>
          </w:p>
          <w:p w14:paraId="0E45E977" w14:textId="77777777" w:rsidR="00C45608" w:rsidRDefault="00C45608" w:rsidP="00C45608">
            <w:pPr>
              <w:pStyle w:val="EngHang"/>
            </w:pPr>
            <w:r>
              <w:t>T</w:t>
            </w:r>
            <w:r>
              <w:rPr>
                <w:rFonts w:hint="eastAsia"/>
              </w:rPr>
              <w:t>he elect true lady,</w:t>
            </w:r>
          </w:p>
          <w:p w14:paraId="2B1A3B9B" w14:textId="77777777" w:rsidR="00C45608" w:rsidRDefault="00C45608" w:rsidP="00C45608">
            <w:pPr>
              <w:pStyle w:val="EngHang"/>
            </w:pPr>
            <w:r>
              <w:t>T</w:t>
            </w:r>
            <w:r>
              <w:rPr>
                <w:rFonts w:hint="eastAsia"/>
              </w:rPr>
              <w:t>he bride of Christ,</w:t>
            </w:r>
          </w:p>
          <w:p w14:paraId="286D8270" w14:textId="77777777" w:rsidR="00C45608" w:rsidRDefault="00C45608" w:rsidP="00C45608">
            <w:pPr>
              <w:pStyle w:val="EngHangEnd"/>
            </w:pPr>
            <w:r>
              <w:rPr>
                <w:rFonts w:hint="eastAsia"/>
              </w:rPr>
              <w:t>Saint ___.</w:t>
            </w:r>
          </w:p>
        </w:tc>
        <w:tc>
          <w:tcPr>
            <w:tcW w:w="288" w:type="dxa"/>
          </w:tcPr>
          <w:p w14:paraId="0C31CBB5" w14:textId="77777777" w:rsidR="00C45608" w:rsidRDefault="00C45608" w:rsidP="00C45608"/>
        </w:tc>
        <w:tc>
          <w:tcPr>
            <w:tcW w:w="288" w:type="dxa"/>
          </w:tcPr>
          <w:p w14:paraId="6D60A5BF" w14:textId="77777777" w:rsidR="00C45608" w:rsidRDefault="00C45608" w:rsidP="00C45608">
            <w:pPr>
              <w:pStyle w:val="CopticCross"/>
            </w:pPr>
          </w:p>
        </w:tc>
        <w:tc>
          <w:tcPr>
            <w:tcW w:w="3960" w:type="dxa"/>
          </w:tcPr>
          <w:p w14:paraId="2FC3816B" w14:textId="77777777" w:rsidR="00C45608" w:rsidRDefault="00C45608" w:rsidP="00C45608">
            <w:pPr>
              <w:pStyle w:val="CopticVersemulti-line"/>
            </w:pPr>
            <w:r>
              <w:t>Ϯⲁ̀ⲗⲟⲩ ⲛ̀ⲥⲁⲃⲏ ⲙ̀ⲡⲁⲣⲑⲉⲛⲟⲥ:</w:t>
            </w:r>
          </w:p>
          <w:p w14:paraId="7A48ACD3" w14:textId="77777777" w:rsidR="00C45608" w:rsidRDefault="00C45608" w:rsidP="00C45608">
            <w:pPr>
              <w:pStyle w:val="CopticVersemulti-line"/>
            </w:pPr>
            <w:r>
              <w:t>ϯⲥⲱⲧⲡ ⲛ̀ⲕⲩⲣⲓⲁ ⲙ̀ⲙⲏⲓ:</w:t>
            </w:r>
          </w:p>
          <w:p w14:paraId="511B1B61" w14:textId="77777777" w:rsidR="00C45608" w:rsidRDefault="00C45608" w:rsidP="00C45608">
            <w:pPr>
              <w:pStyle w:val="CopticVersemulti-line"/>
            </w:pPr>
            <w:r>
              <w:t>ϯϣⲉⲗⲉⲧ ⲛ̀ⲧⲉ Ⲡⲭ̄ⲥ̄:</w:t>
            </w:r>
          </w:p>
          <w:p w14:paraId="17F6347A" w14:textId="77777777" w:rsidR="00C45608" w:rsidRDefault="00C45608" w:rsidP="0043158C">
            <w:pPr>
              <w:pStyle w:val="CopticHangingVerse"/>
            </w:pPr>
            <w:r>
              <w:t>_____.</w:t>
            </w:r>
          </w:p>
        </w:tc>
      </w:tr>
      <w:tr w:rsidR="00C45608" w14:paraId="000DCAD8" w14:textId="77777777" w:rsidTr="00C45608">
        <w:trPr>
          <w:cantSplit/>
          <w:jc w:val="center"/>
        </w:trPr>
        <w:tc>
          <w:tcPr>
            <w:tcW w:w="288" w:type="dxa"/>
          </w:tcPr>
          <w:p w14:paraId="72D3DF13" w14:textId="77777777" w:rsidR="00C45608" w:rsidRDefault="0043158C" w:rsidP="00C45608">
            <w:pPr>
              <w:pStyle w:val="CopticCross"/>
            </w:pPr>
            <w:r w:rsidRPr="00FB5ACB">
              <w:lastRenderedPageBreak/>
              <w:t>¿</w:t>
            </w:r>
          </w:p>
        </w:tc>
        <w:tc>
          <w:tcPr>
            <w:tcW w:w="3960" w:type="dxa"/>
          </w:tcPr>
          <w:p w14:paraId="4521DC7B" w14:textId="77777777" w:rsidR="00C45608" w:rsidRDefault="00C45608" w:rsidP="00C45608">
            <w:pPr>
              <w:pStyle w:val="EngHang"/>
            </w:pPr>
            <w:r>
              <w:rPr>
                <w:rFonts w:hint="eastAsia"/>
              </w:rPr>
              <w:t>Hail to our father Antony,</w:t>
            </w:r>
          </w:p>
          <w:p w14:paraId="3F1428D6" w14:textId="77777777" w:rsidR="00C45608" w:rsidRDefault="00C45608" w:rsidP="00C45608">
            <w:pPr>
              <w:pStyle w:val="EngHang"/>
            </w:pPr>
            <w:r>
              <w:t>T</w:t>
            </w:r>
            <w:r>
              <w:rPr>
                <w:rFonts w:hint="eastAsia"/>
              </w:rPr>
              <w:t>he Lamp of Monasticism.</w:t>
            </w:r>
          </w:p>
          <w:p w14:paraId="036F5E88" w14:textId="77777777" w:rsidR="00C45608" w:rsidRDefault="00C45608" w:rsidP="00C45608">
            <w:pPr>
              <w:pStyle w:val="EngHang"/>
            </w:pPr>
            <w:r>
              <w:rPr>
                <w:rFonts w:hint="eastAsia"/>
              </w:rPr>
              <w:t xml:space="preserve">Hail to our father </w:t>
            </w:r>
            <w:r>
              <w:t xml:space="preserve">Abba </w:t>
            </w:r>
            <w:r>
              <w:rPr>
                <w:rFonts w:hint="eastAsia"/>
              </w:rPr>
              <w:t>Paul,</w:t>
            </w:r>
          </w:p>
          <w:p w14:paraId="628A3124" w14:textId="77777777" w:rsidR="00C45608" w:rsidRDefault="00C45608" w:rsidP="00C45608">
            <w:pPr>
              <w:pStyle w:val="EngHangEnd"/>
            </w:pPr>
            <w:r>
              <w:t>T</w:t>
            </w:r>
            <w:r>
              <w:rPr>
                <w:rFonts w:hint="eastAsia"/>
              </w:rPr>
              <w:t>he beloved of Christ.</w:t>
            </w:r>
          </w:p>
          <w:p w14:paraId="6A8C1295" w14:textId="77777777" w:rsidR="00C45608" w:rsidRDefault="00C45608" w:rsidP="00C45608">
            <w:pPr>
              <w:pStyle w:val="EngHang"/>
            </w:pPr>
          </w:p>
        </w:tc>
        <w:tc>
          <w:tcPr>
            <w:tcW w:w="288" w:type="dxa"/>
          </w:tcPr>
          <w:p w14:paraId="1AB1DC89" w14:textId="77777777" w:rsidR="00C45608" w:rsidRDefault="00C45608" w:rsidP="00C45608"/>
        </w:tc>
        <w:tc>
          <w:tcPr>
            <w:tcW w:w="288" w:type="dxa"/>
          </w:tcPr>
          <w:p w14:paraId="346637A8" w14:textId="77777777" w:rsidR="00C45608" w:rsidRDefault="0043158C" w:rsidP="00C45608">
            <w:pPr>
              <w:pStyle w:val="CopticCross"/>
            </w:pPr>
            <w:r w:rsidRPr="00FB5ACB">
              <w:t>¿</w:t>
            </w:r>
          </w:p>
        </w:tc>
        <w:tc>
          <w:tcPr>
            <w:tcW w:w="3960" w:type="dxa"/>
          </w:tcPr>
          <w:p w14:paraId="5071F13C" w14:textId="77777777" w:rsidR="00C45608" w:rsidRDefault="00C45608" w:rsidP="00C45608">
            <w:pPr>
              <w:pStyle w:val="CopticVersemulti-line"/>
            </w:pPr>
            <w:r>
              <w:t>Ⲭⲉⲣⲉ ⲡⲉⲛⲓⲱⲧ ⲁⲃⲃⲁ Ⲁⲛⲧⲱⲛⲓⲟⲥ:</w:t>
            </w:r>
          </w:p>
          <w:p w14:paraId="3E407665" w14:textId="77777777" w:rsidR="00C45608" w:rsidRDefault="00C45608" w:rsidP="00C45608">
            <w:pPr>
              <w:pStyle w:val="CopticVersemulti-line"/>
            </w:pPr>
            <w:r>
              <w:t>ⲡⲓϧⲏⲃⲥ ⲛ̀ⲧⲉ ϯⲙⲉⲧⲙⲟⲛⲁⲭⲟⲥ:</w:t>
            </w:r>
          </w:p>
          <w:p w14:paraId="4A0AD43C" w14:textId="77777777" w:rsidR="00C45608" w:rsidRDefault="00C45608" w:rsidP="00C45608">
            <w:pPr>
              <w:pStyle w:val="CopticVersemulti-line"/>
            </w:pPr>
            <w:r>
              <w:t>ⲭⲉⲣⲉ ⲡⲉⲛⲓⲱⲧ ⲁⲃⲃⲁ Ⲡⲁⲩⲗⲉ:</w:t>
            </w:r>
          </w:p>
          <w:p w14:paraId="1C7CEFF2" w14:textId="77777777" w:rsidR="00C45608" w:rsidRDefault="00C45608" w:rsidP="00C45608">
            <w:pPr>
              <w:pStyle w:val="CopticHangingVerse"/>
            </w:pPr>
            <w:r>
              <w:t>ⲡⲓⲙⲉⲛⲣⲓⲧ ⲛ̀ⲧⲉ Ⲡⲭ̄ⲥ̄.</w:t>
            </w:r>
          </w:p>
        </w:tc>
      </w:tr>
      <w:tr w:rsidR="00C45608" w14:paraId="1221E6BD" w14:textId="77777777" w:rsidTr="00C45608">
        <w:trPr>
          <w:cantSplit/>
          <w:jc w:val="center"/>
        </w:trPr>
        <w:tc>
          <w:tcPr>
            <w:tcW w:w="288" w:type="dxa"/>
          </w:tcPr>
          <w:p w14:paraId="2C2B6F3A" w14:textId="77777777" w:rsidR="00C45608" w:rsidRDefault="00C45608" w:rsidP="00C45608">
            <w:pPr>
              <w:pStyle w:val="CopticCross"/>
            </w:pPr>
          </w:p>
        </w:tc>
        <w:tc>
          <w:tcPr>
            <w:tcW w:w="3960" w:type="dxa"/>
          </w:tcPr>
          <w:p w14:paraId="1956C4BD" w14:textId="77777777" w:rsidR="00C45608" w:rsidRDefault="00C45608" w:rsidP="00C45608">
            <w:pPr>
              <w:pStyle w:val="EngHang"/>
            </w:pPr>
            <w:r>
              <w:rPr>
                <w:rFonts w:hint="eastAsia"/>
              </w:rPr>
              <w:t>Hail to my lords and fathers</w:t>
            </w:r>
          </w:p>
          <w:p w14:paraId="30C63E68" w14:textId="77777777" w:rsidR="00C45608" w:rsidRDefault="00C45608" w:rsidP="00C45608">
            <w:pPr>
              <w:pStyle w:val="EngHang"/>
            </w:pPr>
            <w:r>
              <w:t>W</w:t>
            </w:r>
            <w:r>
              <w:rPr>
                <w:rFonts w:hint="eastAsia"/>
              </w:rPr>
              <w:t>ho love their children,</w:t>
            </w:r>
          </w:p>
          <w:p w14:paraId="4054FB04" w14:textId="77777777" w:rsidR="00C45608" w:rsidRDefault="00C45608" w:rsidP="00C45608">
            <w:pPr>
              <w:pStyle w:val="EngHang"/>
            </w:pPr>
            <w:r>
              <w:rPr>
                <w:rFonts w:hint="eastAsia"/>
              </w:rPr>
              <w:t>Abba Pishoy and Abba Paul,</w:t>
            </w:r>
          </w:p>
          <w:p w14:paraId="172E9D20" w14:textId="77777777" w:rsidR="00C45608" w:rsidRDefault="00C45608" w:rsidP="00C45608">
            <w:pPr>
              <w:pStyle w:val="EngHangEnd"/>
            </w:pPr>
            <w:r>
              <w:t>T</w:t>
            </w:r>
            <w:r>
              <w:rPr>
                <w:rFonts w:hint="eastAsia"/>
              </w:rPr>
              <w:t>he beloved of Christ.</w:t>
            </w:r>
          </w:p>
        </w:tc>
        <w:tc>
          <w:tcPr>
            <w:tcW w:w="288" w:type="dxa"/>
          </w:tcPr>
          <w:p w14:paraId="724E91D7" w14:textId="77777777" w:rsidR="00C45608" w:rsidRDefault="00C45608" w:rsidP="00C45608"/>
        </w:tc>
        <w:tc>
          <w:tcPr>
            <w:tcW w:w="288" w:type="dxa"/>
          </w:tcPr>
          <w:p w14:paraId="4B3DCE4E" w14:textId="77777777" w:rsidR="00C45608" w:rsidRDefault="00C45608" w:rsidP="00C45608">
            <w:pPr>
              <w:pStyle w:val="CopticCross"/>
            </w:pPr>
          </w:p>
        </w:tc>
        <w:tc>
          <w:tcPr>
            <w:tcW w:w="3960" w:type="dxa"/>
          </w:tcPr>
          <w:p w14:paraId="1D206114" w14:textId="77777777" w:rsidR="00C45608" w:rsidRDefault="00C45608" w:rsidP="00C45608">
            <w:pPr>
              <w:pStyle w:val="CopticVersemulti-line"/>
            </w:pPr>
            <w:r>
              <w:t>Ⲭⲉⲣⲉ ⲛⲁⲟ̄ⲥ̄ ⲉⲛ ⲓⲟⲧⲓ:</w:t>
            </w:r>
          </w:p>
          <w:p w14:paraId="7E38EE77" w14:textId="77777777" w:rsidR="00C45608" w:rsidRDefault="00C45608" w:rsidP="00C45608">
            <w:pPr>
              <w:pStyle w:val="CopticVersemulti-line"/>
            </w:pPr>
            <w:r>
              <w:t>ⲉⲛ ⲙⲁⲓ ⲛⲟϣⲏⲣⲓ:</w:t>
            </w:r>
          </w:p>
          <w:p w14:paraId="69213FE4" w14:textId="77777777" w:rsidR="00C45608" w:rsidRDefault="00C45608" w:rsidP="00C45608">
            <w:pPr>
              <w:pStyle w:val="CopticVersemulti-line"/>
            </w:pPr>
            <w:r>
              <w:t>ⲁⲃⲃⲁ Ⲡⲓϣⲱⲓ ⲛⲉⲙ Ⲁⲃⲃⲁ Ⲡⲁⲩⲗⲉ:</w:t>
            </w:r>
          </w:p>
          <w:p w14:paraId="3B9D06FD" w14:textId="77777777" w:rsidR="00C45608" w:rsidRDefault="00C45608" w:rsidP="00C45608">
            <w:pPr>
              <w:pStyle w:val="CopticHangingVerse"/>
            </w:pPr>
            <w:r>
              <w:t>ⲛⲓⲙⲉⲛⲣⲁⲧⲓ ⲛ̀ⲧⲉ Ⲡⲭ̄ⲥ̄.</w:t>
            </w:r>
          </w:p>
        </w:tc>
      </w:tr>
      <w:tr w:rsidR="00C45608" w14:paraId="2CC5852B" w14:textId="77777777" w:rsidTr="00C45608">
        <w:trPr>
          <w:cantSplit/>
          <w:jc w:val="center"/>
        </w:trPr>
        <w:tc>
          <w:tcPr>
            <w:tcW w:w="288" w:type="dxa"/>
          </w:tcPr>
          <w:p w14:paraId="399D976F" w14:textId="77777777" w:rsidR="00C45608" w:rsidRDefault="0043158C" w:rsidP="00C45608">
            <w:pPr>
              <w:pStyle w:val="CopticCross"/>
            </w:pPr>
            <w:r w:rsidRPr="00FB5ACB">
              <w:t>¿</w:t>
            </w:r>
          </w:p>
        </w:tc>
        <w:tc>
          <w:tcPr>
            <w:tcW w:w="3960" w:type="dxa"/>
          </w:tcPr>
          <w:p w14:paraId="6DC74EB2" w14:textId="77777777" w:rsidR="00C45608" w:rsidRDefault="00C45608" w:rsidP="00C45608">
            <w:pPr>
              <w:pStyle w:val="EngHang"/>
            </w:pPr>
            <w:r>
              <w:rPr>
                <w:rFonts w:hint="eastAsia"/>
              </w:rPr>
              <w:t>Blessed are you, in truth,</w:t>
            </w:r>
          </w:p>
          <w:p w14:paraId="1222E68C" w14:textId="77777777" w:rsidR="00C45608" w:rsidRDefault="00C45608" w:rsidP="00C45608">
            <w:pPr>
              <w:pStyle w:val="EngHang"/>
            </w:pPr>
            <w:r>
              <w:t>O</w:t>
            </w:r>
            <w:r>
              <w:rPr>
                <w:rFonts w:hint="eastAsia"/>
              </w:rPr>
              <w:t>ur saintly and righteous father,</w:t>
            </w:r>
          </w:p>
          <w:p w14:paraId="5FF34147" w14:textId="77777777" w:rsidR="00C45608" w:rsidRDefault="00C45608" w:rsidP="00C45608">
            <w:pPr>
              <w:pStyle w:val="EngHang"/>
            </w:pPr>
            <w:r>
              <w:rPr>
                <w:rFonts w:hint="eastAsia"/>
              </w:rPr>
              <w:t>Abba ___,</w:t>
            </w:r>
          </w:p>
          <w:p w14:paraId="121C3862" w14:textId="77777777" w:rsidR="00C45608" w:rsidRDefault="00C45608" w:rsidP="00C45608">
            <w:pPr>
              <w:pStyle w:val="EngHangEnd"/>
            </w:pPr>
            <w:r>
              <w:t>T</w:t>
            </w:r>
            <w:r>
              <w:rPr>
                <w:rFonts w:hint="eastAsia"/>
              </w:rPr>
              <w:t>he beloved of Christ.</w:t>
            </w:r>
          </w:p>
        </w:tc>
        <w:tc>
          <w:tcPr>
            <w:tcW w:w="288" w:type="dxa"/>
          </w:tcPr>
          <w:p w14:paraId="5FABB72E" w14:textId="77777777" w:rsidR="00C45608" w:rsidRDefault="00C45608" w:rsidP="00C45608"/>
        </w:tc>
        <w:tc>
          <w:tcPr>
            <w:tcW w:w="288" w:type="dxa"/>
          </w:tcPr>
          <w:p w14:paraId="599F46A9" w14:textId="77777777" w:rsidR="00C45608" w:rsidRDefault="0043158C" w:rsidP="00C45608">
            <w:pPr>
              <w:pStyle w:val="CopticCross"/>
            </w:pPr>
            <w:r w:rsidRPr="00FB5ACB">
              <w:t>¿</w:t>
            </w:r>
          </w:p>
        </w:tc>
        <w:tc>
          <w:tcPr>
            <w:tcW w:w="3960" w:type="dxa"/>
          </w:tcPr>
          <w:p w14:paraId="4E66B143" w14:textId="77777777" w:rsidR="00C45608" w:rsidRDefault="00C45608" w:rsidP="00C45608">
            <w:pPr>
              <w:pStyle w:val="CopticVersemulti-line"/>
            </w:pPr>
            <w:r>
              <w:t>Ⲱⲟⲩⲛⲓⲁⲧⲕ ϧⲉⲛ ⲟⲩⲙⲉⲑⲙⲓ:</w:t>
            </w:r>
          </w:p>
          <w:p w14:paraId="54AB3872" w14:textId="77777777" w:rsidR="00C45608" w:rsidRDefault="00C45608" w:rsidP="00C45608">
            <w:pPr>
              <w:pStyle w:val="CopticVersemulti-line"/>
            </w:pPr>
            <w:r>
              <w:t>ⲡⲉⲛⲓⲱⲧ ⲉ̄ⲑ̄ⲩ̄ ⲛ̀ⲇⲓⲕⲉⲟⲥ:</w:t>
            </w:r>
          </w:p>
          <w:p w14:paraId="47A156D7" w14:textId="77777777" w:rsidR="00C45608" w:rsidRDefault="00C45608" w:rsidP="00C45608">
            <w:pPr>
              <w:pStyle w:val="CopticVersemulti-line"/>
            </w:pPr>
            <w:r>
              <w:t>ⲁⲃⲃⲁ _____:</w:t>
            </w:r>
          </w:p>
          <w:p w14:paraId="138D3F63" w14:textId="77777777" w:rsidR="00C45608" w:rsidRDefault="00C45608" w:rsidP="00C45608">
            <w:pPr>
              <w:pStyle w:val="CopticHangingVerse"/>
            </w:pPr>
            <w:r>
              <w:t>ⲡⲓⲙⲉⲛⲣⲓⲧ ⲛ̀ⲧⲉ Ⲡⲭ̄ⲥ̄.</w:t>
            </w:r>
          </w:p>
        </w:tc>
      </w:tr>
      <w:tr w:rsidR="00C45608" w14:paraId="168F78F3" w14:textId="77777777" w:rsidTr="00C45608">
        <w:trPr>
          <w:cantSplit/>
          <w:jc w:val="center"/>
        </w:trPr>
        <w:tc>
          <w:tcPr>
            <w:tcW w:w="288" w:type="dxa"/>
          </w:tcPr>
          <w:p w14:paraId="3092920C" w14:textId="77777777" w:rsidR="00C45608" w:rsidRDefault="00C45608" w:rsidP="00C45608">
            <w:pPr>
              <w:pStyle w:val="CopticCross"/>
            </w:pPr>
          </w:p>
        </w:tc>
        <w:tc>
          <w:tcPr>
            <w:tcW w:w="3960" w:type="dxa"/>
          </w:tcPr>
          <w:p w14:paraId="01F99E85" w14:textId="77777777" w:rsidR="00C45608" w:rsidRDefault="00C45608" w:rsidP="00C45608">
            <w:pPr>
              <w:pStyle w:val="EngHang"/>
            </w:pPr>
            <w:r>
              <w:rPr>
                <w:rFonts w:hint="eastAsia"/>
              </w:rPr>
              <w:t>Hail to our holy father</w:t>
            </w:r>
          </w:p>
          <w:p w14:paraId="604304B8" w14:textId="77777777" w:rsidR="00C45608" w:rsidRDefault="00C45608" w:rsidP="00C45608">
            <w:pPr>
              <w:pStyle w:val="EngHang"/>
            </w:pPr>
            <w:r>
              <w:t>T</w:t>
            </w:r>
            <w:r>
              <w:rPr>
                <w:rFonts w:hint="eastAsia"/>
              </w:rPr>
              <w:t>he patriarch.</w:t>
            </w:r>
          </w:p>
          <w:p w14:paraId="0618EDBA" w14:textId="77777777" w:rsidR="00C45608" w:rsidRDefault="00C45608" w:rsidP="00C45608">
            <w:pPr>
              <w:pStyle w:val="EngHang"/>
            </w:pPr>
            <w:r>
              <w:rPr>
                <w:rFonts w:hint="eastAsia"/>
              </w:rPr>
              <w:t>Hail to Athanasius the Apostolic,</w:t>
            </w:r>
          </w:p>
          <w:p w14:paraId="0564ABC0" w14:textId="77777777" w:rsidR="00C45608" w:rsidRDefault="00C45608" w:rsidP="00C45608">
            <w:pPr>
              <w:pStyle w:val="EngHangEnd"/>
            </w:pPr>
            <w:r>
              <w:t>T</w:t>
            </w:r>
            <w:r>
              <w:rPr>
                <w:rFonts w:hint="eastAsia"/>
              </w:rPr>
              <w:t>he beloved of Christ.</w:t>
            </w:r>
          </w:p>
        </w:tc>
        <w:tc>
          <w:tcPr>
            <w:tcW w:w="288" w:type="dxa"/>
          </w:tcPr>
          <w:p w14:paraId="021D9A8D" w14:textId="77777777" w:rsidR="00C45608" w:rsidRDefault="00C45608" w:rsidP="00C45608"/>
        </w:tc>
        <w:tc>
          <w:tcPr>
            <w:tcW w:w="288" w:type="dxa"/>
          </w:tcPr>
          <w:p w14:paraId="44BED6BC" w14:textId="77777777" w:rsidR="00C45608" w:rsidRDefault="00C45608" w:rsidP="00C45608">
            <w:pPr>
              <w:pStyle w:val="CopticCross"/>
            </w:pPr>
          </w:p>
        </w:tc>
        <w:tc>
          <w:tcPr>
            <w:tcW w:w="3960" w:type="dxa"/>
          </w:tcPr>
          <w:p w14:paraId="6840B706" w14:textId="77777777" w:rsidR="00C45608" w:rsidRDefault="00C45608" w:rsidP="00C45608">
            <w:pPr>
              <w:pStyle w:val="CopticVersemulti-line"/>
            </w:pPr>
            <w:r>
              <w:t>Ⲭⲉⲣⲉ ⲡⲉⲛⲓⲱⲧ ⲉ̄ⲑ̄ⲩ̄:</w:t>
            </w:r>
          </w:p>
          <w:p w14:paraId="15BA5206" w14:textId="77777777" w:rsidR="00C45608" w:rsidRDefault="00C45608" w:rsidP="00C45608">
            <w:pPr>
              <w:pStyle w:val="CopticVersemulti-line"/>
            </w:pPr>
            <w:r>
              <w:t>ⲙ̀ⲡⲁⲧⲣⲓⲁⲣⲭⲏⲥ:</w:t>
            </w:r>
          </w:p>
          <w:p w14:paraId="27E978C9" w14:textId="77777777" w:rsidR="00C45608" w:rsidRDefault="00C45608" w:rsidP="00C45608">
            <w:pPr>
              <w:pStyle w:val="CopticVersemulti-line"/>
            </w:pPr>
            <w:r>
              <w:t>ⲭⲉⲣⲉ Ⲁⲑⲁⲛⲁⲥⲓⲟⲥ ⲡⲓⲁ̀ⲡⲟⲥⲧⲟⲗⲏⲕⲟⲥ:</w:t>
            </w:r>
          </w:p>
          <w:p w14:paraId="42CB913C" w14:textId="77777777" w:rsidR="00C45608" w:rsidRDefault="00C45608" w:rsidP="00C45608">
            <w:pPr>
              <w:pStyle w:val="CopticHangingVerse"/>
            </w:pPr>
            <w:r>
              <w:t>ⲡⲓⲙⲉⲛⲣⲓⲧ ⲛ̀ⲧⲉ Ⲡⲭ̄ⲥ̄.</w:t>
            </w:r>
          </w:p>
        </w:tc>
      </w:tr>
    </w:tbl>
    <w:p w14:paraId="191FC710" w14:textId="77777777" w:rsidR="00C45608" w:rsidRDefault="0043158C" w:rsidP="00A02728">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11C6116" w14:textId="77777777" w:rsidTr="0043158C">
        <w:trPr>
          <w:cantSplit/>
          <w:jc w:val="center"/>
        </w:trPr>
        <w:tc>
          <w:tcPr>
            <w:tcW w:w="288" w:type="dxa"/>
          </w:tcPr>
          <w:p w14:paraId="732480E8" w14:textId="77777777" w:rsidR="0043158C" w:rsidRDefault="0043158C" w:rsidP="0043158C">
            <w:pPr>
              <w:pStyle w:val="CopticCross"/>
            </w:pPr>
            <w:r w:rsidRPr="00FB5ACB">
              <w:t>¿</w:t>
            </w:r>
          </w:p>
        </w:tc>
        <w:tc>
          <w:tcPr>
            <w:tcW w:w="3960" w:type="dxa"/>
          </w:tcPr>
          <w:p w14:paraId="5A724B27" w14:textId="77777777" w:rsidR="0043158C" w:rsidRDefault="0043158C" w:rsidP="0043158C">
            <w:pPr>
              <w:pStyle w:val="EngHang"/>
            </w:pPr>
            <w:r>
              <w:rPr>
                <w:rFonts w:hint="eastAsia"/>
              </w:rPr>
              <w:t>Through the intercessions</w:t>
            </w:r>
          </w:p>
          <w:p w14:paraId="6DB9EF35" w14:textId="77777777" w:rsidR="0043158C" w:rsidRDefault="0043158C" w:rsidP="0043158C">
            <w:pPr>
              <w:pStyle w:val="EngHang"/>
            </w:pPr>
            <w:r>
              <w:t>O</w:t>
            </w:r>
            <w:r>
              <w:rPr>
                <w:rFonts w:hint="eastAsia"/>
              </w:rPr>
              <w:t>f the holy Mother of God,</w:t>
            </w:r>
          </w:p>
          <w:p w14:paraId="111AAE81" w14:textId="77777777" w:rsidR="0043158C" w:rsidRDefault="0043158C" w:rsidP="0043158C">
            <w:pPr>
              <w:pStyle w:val="EngHang"/>
            </w:pPr>
            <w:r>
              <w:rPr>
                <w:rFonts w:hint="eastAsia"/>
              </w:rPr>
              <w:t>Mary, O Lord, grant us</w:t>
            </w:r>
          </w:p>
          <w:p w14:paraId="47A55438" w14:textId="77777777" w:rsidR="0043158C" w:rsidRDefault="0043158C" w:rsidP="0043158C">
            <w:pPr>
              <w:pStyle w:val="EngHangEnd"/>
            </w:pPr>
            <w:r>
              <w:t>Th</w:t>
            </w:r>
            <w:r>
              <w:rPr>
                <w:rFonts w:hint="eastAsia"/>
              </w:rPr>
              <w:t>e forgiveness of our sins.</w:t>
            </w:r>
          </w:p>
        </w:tc>
        <w:tc>
          <w:tcPr>
            <w:tcW w:w="288" w:type="dxa"/>
          </w:tcPr>
          <w:p w14:paraId="2C9CBB84" w14:textId="77777777" w:rsidR="0043158C" w:rsidRDefault="0043158C" w:rsidP="0043158C"/>
        </w:tc>
        <w:tc>
          <w:tcPr>
            <w:tcW w:w="288" w:type="dxa"/>
          </w:tcPr>
          <w:p w14:paraId="13D28242" w14:textId="77777777" w:rsidR="0043158C" w:rsidRDefault="0043158C" w:rsidP="0043158C">
            <w:pPr>
              <w:pStyle w:val="CopticCross"/>
            </w:pPr>
            <w:r w:rsidRPr="00FB5ACB">
              <w:t>¿</w:t>
            </w:r>
          </w:p>
        </w:tc>
        <w:tc>
          <w:tcPr>
            <w:tcW w:w="3960" w:type="dxa"/>
          </w:tcPr>
          <w:p w14:paraId="0DDBE683" w14:textId="77777777" w:rsidR="0043158C" w:rsidRDefault="0043158C" w:rsidP="0043158C">
            <w:pPr>
              <w:pStyle w:val="CopticVersemulti-line"/>
            </w:pPr>
            <w:r>
              <w:t>Ϩⲓⲧⲉⲛ ⲛⲓⲡ̀ⲣⲉⲥⲃⲓⲁ:</w:t>
            </w:r>
          </w:p>
          <w:p w14:paraId="4826DC79" w14:textId="77777777" w:rsidR="0043158C" w:rsidRDefault="0043158C" w:rsidP="0043158C">
            <w:pPr>
              <w:pStyle w:val="CopticVersemulti-line"/>
            </w:pPr>
            <w:r>
              <w:t>ⲛ̀ⲧⲉ ϯⲑⲉⲟ̀ⲧⲟⲕⲟⲥ ⲉⲑⲟⲩⲁⲃ Ⲙⲁⲣⲓⲁ:</w:t>
            </w:r>
          </w:p>
          <w:p w14:paraId="15E4E03B" w14:textId="77777777" w:rsidR="0043158C" w:rsidRDefault="0043158C" w:rsidP="0043158C">
            <w:pPr>
              <w:pStyle w:val="CopticVersemulti-line"/>
            </w:pPr>
            <w:r>
              <w:t>Ⲡϭⲟⲓⲥ ⲁ̀ⲣⲓϩ̀ⲙⲟⲧ ⲛⲁⲛ:</w:t>
            </w:r>
          </w:p>
          <w:p w14:paraId="087AFBD9" w14:textId="77777777" w:rsidR="0043158C" w:rsidRPr="00C35319" w:rsidRDefault="0043158C" w:rsidP="0043158C">
            <w:pPr>
              <w:pStyle w:val="CopticHangingVerse"/>
            </w:pPr>
            <w:r>
              <w:t>ⲙ̀ⲡⲓⲭⲱ ⲉ̀ⲃⲟⲗ ⲛ̀ⲧⲉ ⲛⲉⲛⲛⲟⲃⲓ.</w:t>
            </w:r>
          </w:p>
        </w:tc>
      </w:tr>
      <w:tr w:rsidR="0043158C" w14:paraId="6D3C5F39" w14:textId="77777777" w:rsidTr="0043158C">
        <w:trPr>
          <w:cantSplit/>
          <w:jc w:val="center"/>
        </w:trPr>
        <w:tc>
          <w:tcPr>
            <w:tcW w:w="288" w:type="dxa"/>
          </w:tcPr>
          <w:p w14:paraId="68C57E1A" w14:textId="77777777" w:rsidR="0043158C" w:rsidRDefault="0043158C" w:rsidP="0043158C">
            <w:pPr>
              <w:pStyle w:val="CopticCross"/>
            </w:pPr>
          </w:p>
        </w:tc>
        <w:tc>
          <w:tcPr>
            <w:tcW w:w="3960" w:type="dxa"/>
          </w:tcPr>
          <w:p w14:paraId="7B83A80C" w14:textId="77777777" w:rsidR="0043158C" w:rsidRDefault="0043158C" w:rsidP="0043158C">
            <w:pPr>
              <w:pStyle w:val="EngHang"/>
            </w:pPr>
            <w:r>
              <w:rPr>
                <w:rFonts w:hint="eastAsia"/>
              </w:rPr>
              <w:t xml:space="preserve">That we may praise </w:t>
            </w:r>
            <w:r>
              <w:t>You</w:t>
            </w:r>
            <w:r>
              <w:rPr>
                <w:rFonts w:hint="eastAsia"/>
              </w:rPr>
              <w:t>,</w:t>
            </w:r>
          </w:p>
          <w:p w14:paraId="04D2D730" w14:textId="77777777" w:rsidR="0043158C" w:rsidRDefault="0043158C" w:rsidP="0043158C">
            <w:pPr>
              <w:pStyle w:val="EngHang"/>
            </w:pPr>
            <w:r>
              <w:t>W</w:t>
            </w:r>
            <w:r>
              <w:rPr>
                <w:rFonts w:hint="eastAsia"/>
              </w:rPr>
              <w:t>ith Thy Good Father</w:t>
            </w:r>
          </w:p>
          <w:p w14:paraId="2796059C" w14:textId="77777777" w:rsidR="0043158C" w:rsidRDefault="0043158C" w:rsidP="0043158C">
            <w:pPr>
              <w:pStyle w:val="EngHang"/>
            </w:pPr>
            <w:r>
              <w:t>A</w:t>
            </w:r>
            <w:r>
              <w:rPr>
                <w:rFonts w:hint="eastAsia"/>
              </w:rPr>
              <w:t>nd the Holy Spirit,</w:t>
            </w:r>
          </w:p>
          <w:p w14:paraId="4161FBDA" w14:textId="77777777" w:rsidR="0043158C" w:rsidRDefault="0043158C" w:rsidP="0043158C">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707AD4A" w14:textId="77777777" w:rsidR="0043158C" w:rsidRDefault="0043158C" w:rsidP="0043158C"/>
        </w:tc>
        <w:tc>
          <w:tcPr>
            <w:tcW w:w="288" w:type="dxa"/>
          </w:tcPr>
          <w:p w14:paraId="2C8FDA95" w14:textId="77777777" w:rsidR="0043158C" w:rsidRDefault="0043158C" w:rsidP="0043158C">
            <w:pPr>
              <w:pStyle w:val="CopticCross"/>
            </w:pPr>
          </w:p>
        </w:tc>
        <w:tc>
          <w:tcPr>
            <w:tcW w:w="3960" w:type="dxa"/>
          </w:tcPr>
          <w:p w14:paraId="25C152C8" w14:textId="77777777" w:rsidR="0043158C" w:rsidRDefault="0043158C" w:rsidP="0043158C">
            <w:pPr>
              <w:pStyle w:val="CopticVersemulti-line"/>
            </w:pPr>
            <w:r>
              <w:t>Ⲉⲑⲣⲉⲛϩⲱⲥ ⲉ̀ⲣⲟⲕ:</w:t>
            </w:r>
          </w:p>
          <w:p w14:paraId="04919588" w14:textId="77777777" w:rsidR="0043158C" w:rsidRDefault="0043158C" w:rsidP="0043158C">
            <w:pPr>
              <w:pStyle w:val="CopticVersemulti-line"/>
            </w:pPr>
            <w:r>
              <w:t>ⲛⲉⲙ Ⲡⲉⲕⲓⲱⲧ ⲛ̀ⲁ̀ⲅⲁⲑⲟⲥ:</w:t>
            </w:r>
          </w:p>
          <w:p w14:paraId="602231D6" w14:textId="77777777" w:rsidR="0043158C" w:rsidRDefault="0043158C" w:rsidP="0043158C">
            <w:pPr>
              <w:pStyle w:val="CopticVersemulti-line"/>
            </w:pPr>
            <w:r>
              <w:t>ⲛⲉⲙ ⲡⲓⲠⲛⲉⲩⲙⲁ ⲉ̄ⲑ̄ⲩ̄:</w:t>
            </w:r>
          </w:p>
          <w:p w14:paraId="1ADEB7C2" w14:textId="77777777" w:rsidR="0043158C" w:rsidRDefault="0043158C" w:rsidP="0043158C">
            <w:pPr>
              <w:pStyle w:val="CopticHangingVerse"/>
            </w:pPr>
            <w:r>
              <w:t>ϫⲉ (ⲁⲕⲓ̀) ⲁⲕⲥⲱϯ ⲙ̀ⲙⲟⲛ ⲛⲁⲓ ⲛⲁⲛ.</w:t>
            </w:r>
          </w:p>
        </w:tc>
      </w:tr>
    </w:tbl>
    <w:p w14:paraId="401DEE11" w14:textId="77777777" w:rsidR="0043158C" w:rsidRDefault="0043158C" w:rsidP="0043158C">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58C" w14:paraId="7230BA93" w14:textId="77777777" w:rsidTr="0043158C">
        <w:trPr>
          <w:cantSplit/>
          <w:jc w:val="center"/>
        </w:trPr>
        <w:tc>
          <w:tcPr>
            <w:tcW w:w="288" w:type="dxa"/>
          </w:tcPr>
          <w:p w14:paraId="5742CC6E" w14:textId="77777777" w:rsidR="0043158C" w:rsidRDefault="0043158C" w:rsidP="0043158C">
            <w:pPr>
              <w:pStyle w:val="CopticCross"/>
            </w:pPr>
            <w:r w:rsidRPr="00FB5ACB">
              <w:t>¿</w:t>
            </w:r>
          </w:p>
        </w:tc>
        <w:tc>
          <w:tcPr>
            <w:tcW w:w="3960" w:type="dxa"/>
          </w:tcPr>
          <w:p w14:paraId="38A97207" w14:textId="77777777" w:rsidR="0043158C" w:rsidRPr="008946A8" w:rsidRDefault="0043158C" w:rsidP="0043158C">
            <w:pPr>
              <w:pStyle w:val="EngHang"/>
              <w:rPr>
                <w:color w:val="auto"/>
              </w:rPr>
            </w:pPr>
            <w:r w:rsidRPr="008946A8">
              <w:rPr>
                <w:color w:val="auto"/>
              </w:rPr>
              <w:t>Jesus Christ the same,</w:t>
            </w:r>
          </w:p>
          <w:p w14:paraId="578836C1" w14:textId="77777777" w:rsidR="0043158C" w:rsidRPr="008946A8" w:rsidRDefault="0043158C" w:rsidP="0043158C">
            <w:pPr>
              <w:pStyle w:val="EngHang"/>
              <w:rPr>
                <w:color w:val="auto"/>
              </w:rPr>
            </w:pPr>
            <w:r w:rsidRPr="008946A8">
              <w:rPr>
                <w:color w:val="auto"/>
              </w:rPr>
              <w:t>Yesterday and today, and forever</w:t>
            </w:r>
          </w:p>
          <w:p w14:paraId="1FA97D81" w14:textId="77777777" w:rsidR="0043158C" w:rsidRPr="008946A8" w:rsidRDefault="0043158C" w:rsidP="0043158C">
            <w:pPr>
              <w:pStyle w:val="EngHang"/>
              <w:rPr>
                <w:color w:val="auto"/>
              </w:rPr>
            </w:pPr>
            <w:r w:rsidRPr="008946A8">
              <w:rPr>
                <w:color w:val="auto"/>
              </w:rPr>
              <w:t>In one hypostasis.</w:t>
            </w:r>
          </w:p>
          <w:p w14:paraId="44408D36" w14:textId="77777777" w:rsidR="0043158C" w:rsidRDefault="0043158C" w:rsidP="0043158C">
            <w:pPr>
              <w:pStyle w:val="EngHangEnd"/>
            </w:pPr>
            <w:r w:rsidRPr="008946A8">
              <w:t>We worship Him, we glorify Him.</w:t>
            </w:r>
          </w:p>
        </w:tc>
        <w:tc>
          <w:tcPr>
            <w:tcW w:w="288" w:type="dxa"/>
          </w:tcPr>
          <w:p w14:paraId="7B76382A" w14:textId="77777777" w:rsidR="0043158C" w:rsidRDefault="0043158C" w:rsidP="0043158C"/>
        </w:tc>
        <w:tc>
          <w:tcPr>
            <w:tcW w:w="288" w:type="dxa"/>
          </w:tcPr>
          <w:p w14:paraId="0155A483" w14:textId="77777777" w:rsidR="0043158C" w:rsidRDefault="0043158C" w:rsidP="0043158C">
            <w:pPr>
              <w:pStyle w:val="CopticCross"/>
            </w:pPr>
            <w:r w:rsidRPr="00FB5ACB">
              <w:t>¿</w:t>
            </w:r>
          </w:p>
        </w:tc>
        <w:tc>
          <w:tcPr>
            <w:tcW w:w="3960" w:type="dxa"/>
          </w:tcPr>
          <w:p w14:paraId="4D94F5CE" w14:textId="77777777" w:rsidR="0043158C" w:rsidRDefault="0043158C" w:rsidP="0043158C">
            <w:pPr>
              <w:pStyle w:val="CopticVersemulti-line"/>
            </w:pPr>
            <w:r>
              <w:t>Ⲓⲏⲥⲟⲩⲥ Ⲡⲓⲭ̀ⲣⲓⲥⲧⲟⲥ ⲛ̀ⲥⲁϥ ⲛⲉⲙ ⲫⲟⲟⲩ:</w:t>
            </w:r>
          </w:p>
          <w:p w14:paraId="66A6ACDD" w14:textId="77777777" w:rsidR="0043158C" w:rsidRDefault="0043158C" w:rsidP="0043158C">
            <w:pPr>
              <w:pStyle w:val="CopticVersemulti-line"/>
            </w:pPr>
            <w:r>
              <w:t>ⲛ̀ⲑⲟϥ ⲛ̀ⲑⲟϥ ⲡⲉ ⲛⲉⲙ ϣⲁ ⲉ̀ⲛⲉϩ:</w:t>
            </w:r>
          </w:p>
          <w:p w14:paraId="2342751A" w14:textId="77777777" w:rsidR="0043158C" w:rsidRDefault="0043158C" w:rsidP="0043158C">
            <w:pPr>
              <w:pStyle w:val="CopticVersemulti-line"/>
            </w:pPr>
            <w:r>
              <w:t>ϧⲉⲛ ⲟⲩϩⲩⲡⲟⲥⲧⲁⲥⲓⲥ ⲛ̀ⲟⲩⲱⲧ:</w:t>
            </w:r>
          </w:p>
          <w:p w14:paraId="47931F9E" w14:textId="77777777" w:rsidR="0043158C" w:rsidRPr="00C35319" w:rsidRDefault="0043158C" w:rsidP="0043158C">
            <w:pPr>
              <w:pStyle w:val="CopticHangingVerse"/>
            </w:pPr>
            <w:r>
              <w:t>ⲧⲉⲛⲟⲩⲱϣⲧ ⲙ̀ⲙⲟϥ ⲧⲉⲛϯⲱ̀ⲟⲩ ⲛⲁϥ.</w:t>
            </w:r>
          </w:p>
        </w:tc>
      </w:tr>
      <w:tr w:rsidR="0043158C" w14:paraId="52EC1A34" w14:textId="77777777" w:rsidTr="0043158C">
        <w:trPr>
          <w:cantSplit/>
          <w:jc w:val="center"/>
        </w:trPr>
        <w:tc>
          <w:tcPr>
            <w:tcW w:w="288" w:type="dxa"/>
          </w:tcPr>
          <w:p w14:paraId="527292DC" w14:textId="77777777" w:rsidR="0043158C" w:rsidRDefault="0043158C" w:rsidP="0043158C">
            <w:pPr>
              <w:pStyle w:val="CopticCross"/>
            </w:pPr>
          </w:p>
        </w:tc>
        <w:tc>
          <w:tcPr>
            <w:tcW w:w="3960" w:type="dxa"/>
          </w:tcPr>
          <w:p w14:paraId="1078ECB3" w14:textId="77777777" w:rsidR="0043158C" w:rsidRPr="007425E1" w:rsidRDefault="0043158C" w:rsidP="0043158C">
            <w:pPr>
              <w:pStyle w:val="EngHang"/>
              <w:rPr>
                <w:rFonts w:eastAsiaTheme="minorHAnsi"/>
              </w:rPr>
            </w:pPr>
            <w:r w:rsidRPr="007425E1">
              <w:rPr>
                <w:rFonts w:eastAsiaTheme="minorHAnsi"/>
              </w:rPr>
              <w:t>O King of Peace,</w:t>
            </w:r>
          </w:p>
          <w:p w14:paraId="0A1D3C4A" w14:textId="77777777" w:rsidR="0043158C" w:rsidRPr="007425E1" w:rsidRDefault="0043158C" w:rsidP="0043158C">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1E9E8B46" w14:textId="77777777" w:rsidR="0043158C" w:rsidRPr="007425E1" w:rsidRDefault="0043158C" w:rsidP="0043158C">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4351AC3C" w14:textId="77777777" w:rsidR="0043158C" w:rsidRDefault="0043158C" w:rsidP="0043158C">
            <w:pPr>
              <w:pStyle w:val="EngHangEnd"/>
            </w:pPr>
            <w:r w:rsidRPr="007425E1">
              <w:rPr>
                <w:rFonts w:eastAsiaTheme="minorHAnsi"/>
              </w:rPr>
              <w:t>And forgive us our sins.</w:t>
            </w:r>
          </w:p>
        </w:tc>
        <w:tc>
          <w:tcPr>
            <w:tcW w:w="288" w:type="dxa"/>
          </w:tcPr>
          <w:p w14:paraId="2F494F4B" w14:textId="77777777" w:rsidR="0043158C" w:rsidRDefault="0043158C" w:rsidP="0043158C"/>
        </w:tc>
        <w:tc>
          <w:tcPr>
            <w:tcW w:w="288" w:type="dxa"/>
          </w:tcPr>
          <w:p w14:paraId="2A73AD64" w14:textId="77777777" w:rsidR="0043158C" w:rsidRDefault="0043158C" w:rsidP="0043158C">
            <w:pPr>
              <w:pStyle w:val="CopticCross"/>
            </w:pPr>
          </w:p>
        </w:tc>
        <w:tc>
          <w:tcPr>
            <w:tcW w:w="3960" w:type="dxa"/>
          </w:tcPr>
          <w:p w14:paraId="32CF9132" w14:textId="77777777" w:rsidR="0043158C" w:rsidRDefault="0043158C" w:rsidP="0043158C">
            <w:pPr>
              <w:pStyle w:val="CopticVersemulti-line"/>
            </w:pPr>
            <w:r>
              <w:t>Ⲡⲟⲩⲣⲟ ⲛ̀ⲧⲉ ϯϩⲓⲣⲏⲛⲏ:</w:t>
            </w:r>
          </w:p>
          <w:p w14:paraId="60020A06" w14:textId="77777777" w:rsidR="0043158C" w:rsidRDefault="0043158C" w:rsidP="0043158C">
            <w:pPr>
              <w:pStyle w:val="CopticVersemulti-line"/>
            </w:pPr>
            <w:r>
              <w:t>ⲙⲟⲓ ⲛⲁⲛ ⲛ̀ⲧⲉⲕϩⲓⲣⲏⲛⲏ:</w:t>
            </w:r>
          </w:p>
          <w:p w14:paraId="4947605F" w14:textId="77777777" w:rsidR="0043158C" w:rsidRDefault="0043158C" w:rsidP="0043158C">
            <w:pPr>
              <w:pStyle w:val="CopticVersemulti-line"/>
            </w:pPr>
            <w:r>
              <w:t>ⲥⲉⲙⲛⲓ ⲛⲁⲛ ⲛ̀ⲧⲉⲕϩⲓⲣⲏⲛⲏ:</w:t>
            </w:r>
          </w:p>
          <w:p w14:paraId="5248EE55" w14:textId="77777777" w:rsidR="0043158C" w:rsidRDefault="0043158C" w:rsidP="0043158C">
            <w:pPr>
              <w:pStyle w:val="CopticHangingVerse"/>
            </w:pPr>
            <w:r>
              <w:t>ⲭⲁ ⲛⲉⲛⲛⲟⲃⲓ ⲛⲁⲛ ⲉⲃⲟⲗ.</w:t>
            </w:r>
          </w:p>
        </w:tc>
      </w:tr>
      <w:tr w:rsidR="0043158C" w14:paraId="43DD82BE" w14:textId="77777777" w:rsidTr="0043158C">
        <w:trPr>
          <w:cantSplit/>
          <w:jc w:val="center"/>
        </w:trPr>
        <w:tc>
          <w:tcPr>
            <w:tcW w:w="288" w:type="dxa"/>
          </w:tcPr>
          <w:p w14:paraId="46B6293D" w14:textId="77777777" w:rsidR="0043158C" w:rsidRDefault="0069406C" w:rsidP="0043158C">
            <w:pPr>
              <w:pStyle w:val="CopticCross"/>
            </w:pPr>
            <w:r w:rsidRPr="00FB5ACB">
              <w:t>¿</w:t>
            </w:r>
          </w:p>
        </w:tc>
        <w:tc>
          <w:tcPr>
            <w:tcW w:w="3960" w:type="dxa"/>
          </w:tcPr>
          <w:p w14:paraId="5558D5A9" w14:textId="77777777" w:rsidR="0043158C" w:rsidRDefault="0043158C" w:rsidP="0043158C">
            <w:pPr>
              <w:pStyle w:val="EngHang"/>
            </w:pPr>
            <w:r>
              <w:t>Disperse the enemies</w:t>
            </w:r>
          </w:p>
          <w:p w14:paraId="4C099FB1" w14:textId="77777777" w:rsidR="0043158C" w:rsidRDefault="0043158C" w:rsidP="0043158C">
            <w:pPr>
              <w:pStyle w:val="EngHang"/>
            </w:pPr>
            <w:r>
              <w:t>Of the Church.</w:t>
            </w:r>
          </w:p>
          <w:p w14:paraId="28402756" w14:textId="77777777" w:rsidR="0043158C" w:rsidRDefault="0043158C" w:rsidP="0043158C">
            <w:pPr>
              <w:pStyle w:val="EngHang"/>
            </w:pPr>
            <w:r>
              <w:t>Fortify Her that She</w:t>
            </w:r>
          </w:p>
          <w:p w14:paraId="4031E682" w14:textId="77777777" w:rsidR="0043158C" w:rsidRDefault="0043158C" w:rsidP="0043158C">
            <w:pPr>
              <w:pStyle w:val="EngHangEnd"/>
            </w:pPr>
            <w:r>
              <w:t>May not be shaken forever.</w:t>
            </w:r>
          </w:p>
        </w:tc>
        <w:tc>
          <w:tcPr>
            <w:tcW w:w="288" w:type="dxa"/>
          </w:tcPr>
          <w:p w14:paraId="5564E204" w14:textId="77777777" w:rsidR="0043158C" w:rsidRDefault="0043158C" w:rsidP="0043158C"/>
        </w:tc>
        <w:tc>
          <w:tcPr>
            <w:tcW w:w="288" w:type="dxa"/>
          </w:tcPr>
          <w:p w14:paraId="1A3F96A9" w14:textId="77777777" w:rsidR="0043158C" w:rsidRDefault="0069406C" w:rsidP="0043158C">
            <w:pPr>
              <w:pStyle w:val="CopticCross"/>
            </w:pPr>
            <w:r w:rsidRPr="00FB5ACB">
              <w:t>¿</w:t>
            </w:r>
          </w:p>
        </w:tc>
        <w:tc>
          <w:tcPr>
            <w:tcW w:w="3960" w:type="dxa"/>
          </w:tcPr>
          <w:p w14:paraId="148397C1" w14:textId="77777777" w:rsidR="0043158C" w:rsidRDefault="0043158C" w:rsidP="0043158C">
            <w:pPr>
              <w:pStyle w:val="CopticVersemulti-line"/>
            </w:pPr>
            <w:r>
              <w:t>Ϫⲱⲣ ⲉⲃⲟⲗ ⲛ̀ⲛⲓϫⲁϫⲓ:</w:t>
            </w:r>
          </w:p>
          <w:p w14:paraId="17619019" w14:textId="77777777" w:rsidR="0043158C" w:rsidRDefault="0043158C" w:rsidP="0043158C">
            <w:pPr>
              <w:pStyle w:val="CopticVersemulti-line"/>
            </w:pPr>
            <w:r>
              <w:t>ⲛ̀ⲧⲉ ϯⲉⲕⲕ̀ⲗⲏⲥⲓⲁ̀:</w:t>
            </w:r>
          </w:p>
          <w:p w14:paraId="14E1BF6A" w14:textId="77777777" w:rsidR="0043158C" w:rsidRDefault="0043158C" w:rsidP="0043158C">
            <w:pPr>
              <w:pStyle w:val="CopticVersemulti-line"/>
            </w:pPr>
            <w:r>
              <w:t>ⲁ̀ⲣⲓⲥⲟⲃⲧ ⲉ̀ⲣⲟⲥ:</w:t>
            </w:r>
          </w:p>
          <w:p w14:paraId="3378FF0E" w14:textId="77777777" w:rsidR="0043158C" w:rsidRDefault="0043158C" w:rsidP="0043158C">
            <w:pPr>
              <w:pStyle w:val="CopticHangingVerse"/>
            </w:pPr>
            <w:r>
              <w:t>ⲛ̀ⲛⲉⲥⲕⲓⲙ ϣⲁ ⲉ̀ⲛⲉϩ.</w:t>
            </w:r>
          </w:p>
        </w:tc>
      </w:tr>
      <w:tr w:rsidR="0043158C" w14:paraId="45A39A6B" w14:textId="77777777" w:rsidTr="0043158C">
        <w:trPr>
          <w:cantSplit/>
          <w:jc w:val="center"/>
        </w:trPr>
        <w:tc>
          <w:tcPr>
            <w:tcW w:w="288" w:type="dxa"/>
          </w:tcPr>
          <w:p w14:paraId="23ED97E1" w14:textId="77777777" w:rsidR="0043158C" w:rsidRDefault="0043158C" w:rsidP="0043158C">
            <w:pPr>
              <w:pStyle w:val="CopticCross"/>
            </w:pPr>
          </w:p>
        </w:tc>
        <w:tc>
          <w:tcPr>
            <w:tcW w:w="3960" w:type="dxa"/>
          </w:tcPr>
          <w:p w14:paraId="6CE858F2" w14:textId="77777777" w:rsidR="0043158C" w:rsidRPr="007425E1" w:rsidRDefault="0043158C" w:rsidP="0043158C">
            <w:pPr>
              <w:pStyle w:val="EngHang"/>
            </w:pPr>
            <w:r w:rsidRPr="007425E1">
              <w:t>Emmanuel our God</w:t>
            </w:r>
          </w:p>
          <w:p w14:paraId="28A91D53" w14:textId="77777777" w:rsidR="0043158C" w:rsidRPr="007425E1" w:rsidRDefault="0043158C" w:rsidP="0043158C">
            <w:pPr>
              <w:pStyle w:val="EngHang"/>
            </w:pPr>
            <w:r w:rsidRPr="007425E1">
              <w:t>Is now in our midst,</w:t>
            </w:r>
          </w:p>
          <w:p w14:paraId="7AD6B1B8" w14:textId="77777777" w:rsidR="0043158C" w:rsidRPr="007425E1" w:rsidRDefault="0043158C" w:rsidP="0043158C">
            <w:pPr>
              <w:pStyle w:val="EngHang"/>
            </w:pPr>
            <w:r>
              <w:t>With</w:t>
            </w:r>
            <w:r w:rsidRPr="007425E1">
              <w:t xml:space="preserve"> the glory of His Father,</w:t>
            </w:r>
          </w:p>
          <w:p w14:paraId="196CE55E" w14:textId="77777777" w:rsidR="0043158C" w:rsidRDefault="0043158C" w:rsidP="0043158C">
            <w:pPr>
              <w:pStyle w:val="EngHangEnd"/>
            </w:pPr>
            <w:r w:rsidRPr="007425E1">
              <w:t>And the Holy Spirit.</w:t>
            </w:r>
          </w:p>
        </w:tc>
        <w:tc>
          <w:tcPr>
            <w:tcW w:w="288" w:type="dxa"/>
          </w:tcPr>
          <w:p w14:paraId="01A81501" w14:textId="77777777" w:rsidR="0043158C" w:rsidRDefault="0043158C" w:rsidP="0043158C"/>
        </w:tc>
        <w:tc>
          <w:tcPr>
            <w:tcW w:w="288" w:type="dxa"/>
          </w:tcPr>
          <w:p w14:paraId="283A7047" w14:textId="77777777" w:rsidR="0043158C" w:rsidRDefault="0043158C" w:rsidP="0043158C">
            <w:pPr>
              <w:pStyle w:val="CopticCross"/>
            </w:pPr>
          </w:p>
        </w:tc>
        <w:tc>
          <w:tcPr>
            <w:tcW w:w="3960" w:type="dxa"/>
          </w:tcPr>
          <w:p w14:paraId="64F20E03" w14:textId="77777777" w:rsidR="0043158C" w:rsidRDefault="0043158C" w:rsidP="0043158C">
            <w:pPr>
              <w:pStyle w:val="CopticVersemulti-line"/>
            </w:pPr>
            <w:r>
              <w:t>Ⲉⲙⲙⲁⲛⲟⲩⲏⲗ Ⲡⲉⲛⲛⲟⲩϯ:</w:t>
            </w:r>
          </w:p>
          <w:p w14:paraId="3510739A" w14:textId="77777777" w:rsidR="0043158C" w:rsidRDefault="0043158C" w:rsidP="0043158C">
            <w:pPr>
              <w:pStyle w:val="CopticVersemulti-line"/>
            </w:pPr>
            <w:r>
              <w:t>ϧⲉⲛ ⲧⲉⲛⲙⲏϯ ⲧⲛⲟⲩ:</w:t>
            </w:r>
          </w:p>
          <w:p w14:paraId="532FA952" w14:textId="77777777" w:rsidR="0043158C" w:rsidRDefault="0043158C" w:rsidP="0043158C">
            <w:pPr>
              <w:pStyle w:val="CopticVersemulti-line"/>
            </w:pPr>
            <w:r>
              <w:t>ϧⲉⲛ ⲡ̀ⲱ̀ⲟⲩ ⲛ̀ⲧⲉ Ⲡⲉϥⲓⲱⲧ:</w:t>
            </w:r>
          </w:p>
          <w:p w14:paraId="667F887A" w14:textId="77777777" w:rsidR="0043158C" w:rsidRDefault="0043158C" w:rsidP="0043158C">
            <w:pPr>
              <w:pStyle w:val="CopticHangingVerse"/>
            </w:pPr>
            <w:r>
              <w:t>ⲛⲉⲙ Ⲡⲓⲡ̄ⲛ̄ⲁ̄ ⲉ̄ⲑ̄ⲩ̄.</w:t>
            </w:r>
          </w:p>
        </w:tc>
      </w:tr>
      <w:tr w:rsidR="0043158C" w14:paraId="5A89BCA6" w14:textId="77777777" w:rsidTr="0043158C">
        <w:trPr>
          <w:cantSplit/>
          <w:jc w:val="center"/>
        </w:trPr>
        <w:tc>
          <w:tcPr>
            <w:tcW w:w="288" w:type="dxa"/>
          </w:tcPr>
          <w:p w14:paraId="3067DC81" w14:textId="77777777" w:rsidR="0043158C" w:rsidRDefault="0069406C" w:rsidP="0043158C">
            <w:pPr>
              <w:pStyle w:val="CopticCross"/>
            </w:pPr>
            <w:r w:rsidRPr="00FB5ACB">
              <w:t>¿</w:t>
            </w:r>
          </w:p>
        </w:tc>
        <w:tc>
          <w:tcPr>
            <w:tcW w:w="3960" w:type="dxa"/>
          </w:tcPr>
          <w:p w14:paraId="1B830E57" w14:textId="77777777" w:rsidR="0043158C" w:rsidRPr="007425E1" w:rsidRDefault="0043158C" w:rsidP="0043158C">
            <w:pPr>
              <w:pStyle w:val="EngHang"/>
            </w:pPr>
            <w:commentRangeStart w:id="50"/>
            <w:r w:rsidRPr="007425E1">
              <w:t xml:space="preserve">May </w:t>
            </w:r>
            <w:commentRangeEnd w:id="50"/>
            <w:r>
              <w:rPr>
                <w:rStyle w:val="CommentReference"/>
                <w:rFonts w:eastAsiaTheme="minorHAnsi" w:cstheme="minorBidi"/>
                <w:color w:val="auto"/>
                <w:lang w:val="en-CA"/>
              </w:rPr>
              <w:commentReference w:id="50"/>
            </w:r>
            <w:r w:rsidRPr="007425E1">
              <w:t>He bless us all,</w:t>
            </w:r>
          </w:p>
          <w:p w14:paraId="0DC9F268" w14:textId="77777777" w:rsidR="0043158C" w:rsidRPr="007425E1" w:rsidRDefault="0043158C" w:rsidP="0043158C">
            <w:pPr>
              <w:pStyle w:val="EngHang"/>
            </w:pPr>
            <w:r w:rsidRPr="007425E1">
              <w:t>Purify our hearts,</w:t>
            </w:r>
          </w:p>
          <w:p w14:paraId="1765283F" w14:textId="77777777" w:rsidR="0043158C" w:rsidRPr="007425E1" w:rsidRDefault="0043158C" w:rsidP="0043158C">
            <w:pPr>
              <w:pStyle w:val="EngHang"/>
            </w:pPr>
            <w:r w:rsidRPr="007425E1">
              <w:t>And heal the sicknesses</w:t>
            </w:r>
          </w:p>
          <w:p w14:paraId="1EC5AFA9" w14:textId="77777777" w:rsidR="0043158C" w:rsidRDefault="0043158C" w:rsidP="0043158C">
            <w:pPr>
              <w:pStyle w:val="EngHangEnd"/>
            </w:pPr>
            <w:r w:rsidRPr="007425E1">
              <w:t>Of our souls and our bodies.</w:t>
            </w:r>
          </w:p>
        </w:tc>
        <w:tc>
          <w:tcPr>
            <w:tcW w:w="288" w:type="dxa"/>
          </w:tcPr>
          <w:p w14:paraId="20F0B7C5" w14:textId="77777777" w:rsidR="0043158C" w:rsidRDefault="0043158C" w:rsidP="0043158C"/>
        </w:tc>
        <w:tc>
          <w:tcPr>
            <w:tcW w:w="288" w:type="dxa"/>
          </w:tcPr>
          <w:p w14:paraId="4DC6BE15" w14:textId="77777777" w:rsidR="0043158C" w:rsidRDefault="0069406C" w:rsidP="0043158C">
            <w:pPr>
              <w:pStyle w:val="CopticCross"/>
            </w:pPr>
            <w:r w:rsidRPr="00FB5ACB">
              <w:t>¿</w:t>
            </w:r>
          </w:p>
        </w:tc>
        <w:tc>
          <w:tcPr>
            <w:tcW w:w="3960" w:type="dxa"/>
          </w:tcPr>
          <w:p w14:paraId="5C770A56" w14:textId="77777777" w:rsidR="0043158C" w:rsidRDefault="0043158C" w:rsidP="0043158C">
            <w:pPr>
              <w:pStyle w:val="CopticVersemulti-line"/>
            </w:pPr>
            <w:r>
              <w:t>Ⲛⲧⲉϥⲥ̀ⲙⲟⲩ ⲉ̀ⲣⲟⲛ ⲧⲏⲣⲉⲛ:</w:t>
            </w:r>
          </w:p>
          <w:p w14:paraId="5DD475DC" w14:textId="77777777" w:rsidR="0043158C" w:rsidRDefault="0043158C" w:rsidP="0043158C">
            <w:pPr>
              <w:pStyle w:val="CopticVersemulti-line"/>
            </w:pPr>
            <w:r>
              <w:t>ⲛ̀ⲧⲉϥⲧⲟⲩⲃⲟ ⲛ̀ⲛⲉⲛϩⲏⲧ:</w:t>
            </w:r>
          </w:p>
          <w:p w14:paraId="3ABA52FD" w14:textId="77777777" w:rsidR="0043158C" w:rsidRDefault="0043158C" w:rsidP="0043158C">
            <w:pPr>
              <w:pStyle w:val="CopticVersemulti-line"/>
            </w:pPr>
            <w:r>
              <w:t>ⲛ̀ⲧⲉϥⲧⲁⲗϭⲟ ⲛ̀ⲛⲓϣⲱⲛⲓ:</w:t>
            </w:r>
          </w:p>
          <w:p w14:paraId="190E7420" w14:textId="77777777" w:rsidR="0043158C" w:rsidRDefault="0043158C" w:rsidP="0043158C">
            <w:pPr>
              <w:pStyle w:val="CopticHangingVerse"/>
            </w:pPr>
            <w:r>
              <w:t>ⲛ̀ⲧⲉ ⲛⲉⲛⲯⲩⲭⲏ ⲛⲉⲙ ⲛⲉⲛⲥⲱⲙⲁ.</w:t>
            </w:r>
          </w:p>
        </w:tc>
      </w:tr>
      <w:tr w:rsidR="0043158C" w14:paraId="426211D1" w14:textId="77777777" w:rsidTr="0043158C">
        <w:trPr>
          <w:cantSplit/>
          <w:jc w:val="center"/>
        </w:trPr>
        <w:tc>
          <w:tcPr>
            <w:tcW w:w="288" w:type="dxa"/>
          </w:tcPr>
          <w:p w14:paraId="71172204" w14:textId="77777777" w:rsidR="0043158C" w:rsidRDefault="0043158C" w:rsidP="0043158C">
            <w:pPr>
              <w:pStyle w:val="CopticCross"/>
            </w:pPr>
          </w:p>
        </w:tc>
        <w:tc>
          <w:tcPr>
            <w:tcW w:w="3960" w:type="dxa"/>
          </w:tcPr>
          <w:p w14:paraId="1F80DB02" w14:textId="77777777" w:rsidR="0043158C" w:rsidRPr="007425E1" w:rsidRDefault="0043158C" w:rsidP="0043158C">
            <w:pPr>
              <w:pStyle w:val="EngHang"/>
            </w:pPr>
            <w:r w:rsidRPr="007425E1">
              <w:t xml:space="preserve">We worship </w:t>
            </w:r>
            <w:r>
              <w:t>You</w:t>
            </w:r>
            <w:r w:rsidRPr="007425E1">
              <w:t>, O Christ,</w:t>
            </w:r>
          </w:p>
          <w:p w14:paraId="2D5E9067" w14:textId="77777777" w:rsidR="0043158C" w:rsidRPr="007425E1" w:rsidRDefault="0043158C" w:rsidP="0043158C">
            <w:pPr>
              <w:pStyle w:val="EngHang"/>
            </w:pPr>
            <w:r w:rsidRPr="007425E1">
              <w:t xml:space="preserve">With </w:t>
            </w:r>
            <w:r>
              <w:t>Your</w:t>
            </w:r>
            <w:r w:rsidRPr="007425E1">
              <w:t xml:space="preserve"> Good Father,</w:t>
            </w:r>
          </w:p>
          <w:p w14:paraId="1FD68D7F" w14:textId="77777777" w:rsidR="0043158C" w:rsidRPr="007425E1" w:rsidRDefault="0043158C" w:rsidP="0043158C">
            <w:pPr>
              <w:pStyle w:val="EngHang"/>
            </w:pPr>
            <w:r w:rsidRPr="007425E1">
              <w:t>And the Holy Spirit,</w:t>
            </w:r>
          </w:p>
          <w:p w14:paraId="04FEFEF5" w14:textId="77777777" w:rsidR="0043158C" w:rsidRDefault="0043158C" w:rsidP="0043158C">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4587AADC" w14:textId="77777777" w:rsidR="0043158C" w:rsidRDefault="0043158C" w:rsidP="0043158C"/>
        </w:tc>
        <w:tc>
          <w:tcPr>
            <w:tcW w:w="288" w:type="dxa"/>
          </w:tcPr>
          <w:p w14:paraId="00B29A0F" w14:textId="77777777" w:rsidR="0043158C" w:rsidRDefault="0043158C" w:rsidP="0043158C">
            <w:pPr>
              <w:pStyle w:val="CopticCross"/>
            </w:pPr>
          </w:p>
        </w:tc>
        <w:tc>
          <w:tcPr>
            <w:tcW w:w="3960" w:type="dxa"/>
          </w:tcPr>
          <w:p w14:paraId="5ECCE6A6" w14:textId="77777777" w:rsidR="0043158C" w:rsidRDefault="0043158C" w:rsidP="0043158C">
            <w:pPr>
              <w:pStyle w:val="CopticVersemulti-line"/>
            </w:pPr>
            <w:r>
              <w:t>Ⲧⲉⲛⲟⲩⲱϣⲧ ⲙ̀ⲙⲟⲕ ⲱ̀ Ⲡⲓⲭ̀ⲣⲓⲥⲧⲟⲥ:</w:t>
            </w:r>
          </w:p>
          <w:p w14:paraId="75B946CB" w14:textId="77777777" w:rsidR="0043158C" w:rsidRDefault="0043158C" w:rsidP="0043158C">
            <w:pPr>
              <w:pStyle w:val="CopticVersemulti-line"/>
            </w:pPr>
            <w:r>
              <w:t>ⲛⲉⲙ Ⲡⲉⲕⲓⲱⲧ ⲛ̀ⲁ̀ⲅⲁⲑⲟⲥ:</w:t>
            </w:r>
          </w:p>
          <w:p w14:paraId="5FDDD2E7" w14:textId="77777777" w:rsidR="0043158C" w:rsidRDefault="0043158C" w:rsidP="0043158C">
            <w:pPr>
              <w:pStyle w:val="CopticVersemulti-line"/>
            </w:pPr>
            <w:r>
              <w:t>ⲛⲉⲙ Ⲡⲓⲡ̀ⲛⲉⲩⲙⲁ ⲉⲑⲟⲩⲁⲃ:</w:t>
            </w:r>
          </w:p>
          <w:p w14:paraId="5BF0DD2E" w14:textId="77777777" w:rsidR="0043158C" w:rsidRDefault="0043158C" w:rsidP="0043158C">
            <w:pPr>
              <w:pStyle w:val="CopticHangingVerse"/>
            </w:pPr>
            <w:r>
              <w:t>ϫⲉ (_____) ⲁⲕⲥⲱϯ ⲙ̀ⲙⲟⲛ ⲛⲁⲓ ⲛⲁⲛ.</w:t>
            </w:r>
          </w:p>
        </w:tc>
      </w:tr>
      <w:tr w:rsidR="0043158C" w14:paraId="3BB9F38F" w14:textId="77777777" w:rsidTr="0043158C">
        <w:trPr>
          <w:cantSplit/>
          <w:jc w:val="center"/>
        </w:trPr>
        <w:tc>
          <w:tcPr>
            <w:tcW w:w="288" w:type="dxa"/>
          </w:tcPr>
          <w:p w14:paraId="47524C2D" w14:textId="77777777" w:rsidR="0043158C" w:rsidRDefault="0069406C" w:rsidP="0043158C">
            <w:pPr>
              <w:pStyle w:val="CopticCross"/>
            </w:pPr>
            <w:r w:rsidRPr="00FB5ACB">
              <w:lastRenderedPageBreak/>
              <w:t>¿</w:t>
            </w:r>
          </w:p>
        </w:tc>
        <w:tc>
          <w:tcPr>
            <w:tcW w:w="3960" w:type="dxa"/>
          </w:tcPr>
          <w:p w14:paraId="3B413E9A" w14:textId="77777777" w:rsidR="0043158C" w:rsidRDefault="0043158C" w:rsidP="0043158C">
            <w:pPr>
              <w:pStyle w:val="EngHang"/>
            </w:pPr>
            <w:r>
              <w:t>Glory be to the Father and to the Son</w:t>
            </w:r>
          </w:p>
          <w:p w14:paraId="510B7522" w14:textId="77777777" w:rsidR="0043158C" w:rsidRDefault="0043158C" w:rsidP="0043158C">
            <w:pPr>
              <w:pStyle w:val="EngHang"/>
            </w:pPr>
            <w:r>
              <w:t>And to the Holy Spirit.</w:t>
            </w:r>
          </w:p>
          <w:p w14:paraId="3F99755D" w14:textId="77777777" w:rsidR="0043158C" w:rsidRDefault="0043158C" w:rsidP="0043158C">
            <w:pPr>
              <w:pStyle w:val="EngHang"/>
            </w:pPr>
            <w:r>
              <w:t>Both now and always,</w:t>
            </w:r>
          </w:p>
          <w:p w14:paraId="7D384CB8" w14:textId="77777777" w:rsidR="0043158C" w:rsidRDefault="0043158C" w:rsidP="0043158C">
            <w:pPr>
              <w:pStyle w:val="EngHangEnd"/>
            </w:pPr>
            <w:r>
              <w:t>And unto the ages of ages</w:t>
            </w:r>
            <w:r w:rsidR="001225FA">
              <w:t xml:space="preserve">. </w:t>
            </w:r>
            <w:r>
              <w:t>Amen.</w:t>
            </w:r>
          </w:p>
        </w:tc>
        <w:tc>
          <w:tcPr>
            <w:tcW w:w="288" w:type="dxa"/>
          </w:tcPr>
          <w:p w14:paraId="73E42A2C" w14:textId="77777777" w:rsidR="0043158C" w:rsidRDefault="0043158C" w:rsidP="0043158C"/>
        </w:tc>
        <w:tc>
          <w:tcPr>
            <w:tcW w:w="288" w:type="dxa"/>
          </w:tcPr>
          <w:p w14:paraId="1332D997" w14:textId="77777777" w:rsidR="0043158C" w:rsidRDefault="0069406C" w:rsidP="0043158C">
            <w:pPr>
              <w:pStyle w:val="CopticCross"/>
            </w:pPr>
            <w:r w:rsidRPr="00FB5ACB">
              <w:t>¿</w:t>
            </w:r>
          </w:p>
        </w:tc>
        <w:tc>
          <w:tcPr>
            <w:tcW w:w="3960" w:type="dxa"/>
          </w:tcPr>
          <w:p w14:paraId="20D23639" w14:textId="77777777" w:rsidR="0043158C" w:rsidRDefault="0043158C" w:rsidP="0043158C">
            <w:pPr>
              <w:pStyle w:val="CopticVersemulti-line"/>
            </w:pPr>
            <w:r w:rsidRPr="005130A7">
              <w:t>Ⲇⲟⲝⲁ ⲡⲁⲧⲣⲓ ⲕⲉ ⲩⲓⲱ</w:t>
            </w:r>
            <w:r>
              <w:t>:</w:t>
            </w:r>
          </w:p>
          <w:p w14:paraId="3B76DD4F" w14:textId="77777777" w:rsidR="0043158C" w:rsidRDefault="0043158C" w:rsidP="0043158C">
            <w:pPr>
              <w:pStyle w:val="CopticVersemulti-line"/>
            </w:pPr>
            <w:r w:rsidRPr="005130A7">
              <w:t>ⲕⲉ ⲁ̀ⲅⲓⲱ ⲡⲛⲉⲩⲙⲁⲧⲓ:</w:t>
            </w:r>
          </w:p>
          <w:p w14:paraId="5A14E6CE" w14:textId="77777777" w:rsidR="0043158C" w:rsidRDefault="0043158C" w:rsidP="0043158C">
            <w:pPr>
              <w:pStyle w:val="CopticVersemulti-line"/>
            </w:pPr>
            <w:r w:rsidRPr="005130A7">
              <w:t>ⲕⲉ ⲛⲩⲛ ⲕⲉ ⲁ̀ⲓ</w:t>
            </w:r>
            <w:r>
              <w:t>:</w:t>
            </w:r>
          </w:p>
          <w:p w14:paraId="6EE75522" w14:textId="77777777" w:rsidR="0043158C" w:rsidRDefault="0043158C" w:rsidP="0043158C">
            <w:pPr>
              <w:pStyle w:val="CopticHangingVerse"/>
            </w:pPr>
            <w:r w:rsidRPr="005130A7">
              <w:t>ⲕⲉ ⲓⲥ ⲧⲟⲩⲥ ⲉ̀ⲱ̀ⲛⲁⲥ ⲧⲱⲛ ⲉ̀ⲱ̀ ⲛⲱⲛ ⲁⲙⲏⲛ</w:t>
            </w:r>
            <w:r>
              <w:t>.</w:t>
            </w:r>
          </w:p>
        </w:tc>
      </w:tr>
    </w:tbl>
    <w:p w14:paraId="67C198AD" w14:textId="77777777" w:rsidR="00511A14" w:rsidRDefault="00511A14" w:rsidP="00511A14">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705A304F" w14:textId="77777777" w:rsidTr="006B3289">
        <w:tc>
          <w:tcPr>
            <w:tcW w:w="3623" w:type="dxa"/>
            <w:tcBorders>
              <w:right w:val="single" w:sz="4" w:space="0" w:color="000000" w:themeColor="text1"/>
            </w:tcBorders>
          </w:tcPr>
          <w:p w14:paraId="090B1BFD" w14:textId="77777777" w:rsidR="00511A14" w:rsidRDefault="003C1C36" w:rsidP="006B3289">
            <w:pPr>
              <w:pStyle w:val="Priest"/>
            </w:pPr>
            <w:r>
              <w:t>Presbyter:</w:t>
            </w:r>
          </w:p>
        </w:tc>
        <w:tc>
          <w:tcPr>
            <w:tcW w:w="3624" w:type="dxa"/>
            <w:tcBorders>
              <w:left w:val="single" w:sz="4" w:space="0" w:color="000000" w:themeColor="text1"/>
            </w:tcBorders>
          </w:tcPr>
          <w:p w14:paraId="0A3D650C" w14:textId="77777777" w:rsidR="00511A14" w:rsidRDefault="00511A14" w:rsidP="006B3289"/>
        </w:tc>
      </w:tr>
      <w:tr w:rsidR="00511A14" w14:paraId="2F660E3C" w14:textId="77777777" w:rsidTr="006B3289">
        <w:tc>
          <w:tcPr>
            <w:tcW w:w="3623" w:type="dxa"/>
            <w:tcBorders>
              <w:right w:val="single" w:sz="4" w:space="0" w:color="000000" w:themeColor="text1"/>
            </w:tcBorders>
          </w:tcPr>
          <w:p w14:paraId="4EFC3452" w14:textId="77777777" w:rsidR="00511A14" w:rsidRDefault="00511A14" w:rsidP="006B3289">
            <w:pPr>
              <w:pStyle w:val="Body"/>
            </w:pPr>
            <w:r>
              <w:t>Bless.</w:t>
            </w:r>
          </w:p>
        </w:tc>
        <w:tc>
          <w:tcPr>
            <w:tcW w:w="3624" w:type="dxa"/>
            <w:tcBorders>
              <w:left w:val="single" w:sz="4" w:space="0" w:color="000000" w:themeColor="text1"/>
            </w:tcBorders>
          </w:tcPr>
          <w:p w14:paraId="3C6FFDBD" w14:textId="77777777" w:rsidR="00511A14" w:rsidRDefault="00511A14" w:rsidP="00511A14">
            <w:pPr>
              <w:pStyle w:val="Body"/>
            </w:pPr>
            <w:r>
              <w:t xml:space="preserve">Evlogite. </w:t>
            </w:r>
            <w:r w:rsidRPr="00511A14">
              <w:rPr>
                <w:rStyle w:val="RubricsInBodyChar"/>
              </w:rPr>
              <w:t>(if there is one presbyter present, “Evlogison”.)</w:t>
            </w:r>
          </w:p>
        </w:tc>
      </w:tr>
    </w:tbl>
    <w:p w14:paraId="793CCDB7" w14:textId="77777777" w:rsidR="00511A14" w:rsidRDefault="00511A14" w:rsidP="00511A14">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511A14" w14:paraId="5260C168" w14:textId="77777777" w:rsidTr="006B3289">
        <w:tc>
          <w:tcPr>
            <w:tcW w:w="3623" w:type="dxa"/>
            <w:tcBorders>
              <w:right w:val="single" w:sz="4" w:space="0" w:color="000000" w:themeColor="text1"/>
            </w:tcBorders>
          </w:tcPr>
          <w:p w14:paraId="2CACCEFB" w14:textId="77777777" w:rsidR="00511A14" w:rsidRDefault="00511A14" w:rsidP="00E21EA3">
            <w:pPr>
              <w:pStyle w:val="Priest"/>
            </w:pPr>
            <w:r>
              <w:t>P</w:t>
            </w:r>
            <w:r w:rsidR="00E21EA3">
              <w:t>resbyters</w:t>
            </w:r>
            <w:r>
              <w:t>:</w:t>
            </w:r>
          </w:p>
        </w:tc>
        <w:tc>
          <w:tcPr>
            <w:tcW w:w="3624" w:type="dxa"/>
            <w:tcBorders>
              <w:left w:val="single" w:sz="4" w:space="0" w:color="000000" w:themeColor="text1"/>
            </w:tcBorders>
          </w:tcPr>
          <w:p w14:paraId="7C8D436E" w14:textId="77777777" w:rsidR="00511A14" w:rsidRDefault="00511A14" w:rsidP="006B3289"/>
        </w:tc>
      </w:tr>
      <w:tr w:rsidR="00511A14" w14:paraId="698EBF25" w14:textId="77777777" w:rsidTr="006B3289">
        <w:tc>
          <w:tcPr>
            <w:tcW w:w="3623" w:type="dxa"/>
            <w:tcBorders>
              <w:right w:val="single" w:sz="4" w:space="0" w:color="000000" w:themeColor="text1"/>
            </w:tcBorders>
          </w:tcPr>
          <w:p w14:paraId="64E882BA" w14:textId="77777777" w:rsidR="00511A14" w:rsidRDefault="00511A14" w:rsidP="006B3289">
            <w:pPr>
              <w:pStyle w:val="Body"/>
            </w:pPr>
            <w:r>
              <w:t>You bless.</w:t>
            </w:r>
          </w:p>
        </w:tc>
        <w:tc>
          <w:tcPr>
            <w:tcW w:w="3624" w:type="dxa"/>
            <w:tcBorders>
              <w:left w:val="single" w:sz="4" w:space="0" w:color="000000" w:themeColor="text1"/>
            </w:tcBorders>
          </w:tcPr>
          <w:p w14:paraId="46EC1281" w14:textId="77777777" w:rsidR="00511A14" w:rsidRDefault="00511A14" w:rsidP="006B3289">
            <w:pPr>
              <w:pStyle w:val="Body"/>
            </w:pPr>
            <w:r>
              <w:t>Enthos evlogison.</w:t>
            </w:r>
          </w:p>
        </w:tc>
      </w:tr>
    </w:tbl>
    <w:p w14:paraId="2447D7F1" w14:textId="77777777" w:rsidR="00A02728" w:rsidRDefault="00511A14" w:rsidP="00511A14">
      <w:pPr>
        <w:pStyle w:val="Rubric"/>
      </w:pPr>
      <w:r>
        <w:t xml:space="preserve">The presbyter turns to the altar and returns the incense box, and laying his finger on it, says, “In the Name of the Father and the Son and the Holy Spirit, one God.” Having made the sign of the cross over it, he puts the first spoonful of incense into the censer, </w:t>
      </w:r>
      <w:r w:rsidR="0097428E">
        <w:t xml:space="preserve">which the deacon has meanwhile brought, </w:t>
      </w:r>
      <w:r>
        <w:t xml:space="preserve">saying, “Blessed be God the Father, the Pantocrator. Amen.” The deacon responds, “Amen.” The presbyter </w:t>
      </w:r>
      <w:r w:rsidR="006B3289">
        <w:t>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33408CC" w14:textId="77777777" w:rsidR="006B3289" w:rsidRDefault="006B3289" w:rsidP="00511A14">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2E42688E" w14:textId="77777777" w:rsidR="006B3289" w:rsidRDefault="006B3289" w:rsidP="00511A14">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44B1DF89" w14:textId="77777777" w:rsidR="006B3289" w:rsidRDefault="006B3289" w:rsidP="00511A14">
      <w:pPr>
        <w:pStyle w:val="Rubric"/>
      </w:pPr>
      <w:r>
        <w:t>The presbyter and deacon now process about the altar:</w:t>
      </w:r>
    </w:p>
    <w:p w14:paraId="76D95D56" w14:textId="77777777" w:rsidR="006B3289" w:rsidRDefault="0097428E" w:rsidP="00511A14">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0BDEB2E4" w14:textId="77777777" w:rsidR="0097428E" w:rsidRDefault="0097428E" w:rsidP="00511A14">
      <w:pPr>
        <w:pStyle w:val="Rubric"/>
      </w:pPr>
      <w:r>
        <w:t>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Gabriel the angel, ‘Hail to you, O full of grace, the Lord is with you.’”</w:t>
      </w:r>
    </w:p>
    <w:p w14:paraId="79819809" w14:textId="77777777" w:rsidR="0097428E" w:rsidRDefault="0097428E" w:rsidP="00511A14">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A02728" w14:paraId="1D159FC8" w14:textId="77777777" w:rsidTr="00A02728">
        <w:tc>
          <w:tcPr>
            <w:tcW w:w="3623" w:type="dxa"/>
            <w:tcBorders>
              <w:right w:val="single" w:sz="4" w:space="0" w:color="000000" w:themeColor="text1"/>
            </w:tcBorders>
          </w:tcPr>
          <w:p w14:paraId="7BB28ED9" w14:textId="77777777" w:rsidR="00A02728" w:rsidRDefault="003C1C36" w:rsidP="00A02728">
            <w:pPr>
              <w:pStyle w:val="Priest"/>
            </w:pPr>
            <w:r>
              <w:t>Presbyter:</w:t>
            </w:r>
          </w:p>
        </w:tc>
        <w:tc>
          <w:tcPr>
            <w:tcW w:w="3624" w:type="dxa"/>
            <w:tcBorders>
              <w:left w:val="single" w:sz="4" w:space="0" w:color="000000" w:themeColor="text1"/>
            </w:tcBorders>
          </w:tcPr>
          <w:p w14:paraId="0C1F0529" w14:textId="77777777" w:rsidR="00A02728" w:rsidRDefault="00A02728" w:rsidP="00A02728"/>
        </w:tc>
      </w:tr>
      <w:tr w:rsidR="00A02728" w14:paraId="3B10A881" w14:textId="77777777" w:rsidTr="00A02728">
        <w:tc>
          <w:tcPr>
            <w:tcW w:w="3623" w:type="dxa"/>
            <w:tcBorders>
              <w:right w:val="single" w:sz="4" w:space="0" w:color="000000" w:themeColor="text1"/>
            </w:tcBorders>
          </w:tcPr>
          <w:p w14:paraId="619F83BC" w14:textId="77777777" w:rsidR="00A02728" w:rsidRDefault="00A02728" w:rsidP="00A02728">
            <w:pPr>
              <w:pStyle w:val="Body"/>
            </w:pPr>
            <w:r>
              <w:t>Pray.</w:t>
            </w:r>
          </w:p>
        </w:tc>
        <w:tc>
          <w:tcPr>
            <w:tcW w:w="3624" w:type="dxa"/>
            <w:tcBorders>
              <w:left w:val="single" w:sz="4" w:space="0" w:color="000000" w:themeColor="text1"/>
            </w:tcBorders>
          </w:tcPr>
          <w:p w14:paraId="3F8DB976" w14:textId="77777777" w:rsidR="00A02728" w:rsidRDefault="00FC30EB" w:rsidP="00DF095B">
            <w:pPr>
              <w:pStyle w:val="CopticInd"/>
            </w:pPr>
            <w:r>
              <w:rPr>
                <w:rFonts w:ascii="Times New Roman" w:hAnsi="Times New Roman" w:cs="Times New Roman"/>
              </w:rPr>
              <w:t>Ϣ</w:t>
            </w:r>
            <w:r>
              <w:t>ⲗⲏⲗ.</w:t>
            </w:r>
          </w:p>
        </w:tc>
      </w:tr>
      <w:tr w:rsidR="00A02728" w14:paraId="4488AEC1" w14:textId="77777777" w:rsidTr="00A02728">
        <w:tc>
          <w:tcPr>
            <w:tcW w:w="3623" w:type="dxa"/>
            <w:tcBorders>
              <w:right w:val="single" w:sz="4" w:space="0" w:color="000000" w:themeColor="text1"/>
            </w:tcBorders>
          </w:tcPr>
          <w:p w14:paraId="091D1F07" w14:textId="77777777" w:rsidR="00A02728" w:rsidRDefault="003C1C36" w:rsidP="00A02728">
            <w:pPr>
              <w:pStyle w:val="Priest"/>
            </w:pPr>
            <w:r>
              <w:t>Deacon:</w:t>
            </w:r>
          </w:p>
        </w:tc>
        <w:tc>
          <w:tcPr>
            <w:tcW w:w="3624" w:type="dxa"/>
            <w:tcBorders>
              <w:left w:val="single" w:sz="4" w:space="0" w:color="000000" w:themeColor="text1"/>
            </w:tcBorders>
          </w:tcPr>
          <w:p w14:paraId="3D3C11EE" w14:textId="77777777" w:rsidR="00A02728" w:rsidRDefault="00A02728" w:rsidP="00DF095B">
            <w:pPr>
              <w:pStyle w:val="CopticInd"/>
            </w:pPr>
          </w:p>
        </w:tc>
      </w:tr>
      <w:tr w:rsidR="00A02728" w14:paraId="45B13336" w14:textId="77777777" w:rsidTr="00A02728">
        <w:tc>
          <w:tcPr>
            <w:tcW w:w="3623" w:type="dxa"/>
            <w:tcBorders>
              <w:right w:val="single" w:sz="4" w:space="0" w:color="000000" w:themeColor="text1"/>
            </w:tcBorders>
          </w:tcPr>
          <w:p w14:paraId="4AA4ED0B" w14:textId="77777777" w:rsidR="00A02728" w:rsidRDefault="00A02728" w:rsidP="00A02728">
            <w:pPr>
              <w:pStyle w:val="Body"/>
            </w:pPr>
            <w:r>
              <w:t>Stand up for prayer.</w:t>
            </w:r>
          </w:p>
        </w:tc>
        <w:tc>
          <w:tcPr>
            <w:tcW w:w="3624" w:type="dxa"/>
            <w:tcBorders>
              <w:left w:val="single" w:sz="4" w:space="0" w:color="000000" w:themeColor="text1"/>
            </w:tcBorders>
          </w:tcPr>
          <w:p w14:paraId="34268B0D" w14:textId="77777777" w:rsidR="00A02728" w:rsidRDefault="00FC30EB" w:rsidP="00DF095B">
            <w:pPr>
              <w:pStyle w:val="CopticInd"/>
            </w:pPr>
            <w:r>
              <w:t>Ⲉⲡⲓ ⲡ̀ⲣⲟⲥⲉⲩⲭⲏ ⲥ̀ⲧⲁⲑⲏⲧⲉ.</w:t>
            </w:r>
          </w:p>
        </w:tc>
      </w:tr>
      <w:tr w:rsidR="00A02728" w14:paraId="0D7A6384" w14:textId="77777777" w:rsidTr="00A02728">
        <w:tc>
          <w:tcPr>
            <w:tcW w:w="3623" w:type="dxa"/>
            <w:tcBorders>
              <w:right w:val="single" w:sz="4" w:space="0" w:color="000000" w:themeColor="text1"/>
            </w:tcBorders>
          </w:tcPr>
          <w:p w14:paraId="3A066F04" w14:textId="77777777" w:rsidR="00A02728" w:rsidRDefault="003C1C36" w:rsidP="00A02728">
            <w:pPr>
              <w:pStyle w:val="Priest"/>
            </w:pPr>
            <w:r>
              <w:t>Presbyter:</w:t>
            </w:r>
          </w:p>
        </w:tc>
        <w:tc>
          <w:tcPr>
            <w:tcW w:w="3624" w:type="dxa"/>
            <w:tcBorders>
              <w:left w:val="single" w:sz="4" w:space="0" w:color="000000" w:themeColor="text1"/>
            </w:tcBorders>
          </w:tcPr>
          <w:p w14:paraId="23DDC279" w14:textId="77777777" w:rsidR="00A02728" w:rsidRDefault="00A02728" w:rsidP="00DF095B">
            <w:pPr>
              <w:pStyle w:val="CopticInd"/>
            </w:pPr>
          </w:p>
        </w:tc>
      </w:tr>
      <w:tr w:rsidR="00A02728" w14:paraId="4800771C" w14:textId="77777777" w:rsidTr="00A02728">
        <w:tc>
          <w:tcPr>
            <w:tcW w:w="3623" w:type="dxa"/>
            <w:tcBorders>
              <w:right w:val="single" w:sz="4" w:space="0" w:color="000000" w:themeColor="text1"/>
            </w:tcBorders>
          </w:tcPr>
          <w:p w14:paraId="2B488457" w14:textId="77777777" w:rsidR="00A02728" w:rsidRDefault="00A02728" w:rsidP="00A02728">
            <w:pPr>
              <w:pStyle w:val="Body"/>
            </w:pPr>
            <w:r>
              <w:t>Peace be with all.</w:t>
            </w:r>
          </w:p>
        </w:tc>
        <w:tc>
          <w:tcPr>
            <w:tcW w:w="3624" w:type="dxa"/>
            <w:tcBorders>
              <w:left w:val="single" w:sz="4" w:space="0" w:color="000000" w:themeColor="text1"/>
            </w:tcBorders>
          </w:tcPr>
          <w:p w14:paraId="1809B8BA" w14:textId="77777777" w:rsidR="00A02728" w:rsidRDefault="00FC30EB" w:rsidP="00DF095B">
            <w:pPr>
              <w:pStyle w:val="CopticInd"/>
            </w:pPr>
            <w:r>
              <w:t>Ⲓⲣⲏⲛⲏ ⲡⲁⲥⲓ.</w:t>
            </w:r>
          </w:p>
        </w:tc>
      </w:tr>
      <w:tr w:rsidR="00A02728" w14:paraId="6FB3237A" w14:textId="77777777" w:rsidTr="00A02728">
        <w:tc>
          <w:tcPr>
            <w:tcW w:w="3623" w:type="dxa"/>
            <w:tcBorders>
              <w:right w:val="single" w:sz="4" w:space="0" w:color="000000" w:themeColor="text1"/>
            </w:tcBorders>
          </w:tcPr>
          <w:p w14:paraId="54E64835" w14:textId="77777777" w:rsidR="00A02728" w:rsidRDefault="003C1C36" w:rsidP="00A02728">
            <w:pPr>
              <w:pStyle w:val="Priest"/>
            </w:pPr>
            <w:r>
              <w:t>People:</w:t>
            </w:r>
          </w:p>
        </w:tc>
        <w:tc>
          <w:tcPr>
            <w:tcW w:w="3624" w:type="dxa"/>
            <w:tcBorders>
              <w:left w:val="single" w:sz="4" w:space="0" w:color="000000" w:themeColor="text1"/>
            </w:tcBorders>
          </w:tcPr>
          <w:p w14:paraId="216D0DB2" w14:textId="77777777" w:rsidR="00A02728" w:rsidRDefault="00A02728" w:rsidP="00DF095B">
            <w:pPr>
              <w:pStyle w:val="CopticInd"/>
            </w:pPr>
          </w:p>
        </w:tc>
      </w:tr>
      <w:tr w:rsidR="00A02728" w14:paraId="2020154A" w14:textId="77777777" w:rsidTr="00A02728">
        <w:tc>
          <w:tcPr>
            <w:tcW w:w="3623" w:type="dxa"/>
            <w:tcBorders>
              <w:right w:val="single" w:sz="4" w:space="0" w:color="000000" w:themeColor="text1"/>
            </w:tcBorders>
          </w:tcPr>
          <w:p w14:paraId="4664F9E7" w14:textId="77777777" w:rsidR="00A02728" w:rsidRDefault="00A02728" w:rsidP="00A02728">
            <w:pPr>
              <w:pStyle w:val="Body"/>
            </w:pPr>
            <w:r>
              <w:t>And with your spirit.</w:t>
            </w:r>
          </w:p>
        </w:tc>
        <w:tc>
          <w:tcPr>
            <w:tcW w:w="3624" w:type="dxa"/>
            <w:tcBorders>
              <w:left w:val="single" w:sz="4" w:space="0" w:color="000000" w:themeColor="text1"/>
            </w:tcBorders>
          </w:tcPr>
          <w:p w14:paraId="2AD3F30D" w14:textId="77777777" w:rsidR="00A02728" w:rsidRDefault="00FC30EB" w:rsidP="00DF095B">
            <w:pPr>
              <w:pStyle w:val="CopticInd"/>
            </w:pPr>
            <w:r>
              <w:t>Ⲕⲉ ⲧⲱ ⲡ̀ⲛⲉⲩⲙⲁⲧⲓ ⲥⲟⲩ.</w:t>
            </w:r>
          </w:p>
        </w:tc>
      </w:tr>
    </w:tbl>
    <w:p w14:paraId="09DD6A03" w14:textId="77777777" w:rsidR="00A02728" w:rsidRDefault="00A02728" w:rsidP="00A02728">
      <w:pPr>
        <w:pStyle w:val="Rubrics0"/>
      </w:pPr>
      <w:r>
        <w:lastRenderedPageBreak/>
        <w:t>In the Offering of Evening Incense and Saturday Morning Incense only:</w:t>
      </w:r>
    </w:p>
    <w:p w14:paraId="0E38BC6D" w14:textId="77777777" w:rsidR="00A02728" w:rsidRDefault="00B65D4D" w:rsidP="00A02728">
      <w:pPr>
        <w:pStyle w:val="Heading4"/>
      </w:pPr>
      <w:bookmarkStart w:id="51" w:name="PrayerDeparted"/>
      <w:r>
        <w:t>The Prayer for the Departed</w:t>
      </w:r>
    </w:p>
    <w:bookmarkEnd w:id="51"/>
    <w:p w14:paraId="31A15214" w14:textId="77777777" w:rsidR="00A02728" w:rsidRDefault="003C1C36" w:rsidP="00A02728">
      <w:pPr>
        <w:pStyle w:val="Priest"/>
      </w:pPr>
      <w:r>
        <w:t>Presbyter:</w:t>
      </w:r>
    </w:p>
    <w:p w14:paraId="14D690C0" w14:textId="77777777" w:rsidR="00A02728" w:rsidRDefault="00A02728" w:rsidP="00A02728">
      <w:pPr>
        <w:pStyle w:val="Body"/>
      </w:pPr>
      <w:r>
        <w:t>Again, let us ask God the Pantocrator, the Father of our Lord, God and Saviour, Jesus Christ.</w:t>
      </w:r>
    </w:p>
    <w:p w14:paraId="067BD42B" w14:textId="77777777" w:rsidR="00A02728" w:rsidRDefault="00A02728" w:rsidP="00A02728">
      <w:pPr>
        <w:pStyle w:val="Body"/>
      </w:pPr>
      <w:r>
        <w:t xml:space="preserve">We ask and entreat </w:t>
      </w:r>
      <w:r w:rsidR="007246F6">
        <w:t>Your</w:t>
      </w:r>
      <w:r>
        <w:t xml:space="preserve"> Goodness, O Lover of mankind, remember, O Lord, the souls of </w:t>
      </w:r>
      <w:r w:rsidR="007246F6">
        <w:t>Your</w:t>
      </w:r>
      <w:r>
        <w:t xml:space="preserve"> servants who have fallen asleep, our fathers and our brethren.</w:t>
      </w:r>
    </w:p>
    <w:p w14:paraId="578734DC" w14:textId="77777777" w:rsidR="00A02728" w:rsidRDefault="003C1C36" w:rsidP="00A02728">
      <w:pPr>
        <w:pStyle w:val="Priest"/>
      </w:pPr>
      <w:r>
        <w:t>Deacon:</w:t>
      </w:r>
    </w:p>
    <w:p w14:paraId="7903C172" w14:textId="77777777" w:rsidR="00A02728" w:rsidRDefault="00A02728" w:rsidP="00A02728">
      <w:pPr>
        <w:pStyle w:val="Body"/>
      </w:pPr>
      <w:r>
        <w:t xml:space="preserve">Pray for our fathers and brethren who have fallen asleep and reposed in the Faith of Christ since the beginning: our holy fathers the archbishops and our fathers the bishops; our fathers the </w:t>
      </w:r>
      <w:r w:rsidR="0097428E">
        <w:t>protopresbyters</w:t>
      </w:r>
      <w:r w:rsidR="0097428E">
        <w:rPr>
          <w:rStyle w:val="FootnoteReference"/>
        </w:rPr>
        <w:footnoteReference w:id="4"/>
      </w:r>
      <w:commentRangeStart w:id="52"/>
      <w:r>
        <w:t xml:space="preserve"> </w:t>
      </w:r>
      <w:commentRangeEnd w:id="52"/>
      <w:r w:rsidR="007246F6">
        <w:rPr>
          <w:rStyle w:val="CommentReference"/>
          <w:lang w:val="en-CA"/>
        </w:rPr>
        <w:commentReference w:id="52"/>
      </w:r>
      <w:r>
        <w:t xml:space="preserve">and our fathers the </w:t>
      </w:r>
      <w:r w:rsidR="007246F6">
        <w:t>presbyters</w:t>
      </w:r>
      <w:r>
        <w:t>, and our brethren the deacons; our fathers the monks; and our fathers the laymen; and for the full repose of the Christians, that Christ our God may repose all their souls in the Paradise of Joy; and we too, accord mercy unto us, and forgive us our sins.</w:t>
      </w:r>
    </w:p>
    <w:p w14:paraId="20213757" w14:textId="77777777" w:rsidR="00A02728" w:rsidRDefault="003C1C36" w:rsidP="00A02728">
      <w:pPr>
        <w:pStyle w:val="Priest"/>
      </w:pPr>
      <w:r>
        <w:t>People:</w:t>
      </w:r>
    </w:p>
    <w:p w14:paraId="3554C113" w14:textId="77777777" w:rsidR="00A02728" w:rsidRDefault="00A02728" w:rsidP="00A02728">
      <w:pPr>
        <w:pStyle w:val="Body"/>
      </w:pPr>
      <w:r>
        <w:t>Lord have mercy.</w:t>
      </w:r>
    </w:p>
    <w:p w14:paraId="0F7FBFC9" w14:textId="77777777" w:rsidR="00A02728" w:rsidRDefault="003C1C36" w:rsidP="00A02728">
      <w:pPr>
        <w:pStyle w:val="Priest"/>
      </w:pPr>
      <w:r>
        <w:t>Presbyter:</w:t>
      </w:r>
    </w:p>
    <w:p w14:paraId="32ED393E" w14:textId="77777777" w:rsidR="00A02728" w:rsidRDefault="00A02728" w:rsidP="00A02728">
      <w:pPr>
        <w:pStyle w:val="Body"/>
      </w:pPr>
      <w:r>
        <w:t>Graciously, O Lord, repose all their souls in the bosom of our holy fathers Abraham, Isaac and Jacob.</w:t>
      </w:r>
    </w:p>
    <w:p w14:paraId="51B9D457" w14:textId="77777777" w:rsidR="00A02728" w:rsidRDefault="00A02728" w:rsidP="00A02728">
      <w:pPr>
        <w:pStyle w:val="Body"/>
      </w:pPr>
      <w:r>
        <w:t xml:space="preserve">Sustain them in a green pasture, by the water of rest, in the Paradise of Joy; the place out of which grief, sorrow and groaning have fled away, in the light of </w:t>
      </w:r>
      <w:r w:rsidR="007246F6">
        <w:t>Your</w:t>
      </w:r>
      <w:r>
        <w:t xml:space="preserve"> saints.</w:t>
      </w:r>
    </w:p>
    <w:p w14:paraId="6113FF1F" w14:textId="77777777" w:rsidR="00A02728" w:rsidRDefault="00A02728" w:rsidP="00A02728">
      <w:pPr>
        <w:pStyle w:val="Body"/>
      </w:pPr>
      <w:r>
        <w:t xml:space="preserve">Raise up their bodies also, on the day which </w:t>
      </w:r>
      <w:r w:rsidR="007246F6">
        <w:t>You</w:t>
      </w:r>
      <w:r>
        <w:t xml:space="preserve"> </w:t>
      </w:r>
      <w:r w:rsidR="007246F6">
        <w:t>have</w:t>
      </w:r>
      <w:r>
        <w:t xml:space="preserve"> appointed, according to </w:t>
      </w:r>
      <w:r w:rsidR="007246F6">
        <w:t>Your</w:t>
      </w:r>
      <w:r>
        <w:t xml:space="preserve"> true promises, [which are] without lie. Grant them the good things of </w:t>
      </w:r>
      <w:r w:rsidR="007246F6">
        <w:t>Your</w:t>
      </w:r>
      <w:r>
        <w:t xml:space="preserve"> promises; that which an eye has not seen nor ear heard, neither have come upon the heart of man; the things which </w:t>
      </w:r>
      <w:r w:rsidR="007246F6">
        <w:t>You</w:t>
      </w:r>
      <w:r>
        <w:t xml:space="preserve">, O God, </w:t>
      </w:r>
      <w:r w:rsidR="007246F6">
        <w:t>have</w:t>
      </w:r>
      <w:r>
        <w:t xml:space="preserve"> prepared for </w:t>
      </w:r>
      <w:r w:rsidR="008E406C">
        <w:t>those who</w:t>
      </w:r>
      <w:commentRangeStart w:id="53"/>
      <w:r>
        <w:t xml:space="preserve"> </w:t>
      </w:r>
      <w:commentRangeEnd w:id="53"/>
      <w:r w:rsidR="007246F6">
        <w:rPr>
          <w:rStyle w:val="CommentReference"/>
          <w:lang w:val="en-CA"/>
        </w:rPr>
        <w:commentReference w:id="53"/>
      </w:r>
      <w:r>
        <w:t xml:space="preserve">love </w:t>
      </w:r>
      <w:r w:rsidR="007246F6">
        <w:t>Your</w:t>
      </w:r>
      <w:r>
        <w:t xml:space="preserve"> Holy Name.</w:t>
      </w:r>
    </w:p>
    <w:p w14:paraId="572F2938" w14:textId="77777777" w:rsidR="00A02728" w:rsidRDefault="00A02728" w:rsidP="00A02728">
      <w:pPr>
        <w:pStyle w:val="Body"/>
      </w:pPr>
      <w:r>
        <w:t xml:space="preserve">For there is no death for </w:t>
      </w:r>
      <w:r w:rsidR="007246F6">
        <w:t>Your</w:t>
      </w:r>
      <w:r>
        <w:t xml:space="preserve"> servants, but a departure;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474D24D5" w14:textId="77777777" w:rsidR="00A02728" w:rsidRDefault="00A02728" w:rsidP="00A02728">
      <w:pPr>
        <w:pStyle w:val="Body"/>
      </w:pPr>
      <w:r>
        <w:t>As for thos</w:t>
      </w:r>
      <w:r w:rsidR="007246F6">
        <w:t>e, O Lord, whose souls You have</w:t>
      </w:r>
      <w:r>
        <w:t xml:space="preserve"> taken, repose them, and may they be worthy of the Kingdom of the heavens.</w:t>
      </w:r>
    </w:p>
    <w:p w14:paraId="758AD0E6" w14:textId="77777777" w:rsidR="00A02728" w:rsidRDefault="00A02728" w:rsidP="00A02728">
      <w:pPr>
        <w:pStyle w:val="Body"/>
      </w:pPr>
      <w:r>
        <w:t xml:space="preserve">As for us all, grant us our Christian perfection that would be pleasing </w:t>
      </w:r>
      <w:r w:rsidR="007246F6">
        <w:t>to You</w:t>
      </w:r>
      <w:r>
        <w:t xml:space="preserve">, and give them, and us, a share and an inheritance with all </w:t>
      </w:r>
      <w:r w:rsidR="007246F6">
        <w:t>Your</w:t>
      </w:r>
      <w:r>
        <w:t xml:space="preserve"> saints.</w:t>
      </w:r>
    </w:p>
    <w:p w14:paraId="697CF95E" w14:textId="77777777" w:rsidR="00A02728" w:rsidRDefault="003C1C36" w:rsidP="00A02728">
      <w:pPr>
        <w:pStyle w:val="Priest"/>
      </w:pPr>
      <w:r>
        <w:t>People:</w:t>
      </w:r>
    </w:p>
    <w:p w14:paraId="7A77880D" w14:textId="77777777" w:rsidR="00A02728" w:rsidRDefault="00A02728" w:rsidP="00A02728">
      <w:pPr>
        <w:pStyle w:val="Body"/>
      </w:pPr>
      <w:r>
        <w:t>Lord have mercy.</w:t>
      </w:r>
    </w:p>
    <w:p w14:paraId="56AB530E" w14:textId="77777777" w:rsidR="00A02728" w:rsidRDefault="003C1C36" w:rsidP="00A02728">
      <w:pPr>
        <w:pStyle w:val="Priest"/>
      </w:pPr>
      <w:r>
        <w:t>Presbyter:</w:t>
      </w:r>
    </w:p>
    <w:p w14:paraId="059E3581"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w:t>
      </w:r>
      <w:r>
        <w:lastRenderedPageBreak/>
        <w:t xml:space="preserve">adoration are due </w:t>
      </w:r>
      <w:r w:rsidR="007246F6">
        <w:t>to You</w:t>
      </w:r>
      <w:r>
        <w:t xml:space="preserve">, with Him, and the Holy Spirit, the Giver of Life, Who is of One Essence with </w:t>
      </w:r>
      <w:r w:rsidR="007246F6">
        <w:t>You</w:t>
      </w:r>
      <w:r>
        <w:t>, now, and at all times, and unto the age of all ages. Amen.</w:t>
      </w:r>
    </w:p>
    <w:p w14:paraId="21773B2E" w14:textId="77777777" w:rsidR="00A02728" w:rsidRDefault="00B65D4D" w:rsidP="00A02728">
      <w:pPr>
        <w:pStyle w:val="Heading4"/>
      </w:pPr>
      <w:r>
        <w:t>The Prayer for the Sick</w:t>
      </w:r>
    </w:p>
    <w:p w14:paraId="762618B8" w14:textId="77777777" w:rsidR="00A02728" w:rsidRDefault="00A02728" w:rsidP="00A02728">
      <w:pPr>
        <w:pStyle w:val="Rubric"/>
      </w:pPr>
      <w:r>
        <w:t>During the Raising of Morning Incense on days other than Saturday,</w:t>
      </w:r>
    </w:p>
    <w:p w14:paraId="2E8F2FD9" w14:textId="77777777" w:rsidR="00A02728" w:rsidRDefault="003C1C36" w:rsidP="00A02728">
      <w:pPr>
        <w:pStyle w:val="Priest"/>
      </w:pPr>
      <w:r>
        <w:t>Presbyter:</w:t>
      </w:r>
    </w:p>
    <w:p w14:paraId="462B6BFA" w14:textId="77777777" w:rsidR="00A02728" w:rsidRDefault="00A02728" w:rsidP="00A02728">
      <w:pPr>
        <w:pStyle w:val="Body"/>
      </w:pPr>
      <w:r>
        <w:t xml:space="preserve">Again, let us ask God the Pantocrator, the Father of our Lord, God and Saviour, Jesus Christ. We ask and entreat </w:t>
      </w:r>
      <w:r w:rsidR="007246F6">
        <w:t>Your</w:t>
      </w:r>
      <w:r>
        <w:t xml:space="preserve"> Goodness, O Lover of mankind, remember, O Lord, the sick of </w:t>
      </w:r>
      <w:r w:rsidR="007246F6">
        <w:t>Your</w:t>
      </w:r>
      <w:r>
        <w:t xml:space="preserve"> people.</w:t>
      </w:r>
    </w:p>
    <w:p w14:paraId="0ADA2EFD" w14:textId="77777777" w:rsidR="00A02728" w:rsidRDefault="003C1C36" w:rsidP="00A02728">
      <w:pPr>
        <w:pStyle w:val="Priest"/>
      </w:pPr>
      <w:r>
        <w:t>Deacon:</w:t>
      </w:r>
    </w:p>
    <w:p w14:paraId="6F49593A" w14:textId="77777777" w:rsidR="00A02728" w:rsidRDefault="00A02728" w:rsidP="00A02728">
      <w:pPr>
        <w:pStyle w:val="Body"/>
      </w:pPr>
      <w:r>
        <w:t>Pray for our fathers and our brethren who are sick with any sickness, whether in this place or in any place, that Christ our God may grant us, with them, health and healing, and forgive us our sins.</w:t>
      </w:r>
    </w:p>
    <w:p w14:paraId="6BF1048C" w14:textId="77777777" w:rsidR="00A02728" w:rsidRDefault="003C1C36" w:rsidP="00A02728">
      <w:pPr>
        <w:pStyle w:val="Priest"/>
      </w:pPr>
      <w:r>
        <w:t>People:</w:t>
      </w:r>
    </w:p>
    <w:p w14:paraId="18486014" w14:textId="77777777" w:rsidR="00A02728" w:rsidRDefault="00A02728" w:rsidP="00A02728">
      <w:pPr>
        <w:pStyle w:val="Body"/>
      </w:pPr>
      <w:r>
        <w:t>Lord have mercy.</w:t>
      </w:r>
    </w:p>
    <w:p w14:paraId="2B9AA46D" w14:textId="77777777" w:rsidR="00A02728" w:rsidRDefault="003C1C36" w:rsidP="00A02728">
      <w:pPr>
        <w:pStyle w:val="Priest"/>
      </w:pPr>
      <w:r>
        <w:t>Presbyter:</w:t>
      </w:r>
    </w:p>
    <w:p w14:paraId="66A2B62C" w14:textId="77777777" w:rsidR="00A02728" w:rsidRDefault="007246F6" w:rsidP="00A02728">
      <w:pPr>
        <w:pStyle w:val="Body"/>
      </w:pPr>
      <w:r>
        <w:t>You have</w:t>
      </w:r>
      <w:r w:rsidR="00A02728">
        <w:t xml:space="preserve"> visited them with mercies and compassion, heal them. Take away from them and from us all sickness and all maladies; the spirit of sicknesses chase away.</w:t>
      </w:r>
    </w:p>
    <w:p w14:paraId="0B33A841" w14:textId="77777777" w:rsidR="00A02728" w:rsidRDefault="00A02728" w:rsidP="00A02728">
      <w:pPr>
        <w:pStyle w:val="Body"/>
      </w:pPr>
      <w:r>
        <w:t>Those who have long lain in sickness raise up and comfort. All them that are afflicted by unclean spirits, set them all free.</w:t>
      </w:r>
    </w:p>
    <w:p w14:paraId="57CA792A" w14:textId="77777777" w:rsidR="00A02728" w:rsidRDefault="00A02728" w:rsidP="00A02728">
      <w:pPr>
        <w:pStyle w:val="Body"/>
      </w:pPr>
      <w:r>
        <w:t>Those who are in prisons or dungeons, and those who are in exile or captivity, or those who are held in bitter bondage, O Lord, set them all free and have mercy upon them.</w:t>
      </w:r>
    </w:p>
    <w:p w14:paraId="0D9718E7" w14:textId="77777777" w:rsidR="00A02728" w:rsidRDefault="00A02728" w:rsidP="00A02728">
      <w:pPr>
        <w:pStyle w:val="Body"/>
      </w:pPr>
      <w:r>
        <w:t xml:space="preserve">For </w:t>
      </w:r>
      <w:r w:rsidR="007246F6">
        <w:t>You</w:t>
      </w:r>
      <w:r>
        <w:t xml:space="preserve"> </w:t>
      </w:r>
      <w:r w:rsidR="00C104A1">
        <w:t>are</w:t>
      </w:r>
      <w:r>
        <w:t xml:space="preserve"> He Who looses the bound and uplifts the fallen; the hope of those who are hopeless and the help of those who have no helper; the comfort of the faint hearted; the harbour of those in the storm.</w:t>
      </w:r>
    </w:p>
    <w:p w14:paraId="78A304D2" w14:textId="77777777" w:rsidR="00A02728" w:rsidRDefault="00A02728" w:rsidP="00A02728">
      <w:pPr>
        <w:pStyle w:val="Body"/>
      </w:pPr>
      <w:r>
        <w:t>All souls that are distressed or bound, give them mercy, O Lord; give them rest, give them coolness, give them grace, give them help, give them salvation, give them the forgiveness of their sins and their iniquities.</w:t>
      </w:r>
    </w:p>
    <w:p w14:paraId="20FCE141" w14:textId="77777777" w:rsidR="00A02728" w:rsidRDefault="00A02728" w:rsidP="00A02728">
      <w:pPr>
        <w:pStyle w:val="Body"/>
      </w:pPr>
      <w:r>
        <w:t xml:space="preserve">As for us also, O Lord, the maladies of our souls heal, and those of our bodies too, do cure. O </w:t>
      </w:r>
      <w:r w:rsidR="007246F6">
        <w:t>You</w:t>
      </w:r>
      <w:r>
        <w:t xml:space="preserve">, the True Physician of our souls and our bodies, the Bishop of all flesh, visit us with </w:t>
      </w:r>
      <w:r w:rsidR="007246F6">
        <w:t>Your</w:t>
      </w:r>
      <w:r>
        <w:t xml:space="preserve"> salvation.</w:t>
      </w:r>
    </w:p>
    <w:p w14:paraId="205A42EC" w14:textId="77777777" w:rsidR="00A02728" w:rsidRDefault="003C1C36" w:rsidP="00A02728">
      <w:pPr>
        <w:pStyle w:val="Priest"/>
      </w:pPr>
      <w:r>
        <w:t>People:</w:t>
      </w:r>
    </w:p>
    <w:p w14:paraId="41C61613" w14:textId="77777777" w:rsidR="00A02728" w:rsidRDefault="00A02728" w:rsidP="00A02728">
      <w:pPr>
        <w:pStyle w:val="Body"/>
      </w:pPr>
      <w:r>
        <w:t>Lord have mercy.</w:t>
      </w:r>
    </w:p>
    <w:p w14:paraId="6749B589" w14:textId="77777777" w:rsidR="00A02728" w:rsidRDefault="003C1C36" w:rsidP="00A02728">
      <w:pPr>
        <w:pStyle w:val="Priest"/>
      </w:pPr>
      <w:r>
        <w:t>Presbyter:</w:t>
      </w:r>
    </w:p>
    <w:p w14:paraId="11C6326C" w14:textId="77777777" w:rsidR="00A02728" w:rsidRDefault="00A02728" w:rsidP="00A02728">
      <w:pPr>
        <w:pStyle w:val="Body"/>
      </w:pPr>
      <w:r>
        <w:t xml:space="preserve">By the grace, compassion and love of mankind, of </w:t>
      </w:r>
      <w:r w:rsidR="007246F6">
        <w:t>Your</w:t>
      </w:r>
      <w:r>
        <w:t xml:space="preserve"> Only Begotten Son, our Lord, God and Saviour, Jesus Christ. Through Whom the glory, the honour, the dominion, and the adoration are due </w:t>
      </w:r>
      <w:r w:rsidR="003F614F">
        <w:t>to</w:t>
      </w:r>
      <w:r>
        <w:t xml:space="preserve"> </w:t>
      </w:r>
      <w:commentRangeStart w:id="54"/>
      <w:r w:rsidR="007246F6">
        <w:t>You</w:t>
      </w:r>
      <w:commentRangeEnd w:id="54"/>
      <w:r w:rsidR="003F614F">
        <w:rPr>
          <w:rStyle w:val="CommentReference"/>
          <w:lang w:val="en-CA"/>
        </w:rPr>
        <w:commentReference w:id="54"/>
      </w:r>
      <w:r>
        <w:t xml:space="preserve">, with Him, and the Holy Spirit, the Giver of Life, Who is of One Essence with </w:t>
      </w:r>
      <w:r w:rsidR="00441BAC">
        <w:t>You</w:t>
      </w:r>
      <w:r>
        <w:t>, now, and at all times, and unto the age of all ages. Amen.</w:t>
      </w:r>
    </w:p>
    <w:p w14:paraId="2993468C" w14:textId="4FA47B41" w:rsidR="00AB3348" w:rsidRDefault="00AB3348" w:rsidP="00AB3348">
      <w:pPr>
        <w:pStyle w:val="Rubric"/>
      </w:pPr>
      <w:r>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B50C35">
        <w:rPr>
          <w:noProof/>
        </w:rPr>
        <w:t>256</w:t>
      </w:r>
      <w:r>
        <w:fldChar w:fldCharType="end"/>
      </w:r>
      <w:r>
        <w:t>.</w:t>
      </w:r>
    </w:p>
    <w:p w14:paraId="7B89110D" w14:textId="77777777" w:rsidR="00A02728" w:rsidRDefault="00B65D4D" w:rsidP="00A02728">
      <w:pPr>
        <w:pStyle w:val="Heading4"/>
      </w:pPr>
      <w:r>
        <w:lastRenderedPageBreak/>
        <w:t>The Prayer for the Oblations</w:t>
      </w:r>
    </w:p>
    <w:p w14:paraId="54602C4A" w14:textId="77777777" w:rsidR="00A02728" w:rsidRDefault="00A02728" w:rsidP="00A02728">
      <w:pPr>
        <w:pStyle w:val="Rubrics0"/>
      </w:pPr>
      <w:r>
        <w:t>On Sundays and Feast Days during the Raising of Morning Incense only, the following is said,</w:t>
      </w:r>
    </w:p>
    <w:p w14:paraId="088FE36F" w14:textId="77777777" w:rsidR="00A02728" w:rsidRDefault="003C1C36" w:rsidP="00A02728">
      <w:pPr>
        <w:pStyle w:val="Priest"/>
      </w:pPr>
      <w:r>
        <w:t>Presbyter:</w:t>
      </w:r>
    </w:p>
    <w:p w14:paraId="1314D6EB" w14:textId="77777777" w:rsidR="00A02728" w:rsidRDefault="00A02728" w:rsidP="00A02728">
      <w:pPr>
        <w:pStyle w:val="Body"/>
      </w:pPr>
      <w:r>
        <w:t xml:space="preserve">We ask and entreat Thy Goodness, O Lover of mankind, remember, O Lord, the sacrifices, the oblations and the thanksgivings of those who have offered unto the honour and glory of </w:t>
      </w:r>
      <w:r w:rsidR="003F614F">
        <w:t>Your</w:t>
      </w:r>
      <w:r>
        <w:t xml:space="preserve"> Holy Name.</w:t>
      </w:r>
    </w:p>
    <w:p w14:paraId="2185B4B0" w14:textId="77777777" w:rsidR="00A02728" w:rsidRDefault="003C1C36" w:rsidP="00A02728">
      <w:pPr>
        <w:pStyle w:val="Priest"/>
      </w:pPr>
      <w:r>
        <w:t>Deacon:</w:t>
      </w:r>
    </w:p>
    <w:p w14:paraId="21718A13" w14:textId="77777777" w:rsidR="00A02728" w:rsidRDefault="00A02728" w:rsidP="00A02728">
      <w:pPr>
        <w:pStyle w:val="Body"/>
      </w:pPr>
      <w:r>
        <w:t>Pray for those who have care for the sacrifices, oblations, first fruits, oil, incense, coverings, reading books and altar vessels, that Christ our God reward them in the heavenly Jerusalem, and forgive us our sins.</w:t>
      </w:r>
    </w:p>
    <w:p w14:paraId="1BCAAEFB" w14:textId="77777777" w:rsidR="00A02728" w:rsidRDefault="003C1C36" w:rsidP="00A02728">
      <w:pPr>
        <w:pStyle w:val="Priest"/>
      </w:pPr>
      <w:r>
        <w:t>People:</w:t>
      </w:r>
    </w:p>
    <w:p w14:paraId="49A78FE0" w14:textId="77777777" w:rsidR="00A02728" w:rsidRDefault="00A02728" w:rsidP="00A02728">
      <w:pPr>
        <w:pStyle w:val="Body"/>
      </w:pPr>
      <w:r>
        <w:t>Lord have mercy.</w:t>
      </w:r>
    </w:p>
    <w:p w14:paraId="3C476329" w14:textId="77777777" w:rsidR="00A02728" w:rsidRDefault="003C1C36" w:rsidP="00A02728">
      <w:pPr>
        <w:pStyle w:val="Priest"/>
      </w:pPr>
      <w:r>
        <w:t>Presbyter:</w:t>
      </w:r>
    </w:p>
    <w:p w14:paraId="19B3ED1F" w14:textId="77777777" w:rsidR="00A02728" w:rsidRDefault="00A02728" w:rsidP="00A02728">
      <w:pPr>
        <w:pStyle w:val="Body"/>
      </w:pPr>
      <w:r>
        <w:t xml:space="preserve">Receive them upon </w:t>
      </w:r>
      <w:r w:rsidR="003F614F">
        <w:t>Your</w:t>
      </w:r>
      <w:r>
        <w:t xml:space="preserve"> holy, rational, altar of heaven, for a savour of incense before </w:t>
      </w:r>
      <w:r w:rsidR="003F614F">
        <w:t>Your</w:t>
      </w:r>
      <w:r>
        <w:t xml:space="preserve"> Greatness in the heavens, through the service of </w:t>
      </w:r>
      <w:r w:rsidR="003F614F">
        <w:t>Your</w:t>
      </w:r>
      <w:r>
        <w:t xml:space="preserve"> holy angels and archangels.</w:t>
      </w:r>
    </w:p>
    <w:p w14:paraId="269C6DD8" w14:textId="77777777" w:rsidR="00A02728" w:rsidRDefault="00A02728" w:rsidP="00A02728">
      <w:pPr>
        <w:pStyle w:val="Body"/>
      </w:pPr>
      <w:r>
        <w:t xml:space="preserve">As </w:t>
      </w:r>
      <w:r w:rsidR="003F614F">
        <w:t>You have</w:t>
      </w:r>
      <w:r>
        <w:t xml:space="preserve"> received the offerings of the righteous Abel, the sacrifice of our father Abraham and the two mites of the widow, so also receive the thank offerings of </w:t>
      </w:r>
      <w:r w:rsidR="003F614F">
        <w:t>Your</w:t>
      </w:r>
      <w:r>
        <w:t xml:space="preserve"> servants; those in abundance or those in scarcity, hidden or manifest.</w:t>
      </w:r>
    </w:p>
    <w:p w14:paraId="5A2EB80E" w14:textId="77777777" w:rsidR="00A02728" w:rsidRDefault="00A02728" w:rsidP="00A02728">
      <w:pPr>
        <w:pStyle w:val="Body"/>
      </w:pPr>
      <w:r>
        <w:t xml:space="preserve">Those who desire to offer to </w:t>
      </w:r>
      <w:r w:rsidR="003F614F">
        <w:t>You</w:t>
      </w:r>
      <w:r>
        <w:t xml:space="preserve"> but have none, and those who have offered these gifts to </w:t>
      </w:r>
      <w:r w:rsidR="003F614F">
        <w:t>You</w:t>
      </w:r>
      <w:r>
        <w:t xml:space="preserve"> this very day, give them the incorruptible instead of the corruptible, the heavenly instead of the earthly and the eternal instead of the temporal.</w:t>
      </w:r>
    </w:p>
    <w:p w14:paraId="4D57E0F4" w14:textId="77777777" w:rsidR="00A02728" w:rsidRDefault="00A02728" w:rsidP="00A02728">
      <w:pPr>
        <w:pStyle w:val="Body"/>
      </w:pPr>
      <w:r>
        <w:t xml:space="preserve">Their houses and their stores, fill them with every good thing. Surround them, O Lord, by the power of </w:t>
      </w:r>
      <w:r w:rsidR="003F614F">
        <w:t>Your</w:t>
      </w:r>
      <w:r>
        <w:t xml:space="preserve"> holy angels and archangels.</w:t>
      </w:r>
    </w:p>
    <w:p w14:paraId="3F5DD1C0" w14:textId="77777777" w:rsidR="00A02728" w:rsidRDefault="00A02728" w:rsidP="00A02728">
      <w:pPr>
        <w:pStyle w:val="Body"/>
      </w:pPr>
      <w:r>
        <w:t xml:space="preserve">As they have remembered </w:t>
      </w:r>
      <w:r w:rsidR="003F614F">
        <w:t>Your</w:t>
      </w:r>
      <w:r>
        <w:t xml:space="preserve"> Holy Name on earth, remember them also, O Lord, in </w:t>
      </w:r>
      <w:r w:rsidR="003F614F">
        <w:t>Your K</w:t>
      </w:r>
      <w:r>
        <w:t>ingdom, and in this age too, leave them not behind.</w:t>
      </w:r>
    </w:p>
    <w:p w14:paraId="0D4475D0" w14:textId="77777777" w:rsidR="00A02728" w:rsidRDefault="003C1C36" w:rsidP="00A02728">
      <w:pPr>
        <w:pStyle w:val="Priest"/>
      </w:pPr>
      <w:r>
        <w:t>People:</w:t>
      </w:r>
    </w:p>
    <w:p w14:paraId="166875D8" w14:textId="77777777" w:rsidR="00A02728" w:rsidRDefault="00A02728" w:rsidP="00A02728">
      <w:pPr>
        <w:pStyle w:val="Body"/>
      </w:pPr>
      <w:r>
        <w:t>Lord have mercy.</w:t>
      </w:r>
    </w:p>
    <w:p w14:paraId="407DABAC" w14:textId="77777777" w:rsidR="00A02728" w:rsidRDefault="003C1C36" w:rsidP="00A02728">
      <w:pPr>
        <w:pStyle w:val="Priest"/>
      </w:pPr>
      <w:r>
        <w:t>Presbyter:</w:t>
      </w:r>
    </w:p>
    <w:p w14:paraId="302FB4E9"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w:t>
      </w:r>
      <w:r w:rsidR="003F614F">
        <w:t xml:space="preserve">, and the adoration are due to </w:t>
      </w:r>
      <w:r w:rsidR="008E406C">
        <w:t>You</w:t>
      </w:r>
      <w:r>
        <w:t xml:space="preserve">, with Him, and the Holy Spirit, the Giver of Life, Who is of One Essence with </w:t>
      </w:r>
      <w:r w:rsidR="003F614F">
        <w:t>You</w:t>
      </w:r>
      <w:r>
        <w:t>, now, and at all times, and unto the age of all ages. Amen.</w:t>
      </w:r>
    </w:p>
    <w:p w14:paraId="313C16CD" w14:textId="77777777" w:rsidR="00A02728" w:rsidRDefault="00B65D4D" w:rsidP="00A02728">
      <w:pPr>
        <w:pStyle w:val="Heading4"/>
      </w:pPr>
      <w:r>
        <w:t>The Prayer for the Travellers</w:t>
      </w:r>
    </w:p>
    <w:p w14:paraId="69438D3D" w14:textId="77777777" w:rsidR="00A02728" w:rsidRDefault="00A02728" w:rsidP="00A02728">
      <w:pPr>
        <w:pStyle w:val="Rubric"/>
      </w:pPr>
      <w:r>
        <w:t>During the Raising of Morning Incense, if the Prayer for the Departed and the Prayer of the Oblations are not said, the following is said,</w:t>
      </w:r>
    </w:p>
    <w:p w14:paraId="5F8E4409" w14:textId="77777777" w:rsidR="00A02728" w:rsidRDefault="003C1C36" w:rsidP="00A02728">
      <w:pPr>
        <w:pStyle w:val="Priest"/>
      </w:pPr>
      <w:r>
        <w:lastRenderedPageBreak/>
        <w:t>Presbyter:</w:t>
      </w:r>
    </w:p>
    <w:p w14:paraId="6FD4F62B" w14:textId="77777777" w:rsidR="00A02728" w:rsidRDefault="00A02728" w:rsidP="00A02728">
      <w:pPr>
        <w:pStyle w:val="Body"/>
      </w:pPr>
      <w:r w:rsidRPr="006655F4">
        <w:t xml:space="preserve">We ask and entreat </w:t>
      </w:r>
      <w:r w:rsidR="003F614F">
        <w:t>Your</w:t>
      </w:r>
      <w:r w:rsidRPr="006655F4">
        <w:t xml:space="preserve"> Goodness, O</w:t>
      </w:r>
      <w:r>
        <w:t xml:space="preserve"> </w:t>
      </w:r>
      <w:r w:rsidRPr="006655F4">
        <w:t>Lover of mankind, remember, O Lord, our fathers and our brethren who are travelling.</w:t>
      </w:r>
    </w:p>
    <w:p w14:paraId="57F4B4D9" w14:textId="77777777" w:rsidR="00A02728" w:rsidRDefault="003C1C36" w:rsidP="00A02728">
      <w:pPr>
        <w:pStyle w:val="Priest"/>
      </w:pPr>
      <w:r>
        <w:t>Deacon:</w:t>
      </w:r>
    </w:p>
    <w:p w14:paraId="61CAD1F4" w14:textId="77777777" w:rsidR="00A02728" w:rsidRDefault="00A02728" w:rsidP="00A02728">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3CE577C6" w14:textId="77777777" w:rsidR="00A02728" w:rsidRDefault="003C1C36" w:rsidP="00A02728">
      <w:pPr>
        <w:pStyle w:val="Priest"/>
      </w:pPr>
      <w:r>
        <w:t>People:</w:t>
      </w:r>
    </w:p>
    <w:p w14:paraId="4A30C39E" w14:textId="77777777" w:rsidR="00A02728" w:rsidRDefault="0016512E" w:rsidP="0016512E">
      <w:pPr>
        <w:pStyle w:val="Body"/>
      </w:pPr>
      <w:r>
        <w:t>Lord have mercy.</w:t>
      </w:r>
    </w:p>
    <w:p w14:paraId="4BCD5253" w14:textId="77777777" w:rsidR="00A02728" w:rsidRDefault="003C1C36" w:rsidP="00A02728">
      <w:pPr>
        <w:pStyle w:val="Priest"/>
      </w:pPr>
      <w:r>
        <w:t>Presbyter:</w:t>
      </w:r>
    </w:p>
    <w:p w14:paraId="1EDC1066" w14:textId="77777777" w:rsidR="00A02728" w:rsidRDefault="00A02728" w:rsidP="00A02728">
      <w:pPr>
        <w:pStyle w:val="Body"/>
      </w:pPr>
      <w:r>
        <w:t>Or those who intend to travel anywhere. Straighten all their ways, whether by sea, rivers, lakes, roads, or those who are travelling by any other means, everyone anywhere. Lead them into a haven of calm, a haven of safety.</w:t>
      </w:r>
    </w:p>
    <w:p w14:paraId="7B6DCF26" w14:textId="77777777" w:rsidR="00A02728" w:rsidRDefault="00A02728" w:rsidP="00A02728">
      <w:pPr>
        <w:pStyle w:val="Body"/>
      </w:pPr>
      <w:r>
        <w:t xml:space="preserve">Graciously accompany them in their embarkation and be their companion in their travel. Bring them back to their own, rejoicing with joy and safe in security. </w:t>
      </w:r>
    </w:p>
    <w:p w14:paraId="3EB0EA8D" w14:textId="77777777" w:rsidR="00A02728" w:rsidRDefault="00A02728" w:rsidP="00A02728">
      <w:pPr>
        <w:pStyle w:val="Body"/>
      </w:pPr>
      <w:r>
        <w:t xml:space="preserve">Be a partner in work with </w:t>
      </w:r>
      <w:r w:rsidR="003F614F">
        <w:t>Your</w:t>
      </w:r>
      <w:r>
        <w:t xml:space="preserve"> servants in every good deed. As for us, O Lord, our sojourn in this life keep without harm, without storm and undisturbed unto the end.</w:t>
      </w:r>
    </w:p>
    <w:p w14:paraId="242305E8" w14:textId="77777777" w:rsidR="00A02728" w:rsidRDefault="003C1C36" w:rsidP="00A02728">
      <w:pPr>
        <w:pStyle w:val="Priest"/>
      </w:pPr>
      <w:r>
        <w:t>People:</w:t>
      </w:r>
    </w:p>
    <w:p w14:paraId="6EA65139" w14:textId="77777777" w:rsidR="00A02728" w:rsidRDefault="00A02728" w:rsidP="00A02728">
      <w:pPr>
        <w:pStyle w:val="Body"/>
      </w:pPr>
      <w:r>
        <w:t>Lord have mercy.</w:t>
      </w:r>
    </w:p>
    <w:p w14:paraId="7D86DD88" w14:textId="77777777" w:rsidR="00A02728" w:rsidRDefault="003C1C36" w:rsidP="00A02728">
      <w:pPr>
        <w:pStyle w:val="Priest"/>
      </w:pPr>
      <w:r>
        <w:t>Presbyter:</w:t>
      </w:r>
    </w:p>
    <w:p w14:paraId="39EDA4EA" w14:textId="77777777" w:rsidR="00A02728" w:rsidRDefault="00A02728" w:rsidP="00A02728">
      <w:pPr>
        <w:pStyle w:val="Body"/>
      </w:pPr>
      <w:r>
        <w:t xml:space="preserve">By the grace, compassion and love of mankind, of </w:t>
      </w:r>
      <w:r w:rsidR="003F614F">
        <w:t>Your</w:t>
      </w:r>
      <w:r>
        <w:t xml:space="preserve"> Only Begotten Son, our Lord, God and Saviour, Jesus Christ. Through Whom the glory, the honour, the dominion, and the adoration are due </w:t>
      </w:r>
      <w:r w:rsidR="003F614F">
        <w:t xml:space="preserve">to </w:t>
      </w:r>
      <w:r w:rsidR="008E406C">
        <w:t>You</w:t>
      </w:r>
      <w:r>
        <w:t xml:space="preserve">, with Him, and the Holy Spirit, the Giver of Life, Who is of One Essence with </w:t>
      </w:r>
      <w:r w:rsidR="008E406C">
        <w:t>You</w:t>
      </w:r>
      <w:r>
        <w:t>, now, and at all times, and unto the age of all ages. Amen.</w:t>
      </w:r>
    </w:p>
    <w:p w14:paraId="6CDC7E3F" w14:textId="77777777" w:rsidR="00A02728" w:rsidRDefault="00B65D4D" w:rsidP="00A02728">
      <w:pPr>
        <w:pStyle w:val="Heading4"/>
        <w:rPr>
          <w:lang w:val="en-GB"/>
        </w:rPr>
      </w:pPr>
      <w:bookmarkStart w:id="55" w:name="_Ref435789903"/>
      <w:r>
        <w:rPr>
          <w:lang w:val="en-GB"/>
        </w:rPr>
        <w:t>Graciously Accord</w:t>
      </w:r>
      <w:bookmarkEnd w:id="55"/>
    </w:p>
    <w:p w14:paraId="61E41D89" w14:textId="77777777" w:rsidR="00A02728" w:rsidRDefault="00A02728" w:rsidP="00A02728">
      <w:pPr>
        <w:pStyle w:val="Rubrics0"/>
        <w:keepNext w:val="0"/>
      </w:pPr>
      <w:r>
        <w:t xml:space="preserve">In the Evening, the </w:t>
      </w:r>
      <w:r w:rsidR="005A57E3">
        <w:t>presbyter</w:t>
      </w:r>
      <w:r>
        <w:t xml:space="preserve"> offers incense while the congregation recites:</w:t>
      </w:r>
    </w:p>
    <w:p w14:paraId="36B6E688" w14:textId="77777777" w:rsidR="00952359" w:rsidRDefault="00952359" w:rsidP="00952359">
      <w:pPr>
        <w:pStyle w:val="Body"/>
        <w:rPr>
          <w:lang w:val="en-GB"/>
        </w:rPr>
      </w:pPr>
      <w:bookmarkStart w:id="56" w:name="_Ref435789927"/>
      <w:bookmarkStart w:id="57" w:name="Gloria"/>
      <w:r>
        <w:rPr>
          <w:lang w:val="en-GB"/>
        </w:rPr>
        <w:t>Graciously accord, O Lord, to keep us this night without sin. You are blessed, O Lord, God of our fathers, and Your Holy Name is greatly blessed and full of glory forever. Amen.</w:t>
      </w:r>
    </w:p>
    <w:p w14:paraId="21B6B9E3"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7A060211"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538A46C0"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7AC92843" w14:textId="77777777" w:rsidR="00952359" w:rsidRDefault="00952359" w:rsidP="00952359">
      <w:pPr>
        <w:pStyle w:val="Body"/>
        <w:rPr>
          <w:lang w:val="en-GB"/>
        </w:rPr>
      </w:pPr>
      <w:r>
        <w:rPr>
          <w:lang w:val="en-GB"/>
        </w:rPr>
        <w:t>Your mercy, O Lord, endures forever. O despise not the works of Your hands.</w:t>
      </w:r>
    </w:p>
    <w:p w14:paraId="121A7D7E"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1D4CF483"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2C4CFFBC"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20FBA757" w14:textId="77777777" w:rsidR="00952359" w:rsidRPr="008D61EA" w:rsidRDefault="00952359" w:rsidP="00952359">
      <w:pPr>
        <w:pStyle w:val="Body"/>
        <w:rPr>
          <w:lang w:val="en-GB"/>
        </w:rPr>
      </w:pPr>
      <w:r>
        <w:rPr>
          <w:lang w:val="en-GB"/>
        </w:rPr>
        <w:t xml:space="preserve">It is a good thing to confess </w:t>
      </w:r>
      <w:commentRangeStart w:id="58"/>
      <w:r>
        <w:rPr>
          <w:lang w:val="en-GB"/>
        </w:rPr>
        <w:t xml:space="preserve">to </w:t>
      </w:r>
      <w:commentRangeEnd w:id="58"/>
      <w:r>
        <w:rPr>
          <w:rStyle w:val="CommentReference"/>
          <w:lang w:val="en-CA"/>
        </w:rPr>
        <w:commentReference w:id="58"/>
      </w:r>
      <w:r>
        <w:rPr>
          <w:lang w:val="en-GB"/>
        </w:rPr>
        <w:t>the Lord, and to sing praises unto Your Name, O Most High; to show forth Your loving</w:t>
      </w:r>
      <w:r>
        <w:rPr>
          <w:lang w:val="en-GB"/>
        </w:rPr>
        <w:noBreakHyphen/>
        <w:t>kindness in the morning, and Your faithfulness every night.</w:t>
      </w:r>
    </w:p>
    <w:p w14:paraId="611B6288" w14:textId="77777777" w:rsidR="00A02728" w:rsidRDefault="00B65D4D" w:rsidP="00196385">
      <w:pPr>
        <w:pStyle w:val="Heading4"/>
      </w:pPr>
      <w:r>
        <w:t>The Gloria</w:t>
      </w:r>
      <w:bookmarkEnd w:id="56"/>
    </w:p>
    <w:p w14:paraId="729FDE3C" w14:textId="77777777" w:rsidR="00A02728" w:rsidRDefault="00196385" w:rsidP="00A02728">
      <w:pPr>
        <w:pStyle w:val="Rubrics0"/>
      </w:pPr>
      <w:r>
        <w:t>In the morning, t</w:t>
      </w:r>
      <w:r w:rsidR="00A02728">
        <w:t xml:space="preserve">he </w:t>
      </w:r>
      <w:r w:rsidR="005A57E3">
        <w:t>presbyter</w:t>
      </w:r>
      <w:r w:rsidR="00A02728">
        <w:t xml:space="preserve"> offers incense while the congregation recites the following prayers:</w:t>
      </w:r>
    </w:p>
    <w:p w14:paraId="5AAD1422" w14:textId="77777777" w:rsidR="007010B8" w:rsidRDefault="007010B8" w:rsidP="007010B8">
      <w:pPr>
        <w:pStyle w:val="Prose"/>
      </w:pPr>
      <w:bookmarkStart w:id="59" w:name="_Ref435789969"/>
      <w:bookmarkEnd w:id="57"/>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CEA4F5E"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03F39C06"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AF26811" w14:textId="77777777" w:rsidR="00A02728" w:rsidRDefault="00B65D4D" w:rsidP="00196385">
      <w:pPr>
        <w:pStyle w:val="Heading4"/>
      </w:pPr>
      <w:r>
        <w:t>The Trisagion</w:t>
      </w:r>
      <w:bookmarkEnd w:id="59"/>
    </w:p>
    <w:p w14:paraId="4C996E22" w14:textId="77777777" w:rsidR="00952359" w:rsidRPr="001A4291" w:rsidRDefault="00952359" w:rsidP="00952359">
      <w:pPr>
        <w:pStyle w:val="Prose"/>
      </w:pPr>
      <w:r w:rsidRPr="001A4291">
        <w:t>Holy God, Holy Mighty, Holy Immortal, Who was born of the Virgin, have mercy on us.</w:t>
      </w:r>
    </w:p>
    <w:p w14:paraId="3522DA1B" w14:textId="77777777" w:rsidR="00952359" w:rsidRPr="001A4291" w:rsidRDefault="00952359" w:rsidP="00952359">
      <w:pPr>
        <w:pStyle w:val="Prose"/>
      </w:pPr>
      <w:r w:rsidRPr="001A4291">
        <w:t>Holy God, Holy Mighty, Holy Immortal, Who was crucified for us, have mercy on us.</w:t>
      </w:r>
    </w:p>
    <w:p w14:paraId="151609CA" w14:textId="77777777" w:rsidR="00952359" w:rsidRPr="001A4291" w:rsidRDefault="00952359" w:rsidP="00952359">
      <w:pPr>
        <w:pStyle w:val="Prose"/>
      </w:pPr>
      <w:r w:rsidRPr="001A4291">
        <w:t>Holy God, Holy Mighty, Holy Immortal, Who rose from the dead and ascended into the heavens, have mercy on us.</w:t>
      </w:r>
    </w:p>
    <w:p w14:paraId="098244E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659A266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65C16C54"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865C3F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031B67F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130DA141" w14:textId="77777777" w:rsidR="005A57E3" w:rsidRDefault="003C1C36" w:rsidP="005A57E3">
      <w:pPr>
        <w:pStyle w:val="Priest"/>
      </w:pPr>
      <w:r>
        <w:lastRenderedPageBreak/>
        <w:t>Presbyter:</w:t>
      </w:r>
    </w:p>
    <w:p w14:paraId="0CEFE926" w14:textId="77777777" w:rsidR="00A02728" w:rsidRPr="005A57E3" w:rsidRDefault="00A02728" w:rsidP="00A02728">
      <w:pPr>
        <w:pStyle w:val="Body"/>
        <w:rPr>
          <w:rStyle w:val="RubricsInBodyChar"/>
        </w:rPr>
      </w:pPr>
      <w:r>
        <w:t>Our Father…</w:t>
      </w:r>
      <w:r w:rsidR="005A57E3">
        <w:t xml:space="preserve"> </w:t>
      </w:r>
      <w:r w:rsidR="005A57E3" w:rsidRPr="005A57E3">
        <w:rPr>
          <w:rStyle w:val="RubricsInBodyChar"/>
        </w:rPr>
        <w:t>(And the people continue.)</w:t>
      </w:r>
    </w:p>
    <w:p w14:paraId="6AD0028F" w14:textId="77777777" w:rsidR="005A57E3" w:rsidRDefault="003C1C36" w:rsidP="005A57E3">
      <w:pPr>
        <w:pStyle w:val="Priest"/>
      </w:pPr>
      <w:r>
        <w:t>People:</w:t>
      </w:r>
    </w:p>
    <w:p w14:paraId="48FF2B26" w14:textId="77777777" w:rsidR="00A02728" w:rsidRDefault="00B65D4D" w:rsidP="00196385">
      <w:pPr>
        <w:pStyle w:val="Heading4"/>
      </w:pPr>
      <w:r>
        <w:t>Hail to You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1EF926E1" w14:textId="77777777" w:rsidTr="005B5515">
        <w:trPr>
          <w:cantSplit/>
          <w:jc w:val="center"/>
        </w:trPr>
        <w:tc>
          <w:tcPr>
            <w:tcW w:w="288" w:type="dxa"/>
          </w:tcPr>
          <w:p w14:paraId="00272CBF" w14:textId="77777777" w:rsidR="005B5515" w:rsidRDefault="005B5515" w:rsidP="005B5515">
            <w:pPr>
              <w:pStyle w:val="CopticCross"/>
            </w:pPr>
          </w:p>
        </w:tc>
        <w:tc>
          <w:tcPr>
            <w:tcW w:w="3960" w:type="dxa"/>
          </w:tcPr>
          <w:p w14:paraId="79EC49FD" w14:textId="77777777" w:rsidR="005B5515" w:rsidRDefault="005B5515" w:rsidP="005B5515">
            <w:pPr>
              <w:pStyle w:val="EngHang"/>
            </w:pPr>
            <w:r>
              <w:t>Hail to you! We ask you,</w:t>
            </w:r>
          </w:p>
          <w:p w14:paraId="78DF6E5D" w14:textId="77777777" w:rsidR="005B5515" w:rsidRDefault="005B5515" w:rsidP="005B5515">
            <w:pPr>
              <w:pStyle w:val="EngHang"/>
            </w:pPr>
            <w:r>
              <w:t>O saint, fully of glory,</w:t>
            </w:r>
          </w:p>
          <w:p w14:paraId="2E99CCF6" w14:textId="77777777" w:rsidR="005B5515" w:rsidRDefault="005B5515" w:rsidP="005B5515">
            <w:pPr>
              <w:pStyle w:val="EngHang"/>
            </w:pPr>
            <w:r>
              <w:t>The ever virgin Mother of God,</w:t>
            </w:r>
          </w:p>
          <w:p w14:paraId="5D58D7DA" w14:textId="77777777" w:rsidR="005B5515" w:rsidRDefault="005B5515" w:rsidP="005B5515">
            <w:pPr>
              <w:pStyle w:val="EngHangEnd"/>
            </w:pPr>
            <w:r>
              <w:t>The Mother of Christ,</w:t>
            </w:r>
          </w:p>
        </w:tc>
        <w:tc>
          <w:tcPr>
            <w:tcW w:w="288" w:type="dxa"/>
          </w:tcPr>
          <w:p w14:paraId="345DA1E9" w14:textId="77777777" w:rsidR="005B5515" w:rsidRDefault="005B5515" w:rsidP="005B5515"/>
        </w:tc>
        <w:tc>
          <w:tcPr>
            <w:tcW w:w="288" w:type="dxa"/>
          </w:tcPr>
          <w:p w14:paraId="071927B6" w14:textId="77777777" w:rsidR="005B5515" w:rsidRDefault="005B5515" w:rsidP="005B5515">
            <w:pPr>
              <w:pStyle w:val="CopticCross"/>
            </w:pPr>
          </w:p>
        </w:tc>
        <w:tc>
          <w:tcPr>
            <w:tcW w:w="3960" w:type="dxa"/>
          </w:tcPr>
          <w:p w14:paraId="6B153034" w14:textId="77777777" w:rsidR="005B5515" w:rsidRDefault="005B5515" w:rsidP="005B5515">
            <w:pPr>
              <w:pStyle w:val="CopticVersemulti-line"/>
            </w:pPr>
            <w:r>
              <w:t>Ⲭⲉⲣⲉ ⲛⲉ ⲧⲉⲛϯϩⲟ ⲉ̀ⲣⲟ:</w:t>
            </w:r>
          </w:p>
          <w:p w14:paraId="26E738D9" w14:textId="77777777" w:rsidR="005B5515" w:rsidRDefault="005B5515" w:rsidP="005B5515">
            <w:pPr>
              <w:pStyle w:val="CopticVersemulti-line"/>
            </w:pPr>
            <w:r>
              <w:t>ⲱ̀ ⲑⲏⲉ̄ⲟ̄ⲩ̄ ⲉⲑⲙⲉϩ ⲛ̀ⲱ̀ⲟⲩ:</w:t>
            </w:r>
          </w:p>
          <w:p w14:paraId="0F7C9D59" w14:textId="77777777" w:rsidR="005B5515" w:rsidRDefault="005B5515" w:rsidP="005B5515">
            <w:pPr>
              <w:pStyle w:val="CopticVersemulti-line"/>
            </w:pPr>
            <w:r>
              <w:t>ⲉ̀ⲧⲟⲓ ⲙ̀ⲡⲁⲣⲑⲉⲛⲟⲥ ⲛ̀ⲥⲏⲟⲩ ⲛⲓⲃⲉⲛ:</w:t>
            </w:r>
          </w:p>
          <w:p w14:paraId="3AAD21DE" w14:textId="77777777" w:rsidR="005B5515" w:rsidRPr="00C35319" w:rsidRDefault="005B5515" w:rsidP="005B5515">
            <w:pPr>
              <w:pStyle w:val="CopticHangingVerse"/>
            </w:pPr>
            <w:r>
              <w:t>ϯⲙⲁⲥⲛⲟⲩϯ ⲑ̀ⲙⲁⲩ ⲙ̀Ⲡⲭ̄ⲥ̄.</w:t>
            </w:r>
          </w:p>
        </w:tc>
      </w:tr>
      <w:tr w:rsidR="005B5515" w14:paraId="06DDBFC8" w14:textId="77777777" w:rsidTr="005B5515">
        <w:trPr>
          <w:cantSplit/>
          <w:jc w:val="center"/>
        </w:trPr>
        <w:tc>
          <w:tcPr>
            <w:tcW w:w="288" w:type="dxa"/>
          </w:tcPr>
          <w:p w14:paraId="5755486C" w14:textId="77777777" w:rsidR="005B5515" w:rsidRDefault="005B5515" w:rsidP="005B5515">
            <w:pPr>
              <w:pStyle w:val="CopticCross"/>
            </w:pPr>
            <w:r w:rsidRPr="00FB5ACB">
              <w:t>¿</w:t>
            </w:r>
          </w:p>
        </w:tc>
        <w:tc>
          <w:tcPr>
            <w:tcW w:w="3960" w:type="dxa"/>
          </w:tcPr>
          <w:p w14:paraId="7DC84A65" w14:textId="77777777" w:rsidR="005B5515" w:rsidRDefault="005B5515" w:rsidP="005B5515">
            <w:pPr>
              <w:pStyle w:val="EngHang"/>
            </w:pPr>
            <w:r>
              <w:t xml:space="preserve">Offer our prayers </w:t>
            </w:r>
          </w:p>
          <w:p w14:paraId="07DB0BDE" w14:textId="77777777" w:rsidR="005B5515" w:rsidRDefault="005B5515" w:rsidP="005B5515">
            <w:pPr>
              <w:pStyle w:val="EngHang"/>
            </w:pPr>
            <w:r>
              <w:t>To your beloved Son,</w:t>
            </w:r>
          </w:p>
          <w:p w14:paraId="7962EAD5" w14:textId="77777777" w:rsidR="005B5515" w:rsidRDefault="005B5515" w:rsidP="005B5515">
            <w:pPr>
              <w:pStyle w:val="EngHangEnd"/>
            </w:pPr>
            <w:r>
              <w:t>That He may forgive us ours sins.</w:t>
            </w:r>
          </w:p>
        </w:tc>
        <w:tc>
          <w:tcPr>
            <w:tcW w:w="288" w:type="dxa"/>
          </w:tcPr>
          <w:p w14:paraId="62D7ED81" w14:textId="77777777" w:rsidR="005B5515" w:rsidRDefault="005B5515" w:rsidP="005B5515"/>
        </w:tc>
        <w:tc>
          <w:tcPr>
            <w:tcW w:w="288" w:type="dxa"/>
          </w:tcPr>
          <w:p w14:paraId="10BF5F15" w14:textId="77777777" w:rsidR="005B5515" w:rsidRDefault="005B5515" w:rsidP="005B5515">
            <w:pPr>
              <w:pStyle w:val="CopticCross"/>
            </w:pPr>
            <w:r w:rsidRPr="00FB5ACB">
              <w:t>¿</w:t>
            </w:r>
          </w:p>
        </w:tc>
        <w:tc>
          <w:tcPr>
            <w:tcW w:w="3960" w:type="dxa"/>
          </w:tcPr>
          <w:p w14:paraId="18AF6DB7" w14:textId="77777777" w:rsidR="005B5515" w:rsidRDefault="005B5515" w:rsidP="005B5515">
            <w:pPr>
              <w:pStyle w:val="CopticVersemulti-line"/>
            </w:pPr>
            <w:r>
              <w:t>Ⲁⲛⲓⲟⲩⲓ̀ ⲛ̀ⲧⲉⲛⲡ̀ⲣⲟⲥⲉⲩⲭⲏ:</w:t>
            </w:r>
          </w:p>
          <w:p w14:paraId="1D10CB17" w14:textId="77777777" w:rsidR="005B5515" w:rsidRDefault="005B5515" w:rsidP="005B5515">
            <w:pPr>
              <w:pStyle w:val="CopticVersemulti-line"/>
            </w:pPr>
            <w:r>
              <w:t>ⲉ̀ⲡ̀ϣⲱⲓ ϩⲁ ⲡⲉϣⲏⲣⲓ ⲙ̀ⲙⲉⲛⲣⲓⲧ:</w:t>
            </w:r>
          </w:p>
          <w:p w14:paraId="284C0161" w14:textId="77777777" w:rsidR="005B5515" w:rsidRDefault="005B5515" w:rsidP="005B5515">
            <w:pPr>
              <w:pStyle w:val="CopticHangingVerse"/>
            </w:pPr>
            <w:r>
              <w:t xml:space="preserve"> ⲛ̀ⲧⲉϥⲭⲁ ⲛⲉⲛⲛⲟⲃⲓ ⲛⲁⲛ ⲉ̀ⲃⲟⲗ.</w:t>
            </w:r>
          </w:p>
        </w:tc>
      </w:tr>
      <w:tr w:rsidR="005B5515" w14:paraId="1FE2021A" w14:textId="77777777" w:rsidTr="005B5515">
        <w:trPr>
          <w:cantSplit/>
          <w:jc w:val="center"/>
        </w:trPr>
        <w:tc>
          <w:tcPr>
            <w:tcW w:w="288" w:type="dxa"/>
          </w:tcPr>
          <w:p w14:paraId="04131175" w14:textId="77777777" w:rsidR="005B5515" w:rsidRDefault="005B5515" w:rsidP="005B5515">
            <w:pPr>
              <w:pStyle w:val="CopticCross"/>
            </w:pPr>
          </w:p>
        </w:tc>
        <w:tc>
          <w:tcPr>
            <w:tcW w:w="3960" w:type="dxa"/>
          </w:tcPr>
          <w:p w14:paraId="6A917903" w14:textId="77777777" w:rsidR="005B5515" w:rsidRDefault="005B5515" w:rsidP="005B5515">
            <w:pPr>
              <w:pStyle w:val="EngHang"/>
            </w:pPr>
            <w:r>
              <w:t>Hail to the holy Virgin,</w:t>
            </w:r>
          </w:p>
          <w:p w14:paraId="69DC5B2D" w14:textId="77777777" w:rsidR="005B5515" w:rsidRDefault="005B5515" w:rsidP="005B5515">
            <w:pPr>
              <w:pStyle w:val="EngHang"/>
            </w:pPr>
            <w:r>
              <w:t>Who has brought forth</w:t>
            </w:r>
          </w:p>
          <w:p w14:paraId="45A2CD8D" w14:textId="77777777" w:rsidR="005B5515" w:rsidRDefault="005B5515" w:rsidP="005B5515">
            <w:pPr>
              <w:pStyle w:val="EngHang"/>
            </w:pPr>
            <w:r>
              <w:t>To us the True Light,</w:t>
            </w:r>
          </w:p>
          <w:p w14:paraId="11B46BE6" w14:textId="77777777" w:rsidR="005B5515" w:rsidRDefault="005B5515" w:rsidP="005B5515">
            <w:pPr>
              <w:pStyle w:val="EngHangEnd"/>
            </w:pPr>
            <w:r>
              <w:t>Christ our God.</w:t>
            </w:r>
          </w:p>
        </w:tc>
        <w:tc>
          <w:tcPr>
            <w:tcW w:w="288" w:type="dxa"/>
          </w:tcPr>
          <w:p w14:paraId="519C0995" w14:textId="77777777" w:rsidR="005B5515" w:rsidRDefault="005B5515" w:rsidP="005B5515"/>
        </w:tc>
        <w:tc>
          <w:tcPr>
            <w:tcW w:w="288" w:type="dxa"/>
          </w:tcPr>
          <w:p w14:paraId="6A28675A" w14:textId="77777777" w:rsidR="005B5515" w:rsidRDefault="005B5515" w:rsidP="005B5515">
            <w:pPr>
              <w:pStyle w:val="CopticCross"/>
            </w:pPr>
          </w:p>
        </w:tc>
        <w:tc>
          <w:tcPr>
            <w:tcW w:w="3960" w:type="dxa"/>
          </w:tcPr>
          <w:p w14:paraId="2B11D9D0" w14:textId="77777777" w:rsidR="005B5515" w:rsidRDefault="005B5515" w:rsidP="005B5515">
            <w:pPr>
              <w:pStyle w:val="CopticVersemulti-line"/>
            </w:pPr>
            <w:r>
              <w:t xml:space="preserve">Ⲭⲉⲣⲉ ⲑⲏ̀ⲧⲁⲥⲙⲓⲥⲓ ⲛⲁⲛ: </w:t>
            </w:r>
          </w:p>
          <w:p w14:paraId="66DDCC8A" w14:textId="77777777" w:rsidR="005B5515" w:rsidRDefault="005B5515" w:rsidP="005B5515">
            <w:pPr>
              <w:pStyle w:val="CopticVersemulti-line"/>
            </w:pPr>
            <w:r>
              <w:t>ⲙ̀ⲡⲓⲟⲩⲱⲓⲛⲓ ⲛ̀ⲧⲁⲫ̀ⲙⲏⲓ:</w:t>
            </w:r>
          </w:p>
          <w:p w14:paraId="65FCAB03" w14:textId="77777777" w:rsidR="005B5515" w:rsidRDefault="005B5515" w:rsidP="005B5515">
            <w:pPr>
              <w:pStyle w:val="CopticVersemulti-line"/>
            </w:pPr>
            <w:r>
              <w:t>Ⲡⲭ̄ⲥ̄ Ⲡⲉⲛⲛⲟⲩϯ:</w:t>
            </w:r>
          </w:p>
          <w:p w14:paraId="29398CF9" w14:textId="77777777" w:rsidR="005B5515" w:rsidRDefault="005B5515" w:rsidP="005B5515">
            <w:pPr>
              <w:pStyle w:val="CopticHangingVerse"/>
            </w:pPr>
            <w:r>
              <w:t>ϯⲡⲁⲣⲑⲉⲛⲟⲥ ⲉ̄ⲑ̄ⲩ̄.</w:t>
            </w:r>
          </w:p>
        </w:tc>
      </w:tr>
      <w:tr w:rsidR="005B5515" w14:paraId="7A368BA9" w14:textId="77777777" w:rsidTr="005B5515">
        <w:trPr>
          <w:cantSplit/>
          <w:jc w:val="center"/>
        </w:trPr>
        <w:tc>
          <w:tcPr>
            <w:tcW w:w="288" w:type="dxa"/>
          </w:tcPr>
          <w:p w14:paraId="3C776A86" w14:textId="77777777" w:rsidR="005B5515" w:rsidRDefault="005B5515" w:rsidP="005B5515">
            <w:pPr>
              <w:pStyle w:val="CopticCross"/>
            </w:pPr>
            <w:r w:rsidRPr="00FB5ACB">
              <w:t>¿</w:t>
            </w:r>
          </w:p>
        </w:tc>
        <w:tc>
          <w:tcPr>
            <w:tcW w:w="3960" w:type="dxa"/>
          </w:tcPr>
          <w:p w14:paraId="4C3E70AB" w14:textId="77777777" w:rsidR="005B5515" w:rsidRDefault="005B5515" w:rsidP="005B5515">
            <w:pPr>
              <w:pStyle w:val="EngHang"/>
            </w:pPr>
            <w:r>
              <w:t>Ask the Lord on our behalf,</w:t>
            </w:r>
          </w:p>
          <w:p w14:paraId="12752FBC" w14:textId="77777777" w:rsidR="005B5515" w:rsidRDefault="005B5515" w:rsidP="005B5515">
            <w:pPr>
              <w:pStyle w:val="EngHang"/>
            </w:pPr>
            <w:r>
              <w:t>That He may have mercy on our souls</w:t>
            </w:r>
          </w:p>
          <w:p w14:paraId="34B4EA15" w14:textId="77777777" w:rsidR="005B5515" w:rsidRDefault="005B5515" w:rsidP="005B5515">
            <w:pPr>
              <w:pStyle w:val="EngHangEnd"/>
            </w:pPr>
            <w:r>
              <w:t>And forgive our sins.</w:t>
            </w:r>
          </w:p>
        </w:tc>
        <w:tc>
          <w:tcPr>
            <w:tcW w:w="288" w:type="dxa"/>
          </w:tcPr>
          <w:p w14:paraId="1B84F69B" w14:textId="77777777" w:rsidR="005B5515" w:rsidRDefault="005B5515" w:rsidP="005B5515"/>
        </w:tc>
        <w:tc>
          <w:tcPr>
            <w:tcW w:w="288" w:type="dxa"/>
          </w:tcPr>
          <w:p w14:paraId="56F55D04" w14:textId="77777777" w:rsidR="005B5515" w:rsidRDefault="005B5515" w:rsidP="005B5515">
            <w:pPr>
              <w:pStyle w:val="CopticCross"/>
            </w:pPr>
            <w:r w:rsidRPr="00FB5ACB">
              <w:t>¿</w:t>
            </w:r>
          </w:p>
        </w:tc>
        <w:tc>
          <w:tcPr>
            <w:tcW w:w="3960" w:type="dxa"/>
          </w:tcPr>
          <w:p w14:paraId="1DFE51F3" w14:textId="77777777" w:rsidR="005B5515" w:rsidRDefault="005B5515" w:rsidP="005B5515">
            <w:pPr>
              <w:pStyle w:val="CopticVersemulti-line"/>
            </w:pPr>
            <w:r>
              <w:t xml:space="preserve">Ⲙⲁϯϩⲟ ⲙ̀Ⲡⲟ̄ⲥ̄ ⲉ̀ϩ̀ⲣⲏⲓ ⲉ̀ϫⲱⲛ: </w:t>
            </w:r>
          </w:p>
          <w:p w14:paraId="409A958B" w14:textId="77777777" w:rsidR="005B5515" w:rsidRDefault="005B5515" w:rsidP="005B5515">
            <w:pPr>
              <w:pStyle w:val="CopticVersemulti-line"/>
            </w:pPr>
            <w:r>
              <w:t xml:space="preserve">ⲛ̀ⲧⲉϥⲉⲣⲟⲩⲛⲁⲓ ⲛⲉⲙ ⲛⲉⲛⲯⲩⲭⲏ: </w:t>
            </w:r>
          </w:p>
          <w:p w14:paraId="0567CD2B" w14:textId="77777777" w:rsidR="005B5515" w:rsidRDefault="005B5515" w:rsidP="005B5515">
            <w:pPr>
              <w:pStyle w:val="CopticHangingVerse"/>
            </w:pPr>
            <w:r>
              <w:t>ⲛ̀ⲧⲉϥⲭⲁ ⲛⲉⲛⲛⲟⲃⲓ ⲛⲁⲛ ⲉ̀ⲃⲟⲗ.</w:t>
            </w:r>
          </w:p>
        </w:tc>
      </w:tr>
      <w:tr w:rsidR="005B5515" w14:paraId="1B4A2448" w14:textId="77777777" w:rsidTr="005B5515">
        <w:trPr>
          <w:cantSplit/>
          <w:jc w:val="center"/>
        </w:trPr>
        <w:tc>
          <w:tcPr>
            <w:tcW w:w="288" w:type="dxa"/>
          </w:tcPr>
          <w:p w14:paraId="1998D692" w14:textId="77777777" w:rsidR="005B5515" w:rsidRDefault="005B5515" w:rsidP="005B5515">
            <w:pPr>
              <w:pStyle w:val="CopticCross"/>
            </w:pPr>
          </w:p>
        </w:tc>
        <w:tc>
          <w:tcPr>
            <w:tcW w:w="3960" w:type="dxa"/>
          </w:tcPr>
          <w:p w14:paraId="176C6267" w14:textId="77777777" w:rsidR="005B5515" w:rsidRDefault="005B5515" w:rsidP="005B5515">
            <w:pPr>
              <w:pStyle w:val="EngHang"/>
            </w:pPr>
            <w:r>
              <w:t>O Virgin Mary,</w:t>
            </w:r>
          </w:p>
          <w:p w14:paraId="3407C835" w14:textId="77777777" w:rsidR="005B5515" w:rsidRDefault="005B5515" w:rsidP="005B5515">
            <w:pPr>
              <w:pStyle w:val="EngHang"/>
            </w:pPr>
            <w:r>
              <w:t>The holy Theotokos,</w:t>
            </w:r>
          </w:p>
          <w:p w14:paraId="29987B56" w14:textId="77777777" w:rsidR="005B5515" w:rsidRDefault="005B5515" w:rsidP="005B5515">
            <w:pPr>
              <w:pStyle w:val="EngHang"/>
            </w:pPr>
            <w:r>
              <w:t>The faithful advocate</w:t>
            </w:r>
          </w:p>
          <w:p w14:paraId="59C0632A" w14:textId="77777777" w:rsidR="005B5515" w:rsidRDefault="005B5515" w:rsidP="005B5515">
            <w:pPr>
              <w:pStyle w:val="EngHangEnd"/>
            </w:pPr>
            <w:r>
              <w:t>for all mankind,</w:t>
            </w:r>
          </w:p>
        </w:tc>
        <w:tc>
          <w:tcPr>
            <w:tcW w:w="288" w:type="dxa"/>
          </w:tcPr>
          <w:p w14:paraId="44A922B1" w14:textId="77777777" w:rsidR="005B5515" w:rsidRDefault="005B5515" w:rsidP="005B5515"/>
        </w:tc>
        <w:tc>
          <w:tcPr>
            <w:tcW w:w="288" w:type="dxa"/>
          </w:tcPr>
          <w:p w14:paraId="27A4B160" w14:textId="77777777" w:rsidR="005B5515" w:rsidRDefault="005B5515" w:rsidP="005B5515">
            <w:pPr>
              <w:pStyle w:val="CopticCross"/>
            </w:pPr>
          </w:p>
        </w:tc>
        <w:tc>
          <w:tcPr>
            <w:tcW w:w="3960" w:type="dxa"/>
          </w:tcPr>
          <w:p w14:paraId="743577E1" w14:textId="77777777" w:rsidR="005B5515" w:rsidRDefault="005B5515" w:rsidP="005B5515">
            <w:pPr>
              <w:pStyle w:val="CopticVersemulti-line"/>
            </w:pPr>
            <w:r>
              <w:t>Ϯⲡⲁⲣⲑⲉⲟⲛⲥ Ⲙⲁⲣⲓⲁ̀:</w:t>
            </w:r>
          </w:p>
          <w:p w14:paraId="4244E1EF" w14:textId="77777777" w:rsidR="005B5515" w:rsidRDefault="005B5515" w:rsidP="005B5515">
            <w:pPr>
              <w:pStyle w:val="CopticVersemulti-line"/>
            </w:pPr>
            <w:r>
              <w:t>Ϯⲑⲉⲟ̀ⲧⲟⲕⲟⲥ ⲉ̄ⲑ̄ⲩ̄:</w:t>
            </w:r>
          </w:p>
          <w:p w14:paraId="679C5694" w14:textId="77777777" w:rsidR="005B5515" w:rsidRDefault="005B5515" w:rsidP="005B5515">
            <w:pPr>
              <w:pStyle w:val="CopticVersemulti-line"/>
            </w:pPr>
            <w:r>
              <w:t>Ϯⲡ̀ⲣⲟⲥⲧⲁⲧⲏⲥ ⲉ̀ⲧⲉⲛϩⲟⲧ:</w:t>
            </w:r>
          </w:p>
          <w:p w14:paraId="73B253EA" w14:textId="77777777" w:rsidR="005B5515" w:rsidRDefault="005B5515" w:rsidP="005B5515">
            <w:pPr>
              <w:pStyle w:val="CopticHangingVerse"/>
            </w:pPr>
            <w:r>
              <w:t>ⲛ̀ⲧⲉ ϯⲙⲉⲧⲣⲱⲙⲓ.</w:t>
            </w:r>
          </w:p>
        </w:tc>
      </w:tr>
      <w:tr w:rsidR="005B5515" w14:paraId="374F0A58" w14:textId="77777777" w:rsidTr="005B5515">
        <w:trPr>
          <w:cantSplit/>
          <w:jc w:val="center"/>
        </w:trPr>
        <w:tc>
          <w:tcPr>
            <w:tcW w:w="288" w:type="dxa"/>
          </w:tcPr>
          <w:p w14:paraId="065EA3C5" w14:textId="77777777" w:rsidR="005B5515" w:rsidRDefault="005B5515" w:rsidP="005B5515">
            <w:pPr>
              <w:pStyle w:val="CopticCross"/>
            </w:pPr>
            <w:r w:rsidRPr="00FB5ACB">
              <w:t>¿</w:t>
            </w:r>
          </w:p>
        </w:tc>
        <w:tc>
          <w:tcPr>
            <w:tcW w:w="3960" w:type="dxa"/>
          </w:tcPr>
          <w:p w14:paraId="77BD6639" w14:textId="77777777" w:rsidR="005B5515" w:rsidRDefault="005B5515" w:rsidP="005B5515">
            <w:pPr>
              <w:pStyle w:val="EngHang"/>
            </w:pPr>
            <w:r>
              <w:t>Intercede on our behalf</w:t>
            </w:r>
          </w:p>
          <w:p w14:paraId="3807989C" w14:textId="77777777" w:rsidR="005B5515" w:rsidRDefault="005B5515" w:rsidP="005B5515">
            <w:pPr>
              <w:pStyle w:val="EngHang"/>
            </w:pPr>
            <w:r>
              <w:t>Before Christ,</w:t>
            </w:r>
          </w:p>
          <w:p w14:paraId="167674E9" w14:textId="77777777" w:rsidR="005B5515" w:rsidRDefault="005B5515" w:rsidP="005B5515">
            <w:pPr>
              <w:pStyle w:val="EngHang"/>
            </w:pPr>
            <w:r>
              <w:t>Whom you bore,</w:t>
            </w:r>
          </w:p>
          <w:p w14:paraId="596FD91F" w14:textId="77777777" w:rsidR="005B5515" w:rsidRDefault="005B5515" w:rsidP="005B5515">
            <w:pPr>
              <w:pStyle w:val="EngHangEnd"/>
            </w:pPr>
            <w:r>
              <w:t>That He may forgive us our sins.</w:t>
            </w:r>
          </w:p>
        </w:tc>
        <w:tc>
          <w:tcPr>
            <w:tcW w:w="288" w:type="dxa"/>
          </w:tcPr>
          <w:p w14:paraId="32E9693B" w14:textId="77777777" w:rsidR="005B5515" w:rsidRDefault="005B5515" w:rsidP="005B5515"/>
        </w:tc>
        <w:tc>
          <w:tcPr>
            <w:tcW w:w="288" w:type="dxa"/>
          </w:tcPr>
          <w:p w14:paraId="3F76D6A6" w14:textId="77777777" w:rsidR="005B5515" w:rsidRDefault="005B5515" w:rsidP="005B5515">
            <w:pPr>
              <w:pStyle w:val="CopticCross"/>
            </w:pPr>
            <w:r w:rsidRPr="00FB5ACB">
              <w:t>¿</w:t>
            </w:r>
          </w:p>
        </w:tc>
        <w:tc>
          <w:tcPr>
            <w:tcW w:w="3960" w:type="dxa"/>
          </w:tcPr>
          <w:p w14:paraId="4D156C74" w14:textId="77777777" w:rsidR="005B5515" w:rsidRDefault="005B5515" w:rsidP="005B5515">
            <w:pPr>
              <w:pStyle w:val="CopticVersemulti-line"/>
            </w:pPr>
            <w:r>
              <w:t>Ⲁⲣⲓⲡ̀ⲣⲉⲥⲃⲉⲩⲓⲛ ⲉ̀ϩ̀ⲣⲏⲓ ⲉ̀ϫⲱⲛ:</w:t>
            </w:r>
          </w:p>
          <w:p w14:paraId="49EE894A" w14:textId="77777777" w:rsidR="005B5515" w:rsidRDefault="005B5515" w:rsidP="005B5515">
            <w:pPr>
              <w:pStyle w:val="CopticVersemulti-line"/>
            </w:pPr>
            <w:r>
              <w:t xml:space="preserve">ⲛⲁϩⲣⲉⲛ Ⲡⲭ̄ⲥ̄ ⲫⲏⲉⲧⲁⲣⲉϫ̀ⲫⲟϥ: </w:t>
            </w:r>
          </w:p>
          <w:p w14:paraId="5F15ABFB" w14:textId="77777777" w:rsidR="005B5515" w:rsidRDefault="005B5515" w:rsidP="005B5515">
            <w:pPr>
              <w:pStyle w:val="CopticVersemulti-line"/>
            </w:pPr>
            <w:r>
              <w:t xml:space="preserve">ϩⲟⲡⲱⲥ ⲛ̀ⲧⲉϥⲉⲣϩ̀ⲙⲟⲧ ⲛⲁⲛ: </w:t>
            </w:r>
          </w:p>
          <w:p w14:paraId="5D739CB1" w14:textId="77777777" w:rsidR="005B5515" w:rsidRDefault="005B5515" w:rsidP="005B5515">
            <w:pPr>
              <w:pStyle w:val="CopticHangingVerse"/>
            </w:pPr>
            <w:r>
              <w:t>ⲙ̀ⲡⲓⲭⲱ ⲉ̀ⲃⲟⲗ ⲛ̀ⲧⲉ ⲛⲉⲛⲛⲟⲃⲓ.</w:t>
            </w:r>
          </w:p>
        </w:tc>
      </w:tr>
    </w:tbl>
    <w:p w14:paraId="6E4C95DA" w14:textId="77777777" w:rsidR="00E21EA3" w:rsidRDefault="00E21EA3" w:rsidP="00E21EA3">
      <w:pPr>
        <w:pStyle w:val="Heading4"/>
      </w:pPr>
      <w:bookmarkStart w:id="60" w:name="_Ref434477171"/>
      <w:r>
        <w:lastRenderedPageBreak/>
        <w:t>The Introduction to the Doxologies</w:t>
      </w:r>
      <w:bookmarkEnd w:id="60"/>
    </w:p>
    <w:p w14:paraId="0B1DBBC4" w14:textId="77777777" w:rsidR="005B5515" w:rsidRDefault="005B5515" w:rsidP="005B5515">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38931ACF" w14:textId="77777777" w:rsidTr="005B5515">
        <w:trPr>
          <w:cantSplit/>
          <w:jc w:val="center"/>
        </w:trPr>
        <w:tc>
          <w:tcPr>
            <w:tcW w:w="288" w:type="dxa"/>
          </w:tcPr>
          <w:p w14:paraId="0EB91384" w14:textId="77777777" w:rsidR="005B5515" w:rsidRDefault="005B5515" w:rsidP="005B5515">
            <w:pPr>
              <w:pStyle w:val="CopticCross"/>
            </w:pPr>
          </w:p>
        </w:tc>
        <w:tc>
          <w:tcPr>
            <w:tcW w:w="3960" w:type="dxa"/>
          </w:tcPr>
          <w:p w14:paraId="6D2E631A" w14:textId="77777777" w:rsidR="005B5515" w:rsidRDefault="005B5515" w:rsidP="005B5515">
            <w:pPr>
              <w:pStyle w:val="EngHang"/>
            </w:pPr>
            <w:r>
              <w:t>Hail to you, O Virgin</w:t>
            </w:r>
          </w:p>
          <w:p w14:paraId="279CC678" w14:textId="5B57B319" w:rsidR="005B5515" w:rsidRDefault="005B5515" w:rsidP="005B5515">
            <w:pPr>
              <w:pStyle w:val="EngHang"/>
            </w:pPr>
            <w:r>
              <w:t>The true</w:t>
            </w:r>
            <w:r w:rsidR="00D15008">
              <w:rPr>
                <w:rStyle w:val="FootnoteReference"/>
              </w:rPr>
              <w:footnoteReference w:id="5"/>
            </w:r>
            <w:r>
              <w:t xml:space="preserve"> Queen.</w:t>
            </w:r>
          </w:p>
          <w:p w14:paraId="4476C455" w14:textId="77777777" w:rsidR="005B5515" w:rsidRDefault="005B5515" w:rsidP="005B5515">
            <w:pPr>
              <w:pStyle w:val="EngHang"/>
            </w:pPr>
            <w:r>
              <w:t>Hail to the pride of our race,</w:t>
            </w:r>
          </w:p>
          <w:p w14:paraId="1B56C972" w14:textId="77777777" w:rsidR="005B5515" w:rsidRDefault="005B5515" w:rsidP="005B5515">
            <w:pPr>
              <w:pStyle w:val="EngHangEnd"/>
            </w:pPr>
            <w:r>
              <w:t>Who has born to us Emmanuel.</w:t>
            </w:r>
          </w:p>
        </w:tc>
        <w:tc>
          <w:tcPr>
            <w:tcW w:w="288" w:type="dxa"/>
          </w:tcPr>
          <w:p w14:paraId="6B7AE8B6" w14:textId="77777777" w:rsidR="005B5515" w:rsidRDefault="005B5515" w:rsidP="005B5515"/>
        </w:tc>
        <w:tc>
          <w:tcPr>
            <w:tcW w:w="288" w:type="dxa"/>
          </w:tcPr>
          <w:p w14:paraId="653E8733" w14:textId="77777777" w:rsidR="005B5515" w:rsidRDefault="005B5515" w:rsidP="005B5515">
            <w:pPr>
              <w:pStyle w:val="CopticCross"/>
            </w:pPr>
          </w:p>
        </w:tc>
        <w:tc>
          <w:tcPr>
            <w:tcW w:w="3960" w:type="dxa"/>
          </w:tcPr>
          <w:p w14:paraId="2AD59DC0" w14:textId="77777777" w:rsidR="005B5515" w:rsidRDefault="005B5515" w:rsidP="005B5515">
            <w:pPr>
              <w:pStyle w:val="CopticVersemulti-line"/>
            </w:pPr>
            <w:r>
              <w:t xml:space="preserve">Ⲭⲉⲣⲉ ⲛⲉ ⲱ̀ ϯⲡⲁⲣⲑⲉⲛⲟⲥ: </w:t>
            </w:r>
          </w:p>
          <w:p w14:paraId="601189A4" w14:textId="77777777" w:rsidR="005B5515" w:rsidRDefault="005B5515" w:rsidP="005B5515">
            <w:pPr>
              <w:pStyle w:val="CopticVersemulti-line"/>
            </w:pPr>
            <w:r>
              <w:t>ϯⲟⲩⲣⲟ ⲙ̀ⲙⲏⲓ ⲛ̀ⲁ̀ⲗⲏⲑⲓⲛⲏ:</w:t>
            </w:r>
          </w:p>
          <w:p w14:paraId="1BDA4FF1" w14:textId="77777777" w:rsidR="005B5515" w:rsidRDefault="005B5515" w:rsidP="005B5515">
            <w:pPr>
              <w:pStyle w:val="CopticVersemulti-line"/>
            </w:pPr>
            <w:r>
              <w:t>ⲭⲉⲣⲉ ⲡ̀ϣⲟⲩϣⲟⲩ ⲛ̀ⲧⲉ ⲡⲉⲛⲅⲉⲛⲟⲥ:</w:t>
            </w:r>
          </w:p>
          <w:p w14:paraId="21399197" w14:textId="77777777" w:rsidR="005B5515" w:rsidRDefault="005B5515" w:rsidP="005B5515">
            <w:pPr>
              <w:pStyle w:val="CopticHangingVerse"/>
            </w:pPr>
            <w:r>
              <w:t>ⲁ̀ⲣⲉϫ̀ⲫⲟ ⲛⲁⲛ ⲛ̀Ⲉⲙⲙⲁⲛⲟⲩⲏⲗ.</w:t>
            </w:r>
          </w:p>
        </w:tc>
      </w:tr>
      <w:tr w:rsidR="005B5515" w14:paraId="113E9B3E" w14:textId="77777777" w:rsidTr="005B5515">
        <w:trPr>
          <w:cantSplit/>
          <w:jc w:val="center"/>
        </w:trPr>
        <w:tc>
          <w:tcPr>
            <w:tcW w:w="288" w:type="dxa"/>
          </w:tcPr>
          <w:p w14:paraId="7E783F94" w14:textId="77777777" w:rsidR="005B5515" w:rsidRDefault="005B5515" w:rsidP="005B5515">
            <w:pPr>
              <w:pStyle w:val="CopticCross"/>
            </w:pPr>
            <w:r w:rsidRPr="00FB5ACB">
              <w:t>¿</w:t>
            </w:r>
          </w:p>
        </w:tc>
        <w:tc>
          <w:tcPr>
            <w:tcW w:w="3960" w:type="dxa"/>
          </w:tcPr>
          <w:p w14:paraId="662BFC70" w14:textId="77777777" w:rsidR="005B5515" w:rsidRDefault="005B5515" w:rsidP="005B5515">
            <w:pPr>
              <w:pStyle w:val="EngHang"/>
            </w:pPr>
            <w:r>
              <w:t>We ask you, remember us,</w:t>
            </w:r>
          </w:p>
          <w:p w14:paraId="40802F47" w14:textId="77777777" w:rsidR="005B5515" w:rsidRDefault="005B5515" w:rsidP="005B5515">
            <w:pPr>
              <w:pStyle w:val="EngHang"/>
            </w:pPr>
            <w:r>
              <w:t>O our faithful advocate,</w:t>
            </w:r>
          </w:p>
          <w:p w14:paraId="10A2816D" w14:textId="77777777" w:rsidR="005B5515" w:rsidRDefault="005B5515" w:rsidP="005B5515">
            <w:pPr>
              <w:pStyle w:val="EngHang"/>
            </w:pPr>
            <w:r>
              <w:t>Before our Lord Jesus Christ,</w:t>
            </w:r>
          </w:p>
          <w:p w14:paraId="454BE2C7" w14:textId="77777777" w:rsidR="005B5515" w:rsidRDefault="005B5515" w:rsidP="005B5515">
            <w:pPr>
              <w:pStyle w:val="EngHangEnd"/>
            </w:pPr>
            <w:r>
              <w:t>That He may forgive us our sins.</w:t>
            </w:r>
          </w:p>
        </w:tc>
        <w:tc>
          <w:tcPr>
            <w:tcW w:w="288" w:type="dxa"/>
          </w:tcPr>
          <w:p w14:paraId="0B47BE45" w14:textId="77777777" w:rsidR="005B5515" w:rsidRDefault="005B5515" w:rsidP="005B5515"/>
        </w:tc>
        <w:tc>
          <w:tcPr>
            <w:tcW w:w="288" w:type="dxa"/>
          </w:tcPr>
          <w:p w14:paraId="5A5B059A" w14:textId="77777777" w:rsidR="005B5515" w:rsidRDefault="005B5515" w:rsidP="005B5515">
            <w:pPr>
              <w:pStyle w:val="CopticCross"/>
            </w:pPr>
            <w:r w:rsidRPr="00FB5ACB">
              <w:t>¿</w:t>
            </w:r>
          </w:p>
        </w:tc>
        <w:tc>
          <w:tcPr>
            <w:tcW w:w="3960" w:type="dxa"/>
          </w:tcPr>
          <w:p w14:paraId="70F2C90C" w14:textId="77777777" w:rsidR="005B5515" w:rsidRDefault="005B5515" w:rsidP="005B5515">
            <w:pPr>
              <w:pStyle w:val="CopticVersemulti-line"/>
            </w:pPr>
            <w:r>
              <w:t xml:space="preserve">Ⲧⲉⲛϯϩⲟ ⲁ̀ⲣⲓⲡⲉⲛⲙⲉⲩⲓ: </w:t>
            </w:r>
          </w:p>
          <w:p w14:paraId="2D17C4FA" w14:textId="77777777" w:rsidR="005B5515" w:rsidRDefault="005B5515" w:rsidP="005B5515">
            <w:pPr>
              <w:pStyle w:val="CopticVersemulti-line"/>
            </w:pPr>
            <w:r>
              <w:t>ⲱ̀ ϯⲡ̀ⲣⲟⲧⲁⲧⲏⲥ ⲉ̀ⲧⲉⲛϩⲟⲧ:</w:t>
            </w:r>
          </w:p>
          <w:p w14:paraId="03EC68CA" w14:textId="77777777" w:rsidR="005B5515" w:rsidRDefault="005B5515" w:rsidP="005B5515">
            <w:pPr>
              <w:pStyle w:val="CopticVersemulti-line"/>
            </w:pPr>
            <w:r>
              <w:t>ⲛⲁϩⲣⲉⲛ Ⲡⲉⲛⲟ̄ⲥ̄ Ⲓⲏ̄ⲥ̄ Ⲡⲭ̄ⲥ̄:</w:t>
            </w:r>
          </w:p>
          <w:p w14:paraId="1F7CC92E" w14:textId="77777777" w:rsidR="005B5515" w:rsidRPr="005130A7" w:rsidRDefault="005B5515" w:rsidP="005B5515">
            <w:pPr>
              <w:pStyle w:val="CopticHangingVerse"/>
            </w:pPr>
            <w:r>
              <w:t>ⲛ̀ⲧⲉϥⲭⲁ ⲛⲉⲛⲛⲟⲃⲓ ⲛⲁⲛ ⲉ̀ⲃⲟⲗ.</w:t>
            </w:r>
          </w:p>
        </w:tc>
      </w:tr>
    </w:tbl>
    <w:p w14:paraId="29D64F79" w14:textId="77777777" w:rsidR="0016512E" w:rsidRDefault="00B65D4D" w:rsidP="0016512E">
      <w:pPr>
        <w:pStyle w:val="Heading4"/>
      </w:pPr>
      <w:bookmarkStart w:id="61" w:name="_Ref435799700"/>
      <w:r>
        <w:t>The Doxologies</w:t>
      </w:r>
      <w:bookmarkEnd w:id="61"/>
    </w:p>
    <w:p w14:paraId="1DB3A668" w14:textId="77777777" w:rsidR="0016512E" w:rsidRDefault="0016512E" w:rsidP="0016512E">
      <w:pPr>
        <w:pStyle w:val="Rubrics0"/>
      </w:pPr>
      <w:r>
        <w:t>The appropriate seasonal doxology is sung first, followed by:</w:t>
      </w:r>
    </w:p>
    <w:p w14:paraId="1003A845" w14:textId="77777777" w:rsidR="0016512E" w:rsidRDefault="0016512E" w:rsidP="0016512E">
      <w:pPr>
        <w:pStyle w:val="Heading5"/>
      </w:pPr>
      <w:bookmarkStart w:id="62" w:name="_Ref434487836"/>
      <w:r>
        <w:t>The Evening Doxology of the Virgin</w:t>
      </w:r>
      <w:bookmarkEnd w:id="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B5515" w14:paraId="5086B569" w14:textId="77777777" w:rsidTr="005B5515">
        <w:trPr>
          <w:cantSplit/>
          <w:jc w:val="center"/>
        </w:trPr>
        <w:tc>
          <w:tcPr>
            <w:tcW w:w="288" w:type="dxa"/>
          </w:tcPr>
          <w:p w14:paraId="775B134A" w14:textId="77777777" w:rsidR="005B5515" w:rsidRDefault="005B5515" w:rsidP="005B5515">
            <w:pPr>
              <w:pStyle w:val="CopticCross"/>
            </w:pPr>
          </w:p>
        </w:tc>
        <w:tc>
          <w:tcPr>
            <w:tcW w:w="3960" w:type="dxa"/>
          </w:tcPr>
          <w:p w14:paraId="7BFFEEDF" w14:textId="77777777" w:rsidR="005B5515" w:rsidRDefault="005B5515" w:rsidP="005B5515">
            <w:pPr>
              <w:pStyle w:val="EngHang"/>
            </w:pPr>
            <w:r>
              <w:t>The adornment of Mary,</w:t>
            </w:r>
          </w:p>
          <w:p w14:paraId="247BDDEB" w14:textId="77777777" w:rsidR="005B5515" w:rsidRDefault="005B5515" w:rsidP="005B5515">
            <w:pPr>
              <w:pStyle w:val="EngHang"/>
            </w:pPr>
            <w:r>
              <w:t>In the highest heaven,</w:t>
            </w:r>
          </w:p>
          <w:p w14:paraId="3EFD526B" w14:textId="77777777" w:rsidR="00C34F64" w:rsidRDefault="005B5515" w:rsidP="00C34F64">
            <w:pPr>
              <w:pStyle w:val="EngHang"/>
            </w:pPr>
            <w:r>
              <w:t>At the right hand of her Beloved,</w:t>
            </w:r>
          </w:p>
          <w:p w14:paraId="174FA8BE" w14:textId="77777777" w:rsidR="005B5515" w:rsidRDefault="005B5515" w:rsidP="00C34F64">
            <w:pPr>
              <w:pStyle w:val="EngHangEnd"/>
            </w:pPr>
            <w:r>
              <w:t>Asking Him on our behalf.</w:t>
            </w:r>
          </w:p>
        </w:tc>
        <w:tc>
          <w:tcPr>
            <w:tcW w:w="288" w:type="dxa"/>
          </w:tcPr>
          <w:p w14:paraId="66093AA4" w14:textId="77777777" w:rsidR="005B5515" w:rsidRDefault="005B5515" w:rsidP="005B5515"/>
        </w:tc>
        <w:tc>
          <w:tcPr>
            <w:tcW w:w="288" w:type="dxa"/>
          </w:tcPr>
          <w:p w14:paraId="0B1B9992" w14:textId="77777777" w:rsidR="005B5515" w:rsidRDefault="005B5515" w:rsidP="005B5515">
            <w:pPr>
              <w:pStyle w:val="CopticCross"/>
            </w:pPr>
          </w:p>
        </w:tc>
        <w:tc>
          <w:tcPr>
            <w:tcW w:w="3960" w:type="dxa"/>
          </w:tcPr>
          <w:p w14:paraId="3CDF3069" w14:textId="77777777" w:rsidR="005B5515" w:rsidRDefault="005B5515" w:rsidP="005B5515">
            <w:pPr>
              <w:pStyle w:val="CopticVersemulti-line"/>
            </w:pPr>
            <w:r>
              <w:t>Ⲉⲣⲉ ⲡ̀ⲥⲟⲗⲥⲉⲗ ⲙ̀Ⲙⲁⲣⲓⲁⲙ:</w:t>
            </w:r>
          </w:p>
          <w:p w14:paraId="5950F2BA" w14:textId="77777777" w:rsidR="005B5515" w:rsidRDefault="005B5515" w:rsidP="005B5515">
            <w:pPr>
              <w:pStyle w:val="CopticVersemulti-line"/>
            </w:pPr>
            <w:r>
              <w:t>Ϧⲉⲛ ⲛⲓⲫⲏⲟⲩⲓ ⲉⲧⲥⲁⲡ̀ϣⲱⲓ:</w:t>
            </w:r>
          </w:p>
          <w:p w14:paraId="117CA775" w14:textId="77777777" w:rsidR="005B5515" w:rsidRDefault="005B5515" w:rsidP="005B5515">
            <w:pPr>
              <w:pStyle w:val="CopticVersemulti-line"/>
            </w:pPr>
            <w:r>
              <w:t>ⲥⲁⲟⲩⲓⲛⲁⲙ ⲙ̀ⲡⲉⲥⲙⲉⲛⲣⲓⲧ:</w:t>
            </w:r>
          </w:p>
          <w:p w14:paraId="7630FDD4" w14:textId="77777777" w:rsidR="005B5515" w:rsidRPr="00C35319" w:rsidRDefault="005B5515" w:rsidP="005B5515">
            <w:pPr>
              <w:pStyle w:val="CopticHangingVerse"/>
            </w:pPr>
            <w:r>
              <w:t>ⲉⲥⲧⲱⲃϩ ⲙ̀ⲙⲟϥ ⲉ̀ϩ̀ⲣⲏⲓ ⲉ̀ϫⲱⲟⲛ.</w:t>
            </w:r>
          </w:p>
        </w:tc>
      </w:tr>
      <w:tr w:rsidR="005B5515" w14:paraId="7F9AC71C" w14:textId="77777777" w:rsidTr="005B5515">
        <w:trPr>
          <w:cantSplit/>
          <w:jc w:val="center"/>
        </w:trPr>
        <w:tc>
          <w:tcPr>
            <w:tcW w:w="288" w:type="dxa"/>
          </w:tcPr>
          <w:p w14:paraId="5AEA5FAD" w14:textId="77777777" w:rsidR="005B5515" w:rsidRDefault="005B5515" w:rsidP="005B5515">
            <w:pPr>
              <w:pStyle w:val="CopticCross"/>
            </w:pPr>
            <w:r w:rsidRPr="00FB5ACB">
              <w:t>¿</w:t>
            </w:r>
          </w:p>
        </w:tc>
        <w:tc>
          <w:tcPr>
            <w:tcW w:w="3960" w:type="dxa"/>
          </w:tcPr>
          <w:p w14:paraId="6C654437" w14:textId="77777777" w:rsidR="005B5515" w:rsidRDefault="005B5515" w:rsidP="005B5515">
            <w:pPr>
              <w:pStyle w:val="EngHang"/>
            </w:pPr>
            <w:r>
              <w:t>As David has said,</w:t>
            </w:r>
          </w:p>
          <w:p w14:paraId="03F6E00E" w14:textId="77777777" w:rsidR="005B5515" w:rsidRDefault="005B5515" w:rsidP="005B5515">
            <w:pPr>
              <w:pStyle w:val="EngHang"/>
            </w:pPr>
            <w:r>
              <w:t>In the book of the Psalms,</w:t>
            </w:r>
          </w:p>
          <w:p w14:paraId="30FE261E" w14:textId="77777777" w:rsidR="005B5515" w:rsidRDefault="005B5515" w:rsidP="005B5515">
            <w:pPr>
              <w:pStyle w:val="EngHang"/>
            </w:pPr>
            <w:r>
              <w:t>“The Queen did stand</w:t>
            </w:r>
          </w:p>
          <w:p w14:paraId="21092D1C" w14:textId="77777777" w:rsidR="005B5515" w:rsidRDefault="005B5515" w:rsidP="00C34F64">
            <w:pPr>
              <w:pStyle w:val="EngHangEnd"/>
            </w:pPr>
            <w:r>
              <w:t>At Your right hand, O King.”</w:t>
            </w:r>
          </w:p>
        </w:tc>
        <w:tc>
          <w:tcPr>
            <w:tcW w:w="288" w:type="dxa"/>
          </w:tcPr>
          <w:p w14:paraId="78144756" w14:textId="77777777" w:rsidR="005B5515" w:rsidRDefault="005B5515" w:rsidP="005B5515"/>
        </w:tc>
        <w:tc>
          <w:tcPr>
            <w:tcW w:w="288" w:type="dxa"/>
          </w:tcPr>
          <w:p w14:paraId="3D01A8FA" w14:textId="77777777" w:rsidR="005B5515" w:rsidRDefault="005B5515" w:rsidP="005B5515">
            <w:pPr>
              <w:pStyle w:val="CopticCross"/>
            </w:pPr>
            <w:r w:rsidRPr="00FB5ACB">
              <w:t>¿</w:t>
            </w:r>
          </w:p>
        </w:tc>
        <w:tc>
          <w:tcPr>
            <w:tcW w:w="3960" w:type="dxa"/>
          </w:tcPr>
          <w:p w14:paraId="03BC46AE" w14:textId="77777777" w:rsidR="005B5515" w:rsidRDefault="005B5515" w:rsidP="005B5515">
            <w:pPr>
              <w:pStyle w:val="CopticVersemulti-line"/>
            </w:pPr>
            <w:r>
              <w:t>Ⲕⲁⲧⲁ ⲫ̀ⲣⲏϯ ⲉ̀ⲧⲁϥϫⲟⲥ:</w:t>
            </w:r>
          </w:p>
          <w:p w14:paraId="68F03C1A" w14:textId="77777777" w:rsidR="005B5515" w:rsidRDefault="005B5515" w:rsidP="005B5515">
            <w:pPr>
              <w:pStyle w:val="CopticVersemulti-line"/>
            </w:pPr>
            <w:r>
              <w:t xml:space="preserve">ⲛ̀ϫⲉ Ⲇⲁⲩⲓⲇ ϧⲉⲛ ⲛⲓⲯⲁⲗⲙⲟⲥ: </w:t>
            </w:r>
          </w:p>
          <w:p w14:paraId="633EA8CE" w14:textId="77777777" w:rsidR="005B5515" w:rsidRDefault="005B5515" w:rsidP="005B5515">
            <w:pPr>
              <w:pStyle w:val="CopticVersemulti-line"/>
            </w:pPr>
            <w:r>
              <w:t>ϫⲉ ⲁⲥⲟ̀ϩⲓ ⲉ̀ⲣⲁⲧⲥ ⲛ̀ϫⲉ ϯⲟⲩⲣⲱ:</w:t>
            </w:r>
          </w:p>
          <w:p w14:paraId="75DECE3C" w14:textId="77777777" w:rsidR="005B5515" w:rsidRDefault="005B5515" w:rsidP="005B5515">
            <w:pPr>
              <w:pStyle w:val="CopticHangingVerse"/>
            </w:pPr>
            <w:r>
              <w:t>ⲥⲁⲟⲩⲓⲛⲁⲙ ⲙ̀ⲙⲟⲕ ⲡ̀ⲟⲩⲣⲟ.</w:t>
            </w:r>
          </w:p>
        </w:tc>
      </w:tr>
      <w:tr w:rsidR="005B5515" w14:paraId="3F6A2682" w14:textId="77777777" w:rsidTr="005B5515">
        <w:trPr>
          <w:cantSplit/>
          <w:jc w:val="center"/>
        </w:trPr>
        <w:tc>
          <w:tcPr>
            <w:tcW w:w="288" w:type="dxa"/>
          </w:tcPr>
          <w:p w14:paraId="6FD56BFD" w14:textId="77777777" w:rsidR="005B5515" w:rsidRDefault="005B5515" w:rsidP="005B5515">
            <w:pPr>
              <w:pStyle w:val="CopticCross"/>
            </w:pPr>
          </w:p>
        </w:tc>
        <w:tc>
          <w:tcPr>
            <w:tcW w:w="3960" w:type="dxa"/>
          </w:tcPr>
          <w:p w14:paraId="699CBBA0" w14:textId="77777777" w:rsidR="005B5515" w:rsidRDefault="005B5515" w:rsidP="005B5515">
            <w:pPr>
              <w:pStyle w:val="EngHang"/>
            </w:pPr>
            <w:r>
              <w:t>Solomon has called her,</w:t>
            </w:r>
          </w:p>
          <w:p w14:paraId="3CD6C690" w14:textId="77777777" w:rsidR="005B5515" w:rsidRDefault="005B5515" w:rsidP="005B5515">
            <w:pPr>
              <w:pStyle w:val="EngHang"/>
            </w:pPr>
            <w:r>
              <w:t>In the Song of Songs,</w:t>
            </w:r>
          </w:p>
          <w:p w14:paraId="168C4933" w14:textId="77777777" w:rsidR="005B5515" w:rsidRDefault="005B5515" w:rsidP="005B5515">
            <w:pPr>
              <w:pStyle w:val="EngHang"/>
            </w:pPr>
            <w:r>
              <w:t>“My sister and my spouse,</w:t>
            </w:r>
          </w:p>
          <w:p w14:paraId="1EE0D690" w14:textId="77777777" w:rsidR="005B5515" w:rsidRDefault="005B5515" w:rsidP="00C34F64">
            <w:pPr>
              <w:pStyle w:val="EngHangEnd"/>
            </w:pPr>
            <w:r>
              <w:t>My true city Jerusalem.”</w:t>
            </w:r>
          </w:p>
        </w:tc>
        <w:tc>
          <w:tcPr>
            <w:tcW w:w="288" w:type="dxa"/>
          </w:tcPr>
          <w:p w14:paraId="32940C29" w14:textId="77777777" w:rsidR="005B5515" w:rsidRDefault="005B5515" w:rsidP="005B5515"/>
        </w:tc>
        <w:tc>
          <w:tcPr>
            <w:tcW w:w="288" w:type="dxa"/>
          </w:tcPr>
          <w:p w14:paraId="74A33D0F" w14:textId="77777777" w:rsidR="005B5515" w:rsidRDefault="005B5515" w:rsidP="005B5515">
            <w:pPr>
              <w:pStyle w:val="CopticCross"/>
            </w:pPr>
          </w:p>
        </w:tc>
        <w:tc>
          <w:tcPr>
            <w:tcW w:w="3960" w:type="dxa"/>
          </w:tcPr>
          <w:p w14:paraId="356A632F" w14:textId="77777777" w:rsidR="005B5515" w:rsidRDefault="005B5515" w:rsidP="005B5515">
            <w:pPr>
              <w:pStyle w:val="CopticVersemulti-line"/>
            </w:pPr>
            <w:r>
              <w:t>Ⲥⲟⲗⲟⲙⲟⲱⲛ ⲛⲟⲩϯ ⲉ̀ⲣⲟⲥ:</w:t>
            </w:r>
          </w:p>
          <w:p w14:paraId="4D6BC9EE" w14:textId="77777777" w:rsidR="005B5515" w:rsidRDefault="005B5515" w:rsidP="005B5515">
            <w:pPr>
              <w:pStyle w:val="CopticVersemulti-line"/>
            </w:pPr>
            <w:r>
              <w:t xml:space="preserve">ϧⲉⲛ ⲡⲓϫⲱ ⲛ̀ⲧⲉ ⲛⲓϫⲱ: </w:t>
            </w:r>
          </w:p>
          <w:p w14:paraId="3B2E90B8" w14:textId="77777777" w:rsidR="005B5515" w:rsidRDefault="005B5515" w:rsidP="005B5515">
            <w:pPr>
              <w:pStyle w:val="CopticVersemulti-line"/>
            </w:pPr>
            <w:r>
              <w:t>ϫⲉ ⲧⲁⲥⲱⲛⲓ ⲟⲩⲟϩ ⲧⲁϣ̀ⲫⲉⲣⲓ:</w:t>
            </w:r>
          </w:p>
          <w:p w14:paraId="0472B3D8" w14:textId="77777777" w:rsidR="005B5515" w:rsidRDefault="005B5515" w:rsidP="005B5515">
            <w:pPr>
              <w:pStyle w:val="CopticHangingVerse"/>
            </w:pPr>
            <w:r>
              <w:t>ⲧⲁⲡⲟⲗⲓⲥ ⲙ̀ⲙⲏⲓ Ⲓⲉⲣⲟⲩⲥⲁⲗⲏⲙ.</w:t>
            </w:r>
          </w:p>
        </w:tc>
      </w:tr>
      <w:tr w:rsidR="005B5515" w14:paraId="0901753E" w14:textId="77777777" w:rsidTr="005B5515">
        <w:trPr>
          <w:cantSplit/>
          <w:jc w:val="center"/>
        </w:trPr>
        <w:tc>
          <w:tcPr>
            <w:tcW w:w="288" w:type="dxa"/>
          </w:tcPr>
          <w:p w14:paraId="6654162D" w14:textId="77777777" w:rsidR="005B5515" w:rsidRDefault="005B5515" w:rsidP="005B5515">
            <w:pPr>
              <w:pStyle w:val="CopticCross"/>
            </w:pPr>
            <w:r w:rsidRPr="00FB5ACB">
              <w:lastRenderedPageBreak/>
              <w:t>¿</w:t>
            </w:r>
          </w:p>
        </w:tc>
        <w:tc>
          <w:tcPr>
            <w:tcW w:w="3960" w:type="dxa"/>
          </w:tcPr>
          <w:p w14:paraId="42E3AB18" w14:textId="77777777" w:rsidR="005B5515" w:rsidRDefault="005B5515" w:rsidP="005B5515">
            <w:pPr>
              <w:pStyle w:val="EngHang"/>
            </w:pPr>
            <w:r>
              <w:t>For he has given a type of her</w:t>
            </w:r>
          </w:p>
          <w:p w14:paraId="33277D07" w14:textId="77777777" w:rsidR="005B5515" w:rsidRDefault="005B5515" w:rsidP="005B5515">
            <w:pPr>
              <w:pStyle w:val="EngHang"/>
            </w:pPr>
            <w:r>
              <w:t>In diverse high names,</w:t>
            </w:r>
          </w:p>
          <w:p w14:paraId="0CF4500F" w14:textId="77777777" w:rsidR="005B5515" w:rsidRDefault="005A57E3" w:rsidP="005B5515">
            <w:pPr>
              <w:pStyle w:val="EngHang"/>
            </w:pPr>
            <w:r>
              <w:t>Saying, “come out of your gard</w:t>
            </w:r>
            <w:r w:rsidR="005B5515">
              <w:t>en,</w:t>
            </w:r>
          </w:p>
          <w:p w14:paraId="13B0131D" w14:textId="77777777" w:rsidR="005B5515" w:rsidRDefault="005B5515" w:rsidP="00C34F64">
            <w:pPr>
              <w:pStyle w:val="EngHangEnd"/>
            </w:pPr>
            <w:r>
              <w:t>O choicest aroma.”</w:t>
            </w:r>
          </w:p>
        </w:tc>
        <w:tc>
          <w:tcPr>
            <w:tcW w:w="288" w:type="dxa"/>
          </w:tcPr>
          <w:p w14:paraId="64D9F3D5" w14:textId="77777777" w:rsidR="005B5515" w:rsidRDefault="005B5515" w:rsidP="005B5515"/>
        </w:tc>
        <w:tc>
          <w:tcPr>
            <w:tcW w:w="288" w:type="dxa"/>
          </w:tcPr>
          <w:p w14:paraId="186C2A58" w14:textId="77777777" w:rsidR="005B5515" w:rsidRDefault="005B5515" w:rsidP="005B5515">
            <w:pPr>
              <w:pStyle w:val="CopticCross"/>
            </w:pPr>
            <w:r w:rsidRPr="00FB5ACB">
              <w:t>¿</w:t>
            </w:r>
          </w:p>
        </w:tc>
        <w:tc>
          <w:tcPr>
            <w:tcW w:w="3960" w:type="dxa"/>
          </w:tcPr>
          <w:p w14:paraId="08A11E08" w14:textId="77777777" w:rsidR="005B5515" w:rsidRDefault="005B5515" w:rsidP="005B5515">
            <w:pPr>
              <w:pStyle w:val="CopticVersemulti-line"/>
            </w:pPr>
            <w:r>
              <w:t>Ⲁϥϯⲙⲏⲓⲛⲓ ⲅⲁⲣ ⲉ̀ⲣⲟⲥ:</w:t>
            </w:r>
          </w:p>
          <w:p w14:paraId="2809C4E4" w14:textId="77777777" w:rsidR="005B5515" w:rsidRDefault="005B5515" w:rsidP="005B5515">
            <w:pPr>
              <w:pStyle w:val="CopticVersemulti-line"/>
            </w:pPr>
            <w:r>
              <w:t>ϧⲉⲛ ϩⲁⲛⲙⲏϣ ⲛ̀ⲣⲁⲛ ⲉⲩϭⲟⲥⲓ:</w:t>
            </w:r>
          </w:p>
          <w:p w14:paraId="19D32A35" w14:textId="77777777" w:rsidR="005B5515" w:rsidRDefault="005B5515" w:rsidP="005B5515">
            <w:pPr>
              <w:pStyle w:val="CopticVersemulti-line"/>
            </w:pPr>
            <w:r>
              <w:t>ϫⲉ ⲁ̀ⲙⲏ ⲉ̀ⲃⲟⲗϧⲉⲛ ⲡⲉⲕⲏ̀ⲡⲟⲥ:</w:t>
            </w:r>
          </w:p>
          <w:p w14:paraId="550702C0" w14:textId="77777777" w:rsidR="005B5515" w:rsidRDefault="005B5515" w:rsidP="005B5515">
            <w:pPr>
              <w:pStyle w:val="CopticHangingVerse"/>
            </w:pPr>
            <w:r>
              <w:t>ⲱ̀ ⲑⲏⲉⲧⲥⲱⲧⲡ ⲛ̀ⲁ̀ⲣⲱⲙⲁⲧⲁ.</w:t>
            </w:r>
          </w:p>
        </w:tc>
      </w:tr>
      <w:tr w:rsidR="005B5515" w14:paraId="6ADB8742" w14:textId="77777777" w:rsidTr="005B5515">
        <w:trPr>
          <w:cantSplit/>
          <w:jc w:val="center"/>
        </w:trPr>
        <w:tc>
          <w:tcPr>
            <w:tcW w:w="288" w:type="dxa"/>
          </w:tcPr>
          <w:p w14:paraId="17FB77CF" w14:textId="77777777" w:rsidR="005B5515" w:rsidRDefault="005B5515" w:rsidP="005B5515">
            <w:pPr>
              <w:pStyle w:val="CopticCross"/>
            </w:pPr>
          </w:p>
        </w:tc>
        <w:tc>
          <w:tcPr>
            <w:tcW w:w="3960" w:type="dxa"/>
          </w:tcPr>
          <w:p w14:paraId="25300117" w14:textId="77777777" w:rsidR="005B5515" w:rsidRDefault="005B5515" w:rsidP="005B5515">
            <w:pPr>
              <w:pStyle w:val="EngHang"/>
            </w:pPr>
            <w:r>
              <w:t>Hail to you, O Virgin,</w:t>
            </w:r>
          </w:p>
          <w:p w14:paraId="3DA68E5F" w14:textId="643D19DA" w:rsidR="005B5515" w:rsidRDefault="00D15008" w:rsidP="00D15008">
            <w:pPr>
              <w:pStyle w:val="EngHang"/>
            </w:pPr>
            <w:r>
              <w:t>The true</w:t>
            </w:r>
            <w:r>
              <w:rPr>
                <w:rStyle w:val="FootnoteReference"/>
              </w:rPr>
              <w:footnoteReference w:id="6"/>
            </w:r>
            <w:r>
              <w:t xml:space="preserve"> Queen</w:t>
            </w:r>
            <w:r w:rsidR="005B5515">
              <w:t>.</w:t>
            </w:r>
          </w:p>
          <w:p w14:paraId="39B0A323" w14:textId="77777777" w:rsidR="005B5515" w:rsidRDefault="005B5515" w:rsidP="005B5515">
            <w:pPr>
              <w:pStyle w:val="EngHang"/>
            </w:pPr>
            <w:r>
              <w:t>Hail to the pride of our race,</w:t>
            </w:r>
          </w:p>
          <w:p w14:paraId="486F3A46" w14:textId="77777777" w:rsidR="005B5515" w:rsidRDefault="005B5515" w:rsidP="00C34F64">
            <w:pPr>
              <w:pStyle w:val="EngHangEnd"/>
            </w:pPr>
            <w:r>
              <w:t>Who bore to us Emmanuel.</w:t>
            </w:r>
          </w:p>
        </w:tc>
        <w:tc>
          <w:tcPr>
            <w:tcW w:w="288" w:type="dxa"/>
          </w:tcPr>
          <w:p w14:paraId="6E1B70FC" w14:textId="77777777" w:rsidR="005B5515" w:rsidRDefault="005B5515" w:rsidP="005B5515"/>
        </w:tc>
        <w:tc>
          <w:tcPr>
            <w:tcW w:w="288" w:type="dxa"/>
          </w:tcPr>
          <w:p w14:paraId="2DCA606B" w14:textId="77777777" w:rsidR="005B5515" w:rsidRDefault="005B5515" w:rsidP="005B5515">
            <w:pPr>
              <w:pStyle w:val="CopticCross"/>
            </w:pPr>
          </w:p>
        </w:tc>
        <w:tc>
          <w:tcPr>
            <w:tcW w:w="3960" w:type="dxa"/>
          </w:tcPr>
          <w:p w14:paraId="47E1BFDD" w14:textId="77777777" w:rsidR="005B5515" w:rsidRDefault="005B5515" w:rsidP="005B5515">
            <w:pPr>
              <w:pStyle w:val="CopticVersemulti-line"/>
            </w:pPr>
            <w:r>
              <w:t>Ⲭⲉⲣⲉ ⲛⲉ ⲱ̀ ϯⲡⲁⲣⲑⲉⲛⲟⲥ:</w:t>
            </w:r>
          </w:p>
          <w:p w14:paraId="3A8A56B4" w14:textId="77777777" w:rsidR="005B5515" w:rsidRDefault="005B5515" w:rsidP="005B5515">
            <w:pPr>
              <w:pStyle w:val="CopticVersemulti-line"/>
            </w:pPr>
            <w:r>
              <w:t>Ϯⲟⲩⲣⲱ ⲙ̀ⲙⲏⲓ ⲛ̀ⲁ̀ⲗⲏⲑⲓⲛⲏ:</w:t>
            </w:r>
          </w:p>
          <w:p w14:paraId="682D13ED" w14:textId="77777777" w:rsidR="005B5515" w:rsidRDefault="005B5515" w:rsidP="005B5515">
            <w:pPr>
              <w:pStyle w:val="CopticVersemulti-line"/>
            </w:pPr>
            <w:r>
              <w:t>ⲝⲉⲣⲉ ⲡ̀ϣⲟⲩϣⲟⲩ ⲛ̀ⲧⲉ ⲡⲉⲛⲅⲉⲛⲟⲥ:</w:t>
            </w:r>
          </w:p>
          <w:p w14:paraId="24625174" w14:textId="77777777" w:rsidR="005B5515" w:rsidRDefault="005B5515" w:rsidP="005B5515">
            <w:pPr>
              <w:pStyle w:val="CopticHangingVerse"/>
            </w:pPr>
            <w:r>
              <w:t>ⲁ̀ⲣⲉϫ̀ⲫⲟ ⲛⲁⲛ ⲛ̀Ⲉⲙⲙⲁⲛⲟⲩⲏⲗ.</w:t>
            </w:r>
          </w:p>
        </w:tc>
      </w:tr>
      <w:tr w:rsidR="005B5515" w14:paraId="796CBC1A" w14:textId="77777777" w:rsidTr="005B5515">
        <w:trPr>
          <w:cantSplit/>
          <w:jc w:val="center"/>
        </w:trPr>
        <w:tc>
          <w:tcPr>
            <w:tcW w:w="288" w:type="dxa"/>
          </w:tcPr>
          <w:p w14:paraId="02E0F10E" w14:textId="77777777" w:rsidR="005B5515" w:rsidRDefault="005B5515" w:rsidP="005B5515">
            <w:pPr>
              <w:pStyle w:val="CopticCross"/>
            </w:pPr>
            <w:r w:rsidRPr="00FB5ACB">
              <w:t>¿</w:t>
            </w:r>
          </w:p>
        </w:tc>
        <w:tc>
          <w:tcPr>
            <w:tcW w:w="3960" w:type="dxa"/>
          </w:tcPr>
          <w:p w14:paraId="0A8C6627" w14:textId="77777777" w:rsidR="005B5515" w:rsidRDefault="005B5515" w:rsidP="005B5515">
            <w:pPr>
              <w:pStyle w:val="EngHang"/>
            </w:pPr>
            <w:r>
              <w:t>We ask you, remember us,</w:t>
            </w:r>
          </w:p>
          <w:p w14:paraId="4737A543" w14:textId="77777777" w:rsidR="005B5515" w:rsidRDefault="005B5515" w:rsidP="005B5515">
            <w:pPr>
              <w:pStyle w:val="EngHang"/>
            </w:pPr>
            <w:r>
              <w:t>O our faithful advocate,</w:t>
            </w:r>
          </w:p>
          <w:p w14:paraId="3CCBC390" w14:textId="77777777" w:rsidR="005B5515" w:rsidRDefault="005B5515" w:rsidP="005B5515">
            <w:pPr>
              <w:pStyle w:val="EngHang"/>
            </w:pPr>
            <w:r>
              <w:t>Before our Lord Jesus Christ,</w:t>
            </w:r>
          </w:p>
          <w:p w14:paraId="701A39C3" w14:textId="77777777" w:rsidR="005B5515" w:rsidRDefault="005B5515" w:rsidP="00C34F64">
            <w:pPr>
              <w:pStyle w:val="EngHangEnd"/>
            </w:pPr>
            <w:r>
              <w:t>That He may forgive us our sins.</w:t>
            </w:r>
          </w:p>
        </w:tc>
        <w:tc>
          <w:tcPr>
            <w:tcW w:w="288" w:type="dxa"/>
          </w:tcPr>
          <w:p w14:paraId="3926CE80" w14:textId="77777777" w:rsidR="005B5515" w:rsidRDefault="005B5515" w:rsidP="005B5515"/>
        </w:tc>
        <w:tc>
          <w:tcPr>
            <w:tcW w:w="288" w:type="dxa"/>
          </w:tcPr>
          <w:p w14:paraId="20CCC444" w14:textId="77777777" w:rsidR="005B5515" w:rsidRDefault="005B5515" w:rsidP="005B5515">
            <w:pPr>
              <w:pStyle w:val="CopticCross"/>
            </w:pPr>
            <w:r w:rsidRPr="00FB5ACB">
              <w:t>¿</w:t>
            </w:r>
          </w:p>
        </w:tc>
        <w:tc>
          <w:tcPr>
            <w:tcW w:w="3960" w:type="dxa"/>
          </w:tcPr>
          <w:p w14:paraId="6A922E48" w14:textId="77777777" w:rsidR="005B5515" w:rsidRDefault="005B5515" w:rsidP="005B5515">
            <w:pPr>
              <w:pStyle w:val="CopticVersemulti-line"/>
            </w:pPr>
            <w:r>
              <w:t>Ⲧⲉⲛϯϩⲟ ⲁ̀ⲣⲓⲡⲉⲛⲙⲉⲩⲓ:</w:t>
            </w:r>
          </w:p>
          <w:p w14:paraId="0506683C" w14:textId="77777777" w:rsidR="005B5515" w:rsidRDefault="005B5515" w:rsidP="005B5515">
            <w:pPr>
              <w:pStyle w:val="CopticVersemulti-line"/>
            </w:pPr>
            <w:r>
              <w:t>ⲱ̀ ϯⲡ̀ⲣⲟⲥⲧⲁⲧⲏⲥ ⲉ̀ⲧⲉⲛϩⲟⲧ:</w:t>
            </w:r>
          </w:p>
          <w:p w14:paraId="61D984BC" w14:textId="77777777" w:rsidR="005B5515" w:rsidRDefault="005B5515" w:rsidP="005B5515">
            <w:pPr>
              <w:pStyle w:val="CopticVersemulti-line"/>
            </w:pPr>
            <w:r>
              <w:t>ⲛⲁϩⲣⲛⲉ Ⲡⲉⲛⲟ̄ⲥ̄ Ⲓⲏ̄ⲥ̄ Ⲡⲭ̄ⲥ̄:</w:t>
            </w:r>
          </w:p>
          <w:p w14:paraId="70C61050" w14:textId="77777777" w:rsidR="005B5515" w:rsidRDefault="005B5515" w:rsidP="005B5515">
            <w:pPr>
              <w:pStyle w:val="CopticHangingVerse"/>
            </w:pPr>
            <w:r>
              <w:t>ⲛ̀ⲧⲉϥⲭⲁ ⲛⲉⲛⲛⲟⲃⲓ ⲛⲁⲛ ⲉ̀ⲃⲟⲗ.</w:t>
            </w:r>
          </w:p>
        </w:tc>
      </w:tr>
    </w:tbl>
    <w:p w14:paraId="5B793924" w14:textId="77777777" w:rsidR="0016512E" w:rsidRDefault="0016512E" w:rsidP="0016512E">
      <w:pPr>
        <w:pStyle w:val="Heading5"/>
      </w:pPr>
      <w:bookmarkStart w:id="63" w:name="_Ref434487846"/>
      <w:r>
        <w:t>The Morning Doxology of the Virgin</w:t>
      </w:r>
      <w:bookmarkEnd w:id="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4F64" w14:paraId="1DFA1A71" w14:textId="77777777" w:rsidTr="00C62DDA">
        <w:trPr>
          <w:cantSplit/>
          <w:jc w:val="center"/>
        </w:trPr>
        <w:tc>
          <w:tcPr>
            <w:tcW w:w="288" w:type="dxa"/>
          </w:tcPr>
          <w:p w14:paraId="5491F21E" w14:textId="77777777" w:rsidR="00C34F64" w:rsidRDefault="00C34F64" w:rsidP="00C62DDA">
            <w:pPr>
              <w:pStyle w:val="CopticCross"/>
            </w:pPr>
          </w:p>
        </w:tc>
        <w:tc>
          <w:tcPr>
            <w:tcW w:w="3960" w:type="dxa"/>
          </w:tcPr>
          <w:p w14:paraId="7E025325" w14:textId="77777777" w:rsidR="00C34F64" w:rsidRDefault="00C34F64" w:rsidP="00C34F64">
            <w:pPr>
              <w:pStyle w:val="EngHang"/>
            </w:pPr>
            <w:r>
              <w:t>Blessed are you, O Mar</w:t>
            </w:r>
            <w:r w:rsidR="000207B4">
              <w:t>y</w:t>
            </w:r>
            <w:r>
              <w:t>,</w:t>
            </w:r>
          </w:p>
          <w:p w14:paraId="3A3CA203" w14:textId="77777777" w:rsidR="00C34F64" w:rsidRDefault="00C34F64" w:rsidP="00C34F64">
            <w:pPr>
              <w:pStyle w:val="EngHang"/>
            </w:pPr>
            <w:r>
              <w:t>The prudent and the chaste,</w:t>
            </w:r>
          </w:p>
          <w:p w14:paraId="43201266" w14:textId="77777777" w:rsidR="00C34F64" w:rsidRDefault="00C34F64" w:rsidP="00C34F64">
            <w:pPr>
              <w:pStyle w:val="EngHang"/>
            </w:pPr>
            <w:r>
              <w:t>The second Tabernacle,</w:t>
            </w:r>
          </w:p>
          <w:p w14:paraId="406EAD92" w14:textId="77777777" w:rsidR="00C34F64" w:rsidRDefault="00C34F64" w:rsidP="00C34F64">
            <w:pPr>
              <w:pStyle w:val="EngHangEnd"/>
            </w:pPr>
            <w:r>
              <w:t>The spiritual treasure.</w:t>
            </w:r>
          </w:p>
        </w:tc>
        <w:tc>
          <w:tcPr>
            <w:tcW w:w="288" w:type="dxa"/>
          </w:tcPr>
          <w:p w14:paraId="71057DB2" w14:textId="77777777" w:rsidR="00C34F64" w:rsidRDefault="00C34F64" w:rsidP="00C62DDA"/>
        </w:tc>
        <w:tc>
          <w:tcPr>
            <w:tcW w:w="288" w:type="dxa"/>
          </w:tcPr>
          <w:p w14:paraId="7AB416B0" w14:textId="77777777" w:rsidR="00C34F64" w:rsidRDefault="00C34F64" w:rsidP="00C62DDA">
            <w:pPr>
              <w:pStyle w:val="CopticCross"/>
            </w:pPr>
          </w:p>
        </w:tc>
        <w:tc>
          <w:tcPr>
            <w:tcW w:w="3960" w:type="dxa"/>
          </w:tcPr>
          <w:p w14:paraId="69D7560C" w14:textId="77777777" w:rsidR="00C34F64" w:rsidRDefault="00C34F64" w:rsidP="00C34F64">
            <w:pPr>
              <w:pStyle w:val="CopticVersemulti-line"/>
            </w:pPr>
            <w:r>
              <w:t>Ⲱⲟⲩⲛⲓⲁϯ ⲛ̀ⲑⲟ Ⲙⲁⲣⲓⲁ̀:</w:t>
            </w:r>
          </w:p>
          <w:p w14:paraId="050CEACC" w14:textId="77777777" w:rsidR="00C34F64" w:rsidRDefault="00C34F64" w:rsidP="00C34F64">
            <w:pPr>
              <w:pStyle w:val="CopticVersemulti-line"/>
            </w:pPr>
            <w:r>
              <w:t>Ϯⲥⲁⲃⲏ ⲟⲩⲟϩ ⲛ̀ⲥⲉⲙⲛⲉ:</w:t>
            </w:r>
          </w:p>
          <w:p w14:paraId="5B983ED1" w14:textId="77777777" w:rsidR="00C34F64" w:rsidRDefault="00C34F64" w:rsidP="00C34F64">
            <w:pPr>
              <w:pStyle w:val="CopticVersemulti-line"/>
            </w:pPr>
            <w:r>
              <w:t>Ϯⲙⲁϩⲥ̀ⲛⲟⲩϯ ⲛ̀ⲥ̀ⲕⲏⲙⲏ:</w:t>
            </w:r>
          </w:p>
          <w:p w14:paraId="7AAEC64B" w14:textId="77777777" w:rsidR="00C34F64" w:rsidRPr="00C35319" w:rsidRDefault="00C34F64" w:rsidP="00C34F64">
            <w:pPr>
              <w:pStyle w:val="CopticHangingVerse"/>
            </w:pPr>
            <w:r>
              <w:t>ⲡⲓⲁ̀ϩⲟ ⲙ̀ⲡ̄ⲛ̄ⲁ̄ⲧⲓⲕⲟⲛ.</w:t>
            </w:r>
          </w:p>
        </w:tc>
      </w:tr>
      <w:tr w:rsidR="00C34F64" w14:paraId="218C7BC4" w14:textId="77777777" w:rsidTr="00C62DDA">
        <w:trPr>
          <w:cantSplit/>
          <w:jc w:val="center"/>
        </w:trPr>
        <w:tc>
          <w:tcPr>
            <w:tcW w:w="288" w:type="dxa"/>
          </w:tcPr>
          <w:p w14:paraId="1ED529CF" w14:textId="77777777" w:rsidR="00C34F64" w:rsidRDefault="00C34F64" w:rsidP="00C62DDA">
            <w:pPr>
              <w:pStyle w:val="CopticCross"/>
            </w:pPr>
            <w:r w:rsidRPr="00FB5ACB">
              <w:t>¿</w:t>
            </w:r>
          </w:p>
        </w:tc>
        <w:tc>
          <w:tcPr>
            <w:tcW w:w="3960" w:type="dxa"/>
          </w:tcPr>
          <w:p w14:paraId="72B1ABFC" w14:textId="77777777" w:rsidR="00C34F64" w:rsidRDefault="00C34F64" w:rsidP="00C34F64">
            <w:pPr>
              <w:pStyle w:val="EngHang"/>
            </w:pPr>
            <w:r>
              <w:t>The pure turtle dove,</w:t>
            </w:r>
          </w:p>
          <w:p w14:paraId="251FCED2" w14:textId="77777777" w:rsidR="00C34F64" w:rsidRDefault="00C34F64" w:rsidP="00C34F64">
            <w:pPr>
              <w:pStyle w:val="EngHang"/>
            </w:pPr>
            <w:r>
              <w:t xml:space="preserve">Who </w:t>
            </w:r>
            <w:commentRangeStart w:id="64"/>
            <w:r>
              <w:t xml:space="preserve">declared </w:t>
            </w:r>
            <w:commentRangeEnd w:id="64"/>
            <w:r>
              <w:rPr>
                <w:rStyle w:val="CommentReference"/>
                <w:rFonts w:ascii="Times New Roman" w:eastAsiaTheme="minorHAnsi" w:hAnsi="Times New Roman" w:cstheme="minorBidi"/>
                <w:color w:val="auto"/>
              </w:rPr>
              <w:commentReference w:id="64"/>
            </w:r>
            <w:r>
              <w:t>in our land,</w:t>
            </w:r>
          </w:p>
          <w:p w14:paraId="504E13E6" w14:textId="77777777" w:rsidR="00C34F64" w:rsidRDefault="00C34F64" w:rsidP="00C34F64">
            <w:pPr>
              <w:pStyle w:val="EngHang"/>
            </w:pPr>
            <w:r>
              <w:t>And brought to us</w:t>
            </w:r>
          </w:p>
          <w:p w14:paraId="5E5E2E94" w14:textId="77777777" w:rsidR="00C34F64" w:rsidRDefault="00C34F64" w:rsidP="00C34F64">
            <w:pPr>
              <w:pStyle w:val="EngHangEnd"/>
            </w:pPr>
            <w:r>
              <w:t>The Fruit of the Spirit—</w:t>
            </w:r>
          </w:p>
        </w:tc>
        <w:tc>
          <w:tcPr>
            <w:tcW w:w="288" w:type="dxa"/>
          </w:tcPr>
          <w:p w14:paraId="5E2DBD4E" w14:textId="77777777" w:rsidR="00C34F64" w:rsidRDefault="00C34F64" w:rsidP="00C62DDA"/>
        </w:tc>
        <w:tc>
          <w:tcPr>
            <w:tcW w:w="288" w:type="dxa"/>
          </w:tcPr>
          <w:p w14:paraId="1BC43580" w14:textId="77777777" w:rsidR="00C34F64" w:rsidRDefault="00C34F64" w:rsidP="00C62DDA">
            <w:pPr>
              <w:pStyle w:val="CopticCross"/>
            </w:pPr>
            <w:r w:rsidRPr="00FB5ACB">
              <w:t>¿</w:t>
            </w:r>
          </w:p>
        </w:tc>
        <w:tc>
          <w:tcPr>
            <w:tcW w:w="3960" w:type="dxa"/>
          </w:tcPr>
          <w:p w14:paraId="51453302" w14:textId="77777777" w:rsidR="00C34F64" w:rsidRDefault="00C34F64" w:rsidP="00C34F64">
            <w:pPr>
              <w:pStyle w:val="CopticVersemulti-line"/>
            </w:pPr>
            <w:r>
              <w:t>Ϯϭⲣⲟⲙⲡ̀ϣⲁⲗ ⲛ̀ⲕⲁⲑⲁⲣⲟⲥ:</w:t>
            </w:r>
          </w:p>
          <w:p w14:paraId="66C2C6D0" w14:textId="77777777" w:rsidR="00C34F64" w:rsidRDefault="00C34F64" w:rsidP="00C34F64">
            <w:pPr>
              <w:pStyle w:val="CopticVersemulti-line"/>
            </w:pPr>
            <w:r>
              <w:t>ⲑⲏⲉ̀ⲧⲁⲥⲙⲟⲩϯ ϧⲉⲛ ⲡⲉⲛⲕⲁϩⲓ:</w:t>
            </w:r>
          </w:p>
          <w:p w14:paraId="595219C3" w14:textId="77777777" w:rsidR="00C34F64" w:rsidRDefault="00C34F64" w:rsidP="00C34F64">
            <w:pPr>
              <w:pStyle w:val="CopticVersemulti-line"/>
            </w:pPr>
            <w:r>
              <w:t>ⲟⲩⲟϩ ⲁⲥⲫⲓⲣⲓ ⲛⲁⲛ ⲉ̀ⲃⲟⲗ:</w:t>
            </w:r>
          </w:p>
          <w:p w14:paraId="3DB345E0" w14:textId="77777777" w:rsidR="00C34F64" w:rsidRDefault="00C34F64" w:rsidP="00C34F64">
            <w:pPr>
              <w:pStyle w:val="CopticHangingVerse"/>
            </w:pPr>
            <w:r>
              <w:t>ⲛ̀ⲟⲩⲕⲁⲣⲡⲟⲥ ⲛ̀ⲧⲉ Ⲡ̀ⲓⲡ̄ⲛ̄ⲁ̄.</w:t>
            </w:r>
          </w:p>
        </w:tc>
      </w:tr>
      <w:tr w:rsidR="00C34F64" w14:paraId="479781C4" w14:textId="77777777" w:rsidTr="00C62DDA">
        <w:trPr>
          <w:cantSplit/>
          <w:jc w:val="center"/>
        </w:trPr>
        <w:tc>
          <w:tcPr>
            <w:tcW w:w="288" w:type="dxa"/>
          </w:tcPr>
          <w:p w14:paraId="2574DC6E" w14:textId="77777777" w:rsidR="00C34F64" w:rsidRDefault="00C34F64" w:rsidP="00C62DDA">
            <w:pPr>
              <w:pStyle w:val="CopticCross"/>
            </w:pPr>
          </w:p>
        </w:tc>
        <w:tc>
          <w:tcPr>
            <w:tcW w:w="3960" w:type="dxa"/>
          </w:tcPr>
          <w:p w14:paraId="0F3933B7" w14:textId="77777777" w:rsidR="00C34F64" w:rsidRDefault="00C34F64" w:rsidP="00C34F64">
            <w:pPr>
              <w:pStyle w:val="EngHang"/>
            </w:pPr>
            <w:r>
              <w:t>The Spirit of Comfort,</w:t>
            </w:r>
          </w:p>
          <w:p w14:paraId="2081BF76" w14:textId="77777777" w:rsidR="00C34F64" w:rsidRDefault="00C34F64" w:rsidP="00C34F64">
            <w:pPr>
              <w:pStyle w:val="EngHang"/>
            </w:pPr>
            <w:r>
              <w:t>Which came upon your Son,</w:t>
            </w:r>
          </w:p>
          <w:p w14:paraId="2C9ACC63" w14:textId="77777777" w:rsidR="00C34F64" w:rsidRDefault="00C34F64" w:rsidP="00C34F64">
            <w:pPr>
              <w:pStyle w:val="EngHang"/>
            </w:pPr>
            <w:r>
              <w:t>In the waters of the Jordan,</w:t>
            </w:r>
          </w:p>
          <w:p w14:paraId="499FC67C" w14:textId="77777777" w:rsidR="00C34F64" w:rsidRDefault="00C34F64" w:rsidP="00C34F64">
            <w:pPr>
              <w:pStyle w:val="EngHangEnd"/>
            </w:pPr>
            <w:r>
              <w:t>As in the type of Noah.</w:t>
            </w:r>
          </w:p>
        </w:tc>
        <w:tc>
          <w:tcPr>
            <w:tcW w:w="288" w:type="dxa"/>
          </w:tcPr>
          <w:p w14:paraId="118E58B1" w14:textId="77777777" w:rsidR="00C34F64" w:rsidRDefault="00C34F64" w:rsidP="00C62DDA"/>
        </w:tc>
        <w:tc>
          <w:tcPr>
            <w:tcW w:w="288" w:type="dxa"/>
          </w:tcPr>
          <w:p w14:paraId="1CED4962" w14:textId="77777777" w:rsidR="00C34F64" w:rsidRDefault="00C34F64" w:rsidP="00C62DDA">
            <w:pPr>
              <w:pStyle w:val="CopticCross"/>
            </w:pPr>
          </w:p>
        </w:tc>
        <w:tc>
          <w:tcPr>
            <w:tcW w:w="3960" w:type="dxa"/>
          </w:tcPr>
          <w:p w14:paraId="5624E83A" w14:textId="77777777" w:rsidR="00C34F64" w:rsidRDefault="00C34F64" w:rsidP="00C34F64">
            <w:pPr>
              <w:pStyle w:val="CopticVersemulti-line"/>
            </w:pPr>
            <w:r>
              <w:t>Ⲡⲓⲡ̄ⲛ̄ⲁ̄ ⲙ̀ⲡⲁⲣⲁⲕⲗⲏⲧⲟⲛ:</w:t>
            </w:r>
          </w:p>
          <w:p w14:paraId="60EDD8AD" w14:textId="77777777" w:rsidR="00C34F64" w:rsidRDefault="00C34F64" w:rsidP="00C34F64">
            <w:pPr>
              <w:pStyle w:val="CopticVersemulti-line"/>
            </w:pPr>
            <w:r>
              <w:t>ⲫⲏⲉ̀ⲧⲁϥⲓ̀ ⲉ̀ϫⲉⲛ Ⲡⲉϣⲏⲣⲓ:</w:t>
            </w:r>
          </w:p>
          <w:p w14:paraId="1F9E5C5C" w14:textId="77777777" w:rsidR="00C34F64" w:rsidRDefault="00C34F64" w:rsidP="00C34F64">
            <w:pPr>
              <w:pStyle w:val="CopticVersemulti-line"/>
            </w:pPr>
            <w:r>
              <w:t xml:space="preserve">ϩⲓϫⲉⲛ ⲛⲓⲙⲱⲟⲩ ⲛ̀ⲧⲉ Ⲡⲓⲓⲟⲣⲇⲁⲛⲏⲥ: </w:t>
            </w:r>
          </w:p>
          <w:p w14:paraId="194A0466" w14:textId="77777777" w:rsidR="00C34F64" w:rsidRDefault="00C34F64" w:rsidP="00C34F64">
            <w:pPr>
              <w:pStyle w:val="CopticHangingVerse"/>
            </w:pPr>
            <w:r>
              <w:t>ⲕⲁⲧⲁ ⲡ̀ⲧⲩⲡⲟⲥ ⲛ̀Ⲛⲱⲉ̀.</w:t>
            </w:r>
          </w:p>
        </w:tc>
      </w:tr>
      <w:tr w:rsidR="00C34F64" w14:paraId="7C657180" w14:textId="77777777" w:rsidTr="00C62DDA">
        <w:trPr>
          <w:cantSplit/>
          <w:jc w:val="center"/>
        </w:trPr>
        <w:tc>
          <w:tcPr>
            <w:tcW w:w="288" w:type="dxa"/>
          </w:tcPr>
          <w:p w14:paraId="1A5A0556" w14:textId="77777777" w:rsidR="00C34F64" w:rsidRDefault="00C34F64" w:rsidP="00C62DDA">
            <w:pPr>
              <w:pStyle w:val="CopticCross"/>
            </w:pPr>
            <w:r w:rsidRPr="00FB5ACB">
              <w:lastRenderedPageBreak/>
              <w:t>¿</w:t>
            </w:r>
          </w:p>
        </w:tc>
        <w:tc>
          <w:tcPr>
            <w:tcW w:w="3960" w:type="dxa"/>
          </w:tcPr>
          <w:p w14:paraId="0A8B7283" w14:textId="77777777" w:rsidR="00C34F64" w:rsidRDefault="00C34F64" w:rsidP="00C34F64">
            <w:pPr>
              <w:pStyle w:val="EngHang"/>
            </w:pPr>
            <w:r>
              <w:t>For Noah’s dove has proclaimed</w:t>
            </w:r>
          </w:p>
          <w:p w14:paraId="22B4BCE5" w14:textId="77777777" w:rsidR="00C34F64" w:rsidRDefault="00C34F64" w:rsidP="00C34F64">
            <w:pPr>
              <w:pStyle w:val="EngHang"/>
            </w:pPr>
            <w:commentRangeStart w:id="65"/>
            <w:r>
              <w:t xml:space="preserve">Good New </w:t>
            </w:r>
            <w:commentRangeEnd w:id="65"/>
            <w:r>
              <w:rPr>
                <w:rStyle w:val="CommentReference"/>
                <w:rFonts w:ascii="Times New Roman" w:eastAsiaTheme="minorHAnsi" w:hAnsi="Times New Roman" w:cstheme="minorBidi"/>
                <w:color w:val="auto"/>
              </w:rPr>
              <w:commentReference w:id="65"/>
            </w:r>
            <w:r>
              <w:t>to us—</w:t>
            </w:r>
          </w:p>
          <w:p w14:paraId="0ABF649A" w14:textId="77777777" w:rsidR="00C34F64" w:rsidRDefault="00C34F64" w:rsidP="00C34F64">
            <w:pPr>
              <w:pStyle w:val="EngHang"/>
            </w:pPr>
            <w:r>
              <w:t>The peace of God</w:t>
            </w:r>
          </w:p>
          <w:p w14:paraId="6B831F64" w14:textId="77777777" w:rsidR="00C34F64" w:rsidRDefault="00C34F64" w:rsidP="00C34F64">
            <w:pPr>
              <w:pStyle w:val="EngHangEnd"/>
            </w:pPr>
            <w:r>
              <w:t>Towards mankind.</w:t>
            </w:r>
          </w:p>
        </w:tc>
        <w:tc>
          <w:tcPr>
            <w:tcW w:w="288" w:type="dxa"/>
          </w:tcPr>
          <w:p w14:paraId="2058290E" w14:textId="77777777" w:rsidR="00C34F64" w:rsidRDefault="00C34F64" w:rsidP="00C62DDA"/>
        </w:tc>
        <w:tc>
          <w:tcPr>
            <w:tcW w:w="288" w:type="dxa"/>
          </w:tcPr>
          <w:p w14:paraId="712BBCF3" w14:textId="77777777" w:rsidR="00C34F64" w:rsidRDefault="00C34F64" w:rsidP="00C62DDA">
            <w:pPr>
              <w:pStyle w:val="CopticCross"/>
            </w:pPr>
            <w:r w:rsidRPr="00FB5ACB">
              <w:t>¿</w:t>
            </w:r>
          </w:p>
        </w:tc>
        <w:tc>
          <w:tcPr>
            <w:tcW w:w="3960" w:type="dxa"/>
          </w:tcPr>
          <w:p w14:paraId="35FC9F54" w14:textId="77777777" w:rsidR="00C34F64" w:rsidRDefault="00C34F64" w:rsidP="00C34F64">
            <w:pPr>
              <w:pStyle w:val="CopticVersemulti-line"/>
            </w:pPr>
            <w:r>
              <w:t>Ϯϭⲣⲟⲙⲡⲓ ⲅⲁⲣ ⲉ̀ⲧⲉ ⲙ̀ⲙⲁⲩ:</w:t>
            </w:r>
          </w:p>
          <w:p w14:paraId="37792678" w14:textId="77777777" w:rsidR="00C34F64" w:rsidRDefault="00C34F64" w:rsidP="00C34F64">
            <w:pPr>
              <w:pStyle w:val="CopticVersemulti-line"/>
            </w:pPr>
            <w:r>
              <w:t>ⲛ̀ⲑⲟⲥ ⲁⲥϩⲓϣⲉⲛⲛⲟⲩϥⲓ ⲛⲁⲛ:</w:t>
            </w:r>
          </w:p>
          <w:p w14:paraId="3DC591FA" w14:textId="77777777" w:rsidR="00C34F64" w:rsidRDefault="00C34F64" w:rsidP="00C34F64">
            <w:pPr>
              <w:pStyle w:val="CopticVersemulti-line"/>
            </w:pPr>
            <w:r>
              <w:t>ⲛ̀ϯϩⲓⲣⲏⲛⲏ ⲛ̀ⲧⲉ Ⲫϯ:</w:t>
            </w:r>
          </w:p>
          <w:p w14:paraId="5F7DE921" w14:textId="77777777" w:rsidR="00C34F64" w:rsidRDefault="00C34F64" w:rsidP="00C34F64">
            <w:pPr>
              <w:pStyle w:val="CopticHangingVerse"/>
            </w:pPr>
            <w:r>
              <w:t>ⲑⲏⲉ̀ⲧⲁⲥϣⲱⲡⲓ ϣⲁ ⲛⲓⲣⲱⲙⲓ.</w:t>
            </w:r>
          </w:p>
        </w:tc>
      </w:tr>
      <w:tr w:rsidR="00C34F64" w14:paraId="6021E376" w14:textId="77777777" w:rsidTr="00C62DDA">
        <w:trPr>
          <w:cantSplit/>
          <w:jc w:val="center"/>
        </w:trPr>
        <w:tc>
          <w:tcPr>
            <w:tcW w:w="288" w:type="dxa"/>
          </w:tcPr>
          <w:p w14:paraId="5AC02586" w14:textId="77777777" w:rsidR="00C34F64" w:rsidRDefault="00C34F64" w:rsidP="00C62DDA">
            <w:pPr>
              <w:pStyle w:val="CopticCross"/>
            </w:pPr>
          </w:p>
        </w:tc>
        <w:tc>
          <w:tcPr>
            <w:tcW w:w="3960" w:type="dxa"/>
          </w:tcPr>
          <w:p w14:paraId="186C606C" w14:textId="77777777" w:rsidR="00C34F64" w:rsidRDefault="00C34F64" w:rsidP="00C34F64">
            <w:pPr>
              <w:pStyle w:val="EngHang"/>
            </w:pPr>
            <w:r>
              <w:t>Likewise you—our hope,</w:t>
            </w:r>
          </w:p>
          <w:p w14:paraId="10BBC171" w14:textId="77777777" w:rsidR="00C34F64" w:rsidRDefault="00C34F64" w:rsidP="00C34F64">
            <w:pPr>
              <w:pStyle w:val="EngHang"/>
            </w:pPr>
            <w:r>
              <w:t>The rational turtle dove—</w:t>
            </w:r>
          </w:p>
          <w:p w14:paraId="0DF8B3FE" w14:textId="77777777" w:rsidR="00C34F64" w:rsidRDefault="00C34F64" w:rsidP="00C34F64">
            <w:pPr>
              <w:pStyle w:val="EngHang"/>
            </w:pPr>
            <w:r>
              <w:t>Have brought Mercy to us,</w:t>
            </w:r>
          </w:p>
          <w:p w14:paraId="191DC3A2" w14:textId="77777777" w:rsidR="00C34F64" w:rsidRDefault="00C34F64" w:rsidP="00C34F64">
            <w:pPr>
              <w:pStyle w:val="EngHangEnd"/>
            </w:pPr>
            <w:r>
              <w:t>Carrying Him in your womb.</w:t>
            </w:r>
          </w:p>
        </w:tc>
        <w:tc>
          <w:tcPr>
            <w:tcW w:w="288" w:type="dxa"/>
          </w:tcPr>
          <w:p w14:paraId="25E6E5B6" w14:textId="77777777" w:rsidR="00C34F64" w:rsidRDefault="00C34F64" w:rsidP="00C62DDA"/>
        </w:tc>
        <w:tc>
          <w:tcPr>
            <w:tcW w:w="288" w:type="dxa"/>
          </w:tcPr>
          <w:p w14:paraId="26073203" w14:textId="77777777" w:rsidR="00C34F64" w:rsidRDefault="00C34F64" w:rsidP="00C62DDA">
            <w:pPr>
              <w:pStyle w:val="CopticCross"/>
            </w:pPr>
          </w:p>
        </w:tc>
        <w:tc>
          <w:tcPr>
            <w:tcW w:w="3960" w:type="dxa"/>
          </w:tcPr>
          <w:p w14:paraId="7D166E15" w14:textId="77777777" w:rsidR="00C34F64" w:rsidRDefault="00C34F64" w:rsidP="00C34F64">
            <w:pPr>
              <w:pStyle w:val="CopticVersemulti-line"/>
            </w:pPr>
            <w:r>
              <w:t xml:space="preserve">Ⲛⲑⲟ ϩⲱⲓ ⲱ̀ ⲧⲉⲛϩⲉⲗⲡⲓⲥ: </w:t>
            </w:r>
          </w:p>
          <w:p w14:paraId="608A2964" w14:textId="77777777" w:rsidR="00C34F64" w:rsidRDefault="00C34F64" w:rsidP="00C34F64">
            <w:pPr>
              <w:pStyle w:val="CopticVersemulti-line"/>
            </w:pPr>
            <w:r>
              <w:t>ϯϭⲣⲟⲙⲡ̀ϣⲁⲗ ⲛ̀ⲛⲟⲏ̀ⲧⲉ:</w:t>
            </w:r>
          </w:p>
          <w:p w14:paraId="2F62D4A5" w14:textId="77777777" w:rsidR="00C34F64" w:rsidRDefault="00C34F64" w:rsidP="00C34F64">
            <w:pPr>
              <w:pStyle w:val="CopticVersemulti-line"/>
            </w:pPr>
            <w:r>
              <w:t>ⲁ̀ⲣⲉⲓ̀ⲛⲓ ⲙ̀ⲡⲓⲛⲁⲓ ⲛⲁⲛ:</w:t>
            </w:r>
          </w:p>
          <w:p w14:paraId="7D848652" w14:textId="77777777" w:rsidR="00C34F64" w:rsidRDefault="00C34F64" w:rsidP="00C34F64">
            <w:pPr>
              <w:pStyle w:val="CopticHangingVerse"/>
            </w:pPr>
            <w:r>
              <w:t>ⲁ̀ⲣⲉϥⲁⲓ ϧⲁⲣⲟϥ ϧⲉⲛ ⲧⲉⲛⲉϫⲓ.</w:t>
            </w:r>
          </w:p>
        </w:tc>
      </w:tr>
      <w:tr w:rsidR="00C34F64" w14:paraId="021A99F5" w14:textId="77777777" w:rsidTr="00C62DDA">
        <w:trPr>
          <w:cantSplit/>
          <w:jc w:val="center"/>
        </w:trPr>
        <w:tc>
          <w:tcPr>
            <w:tcW w:w="288" w:type="dxa"/>
          </w:tcPr>
          <w:p w14:paraId="0F200075" w14:textId="77777777" w:rsidR="00C34F64" w:rsidRDefault="00C34F64" w:rsidP="00C62DDA">
            <w:pPr>
              <w:pStyle w:val="CopticCross"/>
            </w:pPr>
            <w:r w:rsidRPr="00FB5ACB">
              <w:t>¿</w:t>
            </w:r>
          </w:p>
        </w:tc>
        <w:tc>
          <w:tcPr>
            <w:tcW w:w="3960" w:type="dxa"/>
          </w:tcPr>
          <w:p w14:paraId="59BE5322" w14:textId="77777777" w:rsidR="00C34F64" w:rsidRDefault="00C34F64" w:rsidP="00C34F64">
            <w:pPr>
              <w:pStyle w:val="EngHang"/>
            </w:pPr>
            <w:r>
              <w:t>That is, Jesus our Lord,</w:t>
            </w:r>
          </w:p>
          <w:p w14:paraId="758815E4" w14:textId="77777777" w:rsidR="00C34F64" w:rsidRDefault="00C34F64" w:rsidP="00C34F64">
            <w:pPr>
              <w:pStyle w:val="EngHang"/>
            </w:pPr>
            <w:r>
              <w:t>The Only-Begotten of the Father,</w:t>
            </w:r>
          </w:p>
          <w:p w14:paraId="00BCC42B" w14:textId="77777777" w:rsidR="00C34F64" w:rsidRDefault="00C34F64" w:rsidP="00C34F64">
            <w:pPr>
              <w:pStyle w:val="EngHang"/>
            </w:pPr>
            <w:r>
              <w:t>Was born of you to us,</w:t>
            </w:r>
          </w:p>
          <w:p w14:paraId="64BE4E4E" w14:textId="77777777" w:rsidR="00C34F64" w:rsidRDefault="00C34F64" w:rsidP="00C34F64">
            <w:pPr>
              <w:pStyle w:val="EngHangEnd"/>
            </w:pPr>
            <w:r>
              <w:t>And set free our race.</w:t>
            </w:r>
          </w:p>
        </w:tc>
        <w:tc>
          <w:tcPr>
            <w:tcW w:w="288" w:type="dxa"/>
          </w:tcPr>
          <w:p w14:paraId="73CEF860" w14:textId="77777777" w:rsidR="00C34F64" w:rsidRDefault="00C34F64" w:rsidP="00C62DDA"/>
        </w:tc>
        <w:tc>
          <w:tcPr>
            <w:tcW w:w="288" w:type="dxa"/>
          </w:tcPr>
          <w:p w14:paraId="661B71B6" w14:textId="77777777" w:rsidR="00C34F64" w:rsidRDefault="00C34F64" w:rsidP="00C62DDA">
            <w:pPr>
              <w:pStyle w:val="CopticCross"/>
            </w:pPr>
            <w:r w:rsidRPr="00FB5ACB">
              <w:t>¿</w:t>
            </w:r>
          </w:p>
        </w:tc>
        <w:tc>
          <w:tcPr>
            <w:tcW w:w="3960" w:type="dxa"/>
          </w:tcPr>
          <w:p w14:paraId="45E63041" w14:textId="77777777" w:rsidR="00C34F64" w:rsidRDefault="00C34F64" w:rsidP="00C34F64">
            <w:pPr>
              <w:pStyle w:val="CopticVersemulti-line"/>
            </w:pPr>
            <w:r>
              <w:t>Ⲉⲧⲉ ⲫⲁⲓ ⲡⲉ Ⲓⲏ̄ⲥ̄:</w:t>
            </w:r>
          </w:p>
          <w:p w14:paraId="2AD5FEFD" w14:textId="77777777" w:rsidR="00C34F64" w:rsidRDefault="00C34F64" w:rsidP="00C34F64">
            <w:pPr>
              <w:pStyle w:val="CopticVersemulti-line"/>
            </w:pPr>
            <w:r>
              <w:t>ⲡⲓⲙⲓⲥⲓ ⲉ̀ⲃⲟⲗ ϧⲉⲛ Ⲫⲓⲱⲧ:</w:t>
            </w:r>
          </w:p>
          <w:p w14:paraId="6EA3ED6C" w14:textId="77777777" w:rsidR="00C34F64" w:rsidRDefault="00C34F64" w:rsidP="00C34F64">
            <w:pPr>
              <w:pStyle w:val="CopticVersemulti-line"/>
            </w:pPr>
            <w:r>
              <w:t xml:space="preserve">ⲁⲩⲙⲁⲥϥ ⲛⲁⲛ ⲉ̀ⲃⲟⲗ ⲛ̀ϧⲏϯ: </w:t>
            </w:r>
          </w:p>
          <w:p w14:paraId="21D84D4F" w14:textId="77777777" w:rsidR="00C34F64" w:rsidRDefault="00C34F64" w:rsidP="00C34F64">
            <w:pPr>
              <w:pStyle w:val="CopticHangingVerse"/>
            </w:pPr>
            <w:r>
              <w:t>ⲁϥⲉⲣ ⲡⲉⲛⲅⲉⲛⲟⲥ ⲛ̀ⲣⲉⲙϩⲉ.</w:t>
            </w:r>
          </w:p>
        </w:tc>
      </w:tr>
      <w:tr w:rsidR="00C34F64" w14:paraId="276984ED" w14:textId="77777777" w:rsidTr="00C62DDA">
        <w:trPr>
          <w:cantSplit/>
          <w:jc w:val="center"/>
        </w:trPr>
        <w:tc>
          <w:tcPr>
            <w:tcW w:w="288" w:type="dxa"/>
          </w:tcPr>
          <w:p w14:paraId="5190FFB4" w14:textId="77777777" w:rsidR="00C34F64" w:rsidRPr="00FB5ACB" w:rsidRDefault="00C34F64" w:rsidP="00C62DDA">
            <w:pPr>
              <w:pStyle w:val="CopticCross"/>
            </w:pPr>
          </w:p>
        </w:tc>
        <w:tc>
          <w:tcPr>
            <w:tcW w:w="3960" w:type="dxa"/>
          </w:tcPr>
          <w:p w14:paraId="42AE82F8" w14:textId="77777777" w:rsidR="00C34F64" w:rsidRDefault="00C34F64" w:rsidP="00C34F64">
            <w:pPr>
              <w:pStyle w:val="EngHang"/>
            </w:pPr>
            <w:r>
              <w:t>Let us all declare</w:t>
            </w:r>
          </w:p>
          <w:p w14:paraId="3BE34820" w14:textId="77777777" w:rsidR="00C34F64" w:rsidRDefault="00C34F64" w:rsidP="00C34F64">
            <w:pPr>
              <w:pStyle w:val="EngHang"/>
            </w:pPr>
            <w:r>
              <w:t>With all our hearts,</w:t>
            </w:r>
          </w:p>
          <w:p w14:paraId="1952B9E9" w14:textId="77777777" w:rsidR="00C34F64" w:rsidRDefault="00C34F64" w:rsidP="00C34F64">
            <w:pPr>
              <w:pStyle w:val="EngHang"/>
            </w:pPr>
            <w:r>
              <w:t>Then with our tongues as well,</w:t>
            </w:r>
          </w:p>
          <w:p w14:paraId="15B2E1A9" w14:textId="77777777" w:rsidR="00C34F64" w:rsidRDefault="00C34F64" w:rsidP="00C34F64">
            <w:pPr>
              <w:pStyle w:val="EngHangEnd"/>
            </w:pPr>
            <w:r>
              <w:t>Proclaiming and saying,</w:t>
            </w:r>
          </w:p>
        </w:tc>
        <w:tc>
          <w:tcPr>
            <w:tcW w:w="288" w:type="dxa"/>
          </w:tcPr>
          <w:p w14:paraId="0A87C4D9" w14:textId="77777777" w:rsidR="00C34F64" w:rsidRDefault="00C34F64" w:rsidP="00C62DDA"/>
        </w:tc>
        <w:tc>
          <w:tcPr>
            <w:tcW w:w="288" w:type="dxa"/>
          </w:tcPr>
          <w:p w14:paraId="15977201" w14:textId="77777777" w:rsidR="00C34F64" w:rsidRPr="00FB5ACB" w:rsidRDefault="00C34F64" w:rsidP="00C62DDA">
            <w:pPr>
              <w:pStyle w:val="CopticCross"/>
            </w:pPr>
          </w:p>
        </w:tc>
        <w:tc>
          <w:tcPr>
            <w:tcW w:w="3960" w:type="dxa"/>
          </w:tcPr>
          <w:p w14:paraId="6DFD5A8A" w14:textId="77777777" w:rsidR="00C34F64" w:rsidRDefault="00C34F64" w:rsidP="00C34F64">
            <w:pPr>
              <w:pStyle w:val="CopticVersemulti-line"/>
            </w:pPr>
            <w:r>
              <w:t>Ⲫⲁⲓ ⲅⲁⲣ ⲙⲁⲣⲉⲛⲧⲁⲟⲩⲟϥ:</w:t>
            </w:r>
          </w:p>
          <w:p w14:paraId="2B875998" w14:textId="77777777" w:rsidR="00C34F64" w:rsidRDefault="00C34F64" w:rsidP="00C34F64">
            <w:pPr>
              <w:pStyle w:val="CopticVersemulti-line"/>
            </w:pPr>
            <w:r>
              <w:t>ⲉ̀ⲃⲟⲗ ϧⲉⲛ ⲡⲉⲛϩⲏⲧ ⲛ̀ϣⲟⲣⲡ:</w:t>
            </w:r>
          </w:p>
          <w:p w14:paraId="0284E0A2" w14:textId="77777777" w:rsidR="00C34F64" w:rsidRDefault="00C34F64" w:rsidP="00C34F64">
            <w:pPr>
              <w:pStyle w:val="CopticVersemulti-line"/>
            </w:pPr>
            <w:r>
              <w:t>ⲙⲉⲛⲉⲥⲱⲥ ⲟⲛ ϧⲉⲛ ⲡⲉⲕⲉⲗⲁⲥ:</w:t>
            </w:r>
          </w:p>
          <w:p w14:paraId="3EAA541C" w14:textId="77777777" w:rsidR="00C34F64" w:rsidRDefault="00C34F64" w:rsidP="00C34F64">
            <w:pPr>
              <w:pStyle w:val="CopticHangingVerse"/>
            </w:pPr>
            <w:r>
              <w:t>ⲉⲛⲱϣ ⲉ̀ⲃⲟⲗ ⲉⲛϫⲱ ⲙ̀ⲙⲟⲥ.</w:t>
            </w:r>
          </w:p>
        </w:tc>
      </w:tr>
      <w:tr w:rsidR="00C34F64" w14:paraId="17143241" w14:textId="77777777" w:rsidTr="00C62DDA">
        <w:trPr>
          <w:cantSplit/>
          <w:jc w:val="center"/>
        </w:trPr>
        <w:tc>
          <w:tcPr>
            <w:tcW w:w="288" w:type="dxa"/>
          </w:tcPr>
          <w:p w14:paraId="161D3EE8" w14:textId="77777777" w:rsidR="00C34F64" w:rsidRPr="00FB5ACB" w:rsidRDefault="009C4DF5" w:rsidP="00C62DDA">
            <w:pPr>
              <w:pStyle w:val="CopticCross"/>
            </w:pPr>
            <w:r w:rsidRPr="00FB5ACB">
              <w:t>¿</w:t>
            </w:r>
          </w:p>
        </w:tc>
        <w:tc>
          <w:tcPr>
            <w:tcW w:w="3960" w:type="dxa"/>
          </w:tcPr>
          <w:p w14:paraId="7B0316B4" w14:textId="77777777" w:rsidR="00C34F64" w:rsidRDefault="00C34F64" w:rsidP="00C34F64">
            <w:pPr>
              <w:pStyle w:val="EngHang"/>
            </w:pPr>
            <w:r>
              <w:t>“O our Lord Jesus Christ,</w:t>
            </w:r>
          </w:p>
          <w:p w14:paraId="408B0215" w14:textId="77777777" w:rsidR="00C34F64" w:rsidRDefault="00C34F64" w:rsidP="00C34F64">
            <w:pPr>
              <w:pStyle w:val="EngHang"/>
            </w:pPr>
            <w:r>
              <w:t>Make Your sanctuary in us,</w:t>
            </w:r>
          </w:p>
          <w:p w14:paraId="2FDBC1DC" w14:textId="77777777" w:rsidR="00C34F64" w:rsidRDefault="00C34F64" w:rsidP="00C34F64">
            <w:pPr>
              <w:pStyle w:val="EngHang"/>
            </w:pPr>
            <w:r>
              <w:t>A temple of Your Holy Spirit,</w:t>
            </w:r>
          </w:p>
          <w:p w14:paraId="1CA8F3C9" w14:textId="77777777" w:rsidR="00C34F64" w:rsidRDefault="00C34F64" w:rsidP="00C34F64">
            <w:pPr>
              <w:pStyle w:val="EngHangEnd"/>
            </w:pPr>
            <w:r>
              <w:t>Every glorifying You.”</w:t>
            </w:r>
          </w:p>
        </w:tc>
        <w:tc>
          <w:tcPr>
            <w:tcW w:w="288" w:type="dxa"/>
          </w:tcPr>
          <w:p w14:paraId="189D17D9" w14:textId="77777777" w:rsidR="00C34F64" w:rsidRDefault="00556D8A" w:rsidP="00556D8A">
            <w:pPr>
              <w:pStyle w:val="CopticCross"/>
            </w:pPr>
            <w:r w:rsidRPr="00FB5ACB">
              <w:t>¿</w:t>
            </w:r>
          </w:p>
        </w:tc>
        <w:tc>
          <w:tcPr>
            <w:tcW w:w="288" w:type="dxa"/>
          </w:tcPr>
          <w:p w14:paraId="5DA8B1A7" w14:textId="77777777" w:rsidR="00C34F64" w:rsidRPr="00FB5ACB" w:rsidRDefault="00C34F64" w:rsidP="00C62DDA">
            <w:pPr>
              <w:pStyle w:val="CopticCross"/>
            </w:pPr>
          </w:p>
        </w:tc>
        <w:tc>
          <w:tcPr>
            <w:tcW w:w="3960" w:type="dxa"/>
          </w:tcPr>
          <w:p w14:paraId="2BB43AFF" w14:textId="77777777" w:rsidR="00C34F64" w:rsidRDefault="00C34F64" w:rsidP="00C34F64">
            <w:pPr>
              <w:pStyle w:val="CopticVersemulti-line"/>
            </w:pPr>
            <w:r>
              <w:t>Ϫⲉ Ⲡⲉⲛⲟ̄ⲥ̄ Ⲓⲏ̄ⲥ̄ Ⲡⲭ̄ⲥ̄:</w:t>
            </w:r>
          </w:p>
          <w:p w14:paraId="3C480E9F" w14:textId="77777777" w:rsidR="00C34F64" w:rsidRDefault="00C34F64" w:rsidP="00C34F64">
            <w:pPr>
              <w:pStyle w:val="CopticVersemulti-line"/>
            </w:pPr>
            <w:r>
              <w:t>ⲙⲁⲑⲁⲙⲓⲟ̀: ⲛⲁⲕ ⲛ̀ϧ̀ⲣⲏⲓ ⲛ̀ϧⲏⲧⲉⲛ:</w:t>
            </w:r>
          </w:p>
          <w:p w14:paraId="3365B644" w14:textId="77777777" w:rsidR="00C34F64" w:rsidRDefault="00C34F64" w:rsidP="00C34F64">
            <w:pPr>
              <w:pStyle w:val="CopticVersemulti-line"/>
            </w:pPr>
            <w:r>
              <w:t>ⲛ̀ⲟⲩⲉⲣⲫⲉⲓ ⲛ̀ⲧⲉ Ⲡⲉⲕⲡ̄ⲛ̄ⲁ̄ ⲉ̄ⲑ̄ⲩ̄:</w:t>
            </w:r>
          </w:p>
          <w:p w14:paraId="600E13A3" w14:textId="77777777" w:rsidR="00C34F64" w:rsidRPr="005130A7" w:rsidRDefault="00C34F64" w:rsidP="00C34F64">
            <w:pPr>
              <w:pStyle w:val="CopticHangingVerse"/>
            </w:pPr>
            <w:r>
              <w:t>ⲉⲩϯⲇⲟⲝⲟⲗⲟⲅⲓⲁ̀ ⲛⲁⲕ.</w:t>
            </w:r>
          </w:p>
        </w:tc>
      </w:tr>
      <w:tr w:rsidR="00C34F64" w14:paraId="1A47637E" w14:textId="77777777" w:rsidTr="00C62DDA">
        <w:trPr>
          <w:cantSplit/>
          <w:jc w:val="center"/>
        </w:trPr>
        <w:tc>
          <w:tcPr>
            <w:tcW w:w="288" w:type="dxa"/>
          </w:tcPr>
          <w:p w14:paraId="7CD89983" w14:textId="77777777" w:rsidR="00C34F64" w:rsidRPr="00FB5ACB" w:rsidRDefault="00C34F64" w:rsidP="00C62DDA">
            <w:pPr>
              <w:pStyle w:val="CopticCross"/>
            </w:pPr>
          </w:p>
        </w:tc>
        <w:tc>
          <w:tcPr>
            <w:tcW w:w="3960" w:type="dxa"/>
          </w:tcPr>
          <w:p w14:paraId="1C8635BF" w14:textId="77777777" w:rsidR="00C34F64" w:rsidRDefault="00C34F64" w:rsidP="00C34F64">
            <w:pPr>
              <w:pStyle w:val="EngHang"/>
            </w:pPr>
            <w:r>
              <w:t>Hail to you, O Virgin,</w:t>
            </w:r>
          </w:p>
          <w:p w14:paraId="63C89D4D" w14:textId="512AE125" w:rsidR="00C34F64" w:rsidRDefault="00D15008" w:rsidP="00D15008">
            <w:pPr>
              <w:pStyle w:val="EngHang"/>
            </w:pPr>
            <w:r>
              <w:t>The true</w:t>
            </w:r>
            <w:r>
              <w:rPr>
                <w:rStyle w:val="FootnoteReference"/>
              </w:rPr>
              <w:footnoteReference w:id="7"/>
            </w:r>
            <w:r>
              <w:t xml:space="preserve"> Queen</w:t>
            </w:r>
            <w:r w:rsidR="00C34F64">
              <w:t>.</w:t>
            </w:r>
          </w:p>
          <w:p w14:paraId="224786AA" w14:textId="77777777" w:rsidR="00C34F64" w:rsidRDefault="00C34F64" w:rsidP="00C34F64">
            <w:pPr>
              <w:pStyle w:val="EngHang"/>
            </w:pPr>
            <w:r>
              <w:t>Hail to the price of our race,</w:t>
            </w:r>
          </w:p>
          <w:p w14:paraId="2D05EC9E" w14:textId="77777777" w:rsidR="00C34F64" w:rsidRDefault="00C34F64" w:rsidP="00C34F64">
            <w:pPr>
              <w:pStyle w:val="EngHangEnd"/>
            </w:pPr>
            <w:r>
              <w:t>Who bore to us Emmanual.</w:t>
            </w:r>
          </w:p>
        </w:tc>
        <w:tc>
          <w:tcPr>
            <w:tcW w:w="288" w:type="dxa"/>
          </w:tcPr>
          <w:p w14:paraId="57534077" w14:textId="77777777" w:rsidR="00C34F64" w:rsidRDefault="00C34F64" w:rsidP="00C62DDA"/>
        </w:tc>
        <w:tc>
          <w:tcPr>
            <w:tcW w:w="288" w:type="dxa"/>
          </w:tcPr>
          <w:p w14:paraId="2FDCF19E" w14:textId="77777777" w:rsidR="00C34F64" w:rsidRPr="00FB5ACB" w:rsidRDefault="00C34F64" w:rsidP="00C62DDA">
            <w:pPr>
              <w:pStyle w:val="CopticCross"/>
            </w:pPr>
          </w:p>
        </w:tc>
        <w:tc>
          <w:tcPr>
            <w:tcW w:w="3960" w:type="dxa"/>
          </w:tcPr>
          <w:p w14:paraId="4A2E12D0" w14:textId="77777777" w:rsidR="00C34F64" w:rsidRDefault="00C34F64" w:rsidP="00C34F64">
            <w:pPr>
              <w:pStyle w:val="CopticVersemulti-line"/>
            </w:pPr>
            <w:r>
              <w:t>Ⲭⲉⲣⲉ ⲛⲉ ⲱ̀ ϯⲡⲁⲣⲑⲉⲛⲟⲥ:</w:t>
            </w:r>
          </w:p>
          <w:p w14:paraId="64949C4A" w14:textId="77777777" w:rsidR="00C34F64" w:rsidRDefault="00C34F64" w:rsidP="00C34F64">
            <w:pPr>
              <w:pStyle w:val="CopticVersemulti-line"/>
            </w:pPr>
            <w:r>
              <w:t xml:space="preserve">ϯⲟⲩⲣⲱ ⲙ̀ⲙⲏⲓ ⲛ̀ⲁ̀ⲗⲏⲑⲓⲛⲏ: </w:t>
            </w:r>
          </w:p>
          <w:p w14:paraId="343C9DD9" w14:textId="77777777" w:rsidR="00C34F64" w:rsidRDefault="00C34F64" w:rsidP="00C34F64">
            <w:pPr>
              <w:pStyle w:val="CopticVersemulti-line"/>
            </w:pPr>
            <w:r>
              <w:t>ⲭⲉⲣⲉ ⲡ̀ϣⲟⲩϣⲟⲩ ⲛ̀ⲧⲉ ⲡⲉⲛⲅⲉⲛⲟⲥ:</w:t>
            </w:r>
          </w:p>
          <w:p w14:paraId="148054F1" w14:textId="77777777" w:rsidR="00C34F64" w:rsidRPr="005130A7" w:rsidRDefault="00C34F64" w:rsidP="00C34F64">
            <w:pPr>
              <w:pStyle w:val="CopticHangingVerse"/>
            </w:pPr>
            <w:r>
              <w:t>ⲁ̀ⲣⲉϫ̀ⲫⲟ ⲛⲁⲛ ⲛ̀Ⲉⲙⲙⲁⲛⲟⲩⲏⲗ.</w:t>
            </w:r>
          </w:p>
        </w:tc>
      </w:tr>
      <w:tr w:rsidR="00C34F64" w14:paraId="657CD91C" w14:textId="77777777" w:rsidTr="00C62DDA">
        <w:trPr>
          <w:cantSplit/>
          <w:jc w:val="center"/>
        </w:trPr>
        <w:tc>
          <w:tcPr>
            <w:tcW w:w="288" w:type="dxa"/>
          </w:tcPr>
          <w:p w14:paraId="3FC08641" w14:textId="77777777" w:rsidR="00C34F64" w:rsidRPr="00FB5ACB" w:rsidRDefault="009C4DF5" w:rsidP="00C62DDA">
            <w:pPr>
              <w:pStyle w:val="CopticCross"/>
            </w:pPr>
            <w:r w:rsidRPr="00FB5ACB">
              <w:lastRenderedPageBreak/>
              <w:t>¿</w:t>
            </w:r>
          </w:p>
        </w:tc>
        <w:tc>
          <w:tcPr>
            <w:tcW w:w="3960" w:type="dxa"/>
          </w:tcPr>
          <w:p w14:paraId="57EB4F44" w14:textId="77777777" w:rsidR="00C34F64" w:rsidRDefault="00C34F64" w:rsidP="00C34F64">
            <w:pPr>
              <w:pStyle w:val="EngHang"/>
            </w:pPr>
            <w:r>
              <w:t>We ask you, remember us,</w:t>
            </w:r>
          </w:p>
          <w:p w14:paraId="794CD3DE" w14:textId="77777777" w:rsidR="00C34F64" w:rsidRDefault="00C34F64" w:rsidP="00C34F64">
            <w:pPr>
              <w:pStyle w:val="EngHang"/>
            </w:pPr>
            <w:r>
              <w:t>O our faithful advocate,</w:t>
            </w:r>
          </w:p>
          <w:p w14:paraId="1368E8A2" w14:textId="77777777" w:rsidR="00C34F64" w:rsidRDefault="00C34F64" w:rsidP="00C34F64">
            <w:pPr>
              <w:pStyle w:val="EngHang"/>
            </w:pPr>
            <w:r>
              <w:t>Before our Lord Jesus Christ,</w:t>
            </w:r>
          </w:p>
          <w:p w14:paraId="3AB1416E" w14:textId="77777777" w:rsidR="00C34F64" w:rsidRDefault="00C34F64" w:rsidP="00C34F64">
            <w:pPr>
              <w:pStyle w:val="EngHangEnd"/>
            </w:pPr>
            <w:r>
              <w:t>That He may forgive us our sins.</w:t>
            </w:r>
          </w:p>
        </w:tc>
        <w:tc>
          <w:tcPr>
            <w:tcW w:w="288" w:type="dxa"/>
          </w:tcPr>
          <w:p w14:paraId="3D27E3BD" w14:textId="77777777" w:rsidR="00C34F64" w:rsidRDefault="00556D8A" w:rsidP="00556D8A">
            <w:pPr>
              <w:pStyle w:val="CopticCross"/>
            </w:pPr>
            <w:r w:rsidRPr="00FB5ACB">
              <w:t>¿</w:t>
            </w:r>
          </w:p>
        </w:tc>
        <w:tc>
          <w:tcPr>
            <w:tcW w:w="288" w:type="dxa"/>
          </w:tcPr>
          <w:p w14:paraId="3E58AE24" w14:textId="77777777" w:rsidR="00C34F64" w:rsidRPr="00FB5ACB" w:rsidRDefault="00C34F64" w:rsidP="00C62DDA">
            <w:pPr>
              <w:pStyle w:val="CopticCross"/>
            </w:pPr>
          </w:p>
        </w:tc>
        <w:tc>
          <w:tcPr>
            <w:tcW w:w="3960" w:type="dxa"/>
          </w:tcPr>
          <w:p w14:paraId="6B1D64CE" w14:textId="77777777" w:rsidR="00C34F64" w:rsidRDefault="00C34F64" w:rsidP="00C34F64">
            <w:pPr>
              <w:pStyle w:val="CopticVersemulti-line"/>
            </w:pPr>
            <w:r>
              <w:t xml:space="preserve">Ⲧⲉⲛϯϩⲟ ⲁ̀ⲣⲓⲡⲉⲛⲙⲉⲩⲓ: </w:t>
            </w:r>
          </w:p>
          <w:p w14:paraId="61B128D9" w14:textId="77777777" w:rsidR="00C34F64" w:rsidRDefault="00C34F64" w:rsidP="00C34F64">
            <w:pPr>
              <w:pStyle w:val="CopticVersemulti-line"/>
            </w:pPr>
            <w:r>
              <w:t>ⲱ̀ ϯⲡ̀ⲣⲟⲥⲧⲁⲧⲏⲥ ⲉ̀ⲧⲉⲛϩⲟⲧ:</w:t>
            </w:r>
          </w:p>
          <w:p w14:paraId="6478E9F7" w14:textId="77777777" w:rsidR="00C34F64" w:rsidRDefault="00C34F64" w:rsidP="00C34F64">
            <w:pPr>
              <w:pStyle w:val="CopticVersemulti-line"/>
            </w:pPr>
            <w:r>
              <w:t>ⲛⲁϩⲣⲉⲛ Ⲡⲉⲛⲟ̄ⲥ̄ Ⲓⲏ̄ⲥ̄ Ⲡⲭ̄ⲥ̄:</w:t>
            </w:r>
          </w:p>
          <w:p w14:paraId="0DB4A078" w14:textId="77777777" w:rsidR="00C34F64" w:rsidRPr="005130A7" w:rsidRDefault="00C34F64" w:rsidP="00C34F64">
            <w:pPr>
              <w:pStyle w:val="CopticHangingVerse"/>
            </w:pPr>
            <w:r>
              <w:t>ⲛ̀ⲧⲉϥⲭⲁ ⲛⲉⲛⲛⲟⲃⲓ ⲛⲁⲛ ⲉ̀ⲃⲟⲗ.</w:t>
            </w:r>
          </w:p>
        </w:tc>
      </w:tr>
    </w:tbl>
    <w:p w14:paraId="01A1E5E3" w14:textId="77777777" w:rsidR="0016512E" w:rsidRDefault="0016512E" w:rsidP="0016512E">
      <w:pPr>
        <w:pStyle w:val="Rubric"/>
      </w:pPr>
      <w:r>
        <w:t>The Doxologies of the saints of the day and Church are added, followed by the conclusion:</w:t>
      </w:r>
    </w:p>
    <w:p w14:paraId="3AFCD95B" w14:textId="77777777" w:rsidR="0016512E" w:rsidRDefault="00B65D4D" w:rsidP="009C4DF5">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4DF5" w14:paraId="1D8918DB" w14:textId="77777777" w:rsidTr="009C4DF5">
        <w:trPr>
          <w:cantSplit/>
          <w:jc w:val="center"/>
        </w:trPr>
        <w:tc>
          <w:tcPr>
            <w:tcW w:w="288" w:type="dxa"/>
          </w:tcPr>
          <w:p w14:paraId="112B5220" w14:textId="77777777" w:rsidR="009C4DF5" w:rsidRDefault="009C4DF5" w:rsidP="009C4DF5">
            <w:pPr>
              <w:pStyle w:val="CopticCross"/>
            </w:pPr>
          </w:p>
        </w:tc>
        <w:tc>
          <w:tcPr>
            <w:tcW w:w="3960" w:type="dxa"/>
          </w:tcPr>
          <w:p w14:paraId="45FA614D" w14:textId="77777777" w:rsidR="009C4DF5" w:rsidRDefault="009C4DF5" w:rsidP="009C4DF5">
            <w:pPr>
              <w:pStyle w:val="EngHang"/>
            </w:pPr>
            <w:commentRangeStart w:id="66"/>
            <w:r>
              <w:t>Be our advocate</w:t>
            </w:r>
            <w:commentRangeEnd w:id="66"/>
            <w:r>
              <w:rPr>
                <w:rStyle w:val="CommentReference"/>
                <w:rFonts w:ascii="Times New Roman" w:eastAsiaTheme="minorHAnsi" w:hAnsi="Times New Roman" w:cstheme="minorBidi"/>
                <w:color w:val="auto"/>
              </w:rPr>
              <w:commentReference w:id="66"/>
            </w:r>
            <w:r>
              <w:t>,</w:t>
            </w:r>
          </w:p>
          <w:p w14:paraId="3173B259" w14:textId="77777777" w:rsidR="009C4DF5" w:rsidRDefault="009C4DF5" w:rsidP="009C4DF5">
            <w:pPr>
              <w:pStyle w:val="EngHang"/>
            </w:pPr>
            <w:r>
              <w:t>From on high where you dwell,</w:t>
            </w:r>
          </w:p>
          <w:p w14:paraId="3E8DBEF9" w14:textId="77777777" w:rsidR="009C4DF5" w:rsidRDefault="009C4DF5" w:rsidP="009C4DF5">
            <w:pPr>
              <w:pStyle w:val="EngHang"/>
            </w:pPr>
            <w:r>
              <w:t>O Lady of us all, the Theotokos,</w:t>
            </w:r>
          </w:p>
          <w:p w14:paraId="5EE42A9A" w14:textId="77777777" w:rsidR="009C4DF5" w:rsidRDefault="009C4DF5" w:rsidP="009C4DF5">
            <w:pPr>
              <w:pStyle w:val="EngHangEnd"/>
            </w:pPr>
            <w:r>
              <w:t xml:space="preserve">The ever-virgin </w:t>
            </w:r>
            <w:commentRangeStart w:id="67"/>
            <w:r>
              <w:t>Mary</w:t>
            </w:r>
            <w:commentRangeEnd w:id="67"/>
            <w:r>
              <w:rPr>
                <w:rStyle w:val="CommentReference"/>
                <w:rFonts w:ascii="Times New Roman" w:eastAsiaTheme="minorHAnsi" w:hAnsi="Times New Roman" w:cstheme="minorBidi"/>
                <w:color w:val="auto"/>
              </w:rPr>
              <w:commentReference w:id="67"/>
            </w:r>
            <w:r>
              <w:t>.</w:t>
            </w:r>
          </w:p>
        </w:tc>
        <w:tc>
          <w:tcPr>
            <w:tcW w:w="288" w:type="dxa"/>
          </w:tcPr>
          <w:p w14:paraId="72432F1B" w14:textId="77777777" w:rsidR="009C4DF5" w:rsidRDefault="009C4DF5" w:rsidP="009C4DF5"/>
        </w:tc>
        <w:tc>
          <w:tcPr>
            <w:tcW w:w="288" w:type="dxa"/>
          </w:tcPr>
          <w:p w14:paraId="167324DC" w14:textId="77777777" w:rsidR="009C4DF5" w:rsidRDefault="009C4DF5" w:rsidP="009C4DF5">
            <w:pPr>
              <w:pStyle w:val="CopticCross"/>
            </w:pPr>
          </w:p>
        </w:tc>
        <w:tc>
          <w:tcPr>
            <w:tcW w:w="3960" w:type="dxa"/>
          </w:tcPr>
          <w:p w14:paraId="5A59BDBF" w14:textId="77777777" w:rsidR="009C4DF5" w:rsidRDefault="009C4DF5" w:rsidP="009C4DF5">
            <w:pPr>
              <w:pStyle w:val="CopticVersemulti-line"/>
            </w:pPr>
            <w:r>
              <w:t>Ϣⲱⲡⲓ ⲛ̀ⲑⲟ ⲉ̀ⲣⲉⲥⲟⲙⲥ ⲉ̀ϫⲱⲛ:</w:t>
            </w:r>
          </w:p>
          <w:p w14:paraId="3FD14092" w14:textId="77777777" w:rsidR="009C4DF5" w:rsidRDefault="009C4DF5" w:rsidP="009C4DF5">
            <w:pPr>
              <w:pStyle w:val="CopticVersemulti-line"/>
            </w:pPr>
            <w:r>
              <w:t>ϧⲉⲛ ⲛⲓⲙⲁ ⲉⲧϭⲟⲥⲓ ⲉ̀ⲧⲁⲣⲉⲭⲏ ⲛ̀ϧⲏⲧⲟⲩ:</w:t>
            </w:r>
          </w:p>
          <w:p w14:paraId="59A7085D" w14:textId="77777777" w:rsidR="009C4DF5" w:rsidRDefault="009C4DF5" w:rsidP="009C4DF5">
            <w:pPr>
              <w:pStyle w:val="CopticVersemulti-line"/>
            </w:pPr>
            <w:r>
              <w:t>ⲱ̀ ⲧⲉⲛⲟ̄ⲥ̄ ⲛ̀ⲛⲏⲃ ⲧⲏⲣⲉⲛ ϯⲑⲉⲟ̀ⲧⲟⲕⲟⲥ:</w:t>
            </w:r>
          </w:p>
          <w:p w14:paraId="77F8C421" w14:textId="77777777" w:rsidR="009C4DF5" w:rsidRPr="00C35319" w:rsidRDefault="009C4DF5" w:rsidP="009C4DF5">
            <w:pPr>
              <w:pStyle w:val="CopticHangingVerse"/>
            </w:pPr>
            <w:r>
              <w:t>ⲉⲧⲟⲓ ⲙ̀ⲡⲁⲣⲑⲉⲛⲟⲥ ⲛ̀ⲥⲏⲟⲩ ⲛⲓⲃⲉⲛ.</w:t>
            </w:r>
          </w:p>
        </w:tc>
      </w:tr>
      <w:tr w:rsidR="009C4DF5" w14:paraId="721F14E3" w14:textId="77777777" w:rsidTr="009C4DF5">
        <w:trPr>
          <w:cantSplit/>
          <w:jc w:val="center"/>
        </w:trPr>
        <w:tc>
          <w:tcPr>
            <w:tcW w:w="288" w:type="dxa"/>
          </w:tcPr>
          <w:p w14:paraId="2F8B4E92" w14:textId="77777777" w:rsidR="009C4DF5" w:rsidRDefault="009C4DF5" w:rsidP="009C4DF5">
            <w:pPr>
              <w:pStyle w:val="CopticCross"/>
            </w:pPr>
            <w:r w:rsidRPr="00FB5ACB">
              <w:t>¿</w:t>
            </w:r>
          </w:p>
        </w:tc>
        <w:tc>
          <w:tcPr>
            <w:tcW w:w="3960" w:type="dxa"/>
          </w:tcPr>
          <w:p w14:paraId="0E51F5AF" w14:textId="77777777" w:rsidR="009C4DF5" w:rsidRDefault="009C4DF5" w:rsidP="009C4DF5">
            <w:pPr>
              <w:pStyle w:val="EngHang"/>
            </w:pPr>
            <w:r>
              <w:t>Ask of Him Whom you have borne,</w:t>
            </w:r>
          </w:p>
          <w:p w14:paraId="794AE85A" w14:textId="77777777" w:rsidR="009C4DF5" w:rsidRDefault="009C4DF5" w:rsidP="009C4DF5">
            <w:pPr>
              <w:pStyle w:val="EngHang"/>
            </w:pPr>
            <w:r>
              <w:t>Our Good Saviour,</w:t>
            </w:r>
          </w:p>
          <w:p w14:paraId="49C0C439" w14:textId="77777777" w:rsidR="009C4DF5" w:rsidRDefault="009C4DF5" w:rsidP="009C4DF5">
            <w:pPr>
              <w:pStyle w:val="EngHang"/>
            </w:pPr>
            <w:r>
              <w:t>To take away our afflictions</w:t>
            </w:r>
          </w:p>
          <w:p w14:paraId="03349E8B" w14:textId="77777777" w:rsidR="009C4DF5" w:rsidRDefault="009C4DF5" w:rsidP="009C4DF5">
            <w:pPr>
              <w:pStyle w:val="EngHangEnd"/>
            </w:pPr>
            <w:r>
              <w:t>And accord to us His peace.</w:t>
            </w:r>
          </w:p>
        </w:tc>
        <w:tc>
          <w:tcPr>
            <w:tcW w:w="288" w:type="dxa"/>
          </w:tcPr>
          <w:p w14:paraId="14B2FA30" w14:textId="77777777" w:rsidR="009C4DF5" w:rsidRDefault="009C4DF5" w:rsidP="009C4DF5"/>
        </w:tc>
        <w:tc>
          <w:tcPr>
            <w:tcW w:w="288" w:type="dxa"/>
          </w:tcPr>
          <w:p w14:paraId="3134C60D" w14:textId="77777777" w:rsidR="009C4DF5" w:rsidRDefault="009C4DF5" w:rsidP="009C4DF5">
            <w:pPr>
              <w:pStyle w:val="CopticCross"/>
            </w:pPr>
            <w:r w:rsidRPr="00FB5ACB">
              <w:t>¿</w:t>
            </w:r>
          </w:p>
        </w:tc>
        <w:tc>
          <w:tcPr>
            <w:tcW w:w="3960" w:type="dxa"/>
          </w:tcPr>
          <w:p w14:paraId="509EBD8F" w14:textId="77777777" w:rsidR="009C4DF5" w:rsidRDefault="009C4DF5" w:rsidP="009C4DF5">
            <w:pPr>
              <w:pStyle w:val="CopticVersemulti-line"/>
            </w:pPr>
            <w:r>
              <w:t>Ⲙⲁϯϩⲟ ⲙ̀ⲫⲏⲉ̀ⲧⲁⲣⲉⲙⲁⲥϥ:</w:t>
            </w:r>
          </w:p>
          <w:p w14:paraId="74DAF2CF" w14:textId="77777777" w:rsidR="009C4DF5" w:rsidRDefault="009C4DF5" w:rsidP="009C4DF5">
            <w:pPr>
              <w:pStyle w:val="CopticVersemulti-line"/>
            </w:pPr>
            <w:r>
              <w:t>Ⲡⲉⲛⲥⲱⲧⲏⲣ ⲛ̀ⲁ̀ⲅⲁⲑⲟⲥ:</w:t>
            </w:r>
          </w:p>
          <w:p w14:paraId="0EA1E391" w14:textId="77777777" w:rsidR="009C4DF5" w:rsidRDefault="009C4DF5" w:rsidP="009C4DF5">
            <w:pPr>
              <w:pStyle w:val="CopticVersemulti-line"/>
            </w:pPr>
            <w:r>
              <w:t>ⲛ̀ⲧⲉϥⲱ̀ⲗⲓ ⲛ̀ⲛⲁⲓϧⲓⲥⲓ ⲉ̀ⲃⲟⲗϩⲁⲣⲟⲛ:</w:t>
            </w:r>
          </w:p>
          <w:p w14:paraId="73A3E898" w14:textId="77777777" w:rsidR="009C4DF5" w:rsidRDefault="009C4DF5" w:rsidP="009C4DF5">
            <w:pPr>
              <w:pStyle w:val="CopticHangingVerse"/>
            </w:pPr>
            <w:r>
              <w:t>ⲛ̀ⲧⲉϥⲥⲉⲙⲛⲓ ⲛⲁⲛ ⲛ̀ⲧⲉϥϩⲓⲣⲏⲛⲏ.</w:t>
            </w:r>
          </w:p>
        </w:tc>
      </w:tr>
      <w:tr w:rsidR="009C4DF5" w14:paraId="1A4D1949" w14:textId="77777777" w:rsidTr="009C4DF5">
        <w:trPr>
          <w:cantSplit/>
          <w:jc w:val="center"/>
        </w:trPr>
        <w:tc>
          <w:tcPr>
            <w:tcW w:w="288" w:type="dxa"/>
          </w:tcPr>
          <w:p w14:paraId="2D714A78" w14:textId="77777777" w:rsidR="009C4DF5" w:rsidRDefault="009C4DF5" w:rsidP="009C4DF5">
            <w:pPr>
              <w:pStyle w:val="CopticCross"/>
            </w:pPr>
          </w:p>
        </w:tc>
        <w:tc>
          <w:tcPr>
            <w:tcW w:w="3960" w:type="dxa"/>
          </w:tcPr>
          <w:p w14:paraId="6E4296C3" w14:textId="77777777" w:rsidR="009C4DF5" w:rsidRDefault="009C4DF5" w:rsidP="009C4DF5">
            <w:pPr>
              <w:pStyle w:val="EngHang"/>
            </w:pPr>
            <w:r>
              <w:t>Hail to you, O Virgin,</w:t>
            </w:r>
          </w:p>
          <w:p w14:paraId="750C293F" w14:textId="77777777" w:rsidR="00D15008" w:rsidRDefault="00D15008" w:rsidP="00D15008">
            <w:pPr>
              <w:pStyle w:val="EngHang"/>
            </w:pPr>
            <w:r>
              <w:t>The true</w:t>
            </w:r>
            <w:r>
              <w:rPr>
                <w:rStyle w:val="FootnoteReference"/>
              </w:rPr>
              <w:footnoteReference w:id="8"/>
            </w:r>
            <w:r>
              <w:t xml:space="preserve"> Queen.</w:t>
            </w:r>
          </w:p>
          <w:p w14:paraId="60882DD8" w14:textId="77777777" w:rsidR="009C4DF5" w:rsidRDefault="009C4DF5" w:rsidP="009C4DF5">
            <w:pPr>
              <w:pStyle w:val="EngHang"/>
            </w:pPr>
            <w:r>
              <w:t>Hail to the price of our race,</w:t>
            </w:r>
          </w:p>
          <w:p w14:paraId="6353B01A" w14:textId="77777777" w:rsidR="009C4DF5" w:rsidRDefault="009C4DF5" w:rsidP="009C4DF5">
            <w:pPr>
              <w:pStyle w:val="EngHangEnd"/>
            </w:pPr>
            <w:r>
              <w:t>Who bore to us Emmanual.</w:t>
            </w:r>
          </w:p>
        </w:tc>
        <w:tc>
          <w:tcPr>
            <w:tcW w:w="288" w:type="dxa"/>
          </w:tcPr>
          <w:p w14:paraId="1C97C038" w14:textId="77777777" w:rsidR="009C4DF5" w:rsidRDefault="009C4DF5" w:rsidP="009C4DF5"/>
        </w:tc>
        <w:tc>
          <w:tcPr>
            <w:tcW w:w="288" w:type="dxa"/>
          </w:tcPr>
          <w:p w14:paraId="04B5F7F8" w14:textId="77777777" w:rsidR="009C4DF5" w:rsidRDefault="009C4DF5" w:rsidP="009C4DF5">
            <w:pPr>
              <w:pStyle w:val="CopticCross"/>
            </w:pPr>
          </w:p>
        </w:tc>
        <w:tc>
          <w:tcPr>
            <w:tcW w:w="3960" w:type="dxa"/>
          </w:tcPr>
          <w:p w14:paraId="53F68D7B" w14:textId="77777777" w:rsidR="009C4DF5" w:rsidRDefault="009C4DF5" w:rsidP="009C4DF5">
            <w:pPr>
              <w:pStyle w:val="CopticVersemulti-line"/>
            </w:pPr>
            <w:r>
              <w:t>Ⲭⲉⲣⲉ ⲛⲉ ⲱ̀ ϯⲡⲁⲣⲑⲉⲛⲟⲥ:</w:t>
            </w:r>
          </w:p>
          <w:p w14:paraId="349E7DDA" w14:textId="77777777" w:rsidR="009C4DF5" w:rsidRDefault="009C4DF5" w:rsidP="009C4DF5">
            <w:pPr>
              <w:pStyle w:val="CopticVersemulti-line"/>
            </w:pPr>
            <w:r>
              <w:t xml:space="preserve">ϯⲟⲩⲣⲱ ⲙ̀ⲙⲏⲓ ⲛ̀ⲁ̀ⲗⲏⲑⲓⲛⲏ: </w:t>
            </w:r>
          </w:p>
          <w:p w14:paraId="3F4EE9B0" w14:textId="77777777" w:rsidR="009C4DF5" w:rsidRDefault="009C4DF5" w:rsidP="009C4DF5">
            <w:pPr>
              <w:pStyle w:val="CopticVersemulti-line"/>
            </w:pPr>
            <w:r>
              <w:t>ⲭⲉⲣⲉ ⲡ̀ϣⲟⲩϣⲟⲩ ⲛ̀ⲧⲉ ⲡⲉⲛⲅⲉⲛⲟⲥ:</w:t>
            </w:r>
          </w:p>
          <w:p w14:paraId="5167E871" w14:textId="77777777" w:rsidR="009C4DF5" w:rsidRPr="005130A7" w:rsidRDefault="009C4DF5" w:rsidP="009C4DF5">
            <w:pPr>
              <w:pStyle w:val="CopticHangingVerse"/>
            </w:pPr>
            <w:r>
              <w:t>ⲁ̀ⲣⲉϫ̀ⲫⲟ ⲛⲁⲛ ⲛ̀Ⲉⲙⲙⲁⲛⲟⲩⲏⲗ.</w:t>
            </w:r>
          </w:p>
        </w:tc>
      </w:tr>
      <w:tr w:rsidR="009C4DF5" w14:paraId="4E2015C6" w14:textId="77777777" w:rsidTr="009C4DF5">
        <w:trPr>
          <w:cantSplit/>
          <w:jc w:val="center"/>
        </w:trPr>
        <w:tc>
          <w:tcPr>
            <w:tcW w:w="288" w:type="dxa"/>
          </w:tcPr>
          <w:p w14:paraId="1ACFBE05" w14:textId="77777777" w:rsidR="009C4DF5" w:rsidRDefault="009C4DF5" w:rsidP="009C4DF5">
            <w:pPr>
              <w:pStyle w:val="CopticCross"/>
            </w:pPr>
            <w:r w:rsidRPr="00FB5ACB">
              <w:t>¿</w:t>
            </w:r>
          </w:p>
        </w:tc>
        <w:tc>
          <w:tcPr>
            <w:tcW w:w="3960" w:type="dxa"/>
          </w:tcPr>
          <w:p w14:paraId="2EB977A5" w14:textId="77777777" w:rsidR="009C4DF5" w:rsidRDefault="009C4DF5" w:rsidP="009C4DF5">
            <w:pPr>
              <w:pStyle w:val="EngHang"/>
            </w:pPr>
            <w:r>
              <w:t>We ask you, remember us,</w:t>
            </w:r>
          </w:p>
          <w:p w14:paraId="1C2FC6C4" w14:textId="77777777" w:rsidR="009C4DF5" w:rsidRDefault="009C4DF5" w:rsidP="009C4DF5">
            <w:pPr>
              <w:pStyle w:val="EngHang"/>
            </w:pPr>
            <w:r>
              <w:t>O our faithful advocate,</w:t>
            </w:r>
          </w:p>
          <w:p w14:paraId="6FE90E2A" w14:textId="77777777" w:rsidR="009C4DF5" w:rsidRDefault="009C4DF5" w:rsidP="009C4DF5">
            <w:pPr>
              <w:pStyle w:val="EngHang"/>
            </w:pPr>
            <w:r>
              <w:t>Before our Lord Jesus Christ,</w:t>
            </w:r>
          </w:p>
          <w:p w14:paraId="5AD14D9A" w14:textId="77777777" w:rsidR="009C4DF5" w:rsidRDefault="009C4DF5" w:rsidP="009C4DF5">
            <w:pPr>
              <w:pStyle w:val="EngHangEnd"/>
            </w:pPr>
            <w:r>
              <w:t>That He may forgive us our sins.</w:t>
            </w:r>
          </w:p>
        </w:tc>
        <w:tc>
          <w:tcPr>
            <w:tcW w:w="288" w:type="dxa"/>
          </w:tcPr>
          <w:p w14:paraId="2A9AFFF6" w14:textId="77777777" w:rsidR="009C4DF5" w:rsidRDefault="009C4DF5" w:rsidP="009C4DF5"/>
        </w:tc>
        <w:tc>
          <w:tcPr>
            <w:tcW w:w="288" w:type="dxa"/>
          </w:tcPr>
          <w:p w14:paraId="175A533E" w14:textId="77777777" w:rsidR="009C4DF5" w:rsidRDefault="009C4DF5" w:rsidP="009C4DF5">
            <w:pPr>
              <w:pStyle w:val="CopticCross"/>
            </w:pPr>
            <w:r w:rsidRPr="00FB5ACB">
              <w:t>¿</w:t>
            </w:r>
          </w:p>
        </w:tc>
        <w:tc>
          <w:tcPr>
            <w:tcW w:w="3960" w:type="dxa"/>
          </w:tcPr>
          <w:p w14:paraId="7F3820F3" w14:textId="77777777" w:rsidR="009C4DF5" w:rsidRDefault="009C4DF5" w:rsidP="009C4DF5">
            <w:pPr>
              <w:pStyle w:val="CopticVersemulti-line"/>
            </w:pPr>
            <w:r>
              <w:t xml:space="preserve">Ⲧⲉⲛϯϩⲟ ⲁ̀ⲣⲓⲡⲉⲛⲙⲉⲩⲓ: </w:t>
            </w:r>
          </w:p>
          <w:p w14:paraId="275509A8" w14:textId="77777777" w:rsidR="009C4DF5" w:rsidRDefault="009C4DF5" w:rsidP="009C4DF5">
            <w:pPr>
              <w:pStyle w:val="CopticVersemulti-line"/>
            </w:pPr>
            <w:r>
              <w:t>ⲱ̀ ϯⲡ̀ⲣⲟⲥⲧⲁⲧⲏⲥ ⲉ̀ⲧⲉⲛϩⲟⲧ:</w:t>
            </w:r>
          </w:p>
          <w:p w14:paraId="046043C8" w14:textId="77777777" w:rsidR="009C4DF5" w:rsidRDefault="009C4DF5" w:rsidP="009C4DF5">
            <w:pPr>
              <w:pStyle w:val="CopticVersemulti-line"/>
            </w:pPr>
            <w:r>
              <w:t>ⲛⲁϩⲣⲉⲛ Ⲡⲉⲛⲟ̄ⲥ̄ Ⲓⲏ̄ⲥ̄ Ⲡⲭ̄ⲥ̄:</w:t>
            </w:r>
          </w:p>
          <w:p w14:paraId="7C1509A6" w14:textId="77777777" w:rsidR="009C4DF5" w:rsidRPr="005130A7" w:rsidRDefault="009C4DF5" w:rsidP="009C4DF5">
            <w:pPr>
              <w:pStyle w:val="CopticHangingVerse"/>
            </w:pPr>
            <w:r>
              <w:t>ⲛ̀ⲧⲉϥⲭⲁ ⲛⲉⲛⲛⲟⲃⲓ ⲛⲁⲛ ⲉ̀ⲃⲟⲗ.</w:t>
            </w:r>
          </w:p>
        </w:tc>
      </w:tr>
    </w:tbl>
    <w:p w14:paraId="3FF01922" w14:textId="77777777" w:rsidR="009C4DF5" w:rsidRPr="009C4DF5" w:rsidRDefault="009C4DF5" w:rsidP="009C4DF5">
      <w:pPr>
        <w:sectPr w:rsidR="009C4DF5" w:rsidRPr="009C4DF5" w:rsidSect="00E00D27">
          <w:headerReference w:type="even" r:id="rId16"/>
          <w:headerReference w:type="default" r:id="rId17"/>
          <w:type w:val="continuous"/>
          <w:pgSz w:w="11880" w:h="15480"/>
          <w:pgMar w:top="1080" w:right="1440" w:bottom="1440" w:left="1080" w:header="720" w:footer="720" w:gutter="504"/>
          <w:cols w:space="720"/>
          <w:docGrid w:linePitch="360"/>
        </w:sectPr>
      </w:pPr>
    </w:p>
    <w:p w14:paraId="7900FCC6" w14:textId="77777777" w:rsidR="005A57E3" w:rsidRDefault="005A57E3" w:rsidP="005A57E3">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5EE2673" w14:textId="77777777" w:rsidR="00920A8C" w:rsidRDefault="005A57E3" w:rsidP="005A57E3">
      <w:pPr>
        <w:pStyle w:val="Rubric"/>
      </w:pPr>
      <w:r>
        <w:t xml:space="preserve">The presbyter then circles the altar once, offering incense, then descends and stands before the Sanctuary door and offers incense towards the East three times, repeating the previous, then censes towards the North, saying, “We give you salutation, with Gabriel the angel, ‘Hail to you, O full of grace, the Lord is with you.” He then censes towards the west, saying, “Hail to the choir of the angels, to my lords and fathers, the Apostles, and to the choir of the martyrs and the holy.” </w:t>
      </w:r>
      <w:r w:rsidR="00920A8C">
        <w:t>He censes towards the south, saying, “Hail to John, the son of Zacheriah. Hail to the priest, the son of the priest.” He censes towards the East, saying, “Let us worship our Saviour, the Good Lover of mankind, for He had compassion on us. He came and saved us.”</w:t>
      </w:r>
    </w:p>
    <w:p w14:paraId="0C45E09F" w14:textId="77777777" w:rsidR="005A57E3" w:rsidRDefault="00920A8C" w:rsidP="005A57E3">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6FC6FB3E" w14:textId="77777777" w:rsidR="00920A8C" w:rsidRDefault="00920A8C" w:rsidP="005A57E3">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3FA15E4D" w14:textId="77777777" w:rsidR="00920A8C" w:rsidRDefault="00920A8C" w:rsidP="005A57E3">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2CAB95A7" w14:textId="77777777" w:rsidR="00920A8C" w:rsidRDefault="00920A8C" w:rsidP="005A57E3">
      <w:pPr>
        <w:pStyle w:val="Rubric"/>
      </w:pPr>
      <w:r>
        <w:t>He then leaves the choir, entering the Nave, saying, “Jesus Christ the same yesterday, today, and forever, in one hypostasis, we worship Him and glorify Him.”</w:t>
      </w:r>
    </w:p>
    <w:p w14:paraId="4D98EDCD" w14:textId="77777777" w:rsidR="00920A8C" w:rsidRDefault="00920A8C" w:rsidP="005A57E3">
      <w:pPr>
        <w:pStyle w:val="Rubric"/>
      </w:pPr>
      <w:r>
        <w:t>He censes towards the East, saying, “This is He Who has offered Himself as an acceptable sacrifice upon the Cross for the salvation of our race.” Then towards the North, saying, “His good Father smelled Him in the evening on Golgotha.” Then towards the West, saying, “He opened the gate of Paradise and restored Adam once more to his dominion.” Finally, towards the South, saying, “Through His Cross and holy Resurrection, he restored mankind once more to Paradise.”</w:t>
      </w:r>
    </w:p>
    <w:p w14:paraId="7EE7ABE8" w14:textId="77777777" w:rsidR="006F4187" w:rsidRDefault="006F4187" w:rsidP="005A57E3">
      <w:pPr>
        <w:pStyle w:val="Rubric"/>
      </w:pPr>
      <w:r>
        <w:t xml:space="preserve">The presbyter then ascends to the Sanctuary and censes over the altar, for the whole people’s confession during the evening incense, morning incense, and Pauline procession of incense, and says the following Prayer of Repentance. </w:t>
      </w:r>
      <w:r>
        <w:lastRenderedPageBreak/>
        <w:t>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18BAECB4" w14:textId="77777777" w:rsidR="0016512E" w:rsidRDefault="0016512E" w:rsidP="005A57E3">
      <w:pPr>
        <w:pStyle w:val="Rubric"/>
      </w:pPr>
      <w:r>
        <w:t>The congregation now recites:</w:t>
      </w:r>
      <w:r>
        <w:tab/>
      </w:r>
    </w:p>
    <w:p w14:paraId="56176DF6" w14:textId="77777777" w:rsidR="0016512E" w:rsidRDefault="00B65D4D" w:rsidP="0016512E">
      <w:pPr>
        <w:pStyle w:val="Heading4"/>
      </w:pPr>
      <w:r>
        <w:t>The Introduction to the Creed</w:t>
      </w:r>
    </w:p>
    <w:p w14:paraId="5BE25586" w14:textId="77777777" w:rsidR="0016512E" w:rsidRDefault="0016512E" w:rsidP="0016512E">
      <w:pPr>
        <w:pStyle w:val="Body"/>
      </w:pPr>
      <w:r>
        <w:t>We exalt you, the Mother of the True Light. We glorify you, O saint and Mother of God, for you brought forth unto us the Saviour of the whole world—He came and saved our souls.</w:t>
      </w:r>
    </w:p>
    <w:p w14:paraId="14F7E9BF" w14:textId="77777777" w:rsidR="0016512E" w:rsidRDefault="0016512E" w:rsidP="0016512E">
      <w:pPr>
        <w:pStyle w:val="Body"/>
      </w:pPr>
      <w:r>
        <w:t xml:space="preserve">Glory to </w:t>
      </w:r>
      <w:r w:rsidR="003F614F">
        <w:t>You</w:t>
      </w:r>
      <w:r>
        <w:t>, our Master, our King, Christ—the pride of the Apostles, the crown of the martyrs, the joy of the righteous, the firmness of the churches, the forgiveness of sins.</w:t>
      </w:r>
    </w:p>
    <w:p w14:paraId="05CF05BA" w14:textId="77777777" w:rsidR="0016512E" w:rsidRDefault="0016512E" w:rsidP="0016512E">
      <w:pPr>
        <w:pStyle w:val="Body"/>
      </w:pPr>
      <w:r>
        <w:t>We proclaim the Holy</w:t>
      </w:r>
      <w:r w:rsidR="003F614F">
        <w:t xml:space="preserve"> Trinity in One Godhead. We wor</w:t>
      </w:r>
      <w:r>
        <w:t>ship Him. We glorify Him. Lord have mercy. Lord have mercy. Lord bless. Amen.</w:t>
      </w:r>
    </w:p>
    <w:p w14:paraId="721B7307" w14:textId="77777777" w:rsidR="0016512E" w:rsidRDefault="00B65D4D" w:rsidP="0016512E">
      <w:pPr>
        <w:pStyle w:val="Heading4"/>
      </w:pPr>
      <w:bookmarkStart w:id="68" w:name="_Ref435799710"/>
      <w:r>
        <w:t>The Orthodox Creed</w:t>
      </w:r>
      <w:bookmarkEnd w:id="68"/>
    </w:p>
    <w:p w14:paraId="2218D82B" w14:textId="77777777" w:rsidR="0016512E" w:rsidRDefault="0016512E" w:rsidP="0016512E">
      <w:pPr>
        <w:pStyle w:val="Body"/>
      </w:pPr>
      <w:r>
        <w:t>We believe in One God: God the Father, the Pantocrator, Who created heaven and earth, and all things seen and unseen.</w:t>
      </w:r>
    </w:p>
    <w:p w14:paraId="2E29B094" w14:textId="77777777" w:rsidR="0016512E" w:rsidRDefault="0016512E" w:rsidP="0016512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1067F822" w14:textId="77777777" w:rsidR="0016512E" w:rsidRDefault="0016512E" w:rsidP="0016512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7FA6E612" w14:textId="77777777" w:rsidR="0016512E" w:rsidRDefault="0016512E" w:rsidP="0016512E">
      <w:pPr>
        <w:pStyle w:val="Body"/>
      </w:pPr>
      <w:r>
        <w:t>Yes, we believe in the Holy Spirit: the Lord, the Giver of Life, Who proceeds from the Father; Who, with the Father and the Son, is worshipped and glorified; Who spoke by the prophets.</w:t>
      </w:r>
    </w:p>
    <w:p w14:paraId="40D549CF" w14:textId="77777777" w:rsidR="0016512E" w:rsidRDefault="0016512E" w:rsidP="0016512E">
      <w:pPr>
        <w:pStyle w:val="Body"/>
      </w:pPr>
      <w:r>
        <w:t>And in One, Holy, Catholic and Apostolic Church, we confess One Baptism, for the remission of sins.</w:t>
      </w:r>
    </w:p>
    <w:p w14:paraId="517D5B0C" w14:textId="77777777" w:rsidR="0016512E" w:rsidRDefault="0016512E" w:rsidP="0016512E">
      <w:pPr>
        <w:pStyle w:val="Rubrics0"/>
      </w:pPr>
      <w:r>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4406777" w14:textId="77777777" w:rsidTr="002F1229">
        <w:tc>
          <w:tcPr>
            <w:tcW w:w="3623" w:type="dxa"/>
          </w:tcPr>
          <w:p w14:paraId="511AB4D3" w14:textId="77777777" w:rsidR="0016512E" w:rsidRDefault="0016512E" w:rsidP="00B021F8">
            <w:pPr>
              <w:pStyle w:val="EngHangEnd"/>
            </w:pPr>
            <w:r>
              <w:t xml:space="preserve">We look for the resurrection of the dead, and the life of the coming </w:t>
            </w:r>
            <w:r>
              <w:lastRenderedPageBreak/>
              <w:t>age. Amen.</w:t>
            </w:r>
          </w:p>
        </w:tc>
        <w:tc>
          <w:tcPr>
            <w:tcW w:w="3624" w:type="dxa"/>
          </w:tcPr>
          <w:p w14:paraId="0897D7D9" w14:textId="77777777" w:rsidR="0016512E" w:rsidRDefault="00B021F8" w:rsidP="00B021F8">
            <w:pPr>
              <w:pStyle w:val="CopticHangingVerse"/>
            </w:pPr>
            <w:r>
              <w:lastRenderedPageBreak/>
              <w:t xml:space="preserve">Ⲧⲉⲛϫⲟⲩϣⲧ ⲉ̀ⲃⲟⲗ ϧⲁⲧ̀ϩⲏ ⲛ̀ϯⲁ̀ⲛⲁⲥⲧⲁⲥⲓⲥ ⲛ̀ⲧⲉ ⲛⲓⲣⲉϥⲙⲱⲟⲩⲧ: ⲛⲉⲙ ⲡⲓⲱⲛϧ ⲛ̀ⲧⲉ ⲡⲓⲉ̀ⲱⲛ ⲉⲑⲛⲏⲟⲩ: </w:t>
            </w:r>
            <w:r>
              <w:lastRenderedPageBreak/>
              <w:t>ⲁ̀ⲙⲏⲛ.</w:t>
            </w:r>
          </w:p>
        </w:tc>
      </w:tr>
    </w:tbl>
    <w:p w14:paraId="75CE0C94" w14:textId="77777777" w:rsidR="0016512E" w:rsidRDefault="0016512E" w:rsidP="00B021F8">
      <w:pPr>
        <w:pStyle w:val="Rubrics0"/>
      </w:pPr>
      <w:r>
        <w:lastRenderedPageBreak/>
        <w:t>The priest, holding the cross with three lit tapers in his right hand, chants the following</w:t>
      </w:r>
      <w:r w:rsidR="00B021F8">
        <w:rPr>
          <w:rStyle w:val="FootnoteReference"/>
        </w:rPr>
        <w:footnoteReference w:id="9"/>
      </w:r>
      <w:r w:rsidR="00B021F8">
        <w:t>:</w:t>
      </w:r>
    </w:p>
    <w:p w14:paraId="7CC58D7C" w14:textId="77777777" w:rsidR="0016512E" w:rsidRDefault="003C1C36" w:rsidP="0016512E">
      <w:pPr>
        <w:pStyle w:val="Priest"/>
      </w:pPr>
      <w:r>
        <w:t>Presbyter:</w:t>
      </w:r>
    </w:p>
    <w:p w14:paraId="41D1DAD6" w14:textId="77777777" w:rsidR="0016512E" w:rsidRDefault="0016512E" w:rsidP="0016512E">
      <w:pPr>
        <w:pStyle w:val="Body"/>
      </w:pPr>
      <w:commentRangeStart w:id="69"/>
      <w:r>
        <w:t>God</w:t>
      </w:r>
      <w:commentRangeEnd w:id="69"/>
      <w:r w:rsidR="008E406C">
        <w:rPr>
          <w:rStyle w:val="CommentReference"/>
          <w:lang w:val="en-CA"/>
        </w:rPr>
        <w:commentReference w:id="69"/>
      </w:r>
      <w:r>
        <w:t>, have mercy upon us,</w:t>
      </w:r>
    </w:p>
    <w:p w14:paraId="2AC52946" w14:textId="77777777" w:rsidR="0016512E" w:rsidRDefault="0016512E" w:rsidP="0016512E">
      <w:pPr>
        <w:pStyle w:val="Body"/>
      </w:pPr>
      <w:r>
        <w:t>Settle Thy mercy upon us,</w:t>
      </w:r>
    </w:p>
    <w:p w14:paraId="68CD1AA0" w14:textId="77777777" w:rsidR="0016512E" w:rsidRDefault="0016512E" w:rsidP="0016512E">
      <w:pPr>
        <w:pStyle w:val="Body"/>
      </w:pPr>
      <w:r>
        <w:t>Have compassion upon us,</w:t>
      </w:r>
    </w:p>
    <w:p w14:paraId="1F834ECF" w14:textId="77777777" w:rsidR="0016512E" w:rsidRDefault="003C1C36" w:rsidP="0016512E">
      <w:pPr>
        <w:pStyle w:val="Priest"/>
      </w:pPr>
      <w:r>
        <w:t>People:</w:t>
      </w:r>
    </w:p>
    <w:p w14:paraId="0B731725" w14:textId="77777777" w:rsidR="0016512E" w:rsidRDefault="0016512E" w:rsidP="0016512E">
      <w:pPr>
        <w:pStyle w:val="Body"/>
      </w:pPr>
      <w:r>
        <w:t>Amen.</w:t>
      </w:r>
    </w:p>
    <w:p w14:paraId="594BA5E8" w14:textId="77777777" w:rsidR="0016512E" w:rsidRDefault="003C1C36" w:rsidP="0016512E">
      <w:pPr>
        <w:pStyle w:val="Priest"/>
      </w:pPr>
      <w:r>
        <w:t>Presbyter:</w:t>
      </w:r>
    </w:p>
    <w:p w14:paraId="4628895A" w14:textId="77777777" w:rsidR="0016512E" w:rsidRDefault="0016512E" w:rsidP="0016512E">
      <w:pPr>
        <w:pStyle w:val="Body"/>
      </w:pPr>
      <w:r>
        <w:t>Hear us,</w:t>
      </w:r>
    </w:p>
    <w:p w14:paraId="1C2A13E5" w14:textId="77777777" w:rsidR="0016512E" w:rsidRDefault="003C1C36" w:rsidP="0016512E">
      <w:pPr>
        <w:pStyle w:val="Priest"/>
      </w:pPr>
      <w:r>
        <w:t>People:</w:t>
      </w:r>
    </w:p>
    <w:p w14:paraId="1549F5A3" w14:textId="77777777" w:rsidR="0016512E" w:rsidRDefault="0016512E" w:rsidP="0016512E">
      <w:pPr>
        <w:pStyle w:val="Body"/>
      </w:pPr>
      <w:r>
        <w:t>Amen.</w:t>
      </w:r>
    </w:p>
    <w:p w14:paraId="51611F98" w14:textId="77777777" w:rsidR="0016512E" w:rsidRDefault="003C1C36" w:rsidP="0016512E">
      <w:pPr>
        <w:pStyle w:val="Priest"/>
      </w:pPr>
      <w:r>
        <w:t>Presbyter:</w:t>
      </w:r>
    </w:p>
    <w:p w14:paraId="1605D899" w14:textId="77777777" w:rsidR="0016512E" w:rsidRDefault="0016512E" w:rsidP="0016512E">
      <w:pPr>
        <w:pStyle w:val="Body"/>
      </w:pPr>
      <w:r>
        <w:t>Bless us,</w:t>
      </w:r>
    </w:p>
    <w:p w14:paraId="795318E8" w14:textId="77777777" w:rsidR="0016512E" w:rsidRDefault="0016512E" w:rsidP="0016512E">
      <w:pPr>
        <w:pStyle w:val="Body"/>
      </w:pPr>
      <w:r>
        <w:t>Guard us,</w:t>
      </w:r>
    </w:p>
    <w:p w14:paraId="03EF6662" w14:textId="77777777" w:rsidR="0016512E" w:rsidRDefault="0016512E" w:rsidP="0016512E">
      <w:pPr>
        <w:pStyle w:val="Body"/>
      </w:pPr>
      <w:r>
        <w:t>Help us,</w:t>
      </w:r>
    </w:p>
    <w:p w14:paraId="123778DF" w14:textId="77777777" w:rsidR="0016512E" w:rsidRDefault="003C1C36" w:rsidP="0016512E">
      <w:pPr>
        <w:pStyle w:val="Priest"/>
      </w:pPr>
      <w:r>
        <w:t>People:</w:t>
      </w:r>
    </w:p>
    <w:p w14:paraId="7524D07C" w14:textId="77777777" w:rsidR="0016512E" w:rsidRDefault="0016512E" w:rsidP="0016512E">
      <w:pPr>
        <w:pStyle w:val="Body"/>
      </w:pPr>
      <w:r>
        <w:t>Amen.</w:t>
      </w:r>
    </w:p>
    <w:p w14:paraId="205F1E35" w14:textId="77777777" w:rsidR="0016512E" w:rsidRDefault="003C1C36" w:rsidP="0016512E">
      <w:pPr>
        <w:pStyle w:val="Priest"/>
      </w:pPr>
      <w:r>
        <w:t>Presbyter:</w:t>
      </w:r>
    </w:p>
    <w:p w14:paraId="7C16A626" w14:textId="77777777" w:rsidR="0016512E" w:rsidRDefault="0016512E" w:rsidP="0016512E">
      <w:pPr>
        <w:pStyle w:val="Body"/>
      </w:pPr>
      <w:r>
        <w:t xml:space="preserve">Take away </w:t>
      </w:r>
      <w:r w:rsidR="003F614F">
        <w:t>Your</w:t>
      </w:r>
      <w:r>
        <w:t xml:space="preserve"> anger from us,</w:t>
      </w:r>
    </w:p>
    <w:p w14:paraId="0BF10A47" w14:textId="77777777" w:rsidR="0016512E" w:rsidRDefault="0016512E" w:rsidP="0016512E">
      <w:pPr>
        <w:pStyle w:val="Body"/>
      </w:pPr>
      <w:r>
        <w:t xml:space="preserve">Visit us with </w:t>
      </w:r>
      <w:r w:rsidR="003F614F">
        <w:t>Your</w:t>
      </w:r>
      <w:r>
        <w:t xml:space="preserve"> salvation,</w:t>
      </w:r>
    </w:p>
    <w:p w14:paraId="3923ECAE" w14:textId="77777777" w:rsidR="0016512E" w:rsidRDefault="0016512E" w:rsidP="0016512E">
      <w:pPr>
        <w:pStyle w:val="Body"/>
      </w:pPr>
      <w:r>
        <w:t>And forgive us our sins.</w:t>
      </w:r>
    </w:p>
    <w:p w14:paraId="323BB377" w14:textId="77777777" w:rsidR="0016512E" w:rsidRDefault="003C1C36" w:rsidP="0016512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16512E" w14:paraId="1D827D9B" w14:textId="77777777" w:rsidTr="002F1229">
        <w:tc>
          <w:tcPr>
            <w:tcW w:w="3623" w:type="dxa"/>
          </w:tcPr>
          <w:p w14:paraId="3760B76B" w14:textId="77777777" w:rsidR="0016512E" w:rsidRDefault="0016512E" w:rsidP="002F1229">
            <w:pPr>
              <w:pStyle w:val="Body"/>
            </w:pPr>
            <w:r>
              <w:t>Amen. Lord have mercy. Lord have mercy. Lord have mercy.</w:t>
            </w:r>
          </w:p>
          <w:p w14:paraId="14695FE3" w14:textId="77777777" w:rsidR="0016512E" w:rsidRDefault="0016512E" w:rsidP="002F1229">
            <w:pPr>
              <w:pStyle w:val="Body"/>
              <w:ind w:firstLine="0"/>
            </w:pPr>
          </w:p>
        </w:tc>
        <w:tc>
          <w:tcPr>
            <w:tcW w:w="3624" w:type="dxa"/>
          </w:tcPr>
          <w:p w14:paraId="29903D0A" w14:textId="77777777" w:rsidR="0016512E" w:rsidRPr="000970D4" w:rsidRDefault="0016512E" w:rsidP="002F1229">
            <w:pPr>
              <w:pStyle w:val="Body"/>
            </w:pPr>
            <w:r w:rsidRPr="000970D4">
              <w:t>Amen. Kyrié eleison.</w:t>
            </w:r>
            <w:r>
              <w:t xml:space="preserve"> </w:t>
            </w:r>
            <w:r w:rsidRPr="000970D4">
              <w:t>Kyrié eleison.</w:t>
            </w:r>
            <w:r>
              <w:t xml:space="preserve"> </w:t>
            </w:r>
            <w:r w:rsidRPr="000970D4">
              <w:t>Kyrié eleison.</w:t>
            </w:r>
          </w:p>
        </w:tc>
      </w:tr>
    </w:tbl>
    <w:p w14:paraId="32195609" w14:textId="77777777" w:rsidR="0016512E" w:rsidRDefault="0016512E" w:rsidP="0016512E">
      <w:pPr>
        <w:pStyle w:val="Body"/>
      </w:pPr>
    </w:p>
    <w:p w14:paraId="11066FFD" w14:textId="77777777" w:rsidR="00463A2B" w:rsidRDefault="00463A2B" w:rsidP="00463A2B">
      <w:pPr>
        <w:pStyle w:val="Rubric"/>
      </w:pPr>
      <w:r>
        <w:t>Though a relatively recent addition, it is now common for the people to sing a Veneration for the saint(s) of the day at this point.</w:t>
      </w:r>
    </w:p>
    <w:p w14:paraId="3F02F2C9" w14:textId="77777777" w:rsidR="0016512E" w:rsidRDefault="0016512E" w:rsidP="00463A2B">
      <w:pPr>
        <w:pStyle w:val="Rubric"/>
      </w:pPr>
      <w:r>
        <w:t xml:space="preserve">During the weekdays of Holy Lent and the three days of the Fast of the Ninevites, the curtains of the sanctuary are closed and the prophecies are read. Then the </w:t>
      </w:r>
      <w:r w:rsidR="00191A26">
        <w:t>presbyter</w:t>
      </w:r>
      <w:r w:rsidR="00191A26">
        <w:rPr>
          <w:rStyle w:val="FootnoteReference"/>
        </w:rPr>
        <w:footnoteReference w:id="10"/>
      </w:r>
      <w:r>
        <w:t xml:space="preserve"> says the Litany of Lent (page </w:t>
      </w:r>
      <w:r w:rsidR="00463A2B">
        <w:t>##</w:t>
      </w:r>
      <w:r>
        <w:t>).</w:t>
      </w:r>
    </w:p>
    <w:p w14:paraId="6F28D37F" w14:textId="77777777" w:rsidR="008807F5" w:rsidRDefault="008807F5" w:rsidP="00463A2B">
      <w:pPr>
        <w:pStyle w:val="Rubric"/>
      </w:pPr>
      <w:r>
        <w:lastRenderedPageBreak/>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1A703034" w14:textId="77777777" w:rsidTr="002F1229">
        <w:tc>
          <w:tcPr>
            <w:tcW w:w="3623" w:type="dxa"/>
            <w:tcBorders>
              <w:right w:val="single" w:sz="4" w:space="0" w:color="000000" w:themeColor="text1"/>
            </w:tcBorders>
          </w:tcPr>
          <w:p w14:paraId="0C469E1C" w14:textId="77777777" w:rsidR="0016512E" w:rsidRDefault="003C1C36" w:rsidP="002F1229">
            <w:pPr>
              <w:pStyle w:val="Priest"/>
            </w:pPr>
            <w:r>
              <w:t>Presbyter:</w:t>
            </w:r>
          </w:p>
        </w:tc>
        <w:tc>
          <w:tcPr>
            <w:tcW w:w="3624" w:type="dxa"/>
            <w:tcBorders>
              <w:left w:val="single" w:sz="4" w:space="0" w:color="000000" w:themeColor="text1"/>
            </w:tcBorders>
          </w:tcPr>
          <w:p w14:paraId="0C2C4C1A" w14:textId="77777777" w:rsidR="0016512E" w:rsidRDefault="0016512E" w:rsidP="002F1229"/>
        </w:tc>
      </w:tr>
      <w:tr w:rsidR="0016512E" w14:paraId="6272E76F" w14:textId="77777777" w:rsidTr="002F1229">
        <w:tc>
          <w:tcPr>
            <w:tcW w:w="3623" w:type="dxa"/>
            <w:tcBorders>
              <w:right w:val="single" w:sz="4" w:space="0" w:color="000000" w:themeColor="text1"/>
            </w:tcBorders>
          </w:tcPr>
          <w:p w14:paraId="5CF5FB8D" w14:textId="77777777" w:rsidR="0016512E" w:rsidRDefault="0016512E" w:rsidP="002F1229">
            <w:pPr>
              <w:pStyle w:val="Body"/>
            </w:pPr>
            <w:r>
              <w:t>Pray.</w:t>
            </w:r>
          </w:p>
        </w:tc>
        <w:tc>
          <w:tcPr>
            <w:tcW w:w="3624" w:type="dxa"/>
            <w:tcBorders>
              <w:left w:val="single" w:sz="4" w:space="0" w:color="000000" w:themeColor="text1"/>
            </w:tcBorders>
          </w:tcPr>
          <w:p w14:paraId="63C0470F" w14:textId="77777777" w:rsidR="0016512E" w:rsidRDefault="00FC30EB" w:rsidP="00DF095B">
            <w:pPr>
              <w:pStyle w:val="CopticInd"/>
            </w:pPr>
            <w:r>
              <w:rPr>
                <w:rFonts w:ascii="Times New Roman" w:hAnsi="Times New Roman"/>
              </w:rPr>
              <w:t>Ϣ</w:t>
            </w:r>
            <w:r>
              <w:rPr>
                <w:rFonts w:cs="Garamond"/>
              </w:rPr>
              <w:t>ⲗⲏⲗ</w:t>
            </w:r>
            <w:r>
              <w:t>.</w:t>
            </w:r>
          </w:p>
        </w:tc>
      </w:tr>
      <w:tr w:rsidR="0016512E" w14:paraId="3048A9A3" w14:textId="77777777" w:rsidTr="002F1229">
        <w:tc>
          <w:tcPr>
            <w:tcW w:w="3623" w:type="dxa"/>
            <w:tcBorders>
              <w:right w:val="single" w:sz="4" w:space="0" w:color="000000" w:themeColor="text1"/>
            </w:tcBorders>
          </w:tcPr>
          <w:p w14:paraId="6D25771F" w14:textId="77777777" w:rsidR="0016512E" w:rsidRDefault="003C1C36" w:rsidP="002F1229">
            <w:pPr>
              <w:pStyle w:val="Priest"/>
            </w:pPr>
            <w:r>
              <w:t>Deacon:</w:t>
            </w:r>
          </w:p>
        </w:tc>
        <w:tc>
          <w:tcPr>
            <w:tcW w:w="3624" w:type="dxa"/>
            <w:tcBorders>
              <w:left w:val="single" w:sz="4" w:space="0" w:color="000000" w:themeColor="text1"/>
            </w:tcBorders>
          </w:tcPr>
          <w:p w14:paraId="5157CC62" w14:textId="77777777" w:rsidR="0016512E" w:rsidRDefault="0016512E" w:rsidP="00DF095B">
            <w:pPr>
              <w:pStyle w:val="CopticInd"/>
            </w:pPr>
          </w:p>
        </w:tc>
      </w:tr>
      <w:tr w:rsidR="0016512E" w14:paraId="69AD4A3C" w14:textId="77777777" w:rsidTr="002F1229">
        <w:tc>
          <w:tcPr>
            <w:tcW w:w="3623" w:type="dxa"/>
            <w:tcBorders>
              <w:right w:val="single" w:sz="4" w:space="0" w:color="000000" w:themeColor="text1"/>
            </w:tcBorders>
          </w:tcPr>
          <w:p w14:paraId="6EA0AA7A" w14:textId="77777777" w:rsidR="0016512E" w:rsidRDefault="0016512E" w:rsidP="002F1229">
            <w:pPr>
              <w:pStyle w:val="Body"/>
            </w:pPr>
            <w:r>
              <w:t>Stand up for prayer.</w:t>
            </w:r>
          </w:p>
        </w:tc>
        <w:tc>
          <w:tcPr>
            <w:tcW w:w="3624" w:type="dxa"/>
            <w:tcBorders>
              <w:left w:val="single" w:sz="4" w:space="0" w:color="000000" w:themeColor="text1"/>
            </w:tcBorders>
          </w:tcPr>
          <w:p w14:paraId="24B9097A" w14:textId="77777777" w:rsidR="0016512E" w:rsidRDefault="00FC30EB" w:rsidP="00DF095B">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16512E" w14:paraId="58E25922" w14:textId="77777777" w:rsidTr="002F1229">
        <w:tc>
          <w:tcPr>
            <w:tcW w:w="3623" w:type="dxa"/>
            <w:tcBorders>
              <w:right w:val="single" w:sz="4" w:space="0" w:color="000000" w:themeColor="text1"/>
            </w:tcBorders>
          </w:tcPr>
          <w:p w14:paraId="3805D37D" w14:textId="77777777" w:rsidR="0016512E" w:rsidRDefault="003C1C36" w:rsidP="002F1229">
            <w:pPr>
              <w:pStyle w:val="Priest"/>
            </w:pPr>
            <w:r>
              <w:t>Presbyter:</w:t>
            </w:r>
          </w:p>
        </w:tc>
        <w:tc>
          <w:tcPr>
            <w:tcW w:w="3624" w:type="dxa"/>
            <w:tcBorders>
              <w:left w:val="single" w:sz="4" w:space="0" w:color="000000" w:themeColor="text1"/>
            </w:tcBorders>
          </w:tcPr>
          <w:p w14:paraId="528F2745" w14:textId="77777777" w:rsidR="0016512E" w:rsidRDefault="0016512E" w:rsidP="00DF095B">
            <w:pPr>
              <w:pStyle w:val="CopticInd"/>
            </w:pPr>
          </w:p>
        </w:tc>
      </w:tr>
      <w:tr w:rsidR="0016512E" w14:paraId="1096AFA2" w14:textId="77777777" w:rsidTr="002F1229">
        <w:tc>
          <w:tcPr>
            <w:tcW w:w="3623" w:type="dxa"/>
            <w:tcBorders>
              <w:right w:val="single" w:sz="4" w:space="0" w:color="000000" w:themeColor="text1"/>
            </w:tcBorders>
          </w:tcPr>
          <w:p w14:paraId="7E8249BC" w14:textId="77777777" w:rsidR="0016512E" w:rsidRDefault="0016512E" w:rsidP="002F1229">
            <w:pPr>
              <w:pStyle w:val="Body"/>
            </w:pPr>
            <w:r>
              <w:t>Peace be with all.</w:t>
            </w:r>
          </w:p>
        </w:tc>
        <w:tc>
          <w:tcPr>
            <w:tcW w:w="3624" w:type="dxa"/>
            <w:tcBorders>
              <w:left w:val="single" w:sz="4" w:space="0" w:color="000000" w:themeColor="text1"/>
            </w:tcBorders>
          </w:tcPr>
          <w:p w14:paraId="6753B013" w14:textId="77777777" w:rsidR="0016512E" w:rsidRDefault="00FC30EB" w:rsidP="00DF095B">
            <w:pPr>
              <w:pStyle w:val="CopticInd"/>
            </w:pPr>
            <w:r>
              <w:rPr>
                <w:rFonts w:cs="Garamond"/>
              </w:rPr>
              <w:t>Ⲓⲣⲏⲛⲏ</w:t>
            </w:r>
            <w:r>
              <w:t xml:space="preserve"> </w:t>
            </w:r>
            <w:r>
              <w:rPr>
                <w:rFonts w:cs="Garamond"/>
              </w:rPr>
              <w:t>ⲡⲁⲥⲓ</w:t>
            </w:r>
            <w:r>
              <w:t>.</w:t>
            </w:r>
          </w:p>
        </w:tc>
      </w:tr>
      <w:tr w:rsidR="0016512E" w14:paraId="1A22BC44" w14:textId="77777777" w:rsidTr="002F1229">
        <w:tc>
          <w:tcPr>
            <w:tcW w:w="3623" w:type="dxa"/>
            <w:tcBorders>
              <w:right w:val="single" w:sz="4" w:space="0" w:color="000000" w:themeColor="text1"/>
            </w:tcBorders>
          </w:tcPr>
          <w:p w14:paraId="7FDC8E73" w14:textId="77777777" w:rsidR="0016512E" w:rsidRDefault="003C1C36" w:rsidP="002F1229">
            <w:pPr>
              <w:pStyle w:val="Priest"/>
            </w:pPr>
            <w:r>
              <w:t>People:</w:t>
            </w:r>
          </w:p>
        </w:tc>
        <w:tc>
          <w:tcPr>
            <w:tcW w:w="3624" w:type="dxa"/>
            <w:tcBorders>
              <w:left w:val="single" w:sz="4" w:space="0" w:color="000000" w:themeColor="text1"/>
            </w:tcBorders>
          </w:tcPr>
          <w:p w14:paraId="4B51BF3F" w14:textId="77777777" w:rsidR="0016512E" w:rsidRDefault="0016512E" w:rsidP="00DF095B">
            <w:pPr>
              <w:pStyle w:val="CopticInd"/>
            </w:pPr>
          </w:p>
        </w:tc>
      </w:tr>
      <w:tr w:rsidR="0016512E" w14:paraId="58B6B792" w14:textId="77777777" w:rsidTr="002F1229">
        <w:tc>
          <w:tcPr>
            <w:tcW w:w="3623" w:type="dxa"/>
            <w:tcBorders>
              <w:right w:val="single" w:sz="4" w:space="0" w:color="000000" w:themeColor="text1"/>
            </w:tcBorders>
          </w:tcPr>
          <w:p w14:paraId="419D3127" w14:textId="77777777" w:rsidR="0016512E" w:rsidRDefault="0016512E" w:rsidP="002F1229">
            <w:pPr>
              <w:pStyle w:val="Body"/>
            </w:pPr>
            <w:r>
              <w:t>And with your spirit.</w:t>
            </w:r>
          </w:p>
        </w:tc>
        <w:tc>
          <w:tcPr>
            <w:tcW w:w="3624" w:type="dxa"/>
            <w:tcBorders>
              <w:left w:val="single" w:sz="4" w:space="0" w:color="000000" w:themeColor="text1"/>
            </w:tcBorders>
          </w:tcPr>
          <w:p w14:paraId="467384B4" w14:textId="77777777" w:rsidR="0016512E" w:rsidRDefault="00FC30EB" w:rsidP="00DF095B">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74AD2F22" w14:textId="77777777" w:rsidR="0016512E" w:rsidRDefault="00B65D4D" w:rsidP="0016512E">
      <w:pPr>
        <w:pStyle w:val="Heading4"/>
      </w:pPr>
      <w:r>
        <w:t>The Prayer for the Gospel</w:t>
      </w:r>
    </w:p>
    <w:p w14:paraId="32F6160D" w14:textId="77777777" w:rsidR="0016512E" w:rsidRDefault="003C1C36" w:rsidP="0016512E">
      <w:pPr>
        <w:pStyle w:val="Priest"/>
      </w:pPr>
      <w:r>
        <w:t>Presbyter:</w:t>
      </w:r>
    </w:p>
    <w:p w14:paraId="25B8BD60" w14:textId="77777777" w:rsidR="0016512E" w:rsidRDefault="0016512E" w:rsidP="0016512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3B45DEBF" w14:textId="77777777" w:rsidR="0016512E" w:rsidRDefault="0016512E" w:rsidP="0016512E">
      <w:pPr>
        <w:pStyle w:val="Body"/>
      </w:pPr>
      <w:r>
        <w:t xml:space="preserve">May we be worthy to hear and to act [according to] </w:t>
      </w:r>
      <w:r w:rsidR="003F614F">
        <w:t>Your</w:t>
      </w:r>
      <w:r>
        <w:t xml:space="preserve"> Holy Gospels, through the prayers of </w:t>
      </w:r>
      <w:r w:rsidR="003F614F">
        <w:t>Your</w:t>
      </w:r>
      <w:r>
        <w:t xml:space="preserve"> saints.</w:t>
      </w:r>
    </w:p>
    <w:p w14:paraId="027F1B2F" w14:textId="77777777" w:rsidR="0016512E" w:rsidRDefault="003C1C36" w:rsidP="0016512E">
      <w:pPr>
        <w:pStyle w:val="Priest"/>
      </w:pPr>
      <w:r>
        <w:t>Deacon:</w:t>
      </w:r>
    </w:p>
    <w:p w14:paraId="61428CB9" w14:textId="77777777" w:rsidR="0016512E" w:rsidRDefault="0016512E" w:rsidP="0016512E">
      <w:pPr>
        <w:pStyle w:val="Body"/>
      </w:pPr>
      <w:r>
        <w:t>Pray for the Holy Gospel.</w:t>
      </w:r>
    </w:p>
    <w:p w14:paraId="511D8D52" w14:textId="77777777" w:rsidR="0016512E" w:rsidRDefault="003C1C36" w:rsidP="0016512E">
      <w:pPr>
        <w:pStyle w:val="Priest"/>
      </w:pPr>
      <w:r>
        <w:t>People:</w:t>
      </w:r>
    </w:p>
    <w:p w14:paraId="75C353C9" w14:textId="77777777" w:rsidR="0016512E" w:rsidRDefault="0016512E" w:rsidP="0016512E">
      <w:pPr>
        <w:pStyle w:val="Body"/>
      </w:pPr>
      <w:r>
        <w:t>Lord have mercy.</w:t>
      </w:r>
    </w:p>
    <w:p w14:paraId="61722D6B" w14:textId="77777777" w:rsidR="0016512E" w:rsidRDefault="003C1C36" w:rsidP="0016512E">
      <w:pPr>
        <w:pStyle w:val="Priest"/>
      </w:pPr>
      <w:r>
        <w:t>Presbyter:</w:t>
      </w:r>
    </w:p>
    <w:p w14:paraId="7445552F" w14:textId="77777777" w:rsidR="0016512E" w:rsidRDefault="0016512E" w:rsidP="0016512E">
      <w:pPr>
        <w:pStyle w:val="Body"/>
      </w:pPr>
      <w:r>
        <w:t xml:space="preserve">Remember also, O our Master, all those who have bidden us to remember them in our supplications and prayers which we offer up </w:t>
      </w:r>
      <w:r w:rsidR="003F614F">
        <w:t>to You</w:t>
      </w:r>
      <w:r>
        <w:t>, O Lord our God.</w:t>
      </w:r>
    </w:p>
    <w:p w14:paraId="22E1DAD2" w14:textId="77777777" w:rsidR="0016512E" w:rsidRDefault="0016512E" w:rsidP="0016512E">
      <w:pPr>
        <w:pStyle w:val="Body"/>
      </w:pPr>
      <w:r>
        <w:t>Those who have already fallen asleep, repose them. Those who are sick, heal them.</w:t>
      </w:r>
    </w:p>
    <w:p w14:paraId="4D946FBF" w14:textId="77777777" w:rsidR="0016512E" w:rsidRDefault="0016512E" w:rsidP="0016512E">
      <w:pPr>
        <w:pStyle w:val="Body"/>
      </w:pPr>
      <w:r>
        <w:t xml:space="preserve">For </w:t>
      </w:r>
      <w:r w:rsidR="002922F9">
        <w:t>You are</w:t>
      </w:r>
      <w:r>
        <w:t xml:space="preserve"> the life of us all, the salvation of us all, the hope of us all, the healing of us all and the resurrection of us all, and to </w:t>
      </w:r>
      <w:r w:rsidR="002922F9">
        <w:t>You</w:t>
      </w:r>
      <w:r>
        <w:t xml:space="preserve"> we send up the glory, and the honour, and the adoration, together with </w:t>
      </w:r>
      <w:r w:rsidR="002922F9">
        <w:t>Your</w:t>
      </w:r>
      <w:r>
        <w:t xml:space="preserve"> Good Father and the Holy Spirit, the Giver of Life, Who is of One Essence with </w:t>
      </w:r>
      <w:r w:rsidR="002922F9">
        <w:t>You</w:t>
      </w:r>
      <w:r>
        <w:t>, now, and at all times, and unto the age of all ages. Amen.</w:t>
      </w:r>
    </w:p>
    <w:p w14:paraId="528FDAD6" w14:textId="77777777" w:rsidR="00463A2B" w:rsidRDefault="00B65D4D" w:rsidP="00463A2B">
      <w:pPr>
        <w:pStyle w:val="Heading4"/>
      </w:pPr>
      <w:r>
        <w:t>Another Prayer for the Gospel</w:t>
      </w:r>
    </w:p>
    <w:p w14:paraId="73CB2585" w14:textId="77777777" w:rsidR="00463A2B" w:rsidRDefault="003C1C36" w:rsidP="00463A2B">
      <w:pPr>
        <w:pStyle w:val="Priest"/>
      </w:pPr>
      <w:r>
        <w:t>Presbyter:</w:t>
      </w:r>
    </w:p>
    <w:p w14:paraId="536B6117" w14:textId="77777777" w:rsidR="00463A2B" w:rsidRDefault="00463A2B" w:rsidP="00463A2B">
      <w:r>
        <w:t xml:space="preserve">O Master, Lord Jesus Christ our God, who sent His saintly, honoured Disciples and holy Apostles into all the world that they might preach the Gospel of Your Kingdom, and teach all </w:t>
      </w:r>
      <w:r>
        <w:lastRenderedPageBreak/>
        <w:t>nations Your true knowledge. We ask You, O our Master, open the ears of our hearts to hear Your Holy Gospels—</w:t>
      </w:r>
    </w:p>
    <w:p w14:paraId="5978A045" w14:textId="77777777" w:rsidR="00463A2B" w:rsidRDefault="003C1C36" w:rsidP="00463A2B">
      <w:pPr>
        <w:pStyle w:val="Priest"/>
      </w:pPr>
      <w:r>
        <w:t>Deacon:</w:t>
      </w:r>
    </w:p>
    <w:p w14:paraId="03A96D02" w14:textId="77777777" w:rsidR="00463A2B" w:rsidRDefault="00463A2B" w:rsidP="00463A2B">
      <w:pPr>
        <w:pStyle w:val="Body"/>
      </w:pPr>
      <w:r>
        <w:t>Pray for the Holy Gospel.</w:t>
      </w:r>
    </w:p>
    <w:p w14:paraId="15C79575" w14:textId="77777777" w:rsidR="00463A2B" w:rsidRDefault="003C1C36" w:rsidP="00463A2B">
      <w:pPr>
        <w:pStyle w:val="Priest"/>
      </w:pPr>
      <w:r>
        <w:t>People:</w:t>
      </w:r>
    </w:p>
    <w:p w14:paraId="24BD7808" w14:textId="77777777" w:rsidR="00463A2B" w:rsidRDefault="00463A2B" w:rsidP="00463A2B">
      <w:pPr>
        <w:pStyle w:val="Body"/>
      </w:pPr>
      <w:r>
        <w:t>Lord have mercy.</w:t>
      </w:r>
    </w:p>
    <w:p w14:paraId="13B28C2C" w14:textId="77777777" w:rsidR="00463A2B" w:rsidRDefault="003C1C36" w:rsidP="00463A2B">
      <w:pPr>
        <w:pStyle w:val="Priest"/>
      </w:pPr>
      <w:r>
        <w:t>Presbyter:</w:t>
      </w:r>
    </w:p>
    <w:p w14:paraId="43B82F7A" w14:textId="77777777" w:rsidR="00463A2B" w:rsidRDefault="00463A2B" w:rsidP="00463A2B">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0C023DB4" w14:textId="77777777" w:rsidR="00463A2B" w:rsidRDefault="008807F5" w:rsidP="00463A2B">
      <w:pPr>
        <w:pStyle w:val="Rubric"/>
      </w:pPr>
      <w:r>
        <w:t xml:space="preserve">While the Psalm is read, </w:t>
      </w:r>
      <w:r w:rsidR="00463A2B">
        <w:t>The presbyter turns toward the Gospel and censes it, while saying inaudibly, “Bow down before the Gospel of Jesus Christ. Through the prayers of the David the psalmist and prophet, O Lord, grant us the forgiveness of our sins.</w:t>
      </w:r>
    </w:p>
    <w:p w14:paraId="4D05E8D3" w14:textId="77777777" w:rsidR="00463A2B" w:rsidRPr="00463A2B" w:rsidRDefault="00463A2B" w:rsidP="00463A2B">
      <w:pPr>
        <w:pStyle w:val="Rubric"/>
      </w:pPr>
      <w:r>
        <w:t xml:space="preserve">The deacon carries the Gospel through the Sanctuary door (not the deacons’ doors) and waits at the South side of the altar. </w:t>
      </w:r>
      <w:r w:rsidR="008807F5">
        <w:t xml:space="preserve">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76C1B699" w14:textId="77777777" w:rsidR="0016512E" w:rsidRDefault="003C1C36" w:rsidP="0016512E">
      <w:pPr>
        <w:pStyle w:val="Priest"/>
      </w:pPr>
      <w:r>
        <w:t>Deacon:</w:t>
      </w:r>
    </w:p>
    <w:p w14:paraId="00870485" w14:textId="77777777" w:rsidR="0016512E" w:rsidRDefault="0016512E" w:rsidP="0016512E">
      <w:pPr>
        <w:pStyle w:val="Body"/>
      </w:pPr>
      <w:r>
        <w:t>A psalm of David.</w:t>
      </w:r>
    </w:p>
    <w:p w14:paraId="56C51C63" w14:textId="77777777" w:rsidR="0016512E" w:rsidRDefault="0016512E" w:rsidP="0016512E">
      <w:pPr>
        <w:pStyle w:val="Rubrics0"/>
      </w:pPr>
      <w:r>
        <w:t>The psalm is chanted, concluded by “Alleluia.”</w:t>
      </w:r>
    </w:p>
    <w:p w14:paraId="62DED309" w14:textId="77777777" w:rsidR="0016512E" w:rsidRDefault="003C1C36" w:rsidP="0016512E">
      <w:pPr>
        <w:pStyle w:val="Priest"/>
      </w:pPr>
      <w:r>
        <w:t>Deacon:</w:t>
      </w:r>
    </w:p>
    <w:p w14:paraId="1952FA1B" w14:textId="77777777" w:rsidR="008807F5" w:rsidRDefault="008807F5" w:rsidP="008807F5">
      <w:pPr>
        <w:pStyle w:val="Rubric"/>
      </w:pPr>
      <w:r>
        <w:t>From the South side of the Sanctuary door, after completing the procession with the presbyter, the deacon says,</w:t>
      </w:r>
    </w:p>
    <w:p w14:paraId="1F519EA0" w14:textId="77777777" w:rsidR="0016512E" w:rsidRDefault="0016512E" w:rsidP="0016512E">
      <w:pPr>
        <w:pStyle w:val="Body"/>
      </w:pPr>
      <w:r>
        <w:t>Stand with the fear of God. Let us hear the Holy Gospel.</w:t>
      </w:r>
    </w:p>
    <w:p w14:paraId="193F182D" w14:textId="77777777" w:rsidR="0016512E" w:rsidRDefault="003C1C36" w:rsidP="0016512E">
      <w:pPr>
        <w:pStyle w:val="Priest"/>
      </w:pPr>
      <w:r>
        <w:t>Presbyter:</w:t>
      </w:r>
    </w:p>
    <w:p w14:paraId="248F24BB" w14:textId="77777777" w:rsidR="0016512E" w:rsidRDefault="0016512E" w:rsidP="0016512E">
      <w:pPr>
        <w:pStyle w:val="Body"/>
      </w:pPr>
      <w:r>
        <w:t>Blessed be He Who comes in the Name of the Lord.</w:t>
      </w:r>
    </w:p>
    <w:p w14:paraId="2280DE1F" w14:textId="77777777" w:rsidR="0016512E" w:rsidRDefault="0016512E" w:rsidP="0016512E">
      <w:pPr>
        <w:pStyle w:val="Priest"/>
      </w:pPr>
      <w:r>
        <w:lastRenderedPageBreak/>
        <w:t>READER:</w:t>
      </w:r>
    </w:p>
    <w:p w14:paraId="44D609FA" w14:textId="77777777" w:rsidR="0016512E" w:rsidRDefault="0016512E" w:rsidP="0016512E">
      <w:pPr>
        <w:pStyle w:val="Body"/>
      </w:pPr>
      <w:r>
        <w:t>Bless, O Lord, the reading of the Holy Gospel, according to ___.</w:t>
      </w:r>
    </w:p>
    <w:p w14:paraId="624996EE" w14:textId="77777777" w:rsidR="0016512E" w:rsidRDefault="003C1C36" w:rsidP="0016512E">
      <w:pPr>
        <w:pStyle w:val="Priest"/>
      </w:pPr>
      <w:r>
        <w:t>People:</w:t>
      </w:r>
    </w:p>
    <w:p w14:paraId="3C3023DE" w14:textId="77777777" w:rsidR="0016512E" w:rsidRDefault="0016512E" w:rsidP="0016512E">
      <w:pPr>
        <w:pStyle w:val="Body"/>
      </w:pPr>
      <w:r>
        <w:t xml:space="preserve">Glory to </w:t>
      </w:r>
      <w:r w:rsidR="00441BAC">
        <w:t>You</w:t>
      </w:r>
      <w:r>
        <w:t>, O Lord.</w:t>
      </w:r>
    </w:p>
    <w:p w14:paraId="1DDCDBB5" w14:textId="77777777" w:rsidR="0016512E" w:rsidRDefault="0016512E" w:rsidP="0016512E">
      <w:pPr>
        <w:pStyle w:val="Priest"/>
      </w:pPr>
      <w:r>
        <w:t>READER:</w:t>
      </w:r>
    </w:p>
    <w:p w14:paraId="3CE58359" w14:textId="77777777" w:rsidR="0016512E" w:rsidRDefault="0016512E" w:rsidP="0016512E">
      <w:pPr>
        <w:pStyle w:val="Body"/>
      </w:pPr>
      <w:r>
        <w:t>Our Lord, God, Saviour, and King of us all, Jesus Christ, Son of the Living God, to Whom is glory forever.</w:t>
      </w:r>
    </w:p>
    <w:p w14:paraId="4BECC9F1" w14:textId="77777777" w:rsidR="0016512E" w:rsidRDefault="0016512E" w:rsidP="0016512E">
      <w:pPr>
        <w:pStyle w:val="Rubrics0"/>
      </w:pPr>
      <w:r>
        <w:t>The Gospel is chanted.</w:t>
      </w:r>
    </w:p>
    <w:p w14:paraId="560C0FDF" w14:textId="77777777" w:rsidR="0016512E" w:rsidRDefault="0016512E" w:rsidP="0016512E">
      <w:pPr>
        <w:pStyle w:val="Priest"/>
        <w:sectPr w:rsidR="0016512E" w:rsidSect="001C41A6">
          <w:type w:val="continuous"/>
          <w:pgSz w:w="11880" w:h="15480"/>
          <w:pgMar w:top="1080" w:right="1440" w:bottom="1440" w:left="1080" w:header="720" w:footer="720" w:gutter="504"/>
          <w:cols w:space="720"/>
          <w:docGrid w:linePitch="360"/>
        </w:sectPr>
      </w:pPr>
    </w:p>
    <w:p w14:paraId="27C9B861" w14:textId="77777777" w:rsidR="0016512E" w:rsidRDefault="0016512E" w:rsidP="0016512E">
      <w:pPr>
        <w:pStyle w:val="Priest"/>
      </w:pPr>
      <w:r>
        <w:lastRenderedPageBreak/>
        <w:t>READER:</w:t>
      </w:r>
    </w:p>
    <w:p w14:paraId="00B316F7" w14:textId="77777777" w:rsidR="0016512E" w:rsidRDefault="0016512E" w:rsidP="0016512E">
      <w:pPr>
        <w:pStyle w:val="Body"/>
      </w:pPr>
      <w:r>
        <w:t>Glory is due to our God to the age of ages. Amen.</w:t>
      </w:r>
    </w:p>
    <w:p w14:paraId="7184BE45" w14:textId="77777777" w:rsidR="0016512E" w:rsidRDefault="003C1C36" w:rsidP="0016512E">
      <w:pPr>
        <w:pStyle w:val="Priest"/>
      </w:pPr>
      <w:r>
        <w:t>People:</w:t>
      </w:r>
    </w:p>
    <w:p w14:paraId="0C845448" w14:textId="77777777" w:rsidR="0016512E" w:rsidRDefault="0016512E" w:rsidP="0016512E">
      <w:pPr>
        <w:pStyle w:val="Body"/>
      </w:pPr>
      <w:r>
        <w:t xml:space="preserve">Glory to </w:t>
      </w:r>
      <w:r w:rsidR="00441BAC">
        <w:t>You</w:t>
      </w:r>
      <w:r>
        <w:t>, O Lord.</w:t>
      </w:r>
    </w:p>
    <w:p w14:paraId="4BA20CDF" w14:textId="77777777" w:rsidR="008807F5" w:rsidRDefault="008807F5" w:rsidP="008807F5">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22D4A220" w14:textId="77777777" w:rsidR="008807F5" w:rsidRDefault="008807F5" w:rsidP="008807F5">
      <w:pPr>
        <w:pStyle w:val="Rubric"/>
      </w:pPr>
      <w:r>
        <w:t>The sermon is given.</w:t>
      </w:r>
    </w:p>
    <w:p w14:paraId="525C7AAB" w14:textId="77777777" w:rsidR="0016512E" w:rsidRDefault="0016512E" w:rsidP="008807F5">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021F8" w14:paraId="60632D1C" w14:textId="77777777" w:rsidTr="00323889">
        <w:trPr>
          <w:cantSplit/>
          <w:jc w:val="center"/>
        </w:trPr>
        <w:tc>
          <w:tcPr>
            <w:tcW w:w="288" w:type="dxa"/>
          </w:tcPr>
          <w:p w14:paraId="40DAD22E" w14:textId="77777777" w:rsidR="00B021F8" w:rsidRDefault="00B021F8" w:rsidP="00323889">
            <w:pPr>
              <w:pStyle w:val="CopticCross"/>
            </w:pPr>
          </w:p>
        </w:tc>
        <w:tc>
          <w:tcPr>
            <w:tcW w:w="3960" w:type="dxa"/>
          </w:tcPr>
          <w:p w14:paraId="25BE034F" w14:textId="77777777" w:rsidR="004A17C2" w:rsidRDefault="004A17C2" w:rsidP="004A17C2">
            <w:pPr>
              <w:pStyle w:val="EngHang"/>
            </w:pPr>
            <w:r>
              <w:t>Let us worship our Saviour,</w:t>
            </w:r>
          </w:p>
          <w:p w14:paraId="0591A3F4" w14:textId="77777777" w:rsidR="004A17C2" w:rsidRDefault="004A17C2" w:rsidP="004A17C2">
            <w:pPr>
              <w:pStyle w:val="EngHang"/>
            </w:pPr>
            <w:r>
              <w:t>The Good Lover of mankind,</w:t>
            </w:r>
          </w:p>
          <w:p w14:paraId="3F4B683C" w14:textId="77777777" w:rsidR="004A17C2" w:rsidRDefault="004A17C2" w:rsidP="004A17C2">
            <w:pPr>
              <w:pStyle w:val="EngHang"/>
            </w:pPr>
            <w:r>
              <w:t>For He had compassion on us:</w:t>
            </w:r>
          </w:p>
          <w:p w14:paraId="4AEAA029" w14:textId="77777777" w:rsidR="00B021F8" w:rsidRDefault="004A17C2" w:rsidP="004A17C2">
            <w:pPr>
              <w:pStyle w:val="EngHangEnd"/>
            </w:pPr>
            <w:r>
              <w:t>He came and saved us.</w:t>
            </w:r>
          </w:p>
        </w:tc>
        <w:tc>
          <w:tcPr>
            <w:tcW w:w="288" w:type="dxa"/>
          </w:tcPr>
          <w:p w14:paraId="260F20FC" w14:textId="77777777" w:rsidR="00B021F8" w:rsidRDefault="00B021F8" w:rsidP="00323889"/>
        </w:tc>
        <w:tc>
          <w:tcPr>
            <w:tcW w:w="288" w:type="dxa"/>
          </w:tcPr>
          <w:p w14:paraId="2D712017" w14:textId="77777777" w:rsidR="00B021F8" w:rsidRDefault="00B021F8" w:rsidP="00323889">
            <w:pPr>
              <w:pStyle w:val="CopticCross"/>
            </w:pPr>
          </w:p>
        </w:tc>
        <w:tc>
          <w:tcPr>
            <w:tcW w:w="3960" w:type="dxa"/>
          </w:tcPr>
          <w:p w14:paraId="67E8E333" w14:textId="77777777" w:rsidR="004A17C2" w:rsidRDefault="004A17C2" w:rsidP="004A17C2">
            <w:pPr>
              <w:pStyle w:val="CopticVersemulti-line"/>
            </w:pPr>
            <w:r>
              <w:t>Ⲙⲁⲣⲉⲛⲟⲩⲱϣⲧ ⲙ̀Ⲡⲉⲛⲥⲱⲧⲏⲣ:</w:t>
            </w:r>
          </w:p>
          <w:p w14:paraId="6C611B5A" w14:textId="77777777" w:rsidR="004A17C2" w:rsidRDefault="004A17C2" w:rsidP="004A17C2">
            <w:pPr>
              <w:pStyle w:val="CopticVersemulti-line"/>
            </w:pPr>
            <w:r>
              <w:t>ⲡⲓⲙⲁⲓⲣⲱⲙⲓ ⲛ̀ⲁ̀ⲅⲁⲑⲟⲥ:</w:t>
            </w:r>
          </w:p>
          <w:p w14:paraId="64634740" w14:textId="77777777" w:rsidR="004A17C2" w:rsidRDefault="004A17C2" w:rsidP="004A17C2">
            <w:pPr>
              <w:pStyle w:val="CopticVersemulti-line"/>
            </w:pPr>
            <w:r>
              <w:t>ϫⲉ ⲛ̀ⲑⲟϥ ⲁϥϣⲉⲛϩⲏⲧ ϧⲁⲣⲟⲛ:</w:t>
            </w:r>
          </w:p>
          <w:p w14:paraId="4FB15052" w14:textId="77777777" w:rsidR="00B021F8" w:rsidRPr="00C35319" w:rsidRDefault="004A17C2" w:rsidP="004A17C2">
            <w:pPr>
              <w:pStyle w:val="CopticHangingVerse"/>
            </w:pPr>
            <w:r>
              <w:t>ⲁϥⲓ̀ ⲟⲩⲟϩ ⲁϥⲥⲱϯ ⲙ̀ⲙⲟⲛ.</w:t>
            </w:r>
          </w:p>
        </w:tc>
      </w:tr>
      <w:tr w:rsidR="004A17C2" w14:paraId="136F8B24" w14:textId="77777777" w:rsidTr="00323889">
        <w:trPr>
          <w:cantSplit/>
          <w:jc w:val="center"/>
        </w:trPr>
        <w:tc>
          <w:tcPr>
            <w:tcW w:w="288" w:type="dxa"/>
          </w:tcPr>
          <w:p w14:paraId="57C66469" w14:textId="77777777" w:rsidR="004A17C2" w:rsidRDefault="004A17C2" w:rsidP="00323889">
            <w:pPr>
              <w:pStyle w:val="CopticCross"/>
            </w:pPr>
            <w:r w:rsidRPr="00FB5ACB">
              <w:t>¿</w:t>
            </w:r>
          </w:p>
        </w:tc>
        <w:tc>
          <w:tcPr>
            <w:tcW w:w="3960" w:type="dxa"/>
          </w:tcPr>
          <w:p w14:paraId="7106F6CB" w14:textId="77777777" w:rsidR="004A17C2" w:rsidRDefault="004A17C2" w:rsidP="004A17C2">
            <w:pPr>
              <w:pStyle w:val="EngHang"/>
            </w:pPr>
            <w:r>
              <w:t>Intercede on our behalf,</w:t>
            </w:r>
          </w:p>
          <w:p w14:paraId="3336C41B" w14:textId="77777777" w:rsidR="004A17C2" w:rsidRDefault="004A17C2" w:rsidP="004A17C2">
            <w:pPr>
              <w:pStyle w:val="EngHang"/>
            </w:pPr>
            <w:r>
              <w:t>O Lady of us all, the Theotokos,</w:t>
            </w:r>
          </w:p>
          <w:p w14:paraId="570E0B1C" w14:textId="77777777" w:rsidR="004A17C2" w:rsidRDefault="004A17C2" w:rsidP="004A17C2">
            <w:pPr>
              <w:pStyle w:val="EngHang"/>
            </w:pPr>
            <w:r>
              <w:t>Mary, the mother of our Saviour,</w:t>
            </w:r>
          </w:p>
          <w:p w14:paraId="50CD2011" w14:textId="77777777" w:rsidR="004A17C2" w:rsidRDefault="004A17C2" w:rsidP="004A17C2">
            <w:pPr>
              <w:pStyle w:val="EngHangEnd"/>
            </w:pPr>
            <w:r>
              <w:t>That He may forgive us our sins.</w:t>
            </w:r>
          </w:p>
        </w:tc>
        <w:tc>
          <w:tcPr>
            <w:tcW w:w="288" w:type="dxa"/>
          </w:tcPr>
          <w:p w14:paraId="6853FF6B" w14:textId="77777777" w:rsidR="004A17C2" w:rsidRDefault="004A17C2" w:rsidP="00323889"/>
        </w:tc>
        <w:tc>
          <w:tcPr>
            <w:tcW w:w="288" w:type="dxa"/>
          </w:tcPr>
          <w:p w14:paraId="797AA481" w14:textId="77777777" w:rsidR="004A17C2" w:rsidRDefault="004A17C2" w:rsidP="00323889">
            <w:pPr>
              <w:pStyle w:val="CopticCross"/>
            </w:pPr>
            <w:r w:rsidRPr="00FB5ACB">
              <w:t>¿</w:t>
            </w:r>
          </w:p>
        </w:tc>
        <w:tc>
          <w:tcPr>
            <w:tcW w:w="3960" w:type="dxa"/>
          </w:tcPr>
          <w:p w14:paraId="7105D3A2" w14:textId="77777777" w:rsidR="004A17C2" w:rsidRDefault="004A17C2" w:rsidP="004A17C2">
            <w:pPr>
              <w:pStyle w:val="CopticVersemulti-line"/>
            </w:pPr>
            <w:r>
              <w:t>Ⲁⲣⲓⲡ̀ⲣⲉⲥⲃⲉⲩⲓⲛ ⲉ̀ϩ̀ⲣⲏⲓ ⲉ̀ϫⲱⲛ:</w:t>
            </w:r>
          </w:p>
          <w:p w14:paraId="0794E7EA" w14:textId="77777777" w:rsidR="004A17C2" w:rsidRDefault="004A17C2" w:rsidP="004A17C2">
            <w:pPr>
              <w:pStyle w:val="CopticVersemulti-line"/>
            </w:pPr>
            <w:r>
              <w:t>ⲱ̀ ⲧⲉⲛϭⲟⲓⲥ ⲛ̀ⲛⲏⲃ ⲧⲏⲣⲉⲛ ϯⲑⲉⲟ̀ⲧⲟⲕⲟⲥ:</w:t>
            </w:r>
          </w:p>
          <w:p w14:paraId="7691AB6F" w14:textId="77777777" w:rsidR="004A17C2" w:rsidRDefault="004A17C2" w:rsidP="004A17C2">
            <w:pPr>
              <w:pStyle w:val="CopticVersemulti-line"/>
            </w:pPr>
            <w:r>
              <w:t>Ⲙⲁⲣⲓⲁ ⲑ̀ⲙⲁⲩ ⲙ̀ⲡⲉⲛⲥⲱⲧⲏⲣ:</w:t>
            </w:r>
          </w:p>
          <w:p w14:paraId="4D6AC0B4" w14:textId="77777777" w:rsidR="004A17C2" w:rsidRDefault="004A17C2" w:rsidP="004A17C2">
            <w:pPr>
              <w:pStyle w:val="CopticHangingVerse"/>
            </w:pPr>
            <w:r>
              <w:t>ⲛ̀ⲧⲉϥⲭⲁ ⲛⲉⲛⲛⲟⲃⲓ ⲛⲁⲛ ⲉ̀ⲃⲟⲗ.</w:t>
            </w:r>
          </w:p>
        </w:tc>
      </w:tr>
      <w:tr w:rsidR="004A17C2" w14:paraId="759CC779" w14:textId="77777777" w:rsidTr="00323889">
        <w:trPr>
          <w:cantSplit/>
          <w:jc w:val="center"/>
        </w:trPr>
        <w:tc>
          <w:tcPr>
            <w:tcW w:w="288" w:type="dxa"/>
          </w:tcPr>
          <w:p w14:paraId="39399E13" w14:textId="77777777" w:rsidR="004A17C2" w:rsidRDefault="004A17C2" w:rsidP="00323889">
            <w:pPr>
              <w:pStyle w:val="CopticCross"/>
            </w:pPr>
          </w:p>
        </w:tc>
        <w:tc>
          <w:tcPr>
            <w:tcW w:w="3960" w:type="dxa"/>
          </w:tcPr>
          <w:p w14:paraId="72720901" w14:textId="77777777" w:rsidR="004A17C2" w:rsidRDefault="004A17C2" w:rsidP="004A17C2">
            <w:pPr>
              <w:pStyle w:val="EngHang"/>
            </w:pPr>
            <w:r>
              <w:t>Blessed be the Father and the Son</w:t>
            </w:r>
          </w:p>
          <w:p w14:paraId="1BD05DDB" w14:textId="77777777" w:rsidR="004A17C2" w:rsidRDefault="004A17C2" w:rsidP="004A17C2">
            <w:pPr>
              <w:pStyle w:val="EngHang"/>
            </w:pPr>
            <w:r>
              <w:t>And the Holy Spirit,</w:t>
            </w:r>
          </w:p>
          <w:p w14:paraId="23AD6304" w14:textId="77777777" w:rsidR="004A17C2" w:rsidRDefault="004A17C2" w:rsidP="004A17C2">
            <w:pPr>
              <w:pStyle w:val="EngHang"/>
            </w:pPr>
            <w:r>
              <w:t>The perfect Trinity.</w:t>
            </w:r>
          </w:p>
          <w:p w14:paraId="4DBC5CBB" w14:textId="77777777" w:rsidR="004A17C2" w:rsidRDefault="004A17C2" w:rsidP="004A17C2">
            <w:pPr>
              <w:pStyle w:val="EngHangEnd"/>
            </w:pPr>
            <w:r>
              <w:t>We worship Him and glorify Him.</w:t>
            </w:r>
          </w:p>
        </w:tc>
        <w:tc>
          <w:tcPr>
            <w:tcW w:w="288" w:type="dxa"/>
          </w:tcPr>
          <w:p w14:paraId="4E3E4853" w14:textId="77777777" w:rsidR="004A17C2" w:rsidRDefault="004A17C2" w:rsidP="00323889"/>
        </w:tc>
        <w:tc>
          <w:tcPr>
            <w:tcW w:w="288" w:type="dxa"/>
          </w:tcPr>
          <w:p w14:paraId="4669828D" w14:textId="77777777" w:rsidR="004A17C2" w:rsidRDefault="004A17C2" w:rsidP="00323889">
            <w:pPr>
              <w:pStyle w:val="CopticCross"/>
            </w:pPr>
          </w:p>
        </w:tc>
        <w:tc>
          <w:tcPr>
            <w:tcW w:w="3960" w:type="dxa"/>
          </w:tcPr>
          <w:p w14:paraId="58C2325D" w14:textId="77777777" w:rsidR="004A17C2" w:rsidRDefault="004A17C2" w:rsidP="004A17C2">
            <w:pPr>
              <w:pStyle w:val="CopticVersemulti-line"/>
            </w:pPr>
            <w:r>
              <w:t>Ϫⲉ ϥ̀ⲥ̀ⲙⲁⲣⲱⲟⲩⲧ ⲛ̀ϫⲉ Ⲫⲓⲱⲧ ⲛⲉⲙ Ⲡϣⲏⲣⲓ:</w:t>
            </w:r>
          </w:p>
          <w:p w14:paraId="2D12FD24" w14:textId="77777777" w:rsidR="004A17C2" w:rsidRDefault="004A17C2" w:rsidP="004A17C2">
            <w:pPr>
              <w:pStyle w:val="CopticVersemulti-line"/>
            </w:pPr>
            <w:r>
              <w:t>ⲛⲉⲙ Ⲡⲓⲡ̀ⲛⲉⲩⲙⲁ ⲉⲑⲟⲩⲁⲃ:</w:t>
            </w:r>
          </w:p>
          <w:p w14:paraId="4C86225F" w14:textId="77777777" w:rsidR="004A17C2" w:rsidRDefault="004A17C2" w:rsidP="004A17C2">
            <w:pPr>
              <w:pStyle w:val="CopticVersemulti-line"/>
            </w:pPr>
            <w:r>
              <w:t>Ϯⲧ̀ⲣⲓⲁⲥ ⲉⲧϫⲏⲕ ⲉ̀ⲃⲟⲗ:</w:t>
            </w:r>
          </w:p>
          <w:p w14:paraId="50E17D9D" w14:textId="77777777" w:rsidR="004A17C2" w:rsidRDefault="004A17C2" w:rsidP="004A17C2">
            <w:pPr>
              <w:pStyle w:val="CopticHangingVerse"/>
            </w:pPr>
            <w:r>
              <w:t>ⲧⲉⲛⲟⲩⲱϣⲧ ⲙ̀ⲙⲟⲥ ⲧⲉⲛϯⲱ̀ⲟⲩ ⲛⲁⲥ.</w:t>
            </w:r>
          </w:p>
        </w:tc>
      </w:tr>
    </w:tbl>
    <w:p w14:paraId="1A9D6C30" w14:textId="77777777" w:rsidR="0016512E" w:rsidRDefault="00B65D4D" w:rsidP="0016512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6F00268B" w14:textId="77777777" w:rsidTr="002F1229">
        <w:tc>
          <w:tcPr>
            <w:tcW w:w="3623" w:type="dxa"/>
            <w:tcBorders>
              <w:right w:val="single" w:sz="4" w:space="0" w:color="000000" w:themeColor="text1"/>
            </w:tcBorders>
          </w:tcPr>
          <w:p w14:paraId="244C3166" w14:textId="77777777" w:rsidR="0016512E" w:rsidRDefault="003C1C36" w:rsidP="002F1229">
            <w:pPr>
              <w:pStyle w:val="Priest"/>
            </w:pPr>
            <w:r>
              <w:t>Presbyter:</w:t>
            </w:r>
          </w:p>
        </w:tc>
        <w:tc>
          <w:tcPr>
            <w:tcW w:w="3624" w:type="dxa"/>
            <w:tcBorders>
              <w:left w:val="single" w:sz="4" w:space="0" w:color="000000" w:themeColor="text1"/>
            </w:tcBorders>
          </w:tcPr>
          <w:p w14:paraId="1A0FE63B" w14:textId="77777777" w:rsidR="0016512E" w:rsidRDefault="0016512E" w:rsidP="002F1229"/>
        </w:tc>
      </w:tr>
      <w:tr w:rsidR="0016512E" w14:paraId="60EFC521" w14:textId="77777777" w:rsidTr="002F1229">
        <w:tc>
          <w:tcPr>
            <w:tcW w:w="3623" w:type="dxa"/>
            <w:tcBorders>
              <w:right w:val="single" w:sz="4" w:space="0" w:color="000000" w:themeColor="text1"/>
            </w:tcBorders>
          </w:tcPr>
          <w:p w14:paraId="73D39CC7" w14:textId="77777777" w:rsidR="0016512E" w:rsidRDefault="0016512E" w:rsidP="002F1229">
            <w:pPr>
              <w:pStyle w:val="Body"/>
            </w:pPr>
            <w:r>
              <w:t>Pray.</w:t>
            </w:r>
          </w:p>
        </w:tc>
        <w:tc>
          <w:tcPr>
            <w:tcW w:w="3624" w:type="dxa"/>
            <w:tcBorders>
              <w:left w:val="single" w:sz="4" w:space="0" w:color="000000" w:themeColor="text1"/>
            </w:tcBorders>
          </w:tcPr>
          <w:p w14:paraId="183268EB" w14:textId="77777777" w:rsidR="0016512E" w:rsidRDefault="00FC30EB" w:rsidP="00DF095B">
            <w:pPr>
              <w:pStyle w:val="CopticInd"/>
            </w:pPr>
            <w:r>
              <w:rPr>
                <w:rFonts w:ascii="Times New Roman" w:hAnsi="Times New Roman" w:cs="Times New Roman"/>
              </w:rPr>
              <w:t>Ϣ</w:t>
            </w:r>
            <w:r>
              <w:t>ⲗⲏⲗ.</w:t>
            </w:r>
          </w:p>
        </w:tc>
      </w:tr>
      <w:tr w:rsidR="0016512E" w14:paraId="382CB350" w14:textId="77777777" w:rsidTr="002F1229">
        <w:tc>
          <w:tcPr>
            <w:tcW w:w="3623" w:type="dxa"/>
            <w:tcBorders>
              <w:right w:val="single" w:sz="4" w:space="0" w:color="000000" w:themeColor="text1"/>
            </w:tcBorders>
          </w:tcPr>
          <w:p w14:paraId="696A60F2" w14:textId="77777777" w:rsidR="0016512E" w:rsidRDefault="003C1C36" w:rsidP="002F1229">
            <w:pPr>
              <w:pStyle w:val="Priest"/>
            </w:pPr>
            <w:r>
              <w:t>Deacon:</w:t>
            </w:r>
          </w:p>
        </w:tc>
        <w:tc>
          <w:tcPr>
            <w:tcW w:w="3624" w:type="dxa"/>
            <w:tcBorders>
              <w:left w:val="single" w:sz="4" w:space="0" w:color="000000" w:themeColor="text1"/>
            </w:tcBorders>
          </w:tcPr>
          <w:p w14:paraId="31161B93" w14:textId="77777777" w:rsidR="0016512E" w:rsidRDefault="0016512E" w:rsidP="00DF095B">
            <w:pPr>
              <w:pStyle w:val="CopticInd"/>
            </w:pPr>
          </w:p>
        </w:tc>
      </w:tr>
      <w:tr w:rsidR="0016512E" w14:paraId="0B0FF521" w14:textId="77777777" w:rsidTr="002F1229">
        <w:tc>
          <w:tcPr>
            <w:tcW w:w="3623" w:type="dxa"/>
            <w:tcBorders>
              <w:right w:val="single" w:sz="4" w:space="0" w:color="000000" w:themeColor="text1"/>
            </w:tcBorders>
          </w:tcPr>
          <w:p w14:paraId="25E7E6E5" w14:textId="77777777" w:rsidR="0016512E" w:rsidRDefault="0016512E" w:rsidP="002F1229">
            <w:pPr>
              <w:pStyle w:val="Body"/>
            </w:pPr>
            <w:r>
              <w:t>Stand up for prayer.</w:t>
            </w:r>
          </w:p>
        </w:tc>
        <w:tc>
          <w:tcPr>
            <w:tcW w:w="3624" w:type="dxa"/>
            <w:tcBorders>
              <w:left w:val="single" w:sz="4" w:space="0" w:color="000000" w:themeColor="text1"/>
            </w:tcBorders>
          </w:tcPr>
          <w:p w14:paraId="4C91A912" w14:textId="77777777" w:rsidR="0016512E" w:rsidRDefault="00FC30EB" w:rsidP="00DF095B">
            <w:pPr>
              <w:pStyle w:val="CopticInd"/>
            </w:pPr>
            <w:r>
              <w:t>Ⲉⲡⲓ ⲡ̀ⲣⲟⲥⲉⲩⲭⲏ ⲥ̀ⲧⲁⲑⲏⲧⲉ.</w:t>
            </w:r>
          </w:p>
        </w:tc>
      </w:tr>
      <w:tr w:rsidR="0016512E" w14:paraId="25EB64B6" w14:textId="77777777" w:rsidTr="002F1229">
        <w:tc>
          <w:tcPr>
            <w:tcW w:w="3623" w:type="dxa"/>
            <w:tcBorders>
              <w:right w:val="single" w:sz="4" w:space="0" w:color="000000" w:themeColor="text1"/>
            </w:tcBorders>
          </w:tcPr>
          <w:p w14:paraId="7E3BA171" w14:textId="77777777" w:rsidR="0016512E" w:rsidRDefault="003C1C36" w:rsidP="002F1229">
            <w:pPr>
              <w:pStyle w:val="Priest"/>
            </w:pPr>
            <w:r>
              <w:lastRenderedPageBreak/>
              <w:t>Presbyter:</w:t>
            </w:r>
          </w:p>
        </w:tc>
        <w:tc>
          <w:tcPr>
            <w:tcW w:w="3624" w:type="dxa"/>
            <w:tcBorders>
              <w:left w:val="single" w:sz="4" w:space="0" w:color="000000" w:themeColor="text1"/>
            </w:tcBorders>
          </w:tcPr>
          <w:p w14:paraId="50AD5D91" w14:textId="77777777" w:rsidR="0016512E" w:rsidRDefault="0016512E" w:rsidP="00DF095B">
            <w:pPr>
              <w:pStyle w:val="CopticInd"/>
            </w:pPr>
          </w:p>
        </w:tc>
      </w:tr>
      <w:tr w:rsidR="0016512E" w14:paraId="753F42A4" w14:textId="77777777" w:rsidTr="002F1229">
        <w:tc>
          <w:tcPr>
            <w:tcW w:w="3623" w:type="dxa"/>
            <w:tcBorders>
              <w:right w:val="single" w:sz="4" w:space="0" w:color="000000" w:themeColor="text1"/>
            </w:tcBorders>
          </w:tcPr>
          <w:p w14:paraId="52835635" w14:textId="77777777" w:rsidR="0016512E" w:rsidRDefault="0016512E" w:rsidP="002F1229">
            <w:pPr>
              <w:pStyle w:val="Body"/>
            </w:pPr>
            <w:r>
              <w:t>Peace be with all.</w:t>
            </w:r>
          </w:p>
        </w:tc>
        <w:tc>
          <w:tcPr>
            <w:tcW w:w="3624" w:type="dxa"/>
            <w:tcBorders>
              <w:left w:val="single" w:sz="4" w:space="0" w:color="000000" w:themeColor="text1"/>
            </w:tcBorders>
          </w:tcPr>
          <w:p w14:paraId="138F2305" w14:textId="77777777" w:rsidR="0016512E" w:rsidRDefault="00FC30EB" w:rsidP="00DF095B">
            <w:pPr>
              <w:pStyle w:val="CopticInd"/>
            </w:pPr>
            <w:r>
              <w:t>Ⲓⲣⲏⲛⲏ ⲡⲁⲥⲓ.</w:t>
            </w:r>
          </w:p>
        </w:tc>
      </w:tr>
      <w:tr w:rsidR="0016512E" w14:paraId="092958D7" w14:textId="77777777" w:rsidTr="002F1229">
        <w:tc>
          <w:tcPr>
            <w:tcW w:w="3623" w:type="dxa"/>
            <w:tcBorders>
              <w:right w:val="single" w:sz="4" w:space="0" w:color="000000" w:themeColor="text1"/>
            </w:tcBorders>
          </w:tcPr>
          <w:p w14:paraId="16EC86E4" w14:textId="77777777" w:rsidR="0016512E" w:rsidRDefault="003C1C36" w:rsidP="002F1229">
            <w:pPr>
              <w:pStyle w:val="Priest"/>
            </w:pPr>
            <w:r>
              <w:t>People:</w:t>
            </w:r>
          </w:p>
        </w:tc>
        <w:tc>
          <w:tcPr>
            <w:tcW w:w="3624" w:type="dxa"/>
            <w:tcBorders>
              <w:left w:val="single" w:sz="4" w:space="0" w:color="000000" w:themeColor="text1"/>
            </w:tcBorders>
          </w:tcPr>
          <w:p w14:paraId="0AFF8F4E" w14:textId="77777777" w:rsidR="0016512E" w:rsidRDefault="0016512E" w:rsidP="00DF095B">
            <w:pPr>
              <w:pStyle w:val="CopticInd"/>
            </w:pPr>
          </w:p>
        </w:tc>
      </w:tr>
      <w:tr w:rsidR="0016512E" w14:paraId="764AE322" w14:textId="77777777" w:rsidTr="002F1229">
        <w:tc>
          <w:tcPr>
            <w:tcW w:w="3623" w:type="dxa"/>
            <w:tcBorders>
              <w:right w:val="single" w:sz="4" w:space="0" w:color="000000" w:themeColor="text1"/>
            </w:tcBorders>
          </w:tcPr>
          <w:p w14:paraId="1241D7BF" w14:textId="77777777" w:rsidR="0016512E" w:rsidRDefault="0016512E" w:rsidP="002F1229">
            <w:pPr>
              <w:pStyle w:val="Body"/>
            </w:pPr>
            <w:r>
              <w:t>And with your spirit.</w:t>
            </w:r>
          </w:p>
        </w:tc>
        <w:tc>
          <w:tcPr>
            <w:tcW w:w="3624" w:type="dxa"/>
            <w:tcBorders>
              <w:left w:val="single" w:sz="4" w:space="0" w:color="000000" w:themeColor="text1"/>
            </w:tcBorders>
          </w:tcPr>
          <w:p w14:paraId="02FE713D" w14:textId="77777777" w:rsidR="0016512E" w:rsidRDefault="00FC30EB" w:rsidP="00DF095B">
            <w:pPr>
              <w:pStyle w:val="CopticInd"/>
            </w:pPr>
            <w:r>
              <w:t>Ⲕⲉ ⲧⲱ ⲡ̀ⲛⲉⲩⲙⲁⲧⲓ ⲥⲟⲩ.</w:t>
            </w:r>
          </w:p>
        </w:tc>
      </w:tr>
    </w:tbl>
    <w:p w14:paraId="31F8957A" w14:textId="77777777" w:rsidR="0016512E" w:rsidRDefault="003C1C36" w:rsidP="0016512E">
      <w:pPr>
        <w:pStyle w:val="Priest"/>
      </w:pPr>
      <w:r>
        <w:t>Presbyter:</w:t>
      </w:r>
    </w:p>
    <w:p w14:paraId="288B391F" w14:textId="77777777" w:rsidR="0016512E" w:rsidRDefault="0016512E" w:rsidP="0016512E">
      <w:pPr>
        <w:pStyle w:val="Body"/>
      </w:pPr>
      <w:r>
        <w:t>Again, let us ask God the Pantocrator, the Father of our Lord, God and Saviour, Jesus Christ.</w:t>
      </w:r>
    </w:p>
    <w:p w14:paraId="001B1EE6" w14:textId="77777777" w:rsidR="0016512E" w:rsidRDefault="0016512E" w:rsidP="0016512E">
      <w:pPr>
        <w:pStyle w:val="Body"/>
      </w:pPr>
      <w:r>
        <w:t xml:space="preserve">We ask and entreat </w:t>
      </w:r>
      <w:r w:rsidR="002922F9">
        <w:t>Your</w:t>
      </w:r>
      <w:r>
        <w:t xml:space="preserve"> Goodness, O Lover of mankind, remember, O Lord, the peace of </w:t>
      </w:r>
      <w:r w:rsidR="002922F9">
        <w:t>Your</w:t>
      </w:r>
      <w:r>
        <w:t xml:space="preserve"> One, Only, Holy, Catholic and Apostolic Church.</w:t>
      </w:r>
    </w:p>
    <w:p w14:paraId="2B7D1FB8" w14:textId="77777777" w:rsidR="0016512E" w:rsidRDefault="003C1C36" w:rsidP="0016512E">
      <w:pPr>
        <w:pStyle w:val="Priest"/>
      </w:pPr>
      <w:r>
        <w:t>Deacon:</w:t>
      </w:r>
    </w:p>
    <w:p w14:paraId="7A36983A" w14:textId="77777777" w:rsidR="0016512E" w:rsidRDefault="0016512E" w:rsidP="0016512E">
      <w:pPr>
        <w:pStyle w:val="Body"/>
      </w:pPr>
      <w:r>
        <w:t>Pray for the peace of t</w:t>
      </w:r>
      <w:r w:rsidR="002922F9">
        <w:t>he One, Holy, Catholic and Apos</w:t>
      </w:r>
      <w:r>
        <w:t>tolic, Orthodox Church of God.</w:t>
      </w:r>
    </w:p>
    <w:p w14:paraId="1B7AF51D" w14:textId="77777777" w:rsidR="0016512E" w:rsidRDefault="003C1C36" w:rsidP="0016512E">
      <w:pPr>
        <w:pStyle w:val="Priest"/>
      </w:pPr>
      <w:r>
        <w:t>People:</w:t>
      </w:r>
    </w:p>
    <w:p w14:paraId="571A1FBE" w14:textId="77777777" w:rsidR="0016512E" w:rsidRDefault="0016512E" w:rsidP="0016512E">
      <w:pPr>
        <w:pStyle w:val="Body"/>
      </w:pPr>
      <w:r>
        <w:t>Lord have mercy.</w:t>
      </w:r>
    </w:p>
    <w:p w14:paraId="20409D6F" w14:textId="77777777" w:rsidR="0016512E" w:rsidRDefault="003C1C36" w:rsidP="0016512E">
      <w:pPr>
        <w:pStyle w:val="Priest"/>
      </w:pPr>
      <w:r>
        <w:t>Presbyter:</w:t>
      </w:r>
    </w:p>
    <w:p w14:paraId="69E463E5" w14:textId="77777777" w:rsidR="0016512E" w:rsidRDefault="0016512E" w:rsidP="0016512E">
      <w:pPr>
        <w:pStyle w:val="Body"/>
      </w:pPr>
      <w:r>
        <w:t>That which exists from one end of the world to the other.</w:t>
      </w:r>
    </w:p>
    <w:p w14:paraId="79D92759" w14:textId="77777777" w:rsidR="0016512E" w:rsidRDefault="0016512E" w:rsidP="0016512E">
      <w:pPr>
        <w:pStyle w:val="Body"/>
      </w:pPr>
      <w:r>
        <w:t>Remember, O Lord, our patriarch, the honoured father,</w:t>
      </w:r>
      <w:r w:rsidR="004512C4">
        <w:t xml:space="preserve"> the high priest, Abba ___, and his partner in the liturgy, our father the {bishop/metropolitan}, Abba ____.</w:t>
      </w:r>
    </w:p>
    <w:p w14:paraId="1AC77566" w14:textId="77777777" w:rsidR="0016512E" w:rsidRDefault="0016512E" w:rsidP="0016512E">
      <w:pPr>
        <w:pStyle w:val="Priest"/>
      </w:pPr>
      <w:r>
        <w:t xml:space="preserve"> </w:t>
      </w:r>
      <w:r w:rsidR="003C1C36">
        <w:t>Deacon:</w:t>
      </w:r>
    </w:p>
    <w:p w14:paraId="70EF8B77" w14:textId="77777777" w:rsidR="0016512E" w:rsidRDefault="0016512E" w:rsidP="0016512E">
      <w:pPr>
        <w:pStyle w:val="Body"/>
      </w:pPr>
      <w:r>
        <w:t xml:space="preserve">Pray for our high priest, Papa Abba ___—Pope and patriarch, and archbishop of the great city of Alexandria; </w:t>
      </w:r>
      <w:r w:rsidR="004512C4">
        <w:t xml:space="preserve">and for his partner in the liturgy, our father the {bishop / metropolitan} Abba ____, </w:t>
      </w:r>
      <w:r>
        <w:t>and for our Orthodox bishops.</w:t>
      </w:r>
    </w:p>
    <w:p w14:paraId="30C64406" w14:textId="77777777" w:rsidR="0016512E" w:rsidRDefault="003C1C36" w:rsidP="0016512E">
      <w:pPr>
        <w:pStyle w:val="Priest"/>
      </w:pPr>
      <w:r>
        <w:t>People:</w:t>
      </w:r>
    </w:p>
    <w:p w14:paraId="412C7452" w14:textId="77777777" w:rsidR="0016512E" w:rsidRDefault="0016512E" w:rsidP="0016512E">
      <w:pPr>
        <w:pStyle w:val="Body"/>
      </w:pPr>
      <w:r>
        <w:t>Lord have mercy.</w:t>
      </w:r>
    </w:p>
    <w:p w14:paraId="617734F8" w14:textId="77777777" w:rsidR="0016512E" w:rsidRDefault="003C1C36" w:rsidP="0016512E">
      <w:pPr>
        <w:pStyle w:val="Priest"/>
      </w:pPr>
      <w:r>
        <w:t>Presbyter:</w:t>
      </w:r>
    </w:p>
    <w:p w14:paraId="3537FD5D" w14:textId="77777777" w:rsidR="0016512E" w:rsidRDefault="0016512E" w:rsidP="0016512E">
      <w:pPr>
        <w:pStyle w:val="Body"/>
      </w:pPr>
      <w:r>
        <w:t>In keeping keep him unto us for many years and peaceful times.</w:t>
      </w:r>
    </w:p>
    <w:p w14:paraId="3FFFA882" w14:textId="77777777" w:rsidR="0016512E" w:rsidRDefault="0016512E" w:rsidP="0016512E">
      <w:pPr>
        <w:pStyle w:val="Body"/>
      </w:pPr>
      <w:r>
        <w:t xml:space="preserve">Remember, O Lord, the safety of this holy place, which is </w:t>
      </w:r>
      <w:r w:rsidR="002922F9">
        <w:t>Your</w:t>
      </w:r>
      <w:r>
        <w:t>, and every place, and every monastery of our Orthodox fathers.</w:t>
      </w:r>
    </w:p>
    <w:p w14:paraId="4DF06741" w14:textId="77777777" w:rsidR="0016512E" w:rsidRDefault="003C1C36" w:rsidP="0016512E">
      <w:pPr>
        <w:pStyle w:val="Priest"/>
      </w:pPr>
      <w:r>
        <w:t>Deacon:</w:t>
      </w:r>
    </w:p>
    <w:p w14:paraId="1AB61543" w14:textId="77777777" w:rsidR="0016512E" w:rsidRDefault="0016512E" w:rsidP="0016512E">
      <w:pPr>
        <w:pStyle w:val="Body"/>
      </w:pPr>
      <w:r>
        <w:t>Pray for the safety of the world, and of this city of ours, and of all cities, districts, islands and monasteries.</w:t>
      </w:r>
    </w:p>
    <w:p w14:paraId="565A6D5A" w14:textId="77777777" w:rsidR="0016512E" w:rsidRDefault="003C1C36" w:rsidP="0016512E">
      <w:pPr>
        <w:pStyle w:val="Priest"/>
      </w:pPr>
      <w:r>
        <w:t>People:</w:t>
      </w:r>
    </w:p>
    <w:p w14:paraId="6621F082" w14:textId="77777777" w:rsidR="0016512E" w:rsidRDefault="0016512E" w:rsidP="0016512E">
      <w:pPr>
        <w:pStyle w:val="Body"/>
      </w:pPr>
      <w:r>
        <w:t>Lord have mercy.</w:t>
      </w:r>
    </w:p>
    <w:p w14:paraId="3F148AC3" w14:textId="77777777" w:rsidR="0016512E" w:rsidRDefault="003C1C36" w:rsidP="0016512E">
      <w:pPr>
        <w:pStyle w:val="Priest"/>
      </w:pPr>
      <w:r>
        <w:t>Presbyter:</w:t>
      </w:r>
    </w:p>
    <w:p w14:paraId="121C2506" w14:textId="77777777" w:rsidR="0016512E" w:rsidRDefault="0016512E" w:rsidP="0016512E">
      <w:pPr>
        <w:pStyle w:val="Body"/>
      </w:pPr>
      <w:r>
        <w:t>And every city, and every region, and the villages and all their ornaments. And save us all from famine, plagues, earthquakes, drowning, fire, the captivity of the Barbarians, the sword of the stranger, and the rising up of heretics.</w:t>
      </w:r>
    </w:p>
    <w:p w14:paraId="5CC503E9" w14:textId="77777777" w:rsidR="0016512E" w:rsidRDefault="003C1C36" w:rsidP="0016512E">
      <w:pPr>
        <w:pStyle w:val="Priest"/>
      </w:pPr>
      <w:r>
        <w:lastRenderedPageBreak/>
        <w:t>People:</w:t>
      </w:r>
    </w:p>
    <w:p w14:paraId="0D33EC59" w14:textId="77777777" w:rsidR="0016512E" w:rsidRDefault="0016512E" w:rsidP="0016512E">
      <w:pPr>
        <w:pStyle w:val="Body"/>
      </w:pPr>
      <w:r>
        <w:t>Lord have mercy.</w:t>
      </w:r>
    </w:p>
    <w:p w14:paraId="1BFEB89F" w14:textId="77777777" w:rsidR="0016512E" w:rsidRDefault="0016512E" w:rsidP="0016512E">
      <w:pPr>
        <w:pStyle w:val="Rubrics0"/>
      </w:pPr>
      <w:r>
        <w:t>From the 12th of Paoni (19th of June) to the 9th of Paopi (19th/20th of October), the following prayer is said:</w:t>
      </w:r>
    </w:p>
    <w:p w14:paraId="15FD7EA3" w14:textId="77777777" w:rsidR="0016512E" w:rsidRDefault="003C1C36" w:rsidP="0016512E">
      <w:pPr>
        <w:pStyle w:val="Priest"/>
      </w:pPr>
      <w:r>
        <w:t>Presbyter:</w:t>
      </w:r>
    </w:p>
    <w:p w14:paraId="38EFE2A5" w14:textId="77777777" w:rsidR="0016512E" w:rsidRDefault="0016512E" w:rsidP="0016512E">
      <w:pPr>
        <w:pStyle w:val="Body"/>
      </w:pPr>
      <w:r>
        <w:t>Graciously, accord, O Lord: the waters of the river this year, bless them.</w:t>
      </w:r>
    </w:p>
    <w:p w14:paraId="65D6ACF4" w14:textId="77777777" w:rsidR="0016512E" w:rsidRDefault="003C1C36" w:rsidP="0016512E">
      <w:pPr>
        <w:pStyle w:val="Priest"/>
      </w:pPr>
      <w:r>
        <w:t>Deacon:</w:t>
      </w:r>
    </w:p>
    <w:p w14:paraId="77B604BF" w14:textId="77777777" w:rsidR="0016512E" w:rsidRDefault="0016512E" w:rsidP="0016512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1CE11A1C" w14:textId="77777777" w:rsidR="0016512E" w:rsidRDefault="003C1C36" w:rsidP="0016512E">
      <w:pPr>
        <w:pStyle w:val="Priest"/>
      </w:pPr>
      <w:r>
        <w:t>People:</w:t>
      </w:r>
    </w:p>
    <w:p w14:paraId="02B36E6E" w14:textId="77777777" w:rsidR="0016512E" w:rsidRDefault="0016512E" w:rsidP="0016512E">
      <w:pPr>
        <w:pStyle w:val="Body"/>
      </w:pPr>
      <w:r>
        <w:t>Lord have mercy. Lord have mercy. Lord have mercy.</w:t>
      </w:r>
    </w:p>
    <w:p w14:paraId="38A025AA" w14:textId="77777777" w:rsidR="0016512E" w:rsidRDefault="0016512E" w:rsidP="0016512E">
      <w:pPr>
        <w:pStyle w:val="Rubrics0"/>
      </w:pPr>
      <w:r>
        <w:t>From the 10th of Paopi (20th/21st of October) to the 10th of Tobi (18th/19th of January), the following prayer is said instead:</w:t>
      </w:r>
    </w:p>
    <w:p w14:paraId="72D1AAF9" w14:textId="77777777" w:rsidR="0016512E" w:rsidRDefault="003C1C36" w:rsidP="0016512E">
      <w:pPr>
        <w:pStyle w:val="Priest"/>
      </w:pPr>
      <w:r>
        <w:t>Presbyter:</w:t>
      </w:r>
    </w:p>
    <w:p w14:paraId="7098F67C" w14:textId="77777777" w:rsidR="0016512E" w:rsidRDefault="0016512E" w:rsidP="0016512E">
      <w:pPr>
        <w:pStyle w:val="Body"/>
      </w:pPr>
      <w:r>
        <w:t>Graciously, accord, O Lord: the seeds, the herbs and the plants of the field this year, bless them.</w:t>
      </w:r>
    </w:p>
    <w:p w14:paraId="3734DFC5" w14:textId="77777777" w:rsidR="0016512E" w:rsidRDefault="003C1C36" w:rsidP="0016512E">
      <w:pPr>
        <w:pStyle w:val="Priest"/>
      </w:pPr>
      <w:r>
        <w:t>Deacon:</w:t>
      </w:r>
    </w:p>
    <w:p w14:paraId="027951A0" w14:textId="77777777" w:rsidR="0016512E" w:rsidRDefault="0016512E" w:rsidP="0016512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33D1E6D" w14:textId="77777777" w:rsidR="0016512E" w:rsidRDefault="003C1C36" w:rsidP="0016512E">
      <w:pPr>
        <w:pStyle w:val="Priest"/>
      </w:pPr>
      <w:r>
        <w:t>People:</w:t>
      </w:r>
    </w:p>
    <w:p w14:paraId="5AC4F106" w14:textId="77777777" w:rsidR="0016512E" w:rsidRDefault="0016512E" w:rsidP="0016512E">
      <w:pPr>
        <w:pStyle w:val="Body"/>
      </w:pPr>
      <w:r>
        <w:t>Lord have mercy. Lord have mercy. Lord have mercy.</w:t>
      </w:r>
    </w:p>
    <w:p w14:paraId="505F5136" w14:textId="77777777" w:rsidR="0016512E" w:rsidRDefault="0016512E" w:rsidP="0016512E">
      <w:pPr>
        <w:pStyle w:val="Rubrics0"/>
      </w:pPr>
      <w:r>
        <w:t>From the 11th of Tobi (19th/20th of January) to the 11th of Paoni (18th of June), the following prayer is said instead:</w:t>
      </w:r>
    </w:p>
    <w:p w14:paraId="73BB553D" w14:textId="77777777" w:rsidR="0016512E" w:rsidRDefault="003C1C36" w:rsidP="0016512E">
      <w:pPr>
        <w:pStyle w:val="Priest"/>
      </w:pPr>
      <w:r>
        <w:t>Presbyter:</w:t>
      </w:r>
    </w:p>
    <w:p w14:paraId="74C1F014" w14:textId="77777777" w:rsidR="0016512E" w:rsidRDefault="0016512E" w:rsidP="0016512E">
      <w:pPr>
        <w:pStyle w:val="Body"/>
      </w:pPr>
      <w:r>
        <w:t>Graciously, accord, O Lord: the air of heaven and the fruits of the earth this year, bless them.</w:t>
      </w:r>
    </w:p>
    <w:p w14:paraId="4F243743" w14:textId="77777777" w:rsidR="0016512E" w:rsidRDefault="003C1C36" w:rsidP="0016512E">
      <w:pPr>
        <w:pStyle w:val="Priest"/>
      </w:pPr>
      <w:r>
        <w:t>Deacon:</w:t>
      </w:r>
    </w:p>
    <w:p w14:paraId="3B68D2E4" w14:textId="77777777" w:rsidR="0016512E" w:rsidRDefault="0016512E" w:rsidP="0016512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3F6F4E98" w14:textId="77777777" w:rsidR="0016512E" w:rsidRDefault="003C1C36" w:rsidP="0016512E">
      <w:pPr>
        <w:pStyle w:val="Priest"/>
      </w:pPr>
      <w:r>
        <w:t>People:</w:t>
      </w:r>
    </w:p>
    <w:p w14:paraId="2C26E7EC" w14:textId="77777777" w:rsidR="0016512E" w:rsidRDefault="0016512E" w:rsidP="0016512E">
      <w:pPr>
        <w:pStyle w:val="Body"/>
      </w:pPr>
      <w:r>
        <w:t>Lord have mercy. Lord have mercy. Lord have mercy.</w:t>
      </w:r>
    </w:p>
    <w:p w14:paraId="6B9C263E" w14:textId="77777777" w:rsidR="0016512E" w:rsidRDefault="0016512E" w:rsidP="0016512E">
      <w:pPr>
        <w:pStyle w:val="Rubrics0"/>
      </w:pPr>
      <w:r>
        <w:lastRenderedPageBreak/>
        <w:t>Then the priest continues:</w:t>
      </w:r>
    </w:p>
    <w:p w14:paraId="60740CBC" w14:textId="77777777" w:rsidR="0016512E" w:rsidRDefault="0016512E" w:rsidP="0016512E">
      <w:pPr>
        <w:pStyle w:val="Body"/>
      </w:pPr>
      <w:r>
        <w:t xml:space="preserve">Raise them to their measure according to </w:t>
      </w:r>
      <w:r w:rsidR="002922F9">
        <w:t>Your</w:t>
      </w:r>
      <w:r>
        <w:t xml:space="preserve"> Grace. Give joy to the face of the earth. May its furrows be abundantly watered and its fruits be plentiful. Prepare it for sowing and harvesting. Manage our lives as deemed fit.</w:t>
      </w:r>
    </w:p>
    <w:p w14:paraId="5F197E02" w14:textId="77777777" w:rsidR="0016512E" w:rsidRDefault="0016512E" w:rsidP="0016512E">
      <w:pPr>
        <w:pStyle w:val="Body"/>
      </w:pPr>
      <w:r>
        <w:t xml:space="preserve">Bless the crown of the year with </w:t>
      </w:r>
      <w:r w:rsidR="002922F9">
        <w:t>Your</w:t>
      </w:r>
      <w:r>
        <w:t xml:space="preserve"> Goodness, for the sake of the poor of </w:t>
      </w:r>
      <w:r w:rsidR="002922F9">
        <w:t>Your</w:t>
      </w:r>
      <w:r>
        <w:t xml:space="preserve"> people; the widow, the orphan, the stranger, the sojourner; and for the sake of us all who entreat </w:t>
      </w:r>
      <w:r w:rsidR="002922F9">
        <w:t>You</w:t>
      </w:r>
      <w:r>
        <w:t xml:space="preserve"> and seek </w:t>
      </w:r>
      <w:r w:rsidR="002922F9">
        <w:t>Your</w:t>
      </w:r>
      <w:r>
        <w:t xml:space="preserve"> Holy Name.</w:t>
      </w:r>
    </w:p>
    <w:p w14:paraId="7003FA46" w14:textId="77777777" w:rsidR="0016512E" w:rsidRDefault="0016512E" w:rsidP="0016512E">
      <w:pPr>
        <w:pStyle w:val="Body"/>
      </w:pPr>
      <w:r>
        <w:t xml:space="preserve">For the eyes of everyone wait upon </w:t>
      </w:r>
      <w:r w:rsidR="002922F9">
        <w:t>You</w:t>
      </w:r>
      <w:r>
        <w:t xml:space="preserve">, for </w:t>
      </w:r>
      <w:r w:rsidR="002922F9">
        <w:t>You give</w:t>
      </w:r>
      <w:r>
        <w:t xml:space="preserve"> them their food in due season.</w:t>
      </w:r>
    </w:p>
    <w:p w14:paraId="63A550AE" w14:textId="77777777" w:rsidR="0016512E" w:rsidRDefault="0016512E" w:rsidP="0016512E">
      <w:pPr>
        <w:pStyle w:val="Body"/>
      </w:pPr>
      <w:r>
        <w:t xml:space="preserve">Deal with us according to </w:t>
      </w:r>
      <w:r w:rsidR="002922F9">
        <w:t>Your</w:t>
      </w:r>
      <w:r>
        <w:t xml:space="preserve"> Goodness, O </w:t>
      </w:r>
      <w:r w:rsidR="002922F9">
        <w:t>You</w:t>
      </w:r>
      <w:r>
        <w:t xml:space="preserve"> Who gives food to all flesh. Fill our hearts with joy and gladness; that we too, having sufficiency in every thing, always, may abound in every good deed.</w:t>
      </w:r>
    </w:p>
    <w:p w14:paraId="581509C9" w14:textId="77777777" w:rsidR="0016512E" w:rsidRDefault="003C1C36" w:rsidP="0016512E">
      <w:pPr>
        <w:pStyle w:val="Priest"/>
      </w:pPr>
      <w:r>
        <w:t>People:</w:t>
      </w:r>
    </w:p>
    <w:p w14:paraId="3A255769" w14:textId="77777777" w:rsidR="0016512E" w:rsidRDefault="0016512E" w:rsidP="0016512E">
      <w:pPr>
        <w:pStyle w:val="Body"/>
      </w:pPr>
      <w:r>
        <w:t xml:space="preserve">Lord have mercy. </w:t>
      </w:r>
    </w:p>
    <w:p w14:paraId="4597267E" w14:textId="77777777" w:rsidR="0016512E" w:rsidRDefault="003C1C36" w:rsidP="0016512E">
      <w:pPr>
        <w:pStyle w:val="Priest"/>
      </w:pPr>
      <w:r>
        <w:t>Presbyter:</w:t>
      </w:r>
    </w:p>
    <w:p w14:paraId="52AC9753" w14:textId="77777777" w:rsidR="004512C4" w:rsidRDefault="004512C4" w:rsidP="004512C4">
      <w:pPr>
        <w:pStyle w:val="Rubric"/>
      </w:pPr>
      <w:r>
        <w:t>If a bishop is present, he says this,</w:t>
      </w:r>
    </w:p>
    <w:p w14:paraId="4236260A" w14:textId="77777777" w:rsidR="0016512E" w:rsidRDefault="0016512E" w:rsidP="0016512E">
      <w:pPr>
        <w:pStyle w:val="Body"/>
      </w:pPr>
      <w:r>
        <w:t>Again, let us ask God the Pantocrator, the Father of our Lord, God and Saviour, Jesus Christ.</w:t>
      </w:r>
    </w:p>
    <w:p w14:paraId="325E3423" w14:textId="77777777" w:rsidR="0016512E" w:rsidRDefault="0016512E" w:rsidP="0016512E">
      <w:pPr>
        <w:pStyle w:val="Body"/>
      </w:pPr>
      <w:r>
        <w:t xml:space="preserve">We ask and entreat </w:t>
      </w:r>
      <w:r w:rsidR="002922F9">
        <w:t>Your</w:t>
      </w:r>
      <w:r>
        <w:t xml:space="preserve"> Goodness, O Lover of mankind, remember, O Lord, our congregations. Bless them.</w:t>
      </w:r>
    </w:p>
    <w:p w14:paraId="6302E8C5" w14:textId="77777777" w:rsidR="0016512E" w:rsidRDefault="003C1C36" w:rsidP="0016512E">
      <w:pPr>
        <w:pStyle w:val="Priest"/>
      </w:pPr>
      <w:r>
        <w:t>Deacon:</w:t>
      </w:r>
    </w:p>
    <w:p w14:paraId="01A8C767" w14:textId="77777777" w:rsidR="0016512E" w:rsidRDefault="0016512E" w:rsidP="0016512E">
      <w:pPr>
        <w:pStyle w:val="Body"/>
      </w:pPr>
      <w:r>
        <w:t>Pray for this holy church and for our congregations.</w:t>
      </w:r>
    </w:p>
    <w:p w14:paraId="42F67B3B" w14:textId="77777777" w:rsidR="0016512E" w:rsidRDefault="003C1C36" w:rsidP="0016512E">
      <w:pPr>
        <w:pStyle w:val="Priest"/>
      </w:pPr>
      <w:r>
        <w:t>People:</w:t>
      </w:r>
    </w:p>
    <w:p w14:paraId="04E264D9" w14:textId="77777777" w:rsidR="0016512E" w:rsidRDefault="0016512E" w:rsidP="0016512E">
      <w:pPr>
        <w:pStyle w:val="Body"/>
      </w:pPr>
      <w:r>
        <w:t>Lord have mercy.</w:t>
      </w:r>
    </w:p>
    <w:p w14:paraId="7C4392AC" w14:textId="77777777" w:rsidR="0016512E" w:rsidRDefault="003C1C36" w:rsidP="0016512E">
      <w:pPr>
        <w:pStyle w:val="Priest"/>
      </w:pPr>
      <w:r>
        <w:t>Presbyter:</w:t>
      </w:r>
    </w:p>
    <w:p w14:paraId="475ED961" w14:textId="77777777" w:rsidR="0016512E" w:rsidRDefault="0016512E" w:rsidP="0016512E">
      <w:pPr>
        <w:pStyle w:val="Body"/>
      </w:pPr>
      <w:r>
        <w:t xml:space="preserve">Grant that they may be unto us without obstacle or hindrance, that we may hold them according to </w:t>
      </w:r>
      <w:r w:rsidR="002922F9">
        <w:t>Your</w:t>
      </w:r>
      <w:r>
        <w:t xml:space="preserve"> holy and blessed will. Houses of prayer, houses of purity, houses of blessing: grant them unto us, O Lord, and </w:t>
      </w:r>
      <w:r w:rsidR="002922F9">
        <w:t>Your</w:t>
      </w:r>
      <w:r>
        <w:t xml:space="preserve"> servants who shall come after us forever. </w:t>
      </w:r>
    </w:p>
    <w:p w14:paraId="1CC632AF" w14:textId="77777777" w:rsidR="0016512E" w:rsidRDefault="0016512E" w:rsidP="0016512E">
      <w:pPr>
        <w:pStyle w:val="Body"/>
      </w:pPr>
      <w:r>
        <w:t xml:space="preserve">The worship of idols utterly uproot from the world. </w:t>
      </w:r>
      <w:r w:rsidR="002922F9">
        <w:t xml:space="preserve">Trample and humiliate </w:t>
      </w:r>
      <w:r>
        <w:t>Satan and his evil powers under our feet speedily.</w:t>
      </w:r>
    </w:p>
    <w:p w14:paraId="7A93323F" w14:textId="77777777" w:rsidR="0016512E" w:rsidRDefault="0016512E" w:rsidP="0016512E">
      <w:pPr>
        <w:pStyle w:val="Body"/>
      </w:pPr>
      <w:r>
        <w:t xml:space="preserve">All </w:t>
      </w:r>
      <w:r w:rsidR="002922F9">
        <w:t>offences and their instigator,</w:t>
      </w:r>
      <w:r>
        <w:t xml:space="preserve"> abolish. May all dissensions of corrupt heresies cease.</w:t>
      </w:r>
    </w:p>
    <w:p w14:paraId="7BFB9072" w14:textId="77777777" w:rsidR="0016512E" w:rsidRDefault="0016512E" w:rsidP="0016512E">
      <w:pPr>
        <w:pStyle w:val="Body"/>
      </w:pPr>
      <w:r>
        <w:t xml:space="preserve">The enemies of </w:t>
      </w:r>
      <w:r w:rsidR="002922F9">
        <w:t>Your</w:t>
      </w:r>
      <w:r>
        <w:t xml:space="preserve">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7CE16577" w14:textId="77777777" w:rsidR="0016512E" w:rsidRDefault="003C1C36" w:rsidP="0016512E">
      <w:pPr>
        <w:pStyle w:val="Priest"/>
      </w:pPr>
      <w:r>
        <w:t>People:</w:t>
      </w:r>
    </w:p>
    <w:p w14:paraId="6DFE7067" w14:textId="77777777" w:rsidR="0016512E" w:rsidRDefault="0016512E" w:rsidP="0016512E">
      <w:pPr>
        <w:pStyle w:val="Body"/>
      </w:pPr>
      <w:r>
        <w:t>Lord have mercy.</w:t>
      </w:r>
    </w:p>
    <w:p w14:paraId="552B0818" w14:textId="77777777" w:rsidR="0016512E" w:rsidRDefault="003C1C36" w:rsidP="0016512E">
      <w:pPr>
        <w:pStyle w:val="Priest"/>
      </w:pPr>
      <w:r>
        <w:t>Presbyter:</w:t>
      </w:r>
    </w:p>
    <w:p w14:paraId="6EE2511D" w14:textId="77777777" w:rsidR="0016512E" w:rsidRDefault="0016512E" w:rsidP="0016512E">
      <w:pPr>
        <w:pStyle w:val="Body"/>
      </w:pPr>
      <w:r>
        <w:t xml:space="preserve">Arise, O Lord God. Let all </w:t>
      </w:r>
      <w:r w:rsidR="002922F9">
        <w:t>Your</w:t>
      </w:r>
      <w:r>
        <w:t xml:space="preserve"> enemies be scattered, and let all that hate </w:t>
      </w:r>
      <w:r w:rsidR="002922F9">
        <w:t>Your</w:t>
      </w:r>
      <w:r>
        <w:t xml:space="preserve"> Holy Name flee before </w:t>
      </w:r>
      <w:r w:rsidR="002922F9">
        <w:t>Your</w:t>
      </w:r>
      <w:r>
        <w:t xml:space="preserve"> face.</w:t>
      </w:r>
    </w:p>
    <w:p w14:paraId="7B4EC1EA" w14:textId="77777777" w:rsidR="004512C4" w:rsidRDefault="004512C4" w:rsidP="004512C4">
      <w:pPr>
        <w:pStyle w:val="Rubric"/>
      </w:pPr>
      <w:r>
        <w:lastRenderedPageBreak/>
        <w:t>He turns to the West and censes the presbyters ,the deacons, and the people three times, saying,</w:t>
      </w:r>
    </w:p>
    <w:p w14:paraId="17721BEE" w14:textId="77777777" w:rsidR="004512C4" w:rsidRDefault="0016512E" w:rsidP="0016512E">
      <w:pPr>
        <w:pStyle w:val="Body"/>
      </w:pPr>
      <w:r>
        <w:t xml:space="preserve">But let </w:t>
      </w:r>
      <w:r w:rsidR="002922F9">
        <w:t>Your</w:t>
      </w:r>
      <w:r>
        <w:t xml:space="preserve"> people be in blessing; thousands of thousands and ten thousand times ten thousand doing </w:t>
      </w:r>
      <w:r w:rsidR="002922F9">
        <w:t>Your</w:t>
      </w:r>
      <w:r>
        <w:t xml:space="preserve"> will. </w:t>
      </w:r>
    </w:p>
    <w:p w14:paraId="0FA63EEC" w14:textId="77777777" w:rsidR="0016512E" w:rsidRDefault="004512C4" w:rsidP="004512C4">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77C8A5D1" w14:textId="77777777" w:rsidR="0016512E" w:rsidRDefault="003C1C36" w:rsidP="0016512E">
      <w:pPr>
        <w:pStyle w:val="Priest"/>
      </w:pPr>
      <w:r>
        <w:t>People:</w:t>
      </w:r>
    </w:p>
    <w:p w14:paraId="678E4B12" w14:textId="77777777" w:rsidR="0016512E" w:rsidRDefault="0016512E" w:rsidP="0016512E">
      <w:pPr>
        <w:pStyle w:val="Body"/>
      </w:pPr>
      <w:r>
        <w:t>Our Father…</w:t>
      </w:r>
    </w:p>
    <w:p w14:paraId="58E2CD06" w14:textId="77777777" w:rsidR="0016512E" w:rsidRDefault="00B65D4D" w:rsidP="0016512E">
      <w:pPr>
        <w:pStyle w:val="Heading4"/>
      </w:pPr>
      <w:r>
        <w:t>The Absolutions</w:t>
      </w:r>
    </w:p>
    <w:p w14:paraId="0FE05711" w14:textId="77777777" w:rsidR="0016512E" w:rsidRDefault="004512C4" w:rsidP="0016512E">
      <w:pPr>
        <w:pStyle w:val="Rubrics0"/>
      </w:pPr>
      <w:r>
        <w:t>If a bishop is present, he says the absolutions. The presbyter</w:t>
      </w:r>
      <w:r w:rsidR="0016512E">
        <w:t>, holding the cross in his right hand, looks eastward and says, inaudibly:</w:t>
      </w:r>
    </w:p>
    <w:p w14:paraId="2C78F2A1" w14:textId="77777777" w:rsidR="0016512E" w:rsidRDefault="002922F9" w:rsidP="0016512E">
      <w:pPr>
        <w:pStyle w:val="Body"/>
      </w:pPr>
      <w:r>
        <w:t>Yes</w:t>
      </w:r>
      <w:r w:rsidR="0016512E">
        <w:t xml:space="preserve">, Lord, the Lord, Who has given authority </w:t>
      </w:r>
      <w:r>
        <w:t>to</w:t>
      </w:r>
      <w:r w:rsidR="0016512E">
        <w:t xml:space="preserve"> us to tread upon serpents and scorpions and upon all the power of the enemy, crush his heads beneath our feet speedily, and scatter before us his every design of wickedness that is against us. For </w:t>
      </w:r>
      <w:r>
        <w:t>You are</w:t>
      </w:r>
      <w:r w:rsidR="0016512E">
        <w:t xml:space="preserve"> King of us all, O Christ, our God, and to </w:t>
      </w:r>
      <w:r>
        <w:t>You</w:t>
      </w:r>
      <w:r w:rsidR="0016512E">
        <w:t xml:space="preserve"> we send up the glory, and the honour, and </w:t>
      </w:r>
      <w:r>
        <w:t>the adoration, together with Your</w:t>
      </w:r>
      <w:r w:rsidR="0016512E">
        <w:t xml:space="preserve"> Good Father and the Holy Spirit, the Giver of Life, Who is of One Essence with </w:t>
      </w:r>
      <w:r>
        <w:t>You</w:t>
      </w:r>
      <w:r w:rsidR="0016512E">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16512E" w14:paraId="4A6539BF" w14:textId="77777777" w:rsidTr="002F1229">
        <w:tc>
          <w:tcPr>
            <w:tcW w:w="3623" w:type="dxa"/>
          </w:tcPr>
          <w:p w14:paraId="3700E0F5" w14:textId="77777777" w:rsidR="0016512E" w:rsidRDefault="003C1C36" w:rsidP="002F1229">
            <w:pPr>
              <w:pStyle w:val="Priest"/>
            </w:pPr>
            <w:r>
              <w:t>Deacon:</w:t>
            </w:r>
          </w:p>
        </w:tc>
        <w:tc>
          <w:tcPr>
            <w:tcW w:w="3624" w:type="dxa"/>
          </w:tcPr>
          <w:p w14:paraId="37C2E202" w14:textId="77777777" w:rsidR="0016512E" w:rsidRDefault="0016512E" w:rsidP="002F1229">
            <w:pPr>
              <w:pStyle w:val="Priest"/>
            </w:pPr>
          </w:p>
        </w:tc>
      </w:tr>
      <w:tr w:rsidR="0016512E" w14:paraId="3BFB43FB" w14:textId="77777777" w:rsidTr="002F1229">
        <w:tc>
          <w:tcPr>
            <w:tcW w:w="3623" w:type="dxa"/>
          </w:tcPr>
          <w:p w14:paraId="2865381E" w14:textId="77777777" w:rsidR="0016512E" w:rsidRDefault="0016512E" w:rsidP="002F1229">
            <w:pPr>
              <w:pStyle w:val="Body"/>
            </w:pPr>
            <w:r>
              <w:t xml:space="preserve">Bow your </w:t>
            </w:r>
            <w:r w:rsidRPr="00246E71">
              <w:t>heads</w:t>
            </w:r>
            <w:r>
              <w:t xml:space="preserve"> to the Lord.</w:t>
            </w:r>
          </w:p>
        </w:tc>
        <w:tc>
          <w:tcPr>
            <w:tcW w:w="3624" w:type="dxa"/>
          </w:tcPr>
          <w:p w14:paraId="4E26A7AC" w14:textId="77777777" w:rsidR="0016512E" w:rsidRDefault="004A17C2" w:rsidP="004A17C2">
            <w:pPr>
              <w:pStyle w:val="CopticInd"/>
            </w:pPr>
            <w:r>
              <w:t>Ⲧⲁⲥ ⲕⲉⲫⲁⲗⲁⲥ ⲩ̀ⲙⲱⲛ ⲧⲱ Ⲕⲩⲣⲓⲱ ⲕ̀ⲗⲓⲛⲁⲧⲉ.</w:t>
            </w:r>
            <w:r w:rsidR="0016512E">
              <w:t>.</w:t>
            </w:r>
          </w:p>
        </w:tc>
      </w:tr>
      <w:tr w:rsidR="0016512E" w14:paraId="0B20D85B" w14:textId="77777777" w:rsidTr="002F1229">
        <w:tc>
          <w:tcPr>
            <w:tcW w:w="3623" w:type="dxa"/>
          </w:tcPr>
          <w:p w14:paraId="316BCD80" w14:textId="77777777" w:rsidR="0016512E" w:rsidRDefault="003C1C36" w:rsidP="002F1229">
            <w:pPr>
              <w:pStyle w:val="Priest"/>
            </w:pPr>
            <w:r>
              <w:t>People:</w:t>
            </w:r>
          </w:p>
        </w:tc>
        <w:tc>
          <w:tcPr>
            <w:tcW w:w="3624" w:type="dxa"/>
          </w:tcPr>
          <w:p w14:paraId="0FB76EC3" w14:textId="77777777" w:rsidR="0016512E" w:rsidRDefault="0016512E" w:rsidP="002F1229">
            <w:pPr>
              <w:pStyle w:val="Priest"/>
            </w:pPr>
          </w:p>
        </w:tc>
      </w:tr>
      <w:tr w:rsidR="0016512E" w14:paraId="5CBE4436" w14:textId="77777777" w:rsidTr="002F1229">
        <w:tc>
          <w:tcPr>
            <w:tcW w:w="3623" w:type="dxa"/>
          </w:tcPr>
          <w:p w14:paraId="0618C04D" w14:textId="77777777" w:rsidR="0016512E" w:rsidRDefault="0016512E" w:rsidP="00C104A1">
            <w:pPr>
              <w:pStyle w:val="Body"/>
            </w:pPr>
            <w:r>
              <w:rPr>
                <w:rFonts w:cs="@MingLiU"/>
              </w:rPr>
              <w:t xml:space="preserve">Before </w:t>
            </w:r>
            <w:r w:rsidR="00C104A1">
              <w:rPr>
                <w:rFonts w:cs="@MingLiU"/>
              </w:rPr>
              <w:t>You</w:t>
            </w:r>
            <w:r>
              <w:rPr>
                <w:rFonts w:cs="@MingLiU"/>
              </w:rPr>
              <w:t>, O Lord.</w:t>
            </w:r>
          </w:p>
        </w:tc>
        <w:tc>
          <w:tcPr>
            <w:tcW w:w="3624" w:type="dxa"/>
          </w:tcPr>
          <w:p w14:paraId="7E960803" w14:textId="77777777" w:rsidR="0016512E" w:rsidRDefault="004A17C2" w:rsidP="004A17C2">
            <w:pPr>
              <w:pStyle w:val="CopticInd"/>
            </w:pPr>
            <w:r>
              <w:t>Ⲉⲛⲱⲡⲓⲟⲛ ⲥⲟⲩ Ⲕⲩⲣⲓⲉ̀.</w:t>
            </w:r>
          </w:p>
        </w:tc>
      </w:tr>
    </w:tbl>
    <w:p w14:paraId="0A4BC5D4" w14:textId="77777777" w:rsidR="0016512E" w:rsidRDefault="0016512E" w:rsidP="0016512E">
      <w:pPr>
        <w:pStyle w:val="Rubrics0"/>
      </w:pPr>
      <w:r>
        <w:t>The priest continues, inaudibly:</w:t>
      </w:r>
    </w:p>
    <w:p w14:paraId="17F1134F" w14:textId="77777777" w:rsidR="0016512E" w:rsidRDefault="002922F9" w:rsidP="0016512E">
      <w:pPr>
        <w:pStyle w:val="Body"/>
      </w:pPr>
      <w:r>
        <w:t>You</w:t>
      </w:r>
      <w:r w:rsidR="0016512E">
        <w:t xml:space="preserve">, O Lord, Who bowed the heavens, </w:t>
      </w:r>
      <w:r>
        <w:t>You</w:t>
      </w:r>
      <w:r w:rsidR="0016512E">
        <w:t xml:space="preserve"> descended and became man for the salvation of the race of men. </w:t>
      </w:r>
      <w:r>
        <w:t>You are</w:t>
      </w:r>
      <w:r w:rsidR="0016512E">
        <w:t xml:space="preserve"> He Who sits upon the Cherubim and the Seraphim, and beholds them who are lowly. </w:t>
      </w:r>
      <w:r>
        <w:t>You</w:t>
      </w:r>
      <w:r w:rsidR="0016512E">
        <w:t xml:space="preserve"> also now, our Master, </w:t>
      </w:r>
      <w:r>
        <w:t>are</w:t>
      </w:r>
      <w:r w:rsidR="0016512E">
        <w:t xml:space="preserve"> He </w:t>
      </w:r>
      <w:r>
        <w:t>to</w:t>
      </w:r>
      <w:r w:rsidR="0016512E">
        <w:t xml:space="preserve"> Whom we lift up the eyes of our heart; the Lord Who forgives our iniquities and saves our souls from corruption. We worship </w:t>
      </w:r>
      <w:r>
        <w:t>Your</w:t>
      </w:r>
      <w:r w:rsidR="0016512E">
        <w:t xml:space="preserve"> unutterable compassion, and we ask </w:t>
      </w:r>
      <w:r>
        <w:t>You</w:t>
      </w:r>
      <w:r w:rsidR="0016512E">
        <w:t xml:space="preserve"> to give us </w:t>
      </w:r>
      <w:r>
        <w:t>Your</w:t>
      </w:r>
      <w:r w:rsidR="0016512E">
        <w:t xml:space="preserve"> peace, for </w:t>
      </w:r>
      <w:r>
        <w:t>You have</w:t>
      </w:r>
      <w:r w:rsidR="0016512E">
        <w:t xml:space="preserve"> given all things </w:t>
      </w:r>
      <w:r>
        <w:t>to</w:t>
      </w:r>
      <w:r w:rsidR="0016512E">
        <w:t xml:space="preserve"> us. </w:t>
      </w:r>
    </w:p>
    <w:p w14:paraId="167E8782" w14:textId="77777777" w:rsidR="0016512E" w:rsidRDefault="0016512E" w:rsidP="0016512E">
      <w:pPr>
        <w:pStyle w:val="Body"/>
      </w:pPr>
      <w:r>
        <w:t xml:space="preserve">Acquire us </w:t>
      </w:r>
      <w:r w:rsidR="002922F9">
        <w:t>to Yourself</w:t>
      </w:r>
      <w:r>
        <w:t xml:space="preserve">, God our Saviour, for we know none other save </w:t>
      </w:r>
      <w:r w:rsidR="002922F9">
        <w:t>You</w:t>
      </w:r>
      <w:r>
        <w:t xml:space="preserve">; </w:t>
      </w:r>
      <w:r w:rsidR="002922F9">
        <w:t>Your</w:t>
      </w:r>
      <w:r>
        <w:t xml:space="preserve"> Holy Name we do utter. Turn us, God, unto fear of </w:t>
      </w:r>
      <w:r w:rsidR="002922F9">
        <w:t>You</w:t>
      </w:r>
      <w:r>
        <w:t xml:space="preserve"> and desire of </w:t>
      </w:r>
      <w:r w:rsidR="002922F9">
        <w:t>You</w:t>
      </w:r>
      <w:r>
        <w:t xml:space="preserve">. Be pleased that we abide in the enjoyment of </w:t>
      </w:r>
      <w:r w:rsidR="002922F9">
        <w:t>Your</w:t>
      </w:r>
      <w:r>
        <w:t xml:space="preserve"> good things; and those who have bowed their heads beneath </w:t>
      </w:r>
      <w:r w:rsidR="002922F9">
        <w:t>Your</w:t>
      </w:r>
      <w:r>
        <w:t xml:space="preserve"> hand, exalt them in [their] ways of life, [and] adorn them with virtues. And may we all be </w:t>
      </w:r>
      <w:r>
        <w:lastRenderedPageBreak/>
        <w:t xml:space="preserve">worthy of </w:t>
      </w:r>
      <w:r w:rsidR="002922F9">
        <w:t>Your</w:t>
      </w:r>
      <w:r>
        <w:t xml:space="preserve"> Kingdom in the heavens, through the good will of God, </w:t>
      </w:r>
      <w:r w:rsidR="002922F9">
        <w:t>Your</w:t>
      </w:r>
      <w:r>
        <w:t xml:space="preserve"> Good Father, with Whom </w:t>
      </w:r>
      <w:r w:rsidR="002922F9">
        <w:t>You are</w:t>
      </w:r>
      <w:r>
        <w:t xml:space="preserve"> blessed, with the Holy Spirit, the Giver of Life, Who is of One Essence with </w:t>
      </w:r>
      <w:r w:rsidR="002922F9">
        <w:t>You</w:t>
      </w:r>
      <w:r>
        <w:t>,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16512E" w14:paraId="49FCF5E7" w14:textId="77777777" w:rsidTr="002F1229">
        <w:tc>
          <w:tcPr>
            <w:tcW w:w="3623" w:type="dxa"/>
            <w:tcBorders>
              <w:right w:val="single" w:sz="4" w:space="0" w:color="000000" w:themeColor="text1"/>
            </w:tcBorders>
          </w:tcPr>
          <w:p w14:paraId="0F21367C" w14:textId="77777777" w:rsidR="0016512E" w:rsidRDefault="003C1C36" w:rsidP="002F1229">
            <w:pPr>
              <w:pStyle w:val="Priest"/>
            </w:pPr>
            <w:r>
              <w:t>Deacon:</w:t>
            </w:r>
          </w:p>
        </w:tc>
        <w:tc>
          <w:tcPr>
            <w:tcW w:w="3624" w:type="dxa"/>
            <w:tcBorders>
              <w:left w:val="single" w:sz="4" w:space="0" w:color="000000" w:themeColor="text1"/>
            </w:tcBorders>
          </w:tcPr>
          <w:p w14:paraId="0833E5A1" w14:textId="77777777" w:rsidR="0016512E" w:rsidRDefault="0016512E" w:rsidP="002F1229">
            <w:pPr>
              <w:pStyle w:val="Priest"/>
            </w:pPr>
          </w:p>
        </w:tc>
      </w:tr>
      <w:tr w:rsidR="0016512E" w14:paraId="08A953AC" w14:textId="77777777" w:rsidTr="002F1229">
        <w:tc>
          <w:tcPr>
            <w:tcW w:w="3623" w:type="dxa"/>
            <w:tcBorders>
              <w:right w:val="single" w:sz="4" w:space="0" w:color="000000" w:themeColor="text1"/>
            </w:tcBorders>
          </w:tcPr>
          <w:p w14:paraId="08728367" w14:textId="77777777" w:rsidR="0016512E" w:rsidRPr="00246E71" w:rsidRDefault="0016512E" w:rsidP="002F1229">
            <w:pPr>
              <w:pStyle w:val="Body"/>
            </w:pPr>
            <w:r>
              <w:t>Let us attend with the fear of God. (Amen.)</w:t>
            </w:r>
          </w:p>
        </w:tc>
        <w:tc>
          <w:tcPr>
            <w:tcW w:w="3624" w:type="dxa"/>
            <w:tcBorders>
              <w:left w:val="single" w:sz="4" w:space="0" w:color="000000" w:themeColor="text1"/>
            </w:tcBorders>
          </w:tcPr>
          <w:p w14:paraId="2C27A9C9" w14:textId="77777777" w:rsidR="0016512E" w:rsidRPr="00246E71" w:rsidRDefault="004A17C2" w:rsidP="004A17C2">
            <w:pPr>
              <w:pStyle w:val="CopticInd"/>
            </w:pPr>
            <w:r>
              <w:t>Ⲡⲣⲟⲥⲭⲱⲙⲉⲛ Ⲑⲉⲟⲩ ⲙⲉⲧⲁ ⲫⲟⲃⲟⲩ. (Ⲁⲙⲏⲛ.)</w:t>
            </w:r>
          </w:p>
        </w:tc>
      </w:tr>
      <w:tr w:rsidR="0016512E" w14:paraId="3E995552" w14:textId="77777777" w:rsidTr="002F1229">
        <w:tc>
          <w:tcPr>
            <w:tcW w:w="3623" w:type="dxa"/>
            <w:tcBorders>
              <w:right w:val="single" w:sz="4" w:space="0" w:color="000000" w:themeColor="text1"/>
            </w:tcBorders>
          </w:tcPr>
          <w:p w14:paraId="62FBA42E" w14:textId="77777777" w:rsidR="0016512E" w:rsidRDefault="003C1C36" w:rsidP="002F1229">
            <w:pPr>
              <w:pStyle w:val="Priest"/>
            </w:pPr>
            <w:r>
              <w:t>Presbyter:</w:t>
            </w:r>
          </w:p>
        </w:tc>
        <w:tc>
          <w:tcPr>
            <w:tcW w:w="3624" w:type="dxa"/>
            <w:tcBorders>
              <w:left w:val="single" w:sz="4" w:space="0" w:color="000000" w:themeColor="text1"/>
            </w:tcBorders>
          </w:tcPr>
          <w:p w14:paraId="6AD6697A" w14:textId="77777777" w:rsidR="0016512E" w:rsidRDefault="0016512E" w:rsidP="002F1229">
            <w:pPr>
              <w:pStyle w:val="Priest"/>
            </w:pPr>
          </w:p>
        </w:tc>
      </w:tr>
      <w:tr w:rsidR="0016512E" w14:paraId="50E5DDB9" w14:textId="77777777" w:rsidTr="002F1229">
        <w:tc>
          <w:tcPr>
            <w:tcW w:w="3623" w:type="dxa"/>
            <w:tcBorders>
              <w:right w:val="single" w:sz="4" w:space="0" w:color="000000" w:themeColor="text1"/>
            </w:tcBorders>
          </w:tcPr>
          <w:p w14:paraId="1B6B0920" w14:textId="77777777" w:rsidR="0016512E" w:rsidRPr="00246E71" w:rsidRDefault="0016512E" w:rsidP="002F1229">
            <w:pPr>
              <w:pStyle w:val="Body"/>
            </w:pPr>
            <w:r>
              <w:t>Peace be with all.</w:t>
            </w:r>
          </w:p>
        </w:tc>
        <w:tc>
          <w:tcPr>
            <w:tcW w:w="3624" w:type="dxa"/>
            <w:tcBorders>
              <w:left w:val="single" w:sz="4" w:space="0" w:color="000000" w:themeColor="text1"/>
            </w:tcBorders>
          </w:tcPr>
          <w:p w14:paraId="7449DE66" w14:textId="77777777" w:rsidR="0016512E" w:rsidRDefault="00FC30EB" w:rsidP="004A17C2">
            <w:pPr>
              <w:pStyle w:val="CopticInd"/>
            </w:pPr>
            <w:r>
              <w:t>Ⲓⲣⲏⲛⲏ ⲡⲁⲥⲓ.</w:t>
            </w:r>
          </w:p>
        </w:tc>
      </w:tr>
      <w:tr w:rsidR="0016512E" w14:paraId="43819255" w14:textId="77777777" w:rsidTr="002F1229">
        <w:tc>
          <w:tcPr>
            <w:tcW w:w="3623" w:type="dxa"/>
            <w:tcBorders>
              <w:right w:val="single" w:sz="4" w:space="0" w:color="000000" w:themeColor="text1"/>
            </w:tcBorders>
          </w:tcPr>
          <w:p w14:paraId="1D77E6FD" w14:textId="77777777" w:rsidR="0016512E" w:rsidRDefault="003C1C36" w:rsidP="002F1229">
            <w:pPr>
              <w:pStyle w:val="Priest"/>
            </w:pPr>
            <w:r>
              <w:t>People:</w:t>
            </w:r>
          </w:p>
        </w:tc>
        <w:tc>
          <w:tcPr>
            <w:tcW w:w="3624" w:type="dxa"/>
            <w:tcBorders>
              <w:left w:val="single" w:sz="4" w:space="0" w:color="000000" w:themeColor="text1"/>
            </w:tcBorders>
          </w:tcPr>
          <w:p w14:paraId="1BE53727" w14:textId="77777777" w:rsidR="0016512E" w:rsidRDefault="0016512E" w:rsidP="004A17C2">
            <w:pPr>
              <w:pStyle w:val="CopticInd"/>
            </w:pPr>
          </w:p>
        </w:tc>
      </w:tr>
      <w:tr w:rsidR="0016512E" w14:paraId="1165A475" w14:textId="77777777" w:rsidTr="002F1229">
        <w:tc>
          <w:tcPr>
            <w:tcW w:w="3623" w:type="dxa"/>
            <w:tcBorders>
              <w:right w:val="single" w:sz="4" w:space="0" w:color="000000" w:themeColor="text1"/>
            </w:tcBorders>
          </w:tcPr>
          <w:p w14:paraId="5CD7A570" w14:textId="77777777" w:rsidR="0016512E" w:rsidRDefault="0016512E" w:rsidP="002F1229">
            <w:pPr>
              <w:pStyle w:val="Body"/>
            </w:pPr>
            <w:r>
              <w:t xml:space="preserve">And with your </w:t>
            </w:r>
            <w:r w:rsidRPr="00246E71">
              <w:t>spirit</w:t>
            </w:r>
            <w:r>
              <w:t>.</w:t>
            </w:r>
          </w:p>
        </w:tc>
        <w:tc>
          <w:tcPr>
            <w:tcW w:w="3624" w:type="dxa"/>
            <w:tcBorders>
              <w:left w:val="single" w:sz="4" w:space="0" w:color="000000" w:themeColor="text1"/>
            </w:tcBorders>
          </w:tcPr>
          <w:p w14:paraId="57F29C5E" w14:textId="77777777" w:rsidR="0016512E" w:rsidRDefault="00FC30EB" w:rsidP="004A17C2">
            <w:pPr>
              <w:pStyle w:val="CopticInd"/>
            </w:pPr>
            <w:r>
              <w:t>Ⲕⲉ ⲧⲱ ⲡ̀ⲛⲉⲩⲙⲁⲧⲓ ⲥⲟⲩ.</w:t>
            </w:r>
          </w:p>
        </w:tc>
      </w:tr>
    </w:tbl>
    <w:p w14:paraId="0362DBF9" w14:textId="77777777" w:rsidR="0016512E" w:rsidRDefault="0016512E" w:rsidP="0016512E">
      <w:pPr>
        <w:pStyle w:val="Rubrics0"/>
      </w:pPr>
      <w:r>
        <w:t>The priest now looks westwards, and, bowing his head, he says:</w:t>
      </w:r>
    </w:p>
    <w:p w14:paraId="029D8D2B" w14:textId="77777777" w:rsidR="0016512E" w:rsidRDefault="00B65D4D" w:rsidP="0016512E">
      <w:pPr>
        <w:pStyle w:val="Heading4"/>
      </w:pPr>
      <w:r>
        <w:t>The Absolution to the Son</w:t>
      </w:r>
    </w:p>
    <w:p w14:paraId="713D5674" w14:textId="77777777" w:rsidR="0016512E" w:rsidRDefault="0016512E" w:rsidP="0016512E">
      <w:pPr>
        <w:pStyle w:val="Body"/>
      </w:pPr>
      <w:r>
        <w:t xml:space="preserve">Master, Lord Jesus Christ, the Only Begotten Son and Logos of God the Father, Who has broken every bond of our sins through His saving, life giving sufferings; Who breathed into the face of His holy Disciples and saintly Apostles, and said to them, “Receive </w:t>
      </w:r>
      <w:r w:rsidR="002922F9">
        <w:t>the Holy Spirit. Whose sins you</w:t>
      </w:r>
      <w:r>
        <w:t xml:space="preserve"> will remit, they are remi</w:t>
      </w:r>
      <w:r w:rsidR="002922F9">
        <w:t>tted to them, and those which you</w:t>
      </w:r>
      <w:r>
        <w:t xml:space="preserve"> will retain, they shall be retained.”</w:t>
      </w:r>
    </w:p>
    <w:p w14:paraId="592A83F2" w14:textId="77777777" w:rsidR="0016512E" w:rsidRDefault="002922F9" w:rsidP="0016512E">
      <w:pPr>
        <w:pStyle w:val="Body"/>
      </w:pPr>
      <w:r>
        <w:t>You</w:t>
      </w:r>
      <w:r w:rsidR="0016512E">
        <w:t xml:space="preserve"> also now, our Master, t</w:t>
      </w:r>
      <w:r>
        <w:t xml:space="preserve">hrough </w:t>
      </w:r>
      <w:r w:rsidR="00C104A1">
        <w:t>Your</w:t>
      </w:r>
      <w:r>
        <w:t xml:space="preserve"> holy Apostles, have</w:t>
      </w:r>
      <w:r w:rsidR="0016512E">
        <w:t xml:space="preserve"> given grace to those who for a time lab</w:t>
      </w:r>
      <w:r>
        <w:t>oured in the priesthood in Your</w:t>
      </w:r>
      <w:r w:rsidR="0016512E">
        <w:t xml:space="preserve"> Holy Church, to forgive sin upon the earth, and to bind and to loose every bond of iniquity.</w:t>
      </w:r>
    </w:p>
    <w:p w14:paraId="4F14C9BB" w14:textId="77777777" w:rsidR="0016512E" w:rsidRPr="005212CA" w:rsidRDefault="0016512E" w:rsidP="0016512E">
      <w:pPr>
        <w:pStyle w:val="Body"/>
        <w:rPr>
          <w:rStyle w:val="RubricsInBodyChar"/>
        </w:rPr>
      </w:pPr>
      <w:r>
        <w:t xml:space="preserve">Now, also, we ask and entreat </w:t>
      </w:r>
      <w:r w:rsidR="002922F9">
        <w:t>Your</w:t>
      </w:r>
      <w:r>
        <w:t xml:space="preserve"> Goodness, Lover of mankind, for </w:t>
      </w:r>
      <w:r w:rsidR="002922F9">
        <w:t>Your</w:t>
      </w:r>
      <w:r>
        <w:t xml:space="preserve">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w:t>
      </w:r>
      <w:r w:rsidR="002922F9">
        <w:t>Your</w:t>
      </w:r>
      <w:r>
        <w:t xml:space="preserve"> Holy Glory. Dispense </w:t>
      </w:r>
      <w:r w:rsidR="002922F9">
        <w:t>to us Your</w:t>
      </w:r>
      <w:r>
        <w:t xml:space="preserve"> mercy, and loose every bond of our sins, and, if we have committed any sin against </w:t>
      </w:r>
      <w:r w:rsidR="002922F9">
        <w:t>You</w:t>
      </w:r>
      <w:r>
        <w:t xml:space="preserve">, knowingly or unknowingly, or through anguish of heart, or in deed, or in word, or from faint heartedness, do </w:t>
      </w:r>
      <w:r w:rsidR="002922F9">
        <w:t>You</w:t>
      </w:r>
      <w:r>
        <w:t xml:space="preserve">,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rsidR="002922F9">
        <w:t xml:space="preserve"> and all Your</w:t>
      </w:r>
      <w:r>
        <w:t xml:space="preserve"> people absolved. </w:t>
      </w:r>
      <w:r w:rsidRPr="005212CA">
        <w:rPr>
          <w:rStyle w:val="RubricsInBodyChar"/>
        </w:rPr>
        <w:t>(Here he mentions the names of those whom he wishes to remember.)</w:t>
      </w:r>
    </w:p>
    <w:p w14:paraId="6B8BFD92" w14:textId="77777777" w:rsidR="0016512E" w:rsidRDefault="002922F9" w:rsidP="0016512E">
      <w:pPr>
        <w:pStyle w:val="Body"/>
      </w:pPr>
      <w:r>
        <w:t>Fill us with Your fear, and straighten us to Your</w:t>
      </w:r>
      <w:r w:rsidR="0016512E">
        <w:t xml:space="preserve"> holy, good will, for </w:t>
      </w:r>
      <w:r>
        <w:t>You are</w:t>
      </w:r>
      <w:r w:rsidR="0016512E">
        <w:t xml:space="preserve"> our God, [and] the glory, and the honour, and the dominion, a</w:t>
      </w:r>
      <w:r>
        <w:t>nd the adoration are due to You, together with Your</w:t>
      </w:r>
      <w:r w:rsidR="0016512E">
        <w:t xml:space="preserve"> Good Father and the Holy Spirit, the Giver of Life,</w:t>
      </w:r>
      <w:r>
        <w:t xml:space="preserve"> Who is of One Essence with You, now, and at all times, and </w:t>
      </w:r>
      <w:r w:rsidR="0016512E">
        <w:t>to the age of all ages. Amen.</w:t>
      </w:r>
    </w:p>
    <w:p w14:paraId="748BC6CB" w14:textId="77777777" w:rsidR="0016512E" w:rsidRDefault="0016512E" w:rsidP="0016512E">
      <w:pPr>
        <w:pStyle w:val="Rubrics0"/>
      </w:pPr>
      <w:r>
        <w:t>If he wishes, the priest may add the following:</w:t>
      </w:r>
    </w:p>
    <w:p w14:paraId="31564438" w14:textId="77777777" w:rsidR="0016512E" w:rsidRDefault="0016512E" w:rsidP="0016512E">
      <w:pPr>
        <w:pStyle w:val="Body"/>
      </w:pPr>
      <w:r>
        <w:t>Remember, O Lord, the children of the Churc</w:t>
      </w:r>
      <w:r w:rsidR="002922F9">
        <w:t xml:space="preserve">h: the </w:t>
      </w:r>
      <w:r w:rsidR="00FA3C4C">
        <w:t>protopresbyters</w:t>
      </w:r>
      <w:r w:rsidR="002922F9">
        <w:t>, and the presbyters</w:t>
      </w:r>
      <w:r>
        <w:t xml:space="preserve">, and the deacons, and the monks, and the clergy, and all the people that have gathered themselves together in the Holy Church; the men and the women, the old and the young, the small </w:t>
      </w:r>
      <w:r>
        <w:lastRenderedPageBreak/>
        <w:t>and the great, them whom we know and them whom we know not, our enemies and our friends. O Lord, absolve them all and forgive them all sin.</w:t>
      </w:r>
    </w:p>
    <w:p w14:paraId="5583F687" w14:textId="77777777" w:rsidR="0016512E" w:rsidRDefault="003C1C36" w:rsidP="0016512E">
      <w:pPr>
        <w:pStyle w:val="Priest"/>
      </w:pPr>
      <w:r>
        <w:t>People:</w:t>
      </w:r>
    </w:p>
    <w:p w14:paraId="42957F3F" w14:textId="77777777" w:rsidR="0016512E" w:rsidRDefault="0016512E" w:rsidP="0016512E">
      <w:pPr>
        <w:pStyle w:val="Body"/>
      </w:pPr>
      <w:r>
        <w:t>Amen. Lord have mercy. Lord have mercy. Lord have mercy.</w:t>
      </w:r>
    </w:p>
    <w:p w14:paraId="7C3F646E" w14:textId="77777777" w:rsidR="0016512E" w:rsidRDefault="0016512E" w:rsidP="0016512E">
      <w:pPr>
        <w:pStyle w:val="Rubrics0"/>
        <w:keepNext w:val="0"/>
      </w:pPr>
      <w:r>
        <w:t>The appropriate End of Service hymn is sung, followed by:</w:t>
      </w:r>
    </w:p>
    <w:p w14:paraId="26FCDA48" w14:textId="77777777" w:rsidR="0016512E" w:rsidRDefault="00B65D4D" w:rsidP="0016512E">
      <w:pPr>
        <w:pStyle w:val="Heading4"/>
      </w:pPr>
      <w:r>
        <w:t>The Final Blessing</w:t>
      </w:r>
    </w:p>
    <w:p w14:paraId="4D4EBB9F" w14:textId="77777777" w:rsidR="0016512E" w:rsidRDefault="003C1C36" w:rsidP="0016512E">
      <w:pPr>
        <w:pStyle w:val="Priest"/>
      </w:pPr>
      <w:r>
        <w:t>Presbyter:</w:t>
      </w:r>
    </w:p>
    <w:p w14:paraId="608096D4" w14:textId="77777777" w:rsidR="0016512E" w:rsidRDefault="0016512E" w:rsidP="0016512E">
      <w:pPr>
        <w:pStyle w:val="Body"/>
      </w:pPr>
      <w:r>
        <w:t xml:space="preserve">May God have compassion </w:t>
      </w:r>
      <w:r w:rsidR="00050534">
        <w:t>on</w:t>
      </w:r>
      <w:r>
        <w:t xml:space="preserve"> us, bless us, manifest His face </w:t>
      </w:r>
      <w:r w:rsidR="00050534">
        <w:t>on</w:t>
      </w:r>
      <w:r>
        <w:t xml:space="preserve"> us, and have mercy </w:t>
      </w:r>
      <w:r w:rsidR="00050534">
        <w:t>on</w:t>
      </w:r>
      <w:r>
        <w:t xml:space="preserve"> us. Lord, save </w:t>
      </w:r>
      <w:r w:rsidR="00050534">
        <w:t>Your</w:t>
      </w:r>
      <w:r>
        <w:t xml:space="preserve"> people, bless </w:t>
      </w:r>
      <w:r w:rsidR="00050534">
        <w:t>Your</w:t>
      </w:r>
      <w:r>
        <w:t xml:space="preserve"> inheritance, pasture them, and raise them up forever. Exalt the horn of the Christians through the power of the life giving Cross, through the supplications and prayers which our Lady, the Lady of us all, the holy </w:t>
      </w:r>
      <w:r w:rsidR="004A17C2">
        <w:t>Theotokos</w:t>
      </w:r>
      <w:r>
        <w:t xml:space="preserve">,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0273B93" w14:textId="77777777" w:rsidR="0016512E" w:rsidRDefault="0016512E" w:rsidP="0016512E">
      <w:pPr>
        <w:pStyle w:val="Body"/>
      </w:pPr>
      <w:r>
        <w:t xml:space="preserve">O Christ our God, King of Peace, grant us Thy peace, establish for us Thy peace, and forgive us our sins. For </w:t>
      </w:r>
      <w:r w:rsidR="00050534">
        <w:t>Yours</w:t>
      </w:r>
      <w:r>
        <w:t xml:space="preserve"> is the power, the glory, the blessing and the might, forever. Amen.</w:t>
      </w:r>
    </w:p>
    <w:p w14:paraId="3C255A35" w14:textId="77777777" w:rsidR="0016512E" w:rsidRDefault="003C1C36" w:rsidP="0016512E">
      <w:pPr>
        <w:pStyle w:val="Priest"/>
      </w:pPr>
      <w:r>
        <w:t>People:</w:t>
      </w:r>
    </w:p>
    <w:p w14:paraId="00027B00" w14:textId="77777777" w:rsidR="0016512E" w:rsidRDefault="0016512E" w:rsidP="0016512E">
      <w:pPr>
        <w:pStyle w:val="Body"/>
      </w:pPr>
      <w:r>
        <w:t>Amen. So be it.</w:t>
      </w:r>
    </w:p>
    <w:p w14:paraId="7A355702" w14:textId="77777777" w:rsidR="0016512E" w:rsidRDefault="003C1C36" w:rsidP="0016512E">
      <w:pPr>
        <w:pStyle w:val="Priest"/>
      </w:pPr>
      <w:r>
        <w:t>Presbyter:</w:t>
      </w:r>
    </w:p>
    <w:p w14:paraId="6B57E7C7" w14:textId="77777777" w:rsidR="0016512E" w:rsidRDefault="0016512E" w:rsidP="0016512E">
      <w:pPr>
        <w:pStyle w:val="Body"/>
      </w:pPr>
      <w:r>
        <w:t>Go in peace. The Lord be with you all.</w:t>
      </w:r>
    </w:p>
    <w:p w14:paraId="2663B541" w14:textId="77777777" w:rsidR="004512C4" w:rsidRDefault="004512C4" w:rsidP="004512C4">
      <w:pPr>
        <w:pStyle w:val="Rubric"/>
      </w:pPr>
      <w:r>
        <w:t>Or else,</w:t>
      </w:r>
    </w:p>
    <w:p w14:paraId="5A2D511C" w14:textId="77777777" w:rsidR="004512C4" w:rsidRDefault="004512C4" w:rsidP="004512C4">
      <w:pPr>
        <w:pStyle w:val="Body"/>
      </w:pPr>
      <w:r>
        <w:lastRenderedPageBreak/>
        <w:t>The love of God the Father; the grace of the Only-Begotten Son, our Lord, God, and Saviour Jesus Christ, and the communion and gift of the Holy Spirit be with you all. Go in peace. The peace of the Lord be with you all. Amen.</w:t>
      </w:r>
    </w:p>
    <w:p w14:paraId="178D787D" w14:textId="77777777" w:rsidR="004512C4" w:rsidRDefault="003C1C36" w:rsidP="004512C4">
      <w:pPr>
        <w:pStyle w:val="Priest"/>
      </w:pPr>
      <w:r>
        <w:t>People:</w:t>
      </w:r>
    </w:p>
    <w:p w14:paraId="29541AAB" w14:textId="77777777" w:rsidR="0016512E" w:rsidRPr="0016512E" w:rsidRDefault="004512C4" w:rsidP="004512C4">
      <w:pPr>
        <w:pStyle w:val="Body"/>
      </w:pPr>
      <w:r>
        <w:t>And with your spirit.</w:t>
      </w:r>
    </w:p>
    <w:p w14:paraId="1A8FE1FF" w14:textId="77777777" w:rsidR="00A02728" w:rsidRDefault="00A02728" w:rsidP="00A02728">
      <w:pPr>
        <w:pStyle w:val="Body"/>
      </w:pPr>
    </w:p>
    <w:p w14:paraId="1CDDBF3E" w14:textId="77777777" w:rsidR="00A02728" w:rsidRDefault="00A02728" w:rsidP="00A02728">
      <w:pPr>
        <w:pStyle w:val="Body"/>
      </w:pPr>
    </w:p>
    <w:p w14:paraId="01FE6B91" w14:textId="77777777" w:rsidR="00A02728" w:rsidRPr="000D107E" w:rsidRDefault="00A02728" w:rsidP="00A02728">
      <w:pPr>
        <w:pStyle w:val="Body"/>
      </w:pPr>
    </w:p>
    <w:p w14:paraId="18715C71" w14:textId="77777777" w:rsidR="00964F23" w:rsidRDefault="00964F23" w:rsidP="00964F23">
      <w:pPr>
        <w:pStyle w:val="Heading2"/>
      </w:pPr>
      <w:bookmarkStart w:id="70" w:name="_Toc410196175"/>
      <w:bookmarkStart w:id="71" w:name="_Toc410196407"/>
      <w:bookmarkStart w:id="72" w:name="_Toc410196909"/>
      <w:bookmarkStart w:id="73" w:name="_Toc437373004"/>
      <w:bookmarkStart w:id="74" w:name="Compline"/>
      <w:bookmarkEnd w:id="20"/>
      <w:r>
        <w:lastRenderedPageBreak/>
        <w:t>After Supper: Retiring</w:t>
      </w:r>
      <w:r>
        <w:rPr>
          <w:rStyle w:val="FootnoteReference"/>
        </w:rPr>
        <w:footnoteReference w:id="11"/>
      </w:r>
      <w:r>
        <w:t xml:space="preserve"> (the Twelfth Hour)</w:t>
      </w:r>
      <w:bookmarkEnd w:id="70"/>
      <w:bookmarkEnd w:id="71"/>
      <w:bookmarkEnd w:id="72"/>
      <w:bookmarkEnd w:id="73"/>
    </w:p>
    <w:bookmarkStart w:id="75" w:name="_Toc410196176" w:displacedByCustomXml="next"/>
    <w:bookmarkStart w:id="76" w:name="_Toc410196408" w:displacedByCustomXml="next"/>
    <w:bookmarkStart w:id="77" w:name="_Toc410196910" w:displacedByCustomXml="next"/>
    <w:bookmarkStart w:id="78" w:name="_Ref435434294" w:displacedByCustomXml="next"/>
    <w:bookmarkStart w:id="79" w:name="_Ref435434300" w:displacedByCustomXml="next"/>
    <w:bookmarkStart w:id="80" w:name="_Ref435789570" w:displacedByCustomXml="next"/>
    <w:bookmarkStart w:id="81" w:name="_Ref435789575" w:displacedByCustomXml="next"/>
    <w:sdt>
      <w:sdtPr>
        <w:id w:val="-1880776434"/>
        <w:docPartObj>
          <w:docPartGallery w:val="Table of Contents"/>
          <w:docPartUnique/>
        </w:docPartObj>
      </w:sdtPr>
      <w:sdtEndPr>
        <w:rPr>
          <w:b/>
          <w:bCs/>
          <w:noProof/>
        </w:rPr>
      </w:sdtEndPr>
      <w:sdtContent>
        <w:p w14:paraId="5E84A89F"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Compline</w:instrText>
          </w:r>
          <w:r>
            <w:rPr>
              <w:noProof/>
            </w:rPr>
            <w:fldChar w:fldCharType="separate"/>
          </w:r>
          <w:hyperlink w:anchor="_Toc437373068" w:history="1">
            <w:r w:rsidR="00B50C35" w:rsidRPr="000C3330">
              <w:rPr>
                <w:rStyle w:val="Hyperlink"/>
                <w:noProof/>
              </w:rPr>
              <w:t>The Psalms of the Twelfth Hour</w:t>
            </w:r>
            <w:r w:rsidR="00B50C35">
              <w:rPr>
                <w:noProof/>
                <w:webHidden/>
              </w:rPr>
              <w:tab/>
            </w:r>
            <w:r w:rsidR="00B50C35">
              <w:rPr>
                <w:noProof/>
                <w:webHidden/>
              </w:rPr>
              <w:fldChar w:fldCharType="begin"/>
            </w:r>
            <w:r w:rsidR="00B50C35">
              <w:rPr>
                <w:noProof/>
                <w:webHidden/>
              </w:rPr>
              <w:instrText xml:space="preserve"> PAGEREF _Toc437373068 \h </w:instrText>
            </w:r>
            <w:r w:rsidR="00B50C35">
              <w:rPr>
                <w:noProof/>
                <w:webHidden/>
              </w:rPr>
            </w:r>
            <w:r w:rsidR="00B50C35">
              <w:rPr>
                <w:noProof/>
                <w:webHidden/>
              </w:rPr>
              <w:fldChar w:fldCharType="separate"/>
            </w:r>
            <w:r w:rsidR="00B50C35">
              <w:rPr>
                <w:noProof/>
                <w:webHidden/>
              </w:rPr>
              <w:t>48</w:t>
            </w:r>
            <w:r w:rsidR="00B50C35">
              <w:rPr>
                <w:noProof/>
                <w:webHidden/>
              </w:rPr>
              <w:fldChar w:fldCharType="end"/>
            </w:r>
          </w:hyperlink>
        </w:p>
        <w:p w14:paraId="2245BEB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69" w:history="1">
            <w:r w:rsidR="00B50C35" w:rsidRPr="000C3330">
              <w:rPr>
                <w:rStyle w:val="Hyperlink"/>
                <w:noProof/>
              </w:rPr>
              <w:t>The Psalms of the Twelfth Hour (Old Rite)</w:t>
            </w:r>
            <w:r w:rsidR="00B50C35">
              <w:rPr>
                <w:noProof/>
                <w:webHidden/>
              </w:rPr>
              <w:tab/>
            </w:r>
            <w:r w:rsidR="00B50C35">
              <w:rPr>
                <w:noProof/>
                <w:webHidden/>
              </w:rPr>
              <w:fldChar w:fldCharType="begin"/>
            </w:r>
            <w:r w:rsidR="00B50C35">
              <w:rPr>
                <w:noProof/>
                <w:webHidden/>
              </w:rPr>
              <w:instrText xml:space="preserve"> PAGEREF _Toc437373069 \h </w:instrText>
            </w:r>
            <w:r w:rsidR="00B50C35">
              <w:rPr>
                <w:noProof/>
                <w:webHidden/>
              </w:rPr>
            </w:r>
            <w:r w:rsidR="00B50C35">
              <w:rPr>
                <w:noProof/>
                <w:webHidden/>
              </w:rPr>
              <w:fldChar w:fldCharType="separate"/>
            </w:r>
            <w:r w:rsidR="00B50C35">
              <w:rPr>
                <w:noProof/>
                <w:webHidden/>
              </w:rPr>
              <w:t>53</w:t>
            </w:r>
            <w:r w:rsidR="00B50C35">
              <w:rPr>
                <w:noProof/>
                <w:webHidden/>
              </w:rPr>
              <w:fldChar w:fldCharType="end"/>
            </w:r>
          </w:hyperlink>
        </w:p>
        <w:p w14:paraId="68B356D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70" w:history="1">
            <w:r w:rsidR="00B50C35" w:rsidRPr="000C3330">
              <w:rPr>
                <w:rStyle w:val="Hyperlink"/>
                <w:noProof/>
              </w:rPr>
              <w:t>The Prayer of the Veil</w:t>
            </w:r>
            <w:r w:rsidR="00B50C35">
              <w:rPr>
                <w:noProof/>
                <w:webHidden/>
              </w:rPr>
              <w:tab/>
            </w:r>
            <w:r w:rsidR="00B50C35">
              <w:rPr>
                <w:noProof/>
                <w:webHidden/>
              </w:rPr>
              <w:fldChar w:fldCharType="begin"/>
            </w:r>
            <w:r w:rsidR="00B50C35">
              <w:rPr>
                <w:noProof/>
                <w:webHidden/>
              </w:rPr>
              <w:instrText xml:space="preserve"> PAGEREF _Toc437373070 \h </w:instrText>
            </w:r>
            <w:r w:rsidR="00B50C35">
              <w:rPr>
                <w:noProof/>
                <w:webHidden/>
              </w:rPr>
            </w:r>
            <w:r w:rsidR="00B50C35">
              <w:rPr>
                <w:noProof/>
                <w:webHidden/>
              </w:rPr>
              <w:fldChar w:fldCharType="separate"/>
            </w:r>
            <w:r w:rsidR="00B50C35">
              <w:rPr>
                <w:noProof/>
                <w:webHidden/>
              </w:rPr>
              <w:t>59</w:t>
            </w:r>
            <w:r w:rsidR="00B50C35">
              <w:rPr>
                <w:noProof/>
                <w:webHidden/>
              </w:rPr>
              <w:fldChar w:fldCharType="end"/>
            </w:r>
          </w:hyperlink>
        </w:p>
        <w:p w14:paraId="6F3A0055" w14:textId="77777777"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2" w:name="_Ref436249938"/>
      <w:bookmarkStart w:id="83" w:name="_Ref436249949"/>
      <w:bookmarkStart w:id="84" w:name="_Toc437373068"/>
      <w:r>
        <w:lastRenderedPageBreak/>
        <w:t>The Psalms of the Twelfth Hour</w:t>
      </w:r>
      <w:bookmarkEnd w:id="81"/>
      <w:bookmarkEnd w:id="80"/>
      <w:bookmarkEnd w:id="79"/>
      <w:bookmarkEnd w:id="78"/>
      <w:bookmarkEnd w:id="77"/>
      <w:bookmarkEnd w:id="76"/>
      <w:bookmarkEnd w:id="75"/>
      <w:bookmarkEnd w:id="82"/>
      <w:bookmarkEnd w:id="83"/>
      <w:bookmarkEnd w:id="84"/>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77777777" w:rsidR="00FB6528" w:rsidRDefault="00FB6528" w:rsidP="00520302">
      <w:pPr>
        <w:pStyle w:val="Prose"/>
        <w:tabs>
          <w:tab w:val="left" w:pos="8280"/>
        </w:tabs>
      </w:pPr>
    </w:p>
    <w:p w14:paraId="11DB9840" w14:textId="77777777" w:rsidR="00AC19C5"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06C8546" w14:textId="77777777" w:rsidR="00AC19C5"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E41A6D8" w14:textId="77777777" w:rsidR="00AC19C5"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5" w:name="_Ref434576945"/>
      <w:r>
        <w:rPr>
          <w:lang w:val="en-GB"/>
        </w:rPr>
        <w:t>The Psalms</w:t>
      </w:r>
      <w:r w:rsidR="00F14AA6">
        <w:rPr>
          <w:lang w:val="en-GB"/>
        </w:rPr>
        <w:t xml:space="preserve"> of Retiring (the Twelfth Hour)</w:t>
      </w:r>
      <w:bookmarkEnd w:id="85"/>
    </w:p>
    <w:p w14:paraId="0C095189" w14:textId="77777777"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5C89ADF0" w14:textId="77777777"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28E2C0BB" w14:textId="77777777"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1E089908" w14:textId="77777777"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AE38C3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687F32E" w14:textId="77777777"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7888D837" w14:textId="77777777"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34DBB223" w14:textId="77777777"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B4DC1CD" w14:textId="77777777"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110D48E" w14:textId="77777777"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DB70176" w14:textId="77777777"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10BFD659" w14:textId="77777777"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6" w:name="_Toc410196177"/>
      <w:bookmarkStart w:id="87" w:name="_Toc410196409"/>
      <w:bookmarkStart w:id="88"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12"/>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77777777" w:rsidR="00BD252D" w:rsidRPr="001A4291" w:rsidRDefault="00BD252D" w:rsidP="00BD252D">
      <w:pPr>
        <w:pStyle w:val="Rubric"/>
        <w:rPr>
          <w:lang w:val="en-GB"/>
        </w:rPr>
      </w:pPr>
      <w:r w:rsidRPr="001A4291">
        <w:rPr>
          <w:lang w:val="en-GB"/>
        </w:rPr>
        <w:t>Then shall these Troparia be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77777777"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 because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59E5A4BA" w14:textId="77777777" w:rsidR="00952359" w:rsidRDefault="00952359" w:rsidP="00952359">
      <w:pPr>
        <w:pStyle w:val="Body"/>
        <w:rPr>
          <w:lang w:val="en-GB"/>
        </w:rPr>
      </w:pPr>
      <w:r>
        <w:rPr>
          <w:lang w:val="en-GB"/>
        </w:rPr>
        <w:t>Blessing belongs to You, praise belongs to You praise, 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89"/>
      <w:r>
        <w:rPr>
          <w:lang w:val="en-GB"/>
        </w:rPr>
        <w:t xml:space="preserve">to </w:t>
      </w:r>
      <w:commentRangeEnd w:id="89"/>
      <w:r>
        <w:rPr>
          <w:rStyle w:val="CommentReference"/>
          <w:lang w:val="en-CA"/>
        </w:rPr>
        <w:commentReference w:id="89"/>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77777777"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77777777" w:rsidR="00BD252D" w:rsidRPr="001A4291" w:rsidRDefault="00BD252D" w:rsidP="00BD252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77777777"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2DEBE4C1" w14:textId="77777777"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do </w:t>
      </w:r>
      <w:r w:rsidR="001040C8">
        <w:t>You</w:t>
      </w:r>
      <w:r w:rsidRPr="001A4291">
        <w:t xml:space="preserve"> graciously forgive unto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77777777" w:rsidR="00BD252D" w:rsidRDefault="00BD252D" w:rsidP="005F5CA1">
      <w:pPr>
        <w:pStyle w:val="Rubric"/>
        <w:rPr>
          <w:lang w:val="en-GB"/>
        </w:rPr>
      </w:pPr>
      <w:r w:rsidRPr="001A4291">
        <w:rPr>
          <w:lang w:val="en-GB"/>
        </w:rPr>
        <w:lastRenderedPageBreak/>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80C42FD" w14:textId="77777777" w:rsidR="00346189" w:rsidRDefault="00346189" w:rsidP="00441BAC">
      <w:pPr>
        <w:pStyle w:val="Heading3"/>
      </w:pPr>
      <w:r>
        <w:br w:type="page"/>
      </w:r>
    </w:p>
    <w:p w14:paraId="432AC5DE" w14:textId="4B9B189E" w:rsidR="00441BAC" w:rsidRDefault="00441BAC" w:rsidP="00441BAC">
      <w:pPr>
        <w:pStyle w:val="Heading3"/>
      </w:pPr>
      <w:bookmarkStart w:id="90" w:name="_Toc437373069"/>
      <w:r>
        <w:lastRenderedPageBreak/>
        <w:t>The Psalms of the Twelfth Hour (Old Rite)</w:t>
      </w:r>
      <w:bookmarkEnd w:id="90"/>
    </w:p>
    <w:p w14:paraId="5AF5A3CC" w14:textId="77777777" w:rsidR="00441BAC" w:rsidRDefault="00441BAC" w:rsidP="00441BAC">
      <w:pPr>
        <w:pStyle w:val="Rubric"/>
        <w:rPr>
          <w:lang w:val="en-US"/>
        </w:rPr>
      </w:pPr>
      <w:r>
        <w:rPr>
          <w:lang w:val="en-US"/>
        </w:rPr>
        <w:t>The worshipper prays the introductory prayers,</w:t>
      </w:r>
    </w:p>
    <w:p w14:paraId="1C99B442" w14:textId="77777777" w:rsidR="00441BAC" w:rsidRDefault="001744DD" w:rsidP="00441BAC">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FA51813" w14:textId="77777777" w:rsidR="00441BAC" w:rsidRDefault="001744DD" w:rsidP="00441BAC">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B99716A" w14:textId="77777777" w:rsidR="00441BAC" w:rsidRDefault="001744DD" w:rsidP="00441BAC">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77777777"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B75A28D" w14:textId="77777777"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0AE9AF27" w14:textId="77777777"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41F119EC" w14:textId="77777777"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597C59C2" w14:textId="77777777"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128C5E51" w14:textId="77777777"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2E0B000D" w14:textId="77777777"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770DB628" w14:textId="7777777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641208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22E2CCB4" w14:textId="77777777"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71D3EDA7" w14:textId="77777777"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6A511ED2" w14:textId="77777777"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14"/>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77777777" w:rsidR="00441BAC" w:rsidRDefault="00130E47" w:rsidP="00441BAC">
      <w:pPr>
        <w:pStyle w:val="Prose"/>
        <w:rPr>
          <w:i/>
        </w:rPr>
      </w:pPr>
      <w:r>
        <w:t>Who then</w:t>
      </w:r>
      <w:r w:rsidR="00441BAC">
        <w:t xml:space="preserve"> </w:t>
      </w:r>
      <w:r>
        <w:t>is the faithful and wise slave</w:t>
      </w:r>
      <w:r w:rsidR="00441BAC">
        <w:t xml:space="preserve">, whom his lord will set over his </w:t>
      </w:r>
      <w:r>
        <w:t>slaves</w:t>
      </w:r>
      <w:r w:rsidR="00441BAC">
        <w:t xml:space="preserve">, to give them their food in </w:t>
      </w:r>
      <w:r>
        <w:t>due season? Blessed is that slave</w:t>
      </w:r>
      <w:r w:rsidR="00441BAC">
        <w:t xml:space="preserve">, if his lord should come and find him doing </w:t>
      </w:r>
      <w:r>
        <w:t>so</w:t>
      </w:r>
      <w:r w:rsidR="00441BAC">
        <w:t>. A</w:t>
      </w:r>
      <w:r w:rsidR="00A741EE">
        <w:t>men, I say to you, that he will set him over all that is his. But if that evil slave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egin to beat his fellow slaves</w:t>
      </w:r>
      <w:r w:rsidR="00441BAC">
        <w:t xml:space="preserve">, and to eat and to </w:t>
      </w:r>
      <w:r w:rsidR="00A741EE">
        <w:t>drink with those who are drunk, the lord of that slave</w:t>
      </w:r>
      <w:r w:rsidR="00441BAC">
        <w:t xml:space="preserve"> will come in a day which he does not expect, and in an hour which he does no</w:t>
      </w:r>
      <w:r w:rsidR="00A741EE">
        <w:t>t know, and he shall cut him into pieces, and he</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77777777"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shall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on the mountain which is called "of Olives"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1"/>
      <w:r>
        <w:t xml:space="preserve">Isaiah </w:t>
      </w:r>
      <w:commentRangeEnd w:id="91"/>
      <w:r w:rsidR="00A741EE">
        <w:rPr>
          <w:rStyle w:val="CommentReference"/>
          <w:rFonts w:eastAsiaTheme="minorHAnsi" w:cstheme="minorBidi"/>
        </w:rPr>
        <w:commentReference w:id="91"/>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2"/>
      <w:r>
        <w:t xml:space="preserve">Behold </w:t>
      </w:r>
      <w:commentRangeEnd w:id="92"/>
      <w:r>
        <w:rPr>
          <w:rStyle w:val="CommentReference"/>
          <w:lang w:val="en-CA"/>
        </w:rPr>
        <w:commentReference w:id="92"/>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77777777" w:rsidR="00B65D4D" w:rsidRPr="001A4291" w:rsidRDefault="00B65D4D" w:rsidP="00B65D4D">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77777777"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7777777" w:rsidR="00952359" w:rsidRDefault="00952359" w:rsidP="00952359">
      <w:pPr>
        <w:pStyle w:val="Body"/>
        <w:rPr>
          <w:lang w:val="en-GB"/>
        </w:rPr>
      </w:pPr>
      <w:r>
        <w:rPr>
          <w:lang w:val="en-GB"/>
        </w:rPr>
        <w:lastRenderedPageBreak/>
        <w:t>Blessing belongs to You, praise belongs to You praise, 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3"/>
      <w:r>
        <w:rPr>
          <w:lang w:val="en-GB"/>
        </w:rPr>
        <w:t xml:space="preserve">to </w:t>
      </w:r>
      <w:commentRangeEnd w:id="93"/>
      <w:r>
        <w:rPr>
          <w:rStyle w:val="CommentReference"/>
          <w:lang w:val="en-CA"/>
        </w:rPr>
        <w:commentReference w:id="93"/>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4"/>
      <w:r w:rsidRPr="001A4291">
        <w:t xml:space="preserve">Our </w:t>
      </w:r>
      <w:commentRangeEnd w:id="94"/>
      <w:r>
        <w:rPr>
          <w:rStyle w:val="CommentReference"/>
        </w:rPr>
        <w:commentReference w:id="94"/>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77777777"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t xml:space="preserve"> glorifying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7777777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 xml:space="preserve">e. What judgment will be my judgment? I, who am bound in sin. Who will quench for me the flame of fire? Who will cause the darkness to </w:t>
      </w:r>
      <w:r>
        <w:t>b</w:t>
      </w:r>
      <w:r w:rsidR="00441BAC">
        <w:t xml:space="preserve">e lightened, if You have not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77777777" w:rsidR="00441BAC" w:rsidRPr="00757692" w:rsidRDefault="00441BAC" w:rsidP="007955F4">
      <w:pPr>
        <w:pStyle w:val="Prose"/>
      </w:pPr>
      <w:r>
        <w:t xml:space="preserve">O </w:t>
      </w:r>
      <w:r w:rsidR="007955F4">
        <w:t>Theotokos</w:t>
      </w:r>
      <w:r>
        <w:t xml:space="preserve">, since we have confidence in </w:t>
      </w:r>
      <w:r w:rsidR="00C104A1">
        <w:t>you</w:t>
      </w:r>
      <w:r>
        <w:t xml:space="preserve">,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77777777"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77777777"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do </w:t>
      </w:r>
      <w:r>
        <w:t>You</w:t>
      </w:r>
      <w:r w:rsidR="00CE1951">
        <w:t xml:space="preserve"> 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77777777"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0000C9EF" w14:textId="77777777" w:rsidR="00346189" w:rsidRDefault="00346189" w:rsidP="00964F23">
      <w:pPr>
        <w:pStyle w:val="Heading3"/>
      </w:pPr>
      <w:r>
        <w:br w:type="page"/>
      </w:r>
    </w:p>
    <w:p w14:paraId="491CE694" w14:textId="2B65EB4E" w:rsidR="00964F23" w:rsidRDefault="00964F23" w:rsidP="00964F23">
      <w:pPr>
        <w:pStyle w:val="Heading3"/>
      </w:pPr>
      <w:bookmarkStart w:id="95" w:name="_Toc437373070"/>
      <w:r>
        <w:lastRenderedPageBreak/>
        <w:t>The Prayer of the Veil</w:t>
      </w:r>
      <w:bookmarkEnd w:id="86"/>
      <w:bookmarkEnd w:id="87"/>
      <w:bookmarkEnd w:id="88"/>
      <w:bookmarkEnd w:id="95"/>
    </w:p>
    <w:p w14:paraId="74C694B4" w14:textId="77777777" w:rsidR="00520302" w:rsidRDefault="00520302" w:rsidP="00520302">
      <w:pPr>
        <w:pStyle w:val="Rubric"/>
        <w:rPr>
          <w:lang w:val="en-US"/>
        </w:rPr>
      </w:pPr>
      <w:r>
        <w:rPr>
          <w:lang w:val="en-US"/>
        </w:rPr>
        <w:t>The worshipper prays the introductory prayers,</w:t>
      </w:r>
    </w:p>
    <w:p w14:paraId="0143AE89" w14:textId="77777777" w:rsidR="00520302" w:rsidRDefault="001744DD" w:rsidP="00520302">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1C8B7C0A" w14:textId="77777777" w:rsidR="00520302" w:rsidRDefault="001744DD" w:rsidP="00520302">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2E223CF0" w14:textId="77777777" w:rsidR="00520302" w:rsidRDefault="001744DD" w:rsidP="00520302">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77777777" w:rsidR="00520302" w:rsidRDefault="00CE1951" w:rsidP="00520302">
      <w:pPr>
        <w:pStyle w:val="Prose"/>
      </w:pPr>
      <w:r>
        <w:t>The hymn of the blessed Sleep</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6" w:name="_Ref434578449"/>
      <w:r>
        <w:rPr>
          <w:lang w:val="en-GB"/>
        </w:rPr>
        <w:t>The Psalms</w:t>
      </w:r>
      <w:r w:rsidR="00494693">
        <w:rPr>
          <w:lang w:val="en-GB"/>
        </w:rPr>
        <w:t xml:space="preserve"> of the Veil</w:t>
      </w:r>
      <w:bookmarkEnd w:id="96"/>
    </w:p>
    <w:p w14:paraId="37729599" w14:textId="77777777" w:rsidR="00520302" w:rsidRPr="00520302" w:rsidRDefault="00520302" w:rsidP="00520302">
      <w:pPr>
        <w:pStyle w:val="Rubric"/>
        <w:rPr>
          <w:lang w:val="en-GB"/>
        </w:rPr>
      </w:pPr>
      <w:r>
        <w:rPr>
          <w:lang w:val="en-GB"/>
        </w:rPr>
        <w:t>Then the following Psalms from Prime are said:</w:t>
      </w:r>
    </w:p>
    <w:commentRangeStart w:id="97"/>
    <w:p w14:paraId="41E1DDA2" w14:textId="77777777"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commentRangeEnd w:id="97"/>
      <w:r w:rsidR="00494693">
        <w:rPr>
          <w:rStyle w:val="CommentReference"/>
          <w:rFonts w:eastAsiaTheme="minorHAnsi" w:cstheme="minorBidi"/>
          <w:color w:val="auto"/>
          <w:lang w:val="en-CA"/>
        </w:rPr>
        <w:commentReference w:id="97"/>
      </w:r>
      <w:r w:rsidR="00520302">
        <w:tab/>
      </w:r>
      <w:r w:rsidR="003A78C2">
        <w:fldChar w:fldCharType="begin"/>
      </w:r>
      <w:r w:rsidR="00520302">
        <w:instrText xml:space="preserve"> PAGEREF _Ref412025808 \h </w:instrText>
      </w:r>
      <w:r w:rsidR="003A78C2">
        <w:fldChar w:fldCharType="separate"/>
      </w:r>
      <w:r w:rsidR="00B50C35">
        <w:rPr>
          <w:noProof/>
        </w:rPr>
        <w:t>309</w:t>
      </w:r>
      <w:r w:rsidR="003A78C2">
        <w:fldChar w:fldCharType="end"/>
      </w:r>
    </w:p>
    <w:p w14:paraId="11005B88" w14:textId="77777777"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B50C35">
        <w:rPr>
          <w:noProof/>
        </w:rPr>
        <w:t>312</w:t>
      </w:r>
      <w:r w:rsidR="003A78C2">
        <w:fldChar w:fldCharType="end"/>
      </w:r>
    </w:p>
    <w:p w14:paraId="55C4356A" w14:textId="77777777"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520302">
        <w:tab/>
      </w:r>
      <w:r w:rsidR="003A78C2">
        <w:fldChar w:fldCharType="begin"/>
      </w:r>
      <w:r w:rsidR="00520302">
        <w:instrText xml:space="preserve"> PAGEREF _Ref412025965 \h </w:instrText>
      </w:r>
      <w:r w:rsidR="003A78C2">
        <w:fldChar w:fldCharType="separate"/>
      </w:r>
      <w:r w:rsidR="00B50C35">
        <w:rPr>
          <w:noProof/>
        </w:rPr>
        <w:t>320</w:t>
      </w:r>
      <w:r w:rsidR="003A78C2">
        <w:fldChar w:fldCharType="end"/>
      </w:r>
    </w:p>
    <w:p w14:paraId="63420882" w14:textId="77777777"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520302">
        <w:tab/>
      </w:r>
      <w:r w:rsidR="003A78C2">
        <w:fldChar w:fldCharType="begin"/>
      </w:r>
      <w:r w:rsidR="00520302">
        <w:instrText xml:space="preserve"> PAGEREF _Ref412025981 \h </w:instrText>
      </w:r>
      <w:r w:rsidR="003A78C2">
        <w:fldChar w:fldCharType="separate"/>
      </w:r>
      <w:r w:rsidR="00B50C35">
        <w:rPr>
          <w:noProof/>
        </w:rPr>
        <w:t>322</w:t>
      </w:r>
      <w:r w:rsidR="003A78C2">
        <w:fldChar w:fldCharType="end"/>
      </w:r>
    </w:p>
    <w:p w14:paraId="774D5DBB" w14:textId="77777777"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B50C35">
        <w:rPr>
          <w:noProof/>
        </w:rPr>
        <w:t>336</w:t>
      </w:r>
      <w:r w:rsidR="003A78C2">
        <w:fldChar w:fldCharType="end"/>
      </w:r>
    </w:p>
    <w:p w14:paraId="6E11CE76" w14:textId="77777777"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B50C35">
        <w:rPr>
          <w:noProof/>
        </w:rPr>
        <w:t>339</w:t>
      </w:r>
      <w:r w:rsidR="003A78C2">
        <w:fldChar w:fldCharType="end"/>
      </w:r>
    </w:p>
    <w:p w14:paraId="3C2A64B3" w14:textId="77777777"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B50C35">
        <w:rPr>
          <w:noProof/>
        </w:rPr>
        <w:t>396</w:t>
      </w:r>
      <w:r w:rsidR="003A78C2">
        <w:fldChar w:fldCharType="end"/>
      </w:r>
    </w:p>
    <w:p w14:paraId="41660D28" w14:textId="77777777"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520302">
        <w:tab/>
      </w:r>
      <w:r w:rsidR="003A78C2">
        <w:fldChar w:fldCharType="begin"/>
      </w:r>
      <w:r w:rsidR="00520302">
        <w:instrText xml:space="preserve"> PAGEREF _Ref412026055 \h </w:instrText>
      </w:r>
      <w:r w:rsidR="003A78C2">
        <w:fldChar w:fldCharType="separate"/>
      </w:r>
      <w:r w:rsidR="00B50C35">
        <w:rPr>
          <w:noProof/>
        </w:rPr>
        <w:t>403</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77777777"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520302">
        <w:tab/>
      </w:r>
      <w:r w:rsidR="003A78C2">
        <w:fldChar w:fldCharType="begin"/>
      </w:r>
      <w:r w:rsidR="00520302">
        <w:instrText xml:space="preserve"> PAGEREF _Ref412026111 \h </w:instrText>
      </w:r>
      <w:r w:rsidR="003A78C2">
        <w:fldChar w:fldCharType="separate"/>
      </w:r>
      <w:r w:rsidR="00B50C35">
        <w:rPr>
          <w:noProof/>
        </w:rPr>
        <w:t>334</w:t>
      </w:r>
      <w:r w:rsidR="003A78C2">
        <w:fldChar w:fldCharType="end"/>
      </w:r>
    </w:p>
    <w:p w14:paraId="09B61132" w14:textId="77777777"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520302">
        <w:tab/>
      </w:r>
      <w:r w:rsidR="003A78C2">
        <w:fldChar w:fldCharType="begin"/>
      </w:r>
      <w:r w:rsidR="00520302">
        <w:instrText xml:space="preserve"> PAGEREF _Ref412026124 \h </w:instrText>
      </w:r>
      <w:r w:rsidR="003A78C2">
        <w:fldChar w:fldCharType="separate"/>
      </w:r>
      <w:r w:rsidR="00B50C35">
        <w:rPr>
          <w:noProof/>
        </w:rPr>
        <w:t>343</w:t>
      </w:r>
      <w:r w:rsidR="003A78C2">
        <w:fldChar w:fldCharType="end"/>
      </w:r>
    </w:p>
    <w:p w14:paraId="28BE6576" w14:textId="77777777"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B50C35">
        <w:rPr>
          <w:noProof/>
        </w:rPr>
        <w:t>365</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7777777"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B50C35">
        <w:rPr>
          <w:noProof/>
        </w:rPr>
        <w:t>384</w:t>
      </w:r>
      <w:r w:rsidR="003A78C2">
        <w:fldChar w:fldCharType="end"/>
      </w:r>
    </w:p>
    <w:p w14:paraId="3921B741" w14:textId="7777777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520302">
        <w:tab/>
      </w:r>
      <w:r w:rsidR="003A78C2">
        <w:fldChar w:fldCharType="begin"/>
      </w:r>
      <w:r w:rsidR="00520302">
        <w:instrText xml:space="preserve"> PAGEREF _Ref412026212 \h </w:instrText>
      </w:r>
      <w:r w:rsidR="003A78C2">
        <w:fldChar w:fldCharType="separate"/>
      </w:r>
      <w:r w:rsidR="00B50C35">
        <w:rPr>
          <w:noProof/>
        </w:rPr>
        <w:t>430</w:t>
      </w:r>
      <w:r w:rsidR="003A78C2">
        <w:fldChar w:fldCharType="end"/>
      </w:r>
    </w:p>
    <w:p w14:paraId="5D801D2A" w14:textId="77777777"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520302">
        <w:tab/>
      </w:r>
      <w:r w:rsidR="003A78C2">
        <w:fldChar w:fldCharType="begin"/>
      </w:r>
      <w:r w:rsidR="00520302">
        <w:instrText xml:space="preserve"> PAGEREF _Ref412026283 \h </w:instrText>
      </w:r>
      <w:r w:rsidR="003A78C2">
        <w:fldChar w:fldCharType="separate"/>
      </w:r>
      <w:r w:rsidR="00B50C35">
        <w:rPr>
          <w:noProof/>
        </w:rPr>
        <w:t>439</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77777777"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520302">
        <w:tab/>
      </w:r>
      <w:r w:rsidR="003A78C2">
        <w:fldChar w:fldCharType="begin"/>
      </w:r>
      <w:r w:rsidR="00520302">
        <w:instrText xml:space="preserve"> PAGEREF _Ref412026313 \h </w:instrText>
      </w:r>
      <w:r w:rsidR="003A78C2">
        <w:fldChar w:fldCharType="separate"/>
      </w:r>
      <w:r w:rsidR="00B50C35">
        <w:rPr>
          <w:noProof/>
        </w:rPr>
        <w:t>446</w:t>
      </w:r>
      <w:r w:rsidR="003A78C2">
        <w:fldChar w:fldCharType="end"/>
      </w:r>
    </w:p>
    <w:p w14:paraId="355504DD" w14:textId="77777777"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B50C35">
        <w:rPr>
          <w:noProof/>
        </w:rPr>
        <w:t>470</w:t>
      </w:r>
      <w:r w:rsidR="003A78C2">
        <w:fldChar w:fldCharType="end"/>
      </w:r>
    </w:p>
    <w:p w14:paraId="19A8593F" w14:textId="77777777"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520302">
        <w:tab/>
      </w:r>
      <w:r w:rsidR="003A78C2">
        <w:fldChar w:fldCharType="begin"/>
      </w:r>
      <w:r w:rsidR="00520302">
        <w:instrText xml:space="preserve"> PAGEREF _Ref412026361 \h </w:instrText>
      </w:r>
      <w:r w:rsidR="003A78C2">
        <w:fldChar w:fldCharType="separate"/>
      </w:r>
      <w:r w:rsidR="00B50C35">
        <w:rPr>
          <w:noProof/>
        </w:rPr>
        <w:t>476</w:t>
      </w:r>
      <w:r w:rsidR="003A78C2">
        <w:fldChar w:fldCharType="end"/>
      </w:r>
    </w:p>
    <w:p w14:paraId="6A7479E2" w14:textId="77777777"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520302">
        <w:tab/>
      </w:r>
      <w:r w:rsidR="003A78C2">
        <w:fldChar w:fldCharType="begin"/>
      </w:r>
      <w:r w:rsidR="00520302">
        <w:instrText xml:space="preserve"> PAGEREF _Ref412026376 \h </w:instrText>
      </w:r>
      <w:r w:rsidR="003A78C2">
        <w:fldChar w:fldCharType="separate"/>
      </w:r>
      <w:r w:rsidR="00B50C35">
        <w:rPr>
          <w:noProof/>
        </w:rPr>
        <w:t>477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77777777"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520302">
        <w:tab/>
      </w:r>
      <w:r w:rsidR="003A78C2">
        <w:fldChar w:fldCharType="begin"/>
      </w:r>
      <w:r w:rsidR="00520302">
        <w:instrText xml:space="preserve"> PAGEREF _Ref411968046 \h </w:instrText>
      </w:r>
      <w:r w:rsidR="003A78C2">
        <w:fldChar w:fldCharType="separate"/>
      </w:r>
      <w:r w:rsidR="00B50C35">
        <w:rPr>
          <w:noProof/>
        </w:rPr>
        <w:t>502</w:t>
      </w:r>
      <w:r w:rsidR="003A78C2">
        <w:fldChar w:fldCharType="end"/>
      </w:r>
    </w:p>
    <w:p w14:paraId="640173D6" w14:textId="77777777"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520302">
        <w:tab/>
      </w:r>
      <w:r w:rsidR="003A78C2">
        <w:fldChar w:fldCharType="begin"/>
      </w:r>
      <w:r w:rsidR="00520302">
        <w:instrText xml:space="preserve"> PAGEREF _Ref411968066 \h </w:instrText>
      </w:r>
      <w:r w:rsidR="003A78C2">
        <w:fldChar w:fldCharType="separate"/>
      </w:r>
      <w:r w:rsidR="00B50C35">
        <w:rPr>
          <w:noProof/>
        </w:rPr>
        <w:t>503</w:t>
      </w:r>
      <w:r w:rsidR="003A78C2">
        <w:fldChar w:fldCharType="end"/>
      </w:r>
    </w:p>
    <w:p w14:paraId="26C5B235" w14:textId="77777777"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B50C35">
        <w:rPr>
          <w:noProof/>
        </w:rPr>
        <w:t>504</w:t>
      </w:r>
      <w:r w:rsidR="003A78C2">
        <w:fldChar w:fldCharType="end"/>
      </w:r>
    </w:p>
    <w:p w14:paraId="09527073" w14:textId="77777777"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B50C35">
        <w:rPr>
          <w:noProof/>
        </w:rPr>
        <w:t>505</w:t>
      </w:r>
      <w:r w:rsidR="003A78C2">
        <w:fldChar w:fldCharType="end"/>
      </w:r>
    </w:p>
    <w:p w14:paraId="3AB0B369" w14:textId="77777777"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520302">
        <w:tab/>
      </w:r>
      <w:r w:rsidR="003A78C2">
        <w:fldChar w:fldCharType="begin"/>
      </w:r>
      <w:r w:rsidR="00520302">
        <w:instrText xml:space="preserve"> PAGEREF _Ref411968119 \h </w:instrText>
      </w:r>
      <w:r w:rsidR="003A78C2">
        <w:fldChar w:fldCharType="separate"/>
      </w:r>
      <w:r w:rsidR="00B50C35">
        <w:rPr>
          <w:noProof/>
        </w:rPr>
        <w:t>506</w:t>
      </w:r>
      <w:r w:rsidR="003A78C2">
        <w:fldChar w:fldCharType="end"/>
      </w:r>
    </w:p>
    <w:p w14:paraId="27DF8F80" w14:textId="77777777"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520302">
        <w:tab/>
      </w:r>
      <w:r w:rsidR="003A78C2">
        <w:fldChar w:fldCharType="begin"/>
      </w:r>
      <w:r w:rsidR="00520302">
        <w:instrText xml:space="preserve"> PAGEREF _Ref411968136 \h </w:instrText>
      </w:r>
      <w:r w:rsidR="003A78C2">
        <w:fldChar w:fldCharType="separate"/>
      </w:r>
      <w:r w:rsidR="00B50C35">
        <w:rPr>
          <w:noProof/>
        </w:rPr>
        <w:t>510</w:t>
      </w:r>
      <w:r w:rsidR="003A78C2">
        <w:fldChar w:fldCharType="end"/>
      </w:r>
    </w:p>
    <w:p w14:paraId="4690D87F" w14:textId="77777777"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520302">
        <w:tab/>
      </w:r>
      <w:r w:rsidR="003A78C2">
        <w:fldChar w:fldCharType="begin"/>
      </w:r>
      <w:r w:rsidR="00520302">
        <w:instrText xml:space="preserve"> PAGEREF _Ref411968172 \h </w:instrText>
      </w:r>
      <w:r w:rsidR="003A78C2">
        <w:fldChar w:fldCharType="separate"/>
      </w:r>
      <w:r w:rsidR="00B50C35">
        <w:rPr>
          <w:noProof/>
        </w:rPr>
        <w:t>515</w:t>
      </w:r>
      <w:r w:rsidR="003A78C2">
        <w:fldChar w:fldCharType="end"/>
      </w:r>
    </w:p>
    <w:p w14:paraId="3DCE666A" w14:textId="77777777"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B50C35">
        <w:rPr>
          <w:noProof/>
        </w:rPr>
        <w:t>521</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77777777"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B50C35">
        <w:t>Psalm 118 Part 20 See my humility and rescue me, for I do not forget</w:t>
      </w:r>
      <w:r>
        <w:fldChar w:fldCharType="end"/>
      </w:r>
      <w:r>
        <w:tab/>
      </w:r>
      <w:r>
        <w:fldChar w:fldCharType="begin"/>
      </w:r>
      <w:r>
        <w:instrText xml:space="preserve"> PAGEREF _Ref434579036 \h </w:instrText>
      </w:r>
      <w:r>
        <w:fldChar w:fldCharType="separate"/>
      </w:r>
      <w:r w:rsidR="00B50C35">
        <w:rPr>
          <w:noProof/>
        </w:rPr>
        <w:t>493</w:t>
      </w:r>
      <w:r>
        <w:fldChar w:fldCharType="end"/>
      </w:r>
    </w:p>
    <w:p w14:paraId="460A4F24" w14:textId="77777777"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B50C35">
        <w:t>Psalm 118 Part 21: Rulers persecute me without cause</w:t>
      </w:r>
      <w:r>
        <w:fldChar w:fldCharType="end"/>
      </w:r>
      <w:r>
        <w:tab/>
      </w:r>
      <w:r>
        <w:fldChar w:fldCharType="begin"/>
      </w:r>
      <w:r>
        <w:instrText xml:space="preserve"> PAGEREF _Ref434579051 \h </w:instrText>
      </w:r>
      <w:r>
        <w:fldChar w:fldCharType="separate"/>
      </w:r>
      <w:r w:rsidR="00B50C35">
        <w:rPr>
          <w:noProof/>
        </w:rPr>
        <w:t>493</w:t>
      </w:r>
      <w:r>
        <w:fldChar w:fldCharType="end"/>
      </w:r>
    </w:p>
    <w:p w14:paraId="148B010E" w14:textId="77777777"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B50C35">
        <w:t>Psalm 118 Part 22: Let my need come before You, O Lord</w:t>
      </w:r>
      <w:r>
        <w:fldChar w:fldCharType="end"/>
      </w:r>
      <w:r>
        <w:tab/>
      </w:r>
      <w:r>
        <w:fldChar w:fldCharType="begin"/>
      </w:r>
      <w:r>
        <w:instrText xml:space="preserve"> PAGEREF _Ref434579065 \h </w:instrText>
      </w:r>
      <w:r>
        <w:fldChar w:fldCharType="separate"/>
      </w:r>
      <w:r w:rsidR="00B50C35">
        <w:rPr>
          <w:noProof/>
        </w:rPr>
        <w:t>494</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77777777" w:rsidR="00520302" w:rsidRPr="00520302" w:rsidRDefault="00520302" w:rsidP="00520302">
      <w:pPr>
        <w:pStyle w:val="Prose"/>
        <w:rPr>
          <w:i/>
        </w:rPr>
      </w:pPr>
      <w:r w:rsidRPr="00520302">
        <w:tab/>
      </w:r>
      <w:r w:rsidR="00CE1951">
        <w:t>I</w:t>
      </w:r>
      <w:r w:rsidRPr="00520302">
        <w:t>n the morning, the multitude which was standing on the other side of the sea saw that there was</w:t>
      </w:r>
      <w:r w:rsidR="00CE1951">
        <w:t xml:space="preserve"> not another ship there, except</w:t>
      </w:r>
      <w:r w:rsidRPr="00520302">
        <w:t xml:space="preserve"> one, and that Jesus went not into the ship with his disciples, but that his disciples were gone away alone</w:t>
      </w:r>
      <w:r w:rsidR="001225FA">
        <w:t xml:space="preserve">. </w:t>
      </w:r>
      <w:r w:rsidRPr="00520302">
        <w:t>O</w:t>
      </w:r>
      <w:r w:rsidR="00CE1951">
        <w:t xml:space="preserve">ther ships came from Tiberias </w:t>
      </w:r>
      <w:r w:rsidRPr="00520302">
        <w:t>to the place where they have eaten the bread, on which the Lord had given thanks</w:t>
      </w:r>
      <w:r w:rsidR="001225FA">
        <w:t xml:space="preserve">. </w:t>
      </w:r>
      <w:r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77777777" w:rsidR="00CE1951" w:rsidRPr="00757692" w:rsidRDefault="00CE1951" w:rsidP="00CE1951">
      <w:pPr>
        <w:pStyle w:val="Prose"/>
      </w:pPr>
      <w:r>
        <w:t>O Theotokos, since we have confidence in you, we shall not be ashamed, but we shall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7777777"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15"/>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77777777"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98" w:name="_Toc410196178"/>
      <w:bookmarkStart w:id="99" w:name="_Toc410196410"/>
      <w:bookmarkStart w:id="100" w:name="_Toc410196912"/>
      <w:bookmarkStart w:id="101" w:name="_Toc437373005"/>
      <w:bookmarkStart w:id="102" w:name="Midnight"/>
      <w:bookmarkEnd w:id="74"/>
      <w:r>
        <w:lastRenderedPageBreak/>
        <w:t>Midnight</w:t>
      </w:r>
      <w:bookmarkEnd w:id="98"/>
      <w:bookmarkEnd w:id="99"/>
      <w:bookmarkEnd w:id="100"/>
      <w:bookmarkEnd w:id="101"/>
    </w:p>
    <w:bookmarkStart w:id="103" w:name="_Toc410196179" w:displacedByCustomXml="next"/>
    <w:bookmarkStart w:id="104" w:name="_Toc410196411" w:displacedByCustomXml="next"/>
    <w:bookmarkStart w:id="105" w:name="_Toc410196913" w:displacedByCustomXml="next"/>
    <w:sdt>
      <w:sdtPr>
        <w:id w:val="-763460370"/>
        <w:docPartObj>
          <w:docPartGallery w:val="Table of Contents"/>
          <w:docPartUnique/>
        </w:docPartObj>
      </w:sdtPr>
      <w:sdtEndPr>
        <w:rPr>
          <w:b/>
          <w:bCs/>
          <w:noProof/>
        </w:rPr>
      </w:sdtEndPr>
      <w:sdtContent>
        <w:p w14:paraId="76EAA2A7"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Midnight</w:instrText>
          </w:r>
          <w:r>
            <w:rPr>
              <w:noProof/>
            </w:rPr>
            <w:fldChar w:fldCharType="separate"/>
          </w:r>
          <w:hyperlink w:anchor="_Toc437373071" w:history="1">
            <w:r w:rsidR="00B50C35" w:rsidRPr="003452A9">
              <w:rPr>
                <w:rStyle w:val="Hyperlink"/>
                <w:noProof/>
              </w:rPr>
              <w:t>The Psalms of Midnight (The Beginning of Watches)</w:t>
            </w:r>
            <w:r w:rsidR="00B50C35">
              <w:rPr>
                <w:noProof/>
                <w:webHidden/>
              </w:rPr>
              <w:tab/>
            </w:r>
            <w:r w:rsidR="00B50C35">
              <w:rPr>
                <w:noProof/>
                <w:webHidden/>
              </w:rPr>
              <w:fldChar w:fldCharType="begin"/>
            </w:r>
            <w:r w:rsidR="00B50C35">
              <w:rPr>
                <w:noProof/>
                <w:webHidden/>
              </w:rPr>
              <w:instrText xml:space="preserve"> PAGEREF _Toc437373071 \h </w:instrText>
            </w:r>
            <w:r w:rsidR="00B50C35">
              <w:rPr>
                <w:noProof/>
                <w:webHidden/>
              </w:rPr>
            </w:r>
            <w:r w:rsidR="00B50C35">
              <w:rPr>
                <w:noProof/>
                <w:webHidden/>
              </w:rPr>
              <w:fldChar w:fldCharType="separate"/>
            </w:r>
            <w:r w:rsidR="00B50C35">
              <w:rPr>
                <w:noProof/>
                <w:webHidden/>
              </w:rPr>
              <w:t>63</w:t>
            </w:r>
            <w:r w:rsidR="00B50C35">
              <w:rPr>
                <w:noProof/>
                <w:webHidden/>
              </w:rPr>
              <w:fldChar w:fldCharType="end"/>
            </w:r>
          </w:hyperlink>
        </w:p>
        <w:p w14:paraId="226EE17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72" w:history="1">
            <w:r w:rsidR="00B50C35" w:rsidRPr="003452A9">
              <w:rPr>
                <w:rStyle w:val="Hyperlink"/>
                <w:noProof/>
              </w:rPr>
              <w:t>The Psalms of the Middle Watch</w:t>
            </w:r>
            <w:r w:rsidR="00B50C35">
              <w:rPr>
                <w:noProof/>
                <w:webHidden/>
              </w:rPr>
              <w:tab/>
            </w:r>
            <w:r w:rsidR="00B50C35">
              <w:rPr>
                <w:noProof/>
                <w:webHidden/>
              </w:rPr>
              <w:fldChar w:fldCharType="begin"/>
            </w:r>
            <w:r w:rsidR="00B50C35">
              <w:rPr>
                <w:noProof/>
                <w:webHidden/>
              </w:rPr>
              <w:instrText xml:space="preserve"> PAGEREF _Toc437373072 \h </w:instrText>
            </w:r>
            <w:r w:rsidR="00B50C35">
              <w:rPr>
                <w:noProof/>
                <w:webHidden/>
              </w:rPr>
            </w:r>
            <w:r w:rsidR="00B50C35">
              <w:rPr>
                <w:noProof/>
                <w:webHidden/>
              </w:rPr>
              <w:fldChar w:fldCharType="separate"/>
            </w:r>
            <w:r w:rsidR="00B50C35">
              <w:rPr>
                <w:noProof/>
                <w:webHidden/>
              </w:rPr>
              <w:t>67</w:t>
            </w:r>
            <w:r w:rsidR="00B50C35">
              <w:rPr>
                <w:noProof/>
                <w:webHidden/>
              </w:rPr>
              <w:fldChar w:fldCharType="end"/>
            </w:r>
          </w:hyperlink>
        </w:p>
        <w:p w14:paraId="12CC9BBA"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73" w:history="1">
            <w:r w:rsidR="00B50C35" w:rsidRPr="003452A9">
              <w:rPr>
                <w:rStyle w:val="Hyperlink"/>
                <w:noProof/>
              </w:rPr>
              <w:t>The Psalms of the Morning Watch</w:t>
            </w:r>
            <w:r w:rsidR="00B50C35">
              <w:rPr>
                <w:noProof/>
                <w:webHidden/>
              </w:rPr>
              <w:tab/>
            </w:r>
            <w:r w:rsidR="00B50C35">
              <w:rPr>
                <w:noProof/>
                <w:webHidden/>
              </w:rPr>
              <w:fldChar w:fldCharType="begin"/>
            </w:r>
            <w:r w:rsidR="00B50C35">
              <w:rPr>
                <w:noProof/>
                <w:webHidden/>
              </w:rPr>
              <w:instrText xml:space="preserve"> PAGEREF _Toc437373073 \h </w:instrText>
            </w:r>
            <w:r w:rsidR="00B50C35">
              <w:rPr>
                <w:noProof/>
                <w:webHidden/>
              </w:rPr>
            </w:r>
            <w:r w:rsidR="00B50C35">
              <w:rPr>
                <w:noProof/>
                <w:webHidden/>
              </w:rPr>
              <w:fldChar w:fldCharType="separate"/>
            </w:r>
            <w:r w:rsidR="00B50C35">
              <w:rPr>
                <w:noProof/>
                <w:webHidden/>
              </w:rPr>
              <w:t>70</w:t>
            </w:r>
            <w:r w:rsidR="00B50C35">
              <w:rPr>
                <w:noProof/>
                <w:webHidden/>
              </w:rPr>
              <w:fldChar w:fldCharType="end"/>
            </w:r>
          </w:hyperlink>
        </w:p>
        <w:p w14:paraId="4E7EEDF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74" w:history="1">
            <w:r w:rsidR="00B50C35" w:rsidRPr="003452A9">
              <w:rPr>
                <w:rStyle w:val="Hyperlink"/>
                <w:noProof/>
              </w:rPr>
              <w:t>The Midnight Praise</w:t>
            </w:r>
            <w:r w:rsidR="00B50C35">
              <w:rPr>
                <w:noProof/>
                <w:webHidden/>
              </w:rPr>
              <w:tab/>
            </w:r>
            <w:r w:rsidR="00B50C35">
              <w:rPr>
                <w:noProof/>
                <w:webHidden/>
              </w:rPr>
              <w:fldChar w:fldCharType="begin"/>
            </w:r>
            <w:r w:rsidR="00B50C35">
              <w:rPr>
                <w:noProof/>
                <w:webHidden/>
              </w:rPr>
              <w:instrText xml:space="preserve"> PAGEREF _Toc437373074 \h </w:instrText>
            </w:r>
            <w:r w:rsidR="00B50C35">
              <w:rPr>
                <w:noProof/>
                <w:webHidden/>
              </w:rPr>
            </w:r>
            <w:r w:rsidR="00B50C35">
              <w:rPr>
                <w:noProof/>
                <w:webHidden/>
              </w:rPr>
              <w:fldChar w:fldCharType="separate"/>
            </w:r>
            <w:r w:rsidR="00B50C35">
              <w:rPr>
                <w:noProof/>
                <w:webHidden/>
              </w:rPr>
              <w:t>73</w:t>
            </w:r>
            <w:r w:rsidR="00B50C35">
              <w:rPr>
                <w:noProof/>
                <w:webHidden/>
              </w:rPr>
              <w:fldChar w:fldCharType="end"/>
            </w:r>
          </w:hyperlink>
        </w:p>
        <w:p w14:paraId="44C7334F" w14:textId="77777777"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6" w:name="_Toc437373071"/>
      <w:r>
        <w:lastRenderedPageBreak/>
        <w:t xml:space="preserve">The Psalms of </w:t>
      </w:r>
      <w:bookmarkEnd w:id="105"/>
      <w:bookmarkEnd w:id="104"/>
      <w:bookmarkEnd w:id="103"/>
      <w:r w:rsidR="006D16F9">
        <w:t>Midnight</w:t>
      </w:r>
      <w:r w:rsidR="009800DB">
        <w:t xml:space="preserve"> (The Beginning of Watches)</w:t>
      </w:r>
      <w:bookmarkEnd w:id="106"/>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7777777" w:rsidR="006A0403" w:rsidRDefault="001744DD" w:rsidP="006A0403">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0C23CB7" w14:textId="77777777" w:rsidR="006A0403" w:rsidRDefault="001744DD" w:rsidP="006A0403">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6A01756" w14:textId="77777777" w:rsidR="006A0403" w:rsidRDefault="001744DD" w:rsidP="006A0403">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6"/>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07" w:name="_Ref434579602"/>
      <w:r>
        <w:rPr>
          <w:lang w:val="en-GB"/>
        </w:rPr>
        <w:t>The Psalms of the Beginning of Watches</w:t>
      </w:r>
      <w:bookmarkEnd w:id="107"/>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77777777" w:rsidR="006A0403" w:rsidRDefault="001744DD" w:rsidP="006A0403">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6A0403">
        <w:tab/>
      </w:r>
      <w:r w:rsidR="003A78C2">
        <w:fldChar w:fldCharType="begin"/>
      </w:r>
      <w:r w:rsidR="006A0403">
        <w:instrText xml:space="preserve"> PAGEREF _Ref412026989 \h </w:instrText>
      </w:r>
      <w:r w:rsidR="003A78C2">
        <w:fldChar w:fldCharType="separate"/>
      </w:r>
      <w:r w:rsidR="00B50C35">
        <w:rPr>
          <w:noProof/>
        </w:rPr>
        <w:t>309</w:t>
      </w:r>
      <w:r w:rsidR="003A78C2">
        <w:fldChar w:fldCharType="end"/>
      </w:r>
    </w:p>
    <w:p w14:paraId="065B6E4C" w14:textId="77777777" w:rsidR="006A0403" w:rsidRDefault="001744DD" w:rsidP="006A0403">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B50C35">
        <w:rPr>
          <w:noProof/>
        </w:rPr>
        <w:t>312</w:t>
      </w:r>
      <w:r w:rsidR="003A78C2">
        <w:fldChar w:fldCharType="end"/>
      </w:r>
    </w:p>
    <w:p w14:paraId="7CA30D28" w14:textId="77777777" w:rsidR="006A0403" w:rsidRDefault="001744DD" w:rsidP="006A0403">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6A0403">
        <w:tab/>
      </w:r>
      <w:r w:rsidR="003A78C2">
        <w:fldChar w:fldCharType="begin"/>
      </w:r>
      <w:r w:rsidR="006A0403">
        <w:instrText xml:space="preserve"> PAGEREF _Ref412025965 \h </w:instrText>
      </w:r>
      <w:r w:rsidR="003A78C2">
        <w:fldChar w:fldCharType="separate"/>
      </w:r>
      <w:r w:rsidR="00B50C35">
        <w:rPr>
          <w:noProof/>
        </w:rPr>
        <w:t>320</w:t>
      </w:r>
      <w:r w:rsidR="003A78C2">
        <w:fldChar w:fldCharType="end"/>
      </w:r>
    </w:p>
    <w:p w14:paraId="163CB68A" w14:textId="77777777" w:rsidR="006A0403" w:rsidRDefault="001744DD" w:rsidP="006A0403">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6A0403">
        <w:tab/>
      </w:r>
      <w:r w:rsidR="003A78C2">
        <w:fldChar w:fldCharType="begin"/>
      </w:r>
      <w:r w:rsidR="006A0403">
        <w:instrText xml:space="preserve"> PAGEREF _Ref412026055 \h </w:instrText>
      </w:r>
      <w:r w:rsidR="003A78C2">
        <w:fldChar w:fldCharType="separate"/>
      </w:r>
      <w:r w:rsidR="00B50C35">
        <w:rPr>
          <w:noProof/>
        </w:rPr>
        <w:t>403</w:t>
      </w:r>
      <w:r w:rsidR="003A78C2">
        <w:fldChar w:fldCharType="end"/>
      </w:r>
    </w:p>
    <w:p w14:paraId="32337B1D" w14:textId="77777777" w:rsidR="006A0403" w:rsidRDefault="001744DD" w:rsidP="006A0403">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6A0403">
        <w:tab/>
      </w:r>
      <w:r w:rsidR="003A78C2">
        <w:fldChar w:fldCharType="begin"/>
      </w:r>
      <w:r w:rsidR="006A0403">
        <w:instrText xml:space="preserve"> PAGEREF _Ref412026212 \h </w:instrText>
      </w:r>
      <w:r w:rsidR="003A78C2">
        <w:fldChar w:fldCharType="separate"/>
      </w:r>
      <w:r w:rsidR="00B50C35">
        <w:rPr>
          <w:noProof/>
        </w:rPr>
        <w:t>430</w:t>
      </w:r>
      <w:r w:rsidR="003A78C2">
        <w:fldChar w:fldCharType="end"/>
      </w:r>
    </w:p>
    <w:p w14:paraId="7C06DD1A" w14:textId="77777777" w:rsidR="006A0403" w:rsidRDefault="001744DD" w:rsidP="006A0403">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6A0403">
        <w:tab/>
      </w:r>
      <w:r w:rsidR="003A78C2">
        <w:fldChar w:fldCharType="begin"/>
      </w:r>
      <w:r w:rsidR="006A0403">
        <w:instrText xml:space="preserve"> PAGEREF _Ref412026283 \h </w:instrText>
      </w:r>
      <w:r w:rsidR="003A78C2">
        <w:fldChar w:fldCharType="separate"/>
      </w:r>
      <w:r w:rsidR="00B50C35">
        <w:rPr>
          <w:noProof/>
        </w:rPr>
        <w:t>439</w:t>
      </w:r>
      <w:r w:rsidR="003A78C2">
        <w:fldChar w:fldCharType="end"/>
      </w:r>
    </w:p>
    <w:p w14:paraId="2E5D18EB" w14:textId="77777777" w:rsidR="006A0403" w:rsidRDefault="001744DD" w:rsidP="006A0403">
      <w:pPr>
        <w:pStyle w:val="EngHang"/>
        <w:tabs>
          <w:tab w:val="left" w:leader="dot" w:pos="8280"/>
        </w:tabs>
      </w:pPr>
      <w:r>
        <w:fldChar w:fldCharType="begin"/>
      </w:r>
      <w:r>
        <w:instrText xml:space="preserve"> REF _Ref411967180 \h  \* MERGEFORMAT </w:instrText>
      </w:r>
      <w:r>
        <w:fldChar w:fldCharType="separate"/>
      </w:r>
      <w:r w:rsidR="00B50C35">
        <w:t>Psalm</w:t>
      </w:r>
      <w:r w:rsidR="00B50C35" w:rsidRPr="00AB1781">
        <w:t xml:space="preserve"> 116</w:t>
      </w:r>
      <w:r w:rsidR="00B50C35">
        <w:t>: All you nations, praise the Lord</w:t>
      </w:r>
      <w:r>
        <w:fldChar w:fldCharType="end"/>
      </w:r>
      <w:r w:rsidR="006A0403">
        <w:tab/>
      </w:r>
      <w:r w:rsidR="003A78C2">
        <w:fldChar w:fldCharType="begin"/>
      </w:r>
      <w:r w:rsidR="006A0403">
        <w:instrText xml:space="preserve"> PAGEREF _Ref411967180 \h </w:instrText>
      </w:r>
      <w:r w:rsidR="003A78C2">
        <w:fldChar w:fldCharType="separate"/>
      </w:r>
      <w:r w:rsidR="00B50C35">
        <w:rPr>
          <w:noProof/>
        </w:rPr>
        <w:t>478</w:t>
      </w:r>
      <w:r w:rsidR="003A78C2">
        <w:fldChar w:fldCharType="end"/>
      </w:r>
    </w:p>
    <w:p w14:paraId="110463A5" w14:textId="77777777" w:rsidR="003A7286" w:rsidRDefault="001744DD" w:rsidP="006A0403">
      <w:pPr>
        <w:pStyle w:val="EngHang"/>
        <w:tabs>
          <w:tab w:val="left" w:leader="dot" w:pos="8280"/>
        </w:tabs>
      </w:pPr>
      <w:r>
        <w:fldChar w:fldCharType="begin"/>
      </w:r>
      <w:r>
        <w:instrText xml:space="preserve"> REF _Ref411967211 \h  \* MERGEFORMAT </w:instrText>
      </w:r>
      <w:r>
        <w:fldChar w:fldCharType="separate"/>
      </w:r>
      <w:r w:rsidR="00B50C35">
        <w:t>Psalm</w:t>
      </w:r>
      <w:r w:rsidR="00B50C35" w:rsidRPr="00AB1781">
        <w:t xml:space="preserve"> 117</w:t>
      </w:r>
      <w:r w:rsidR="00B50C35">
        <w:t>: Give thanks to the Lord, He is good</w:t>
      </w:r>
      <w:r>
        <w:fldChar w:fldCharType="end"/>
      </w:r>
      <w:r w:rsidR="006A0403">
        <w:tab/>
      </w:r>
      <w:r w:rsidR="003A78C2">
        <w:fldChar w:fldCharType="begin"/>
      </w:r>
      <w:r w:rsidR="006A0403">
        <w:instrText xml:space="preserve"> PAGEREF _Ref411967211 \h </w:instrText>
      </w:r>
      <w:r w:rsidR="003A78C2">
        <w:fldChar w:fldCharType="separate"/>
      </w:r>
      <w:r w:rsidR="00B50C35">
        <w:rPr>
          <w:noProof/>
        </w:rPr>
        <w:t>478</w:t>
      </w:r>
      <w:r w:rsidR="003A78C2">
        <w:fldChar w:fldCharType="end"/>
      </w:r>
    </w:p>
    <w:p w14:paraId="2887A6CA" w14:textId="706F77E5" w:rsidR="006A0403" w:rsidRPr="006A0403" w:rsidRDefault="003A78C2" w:rsidP="006A0403">
      <w:pPr>
        <w:pStyle w:val="EngHang"/>
        <w:tabs>
          <w:tab w:val="left" w:leader="dot" w:pos="8280"/>
        </w:tabs>
      </w:pPr>
      <w:r>
        <w:fldChar w:fldCharType="begin"/>
      </w:r>
      <w:r w:rsidR="006A0403">
        <w:instrText xml:space="preserve"> REF _Ref412027139 \h </w:instrText>
      </w:r>
      <w:r w:rsidR="003A7286">
        <w:instrText xml:space="preserve"> \* MERGEFORMAT </w:instrText>
      </w:r>
      <w:r>
        <w:fldChar w:fldCharType="separate"/>
      </w:r>
      <w:r w:rsidR="00B50C35">
        <w:t>Psalm</w:t>
      </w:r>
      <w:r w:rsidR="00B50C35" w:rsidRPr="00AB1781">
        <w:t xml:space="preserve"> 118</w:t>
      </w:r>
      <w:r w:rsidR="00B50C35">
        <w:t>: Blessed are they who are faultless in the way</w:t>
      </w:r>
      <w:r>
        <w:fldChar w:fldCharType="end"/>
      </w:r>
      <w:r w:rsidR="006A0403">
        <w:tab/>
      </w:r>
      <w:r>
        <w:fldChar w:fldCharType="begin"/>
      </w:r>
      <w:r w:rsidR="006A0403">
        <w:instrText xml:space="preserve"> PAGEREF _Ref412027139 \h </w:instrText>
      </w:r>
      <w:r>
        <w:fldChar w:fldCharType="separate"/>
      </w:r>
      <w:r w:rsidR="00B50C35">
        <w:rPr>
          <w:noProof/>
        </w:rPr>
        <w:t>481</w:t>
      </w:r>
      <w:r>
        <w:fldChar w:fldCharType="end"/>
      </w:r>
    </w:p>
    <w:p w14:paraId="771663ED" w14:textId="77777777" w:rsidR="006A0403" w:rsidRPr="001A4291" w:rsidRDefault="00115025" w:rsidP="006A0403">
      <w:pPr>
        <w:pStyle w:val="Heading5"/>
        <w:rPr>
          <w:lang w:val="en-GB"/>
        </w:rPr>
      </w:pPr>
      <w:bookmarkStart w:id="108" w:name="_Toc410196180"/>
      <w:bookmarkStart w:id="109" w:name="_Toc410196412"/>
      <w:bookmarkStart w:id="110"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77777777" w:rsidR="006A0403" w:rsidRPr="001A4291" w:rsidRDefault="006A0403" w:rsidP="006A0403">
      <w:pPr>
        <w:pStyle w:val="Prose"/>
      </w:pPr>
      <w:r w:rsidRPr="001A4291">
        <w:tab/>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77777777"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Blessed is that servant whom He shall find watching</w:t>
      </w:r>
      <w:r w:rsidR="001225FA">
        <w:t xml:space="preserve">. </w:t>
      </w:r>
      <w:r w:rsidRPr="001A4291">
        <w:t>But he whom He shall find neglectful is unworthy to go with Him</w:t>
      </w:r>
      <w:r w:rsidR="001225FA">
        <w:t xml:space="preserve">. </w:t>
      </w:r>
      <w:r w:rsidRPr="001A4291">
        <w:t>See, O my soul, that you grow not heavy with sleep,</w:t>
      </w:r>
      <w:r w:rsidR="000526E5">
        <w:t xml:space="preserve"> lest you be found outside the K</w:t>
      </w:r>
      <w:r w:rsidRPr="001A4291">
        <w:t>ingdom</w:t>
      </w:r>
      <w:r w:rsidR="001225FA">
        <w:t xml:space="preserve">. </w:t>
      </w:r>
      <w:r w:rsidRPr="001A4291">
        <w:t xml:space="preserve">But be watchful and cry aloud, saying, "Holy, Holy, Holy </w:t>
      </w:r>
      <w:r w:rsidR="00C104A1">
        <w:t>are</w:t>
      </w:r>
      <w:r w:rsidRPr="001A4291">
        <w:t xml:space="preserve"> </w:t>
      </w:r>
      <w:r w:rsidR="001040C8">
        <w:t>You</w:t>
      </w:r>
      <w:r w:rsidRPr="001A4291">
        <w:t xml:space="preserve"> O God</w:t>
      </w:r>
      <w:r w:rsidR="001225FA">
        <w:t xml:space="preserve">. </w:t>
      </w:r>
      <w:r w:rsidRPr="001A4291">
        <w:t>For the sake of the Mother of God,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77777777"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Pr="001A4291">
        <w:t>the voice saying, "Behold the Bridegroom!"</w:t>
      </w:r>
      <w:r w:rsidR="00FE0AE4">
        <w:t xml:space="preserve"> </w:t>
      </w:r>
      <w:r w:rsidRPr="001A4291">
        <w:t>See, O my soul, that you slumber not,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77777777"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7"/>
      </w:r>
      <w:r w:rsidR="001225FA">
        <w:t xml:space="preserve">. </w:t>
      </w:r>
      <w:r w:rsidRPr="001A4291">
        <w:t xml:space="preserve">Bring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77777777"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in every place and Who fills all;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7777777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disciples, O Saviour, and gavest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77777777"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8"/>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79255AB6" w14:textId="77777777" w:rsidR="00346189" w:rsidRDefault="00346189" w:rsidP="00964F23">
      <w:pPr>
        <w:pStyle w:val="Heading3"/>
      </w:pPr>
      <w:bookmarkStart w:id="111" w:name="_Ref434580361"/>
      <w:r>
        <w:br w:type="page"/>
      </w:r>
    </w:p>
    <w:p w14:paraId="6D21839E" w14:textId="3B925DCD" w:rsidR="00964F23" w:rsidRDefault="00964F23" w:rsidP="00964F23">
      <w:pPr>
        <w:pStyle w:val="Heading3"/>
      </w:pPr>
      <w:bookmarkStart w:id="112" w:name="_Toc437373072"/>
      <w:r>
        <w:lastRenderedPageBreak/>
        <w:t>The Psalms of the</w:t>
      </w:r>
      <w:bookmarkEnd w:id="108"/>
      <w:bookmarkEnd w:id="109"/>
      <w:bookmarkEnd w:id="110"/>
      <w:r w:rsidR="006D16F9">
        <w:t xml:space="preserve"> Middle Watch</w:t>
      </w:r>
      <w:bookmarkEnd w:id="111"/>
      <w:bookmarkEnd w:id="112"/>
    </w:p>
    <w:p w14:paraId="39C33E62" w14:textId="77777777" w:rsidR="006A0403" w:rsidRPr="006A0403" w:rsidRDefault="006A0403" w:rsidP="006A0403">
      <w:pPr>
        <w:pStyle w:val="Rubric"/>
      </w:pPr>
      <w:r>
        <w:t>The Psalms of Vespers (except for 117 and 118) are recited,</w:t>
      </w:r>
    </w:p>
    <w:p w14:paraId="123D045B" w14:textId="77777777"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B50C35">
        <w:t>Psalm</w:t>
      </w:r>
      <w:r w:rsidR="00B50C35" w:rsidRPr="00AB1781">
        <w:t xml:space="preserve"> 119</w:t>
      </w:r>
      <w:r w:rsidR="00B50C35">
        <w:t>: To the Lord in the hour of my distress I cry</w:t>
      </w:r>
      <w:r>
        <w:fldChar w:fldCharType="end"/>
      </w:r>
      <w:r w:rsidR="006A0403">
        <w:tab/>
      </w:r>
      <w:r w:rsidR="003A78C2">
        <w:fldChar w:fldCharType="begin"/>
      </w:r>
      <w:r w:rsidR="006A0403">
        <w:instrText xml:space="preserve"> PAGEREF _Ref411967235 \h </w:instrText>
      </w:r>
      <w:r w:rsidR="003A78C2">
        <w:fldChar w:fldCharType="separate"/>
      </w:r>
      <w:r w:rsidR="00B50C35">
        <w:rPr>
          <w:noProof/>
        </w:rPr>
        <w:t>495</w:t>
      </w:r>
      <w:r w:rsidR="003A78C2">
        <w:fldChar w:fldCharType="end"/>
      </w:r>
    </w:p>
    <w:p w14:paraId="49DCC6DD" w14:textId="77777777"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B50C35">
        <w:t>Psalm</w:t>
      </w:r>
      <w:r w:rsidR="00B50C35" w:rsidRPr="00AB1781">
        <w:t xml:space="preserve"> 120</w:t>
      </w:r>
      <w:r w:rsidR="00B50C35">
        <w:t>: I lift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B50C35">
        <w:rPr>
          <w:noProof/>
        </w:rPr>
        <w:t>496</w:t>
      </w:r>
      <w:r w:rsidR="003A78C2">
        <w:fldChar w:fldCharType="end"/>
      </w:r>
    </w:p>
    <w:p w14:paraId="35C5E1C7" w14:textId="77777777"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B50C35">
        <w:t>Psalm</w:t>
      </w:r>
      <w:r w:rsidR="00B50C35" w:rsidRPr="00AB1781">
        <w:t xml:space="preserve"> 121</w:t>
      </w:r>
      <w:r w:rsidR="00B50C35">
        <w:t>: I was glad when they said to me: 'Let us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B50C35">
        <w:rPr>
          <w:noProof/>
        </w:rPr>
        <w:t>496</w:t>
      </w:r>
      <w:r w:rsidR="003A78C2">
        <w:fldChar w:fldCharType="end"/>
      </w:r>
    </w:p>
    <w:p w14:paraId="037372CD" w14:textId="77777777"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B50C35">
        <w:t>Psalm</w:t>
      </w:r>
      <w:r w:rsidR="00B50C35" w:rsidRPr="00AB1781">
        <w:t xml:space="preserve"> 122</w:t>
      </w:r>
      <w:r w:rsidR="00B50C35">
        <w:t>: To You I lift up my eyes, O You Who dwell in heaven</w:t>
      </w:r>
      <w:r>
        <w:fldChar w:fldCharType="end"/>
      </w:r>
      <w:r w:rsidR="006A0403">
        <w:tab/>
      </w:r>
      <w:r w:rsidR="003A78C2">
        <w:fldChar w:fldCharType="begin"/>
      </w:r>
      <w:r w:rsidR="006A0403">
        <w:instrText xml:space="preserve"> PAGEREF _Ref411967299 \h </w:instrText>
      </w:r>
      <w:r w:rsidR="003A78C2">
        <w:fldChar w:fldCharType="separate"/>
      </w:r>
      <w:r w:rsidR="00B50C35">
        <w:rPr>
          <w:noProof/>
        </w:rPr>
        <w:t>497</w:t>
      </w:r>
      <w:r w:rsidR="003A78C2">
        <w:fldChar w:fldCharType="end"/>
      </w:r>
    </w:p>
    <w:p w14:paraId="7F07DE56" w14:textId="77777777"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B50C35">
        <w:t>Psalm</w:t>
      </w:r>
      <w:r w:rsidR="00B50C35" w:rsidRPr="00AB1781">
        <w:t xml:space="preserve"> 123</w:t>
      </w:r>
      <w:r w:rsidR="00B50C35">
        <w:t>: 'Unless the Lord had been among us,' let Israel now say</w:t>
      </w:r>
      <w:r>
        <w:fldChar w:fldCharType="end"/>
      </w:r>
      <w:r w:rsidR="006A0403">
        <w:tab/>
      </w:r>
      <w:r w:rsidR="003A78C2">
        <w:fldChar w:fldCharType="begin"/>
      </w:r>
      <w:r w:rsidR="006A0403">
        <w:instrText xml:space="preserve"> PAGEREF _Ref411967321 \h </w:instrText>
      </w:r>
      <w:r w:rsidR="003A78C2">
        <w:fldChar w:fldCharType="separate"/>
      </w:r>
      <w:r w:rsidR="00B50C35">
        <w:rPr>
          <w:noProof/>
        </w:rPr>
        <w:t>498</w:t>
      </w:r>
      <w:r w:rsidR="003A78C2">
        <w:fldChar w:fldCharType="end"/>
      </w:r>
    </w:p>
    <w:p w14:paraId="6BE98E76" w14:textId="77777777"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B50C35">
        <w:t>Psalm</w:t>
      </w:r>
      <w:r w:rsidR="00B50C35" w:rsidRPr="00AB1781">
        <w:t xml:space="preserve"> 124</w:t>
      </w:r>
      <w:r w:rsidR="00B50C35">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B50C35">
        <w:rPr>
          <w:noProof/>
        </w:rPr>
        <w:t>499</w:t>
      </w:r>
      <w:r w:rsidR="003A78C2">
        <w:fldChar w:fldCharType="end"/>
      </w:r>
    </w:p>
    <w:p w14:paraId="7A0B4391" w14:textId="77777777"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B50C35">
        <w:t>Psalm</w:t>
      </w:r>
      <w:r w:rsidR="00B50C35" w:rsidRPr="00AB1781">
        <w:t xml:space="preserve"> 125</w:t>
      </w:r>
      <w:r w:rsidR="00B50C35">
        <w:t>: When the Lord brought back the captives to Zion</w:t>
      </w:r>
      <w:r>
        <w:fldChar w:fldCharType="end"/>
      </w:r>
      <w:r w:rsidR="006A0403">
        <w:tab/>
      </w:r>
      <w:r w:rsidR="003A78C2">
        <w:fldChar w:fldCharType="begin"/>
      </w:r>
      <w:r w:rsidR="006A0403">
        <w:instrText xml:space="preserve"> PAGEREF _Ref411967353 \h </w:instrText>
      </w:r>
      <w:r w:rsidR="003A78C2">
        <w:fldChar w:fldCharType="separate"/>
      </w:r>
      <w:r w:rsidR="00B50C35">
        <w:rPr>
          <w:noProof/>
        </w:rPr>
        <w:t>499</w:t>
      </w:r>
      <w:r w:rsidR="003A78C2">
        <w:fldChar w:fldCharType="end"/>
      </w:r>
    </w:p>
    <w:p w14:paraId="1D2C17E0" w14:textId="77777777"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B50C35">
        <w:t>Psalm</w:t>
      </w:r>
      <w:r w:rsidR="00B50C35" w:rsidRPr="00AB1781">
        <w:t xml:space="preserve"> 126</w:t>
      </w:r>
      <w:r w:rsidR="00B50C35">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B50C35">
        <w:rPr>
          <w:noProof/>
        </w:rPr>
        <w:t>500</w:t>
      </w:r>
      <w:r w:rsidR="003A78C2">
        <w:fldChar w:fldCharType="end"/>
      </w:r>
    </w:p>
    <w:p w14:paraId="3F9CAC24" w14:textId="77777777"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B50C35">
        <w:t>Psalm</w:t>
      </w:r>
      <w:r w:rsidR="00B50C35" w:rsidRPr="00AB1781">
        <w:t xml:space="preserve"> 127</w:t>
      </w:r>
      <w:r w:rsidR="00B50C35">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B50C35">
        <w:rPr>
          <w:noProof/>
        </w:rPr>
        <w:t>501</w:t>
      </w:r>
      <w:r w:rsidR="003A78C2">
        <w:fldChar w:fldCharType="end"/>
      </w:r>
    </w:p>
    <w:p w14:paraId="7884AAA8" w14:textId="77777777"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B50C35">
        <w:t>Psalm</w:t>
      </w:r>
      <w:r w:rsidR="00B50C35" w:rsidRPr="00AB1781">
        <w:t xml:space="preserve"> 128</w:t>
      </w:r>
      <w:r w:rsidR="00B50C35">
        <w:t>: Often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B50C35">
        <w:rPr>
          <w:noProof/>
        </w:rPr>
        <w:t>501</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lastRenderedPageBreak/>
        <w:t>Then shall these Troparia be said,</w:t>
      </w:r>
    </w:p>
    <w:p w14:paraId="47017B41" w14:textId="77777777"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1040C8">
        <w:t>did</w:t>
      </w:r>
      <w:r w:rsidR="00EC5901">
        <w:t xml:space="preserve"> first give </w:t>
      </w:r>
      <w:r w:rsidRPr="001A4291">
        <w:t xml:space="preserve">to the woman that was a sinner, and make me worthy to wash </w:t>
      </w:r>
      <w:r w:rsidR="00E570CB">
        <w:t>Your</w:t>
      </w:r>
      <w:r w:rsidRPr="001A4291">
        <w:t xml:space="preserve"> feet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and hear that voice full of joy, "Your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77777777"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Pr="001A4291">
        <w:t>compunction,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3"/>
      <w:r w:rsidRPr="001A4291">
        <w:t xml:space="preserve">intercede </w:t>
      </w:r>
      <w:commentRangeEnd w:id="113"/>
      <w:r w:rsidR="00EC5901">
        <w:rPr>
          <w:rStyle w:val="CommentReference"/>
          <w:lang w:val="en-CA"/>
        </w:rPr>
        <w:commentReference w:id="113"/>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77777777" w:rsidR="006A0403" w:rsidRPr="006A0403" w:rsidRDefault="006A0403" w:rsidP="006A0403">
      <w:pPr>
        <w:pStyle w:val="Rubric"/>
      </w:pPr>
      <w:r w:rsidRPr="001A4291">
        <w:lastRenderedPageBreak/>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9"/>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B50C35">
        <w:rPr>
          <w:noProof/>
        </w:rPr>
        <w:t>10</w:t>
      </w:r>
      <w:r w:rsidR="003A78C2">
        <w:fldChar w:fldCharType="end"/>
      </w:r>
      <w:r w:rsidRPr="001A4291">
        <w:t xml:space="preserve">), </w:t>
      </w:r>
      <w:r>
        <w:t xml:space="preserve">and </w:t>
      </w:r>
      <w:r w:rsidRPr="001A4291">
        <w:t>the Lord's Prayer</w:t>
      </w:r>
    </w:p>
    <w:p w14:paraId="4BCC028A" w14:textId="77777777" w:rsidR="00346189" w:rsidRDefault="00346189" w:rsidP="00964F23">
      <w:pPr>
        <w:pStyle w:val="Heading3"/>
      </w:pPr>
      <w:bookmarkStart w:id="114" w:name="_Toc410196181"/>
      <w:bookmarkStart w:id="115" w:name="_Toc410196413"/>
      <w:bookmarkStart w:id="116" w:name="_Toc410196915"/>
      <w:bookmarkStart w:id="117" w:name="_Ref434580482"/>
      <w:r>
        <w:br w:type="page"/>
      </w:r>
    </w:p>
    <w:p w14:paraId="479B7501" w14:textId="470FFF90" w:rsidR="00964F23" w:rsidRDefault="00964F23" w:rsidP="00964F23">
      <w:pPr>
        <w:pStyle w:val="Heading3"/>
      </w:pPr>
      <w:bookmarkStart w:id="118" w:name="_Toc437373073"/>
      <w:r>
        <w:lastRenderedPageBreak/>
        <w:t xml:space="preserve">The Psalms of the </w:t>
      </w:r>
      <w:bookmarkEnd w:id="114"/>
      <w:bookmarkEnd w:id="115"/>
      <w:bookmarkEnd w:id="116"/>
      <w:r w:rsidR="006D16F9">
        <w:t>Morning Watch</w:t>
      </w:r>
      <w:bookmarkEnd w:id="117"/>
      <w:bookmarkEnd w:id="118"/>
    </w:p>
    <w:p w14:paraId="31E490F0" w14:textId="14BACB85" w:rsidR="006A0403" w:rsidRDefault="006A0403" w:rsidP="006A0403">
      <w:pPr>
        <w:pStyle w:val="Rubric"/>
      </w:pPr>
      <w:r>
        <w:t xml:space="preserve">The Psalms of </w:t>
      </w:r>
      <w:r w:rsidR="003A7286">
        <w:t>Retiring</w:t>
      </w:r>
      <w:r>
        <w:t xml:space="preserve"> shall be recited,</w:t>
      </w:r>
    </w:p>
    <w:p w14:paraId="28991E68" w14:textId="77777777"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B50C35">
        <w:t>Psalm</w:t>
      </w:r>
      <w:r w:rsidR="00B50C35" w:rsidRPr="00AB1781">
        <w:t xml:space="preserve"> 129</w:t>
      </w:r>
      <w:r w:rsidR="00B50C35">
        <w:t>: Out of the depths I cry to You, O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B50C35">
        <w:rPr>
          <w:rFonts w:cstheme="minorBidi"/>
          <w:noProof/>
        </w:rPr>
        <w:t>502</w:t>
      </w:r>
      <w:r w:rsidR="003A78C2" w:rsidRPr="00AC19C5">
        <w:rPr>
          <w:rFonts w:cstheme="minorBidi"/>
        </w:rPr>
        <w:fldChar w:fldCharType="end"/>
      </w:r>
    </w:p>
    <w:p w14:paraId="15303FBF" w14:textId="77777777"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B50C35">
        <w:t>Psalm</w:t>
      </w:r>
      <w:r w:rsidR="00B50C35" w:rsidRPr="00AB1781">
        <w:t xml:space="preserve"> 130</w:t>
      </w:r>
      <w:r w:rsidR="00B50C35">
        <w:t>: O Lord, my heart is not haughty, nor my eyes lofty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B50C35">
        <w:rPr>
          <w:rFonts w:cstheme="minorBidi"/>
          <w:noProof/>
        </w:rPr>
        <w:t>503</w:t>
      </w:r>
      <w:r w:rsidR="003A78C2" w:rsidRPr="00AC19C5">
        <w:rPr>
          <w:rFonts w:cstheme="minorBidi"/>
        </w:rPr>
        <w:fldChar w:fldCharType="end"/>
      </w:r>
    </w:p>
    <w:p w14:paraId="770A2C32" w14:textId="77777777"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B50C35">
        <w:t>Psalm</w:t>
      </w:r>
      <w:r w:rsidR="00B50C35" w:rsidRPr="00AB1781">
        <w:t xml:space="preserve"> 131</w:t>
      </w:r>
      <w:r w:rsidR="00B50C35">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B50C35">
        <w:rPr>
          <w:rFonts w:cstheme="minorBidi"/>
          <w:noProof/>
        </w:rPr>
        <w:t>504</w:t>
      </w:r>
      <w:r w:rsidR="003A78C2" w:rsidRPr="00AC19C5">
        <w:rPr>
          <w:rFonts w:cstheme="minorBidi"/>
        </w:rPr>
        <w:fldChar w:fldCharType="end"/>
      </w:r>
    </w:p>
    <w:p w14:paraId="5C4E61A3" w14:textId="77777777"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B50C35">
        <w:t>Psalm</w:t>
      </w:r>
      <w:r w:rsidR="00B50C35" w:rsidRPr="00AB1781">
        <w:t xml:space="preserve"> 132</w:t>
      </w:r>
      <w:r w:rsidR="00B50C35">
        <w:t>: Behold, how good and how delightful it is when brothers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B50C35">
        <w:rPr>
          <w:rFonts w:cstheme="minorBidi"/>
          <w:noProof/>
        </w:rPr>
        <w:t>505</w:t>
      </w:r>
      <w:r w:rsidR="003A78C2" w:rsidRPr="00AC19C5">
        <w:rPr>
          <w:rFonts w:cstheme="minorBidi"/>
        </w:rPr>
        <w:fldChar w:fldCharType="end"/>
      </w:r>
    </w:p>
    <w:p w14:paraId="4604A493" w14:textId="7777777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B50C35">
        <w:t>Psalm</w:t>
      </w:r>
      <w:r w:rsidR="00B50C35" w:rsidRPr="00AB1781">
        <w:t xml:space="preserve"> 133</w:t>
      </w:r>
      <w:r w:rsidR="00B50C35">
        <w:t>: Behold now bless the Lord, all you slaves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B50C35">
        <w:rPr>
          <w:rFonts w:cstheme="minorBidi"/>
          <w:noProof/>
        </w:rPr>
        <w:t>506</w:t>
      </w:r>
      <w:r w:rsidR="003A78C2" w:rsidRPr="00AC19C5">
        <w:rPr>
          <w:rFonts w:cstheme="minorBidi"/>
        </w:rPr>
        <w:fldChar w:fldCharType="end"/>
      </w:r>
    </w:p>
    <w:p w14:paraId="3B2A66A2" w14:textId="77777777"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B50C35">
        <w:t>Psalm</w:t>
      </w:r>
      <w:r w:rsidR="00B50C35" w:rsidRPr="00AB1781">
        <w:t xml:space="preserve"> 136</w:t>
      </w:r>
      <w:r w:rsidR="00B50C35">
        <w:t>: By the rivers of Babylon 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B50C35">
        <w:rPr>
          <w:rFonts w:cstheme="minorBidi"/>
          <w:noProof/>
        </w:rPr>
        <w:t>510</w:t>
      </w:r>
      <w:r w:rsidR="003A78C2" w:rsidRPr="00AC19C5">
        <w:rPr>
          <w:rFonts w:cstheme="minorBidi"/>
        </w:rPr>
        <w:fldChar w:fldCharType="end"/>
      </w:r>
    </w:p>
    <w:p w14:paraId="64B01669" w14:textId="77777777"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B50C35">
        <w:t>Psalm</w:t>
      </w:r>
      <w:r w:rsidR="00B50C35" w:rsidRPr="00AB1781">
        <w:t xml:space="preserve"> 137</w:t>
      </w:r>
      <w:r w:rsidR="00B50C35">
        <w:t>: I will praise and thank You, O Lord, with my whole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B50C35">
        <w:rPr>
          <w:rFonts w:cstheme="minorBidi"/>
          <w:noProof/>
        </w:rPr>
        <w:t>511</w:t>
      </w:r>
      <w:r w:rsidR="003A78C2" w:rsidRPr="00AC19C5">
        <w:rPr>
          <w:rFonts w:cstheme="minorBidi"/>
        </w:rPr>
        <w:fldChar w:fldCharType="end"/>
      </w:r>
    </w:p>
    <w:p w14:paraId="5258B7E0" w14:textId="7777777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B50C35">
        <w:t>Psalm</w:t>
      </w:r>
      <w:r w:rsidR="00B50C35" w:rsidRPr="00AB1781">
        <w:t xml:space="preserve"> 140</w:t>
      </w:r>
      <w:r w:rsidR="00B50C35">
        <w:t>: Lord, I cry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B50C35">
        <w:rPr>
          <w:rFonts w:cstheme="minorBidi"/>
          <w:noProof/>
        </w:rPr>
        <w:t>515</w:t>
      </w:r>
      <w:r w:rsidR="003A78C2" w:rsidRPr="00AC19C5">
        <w:rPr>
          <w:rFonts w:cstheme="minorBidi"/>
        </w:rPr>
        <w:fldChar w:fldCharType="end"/>
      </w:r>
    </w:p>
    <w:p w14:paraId="3092DE46" w14:textId="77777777"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B50C35">
        <w:t>Psalm</w:t>
      </w:r>
      <w:r w:rsidR="00B50C35" w:rsidRPr="00AB1781">
        <w:t xml:space="preserve"> 141</w:t>
      </w:r>
      <w:r w:rsidR="00B50C35">
        <w:t>: I cry to the Lord with all my voice, I pray with all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B50C35">
        <w:rPr>
          <w:rFonts w:cstheme="minorBidi"/>
          <w:noProof/>
        </w:rPr>
        <w:t>516</w:t>
      </w:r>
      <w:r w:rsidR="003A78C2" w:rsidRPr="00AC19C5">
        <w:rPr>
          <w:rFonts w:cstheme="minorBidi"/>
        </w:rPr>
        <w:fldChar w:fldCharType="end"/>
      </w:r>
    </w:p>
    <w:p w14:paraId="0D65EB5D" w14:textId="77777777"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B50C35">
        <w:t>Psalm</w:t>
      </w:r>
      <w:r w:rsidR="00B50C35" w:rsidRPr="00AB1781">
        <w:t xml:space="preserve"> 145</w:t>
      </w:r>
      <w:r w:rsidR="00B50C35">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B50C35">
        <w:rPr>
          <w:rFonts w:cstheme="minorBidi"/>
          <w:noProof/>
        </w:rPr>
        <w:t>521</w:t>
      </w:r>
      <w:r w:rsidR="003A78C2" w:rsidRPr="00AC19C5">
        <w:rPr>
          <w:rFonts w:cstheme="minorBidi"/>
        </w:rPr>
        <w:fldChar w:fldCharType="end"/>
      </w:r>
    </w:p>
    <w:p w14:paraId="1A0310A6" w14:textId="77777777"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B50C35">
        <w:t>Psalm</w:t>
      </w:r>
      <w:r w:rsidR="00B50C35" w:rsidRPr="00AB1781">
        <w:t xml:space="preserve"> 146</w:t>
      </w:r>
      <w:r w:rsidR="00B50C35">
        <w:t>: Praise the Lord, for singing praise is good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B50C35">
        <w:rPr>
          <w:rFonts w:cstheme="minorBidi"/>
          <w:noProof/>
        </w:rPr>
        <w:t>522</w:t>
      </w:r>
      <w:r w:rsidR="003A78C2" w:rsidRPr="00AC19C5">
        <w:rPr>
          <w:rFonts w:cstheme="minorBidi"/>
        </w:rPr>
        <w:fldChar w:fldCharType="end"/>
      </w:r>
    </w:p>
    <w:p w14:paraId="02A27D2F" w14:textId="7777777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B50C35">
        <w:t>Psalm</w:t>
      </w:r>
      <w:r w:rsidR="00B50C35" w:rsidRPr="00AB1781">
        <w:t xml:space="preserve"> 147</w:t>
      </w:r>
      <w:r w:rsidR="00B50C35">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B50C35">
        <w:rPr>
          <w:rFonts w:cstheme="minorBidi"/>
          <w:noProof/>
        </w:rPr>
        <w:t>523</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ake for yourselves purses which do not become 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77777777"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Blessed are those s</w:t>
      </w:r>
      <w:r>
        <w:t>laves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77777777" w:rsidR="006A0403" w:rsidRDefault="006A0403" w:rsidP="006A0403">
      <w:pPr>
        <w:pStyle w:val="Prose"/>
      </w:pPr>
      <w:r>
        <w:tab/>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is Lord shall set over his household</w:t>
      </w:r>
      <w:r>
        <w:t xml:space="preserve"> </w:t>
      </w:r>
      <w:r w:rsidR="00F82FC0">
        <w:t>to</w:t>
      </w:r>
      <w:r>
        <w:t xml:space="preserve"> give them their food at the give</w:t>
      </w:r>
      <w:r w:rsidR="00F82FC0">
        <w:t>n time</w:t>
      </w:r>
      <w:r w:rsidR="00FE0AE4">
        <w:t xml:space="preserve">? </w:t>
      </w:r>
      <w:r w:rsidR="00F82FC0">
        <w:t>Blessed is that slave</w:t>
      </w:r>
      <w:r>
        <w:t xml:space="preserve">, whom </w:t>
      </w:r>
      <w:r w:rsidR="00F87651">
        <w:t>his Lord will find so doing when he returns. Amen</w:t>
      </w:r>
      <w:r>
        <w:t>, I say to you, that He will set h</w:t>
      </w:r>
      <w:r w:rsidR="00F87651">
        <w:t>im over all that He has</w:t>
      </w:r>
      <w:r>
        <w:t xml:space="preserve">. </w:t>
      </w:r>
    </w:p>
    <w:p w14:paraId="06A7E964" w14:textId="77777777" w:rsidR="006A0403" w:rsidRDefault="00F87651" w:rsidP="00F87651">
      <w:pPr>
        <w:pStyle w:val="Prose"/>
      </w:pPr>
      <w:r>
        <w:tab/>
        <w:t>But what if the evil slave</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lastRenderedPageBreak/>
        <w:t xml:space="preserve">he </w:t>
      </w:r>
      <w:r>
        <w:t>does not know. He will cut him in two</w:t>
      </w:r>
      <w:r w:rsidR="006A0403">
        <w:t xml:space="preserve">, and </w:t>
      </w:r>
      <w:r>
        <w:t>assign him a place</w:t>
      </w:r>
      <w:r w:rsidR="006A0403">
        <w:t xml:space="preserve"> with the </w:t>
      </w:r>
      <w:commentRangeStart w:id="119"/>
      <w:r w:rsidR="006A0403">
        <w:t>unbelievers</w:t>
      </w:r>
      <w:commentRangeEnd w:id="119"/>
      <w:r w:rsidR="006A0403">
        <w:rPr>
          <w:rStyle w:val="CommentReference"/>
          <w:lang w:val="en-CA"/>
        </w:rPr>
        <w:commentReference w:id="119"/>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7777777" w:rsidR="006A0403" w:rsidRPr="001A4291" w:rsidRDefault="006A0403" w:rsidP="006A0403">
      <w:pPr>
        <w:pStyle w:val="Prose"/>
      </w:pPr>
      <w:r w:rsidRPr="00A763DB">
        <w:rPr>
          <w:b/>
          <w:bCs/>
        </w:rPr>
        <w:t xml:space="preserve">With a merciful </w:t>
      </w:r>
      <w:r w:rsidRPr="001A4291">
        <w:t>eye, Lord, look upon my weakness, for yet a little, (and) my life will cease, and from my deeds I have no salvation</w:t>
      </w:r>
      <w:r w:rsidR="001225FA">
        <w:t xml:space="preserve">. </w:t>
      </w:r>
      <w:r w:rsidRPr="001A4291">
        <w:t>Therefore, I ask (</w:t>
      </w:r>
      <w:r w:rsidR="001040C8">
        <w:t>You</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77777777" w:rsidR="006A0403" w:rsidRPr="001A4291" w:rsidRDefault="006A0403" w:rsidP="006A0403">
      <w:pPr>
        <w:pStyle w:val="Prose"/>
      </w:pPr>
      <w:r w:rsidRPr="001A4291">
        <w:t>As though the Judge were present, be watchful and sober, O my soul</w:t>
      </w:r>
      <w:r w:rsidR="001225FA">
        <w:t xml:space="preserve">, </w:t>
      </w:r>
      <w:r w:rsidRPr="001A4291">
        <w:t>and understand that hour of terror; for there shall be no mercy at the judgme</w:t>
      </w:r>
      <w:r w:rsidR="00F87651">
        <w:t>nt for him who showed not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77777777" w:rsidR="006A0403" w:rsidRPr="001A4291" w:rsidRDefault="006A0403" w:rsidP="006A0403">
      <w:pPr>
        <w:pStyle w:val="Prose"/>
      </w:pPr>
      <w:r w:rsidRPr="00A763DB">
        <w:rPr>
          <w:b/>
          <w:bCs/>
        </w:rPr>
        <w:t>O Heavenly King,</w:t>
      </w:r>
      <w:r w:rsidRPr="001A4291">
        <w:t xml:space="preserve"> the Paraclete, the Spirit of Truth, who </w:t>
      </w:r>
      <w:r w:rsidR="00C104A1">
        <w:t>are</w:t>
      </w:r>
      <w:r w:rsidRPr="001A4291">
        <w:t xml:space="preserve"> in every place and Who fills all;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7777777" w:rsidR="006A0403" w:rsidRPr="00BD252D" w:rsidRDefault="006A0403" w:rsidP="006A0403">
      <w:pPr>
        <w:pStyle w:val="Rubric"/>
        <w:rPr>
          <w:lang w:val="en-GB"/>
        </w:rPr>
      </w:pPr>
      <w:r w:rsidRPr="001A4291">
        <w:rPr>
          <w:lang w:val="en-GB"/>
        </w:rPr>
        <w:lastRenderedPageBreak/>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77777777"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that voice full of joy saying, "Come to me, </w:t>
      </w:r>
      <w:r w:rsidR="00F87651">
        <w:t>you</w:t>
      </w:r>
      <w:r w:rsidRPr="001A4291">
        <w:t xml:space="preserve"> blessed of my Father, inherit the kingdom prepared for you from the</w:t>
      </w:r>
      <w:r w:rsidR="00F87651">
        <w:t xml:space="preserve"> founda</w:t>
      </w:r>
      <w:r w:rsidR="00F87651">
        <w:softHyphen/>
        <w:t>tion of the world."</w:t>
      </w:r>
      <w:r w:rsidR="00FE0AE4">
        <w:t xml:space="preserve"> </w:t>
      </w:r>
      <w:r w:rsidR="00F87651">
        <w:t>Yes</w:t>
      </w:r>
      <w:r w:rsidRPr="001A4291">
        <w:t>, Lord, straighten us, that we m</w:t>
      </w:r>
      <w:r w:rsidR="00F87651">
        <w:t>ay be in that hour fearless, unwavering, and unmoved. M</w:t>
      </w:r>
      <w:r w:rsidRPr="001A4291">
        <w:t xml:space="preserve">ake us not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Mother of God, Saint Mary, and of all the choir of </w:t>
      </w:r>
      <w:r w:rsidR="00E570CB">
        <w:t>Your</w:t>
      </w:r>
      <w:r w:rsidRPr="001A4291">
        <w:t xml:space="preserve"> saints</w:t>
      </w:r>
      <w:r w:rsidR="001225FA">
        <w:t xml:space="preserve">. </w:t>
      </w:r>
      <w:r w:rsidRPr="001A4291">
        <w:t>Amen.</w:t>
      </w:r>
    </w:p>
    <w:p w14:paraId="77005A51" w14:textId="77777777" w:rsidR="006A0403" w:rsidRPr="006A0403" w:rsidRDefault="006A0403" w:rsidP="006A0403">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3293F1D3" w14:textId="77777777" w:rsidR="00346189" w:rsidRDefault="00346189" w:rsidP="00964F23">
      <w:pPr>
        <w:pStyle w:val="Heading3"/>
      </w:pPr>
      <w:bookmarkStart w:id="120" w:name="_Toc410196182"/>
      <w:bookmarkStart w:id="121" w:name="_Toc410196414"/>
      <w:bookmarkStart w:id="122" w:name="_Toc410196916"/>
      <w:r>
        <w:br w:type="page"/>
      </w:r>
    </w:p>
    <w:p w14:paraId="6395CC69" w14:textId="112E26D2" w:rsidR="00964F23" w:rsidRDefault="00964F23" w:rsidP="00964F23">
      <w:pPr>
        <w:pStyle w:val="Heading3"/>
      </w:pPr>
      <w:bookmarkStart w:id="123" w:name="_Toc437373074"/>
      <w:r>
        <w:lastRenderedPageBreak/>
        <w:t>The Midnight Praise</w:t>
      </w:r>
      <w:bookmarkEnd w:id="120"/>
      <w:bookmarkEnd w:id="121"/>
      <w:bookmarkEnd w:id="122"/>
      <w:bookmarkEnd w:id="123"/>
    </w:p>
    <w:p w14:paraId="04CFC312" w14:textId="77777777" w:rsidR="00343753" w:rsidRDefault="00343753" w:rsidP="00964F23">
      <w:pPr>
        <w:pStyle w:val="Heading4"/>
        <w:rPr>
          <w:lang w:val="en-US"/>
        </w:rPr>
      </w:pPr>
      <w:r>
        <w:rPr>
          <w:lang w:val="en-US"/>
        </w:rPr>
        <w:t>The Beginning of the Midnight Praise</w:t>
      </w:r>
      <w:bookmarkEnd w:id="8"/>
      <w:bookmarkEnd w:id="9"/>
      <w:bookmarkEnd w:id="10"/>
      <w:bookmarkEnd w:id="11"/>
      <w:bookmarkEnd w:id="12"/>
      <w:bookmarkEnd w:id="13"/>
      <w:bookmarkEnd w:id="14"/>
    </w:p>
    <w:p w14:paraId="317B44BC" w14:textId="77777777" w:rsidR="00964F23" w:rsidRDefault="00964F23" w:rsidP="00964F23">
      <w:r>
        <w:t>In the name of the Father and the Son: and the Holy Spirit, One God. Amen.</w:t>
      </w:r>
    </w:p>
    <w:p w14:paraId="6108A6CD" w14:textId="77777777" w:rsidR="00964F23" w:rsidRDefault="00964F23" w:rsidP="00964F23">
      <w:r>
        <w:t>Lord have mercy. Lord have mercy. Lord Bless. Amen.</w:t>
      </w:r>
    </w:p>
    <w:p w14:paraId="23F403C1" w14:textId="77777777" w:rsidR="00964F23" w:rsidRDefault="00964F23" w:rsidP="00964F23">
      <w:r>
        <w:t>Glory be to the Father and the Son, and the Holy Spirit: Now and forever and unto the age of ages: Amen.</w:t>
      </w:r>
    </w:p>
    <w:p w14:paraId="6340D190" w14:textId="77777777" w:rsidR="00964F23" w:rsidRDefault="00964F23" w:rsidP="00964F23">
      <w:r>
        <w:t>Our Father...</w:t>
      </w:r>
    </w:p>
    <w:p w14:paraId="48B461F8" w14:textId="77777777" w:rsidR="00964F23" w:rsidRDefault="00964F23" w:rsidP="00964F23">
      <w:r>
        <w:t>Let us give thanks...</w:t>
      </w:r>
    </w:p>
    <w:p w14:paraId="4B1F4D12" w14:textId="77777777" w:rsidR="00964F23" w:rsidRDefault="00964F23" w:rsidP="00964F23">
      <w:r>
        <w:t>Have mercy upon me, O God.</w:t>
      </w:r>
    </w:p>
    <w:p w14:paraId="0ADC8D8D" w14:textId="77777777" w:rsidR="00964F23" w:rsidRPr="001225FA" w:rsidRDefault="001225FA" w:rsidP="00964F23">
      <w:r>
        <w:t>Glory be to You, O our God...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64F23" w14:paraId="66F5AFA0" w14:textId="77777777" w:rsidTr="00EE572E">
        <w:trPr>
          <w:cantSplit/>
        </w:trPr>
        <w:tc>
          <w:tcPr>
            <w:tcW w:w="288" w:type="dxa"/>
          </w:tcPr>
          <w:p w14:paraId="4A2EFDD0" w14:textId="77777777" w:rsidR="00964F23" w:rsidRDefault="00964F23" w:rsidP="001E2E1C">
            <w:pPr>
              <w:pStyle w:val="CopticCross"/>
            </w:pPr>
          </w:p>
        </w:tc>
        <w:tc>
          <w:tcPr>
            <w:tcW w:w="3960" w:type="dxa"/>
          </w:tcPr>
          <w:p w14:paraId="07CBF91F" w14:textId="77777777" w:rsidR="00964F23" w:rsidRDefault="00964F23" w:rsidP="00964F23">
            <w:pPr>
              <w:pStyle w:val="EngEnd"/>
            </w:pPr>
            <w:commentRangeStart w:id="124"/>
            <w:r>
              <w:t>Arise</w:t>
            </w:r>
            <w:commentRangeEnd w:id="124"/>
            <w:r>
              <w:rPr>
                <w:rStyle w:val="CommentReference"/>
              </w:rPr>
              <w:commentReference w:id="124"/>
            </w:r>
            <w:r>
              <w:t>, O children of the light: let us praise the Lord of the powers.</w:t>
            </w:r>
          </w:p>
        </w:tc>
        <w:tc>
          <w:tcPr>
            <w:tcW w:w="288" w:type="dxa"/>
          </w:tcPr>
          <w:p w14:paraId="3720C499" w14:textId="77777777" w:rsidR="00964F23" w:rsidRDefault="00964F23" w:rsidP="001E2E1C">
            <w:pPr>
              <w:pStyle w:val="CopticCross"/>
            </w:pPr>
          </w:p>
        </w:tc>
        <w:tc>
          <w:tcPr>
            <w:tcW w:w="288" w:type="dxa"/>
          </w:tcPr>
          <w:p w14:paraId="7F22ED1B" w14:textId="77777777" w:rsidR="00964F23" w:rsidRDefault="00964F23" w:rsidP="001E2E1C">
            <w:pPr>
              <w:pStyle w:val="CopticCross"/>
            </w:pPr>
          </w:p>
        </w:tc>
        <w:tc>
          <w:tcPr>
            <w:tcW w:w="3960" w:type="dxa"/>
          </w:tcPr>
          <w:p w14:paraId="79EF289B" w14:textId="77777777" w:rsidR="00964F23" w:rsidRPr="005130A7" w:rsidRDefault="00964F23" w:rsidP="005130A7">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964F23" w14:paraId="0083F32C" w14:textId="77777777" w:rsidTr="00EE572E">
        <w:trPr>
          <w:cantSplit/>
        </w:trPr>
        <w:tc>
          <w:tcPr>
            <w:tcW w:w="288" w:type="dxa"/>
          </w:tcPr>
          <w:p w14:paraId="7A5F8DEC" w14:textId="77777777" w:rsidR="00964F23" w:rsidRPr="001E2E1C" w:rsidRDefault="00964F23" w:rsidP="001E2E1C">
            <w:pPr>
              <w:pStyle w:val="CopticCross"/>
            </w:pPr>
            <w:r>
              <w:t>¿</w:t>
            </w:r>
          </w:p>
        </w:tc>
        <w:tc>
          <w:tcPr>
            <w:tcW w:w="3960" w:type="dxa"/>
          </w:tcPr>
          <w:p w14:paraId="3ED4A027" w14:textId="77777777" w:rsidR="00964F23" w:rsidRDefault="00964F23" w:rsidP="00964F23">
            <w:pPr>
              <w:pStyle w:val="EngEnd"/>
            </w:pPr>
            <w:r w:rsidRPr="004E04E2">
              <w:t>That He may grant us the salvation of our souls.</w:t>
            </w:r>
          </w:p>
        </w:tc>
        <w:tc>
          <w:tcPr>
            <w:tcW w:w="288" w:type="dxa"/>
          </w:tcPr>
          <w:p w14:paraId="7E10D719" w14:textId="77777777" w:rsidR="00964F23" w:rsidRDefault="00964F23" w:rsidP="001E2E1C">
            <w:pPr>
              <w:pStyle w:val="CopticCross"/>
            </w:pPr>
          </w:p>
        </w:tc>
        <w:tc>
          <w:tcPr>
            <w:tcW w:w="288" w:type="dxa"/>
          </w:tcPr>
          <w:p w14:paraId="6718DF9A" w14:textId="77777777" w:rsidR="00964F23" w:rsidRDefault="00964F23" w:rsidP="001E2E1C">
            <w:pPr>
              <w:pStyle w:val="CopticCross"/>
            </w:pPr>
            <w:r>
              <w:t>¿</w:t>
            </w:r>
          </w:p>
        </w:tc>
        <w:tc>
          <w:tcPr>
            <w:tcW w:w="3960" w:type="dxa"/>
          </w:tcPr>
          <w:p w14:paraId="40470B29" w14:textId="77777777" w:rsidR="00964F23" w:rsidRPr="005130A7" w:rsidRDefault="00964F23" w:rsidP="005130A7">
            <w:pPr>
              <w:pStyle w:val="CopticVerse"/>
            </w:pPr>
            <w:r w:rsidRPr="005130A7">
              <w:t>Ϩⲟⲡⲱⲥ ⲛ̀ⲧⲉϥⲉⲣϩ̀ⲙⲟⲧ ⲛⲁⲛ ⲙ̀ⲡ̀ⲥⲱϯ ⲛ̀ⲧⲉ ⲛⲉⲛⲯⲩⲭⲏ.</w:t>
            </w:r>
          </w:p>
        </w:tc>
      </w:tr>
      <w:tr w:rsidR="00964F23" w14:paraId="47B9A8DA" w14:textId="77777777" w:rsidTr="00EE572E">
        <w:trPr>
          <w:cantSplit/>
        </w:trPr>
        <w:tc>
          <w:tcPr>
            <w:tcW w:w="288" w:type="dxa"/>
          </w:tcPr>
          <w:p w14:paraId="61149934" w14:textId="77777777" w:rsidR="00964F23" w:rsidRDefault="00964F23" w:rsidP="001E2E1C">
            <w:pPr>
              <w:pStyle w:val="CopticCross"/>
            </w:pPr>
          </w:p>
        </w:tc>
        <w:tc>
          <w:tcPr>
            <w:tcW w:w="3960" w:type="dxa"/>
          </w:tcPr>
          <w:p w14:paraId="6E463EE6" w14:textId="77777777" w:rsidR="00964F23" w:rsidRDefault="00964F23" w:rsidP="00964F23">
            <w:pPr>
              <w:pStyle w:val="EngEnd"/>
            </w:pPr>
            <w:r>
              <w:t xml:space="preserve">Whenever we stand before You in the </w:t>
            </w:r>
            <w:commentRangeStart w:id="125"/>
            <w:r>
              <w:t>flesh</w:t>
            </w:r>
            <w:commentRangeEnd w:id="125"/>
            <w:r>
              <w:rPr>
                <w:rStyle w:val="CommentReference"/>
              </w:rPr>
              <w:commentReference w:id="125"/>
            </w:r>
            <w:r>
              <w:t>.</w:t>
            </w:r>
          </w:p>
        </w:tc>
        <w:tc>
          <w:tcPr>
            <w:tcW w:w="288" w:type="dxa"/>
          </w:tcPr>
          <w:p w14:paraId="17E7EF26" w14:textId="77777777" w:rsidR="00964F23" w:rsidRDefault="00964F23" w:rsidP="001E2E1C">
            <w:pPr>
              <w:pStyle w:val="CopticCross"/>
            </w:pPr>
          </w:p>
        </w:tc>
        <w:tc>
          <w:tcPr>
            <w:tcW w:w="288" w:type="dxa"/>
          </w:tcPr>
          <w:p w14:paraId="37CE465E" w14:textId="77777777" w:rsidR="00964F23" w:rsidRDefault="00964F23" w:rsidP="001E2E1C">
            <w:pPr>
              <w:pStyle w:val="CopticCross"/>
            </w:pPr>
          </w:p>
        </w:tc>
        <w:tc>
          <w:tcPr>
            <w:tcW w:w="3960" w:type="dxa"/>
          </w:tcPr>
          <w:p w14:paraId="7F6E5B83" w14:textId="77777777" w:rsidR="00964F23" w:rsidRPr="005130A7" w:rsidRDefault="00964F23" w:rsidP="005130A7">
            <w:pPr>
              <w:pStyle w:val="CopticVerse"/>
            </w:pPr>
            <w:r w:rsidRPr="005130A7">
              <w:t>Ϧⲉⲛ ⲡ̀ϫⲓⲛⲑ̀ⲣⲉⲛⲟ̀ϩⲓ ⲉⲣⲁⲧⲉⲛ ⲙ̀ⲡⲉⲕⲙ̀ⲑⲟ ⲥⲱⲙⲁⲧⲓⲕⲟⲥ.</w:t>
            </w:r>
          </w:p>
        </w:tc>
      </w:tr>
      <w:tr w:rsidR="00964F23" w14:paraId="6A26587E" w14:textId="77777777" w:rsidTr="00EE572E">
        <w:trPr>
          <w:cantSplit/>
        </w:trPr>
        <w:tc>
          <w:tcPr>
            <w:tcW w:w="288" w:type="dxa"/>
          </w:tcPr>
          <w:p w14:paraId="388F7B34" w14:textId="77777777" w:rsidR="00964F23" w:rsidRDefault="00964F23" w:rsidP="001E2E1C">
            <w:pPr>
              <w:pStyle w:val="CopticCross"/>
            </w:pPr>
            <w:r>
              <w:t>¿</w:t>
            </w:r>
          </w:p>
        </w:tc>
        <w:tc>
          <w:tcPr>
            <w:tcW w:w="3960" w:type="dxa"/>
          </w:tcPr>
          <w:p w14:paraId="737642B8" w14:textId="77777777" w:rsidR="00964F23" w:rsidRDefault="00964F23" w:rsidP="00964F23">
            <w:pPr>
              <w:pStyle w:val="EngEnd"/>
            </w:pPr>
            <w:r w:rsidRPr="004E04E2">
              <w:t>Take away from our minds the sleep of negligence.</w:t>
            </w:r>
          </w:p>
        </w:tc>
        <w:tc>
          <w:tcPr>
            <w:tcW w:w="288" w:type="dxa"/>
          </w:tcPr>
          <w:p w14:paraId="1AEA7BF7" w14:textId="77777777" w:rsidR="00964F23" w:rsidRDefault="00964F23" w:rsidP="001E2E1C">
            <w:pPr>
              <w:pStyle w:val="CopticCross"/>
            </w:pPr>
          </w:p>
        </w:tc>
        <w:tc>
          <w:tcPr>
            <w:tcW w:w="288" w:type="dxa"/>
          </w:tcPr>
          <w:p w14:paraId="30A27498" w14:textId="77777777" w:rsidR="00964F23" w:rsidRDefault="00964F23" w:rsidP="001E2E1C">
            <w:pPr>
              <w:pStyle w:val="CopticCross"/>
            </w:pPr>
            <w:r>
              <w:t>¿</w:t>
            </w:r>
          </w:p>
        </w:tc>
        <w:tc>
          <w:tcPr>
            <w:tcW w:w="3960" w:type="dxa"/>
          </w:tcPr>
          <w:p w14:paraId="635FB818" w14:textId="77777777" w:rsidR="00964F23" w:rsidRPr="005130A7" w:rsidRDefault="00964F23" w:rsidP="005130A7">
            <w:pPr>
              <w:pStyle w:val="CopticVerse"/>
            </w:pPr>
            <w:r w:rsidRPr="005130A7">
              <w:t>Ⲁⲗⲓⲟⲩⲓ̀ ⲉⲃⲟⲗ ϩⲓⲧⲉⲛ ⲡⲉⲛⲛⲟⲩⲥ ⲙ̀ⲡⲓϩⲩⲛⲓⲙ ⲛ̀ⲧⲉ ϯⲉⲃϣⲓ.</w:t>
            </w:r>
          </w:p>
        </w:tc>
      </w:tr>
      <w:tr w:rsidR="00964F23" w14:paraId="200FF0B9" w14:textId="77777777" w:rsidTr="00EE572E">
        <w:trPr>
          <w:cantSplit/>
        </w:trPr>
        <w:tc>
          <w:tcPr>
            <w:tcW w:w="288" w:type="dxa"/>
          </w:tcPr>
          <w:p w14:paraId="5C1DC991" w14:textId="77777777" w:rsidR="00964F23" w:rsidRDefault="00964F23" w:rsidP="001E2E1C">
            <w:pPr>
              <w:pStyle w:val="CopticCross"/>
            </w:pPr>
          </w:p>
        </w:tc>
        <w:tc>
          <w:tcPr>
            <w:tcW w:w="3960" w:type="dxa"/>
          </w:tcPr>
          <w:p w14:paraId="7DCA99D0" w14:textId="77777777" w:rsidR="00964F23" w:rsidRDefault="001744DD" w:rsidP="00964F23">
            <w:pPr>
              <w:pStyle w:val="EngEnd"/>
            </w:pPr>
            <w:r>
              <w:t>Grant us sobriety</w:t>
            </w:r>
            <w:r w:rsidR="00964F23" w:rsidRPr="004E04E2">
              <w:t xml:space="preserve">, O Lord, that we may understand how to stand before </w:t>
            </w:r>
            <w:r w:rsidR="00964F23">
              <w:t>You</w:t>
            </w:r>
            <w:r w:rsidR="00964F23" w:rsidRPr="004E04E2">
              <w:t xml:space="preserve"> at time</w:t>
            </w:r>
            <w:r w:rsidR="00964F23">
              <w:t>s</w:t>
            </w:r>
            <w:r w:rsidR="00964F23" w:rsidRPr="004E04E2">
              <w:t xml:space="preserve"> of prayer,</w:t>
            </w:r>
          </w:p>
        </w:tc>
        <w:tc>
          <w:tcPr>
            <w:tcW w:w="288" w:type="dxa"/>
          </w:tcPr>
          <w:p w14:paraId="607BAE1B" w14:textId="77777777" w:rsidR="00964F23" w:rsidRDefault="00964F23" w:rsidP="001E2E1C">
            <w:pPr>
              <w:pStyle w:val="CopticCross"/>
            </w:pPr>
          </w:p>
        </w:tc>
        <w:tc>
          <w:tcPr>
            <w:tcW w:w="288" w:type="dxa"/>
          </w:tcPr>
          <w:p w14:paraId="03D3313B" w14:textId="77777777" w:rsidR="00964F23" w:rsidRDefault="00964F23" w:rsidP="001E2E1C">
            <w:pPr>
              <w:pStyle w:val="CopticCross"/>
            </w:pPr>
          </w:p>
        </w:tc>
        <w:tc>
          <w:tcPr>
            <w:tcW w:w="3960" w:type="dxa"/>
          </w:tcPr>
          <w:p w14:paraId="58145BBB" w14:textId="77777777" w:rsidR="00964F23" w:rsidRPr="005130A7" w:rsidRDefault="00964F23" w:rsidP="005130A7">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964F23" w14:paraId="70E89160" w14:textId="77777777" w:rsidTr="00EE572E">
        <w:trPr>
          <w:cantSplit/>
        </w:trPr>
        <w:tc>
          <w:tcPr>
            <w:tcW w:w="288" w:type="dxa"/>
          </w:tcPr>
          <w:p w14:paraId="1E92B03E" w14:textId="77777777" w:rsidR="00964F23" w:rsidRDefault="00964F23" w:rsidP="001E2E1C">
            <w:pPr>
              <w:pStyle w:val="CopticCross"/>
            </w:pPr>
            <w:r>
              <w:lastRenderedPageBreak/>
              <w:t>¿</w:t>
            </w:r>
          </w:p>
        </w:tc>
        <w:tc>
          <w:tcPr>
            <w:tcW w:w="3960" w:type="dxa"/>
          </w:tcPr>
          <w:p w14:paraId="7C7FF57D" w14:textId="77777777" w:rsidR="00964F23" w:rsidRDefault="00964F23" w:rsidP="00964F23">
            <w:pPr>
              <w:pStyle w:val="EngEnd"/>
            </w:pPr>
            <w:r w:rsidRPr="004E04E2">
              <w:t xml:space="preserve">And </w:t>
            </w:r>
            <w:commentRangeStart w:id="126"/>
            <w:r w:rsidRPr="004E04E2">
              <w:t xml:space="preserve">send up </w:t>
            </w:r>
            <w:commentRangeEnd w:id="126"/>
            <w:r>
              <w:rPr>
                <w:rStyle w:val="CommentReference"/>
              </w:rPr>
              <w:commentReference w:id="126"/>
            </w:r>
            <w:r>
              <w:t>to</w:t>
            </w:r>
            <w:r w:rsidRPr="004E04E2">
              <w:t xml:space="preserve"> </w:t>
            </w:r>
            <w:r>
              <w:t>You</w:t>
            </w:r>
            <w:r w:rsidRPr="004E04E2">
              <w:t xml:space="preserve"> a befitting </w:t>
            </w:r>
            <w:commentRangeStart w:id="127"/>
            <w:r w:rsidRPr="004E04E2">
              <w:t>doxology</w:t>
            </w:r>
            <w:commentRangeEnd w:id="127"/>
            <w:r>
              <w:rPr>
                <w:rStyle w:val="CommentReference"/>
              </w:rPr>
              <w:commentReference w:id="127"/>
            </w:r>
            <w:r w:rsidRPr="004E04E2">
              <w:t xml:space="preserve">, and win the forgiveness of our many sins: </w:t>
            </w:r>
            <w:commentRangeStart w:id="128"/>
            <w:r w:rsidRPr="004E04E2">
              <w:t xml:space="preserve">Glory to </w:t>
            </w:r>
            <w:r>
              <w:t>You</w:t>
            </w:r>
            <w:r w:rsidRPr="004E04E2">
              <w:t xml:space="preserve"> </w:t>
            </w:r>
            <w:commentRangeEnd w:id="128"/>
            <w:r>
              <w:rPr>
                <w:rStyle w:val="CommentReference"/>
              </w:rPr>
              <w:commentReference w:id="128"/>
            </w:r>
            <w:r w:rsidRPr="004E04E2">
              <w:t>O Lover of mankind. (Doxa Si Philanethropé)</w:t>
            </w:r>
          </w:p>
        </w:tc>
        <w:tc>
          <w:tcPr>
            <w:tcW w:w="288" w:type="dxa"/>
          </w:tcPr>
          <w:p w14:paraId="53F9BABD" w14:textId="77777777" w:rsidR="00964F23" w:rsidRDefault="00964F23" w:rsidP="001E2E1C">
            <w:pPr>
              <w:pStyle w:val="CopticCross"/>
            </w:pPr>
          </w:p>
        </w:tc>
        <w:tc>
          <w:tcPr>
            <w:tcW w:w="288" w:type="dxa"/>
          </w:tcPr>
          <w:p w14:paraId="2E7DC817" w14:textId="77777777" w:rsidR="00964F23" w:rsidRDefault="00964F23" w:rsidP="001E2E1C">
            <w:pPr>
              <w:pStyle w:val="CopticCross"/>
            </w:pPr>
            <w:r>
              <w:t>¿</w:t>
            </w:r>
          </w:p>
        </w:tc>
        <w:tc>
          <w:tcPr>
            <w:tcW w:w="3960" w:type="dxa"/>
          </w:tcPr>
          <w:p w14:paraId="2A71F59F" w14:textId="77777777" w:rsidR="00964F23" w:rsidRPr="005130A7" w:rsidRDefault="00964F23" w:rsidP="005130A7">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964F23" w14:paraId="2CD158EB" w14:textId="77777777" w:rsidTr="00EE572E">
        <w:trPr>
          <w:cantSplit/>
        </w:trPr>
        <w:tc>
          <w:tcPr>
            <w:tcW w:w="288" w:type="dxa"/>
          </w:tcPr>
          <w:p w14:paraId="251E0E0E" w14:textId="77777777" w:rsidR="00964F23" w:rsidRDefault="00964F23" w:rsidP="001E2E1C">
            <w:pPr>
              <w:pStyle w:val="CopticCross"/>
            </w:pPr>
          </w:p>
        </w:tc>
        <w:tc>
          <w:tcPr>
            <w:tcW w:w="3960" w:type="dxa"/>
          </w:tcPr>
          <w:p w14:paraId="0D0E046F" w14:textId="77777777" w:rsidR="00964F23" w:rsidRDefault="00964F23" w:rsidP="00964F23">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DCCC587" w14:textId="77777777" w:rsidR="00964F23" w:rsidRDefault="00964F23" w:rsidP="001E2E1C">
            <w:pPr>
              <w:pStyle w:val="CopticCross"/>
            </w:pPr>
          </w:p>
        </w:tc>
        <w:tc>
          <w:tcPr>
            <w:tcW w:w="288" w:type="dxa"/>
          </w:tcPr>
          <w:p w14:paraId="63C2B684" w14:textId="77777777" w:rsidR="00964F23" w:rsidRDefault="00964F23" w:rsidP="001E2E1C">
            <w:pPr>
              <w:pStyle w:val="CopticCross"/>
            </w:pPr>
          </w:p>
        </w:tc>
        <w:tc>
          <w:tcPr>
            <w:tcW w:w="3960" w:type="dxa"/>
          </w:tcPr>
          <w:p w14:paraId="3FE0C423" w14:textId="77777777" w:rsidR="00964F23" w:rsidRPr="005130A7" w:rsidRDefault="00964F23" w:rsidP="005130A7">
            <w:pPr>
              <w:pStyle w:val="CopticVerse"/>
            </w:pPr>
            <w:r w:rsidRPr="005130A7">
              <w:t>Ϩⲏⲡⲡⲉ ⲇⲉ ⲥ̀ⲙⲟⲩ ⲉⲠⲟ̅ⲥ̅ ⲛⲓⲉⲃⲓⲁⲓⲕ ⲛ̀ⲧⲉ Ⲡⲟ̅ⲥ̅: Ⲇⲟⲝⲁⲥⲓ ⲫⲓⲗⲁⲛⲑ̀ⲣⲱⲡⲉ.</w:t>
            </w:r>
          </w:p>
        </w:tc>
      </w:tr>
      <w:tr w:rsidR="00964F23" w14:paraId="66A7D44C" w14:textId="77777777" w:rsidTr="00EE572E">
        <w:trPr>
          <w:cantSplit/>
        </w:trPr>
        <w:tc>
          <w:tcPr>
            <w:tcW w:w="288" w:type="dxa"/>
          </w:tcPr>
          <w:p w14:paraId="764CFFEB" w14:textId="77777777" w:rsidR="00964F23" w:rsidRDefault="00964F23" w:rsidP="001E2E1C">
            <w:pPr>
              <w:pStyle w:val="CopticCross"/>
            </w:pPr>
            <w:r>
              <w:t>¿</w:t>
            </w:r>
          </w:p>
        </w:tc>
        <w:tc>
          <w:tcPr>
            <w:tcW w:w="3960" w:type="dxa"/>
          </w:tcPr>
          <w:p w14:paraId="0302BE54" w14:textId="77777777" w:rsidR="00964F23" w:rsidRDefault="00964F23" w:rsidP="00964F23">
            <w:pPr>
              <w:pStyle w:val="EngEnd"/>
            </w:pPr>
            <w:commentRangeStart w:id="129"/>
            <w:r w:rsidRPr="004E04E2">
              <w:t xml:space="preserve">Who </w:t>
            </w:r>
            <w:commentRangeEnd w:id="129"/>
            <w:r>
              <w:rPr>
                <w:rStyle w:val="CommentReference"/>
              </w:rPr>
              <w:commentReference w:id="129"/>
            </w:r>
            <w:r w:rsidRPr="004E04E2">
              <w:t xml:space="preserve">stand in the house of the Lord, in the courts of the house of our God: Glory to </w:t>
            </w:r>
            <w:r>
              <w:t>You</w:t>
            </w:r>
            <w:r w:rsidRPr="004E04E2">
              <w:t xml:space="preserve"> O Lover of mankind.</w:t>
            </w:r>
          </w:p>
        </w:tc>
        <w:tc>
          <w:tcPr>
            <w:tcW w:w="288" w:type="dxa"/>
          </w:tcPr>
          <w:p w14:paraId="1B4C5BFC" w14:textId="77777777" w:rsidR="00964F23" w:rsidRDefault="00964F23" w:rsidP="001E2E1C">
            <w:pPr>
              <w:pStyle w:val="CopticCross"/>
            </w:pPr>
          </w:p>
        </w:tc>
        <w:tc>
          <w:tcPr>
            <w:tcW w:w="288" w:type="dxa"/>
          </w:tcPr>
          <w:p w14:paraId="5B718041" w14:textId="77777777" w:rsidR="00964F23" w:rsidRDefault="00964F23" w:rsidP="001E2E1C">
            <w:pPr>
              <w:pStyle w:val="CopticCross"/>
            </w:pPr>
            <w:r>
              <w:t>¿</w:t>
            </w:r>
          </w:p>
        </w:tc>
        <w:tc>
          <w:tcPr>
            <w:tcW w:w="3960" w:type="dxa"/>
          </w:tcPr>
          <w:p w14:paraId="2C5226D0" w14:textId="77777777" w:rsidR="00964F23" w:rsidRPr="005130A7" w:rsidRDefault="00964F23" w:rsidP="005130A7">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964F23" w14:paraId="3B765F29" w14:textId="77777777" w:rsidTr="00EE572E">
        <w:trPr>
          <w:cantSplit/>
        </w:trPr>
        <w:tc>
          <w:tcPr>
            <w:tcW w:w="288" w:type="dxa"/>
          </w:tcPr>
          <w:p w14:paraId="4F88668A" w14:textId="77777777" w:rsidR="00964F23" w:rsidRDefault="00964F23" w:rsidP="001E2E1C">
            <w:pPr>
              <w:pStyle w:val="CopticCross"/>
            </w:pPr>
          </w:p>
        </w:tc>
        <w:tc>
          <w:tcPr>
            <w:tcW w:w="3960" w:type="dxa"/>
          </w:tcPr>
          <w:p w14:paraId="3ED28A6F" w14:textId="77777777" w:rsidR="00964F23" w:rsidRDefault="00964F23" w:rsidP="00964F23">
            <w:pPr>
              <w:pStyle w:val="EngEnd"/>
            </w:pPr>
            <w:r w:rsidRPr="004E04E2">
              <w:t xml:space="preserve">In the nights, lift up your hands </w:t>
            </w:r>
            <w:commentRangeStart w:id="130"/>
            <w:r w:rsidRPr="004E04E2">
              <w:t>to the sanctuary</w:t>
            </w:r>
            <w:commentRangeEnd w:id="130"/>
            <w:r>
              <w:rPr>
                <w:rStyle w:val="CommentReference"/>
              </w:rPr>
              <w:commentReference w:id="130"/>
            </w:r>
            <w:r w:rsidRPr="004E04E2">
              <w:t xml:space="preserve">, and bless the Lord: Glory to </w:t>
            </w:r>
            <w:r>
              <w:t>You</w:t>
            </w:r>
            <w:r w:rsidRPr="004E04E2">
              <w:t xml:space="preserve"> O Lover of mankind</w:t>
            </w:r>
          </w:p>
        </w:tc>
        <w:tc>
          <w:tcPr>
            <w:tcW w:w="288" w:type="dxa"/>
          </w:tcPr>
          <w:p w14:paraId="2E15970C" w14:textId="77777777" w:rsidR="00964F23" w:rsidRDefault="00964F23" w:rsidP="001E2E1C">
            <w:pPr>
              <w:pStyle w:val="CopticCross"/>
            </w:pPr>
          </w:p>
        </w:tc>
        <w:tc>
          <w:tcPr>
            <w:tcW w:w="288" w:type="dxa"/>
          </w:tcPr>
          <w:p w14:paraId="0D506F38" w14:textId="77777777" w:rsidR="00964F23" w:rsidRDefault="00964F23" w:rsidP="001E2E1C">
            <w:pPr>
              <w:pStyle w:val="CopticCross"/>
            </w:pPr>
          </w:p>
        </w:tc>
        <w:tc>
          <w:tcPr>
            <w:tcW w:w="3960" w:type="dxa"/>
          </w:tcPr>
          <w:p w14:paraId="61C7723C" w14:textId="77777777" w:rsidR="00964F23" w:rsidRPr="005130A7" w:rsidRDefault="00964F23" w:rsidP="005130A7">
            <w:pPr>
              <w:pStyle w:val="CopticVerse"/>
            </w:pPr>
            <w:r w:rsidRPr="005130A7">
              <w:t>Ⲛ̀ϩ̀ⲣⲏⲓ ϧⲉⲛ ⲛⲓⲉ̀ϫⲱⲣϩ ϥⲁⲓ ⲛ̀ⲛⲉⲧⲉⲛϫⲓϫ ⲉ̀ⲡ̀ϣⲱⲓ ⲛⲏⲉ̅ⲑ̅ⲩ ⲥ̀ⲙⲟⲩ ⲉⲠⲟ̅ⲥ̅: Ⲇⲟⲝⲁⲥⲓ ⲫⲓⲗⲁⲛⲑ̀ⲣⲱⲡⲉ.</w:t>
            </w:r>
          </w:p>
        </w:tc>
      </w:tr>
      <w:tr w:rsidR="00964F23" w14:paraId="7B529E04" w14:textId="77777777" w:rsidTr="00EE572E">
        <w:trPr>
          <w:cantSplit/>
        </w:trPr>
        <w:tc>
          <w:tcPr>
            <w:tcW w:w="288" w:type="dxa"/>
          </w:tcPr>
          <w:p w14:paraId="472D68EF" w14:textId="77777777" w:rsidR="00964F23" w:rsidRDefault="00964F23" w:rsidP="001E2E1C">
            <w:pPr>
              <w:pStyle w:val="CopticCross"/>
            </w:pPr>
            <w:r>
              <w:t>¿</w:t>
            </w:r>
          </w:p>
        </w:tc>
        <w:tc>
          <w:tcPr>
            <w:tcW w:w="3960" w:type="dxa"/>
          </w:tcPr>
          <w:p w14:paraId="341F65C7" w14:textId="77777777" w:rsidR="00964F23" w:rsidRDefault="00964F23" w:rsidP="00964F23">
            <w:pPr>
              <w:pStyle w:val="EngEnd"/>
            </w:pPr>
            <w:r w:rsidRPr="004E04E2">
              <w:t xml:space="preserve">The Lord </w:t>
            </w:r>
            <w:r>
              <w:t>w</w:t>
            </w:r>
            <w:r w:rsidRPr="004E04E2">
              <w:t>ho has created the heaven and the earth</w:t>
            </w:r>
            <w:r>
              <w:t xml:space="preserve">, </w:t>
            </w:r>
            <w:r w:rsidRPr="004E04E2">
              <w:t xml:space="preserve">will bless </w:t>
            </w:r>
            <w:commentRangeStart w:id="131"/>
            <w:r w:rsidRPr="004E04E2">
              <w:t xml:space="preserve">you out </w:t>
            </w:r>
            <w:commentRangeEnd w:id="131"/>
            <w:r>
              <w:rPr>
                <w:rStyle w:val="CommentReference"/>
              </w:rPr>
              <w:commentReference w:id="131"/>
            </w:r>
            <w:r>
              <w:t>of Zion</w:t>
            </w:r>
            <w:r w:rsidRPr="004E04E2">
              <w:t xml:space="preserve">: Glory to </w:t>
            </w:r>
            <w:r>
              <w:t>You</w:t>
            </w:r>
            <w:r w:rsidRPr="004E04E2">
              <w:t xml:space="preserve"> O Lover of mankind.</w:t>
            </w:r>
          </w:p>
        </w:tc>
        <w:tc>
          <w:tcPr>
            <w:tcW w:w="288" w:type="dxa"/>
          </w:tcPr>
          <w:p w14:paraId="33904BAD" w14:textId="77777777" w:rsidR="00964F23" w:rsidRDefault="00964F23" w:rsidP="001E2E1C">
            <w:pPr>
              <w:pStyle w:val="CopticCross"/>
            </w:pPr>
          </w:p>
        </w:tc>
        <w:tc>
          <w:tcPr>
            <w:tcW w:w="288" w:type="dxa"/>
          </w:tcPr>
          <w:p w14:paraId="41B3F128" w14:textId="77777777" w:rsidR="00964F23" w:rsidRDefault="00964F23" w:rsidP="001E2E1C">
            <w:pPr>
              <w:pStyle w:val="CopticCross"/>
            </w:pPr>
            <w:r>
              <w:t>¿</w:t>
            </w:r>
          </w:p>
        </w:tc>
        <w:tc>
          <w:tcPr>
            <w:tcW w:w="3960" w:type="dxa"/>
          </w:tcPr>
          <w:p w14:paraId="2F37660C" w14:textId="77777777" w:rsidR="00964F23" w:rsidRPr="005130A7" w:rsidRDefault="00964F23" w:rsidP="005130A7">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964F23" w14:paraId="6915721D" w14:textId="77777777" w:rsidTr="00EE572E">
        <w:trPr>
          <w:cantSplit/>
        </w:trPr>
        <w:tc>
          <w:tcPr>
            <w:tcW w:w="288" w:type="dxa"/>
          </w:tcPr>
          <w:p w14:paraId="2B85007B" w14:textId="77777777" w:rsidR="00964F23" w:rsidRDefault="00964F23" w:rsidP="001E2E1C">
            <w:pPr>
              <w:pStyle w:val="CopticCross"/>
            </w:pPr>
          </w:p>
        </w:tc>
        <w:tc>
          <w:tcPr>
            <w:tcW w:w="3960" w:type="dxa"/>
          </w:tcPr>
          <w:p w14:paraId="2870406F" w14:textId="77777777" w:rsidR="00964F23" w:rsidRDefault="00964F23" w:rsidP="00964F23">
            <w:pPr>
              <w:pStyle w:val="EngEnd"/>
            </w:pPr>
            <w:r w:rsidRPr="004E04E2">
              <w:t xml:space="preserve">Let my </w:t>
            </w:r>
            <w:commentRangeStart w:id="132"/>
            <w:r w:rsidRPr="004E04E2">
              <w:t xml:space="preserve">supplication </w:t>
            </w:r>
            <w:commentRangeEnd w:id="132"/>
            <w:r>
              <w:rPr>
                <w:rStyle w:val="CommentReference"/>
              </w:rPr>
              <w:commentReference w:id="132"/>
            </w:r>
            <w:r w:rsidRPr="004E04E2">
              <w:t xml:space="preserve">come near before </w:t>
            </w:r>
            <w:r>
              <w:t>You</w:t>
            </w:r>
            <w:r w:rsidRPr="004E04E2">
              <w:t>, O Lord: give me un</w:t>
            </w:r>
            <w:r w:rsidRPr="004E04E2">
              <w:softHyphen/>
              <w:t xml:space="preserve">derstanding according to </w:t>
            </w:r>
            <w:r>
              <w:t>You</w:t>
            </w:r>
            <w:r w:rsidRPr="004E04E2">
              <w:t xml:space="preserve"> word: Glory to </w:t>
            </w:r>
            <w:r w:rsidR="001040C8">
              <w:t>You</w:t>
            </w:r>
            <w:r w:rsidRPr="004E04E2">
              <w:t xml:space="preserve"> O Lover of mankind.</w:t>
            </w:r>
          </w:p>
        </w:tc>
        <w:tc>
          <w:tcPr>
            <w:tcW w:w="288" w:type="dxa"/>
          </w:tcPr>
          <w:p w14:paraId="75649C51" w14:textId="77777777" w:rsidR="00964F23" w:rsidRDefault="00964F23" w:rsidP="001E2E1C">
            <w:pPr>
              <w:pStyle w:val="CopticCross"/>
            </w:pPr>
          </w:p>
        </w:tc>
        <w:tc>
          <w:tcPr>
            <w:tcW w:w="288" w:type="dxa"/>
          </w:tcPr>
          <w:p w14:paraId="2FCDBFE5" w14:textId="77777777" w:rsidR="00964F23" w:rsidRDefault="00964F23" w:rsidP="001E2E1C">
            <w:pPr>
              <w:pStyle w:val="CopticCross"/>
            </w:pPr>
          </w:p>
        </w:tc>
        <w:tc>
          <w:tcPr>
            <w:tcW w:w="3960" w:type="dxa"/>
          </w:tcPr>
          <w:p w14:paraId="03478066" w14:textId="77777777" w:rsidR="00964F23" w:rsidRPr="005130A7" w:rsidRDefault="00964F23" w:rsidP="005130A7">
            <w:pPr>
              <w:pStyle w:val="CopticVerse"/>
            </w:pPr>
            <w:r w:rsidRPr="005130A7">
              <w:t>Ⲙⲁⲣⲉ ⲡⲁϯϩⲟ ϧⲱⲛⲧ ⲙ̀ⲡⲉⲕⲙ̀ⲑⲟ Ⲡⲟ̅ⲥ̅ ⲙⲁⲕⲁϯ ⲛⲏⲓ ⲕⲁⲧⲁ ⲡⲉⲕⲥⲁϫⲓ: Ⲇⲟⲝⲁⲥⲓ ⲫⲓⲗⲁⲛⲑ̀ⲣⲱⲡⲉ</w:t>
            </w:r>
            <w:r>
              <w:t>.</w:t>
            </w:r>
          </w:p>
        </w:tc>
      </w:tr>
      <w:tr w:rsidR="00964F23" w14:paraId="18ACF28B" w14:textId="77777777" w:rsidTr="00EE572E">
        <w:trPr>
          <w:cantSplit/>
        </w:trPr>
        <w:tc>
          <w:tcPr>
            <w:tcW w:w="288" w:type="dxa"/>
          </w:tcPr>
          <w:p w14:paraId="76C7B10E" w14:textId="77777777" w:rsidR="00964F23" w:rsidRDefault="00964F23" w:rsidP="001E2E1C">
            <w:pPr>
              <w:pStyle w:val="CopticCross"/>
            </w:pPr>
            <w:r>
              <w:t>¿</w:t>
            </w:r>
          </w:p>
        </w:tc>
        <w:tc>
          <w:tcPr>
            <w:tcW w:w="3960" w:type="dxa"/>
          </w:tcPr>
          <w:p w14:paraId="65E053DB" w14:textId="77777777" w:rsidR="00964F23" w:rsidRDefault="00964F23" w:rsidP="00964F23">
            <w:pPr>
              <w:pStyle w:val="EngEnd"/>
            </w:pPr>
            <w:r w:rsidRPr="004E04E2">
              <w:t xml:space="preserve">My </w:t>
            </w:r>
            <w:commentRangeStart w:id="133"/>
            <w:r w:rsidRPr="004E04E2">
              <w:t xml:space="preserve">petition </w:t>
            </w:r>
            <w:commentRangeEnd w:id="133"/>
            <w:r>
              <w:rPr>
                <w:rStyle w:val="CommentReference"/>
              </w:rPr>
              <w:commentReference w:id="133"/>
            </w:r>
            <w:r w:rsidRPr="004E04E2">
              <w:t xml:space="preserve">shall come in before </w:t>
            </w:r>
            <w:r w:rsidR="001040C8">
              <w:t>You</w:t>
            </w:r>
            <w:r w:rsidRPr="004E04E2">
              <w:t xml:space="preserve">: </w:t>
            </w:r>
            <w:commentRangeStart w:id="134"/>
            <w:r w:rsidRPr="004E04E2">
              <w:t xml:space="preserve">revive </w:t>
            </w:r>
            <w:commentRangeEnd w:id="134"/>
            <w:r>
              <w:rPr>
                <w:rStyle w:val="CommentReference"/>
              </w:rPr>
              <w:commentReference w:id="134"/>
            </w:r>
            <w:r w:rsidRPr="004E04E2">
              <w:t xml:space="preserve">me according to </w:t>
            </w:r>
            <w:r>
              <w:t>Your</w:t>
            </w:r>
            <w:r w:rsidRPr="004E04E2">
              <w:t xml:space="preserve"> word: Glory to </w:t>
            </w:r>
            <w:r>
              <w:t>You</w:t>
            </w:r>
            <w:r w:rsidRPr="004E04E2">
              <w:t xml:space="preserve"> O Lover of mankind.</w:t>
            </w:r>
          </w:p>
        </w:tc>
        <w:tc>
          <w:tcPr>
            <w:tcW w:w="288" w:type="dxa"/>
          </w:tcPr>
          <w:p w14:paraId="69FDD671" w14:textId="77777777" w:rsidR="00964F23" w:rsidRDefault="00964F23" w:rsidP="001E2E1C">
            <w:pPr>
              <w:pStyle w:val="CopticCross"/>
            </w:pPr>
          </w:p>
        </w:tc>
        <w:tc>
          <w:tcPr>
            <w:tcW w:w="288" w:type="dxa"/>
          </w:tcPr>
          <w:p w14:paraId="4A189DBE" w14:textId="77777777" w:rsidR="00964F23" w:rsidRDefault="00964F23" w:rsidP="001E2E1C">
            <w:pPr>
              <w:pStyle w:val="CopticCross"/>
            </w:pPr>
            <w:r>
              <w:t>¿</w:t>
            </w:r>
          </w:p>
        </w:tc>
        <w:tc>
          <w:tcPr>
            <w:tcW w:w="3960" w:type="dxa"/>
          </w:tcPr>
          <w:p w14:paraId="2D68630F" w14:textId="77777777" w:rsidR="00964F23" w:rsidRPr="005130A7" w:rsidRDefault="00964F23" w:rsidP="005130A7">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964F23" w14:paraId="4139C227" w14:textId="77777777" w:rsidTr="00EE572E">
        <w:trPr>
          <w:cantSplit/>
        </w:trPr>
        <w:tc>
          <w:tcPr>
            <w:tcW w:w="288" w:type="dxa"/>
          </w:tcPr>
          <w:p w14:paraId="3DE18BE6" w14:textId="77777777" w:rsidR="00964F23" w:rsidRDefault="00964F23" w:rsidP="001E2E1C">
            <w:pPr>
              <w:pStyle w:val="CopticCross"/>
            </w:pPr>
          </w:p>
        </w:tc>
        <w:tc>
          <w:tcPr>
            <w:tcW w:w="3960" w:type="dxa"/>
          </w:tcPr>
          <w:p w14:paraId="10C0C263" w14:textId="77777777" w:rsidR="00964F23" w:rsidRDefault="00964F23" w:rsidP="001744DD">
            <w:pPr>
              <w:pStyle w:val="EngEnd"/>
            </w:pPr>
            <w:r w:rsidRPr="004E04E2">
              <w:t xml:space="preserve">My lips </w:t>
            </w:r>
            <w:r w:rsidR="001744DD">
              <w:t>shall</w:t>
            </w:r>
            <w:r w:rsidRPr="004E04E2">
              <w:t xml:space="preserve"> </w:t>
            </w:r>
            <w:commentRangeStart w:id="135"/>
            <w:r w:rsidRPr="004E04E2">
              <w:t>pour forth</w:t>
            </w:r>
            <w:commentRangeEnd w:id="135"/>
            <w:r>
              <w:rPr>
                <w:rStyle w:val="CommentReference"/>
              </w:rPr>
              <w:commentReference w:id="135"/>
            </w:r>
            <w:r w:rsidRPr="004E04E2">
              <w:t xml:space="preserve"> </w:t>
            </w:r>
            <w:commentRangeStart w:id="136"/>
            <w:r w:rsidRPr="004E04E2">
              <w:t>blessing</w:t>
            </w:r>
            <w:commentRangeEnd w:id="136"/>
            <w:r>
              <w:rPr>
                <w:rStyle w:val="CommentReference"/>
              </w:rPr>
              <w:commentReference w:id="136"/>
            </w:r>
            <w:r w:rsidRPr="004E04E2">
              <w:t xml:space="preserve">, if </w:t>
            </w:r>
            <w:r>
              <w:t>You</w:t>
            </w:r>
            <w:r w:rsidRPr="004E04E2">
              <w:t xml:space="preserve"> teach me </w:t>
            </w:r>
            <w:r>
              <w:t>Your</w:t>
            </w:r>
            <w:r w:rsidRPr="004E04E2">
              <w:t xml:space="preserve"> truths: Glory to </w:t>
            </w:r>
            <w:r>
              <w:t>You</w:t>
            </w:r>
            <w:r w:rsidRPr="004E04E2">
              <w:t xml:space="preserve"> O Lover of mankind.</w:t>
            </w:r>
          </w:p>
        </w:tc>
        <w:tc>
          <w:tcPr>
            <w:tcW w:w="288" w:type="dxa"/>
          </w:tcPr>
          <w:p w14:paraId="4DEDFC8C" w14:textId="77777777" w:rsidR="00964F23" w:rsidRDefault="00964F23" w:rsidP="001E2E1C">
            <w:pPr>
              <w:pStyle w:val="CopticCross"/>
            </w:pPr>
          </w:p>
        </w:tc>
        <w:tc>
          <w:tcPr>
            <w:tcW w:w="288" w:type="dxa"/>
          </w:tcPr>
          <w:p w14:paraId="3DFE639F" w14:textId="77777777" w:rsidR="00964F23" w:rsidRDefault="00964F23" w:rsidP="001E2E1C">
            <w:pPr>
              <w:pStyle w:val="CopticCross"/>
            </w:pPr>
          </w:p>
        </w:tc>
        <w:tc>
          <w:tcPr>
            <w:tcW w:w="3960" w:type="dxa"/>
          </w:tcPr>
          <w:p w14:paraId="63409FA7" w14:textId="77777777" w:rsidR="00964F23" w:rsidRPr="005130A7" w:rsidRDefault="00964F23" w:rsidP="005130A7">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964F23" w14:paraId="0DFE9F1E" w14:textId="77777777" w:rsidTr="00EE572E">
        <w:trPr>
          <w:cantSplit/>
        </w:trPr>
        <w:tc>
          <w:tcPr>
            <w:tcW w:w="288" w:type="dxa"/>
          </w:tcPr>
          <w:p w14:paraId="5FDA2F01" w14:textId="77777777" w:rsidR="00964F23" w:rsidRDefault="00964F23" w:rsidP="001E2E1C">
            <w:pPr>
              <w:pStyle w:val="CopticCross"/>
            </w:pPr>
            <w:r>
              <w:lastRenderedPageBreak/>
              <w:t>¿</w:t>
            </w:r>
          </w:p>
        </w:tc>
        <w:tc>
          <w:tcPr>
            <w:tcW w:w="3960" w:type="dxa"/>
          </w:tcPr>
          <w:p w14:paraId="504A153A" w14:textId="77777777" w:rsidR="00964F23" w:rsidRDefault="00964F23" w:rsidP="00964F23">
            <w:pPr>
              <w:pStyle w:val="EngEnd"/>
            </w:pPr>
            <w:r w:rsidRPr="004E04E2">
              <w:t xml:space="preserve">My tongue </w:t>
            </w:r>
            <w:r>
              <w:t>will</w:t>
            </w:r>
            <w:r w:rsidRPr="004E04E2">
              <w:t xml:space="preserve"> </w:t>
            </w:r>
            <w:commentRangeStart w:id="137"/>
            <w:r w:rsidRPr="004E04E2">
              <w:t xml:space="preserve">respond </w:t>
            </w:r>
            <w:commentRangeEnd w:id="137"/>
            <w:r>
              <w:rPr>
                <w:rStyle w:val="CommentReference"/>
              </w:rPr>
              <w:commentReference w:id="137"/>
            </w:r>
            <w:r w:rsidRPr="004E04E2">
              <w:t xml:space="preserve">with </w:t>
            </w:r>
            <w:r>
              <w:t>Your</w:t>
            </w:r>
            <w:r w:rsidRPr="004E04E2">
              <w:t xml:space="preserve"> words: for all </w:t>
            </w:r>
            <w:r>
              <w:t>Your</w:t>
            </w:r>
            <w:r w:rsidRPr="004E04E2">
              <w:t xml:space="preserve"> commandments are </w:t>
            </w:r>
            <w:commentRangeStart w:id="138"/>
            <w:r w:rsidRPr="004E04E2">
              <w:t>righteous</w:t>
            </w:r>
            <w:commentRangeEnd w:id="138"/>
            <w:r>
              <w:rPr>
                <w:rStyle w:val="CommentReference"/>
              </w:rPr>
              <w:commentReference w:id="138"/>
            </w:r>
            <w:r w:rsidRPr="004E04E2">
              <w:t xml:space="preserve">: Glory to </w:t>
            </w:r>
            <w:r>
              <w:t>You</w:t>
            </w:r>
            <w:r w:rsidRPr="004E04E2">
              <w:t xml:space="preserve"> O Lover of mankind.</w:t>
            </w:r>
          </w:p>
        </w:tc>
        <w:tc>
          <w:tcPr>
            <w:tcW w:w="288" w:type="dxa"/>
          </w:tcPr>
          <w:p w14:paraId="451D2012" w14:textId="77777777" w:rsidR="00964F23" w:rsidRDefault="00964F23" w:rsidP="001E2E1C">
            <w:pPr>
              <w:pStyle w:val="CopticCross"/>
            </w:pPr>
          </w:p>
        </w:tc>
        <w:tc>
          <w:tcPr>
            <w:tcW w:w="288" w:type="dxa"/>
          </w:tcPr>
          <w:p w14:paraId="09642FC1" w14:textId="77777777" w:rsidR="00964F23" w:rsidRDefault="00964F23" w:rsidP="001E2E1C">
            <w:pPr>
              <w:pStyle w:val="CopticCross"/>
            </w:pPr>
            <w:r>
              <w:t>¿</w:t>
            </w:r>
          </w:p>
        </w:tc>
        <w:tc>
          <w:tcPr>
            <w:tcW w:w="3960" w:type="dxa"/>
          </w:tcPr>
          <w:p w14:paraId="6388B117" w14:textId="77777777" w:rsidR="00964F23" w:rsidRPr="005130A7" w:rsidRDefault="00964F23" w:rsidP="005130A7">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964F23" w14:paraId="5089EA68" w14:textId="77777777" w:rsidTr="00EE572E">
        <w:trPr>
          <w:cantSplit/>
        </w:trPr>
        <w:tc>
          <w:tcPr>
            <w:tcW w:w="288" w:type="dxa"/>
          </w:tcPr>
          <w:p w14:paraId="7C2AFA9E" w14:textId="77777777" w:rsidR="00964F23" w:rsidRDefault="00964F23" w:rsidP="001E2E1C">
            <w:pPr>
              <w:pStyle w:val="CopticCross"/>
            </w:pPr>
          </w:p>
        </w:tc>
        <w:tc>
          <w:tcPr>
            <w:tcW w:w="3960" w:type="dxa"/>
          </w:tcPr>
          <w:p w14:paraId="17DD6C7F" w14:textId="77777777" w:rsidR="00964F23" w:rsidRDefault="00964F23" w:rsidP="00964F23">
            <w:pPr>
              <w:pStyle w:val="EngEnd"/>
            </w:pPr>
            <w:r>
              <w:t>Let Your hand deliver me, for I have desired Your commandments: Glory to You, O Lover of mankind.</w:t>
            </w:r>
          </w:p>
        </w:tc>
        <w:tc>
          <w:tcPr>
            <w:tcW w:w="288" w:type="dxa"/>
          </w:tcPr>
          <w:p w14:paraId="24980999" w14:textId="77777777" w:rsidR="00964F23" w:rsidRDefault="00964F23" w:rsidP="001E2E1C">
            <w:pPr>
              <w:pStyle w:val="CopticCross"/>
            </w:pPr>
          </w:p>
        </w:tc>
        <w:tc>
          <w:tcPr>
            <w:tcW w:w="288" w:type="dxa"/>
          </w:tcPr>
          <w:p w14:paraId="77B4F4AA" w14:textId="77777777" w:rsidR="00964F23" w:rsidRDefault="00964F23" w:rsidP="001E2E1C">
            <w:pPr>
              <w:pStyle w:val="CopticCross"/>
            </w:pPr>
          </w:p>
        </w:tc>
        <w:tc>
          <w:tcPr>
            <w:tcW w:w="3960" w:type="dxa"/>
          </w:tcPr>
          <w:p w14:paraId="741B25E6" w14:textId="77777777" w:rsidR="00964F23" w:rsidRPr="005130A7" w:rsidRDefault="00964F23" w:rsidP="005130A7">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964F23" w14:paraId="7761297E" w14:textId="77777777" w:rsidTr="00EE572E">
        <w:trPr>
          <w:cantSplit/>
        </w:trPr>
        <w:tc>
          <w:tcPr>
            <w:tcW w:w="288" w:type="dxa"/>
          </w:tcPr>
          <w:p w14:paraId="55F26961" w14:textId="77777777" w:rsidR="00964F23" w:rsidRDefault="00964F23" w:rsidP="001E2E1C">
            <w:pPr>
              <w:pStyle w:val="CopticCross"/>
            </w:pPr>
            <w:r>
              <w:t>¿</w:t>
            </w:r>
          </w:p>
        </w:tc>
        <w:tc>
          <w:tcPr>
            <w:tcW w:w="3960" w:type="dxa"/>
          </w:tcPr>
          <w:p w14:paraId="4FC180A9" w14:textId="77777777" w:rsidR="00964F23" w:rsidRDefault="00964F23" w:rsidP="00964F23">
            <w:pPr>
              <w:pStyle w:val="EngEnd"/>
            </w:pPr>
            <w:r w:rsidRPr="004E04E2">
              <w:t xml:space="preserve">I have longed for </w:t>
            </w:r>
            <w:r>
              <w:t>Your</w:t>
            </w:r>
            <w:r w:rsidRPr="004E04E2">
              <w:t xml:space="preserve"> salvation, Lord; and </w:t>
            </w:r>
            <w:r>
              <w:t>Your</w:t>
            </w:r>
            <w:r w:rsidRPr="004E04E2">
              <w:t xml:space="preserve"> Law is my </w:t>
            </w:r>
            <w:commentRangeStart w:id="139"/>
            <w:r w:rsidRPr="004E04E2">
              <w:t>meditation</w:t>
            </w:r>
            <w:commentRangeEnd w:id="139"/>
            <w:r>
              <w:rPr>
                <w:rStyle w:val="CommentReference"/>
              </w:rPr>
              <w:commentReference w:id="139"/>
            </w:r>
            <w:r w:rsidRPr="004E04E2">
              <w:t xml:space="preserve">: Glory to </w:t>
            </w:r>
            <w:r>
              <w:t>You</w:t>
            </w:r>
            <w:r w:rsidRPr="004E04E2">
              <w:t xml:space="preserve"> O Lover of mankind.</w:t>
            </w:r>
          </w:p>
        </w:tc>
        <w:tc>
          <w:tcPr>
            <w:tcW w:w="288" w:type="dxa"/>
          </w:tcPr>
          <w:p w14:paraId="4D71A5BD" w14:textId="77777777" w:rsidR="00964F23" w:rsidRDefault="00964F23" w:rsidP="001E2E1C">
            <w:pPr>
              <w:pStyle w:val="CopticCross"/>
            </w:pPr>
          </w:p>
        </w:tc>
        <w:tc>
          <w:tcPr>
            <w:tcW w:w="288" w:type="dxa"/>
          </w:tcPr>
          <w:p w14:paraId="1BF03567" w14:textId="77777777" w:rsidR="00964F23" w:rsidRDefault="00964F23" w:rsidP="001E2E1C">
            <w:pPr>
              <w:pStyle w:val="CopticCross"/>
            </w:pPr>
            <w:r>
              <w:t>¿</w:t>
            </w:r>
          </w:p>
        </w:tc>
        <w:tc>
          <w:tcPr>
            <w:tcW w:w="3960" w:type="dxa"/>
          </w:tcPr>
          <w:p w14:paraId="693D7FEA" w14:textId="77777777" w:rsidR="00964F23" w:rsidRPr="005130A7" w:rsidRDefault="00964F23" w:rsidP="005130A7">
            <w:pPr>
              <w:pStyle w:val="CopticVerse"/>
            </w:pPr>
            <w:r w:rsidRPr="005130A7">
              <w:t>Ⲁⲓϭⲓϣϣⲱⲟⲩ ⲙ̀ⲡⲉⲕⲟⲩϫⲁⲓ Ⲡⲟ̅ⲥ̅: ⲟⲩⲟϩ ⲡⲉⲕⲛⲟⲙⲟⲥ ⲡⲉ ⲧⲁⲙⲉⲗⲉⲧⲏ: Ⲇⲟⲝⲁⲥⲓ ⲫⲓⲗⲁⲛⲑ̀ⲣⲱⲡⲉ</w:t>
            </w:r>
            <w:r>
              <w:t>.</w:t>
            </w:r>
          </w:p>
        </w:tc>
      </w:tr>
      <w:tr w:rsidR="00964F23" w14:paraId="3CD482CD" w14:textId="77777777" w:rsidTr="00EE572E">
        <w:trPr>
          <w:cantSplit/>
        </w:trPr>
        <w:tc>
          <w:tcPr>
            <w:tcW w:w="288" w:type="dxa"/>
          </w:tcPr>
          <w:p w14:paraId="6581BFC8" w14:textId="77777777" w:rsidR="00964F23" w:rsidRDefault="00964F23" w:rsidP="001E2E1C">
            <w:pPr>
              <w:pStyle w:val="CopticCross"/>
            </w:pPr>
          </w:p>
        </w:tc>
        <w:tc>
          <w:tcPr>
            <w:tcW w:w="3960" w:type="dxa"/>
          </w:tcPr>
          <w:p w14:paraId="3DA742FC" w14:textId="77777777" w:rsidR="00964F23" w:rsidRDefault="00964F23" w:rsidP="008547B0">
            <w:pPr>
              <w:pStyle w:val="EngEnd"/>
            </w:pPr>
            <w:r w:rsidRPr="004E04E2">
              <w:t xml:space="preserve">My soul </w:t>
            </w:r>
            <w:r w:rsidR="008547B0">
              <w:t>shall</w:t>
            </w:r>
            <w:r w:rsidRPr="004E04E2">
              <w:t xml:space="preserve"> live, and it </w:t>
            </w:r>
            <w:r w:rsidR="008547B0">
              <w:t>shall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54C18387" w14:textId="77777777" w:rsidR="00964F23" w:rsidRDefault="00964F23" w:rsidP="001E2E1C">
            <w:pPr>
              <w:pStyle w:val="CopticCross"/>
            </w:pPr>
          </w:p>
        </w:tc>
        <w:tc>
          <w:tcPr>
            <w:tcW w:w="288" w:type="dxa"/>
          </w:tcPr>
          <w:p w14:paraId="1EDFC4E9" w14:textId="77777777" w:rsidR="00964F23" w:rsidRDefault="00964F23" w:rsidP="001E2E1C">
            <w:pPr>
              <w:pStyle w:val="CopticCross"/>
            </w:pPr>
          </w:p>
        </w:tc>
        <w:tc>
          <w:tcPr>
            <w:tcW w:w="3960" w:type="dxa"/>
          </w:tcPr>
          <w:p w14:paraId="0991E395" w14:textId="77777777" w:rsidR="00964F23" w:rsidRPr="005130A7" w:rsidRDefault="00964F23" w:rsidP="005130A7">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964F23" w14:paraId="7A825E07" w14:textId="77777777" w:rsidTr="00EE572E">
        <w:trPr>
          <w:cantSplit/>
        </w:trPr>
        <w:tc>
          <w:tcPr>
            <w:tcW w:w="288" w:type="dxa"/>
          </w:tcPr>
          <w:p w14:paraId="3FAACABD" w14:textId="77777777" w:rsidR="00964F23" w:rsidRDefault="00964F23" w:rsidP="001E2E1C">
            <w:pPr>
              <w:pStyle w:val="CopticCross"/>
            </w:pPr>
            <w:r>
              <w:t>¿</w:t>
            </w:r>
          </w:p>
        </w:tc>
        <w:tc>
          <w:tcPr>
            <w:tcW w:w="3960" w:type="dxa"/>
          </w:tcPr>
          <w:p w14:paraId="16308D74" w14:textId="77777777" w:rsidR="00964F23" w:rsidRDefault="00964F23" w:rsidP="00964F23">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rsidR="001225FA">
              <w:t xml:space="preserve">. </w:t>
            </w:r>
          </w:p>
        </w:tc>
        <w:tc>
          <w:tcPr>
            <w:tcW w:w="288" w:type="dxa"/>
          </w:tcPr>
          <w:p w14:paraId="5FAF57FB" w14:textId="77777777" w:rsidR="00964F23" w:rsidRDefault="00964F23" w:rsidP="001E2E1C">
            <w:pPr>
              <w:pStyle w:val="CopticCross"/>
            </w:pPr>
          </w:p>
        </w:tc>
        <w:tc>
          <w:tcPr>
            <w:tcW w:w="288" w:type="dxa"/>
          </w:tcPr>
          <w:p w14:paraId="64CF24E7" w14:textId="77777777" w:rsidR="00964F23" w:rsidRDefault="00964F23" w:rsidP="001E2E1C">
            <w:pPr>
              <w:pStyle w:val="CopticCross"/>
            </w:pPr>
            <w:r>
              <w:t>¿</w:t>
            </w:r>
          </w:p>
        </w:tc>
        <w:tc>
          <w:tcPr>
            <w:tcW w:w="3960" w:type="dxa"/>
          </w:tcPr>
          <w:p w14:paraId="79C7A142" w14:textId="77777777" w:rsidR="00964F23" w:rsidRPr="005130A7" w:rsidRDefault="00964F23" w:rsidP="005130A7">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964F23" w14:paraId="5755C9BB" w14:textId="77777777" w:rsidTr="00EE572E">
        <w:trPr>
          <w:cantSplit/>
        </w:trPr>
        <w:tc>
          <w:tcPr>
            <w:tcW w:w="288" w:type="dxa"/>
          </w:tcPr>
          <w:p w14:paraId="765E38E3" w14:textId="77777777" w:rsidR="00964F23" w:rsidRDefault="00964F23" w:rsidP="001E2E1C">
            <w:pPr>
              <w:pStyle w:val="CopticCross"/>
            </w:pPr>
          </w:p>
        </w:tc>
        <w:tc>
          <w:tcPr>
            <w:tcW w:w="3960" w:type="dxa"/>
          </w:tcPr>
          <w:p w14:paraId="17B95088" w14:textId="77777777" w:rsidR="00964F23" w:rsidRDefault="00964F23" w:rsidP="00964F23">
            <w:pPr>
              <w:pStyle w:val="EngEnd"/>
            </w:pPr>
            <w:r w:rsidRPr="004E04E2">
              <w:t xml:space="preserve">Glory be to the Father, and the Son, and the Holy Spirit: Glory to </w:t>
            </w:r>
            <w:r>
              <w:t>You</w:t>
            </w:r>
            <w:r w:rsidRPr="004E04E2">
              <w:t xml:space="preserve"> O Lover of mankind.</w:t>
            </w:r>
          </w:p>
        </w:tc>
        <w:tc>
          <w:tcPr>
            <w:tcW w:w="288" w:type="dxa"/>
          </w:tcPr>
          <w:p w14:paraId="3B5332D2" w14:textId="77777777" w:rsidR="00964F23" w:rsidRDefault="00964F23" w:rsidP="001E2E1C">
            <w:pPr>
              <w:pStyle w:val="CopticCross"/>
            </w:pPr>
          </w:p>
        </w:tc>
        <w:tc>
          <w:tcPr>
            <w:tcW w:w="288" w:type="dxa"/>
          </w:tcPr>
          <w:p w14:paraId="01D16BB9" w14:textId="77777777" w:rsidR="00964F23" w:rsidRDefault="00964F23" w:rsidP="001E2E1C">
            <w:pPr>
              <w:pStyle w:val="CopticCross"/>
            </w:pPr>
          </w:p>
        </w:tc>
        <w:tc>
          <w:tcPr>
            <w:tcW w:w="3960" w:type="dxa"/>
          </w:tcPr>
          <w:p w14:paraId="5A1E4BFB" w14:textId="77777777" w:rsidR="00964F23" w:rsidRPr="005130A7" w:rsidRDefault="00964F23" w:rsidP="005130A7">
            <w:pPr>
              <w:pStyle w:val="CopticVerse"/>
            </w:pPr>
            <w:r w:rsidRPr="005130A7">
              <w:t>Ⲇⲟⲝⲁ ⲡⲁⲧⲣⲓ ⲕⲉ ⲩⲓⲱ ⲕⲉ ⲁ̀ⲅⲓⲱ ⲡⲛⲉⲩⲙⲁⲧⲓ: Ⲇⲟⲝⲁⲥⲓ ⲫⲓⲗⲁⲛⲑ̀ⲣⲱⲡⲉ</w:t>
            </w:r>
            <w:r>
              <w:t>.</w:t>
            </w:r>
          </w:p>
        </w:tc>
      </w:tr>
      <w:tr w:rsidR="00964F23" w14:paraId="752B339A" w14:textId="77777777" w:rsidTr="00EE572E">
        <w:trPr>
          <w:cantSplit/>
        </w:trPr>
        <w:tc>
          <w:tcPr>
            <w:tcW w:w="288" w:type="dxa"/>
          </w:tcPr>
          <w:p w14:paraId="1128EAD8" w14:textId="77777777" w:rsidR="00964F23" w:rsidRDefault="00964F23" w:rsidP="001E2E1C">
            <w:pPr>
              <w:pStyle w:val="CopticCross"/>
            </w:pPr>
            <w:r>
              <w:t>¿</w:t>
            </w:r>
          </w:p>
        </w:tc>
        <w:tc>
          <w:tcPr>
            <w:tcW w:w="3960" w:type="dxa"/>
          </w:tcPr>
          <w:p w14:paraId="69C62720" w14:textId="77777777" w:rsidR="00964F23" w:rsidRDefault="00964F23" w:rsidP="00964F23">
            <w:pPr>
              <w:pStyle w:val="EngEnd"/>
            </w:pPr>
            <w:r w:rsidRPr="004E04E2">
              <w:t xml:space="preserve">Both now, and </w:t>
            </w:r>
            <w:commentRangeStart w:id="140"/>
            <w:r w:rsidRPr="004E04E2">
              <w:t>always</w:t>
            </w:r>
            <w:commentRangeEnd w:id="140"/>
            <w:r>
              <w:rPr>
                <w:rStyle w:val="CommentReference"/>
              </w:rPr>
              <w:commentReference w:id="140"/>
            </w:r>
            <w:r w:rsidRPr="004E04E2">
              <w:t xml:space="preserve">, and </w:t>
            </w:r>
            <w:r>
              <w:t>to</w:t>
            </w:r>
            <w:r w:rsidRPr="004E04E2">
              <w:t xml:space="preserve"> the ages of ages</w:t>
            </w:r>
            <w:r w:rsidR="001225FA">
              <w:t xml:space="preserve">. </w:t>
            </w:r>
            <w:r w:rsidRPr="004E04E2">
              <w:t xml:space="preserve">Amen: Glory to </w:t>
            </w:r>
            <w:r>
              <w:t>You</w:t>
            </w:r>
            <w:r w:rsidRPr="004E04E2">
              <w:t xml:space="preserve"> O Lover of mankind.</w:t>
            </w:r>
          </w:p>
        </w:tc>
        <w:tc>
          <w:tcPr>
            <w:tcW w:w="288" w:type="dxa"/>
          </w:tcPr>
          <w:p w14:paraId="71D7DB7A" w14:textId="77777777" w:rsidR="00964F23" w:rsidRDefault="00964F23" w:rsidP="001E2E1C">
            <w:pPr>
              <w:pStyle w:val="CopticCross"/>
            </w:pPr>
          </w:p>
        </w:tc>
        <w:tc>
          <w:tcPr>
            <w:tcW w:w="288" w:type="dxa"/>
          </w:tcPr>
          <w:p w14:paraId="010BC3E5" w14:textId="77777777" w:rsidR="00964F23" w:rsidRDefault="00964F23" w:rsidP="001E2E1C">
            <w:pPr>
              <w:pStyle w:val="CopticCross"/>
            </w:pPr>
            <w:r>
              <w:t>¿</w:t>
            </w:r>
          </w:p>
        </w:tc>
        <w:tc>
          <w:tcPr>
            <w:tcW w:w="3960" w:type="dxa"/>
          </w:tcPr>
          <w:p w14:paraId="3B66E34F" w14:textId="77777777" w:rsidR="00964F23" w:rsidRPr="005130A7" w:rsidRDefault="00964F23" w:rsidP="005130A7">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964F23" w14:paraId="5D06DA46" w14:textId="77777777" w:rsidTr="00EE572E">
        <w:trPr>
          <w:cantSplit/>
        </w:trPr>
        <w:tc>
          <w:tcPr>
            <w:tcW w:w="288" w:type="dxa"/>
          </w:tcPr>
          <w:p w14:paraId="15678173" w14:textId="77777777" w:rsidR="00964F23" w:rsidRDefault="00964F23" w:rsidP="001E2E1C">
            <w:pPr>
              <w:pStyle w:val="CopticCross"/>
            </w:pPr>
          </w:p>
        </w:tc>
        <w:tc>
          <w:tcPr>
            <w:tcW w:w="3960" w:type="dxa"/>
          </w:tcPr>
          <w:p w14:paraId="3EDDDED6" w14:textId="77777777" w:rsidR="00964F23" w:rsidRDefault="00964F23" w:rsidP="00964F23">
            <w:pPr>
              <w:pStyle w:val="EngEnd"/>
            </w:pPr>
            <w:r w:rsidRPr="004E04E2">
              <w:rPr>
                <w:rFonts w:eastAsia="@MingLiU"/>
              </w:rPr>
              <w:t xml:space="preserve">Glory be to the Father, and the Son and the Holy Spirit, from now </w:t>
            </w:r>
            <w:commentRangeStart w:id="141"/>
            <w:r w:rsidRPr="004E04E2">
              <w:rPr>
                <w:rFonts w:eastAsia="@MingLiU"/>
              </w:rPr>
              <w:t xml:space="preserve">and </w:t>
            </w:r>
            <w:commentRangeEnd w:id="141"/>
            <w:r>
              <w:rPr>
                <w:rStyle w:val="CommentReference"/>
              </w:rPr>
              <w:commentReference w:id="141"/>
            </w:r>
            <w:r>
              <w:rPr>
                <w:rFonts w:eastAsia="@MingLiU"/>
              </w:rPr>
              <w:t>to</w:t>
            </w:r>
            <w:r w:rsidRPr="004E04E2">
              <w:rPr>
                <w:rFonts w:eastAsia="@MingLiU"/>
              </w:rPr>
              <w:t xml:space="preserve"> the age of all ages</w:t>
            </w:r>
            <w:r w:rsidR="001225FA">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60BA8B36" w14:textId="77777777" w:rsidR="00964F23" w:rsidRDefault="00964F23" w:rsidP="001E2E1C">
            <w:pPr>
              <w:pStyle w:val="CopticCross"/>
            </w:pPr>
          </w:p>
        </w:tc>
        <w:tc>
          <w:tcPr>
            <w:tcW w:w="288" w:type="dxa"/>
          </w:tcPr>
          <w:p w14:paraId="6F7B7DCA" w14:textId="77777777" w:rsidR="00964F23" w:rsidRDefault="00964F23" w:rsidP="001E2E1C">
            <w:pPr>
              <w:pStyle w:val="CopticCross"/>
            </w:pPr>
          </w:p>
        </w:tc>
        <w:tc>
          <w:tcPr>
            <w:tcW w:w="3960" w:type="dxa"/>
          </w:tcPr>
          <w:p w14:paraId="6F95B327" w14:textId="77777777" w:rsidR="00964F23" w:rsidRPr="005130A7" w:rsidRDefault="00964F23" w:rsidP="005130A7">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964F23" w14:paraId="34D2E155" w14:textId="77777777" w:rsidTr="00EE572E">
        <w:trPr>
          <w:cantSplit/>
        </w:trPr>
        <w:tc>
          <w:tcPr>
            <w:tcW w:w="288" w:type="dxa"/>
          </w:tcPr>
          <w:p w14:paraId="6AF09A0D" w14:textId="77777777" w:rsidR="00964F23" w:rsidRDefault="00964F23" w:rsidP="001E2E1C">
            <w:pPr>
              <w:pStyle w:val="CopticCross"/>
            </w:pPr>
            <w:r>
              <w:lastRenderedPageBreak/>
              <w:t>¿</w:t>
            </w:r>
          </w:p>
        </w:tc>
        <w:tc>
          <w:tcPr>
            <w:tcW w:w="3960" w:type="dxa"/>
          </w:tcPr>
          <w:p w14:paraId="2B52D0C5" w14:textId="77777777" w:rsidR="00964F23" w:rsidRDefault="00964F23" w:rsidP="00964F23">
            <w:pPr>
              <w:pStyle w:val="EngEnd"/>
            </w:pPr>
            <w:r w:rsidRPr="004E04E2">
              <w:rPr>
                <w:rFonts w:eastAsia="@MingLiU"/>
              </w:rPr>
              <w:t xml:space="preserve">Glory </w:t>
            </w:r>
            <w:commentRangeStart w:id="142"/>
            <w:r w:rsidRPr="004E04E2">
              <w:rPr>
                <w:rFonts w:eastAsia="@MingLiU"/>
              </w:rPr>
              <w:t xml:space="preserve">to </w:t>
            </w:r>
            <w:commentRangeEnd w:id="142"/>
            <w:r>
              <w:rPr>
                <w:rStyle w:val="CommentReference"/>
              </w:rPr>
              <w:commentReference w:id="142"/>
            </w:r>
            <w:r>
              <w:rPr>
                <w:rFonts w:eastAsia="@MingLiU"/>
              </w:rPr>
              <w:t>You</w:t>
            </w:r>
            <w:r w:rsidRPr="004E04E2">
              <w:rPr>
                <w:rFonts w:eastAsia="@MingLiU"/>
              </w:rPr>
              <w:t>, O Good One, the Lover of mankind</w:t>
            </w:r>
            <w:r w:rsidR="001225FA">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231FECB6" w14:textId="77777777" w:rsidR="00964F23" w:rsidRDefault="00964F23" w:rsidP="001E2E1C">
            <w:pPr>
              <w:pStyle w:val="CopticCross"/>
            </w:pPr>
          </w:p>
        </w:tc>
        <w:tc>
          <w:tcPr>
            <w:tcW w:w="288" w:type="dxa"/>
          </w:tcPr>
          <w:p w14:paraId="1AC8BF1D" w14:textId="77777777" w:rsidR="00964F23" w:rsidRDefault="00964F23" w:rsidP="001E2E1C">
            <w:pPr>
              <w:pStyle w:val="CopticCross"/>
            </w:pPr>
            <w:r>
              <w:t>¿</w:t>
            </w:r>
          </w:p>
        </w:tc>
        <w:tc>
          <w:tcPr>
            <w:tcW w:w="3960" w:type="dxa"/>
          </w:tcPr>
          <w:p w14:paraId="22586978" w14:textId="77777777" w:rsidR="00964F23" w:rsidRPr="005130A7" w:rsidRDefault="00964F23" w:rsidP="005130A7">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964F23" w14:paraId="3F6B3958" w14:textId="77777777" w:rsidTr="00EE572E">
        <w:trPr>
          <w:cantSplit/>
        </w:trPr>
        <w:tc>
          <w:tcPr>
            <w:tcW w:w="288" w:type="dxa"/>
          </w:tcPr>
          <w:p w14:paraId="191B5153" w14:textId="77777777" w:rsidR="00964F23" w:rsidRDefault="00964F23" w:rsidP="001E2E1C">
            <w:pPr>
              <w:pStyle w:val="CopticCross"/>
            </w:pPr>
          </w:p>
        </w:tc>
        <w:tc>
          <w:tcPr>
            <w:tcW w:w="3960" w:type="dxa"/>
          </w:tcPr>
          <w:p w14:paraId="480B8FA7" w14:textId="77777777" w:rsidR="00964F23" w:rsidRDefault="00964F23" w:rsidP="00964F23">
            <w:pPr>
              <w:pStyle w:val="EngEnd"/>
            </w:pPr>
            <w:r w:rsidRPr="004E04E2">
              <w:t xml:space="preserve">Glory </w:t>
            </w:r>
            <w:commentRangeStart w:id="143"/>
            <w:r w:rsidRPr="004E04E2">
              <w:t xml:space="preserve">to </w:t>
            </w:r>
            <w:commentRangeEnd w:id="143"/>
            <w:r>
              <w:rPr>
                <w:rStyle w:val="CommentReference"/>
              </w:rPr>
              <w:commentReference w:id="143"/>
            </w:r>
            <w:r>
              <w:t>You</w:t>
            </w:r>
            <w:r w:rsidRPr="004E04E2">
              <w:t>, O Only</w:t>
            </w:r>
            <w:r w:rsidRPr="004E04E2">
              <w:noBreakHyphen/>
            </w:r>
            <w:commentRangeStart w:id="144"/>
            <w:r w:rsidRPr="004E04E2">
              <w:t>Begotten</w:t>
            </w:r>
            <w:commentRangeEnd w:id="144"/>
            <w:r>
              <w:rPr>
                <w:rStyle w:val="CommentReference"/>
              </w:rPr>
              <w:commentReference w:id="144"/>
            </w:r>
            <w:r w:rsidR="001225FA">
              <w:t xml:space="preserve">. </w:t>
            </w:r>
            <w:r w:rsidRPr="004E04E2">
              <w:t xml:space="preserve">O Holy Trinity, have mercy upon us: Glory to </w:t>
            </w:r>
            <w:r>
              <w:t>You</w:t>
            </w:r>
            <w:r w:rsidRPr="004E04E2">
              <w:t xml:space="preserve"> O Lover of mankind.</w:t>
            </w:r>
          </w:p>
        </w:tc>
        <w:tc>
          <w:tcPr>
            <w:tcW w:w="288" w:type="dxa"/>
          </w:tcPr>
          <w:p w14:paraId="7E92E3D6" w14:textId="77777777" w:rsidR="00964F23" w:rsidRDefault="00964F23" w:rsidP="001E2E1C">
            <w:pPr>
              <w:pStyle w:val="CopticCross"/>
            </w:pPr>
          </w:p>
        </w:tc>
        <w:tc>
          <w:tcPr>
            <w:tcW w:w="288" w:type="dxa"/>
          </w:tcPr>
          <w:p w14:paraId="643B97B4" w14:textId="77777777" w:rsidR="00964F23" w:rsidRDefault="00964F23" w:rsidP="001E2E1C">
            <w:pPr>
              <w:pStyle w:val="CopticCross"/>
            </w:pPr>
          </w:p>
        </w:tc>
        <w:tc>
          <w:tcPr>
            <w:tcW w:w="3960" w:type="dxa"/>
          </w:tcPr>
          <w:p w14:paraId="5D37C41B" w14:textId="77777777" w:rsidR="00964F23" w:rsidRPr="005130A7" w:rsidRDefault="00964F23" w:rsidP="005130A7">
            <w:pPr>
              <w:pStyle w:val="CopticVerse"/>
            </w:pPr>
            <w:r w:rsidRPr="005130A7">
              <w:t>Ⲇⲟⲝⲁⲥⲓ ⲟ ⲙⲟⲛⲟⲅⲉⲛⲏⲥ: ⲁ̀ⲅⲓⲁ ⲧⲣⲓⲁⲥ ⲉ̀ⲗⲉⲓⲥⲟⲛ ⲏ̀ⲙⲁⲥ: Ⲇⲟⲝⲁⲥⲓ ⲫⲓⲗⲁⲛⲑ̀ⲣⲱⲡⲉ</w:t>
            </w:r>
            <w:r>
              <w:t>.</w:t>
            </w:r>
          </w:p>
        </w:tc>
      </w:tr>
      <w:tr w:rsidR="00964F23" w14:paraId="5CA6EACA" w14:textId="77777777" w:rsidTr="00EE572E">
        <w:trPr>
          <w:cantSplit/>
        </w:trPr>
        <w:tc>
          <w:tcPr>
            <w:tcW w:w="288" w:type="dxa"/>
          </w:tcPr>
          <w:p w14:paraId="0F83B046" w14:textId="77777777" w:rsidR="00964F23" w:rsidRDefault="00964F23" w:rsidP="001E2E1C">
            <w:pPr>
              <w:pStyle w:val="CopticCross"/>
            </w:pPr>
            <w:r>
              <w:t>¿</w:t>
            </w:r>
          </w:p>
        </w:tc>
        <w:tc>
          <w:tcPr>
            <w:tcW w:w="3960" w:type="dxa"/>
          </w:tcPr>
          <w:p w14:paraId="4A0E35F6" w14:textId="77777777" w:rsidR="00964F23" w:rsidRDefault="00964F23" w:rsidP="00964F23">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1E38F19D" w14:textId="77777777" w:rsidR="00964F23" w:rsidRDefault="00964F23" w:rsidP="001E2E1C">
            <w:pPr>
              <w:pStyle w:val="CopticCross"/>
            </w:pPr>
          </w:p>
        </w:tc>
        <w:tc>
          <w:tcPr>
            <w:tcW w:w="288" w:type="dxa"/>
          </w:tcPr>
          <w:p w14:paraId="0999E64F" w14:textId="77777777" w:rsidR="00964F23" w:rsidRDefault="00964F23" w:rsidP="001E2E1C">
            <w:pPr>
              <w:pStyle w:val="CopticCross"/>
            </w:pPr>
            <w:r>
              <w:t>¿</w:t>
            </w:r>
          </w:p>
        </w:tc>
        <w:tc>
          <w:tcPr>
            <w:tcW w:w="3960" w:type="dxa"/>
          </w:tcPr>
          <w:p w14:paraId="7025291B" w14:textId="77777777" w:rsidR="00964F23" w:rsidRPr="005130A7" w:rsidRDefault="00964F23" w:rsidP="005130A7">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964F23" w14:paraId="7D0E1E9B" w14:textId="77777777" w:rsidTr="00EE572E">
        <w:trPr>
          <w:cantSplit/>
        </w:trPr>
        <w:tc>
          <w:tcPr>
            <w:tcW w:w="288" w:type="dxa"/>
          </w:tcPr>
          <w:p w14:paraId="0A8A3C80" w14:textId="77777777" w:rsidR="00964F23" w:rsidRDefault="00964F23" w:rsidP="001E2E1C">
            <w:pPr>
              <w:pStyle w:val="CopticCross"/>
            </w:pPr>
          </w:p>
        </w:tc>
        <w:tc>
          <w:tcPr>
            <w:tcW w:w="3960" w:type="dxa"/>
          </w:tcPr>
          <w:p w14:paraId="743FAA4D" w14:textId="77777777" w:rsidR="00964F23" w:rsidRDefault="00964F23" w:rsidP="00964F23">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497547D4" w14:textId="77777777" w:rsidR="00964F23" w:rsidRDefault="00964F23" w:rsidP="001E2E1C">
            <w:pPr>
              <w:pStyle w:val="CopticCross"/>
            </w:pPr>
          </w:p>
        </w:tc>
        <w:tc>
          <w:tcPr>
            <w:tcW w:w="288" w:type="dxa"/>
          </w:tcPr>
          <w:p w14:paraId="33517399" w14:textId="77777777" w:rsidR="00964F23" w:rsidRDefault="00964F23" w:rsidP="001E2E1C">
            <w:pPr>
              <w:pStyle w:val="CopticCross"/>
            </w:pPr>
          </w:p>
        </w:tc>
        <w:tc>
          <w:tcPr>
            <w:tcW w:w="3960" w:type="dxa"/>
          </w:tcPr>
          <w:p w14:paraId="56CC776B" w14:textId="77777777" w:rsidR="00964F23" w:rsidRPr="005130A7" w:rsidRDefault="00964F23" w:rsidP="004E04E2">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964F23" w14:paraId="24235F7C" w14:textId="77777777" w:rsidTr="00EE572E">
        <w:trPr>
          <w:cantSplit/>
        </w:trPr>
        <w:tc>
          <w:tcPr>
            <w:tcW w:w="288" w:type="dxa"/>
          </w:tcPr>
          <w:p w14:paraId="21B91F3D" w14:textId="77777777" w:rsidR="00964F23" w:rsidRDefault="00964F23" w:rsidP="001E2E1C">
            <w:pPr>
              <w:pStyle w:val="CopticCross"/>
            </w:pPr>
            <w:r>
              <w:t>¿</w:t>
            </w:r>
          </w:p>
        </w:tc>
        <w:tc>
          <w:tcPr>
            <w:tcW w:w="3960" w:type="dxa"/>
          </w:tcPr>
          <w:p w14:paraId="55F0359C" w14:textId="77777777" w:rsidR="00964F23" w:rsidRDefault="00964F23" w:rsidP="008547B0">
            <w:pPr>
              <w:pStyle w:val="EngEnd"/>
            </w:pPr>
            <w:r>
              <w:t xml:space="preserve">O </w:t>
            </w:r>
            <w:r w:rsidRPr="004E04E2">
              <w:t xml:space="preserve">Lord, </w:t>
            </w:r>
            <w:r>
              <w:t>You</w:t>
            </w:r>
            <w:r w:rsidRPr="004E04E2">
              <w:t xml:space="preserve"> </w:t>
            </w:r>
            <w:r>
              <w:t>will</w:t>
            </w:r>
            <w:r w:rsidRPr="004E04E2">
              <w:t xml:space="preserve"> open my lips, and my mouth </w:t>
            </w:r>
            <w:r w:rsidR="008547B0">
              <w:t>shall</w:t>
            </w:r>
            <w:r w:rsidRPr="004E04E2">
              <w:t xml:space="preserve"> </w:t>
            </w:r>
            <w:commentRangeStart w:id="145"/>
            <w:r w:rsidRPr="004E04E2">
              <w:t xml:space="preserve">utter </w:t>
            </w:r>
            <w:commentRangeEnd w:id="145"/>
            <w:r>
              <w:rPr>
                <w:rStyle w:val="CommentReference"/>
              </w:rPr>
              <w:commentReference w:id="145"/>
            </w:r>
            <w:r>
              <w:t>Your</w:t>
            </w:r>
            <w:r w:rsidRPr="004E04E2">
              <w:t xml:space="preserve"> praise</w:t>
            </w:r>
            <w:r w:rsidR="001225FA">
              <w:t xml:space="preserve">. </w:t>
            </w:r>
            <w:r w:rsidRPr="004E04E2">
              <w:t>Amen</w:t>
            </w:r>
            <w:r w:rsidR="001225FA">
              <w:t xml:space="preserve">. </w:t>
            </w:r>
            <w:r w:rsidRPr="004E04E2">
              <w:t>Alleluia.</w:t>
            </w:r>
          </w:p>
        </w:tc>
        <w:tc>
          <w:tcPr>
            <w:tcW w:w="288" w:type="dxa"/>
          </w:tcPr>
          <w:p w14:paraId="7B458253" w14:textId="77777777" w:rsidR="00964F23" w:rsidRDefault="00964F23" w:rsidP="001E2E1C">
            <w:pPr>
              <w:pStyle w:val="CopticCross"/>
            </w:pPr>
          </w:p>
        </w:tc>
        <w:tc>
          <w:tcPr>
            <w:tcW w:w="288" w:type="dxa"/>
          </w:tcPr>
          <w:p w14:paraId="34A5B67E" w14:textId="77777777" w:rsidR="00964F23" w:rsidRDefault="00964F23" w:rsidP="001E2E1C">
            <w:pPr>
              <w:pStyle w:val="CopticCross"/>
            </w:pPr>
            <w:r>
              <w:t>¿</w:t>
            </w:r>
          </w:p>
        </w:tc>
        <w:tc>
          <w:tcPr>
            <w:tcW w:w="3960" w:type="dxa"/>
          </w:tcPr>
          <w:p w14:paraId="5456E1DB" w14:textId="77777777" w:rsidR="00964F23" w:rsidRPr="005130A7" w:rsidRDefault="00964F23" w:rsidP="005130A7">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7C12D21D" w14:textId="574B648A" w:rsidR="00207F10" w:rsidRPr="00964F23" w:rsidRDefault="00964F23" w:rsidP="00964F23">
      <w:pPr>
        <w:pStyle w:val="Rubric"/>
        <w:sectPr w:rsidR="00207F10" w:rsidRPr="00964F23" w:rsidSect="001C41A6">
          <w:footerReference w:type="default" r:id="rId18"/>
          <w:type w:val="oddPage"/>
          <w:pgSz w:w="11880" w:h="15480" w:code="1"/>
          <w:pgMar w:top="1080" w:right="1440" w:bottom="1440" w:left="1080" w:header="720" w:footer="720" w:gutter="504"/>
          <w:cols w:space="720"/>
          <w:docGrid w:linePitch="360"/>
        </w:sectPr>
      </w:pPr>
      <w:r w:rsidRPr="00964F23">
        <w:t>During the Month of Koiak, the Koiak Canticle (O sing unto the Lord a new song), and the hymn after the Koiak C</w:t>
      </w:r>
      <w:r w:rsidR="00860765">
        <w:t xml:space="preserve">anticle (Agios O Theos) page </w:t>
      </w:r>
      <w:r w:rsidR="00860765">
        <w:fldChar w:fldCharType="begin"/>
      </w:r>
      <w:r w:rsidR="00860765">
        <w:instrText xml:space="preserve"> PAGEREF _Ref435645419 \h </w:instrText>
      </w:r>
      <w:r w:rsidR="00860765">
        <w:fldChar w:fldCharType="separate"/>
      </w:r>
      <w:r w:rsidR="00B50C35">
        <w:rPr>
          <w:noProof/>
        </w:rPr>
        <w:t>925</w:t>
      </w:r>
      <w:r w:rsidR="00860765">
        <w:fldChar w:fldCharType="end"/>
      </w:r>
      <w:r w:rsidR="00860765">
        <w:t>,</w:t>
      </w:r>
      <w:r w:rsidRPr="00964F23">
        <w:t xml:space="preserve"> is now said</w:t>
      </w:r>
      <w:r>
        <w:t xml:space="preserve">. The </w:t>
      </w:r>
      <w:r w:rsidR="00237D47">
        <w:t>Preceding</w:t>
      </w:r>
      <w:r>
        <w:t xml:space="preserve"> Hymn, "Arise", may be omitted rather than said before the Koiak Canticle, especially if it has already been said with the First Watch of Midnight Psalms.</w:t>
      </w:r>
    </w:p>
    <w:p w14:paraId="791399F8" w14:textId="77777777" w:rsidR="00964F23" w:rsidRDefault="00964F23" w:rsidP="00964F23">
      <w:pPr>
        <w:pStyle w:val="Heading4"/>
      </w:pPr>
      <w:bookmarkStart w:id="146" w:name="_Toc297322053"/>
      <w:bookmarkStart w:id="147" w:name="_Toc297407698"/>
      <w:bookmarkStart w:id="148" w:name="_Toc298445750"/>
      <w:bookmarkStart w:id="149" w:name="_Toc298681233"/>
      <w:bookmarkStart w:id="150" w:name="_Toc298447475"/>
      <w:bookmarkStart w:id="151" w:name="_Toc308441894"/>
      <w:r>
        <w:lastRenderedPageBreak/>
        <w:t xml:space="preserve">The Hymn for the </w:t>
      </w:r>
      <w:r w:rsidR="005E263F">
        <w:t>Resurrection</w:t>
      </w:r>
    </w:p>
    <w:p w14:paraId="1B3F36E1" w14:textId="07F0AD34" w:rsidR="005E263F" w:rsidRDefault="005E263F" w:rsidP="005E263F">
      <w:pPr>
        <w:pStyle w:val="Rubric"/>
      </w:pPr>
      <w:r w:rsidRPr="00964F23">
        <w:t>In current practice</w:t>
      </w:r>
      <w:r w:rsidR="00D15008">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63291D38" w14:textId="77777777" w:rsidR="005E263F" w:rsidRDefault="005E263F" w:rsidP="005E263F">
      <w:pPr>
        <w:pStyle w:val="Rubric"/>
      </w:pPr>
      <w:r>
        <w:t>The Hymn for the Resurrection follows the form of Greek Orthodox hymns, and probably entered the Coptic Psalmody in the time of Pope Kyrollos 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5E263F" w14:paraId="14686B69" w14:textId="77777777" w:rsidTr="005E263F">
        <w:trPr>
          <w:cantSplit/>
          <w:jc w:val="center"/>
        </w:trPr>
        <w:tc>
          <w:tcPr>
            <w:tcW w:w="164" w:type="pct"/>
          </w:tcPr>
          <w:p w14:paraId="3B52DFC3" w14:textId="77777777" w:rsidR="005E263F" w:rsidRDefault="005E263F" w:rsidP="005E263F">
            <w:pPr>
              <w:rPr>
                <w:lang w:val="en-US"/>
              </w:rPr>
            </w:pPr>
          </w:p>
        </w:tc>
        <w:tc>
          <w:tcPr>
            <w:tcW w:w="2256" w:type="pct"/>
          </w:tcPr>
          <w:p w14:paraId="755EFD53" w14:textId="77777777" w:rsidR="005E263F" w:rsidRDefault="005E263F" w:rsidP="005E263F">
            <w:pPr>
              <w:pStyle w:val="EngHang"/>
            </w:pPr>
            <w:r>
              <w:t xml:space="preserve">We </w:t>
            </w:r>
            <w:commentRangeStart w:id="152"/>
            <w:r>
              <w:t xml:space="preserve">consider </w:t>
            </w:r>
            <w:commentRangeEnd w:id="152"/>
            <w:r>
              <w:rPr>
                <w:rStyle w:val="CommentReference"/>
                <w:lang w:val="en-CA"/>
              </w:rPr>
              <w:commentReference w:id="152"/>
            </w:r>
            <w:r>
              <w:t>the resurrection of Christ.</w:t>
            </w:r>
          </w:p>
          <w:p w14:paraId="58294FEA" w14:textId="77777777" w:rsidR="005E263F" w:rsidRDefault="005E263F" w:rsidP="005E263F">
            <w:pPr>
              <w:pStyle w:val="EngHang"/>
            </w:pPr>
            <w:r>
              <w:t>We bow down to the holy Jesus Christ our Lord,</w:t>
            </w:r>
          </w:p>
          <w:p w14:paraId="43EB9A1A" w14:textId="77777777" w:rsidR="005E263F" w:rsidRDefault="005E263F" w:rsidP="005E263F">
            <w:pPr>
              <w:pStyle w:val="EngHangEnd"/>
            </w:pPr>
            <w:r>
              <w:t>Who alone is without sin.</w:t>
            </w:r>
          </w:p>
        </w:tc>
        <w:tc>
          <w:tcPr>
            <w:tcW w:w="163" w:type="pct"/>
          </w:tcPr>
          <w:p w14:paraId="4083A5F8" w14:textId="77777777" w:rsidR="005E263F" w:rsidRDefault="005E263F" w:rsidP="005E263F">
            <w:pPr>
              <w:rPr>
                <w:lang w:val="en-US"/>
              </w:rPr>
            </w:pPr>
          </w:p>
        </w:tc>
        <w:tc>
          <w:tcPr>
            <w:tcW w:w="163" w:type="pct"/>
          </w:tcPr>
          <w:p w14:paraId="158302B9" w14:textId="77777777" w:rsidR="005E263F" w:rsidRDefault="005E263F" w:rsidP="005E263F">
            <w:pPr>
              <w:rPr>
                <w:lang w:val="en-US"/>
              </w:rPr>
            </w:pPr>
          </w:p>
        </w:tc>
        <w:tc>
          <w:tcPr>
            <w:tcW w:w="2254" w:type="pct"/>
          </w:tcPr>
          <w:p w14:paraId="5E0C2EB3" w14:textId="77777777" w:rsidR="005E263F" w:rsidRDefault="005E263F" w:rsidP="005E263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5E263F" w14:paraId="6BB57945" w14:textId="77777777" w:rsidTr="005E263F">
        <w:trPr>
          <w:cantSplit/>
          <w:jc w:val="center"/>
        </w:trPr>
        <w:tc>
          <w:tcPr>
            <w:tcW w:w="164" w:type="pct"/>
          </w:tcPr>
          <w:p w14:paraId="04ED6195" w14:textId="77777777" w:rsidR="005E263F" w:rsidRDefault="005E263F" w:rsidP="005E263F">
            <w:pPr>
              <w:rPr>
                <w:lang w:val="en-US"/>
              </w:rPr>
            </w:pPr>
          </w:p>
        </w:tc>
        <w:tc>
          <w:tcPr>
            <w:tcW w:w="2256" w:type="pct"/>
          </w:tcPr>
          <w:p w14:paraId="21C53AB7" w14:textId="77777777" w:rsidR="005E263F" w:rsidRDefault="005E263F" w:rsidP="005E263F">
            <w:pPr>
              <w:pStyle w:val="EngHang"/>
            </w:pPr>
            <w:r>
              <w:t>We bow down to Your Cross, O Christ.</w:t>
            </w:r>
          </w:p>
          <w:p w14:paraId="266A510E" w14:textId="77777777" w:rsidR="005E263F" w:rsidRDefault="005E263F" w:rsidP="005E263F">
            <w:pPr>
              <w:pStyle w:val="EngHang"/>
            </w:pPr>
            <w:r>
              <w:t>We sing, glorifying Your resurrection.</w:t>
            </w:r>
          </w:p>
          <w:p w14:paraId="57B44001" w14:textId="77777777" w:rsidR="005E263F" w:rsidRDefault="005E263F" w:rsidP="005E263F">
            <w:pPr>
              <w:pStyle w:val="EngHang"/>
            </w:pPr>
            <w:r>
              <w:t xml:space="preserve">For You are our God, and we know </w:t>
            </w:r>
            <w:commentRangeStart w:id="153"/>
            <w:r>
              <w:t xml:space="preserve">none </w:t>
            </w:r>
            <w:commentRangeEnd w:id="153"/>
            <w:r>
              <w:rPr>
                <w:rStyle w:val="CommentReference"/>
                <w:lang w:val="en-CA"/>
              </w:rPr>
              <w:commentReference w:id="153"/>
            </w:r>
            <w:r>
              <w:t>but You.</w:t>
            </w:r>
          </w:p>
          <w:p w14:paraId="39084FDD" w14:textId="77777777" w:rsidR="005E263F" w:rsidRDefault="005E263F" w:rsidP="005E263F">
            <w:pPr>
              <w:pStyle w:val="EngHangEnd"/>
            </w:pPr>
            <w:commentRangeStart w:id="154"/>
            <w:r>
              <w:t xml:space="preserve">After </w:t>
            </w:r>
            <w:commentRangeEnd w:id="154"/>
            <w:r>
              <w:rPr>
                <w:rStyle w:val="CommentReference"/>
                <w:lang w:val="en-CA"/>
              </w:rPr>
              <w:commentReference w:id="154"/>
            </w:r>
            <w:r>
              <w:t>Your Name we are called.</w:t>
            </w:r>
          </w:p>
        </w:tc>
        <w:tc>
          <w:tcPr>
            <w:tcW w:w="163" w:type="pct"/>
          </w:tcPr>
          <w:p w14:paraId="0EECA189" w14:textId="77777777" w:rsidR="005E263F" w:rsidRDefault="005E263F" w:rsidP="005E263F">
            <w:pPr>
              <w:rPr>
                <w:lang w:val="en-US"/>
              </w:rPr>
            </w:pPr>
          </w:p>
        </w:tc>
        <w:tc>
          <w:tcPr>
            <w:tcW w:w="163" w:type="pct"/>
          </w:tcPr>
          <w:p w14:paraId="26FDCCDA" w14:textId="77777777" w:rsidR="005E263F" w:rsidRDefault="005E263F" w:rsidP="005E263F">
            <w:pPr>
              <w:rPr>
                <w:lang w:val="en-US"/>
              </w:rPr>
            </w:pPr>
          </w:p>
        </w:tc>
        <w:tc>
          <w:tcPr>
            <w:tcW w:w="2254" w:type="pct"/>
          </w:tcPr>
          <w:p w14:paraId="71A896FE" w14:textId="77777777" w:rsidR="005E263F" w:rsidRDefault="005E263F" w:rsidP="005E263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5E263F" w14:paraId="68637DD1" w14:textId="77777777" w:rsidTr="005E263F">
        <w:trPr>
          <w:cantSplit/>
          <w:jc w:val="center"/>
        </w:trPr>
        <w:tc>
          <w:tcPr>
            <w:tcW w:w="164" w:type="pct"/>
          </w:tcPr>
          <w:p w14:paraId="2BFA3498" w14:textId="77777777" w:rsidR="005E263F" w:rsidRDefault="005E263F" w:rsidP="005E263F">
            <w:pPr>
              <w:rPr>
                <w:lang w:val="en-US"/>
              </w:rPr>
            </w:pPr>
          </w:p>
        </w:tc>
        <w:tc>
          <w:tcPr>
            <w:tcW w:w="2256" w:type="pct"/>
          </w:tcPr>
          <w:p w14:paraId="38C06DAE" w14:textId="77777777" w:rsidR="005E263F" w:rsidRDefault="005E263F" w:rsidP="005E263F">
            <w:pPr>
              <w:pStyle w:val="EngHangEnd"/>
            </w:pPr>
            <w:r>
              <w:t>Glory be to the Father, and the Son, and the Holy Spirit.</w:t>
            </w:r>
          </w:p>
        </w:tc>
        <w:tc>
          <w:tcPr>
            <w:tcW w:w="163" w:type="pct"/>
          </w:tcPr>
          <w:p w14:paraId="493C8A78" w14:textId="77777777" w:rsidR="005E263F" w:rsidRDefault="005E263F" w:rsidP="005E263F">
            <w:pPr>
              <w:rPr>
                <w:lang w:val="en-US"/>
              </w:rPr>
            </w:pPr>
          </w:p>
        </w:tc>
        <w:tc>
          <w:tcPr>
            <w:tcW w:w="163" w:type="pct"/>
          </w:tcPr>
          <w:p w14:paraId="32990AC4" w14:textId="77777777" w:rsidR="005E263F" w:rsidRDefault="005E263F" w:rsidP="005E263F">
            <w:pPr>
              <w:rPr>
                <w:lang w:val="en-US"/>
              </w:rPr>
            </w:pPr>
          </w:p>
        </w:tc>
        <w:tc>
          <w:tcPr>
            <w:tcW w:w="2254" w:type="pct"/>
          </w:tcPr>
          <w:p w14:paraId="343ECDA2" w14:textId="77777777" w:rsidR="005E263F" w:rsidRDefault="005E263F" w:rsidP="005E263F">
            <w:pPr>
              <w:pStyle w:val="CopticVerse"/>
            </w:pPr>
            <w:r w:rsidRPr="00330C24">
              <w:t>Ⲇⲟⲝⲁ ⲡⲁⲧⲣⲓ...</w:t>
            </w:r>
          </w:p>
        </w:tc>
      </w:tr>
      <w:tr w:rsidR="005E263F" w14:paraId="7D8FF7A7" w14:textId="77777777" w:rsidTr="005E263F">
        <w:trPr>
          <w:cantSplit/>
          <w:jc w:val="center"/>
        </w:trPr>
        <w:tc>
          <w:tcPr>
            <w:tcW w:w="164" w:type="pct"/>
          </w:tcPr>
          <w:p w14:paraId="4BDE9D15" w14:textId="77777777" w:rsidR="005E263F" w:rsidRDefault="005E263F" w:rsidP="005E263F">
            <w:pPr>
              <w:rPr>
                <w:lang w:val="en-US"/>
              </w:rPr>
            </w:pPr>
          </w:p>
        </w:tc>
        <w:tc>
          <w:tcPr>
            <w:tcW w:w="2256" w:type="pct"/>
          </w:tcPr>
          <w:p w14:paraId="363D0685" w14:textId="77777777" w:rsidR="005E263F" w:rsidRDefault="005E263F" w:rsidP="005E263F">
            <w:pPr>
              <w:pStyle w:val="EngHang"/>
            </w:pPr>
            <w:r>
              <w:t>Come all you believers,</w:t>
            </w:r>
          </w:p>
          <w:p w14:paraId="5E2FF8A0" w14:textId="77777777" w:rsidR="005E263F" w:rsidRDefault="005E263F" w:rsidP="005E263F">
            <w:pPr>
              <w:pStyle w:val="EngHang"/>
            </w:pPr>
            <w:r>
              <w:t xml:space="preserve">Let us bow down </w:t>
            </w:r>
            <w:commentRangeStart w:id="155"/>
            <w:r>
              <w:t xml:space="preserve">to </w:t>
            </w:r>
            <w:commentRangeEnd w:id="155"/>
            <w:r>
              <w:rPr>
                <w:rStyle w:val="CommentReference"/>
                <w:lang w:val="en-CA"/>
              </w:rPr>
              <w:commentReference w:id="155"/>
            </w:r>
            <w:r>
              <w:t>the Resurrection of Christ.</w:t>
            </w:r>
          </w:p>
          <w:p w14:paraId="716209EF" w14:textId="77777777" w:rsidR="005E263F" w:rsidRDefault="005E263F" w:rsidP="005E263F">
            <w:pPr>
              <w:pStyle w:val="EngHang"/>
            </w:pPr>
            <w:r>
              <w:t>Behold, through His Cross,</w:t>
            </w:r>
          </w:p>
          <w:p w14:paraId="592400AC" w14:textId="77777777" w:rsidR="005E263F" w:rsidRDefault="005E263F" w:rsidP="005E263F">
            <w:pPr>
              <w:pStyle w:val="EngHangEnd"/>
            </w:pPr>
            <w:r>
              <w:t xml:space="preserve">The whole cosmos has become </w:t>
            </w:r>
            <w:commentRangeStart w:id="156"/>
            <w:r>
              <w:t>joyful</w:t>
            </w:r>
            <w:commentRangeEnd w:id="156"/>
            <w:r>
              <w:rPr>
                <w:rStyle w:val="CommentReference"/>
                <w:lang w:val="en-CA"/>
              </w:rPr>
              <w:commentReference w:id="156"/>
            </w:r>
            <w:r>
              <w:t>.</w:t>
            </w:r>
          </w:p>
        </w:tc>
        <w:tc>
          <w:tcPr>
            <w:tcW w:w="163" w:type="pct"/>
          </w:tcPr>
          <w:p w14:paraId="553AA139" w14:textId="77777777" w:rsidR="005E263F" w:rsidRDefault="005E263F" w:rsidP="005E263F">
            <w:pPr>
              <w:rPr>
                <w:lang w:val="en-US"/>
              </w:rPr>
            </w:pPr>
          </w:p>
        </w:tc>
        <w:tc>
          <w:tcPr>
            <w:tcW w:w="163" w:type="pct"/>
          </w:tcPr>
          <w:p w14:paraId="4547E046" w14:textId="77777777" w:rsidR="005E263F" w:rsidRDefault="005E263F" w:rsidP="005E263F">
            <w:pPr>
              <w:rPr>
                <w:lang w:val="en-US"/>
              </w:rPr>
            </w:pPr>
          </w:p>
        </w:tc>
        <w:tc>
          <w:tcPr>
            <w:tcW w:w="2254" w:type="pct"/>
          </w:tcPr>
          <w:p w14:paraId="7173ABBA" w14:textId="77777777" w:rsidR="005E263F" w:rsidRDefault="005E263F" w:rsidP="005E263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5E263F" w14:paraId="047D60E1" w14:textId="77777777" w:rsidTr="005E263F">
        <w:trPr>
          <w:cantSplit/>
          <w:jc w:val="center"/>
        </w:trPr>
        <w:tc>
          <w:tcPr>
            <w:tcW w:w="164" w:type="pct"/>
          </w:tcPr>
          <w:p w14:paraId="171CAFE4" w14:textId="77777777" w:rsidR="005E263F" w:rsidRDefault="005E263F" w:rsidP="005E263F">
            <w:pPr>
              <w:rPr>
                <w:lang w:val="en-US"/>
              </w:rPr>
            </w:pPr>
          </w:p>
        </w:tc>
        <w:tc>
          <w:tcPr>
            <w:tcW w:w="2256" w:type="pct"/>
          </w:tcPr>
          <w:p w14:paraId="429478CC" w14:textId="77777777" w:rsidR="005E263F" w:rsidRDefault="005E263F" w:rsidP="005E263F">
            <w:pPr>
              <w:pStyle w:val="EngHang"/>
            </w:pPr>
            <w:r>
              <w:t>Let us continually praise the Lord</w:t>
            </w:r>
          </w:p>
          <w:p w14:paraId="54EB0213" w14:textId="77777777" w:rsidR="005E263F" w:rsidRDefault="005E263F" w:rsidP="005E263F">
            <w:pPr>
              <w:pStyle w:val="EngHang"/>
            </w:pPr>
            <w:r>
              <w:t xml:space="preserve">And glorify His Resurrection. </w:t>
            </w:r>
          </w:p>
          <w:p w14:paraId="56BB762E" w14:textId="77777777" w:rsidR="005E263F" w:rsidRDefault="005E263F" w:rsidP="005E263F">
            <w:pPr>
              <w:pStyle w:val="EngHang"/>
            </w:pPr>
            <w:r>
              <w:t>For He endured death,</w:t>
            </w:r>
          </w:p>
          <w:p w14:paraId="70B1B666" w14:textId="77777777" w:rsidR="005E263F" w:rsidRDefault="005E263F" w:rsidP="005E263F">
            <w:pPr>
              <w:pStyle w:val="EngHangEnd"/>
            </w:pPr>
            <w:r>
              <w:t>And crushed it by His death.</w:t>
            </w:r>
          </w:p>
        </w:tc>
        <w:tc>
          <w:tcPr>
            <w:tcW w:w="163" w:type="pct"/>
          </w:tcPr>
          <w:p w14:paraId="6CAF5246" w14:textId="77777777" w:rsidR="005E263F" w:rsidRDefault="005E263F" w:rsidP="005E263F">
            <w:pPr>
              <w:rPr>
                <w:lang w:val="en-US"/>
              </w:rPr>
            </w:pPr>
          </w:p>
        </w:tc>
        <w:tc>
          <w:tcPr>
            <w:tcW w:w="163" w:type="pct"/>
          </w:tcPr>
          <w:p w14:paraId="1CF444F0" w14:textId="77777777" w:rsidR="005E263F" w:rsidRDefault="005E263F" w:rsidP="005E263F">
            <w:pPr>
              <w:rPr>
                <w:lang w:val="en-US"/>
              </w:rPr>
            </w:pPr>
          </w:p>
        </w:tc>
        <w:tc>
          <w:tcPr>
            <w:tcW w:w="2254" w:type="pct"/>
          </w:tcPr>
          <w:p w14:paraId="62056841" w14:textId="77777777" w:rsidR="005E263F" w:rsidRDefault="005E263F" w:rsidP="005E263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5E263F" w14:paraId="236DDD83" w14:textId="77777777" w:rsidTr="005E263F">
        <w:trPr>
          <w:cantSplit/>
          <w:jc w:val="center"/>
        </w:trPr>
        <w:tc>
          <w:tcPr>
            <w:tcW w:w="164" w:type="pct"/>
          </w:tcPr>
          <w:p w14:paraId="58FA545B" w14:textId="77777777" w:rsidR="005E263F" w:rsidRDefault="005E263F" w:rsidP="005E263F">
            <w:pPr>
              <w:rPr>
                <w:lang w:val="en-US"/>
              </w:rPr>
            </w:pPr>
          </w:p>
        </w:tc>
        <w:tc>
          <w:tcPr>
            <w:tcW w:w="2256" w:type="pct"/>
          </w:tcPr>
          <w:p w14:paraId="1682FEE1" w14:textId="77777777" w:rsidR="005E263F" w:rsidRDefault="005E263F" w:rsidP="005E263F">
            <w:pPr>
              <w:pStyle w:val="EngHangEnd"/>
            </w:pPr>
            <w:r>
              <w:t>Now, and forever, and to the age of ages.</w:t>
            </w:r>
          </w:p>
        </w:tc>
        <w:tc>
          <w:tcPr>
            <w:tcW w:w="163" w:type="pct"/>
          </w:tcPr>
          <w:p w14:paraId="3A78ACB8" w14:textId="77777777" w:rsidR="005E263F" w:rsidRDefault="005E263F" w:rsidP="005E263F">
            <w:pPr>
              <w:rPr>
                <w:lang w:val="en-US"/>
              </w:rPr>
            </w:pPr>
          </w:p>
        </w:tc>
        <w:tc>
          <w:tcPr>
            <w:tcW w:w="163" w:type="pct"/>
          </w:tcPr>
          <w:p w14:paraId="4286E469" w14:textId="77777777" w:rsidR="005E263F" w:rsidRDefault="005E263F" w:rsidP="005E263F">
            <w:pPr>
              <w:rPr>
                <w:lang w:val="en-US"/>
              </w:rPr>
            </w:pPr>
          </w:p>
        </w:tc>
        <w:tc>
          <w:tcPr>
            <w:tcW w:w="2254" w:type="pct"/>
          </w:tcPr>
          <w:p w14:paraId="4BF57A9E" w14:textId="77777777" w:rsidR="005E263F" w:rsidRDefault="005E263F" w:rsidP="005E263F">
            <w:pPr>
              <w:pStyle w:val="CopticVerse"/>
            </w:pPr>
            <w:r w:rsidRPr="00330C24">
              <w:t>Ⲕⲉ ⲛⲩⲛ...</w:t>
            </w:r>
          </w:p>
        </w:tc>
      </w:tr>
      <w:tr w:rsidR="005E263F" w14:paraId="080D2690" w14:textId="77777777" w:rsidTr="005E263F">
        <w:trPr>
          <w:cantSplit/>
          <w:jc w:val="center"/>
        </w:trPr>
        <w:tc>
          <w:tcPr>
            <w:tcW w:w="164" w:type="pct"/>
          </w:tcPr>
          <w:p w14:paraId="48D7A376" w14:textId="77777777" w:rsidR="005E263F" w:rsidRDefault="005E263F" w:rsidP="005E263F">
            <w:pPr>
              <w:rPr>
                <w:lang w:val="en-US"/>
              </w:rPr>
            </w:pPr>
          </w:p>
        </w:tc>
        <w:tc>
          <w:tcPr>
            <w:tcW w:w="2256" w:type="pct"/>
          </w:tcPr>
          <w:p w14:paraId="13A6BA8A" w14:textId="77777777" w:rsidR="005E263F" w:rsidRDefault="005E263F" w:rsidP="005E263F">
            <w:pPr>
              <w:pStyle w:val="EngHang"/>
            </w:pPr>
            <w:r>
              <w:t xml:space="preserve">Your </w:t>
            </w:r>
            <w:commentRangeStart w:id="157"/>
            <w:r>
              <w:t xml:space="preserve">perfect </w:t>
            </w:r>
            <w:commentRangeEnd w:id="157"/>
            <w:r>
              <w:rPr>
                <w:rStyle w:val="CommentReference"/>
                <w:lang w:val="en-CA"/>
              </w:rPr>
              <w:commentReference w:id="157"/>
            </w:r>
            <w:r>
              <w:t>joy is befitting O Theotokos,</w:t>
            </w:r>
          </w:p>
          <w:p w14:paraId="7E4EFD59" w14:textId="77777777" w:rsidR="005E263F" w:rsidRDefault="005E263F" w:rsidP="005E263F">
            <w:pPr>
              <w:pStyle w:val="EngHang"/>
            </w:pPr>
            <w:r>
              <w:t>For by you Adam returned to Paradise.</w:t>
            </w:r>
          </w:p>
          <w:p w14:paraId="375A2888" w14:textId="77777777" w:rsidR="005E263F" w:rsidRDefault="005E263F" w:rsidP="005E263F">
            <w:pPr>
              <w:pStyle w:val="EngHang"/>
            </w:pPr>
            <w:r>
              <w:t>Eve received comfort in place of her sorrow.</w:t>
            </w:r>
          </w:p>
          <w:p w14:paraId="18D1C426" w14:textId="77777777" w:rsidR="005E263F" w:rsidRDefault="005E263F" w:rsidP="005E263F">
            <w:pPr>
              <w:pStyle w:val="EngHangEnd"/>
            </w:pPr>
            <w:r>
              <w:t>By you she regained freedom, and received eternal salvation.</w:t>
            </w:r>
          </w:p>
        </w:tc>
        <w:tc>
          <w:tcPr>
            <w:tcW w:w="163" w:type="pct"/>
          </w:tcPr>
          <w:p w14:paraId="425E9802" w14:textId="77777777" w:rsidR="005E263F" w:rsidRDefault="005E263F" w:rsidP="005E263F">
            <w:pPr>
              <w:rPr>
                <w:lang w:val="en-US"/>
              </w:rPr>
            </w:pPr>
          </w:p>
        </w:tc>
        <w:tc>
          <w:tcPr>
            <w:tcW w:w="163" w:type="pct"/>
          </w:tcPr>
          <w:p w14:paraId="41FA5307" w14:textId="77777777" w:rsidR="005E263F" w:rsidRDefault="005E263F" w:rsidP="005E263F">
            <w:pPr>
              <w:rPr>
                <w:lang w:val="en-US"/>
              </w:rPr>
            </w:pPr>
          </w:p>
        </w:tc>
        <w:tc>
          <w:tcPr>
            <w:tcW w:w="2254" w:type="pct"/>
          </w:tcPr>
          <w:p w14:paraId="3B500644" w14:textId="77777777" w:rsidR="005E263F" w:rsidRDefault="005E263F" w:rsidP="005E263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5E263F" w14:paraId="2C446874" w14:textId="77777777" w:rsidTr="005E263F">
        <w:trPr>
          <w:cantSplit/>
          <w:jc w:val="center"/>
        </w:trPr>
        <w:tc>
          <w:tcPr>
            <w:tcW w:w="164" w:type="pct"/>
          </w:tcPr>
          <w:p w14:paraId="7B8D1D34" w14:textId="77777777" w:rsidR="005E263F" w:rsidRDefault="005E263F" w:rsidP="005E263F">
            <w:pPr>
              <w:rPr>
                <w:lang w:val="en-US"/>
              </w:rPr>
            </w:pPr>
          </w:p>
        </w:tc>
        <w:tc>
          <w:tcPr>
            <w:tcW w:w="2256" w:type="pct"/>
          </w:tcPr>
          <w:p w14:paraId="6FA64B40" w14:textId="77777777" w:rsidR="005E263F" w:rsidRDefault="005E263F" w:rsidP="005E263F">
            <w:pPr>
              <w:pStyle w:val="EngHang"/>
            </w:pPr>
            <w:r>
              <w:t xml:space="preserve">Let us also glorify you as a treasure of the resurrection. </w:t>
            </w:r>
          </w:p>
          <w:p w14:paraId="59A1BDBA" w14:textId="77777777" w:rsidR="005E263F" w:rsidRDefault="005E263F" w:rsidP="005E263F">
            <w:pPr>
              <w:pStyle w:val="EngHang"/>
            </w:pPr>
            <w:r>
              <w:t xml:space="preserve">Hail to the </w:t>
            </w:r>
            <w:commentRangeStart w:id="158"/>
            <w:r>
              <w:t xml:space="preserve">sealed </w:t>
            </w:r>
            <w:commentRangeEnd w:id="158"/>
            <w:r>
              <w:rPr>
                <w:rStyle w:val="CommentReference"/>
                <w:lang w:val="en-CA"/>
              </w:rPr>
              <w:commentReference w:id="158"/>
            </w:r>
            <w:r>
              <w:t>treasure by whom we received life.</w:t>
            </w:r>
          </w:p>
          <w:p w14:paraId="2CF85C91" w14:textId="77777777" w:rsidR="005E263F" w:rsidRDefault="005E263F" w:rsidP="005E263F">
            <w:pPr>
              <w:pStyle w:val="EngHang"/>
            </w:pPr>
            <w:r>
              <w:t xml:space="preserve">Hail to her who gave birth to Christ our God for us. </w:t>
            </w:r>
          </w:p>
          <w:p w14:paraId="4F03F1E7" w14:textId="77777777" w:rsidR="005E263F" w:rsidRDefault="005E263F" w:rsidP="005E263F">
            <w:pPr>
              <w:pStyle w:val="EngHang"/>
            </w:pPr>
            <w:r>
              <w:t>He gave us life through His Resurrection.</w:t>
            </w:r>
          </w:p>
        </w:tc>
        <w:tc>
          <w:tcPr>
            <w:tcW w:w="163" w:type="pct"/>
          </w:tcPr>
          <w:p w14:paraId="656412D7" w14:textId="77777777" w:rsidR="005E263F" w:rsidRDefault="005E263F" w:rsidP="005E263F">
            <w:pPr>
              <w:rPr>
                <w:lang w:val="en-US"/>
              </w:rPr>
            </w:pPr>
          </w:p>
        </w:tc>
        <w:tc>
          <w:tcPr>
            <w:tcW w:w="163" w:type="pct"/>
          </w:tcPr>
          <w:p w14:paraId="4B33BFD6" w14:textId="77777777" w:rsidR="005E263F" w:rsidRDefault="005E263F" w:rsidP="005E263F">
            <w:pPr>
              <w:rPr>
                <w:lang w:val="en-US"/>
              </w:rPr>
            </w:pPr>
          </w:p>
        </w:tc>
        <w:tc>
          <w:tcPr>
            <w:tcW w:w="2254" w:type="pct"/>
          </w:tcPr>
          <w:p w14:paraId="1B5346A4" w14:textId="77777777" w:rsidR="005E263F" w:rsidRDefault="005E263F" w:rsidP="005E263F">
            <w:pPr>
              <w:pStyle w:val="CopticVerse"/>
            </w:pPr>
            <w:r>
              <w:t xml:space="preserve">Ⲁⲛⲟⲛ ⲇⲉ ϩⲱⲛ ⲙⲁⲣⲉⲛϯⲱ̀ⲟⲩ ⲛⲉ: ϩⲱⲥ ⲟⲩⲁϩⲟ ⲛ̀ⲧⲉ ϯⲁⲛⲁⲥⲧⲁⲥⲓⲥ: </w:t>
            </w:r>
          </w:p>
          <w:p w14:paraId="64C9C982" w14:textId="77777777" w:rsidR="005E263F" w:rsidRDefault="005E263F" w:rsidP="005E263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5E263F" w14:paraId="2E12C190" w14:textId="77777777" w:rsidTr="005E263F">
        <w:trPr>
          <w:cantSplit/>
          <w:jc w:val="center"/>
        </w:trPr>
        <w:tc>
          <w:tcPr>
            <w:tcW w:w="164" w:type="pct"/>
          </w:tcPr>
          <w:p w14:paraId="5767F704" w14:textId="77777777" w:rsidR="005E263F" w:rsidRDefault="005E263F" w:rsidP="005E263F">
            <w:pPr>
              <w:rPr>
                <w:lang w:val="en-US"/>
              </w:rPr>
            </w:pPr>
          </w:p>
        </w:tc>
        <w:tc>
          <w:tcPr>
            <w:tcW w:w="2256" w:type="pct"/>
          </w:tcPr>
          <w:p w14:paraId="4A7C3C3A" w14:textId="77777777" w:rsidR="005E263F" w:rsidRDefault="005E263F" w:rsidP="005E263F">
            <w:pPr>
              <w:pStyle w:val="EngHangEnd"/>
            </w:pPr>
            <w:r>
              <w:t>Blessed are You, O Lord. Teach me Your truths.</w:t>
            </w:r>
          </w:p>
        </w:tc>
        <w:tc>
          <w:tcPr>
            <w:tcW w:w="163" w:type="pct"/>
          </w:tcPr>
          <w:p w14:paraId="1B1F6CDE" w14:textId="77777777" w:rsidR="005E263F" w:rsidRDefault="005E263F" w:rsidP="005E263F">
            <w:pPr>
              <w:rPr>
                <w:lang w:val="en-US"/>
              </w:rPr>
            </w:pPr>
          </w:p>
        </w:tc>
        <w:tc>
          <w:tcPr>
            <w:tcW w:w="163" w:type="pct"/>
          </w:tcPr>
          <w:p w14:paraId="1FA0346D" w14:textId="77777777" w:rsidR="005E263F" w:rsidRDefault="005E263F" w:rsidP="005E263F">
            <w:pPr>
              <w:rPr>
                <w:lang w:val="en-US"/>
              </w:rPr>
            </w:pPr>
          </w:p>
        </w:tc>
        <w:tc>
          <w:tcPr>
            <w:tcW w:w="2254" w:type="pct"/>
          </w:tcPr>
          <w:p w14:paraId="600800C7" w14:textId="77777777" w:rsidR="005E263F" w:rsidRDefault="005E263F" w:rsidP="005E263F">
            <w:pPr>
              <w:pStyle w:val="CopticVerse"/>
            </w:pPr>
            <w:r w:rsidRPr="0080104F">
              <w:t>ⲕ̀ⲥ̀ⲙⲁⲣⲱⲟⲩⲧ Ⲡⲟ̅ⲥ̅: ⲙⲁⲧ̀ⲥⲁⲃⲟⲓ ⲉ̀ⲛⲉⲕⲙⲉⲟⲙⲏⲓ.</w:t>
            </w:r>
          </w:p>
        </w:tc>
      </w:tr>
      <w:tr w:rsidR="005E263F" w14:paraId="6DE228D0" w14:textId="77777777" w:rsidTr="005E263F">
        <w:trPr>
          <w:cantSplit/>
          <w:jc w:val="center"/>
        </w:trPr>
        <w:tc>
          <w:tcPr>
            <w:tcW w:w="164" w:type="pct"/>
          </w:tcPr>
          <w:p w14:paraId="2098810A" w14:textId="77777777" w:rsidR="005E263F" w:rsidRDefault="005E263F" w:rsidP="005E263F">
            <w:pPr>
              <w:rPr>
                <w:lang w:val="en-US"/>
              </w:rPr>
            </w:pPr>
          </w:p>
        </w:tc>
        <w:tc>
          <w:tcPr>
            <w:tcW w:w="2256" w:type="pct"/>
          </w:tcPr>
          <w:p w14:paraId="159B1A4D" w14:textId="77777777" w:rsidR="005E263F" w:rsidRDefault="005E263F" w:rsidP="005E263F">
            <w:pPr>
              <w:pStyle w:val="EngHang"/>
            </w:pPr>
            <w:r>
              <w:t>The hosts of the angels were amazed</w:t>
            </w:r>
          </w:p>
          <w:p w14:paraId="7A4CC241" w14:textId="77777777" w:rsidR="005E263F" w:rsidRDefault="005E263F" w:rsidP="005E263F">
            <w:pPr>
              <w:pStyle w:val="EngHang"/>
            </w:pPr>
            <w:r>
              <w:t xml:space="preserve">To count You among the dead. </w:t>
            </w:r>
          </w:p>
          <w:p w14:paraId="6DC51FFC" w14:textId="77777777" w:rsidR="005E263F" w:rsidRDefault="005E263F" w:rsidP="005E263F">
            <w:pPr>
              <w:pStyle w:val="EngHang"/>
            </w:pPr>
            <w:r>
              <w:t>You crushed the power of death, O Saviour;</w:t>
            </w:r>
          </w:p>
          <w:p w14:paraId="3E6907CC" w14:textId="77777777" w:rsidR="005E263F" w:rsidRDefault="005E263F" w:rsidP="005E263F">
            <w:pPr>
              <w:pStyle w:val="EngHangEnd"/>
            </w:pPr>
            <w:r>
              <w:t>You raised Adam up with You, freeing him from Hades.</w:t>
            </w:r>
          </w:p>
        </w:tc>
        <w:tc>
          <w:tcPr>
            <w:tcW w:w="163" w:type="pct"/>
          </w:tcPr>
          <w:p w14:paraId="5E5D03AF" w14:textId="77777777" w:rsidR="005E263F" w:rsidRDefault="005E263F" w:rsidP="005E263F">
            <w:pPr>
              <w:rPr>
                <w:lang w:val="en-US"/>
              </w:rPr>
            </w:pPr>
          </w:p>
        </w:tc>
        <w:tc>
          <w:tcPr>
            <w:tcW w:w="163" w:type="pct"/>
          </w:tcPr>
          <w:p w14:paraId="316343F7" w14:textId="77777777" w:rsidR="005E263F" w:rsidRDefault="005E263F" w:rsidP="005E263F">
            <w:pPr>
              <w:rPr>
                <w:lang w:val="en-US"/>
              </w:rPr>
            </w:pPr>
          </w:p>
        </w:tc>
        <w:tc>
          <w:tcPr>
            <w:tcW w:w="2254" w:type="pct"/>
          </w:tcPr>
          <w:p w14:paraId="48332A14" w14:textId="77777777" w:rsidR="005E263F" w:rsidRDefault="005E263F" w:rsidP="005E263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5E263F" w14:paraId="386AD1AB" w14:textId="77777777" w:rsidTr="005E263F">
        <w:trPr>
          <w:cantSplit/>
          <w:jc w:val="center"/>
        </w:trPr>
        <w:tc>
          <w:tcPr>
            <w:tcW w:w="164" w:type="pct"/>
          </w:tcPr>
          <w:p w14:paraId="1844B4D1" w14:textId="77777777" w:rsidR="005E263F" w:rsidRDefault="005E263F" w:rsidP="005E263F">
            <w:pPr>
              <w:rPr>
                <w:lang w:val="en-US"/>
              </w:rPr>
            </w:pPr>
          </w:p>
        </w:tc>
        <w:tc>
          <w:tcPr>
            <w:tcW w:w="2256" w:type="pct"/>
          </w:tcPr>
          <w:p w14:paraId="1ED97624" w14:textId="77777777" w:rsidR="005E263F" w:rsidRDefault="005E263F" w:rsidP="005E263F">
            <w:pPr>
              <w:pStyle w:val="EngHangEnd"/>
            </w:pPr>
            <w:r>
              <w:t>Blessed are You, O Lord. Teach my Your truths.</w:t>
            </w:r>
          </w:p>
        </w:tc>
        <w:tc>
          <w:tcPr>
            <w:tcW w:w="163" w:type="pct"/>
          </w:tcPr>
          <w:p w14:paraId="1796101B" w14:textId="77777777" w:rsidR="005E263F" w:rsidRDefault="005E263F" w:rsidP="005E263F">
            <w:pPr>
              <w:rPr>
                <w:lang w:val="en-US"/>
              </w:rPr>
            </w:pPr>
          </w:p>
        </w:tc>
        <w:tc>
          <w:tcPr>
            <w:tcW w:w="163" w:type="pct"/>
          </w:tcPr>
          <w:p w14:paraId="72F4AB28" w14:textId="77777777" w:rsidR="005E263F" w:rsidRDefault="005E263F" w:rsidP="005E263F">
            <w:pPr>
              <w:rPr>
                <w:lang w:val="en-US"/>
              </w:rPr>
            </w:pPr>
          </w:p>
        </w:tc>
        <w:tc>
          <w:tcPr>
            <w:tcW w:w="2254" w:type="pct"/>
          </w:tcPr>
          <w:p w14:paraId="2F570515" w14:textId="77777777" w:rsidR="005E263F" w:rsidRDefault="005E263F" w:rsidP="005E263F">
            <w:pPr>
              <w:pStyle w:val="CopticVerse"/>
            </w:pPr>
            <w:r w:rsidRPr="0080104F">
              <w:t>ⲕ̀ⲥ̀ⲙⲁⲣⲱⲟⲩⲧ Ⲡⲟ̅ⲥ̅: ⲙⲁⲧ̀ⲥⲁⲃⲟⲓ ⲉ̀ⲛⲉⲕⲙⲉⲟⲙⲏⲓ.</w:t>
            </w:r>
          </w:p>
        </w:tc>
      </w:tr>
      <w:tr w:rsidR="005E263F" w14:paraId="6606E707" w14:textId="77777777" w:rsidTr="005E263F">
        <w:trPr>
          <w:cantSplit/>
          <w:jc w:val="center"/>
        </w:trPr>
        <w:tc>
          <w:tcPr>
            <w:tcW w:w="164" w:type="pct"/>
          </w:tcPr>
          <w:p w14:paraId="74FA5B32" w14:textId="77777777" w:rsidR="005E263F" w:rsidRDefault="005E263F" w:rsidP="005E263F">
            <w:pPr>
              <w:rPr>
                <w:lang w:val="en-US"/>
              </w:rPr>
            </w:pPr>
          </w:p>
        </w:tc>
        <w:tc>
          <w:tcPr>
            <w:tcW w:w="2256" w:type="pct"/>
          </w:tcPr>
          <w:p w14:paraId="43897158" w14:textId="77777777" w:rsidR="005E263F" w:rsidRDefault="005E263F" w:rsidP="005E263F">
            <w:pPr>
              <w:pStyle w:val="EngHang"/>
            </w:pPr>
            <w:r>
              <w:t xml:space="preserve">Why did you mix </w:t>
            </w:r>
            <w:commentRangeStart w:id="159"/>
            <w:r>
              <w:t xml:space="preserve">fragrant </w:t>
            </w:r>
            <w:commentRangeEnd w:id="159"/>
            <w:r>
              <w:rPr>
                <w:rStyle w:val="CommentReference"/>
                <w:lang w:val="en-CA"/>
              </w:rPr>
              <w:commentReference w:id="159"/>
            </w:r>
            <w:r>
              <w:t>ointment with</w:t>
            </w:r>
          </w:p>
          <w:p w14:paraId="0ACE1144" w14:textId="77777777" w:rsidR="005E263F" w:rsidRDefault="005E263F" w:rsidP="005E263F">
            <w:pPr>
              <w:pStyle w:val="EngHang"/>
            </w:pPr>
            <w:r>
              <w:t>Weeping and mourning, O disciples of the Lord?</w:t>
            </w:r>
          </w:p>
          <w:p w14:paraId="1E791E72" w14:textId="77777777" w:rsidR="005E263F" w:rsidRDefault="005E263F" w:rsidP="005E263F">
            <w:pPr>
              <w:pStyle w:val="EngHang"/>
            </w:pPr>
            <w:r>
              <w:t xml:space="preserve">The shining angel said to the women carrying the </w:t>
            </w:r>
            <w:commentRangeStart w:id="160"/>
            <w:r>
              <w:t>spices</w:t>
            </w:r>
            <w:commentRangeEnd w:id="160"/>
            <w:r>
              <w:rPr>
                <w:rStyle w:val="CommentReference"/>
                <w:lang w:val="en-CA"/>
              </w:rPr>
              <w:commentReference w:id="160"/>
            </w:r>
            <w:r>
              <w:t>,</w:t>
            </w:r>
          </w:p>
          <w:p w14:paraId="2791AC7E" w14:textId="77777777" w:rsidR="005E263F" w:rsidRDefault="005E263F" w:rsidP="005E263F">
            <w:pPr>
              <w:pStyle w:val="EngHangEnd"/>
            </w:pPr>
            <w:r>
              <w:t xml:space="preserve">"Behold and see that the Saviour </w:t>
            </w:r>
            <w:commentRangeStart w:id="161"/>
            <w:r>
              <w:t xml:space="preserve">is risen </w:t>
            </w:r>
            <w:commentRangeEnd w:id="161"/>
            <w:r>
              <w:rPr>
                <w:rStyle w:val="CommentReference"/>
                <w:lang w:val="en-CA"/>
              </w:rPr>
              <w:commentReference w:id="161"/>
            </w:r>
            <w:r>
              <w:t>from the dead."</w:t>
            </w:r>
          </w:p>
        </w:tc>
        <w:tc>
          <w:tcPr>
            <w:tcW w:w="163" w:type="pct"/>
          </w:tcPr>
          <w:p w14:paraId="1A9336A4" w14:textId="77777777" w:rsidR="005E263F" w:rsidRDefault="005E263F" w:rsidP="005E263F">
            <w:pPr>
              <w:rPr>
                <w:lang w:val="en-US"/>
              </w:rPr>
            </w:pPr>
          </w:p>
        </w:tc>
        <w:tc>
          <w:tcPr>
            <w:tcW w:w="163" w:type="pct"/>
          </w:tcPr>
          <w:p w14:paraId="1CA3F564" w14:textId="77777777" w:rsidR="005E263F" w:rsidRDefault="005E263F" w:rsidP="005E263F">
            <w:pPr>
              <w:rPr>
                <w:lang w:val="en-US"/>
              </w:rPr>
            </w:pPr>
          </w:p>
        </w:tc>
        <w:tc>
          <w:tcPr>
            <w:tcW w:w="2254" w:type="pct"/>
          </w:tcPr>
          <w:p w14:paraId="5909BF90" w14:textId="77777777" w:rsidR="005E263F" w:rsidRDefault="005E263F" w:rsidP="005E263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5E263F" w14:paraId="4D5B5228" w14:textId="77777777" w:rsidTr="005E263F">
        <w:trPr>
          <w:cantSplit/>
          <w:jc w:val="center"/>
        </w:trPr>
        <w:tc>
          <w:tcPr>
            <w:tcW w:w="164" w:type="pct"/>
          </w:tcPr>
          <w:p w14:paraId="31D9F114" w14:textId="77777777" w:rsidR="005E263F" w:rsidRDefault="005E263F" w:rsidP="005E263F">
            <w:pPr>
              <w:rPr>
                <w:lang w:val="en-US"/>
              </w:rPr>
            </w:pPr>
          </w:p>
        </w:tc>
        <w:tc>
          <w:tcPr>
            <w:tcW w:w="2256" w:type="pct"/>
          </w:tcPr>
          <w:p w14:paraId="11025792" w14:textId="77777777" w:rsidR="005E263F" w:rsidRDefault="005E263F" w:rsidP="005E263F">
            <w:pPr>
              <w:pStyle w:val="EngHangEnd"/>
            </w:pPr>
            <w:r>
              <w:t>Blessed are You, O Lord. Teach my Your truths.</w:t>
            </w:r>
          </w:p>
        </w:tc>
        <w:tc>
          <w:tcPr>
            <w:tcW w:w="163" w:type="pct"/>
          </w:tcPr>
          <w:p w14:paraId="21E64492" w14:textId="77777777" w:rsidR="005E263F" w:rsidRDefault="005E263F" w:rsidP="005E263F">
            <w:pPr>
              <w:rPr>
                <w:lang w:val="en-US"/>
              </w:rPr>
            </w:pPr>
          </w:p>
        </w:tc>
        <w:tc>
          <w:tcPr>
            <w:tcW w:w="163" w:type="pct"/>
          </w:tcPr>
          <w:p w14:paraId="19E16849" w14:textId="77777777" w:rsidR="005E263F" w:rsidRDefault="005E263F" w:rsidP="005E263F">
            <w:pPr>
              <w:rPr>
                <w:lang w:val="en-US"/>
              </w:rPr>
            </w:pPr>
          </w:p>
        </w:tc>
        <w:tc>
          <w:tcPr>
            <w:tcW w:w="2254" w:type="pct"/>
          </w:tcPr>
          <w:p w14:paraId="776A8ACA" w14:textId="77777777" w:rsidR="005E263F" w:rsidRDefault="005E263F" w:rsidP="005E263F">
            <w:pPr>
              <w:pStyle w:val="CopticVerse"/>
            </w:pPr>
            <w:r w:rsidRPr="0080104F">
              <w:t>ⲕ̀ⲥ̀ⲙⲁⲣⲱⲟⲩⲧ Ⲡⲟ̅ⲥ̅: ⲙⲁⲧ̀ⲥⲁⲃⲟⲓ ⲉ̀ⲛⲉⲕⲙⲉⲟⲙⲏⲓ.</w:t>
            </w:r>
          </w:p>
        </w:tc>
      </w:tr>
      <w:tr w:rsidR="005E263F" w14:paraId="4F4DBEF3" w14:textId="77777777" w:rsidTr="005E263F">
        <w:trPr>
          <w:cantSplit/>
          <w:jc w:val="center"/>
        </w:trPr>
        <w:tc>
          <w:tcPr>
            <w:tcW w:w="164" w:type="pct"/>
          </w:tcPr>
          <w:p w14:paraId="436B9C3A" w14:textId="77777777" w:rsidR="005E263F" w:rsidRDefault="005E263F" w:rsidP="005E263F">
            <w:pPr>
              <w:rPr>
                <w:lang w:val="en-US"/>
              </w:rPr>
            </w:pPr>
          </w:p>
        </w:tc>
        <w:tc>
          <w:tcPr>
            <w:tcW w:w="2256" w:type="pct"/>
          </w:tcPr>
          <w:p w14:paraId="125532CB" w14:textId="77777777" w:rsidR="005E263F" w:rsidRDefault="005E263F" w:rsidP="005E263F">
            <w:pPr>
              <w:pStyle w:val="EngHang"/>
            </w:pPr>
            <w:r>
              <w:t>The women hastened very early to Your tomb carrying ointment and crying.</w:t>
            </w:r>
          </w:p>
          <w:p w14:paraId="698A416D" w14:textId="77777777" w:rsidR="005E263F" w:rsidRDefault="005E263F" w:rsidP="005E263F">
            <w:pPr>
              <w:pStyle w:val="EngHang"/>
            </w:pPr>
            <w:r>
              <w:t>But the angel stood before them saying,</w:t>
            </w:r>
          </w:p>
          <w:p w14:paraId="77FCEED3" w14:textId="77777777" w:rsidR="005E263F" w:rsidRDefault="005E263F" w:rsidP="005E263F">
            <w:pPr>
              <w:pStyle w:val="EngHang"/>
            </w:pPr>
            <w:r>
              <w:t>"The time of weeping has passed, do not cry</w:t>
            </w:r>
          </w:p>
          <w:p w14:paraId="3D631B00" w14:textId="77777777" w:rsidR="005E263F" w:rsidRDefault="005E263F" w:rsidP="005E263F">
            <w:pPr>
              <w:pStyle w:val="EngHangEnd"/>
            </w:pPr>
            <w:r>
              <w:t xml:space="preserve">But preach the resurrection to the </w:t>
            </w:r>
            <w:commentRangeStart w:id="162"/>
            <w:r>
              <w:t>A</w:t>
            </w:r>
            <w:commentRangeEnd w:id="162"/>
            <w:r>
              <w:rPr>
                <w:rStyle w:val="CommentReference"/>
                <w:lang w:val="en-CA"/>
              </w:rPr>
              <w:commentReference w:id="162"/>
            </w:r>
            <w:r>
              <w:t>postles."</w:t>
            </w:r>
          </w:p>
        </w:tc>
        <w:tc>
          <w:tcPr>
            <w:tcW w:w="163" w:type="pct"/>
          </w:tcPr>
          <w:p w14:paraId="1E0F9CB4" w14:textId="77777777" w:rsidR="005E263F" w:rsidRDefault="005E263F" w:rsidP="005E263F">
            <w:pPr>
              <w:rPr>
                <w:lang w:val="en-US"/>
              </w:rPr>
            </w:pPr>
          </w:p>
        </w:tc>
        <w:tc>
          <w:tcPr>
            <w:tcW w:w="163" w:type="pct"/>
          </w:tcPr>
          <w:p w14:paraId="57FB66BA" w14:textId="77777777" w:rsidR="005E263F" w:rsidRDefault="005E263F" w:rsidP="005E263F">
            <w:pPr>
              <w:rPr>
                <w:lang w:val="en-US"/>
              </w:rPr>
            </w:pPr>
          </w:p>
        </w:tc>
        <w:tc>
          <w:tcPr>
            <w:tcW w:w="2254" w:type="pct"/>
          </w:tcPr>
          <w:p w14:paraId="62A0D665" w14:textId="77777777" w:rsidR="005E263F" w:rsidRDefault="005E263F" w:rsidP="005E263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5E263F" w14:paraId="386EC862" w14:textId="77777777" w:rsidTr="005E263F">
        <w:trPr>
          <w:cantSplit/>
          <w:jc w:val="center"/>
        </w:trPr>
        <w:tc>
          <w:tcPr>
            <w:tcW w:w="164" w:type="pct"/>
          </w:tcPr>
          <w:p w14:paraId="74A35D72" w14:textId="77777777" w:rsidR="005E263F" w:rsidRDefault="005E263F" w:rsidP="005E263F">
            <w:pPr>
              <w:rPr>
                <w:lang w:val="en-US"/>
              </w:rPr>
            </w:pPr>
          </w:p>
        </w:tc>
        <w:tc>
          <w:tcPr>
            <w:tcW w:w="2256" w:type="pct"/>
          </w:tcPr>
          <w:p w14:paraId="3A44D134" w14:textId="77777777" w:rsidR="005E263F" w:rsidRDefault="005E263F" w:rsidP="005E263F">
            <w:pPr>
              <w:pStyle w:val="EngHangEnd"/>
            </w:pPr>
            <w:r>
              <w:t>Blessed are You, O Lord. Teach me Your truths.</w:t>
            </w:r>
          </w:p>
        </w:tc>
        <w:tc>
          <w:tcPr>
            <w:tcW w:w="163" w:type="pct"/>
          </w:tcPr>
          <w:p w14:paraId="7D1A9C37" w14:textId="77777777" w:rsidR="005E263F" w:rsidRDefault="005E263F" w:rsidP="005E263F">
            <w:pPr>
              <w:rPr>
                <w:lang w:val="en-US"/>
              </w:rPr>
            </w:pPr>
          </w:p>
        </w:tc>
        <w:tc>
          <w:tcPr>
            <w:tcW w:w="163" w:type="pct"/>
          </w:tcPr>
          <w:p w14:paraId="00E7F281" w14:textId="77777777" w:rsidR="005E263F" w:rsidRDefault="005E263F" w:rsidP="005E263F">
            <w:pPr>
              <w:rPr>
                <w:lang w:val="en-US"/>
              </w:rPr>
            </w:pPr>
          </w:p>
        </w:tc>
        <w:tc>
          <w:tcPr>
            <w:tcW w:w="2254" w:type="pct"/>
          </w:tcPr>
          <w:p w14:paraId="5D4EF08A" w14:textId="77777777" w:rsidR="005E263F" w:rsidRDefault="005E263F" w:rsidP="005E263F">
            <w:pPr>
              <w:pStyle w:val="CopticVerse"/>
            </w:pPr>
            <w:r w:rsidRPr="0080104F">
              <w:t>ⲕ̀ⲥ̀ⲙⲁⲣⲱⲟⲩⲧ Ⲡⲟ̅ⲥ̅: ⲙⲁⲧ̀ⲥⲁⲃⲟⲓ ⲉ̀ⲛⲉⲕⲙⲉⲟⲙⲏⲓ .</w:t>
            </w:r>
          </w:p>
        </w:tc>
      </w:tr>
      <w:tr w:rsidR="005E263F" w14:paraId="1536B6F5" w14:textId="77777777" w:rsidTr="005E263F">
        <w:trPr>
          <w:cantSplit/>
          <w:jc w:val="center"/>
        </w:trPr>
        <w:tc>
          <w:tcPr>
            <w:tcW w:w="164" w:type="pct"/>
          </w:tcPr>
          <w:p w14:paraId="0D0A2C46" w14:textId="77777777" w:rsidR="005E263F" w:rsidRDefault="005E263F" w:rsidP="005E263F">
            <w:pPr>
              <w:rPr>
                <w:lang w:val="en-US"/>
              </w:rPr>
            </w:pPr>
          </w:p>
        </w:tc>
        <w:tc>
          <w:tcPr>
            <w:tcW w:w="2256" w:type="pct"/>
          </w:tcPr>
          <w:p w14:paraId="5A5136A5" w14:textId="77777777" w:rsidR="005E263F" w:rsidRDefault="005E263F" w:rsidP="005E263F">
            <w:pPr>
              <w:pStyle w:val="EngHang"/>
            </w:pPr>
            <w:r>
              <w:t xml:space="preserve">The women came to Your Tomb, </w:t>
            </w:r>
          </w:p>
          <w:p w14:paraId="78AA4123" w14:textId="77777777" w:rsidR="005E263F" w:rsidRDefault="005E263F" w:rsidP="005E263F">
            <w:pPr>
              <w:pStyle w:val="EngHang"/>
            </w:pPr>
            <w:r>
              <w:t>O Saviour, bearing ointment, and with incense.</w:t>
            </w:r>
          </w:p>
          <w:p w14:paraId="3691DCD1" w14:textId="77777777" w:rsidR="005E263F" w:rsidRDefault="005E263F" w:rsidP="005E263F">
            <w:pPr>
              <w:pStyle w:val="EngHang"/>
            </w:pPr>
            <w:r>
              <w:t xml:space="preserve">They heard the angel ask them, </w:t>
            </w:r>
          </w:p>
          <w:p w14:paraId="14D11692" w14:textId="77777777" w:rsidR="005E263F" w:rsidRDefault="005E263F" w:rsidP="005E263F">
            <w:pPr>
              <w:pStyle w:val="EngHang"/>
            </w:pPr>
            <w:r>
              <w:t>"Why do you seek the living among the dead?"</w:t>
            </w:r>
          </w:p>
          <w:p w14:paraId="345B8DF2" w14:textId="77777777" w:rsidR="005E263F" w:rsidRDefault="005E263F" w:rsidP="005E263F">
            <w:pPr>
              <w:pStyle w:val="EngHangEnd"/>
            </w:pPr>
            <w:r>
              <w:t>And He, being God, is risen from the tomb.</w:t>
            </w:r>
          </w:p>
        </w:tc>
        <w:tc>
          <w:tcPr>
            <w:tcW w:w="163" w:type="pct"/>
          </w:tcPr>
          <w:p w14:paraId="37614B84" w14:textId="77777777" w:rsidR="005E263F" w:rsidRDefault="005E263F" w:rsidP="005E263F">
            <w:pPr>
              <w:rPr>
                <w:lang w:val="en-US"/>
              </w:rPr>
            </w:pPr>
          </w:p>
        </w:tc>
        <w:tc>
          <w:tcPr>
            <w:tcW w:w="163" w:type="pct"/>
          </w:tcPr>
          <w:p w14:paraId="2A9ACF30" w14:textId="77777777" w:rsidR="005E263F" w:rsidRDefault="005E263F" w:rsidP="005E263F">
            <w:pPr>
              <w:rPr>
                <w:lang w:val="en-US"/>
              </w:rPr>
            </w:pPr>
          </w:p>
        </w:tc>
        <w:tc>
          <w:tcPr>
            <w:tcW w:w="2254" w:type="pct"/>
          </w:tcPr>
          <w:p w14:paraId="100B1BD0" w14:textId="77777777" w:rsidR="005E263F" w:rsidRDefault="005E263F" w:rsidP="005E263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5E263F" w14:paraId="456F3958" w14:textId="77777777" w:rsidTr="005E263F">
        <w:trPr>
          <w:cantSplit/>
          <w:jc w:val="center"/>
        </w:trPr>
        <w:tc>
          <w:tcPr>
            <w:tcW w:w="164" w:type="pct"/>
          </w:tcPr>
          <w:p w14:paraId="6F1597EA" w14:textId="77777777" w:rsidR="005E263F" w:rsidRDefault="005E263F" w:rsidP="005E263F">
            <w:pPr>
              <w:rPr>
                <w:lang w:val="en-US"/>
              </w:rPr>
            </w:pPr>
          </w:p>
        </w:tc>
        <w:tc>
          <w:tcPr>
            <w:tcW w:w="2256" w:type="pct"/>
          </w:tcPr>
          <w:p w14:paraId="2A71CDB7" w14:textId="77777777" w:rsidR="005E263F" w:rsidRDefault="005E263F" w:rsidP="005E263F">
            <w:pPr>
              <w:pStyle w:val="EngHangEnd"/>
            </w:pPr>
            <w:r>
              <w:t>Glory be to the Father, and the Son, and the Holy Spirit.</w:t>
            </w:r>
          </w:p>
        </w:tc>
        <w:tc>
          <w:tcPr>
            <w:tcW w:w="163" w:type="pct"/>
          </w:tcPr>
          <w:p w14:paraId="6AEDB9EC" w14:textId="77777777" w:rsidR="005E263F" w:rsidRDefault="005E263F" w:rsidP="005E263F">
            <w:pPr>
              <w:rPr>
                <w:lang w:val="en-US"/>
              </w:rPr>
            </w:pPr>
          </w:p>
        </w:tc>
        <w:tc>
          <w:tcPr>
            <w:tcW w:w="163" w:type="pct"/>
          </w:tcPr>
          <w:p w14:paraId="3D0287C6" w14:textId="77777777" w:rsidR="005E263F" w:rsidRDefault="005E263F" w:rsidP="005E263F">
            <w:pPr>
              <w:rPr>
                <w:lang w:val="en-US"/>
              </w:rPr>
            </w:pPr>
          </w:p>
        </w:tc>
        <w:tc>
          <w:tcPr>
            <w:tcW w:w="2254" w:type="pct"/>
          </w:tcPr>
          <w:p w14:paraId="251F8648" w14:textId="77777777" w:rsidR="005E263F" w:rsidRDefault="005E263F" w:rsidP="005E263F">
            <w:pPr>
              <w:pStyle w:val="CopticVerse"/>
            </w:pPr>
            <w:r w:rsidRPr="00330C24">
              <w:t>Ⲇⲟⲝⲁ ⲡⲁⲧⲣⲓ...</w:t>
            </w:r>
          </w:p>
        </w:tc>
      </w:tr>
      <w:tr w:rsidR="005E263F" w14:paraId="33EDF7ED" w14:textId="77777777" w:rsidTr="005E263F">
        <w:trPr>
          <w:cantSplit/>
          <w:jc w:val="center"/>
        </w:trPr>
        <w:tc>
          <w:tcPr>
            <w:tcW w:w="164" w:type="pct"/>
          </w:tcPr>
          <w:p w14:paraId="56F7BFDB" w14:textId="77777777" w:rsidR="005E263F" w:rsidRDefault="005E263F" w:rsidP="005E263F">
            <w:pPr>
              <w:rPr>
                <w:lang w:val="en-US"/>
              </w:rPr>
            </w:pPr>
          </w:p>
        </w:tc>
        <w:tc>
          <w:tcPr>
            <w:tcW w:w="2256" w:type="pct"/>
          </w:tcPr>
          <w:p w14:paraId="79881B0F" w14:textId="77777777" w:rsidR="005E263F" w:rsidRDefault="005E263F" w:rsidP="005E263F">
            <w:pPr>
              <w:pStyle w:val="EngHang"/>
            </w:pPr>
            <w:commentRangeStart w:id="163"/>
            <w:r>
              <w:t xml:space="preserve">We </w:t>
            </w:r>
            <w:commentRangeEnd w:id="163"/>
            <w:r>
              <w:rPr>
                <w:rStyle w:val="CommentReference"/>
                <w:lang w:val="en-CA"/>
              </w:rPr>
              <w:commentReference w:id="163"/>
            </w:r>
            <w:r>
              <w:t>worship the Father, and the Son,</w:t>
            </w:r>
          </w:p>
          <w:p w14:paraId="7582FADE" w14:textId="77777777" w:rsidR="005E263F" w:rsidRDefault="005E263F" w:rsidP="005E263F">
            <w:pPr>
              <w:pStyle w:val="EngHang"/>
            </w:pPr>
            <w:r>
              <w:t>And the Holy Spirit, one in essence.</w:t>
            </w:r>
          </w:p>
          <w:p w14:paraId="3CDF108F" w14:textId="77777777" w:rsidR="005E263F" w:rsidRDefault="005E263F" w:rsidP="005E263F">
            <w:pPr>
              <w:pStyle w:val="EngHang"/>
            </w:pPr>
            <w:r>
              <w:t>And we cry with the cherubim saying,</w:t>
            </w:r>
          </w:p>
          <w:p w14:paraId="548B05CE" w14:textId="77777777" w:rsidR="005E263F" w:rsidRDefault="005E263F" w:rsidP="005E263F">
            <w:pPr>
              <w:pStyle w:val="EngHangEnd"/>
            </w:pPr>
            <w:r>
              <w:t xml:space="preserve"> "Holy, Holy, Holy are You, O Lord."</w:t>
            </w:r>
          </w:p>
        </w:tc>
        <w:tc>
          <w:tcPr>
            <w:tcW w:w="163" w:type="pct"/>
          </w:tcPr>
          <w:p w14:paraId="746A9117" w14:textId="77777777" w:rsidR="005E263F" w:rsidRDefault="005E263F" w:rsidP="005E263F">
            <w:pPr>
              <w:rPr>
                <w:lang w:val="en-US"/>
              </w:rPr>
            </w:pPr>
          </w:p>
        </w:tc>
        <w:tc>
          <w:tcPr>
            <w:tcW w:w="163" w:type="pct"/>
          </w:tcPr>
          <w:p w14:paraId="374D16B8" w14:textId="77777777" w:rsidR="005E263F" w:rsidRDefault="005E263F" w:rsidP="005E263F">
            <w:pPr>
              <w:rPr>
                <w:lang w:val="en-US"/>
              </w:rPr>
            </w:pPr>
          </w:p>
        </w:tc>
        <w:tc>
          <w:tcPr>
            <w:tcW w:w="2254" w:type="pct"/>
          </w:tcPr>
          <w:p w14:paraId="236D51F5" w14:textId="77777777" w:rsidR="005E263F" w:rsidRDefault="005E263F" w:rsidP="005E263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5E263F" w14:paraId="22210624" w14:textId="77777777" w:rsidTr="005E263F">
        <w:trPr>
          <w:cantSplit/>
          <w:jc w:val="center"/>
        </w:trPr>
        <w:tc>
          <w:tcPr>
            <w:tcW w:w="164" w:type="pct"/>
          </w:tcPr>
          <w:p w14:paraId="4B4D035B" w14:textId="77777777" w:rsidR="005E263F" w:rsidRDefault="005E263F" w:rsidP="005E263F">
            <w:pPr>
              <w:rPr>
                <w:lang w:val="en-US"/>
              </w:rPr>
            </w:pPr>
          </w:p>
        </w:tc>
        <w:tc>
          <w:tcPr>
            <w:tcW w:w="2256" w:type="pct"/>
          </w:tcPr>
          <w:p w14:paraId="6486A61A" w14:textId="77777777" w:rsidR="005E263F" w:rsidRDefault="005E263F" w:rsidP="005E263F">
            <w:pPr>
              <w:pStyle w:val="EngHangEnd"/>
            </w:pPr>
            <w:r>
              <w:t>Now, and forever, and to the age of Ages. Amen.</w:t>
            </w:r>
          </w:p>
        </w:tc>
        <w:tc>
          <w:tcPr>
            <w:tcW w:w="163" w:type="pct"/>
          </w:tcPr>
          <w:p w14:paraId="1C9F30CE" w14:textId="77777777" w:rsidR="005E263F" w:rsidRDefault="005E263F" w:rsidP="005E263F">
            <w:pPr>
              <w:rPr>
                <w:lang w:val="en-US"/>
              </w:rPr>
            </w:pPr>
          </w:p>
        </w:tc>
        <w:tc>
          <w:tcPr>
            <w:tcW w:w="163" w:type="pct"/>
          </w:tcPr>
          <w:p w14:paraId="221FFDE5" w14:textId="77777777" w:rsidR="005E263F" w:rsidRDefault="005E263F" w:rsidP="005E263F">
            <w:pPr>
              <w:rPr>
                <w:lang w:val="en-US"/>
              </w:rPr>
            </w:pPr>
          </w:p>
        </w:tc>
        <w:tc>
          <w:tcPr>
            <w:tcW w:w="2254" w:type="pct"/>
          </w:tcPr>
          <w:p w14:paraId="405BF05D" w14:textId="77777777" w:rsidR="005E263F" w:rsidRDefault="005E263F" w:rsidP="005E263F">
            <w:pPr>
              <w:pStyle w:val="CopticVerse"/>
            </w:pPr>
            <w:r w:rsidRPr="00330C24">
              <w:t>Ⲕⲉ ⲛⲩⲛ...</w:t>
            </w:r>
          </w:p>
        </w:tc>
      </w:tr>
      <w:tr w:rsidR="005E263F" w14:paraId="1CA77CDF" w14:textId="77777777" w:rsidTr="005E263F">
        <w:trPr>
          <w:cantSplit/>
          <w:jc w:val="center"/>
        </w:trPr>
        <w:tc>
          <w:tcPr>
            <w:tcW w:w="164" w:type="pct"/>
          </w:tcPr>
          <w:p w14:paraId="67F54B33" w14:textId="77777777" w:rsidR="005E263F" w:rsidRDefault="005E263F" w:rsidP="005E263F">
            <w:pPr>
              <w:rPr>
                <w:lang w:val="en-US"/>
              </w:rPr>
            </w:pPr>
          </w:p>
        </w:tc>
        <w:tc>
          <w:tcPr>
            <w:tcW w:w="2256" w:type="pct"/>
          </w:tcPr>
          <w:p w14:paraId="4852BF3D" w14:textId="77777777" w:rsidR="005E263F" w:rsidRDefault="005E263F" w:rsidP="005E263F">
            <w:pPr>
              <w:pStyle w:val="EngHang"/>
            </w:pPr>
            <w:r>
              <w:t>You gave birth, O Virgin, to the Giver of Life,</w:t>
            </w:r>
          </w:p>
          <w:p w14:paraId="297F6D97" w14:textId="77777777" w:rsidR="005E263F" w:rsidRDefault="005E263F" w:rsidP="005E263F">
            <w:pPr>
              <w:pStyle w:val="EngHang"/>
            </w:pPr>
            <w:r>
              <w:t>And you delivered Adam from sin.</w:t>
            </w:r>
          </w:p>
          <w:p w14:paraId="189BF8F3" w14:textId="77777777" w:rsidR="005E263F" w:rsidRDefault="005E263F" w:rsidP="005E263F">
            <w:pPr>
              <w:pStyle w:val="EngHang"/>
            </w:pPr>
            <w:r>
              <w:t>You gave joy to Eve instead of sorrow,</w:t>
            </w:r>
          </w:p>
          <w:p w14:paraId="32AA3382" w14:textId="77777777" w:rsidR="005E263F" w:rsidRDefault="005E263F" w:rsidP="005E263F">
            <w:pPr>
              <w:pStyle w:val="EngHang"/>
            </w:pPr>
            <w:r>
              <w:t xml:space="preserve">And granted us life and salvation from corruption and </w:t>
            </w:r>
            <w:commentRangeStart w:id="164"/>
            <w:r>
              <w:t>alteration</w:t>
            </w:r>
            <w:commentRangeEnd w:id="164"/>
            <w:r>
              <w:rPr>
                <w:rStyle w:val="CommentReference"/>
                <w:lang w:val="en-CA"/>
              </w:rPr>
              <w:commentReference w:id="164"/>
            </w:r>
            <w:r>
              <w:t>.</w:t>
            </w:r>
          </w:p>
          <w:p w14:paraId="4686C2AA" w14:textId="77777777" w:rsidR="005E263F" w:rsidRDefault="005E263F" w:rsidP="005E263F">
            <w:pPr>
              <w:pStyle w:val="EngHang"/>
            </w:pPr>
            <w:r>
              <w:t>You became our intercessor before God our Saviour</w:t>
            </w:r>
          </w:p>
          <w:p w14:paraId="3AE6D5B1" w14:textId="77777777" w:rsidR="005E263F" w:rsidRDefault="005E263F" w:rsidP="005E263F">
            <w:pPr>
              <w:pStyle w:val="EngHang"/>
            </w:pPr>
            <w:r>
              <w:t>Who was incarnate of you.</w:t>
            </w:r>
          </w:p>
          <w:p w14:paraId="44A0AA49" w14:textId="77777777" w:rsidR="005E263F" w:rsidRDefault="005E263F" w:rsidP="005E263F">
            <w:pPr>
              <w:pStyle w:val="EngHang"/>
            </w:pPr>
            <w:r>
              <w:t xml:space="preserve">Amen. Alleluia: Lord have mercy, </w:t>
            </w:r>
          </w:p>
          <w:p w14:paraId="62B19B31" w14:textId="77777777" w:rsidR="005E263F" w:rsidRDefault="005E263F" w:rsidP="005E263F">
            <w:pPr>
              <w:pStyle w:val="EngHangEnd"/>
            </w:pPr>
            <w:r>
              <w:t>Lord have mercy, Lord have mercy.</w:t>
            </w:r>
          </w:p>
        </w:tc>
        <w:tc>
          <w:tcPr>
            <w:tcW w:w="163" w:type="pct"/>
          </w:tcPr>
          <w:p w14:paraId="529B9D7D" w14:textId="77777777" w:rsidR="005E263F" w:rsidRDefault="005E263F" w:rsidP="005E263F">
            <w:pPr>
              <w:rPr>
                <w:lang w:val="en-US"/>
              </w:rPr>
            </w:pPr>
          </w:p>
        </w:tc>
        <w:tc>
          <w:tcPr>
            <w:tcW w:w="163" w:type="pct"/>
          </w:tcPr>
          <w:p w14:paraId="36F59376" w14:textId="77777777" w:rsidR="005E263F" w:rsidRDefault="005E263F" w:rsidP="005E263F">
            <w:pPr>
              <w:rPr>
                <w:lang w:val="en-US"/>
              </w:rPr>
            </w:pPr>
          </w:p>
        </w:tc>
        <w:tc>
          <w:tcPr>
            <w:tcW w:w="2254" w:type="pct"/>
          </w:tcPr>
          <w:p w14:paraId="0626E18C" w14:textId="77777777" w:rsidR="005E263F" w:rsidRDefault="005E263F" w:rsidP="005E263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606E35A6" w14:textId="77777777" w:rsidR="005E263F" w:rsidRPr="005E263F" w:rsidRDefault="005E263F" w:rsidP="005E263F"/>
    <w:p w14:paraId="7F0D1BCF" w14:textId="77777777" w:rsidR="006D61CA" w:rsidRDefault="00207F10" w:rsidP="00964F23">
      <w:pPr>
        <w:pStyle w:val="Heading4"/>
      </w:pPr>
      <w:r>
        <w:t>The First Canticle</w:t>
      </w:r>
      <w:r w:rsidR="00A05722">
        <w:t>: The Praise of Moses the Prophet</w:t>
      </w:r>
      <w:bookmarkEnd w:id="146"/>
      <w:bookmarkEnd w:id="147"/>
      <w:bookmarkEnd w:id="148"/>
      <w:bookmarkEnd w:id="149"/>
      <w:bookmarkEnd w:id="150"/>
      <w:bookmarkEnd w:id="151"/>
    </w:p>
    <w:p w14:paraId="34F0D3BA" w14:textId="77777777" w:rsidR="00A05722" w:rsidRDefault="00A05722" w:rsidP="00964F23">
      <w:pPr>
        <w:pStyle w:val="Heading4non-TOC"/>
        <w:rPr>
          <w:rFonts w:ascii="Cambria" w:hAnsi="Cambria" w:cs="Cambria"/>
        </w:rPr>
      </w:pPr>
      <w:r w:rsidRPr="00A05722">
        <w:t>Ⲡⲓϩⲱⲥ ⲛ̀ϩⲟⲩⲓⲧ - Ϯϩⲱⲇⲏ ⲛ̀ⲧⲉ Ⲙⲱⲩ̀ⲥⲏⲥ ⲡⲓⲡⲣⲟⲫⲏⲧⲏⲥ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E263F" w14:paraId="2E803ACE" w14:textId="77777777" w:rsidTr="007F4C9C">
        <w:trPr>
          <w:cantSplit/>
          <w:jc w:val="center"/>
        </w:trPr>
        <w:tc>
          <w:tcPr>
            <w:tcW w:w="288" w:type="dxa"/>
          </w:tcPr>
          <w:p w14:paraId="15F76668" w14:textId="77777777" w:rsidR="005E263F" w:rsidRDefault="005E263F" w:rsidP="003711A9">
            <w:pPr>
              <w:pStyle w:val="CopticCross"/>
            </w:pPr>
          </w:p>
        </w:tc>
        <w:tc>
          <w:tcPr>
            <w:tcW w:w="3960" w:type="dxa"/>
          </w:tcPr>
          <w:p w14:paraId="4F206378" w14:textId="77777777" w:rsidR="005E263F" w:rsidRDefault="005E263F" w:rsidP="005E263F">
            <w:pPr>
              <w:pStyle w:val="EngEnd"/>
            </w:pPr>
            <w:r>
              <w:t>Then Moses and the children of Israel sang this song to the Lord and spoke saying, "Let us sing to the Lord for He is greatly glorified."</w:t>
            </w:r>
          </w:p>
        </w:tc>
        <w:tc>
          <w:tcPr>
            <w:tcW w:w="288" w:type="dxa"/>
          </w:tcPr>
          <w:p w14:paraId="2894DB92" w14:textId="77777777" w:rsidR="005E263F" w:rsidRDefault="005E263F" w:rsidP="003711A9">
            <w:pPr>
              <w:pStyle w:val="CopticCross"/>
            </w:pPr>
          </w:p>
        </w:tc>
        <w:tc>
          <w:tcPr>
            <w:tcW w:w="288" w:type="dxa"/>
          </w:tcPr>
          <w:p w14:paraId="71B835DF" w14:textId="77777777" w:rsidR="005E263F" w:rsidRDefault="005E263F" w:rsidP="003711A9">
            <w:pPr>
              <w:pStyle w:val="CopticCross"/>
            </w:pPr>
          </w:p>
        </w:tc>
        <w:tc>
          <w:tcPr>
            <w:tcW w:w="3960" w:type="dxa"/>
          </w:tcPr>
          <w:p w14:paraId="42F790F1" w14:textId="77777777" w:rsidR="005E263F" w:rsidRDefault="005E263F" w:rsidP="00EE572E">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5E263F" w14:paraId="71B1270F" w14:textId="77777777" w:rsidTr="007F4C9C">
        <w:trPr>
          <w:cantSplit/>
          <w:jc w:val="center"/>
        </w:trPr>
        <w:tc>
          <w:tcPr>
            <w:tcW w:w="288" w:type="dxa"/>
          </w:tcPr>
          <w:p w14:paraId="085CAEBB" w14:textId="77777777" w:rsidR="005E263F" w:rsidRDefault="005E263F" w:rsidP="003711A9">
            <w:pPr>
              <w:pStyle w:val="CopticCross"/>
            </w:pPr>
            <w:r>
              <w:lastRenderedPageBreak/>
              <w:t>¿</w:t>
            </w:r>
          </w:p>
        </w:tc>
        <w:tc>
          <w:tcPr>
            <w:tcW w:w="3960" w:type="dxa"/>
          </w:tcPr>
          <w:p w14:paraId="66A7F0C2" w14:textId="77777777" w:rsidR="005E263F" w:rsidRDefault="005E263F" w:rsidP="005E263F">
            <w:pPr>
              <w:pStyle w:val="EngEnd"/>
            </w:pPr>
            <w:r>
              <w:t>Horse and rider He has thrown into the sea. He became my helper and protector; He has become my salvation.</w:t>
            </w:r>
          </w:p>
        </w:tc>
        <w:tc>
          <w:tcPr>
            <w:tcW w:w="288" w:type="dxa"/>
          </w:tcPr>
          <w:p w14:paraId="53CC1E7D" w14:textId="77777777" w:rsidR="005E263F" w:rsidRDefault="005E263F" w:rsidP="003711A9">
            <w:pPr>
              <w:pStyle w:val="CopticCross"/>
            </w:pPr>
          </w:p>
        </w:tc>
        <w:tc>
          <w:tcPr>
            <w:tcW w:w="288" w:type="dxa"/>
          </w:tcPr>
          <w:p w14:paraId="58BA7D59" w14:textId="77777777" w:rsidR="005E263F" w:rsidRDefault="005E263F" w:rsidP="003711A9">
            <w:pPr>
              <w:pStyle w:val="CopticCross"/>
            </w:pPr>
            <w:r>
              <w:t>¿</w:t>
            </w:r>
          </w:p>
        </w:tc>
        <w:tc>
          <w:tcPr>
            <w:tcW w:w="3960" w:type="dxa"/>
          </w:tcPr>
          <w:p w14:paraId="0567944E" w14:textId="77777777" w:rsidR="005E263F" w:rsidRDefault="005E263F" w:rsidP="003711A9">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5E263F" w14:paraId="56B96A03" w14:textId="77777777" w:rsidTr="007F4C9C">
        <w:trPr>
          <w:cantSplit/>
          <w:jc w:val="center"/>
        </w:trPr>
        <w:tc>
          <w:tcPr>
            <w:tcW w:w="288" w:type="dxa"/>
          </w:tcPr>
          <w:p w14:paraId="34346987" w14:textId="77777777" w:rsidR="005E263F" w:rsidRDefault="005E263F" w:rsidP="003711A9">
            <w:pPr>
              <w:pStyle w:val="CopticCross"/>
            </w:pPr>
          </w:p>
        </w:tc>
        <w:tc>
          <w:tcPr>
            <w:tcW w:w="3960" w:type="dxa"/>
          </w:tcPr>
          <w:p w14:paraId="59C13C47" w14:textId="77777777" w:rsidR="005E263F" w:rsidRDefault="005E263F" w:rsidP="005E263F">
            <w:pPr>
              <w:pStyle w:val="EngEnd"/>
            </w:pPr>
            <w:r>
              <w:t xml:space="preserve">This is my God, I will </w:t>
            </w:r>
            <w:commentRangeStart w:id="165"/>
            <w:r>
              <w:t>glorify Him</w:t>
            </w:r>
            <w:commentRangeEnd w:id="165"/>
            <w:r>
              <w:rPr>
                <w:rStyle w:val="CommentReference"/>
                <w:lang w:val="en-CA"/>
              </w:rPr>
              <w:commentReference w:id="165"/>
            </w:r>
            <w:r>
              <w:t>, the God of my fathers, and I will exalt Him.</w:t>
            </w:r>
          </w:p>
        </w:tc>
        <w:tc>
          <w:tcPr>
            <w:tcW w:w="288" w:type="dxa"/>
          </w:tcPr>
          <w:p w14:paraId="653260A2" w14:textId="77777777" w:rsidR="005E263F" w:rsidRDefault="005E263F" w:rsidP="003711A9">
            <w:pPr>
              <w:pStyle w:val="CopticCross"/>
            </w:pPr>
          </w:p>
        </w:tc>
        <w:tc>
          <w:tcPr>
            <w:tcW w:w="288" w:type="dxa"/>
          </w:tcPr>
          <w:p w14:paraId="58B215D2" w14:textId="77777777" w:rsidR="005E263F" w:rsidRDefault="005E263F" w:rsidP="003711A9">
            <w:pPr>
              <w:pStyle w:val="CopticCross"/>
            </w:pPr>
          </w:p>
        </w:tc>
        <w:tc>
          <w:tcPr>
            <w:tcW w:w="3960" w:type="dxa"/>
          </w:tcPr>
          <w:p w14:paraId="42FBF381" w14:textId="77777777" w:rsidR="005E263F" w:rsidRDefault="005E263F" w:rsidP="003711A9">
            <w:pPr>
              <w:pStyle w:val="CopticVerse"/>
            </w:pPr>
            <w:r w:rsidRPr="003711A9">
              <w:t>Ⲫⲁⲓ ⲡⲉ Ⲡⲁⲛⲟⲩϯ ϯⲛⲁϯⲱ̀ⲟⲩ ⲛⲁϥ Ⲫϯ ⲙ̀ⲡⲁⲓⲱⲧ ϯⲛⲁϭⲁⲥϥ</w:t>
            </w:r>
            <w:r>
              <w:t>.</w:t>
            </w:r>
          </w:p>
        </w:tc>
      </w:tr>
      <w:tr w:rsidR="005E263F" w14:paraId="6970AEE0" w14:textId="77777777" w:rsidTr="007F4C9C">
        <w:trPr>
          <w:cantSplit/>
          <w:jc w:val="center"/>
        </w:trPr>
        <w:tc>
          <w:tcPr>
            <w:tcW w:w="288" w:type="dxa"/>
          </w:tcPr>
          <w:p w14:paraId="2224E03D" w14:textId="77777777" w:rsidR="005E263F" w:rsidRDefault="005E263F" w:rsidP="003711A9">
            <w:pPr>
              <w:pStyle w:val="CopticCross"/>
            </w:pPr>
            <w:r>
              <w:t>¿</w:t>
            </w:r>
          </w:p>
        </w:tc>
        <w:tc>
          <w:tcPr>
            <w:tcW w:w="3960" w:type="dxa"/>
          </w:tcPr>
          <w:p w14:paraId="7BBB5441" w14:textId="77777777" w:rsidR="005E263F" w:rsidRDefault="005E263F" w:rsidP="005E263F">
            <w:pPr>
              <w:pStyle w:val="EngEnd"/>
            </w:pPr>
            <w:r>
              <w:t xml:space="preserve">The Lord, </w:t>
            </w:r>
            <w:commentRangeStart w:id="166"/>
            <w:r>
              <w:t xml:space="preserve">when he shatters </w:t>
            </w:r>
            <w:commentRangeEnd w:id="166"/>
            <w:r>
              <w:rPr>
                <w:rStyle w:val="CommentReference"/>
                <w:lang w:val="en-CA"/>
              </w:rPr>
              <w:commentReference w:id="166"/>
            </w:r>
            <w:r>
              <w:t>wars, the Lord is his Name. Pharaoh's chariots and all his host has he cast into the sea.</w:t>
            </w:r>
          </w:p>
        </w:tc>
        <w:tc>
          <w:tcPr>
            <w:tcW w:w="288" w:type="dxa"/>
          </w:tcPr>
          <w:p w14:paraId="5C9C487C" w14:textId="77777777" w:rsidR="005E263F" w:rsidRDefault="005E263F" w:rsidP="003711A9">
            <w:pPr>
              <w:pStyle w:val="CopticCross"/>
            </w:pPr>
          </w:p>
        </w:tc>
        <w:tc>
          <w:tcPr>
            <w:tcW w:w="288" w:type="dxa"/>
          </w:tcPr>
          <w:p w14:paraId="72959516" w14:textId="77777777" w:rsidR="005E263F" w:rsidRDefault="005E263F" w:rsidP="003711A9">
            <w:pPr>
              <w:pStyle w:val="CopticCross"/>
            </w:pPr>
            <w:r>
              <w:t>¿</w:t>
            </w:r>
          </w:p>
        </w:tc>
        <w:tc>
          <w:tcPr>
            <w:tcW w:w="3960" w:type="dxa"/>
          </w:tcPr>
          <w:p w14:paraId="6F85573D" w14:textId="77777777" w:rsidR="005E263F" w:rsidRDefault="005E263F" w:rsidP="003711A9">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5E263F" w14:paraId="1D336942" w14:textId="77777777" w:rsidTr="007F4C9C">
        <w:trPr>
          <w:cantSplit/>
          <w:jc w:val="center"/>
        </w:trPr>
        <w:tc>
          <w:tcPr>
            <w:tcW w:w="288" w:type="dxa"/>
          </w:tcPr>
          <w:p w14:paraId="22F1C0FC" w14:textId="77777777" w:rsidR="005E263F" w:rsidRDefault="005E263F" w:rsidP="003711A9">
            <w:pPr>
              <w:pStyle w:val="CopticCross"/>
            </w:pPr>
          </w:p>
        </w:tc>
        <w:tc>
          <w:tcPr>
            <w:tcW w:w="3960" w:type="dxa"/>
          </w:tcPr>
          <w:p w14:paraId="2F8555D2" w14:textId="77777777" w:rsidR="005E263F" w:rsidRDefault="005E263F" w:rsidP="005E263F">
            <w:pPr>
              <w:pStyle w:val="EngEnd"/>
            </w:pPr>
            <w:r>
              <w:t xml:space="preserve">The </w:t>
            </w:r>
            <w:commentRangeStart w:id="167"/>
            <w:r>
              <w:t xml:space="preserve">chosen </w:t>
            </w:r>
            <w:commentRangeEnd w:id="167"/>
            <w:r>
              <w:rPr>
                <w:rStyle w:val="CommentReference"/>
                <w:lang w:val="en-CA"/>
              </w:rPr>
              <w:commentReference w:id="167"/>
            </w:r>
            <w:r>
              <w:t xml:space="preserve">mounted </w:t>
            </w:r>
            <w:commentRangeStart w:id="168"/>
            <w:r>
              <w:t xml:space="preserve">captains </w:t>
            </w:r>
            <w:commentRangeEnd w:id="168"/>
            <w:r>
              <w:rPr>
                <w:rStyle w:val="CommentReference"/>
                <w:lang w:val="en-CA"/>
              </w:rPr>
              <w:commentReference w:id="168"/>
            </w:r>
            <w:r>
              <w:t>He drowned in the Red Sea.</w:t>
            </w:r>
          </w:p>
        </w:tc>
        <w:tc>
          <w:tcPr>
            <w:tcW w:w="288" w:type="dxa"/>
          </w:tcPr>
          <w:p w14:paraId="293A1DB3" w14:textId="77777777" w:rsidR="005E263F" w:rsidRDefault="005E263F" w:rsidP="003711A9">
            <w:pPr>
              <w:pStyle w:val="CopticCross"/>
            </w:pPr>
          </w:p>
        </w:tc>
        <w:tc>
          <w:tcPr>
            <w:tcW w:w="288" w:type="dxa"/>
          </w:tcPr>
          <w:p w14:paraId="35922FA6" w14:textId="77777777" w:rsidR="005E263F" w:rsidRDefault="005E263F" w:rsidP="003711A9">
            <w:pPr>
              <w:pStyle w:val="CopticCross"/>
            </w:pPr>
          </w:p>
        </w:tc>
        <w:tc>
          <w:tcPr>
            <w:tcW w:w="3960" w:type="dxa"/>
          </w:tcPr>
          <w:p w14:paraId="443AC20E" w14:textId="77777777" w:rsidR="005E263F" w:rsidRDefault="005E263F" w:rsidP="003711A9">
            <w:pPr>
              <w:pStyle w:val="CopticVerse"/>
            </w:pPr>
            <w:r w:rsidRPr="003711A9">
              <w:t>Ϩⲁⲛⲥⲱⲧⲡ ⲛ̀ⲁ̀ⲛⲁⲃⲁⲧⲏⲥ ⲛ̀ⲧ̀ⲣⲓⲥⲧⲁⲧⲏⲥ ⲁϥϫⲟⲗⲕⲟⲩ ϧⲉⲛ ⲫ̀ⲓⲟⲙ ⲛ̀ϣⲁⲣⲓ</w:t>
            </w:r>
            <w:r>
              <w:t>.</w:t>
            </w:r>
          </w:p>
        </w:tc>
      </w:tr>
      <w:tr w:rsidR="005E263F" w14:paraId="328173D3" w14:textId="77777777" w:rsidTr="007F4C9C">
        <w:trPr>
          <w:cantSplit/>
          <w:jc w:val="center"/>
        </w:trPr>
        <w:tc>
          <w:tcPr>
            <w:tcW w:w="288" w:type="dxa"/>
          </w:tcPr>
          <w:p w14:paraId="5859B81B" w14:textId="77777777" w:rsidR="005E263F" w:rsidRDefault="005E263F" w:rsidP="003711A9">
            <w:pPr>
              <w:pStyle w:val="CopticCross"/>
            </w:pPr>
            <w:r>
              <w:t>¿</w:t>
            </w:r>
          </w:p>
        </w:tc>
        <w:tc>
          <w:tcPr>
            <w:tcW w:w="3960" w:type="dxa"/>
          </w:tcPr>
          <w:p w14:paraId="04F8C751" w14:textId="77777777" w:rsidR="005E263F" w:rsidRDefault="005E263F" w:rsidP="005E263F">
            <w:pPr>
              <w:pStyle w:val="EngEnd"/>
            </w:pPr>
            <w:r>
              <w:t>With open water He covered them; they sake down into the deep like a stone.</w:t>
            </w:r>
          </w:p>
        </w:tc>
        <w:tc>
          <w:tcPr>
            <w:tcW w:w="288" w:type="dxa"/>
          </w:tcPr>
          <w:p w14:paraId="57032A4B" w14:textId="77777777" w:rsidR="005E263F" w:rsidRDefault="005E263F" w:rsidP="003711A9">
            <w:pPr>
              <w:pStyle w:val="CopticCross"/>
            </w:pPr>
          </w:p>
        </w:tc>
        <w:tc>
          <w:tcPr>
            <w:tcW w:w="288" w:type="dxa"/>
          </w:tcPr>
          <w:p w14:paraId="2F7A5E1B" w14:textId="77777777" w:rsidR="005E263F" w:rsidRDefault="005E263F" w:rsidP="003711A9">
            <w:pPr>
              <w:pStyle w:val="CopticCross"/>
            </w:pPr>
            <w:r>
              <w:t>¿</w:t>
            </w:r>
          </w:p>
        </w:tc>
        <w:tc>
          <w:tcPr>
            <w:tcW w:w="3960" w:type="dxa"/>
          </w:tcPr>
          <w:p w14:paraId="04790A01" w14:textId="77777777" w:rsidR="005E263F" w:rsidRDefault="005E263F" w:rsidP="003711A9">
            <w:pPr>
              <w:pStyle w:val="CopticVerse"/>
            </w:pPr>
            <w:r w:rsidRPr="003711A9">
              <w:t>Ⲁϥϩⲱⲃⲥ ⲉ̀ϩ̀ⲣⲏⲓ ⲉ̀ϫⲱⲟⲩ ⲛ̀ϫⲉ ⲡⲓⲙⲱⲟⲩ ⲁⲩⲱⲙⲥ ⲉ̀ϧ̀ⲣⲏⲓ ⲉ̀ⲡⲉⲧϣⲏⲕ ⲙ̀ⲫ̀ⲣⲏϯ ⲛ̀ⲟⲩⲱ̀ⲛⲓ</w:t>
            </w:r>
            <w:r>
              <w:t>.</w:t>
            </w:r>
          </w:p>
        </w:tc>
      </w:tr>
      <w:tr w:rsidR="005E263F" w14:paraId="081D7FB8" w14:textId="77777777" w:rsidTr="007F4C9C">
        <w:trPr>
          <w:cantSplit/>
          <w:jc w:val="center"/>
        </w:trPr>
        <w:tc>
          <w:tcPr>
            <w:tcW w:w="288" w:type="dxa"/>
          </w:tcPr>
          <w:p w14:paraId="2B45269E" w14:textId="77777777" w:rsidR="005E263F" w:rsidRDefault="005E263F" w:rsidP="003711A9">
            <w:pPr>
              <w:pStyle w:val="CopticCross"/>
            </w:pPr>
          </w:p>
        </w:tc>
        <w:tc>
          <w:tcPr>
            <w:tcW w:w="3960" w:type="dxa"/>
          </w:tcPr>
          <w:p w14:paraId="16E74162" w14:textId="77777777" w:rsidR="005E263F" w:rsidRDefault="005E263F" w:rsidP="005E263F">
            <w:pPr>
              <w:pStyle w:val="EngEnd"/>
            </w:pPr>
            <w:r>
              <w:t xml:space="preserve">Your right hand, O Lord, </w:t>
            </w:r>
            <w:commentRangeStart w:id="169"/>
            <w:r>
              <w:t xml:space="preserve">was </w:t>
            </w:r>
            <w:commentRangeEnd w:id="169"/>
            <w:r>
              <w:rPr>
                <w:rStyle w:val="CommentReference"/>
                <w:lang w:val="en-CA"/>
              </w:rPr>
              <w:commentReference w:id="169"/>
            </w:r>
            <w:r>
              <w:t xml:space="preserve">glorified in power. Your right hand, O Lord, </w:t>
            </w:r>
            <w:commentRangeStart w:id="170"/>
            <w:r>
              <w:t xml:space="preserve">crushed </w:t>
            </w:r>
            <w:commentRangeEnd w:id="170"/>
            <w:r>
              <w:rPr>
                <w:rStyle w:val="CommentReference"/>
                <w:lang w:val="en-CA"/>
              </w:rPr>
              <w:commentReference w:id="170"/>
            </w:r>
            <w:r>
              <w:t>Your enemies.</w:t>
            </w:r>
          </w:p>
        </w:tc>
        <w:tc>
          <w:tcPr>
            <w:tcW w:w="288" w:type="dxa"/>
          </w:tcPr>
          <w:p w14:paraId="40C4191B" w14:textId="77777777" w:rsidR="005E263F" w:rsidRDefault="005E263F" w:rsidP="003711A9">
            <w:pPr>
              <w:pStyle w:val="CopticCross"/>
            </w:pPr>
          </w:p>
        </w:tc>
        <w:tc>
          <w:tcPr>
            <w:tcW w:w="288" w:type="dxa"/>
          </w:tcPr>
          <w:p w14:paraId="3E03E5BE" w14:textId="77777777" w:rsidR="005E263F" w:rsidRDefault="005E263F" w:rsidP="003711A9">
            <w:pPr>
              <w:pStyle w:val="CopticCross"/>
            </w:pPr>
          </w:p>
        </w:tc>
        <w:tc>
          <w:tcPr>
            <w:tcW w:w="3960" w:type="dxa"/>
          </w:tcPr>
          <w:p w14:paraId="3691880F" w14:textId="77777777" w:rsidR="005E263F" w:rsidRDefault="005E263F" w:rsidP="003711A9">
            <w:pPr>
              <w:pStyle w:val="CopticVerse"/>
            </w:pPr>
            <w:r w:rsidRPr="003711A9">
              <w:t>Ⲧⲉⲕⲟⲩⲓ̀ⲛⲁⲙ ⲙ̀Ⲡⲟ̅ⲥ̅ ⲁⲥϭⲓⲱ̀ⲟⲩ ϧⲉⲛ ⲟⲩϫⲟⲙ ⲧⲉⲕϫⲓϫ ⲛ̀ⲟⲩⲓ̀ⲛⲁⲙ Ⲡⲁⲛⲟⲩϯ ⲁⲥⲧⲁⲕⲉ ⲛⲉⲕϫⲁϫⲓ</w:t>
            </w:r>
            <w:r>
              <w:t>.</w:t>
            </w:r>
          </w:p>
        </w:tc>
      </w:tr>
      <w:tr w:rsidR="005E263F" w14:paraId="7A7F053A" w14:textId="77777777" w:rsidTr="007F4C9C">
        <w:trPr>
          <w:cantSplit/>
          <w:jc w:val="center"/>
        </w:trPr>
        <w:tc>
          <w:tcPr>
            <w:tcW w:w="288" w:type="dxa"/>
          </w:tcPr>
          <w:p w14:paraId="6EB96845" w14:textId="77777777" w:rsidR="005E263F" w:rsidRDefault="005E263F" w:rsidP="003711A9">
            <w:pPr>
              <w:pStyle w:val="CopticCross"/>
            </w:pPr>
            <w:r>
              <w:t>¿</w:t>
            </w:r>
          </w:p>
        </w:tc>
        <w:tc>
          <w:tcPr>
            <w:tcW w:w="3960" w:type="dxa"/>
          </w:tcPr>
          <w:p w14:paraId="59E20245" w14:textId="77777777" w:rsidR="005E263F" w:rsidRDefault="005E263F" w:rsidP="005E263F">
            <w:pPr>
              <w:pStyle w:val="EngEnd"/>
            </w:pPr>
            <w:r>
              <w:t xml:space="preserve">In the abundance of Your glory you </w:t>
            </w:r>
            <w:commentRangeStart w:id="171"/>
            <w:r>
              <w:t xml:space="preserve">shattered </w:t>
            </w:r>
            <w:commentRangeEnd w:id="171"/>
            <w:r>
              <w:rPr>
                <w:rStyle w:val="CommentReference"/>
                <w:lang w:val="en-CA"/>
              </w:rPr>
              <w:commentReference w:id="171"/>
            </w:r>
            <w:commentRangeStart w:id="172"/>
            <w:r>
              <w:t>Your enemies</w:t>
            </w:r>
            <w:commentRangeEnd w:id="172"/>
            <w:r>
              <w:rPr>
                <w:rStyle w:val="CommentReference"/>
                <w:lang w:val="en-CA"/>
              </w:rPr>
              <w:commentReference w:id="172"/>
            </w:r>
            <w:r>
              <w:t xml:space="preserve">; You </w:t>
            </w:r>
            <w:commentRangeStart w:id="173"/>
            <w:r>
              <w:t xml:space="preserve">sent </w:t>
            </w:r>
            <w:commentRangeEnd w:id="173"/>
            <w:r>
              <w:rPr>
                <w:rStyle w:val="CommentReference"/>
                <w:lang w:val="en-CA"/>
              </w:rPr>
              <w:commentReference w:id="173"/>
            </w:r>
            <w:r>
              <w:t>your wrath, and it consumed them as stubble.</w:t>
            </w:r>
          </w:p>
        </w:tc>
        <w:tc>
          <w:tcPr>
            <w:tcW w:w="288" w:type="dxa"/>
          </w:tcPr>
          <w:p w14:paraId="4E7DFDC9" w14:textId="77777777" w:rsidR="005E263F" w:rsidRDefault="005E263F" w:rsidP="003711A9">
            <w:pPr>
              <w:pStyle w:val="CopticCross"/>
            </w:pPr>
          </w:p>
        </w:tc>
        <w:tc>
          <w:tcPr>
            <w:tcW w:w="288" w:type="dxa"/>
          </w:tcPr>
          <w:p w14:paraId="527DF75D" w14:textId="77777777" w:rsidR="005E263F" w:rsidRDefault="005E263F" w:rsidP="003711A9">
            <w:pPr>
              <w:pStyle w:val="CopticCross"/>
            </w:pPr>
            <w:r>
              <w:t>¿</w:t>
            </w:r>
          </w:p>
        </w:tc>
        <w:tc>
          <w:tcPr>
            <w:tcW w:w="3960" w:type="dxa"/>
          </w:tcPr>
          <w:p w14:paraId="4587817A" w14:textId="77777777" w:rsidR="005E263F" w:rsidRDefault="005E263F" w:rsidP="003711A9">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5E263F" w14:paraId="09563756" w14:textId="77777777" w:rsidTr="007F4C9C">
        <w:trPr>
          <w:cantSplit/>
          <w:jc w:val="center"/>
        </w:trPr>
        <w:tc>
          <w:tcPr>
            <w:tcW w:w="288" w:type="dxa"/>
          </w:tcPr>
          <w:p w14:paraId="75F86F17" w14:textId="77777777" w:rsidR="005E263F" w:rsidRDefault="005E263F" w:rsidP="003711A9">
            <w:pPr>
              <w:pStyle w:val="CopticCross"/>
            </w:pPr>
          </w:p>
        </w:tc>
        <w:tc>
          <w:tcPr>
            <w:tcW w:w="3960" w:type="dxa"/>
          </w:tcPr>
          <w:p w14:paraId="56CAAA48" w14:textId="77777777" w:rsidR="005E263F" w:rsidRDefault="005E263F" w:rsidP="005E263F">
            <w:pPr>
              <w:pStyle w:val="EngEnd"/>
            </w:pPr>
            <w:r>
              <w:t>Through the breath of Your wrath, the waters were separated; the waters were congealed like a wall; the waters were congealed in the midst of the sea.</w:t>
            </w:r>
          </w:p>
        </w:tc>
        <w:tc>
          <w:tcPr>
            <w:tcW w:w="288" w:type="dxa"/>
          </w:tcPr>
          <w:p w14:paraId="37F37FC5" w14:textId="77777777" w:rsidR="005E263F" w:rsidRDefault="005E263F" w:rsidP="003711A9">
            <w:pPr>
              <w:pStyle w:val="CopticCross"/>
            </w:pPr>
          </w:p>
        </w:tc>
        <w:tc>
          <w:tcPr>
            <w:tcW w:w="288" w:type="dxa"/>
          </w:tcPr>
          <w:p w14:paraId="13798CD3" w14:textId="77777777" w:rsidR="005E263F" w:rsidRDefault="005E263F" w:rsidP="003711A9">
            <w:pPr>
              <w:pStyle w:val="CopticCross"/>
            </w:pPr>
          </w:p>
        </w:tc>
        <w:tc>
          <w:tcPr>
            <w:tcW w:w="3960" w:type="dxa"/>
          </w:tcPr>
          <w:p w14:paraId="391C2F7A" w14:textId="77777777" w:rsidR="005E263F" w:rsidRPr="003711A9" w:rsidRDefault="005E263F" w:rsidP="003711A9">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5E263F" w14:paraId="5C164DBA" w14:textId="77777777" w:rsidTr="007F4C9C">
        <w:trPr>
          <w:cantSplit/>
          <w:jc w:val="center"/>
        </w:trPr>
        <w:tc>
          <w:tcPr>
            <w:tcW w:w="288" w:type="dxa"/>
          </w:tcPr>
          <w:p w14:paraId="4B9593D1" w14:textId="77777777" w:rsidR="005E263F" w:rsidRDefault="005E263F" w:rsidP="003711A9">
            <w:pPr>
              <w:pStyle w:val="CopticCross"/>
            </w:pPr>
            <w:r>
              <w:lastRenderedPageBreak/>
              <w:t>¿</w:t>
            </w:r>
          </w:p>
        </w:tc>
        <w:tc>
          <w:tcPr>
            <w:tcW w:w="3960" w:type="dxa"/>
          </w:tcPr>
          <w:p w14:paraId="44548DE5" w14:textId="77777777" w:rsidR="005E263F" w:rsidRDefault="005E263F" w:rsidP="005E263F">
            <w:pPr>
              <w:pStyle w:val="EngEnd"/>
            </w:pPr>
            <w:r>
              <w:t>The enemy said, 'I will pursue, I will overtake; I will divide the spoils; I will satisfy my soul; I will destroy with my dagger; my hand will reign.'</w:t>
            </w:r>
          </w:p>
        </w:tc>
        <w:tc>
          <w:tcPr>
            <w:tcW w:w="288" w:type="dxa"/>
          </w:tcPr>
          <w:p w14:paraId="7AD46347" w14:textId="77777777" w:rsidR="005E263F" w:rsidRDefault="005E263F" w:rsidP="003711A9">
            <w:pPr>
              <w:pStyle w:val="CopticCross"/>
            </w:pPr>
          </w:p>
        </w:tc>
        <w:tc>
          <w:tcPr>
            <w:tcW w:w="288" w:type="dxa"/>
          </w:tcPr>
          <w:p w14:paraId="40F199DF" w14:textId="77777777" w:rsidR="005E263F" w:rsidRDefault="005E263F" w:rsidP="003711A9">
            <w:pPr>
              <w:pStyle w:val="CopticCross"/>
            </w:pPr>
            <w:r>
              <w:t>¿</w:t>
            </w:r>
          </w:p>
        </w:tc>
        <w:tc>
          <w:tcPr>
            <w:tcW w:w="3960" w:type="dxa"/>
          </w:tcPr>
          <w:p w14:paraId="0FA8DC40" w14:textId="77777777" w:rsidR="005E263F" w:rsidRPr="003711A9" w:rsidRDefault="005E263F" w:rsidP="003711A9">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5E263F" w14:paraId="76F9EFD3" w14:textId="77777777" w:rsidTr="007F4C9C">
        <w:trPr>
          <w:cantSplit/>
          <w:jc w:val="center"/>
        </w:trPr>
        <w:tc>
          <w:tcPr>
            <w:tcW w:w="288" w:type="dxa"/>
          </w:tcPr>
          <w:p w14:paraId="5EB0C78A" w14:textId="77777777" w:rsidR="005E263F" w:rsidRDefault="005E263F" w:rsidP="003711A9">
            <w:pPr>
              <w:pStyle w:val="CopticCross"/>
            </w:pPr>
          </w:p>
        </w:tc>
        <w:tc>
          <w:tcPr>
            <w:tcW w:w="3960" w:type="dxa"/>
          </w:tcPr>
          <w:p w14:paraId="3EE3D359" w14:textId="77777777" w:rsidR="005E263F" w:rsidRDefault="005E263F" w:rsidP="005E263F">
            <w:pPr>
              <w:pStyle w:val="EngEnd"/>
            </w:pPr>
            <w:r>
              <w:t>You sent Your breath; the sea covered them; they sank like lead in the the mighty waters.</w:t>
            </w:r>
          </w:p>
        </w:tc>
        <w:tc>
          <w:tcPr>
            <w:tcW w:w="288" w:type="dxa"/>
          </w:tcPr>
          <w:p w14:paraId="452FCB7B" w14:textId="77777777" w:rsidR="005E263F" w:rsidRDefault="005E263F" w:rsidP="003711A9">
            <w:pPr>
              <w:pStyle w:val="CopticCross"/>
            </w:pPr>
          </w:p>
        </w:tc>
        <w:tc>
          <w:tcPr>
            <w:tcW w:w="288" w:type="dxa"/>
          </w:tcPr>
          <w:p w14:paraId="559E18D4" w14:textId="77777777" w:rsidR="005E263F" w:rsidRDefault="005E263F" w:rsidP="003711A9">
            <w:pPr>
              <w:pStyle w:val="CopticCross"/>
            </w:pPr>
          </w:p>
        </w:tc>
        <w:tc>
          <w:tcPr>
            <w:tcW w:w="3960" w:type="dxa"/>
          </w:tcPr>
          <w:p w14:paraId="2D2B737B" w14:textId="77777777" w:rsidR="005E263F" w:rsidRPr="003711A9" w:rsidRDefault="005E263F" w:rsidP="003711A9">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5E263F" w14:paraId="7A1D1291" w14:textId="77777777" w:rsidTr="007F4C9C">
        <w:trPr>
          <w:cantSplit/>
          <w:jc w:val="center"/>
        </w:trPr>
        <w:tc>
          <w:tcPr>
            <w:tcW w:w="288" w:type="dxa"/>
          </w:tcPr>
          <w:p w14:paraId="6D72700E" w14:textId="77777777" w:rsidR="005E263F" w:rsidRDefault="005E263F" w:rsidP="003711A9">
            <w:pPr>
              <w:pStyle w:val="CopticCross"/>
            </w:pPr>
            <w:r>
              <w:t>¿</w:t>
            </w:r>
          </w:p>
        </w:tc>
        <w:tc>
          <w:tcPr>
            <w:tcW w:w="3960" w:type="dxa"/>
          </w:tcPr>
          <w:p w14:paraId="5A41B368" w14:textId="77777777" w:rsidR="005E263F" w:rsidRDefault="005E263F" w:rsidP="005E263F">
            <w:pPr>
              <w:pStyle w:val="EngEnd"/>
            </w:pPr>
            <w:r>
              <w:t xml:space="preserve">Who is like You, O Lord, among the gods? Who is like You, glorified among the </w:t>
            </w:r>
            <w:commentRangeStart w:id="174"/>
            <w:r>
              <w:t>holy</w:t>
            </w:r>
            <w:commentRangeEnd w:id="174"/>
            <w:r>
              <w:rPr>
                <w:rStyle w:val="CommentReference"/>
                <w:lang w:val="en-CA"/>
              </w:rPr>
              <w:commentReference w:id="174"/>
            </w:r>
            <w:r>
              <w:t xml:space="preserve">, awesome in </w:t>
            </w:r>
            <w:commentRangeStart w:id="175"/>
            <w:r>
              <w:t>glorious deeds</w:t>
            </w:r>
            <w:commentRangeEnd w:id="175"/>
            <w:r>
              <w:rPr>
                <w:rStyle w:val="CommentReference"/>
                <w:lang w:val="en-CA"/>
              </w:rPr>
              <w:commentReference w:id="175"/>
            </w:r>
            <w:r>
              <w:t>, doing wonders?</w:t>
            </w:r>
          </w:p>
        </w:tc>
        <w:tc>
          <w:tcPr>
            <w:tcW w:w="288" w:type="dxa"/>
          </w:tcPr>
          <w:p w14:paraId="258C9365" w14:textId="77777777" w:rsidR="005E263F" w:rsidRDefault="005E263F" w:rsidP="003711A9">
            <w:pPr>
              <w:pStyle w:val="CopticCross"/>
            </w:pPr>
          </w:p>
        </w:tc>
        <w:tc>
          <w:tcPr>
            <w:tcW w:w="288" w:type="dxa"/>
          </w:tcPr>
          <w:p w14:paraId="1CFF51C6" w14:textId="77777777" w:rsidR="005E263F" w:rsidRDefault="005E263F" w:rsidP="003711A9">
            <w:pPr>
              <w:pStyle w:val="CopticCross"/>
            </w:pPr>
            <w:r>
              <w:t>¿</w:t>
            </w:r>
          </w:p>
        </w:tc>
        <w:tc>
          <w:tcPr>
            <w:tcW w:w="3960" w:type="dxa"/>
          </w:tcPr>
          <w:p w14:paraId="09F0E8BB" w14:textId="77777777" w:rsidR="005E263F" w:rsidRPr="003711A9" w:rsidRDefault="005E263F" w:rsidP="003711A9">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5E263F" w14:paraId="318B363E" w14:textId="77777777" w:rsidTr="007F4C9C">
        <w:trPr>
          <w:cantSplit/>
          <w:jc w:val="center"/>
        </w:trPr>
        <w:tc>
          <w:tcPr>
            <w:tcW w:w="288" w:type="dxa"/>
          </w:tcPr>
          <w:p w14:paraId="485E2D33" w14:textId="77777777" w:rsidR="005E263F" w:rsidRDefault="005E263F" w:rsidP="003711A9">
            <w:pPr>
              <w:pStyle w:val="CopticCross"/>
            </w:pPr>
          </w:p>
        </w:tc>
        <w:tc>
          <w:tcPr>
            <w:tcW w:w="3960" w:type="dxa"/>
          </w:tcPr>
          <w:p w14:paraId="5FF8E65A" w14:textId="77777777" w:rsidR="005E263F" w:rsidRDefault="005E263F" w:rsidP="005E263F">
            <w:pPr>
              <w:pStyle w:val="EngEnd"/>
            </w:pPr>
            <w:r>
              <w:t xml:space="preserve">You stretched out Your right hand; the earth swallowed them. You in Your righteousness led Your people, whom you </w:t>
            </w:r>
            <w:commentRangeStart w:id="176"/>
            <w:r>
              <w:t>redeemed</w:t>
            </w:r>
            <w:commentRangeEnd w:id="176"/>
            <w:r>
              <w:rPr>
                <w:rStyle w:val="CommentReference"/>
                <w:lang w:val="en-CA"/>
              </w:rPr>
              <w:commentReference w:id="176"/>
            </w:r>
            <w:r>
              <w:t xml:space="preserve">; You called them by Your power into Your holy </w:t>
            </w:r>
            <w:commentRangeStart w:id="177"/>
            <w:r>
              <w:t>abode</w:t>
            </w:r>
            <w:commentRangeEnd w:id="177"/>
            <w:r>
              <w:rPr>
                <w:rStyle w:val="CommentReference"/>
                <w:lang w:val="en-CA"/>
              </w:rPr>
              <w:commentReference w:id="177"/>
            </w:r>
            <w:r>
              <w:t>.</w:t>
            </w:r>
          </w:p>
        </w:tc>
        <w:tc>
          <w:tcPr>
            <w:tcW w:w="288" w:type="dxa"/>
          </w:tcPr>
          <w:p w14:paraId="6AA9E8F4" w14:textId="77777777" w:rsidR="005E263F" w:rsidRDefault="005E263F" w:rsidP="003711A9">
            <w:pPr>
              <w:pStyle w:val="CopticCross"/>
            </w:pPr>
          </w:p>
        </w:tc>
        <w:tc>
          <w:tcPr>
            <w:tcW w:w="288" w:type="dxa"/>
          </w:tcPr>
          <w:p w14:paraId="135AC5D0" w14:textId="77777777" w:rsidR="005E263F" w:rsidRDefault="005E263F" w:rsidP="003711A9">
            <w:pPr>
              <w:pStyle w:val="CopticCross"/>
            </w:pPr>
          </w:p>
        </w:tc>
        <w:tc>
          <w:tcPr>
            <w:tcW w:w="3960" w:type="dxa"/>
          </w:tcPr>
          <w:p w14:paraId="1C6388FE" w14:textId="77777777" w:rsidR="005E263F" w:rsidRPr="003711A9" w:rsidRDefault="005E263F" w:rsidP="003711A9">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5E263F" w14:paraId="200F639F" w14:textId="77777777" w:rsidTr="007F4C9C">
        <w:trPr>
          <w:cantSplit/>
          <w:jc w:val="center"/>
        </w:trPr>
        <w:tc>
          <w:tcPr>
            <w:tcW w:w="288" w:type="dxa"/>
          </w:tcPr>
          <w:p w14:paraId="44ACA451" w14:textId="77777777" w:rsidR="005E263F" w:rsidRDefault="005E263F" w:rsidP="003711A9">
            <w:pPr>
              <w:pStyle w:val="CopticCross"/>
            </w:pPr>
            <w:r>
              <w:t>¿</w:t>
            </w:r>
          </w:p>
        </w:tc>
        <w:tc>
          <w:tcPr>
            <w:tcW w:w="3960" w:type="dxa"/>
          </w:tcPr>
          <w:p w14:paraId="2E288F51" w14:textId="77777777" w:rsidR="005E263F" w:rsidRDefault="005E263F" w:rsidP="005E263F">
            <w:pPr>
              <w:pStyle w:val="EngEnd"/>
            </w:pPr>
            <w:r>
              <w:t xml:space="preserve">The nations heard and became angry; </w:t>
            </w:r>
            <w:commentRangeStart w:id="178"/>
            <w:r>
              <w:t xml:space="preserve">Sorrow </w:t>
            </w:r>
            <w:commentRangeEnd w:id="178"/>
            <w:r>
              <w:rPr>
                <w:rStyle w:val="CommentReference"/>
                <w:lang w:val="en-CA"/>
              </w:rPr>
              <w:commentReference w:id="178"/>
            </w:r>
            <w:r>
              <w:t>took hold on the inhabitants of</w:t>
            </w:r>
            <w:r w:rsidR="00FE0AE4">
              <w:t xml:space="preserve"> </w:t>
            </w:r>
            <w:r>
              <w:t>Palestine.</w:t>
            </w:r>
          </w:p>
        </w:tc>
        <w:tc>
          <w:tcPr>
            <w:tcW w:w="288" w:type="dxa"/>
          </w:tcPr>
          <w:p w14:paraId="650EF2BC" w14:textId="77777777" w:rsidR="005E263F" w:rsidRDefault="005E263F" w:rsidP="003711A9">
            <w:pPr>
              <w:pStyle w:val="CopticCross"/>
            </w:pPr>
          </w:p>
        </w:tc>
        <w:tc>
          <w:tcPr>
            <w:tcW w:w="288" w:type="dxa"/>
          </w:tcPr>
          <w:p w14:paraId="09830E1C" w14:textId="77777777" w:rsidR="005E263F" w:rsidRDefault="005E263F" w:rsidP="003711A9">
            <w:pPr>
              <w:pStyle w:val="CopticCross"/>
            </w:pPr>
            <w:r>
              <w:t>¿</w:t>
            </w:r>
          </w:p>
        </w:tc>
        <w:tc>
          <w:tcPr>
            <w:tcW w:w="3960" w:type="dxa"/>
          </w:tcPr>
          <w:p w14:paraId="03C10CA9" w14:textId="77777777" w:rsidR="005E263F" w:rsidRPr="003711A9" w:rsidRDefault="005E263F" w:rsidP="003711A9">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5E263F" w14:paraId="2E536192" w14:textId="77777777" w:rsidTr="007F4C9C">
        <w:trPr>
          <w:cantSplit/>
          <w:jc w:val="center"/>
        </w:trPr>
        <w:tc>
          <w:tcPr>
            <w:tcW w:w="288" w:type="dxa"/>
          </w:tcPr>
          <w:p w14:paraId="096D9565" w14:textId="77777777" w:rsidR="005E263F" w:rsidRDefault="005E263F" w:rsidP="003711A9">
            <w:pPr>
              <w:pStyle w:val="CopticCross"/>
            </w:pPr>
          </w:p>
        </w:tc>
        <w:tc>
          <w:tcPr>
            <w:tcW w:w="3960" w:type="dxa"/>
          </w:tcPr>
          <w:p w14:paraId="4C08F3DF" w14:textId="77777777" w:rsidR="005E263F" w:rsidRDefault="005E263F" w:rsidP="005E263F">
            <w:pPr>
              <w:pStyle w:val="EngEnd"/>
            </w:pPr>
            <w:r>
              <w:t>Then the rulers of Edom made haste. And the leaders of the Moabites, trembling took hold upon them.</w:t>
            </w:r>
          </w:p>
        </w:tc>
        <w:tc>
          <w:tcPr>
            <w:tcW w:w="288" w:type="dxa"/>
          </w:tcPr>
          <w:p w14:paraId="0E8083FD" w14:textId="77777777" w:rsidR="005E263F" w:rsidRDefault="005E263F" w:rsidP="003711A9">
            <w:pPr>
              <w:pStyle w:val="CopticCross"/>
            </w:pPr>
          </w:p>
        </w:tc>
        <w:tc>
          <w:tcPr>
            <w:tcW w:w="288" w:type="dxa"/>
          </w:tcPr>
          <w:p w14:paraId="73542972" w14:textId="77777777" w:rsidR="005E263F" w:rsidRDefault="005E263F" w:rsidP="003711A9">
            <w:pPr>
              <w:pStyle w:val="CopticCross"/>
            </w:pPr>
          </w:p>
        </w:tc>
        <w:tc>
          <w:tcPr>
            <w:tcW w:w="3960" w:type="dxa"/>
          </w:tcPr>
          <w:p w14:paraId="7EC6DE84" w14:textId="77777777" w:rsidR="005E263F" w:rsidRPr="003711A9" w:rsidRDefault="005E263F" w:rsidP="003711A9">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5E263F" w14:paraId="1909731D" w14:textId="77777777" w:rsidTr="007F4C9C">
        <w:trPr>
          <w:cantSplit/>
          <w:jc w:val="center"/>
        </w:trPr>
        <w:tc>
          <w:tcPr>
            <w:tcW w:w="288" w:type="dxa"/>
          </w:tcPr>
          <w:p w14:paraId="4FD2DC01" w14:textId="77777777" w:rsidR="005E263F" w:rsidRDefault="005E263F" w:rsidP="003711A9">
            <w:pPr>
              <w:pStyle w:val="CopticCross"/>
            </w:pPr>
            <w:r>
              <w:t>¿</w:t>
            </w:r>
          </w:p>
        </w:tc>
        <w:tc>
          <w:tcPr>
            <w:tcW w:w="3960" w:type="dxa"/>
          </w:tcPr>
          <w:p w14:paraId="674EF484" w14:textId="77777777" w:rsidR="005E263F" w:rsidRDefault="005E263F" w:rsidP="005E263F">
            <w:pPr>
              <w:pStyle w:val="EngEnd"/>
            </w:pPr>
            <w:r>
              <w:t xml:space="preserve">All the inhabitants of Canaan melted away. </w:t>
            </w:r>
            <w:commentRangeStart w:id="179"/>
            <w:r>
              <w:t>May</w:t>
            </w:r>
            <w:commentRangeEnd w:id="179"/>
            <w:r>
              <w:rPr>
                <w:rStyle w:val="CommentReference"/>
                <w:lang w:val="en-CA"/>
              </w:rPr>
              <w:commentReference w:id="179"/>
            </w:r>
            <w:r>
              <w:t xml:space="preserve"> fear and trembling fall upon them.</w:t>
            </w:r>
          </w:p>
        </w:tc>
        <w:tc>
          <w:tcPr>
            <w:tcW w:w="288" w:type="dxa"/>
          </w:tcPr>
          <w:p w14:paraId="5B076A35" w14:textId="77777777" w:rsidR="005E263F" w:rsidRDefault="005E263F" w:rsidP="003711A9">
            <w:pPr>
              <w:pStyle w:val="CopticCross"/>
            </w:pPr>
          </w:p>
        </w:tc>
        <w:tc>
          <w:tcPr>
            <w:tcW w:w="288" w:type="dxa"/>
          </w:tcPr>
          <w:p w14:paraId="46824F91" w14:textId="77777777" w:rsidR="005E263F" w:rsidRDefault="005E263F" w:rsidP="003711A9">
            <w:pPr>
              <w:pStyle w:val="CopticCross"/>
            </w:pPr>
            <w:r>
              <w:t>¿</w:t>
            </w:r>
          </w:p>
        </w:tc>
        <w:tc>
          <w:tcPr>
            <w:tcW w:w="3960" w:type="dxa"/>
          </w:tcPr>
          <w:p w14:paraId="10333F20" w14:textId="77777777" w:rsidR="005E263F" w:rsidRPr="003711A9" w:rsidRDefault="005E263F" w:rsidP="00D175BB">
            <w:pPr>
              <w:pStyle w:val="CopticVerse"/>
            </w:pPr>
            <w:r>
              <w:t>Ⲁⲩⲃⲱⲗ ⲉ̀ⲃⲟⲗ ⲛ̀ϫⲉ ⲟⲩⲟⲛ ⲛⲓⲃⲉⲛ ⲉⲧϣⲟⲡ ϧⲉⲛ Ⲭⲁⲛⲁⲁⲛ ⲁϥⲓ̀ ⲉ̀ϩ̀ⲣⲏⲓ ⲉ̀ϫⲱⲟⲩ ⲛ̀ϫⲉ ⲟⲩⲥ̀ⲑⲉⲣⲧⲉⲣ ⲛⲉⲙ ⲟⲩϩⲟϯ.</w:t>
            </w:r>
          </w:p>
        </w:tc>
      </w:tr>
      <w:tr w:rsidR="005E263F" w14:paraId="105B1FED" w14:textId="77777777" w:rsidTr="007F4C9C">
        <w:trPr>
          <w:cantSplit/>
          <w:jc w:val="center"/>
        </w:trPr>
        <w:tc>
          <w:tcPr>
            <w:tcW w:w="288" w:type="dxa"/>
          </w:tcPr>
          <w:p w14:paraId="1A91D3C3" w14:textId="77777777" w:rsidR="005E263F" w:rsidRDefault="005E263F" w:rsidP="003711A9">
            <w:pPr>
              <w:pStyle w:val="CopticCross"/>
            </w:pPr>
          </w:p>
        </w:tc>
        <w:tc>
          <w:tcPr>
            <w:tcW w:w="3960" w:type="dxa"/>
          </w:tcPr>
          <w:p w14:paraId="6775AA77" w14:textId="77777777" w:rsidR="005E263F" w:rsidRDefault="005E263F" w:rsidP="005E263F">
            <w:pPr>
              <w:pStyle w:val="EngEnd"/>
            </w:pPr>
            <w:r>
              <w:t>By the greatness of Your arm let them become as stone; till your people pass over, O Lord: till Your people pass over, whom you have purchased.</w:t>
            </w:r>
          </w:p>
        </w:tc>
        <w:tc>
          <w:tcPr>
            <w:tcW w:w="288" w:type="dxa"/>
          </w:tcPr>
          <w:p w14:paraId="28199423" w14:textId="77777777" w:rsidR="005E263F" w:rsidRDefault="005E263F" w:rsidP="003711A9">
            <w:pPr>
              <w:pStyle w:val="CopticCross"/>
            </w:pPr>
          </w:p>
        </w:tc>
        <w:tc>
          <w:tcPr>
            <w:tcW w:w="288" w:type="dxa"/>
          </w:tcPr>
          <w:p w14:paraId="7854D4AF" w14:textId="77777777" w:rsidR="005E263F" w:rsidRDefault="005E263F" w:rsidP="003711A9">
            <w:pPr>
              <w:pStyle w:val="CopticCross"/>
            </w:pPr>
          </w:p>
        </w:tc>
        <w:tc>
          <w:tcPr>
            <w:tcW w:w="3960" w:type="dxa"/>
          </w:tcPr>
          <w:p w14:paraId="697032D6" w14:textId="77777777" w:rsidR="005E263F" w:rsidRPr="003711A9" w:rsidRDefault="005E263F" w:rsidP="003711A9">
            <w:pPr>
              <w:pStyle w:val="CopticVerse"/>
            </w:pPr>
            <w:r w:rsidRPr="00D175BB">
              <w:t>Ϧⲉⲛ ⲡ̀ⲁ̀ϣⲁⲓ ⲛ̀ⲧⲉ ⲡⲉⲕϫ̀ⲫⲟⲓ ⲙⲁⲣⲟⲩⲉⲣⲱ̀ⲛⲓ ϣⲁⲧⲉϥⲥⲓⲛⲓ ⲛ̀ϫⲉ ⲡⲉⲕⲗⲁⲟⲥ ⲫⲁⲓ ⲉ̀ⲧⲁⲕϫ̀ⲫⲟϥ</w:t>
            </w:r>
            <w:r>
              <w:t>.</w:t>
            </w:r>
          </w:p>
        </w:tc>
      </w:tr>
      <w:tr w:rsidR="005E263F" w14:paraId="11D9C91D" w14:textId="77777777" w:rsidTr="007F4C9C">
        <w:trPr>
          <w:cantSplit/>
          <w:jc w:val="center"/>
        </w:trPr>
        <w:tc>
          <w:tcPr>
            <w:tcW w:w="288" w:type="dxa"/>
          </w:tcPr>
          <w:p w14:paraId="12E474F5" w14:textId="77777777" w:rsidR="005E263F" w:rsidRDefault="005E263F" w:rsidP="003711A9">
            <w:pPr>
              <w:pStyle w:val="CopticCross"/>
            </w:pPr>
            <w:r>
              <w:lastRenderedPageBreak/>
              <w:t>¿</w:t>
            </w:r>
          </w:p>
        </w:tc>
        <w:tc>
          <w:tcPr>
            <w:tcW w:w="3960" w:type="dxa"/>
          </w:tcPr>
          <w:p w14:paraId="616794C6" w14:textId="77777777" w:rsidR="005E263F" w:rsidRDefault="005E263F" w:rsidP="005E263F">
            <w:pPr>
              <w:pStyle w:val="EngEnd"/>
            </w:pPr>
            <w:r>
              <w:t>Bring them in, and plant them in the mountain of Your inheritance, in Your prepared dwelling place that you made, O Lord.</w:t>
            </w:r>
          </w:p>
        </w:tc>
        <w:tc>
          <w:tcPr>
            <w:tcW w:w="288" w:type="dxa"/>
          </w:tcPr>
          <w:p w14:paraId="5DC34B7E" w14:textId="77777777" w:rsidR="005E263F" w:rsidRDefault="005E263F" w:rsidP="003711A9">
            <w:pPr>
              <w:pStyle w:val="CopticCross"/>
            </w:pPr>
          </w:p>
        </w:tc>
        <w:tc>
          <w:tcPr>
            <w:tcW w:w="288" w:type="dxa"/>
          </w:tcPr>
          <w:p w14:paraId="2833F944" w14:textId="77777777" w:rsidR="005E263F" w:rsidRDefault="005E263F" w:rsidP="003711A9">
            <w:pPr>
              <w:pStyle w:val="CopticCross"/>
            </w:pPr>
            <w:r>
              <w:t>¿</w:t>
            </w:r>
          </w:p>
        </w:tc>
        <w:tc>
          <w:tcPr>
            <w:tcW w:w="3960" w:type="dxa"/>
          </w:tcPr>
          <w:p w14:paraId="6CEE6D08" w14:textId="77777777" w:rsidR="005E263F" w:rsidRPr="003711A9" w:rsidRDefault="005E263F" w:rsidP="003711A9">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5E263F" w14:paraId="4E3B9430" w14:textId="77777777" w:rsidTr="007F4C9C">
        <w:trPr>
          <w:cantSplit/>
          <w:jc w:val="center"/>
        </w:trPr>
        <w:tc>
          <w:tcPr>
            <w:tcW w:w="288" w:type="dxa"/>
          </w:tcPr>
          <w:p w14:paraId="6B052517" w14:textId="77777777" w:rsidR="005E263F" w:rsidRDefault="005E263F" w:rsidP="003711A9">
            <w:pPr>
              <w:pStyle w:val="CopticCross"/>
            </w:pPr>
          </w:p>
        </w:tc>
        <w:tc>
          <w:tcPr>
            <w:tcW w:w="3960" w:type="dxa"/>
          </w:tcPr>
          <w:p w14:paraId="3F6CCF1A" w14:textId="77777777" w:rsidR="005E263F" w:rsidRDefault="005E263F" w:rsidP="005E263F">
            <w:pPr>
              <w:pStyle w:val="EngEnd"/>
            </w:pPr>
            <w:r>
              <w:t xml:space="preserve">Your holy place, O Lord, which Your hands have prepared. The Lord, </w:t>
            </w:r>
            <w:commentRangeStart w:id="180"/>
            <w:r>
              <w:t xml:space="preserve">reigning </w:t>
            </w:r>
            <w:commentRangeEnd w:id="180"/>
            <w:r>
              <w:rPr>
                <w:rStyle w:val="CommentReference"/>
                <w:lang w:val="en-CA"/>
              </w:rPr>
              <w:commentReference w:id="180"/>
            </w:r>
            <w:r>
              <w:t xml:space="preserve">as King forever and ever </w:t>
            </w:r>
            <w:commentRangeStart w:id="181"/>
            <w:r>
              <w:t>and beyond</w:t>
            </w:r>
            <w:commentRangeEnd w:id="181"/>
            <w:r>
              <w:rPr>
                <w:rStyle w:val="CommentReference"/>
                <w:lang w:val="en-CA"/>
              </w:rPr>
              <w:commentReference w:id="181"/>
            </w:r>
            <w:r>
              <w:t>.</w:t>
            </w:r>
          </w:p>
        </w:tc>
        <w:tc>
          <w:tcPr>
            <w:tcW w:w="288" w:type="dxa"/>
          </w:tcPr>
          <w:p w14:paraId="4C51FA14" w14:textId="77777777" w:rsidR="005E263F" w:rsidRDefault="005E263F" w:rsidP="003711A9">
            <w:pPr>
              <w:pStyle w:val="CopticCross"/>
            </w:pPr>
          </w:p>
        </w:tc>
        <w:tc>
          <w:tcPr>
            <w:tcW w:w="288" w:type="dxa"/>
          </w:tcPr>
          <w:p w14:paraId="7FF39EBD" w14:textId="77777777" w:rsidR="005E263F" w:rsidRDefault="005E263F" w:rsidP="003711A9">
            <w:pPr>
              <w:pStyle w:val="CopticCross"/>
            </w:pPr>
          </w:p>
        </w:tc>
        <w:tc>
          <w:tcPr>
            <w:tcW w:w="3960" w:type="dxa"/>
          </w:tcPr>
          <w:p w14:paraId="401DB1D2" w14:textId="77777777" w:rsidR="005E263F" w:rsidRPr="003711A9" w:rsidRDefault="005E263F" w:rsidP="003711A9">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5E263F" w14:paraId="073FCBEC" w14:textId="77777777" w:rsidTr="007F4C9C">
        <w:trPr>
          <w:cantSplit/>
          <w:jc w:val="center"/>
        </w:trPr>
        <w:tc>
          <w:tcPr>
            <w:tcW w:w="288" w:type="dxa"/>
          </w:tcPr>
          <w:p w14:paraId="5EB0D98A" w14:textId="77777777" w:rsidR="005E263F" w:rsidRDefault="005E263F" w:rsidP="003711A9">
            <w:pPr>
              <w:pStyle w:val="CopticCross"/>
            </w:pPr>
            <w:r>
              <w:t>¿</w:t>
            </w:r>
          </w:p>
        </w:tc>
        <w:tc>
          <w:tcPr>
            <w:tcW w:w="3960" w:type="dxa"/>
          </w:tcPr>
          <w:p w14:paraId="419676BF" w14:textId="77777777" w:rsidR="005E263F" w:rsidRDefault="005E263F" w:rsidP="005E263F">
            <w:pPr>
              <w:pStyle w:val="EngEnd"/>
            </w:pPr>
            <w:r>
              <w:t>Because</w:t>
            </w:r>
            <w:commentRangeStart w:id="182"/>
            <w:r>
              <w:t xml:space="preserve"> </w:t>
            </w:r>
            <w:commentRangeEnd w:id="182"/>
            <w:r>
              <w:rPr>
                <w:rStyle w:val="CommentReference"/>
                <w:lang w:val="en-CA"/>
              </w:rPr>
              <w:commentReference w:id="182"/>
            </w:r>
            <w:r>
              <w:t>the horses of Pharaoh: and his chariots and horsemen went into the sea,</w:t>
            </w:r>
          </w:p>
        </w:tc>
        <w:tc>
          <w:tcPr>
            <w:tcW w:w="288" w:type="dxa"/>
          </w:tcPr>
          <w:p w14:paraId="445661A4" w14:textId="77777777" w:rsidR="005E263F" w:rsidRDefault="005E263F" w:rsidP="003711A9">
            <w:pPr>
              <w:pStyle w:val="CopticCross"/>
            </w:pPr>
          </w:p>
        </w:tc>
        <w:tc>
          <w:tcPr>
            <w:tcW w:w="288" w:type="dxa"/>
          </w:tcPr>
          <w:p w14:paraId="40ECABC4" w14:textId="77777777" w:rsidR="005E263F" w:rsidRDefault="005E263F" w:rsidP="003711A9">
            <w:pPr>
              <w:pStyle w:val="CopticCross"/>
            </w:pPr>
            <w:r>
              <w:t>¿</w:t>
            </w:r>
          </w:p>
        </w:tc>
        <w:tc>
          <w:tcPr>
            <w:tcW w:w="3960" w:type="dxa"/>
          </w:tcPr>
          <w:p w14:paraId="52865A37" w14:textId="77777777" w:rsidR="005E263F" w:rsidRPr="003711A9" w:rsidRDefault="005E263F" w:rsidP="003711A9">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5E263F" w14:paraId="5D676214" w14:textId="77777777" w:rsidTr="007F4C9C">
        <w:trPr>
          <w:cantSplit/>
          <w:jc w:val="center"/>
        </w:trPr>
        <w:tc>
          <w:tcPr>
            <w:tcW w:w="288" w:type="dxa"/>
          </w:tcPr>
          <w:p w14:paraId="357ECB57" w14:textId="77777777" w:rsidR="005E263F" w:rsidRDefault="005E263F" w:rsidP="003711A9">
            <w:pPr>
              <w:pStyle w:val="CopticCross"/>
            </w:pPr>
          </w:p>
        </w:tc>
        <w:tc>
          <w:tcPr>
            <w:tcW w:w="3960" w:type="dxa"/>
          </w:tcPr>
          <w:p w14:paraId="5C4BA1B2" w14:textId="77777777" w:rsidR="005E263F" w:rsidRDefault="005E263F" w:rsidP="005E263F">
            <w:pPr>
              <w:pStyle w:val="EngEnd"/>
            </w:pPr>
            <w:r>
              <w:t>The Lord brought the waters of the sea upon them, but the children of Israel walked through dry land in the midst of the sea.</w:t>
            </w:r>
          </w:p>
        </w:tc>
        <w:tc>
          <w:tcPr>
            <w:tcW w:w="288" w:type="dxa"/>
          </w:tcPr>
          <w:p w14:paraId="5C870261" w14:textId="77777777" w:rsidR="005E263F" w:rsidRDefault="005E263F" w:rsidP="003711A9">
            <w:pPr>
              <w:pStyle w:val="CopticCross"/>
            </w:pPr>
          </w:p>
        </w:tc>
        <w:tc>
          <w:tcPr>
            <w:tcW w:w="288" w:type="dxa"/>
          </w:tcPr>
          <w:p w14:paraId="42731F7A" w14:textId="77777777" w:rsidR="005E263F" w:rsidRDefault="005E263F" w:rsidP="003711A9">
            <w:pPr>
              <w:pStyle w:val="CopticCross"/>
            </w:pPr>
          </w:p>
        </w:tc>
        <w:tc>
          <w:tcPr>
            <w:tcW w:w="3960" w:type="dxa"/>
          </w:tcPr>
          <w:p w14:paraId="558B55CC" w14:textId="77777777" w:rsidR="005E263F" w:rsidRPr="003711A9" w:rsidRDefault="005E263F" w:rsidP="003711A9">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5E263F" w14:paraId="6C89A788" w14:textId="77777777" w:rsidTr="007F4C9C">
        <w:trPr>
          <w:cantSplit/>
          <w:jc w:val="center"/>
        </w:trPr>
        <w:tc>
          <w:tcPr>
            <w:tcW w:w="288" w:type="dxa"/>
          </w:tcPr>
          <w:p w14:paraId="622A737A" w14:textId="77777777" w:rsidR="005E263F" w:rsidRDefault="005E263F" w:rsidP="003711A9">
            <w:pPr>
              <w:pStyle w:val="CopticCross"/>
            </w:pPr>
            <w:r>
              <w:t>¿</w:t>
            </w:r>
          </w:p>
        </w:tc>
        <w:tc>
          <w:tcPr>
            <w:tcW w:w="3960" w:type="dxa"/>
          </w:tcPr>
          <w:p w14:paraId="119D03D6" w14:textId="77777777" w:rsidR="005E263F" w:rsidRDefault="005E263F" w:rsidP="005E263F">
            <w:pPr>
              <w:pStyle w:val="EngEnd"/>
            </w:pPr>
            <w:r>
              <w:t xml:space="preserve">Then Miriam the prophetess: the sister of Aaron, took the tambourine in her hand, and all the women went out after her with tambourines and </w:t>
            </w:r>
            <w:commentRangeStart w:id="183"/>
            <w:r>
              <w:t>praises</w:t>
            </w:r>
            <w:commentRangeEnd w:id="183"/>
            <w:r>
              <w:rPr>
                <w:rStyle w:val="CommentReference"/>
                <w:lang w:val="en-CA"/>
              </w:rPr>
              <w:commentReference w:id="183"/>
            </w:r>
            <w:r>
              <w:t>.</w:t>
            </w:r>
          </w:p>
        </w:tc>
        <w:tc>
          <w:tcPr>
            <w:tcW w:w="288" w:type="dxa"/>
          </w:tcPr>
          <w:p w14:paraId="4FA8ED87" w14:textId="77777777" w:rsidR="005E263F" w:rsidRDefault="005E263F" w:rsidP="003711A9">
            <w:pPr>
              <w:pStyle w:val="CopticCross"/>
            </w:pPr>
          </w:p>
        </w:tc>
        <w:tc>
          <w:tcPr>
            <w:tcW w:w="288" w:type="dxa"/>
          </w:tcPr>
          <w:p w14:paraId="1EAD2425" w14:textId="77777777" w:rsidR="005E263F" w:rsidRDefault="005E263F" w:rsidP="003711A9">
            <w:pPr>
              <w:pStyle w:val="CopticCross"/>
            </w:pPr>
            <w:r>
              <w:t>¿</w:t>
            </w:r>
          </w:p>
        </w:tc>
        <w:tc>
          <w:tcPr>
            <w:tcW w:w="3960" w:type="dxa"/>
          </w:tcPr>
          <w:p w14:paraId="73505995" w14:textId="77777777" w:rsidR="005E263F" w:rsidRPr="003711A9" w:rsidRDefault="005E263F" w:rsidP="003711A9">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5E263F" w14:paraId="1C640852" w14:textId="77777777" w:rsidTr="007F4C9C">
        <w:trPr>
          <w:cantSplit/>
          <w:jc w:val="center"/>
        </w:trPr>
        <w:tc>
          <w:tcPr>
            <w:tcW w:w="288" w:type="dxa"/>
          </w:tcPr>
          <w:p w14:paraId="77ECF6BA" w14:textId="77777777" w:rsidR="005E263F" w:rsidRDefault="005E263F" w:rsidP="003711A9">
            <w:pPr>
              <w:pStyle w:val="CopticCross"/>
            </w:pPr>
          </w:p>
        </w:tc>
        <w:tc>
          <w:tcPr>
            <w:tcW w:w="3960" w:type="dxa"/>
          </w:tcPr>
          <w:p w14:paraId="58C2342E" w14:textId="77777777" w:rsidR="005E263F" w:rsidRDefault="005E263F" w:rsidP="005E263F">
            <w:pPr>
              <w:pStyle w:val="EngEnd"/>
            </w:pPr>
            <w:r>
              <w:t xml:space="preserve">And Miriam lead them, saying: "Let us sing to the Lord, </w:t>
            </w:r>
            <w:commentRangeStart w:id="184"/>
            <w:r>
              <w:t>for gloriously has He glorified Himself</w:t>
            </w:r>
            <w:commentRangeEnd w:id="184"/>
            <w:r>
              <w:rPr>
                <w:rStyle w:val="CommentReference"/>
                <w:lang w:val="en-CA"/>
              </w:rPr>
              <w:commentReference w:id="184"/>
            </w:r>
            <w:r>
              <w:t>."</w:t>
            </w:r>
          </w:p>
        </w:tc>
        <w:tc>
          <w:tcPr>
            <w:tcW w:w="288" w:type="dxa"/>
          </w:tcPr>
          <w:p w14:paraId="2D58B73B" w14:textId="77777777" w:rsidR="005E263F" w:rsidRDefault="005E263F" w:rsidP="003711A9">
            <w:pPr>
              <w:pStyle w:val="CopticCross"/>
            </w:pPr>
          </w:p>
        </w:tc>
        <w:tc>
          <w:tcPr>
            <w:tcW w:w="288" w:type="dxa"/>
          </w:tcPr>
          <w:p w14:paraId="3F7A2933" w14:textId="77777777" w:rsidR="005E263F" w:rsidRDefault="005E263F" w:rsidP="003711A9">
            <w:pPr>
              <w:pStyle w:val="CopticCross"/>
            </w:pPr>
          </w:p>
        </w:tc>
        <w:tc>
          <w:tcPr>
            <w:tcW w:w="3960" w:type="dxa"/>
          </w:tcPr>
          <w:p w14:paraId="4C8B7067" w14:textId="77777777" w:rsidR="005E263F" w:rsidRPr="003711A9" w:rsidRDefault="005E263F" w:rsidP="003711A9">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5E263F" w14:paraId="66B0DEBC" w14:textId="77777777" w:rsidTr="007F4C9C">
        <w:trPr>
          <w:cantSplit/>
          <w:jc w:val="center"/>
        </w:trPr>
        <w:tc>
          <w:tcPr>
            <w:tcW w:w="288" w:type="dxa"/>
          </w:tcPr>
          <w:p w14:paraId="449FF0A7" w14:textId="77777777" w:rsidR="005E263F" w:rsidRDefault="005E263F" w:rsidP="003711A9">
            <w:pPr>
              <w:pStyle w:val="CopticCross"/>
            </w:pPr>
            <w:r>
              <w:t>¿</w:t>
            </w:r>
          </w:p>
        </w:tc>
        <w:tc>
          <w:tcPr>
            <w:tcW w:w="3960" w:type="dxa"/>
          </w:tcPr>
          <w:p w14:paraId="46E01FB8" w14:textId="77777777" w:rsidR="005E263F" w:rsidRDefault="005E263F" w:rsidP="005E263F">
            <w:pPr>
              <w:pStyle w:val="EngEnd"/>
            </w:pPr>
            <w:r>
              <w:t xml:space="preserve">"Horse and rider he has thrown into the sea." Let us sing to the Lord for He has gloriously glorified </w:t>
            </w:r>
            <w:commentRangeStart w:id="185"/>
            <w:r>
              <w:t>Himself</w:t>
            </w:r>
            <w:commentRangeEnd w:id="185"/>
            <w:r>
              <w:rPr>
                <w:rStyle w:val="CommentReference"/>
                <w:lang w:val="en-CA"/>
              </w:rPr>
              <w:commentReference w:id="185"/>
            </w:r>
            <w:r>
              <w:t>.</w:t>
            </w:r>
          </w:p>
        </w:tc>
        <w:tc>
          <w:tcPr>
            <w:tcW w:w="288" w:type="dxa"/>
          </w:tcPr>
          <w:p w14:paraId="1F2DA2A6" w14:textId="77777777" w:rsidR="005E263F" w:rsidRDefault="005E263F" w:rsidP="003711A9">
            <w:pPr>
              <w:pStyle w:val="CopticCross"/>
            </w:pPr>
          </w:p>
        </w:tc>
        <w:tc>
          <w:tcPr>
            <w:tcW w:w="288" w:type="dxa"/>
          </w:tcPr>
          <w:p w14:paraId="34C574C0" w14:textId="77777777" w:rsidR="005E263F" w:rsidRDefault="005E263F" w:rsidP="003711A9">
            <w:pPr>
              <w:pStyle w:val="CopticCross"/>
            </w:pPr>
            <w:r>
              <w:t>¿</w:t>
            </w:r>
          </w:p>
        </w:tc>
        <w:tc>
          <w:tcPr>
            <w:tcW w:w="3960" w:type="dxa"/>
          </w:tcPr>
          <w:p w14:paraId="161CB74E" w14:textId="77777777" w:rsidR="005E263F" w:rsidRPr="003711A9" w:rsidRDefault="005E263F" w:rsidP="003711A9">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2A5DC35E" w14:textId="77777777" w:rsidR="006D61CA" w:rsidRDefault="00D175BB" w:rsidP="005E263F">
      <w:pPr>
        <w:pStyle w:val="Heading5"/>
      </w:pPr>
      <w:bookmarkStart w:id="186" w:name="_Toc297322054"/>
      <w:bookmarkStart w:id="187" w:name="_Toc297407699"/>
      <w:bookmarkStart w:id="188" w:name="_Toc298445751"/>
      <w:bookmarkStart w:id="189" w:name="_Toc298681234"/>
      <w:bookmarkStart w:id="190" w:name="_Toc298447476"/>
      <w:r>
        <w:lastRenderedPageBreak/>
        <w:t>Psali Adam</w:t>
      </w:r>
      <w:bookmarkEnd w:id="186"/>
      <w:bookmarkEnd w:id="187"/>
      <w:bookmarkEnd w:id="188"/>
      <w:bookmarkEnd w:id="189"/>
      <w:bookmarkEnd w:id="190"/>
    </w:p>
    <w:p w14:paraId="6A1CA44B" w14:textId="77777777" w:rsidR="00A05722" w:rsidRPr="005E263F" w:rsidRDefault="00D175BB" w:rsidP="005E263F">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5E263F" w14:paraId="31DDB3A2" w14:textId="77777777" w:rsidTr="00EC012F">
        <w:trPr>
          <w:cantSplit/>
          <w:jc w:val="center"/>
        </w:trPr>
        <w:tc>
          <w:tcPr>
            <w:tcW w:w="288" w:type="dxa"/>
          </w:tcPr>
          <w:p w14:paraId="67D7C575" w14:textId="77777777" w:rsidR="005E263F" w:rsidRDefault="005E263F" w:rsidP="00D33B3C">
            <w:pPr>
              <w:pStyle w:val="CopticCross"/>
            </w:pPr>
          </w:p>
        </w:tc>
        <w:tc>
          <w:tcPr>
            <w:tcW w:w="3960" w:type="dxa"/>
          </w:tcPr>
          <w:p w14:paraId="5BBF0F24" w14:textId="77777777" w:rsidR="005E263F" w:rsidRDefault="005E263F" w:rsidP="005E263F">
            <w:pPr>
              <w:pStyle w:val="EngInd"/>
            </w:pPr>
            <w:commentRangeStart w:id="191"/>
            <w:r>
              <w:t xml:space="preserve">The </w:t>
            </w:r>
            <w:commentRangeEnd w:id="191"/>
            <w:r>
              <w:rPr>
                <w:rStyle w:val="CommentReference"/>
                <w:lang w:val="en-CA"/>
              </w:rPr>
              <w:commentReference w:id="191"/>
            </w:r>
            <w:r>
              <w:t xml:space="preserve">water of the sea was parted into parts, And the great deep became a </w:t>
            </w:r>
            <w:commentRangeStart w:id="192"/>
            <w:r>
              <w:t>path</w:t>
            </w:r>
            <w:commentRangeEnd w:id="192"/>
            <w:r>
              <w:rPr>
                <w:rStyle w:val="CommentReference"/>
                <w:lang w:val="en-CA"/>
              </w:rPr>
              <w:commentReference w:id="192"/>
            </w:r>
            <w:r>
              <w:t>.</w:t>
            </w:r>
          </w:p>
        </w:tc>
        <w:tc>
          <w:tcPr>
            <w:tcW w:w="288" w:type="dxa"/>
          </w:tcPr>
          <w:p w14:paraId="4BB4B8A9" w14:textId="77777777" w:rsidR="005E263F" w:rsidRDefault="005E263F" w:rsidP="00D33B3C">
            <w:pPr>
              <w:pStyle w:val="CopticCross"/>
            </w:pPr>
          </w:p>
        </w:tc>
        <w:tc>
          <w:tcPr>
            <w:tcW w:w="288" w:type="dxa"/>
          </w:tcPr>
          <w:p w14:paraId="6F1D0A67" w14:textId="77777777" w:rsidR="005E263F" w:rsidRDefault="005E263F" w:rsidP="00D33B3C">
            <w:pPr>
              <w:pStyle w:val="CopticCross"/>
            </w:pPr>
          </w:p>
        </w:tc>
        <w:tc>
          <w:tcPr>
            <w:tcW w:w="3960" w:type="dxa"/>
          </w:tcPr>
          <w:p w14:paraId="4824F78C" w14:textId="77777777" w:rsidR="005E263F" w:rsidRDefault="005E263F" w:rsidP="001A05D1">
            <w:pPr>
              <w:pStyle w:val="CopticInd"/>
            </w:pPr>
            <w:commentRangeStart w:id="193"/>
            <w:r w:rsidRPr="00D33B3C">
              <w:rPr>
                <w:rFonts w:ascii="Times New Roman" w:hAnsi="Times New Roman" w:cs="Times New Roman"/>
              </w:rPr>
              <w:t>Ϧ</w:t>
            </w:r>
            <w:r w:rsidRPr="00D33B3C">
              <w:t>ⲉⲛ</w:t>
            </w:r>
            <w:commentRangeEnd w:id="193"/>
            <w:r>
              <w:rPr>
                <w:rStyle w:val="CommentReference"/>
                <w:rFonts w:ascii="Garamond" w:hAnsi="Garamond" w:cstheme="minorBidi"/>
                <w:noProof w:val="0"/>
                <w:lang w:val="en-CA"/>
              </w:rPr>
              <w:commentReference w:id="193"/>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4D397F83" w14:textId="77777777" w:rsidR="005E263F" w:rsidRDefault="005E263F" w:rsidP="001A05D1">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5E263F" w14:paraId="245647AB" w14:textId="77777777" w:rsidTr="00EC012F">
        <w:trPr>
          <w:cantSplit/>
          <w:jc w:val="center"/>
        </w:trPr>
        <w:tc>
          <w:tcPr>
            <w:tcW w:w="288" w:type="dxa"/>
          </w:tcPr>
          <w:p w14:paraId="21412F09" w14:textId="77777777" w:rsidR="005E263F" w:rsidRDefault="005E263F" w:rsidP="00D33B3C">
            <w:pPr>
              <w:pStyle w:val="CopticCross"/>
            </w:pPr>
            <w:r>
              <w:t>¿</w:t>
            </w:r>
          </w:p>
        </w:tc>
        <w:tc>
          <w:tcPr>
            <w:tcW w:w="3960" w:type="dxa"/>
          </w:tcPr>
          <w:p w14:paraId="5CB6364C" w14:textId="77777777" w:rsidR="005E263F" w:rsidRDefault="005E263F" w:rsidP="005E263F">
            <w:pPr>
              <w:pStyle w:val="EngInd"/>
            </w:pPr>
            <w:r>
              <w:t>The sun has shone upon an unseen land, And they walked upon an untrodden way.</w:t>
            </w:r>
          </w:p>
        </w:tc>
        <w:tc>
          <w:tcPr>
            <w:tcW w:w="288" w:type="dxa"/>
          </w:tcPr>
          <w:p w14:paraId="554DED21" w14:textId="77777777" w:rsidR="005E263F" w:rsidRDefault="005E263F" w:rsidP="00D33B3C">
            <w:pPr>
              <w:pStyle w:val="CopticCross"/>
            </w:pPr>
          </w:p>
        </w:tc>
        <w:tc>
          <w:tcPr>
            <w:tcW w:w="288" w:type="dxa"/>
          </w:tcPr>
          <w:p w14:paraId="298EFDEE" w14:textId="77777777" w:rsidR="005E263F" w:rsidRDefault="005E263F" w:rsidP="00D33B3C">
            <w:pPr>
              <w:pStyle w:val="CopticCross"/>
            </w:pPr>
            <w:r>
              <w:t>¿</w:t>
            </w:r>
          </w:p>
        </w:tc>
        <w:tc>
          <w:tcPr>
            <w:tcW w:w="3960" w:type="dxa"/>
          </w:tcPr>
          <w:p w14:paraId="6DB05F5C" w14:textId="77777777" w:rsidR="005E263F" w:rsidRDefault="005E263F" w:rsidP="001A05D1">
            <w:pPr>
              <w:pStyle w:val="CopticInd"/>
            </w:pPr>
            <w:r w:rsidRPr="00D33B3C">
              <w:t xml:space="preserve">Ⲟⲩⲕⲁϩⲓ ⲛ̀ⲁⲑⲟⲩⲱⲛϩ ⲁ̀ⲫ̀ⲣⲏ ϣⲁⲓ ϩⲓϫⲱϥ </w:t>
            </w:r>
          </w:p>
          <w:p w14:paraId="22474CB4" w14:textId="77777777" w:rsidR="005E263F" w:rsidRDefault="005E263F" w:rsidP="001A05D1">
            <w:pPr>
              <w:pStyle w:val="CoptIndEnd"/>
            </w:pPr>
            <w:r w:rsidRPr="00D33B3C">
              <w:t>ⲟⲩⲙⲱⲓⲧ ⲛ̀ⲁⲧⲥⲓⲛⲓ ⲁⲩⲙⲟϣⲓ ϩⲓⲱⲧϥ</w:t>
            </w:r>
            <w:r>
              <w:t>.</w:t>
            </w:r>
          </w:p>
        </w:tc>
      </w:tr>
      <w:tr w:rsidR="005E263F" w14:paraId="418B9A97" w14:textId="77777777" w:rsidTr="00EC012F">
        <w:trPr>
          <w:cantSplit/>
          <w:jc w:val="center"/>
        </w:trPr>
        <w:tc>
          <w:tcPr>
            <w:tcW w:w="288" w:type="dxa"/>
          </w:tcPr>
          <w:p w14:paraId="1D084064" w14:textId="77777777" w:rsidR="005E263F" w:rsidRDefault="005E263F" w:rsidP="00D33B3C">
            <w:pPr>
              <w:pStyle w:val="CopticCross"/>
            </w:pPr>
          </w:p>
        </w:tc>
        <w:tc>
          <w:tcPr>
            <w:tcW w:w="3960" w:type="dxa"/>
          </w:tcPr>
          <w:p w14:paraId="609B0AED" w14:textId="77777777" w:rsidR="005E263F" w:rsidRDefault="005E263F" w:rsidP="005E263F">
            <w:pPr>
              <w:pStyle w:val="EngIndEnd"/>
            </w:pPr>
            <w:r>
              <w:t xml:space="preserve">Flowing water stood upright, by a wonderful and </w:t>
            </w:r>
            <w:commentRangeStart w:id="194"/>
            <w:r>
              <w:t xml:space="preserve">miraculous </w:t>
            </w:r>
            <w:commentRangeEnd w:id="194"/>
            <w:r>
              <w:rPr>
                <w:rStyle w:val="CommentReference"/>
                <w:lang w:val="en-CA"/>
              </w:rPr>
              <w:commentReference w:id="194"/>
            </w:r>
            <w:r>
              <w:t>act.</w:t>
            </w:r>
          </w:p>
        </w:tc>
        <w:tc>
          <w:tcPr>
            <w:tcW w:w="288" w:type="dxa"/>
          </w:tcPr>
          <w:p w14:paraId="36FF14B1" w14:textId="77777777" w:rsidR="005E263F" w:rsidRDefault="005E263F" w:rsidP="00D33B3C">
            <w:pPr>
              <w:pStyle w:val="CopticCross"/>
            </w:pPr>
          </w:p>
        </w:tc>
        <w:tc>
          <w:tcPr>
            <w:tcW w:w="288" w:type="dxa"/>
          </w:tcPr>
          <w:p w14:paraId="72C9A809" w14:textId="77777777" w:rsidR="005E263F" w:rsidRDefault="005E263F" w:rsidP="00D33B3C">
            <w:pPr>
              <w:pStyle w:val="CopticCross"/>
            </w:pPr>
          </w:p>
        </w:tc>
        <w:tc>
          <w:tcPr>
            <w:tcW w:w="3960" w:type="dxa"/>
          </w:tcPr>
          <w:p w14:paraId="3D404407" w14:textId="77777777" w:rsidR="005E263F" w:rsidRDefault="005E263F" w:rsidP="001A05D1">
            <w:pPr>
              <w:pStyle w:val="CopticInd"/>
            </w:pPr>
            <w:r w:rsidRPr="00D33B3C">
              <w:t xml:space="preserve">Ⲟⲩⲙⲱⲟⲩ </w:t>
            </w:r>
            <w:r w:rsidRPr="001A05D1">
              <w:t>ⲉϥⲃⲏⲗ</w:t>
            </w:r>
            <w:r w:rsidRPr="00D33B3C">
              <w:t xml:space="preserve"> ⲉ̀ⲃⲟⲗ ⲁϥⲟ̀ϩⲓ ⲉ̀ⲣⲁⲧϥ </w:t>
            </w:r>
          </w:p>
          <w:p w14:paraId="657E839A" w14:textId="77777777" w:rsidR="005E263F" w:rsidRDefault="005E263F" w:rsidP="001A05D1">
            <w:pPr>
              <w:pStyle w:val="CoptIndEnd"/>
            </w:pPr>
            <w:r w:rsidRPr="00D33B3C">
              <w:t>ϧⲉⲛ ⲟⲩϩⲱⲃ ⲛ̀ϣ̀ⲫⲏⲣⲓ ⲙ̀ⲡⲁⲣⲁⲇⲟⲝⲟⲛ</w:t>
            </w:r>
            <w:r>
              <w:t>.</w:t>
            </w:r>
          </w:p>
        </w:tc>
      </w:tr>
      <w:tr w:rsidR="005E263F" w14:paraId="30ADA985" w14:textId="77777777" w:rsidTr="00EC012F">
        <w:trPr>
          <w:cantSplit/>
          <w:jc w:val="center"/>
        </w:trPr>
        <w:tc>
          <w:tcPr>
            <w:tcW w:w="288" w:type="dxa"/>
          </w:tcPr>
          <w:p w14:paraId="23B65F0F" w14:textId="77777777" w:rsidR="005E263F" w:rsidRDefault="005E263F" w:rsidP="00D33B3C">
            <w:pPr>
              <w:pStyle w:val="CopticCross"/>
            </w:pPr>
            <w:r>
              <w:t>¿</w:t>
            </w:r>
          </w:p>
        </w:tc>
        <w:tc>
          <w:tcPr>
            <w:tcW w:w="3960" w:type="dxa"/>
          </w:tcPr>
          <w:p w14:paraId="266991E0" w14:textId="77777777" w:rsidR="005E263F" w:rsidRDefault="005E263F" w:rsidP="005E263F">
            <w:pPr>
              <w:pStyle w:val="EngIndEnd"/>
            </w:pPr>
            <w:r>
              <w:t xml:space="preserve">Pharaoh and his chariots were drowned in it, And the children of Israel </w:t>
            </w:r>
            <w:commentRangeStart w:id="195"/>
            <w:r>
              <w:t xml:space="preserve">passed </w:t>
            </w:r>
            <w:commentRangeEnd w:id="195"/>
            <w:r>
              <w:rPr>
                <w:rStyle w:val="CommentReference"/>
                <w:lang w:val="en-CA"/>
              </w:rPr>
              <w:commentReference w:id="195"/>
            </w:r>
            <w:r>
              <w:t>over the sea.</w:t>
            </w:r>
          </w:p>
        </w:tc>
        <w:tc>
          <w:tcPr>
            <w:tcW w:w="288" w:type="dxa"/>
          </w:tcPr>
          <w:p w14:paraId="3B0E0688" w14:textId="77777777" w:rsidR="005E263F" w:rsidRDefault="005E263F" w:rsidP="00D33B3C">
            <w:pPr>
              <w:pStyle w:val="CopticCross"/>
            </w:pPr>
          </w:p>
        </w:tc>
        <w:tc>
          <w:tcPr>
            <w:tcW w:w="288" w:type="dxa"/>
          </w:tcPr>
          <w:p w14:paraId="241D662D" w14:textId="77777777" w:rsidR="005E263F" w:rsidRDefault="005E263F" w:rsidP="00D33B3C">
            <w:pPr>
              <w:pStyle w:val="CopticCross"/>
            </w:pPr>
            <w:r>
              <w:t>¿</w:t>
            </w:r>
          </w:p>
        </w:tc>
        <w:tc>
          <w:tcPr>
            <w:tcW w:w="3960" w:type="dxa"/>
          </w:tcPr>
          <w:p w14:paraId="16E58CDD" w14:textId="77777777" w:rsidR="005E263F" w:rsidRDefault="005E263F" w:rsidP="001A05D1">
            <w:pPr>
              <w:pStyle w:val="CopticInd"/>
            </w:pPr>
            <w:r w:rsidRPr="00D33B3C">
              <w:t>Ⲫⲁⲣⲁⲱ̀ ⲛⲉⲙ ⲛⲉϥϩⲁⲣⲙⲁ ⲁⲩⲱⲙⲥ ⲉ̀ⲡⲉⲥⲏⲧ</w:t>
            </w:r>
          </w:p>
          <w:p w14:paraId="7F59BCD1" w14:textId="77777777" w:rsidR="005E263F" w:rsidRDefault="005E263F" w:rsidP="001A05D1">
            <w:pPr>
              <w:pStyle w:val="CoptIndEnd"/>
            </w:pPr>
            <w:r w:rsidRPr="00D33B3C">
              <w:t>ⲛⲉⲛϣⲏⲣⲓ ⲙ̀Ⲡⲓⲥ̅ⲗ ⲁⲩⲉⲣϫⲓⲛⲓⲟⲣ ⲙ̀ⲫ̀ⲓⲟⲙ</w:t>
            </w:r>
            <w:r>
              <w:t>.</w:t>
            </w:r>
          </w:p>
        </w:tc>
      </w:tr>
      <w:tr w:rsidR="005E263F" w14:paraId="51DDC194" w14:textId="77777777" w:rsidTr="00EC012F">
        <w:trPr>
          <w:cantSplit/>
          <w:jc w:val="center"/>
        </w:trPr>
        <w:tc>
          <w:tcPr>
            <w:tcW w:w="288" w:type="dxa"/>
          </w:tcPr>
          <w:p w14:paraId="114D1615" w14:textId="77777777" w:rsidR="005E263F" w:rsidRDefault="005E263F" w:rsidP="00D33B3C">
            <w:pPr>
              <w:pStyle w:val="CopticCross"/>
            </w:pPr>
          </w:p>
        </w:tc>
        <w:tc>
          <w:tcPr>
            <w:tcW w:w="3960" w:type="dxa"/>
          </w:tcPr>
          <w:p w14:paraId="5554D109" w14:textId="77777777" w:rsidR="005E263F" w:rsidRDefault="005E263F" w:rsidP="005E263F">
            <w:pPr>
              <w:pStyle w:val="EngIndEnd"/>
            </w:pPr>
            <w:r>
              <w:t xml:space="preserve">Moses the prophet was </w:t>
            </w:r>
            <w:commentRangeStart w:id="196"/>
            <w:r>
              <w:t xml:space="preserve">praising </w:t>
            </w:r>
            <w:commentRangeEnd w:id="196"/>
            <w:r>
              <w:rPr>
                <w:rStyle w:val="CommentReference"/>
                <w:lang w:val="en-CA"/>
              </w:rPr>
              <w:commentReference w:id="196"/>
            </w:r>
            <w:r>
              <w:t>before them, Until he took them to the wilderness of Sinai.</w:t>
            </w:r>
          </w:p>
        </w:tc>
        <w:tc>
          <w:tcPr>
            <w:tcW w:w="288" w:type="dxa"/>
          </w:tcPr>
          <w:p w14:paraId="31E422F5" w14:textId="77777777" w:rsidR="005E263F" w:rsidRDefault="005E263F" w:rsidP="00D33B3C">
            <w:pPr>
              <w:pStyle w:val="CopticCross"/>
            </w:pPr>
          </w:p>
        </w:tc>
        <w:tc>
          <w:tcPr>
            <w:tcW w:w="288" w:type="dxa"/>
          </w:tcPr>
          <w:p w14:paraId="181DDEEF" w14:textId="77777777" w:rsidR="005E263F" w:rsidRDefault="005E263F" w:rsidP="00D33B3C">
            <w:pPr>
              <w:pStyle w:val="CopticCross"/>
            </w:pPr>
          </w:p>
        </w:tc>
        <w:tc>
          <w:tcPr>
            <w:tcW w:w="3960" w:type="dxa"/>
          </w:tcPr>
          <w:p w14:paraId="4CFE26B4" w14:textId="77777777" w:rsidR="005E263F" w:rsidRDefault="005E263F" w:rsidP="001A05D1">
            <w:pPr>
              <w:pStyle w:val="CopticInd"/>
            </w:pPr>
            <w:r w:rsidRPr="00D33B3C">
              <w:t>Ⲉ̀ⲛⲁϥϩⲱⲥ ϧⲁϫⲱⲟⲩ ⲡⲉ ⲛ̀ϫⲉ Ⲙⲱⲩ̀ⲥⲏⲥ ⲡⲓⲡ̀ⲣⲟⲫⲏⲧⲏⲥ</w:t>
            </w:r>
          </w:p>
          <w:p w14:paraId="4D1FA3DA" w14:textId="77777777" w:rsidR="005E263F" w:rsidRDefault="005E263F" w:rsidP="001A05D1">
            <w:pPr>
              <w:pStyle w:val="CoptIndEnd"/>
            </w:pPr>
            <w:r w:rsidRPr="00D33B3C">
              <w:t>ϣⲁⲛ̀ⲧⲉϥϭⲓⲧⲟⲩ ⲉ̀ϧⲟⲩⲛ ϩⲓ ⲡ̀ϣⲁϥⲉ ⲛ̀Ⲥⲓⲛⲁ</w:t>
            </w:r>
            <w:r>
              <w:t>.</w:t>
            </w:r>
          </w:p>
        </w:tc>
      </w:tr>
      <w:tr w:rsidR="005E263F" w14:paraId="262F5D75" w14:textId="77777777" w:rsidTr="00EC012F">
        <w:trPr>
          <w:cantSplit/>
          <w:jc w:val="center"/>
        </w:trPr>
        <w:tc>
          <w:tcPr>
            <w:tcW w:w="288" w:type="dxa"/>
          </w:tcPr>
          <w:p w14:paraId="43582D5F" w14:textId="77777777" w:rsidR="005E263F" w:rsidRDefault="005E263F" w:rsidP="00D33B3C">
            <w:pPr>
              <w:pStyle w:val="CopticCross"/>
            </w:pPr>
            <w:r>
              <w:t>¿</w:t>
            </w:r>
          </w:p>
        </w:tc>
        <w:tc>
          <w:tcPr>
            <w:tcW w:w="3960" w:type="dxa"/>
          </w:tcPr>
          <w:p w14:paraId="28D170DA" w14:textId="77777777" w:rsidR="005E263F" w:rsidRDefault="005E263F" w:rsidP="005E263F">
            <w:pPr>
              <w:pStyle w:val="EngIndEnd"/>
            </w:pPr>
            <w:r>
              <w:t xml:space="preserve">They praised the Lord with this new song, Saying "Let us </w:t>
            </w:r>
            <w:commentRangeStart w:id="197"/>
            <w:r>
              <w:t xml:space="preserve">praise </w:t>
            </w:r>
            <w:commentRangeEnd w:id="197"/>
            <w:r>
              <w:rPr>
                <w:rStyle w:val="CommentReference"/>
                <w:lang w:val="en-CA"/>
              </w:rPr>
              <w:commentReference w:id="197"/>
            </w:r>
            <w:r>
              <w:t>the Lord, for He has gloriously glorified Himself."</w:t>
            </w:r>
          </w:p>
        </w:tc>
        <w:tc>
          <w:tcPr>
            <w:tcW w:w="288" w:type="dxa"/>
          </w:tcPr>
          <w:p w14:paraId="05E31EC9" w14:textId="77777777" w:rsidR="005E263F" w:rsidRDefault="005E263F" w:rsidP="00D33B3C">
            <w:pPr>
              <w:pStyle w:val="CopticCross"/>
            </w:pPr>
          </w:p>
        </w:tc>
        <w:tc>
          <w:tcPr>
            <w:tcW w:w="288" w:type="dxa"/>
          </w:tcPr>
          <w:p w14:paraId="7520B259" w14:textId="77777777" w:rsidR="005E263F" w:rsidRDefault="005E263F" w:rsidP="00D33B3C">
            <w:pPr>
              <w:pStyle w:val="CopticCross"/>
            </w:pPr>
            <w:r>
              <w:t>¿</w:t>
            </w:r>
          </w:p>
        </w:tc>
        <w:tc>
          <w:tcPr>
            <w:tcW w:w="3960" w:type="dxa"/>
          </w:tcPr>
          <w:p w14:paraId="0266FC6B" w14:textId="77777777" w:rsidR="005E263F" w:rsidRDefault="005E263F" w:rsidP="001A05D1">
            <w:pPr>
              <w:pStyle w:val="CopticInd"/>
            </w:pPr>
            <w:r w:rsidRPr="00D33B3C">
              <w:t xml:space="preserve">Ⲉ̀ⲛⲁⲩϩⲱⲥ ⲉ̀Ⲫϯ ϧⲉⲛ ⲧⲁⲓ ϩⲱⲇⲏ ⲙ̀ⲃⲉⲣⲓ </w:t>
            </w:r>
          </w:p>
          <w:p w14:paraId="43EE408E" w14:textId="77777777" w:rsidR="005E263F" w:rsidRDefault="005E263F" w:rsidP="001A05D1">
            <w:pPr>
              <w:pStyle w:val="CoptIndEnd"/>
            </w:pPr>
            <w:r w:rsidRPr="00D33B3C">
              <w:t>ϫⲉ ⲙⲁⲣⲉⲛϩⲱⲥ ⲉ̀Ⲡⲟ̅ⲥ̅ ϫⲉ ϧⲉⲛ ⲟⲩⲱ̀ⲟⲩ ⲅⲁⲣ ⲁϥϭⲓⲱ̀ⲟⲩ</w:t>
            </w:r>
            <w:r>
              <w:t>.</w:t>
            </w:r>
          </w:p>
        </w:tc>
      </w:tr>
    </w:tbl>
    <w:p w14:paraId="02212221" w14:textId="77777777" w:rsidR="00D175BB" w:rsidRDefault="00D175BB" w:rsidP="00D175BB"/>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257627" w14:paraId="69631470" w14:textId="77777777" w:rsidTr="00EE572E">
        <w:trPr>
          <w:cantSplit/>
          <w:jc w:val="center"/>
        </w:trPr>
        <w:tc>
          <w:tcPr>
            <w:tcW w:w="288" w:type="dxa"/>
          </w:tcPr>
          <w:p w14:paraId="4C27108C" w14:textId="77777777" w:rsidR="00257627" w:rsidRDefault="00257627" w:rsidP="00D33B3C">
            <w:pPr>
              <w:pStyle w:val="CopticCross"/>
            </w:pPr>
          </w:p>
        </w:tc>
        <w:tc>
          <w:tcPr>
            <w:tcW w:w="2693" w:type="dxa"/>
          </w:tcPr>
          <w:p w14:paraId="11B2AC6C" w14:textId="77777777" w:rsidR="00257627" w:rsidRDefault="00257627" w:rsidP="004F26F0">
            <w:pPr>
              <w:pStyle w:val="EngEnd"/>
            </w:pPr>
            <w:r w:rsidRPr="007425E1">
              <w:t>Through the prayers of Moses the Archprophet, O Lord, grant us the forgiveness of our sins</w:t>
            </w:r>
          </w:p>
        </w:tc>
        <w:tc>
          <w:tcPr>
            <w:tcW w:w="236" w:type="dxa"/>
          </w:tcPr>
          <w:p w14:paraId="0E8D6263" w14:textId="77777777" w:rsidR="00257627" w:rsidRPr="00257627" w:rsidRDefault="00257627" w:rsidP="00257627">
            <w:pPr>
              <w:pStyle w:val="EngHangEnd"/>
            </w:pPr>
          </w:p>
        </w:tc>
        <w:tc>
          <w:tcPr>
            <w:tcW w:w="2693" w:type="dxa"/>
          </w:tcPr>
          <w:p w14:paraId="61041773" w14:textId="77777777" w:rsidR="00257627" w:rsidRPr="00257627" w:rsidRDefault="00257627" w:rsidP="004F26F0">
            <w:pPr>
              <w:pStyle w:val="EngEnd"/>
              <w:rPr>
                <w:szCs w:val="20"/>
              </w:rPr>
            </w:pPr>
            <w:r w:rsidRPr="00257627">
              <w:t>Hiten ni evki ent</w:t>
            </w:r>
            <w:r w:rsidR="00AE6D2A">
              <w:t>é</w:t>
            </w:r>
            <w:r w:rsidRPr="00257627">
              <w:t xml:space="preserve"> Moysis pi Arshiprofitis: Ep Chois </w:t>
            </w:r>
            <w:r>
              <w:t>ari ehmot nan em pi ko-evol enté</w:t>
            </w:r>
            <w:r w:rsidRPr="00257627">
              <w:t xml:space="preserve"> nen novi.</w:t>
            </w:r>
          </w:p>
        </w:tc>
        <w:tc>
          <w:tcPr>
            <w:tcW w:w="236" w:type="dxa"/>
          </w:tcPr>
          <w:p w14:paraId="75048C69" w14:textId="77777777" w:rsidR="00257627" w:rsidRPr="00257627" w:rsidRDefault="00257627" w:rsidP="00D33B3C">
            <w:pPr>
              <w:pStyle w:val="CopticVerse"/>
            </w:pPr>
          </w:p>
        </w:tc>
        <w:tc>
          <w:tcPr>
            <w:tcW w:w="2693" w:type="dxa"/>
          </w:tcPr>
          <w:p w14:paraId="4A8B9F17" w14:textId="77777777" w:rsidR="00257627" w:rsidRDefault="00257627" w:rsidP="00EE572E">
            <w:pPr>
              <w:pStyle w:val="CopticVerse"/>
            </w:pPr>
            <w:r w:rsidRPr="00257627">
              <w:t>Ϩⲓⲧⲉⲛ ⲛⲓⲉⲩⲭⲏ ⲛ̀ⲧⲉ Ⲙⲱⲩ̀ⲥⲏⲥ</w:t>
            </w:r>
            <w:r>
              <w:t xml:space="preserve"> </w:t>
            </w:r>
            <w:r w:rsidRPr="00257627">
              <w:t>ⲡⲓⲁⲣⲭⲏⲡ̀ⲣⲟⲫⲏ</w:t>
            </w:r>
            <w:r w:rsidR="00EE572E">
              <w:t>-</w:t>
            </w:r>
            <w:r w:rsidRPr="00257627">
              <w:t>ⲧⲏⲥ Ⲡⲟ̅ⲥ̅ ⲁⲣⲓϩ̀ⲙⲟⲧ ⲛⲁⲛ ⲙ̀ⲡⲓⲭⲱ ⲉ̀ⲃⲟⲗ ⲛ̀ⲧⲉ ⲛⲉⲛⲛⲟⲃⲓ</w:t>
            </w:r>
            <w:r>
              <w:t>.</w:t>
            </w:r>
          </w:p>
        </w:tc>
      </w:tr>
      <w:tr w:rsidR="00257627" w14:paraId="320A2333" w14:textId="77777777" w:rsidTr="00EE572E">
        <w:trPr>
          <w:cantSplit/>
          <w:jc w:val="center"/>
        </w:trPr>
        <w:tc>
          <w:tcPr>
            <w:tcW w:w="288" w:type="dxa"/>
          </w:tcPr>
          <w:p w14:paraId="1913F9C9" w14:textId="77777777" w:rsidR="00257627" w:rsidRPr="00484AEF" w:rsidRDefault="00257627" w:rsidP="00484AEF">
            <w:pPr>
              <w:pStyle w:val="CopticCross"/>
            </w:pPr>
            <w:r>
              <w:lastRenderedPageBreak/>
              <w:t>¿</w:t>
            </w:r>
          </w:p>
        </w:tc>
        <w:tc>
          <w:tcPr>
            <w:tcW w:w="2693" w:type="dxa"/>
          </w:tcPr>
          <w:p w14:paraId="2E62597B" w14:textId="77777777" w:rsidR="00257627" w:rsidRDefault="00257627" w:rsidP="004F26F0">
            <w:pPr>
              <w:pStyle w:val="EngEnd"/>
            </w:pPr>
            <w:r w:rsidRPr="007425E1">
              <w:t>Through the intercessions of the Mother of God, Saint Mary, O Lord, grant us the forgiveness of our sins</w:t>
            </w:r>
          </w:p>
        </w:tc>
        <w:tc>
          <w:tcPr>
            <w:tcW w:w="236" w:type="dxa"/>
          </w:tcPr>
          <w:p w14:paraId="0E0F85C6" w14:textId="77777777" w:rsidR="00257627" w:rsidRPr="00257627" w:rsidRDefault="00257627" w:rsidP="00257627">
            <w:pPr>
              <w:pStyle w:val="EngHangEnd"/>
            </w:pPr>
          </w:p>
        </w:tc>
        <w:tc>
          <w:tcPr>
            <w:tcW w:w="2693" w:type="dxa"/>
          </w:tcPr>
          <w:p w14:paraId="048BB85A" w14:textId="77777777" w:rsidR="00257627" w:rsidRPr="00257627" w:rsidRDefault="00257627" w:rsidP="004F26F0">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7F2C09BE" w14:textId="77777777" w:rsidR="00257627" w:rsidRPr="00257627" w:rsidRDefault="00257627" w:rsidP="00D33B3C">
            <w:pPr>
              <w:pStyle w:val="CopticVerse"/>
            </w:pPr>
          </w:p>
        </w:tc>
        <w:tc>
          <w:tcPr>
            <w:tcW w:w="2693" w:type="dxa"/>
          </w:tcPr>
          <w:p w14:paraId="577EAEF0" w14:textId="77777777" w:rsidR="00257627" w:rsidRDefault="00257627" w:rsidP="00D33B3C">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257627" w14:paraId="6E73E524" w14:textId="77777777" w:rsidTr="00EE572E">
        <w:trPr>
          <w:cantSplit/>
          <w:jc w:val="center"/>
        </w:trPr>
        <w:tc>
          <w:tcPr>
            <w:tcW w:w="288" w:type="dxa"/>
          </w:tcPr>
          <w:p w14:paraId="49F53897" w14:textId="77777777" w:rsidR="00257627" w:rsidRDefault="00257627" w:rsidP="00D33B3C">
            <w:pPr>
              <w:pStyle w:val="CopticCross"/>
            </w:pPr>
          </w:p>
        </w:tc>
        <w:tc>
          <w:tcPr>
            <w:tcW w:w="2693" w:type="dxa"/>
          </w:tcPr>
          <w:p w14:paraId="5F88C342" w14:textId="77777777" w:rsidR="00257627" w:rsidRPr="00D33B3C" w:rsidRDefault="00257627" w:rsidP="005E263F">
            <w:pPr>
              <w:pStyle w:val="EngEnd"/>
              <w:rPr>
                <w:rFonts w:ascii="Times New Roman" w:hAnsi="Times New Roman"/>
              </w:rPr>
            </w:pPr>
            <w:r w:rsidRPr="00D33B3C">
              <w:rPr>
                <w:rFonts w:ascii="Times New Roman" w:hAnsi="Times New Roman"/>
              </w:rPr>
              <w:t xml:space="preserve">We worship </w:t>
            </w:r>
            <w:r w:rsidR="005E263F">
              <w:rPr>
                <w:rFonts w:ascii="Times New Roman" w:hAnsi="Times New Roman"/>
              </w:rPr>
              <w:t>You</w:t>
            </w:r>
            <w:r w:rsidRPr="00D33B3C">
              <w:rPr>
                <w:rFonts w:ascii="Times New Roman" w:hAnsi="Times New Roman"/>
              </w:rPr>
              <w:t xml:space="preserve">, O Christ, with </w:t>
            </w:r>
            <w:r w:rsidR="005E263F">
              <w:rPr>
                <w:rFonts w:ascii="Times New Roman" w:hAnsi="Times New Roman"/>
              </w:rPr>
              <w:t>Your</w:t>
            </w:r>
            <w:r w:rsidRPr="00D33B3C">
              <w:rPr>
                <w:rFonts w:ascii="Times New Roman" w:hAnsi="Times New Roman"/>
              </w:rPr>
              <w:t xml:space="preserve"> Good Father and the Holy Spirit, for </w:t>
            </w:r>
            <w:r w:rsidR="005E263F">
              <w:rPr>
                <w:rFonts w:ascii="Times New Roman" w:hAnsi="Times New Roman"/>
              </w:rPr>
              <w:t>You</w:t>
            </w:r>
            <w:r w:rsidRPr="00D33B3C">
              <w:rPr>
                <w:rFonts w:ascii="Times New Roman" w:hAnsi="Times New Roman"/>
              </w:rPr>
              <w:t xml:space="preserve"> </w:t>
            </w:r>
            <w:r w:rsidR="005E263F">
              <w:rPr>
                <w:rFonts w:ascii="Times New Roman" w:hAnsi="Times New Roman"/>
              </w:rPr>
              <w:t>have</w:t>
            </w:r>
            <w:r>
              <w:rPr>
                <w:rFonts w:ascii="Times New Roman" w:hAnsi="Times New Roman"/>
              </w:rPr>
              <w:t xml:space="preser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CB7A2FB" w14:textId="77777777" w:rsidR="00257627" w:rsidRPr="007425E1" w:rsidRDefault="00257627" w:rsidP="00257627">
            <w:pPr>
              <w:pStyle w:val="EngHangEnd"/>
            </w:pPr>
          </w:p>
        </w:tc>
        <w:tc>
          <w:tcPr>
            <w:tcW w:w="2693" w:type="dxa"/>
          </w:tcPr>
          <w:p w14:paraId="4BF42F28" w14:textId="77777777" w:rsidR="00257627" w:rsidRDefault="00257627" w:rsidP="004F26F0">
            <w:pPr>
              <w:pStyle w:val="EngEnd"/>
            </w:pPr>
            <w:r w:rsidRPr="007425E1">
              <w:t>Ten oo-osht Emmok</w:t>
            </w:r>
            <w:r>
              <w:t>:</w:t>
            </w:r>
            <w:r w:rsidRPr="007425E1">
              <w:t xml:space="preserve"> O Pi Khristos: nem Pek Yot en Aghathos: nem pi Pnevma Eth-owav: je </w:t>
            </w:r>
            <w:r>
              <w:t>{</w:t>
            </w:r>
            <w:r w:rsidRPr="007425E1">
              <w:t>ak ee</w:t>
            </w:r>
            <w:r w:rsidR="00AE6D2A">
              <w:t>}</w:t>
            </w:r>
            <w:r w:rsidRPr="007425E1">
              <w:t xml:space="preserve"> ak soti emmon.</w:t>
            </w:r>
          </w:p>
        </w:tc>
        <w:tc>
          <w:tcPr>
            <w:tcW w:w="236" w:type="dxa"/>
          </w:tcPr>
          <w:p w14:paraId="71C1DF4E" w14:textId="77777777" w:rsidR="00257627" w:rsidRPr="00257627" w:rsidRDefault="00257627" w:rsidP="00D33B3C">
            <w:pPr>
              <w:pStyle w:val="CopticVerse"/>
            </w:pPr>
          </w:p>
        </w:tc>
        <w:tc>
          <w:tcPr>
            <w:tcW w:w="2693" w:type="dxa"/>
          </w:tcPr>
          <w:p w14:paraId="35A0A202" w14:textId="77777777" w:rsidR="00257627" w:rsidRDefault="00257627" w:rsidP="00D33B3C">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6F2A7BAE" w14:textId="77777777" w:rsidR="00257627" w:rsidRDefault="005E263F" w:rsidP="005E263F">
      <w:pPr>
        <w:pStyle w:val="Rubric"/>
      </w:pPr>
      <w:r>
        <w:t>In the current usage, o</w:t>
      </w:r>
      <w:r w:rsidR="00257627">
        <w:t xml:space="preserve">ne days other than Sunday, the Praise continues from the Gospel of the Sunday Theotokia on page </w:t>
      </w:r>
      <w:r w:rsidR="003A78C2">
        <w:fldChar w:fldCharType="begin"/>
      </w:r>
      <w:r w:rsidR="00DA18ED">
        <w:instrText xml:space="preserve"> PAGEREF _Ref299211949 \h </w:instrText>
      </w:r>
      <w:r w:rsidR="003A78C2">
        <w:fldChar w:fldCharType="separate"/>
      </w:r>
      <w:r w:rsidR="00B50C35">
        <w:rPr>
          <w:noProof/>
        </w:rPr>
        <w:t>146</w:t>
      </w:r>
      <w:r w:rsidR="003A78C2">
        <w:fldChar w:fldCharType="end"/>
      </w:r>
      <w:r w:rsidR="00257627">
        <w:t>, until Part Nine of the Sunday Theotokia before continuing as usual from the Second Canticle.</w:t>
      </w:r>
    </w:p>
    <w:p w14:paraId="4BD7A7BD" w14:textId="0345C8A9" w:rsidR="005E263F" w:rsidRDefault="005E263F" w:rsidP="00BE273A">
      <w:pPr>
        <w:pStyle w:val="Rubric"/>
      </w:pPr>
      <w:r>
        <w:t>On S</w:t>
      </w:r>
      <w:r w:rsidR="00BE273A">
        <w:t>undays during the month of Koia</w:t>
      </w:r>
      <w:r>
        <w:t xml:space="preserve">k, the Hymn after the First Canticle (The Lord said </w:t>
      </w:r>
      <w:r w:rsidR="00860765">
        <w:t xml:space="preserve">unto Moses) is said. See page </w:t>
      </w:r>
      <w:r w:rsidR="00860765">
        <w:fldChar w:fldCharType="begin"/>
      </w:r>
      <w:r w:rsidR="00860765">
        <w:instrText xml:space="preserve"> PAGEREF _Ref435645438 \h </w:instrText>
      </w:r>
      <w:r w:rsidR="00860765">
        <w:fldChar w:fldCharType="separate"/>
      </w:r>
      <w:r w:rsidR="00B50C35">
        <w:rPr>
          <w:noProof/>
        </w:rPr>
        <w:t>929</w:t>
      </w:r>
      <w:r w:rsidR="00860765">
        <w:fldChar w:fldCharType="end"/>
      </w:r>
      <w:r w:rsidR="00BE273A">
        <w:t>.</w:t>
      </w:r>
    </w:p>
    <w:p w14:paraId="2B4ADC4C" w14:textId="7F1EEDDF" w:rsidR="00BE273A" w:rsidRDefault="00BE273A" w:rsidP="00BE273A">
      <w:pPr>
        <w:pStyle w:val="Rubric"/>
      </w:pPr>
      <w:r>
        <w:t>During Koiahk, the Psali Adam</w:t>
      </w:r>
      <w:r w:rsidR="00860765">
        <w:t xml:space="preserve"> on the Second Canticle, page </w:t>
      </w:r>
      <w:r w:rsidR="00860765">
        <w:fldChar w:fldCharType="begin"/>
      </w:r>
      <w:r w:rsidR="00860765">
        <w:instrText xml:space="preserve"> PAGEREF _Ref435645453 \h </w:instrText>
      </w:r>
      <w:r w:rsidR="00860765">
        <w:fldChar w:fldCharType="separate"/>
      </w:r>
      <w:r w:rsidR="00B50C35">
        <w:rPr>
          <w:noProof/>
        </w:rPr>
        <w:t>931</w:t>
      </w:r>
      <w:r w:rsidR="00860765">
        <w:fldChar w:fldCharType="end"/>
      </w:r>
      <w:r>
        <w:t>, is said.</w:t>
      </w:r>
    </w:p>
    <w:p w14:paraId="71F212E4" w14:textId="77777777" w:rsidR="00BE273A" w:rsidRDefault="00BE273A" w:rsidP="00257627">
      <w:pPr>
        <w:sectPr w:rsidR="00BE273A" w:rsidSect="001C41A6">
          <w:pgSz w:w="11880" w:h="15480" w:code="1"/>
          <w:pgMar w:top="1080" w:right="1440" w:bottom="1440" w:left="1080" w:header="720" w:footer="720" w:gutter="504"/>
          <w:cols w:space="720"/>
          <w:docGrid w:linePitch="360"/>
        </w:sectPr>
      </w:pPr>
    </w:p>
    <w:p w14:paraId="6ECBB960" w14:textId="77777777" w:rsidR="006D61CA" w:rsidRDefault="00257627" w:rsidP="005E263F">
      <w:pPr>
        <w:pStyle w:val="Heading4"/>
      </w:pPr>
      <w:bookmarkStart w:id="198" w:name="_Toc297322055"/>
      <w:bookmarkStart w:id="199" w:name="_Toc297407700"/>
      <w:bookmarkStart w:id="200" w:name="_Ref297493889"/>
      <w:bookmarkStart w:id="201" w:name="_Toc298445752"/>
      <w:bookmarkStart w:id="202" w:name="_Toc298681235"/>
      <w:bookmarkStart w:id="203" w:name="_Toc298447477"/>
      <w:bookmarkStart w:id="204" w:name="_Toc308441895"/>
      <w:bookmarkStart w:id="205" w:name="_Ref434580757"/>
      <w:bookmarkStart w:id="206" w:name="_Ref434580763"/>
      <w:r>
        <w:lastRenderedPageBreak/>
        <w:t>The Second Canticle: Psalm 135</w:t>
      </w:r>
      <w:bookmarkEnd w:id="198"/>
      <w:bookmarkEnd w:id="199"/>
      <w:bookmarkEnd w:id="200"/>
      <w:bookmarkEnd w:id="201"/>
      <w:bookmarkEnd w:id="202"/>
      <w:bookmarkEnd w:id="203"/>
      <w:bookmarkEnd w:id="204"/>
      <w:bookmarkEnd w:id="205"/>
      <w:bookmarkEnd w:id="206"/>
    </w:p>
    <w:p w14:paraId="18937E28" w14:textId="77777777" w:rsidR="00257627" w:rsidRDefault="00257627" w:rsidP="005E263F">
      <w:pPr>
        <w:pStyle w:val="Heading4non-TOC"/>
      </w:pPr>
      <w:r w:rsidRPr="00257627">
        <w:t>Ⲡⲓϩⲱⲥ ⲙ̀ⲙⲁϩ ⲃ̅</w:t>
      </w:r>
      <w:r>
        <w:t>:</w:t>
      </w:r>
      <w:r w:rsidRPr="00257627">
        <w:t xml:space="preserve"> Ⲯⲁⲗⲙⲟⲥ ⲣ̅ⲗ̅ⲉ̅</w:t>
      </w:r>
    </w:p>
    <w:p w14:paraId="6D5B75C2" w14:textId="77777777" w:rsidR="00BE273A" w:rsidRDefault="00BE273A" w:rsidP="00BE273A">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7DA1FFBE" w14:textId="77777777" w:rsidTr="00597158">
        <w:trPr>
          <w:cantSplit/>
          <w:jc w:val="center"/>
        </w:trPr>
        <w:tc>
          <w:tcPr>
            <w:tcW w:w="288" w:type="dxa"/>
          </w:tcPr>
          <w:p w14:paraId="68C17A47" w14:textId="77777777" w:rsidR="00BE273A" w:rsidRPr="00484AEF" w:rsidRDefault="00BE273A" w:rsidP="00484AEF">
            <w:pPr>
              <w:pStyle w:val="CopticCross"/>
            </w:pPr>
            <w:r w:rsidRPr="00484AEF">
              <w:t>¿</w:t>
            </w:r>
          </w:p>
        </w:tc>
        <w:tc>
          <w:tcPr>
            <w:tcW w:w="3960" w:type="dxa"/>
          </w:tcPr>
          <w:p w14:paraId="617CD7B9" w14:textId="77777777" w:rsidR="00BE273A" w:rsidRDefault="00BE273A" w:rsidP="00BE273A">
            <w:pPr>
              <w:pStyle w:val="EngInd"/>
            </w:pPr>
            <w:r w:rsidRPr="00597158">
              <w:t xml:space="preserve">O </w:t>
            </w:r>
            <w:r>
              <w:t>confess</w:t>
            </w:r>
            <w:r w:rsidRPr="00597158">
              <w:t xml:space="preserve"> the Lord, </w:t>
            </w:r>
            <w:r>
              <w:t>for</w:t>
            </w:r>
            <w:r w:rsidRPr="00597158">
              <w:t xml:space="preserve"> He is good: </w:t>
            </w:r>
          </w:p>
          <w:p w14:paraId="0D6CBD8F" w14:textId="77777777" w:rsidR="00BE273A" w:rsidRPr="00597158" w:rsidRDefault="00BE273A" w:rsidP="00BE273A">
            <w:pPr>
              <w:pStyle w:val="EngIndEnd"/>
            </w:pPr>
            <w:r w:rsidRPr="00597158">
              <w:t>Alleluia: For His mercy endures forever. (Je Pef nai shop sha eneh.)</w:t>
            </w:r>
          </w:p>
        </w:tc>
        <w:tc>
          <w:tcPr>
            <w:tcW w:w="288" w:type="dxa"/>
          </w:tcPr>
          <w:p w14:paraId="1FB0D943" w14:textId="77777777" w:rsidR="00BE273A" w:rsidRDefault="00BE273A" w:rsidP="00257627"/>
        </w:tc>
        <w:tc>
          <w:tcPr>
            <w:tcW w:w="288" w:type="dxa"/>
          </w:tcPr>
          <w:p w14:paraId="5E8BAFA9" w14:textId="77777777" w:rsidR="00BE273A" w:rsidRDefault="00BE273A" w:rsidP="00484AEF">
            <w:pPr>
              <w:pStyle w:val="CopticCross"/>
            </w:pPr>
            <w:r>
              <w:t>¿</w:t>
            </w:r>
          </w:p>
        </w:tc>
        <w:tc>
          <w:tcPr>
            <w:tcW w:w="3960" w:type="dxa"/>
          </w:tcPr>
          <w:p w14:paraId="2FDEDBCF" w14:textId="77777777" w:rsidR="00BE273A" w:rsidRDefault="00BE273A" w:rsidP="001A05D1">
            <w:pPr>
              <w:pStyle w:val="CopticInd"/>
            </w:pPr>
            <w:r w:rsidRPr="00597158">
              <w:t xml:space="preserve">Ⲟⲩⲱⲛϩ ⲉ̀ⲃⲟⲗ ⲙ̀Ⲡⲟ̅ⲥ̅ ϫⲉ ⲟⲩⲭ̀ⲡⲣⲏⲥⲧⲟⲥ ⲟⲩⲁ̀ⲅⲁⲑⲟⲥ ⲡⲉ </w:t>
            </w:r>
          </w:p>
          <w:p w14:paraId="13A35FE1" w14:textId="77777777" w:rsidR="00BE273A" w:rsidRPr="00597158" w:rsidRDefault="00BE273A" w:rsidP="001A05D1">
            <w:pPr>
              <w:pStyle w:val="CoptIndEnd"/>
            </w:pPr>
            <w:r w:rsidRPr="00597158">
              <w:t>ⲁⲗⲗⲏⲗⲟⲩⲓ̀ⲁ ϫⲉ ⲡⲉϥⲛⲁⲓ ϣⲟⲡ ϣⲁ ⲉ̀ⲛⲉϩ.</w:t>
            </w:r>
          </w:p>
        </w:tc>
      </w:tr>
      <w:tr w:rsidR="00BE273A" w14:paraId="50E909B5" w14:textId="77777777" w:rsidTr="00597158">
        <w:trPr>
          <w:cantSplit/>
          <w:jc w:val="center"/>
        </w:trPr>
        <w:tc>
          <w:tcPr>
            <w:tcW w:w="288" w:type="dxa"/>
          </w:tcPr>
          <w:p w14:paraId="4ADD2764" w14:textId="77777777" w:rsidR="00BE273A" w:rsidRDefault="00BE273A" w:rsidP="00484AEF">
            <w:pPr>
              <w:pStyle w:val="CopticCross"/>
            </w:pPr>
          </w:p>
        </w:tc>
        <w:tc>
          <w:tcPr>
            <w:tcW w:w="3960" w:type="dxa"/>
          </w:tcPr>
          <w:p w14:paraId="213CFB7A" w14:textId="77777777" w:rsidR="00BE273A" w:rsidRDefault="00BE273A" w:rsidP="00BE273A">
            <w:pPr>
              <w:pStyle w:val="EngInd"/>
            </w:pPr>
            <w:r w:rsidRPr="00597158">
              <w:t xml:space="preserve">O </w:t>
            </w:r>
            <w:r>
              <w:t xml:space="preserve">confess </w:t>
            </w:r>
            <w:r w:rsidRPr="00597158">
              <w:t xml:space="preserve">the God of gods: </w:t>
            </w:r>
          </w:p>
          <w:p w14:paraId="3B882A1F" w14:textId="77777777" w:rsidR="00BE273A" w:rsidRPr="00597158" w:rsidRDefault="00BE273A" w:rsidP="00BE273A">
            <w:pPr>
              <w:pStyle w:val="EngIndEnd"/>
            </w:pPr>
            <w:r w:rsidRPr="00597158">
              <w:t>Alleluia: For His mercy endures forever.</w:t>
            </w:r>
          </w:p>
        </w:tc>
        <w:tc>
          <w:tcPr>
            <w:tcW w:w="288" w:type="dxa"/>
          </w:tcPr>
          <w:p w14:paraId="71C4C6F1" w14:textId="77777777" w:rsidR="00BE273A" w:rsidRDefault="00BE273A" w:rsidP="00257627"/>
        </w:tc>
        <w:tc>
          <w:tcPr>
            <w:tcW w:w="288" w:type="dxa"/>
          </w:tcPr>
          <w:p w14:paraId="25110A08" w14:textId="77777777" w:rsidR="00BE273A" w:rsidRDefault="00BE273A" w:rsidP="00484AEF">
            <w:pPr>
              <w:pStyle w:val="CopticCross"/>
            </w:pPr>
          </w:p>
        </w:tc>
        <w:tc>
          <w:tcPr>
            <w:tcW w:w="3960" w:type="dxa"/>
          </w:tcPr>
          <w:p w14:paraId="19BA9FC3" w14:textId="77777777" w:rsidR="00BE273A" w:rsidRDefault="00BE273A" w:rsidP="001A05D1">
            <w:pPr>
              <w:pStyle w:val="CopticInd"/>
            </w:pPr>
            <w:r w:rsidRPr="00597158">
              <w:t xml:space="preserve">Ⲟⲩⲱⲛϩ ⲉ̀ⲃⲟⲗ ⲙ̀Ⲫϯ ⲛ̀ⲧⲉ ⲛⲓⲛⲟⲩϯ </w:t>
            </w:r>
          </w:p>
          <w:p w14:paraId="278FC0ED" w14:textId="77777777" w:rsidR="00BE273A" w:rsidRPr="00597158" w:rsidRDefault="00BE273A" w:rsidP="001A05D1">
            <w:pPr>
              <w:pStyle w:val="CoptIndEnd"/>
            </w:pPr>
            <w:r w:rsidRPr="00597158">
              <w:t>ⲁⲗⲗⲏⲗⲟⲩⲓ̀ⲁ ϫⲉ ⲡⲉϥⲛⲁⲓ ϣⲟⲡ ϣⲁ ⲉ̀ⲛⲉϩ.</w:t>
            </w:r>
          </w:p>
        </w:tc>
      </w:tr>
      <w:tr w:rsidR="00BE273A" w14:paraId="4BAB0B3A" w14:textId="77777777" w:rsidTr="00597158">
        <w:trPr>
          <w:cantSplit/>
          <w:jc w:val="center"/>
        </w:trPr>
        <w:tc>
          <w:tcPr>
            <w:tcW w:w="288" w:type="dxa"/>
          </w:tcPr>
          <w:p w14:paraId="172634C8" w14:textId="77777777" w:rsidR="00BE273A" w:rsidRDefault="00BE273A" w:rsidP="00484AEF">
            <w:pPr>
              <w:pStyle w:val="CopticCross"/>
            </w:pPr>
            <w:r>
              <w:t>¿</w:t>
            </w:r>
          </w:p>
        </w:tc>
        <w:tc>
          <w:tcPr>
            <w:tcW w:w="3960" w:type="dxa"/>
          </w:tcPr>
          <w:p w14:paraId="2FC38FD5" w14:textId="77777777" w:rsidR="00BE273A" w:rsidRDefault="00BE273A" w:rsidP="00BE273A">
            <w:pPr>
              <w:pStyle w:val="EngInd"/>
            </w:pPr>
            <w:r w:rsidRPr="00597158">
              <w:t xml:space="preserve">O </w:t>
            </w:r>
            <w:r>
              <w:t>confess</w:t>
            </w:r>
            <w:r w:rsidRPr="00597158">
              <w:t xml:space="preserve"> the Lord of lords: </w:t>
            </w:r>
          </w:p>
          <w:p w14:paraId="7C71BA8A" w14:textId="77777777" w:rsidR="00BE273A" w:rsidRPr="00597158" w:rsidRDefault="00BE273A" w:rsidP="00BE273A">
            <w:pPr>
              <w:pStyle w:val="EngIndEnd"/>
            </w:pPr>
            <w:r w:rsidRPr="00597158">
              <w:t>Alleluia: For His mercy endures forever.</w:t>
            </w:r>
          </w:p>
        </w:tc>
        <w:tc>
          <w:tcPr>
            <w:tcW w:w="288" w:type="dxa"/>
          </w:tcPr>
          <w:p w14:paraId="320E2A02" w14:textId="77777777" w:rsidR="00BE273A" w:rsidRDefault="00BE273A" w:rsidP="00257627"/>
        </w:tc>
        <w:tc>
          <w:tcPr>
            <w:tcW w:w="288" w:type="dxa"/>
          </w:tcPr>
          <w:p w14:paraId="646E5B87" w14:textId="77777777" w:rsidR="00BE273A" w:rsidRDefault="00BE273A" w:rsidP="00484AEF">
            <w:pPr>
              <w:pStyle w:val="CopticCross"/>
            </w:pPr>
            <w:r>
              <w:t>¿</w:t>
            </w:r>
          </w:p>
        </w:tc>
        <w:tc>
          <w:tcPr>
            <w:tcW w:w="3960" w:type="dxa"/>
          </w:tcPr>
          <w:p w14:paraId="78BA2AD9" w14:textId="77777777" w:rsidR="00BE273A" w:rsidRDefault="00BE273A" w:rsidP="001A05D1">
            <w:pPr>
              <w:pStyle w:val="CopticInd"/>
            </w:pPr>
            <w:r w:rsidRPr="00597158">
              <w:t xml:space="preserve">Ⲟⲩⲱⲛϩ ⲉ̀ⲃⲟⲗ ⲙ̀Ⲡⲟ̅ⲥ̅ ⲛ̀ⲧⲉ ⲛⲓⲟ̅ⲥ̅ </w:t>
            </w:r>
          </w:p>
          <w:p w14:paraId="190ABAC0" w14:textId="77777777" w:rsidR="00BE273A" w:rsidRPr="00597158" w:rsidRDefault="00BE273A" w:rsidP="001A05D1">
            <w:pPr>
              <w:pStyle w:val="CoptIndEnd"/>
            </w:pPr>
            <w:r w:rsidRPr="00597158">
              <w:t>ⲁⲗⲗⲏⲗⲟⲩⲓ̀ⲁ ϫⲉ ⲡⲉϥⲛⲁⲓ ϣⲟⲡ ϣⲁ ⲉ̀ⲛⲉϩ.</w:t>
            </w:r>
          </w:p>
        </w:tc>
      </w:tr>
      <w:tr w:rsidR="00BE273A" w14:paraId="0BA606D0" w14:textId="77777777" w:rsidTr="00597158">
        <w:trPr>
          <w:cantSplit/>
          <w:jc w:val="center"/>
        </w:trPr>
        <w:tc>
          <w:tcPr>
            <w:tcW w:w="288" w:type="dxa"/>
          </w:tcPr>
          <w:p w14:paraId="7BDA81BD" w14:textId="77777777" w:rsidR="00BE273A" w:rsidRDefault="00BE273A" w:rsidP="00484AEF">
            <w:pPr>
              <w:pStyle w:val="CopticCross"/>
            </w:pPr>
          </w:p>
        </w:tc>
        <w:tc>
          <w:tcPr>
            <w:tcW w:w="3960" w:type="dxa"/>
          </w:tcPr>
          <w:p w14:paraId="08B02F6B" w14:textId="77777777" w:rsidR="00BE273A" w:rsidRDefault="00BE273A" w:rsidP="00BE273A">
            <w:pPr>
              <w:pStyle w:val="EngInd"/>
            </w:pPr>
            <w:r w:rsidRPr="00597158">
              <w:t xml:space="preserve">To Him Who alone does great wonders: </w:t>
            </w:r>
          </w:p>
          <w:p w14:paraId="6A17C3CE" w14:textId="77777777" w:rsidR="00BE273A" w:rsidRPr="00597158" w:rsidRDefault="00BE273A" w:rsidP="00BE273A">
            <w:pPr>
              <w:pStyle w:val="EngIndEnd"/>
            </w:pPr>
            <w:r w:rsidRPr="00597158">
              <w:t>Alleluia: For His mercy endures forever.</w:t>
            </w:r>
          </w:p>
        </w:tc>
        <w:tc>
          <w:tcPr>
            <w:tcW w:w="288" w:type="dxa"/>
          </w:tcPr>
          <w:p w14:paraId="2CBFAEEC" w14:textId="77777777" w:rsidR="00BE273A" w:rsidRDefault="00BE273A" w:rsidP="00257627"/>
        </w:tc>
        <w:tc>
          <w:tcPr>
            <w:tcW w:w="288" w:type="dxa"/>
          </w:tcPr>
          <w:p w14:paraId="50A65B97" w14:textId="77777777" w:rsidR="00BE273A" w:rsidRDefault="00BE273A" w:rsidP="00484AEF">
            <w:pPr>
              <w:pStyle w:val="CopticCross"/>
            </w:pPr>
          </w:p>
        </w:tc>
        <w:tc>
          <w:tcPr>
            <w:tcW w:w="3960" w:type="dxa"/>
          </w:tcPr>
          <w:p w14:paraId="1914911D" w14:textId="77777777" w:rsidR="00BE273A" w:rsidRDefault="00BE273A" w:rsidP="001A05D1">
            <w:pPr>
              <w:pStyle w:val="CopticInd"/>
            </w:pPr>
            <w:r w:rsidRPr="00597158">
              <w:t xml:space="preserve">Ⲫⲏⲉⲧⲓ̀ⲣⲓ ⲛ̀ϩⲁⲛⲛⲓϣϯ ⲛ̀ϣ̀ⲫⲏⲣⲓ ⲙ̀ⲙⲁⲩⲁⲧϥ </w:t>
            </w:r>
          </w:p>
          <w:p w14:paraId="450FD688" w14:textId="77777777" w:rsidR="00BE273A" w:rsidRPr="00597158" w:rsidRDefault="00BE273A" w:rsidP="001A05D1">
            <w:pPr>
              <w:pStyle w:val="CoptIndEnd"/>
            </w:pPr>
            <w:r w:rsidRPr="00597158">
              <w:t>ⲁⲗⲗⲏⲗⲟⲩⲓ̀ⲁ ϫⲉ ⲡⲉϥⲛⲁⲓ ϣⲟⲡ ϣⲁ ⲉ̀ⲛⲉϩ.</w:t>
            </w:r>
          </w:p>
        </w:tc>
      </w:tr>
      <w:tr w:rsidR="00BE273A" w14:paraId="64BA0C69" w14:textId="77777777" w:rsidTr="00597158">
        <w:trPr>
          <w:cantSplit/>
          <w:jc w:val="center"/>
        </w:trPr>
        <w:tc>
          <w:tcPr>
            <w:tcW w:w="288" w:type="dxa"/>
          </w:tcPr>
          <w:p w14:paraId="7B600026" w14:textId="77777777" w:rsidR="00BE273A" w:rsidRDefault="00BE273A" w:rsidP="00484AEF">
            <w:pPr>
              <w:pStyle w:val="CopticCross"/>
            </w:pPr>
            <w:r>
              <w:t>¿</w:t>
            </w:r>
          </w:p>
        </w:tc>
        <w:tc>
          <w:tcPr>
            <w:tcW w:w="3960" w:type="dxa"/>
          </w:tcPr>
          <w:p w14:paraId="2CF2A08D" w14:textId="77777777" w:rsidR="00BE273A" w:rsidRDefault="00BE273A" w:rsidP="00BE273A">
            <w:pPr>
              <w:pStyle w:val="EngInd"/>
            </w:pPr>
            <w:r w:rsidRPr="00597158">
              <w:t xml:space="preserve">To Him that by </w:t>
            </w:r>
            <w:commentRangeStart w:id="207"/>
            <w:r w:rsidRPr="00597158">
              <w:t xml:space="preserve">wisdom </w:t>
            </w:r>
            <w:commentRangeEnd w:id="207"/>
            <w:r>
              <w:rPr>
                <w:rStyle w:val="CommentReference"/>
                <w:rFonts w:eastAsiaTheme="minorHAnsi" w:cstheme="minorBidi"/>
                <w:color w:val="auto"/>
                <w:lang w:val="en-CA"/>
              </w:rPr>
              <w:commentReference w:id="207"/>
            </w:r>
            <w:r w:rsidRPr="00597158">
              <w:t xml:space="preserve">made the heavens: </w:t>
            </w:r>
          </w:p>
          <w:p w14:paraId="730606AE" w14:textId="77777777" w:rsidR="00BE273A" w:rsidRPr="00597158" w:rsidRDefault="00BE273A" w:rsidP="00BE273A">
            <w:pPr>
              <w:pStyle w:val="EngIndEnd"/>
            </w:pPr>
            <w:r w:rsidRPr="00597158">
              <w:t>Alleluia: For His mercy endures forever.</w:t>
            </w:r>
          </w:p>
        </w:tc>
        <w:tc>
          <w:tcPr>
            <w:tcW w:w="288" w:type="dxa"/>
          </w:tcPr>
          <w:p w14:paraId="493B29A9" w14:textId="77777777" w:rsidR="00BE273A" w:rsidRDefault="00BE273A" w:rsidP="00257627"/>
        </w:tc>
        <w:tc>
          <w:tcPr>
            <w:tcW w:w="288" w:type="dxa"/>
          </w:tcPr>
          <w:p w14:paraId="7DBA1A53" w14:textId="77777777" w:rsidR="00BE273A" w:rsidRDefault="00BE273A" w:rsidP="00484AEF">
            <w:pPr>
              <w:pStyle w:val="CopticCross"/>
            </w:pPr>
            <w:r>
              <w:t>¿</w:t>
            </w:r>
          </w:p>
        </w:tc>
        <w:tc>
          <w:tcPr>
            <w:tcW w:w="3960" w:type="dxa"/>
          </w:tcPr>
          <w:p w14:paraId="6790CB80" w14:textId="77777777" w:rsidR="00BE273A" w:rsidRDefault="00BE273A" w:rsidP="001A05D1">
            <w:pPr>
              <w:pStyle w:val="CopticInd"/>
            </w:pPr>
            <w:r w:rsidRPr="00597158">
              <w:t xml:space="preserve">Ⲫⲏⲉⲧⲁϥⲑⲁⲙⲓⲟ̀ ⲛ̀ⲛⲓⲫⲏⲟⲩⲓ̀ ϧⲉⲛ ⲟⲩⲕⲁϯ </w:t>
            </w:r>
          </w:p>
          <w:p w14:paraId="38DBD653" w14:textId="77777777" w:rsidR="00BE273A" w:rsidRPr="00597158" w:rsidRDefault="00BE273A" w:rsidP="001A05D1">
            <w:pPr>
              <w:pStyle w:val="CoptIndEnd"/>
            </w:pPr>
            <w:r w:rsidRPr="00597158">
              <w:t>ⲁⲗⲗⲏⲗⲟⲩⲓ̀ⲁ ϫⲉ ⲡⲉϥⲛⲁⲓ ϣⲟⲡ ϣⲁ ⲉ̀ⲛⲉϩ.</w:t>
            </w:r>
          </w:p>
        </w:tc>
      </w:tr>
      <w:tr w:rsidR="00BE273A" w14:paraId="647F113D" w14:textId="77777777" w:rsidTr="00597158">
        <w:trPr>
          <w:cantSplit/>
          <w:jc w:val="center"/>
        </w:trPr>
        <w:tc>
          <w:tcPr>
            <w:tcW w:w="288" w:type="dxa"/>
          </w:tcPr>
          <w:p w14:paraId="507B0550" w14:textId="77777777" w:rsidR="00BE273A" w:rsidRDefault="00BE273A" w:rsidP="00484AEF">
            <w:pPr>
              <w:pStyle w:val="CopticCross"/>
            </w:pPr>
          </w:p>
        </w:tc>
        <w:tc>
          <w:tcPr>
            <w:tcW w:w="3960" w:type="dxa"/>
          </w:tcPr>
          <w:p w14:paraId="1A87C0DB" w14:textId="77777777" w:rsidR="00BE273A" w:rsidRDefault="00BE273A" w:rsidP="00BE273A">
            <w:pPr>
              <w:pStyle w:val="EngInd"/>
            </w:pPr>
            <w:r w:rsidRPr="00597158">
              <w:t xml:space="preserve">To Him that </w:t>
            </w:r>
            <w:commentRangeStart w:id="208"/>
            <w:r w:rsidRPr="00597158">
              <w:t>stretched out</w:t>
            </w:r>
            <w:commentRangeEnd w:id="208"/>
            <w:r>
              <w:rPr>
                <w:rStyle w:val="CommentReference"/>
                <w:rFonts w:eastAsiaTheme="minorHAnsi" w:cstheme="minorBidi"/>
                <w:color w:val="auto"/>
                <w:lang w:val="en-CA"/>
              </w:rPr>
              <w:commentReference w:id="208"/>
            </w:r>
            <w:r w:rsidRPr="00597158">
              <w:t xml:space="preserve"> the earth above the waters: </w:t>
            </w:r>
          </w:p>
          <w:p w14:paraId="64FE4F86" w14:textId="77777777" w:rsidR="00BE273A" w:rsidRPr="00597158" w:rsidRDefault="00BE273A" w:rsidP="00BE273A">
            <w:pPr>
              <w:pStyle w:val="EngIndEnd"/>
            </w:pPr>
            <w:r w:rsidRPr="00597158">
              <w:t>Alleluia: For His mercy endures forever.</w:t>
            </w:r>
          </w:p>
        </w:tc>
        <w:tc>
          <w:tcPr>
            <w:tcW w:w="288" w:type="dxa"/>
          </w:tcPr>
          <w:p w14:paraId="0B3DA9D7" w14:textId="77777777" w:rsidR="00BE273A" w:rsidRDefault="00BE273A" w:rsidP="00257627"/>
        </w:tc>
        <w:tc>
          <w:tcPr>
            <w:tcW w:w="288" w:type="dxa"/>
          </w:tcPr>
          <w:p w14:paraId="57A94EA2" w14:textId="77777777" w:rsidR="00BE273A" w:rsidRDefault="00BE273A" w:rsidP="00484AEF">
            <w:pPr>
              <w:pStyle w:val="CopticCross"/>
            </w:pPr>
          </w:p>
        </w:tc>
        <w:tc>
          <w:tcPr>
            <w:tcW w:w="3960" w:type="dxa"/>
          </w:tcPr>
          <w:p w14:paraId="153A792B" w14:textId="77777777" w:rsidR="00BE273A" w:rsidRDefault="00BE273A" w:rsidP="001A05D1">
            <w:pPr>
              <w:pStyle w:val="CopticInd"/>
            </w:pPr>
            <w:r w:rsidRPr="00597158">
              <w:t>Ⲫⲏⲉⲧⲁϥⲧⲁϫⲣⲟ ⲙ̀ⲡⲓⲕⲁϩⲓ ϩⲓϫⲉⲛ ⲛⲓⲙⲱⲟⲩ</w:t>
            </w:r>
          </w:p>
          <w:p w14:paraId="7F4711B4" w14:textId="77777777" w:rsidR="00BE273A" w:rsidRPr="00597158" w:rsidRDefault="00BE273A" w:rsidP="001A05D1">
            <w:pPr>
              <w:pStyle w:val="CoptIndEnd"/>
            </w:pPr>
            <w:r w:rsidRPr="00597158">
              <w:t>ⲁⲗⲗⲏⲗⲟⲩⲓ̀ⲁ ϫⲉ ⲡⲉϥⲛⲁⲓ ϣⲟⲡ ϣⲁ ⲉ̀ⲛⲉϩ.</w:t>
            </w:r>
          </w:p>
        </w:tc>
      </w:tr>
      <w:tr w:rsidR="00BE273A" w14:paraId="44EA554C" w14:textId="77777777" w:rsidTr="00597158">
        <w:trPr>
          <w:cantSplit/>
          <w:jc w:val="center"/>
        </w:trPr>
        <w:tc>
          <w:tcPr>
            <w:tcW w:w="288" w:type="dxa"/>
          </w:tcPr>
          <w:p w14:paraId="79C52BE5" w14:textId="77777777" w:rsidR="00BE273A" w:rsidRDefault="00BE273A" w:rsidP="00484AEF">
            <w:pPr>
              <w:pStyle w:val="CopticCross"/>
            </w:pPr>
            <w:r>
              <w:t>¿</w:t>
            </w:r>
          </w:p>
        </w:tc>
        <w:tc>
          <w:tcPr>
            <w:tcW w:w="3960" w:type="dxa"/>
          </w:tcPr>
          <w:p w14:paraId="1C31EF1F" w14:textId="77777777" w:rsidR="00BE273A" w:rsidRDefault="00BE273A" w:rsidP="00BE273A">
            <w:pPr>
              <w:pStyle w:val="EngInd"/>
            </w:pPr>
            <w:r w:rsidRPr="00597158">
              <w:t xml:space="preserve">To Him </w:t>
            </w:r>
            <w:commentRangeStart w:id="209"/>
            <w:r w:rsidRPr="00597158">
              <w:t xml:space="preserve">that </w:t>
            </w:r>
            <w:commentRangeEnd w:id="209"/>
            <w:r>
              <w:rPr>
                <w:rStyle w:val="CommentReference"/>
                <w:rFonts w:eastAsiaTheme="minorHAnsi" w:cstheme="minorBidi"/>
                <w:color w:val="auto"/>
                <w:lang w:val="en-CA"/>
              </w:rPr>
              <w:commentReference w:id="209"/>
            </w:r>
            <w:r w:rsidRPr="00597158">
              <w:t xml:space="preserve">made great lights: </w:t>
            </w:r>
          </w:p>
          <w:p w14:paraId="42AF46B6" w14:textId="77777777" w:rsidR="00BE273A" w:rsidRPr="00597158" w:rsidRDefault="00BE273A" w:rsidP="00BE273A">
            <w:pPr>
              <w:pStyle w:val="EngIndEnd"/>
            </w:pPr>
            <w:r w:rsidRPr="00597158">
              <w:t>Alleluia: For His mercy endures forever.</w:t>
            </w:r>
          </w:p>
        </w:tc>
        <w:tc>
          <w:tcPr>
            <w:tcW w:w="288" w:type="dxa"/>
          </w:tcPr>
          <w:p w14:paraId="593894C6" w14:textId="77777777" w:rsidR="00BE273A" w:rsidRDefault="00BE273A" w:rsidP="00257627"/>
        </w:tc>
        <w:tc>
          <w:tcPr>
            <w:tcW w:w="288" w:type="dxa"/>
          </w:tcPr>
          <w:p w14:paraId="6AB055E8" w14:textId="77777777" w:rsidR="00BE273A" w:rsidRDefault="00BE273A" w:rsidP="00484AEF">
            <w:pPr>
              <w:pStyle w:val="CopticCross"/>
            </w:pPr>
            <w:r>
              <w:t>¿</w:t>
            </w:r>
          </w:p>
        </w:tc>
        <w:tc>
          <w:tcPr>
            <w:tcW w:w="3960" w:type="dxa"/>
          </w:tcPr>
          <w:p w14:paraId="09DC874B" w14:textId="77777777" w:rsidR="00BE273A" w:rsidRDefault="00BE273A" w:rsidP="001A05D1">
            <w:pPr>
              <w:pStyle w:val="CopticInd"/>
            </w:pPr>
            <w:r w:rsidRPr="00597158">
              <w:t xml:space="preserve">Ⲫⲏⲉⲧⲁϥⲑⲁⲙⲓⲟ̀ ⲛ̀ϩⲁⲛⲛⲓϣϯ ⲛ̀ⲣⲉϥⲉ̀ⲣⲟⲩⲱⲓⲛⲓ ⲙ̀ⲙⲁⲩⲁⲧϥ </w:t>
            </w:r>
          </w:p>
          <w:p w14:paraId="6C3EEBD6" w14:textId="77777777" w:rsidR="00BE273A" w:rsidRPr="00597158" w:rsidRDefault="00BE273A" w:rsidP="001A05D1">
            <w:pPr>
              <w:pStyle w:val="CoptIndEnd"/>
            </w:pPr>
            <w:r w:rsidRPr="00597158">
              <w:t>ⲁⲗⲗⲏⲗⲟⲩⲓ̀ⲁ ϫⲉ ⲡⲉϥⲛⲁⲓ ϣⲟⲡ ϣⲁ ⲉ̀ⲛⲉϩ.</w:t>
            </w:r>
          </w:p>
        </w:tc>
      </w:tr>
      <w:tr w:rsidR="00BE273A" w14:paraId="1E350AC6" w14:textId="77777777" w:rsidTr="00597158">
        <w:trPr>
          <w:cantSplit/>
          <w:jc w:val="center"/>
        </w:trPr>
        <w:tc>
          <w:tcPr>
            <w:tcW w:w="288" w:type="dxa"/>
          </w:tcPr>
          <w:p w14:paraId="6CD71574" w14:textId="77777777" w:rsidR="00BE273A" w:rsidRDefault="00BE273A" w:rsidP="00484AEF">
            <w:pPr>
              <w:pStyle w:val="CopticCross"/>
            </w:pPr>
          </w:p>
        </w:tc>
        <w:tc>
          <w:tcPr>
            <w:tcW w:w="3960" w:type="dxa"/>
          </w:tcPr>
          <w:p w14:paraId="125F02F9" w14:textId="77777777" w:rsidR="00BE273A" w:rsidRDefault="00BE273A" w:rsidP="00BE273A">
            <w:pPr>
              <w:pStyle w:val="EngInd"/>
            </w:pPr>
            <w:r w:rsidRPr="00597158">
              <w:t xml:space="preserve">The sun to </w:t>
            </w:r>
            <w:commentRangeStart w:id="210"/>
            <w:r w:rsidRPr="00597158">
              <w:t xml:space="preserve">rule </w:t>
            </w:r>
            <w:commentRangeEnd w:id="210"/>
            <w:r>
              <w:rPr>
                <w:rStyle w:val="CommentReference"/>
                <w:rFonts w:eastAsiaTheme="minorHAnsi" w:cstheme="minorBidi"/>
                <w:color w:val="auto"/>
                <w:lang w:val="en-CA"/>
              </w:rPr>
              <w:commentReference w:id="210"/>
            </w:r>
            <w:r w:rsidRPr="00597158">
              <w:t xml:space="preserve">by day: </w:t>
            </w:r>
          </w:p>
          <w:p w14:paraId="6201B96F" w14:textId="77777777" w:rsidR="00BE273A" w:rsidRPr="00597158" w:rsidRDefault="00BE273A" w:rsidP="00BE273A">
            <w:pPr>
              <w:pStyle w:val="EngIndEnd"/>
            </w:pPr>
            <w:r w:rsidRPr="00597158">
              <w:t>Alleluia: For His mercy endures forever.</w:t>
            </w:r>
          </w:p>
        </w:tc>
        <w:tc>
          <w:tcPr>
            <w:tcW w:w="288" w:type="dxa"/>
          </w:tcPr>
          <w:p w14:paraId="7733D341" w14:textId="77777777" w:rsidR="00BE273A" w:rsidRDefault="00BE273A" w:rsidP="00257627"/>
        </w:tc>
        <w:tc>
          <w:tcPr>
            <w:tcW w:w="288" w:type="dxa"/>
          </w:tcPr>
          <w:p w14:paraId="1A3C4F17" w14:textId="77777777" w:rsidR="00BE273A" w:rsidRDefault="00BE273A" w:rsidP="00484AEF">
            <w:pPr>
              <w:pStyle w:val="CopticCross"/>
            </w:pPr>
          </w:p>
        </w:tc>
        <w:tc>
          <w:tcPr>
            <w:tcW w:w="3960" w:type="dxa"/>
          </w:tcPr>
          <w:p w14:paraId="16B2DD2E" w14:textId="77777777" w:rsidR="00BE273A" w:rsidRDefault="00BE273A" w:rsidP="001A05D1">
            <w:pPr>
              <w:pStyle w:val="CopticInd"/>
            </w:pPr>
            <w:r w:rsidRPr="00597158">
              <w:t xml:space="preserve">Ⲫ̀ⲣⲏ ⲉ̀ⲟⲩⲉⲣϣⲓϣⲓ ⲛ̀ⲧⲉ ⲡⲓⲉ̀ϩⲟⲟⲩ </w:t>
            </w:r>
          </w:p>
          <w:p w14:paraId="66DBED8C" w14:textId="77777777" w:rsidR="00BE273A" w:rsidRPr="00597158" w:rsidRDefault="00BE273A" w:rsidP="001A05D1">
            <w:pPr>
              <w:pStyle w:val="CoptIndEnd"/>
            </w:pPr>
            <w:r w:rsidRPr="00597158">
              <w:t>ⲁⲗⲗⲏⲗⲟⲩⲓ̀ⲁ ϫⲉ ⲡⲉϥⲛⲁⲓ ϣⲟⲡ ϣⲁ ⲉ̀ⲛⲉϩ.</w:t>
            </w:r>
          </w:p>
        </w:tc>
      </w:tr>
      <w:tr w:rsidR="00BE273A" w14:paraId="0997405B" w14:textId="77777777" w:rsidTr="00597158">
        <w:trPr>
          <w:cantSplit/>
          <w:jc w:val="center"/>
        </w:trPr>
        <w:tc>
          <w:tcPr>
            <w:tcW w:w="288" w:type="dxa"/>
          </w:tcPr>
          <w:p w14:paraId="73EB0B85" w14:textId="77777777" w:rsidR="00BE273A" w:rsidRDefault="00BE273A" w:rsidP="00484AEF">
            <w:pPr>
              <w:pStyle w:val="CopticCross"/>
            </w:pPr>
            <w:r>
              <w:lastRenderedPageBreak/>
              <w:t>¿</w:t>
            </w:r>
          </w:p>
        </w:tc>
        <w:tc>
          <w:tcPr>
            <w:tcW w:w="3960" w:type="dxa"/>
          </w:tcPr>
          <w:p w14:paraId="1B25D2FF" w14:textId="77777777" w:rsidR="00BE273A" w:rsidRDefault="00BE273A" w:rsidP="00BE273A">
            <w:pPr>
              <w:pStyle w:val="EngInd"/>
            </w:pPr>
            <w:r w:rsidRPr="00597158">
              <w:t xml:space="preserve">The moon and stars to rule by night: </w:t>
            </w:r>
          </w:p>
          <w:p w14:paraId="151C46D9" w14:textId="77777777" w:rsidR="00BE273A" w:rsidRPr="00597158" w:rsidRDefault="00BE273A" w:rsidP="00BE273A">
            <w:pPr>
              <w:pStyle w:val="EngIndEnd"/>
            </w:pPr>
            <w:r w:rsidRPr="00597158">
              <w:t>Alleluia: For His mercy endures forever.</w:t>
            </w:r>
          </w:p>
        </w:tc>
        <w:tc>
          <w:tcPr>
            <w:tcW w:w="288" w:type="dxa"/>
          </w:tcPr>
          <w:p w14:paraId="78D6ADDF" w14:textId="77777777" w:rsidR="00BE273A" w:rsidRDefault="00BE273A" w:rsidP="00257627"/>
        </w:tc>
        <w:tc>
          <w:tcPr>
            <w:tcW w:w="288" w:type="dxa"/>
          </w:tcPr>
          <w:p w14:paraId="5ED9494F" w14:textId="77777777" w:rsidR="00BE273A" w:rsidRDefault="00BE273A" w:rsidP="00484AEF">
            <w:pPr>
              <w:pStyle w:val="CopticCross"/>
            </w:pPr>
            <w:r>
              <w:t>¿</w:t>
            </w:r>
          </w:p>
        </w:tc>
        <w:tc>
          <w:tcPr>
            <w:tcW w:w="3960" w:type="dxa"/>
          </w:tcPr>
          <w:p w14:paraId="50DE3AEF" w14:textId="77777777" w:rsidR="00BE273A" w:rsidRDefault="00BE273A" w:rsidP="001A05D1">
            <w:pPr>
              <w:pStyle w:val="CopticInd"/>
            </w:pPr>
            <w:r w:rsidRPr="00597158">
              <w:t>Ⲡⲓⲓⲟϩ ⲛⲉⲙ ⲛⲓⲥⲓⲟⲩ ⲉⲩⲉⲝⲟⲩⲥⲓⲁ̀ ⲛ̀ⲧⲉ ⲡⲓⲉ̀ϫⲱⲣϩ</w:t>
            </w:r>
          </w:p>
          <w:p w14:paraId="7887B77D" w14:textId="77777777" w:rsidR="00BE273A" w:rsidRPr="00597158" w:rsidRDefault="00BE273A" w:rsidP="001A05D1">
            <w:pPr>
              <w:pStyle w:val="CoptIndEnd"/>
            </w:pPr>
            <w:r w:rsidRPr="00597158">
              <w:t xml:space="preserve"> ⲁⲗⲗⲏⲗⲟⲩⲓ̀ⲁ ϫⲉ ⲡⲉϥⲛⲁⲓ ϣⲟⲡ ϣⲁ ⲉ̀ⲛⲉϩ.</w:t>
            </w:r>
          </w:p>
        </w:tc>
      </w:tr>
      <w:tr w:rsidR="00BE273A" w14:paraId="3609F3CE" w14:textId="77777777" w:rsidTr="00597158">
        <w:trPr>
          <w:cantSplit/>
          <w:jc w:val="center"/>
        </w:trPr>
        <w:tc>
          <w:tcPr>
            <w:tcW w:w="288" w:type="dxa"/>
          </w:tcPr>
          <w:p w14:paraId="0A8CA5F9" w14:textId="77777777" w:rsidR="00BE273A" w:rsidRDefault="00BE273A" w:rsidP="00484AEF">
            <w:pPr>
              <w:pStyle w:val="CopticCross"/>
            </w:pPr>
          </w:p>
        </w:tc>
        <w:tc>
          <w:tcPr>
            <w:tcW w:w="3960" w:type="dxa"/>
          </w:tcPr>
          <w:p w14:paraId="50C7FCCD" w14:textId="77777777" w:rsidR="00BE273A" w:rsidRDefault="00BE273A" w:rsidP="00BE273A">
            <w:pPr>
              <w:pStyle w:val="EngInd"/>
            </w:pPr>
            <w:r w:rsidRPr="00597158">
              <w:t xml:space="preserve">To Him that smote Egypt in their firstborn: </w:t>
            </w:r>
          </w:p>
          <w:p w14:paraId="233A18EB" w14:textId="77777777" w:rsidR="00BE273A" w:rsidRPr="00597158" w:rsidRDefault="00BE273A" w:rsidP="00BE273A">
            <w:pPr>
              <w:pStyle w:val="EngIndEnd"/>
            </w:pPr>
            <w:r w:rsidRPr="00597158">
              <w:t>Alleluia: For His mercy endures forever.</w:t>
            </w:r>
          </w:p>
        </w:tc>
        <w:tc>
          <w:tcPr>
            <w:tcW w:w="288" w:type="dxa"/>
          </w:tcPr>
          <w:p w14:paraId="06DABE0D" w14:textId="77777777" w:rsidR="00BE273A" w:rsidRDefault="00BE273A" w:rsidP="00257627"/>
        </w:tc>
        <w:tc>
          <w:tcPr>
            <w:tcW w:w="288" w:type="dxa"/>
          </w:tcPr>
          <w:p w14:paraId="10B9A190" w14:textId="77777777" w:rsidR="00BE273A" w:rsidRDefault="00BE273A" w:rsidP="00484AEF">
            <w:pPr>
              <w:pStyle w:val="CopticCross"/>
            </w:pPr>
          </w:p>
        </w:tc>
        <w:tc>
          <w:tcPr>
            <w:tcW w:w="3960" w:type="dxa"/>
          </w:tcPr>
          <w:p w14:paraId="3C77C490" w14:textId="77777777" w:rsidR="00BE273A" w:rsidRDefault="00BE273A" w:rsidP="001A05D1">
            <w:pPr>
              <w:pStyle w:val="CopticInd"/>
            </w:pPr>
            <w:r w:rsidRPr="00597158">
              <w:t>Ⲫⲏⲉ̀ⲧⲁϥϣⲁⲣⲓ ⲉ̀ⲛⲁ Ⲭⲏⲙⲓ ⲛⲉⲙ ⲛⲟⲩϣⲁⲙⲓⲥⲓ</w:t>
            </w:r>
          </w:p>
          <w:p w14:paraId="59BCAB71" w14:textId="77777777" w:rsidR="00BE273A" w:rsidRPr="00597158" w:rsidRDefault="00BE273A" w:rsidP="001A05D1">
            <w:pPr>
              <w:pStyle w:val="CoptIndEnd"/>
            </w:pPr>
            <w:r w:rsidRPr="00597158">
              <w:t>ⲁⲗⲗⲏⲗⲟⲩⲓ̀ⲁ ϫⲉ ⲡⲉϥⲛⲁⲓ ϣⲟⲡ ϣⲁ ⲉ̀ⲛⲉϩ.</w:t>
            </w:r>
          </w:p>
        </w:tc>
      </w:tr>
      <w:tr w:rsidR="00BE273A" w14:paraId="287D5514" w14:textId="77777777" w:rsidTr="00597158">
        <w:trPr>
          <w:cantSplit/>
          <w:jc w:val="center"/>
        </w:trPr>
        <w:tc>
          <w:tcPr>
            <w:tcW w:w="288" w:type="dxa"/>
          </w:tcPr>
          <w:p w14:paraId="36DAF2F0" w14:textId="77777777" w:rsidR="00BE273A" w:rsidRDefault="00BE273A" w:rsidP="00484AEF">
            <w:pPr>
              <w:pStyle w:val="CopticCross"/>
            </w:pPr>
            <w:r>
              <w:t>¿</w:t>
            </w:r>
          </w:p>
        </w:tc>
        <w:tc>
          <w:tcPr>
            <w:tcW w:w="3960" w:type="dxa"/>
          </w:tcPr>
          <w:p w14:paraId="08A6B782" w14:textId="77777777" w:rsidR="00BE273A" w:rsidRDefault="00BE273A" w:rsidP="00BE273A">
            <w:pPr>
              <w:pStyle w:val="EngInd"/>
            </w:pPr>
            <w:r w:rsidRPr="00597158">
              <w:t xml:space="preserve">And brought out Israel from among them: </w:t>
            </w:r>
          </w:p>
          <w:p w14:paraId="7EDAB34A" w14:textId="77777777" w:rsidR="00BE273A" w:rsidRPr="00597158" w:rsidRDefault="00BE273A" w:rsidP="00BE273A">
            <w:pPr>
              <w:pStyle w:val="EngIndEnd"/>
            </w:pPr>
            <w:r w:rsidRPr="00597158">
              <w:t>Alleluia: For His mercy endures forever.</w:t>
            </w:r>
          </w:p>
        </w:tc>
        <w:tc>
          <w:tcPr>
            <w:tcW w:w="288" w:type="dxa"/>
          </w:tcPr>
          <w:p w14:paraId="271D1F83" w14:textId="77777777" w:rsidR="00BE273A" w:rsidRDefault="00BE273A" w:rsidP="00257627"/>
        </w:tc>
        <w:tc>
          <w:tcPr>
            <w:tcW w:w="288" w:type="dxa"/>
          </w:tcPr>
          <w:p w14:paraId="234EA15C" w14:textId="77777777" w:rsidR="00BE273A" w:rsidRDefault="00BE273A" w:rsidP="00484AEF">
            <w:pPr>
              <w:pStyle w:val="CopticCross"/>
            </w:pPr>
            <w:r>
              <w:t>¿</w:t>
            </w:r>
          </w:p>
        </w:tc>
        <w:tc>
          <w:tcPr>
            <w:tcW w:w="3960" w:type="dxa"/>
          </w:tcPr>
          <w:p w14:paraId="1A9105D0" w14:textId="77777777" w:rsidR="00BE273A" w:rsidRDefault="00BE273A" w:rsidP="001A05D1">
            <w:pPr>
              <w:pStyle w:val="CopticInd"/>
            </w:pPr>
            <w:r w:rsidRPr="00597158">
              <w:t>Ⲟⲩⲟϩ ⲁϥⲓ̀ⲛⲓ ⲙ̀Ⲡ</w:t>
            </w:r>
            <w:r w:rsidRPr="005B777F">
              <w:t xml:space="preserve">ⲥ̅ⲗ ⲉ̀ⲃⲟⲗ ϧⲉⲛ ⲧⲟⲩⲙⲏϯ </w:t>
            </w:r>
          </w:p>
          <w:p w14:paraId="4898C9AA" w14:textId="77777777" w:rsidR="00BE273A" w:rsidRPr="00597158" w:rsidRDefault="00BE273A" w:rsidP="001A05D1">
            <w:pPr>
              <w:pStyle w:val="CoptIndEnd"/>
            </w:pPr>
            <w:r w:rsidRPr="005B777F">
              <w:t>ⲁⲗⲗⲏⲗⲟⲩⲓ̀ⲁ</w:t>
            </w:r>
            <w:r w:rsidRPr="00597158">
              <w:t xml:space="preserve"> ϫⲉ ⲡⲉϥⲛⲁⲓ ϣⲟⲡ ϣⲁ ⲉ̀ⲛⲉϩ.</w:t>
            </w:r>
          </w:p>
        </w:tc>
      </w:tr>
      <w:tr w:rsidR="00BE273A" w14:paraId="08141837" w14:textId="77777777" w:rsidTr="00597158">
        <w:trPr>
          <w:cantSplit/>
          <w:jc w:val="center"/>
        </w:trPr>
        <w:tc>
          <w:tcPr>
            <w:tcW w:w="288" w:type="dxa"/>
          </w:tcPr>
          <w:p w14:paraId="6B359D54" w14:textId="77777777" w:rsidR="00BE273A" w:rsidRDefault="00BE273A" w:rsidP="00484AEF">
            <w:pPr>
              <w:pStyle w:val="CopticCross"/>
            </w:pPr>
          </w:p>
        </w:tc>
        <w:tc>
          <w:tcPr>
            <w:tcW w:w="3960" w:type="dxa"/>
          </w:tcPr>
          <w:p w14:paraId="02E1A125" w14:textId="77777777" w:rsidR="00BE273A" w:rsidRDefault="00BE273A" w:rsidP="00BE273A">
            <w:pPr>
              <w:pStyle w:val="EngInd"/>
            </w:pPr>
            <w:r w:rsidRPr="00597158">
              <w:t xml:space="preserve">With a strong hand and with a </w:t>
            </w:r>
            <w:commentRangeStart w:id="211"/>
            <w:r w:rsidRPr="00597158">
              <w:t xml:space="preserve">stretched-out </w:t>
            </w:r>
            <w:commentRangeEnd w:id="211"/>
            <w:r>
              <w:rPr>
                <w:rStyle w:val="CommentReference"/>
                <w:rFonts w:eastAsiaTheme="minorHAnsi" w:cstheme="minorBidi"/>
                <w:color w:val="auto"/>
                <w:lang w:val="en-CA"/>
              </w:rPr>
              <w:commentReference w:id="211"/>
            </w:r>
            <w:r w:rsidRPr="00597158">
              <w:t xml:space="preserve">arm: </w:t>
            </w:r>
          </w:p>
          <w:p w14:paraId="24EFC536" w14:textId="77777777" w:rsidR="00BE273A" w:rsidRPr="00597158" w:rsidRDefault="00BE273A" w:rsidP="00BE273A">
            <w:pPr>
              <w:pStyle w:val="EngIndEnd"/>
            </w:pPr>
            <w:r w:rsidRPr="00597158">
              <w:t>Alleluia: For His mercy endures forever.</w:t>
            </w:r>
          </w:p>
        </w:tc>
        <w:tc>
          <w:tcPr>
            <w:tcW w:w="288" w:type="dxa"/>
          </w:tcPr>
          <w:p w14:paraId="1D6D6803" w14:textId="77777777" w:rsidR="00BE273A" w:rsidRDefault="00BE273A" w:rsidP="00257627"/>
        </w:tc>
        <w:tc>
          <w:tcPr>
            <w:tcW w:w="288" w:type="dxa"/>
          </w:tcPr>
          <w:p w14:paraId="093BF8D6" w14:textId="77777777" w:rsidR="00BE273A" w:rsidRDefault="00BE273A" w:rsidP="00484AEF">
            <w:pPr>
              <w:pStyle w:val="CopticCross"/>
            </w:pPr>
          </w:p>
        </w:tc>
        <w:tc>
          <w:tcPr>
            <w:tcW w:w="3960" w:type="dxa"/>
          </w:tcPr>
          <w:p w14:paraId="5CC5D0A1" w14:textId="77777777" w:rsidR="00BE273A" w:rsidRDefault="00BE273A" w:rsidP="001A05D1">
            <w:pPr>
              <w:pStyle w:val="CopticInd"/>
            </w:pPr>
            <w:r w:rsidRPr="00597158">
              <w:t xml:space="preserve">Ϧⲉⲛ ⲟⲩϫⲓϫ ⲉⲥⲁ̀ⲙⲁϩⲓ ⲛⲉⲙ ⲟⲩϣⲱⲃϣ ⲉϥϭⲟⲥⲓ </w:t>
            </w:r>
          </w:p>
          <w:p w14:paraId="2BE194BE" w14:textId="77777777" w:rsidR="00BE273A" w:rsidRPr="00597158" w:rsidRDefault="00BE273A" w:rsidP="001A05D1">
            <w:pPr>
              <w:pStyle w:val="CoptIndEnd"/>
            </w:pPr>
            <w:r w:rsidRPr="00597158">
              <w:t>ⲁⲗⲗⲏⲗⲟⲩⲓ̀ⲁ ϫⲉ ⲡⲉϥⲛⲁⲓ ϣⲟⲡ ϣⲁ ⲉ̀ⲛⲉϩ.</w:t>
            </w:r>
          </w:p>
        </w:tc>
      </w:tr>
      <w:tr w:rsidR="00BE273A" w14:paraId="6254C5EC" w14:textId="77777777" w:rsidTr="00597158">
        <w:trPr>
          <w:cantSplit/>
          <w:jc w:val="center"/>
        </w:trPr>
        <w:tc>
          <w:tcPr>
            <w:tcW w:w="288" w:type="dxa"/>
          </w:tcPr>
          <w:p w14:paraId="05F1ABA2" w14:textId="77777777" w:rsidR="00BE273A" w:rsidRDefault="00BE273A" w:rsidP="00484AEF">
            <w:pPr>
              <w:pStyle w:val="CopticCross"/>
            </w:pPr>
            <w:r>
              <w:t>¿</w:t>
            </w:r>
          </w:p>
        </w:tc>
        <w:tc>
          <w:tcPr>
            <w:tcW w:w="3960" w:type="dxa"/>
          </w:tcPr>
          <w:p w14:paraId="23521B6D" w14:textId="77777777" w:rsidR="00BE273A" w:rsidRDefault="00BE273A" w:rsidP="00BE273A">
            <w:pPr>
              <w:pStyle w:val="EngInd"/>
            </w:pPr>
            <w:r w:rsidRPr="00597158">
              <w:t xml:space="preserve">To Him Who divided the Red Sea into parts: </w:t>
            </w:r>
          </w:p>
          <w:p w14:paraId="1FF2F992" w14:textId="77777777" w:rsidR="00BE273A" w:rsidRPr="00597158" w:rsidRDefault="00BE273A" w:rsidP="00BE273A">
            <w:pPr>
              <w:pStyle w:val="EngIndEnd"/>
            </w:pPr>
            <w:r w:rsidRPr="00597158">
              <w:t>Alleluia: For His mercy endures forever.</w:t>
            </w:r>
          </w:p>
        </w:tc>
        <w:tc>
          <w:tcPr>
            <w:tcW w:w="288" w:type="dxa"/>
          </w:tcPr>
          <w:p w14:paraId="475D08C4" w14:textId="77777777" w:rsidR="00BE273A" w:rsidRDefault="00BE273A" w:rsidP="00257627"/>
        </w:tc>
        <w:tc>
          <w:tcPr>
            <w:tcW w:w="288" w:type="dxa"/>
          </w:tcPr>
          <w:p w14:paraId="57261FEB" w14:textId="77777777" w:rsidR="00BE273A" w:rsidRDefault="00BE273A" w:rsidP="00484AEF">
            <w:pPr>
              <w:pStyle w:val="CopticCross"/>
            </w:pPr>
            <w:r>
              <w:t>¿</w:t>
            </w:r>
          </w:p>
        </w:tc>
        <w:tc>
          <w:tcPr>
            <w:tcW w:w="3960" w:type="dxa"/>
          </w:tcPr>
          <w:p w14:paraId="6CA3569B" w14:textId="77777777" w:rsidR="00BE273A" w:rsidRDefault="00BE273A" w:rsidP="001A05D1">
            <w:pPr>
              <w:pStyle w:val="CopticInd"/>
            </w:pPr>
            <w:r w:rsidRPr="00597158">
              <w:t xml:space="preserve">Ⲫⲏⲉ̀ⲧⲁϥⲫⲱⲣϫ ⲙ̀ⲫ̀ⲓⲟⲙ ⲛ̀ϣⲁⲣⲓ ϧⲉⲛ ϩⲁⲛⲫⲱⲣϫ </w:t>
            </w:r>
          </w:p>
          <w:p w14:paraId="513E6926" w14:textId="77777777" w:rsidR="00BE273A" w:rsidRPr="00597158" w:rsidRDefault="00BE273A" w:rsidP="001A05D1">
            <w:pPr>
              <w:pStyle w:val="CoptIndEnd"/>
            </w:pPr>
            <w:r w:rsidRPr="00597158">
              <w:t>ⲁⲗⲗⲏⲗⲟⲩⲓ̀ⲁ ϫⲉ ⲡⲉϥⲛⲁⲓ ϣⲟⲡ ϣⲁ ⲉ̀ⲛⲉϩ.</w:t>
            </w:r>
          </w:p>
        </w:tc>
      </w:tr>
      <w:tr w:rsidR="00BE273A" w14:paraId="25C502C7" w14:textId="77777777" w:rsidTr="00597158">
        <w:trPr>
          <w:cantSplit/>
          <w:jc w:val="center"/>
        </w:trPr>
        <w:tc>
          <w:tcPr>
            <w:tcW w:w="288" w:type="dxa"/>
          </w:tcPr>
          <w:p w14:paraId="6939D6E2" w14:textId="77777777" w:rsidR="00BE273A" w:rsidRDefault="00BE273A" w:rsidP="00484AEF">
            <w:pPr>
              <w:pStyle w:val="CopticCross"/>
            </w:pPr>
          </w:p>
        </w:tc>
        <w:tc>
          <w:tcPr>
            <w:tcW w:w="3960" w:type="dxa"/>
          </w:tcPr>
          <w:p w14:paraId="6AF5885F" w14:textId="77777777" w:rsidR="00BE273A" w:rsidRDefault="00BE273A" w:rsidP="00BE273A">
            <w:pPr>
              <w:pStyle w:val="EngInd"/>
            </w:pPr>
            <w:r w:rsidRPr="00597158">
              <w:t xml:space="preserve">And </w:t>
            </w:r>
            <w:r>
              <w:t xml:space="preserve">brought out Israel </w:t>
            </w:r>
            <w:r w:rsidRPr="00597158">
              <w:t xml:space="preserve">through the midst of it: </w:t>
            </w:r>
          </w:p>
          <w:p w14:paraId="687D9068" w14:textId="77777777" w:rsidR="00BE273A" w:rsidRPr="00597158" w:rsidRDefault="00BE273A" w:rsidP="00BE273A">
            <w:pPr>
              <w:pStyle w:val="EngIndEnd"/>
            </w:pPr>
            <w:r w:rsidRPr="00597158">
              <w:t>Alleluia: For His mercy endures forever.</w:t>
            </w:r>
          </w:p>
        </w:tc>
        <w:tc>
          <w:tcPr>
            <w:tcW w:w="288" w:type="dxa"/>
          </w:tcPr>
          <w:p w14:paraId="3419D533" w14:textId="77777777" w:rsidR="00BE273A" w:rsidRDefault="00BE273A" w:rsidP="00257627"/>
        </w:tc>
        <w:tc>
          <w:tcPr>
            <w:tcW w:w="288" w:type="dxa"/>
          </w:tcPr>
          <w:p w14:paraId="5E14E330" w14:textId="77777777" w:rsidR="00BE273A" w:rsidRDefault="00BE273A" w:rsidP="00484AEF">
            <w:pPr>
              <w:pStyle w:val="CopticCross"/>
            </w:pPr>
          </w:p>
        </w:tc>
        <w:tc>
          <w:tcPr>
            <w:tcW w:w="3960" w:type="dxa"/>
          </w:tcPr>
          <w:p w14:paraId="625C8439" w14:textId="77777777" w:rsidR="00BE273A" w:rsidRDefault="00BE273A" w:rsidP="001A05D1">
            <w:pPr>
              <w:pStyle w:val="CopticInd"/>
            </w:pPr>
            <w:r w:rsidRPr="00597158">
              <w:t xml:space="preserve">Ⲟⲩⲟϩ ⲁϥⲓ̀ⲛⲓ ⲙ̀Ⲡⲓⲥ̅ⲗ ⲉ̀ⲙⲏⲣ ϧⲉⲛ ⲧⲉϥⲙⲏϯ </w:t>
            </w:r>
          </w:p>
          <w:p w14:paraId="12496C1B" w14:textId="77777777" w:rsidR="00BE273A" w:rsidRPr="00597158" w:rsidRDefault="00BE273A" w:rsidP="001A05D1">
            <w:pPr>
              <w:pStyle w:val="CoptIndEnd"/>
            </w:pPr>
            <w:r w:rsidRPr="00597158">
              <w:t>ⲁⲗⲗⲏⲗⲟⲩⲓ̀ⲁ ϫⲉ ⲡⲉϥⲛⲁⲓ ϣⲟⲡ ϣⲁ ⲉ̀ⲛⲉϩ.</w:t>
            </w:r>
          </w:p>
        </w:tc>
      </w:tr>
      <w:tr w:rsidR="00BE273A" w14:paraId="1A9D291F" w14:textId="77777777" w:rsidTr="00597158">
        <w:trPr>
          <w:cantSplit/>
          <w:jc w:val="center"/>
        </w:trPr>
        <w:tc>
          <w:tcPr>
            <w:tcW w:w="288" w:type="dxa"/>
          </w:tcPr>
          <w:p w14:paraId="12086443" w14:textId="77777777" w:rsidR="00BE273A" w:rsidRDefault="00BE273A" w:rsidP="00484AEF">
            <w:pPr>
              <w:pStyle w:val="CopticCross"/>
            </w:pPr>
            <w:r>
              <w:t>¿</w:t>
            </w:r>
          </w:p>
        </w:tc>
        <w:tc>
          <w:tcPr>
            <w:tcW w:w="3960" w:type="dxa"/>
          </w:tcPr>
          <w:p w14:paraId="66FB1B41" w14:textId="77777777" w:rsidR="00BE273A" w:rsidRDefault="00BE273A" w:rsidP="00BE273A">
            <w:pPr>
              <w:pStyle w:val="EngInd"/>
            </w:pPr>
            <w:r w:rsidRPr="00597158">
              <w:t xml:space="preserve">But overthrew Pharaoh and his </w:t>
            </w:r>
            <w:r>
              <w:t>forces</w:t>
            </w:r>
            <w:r w:rsidRPr="00597158">
              <w:t xml:space="preserve"> </w:t>
            </w:r>
            <w:commentRangeStart w:id="212"/>
            <w:r w:rsidRPr="00597158">
              <w:t xml:space="preserve">in </w:t>
            </w:r>
            <w:commentRangeEnd w:id="212"/>
            <w:r>
              <w:rPr>
                <w:rStyle w:val="CommentReference"/>
                <w:rFonts w:eastAsiaTheme="minorHAnsi" w:cstheme="minorBidi"/>
                <w:color w:val="auto"/>
                <w:lang w:val="en-CA"/>
              </w:rPr>
              <w:commentReference w:id="212"/>
            </w:r>
            <w:r w:rsidRPr="00597158">
              <w:t xml:space="preserve">the Red Sea: </w:t>
            </w:r>
          </w:p>
          <w:p w14:paraId="4A51804D" w14:textId="77777777" w:rsidR="00BE273A" w:rsidRPr="00597158" w:rsidRDefault="00BE273A" w:rsidP="00BE273A">
            <w:pPr>
              <w:pStyle w:val="EngIndEnd"/>
            </w:pPr>
            <w:r w:rsidRPr="00597158">
              <w:t>Alleluia: For His mercy endures forever.</w:t>
            </w:r>
          </w:p>
        </w:tc>
        <w:tc>
          <w:tcPr>
            <w:tcW w:w="288" w:type="dxa"/>
          </w:tcPr>
          <w:p w14:paraId="33B3F532" w14:textId="77777777" w:rsidR="00BE273A" w:rsidRDefault="00BE273A" w:rsidP="00257627"/>
        </w:tc>
        <w:tc>
          <w:tcPr>
            <w:tcW w:w="288" w:type="dxa"/>
          </w:tcPr>
          <w:p w14:paraId="19D2563C" w14:textId="77777777" w:rsidR="00BE273A" w:rsidRDefault="00BE273A" w:rsidP="00484AEF">
            <w:pPr>
              <w:pStyle w:val="CopticCross"/>
            </w:pPr>
            <w:r>
              <w:t>¿</w:t>
            </w:r>
          </w:p>
        </w:tc>
        <w:tc>
          <w:tcPr>
            <w:tcW w:w="3960" w:type="dxa"/>
          </w:tcPr>
          <w:p w14:paraId="3542F1D2" w14:textId="77777777" w:rsidR="00BE273A" w:rsidRDefault="00BE273A" w:rsidP="001A05D1">
            <w:pPr>
              <w:pStyle w:val="CopticInd"/>
            </w:pPr>
            <w:r w:rsidRPr="00597158">
              <w:t xml:space="preserve">Ⲟⲩⲟϩ ⲁϥⲃⲟⲣⲃⲉⲣ ⲙ̀Ⲫⲁⲣⲁⲱ̀ ⲛⲉⲙ ⲧⲉϥϫⲟⲙ ⲧⲏⲣⲥ ⲉ̀ⲫ̀ⲓⲟⲙ ⲛ̀ϣⲁⲣⲓ </w:t>
            </w:r>
          </w:p>
          <w:p w14:paraId="6443DDB4" w14:textId="77777777" w:rsidR="00BE273A" w:rsidRPr="00597158" w:rsidRDefault="00BE273A" w:rsidP="001A05D1">
            <w:pPr>
              <w:pStyle w:val="CoptIndEnd"/>
            </w:pPr>
            <w:r w:rsidRPr="00597158">
              <w:t>ⲁⲗⲗⲏⲗⲟⲩⲓ̀ⲁ ϫⲉ ⲡⲉϥⲛⲁⲓ ϣⲟⲡ ϣⲁ ⲉ̀ⲛⲉϩ.</w:t>
            </w:r>
          </w:p>
        </w:tc>
      </w:tr>
      <w:tr w:rsidR="00BE273A" w14:paraId="0E98B2C2" w14:textId="77777777" w:rsidTr="00597158">
        <w:trPr>
          <w:cantSplit/>
          <w:jc w:val="center"/>
        </w:trPr>
        <w:tc>
          <w:tcPr>
            <w:tcW w:w="288" w:type="dxa"/>
          </w:tcPr>
          <w:p w14:paraId="1A3F3EDD" w14:textId="77777777" w:rsidR="00BE273A" w:rsidRDefault="00BE273A" w:rsidP="00484AEF">
            <w:pPr>
              <w:pStyle w:val="CopticCross"/>
            </w:pPr>
          </w:p>
        </w:tc>
        <w:tc>
          <w:tcPr>
            <w:tcW w:w="3960" w:type="dxa"/>
          </w:tcPr>
          <w:p w14:paraId="075B6B65" w14:textId="77777777" w:rsidR="00BE273A" w:rsidRDefault="00BE273A" w:rsidP="00BE273A">
            <w:pPr>
              <w:pStyle w:val="EngInd"/>
            </w:pPr>
            <w:r w:rsidRPr="00597158">
              <w:t xml:space="preserve">To Him Who </w:t>
            </w:r>
            <w:r>
              <w:t>brought</w:t>
            </w:r>
            <w:r w:rsidRPr="00597158">
              <w:t xml:space="preserve"> His people through the wilderness: </w:t>
            </w:r>
          </w:p>
          <w:p w14:paraId="5933C3A1" w14:textId="77777777" w:rsidR="00BE273A" w:rsidRPr="00597158" w:rsidRDefault="00BE273A" w:rsidP="00BE273A">
            <w:pPr>
              <w:pStyle w:val="EngIndEnd"/>
            </w:pPr>
            <w:r w:rsidRPr="00597158">
              <w:t>Alleluia: For His mercy endures forever.</w:t>
            </w:r>
          </w:p>
        </w:tc>
        <w:tc>
          <w:tcPr>
            <w:tcW w:w="288" w:type="dxa"/>
          </w:tcPr>
          <w:p w14:paraId="31E4CB56" w14:textId="77777777" w:rsidR="00BE273A" w:rsidRDefault="00BE273A" w:rsidP="00257627"/>
        </w:tc>
        <w:tc>
          <w:tcPr>
            <w:tcW w:w="288" w:type="dxa"/>
          </w:tcPr>
          <w:p w14:paraId="31595F89" w14:textId="77777777" w:rsidR="00BE273A" w:rsidRDefault="00BE273A" w:rsidP="00484AEF">
            <w:pPr>
              <w:pStyle w:val="CopticCross"/>
            </w:pPr>
          </w:p>
        </w:tc>
        <w:tc>
          <w:tcPr>
            <w:tcW w:w="3960" w:type="dxa"/>
          </w:tcPr>
          <w:p w14:paraId="4CB2D493" w14:textId="77777777" w:rsidR="00BE273A" w:rsidRDefault="00BE273A" w:rsidP="001A05D1">
            <w:pPr>
              <w:pStyle w:val="CopticInd"/>
            </w:pPr>
            <w:r w:rsidRPr="00597158">
              <w:t xml:space="preserve">Ⲫⲏⲉ̀ⲧⲁϥⲓ̀ⲛⲓ ⲙ̀ⲡⲉϥⲗⲁⲟⲥ ⲉ̀ⲃⲟⲗ ⲛ̀ϩ̀ⲣⲏⲓ ϩⲓ ⲡ̀ϣⲁϥⲉ </w:t>
            </w:r>
          </w:p>
          <w:p w14:paraId="0391E206" w14:textId="77777777" w:rsidR="00BE273A" w:rsidRPr="00597158" w:rsidRDefault="00BE273A" w:rsidP="001A05D1">
            <w:pPr>
              <w:pStyle w:val="CoptIndEnd"/>
            </w:pPr>
            <w:r w:rsidRPr="00597158">
              <w:t>ⲁⲗⲗⲏⲗⲟⲩⲓ̀ⲁ ϫⲉ ⲡⲉϥⲛⲁⲓ ϣⲟⲡ ϣⲁ ⲉ̀ⲛⲉϩ.</w:t>
            </w:r>
          </w:p>
        </w:tc>
      </w:tr>
      <w:tr w:rsidR="00BE273A" w14:paraId="1CB6BB82" w14:textId="77777777" w:rsidTr="00597158">
        <w:trPr>
          <w:cantSplit/>
          <w:jc w:val="center"/>
        </w:trPr>
        <w:tc>
          <w:tcPr>
            <w:tcW w:w="288" w:type="dxa"/>
          </w:tcPr>
          <w:p w14:paraId="130E8742" w14:textId="77777777" w:rsidR="00BE273A" w:rsidRDefault="00BE273A" w:rsidP="00484AEF">
            <w:pPr>
              <w:pStyle w:val="CopticCross"/>
            </w:pPr>
            <w:r>
              <w:t>¿</w:t>
            </w:r>
          </w:p>
        </w:tc>
        <w:tc>
          <w:tcPr>
            <w:tcW w:w="3960" w:type="dxa"/>
          </w:tcPr>
          <w:p w14:paraId="2F67AD18" w14:textId="77777777" w:rsidR="00BE273A" w:rsidRPr="00FC3604" w:rsidRDefault="00BE273A" w:rsidP="00BE273A">
            <w:pPr>
              <w:pStyle w:val="EngInd"/>
            </w:pPr>
            <w:commentRangeStart w:id="213"/>
            <w:r w:rsidRPr="00FC3604">
              <w:t xml:space="preserve">To Him who retrieved water from a rock: </w:t>
            </w:r>
          </w:p>
          <w:p w14:paraId="37683B73" w14:textId="77777777" w:rsidR="00BE273A" w:rsidRPr="00597158" w:rsidRDefault="00BE273A" w:rsidP="00BE273A">
            <w:pPr>
              <w:pStyle w:val="EngIndEnd"/>
            </w:pPr>
            <w:r w:rsidRPr="00FC3604">
              <w:t>Alleluia: For His mercy endures forever.</w:t>
            </w:r>
            <w:commentRangeEnd w:id="213"/>
            <w:r w:rsidR="00FC3604">
              <w:rPr>
                <w:rStyle w:val="CommentReference"/>
                <w:rFonts w:cstheme="minorBidi"/>
                <w:color w:val="auto"/>
                <w:lang w:val="en-CA"/>
              </w:rPr>
              <w:commentReference w:id="213"/>
            </w:r>
          </w:p>
        </w:tc>
        <w:tc>
          <w:tcPr>
            <w:tcW w:w="288" w:type="dxa"/>
          </w:tcPr>
          <w:p w14:paraId="34BD7A6D" w14:textId="77777777" w:rsidR="00BE273A" w:rsidRDefault="00BE273A" w:rsidP="00257627"/>
        </w:tc>
        <w:tc>
          <w:tcPr>
            <w:tcW w:w="288" w:type="dxa"/>
          </w:tcPr>
          <w:p w14:paraId="640E84A8" w14:textId="77777777" w:rsidR="00BE273A" w:rsidRDefault="00BE273A" w:rsidP="00484AEF">
            <w:pPr>
              <w:pStyle w:val="CopticCross"/>
            </w:pPr>
            <w:r>
              <w:t>¿</w:t>
            </w:r>
          </w:p>
        </w:tc>
        <w:tc>
          <w:tcPr>
            <w:tcW w:w="3960" w:type="dxa"/>
          </w:tcPr>
          <w:p w14:paraId="1C0411CD" w14:textId="77777777" w:rsidR="00BE273A" w:rsidRDefault="00BE273A" w:rsidP="001A05D1">
            <w:pPr>
              <w:pStyle w:val="CopticInd"/>
            </w:pPr>
            <w:r w:rsidRPr="00597158">
              <w:t xml:space="preserve">Ⲫⲏⲉ̀ⲧⲁϥⲓ̀ⲛⲓ ⲛ̀ⲟⲩⲙⲱⲟⲩ ⲉ̀ⲃⲟⲗ ϧⲉⲛ ⲟⲩⲡⲉⲧⲣⲁ ⲛ̀ⲕⲟϩ ⲛ̀ϣⲱⲧ </w:t>
            </w:r>
          </w:p>
          <w:p w14:paraId="632BA71C" w14:textId="77777777" w:rsidR="00BE273A" w:rsidRPr="00597158" w:rsidRDefault="00BE273A" w:rsidP="001A05D1">
            <w:pPr>
              <w:pStyle w:val="CoptIndEnd"/>
            </w:pPr>
            <w:r w:rsidRPr="00597158">
              <w:t>ⲁⲗⲗⲏⲗⲟⲩⲓ̀ⲁ ϫⲉ ⲡⲉϥⲛⲁⲓ ϣⲟⲡ ϣⲁ ⲉ̀ⲛⲉϩ.</w:t>
            </w:r>
          </w:p>
        </w:tc>
      </w:tr>
      <w:tr w:rsidR="00BE273A" w14:paraId="5A2F412E" w14:textId="77777777" w:rsidTr="00597158">
        <w:trPr>
          <w:cantSplit/>
          <w:jc w:val="center"/>
        </w:trPr>
        <w:tc>
          <w:tcPr>
            <w:tcW w:w="288" w:type="dxa"/>
          </w:tcPr>
          <w:p w14:paraId="29443801" w14:textId="77777777" w:rsidR="00BE273A" w:rsidRDefault="00BE273A" w:rsidP="00484AEF">
            <w:pPr>
              <w:pStyle w:val="CopticCross"/>
            </w:pPr>
          </w:p>
        </w:tc>
        <w:tc>
          <w:tcPr>
            <w:tcW w:w="3960" w:type="dxa"/>
          </w:tcPr>
          <w:p w14:paraId="392546AB" w14:textId="77777777" w:rsidR="00BE273A" w:rsidRDefault="00BE273A" w:rsidP="00BE273A">
            <w:pPr>
              <w:pStyle w:val="EngInd"/>
            </w:pPr>
            <w:r w:rsidRPr="00597158">
              <w:t xml:space="preserve">To Him that </w:t>
            </w:r>
            <w:r>
              <w:t>struck down</w:t>
            </w:r>
            <w:r w:rsidRPr="00597158">
              <w:t xml:space="preserve"> great kings: </w:t>
            </w:r>
          </w:p>
          <w:p w14:paraId="6614F2D3" w14:textId="77777777" w:rsidR="00BE273A" w:rsidRPr="00597158" w:rsidRDefault="00BE273A" w:rsidP="00BE273A">
            <w:pPr>
              <w:pStyle w:val="EngIndEnd"/>
            </w:pPr>
            <w:r w:rsidRPr="00597158">
              <w:t>Alleluia: For His mercy endures forever.</w:t>
            </w:r>
          </w:p>
        </w:tc>
        <w:tc>
          <w:tcPr>
            <w:tcW w:w="288" w:type="dxa"/>
          </w:tcPr>
          <w:p w14:paraId="4CB46749" w14:textId="77777777" w:rsidR="00BE273A" w:rsidRDefault="00BE273A" w:rsidP="00257627"/>
        </w:tc>
        <w:tc>
          <w:tcPr>
            <w:tcW w:w="288" w:type="dxa"/>
          </w:tcPr>
          <w:p w14:paraId="3FEB452B" w14:textId="77777777" w:rsidR="00BE273A" w:rsidRDefault="00BE273A" w:rsidP="00484AEF">
            <w:pPr>
              <w:pStyle w:val="CopticCross"/>
            </w:pPr>
          </w:p>
        </w:tc>
        <w:tc>
          <w:tcPr>
            <w:tcW w:w="3960" w:type="dxa"/>
          </w:tcPr>
          <w:p w14:paraId="3FC960CE" w14:textId="77777777" w:rsidR="00BE273A" w:rsidRDefault="00BE273A" w:rsidP="001A05D1">
            <w:pPr>
              <w:pStyle w:val="CopticInd"/>
            </w:pPr>
            <w:r w:rsidRPr="00597158">
              <w:t xml:space="preserve">Ⲫⲏⲉ̀ⲧⲁϥϣⲁⲣⲓ ⲛ̀ϩⲁⲛⲛⲓϣϯ ⲛ̀ⲟⲩⲣⲱⲟⲩ </w:t>
            </w:r>
          </w:p>
          <w:p w14:paraId="2B93A50A" w14:textId="77777777" w:rsidR="00BE273A" w:rsidRPr="00597158" w:rsidRDefault="00BE273A" w:rsidP="001A05D1">
            <w:pPr>
              <w:pStyle w:val="CoptIndEnd"/>
            </w:pPr>
            <w:r w:rsidRPr="00597158">
              <w:t>ⲁⲗⲗⲏⲗⲟⲩⲓ̀ⲁ ϫⲉ ⲡⲉϥⲛⲁⲓ ϣⲟⲡ ϣⲁ ⲉ̀ⲛⲉϩ.</w:t>
            </w:r>
          </w:p>
        </w:tc>
      </w:tr>
      <w:tr w:rsidR="00BE273A" w14:paraId="0D4C7F7A" w14:textId="77777777" w:rsidTr="00597158">
        <w:trPr>
          <w:cantSplit/>
          <w:jc w:val="center"/>
        </w:trPr>
        <w:tc>
          <w:tcPr>
            <w:tcW w:w="288" w:type="dxa"/>
          </w:tcPr>
          <w:p w14:paraId="61E465AA" w14:textId="77777777" w:rsidR="00BE273A" w:rsidRDefault="00BE273A" w:rsidP="00484AEF">
            <w:pPr>
              <w:pStyle w:val="CopticCross"/>
            </w:pPr>
            <w:r>
              <w:t>¿</w:t>
            </w:r>
          </w:p>
        </w:tc>
        <w:tc>
          <w:tcPr>
            <w:tcW w:w="3960" w:type="dxa"/>
          </w:tcPr>
          <w:p w14:paraId="121D1070" w14:textId="77777777" w:rsidR="00BE273A" w:rsidRDefault="00BE273A" w:rsidP="00BE273A">
            <w:pPr>
              <w:pStyle w:val="EngInd"/>
            </w:pPr>
            <w:r w:rsidRPr="00597158">
              <w:t xml:space="preserve">And </w:t>
            </w:r>
            <w:r>
              <w:t>killed</w:t>
            </w:r>
            <w:r w:rsidRPr="00597158">
              <w:t xml:space="preserve"> </w:t>
            </w:r>
            <w:r>
              <w:t>mighty</w:t>
            </w:r>
            <w:r w:rsidRPr="00597158">
              <w:t xml:space="preserve"> kings: </w:t>
            </w:r>
          </w:p>
          <w:p w14:paraId="000C5ED3" w14:textId="77777777" w:rsidR="00BE273A" w:rsidRPr="00597158" w:rsidRDefault="00BE273A" w:rsidP="00BE273A">
            <w:pPr>
              <w:pStyle w:val="EngIndEnd"/>
            </w:pPr>
            <w:r w:rsidRPr="00597158">
              <w:t>Alleluia: For His mercy endures forever.</w:t>
            </w:r>
          </w:p>
        </w:tc>
        <w:tc>
          <w:tcPr>
            <w:tcW w:w="288" w:type="dxa"/>
          </w:tcPr>
          <w:p w14:paraId="759E78B9" w14:textId="77777777" w:rsidR="00BE273A" w:rsidRDefault="00BE273A" w:rsidP="00257627"/>
        </w:tc>
        <w:tc>
          <w:tcPr>
            <w:tcW w:w="288" w:type="dxa"/>
          </w:tcPr>
          <w:p w14:paraId="5B8A5AA0" w14:textId="77777777" w:rsidR="00BE273A" w:rsidRDefault="00BE273A" w:rsidP="00484AEF">
            <w:pPr>
              <w:pStyle w:val="CopticCross"/>
            </w:pPr>
            <w:r>
              <w:t>¿</w:t>
            </w:r>
          </w:p>
        </w:tc>
        <w:tc>
          <w:tcPr>
            <w:tcW w:w="3960" w:type="dxa"/>
          </w:tcPr>
          <w:p w14:paraId="65C398B2" w14:textId="77777777" w:rsidR="00BE273A" w:rsidRDefault="00BE273A" w:rsidP="001A05D1">
            <w:pPr>
              <w:pStyle w:val="CopticInd"/>
            </w:pPr>
            <w:r w:rsidRPr="00597158">
              <w:t xml:space="preserve">Ⲟⲩⲟϩ ⲁϥϧⲱⲧⲉⲃ ⲛ̀ϩⲁⲛⲟⲩⲣⲱⲟⲩ ⲉⲩⲟⲓ ⲛ̀ϣ̀ⲫⲏⲣⲓ </w:t>
            </w:r>
          </w:p>
          <w:p w14:paraId="1BC5C613" w14:textId="77777777" w:rsidR="00BE273A" w:rsidRPr="00597158" w:rsidRDefault="00BE273A" w:rsidP="001A05D1">
            <w:pPr>
              <w:pStyle w:val="CoptIndEnd"/>
            </w:pPr>
            <w:r w:rsidRPr="00597158">
              <w:t>ⲁⲗⲗⲏⲗⲟⲩⲓ̀ⲁ ϫⲉ ⲡⲉϥⲛⲁⲓ ϣⲟⲡ ϣⲁ ⲉ̀ⲛⲉϩ.</w:t>
            </w:r>
          </w:p>
        </w:tc>
      </w:tr>
      <w:tr w:rsidR="00BE273A" w14:paraId="15CB9DAF" w14:textId="77777777" w:rsidTr="00597158">
        <w:trPr>
          <w:cantSplit/>
          <w:jc w:val="center"/>
        </w:trPr>
        <w:tc>
          <w:tcPr>
            <w:tcW w:w="288" w:type="dxa"/>
          </w:tcPr>
          <w:p w14:paraId="4AC3241E" w14:textId="77777777" w:rsidR="00BE273A" w:rsidRDefault="00BE273A" w:rsidP="00484AEF">
            <w:pPr>
              <w:pStyle w:val="CopticCross"/>
            </w:pPr>
          </w:p>
        </w:tc>
        <w:tc>
          <w:tcPr>
            <w:tcW w:w="3960" w:type="dxa"/>
          </w:tcPr>
          <w:p w14:paraId="3B4D609A" w14:textId="77777777" w:rsidR="00BE273A" w:rsidRDefault="00BE273A" w:rsidP="00BE273A">
            <w:pPr>
              <w:pStyle w:val="EngInd"/>
            </w:pPr>
            <w:r w:rsidRPr="00597158">
              <w:t>Sihon, king of the Amorites:</w:t>
            </w:r>
          </w:p>
          <w:p w14:paraId="227FB549" w14:textId="77777777" w:rsidR="00BE273A" w:rsidRPr="00597158" w:rsidRDefault="00BE273A" w:rsidP="00BE273A">
            <w:pPr>
              <w:pStyle w:val="EngIndEnd"/>
            </w:pPr>
            <w:r w:rsidRPr="00597158">
              <w:t>Alleluia: For His mercy endures forever.</w:t>
            </w:r>
          </w:p>
        </w:tc>
        <w:tc>
          <w:tcPr>
            <w:tcW w:w="288" w:type="dxa"/>
          </w:tcPr>
          <w:p w14:paraId="185A73FC" w14:textId="77777777" w:rsidR="00BE273A" w:rsidRDefault="00BE273A" w:rsidP="00257627"/>
        </w:tc>
        <w:tc>
          <w:tcPr>
            <w:tcW w:w="288" w:type="dxa"/>
          </w:tcPr>
          <w:p w14:paraId="61204271" w14:textId="77777777" w:rsidR="00BE273A" w:rsidRDefault="00BE273A" w:rsidP="00484AEF">
            <w:pPr>
              <w:pStyle w:val="CopticCross"/>
            </w:pPr>
          </w:p>
        </w:tc>
        <w:tc>
          <w:tcPr>
            <w:tcW w:w="3960" w:type="dxa"/>
          </w:tcPr>
          <w:p w14:paraId="2DA1D639" w14:textId="77777777" w:rsidR="00BE273A" w:rsidRDefault="00BE273A" w:rsidP="001A05D1">
            <w:pPr>
              <w:pStyle w:val="CopticInd"/>
            </w:pPr>
            <w:r w:rsidRPr="00597158">
              <w:t xml:space="preserve">Ⲥⲏⲱⲛ ⲡ̀ⲟⲩⲣⲟ ⲛ̀ⲧⲉ Ⲛⲓⲁ̀ⲙⲟⲣⲣⲉⲟⲥ </w:t>
            </w:r>
          </w:p>
          <w:p w14:paraId="34A41523" w14:textId="77777777" w:rsidR="00BE273A" w:rsidRPr="00597158" w:rsidRDefault="00BE273A" w:rsidP="001A05D1">
            <w:pPr>
              <w:pStyle w:val="CoptIndEnd"/>
            </w:pPr>
            <w:r w:rsidRPr="00597158">
              <w:t>ⲁⲗⲗⲏⲗⲟⲩⲓ̀ⲁ ϫⲉ ⲡⲉϥⲛⲁⲓ ϣⲟⲡ ϣⲁ ⲉ̀ⲛⲉϩ.</w:t>
            </w:r>
          </w:p>
        </w:tc>
      </w:tr>
      <w:tr w:rsidR="00BE273A" w14:paraId="551A59F0" w14:textId="77777777" w:rsidTr="00597158">
        <w:trPr>
          <w:cantSplit/>
          <w:jc w:val="center"/>
        </w:trPr>
        <w:tc>
          <w:tcPr>
            <w:tcW w:w="288" w:type="dxa"/>
          </w:tcPr>
          <w:p w14:paraId="3F6CFE5E" w14:textId="77777777" w:rsidR="00BE273A" w:rsidRDefault="00BE273A" w:rsidP="00484AEF">
            <w:pPr>
              <w:pStyle w:val="CopticCross"/>
            </w:pPr>
            <w:r>
              <w:t>¿</w:t>
            </w:r>
          </w:p>
        </w:tc>
        <w:tc>
          <w:tcPr>
            <w:tcW w:w="3960" w:type="dxa"/>
          </w:tcPr>
          <w:p w14:paraId="5367340A" w14:textId="77777777" w:rsidR="00BE273A" w:rsidRDefault="00BE273A" w:rsidP="00BE273A">
            <w:pPr>
              <w:pStyle w:val="EngInd"/>
            </w:pPr>
            <w:r w:rsidRPr="00597158">
              <w:t xml:space="preserve">And Og, the king of Bashan: </w:t>
            </w:r>
          </w:p>
          <w:p w14:paraId="39443FF2" w14:textId="77777777" w:rsidR="00BE273A" w:rsidRPr="00597158" w:rsidRDefault="00BE273A" w:rsidP="00BE273A">
            <w:pPr>
              <w:pStyle w:val="EngIndEnd"/>
              <w:rPr>
                <w:szCs w:val="20"/>
              </w:rPr>
            </w:pPr>
            <w:r w:rsidRPr="00597158">
              <w:t>Alleluia: For His mercy endures forever.</w:t>
            </w:r>
          </w:p>
        </w:tc>
        <w:tc>
          <w:tcPr>
            <w:tcW w:w="288" w:type="dxa"/>
          </w:tcPr>
          <w:p w14:paraId="0A55F85D" w14:textId="77777777" w:rsidR="00BE273A" w:rsidRDefault="00BE273A" w:rsidP="00257627"/>
        </w:tc>
        <w:tc>
          <w:tcPr>
            <w:tcW w:w="288" w:type="dxa"/>
          </w:tcPr>
          <w:p w14:paraId="1F25CC46" w14:textId="77777777" w:rsidR="00BE273A" w:rsidRDefault="00BE273A" w:rsidP="00484AEF">
            <w:pPr>
              <w:pStyle w:val="CopticCross"/>
            </w:pPr>
            <w:r>
              <w:t>¿</w:t>
            </w:r>
          </w:p>
        </w:tc>
        <w:tc>
          <w:tcPr>
            <w:tcW w:w="3960" w:type="dxa"/>
          </w:tcPr>
          <w:p w14:paraId="081A4DA9" w14:textId="77777777" w:rsidR="00BE273A" w:rsidRDefault="00BE273A" w:rsidP="001A05D1">
            <w:pPr>
              <w:pStyle w:val="CopticInd"/>
            </w:pPr>
            <w:r w:rsidRPr="00597158">
              <w:t xml:space="preserve">Ⲛⲉⲙ Ⲱⲅ ⲡ̀ⲟⲩⲣⲟ ⲛ̀ⲧⲉ Ⲑ̀̀ⲃⲁⲥⲁⲛ </w:t>
            </w:r>
          </w:p>
          <w:p w14:paraId="7421F0A8" w14:textId="77777777" w:rsidR="00BE273A" w:rsidRPr="00597158" w:rsidRDefault="00BE273A" w:rsidP="001A05D1">
            <w:pPr>
              <w:pStyle w:val="CoptIndEnd"/>
            </w:pPr>
            <w:r w:rsidRPr="00597158">
              <w:t>ⲁⲗⲗⲏⲗⲟⲩⲓ̀ⲁ ϫⲉ ⲡⲉϥⲛⲁⲓ ϣⲟⲡ ϣⲁ ⲉ̀ⲛⲉϩ.</w:t>
            </w:r>
          </w:p>
        </w:tc>
      </w:tr>
      <w:tr w:rsidR="00BE273A" w14:paraId="7A5124AD" w14:textId="77777777" w:rsidTr="00597158">
        <w:trPr>
          <w:cantSplit/>
          <w:jc w:val="center"/>
        </w:trPr>
        <w:tc>
          <w:tcPr>
            <w:tcW w:w="288" w:type="dxa"/>
          </w:tcPr>
          <w:p w14:paraId="6EF91E3B" w14:textId="77777777" w:rsidR="00BE273A" w:rsidRDefault="00BE273A" w:rsidP="00484AEF">
            <w:pPr>
              <w:pStyle w:val="CopticCross"/>
            </w:pPr>
          </w:p>
        </w:tc>
        <w:tc>
          <w:tcPr>
            <w:tcW w:w="3960" w:type="dxa"/>
          </w:tcPr>
          <w:p w14:paraId="6609B9AA" w14:textId="77777777" w:rsidR="00BE273A" w:rsidRDefault="00BE273A" w:rsidP="00BE273A">
            <w:pPr>
              <w:pStyle w:val="EngInd"/>
            </w:pPr>
            <w:r w:rsidRPr="00597158">
              <w:t xml:space="preserve">And gave their lands </w:t>
            </w:r>
            <w:r>
              <w:t>as</w:t>
            </w:r>
            <w:r w:rsidRPr="00597158">
              <w:t xml:space="preserve"> a heritage: </w:t>
            </w:r>
          </w:p>
          <w:p w14:paraId="1E248EE5" w14:textId="77777777" w:rsidR="00BE273A" w:rsidRPr="00597158" w:rsidRDefault="00BE273A" w:rsidP="00BE273A">
            <w:pPr>
              <w:pStyle w:val="EngIndEnd"/>
              <w:rPr>
                <w:szCs w:val="20"/>
              </w:rPr>
            </w:pPr>
            <w:r w:rsidRPr="00597158">
              <w:t>Alleluia: For His mercy endures forever.</w:t>
            </w:r>
          </w:p>
        </w:tc>
        <w:tc>
          <w:tcPr>
            <w:tcW w:w="288" w:type="dxa"/>
          </w:tcPr>
          <w:p w14:paraId="7B8A9C63" w14:textId="77777777" w:rsidR="00BE273A" w:rsidRDefault="00BE273A" w:rsidP="00257627"/>
        </w:tc>
        <w:tc>
          <w:tcPr>
            <w:tcW w:w="288" w:type="dxa"/>
          </w:tcPr>
          <w:p w14:paraId="0F9E80D2" w14:textId="77777777" w:rsidR="00BE273A" w:rsidRDefault="00BE273A" w:rsidP="00484AEF">
            <w:pPr>
              <w:pStyle w:val="CopticCross"/>
            </w:pPr>
          </w:p>
        </w:tc>
        <w:tc>
          <w:tcPr>
            <w:tcW w:w="3960" w:type="dxa"/>
          </w:tcPr>
          <w:p w14:paraId="4EC0BFB2" w14:textId="77777777" w:rsidR="00BE273A" w:rsidRDefault="00BE273A" w:rsidP="001A05D1">
            <w:pPr>
              <w:pStyle w:val="CopticInd"/>
            </w:pPr>
            <w:r w:rsidRPr="00597158">
              <w:t>Ⲁϥϯ ⲙ̀ⲡⲟⲩⲕⲁϩⲓ ⲉⲩⲕ̀ⲗⲏⲣⲟⲛⲟⲙⲓⲁ̀ ⲙ̀ⲡⲉϥⲃⲱⲕ Ⲡⲓⲥ̅ⲗ</w:t>
            </w:r>
          </w:p>
          <w:p w14:paraId="5386ED79" w14:textId="77777777" w:rsidR="00BE273A" w:rsidRPr="00597158" w:rsidRDefault="00BE273A" w:rsidP="001A05D1">
            <w:pPr>
              <w:pStyle w:val="CoptIndEnd"/>
            </w:pPr>
            <w:r w:rsidRPr="00597158">
              <w:t>ⲁⲗⲗⲏⲗⲟⲩⲓ̀ⲁ</w:t>
            </w:r>
            <w:r>
              <w:t xml:space="preserve"> </w:t>
            </w:r>
            <w:r w:rsidRPr="00597158">
              <w:t>ϫⲉ ⲡⲉϥⲛⲁⲓ ϣⲟⲡ ϣⲁ ⲉ̀ⲛⲉϩ.</w:t>
            </w:r>
          </w:p>
        </w:tc>
      </w:tr>
      <w:tr w:rsidR="00BE273A" w14:paraId="75D14459" w14:textId="77777777" w:rsidTr="00597158">
        <w:trPr>
          <w:cantSplit/>
          <w:jc w:val="center"/>
        </w:trPr>
        <w:tc>
          <w:tcPr>
            <w:tcW w:w="288" w:type="dxa"/>
          </w:tcPr>
          <w:p w14:paraId="15F90C5E" w14:textId="77777777" w:rsidR="00BE273A" w:rsidRDefault="00BE273A" w:rsidP="00484AEF">
            <w:pPr>
              <w:pStyle w:val="CopticCross"/>
            </w:pPr>
            <w:r>
              <w:t>¿</w:t>
            </w:r>
          </w:p>
        </w:tc>
        <w:tc>
          <w:tcPr>
            <w:tcW w:w="3960" w:type="dxa"/>
          </w:tcPr>
          <w:p w14:paraId="0E5C2E05" w14:textId="77777777" w:rsidR="00BE273A" w:rsidRDefault="00BE273A" w:rsidP="00BE273A">
            <w:pPr>
              <w:pStyle w:val="EngInd"/>
            </w:pPr>
            <w:r w:rsidRPr="00597158">
              <w:t xml:space="preserve">Even a heritage </w:t>
            </w:r>
            <w:r>
              <w:t>to</w:t>
            </w:r>
            <w:r w:rsidRPr="00597158">
              <w:t xml:space="preserve"> Israel His servant: </w:t>
            </w:r>
          </w:p>
          <w:p w14:paraId="015E2E51" w14:textId="77777777" w:rsidR="00BE273A" w:rsidRPr="00597158" w:rsidRDefault="00BE273A" w:rsidP="00BE273A">
            <w:pPr>
              <w:pStyle w:val="EngIndEnd"/>
            </w:pPr>
            <w:r w:rsidRPr="00597158">
              <w:t>Alleluia: For His mercy endures forever.</w:t>
            </w:r>
          </w:p>
        </w:tc>
        <w:tc>
          <w:tcPr>
            <w:tcW w:w="288" w:type="dxa"/>
          </w:tcPr>
          <w:p w14:paraId="15238B42" w14:textId="77777777" w:rsidR="00BE273A" w:rsidRDefault="00BE273A" w:rsidP="00257627"/>
        </w:tc>
        <w:tc>
          <w:tcPr>
            <w:tcW w:w="288" w:type="dxa"/>
          </w:tcPr>
          <w:p w14:paraId="0FA20E70" w14:textId="77777777" w:rsidR="00BE273A" w:rsidRDefault="00BE273A" w:rsidP="00484AEF">
            <w:pPr>
              <w:pStyle w:val="CopticCross"/>
            </w:pPr>
            <w:r>
              <w:t>¿</w:t>
            </w:r>
          </w:p>
        </w:tc>
        <w:tc>
          <w:tcPr>
            <w:tcW w:w="3960" w:type="dxa"/>
          </w:tcPr>
          <w:p w14:paraId="5710AB27" w14:textId="77777777" w:rsidR="00BE273A" w:rsidRDefault="00BE273A" w:rsidP="001A05D1">
            <w:pPr>
              <w:pStyle w:val="CopticInd"/>
            </w:pPr>
            <w:commentRangeStart w:id="214"/>
            <w:r w:rsidRPr="00FC3604">
              <w:t>Ⲉⲩⲕ̀ⲗⲏⲣⲟⲛⲟⲙⲓⲁ̀ ⲙ̀ⲡⲉϥⲃⲱⲕ ⲡⲓⲥ̅ⲗ̅</w:t>
            </w:r>
            <w:r w:rsidRPr="00597158">
              <w:t xml:space="preserve"> </w:t>
            </w:r>
            <w:commentRangeEnd w:id="214"/>
            <w:r w:rsidR="00FC3604">
              <w:rPr>
                <w:rStyle w:val="CommentReference"/>
                <w:rFonts w:ascii="Garamond" w:hAnsi="Garamond" w:cstheme="minorBidi"/>
                <w:noProof w:val="0"/>
                <w:lang w:val="en-CA"/>
              </w:rPr>
              <w:commentReference w:id="214"/>
            </w:r>
          </w:p>
          <w:p w14:paraId="3582CBCD" w14:textId="77777777" w:rsidR="00BE273A" w:rsidRPr="00597158" w:rsidRDefault="00BE273A" w:rsidP="001A05D1">
            <w:pPr>
              <w:pStyle w:val="CoptIndEnd"/>
            </w:pPr>
            <w:r w:rsidRPr="00597158">
              <w:t>ⲁⲗⲗⲏⲗⲟⲩⲓ̀ⲁ ϫⲉ ⲡⲉϥⲛⲁⲓ ϣⲟⲡ ϣⲁ ⲉ̀ⲛⲉϩ.</w:t>
            </w:r>
          </w:p>
        </w:tc>
      </w:tr>
      <w:tr w:rsidR="00BE273A" w14:paraId="64CE1FC5" w14:textId="77777777" w:rsidTr="00597158">
        <w:trPr>
          <w:cantSplit/>
          <w:jc w:val="center"/>
        </w:trPr>
        <w:tc>
          <w:tcPr>
            <w:tcW w:w="288" w:type="dxa"/>
          </w:tcPr>
          <w:p w14:paraId="7837F21B" w14:textId="77777777" w:rsidR="00BE273A" w:rsidRDefault="00BE273A" w:rsidP="00484AEF">
            <w:pPr>
              <w:pStyle w:val="CopticCross"/>
            </w:pPr>
          </w:p>
        </w:tc>
        <w:tc>
          <w:tcPr>
            <w:tcW w:w="3960" w:type="dxa"/>
          </w:tcPr>
          <w:p w14:paraId="154FE5AE" w14:textId="77777777" w:rsidR="00BE273A" w:rsidRDefault="00BE273A" w:rsidP="00BE273A">
            <w:pPr>
              <w:pStyle w:val="EngInd"/>
            </w:pPr>
            <w:r w:rsidRPr="00597158">
              <w:t xml:space="preserve">Who remembered us in our </w:t>
            </w:r>
            <w:r>
              <w:t>humiliation</w:t>
            </w:r>
            <w:r w:rsidRPr="00597158">
              <w:t xml:space="preserve">: </w:t>
            </w:r>
          </w:p>
          <w:p w14:paraId="352AFF08" w14:textId="77777777" w:rsidR="00BE273A" w:rsidRPr="00597158" w:rsidRDefault="00BE273A" w:rsidP="00BE273A">
            <w:pPr>
              <w:pStyle w:val="EngIndEnd"/>
            </w:pPr>
            <w:r w:rsidRPr="00597158">
              <w:t>Alleluia: For His mercy endures forever.</w:t>
            </w:r>
          </w:p>
        </w:tc>
        <w:tc>
          <w:tcPr>
            <w:tcW w:w="288" w:type="dxa"/>
          </w:tcPr>
          <w:p w14:paraId="4D869FEF" w14:textId="77777777" w:rsidR="00BE273A" w:rsidRDefault="00BE273A" w:rsidP="00257627"/>
        </w:tc>
        <w:tc>
          <w:tcPr>
            <w:tcW w:w="288" w:type="dxa"/>
          </w:tcPr>
          <w:p w14:paraId="40B27F59" w14:textId="77777777" w:rsidR="00BE273A" w:rsidRDefault="00BE273A" w:rsidP="00484AEF">
            <w:pPr>
              <w:pStyle w:val="CopticCross"/>
            </w:pPr>
          </w:p>
        </w:tc>
        <w:tc>
          <w:tcPr>
            <w:tcW w:w="3960" w:type="dxa"/>
          </w:tcPr>
          <w:p w14:paraId="1ACC45E9" w14:textId="77777777" w:rsidR="00BE273A" w:rsidRDefault="00BE273A" w:rsidP="001A05D1">
            <w:pPr>
              <w:pStyle w:val="CopticInd"/>
            </w:pPr>
            <w:r w:rsidRPr="00597158">
              <w:t xml:space="preserve">Ⲛ̀ϩ̀ⲣⲏⲓ ϧⲉⲛ ⲡⲉⲛⲑⲉⲃⲓⲟ̀ ⲁϥⲉⲣⲡⲉⲛⲙⲉⲩⲓ̀ ⲛ̀ϫⲉ Ⲡⲟ̅ⲥ̅ </w:t>
            </w:r>
          </w:p>
          <w:p w14:paraId="29A2C78C" w14:textId="77777777" w:rsidR="00BE273A" w:rsidRPr="00597158" w:rsidRDefault="00BE273A" w:rsidP="001A05D1">
            <w:pPr>
              <w:pStyle w:val="CoptIndEnd"/>
            </w:pPr>
            <w:r w:rsidRPr="00597158">
              <w:t>ⲁⲗⲗⲏⲗⲟⲩⲓ̀ⲁ ϫⲉ ⲡⲉϥⲛⲁⲓ ϣⲟⲡ ϣⲁ ⲉ̀ⲛⲉϩ.</w:t>
            </w:r>
          </w:p>
        </w:tc>
      </w:tr>
      <w:tr w:rsidR="00BE273A" w14:paraId="774A0BAF" w14:textId="77777777" w:rsidTr="00597158">
        <w:trPr>
          <w:cantSplit/>
          <w:jc w:val="center"/>
        </w:trPr>
        <w:tc>
          <w:tcPr>
            <w:tcW w:w="288" w:type="dxa"/>
          </w:tcPr>
          <w:p w14:paraId="52A5C792" w14:textId="77777777" w:rsidR="00BE273A" w:rsidRDefault="00BE273A" w:rsidP="00484AEF">
            <w:pPr>
              <w:pStyle w:val="CopticCross"/>
            </w:pPr>
            <w:r>
              <w:t>¿</w:t>
            </w:r>
          </w:p>
        </w:tc>
        <w:tc>
          <w:tcPr>
            <w:tcW w:w="3960" w:type="dxa"/>
          </w:tcPr>
          <w:p w14:paraId="3CE6014F" w14:textId="77777777" w:rsidR="00BE273A" w:rsidRDefault="00BE273A" w:rsidP="00BE273A">
            <w:pPr>
              <w:pStyle w:val="EngInd"/>
            </w:pPr>
            <w:r w:rsidRPr="00597158">
              <w:t xml:space="preserve">And redeemed us from our enemies: </w:t>
            </w:r>
          </w:p>
          <w:p w14:paraId="5ECD024C" w14:textId="77777777" w:rsidR="00BE273A" w:rsidRPr="00597158" w:rsidRDefault="00BE273A" w:rsidP="00BE273A">
            <w:pPr>
              <w:pStyle w:val="EngIndEnd"/>
            </w:pPr>
            <w:r w:rsidRPr="00597158">
              <w:t>Alleluia: For His mercy endures forever.</w:t>
            </w:r>
          </w:p>
        </w:tc>
        <w:tc>
          <w:tcPr>
            <w:tcW w:w="288" w:type="dxa"/>
          </w:tcPr>
          <w:p w14:paraId="79DE0C33" w14:textId="77777777" w:rsidR="00BE273A" w:rsidRDefault="00BE273A" w:rsidP="00257627"/>
        </w:tc>
        <w:tc>
          <w:tcPr>
            <w:tcW w:w="288" w:type="dxa"/>
          </w:tcPr>
          <w:p w14:paraId="568704A0" w14:textId="77777777" w:rsidR="00BE273A" w:rsidRDefault="00BE273A" w:rsidP="00484AEF">
            <w:pPr>
              <w:pStyle w:val="CopticCross"/>
            </w:pPr>
            <w:r>
              <w:t>¿</w:t>
            </w:r>
          </w:p>
        </w:tc>
        <w:tc>
          <w:tcPr>
            <w:tcW w:w="3960" w:type="dxa"/>
          </w:tcPr>
          <w:p w14:paraId="14C950F5" w14:textId="77777777" w:rsidR="00BE273A" w:rsidRDefault="00BE273A" w:rsidP="001A05D1">
            <w:pPr>
              <w:pStyle w:val="CopticInd"/>
            </w:pPr>
            <w:r w:rsidRPr="00597158">
              <w:t xml:space="preserve">Ⲟⲩⲟϩ ⲁϥⲥⲟⲧⲧⲉⲛ ⲉ̀ⲃⲟⲗϧⲉⲛ ⲛⲉⲛϫⲓϫ ⲛ̀ⲧⲉ ⲛⲉⲛϫⲁϫⲓ </w:t>
            </w:r>
          </w:p>
          <w:p w14:paraId="0A3390E3" w14:textId="77777777" w:rsidR="00BE273A" w:rsidRPr="00597158" w:rsidRDefault="00BE273A" w:rsidP="001A05D1">
            <w:pPr>
              <w:pStyle w:val="CoptIndEnd"/>
            </w:pPr>
            <w:r w:rsidRPr="00597158">
              <w:t>ⲁⲗⲗⲏⲗⲟⲩⲓ̀ⲁ ϫⲉ ⲡⲉϥⲛⲁⲓ ϣⲟⲡ ϣⲁ ⲉ̀ⲛⲉϩ.</w:t>
            </w:r>
          </w:p>
        </w:tc>
      </w:tr>
      <w:tr w:rsidR="00BE273A" w14:paraId="6D39E031" w14:textId="77777777" w:rsidTr="00597158">
        <w:trPr>
          <w:cantSplit/>
          <w:jc w:val="center"/>
        </w:trPr>
        <w:tc>
          <w:tcPr>
            <w:tcW w:w="288" w:type="dxa"/>
          </w:tcPr>
          <w:p w14:paraId="6EAF33C1" w14:textId="77777777" w:rsidR="00BE273A" w:rsidRDefault="00BE273A" w:rsidP="00484AEF">
            <w:pPr>
              <w:pStyle w:val="CopticCross"/>
            </w:pPr>
          </w:p>
        </w:tc>
        <w:tc>
          <w:tcPr>
            <w:tcW w:w="3960" w:type="dxa"/>
          </w:tcPr>
          <w:p w14:paraId="526164A1" w14:textId="77777777" w:rsidR="00BE273A" w:rsidRDefault="00BE273A" w:rsidP="00BE273A">
            <w:pPr>
              <w:pStyle w:val="EngInd"/>
            </w:pPr>
            <w:r w:rsidRPr="00597158">
              <w:t xml:space="preserve">Who gives food to all flesh: </w:t>
            </w:r>
          </w:p>
          <w:p w14:paraId="7D5E5584" w14:textId="77777777" w:rsidR="00BE273A" w:rsidRPr="00597158" w:rsidRDefault="00BE273A" w:rsidP="00BE273A">
            <w:pPr>
              <w:pStyle w:val="EngIndEnd"/>
            </w:pPr>
            <w:r w:rsidRPr="00597158">
              <w:t>Alleluia: For His mercy endures forever.</w:t>
            </w:r>
          </w:p>
        </w:tc>
        <w:tc>
          <w:tcPr>
            <w:tcW w:w="288" w:type="dxa"/>
          </w:tcPr>
          <w:p w14:paraId="2703B1C6" w14:textId="77777777" w:rsidR="00BE273A" w:rsidRDefault="00BE273A" w:rsidP="00257627"/>
        </w:tc>
        <w:tc>
          <w:tcPr>
            <w:tcW w:w="288" w:type="dxa"/>
          </w:tcPr>
          <w:p w14:paraId="53C7C67B" w14:textId="77777777" w:rsidR="00BE273A" w:rsidRDefault="00BE273A" w:rsidP="00484AEF">
            <w:pPr>
              <w:pStyle w:val="CopticCross"/>
            </w:pPr>
          </w:p>
        </w:tc>
        <w:tc>
          <w:tcPr>
            <w:tcW w:w="3960" w:type="dxa"/>
          </w:tcPr>
          <w:p w14:paraId="32163673" w14:textId="77777777" w:rsidR="00BE273A" w:rsidRDefault="00BE273A" w:rsidP="001A05D1">
            <w:pPr>
              <w:pStyle w:val="CopticInd"/>
            </w:pPr>
            <w:r w:rsidRPr="00597158">
              <w:t xml:space="preserve">Ⲫⲏⲉⲧϯ ϧ̀ⲣⲉ ⲛ̀ⲥⲁⲣⲝ ⲛⲓⲃⲉⲛ ⲉⲧⲟⲛϧ </w:t>
            </w:r>
          </w:p>
          <w:p w14:paraId="1933A47C" w14:textId="77777777" w:rsidR="00BE273A" w:rsidRPr="00597158" w:rsidRDefault="00BE273A" w:rsidP="001A05D1">
            <w:pPr>
              <w:pStyle w:val="CoptIndEnd"/>
            </w:pPr>
            <w:r w:rsidRPr="00597158">
              <w:t>ⲁⲗⲗⲏⲗⲟⲩⲓ̀ⲁ ϫⲉ ⲡⲉϥⲛⲁⲓ ϣⲟⲡ ϣⲁ ⲉ̀ⲛⲉϩ.</w:t>
            </w:r>
          </w:p>
        </w:tc>
      </w:tr>
      <w:tr w:rsidR="00BE273A" w14:paraId="7AF240F1" w14:textId="77777777" w:rsidTr="00597158">
        <w:trPr>
          <w:cantSplit/>
          <w:jc w:val="center"/>
        </w:trPr>
        <w:tc>
          <w:tcPr>
            <w:tcW w:w="288" w:type="dxa"/>
          </w:tcPr>
          <w:p w14:paraId="605AAC03" w14:textId="77777777" w:rsidR="00BE273A" w:rsidRDefault="00BE273A" w:rsidP="00484AEF">
            <w:pPr>
              <w:pStyle w:val="CopticCross"/>
            </w:pPr>
            <w:r>
              <w:t>¿</w:t>
            </w:r>
          </w:p>
        </w:tc>
        <w:tc>
          <w:tcPr>
            <w:tcW w:w="3960" w:type="dxa"/>
          </w:tcPr>
          <w:p w14:paraId="1185E4CE" w14:textId="77777777" w:rsidR="00BE273A" w:rsidRDefault="00BE273A" w:rsidP="00BE273A">
            <w:pPr>
              <w:pStyle w:val="EngInd"/>
            </w:pPr>
            <w:r w:rsidRPr="00597158">
              <w:t xml:space="preserve">O </w:t>
            </w:r>
            <w:r>
              <w:t>confess</w:t>
            </w:r>
            <w:r w:rsidRPr="00597158">
              <w:t xml:space="preserve"> the God of heaven: </w:t>
            </w:r>
          </w:p>
          <w:p w14:paraId="58A77406" w14:textId="77777777" w:rsidR="00BE273A" w:rsidRPr="00597158" w:rsidRDefault="00BE273A" w:rsidP="00BE273A">
            <w:pPr>
              <w:pStyle w:val="EngIndEnd"/>
              <w:rPr>
                <w:szCs w:val="20"/>
              </w:rPr>
            </w:pPr>
            <w:r w:rsidRPr="00597158">
              <w:t>Alleluia: For His mercy endures forever.</w:t>
            </w:r>
          </w:p>
        </w:tc>
        <w:tc>
          <w:tcPr>
            <w:tcW w:w="288" w:type="dxa"/>
          </w:tcPr>
          <w:p w14:paraId="2B1AE512" w14:textId="77777777" w:rsidR="00BE273A" w:rsidRDefault="00BE273A" w:rsidP="00257627"/>
        </w:tc>
        <w:tc>
          <w:tcPr>
            <w:tcW w:w="288" w:type="dxa"/>
          </w:tcPr>
          <w:p w14:paraId="41D2A3AE" w14:textId="77777777" w:rsidR="00BE273A" w:rsidRDefault="00BE273A" w:rsidP="00484AEF">
            <w:pPr>
              <w:pStyle w:val="CopticCross"/>
            </w:pPr>
            <w:r>
              <w:t>¿</w:t>
            </w:r>
          </w:p>
        </w:tc>
        <w:tc>
          <w:tcPr>
            <w:tcW w:w="3960" w:type="dxa"/>
          </w:tcPr>
          <w:p w14:paraId="48DE1045" w14:textId="77777777" w:rsidR="00BE273A" w:rsidRDefault="00BE273A" w:rsidP="001A05D1">
            <w:pPr>
              <w:pStyle w:val="CopticInd"/>
            </w:pPr>
            <w:r w:rsidRPr="00597158">
              <w:t xml:space="preserve">Ⲟⲩⲱⲛϩ ⲉ̀ⲃⲟⲗ ⲙ̀Ⲫϯ ⲛ̀ⲧⲉ ⲧ̀ⲫⲉ </w:t>
            </w:r>
          </w:p>
          <w:p w14:paraId="0A22FA8A" w14:textId="77777777" w:rsidR="00BE273A" w:rsidRPr="00597158" w:rsidRDefault="00BE273A" w:rsidP="001A05D1">
            <w:pPr>
              <w:pStyle w:val="CoptIndEnd"/>
            </w:pPr>
            <w:r w:rsidRPr="00597158">
              <w:t>ⲁⲗⲗⲏⲗⲟⲩⲓ̀ⲁ ϫⲉ ⲡⲉϥⲛⲁⲓ ϣⲟⲡ ϣⲁ ⲉ̀ⲛⲉϩ.</w:t>
            </w:r>
          </w:p>
        </w:tc>
      </w:tr>
      <w:tr w:rsidR="00BE273A" w14:paraId="61BCA18C" w14:textId="77777777" w:rsidTr="00597158">
        <w:trPr>
          <w:cantSplit/>
          <w:jc w:val="center"/>
        </w:trPr>
        <w:tc>
          <w:tcPr>
            <w:tcW w:w="288" w:type="dxa"/>
          </w:tcPr>
          <w:p w14:paraId="3AB26253" w14:textId="77777777" w:rsidR="00BE273A" w:rsidRDefault="00BE273A" w:rsidP="00484AEF">
            <w:pPr>
              <w:pStyle w:val="CopticCross"/>
            </w:pPr>
          </w:p>
        </w:tc>
        <w:tc>
          <w:tcPr>
            <w:tcW w:w="3960" w:type="dxa"/>
          </w:tcPr>
          <w:p w14:paraId="6872DEE5" w14:textId="77777777" w:rsidR="00BE273A" w:rsidRDefault="00BE273A" w:rsidP="00BE273A">
            <w:pPr>
              <w:pStyle w:val="EngInd"/>
            </w:pPr>
            <w:r w:rsidRPr="00597158">
              <w:t xml:space="preserve">O </w:t>
            </w:r>
            <w:r>
              <w:t>confess</w:t>
            </w:r>
            <w:r w:rsidRPr="00597158">
              <w:t xml:space="preserve"> the Lord of lords, for He is good: </w:t>
            </w:r>
          </w:p>
          <w:p w14:paraId="19DDE1BE" w14:textId="77777777" w:rsidR="00BE273A" w:rsidRPr="00597158" w:rsidRDefault="00BE273A" w:rsidP="00BE273A">
            <w:pPr>
              <w:pStyle w:val="EngIndEnd"/>
            </w:pPr>
            <w:r w:rsidRPr="00597158">
              <w:t>Alleluia: For His mercy endures forever.</w:t>
            </w:r>
          </w:p>
        </w:tc>
        <w:tc>
          <w:tcPr>
            <w:tcW w:w="288" w:type="dxa"/>
          </w:tcPr>
          <w:p w14:paraId="7029F4BC" w14:textId="77777777" w:rsidR="00BE273A" w:rsidRDefault="00BE273A" w:rsidP="00257627"/>
        </w:tc>
        <w:tc>
          <w:tcPr>
            <w:tcW w:w="288" w:type="dxa"/>
          </w:tcPr>
          <w:p w14:paraId="149ED1C7" w14:textId="77777777" w:rsidR="00BE273A" w:rsidRDefault="00BE273A" w:rsidP="00484AEF">
            <w:pPr>
              <w:pStyle w:val="CopticCross"/>
            </w:pPr>
          </w:p>
        </w:tc>
        <w:tc>
          <w:tcPr>
            <w:tcW w:w="3960" w:type="dxa"/>
          </w:tcPr>
          <w:p w14:paraId="2BE26DFA" w14:textId="77777777" w:rsidR="00BE273A" w:rsidRDefault="00BE273A" w:rsidP="001A05D1">
            <w:pPr>
              <w:pStyle w:val="CopticInd"/>
            </w:pPr>
            <w:r w:rsidRPr="00597158">
              <w:t xml:space="preserve">Ⲟⲩⲱⲛϩ ⲉ̀ⲃⲟⲗ ⲙ̀Ⲡⲟ̅ⲥ̅ ⲛ̀ⲧⲉ ⲛⲓⲟ̅ⲥ̅ ϫⲉ ⲟⲩⲭ̀ⲣⲏⲥⲧⲟⲥ ⲟⲩⲁ̀ⲅⲁⲑⲟⲥ ⲡⲉ </w:t>
            </w:r>
          </w:p>
          <w:p w14:paraId="28A1C984" w14:textId="77777777" w:rsidR="00BE273A" w:rsidRPr="00597158" w:rsidRDefault="00BE273A" w:rsidP="001A05D1">
            <w:pPr>
              <w:pStyle w:val="CoptIndEnd"/>
            </w:pPr>
            <w:r w:rsidRPr="00597158">
              <w:t>ⲁⲗⲗⲏⲗⲟⲩⲓ̀ⲁ ϫⲉ ⲡⲉϥⲛⲁⲓ ϣⲟⲡ ϣⲁ ⲉ̀ⲛⲉϩ.</w:t>
            </w:r>
          </w:p>
        </w:tc>
      </w:tr>
    </w:tbl>
    <w:p w14:paraId="1C8E5479" w14:textId="77777777" w:rsidR="00597158" w:rsidRDefault="00597158" w:rsidP="00BE273A">
      <w:pPr>
        <w:pStyle w:val="Heading5"/>
      </w:pPr>
      <w:bookmarkStart w:id="215" w:name="_Toc297322056"/>
      <w:bookmarkStart w:id="216" w:name="_Toc297407701"/>
      <w:bookmarkStart w:id="217" w:name="_Toc298445753"/>
      <w:bookmarkStart w:id="218" w:name="_Toc298681236"/>
      <w:bookmarkStart w:id="219" w:name="_Toc298447478"/>
      <w:r>
        <w:t>Psali Adam</w:t>
      </w:r>
      <w:bookmarkEnd w:id="215"/>
      <w:bookmarkEnd w:id="216"/>
      <w:bookmarkEnd w:id="217"/>
      <w:bookmarkEnd w:id="218"/>
      <w:bookmarkEnd w:id="219"/>
    </w:p>
    <w:p w14:paraId="1B4B6CEB" w14:textId="77777777" w:rsidR="00257627" w:rsidRDefault="00597158" w:rsidP="00BE273A">
      <w:pPr>
        <w:pStyle w:val="Heading5non-TOC"/>
      </w:pPr>
      <w:r w:rsidRPr="00D175BB">
        <w:t>Ⲯⲁⲗⲓ Ⲁ̀ⲇⲁⲙ</w:t>
      </w:r>
    </w:p>
    <w:p w14:paraId="5F5FC52E" w14:textId="3DBA33D7" w:rsidR="003C1002" w:rsidRDefault="003C1002" w:rsidP="003C1002">
      <w:pPr>
        <w:pStyle w:val="Rubric"/>
      </w:pPr>
      <w:r>
        <w:t xml:space="preserve">During the month of Koiak, a different Psali Adam, page </w:t>
      </w:r>
      <w:r>
        <w:fldChar w:fldCharType="begin"/>
      </w:r>
      <w:r>
        <w:instrText xml:space="preserve"> PAGEREF _Ref435645565 \h </w:instrText>
      </w:r>
      <w:r>
        <w:fldChar w:fldCharType="separate"/>
      </w:r>
      <w:r w:rsidR="00B50C35">
        <w:rPr>
          <w:noProof/>
        </w:rPr>
        <w:t>933</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5AEF17C1" w14:textId="77777777" w:rsidTr="00AA0119">
        <w:trPr>
          <w:cantSplit/>
          <w:jc w:val="center"/>
        </w:trPr>
        <w:tc>
          <w:tcPr>
            <w:tcW w:w="288" w:type="dxa"/>
          </w:tcPr>
          <w:p w14:paraId="379E275F" w14:textId="77777777" w:rsidR="00BE273A" w:rsidRDefault="00BE273A" w:rsidP="004C0CA2">
            <w:pPr>
              <w:pStyle w:val="CopticCross"/>
            </w:pPr>
            <w:r>
              <w:t>¿</w:t>
            </w:r>
          </w:p>
        </w:tc>
        <w:tc>
          <w:tcPr>
            <w:tcW w:w="3960" w:type="dxa"/>
          </w:tcPr>
          <w:p w14:paraId="49594399" w14:textId="77777777" w:rsidR="00BE273A" w:rsidRDefault="00BE273A" w:rsidP="00BE273A">
            <w:pPr>
              <w:pStyle w:val="EngInd"/>
              <w:rPr>
                <w:szCs w:val="20"/>
              </w:rPr>
            </w:pPr>
            <w:r w:rsidRPr="004C0CA2">
              <w:t xml:space="preserve">Let us </w:t>
            </w:r>
            <w:r>
              <w:t>confess</w:t>
            </w:r>
            <w:r w:rsidRPr="004C0CA2">
              <w:t xml:space="preserve"> Christ our God,</w:t>
            </w:r>
          </w:p>
          <w:p w14:paraId="0083277E" w14:textId="77777777" w:rsidR="00BE273A" w:rsidRPr="004C0CA2" w:rsidRDefault="00BE273A" w:rsidP="00BE273A">
            <w:pPr>
              <w:pStyle w:val="EngIndEnd"/>
              <w:rPr>
                <w:szCs w:val="20"/>
              </w:rPr>
            </w:pPr>
            <w:r w:rsidRPr="004C0CA2">
              <w:t>With David the prophet and the psalmist.</w:t>
            </w:r>
          </w:p>
        </w:tc>
        <w:tc>
          <w:tcPr>
            <w:tcW w:w="288" w:type="dxa"/>
          </w:tcPr>
          <w:p w14:paraId="428EB742" w14:textId="77777777" w:rsidR="00BE273A" w:rsidRDefault="00BE273A" w:rsidP="004C0CA2">
            <w:pPr>
              <w:pStyle w:val="CopticCross"/>
            </w:pPr>
          </w:p>
        </w:tc>
        <w:tc>
          <w:tcPr>
            <w:tcW w:w="288" w:type="dxa"/>
          </w:tcPr>
          <w:p w14:paraId="78193870" w14:textId="77777777" w:rsidR="00BE273A" w:rsidRDefault="00BE273A" w:rsidP="004C0CA2">
            <w:pPr>
              <w:pStyle w:val="CopticCross"/>
            </w:pPr>
            <w:r>
              <w:t>¿</w:t>
            </w:r>
          </w:p>
        </w:tc>
        <w:tc>
          <w:tcPr>
            <w:tcW w:w="3960" w:type="dxa"/>
          </w:tcPr>
          <w:p w14:paraId="7A9727B4" w14:textId="77777777" w:rsidR="00BE273A" w:rsidRDefault="00BE273A" w:rsidP="001A05D1">
            <w:pPr>
              <w:pStyle w:val="CopticInd"/>
            </w:pPr>
            <w:r w:rsidRPr="000A5E47">
              <w:t>Ⲙⲁⲣⲉⲛⲟⲩⲱⲛϩ ⲉ̀ⲃⲟⲗ ⲙ̀Ⲡⲓⲭ̀ⲣⲏⲥⲧⲟⲥ Ⲡⲉⲛⲛⲟⲩϯ</w:t>
            </w:r>
          </w:p>
          <w:p w14:paraId="13DB30E2" w14:textId="77777777" w:rsidR="00BE273A" w:rsidRDefault="00BE273A" w:rsidP="001A05D1">
            <w:pPr>
              <w:pStyle w:val="CoptIndEnd"/>
            </w:pPr>
            <w:r w:rsidRPr="000A5E47">
              <w:t>ⲛⲉⲙ ⲡⲓⲉⲣⲟⲯⲁⲗⲧⲏⲥ Ⲇⲁⲩⲓⲇ ⲡⲓⲡ̀ⲣⲟⲫⲏⲧⲏⲥ</w:t>
            </w:r>
            <w:r>
              <w:t>.</w:t>
            </w:r>
          </w:p>
        </w:tc>
      </w:tr>
      <w:tr w:rsidR="00BE273A" w14:paraId="6B903687" w14:textId="77777777" w:rsidTr="00AA0119">
        <w:trPr>
          <w:cantSplit/>
          <w:jc w:val="center"/>
        </w:trPr>
        <w:tc>
          <w:tcPr>
            <w:tcW w:w="288" w:type="dxa"/>
          </w:tcPr>
          <w:p w14:paraId="216F3629" w14:textId="77777777" w:rsidR="00BE273A" w:rsidRDefault="00BE273A" w:rsidP="004C0CA2">
            <w:pPr>
              <w:pStyle w:val="CopticCross"/>
            </w:pPr>
          </w:p>
        </w:tc>
        <w:tc>
          <w:tcPr>
            <w:tcW w:w="3960" w:type="dxa"/>
          </w:tcPr>
          <w:p w14:paraId="427D7DB7" w14:textId="77777777" w:rsidR="00BE273A" w:rsidRDefault="00BE273A" w:rsidP="00BE273A">
            <w:pPr>
              <w:pStyle w:val="EngInd"/>
              <w:rPr>
                <w:szCs w:val="20"/>
              </w:rPr>
            </w:pPr>
            <w:r w:rsidRPr="004C0CA2">
              <w:t>For He has made heaven and all its host,</w:t>
            </w:r>
          </w:p>
          <w:p w14:paraId="634C9F82" w14:textId="77777777" w:rsidR="00BE273A" w:rsidRPr="004C0CA2" w:rsidRDefault="00BE273A" w:rsidP="00BE273A">
            <w:pPr>
              <w:pStyle w:val="EngIndEnd"/>
              <w:rPr>
                <w:szCs w:val="20"/>
              </w:rPr>
            </w:pPr>
            <w:r w:rsidRPr="004C0CA2">
              <w:t>And established the earth on the waters.</w:t>
            </w:r>
          </w:p>
        </w:tc>
        <w:tc>
          <w:tcPr>
            <w:tcW w:w="288" w:type="dxa"/>
          </w:tcPr>
          <w:p w14:paraId="0D9029C1" w14:textId="77777777" w:rsidR="00BE273A" w:rsidRDefault="00BE273A" w:rsidP="004C0CA2">
            <w:pPr>
              <w:pStyle w:val="CopticCross"/>
            </w:pPr>
          </w:p>
        </w:tc>
        <w:tc>
          <w:tcPr>
            <w:tcW w:w="288" w:type="dxa"/>
          </w:tcPr>
          <w:p w14:paraId="6E9E7753" w14:textId="77777777" w:rsidR="00BE273A" w:rsidRDefault="00BE273A" w:rsidP="004C0CA2">
            <w:pPr>
              <w:pStyle w:val="CopticCross"/>
            </w:pPr>
          </w:p>
        </w:tc>
        <w:tc>
          <w:tcPr>
            <w:tcW w:w="3960" w:type="dxa"/>
          </w:tcPr>
          <w:p w14:paraId="50549D6B" w14:textId="77777777" w:rsidR="00BE273A" w:rsidRDefault="00BE273A" w:rsidP="00453724">
            <w:pPr>
              <w:pStyle w:val="CopticInd"/>
            </w:pPr>
            <w:r w:rsidRPr="000A5E47">
              <w:t>Ϫⲉ ⲁϥⲑⲁⲙⲓⲟ ⲛ̀ⲛⲓⲫⲏⲟⲩⲓ̀ ⲛⲉⲙ ⲛⲟⲩⲇⲩⲛⲁⲙⲓⲥ</w:t>
            </w:r>
          </w:p>
          <w:p w14:paraId="5927EBDC" w14:textId="77777777" w:rsidR="00BE273A" w:rsidRDefault="00BE273A" w:rsidP="00453724">
            <w:pPr>
              <w:pStyle w:val="CoptIndEnd"/>
            </w:pPr>
            <w:r w:rsidRPr="000A5E47">
              <w:t>ⲁϥϩⲓⲥⲉⲛϯ ⲙ̀ⲡⲓⲕⲁϩⲓ ϩⲓϫⲉⲛ ⲛⲓⲙⲱⲟⲩ</w:t>
            </w:r>
            <w:r>
              <w:t>.</w:t>
            </w:r>
          </w:p>
        </w:tc>
      </w:tr>
      <w:tr w:rsidR="00BE273A" w14:paraId="1CAED5A7" w14:textId="77777777" w:rsidTr="00AA0119">
        <w:trPr>
          <w:cantSplit/>
          <w:jc w:val="center"/>
        </w:trPr>
        <w:tc>
          <w:tcPr>
            <w:tcW w:w="288" w:type="dxa"/>
          </w:tcPr>
          <w:p w14:paraId="1688D08E" w14:textId="77777777" w:rsidR="00BE273A" w:rsidRDefault="00BE273A" w:rsidP="004C0CA2">
            <w:pPr>
              <w:pStyle w:val="CopticCross"/>
            </w:pPr>
            <w:r>
              <w:t>¿</w:t>
            </w:r>
          </w:p>
        </w:tc>
        <w:tc>
          <w:tcPr>
            <w:tcW w:w="3960" w:type="dxa"/>
          </w:tcPr>
          <w:p w14:paraId="19B5A6A3" w14:textId="77777777" w:rsidR="00BE273A" w:rsidRDefault="00BE273A" w:rsidP="00BE273A">
            <w:pPr>
              <w:pStyle w:val="EngInd"/>
            </w:pPr>
            <w:r w:rsidRPr="004C0CA2">
              <w:t>Those two great lights, the sun and the moon,</w:t>
            </w:r>
          </w:p>
          <w:p w14:paraId="68C686E4" w14:textId="77777777" w:rsidR="00BE273A" w:rsidRPr="004C0CA2" w:rsidRDefault="00BE273A" w:rsidP="00BE273A">
            <w:pPr>
              <w:pStyle w:val="EngIndEnd"/>
              <w:rPr>
                <w:szCs w:val="20"/>
              </w:rPr>
            </w:pPr>
            <w:r w:rsidRPr="004C0CA2">
              <w:t>He has made to enlighten the firmament.</w:t>
            </w:r>
          </w:p>
        </w:tc>
        <w:tc>
          <w:tcPr>
            <w:tcW w:w="288" w:type="dxa"/>
          </w:tcPr>
          <w:p w14:paraId="2331C434" w14:textId="77777777" w:rsidR="00BE273A" w:rsidRDefault="00BE273A" w:rsidP="004C0CA2">
            <w:pPr>
              <w:pStyle w:val="CopticCross"/>
            </w:pPr>
          </w:p>
        </w:tc>
        <w:tc>
          <w:tcPr>
            <w:tcW w:w="288" w:type="dxa"/>
          </w:tcPr>
          <w:p w14:paraId="4740BD88" w14:textId="77777777" w:rsidR="00BE273A" w:rsidRDefault="00BE273A" w:rsidP="004C0CA2">
            <w:pPr>
              <w:pStyle w:val="CopticCross"/>
            </w:pPr>
            <w:r>
              <w:t>¿</w:t>
            </w:r>
          </w:p>
        </w:tc>
        <w:tc>
          <w:tcPr>
            <w:tcW w:w="3960" w:type="dxa"/>
          </w:tcPr>
          <w:p w14:paraId="19B3DE8E" w14:textId="77777777" w:rsidR="00BE273A" w:rsidRDefault="00BE273A" w:rsidP="00453724">
            <w:pPr>
              <w:pStyle w:val="CopticInd"/>
            </w:pPr>
            <w:r w:rsidRPr="000A5E47">
              <w:t>Ⲛⲁⲓ ⲛⲓϣϯ ⲙ̀ⲫⲱⲥⲧⲏⲣ ⲡⲓⲣⲏ ⲛⲉⲙ ⲡⲓⲓⲟϩ</w:t>
            </w:r>
          </w:p>
          <w:p w14:paraId="246DA064" w14:textId="77777777" w:rsidR="00BE273A" w:rsidRDefault="00BE273A" w:rsidP="00453724">
            <w:pPr>
              <w:pStyle w:val="CoptIndEnd"/>
            </w:pPr>
            <w:r w:rsidRPr="000A5E47">
              <w:t xml:space="preserve"> ⲁϥⲭⲁⲩ ⲉⲩⲉ̀ⲣⲟⲩⲱⲓⲛⲓ ϧⲉⲛ ⲡⲓⲥ̀ⲧⲉⲣⲉⲱ̀ⲙⲁ</w:t>
            </w:r>
            <w:r>
              <w:t>.</w:t>
            </w:r>
          </w:p>
        </w:tc>
      </w:tr>
      <w:tr w:rsidR="00BE273A" w14:paraId="5CA38C1D" w14:textId="77777777" w:rsidTr="00AA0119">
        <w:trPr>
          <w:cantSplit/>
          <w:jc w:val="center"/>
        </w:trPr>
        <w:tc>
          <w:tcPr>
            <w:tcW w:w="288" w:type="dxa"/>
          </w:tcPr>
          <w:p w14:paraId="7A47196B" w14:textId="77777777" w:rsidR="00BE273A" w:rsidRDefault="00BE273A" w:rsidP="004C0CA2">
            <w:pPr>
              <w:pStyle w:val="CopticCross"/>
            </w:pPr>
          </w:p>
        </w:tc>
        <w:tc>
          <w:tcPr>
            <w:tcW w:w="3960" w:type="dxa"/>
          </w:tcPr>
          <w:p w14:paraId="14A70F17" w14:textId="77777777" w:rsidR="00BE273A" w:rsidRDefault="00BE273A" w:rsidP="00BE273A">
            <w:pPr>
              <w:pStyle w:val="EngInd"/>
              <w:rPr>
                <w:szCs w:val="20"/>
              </w:rPr>
            </w:pPr>
            <w:r w:rsidRPr="004C0CA2">
              <w:t>He brought forth the winds out of His treasure box;</w:t>
            </w:r>
          </w:p>
          <w:p w14:paraId="67FAAA83" w14:textId="77777777" w:rsidR="00BE273A" w:rsidRPr="004C0CA2" w:rsidRDefault="00BE273A" w:rsidP="00BE273A">
            <w:pPr>
              <w:pStyle w:val="EngIndEnd"/>
              <w:rPr>
                <w:szCs w:val="20"/>
              </w:rPr>
            </w:pPr>
            <w:r w:rsidRPr="004C0CA2">
              <w:t>He breathed upon the trees and they blossomed.</w:t>
            </w:r>
          </w:p>
        </w:tc>
        <w:tc>
          <w:tcPr>
            <w:tcW w:w="288" w:type="dxa"/>
          </w:tcPr>
          <w:p w14:paraId="166C5688" w14:textId="77777777" w:rsidR="00BE273A" w:rsidRDefault="00BE273A" w:rsidP="004C0CA2">
            <w:pPr>
              <w:pStyle w:val="CopticCross"/>
            </w:pPr>
          </w:p>
        </w:tc>
        <w:tc>
          <w:tcPr>
            <w:tcW w:w="288" w:type="dxa"/>
          </w:tcPr>
          <w:p w14:paraId="55406B4F" w14:textId="77777777" w:rsidR="00BE273A" w:rsidRDefault="00BE273A" w:rsidP="004C0CA2">
            <w:pPr>
              <w:pStyle w:val="CopticCross"/>
            </w:pPr>
          </w:p>
        </w:tc>
        <w:tc>
          <w:tcPr>
            <w:tcW w:w="3960" w:type="dxa"/>
          </w:tcPr>
          <w:p w14:paraId="23618F9E" w14:textId="77777777" w:rsidR="00BE273A" w:rsidRDefault="00BE273A" w:rsidP="00453724">
            <w:pPr>
              <w:pStyle w:val="CopticInd"/>
            </w:pPr>
            <w:r w:rsidRPr="000A5E47">
              <w:t>Ⲁϥⲓ̀ⲛⲓ ⲛ̀ϩⲁⲛⲑⲏⲟⲩ ⲉ̀ⲃⲟⲗϧⲉⲛ ⲛⲉϥⲁ̀ϩⲱⲣ</w:t>
            </w:r>
          </w:p>
          <w:p w14:paraId="70CF52AC" w14:textId="77777777" w:rsidR="00BE273A" w:rsidRDefault="00BE273A" w:rsidP="00453724">
            <w:pPr>
              <w:pStyle w:val="CoptIndEnd"/>
            </w:pPr>
            <w:r w:rsidRPr="000A5E47">
              <w:t xml:space="preserve"> ⲁϥⲛⲓϥⲓ ⲛ̀ⲥⲁ ⲛⲓϣ̀ϣⲏⲛ ϣⲁⲛ̀ⲧⲟⲩⲫⲓⲣⲓ ⲉ̀ⲃⲟⲗ</w:t>
            </w:r>
            <w:r>
              <w:t>.</w:t>
            </w:r>
          </w:p>
        </w:tc>
      </w:tr>
      <w:tr w:rsidR="00BE273A" w14:paraId="4B8218FC" w14:textId="77777777" w:rsidTr="00AA0119">
        <w:trPr>
          <w:cantSplit/>
          <w:jc w:val="center"/>
        </w:trPr>
        <w:tc>
          <w:tcPr>
            <w:tcW w:w="288" w:type="dxa"/>
          </w:tcPr>
          <w:p w14:paraId="094329A7" w14:textId="77777777" w:rsidR="00BE273A" w:rsidRDefault="00BE273A" w:rsidP="004C0CA2">
            <w:pPr>
              <w:pStyle w:val="CopticCross"/>
            </w:pPr>
            <w:r>
              <w:t>¿</w:t>
            </w:r>
          </w:p>
        </w:tc>
        <w:tc>
          <w:tcPr>
            <w:tcW w:w="3960" w:type="dxa"/>
          </w:tcPr>
          <w:p w14:paraId="70A19B78" w14:textId="77777777" w:rsidR="00BE273A" w:rsidRDefault="00BE273A" w:rsidP="00BE273A">
            <w:pPr>
              <w:pStyle w:val="EngInd"/>
              <w:rPr>
                <w:szCs w:val="20"/>
              </w:rPr>
            </w:pPr>
            <w:r w:rsidRPr="004C0CA2">
              <w:t>He caused rain to fall upon the face of the earth,</w:t>
            </w:r>
          </w:p>
          <w:p w14:paraId="02D64674" w14:textId="77777777" w:rsidR="00BE273A" w:rsidRPr="004C0CA2" w:rsidRDefault="00BE273A" w:rsidP="00BE273A">
            <w:pPr>
              <w:pStyle w:val="EngIndEnd"/>
              <w:rPr>
                <w:szCs w:val="20"/>
              </w:rPr>
            </w:pPr>
            <w:r w:rsidRPr="004C0CA2">
              <w:t>And it brought up herbs and gave its fruits.</w:t>
            </w:r>
          </w:p>
        </w:tc>
        <w:tc>
          <w:tcPr>
            <w:tcW w:w="288" w:type="dxa"/>
          </w:tcPr>
          <w:p w14:paraId="71598D5B" w14:textId="77777777" w:rsidR="00BE273A" w:rsidRDefault="00BE273A" w:rsidP="004C0CA2">
            <w:pPr>
              <w:pStyle w:val="CopticCross"/>
            </w:pPr>
          </w:p>
        </w:tc>
        <w:tc>
          <w:tcPr>
            <w:tcW w:w="288" w:type="dxa"/>
          </w:tcPr>
          <w:p w14:paraId="1390C543" w14:textId="77777777" w:rsidR="00BE273A" w:rsidRDefault="00BE273A" w:rsidP="004C0CA2">
            <w:pPr>
              <w:pStyle w:val="CopticCross"/>
            </w:pPr>
            <w:r>
              <w:t>¿</w:t>
            </w:r>
          </w:p>
        </w:tc>
        <w:tc>
          <w:tcPr>
            <w:tcW w:w="3960" w:type="dxa"/>
          </w:tcPr>
          <w:p w14:paraId="33EC66CB" w14:textId="77777777" w:rsidR="00BE273A" w:rsidRDefault="00BE273A" w:rsidP="00453724">
            <w:pPr>
              <w:pStyle w:val="CopticInd"/>
            </w:pPr>
            <w:r w:rsidRPr="000A5E47">
              <w:t>Ⲁϥϩⲱⲟⲩ ⲛ̀ⲟⲩⲙⲟⲩⲛϩⲱⲟⲩ ϩⲓϫⲉⲛ ⲡ̀ϩⲟ ⲙ̀ⲡ̀ⲕⲁϩⲓ</w:t>
            </w:r>
          </w:p>
          <w:p w14:paraId="0F305037" w14:textId="77777777" w:rsidR="00BE273A" w:rsidRDefault="00BE273A" w:rsidP="00453724">
            <w:pPr>
              <w:pStyle w:val="CoptIndEnd"/>
            </w:pPr>
            <w:r w:rsidRPr="000A5E47">
              <w:t>ϣⲁⲛ̀ⲧⲉϥⲣⲱⲧ ⲉ̀ⲡ̀ϣⲱⲓ ⲛ̀ⲧⲉϥϯ ⲙ̀ⲡⲉϥⲟⲩⲧⲁϩ</w:t>
            </w:r>
            <w:r>
              <w:t>.</w:t>
            </w:r>
          </w:p>
        </w:tc>
      </w:tr>
      <w:tr w:rsidR="00BE273A" w14:paraId="2AA74387" w14:textId="77777777" w:rsidTr="00AA0119">
        <w:trPr>
          <w:cantSplit/>
          <w:jc w:val="center"/>
        </w:trPr>
        <w:tc>
          <w:tcPr>
            <w:tcW w:w="288" w:type="dxa"/>
          </w:tcPr>
          <w:p w14:paraId="59054E91" w14:textId="77777777" w:rsidR="00BE273A" w:rsidRDefault="00BE273A" w:rsidP="004C0CA2">
            <w:pPr>
              <w:pStyle w:val="CopticCross"/>
            </w:pPr>
          </w:p>
        </w:tc>
        <w:tc>
          <w:tcPr>
            <w:tcW w:w="3960" w:type="dxa"/>
          </w:tcPr>
          <w:p w14:paraId="3BA3F468" w14:textId="77777777" w:rsidR="00BE273A" w:rsidRDefault="00BE273A" w:rsidP="00BE273A">
            <w:pPr>
              <w:pStyle w:val="EngInd"/>
            </w:pPr>
            <w:r w:rsidRPr="004C0CA2">
              <w:t xml:space="preserve">He </w:t>
            </w:r>
            <w:commentRangeStart w:id="220"/>
            <w:r w:rsidRPr="004C0CA2">
              <w:t xml:space="preserve">brought </w:t>
            </w:r>
            <w:commentRangeEnd w:id="220"/>
            <w:r>
              <w:rPr>
                <w:rStyle w:val="CommentReference"/>
                <w:rFonts w:eastAsiaTheme="minorHAnsi" w:cstheme="minorBidi"/>
                <w:color w:val="auto"/>
                <w:lang w:val="en-CA"/>
              </w:rPr>
              <w:commentReference w:id="220"/>
            </w:r>
            <w:r w:rsidRPr="004C0CA2">
              <w:t>forth water out of a rock,</w:t>
            </w:r>
          </w:p>
          <w:p w14:paraId="1BE40A8E" w14:textId="77777777" w:rsidR="00BE273A" w:rsidRPr="00A618D2" w:rsidRDefault="00BE273A" w:rsidP="00BE273A">
            <w:pPr>
              <w:pStyle w:val="EngIndEnd"/>
            </w:pPr>
            <w:r w:rsidRPr="004C0CA2">
              <w:t>And gave drink unto His people in the wilderness.</w:t>
            </w:r>
          </w:p>
        </w:tc>
        <w:tc>
          <w:tcPr>
            <w:tcW w:w="288" w:type="dxa"/>
          </w:tcPr>
          <w:p w14:paraId="1675BC16" w14:textId="77777777" w:rsidR="00BE273A" w:rsidRDefault="00BE273A" w:rsidP="004C0CA2">
            <w:pPr>
              <w:pStyle w:val="CopticCross"/>
            </w:pPr>
          </w:p>
        </w:tc>
        <w:tc>
          <w:tcPr>
            <w:tcW w:w="288" w:type="dxa"/>
          </w:tcPr>
          <w:p w14:paraId="3DBD4AF2" w14:textId="77777777" w:rsidR="00BE273A" w:rsidRDefault="00BE273A" w:rsidP="004C0CA2">
            <w:pPr>
              <w:pStyle w:val="CopticCross"/>
            </w:pPr>
          </w:p>
        </w:tc>
        <w:tc>
          <w:tcPr>
            <w:tcW w:w="3960" w:type="dxa"/>
          </w:tcPr>
          <w:p w14:paraId="21F0ED2C" w14:textId="77777777" w:rsidR="00BE273A" w:rsidRDefault="00BE273A" w:rsidP="00453724">
            <w:pPr>
              <w:pStyle w:val="CopticInd"/>
            </w:pPr>
            <w:r w:rsidRPr="000A5E47">
              <w:t>Ⲁϥⲓ̀ⲛⲓ ⲛ̀ⲟⲩⲙⲱⲟⲩ ⲉ̀ⲃⲟⲗϧⲉⲛ ⲟⲩⲡⲉⲧⲣⲁ</w:t>
            </w:r>
          </w:p>
          <w:p w14:paraId="32C780DC" w14:textId="77777777" w:rsidR="00BE273A" w:rsidRDefault="00BE273A" w:rsidP="00453724">
            <w:pPr>
              <w:pStyle w:val="CoptIndEnd"/>
            </w:pPr>
            <w:r w:rsidRPr="000A5E47">
              <w:t xml:space="preserve"> ⲁϥⲧ̀ⲥⲟ ⲙ̀ⲡⲉϥⲗⲁⲟⲥ ⲛ̀ϩ̀ⲣⲏⲓ ϩⲓ ⲡ̀ϣⲁϥⲉ</w:t>
            </w:r>
            <w:r>
              <w:t>.</w:t>
            </w:r>
          </w:p>
        </w:tc>
      </w:tr>
      <w:tr w:rsidR="00BE273A" w14:paraId="321924CA" w14:textId="77777777" w:rsidTr="00AA0119">
        <w:trPr>
          <w:cantSplit/>
          <w:jc w:val="center"/>
        </w:trPr>
        <w:tc>
          <w:tcPr>
            <w:tcW w:w="288" w:type="dxa"/>
          </w:tcPr>
          <w:p w14:paraId="6DD65015" w14:textId="77777777" w:rsidR="00BE273A" w:rsidRDefault="00BE273A" w:rsidP="004C0CA2">
            <w:pPr>
              <w:pStyle w:val="CopticCross"/>
            </w:pPr>
            <w:r>
              <w:lastRenderedPageBreak/>
              <w:t>¿</w:t>
            </w:r>
          </w:p>
        </w:tc>
        <w:tc>
          <w:tcPr>
            <w:tcW w:w="3960" w:type="dxa"/>
          </w:tcPr>
          <w:p w14:paraId="51CB1EC1" w14:textId="77777777" w:rsidR="00BE273A" w:rsidRDefault="00BE273A" w:rsidP="00BE273A">
            <w:pPr>
              <w:pStyle w:val="EngInd"/>
              <w:rPr>
                <w:szCs w:val="20"/>
              </w:rPr>
            </w:pPr>
            <w:r w:rsidRPr="004C0CA2">
              <w:t>He made man in His image and likeness,</w:t>
            </w:r>
          </w:p>
          <w:p w14:paraId="7867A5F4" w14:textId="77777777" w:rsidR="00BE273A" w:rsidRPr="004C0CA2" w:rsidRDefault="00BE273A" w:rsidP="00BE273A">
            <w:pPr>
              <w:pStyle w:val="EngIndEnd"/>
              <w:rPr>
                <w:szCs w:val="20"/>
              </w:rPr>
            </w:pPr>
            <w:r w:rsidRPr="004C0CA2">
              <w:t>That he may praise Him.</w:t>
            </w:r>
          </w:p>
        </w:tc>
        <w:tc>
          <w:tcPr>
            <w:tcW w:w="288" w:type="dxa"/>
          </w:tcPr>
          <w:p w14:paraId="3B568BA9" w14:textId="77777777" w:rsidR="00BE273A" w:rsidRDefault="00BE273A" w:rsidP="004C0CA2">
            <w:pPr>
              <w:pStyle w:val="CopticCross"/>
            </w:pPr>
          </w:p>
        </w:tc>
        <w:tc>
          <w:tcPr>
            <w:tcW w:w="288" w:type="dxa"/>
          </w:tcPr>
          <w:p w14:paraId="02389C5A" w14:textId="77777777" w:rsidR="00BE273A" w:rsidRDefault="00BE273A" w:rsidP="004C0CA2">
            <w:pPr>
              <w:pStyle w:val="CopticCross"/>
            </w:pPr>
            <w:r>
              <w:t>¿</w:t>
            </w:r>
          </w:p>
        </w:tc>
        <w:tc>
          <w:tcPr>
            <w:tcW w:w="3960" w:type="dxa"/>
          </w:tcPr>
          <w:p w14:paraId="50D2E6E3" w14:textId="77777777" w:rsidR="00BE273A" w:rsidRDefault="00BE273A" w:rsidP="00453724">
            <w:pPr>
              <w:pStyle w:val="CopticInd"/>
            </w:pPr>
            <w:r w:rsidRPr="000A5E47">
              <w:t>Ⲁϥⲑⲁⲙⲓⲟ ⲙ̀ⲡⲓⲣⲱⲙⲓ ⲕⲁⲧⲁ ⲡⲉϥⲓ̀ⲛⲓ</w:t>
            </w:r>
          </w:p>
          <w:p w14:paraId="45F0632A" w14:textId="77777777" w:rsidR="00BE273A" w:rsidRDefault="00BE273A" w:rsidP="00453724">
            <w:pPr>
              <w:pStyle w:val="CoptIndEnd"/>
            </w:pPr>
            <w:r w:rsidRPr="000A5E47">
              <w:t>ⲛⲉⲙ ⲧⲉϥϩⲓⲕⲱⲛ ⲉⲑⲣⲉϥⲥ̀ⲙⲟⲩ ⲉ̀ⲣⲟϥ</w:t>
            </w:r>
            <w:r>
              <w:t>.</w:t>
            </w:r>
          </w:p>
        </w:tc>
      </w:tr>
      <w:tr w:rsidR="00BE273A" w14:paraId="13C1F5ED" w14:textId="77777777" w:rsidTr="00AA0119">
        <w:trPr>
          <w:cantSplit/>
          <w:jc w:val="center"/>
        </w:trPr>
        <w:tc>
          <w:tcPr>
            <w:tcW w:w="288" w:type="dxa"/>
          </w:tcPr>
          <w:p w14:paraId="09A52DC1" w14:textId="77777777" w:rsidR="00BE273A" w:rsidRDefault="00BE273A" w:rsidP="004C0CA2">
            <w:pPr>
              <w:pStyle w:val="CopticCross"/>
            </w:pPr>
          </w:p>
        </w:tc>
        <w:tc>
          <w:tcPr>
            <w:tcW w:w="3960" w:type="dxa"/>
          </w:tcPr>
          <w:p w14:paraId="20D90CD2" w14:textId="77777777" w:rsidR="00BE273A" w:rsidRDefault="00BE273A" w:rsidP="00BE273A">
            <w:pPr>
              <w:pStyle w:val="EngInd"/>
            </w:pPr>
            <w:r w:rsidRPr="004C0CA2">
              <w:t>Let us praise Him and exalt His Name,</w:t>
            </w:r>
          </w:p>
          <w:p w14:paraId="41CDA79C" w14:textId="77777777" w:rsidR="00BE273A" w:rsidRPr="004C0CA2" w:rsidRDefault="00BE273A" w:rsidP="00BE273A">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09A3E4EA" w14:textId="77777777" w:rsidR="00BE273A" w:rsidRDefault="00BE273A" w:rsidP="004C0CA2">
            <w:pPr>
              <w:pStyle w:val="CopticCross"/>
            </w:pPr>
          </w:p>
        </w:tc>
        <w:tc>
          <w:tcPr>
            <w:tcW w:w="288" w:type="dxa"/>
          </w:tcPr>
          <w:p w14:paraId="6F91A54B" w14:textId="77777777" w:rsidR="00BE273A" w:rsidRDefault="00BE273A" w:rsidP="004C0CA2">
            <w:pPr>
              <w:pStyle w:val="CopticCross"/>
            </w:pPr>
          </w:p>
        </w:tc>
        <w:tc>
          <w:tcPr>
            <w:tcW w:w="3960" w:type="dxa"/>
          </w:tcPr>
          <w:p w14:paraId="417F289B" w14:textId="77777777" w:rsidR="00BE273A" w:rsidRDefault="00BE273A" w:rsidP="00453724">
            <w:pPr>
              <w:pStyle w:val="CopticInd"/>
            </w:pPr>
            <w:r w:rsidRPr="000A5E47">
              <w:t>Ⲙⲁⲣⲉⲛϩⲱⲥ ⲉ̀ⲣⲟϥ ⲧⲉⲛϭⲓⲥⲓ ⲙ̀ⲡⲉϥⲣⲁⲛ</w:t>
            </w:r>
          </w:p>
          <w:p w14:paraId="46458D9D" w14:textId="77777777" w:rsidR="00BE273A" w:rsidRDefault="00BE273A" w:rsidP="00453724">
            <w:pPr>
              <w:pStyle w:val="CopticInd"/>
            </w:pPr>
            <w:r w:rsidRPr="000A5E47">
              <w:t>ⲧⲉⲛⲟⲩⲱⲛϩ ⲛⲁϥ ⲉ̀ⲃⲟⲗ</w:t>
            </w:r>
          </w:p>
          <w:p w14:paraId="75568890" w14:textId="77777777" w:rsidR="00BE273A" w:rsidRDefault="00BE273A" w:rsidP="00453724">
            <w:pPr>
              <w:pStyle w:val="CoptIndEnd"/>
            </w:pPr>
            <w:r w:rsidRPr="000A5E47">
              <w:t>ϫⲉ ⲡⲉϥⲛⲁⲓ ϣⲟⲡ ϣⲁ ⲉ̀ⲛⲉϩ</w:t>
            </w:r>
            <w:r>
              <w:t>.</w:t>
            </w:r>
          </w:p>
        </w:tc>
      </w:tr>
    </w:tbl>
    <w:p w14:paraId="13043115" w14:textId="77777777" w:rsidR="00597158" w:rsidRPr="00453724" w:rsidRDefault="00597158" w:rsidP="00453724">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AA0119" w14:paraId="391EA228" w14:textId="77777777" w:rsidTr="00AA0119">
        <w:trPr>
          <w:jc w:val="center"/>
        </w:trPr>
        <w:tc>
          <w:tcPr>
            <w:tcW w:w="288" w:type="dxa"/>
          </w:tcPr>
          <w:p w14:paraId="22DBBE02" w14:textId="77777777" w:rsidR="00AA0119" w:rsidRDefault="00AA0119" w:rsidP="00325916">
            <w:pPr>
              <w:pStyle w:val="CopticCross"/>
            </w:pPr>
            <w:r>
              <w:t>¿</w:t>
            </w:r>
          </w:p>
        </w:tc>
        <w:tc>
          <w:tcPr>
            <w:tcW w:w="2693" w:type="dxa"/>
          </w:tcPr>
          <w:p w14:paraId="63152239" w14:textId="77777777" w:rsidR="00AA0119" w:rsidRPr="00325916" w:rsidRDefault="00AA0119" w:rsidP="00511194">
            <w:pPr>
              <w:pStyle w:val="EngEnd"/>
            </w:pPr>
            <w:r w:rsidRPr="00325916">
              <w:t>Through the prayers of David the Psalmist, O Lord, grant us the forgiveness of our sins</w:t>
            </w:r>
            <w:r>
              <w:t>.</w:t>
            </w:r>
          </w:p>
        </w:tc>
        <w:tc>
          <w:tcPr>
            <w:tcW w:w="230" w:type="dxa"/>
          </w:tcPr>
          <w:p w14:paraId="3CCEDA32" w14:textId="77777777" w:rsidR="00AA0119" w:rsidRPr="007425E1" w:rsidRDefault="00AA0119" w:rsidP="00325916">
            <w:pPr>
              <w:pStyle w:val="EngHangEnd"/>
            </w:pPr>
          </w:p>
        </w:tc>
        <w:tc>
          <w:tcPr>
            <w:tcW w:w="2693" w:type="dxa"/>
          </w:tcPr>
          <w:p w14:paraId="669582CF" w14:textId="77777777" w:rsidR="00AA0119" w:rsidRDefault="00AA0119" w:rsidP="00511194">
            <w:pPr>
              <w:pStyle w:val="EngEnd"/>
            </w:pPr>
            <w:r w:rsidRPr="007425E1">
              <w:t>Hiten ni evki ente pi Yeropsaltis David:</w:t>
            </w:r>
            <w:r>
              <w:t xml:space="preserve"> Ep Chois ari ehmot nan em pi ko-evol enté</w:t>
            </w:r>
            <w:r w:rsidRPr="00257627">
              <w:t xml:space="preserve"> nen novi.</w:t>
            </w:r>
          </w:p>
        </w:tc>
        <w:tc>
          <w:tcPr>
            <w:tcW w:w="230" w:type="dxa"/>
          </w:tcPr>
          <w:p w14:paraId="10C82674" w14:textId="77777777" w:rsidR="00AA0119" w:rsidRPr="00AA0119" w:rsidRDefault="00AA0119" w:rsidP="00325916">
            <w:pPr>
              <w:pStyle w:val="CopticVerse"/>
            </w:pPr>
          </w:p>
        </w:tc>
        <w:tc>
          <w:tcPr>
            <w:tcW w:w="2693" w:type="dxa"/>
          </w:tcPr>
          <w:p w14:paraId="6977EF27" w14:textId="77777777" w:rsidR="00AA0119" w:rsidRDefault="00AA0119" w:rsidP="00325916">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AA0119" w14:paraId="56515787" w14:textId="77777777" w:rsidTr="00AA0119">
        <w:trPr>
          <w:jc w:val="center"/>
        </w:trPr>
        <w:tc>
          <w:tcPr>
            <w:tcW w:w="288" w:type="dxa"/>
          </w:tcPr>
          <w:p w14:paraId="673F9D17" w14:textId="77777777" w:rsidR="00AA0119" w:rsidRDefault="00AA0119" w:rsidP="00325916">
            <w:pPr>
              <w:pStyle w:val="CopticCross"/>
            </w:pPr>
          </w:p>
        </w:tc>
        <w:tc>
          <w:tcPr>
            <w:tcW w:w="2693" w:type="dxa"/>
          </w:tcPr>
          <w:p w14:paraId="0E7A5CEA" w14:textId="77777777" w:rsidR="00AA0119" w:rsidRPr="00325916" w:rsidRDefault="00AA0119" w:rsidP="00511194">
            <w:pPr>
              <w:pStyle w:val="EngEnd"/>
            </w:pPr>
            <w:r w:rsidRPr="00325916">
              <w:t>Through the intercessions of the Mother of God, Saint Mary, O Lord, grant us the forgiveness of our sins.</w:t>
            </w:r>
          </w:p>
        </w:tc>
        <w:tc>
          <w:tcPr>
            <w:tcW w:w="230" w:type="dxa"/>
          </w:tcPr>
          <w:p w14:paraId="074B4385" w14:textId="77777777" w:rsidR="00AA0119" w:rsidRDefault="00AA0119" w:rsidP="00325916">
            <w:pPr>
              <w:pStyle w:val="EngHangEnd"/>
            </w:pPr>
          </w:p>
        </w:tc>
        <w:tc>
          <w:tcPr>
            <w:tcW w:w="2693" w:type="dxa"/>
          </w:tcPr>
          <w:p w14:paraId="6D69F5DE" w14:textId="77777777" w:rsidR="00AA0119" w:rsidRDefault="00AA0119" w:rsidP="00511194">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50A3A77" w14:textId="77777777" w:rsidR="00AA0119" w:rsidRPr="00AA0119" w:rsidRDefault="00AA0119" w:rsidP="00325916">
            <w:pPr>
              <w:pStyle w:val="CopticVerse"/>
            </w:pPr>
          </w:p>
        </w:tc>
        <w:tc>
          <w:tcPr>
            <w:tcW w:w="2693" w:type="dxa"/>
          </w:tcPr>
          <w:p w14:paraId="4471A19A" w14:textId="77777777" w:rsidR="00AA0119" w:rsidRDefault="00AA0119" w:rsidP="00325916">
            <w:pPr>
              <w:pStyle w:val="CopticVerse"/>
            </w:pPr>
            <w:r w:rsidRPr="00AA0119">
              <w:t>Ϩⲓⲧⲉⲛ ⲛⲓⲡ̀ⲣⲉⲥⲃⲓⲁ̀ ⲛ̀ⲧⲉ ϯⲑⲉⲟ̀ⲧⲟⲕⲟⲥ ⲉ̅ⲑ̅ⲩ Ⲙⲁⲣⲓⲁ̀</w:t>
            </w:r>
            <w:r w:rsidR="00A91873">
              <w:t>:</w:t>
            </w:r>
            <w:r w:rsidRPr="00AA0119">
              <w:t xml:space="preserve"> Ⲡⲟ̅ⲥ̅ ⲁ̀ⲣⲓϩ̀ⲙⲟⲧ ⲛⲁⲛ ⲙ̀ⲡⲓⲭⲱ ⲃ̀ⲟⲗ ⲛ̀ⲧⲉ ⲛⲉⲛⲛⲟⲃⲓ</w:t>
            </w:r>
            <w:r>
              <w:t>.</w:t>
            </w:r>
          </w:p>
        </w:tc>
      </w:tr>
      <w:tr w:rsidR="00AA0119" w14:paraId="49555DA8" w14:textId="77777777" w:rsidTr="00AA0119">
        <w:trPr>
          <w:jc w:val="center"/>
        </w:trPr>
        <w:tc>
          <w:tcPr>
            <w:tcW w:w="288" w:type="dxa"/>
          </w:tcPr>
          <w:p w14:paraId="0997B3EF" w14:textId="77777777" w:rsidR="00AA0119" w:rsidRDefault="00AA0119" w:rsidP="00325916">
            <w:pPr>
              <w:pStyle w:val="CopticCross"/>
            </w:pPr>
            <w:r>
              <w:t>¿</w:t>
            </w:r>
          </w:p>
        </w:tc>
        <w:tc>
          <w:tcPr>
            <w:tcW w:w="2693" w:type="dxa"/>
          </w:tcPr>
          <w:p w14:paraId="1BDE7BCB" w14:textId="77777777" w:rsidR="00AA0119" w:rsidRPr="00325916" w:rsidRDefault="00AA0119" w:rsidP="00511194">
            <w:pPr>
              <w:pStyle w:val="EngEnd"/>
            </w:pPr>
            <w:r w:rsidRPr="00325916">
              <w:t>Through the intercessions of all the choirs of the angels, O Lord, grant us the forgiveness of our sins</w:t>
            </w:r>
            <w:r>
              <w:t>.</w:t>
            </w:r>
          </w:p>
        </w:tc>
        <w:tc>
          <w:tcPr>
            <w:tcW w:w="230" w:type="dxa"/>
          </w:tcPr>
          <w:p w14:paraId="413FD56A" w14:textId="77777777" w:rsidR="00AA0119" w:rsidRPr="007425E1" w:rsidRDefault="00AA0119" w:rsidP="00325916">
            <w:pPr>
              <w:pStyle w:val="EngHangEnd"/>
            </w:pPr>
          </w:p>
        </w:tc>
        <w:tc>
          <w:tcPr>
            <w:tcW w:w="2693" w:type="dxa"/>
          </w:tcPr>
          <w:p w14:paraId="48EB25F7" w14:textId="77777777" w:rsidR="00AA0119" w:rsidRDefault="00AA0119" w:rsidP="00511194">
            <w:pPr>
              <w:pStyle w:val="EngEnd"/>
            </w:pPr>
            <w:r w:rsidRPr="007425E1">
              <w:t>Hiten ni presvia ente ep khoros tirf ente ni angelos:</w:t>
            </w:r>
            <w:r>
              <w:t xml:space="preserve"> Ep Chois ari ehmot nan em pi ko-evol enté</w:t>
            </w:r>
            <w:r w:rsidRPr="00257627">
              <w:t xml:space="preserve"> nen novi.</w:t>
            </w:r>
          </w:p>
        </w:tc>
        <w:tc>
          <w:tcPr>
            <w:tcW w:w="230" w:type="dxa"/>
          </w:tcPr>
          <w:p w14:paraId="001C4223" w14:textId="77777777" w:rsidR="00AA0119" w:rsidRPr="00AA0119" w:rsidRDefault="00AA0119" w:rsidP="00325916">
            <w:pPr>
              <w:pStyle w:val="CopticVerse"/>
            </w:pPr>
          </w:p>
        </w:tc>
        <w:tc>
          <w:tcPr>
            <w:tcW w:w="2693" w:type="dxa"/>
          </w:tcPr>
          <w:p w14:paraId="5721DE2E" w14:textId="77777777" w:rsidR="00AA0119" w:rsidRDefault="00AA0119" w:rsidP="00325916">
            <w:pPr>
              <w:pStyle w:val="CopticVerse"/>
            </w:pPr>
            <w:r w:rsidRPr="00AA0119">
              <w:t>Ϩⲓⲧⲉⲛ ⲛⲓⲡ̀ⲣⲉⲥⲃⲓⲁ̀ ⲛ̀ⲧⲉ ⲡ̀ⲭⲟⲣⲟⲥ ⲧⲏⲣϥ ⲛ̀ⲧⲉ ⲛⲓⲁⲅⲅⲉⲗⲟⲥ: Ⲡⲟ̅ⲥ̅ ⲁ̀ⲣⲓϩ̀ⲙⲟⲧ ⲛⲁⲛ ⲙ̀ⲡⲓⲭⲱ ⲃ̀ⲟⲗ ⲛ̀ⲧⲉ ⲛⲉⲛⲛⲟⲃⲓ</w:t>
            </w:r>
            <w:r>
              <w:t>.</w:t>
            </w:r>
          </w:p>
        </w:tc>
      </w:tr>
      <w:tr w:rsidR="00AA0119" w14:paraId="7007D726" w14:textId="77777777" w:rsidTr="00AA0119">
        <w:trPr>
          <w:jc w:val="center"/>
        </w:trPr>
        <w:tc>
          <w:tcPr>
            <w:tcW w:w="288" w:type="dxa"/>
          </w:tcPr>
          <w:p w14:paraId="6AF6E12D" w14:textId="77777777" w:rsidR="00AA0119" w:rsidRDefault="00AA0119" w:rsidP="00325916">
            <w:pPr>
              <w:pStyle w:val="CopticCross"/>
            </w:pPr>
          </w:p>
        </w:tc>
        <w:tc>
          <w:tcPr>
            <w:tcW w:w="2693" w:type="dxa"/>
          </w:tcPr>
          <w:p w14:paraId="1C2971D0" w14:textId="77777777" w:rsidR="00AA0119" w:rsidRPr="00325916" w:rsidRDefault="00AA0119" w:rsidP="00C104A1">
            <w:pPr>
              <w:pStyle w:val="EngEnd"/>
            </w:pPr>
            <w:r w:rsidRPr="00325916">
              <w:t xml:space="preserve">Blessed </w:t>
            </w:r>
            <w:r w:rsidR="00C104A1">
              <w:t>are</w:t>
            </w:r>
            <w:r w:rsidRPr="00325916">
              <w:t xml:space="preserve"> </w:t>
            </w:r>
            <w:r w:rsidR="00BE273A">
              <w:t>You</w:t>
            </w:r>
            <w:r w:rsidRPr="00325916">
              <w:t xml:space="preserve"> in truth, with </w:t>
            </w:r>
            <w:r w:rsidR="00BE273A">
              <w:t>Your</w:t>
            </w:r>
            <w:r w:rsidRPr="00325916">
              <w:t xml:space="preserve"> Good Father, and the Holy Spirit, for </w:t>
            </w:r>
            <w:r w:rsidR="00BE273A">
              <w:t>You</w:t>
            </w:r>
            <w:r w:rsidRPr="00325916">
              <w:t xml:space="preserve"> </w:t>
            </w:r>
            <w:r w:rsidR="00BE273A">
              <w:t>have</w:t>
            </w:r>
            <w:r w:rsidRPr="00325916">
              <w:t xml:space="preserve"> </w:t>
            </w:r>
            <w:r>
              <w:t>{</w:t>
            </w:r>
            <w:r w:rsidRPr="00325916">
              <w:t>come</w:t>
            </w:r>
            <w:r>
              <w:t>}</w:t>
            </w:r>
            <w:r w:rsidRPr="00325916">
              <w:t xml:space="preserve"> and saved us.</w:t>
            </w:r>
          </w:p>
        </w:tc>
        <w:tc>
          <w:tcPr>
            <w:tcW w:w="230" w:type="dxa"/>
          </w:tcPr>
          <w:p w14:paraId="7CFFF2C7" w14:textId="77777777" w:rsidR="00AA0119" w:rsidRPr="007425E1" w:rsidRDefault="00AA0119" w:rsidP="00325916">
            <w:pPr>
              <w:pStyle w:val="EngHangEnd"/>
            </w:pPr>
          </w:p>
        </w:tc>
        <w:tc>
          <w:tcPr>
            <w:tcW w:w="2693" w:type="dxa"/>
          </w:tcPr>
          <w:p w14:paraId="0211C1AB" w14:textId="77777777" w:rsidR="00AA0119" w:rsidRDefault="00AA0119" w:rsidP="00511194">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7E3F7CE2" w14:textId="77777777" w:rsidR="00AA0119" w:rsidRPr="00AA0119" w:rsidRDefault="00AA0119" w:rsidP="00325916">
            <w:pPr>
              <w:pStyle w:val="CopticVerse"/>
            </w:pPr>
          </w:p>
        </w:tc>
        <w:tc>
          <w:tcPr>
            <w:tcW w:w="2693" w:type="dxa"/>
          </w:tcPr>
          <w:p w14:paraId="64A6DA0B" w14:textId="77777777" w:rsidR="00AA0119" w:rsidRDefault="00AA0119" w:rsidP="00325916">
            <w:pPr>
              <w:pStyle w:val="CopticVerse"/>
            </w:pPr>
            <w:r w:rsidRPr="00AA0119">
              <w:t>Ⲕ̀ⲥ̀ⲙⲁⲣⲱⲟⲩⲧ ⲁ̀ⲗⲏⲑⲱⲥ ⲛⲉⲙ Ⲡⲉⲕⲓⲱⲧ ⲛ̀ⲁ̀ⲅⲁⲑⲟⲥ ⲛⲉⲙ Ⲡⲓⲡ̅ⲛ̅ⲁ ⲉ̅ⲑ̅ⲩ ϫⲉ ⲁⲕⲓ̀ ⲁⲕⲥⲱϯ ⲙ̀ⲙⲟⲛ</w:t>
            </w:r>
            <w:r>
              <w:t>.</w:t>
            </w:r>
          </w:p>
        </w:tc>
      </w:tr>
    </w:tbl>
    <w:p w14:paraId="77D5B002" w14:textId="7A892ADA" w:rsidR="00BE273A" w:rsidRDefault="00BE273A" w:rsidP="00BE273A">
      <w:pPr>
        <w:pStyle w:val="Rubric"/>
      </w:pPr>
      <w:r>
        <w:t>During Sundays of the month of Koiahk, "The Fiery Bush" is said. See</w:t>
      </w:r>
      <w:r w:rsidR="00860765">
        <w:t xml:space="preserve"> page </w:t>
      </w:r>
      <w:r w:rsidR="00860765">
        <w:fldChar w:fldCharType="begin"/>
      </w:r>
      <w:r w:rsidR="00860765">
        <w:instrText xml:space="preserve"> PAGEREF _Ref435645467 \h </w:instrText>
      </w:r>
      <w:r w:rsidR="00860765">
        <w:fldChar w:fldCharType="separate"/>
      </w:r>
      <w:r w:rsidR="00B50C35">
        <w:rPr>
          <w:noProof/>
        </w:rPr>
        <w:t>935</w:t>
      </w:r>
      <w:r w:rsidR="00860765">
        <w:fldChar w:fldCharType="end"/>
      </w:r>
      <w:r>
        <w:t>.</w:t>
      </w:r>
    </w:p>
    <w:p w14:paraId="5BCE2972" w14:textId="77777777" w:rsidR="00AA0119" w:rsidRDefault="00AA0119" w:rsidP="00AA0119">
      <w:pPr>
        <w:jc w:val="left"/>
        <w:sectPr w:rsidR="00AA0119" w:rsidSect="001C41A6">
          <w:pgSz w:w="11880" w:h="15480" w:code="1"/>
          <w:pgMar w:top="1080" w:right="1440" w:bottom="1440" w:left="1080" w:header="720" w:footer="720" w:gutter="504"/>
          <w:cols w:space="720"/>
          <w:docGrid w:linePitch="360"/>
        </w:sectPr>
      </w:pPr>
    </w:p>
    <w:p w14:paraId="0F18E9D6" w14:textId="77777777" w:rsidR="00325916" w:rsidRDefault="00AA0119" w:rsidP="00BE273A">
      <w:pPr>
        <w:pStyle w:val="Heading4"/>
      </w:pPr>
      <w:bookmarkStart w:id="221" w:name="_Toc297322057"/>
      <w:bookmarkStart w:id="222" w:name="_Toc297407702"/>
      <w:bookmarkStart w:id="223" w:name="_Toc298445754"/>
      <w:bookmarkStart w:id="224" w:name="_Toc298681237"/>
      <w:bookmarkStart w:id="225" w:name="_Toc298447479"/>
      <w:bookmarkStart w:id="226" w:name="_Toc308441896"/>
      <w:r>
        <w:lastRenderedPageBreak/>
        <w:t>The Third Canticle: The Song of the Three Children</w:t>
      </w:r>
      <w:bookmarkEnd w:id="221"/>
      <w:bookmarkEnd w:id="222"/>
      <w:bookmarkEnd w:id="223"/>
      <w:bookmarkEnd w:id="224"/>
      <w:bookmarkEnd w:id="225"/>
      <w:bookmarkEnd w:id="226"/>
    </w:p>
    <w:p w14:paraId="49CF6E0A" w14:textId="77777777" w:rsidR="00AA0119" w:rsidRPr="00AA0119" w:rsidRDefault="00AA0119" w:rsidP="00BE273A">
      <w:pPr>
        <w:pStyle w:val="Heading4non-TOC"/>
      </w:pPr>
      <w:r w:rsidRPr="00AA0119">
        <w:t>Ⲡⲓϩⲱⲥ ⲙ̀ⲙⲁϩⲅ̅ - Ϯϩⲱⲇⲏ ⲛ̀ⲧⲉ ⲡⲓⲅ̅ ⲛ̀ⲁ̀ⲗⲟⲩ ⲛ̀ⲁⲅⲓⲟⲥ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3B9C2F98" w14:textId="77777777" w:rsidTr="00B32610">
        <w:trPr>
          <w:cantSplit/>
          <w:jc w:val="center"/>
        </w:trPr>
        <w:tc>
          <w:tcPr>
            <w:tcW w:w="288" w:type="dxa"/>
          </w:tcPr>
          <w:p w14:paraId="35BD516C" w14:textId="77777777" w:rsidR="00BE273A" w:rsidRDefault="00BE273A" w:rsidP="00AA0119">
            <w:pPr>
              <w:pStyle w:val="CopticCross"/>
            </w:pPr>
          </w:p>
        </w:tc>
        <w:tc>
          <w:tcPr>
            <w:tcW w:w="3960" w:type="dxa"/>
          </w:tcPr>
          <w:p w14:paraId="3AE96344" w14:textId="77777777" w:rsidR="00BE273A" w:rsidRPr="00BE273A" w:rsidRDefault="00BE273A" w:rsidP="00C104A1">
            <w:pPr>
              <w:pStyle w:val="EngEnd"/>
              <w:rPr>
                <w:szCs w:val="20"/>
              </w:rPr>
            </w:pPr>
            <w:r w:rsidRPr="00BE273A">
              <w:t xml:space="preserve">Blessed </w:t>
            </w:r>
            <w:r w:rsidR="00C104A1">
              <w:t>are</w:t>
            </w:r>
            <w:r w:rsidRPr="00BE273A">
              <w:t xml:space="preserve"> You, O Lord, God of our fathers, And to be highly praised, and exalted above all forever.</w:t>
            </w:r>
          </w:p>
        </w:tc>
        <w:tc>
          <w:tcPr>
            <w:tcW w:w="288" w:type="dxa"/>
          </w:tcPr>
          <w:p w14:paraId="26920909" w14:textId="77777777" w:rsidR="00BE273A" w:rsidRDefault="00BE273A" w:rsidP="00325916"/>
        </w:tc>
        <w:tc>
          <w:tcPr>
            <w:tcW w:w="288" w:type="dxa"/>
          </w:tcPr>
          <w:p w14:paraId="4B71763C" w14:textId="77777777" w:rsidR="00BE273A" w:rsidRDefault="00BE273A" w:rsidP="00AA0119">
            <w:pPr>
              <w:pStyle w:val="CopticCross"/>
            </w:pPr>
          </w:p>
        </w:tc>
        <w:tc>
          <w:tcPr>
            <w:tcW w:w="3960" w:type="dxa"/>
          </w:tcPr>
          <w:p w14:paraId="5AD1BF13" w14:textId="77777777" w:rsidR="00BE273A" w:rsidRPr="0031634B" w:rsidRDefault="00BE273A" w:rsidP="0031634B">
            <w:pPr>
              <w:pStyle w:val="CopticVerse"/>
            </w:pPr>
            <w:r w:rsidRPr="0031634B">
              <w:t>Ⲕ̀ⲥ̀ⲙⲁⲣⲱⲟⲩⲧ Ⲡⲟ̅ⲥ̅ Ⲫϯ ⲛ̀ⲧⲉ ⲛⲉⲛⲓⲟϯ ⲕ̀ⲉⲣϩⲟⲩⲟ̀ ⲥ̀ⲙⲁⲣⲱⲟⲩⲧ ⲕ̀ⲉⲣϩⲟⲩⲟ̀ ϭⲓⲥⲓ ϣⲁ ⲛⲓⲉ̀ⲛⲉϩ.</w:t>
            </w:r>
          </w:p>
        </w:tc>
      </w:tr>
      <w:tr w:rsidR="00BE273A" w14:paraId="57478788" w14:textId="77777777" w:rsidTr="00B32610">
        <w:trPr>
          <w:cantSplit/>
          <w:jc w:val="center"/>
        </w:trPr>
        <w:tc>
          <w:tcPr>
            <w:tcW w:w="288" w:type="dxa"/>
          </w:tcPr>
          <w:p w14:paraId="71DA9F13" w14:textId="77777777" w:rsidR="00BE273A" w:rsidRDefault="00BE273A" w:rsidP="00AA0119">
            <w:pPr>
              <w:pStyle w:val="CopticCross"/>
            </w:pPr>
            <w:r>
              <w:t>¿</w:t>
            </w:r>
          </w:p>
        </w:tc>
        <w:tc>
          <w:tcPr>
            <w:tcW w:w="3960" w:type="dxa"/>
          </w:tcPr>
          <w:p w14:paraId="6B159954" w14:textId="77777777" w:rsidR="00BE273A" w:rsidRPr="00BE273A" w:rsidRDefault="00BE273A" w:rsidP="00BE273A">
            <w:pPr>
              <w:pStyle w:val="EngEnd"/>
              <w:rPr>
                <w:szCs w:val="20"/>
              </w:rPr>
            </w:pPr>
            <w:commentRangeStart w:id="227"/>
            <w:r w:rsidRPr="00BE273A">
              <w:t xml:space="preserve">Blessed </w:t>
            </w:r>
            <w:commentRangeEnd w:id="227"/>
            <w:r w:rsidRPr="00BE273A">
              <w:rPr>
                <w:rStyle w:val="CommentReference"/>
                <w:rFonts w:eastAsiaTheme="minorHAnsi"/>
                <w:sz w:val="24"/>
              </w:rPr>
              <w:commentReference w:id="227"/>
            </w:r>
            <w:r w:rsidRPr="00BE273A">
              <w:t>is the Holy Name of Your glory, And to be highly praised, and exalted above all forever.</w:t>
            </w:r>
          </w:p>
        </w:tc>
        <w:tc>
          <w:tcPr>
            <w:tcW w:w="288" w:type="dxa"/>
          </w:tcPr>
          <w:p w14:paraId="36A82E6B" w14:textId="77777777" w:rsidR="00BE273A" w:rsidRDefault="00BE273A" w:rsidP="00325916"/>
        </w:tc>
        <w:tc>
          <w:tcPr>
            <w:tcW w:w="288" w:type="dxa"/>
          </w:tcPr>
          <w:p w14:paraId="6D097EEF" w14:textId="77777777" w:rsidR="00BE273A" w:rsidRDefault="00BE273A" w:rsidP="00AA0119">
            <w:pPr>
              <w:pStyle w:val="CopticCross"/>
            </w:pPr>
            <w:r>
              <w:t>¿</w:t>
            </w:r>
          </w:p>
        </w:tc>
        <w:tc>
          <w:tcPr>
            <w:tcW w:w="3960" w:type="dxa"/>
          </w:tcPr>
          <w:p w14:paraId="20577C48" w14:textId="77777777" w:rsidR="00BE273A" w:rsidRPr="0031634B" w:rsidRDefault="00BE273A" w:rsidP="0031634B">
            <w:pPr>
              <w:pStyle w:val="CopticVerse"/>
            </w:pPr>
            <w:r w:rsidRPr="0031634B">
              <w:t>ϥ̀ⲥ̀ⲙⲁⲣⲱⲟⲩⲧ ⲛ̀ϫⲉ ⲡⲓⲣⲁⲛ ⲉ̅ⲑ̅ⲩ ⲛ̀ⲧⲉ ⲡⲉⲕⲱ̀ⲟⲩ ϥ̀ⲉⲣϩⲟⲩⲟ̀ ⲥ̀ⲙⲁⲣⲱⲟⲩⲧ ϥ̀ⲉⲣϩⲟⲩⲟ̀ ϭⲓⲥⲓ ϣⲁ ⲛⲓⲉ̀ⲛⲉϩ.</w:t>
            </w:r>
          </w:p>
        </w:tc>
      </w:tr>
      <w:tr w:rsidR="00BE273A" w14:paraId="661ACED5" w14:textId="77777777" w:rsidTr="00B32610">
        <w:trPr>
          <w:cantSplit/>
          <w:jc w:val="center"/>
        </w:trPr>
        <w:tc>
          <w:tcPr>
            <w:tcW w:w="288" w:type="dxa"/>
          </w:tcPr>
          <w:p w14:paraId="6E276124" w14:textId="77777777" w:rsidR="00BE273A" w:rsidRDefault="00BE273A" w:rsidP="00AA0119">
            <w:pPr>
              <w:pStyle w:val="CopticCross"/>
            </w:pPr>
          </w:p>
        </w:tc>
        <w:tc>
          <w:tcPr>
            <w:tcW w:w="3960" w:type="dxa"/>
          </w:tcPr>
          <w:p w14:paraId="77C6A221" w14:textId="77777777" w:rsidR="00BE273A" w:rsidRPr="00BE273A" w:rsidRDefault="00BE273A" w:rsidP="00C104A1">
            <w:pPr>
              <w:pStyle w:val="EngEnd"/>
              <w:rPr>
                <w:szCs w:val="20"/>
              </w:rPr>
            </w:pPr>
            <w:r w:rsidRPr="00BE273A">
              <w:t xml:space="preserve">Blessed </w:t>
            </w:r>
            <w:r w:rsidR="00C104A1">
              <w:t>are</w:t>
            </w:r>
            <w:r w:rsidRPr="00BE273A">
              <w:t xml:space="preserve"> You in the holy temple of Your glory, And to be highly praised, and exalted above all forever.</w:t>
            </w:r>
          </w:p>
        </w:tc>
        <w:tc>
          <w:tcPr>
            <w:tcW w:w="288" w:type="dxa"/>
          </w:tcPr>
          <w:p w14:paraId="1A46B62A" w14:textId="77777777" w:rsidR="00BE273A" w:rsidRDefault="00BE273A" w:rsidP="00325916"/>
        </w:tc>
        <w:tc>
          <w:tcPr>
            <w:tcW w:w="288" w:type="dxa"/>
          </w:tcPr>
          <w:p w14:paraId="25C72B92" w14:textId="77777777" w:rsidR="00BE273A" w:rsidRDefault="00BE273A" w:rsidP="00AA0119">
            <w:pPr>
              <w:pStyle w:val="CopticCross"/>
            </w:pPr>
          </w:p>
        </w:tc>
        <w:tc>
          <w:tcPr>
            <w:tcW w:w="3960" w:type="dxa"/>
          </w:tcPr>
          <w:p w14:paraId="64DF505C" w14:textId="77777777" w:rsidR="00BE273A" w:rsidRPr="0031634B" w:rsidRDefault="00BE273A" w:rsidP="0031634B">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BE273A" w14:paraId="49B832A1" w14:textId="77777777" w:rsidTr="00B32610">
        <w:trPr>
          <w:cantSplit/>
          <w:jc w:val="center"/>
        </w:trPr>
        <w:tc>
          <w:tcPr>
            <w:tcW w:w="288" w:type="dxa"/>
          </w:tcPr>
          <w:p w14:paraId="2D7DB36C" w14:textId="77777777" w:rsidR="00BE273A" w:rsidRDefault="00BE273A" w:rsidP="00AA0119">
            <w:pPr>
              <w:pStyle w:val="CopticCross"/>
            </w:pPr>
            <w:r>
              <w:t>¿</w:t>
            </w:r>
          </w:p>
        </w:tc>
        <w:tc>
          <w:tcPr>
            <w:tcW w:w="3960" w:type="dxa"/>
          </w:tcPr>
          <w:p w14:paraId="4A58FB3E" w14:textId="77777777" w:rsidR="00BE273A" w:rsidRPr="00BE273A" w:rsidRDefault="00BE273A" w:rsidP="00C104A1">
            <w:pPr>
              <w:pStyle w:val="EngEnd"/>
            </w:pPr>
            <w:r w:rsidRPr="00BE273A">
              <w:t xml:space="preserve">Blessed </w:t>
            </w:r>
            <w:r w:rsidR="00C104A1">
              <w:t>are</w:t>
            </w:r>
            <w:r w:rsidRPr="00BE273A">
              <w:t xml:space="preserve"> You who beholds the depths sitting on the Cherubim, And to be highly praised, and exalted above all forever.</w:t>
            </w:r>
          </w:p>
        </w:tc>
        <w:tc>
          <w:tcPr>
            <w:tcW w:w="288" w:type="dxa"/>
          </w:tcPr>
          <w:p w14:paraId="52AB5E87" w14:textId="77777777" w:rsidR="00BE273A" w:rsidRDefault="00BE273A" w:rsidP="00325916"/>
        </w:tc>
        <w:tc>
          <w:tcPr>
            <w:tcW w:w="288" w:type="dxa"/>
          </w:tcPr>
          <w:p w14:paraId="13563531" w14:textId="77777777" w:rsidR="00BE273A" w:rsidRDefault="00BE273A" w:rsidP="00AA0119">
            <w:pPr>
              <w:pStyle w:val="CopticCross"/>
            </w:pPr>
            <w:r>
              <w:t>¿</w:t>
            </w:r>
          </w:p>
        </w:tc>
        <w:tc>
          <w:tcPr>
            <w:tcW w:w="3960" w:type="dxa"/>
          </w:tcPr>
          <w:p w14:paraId="6D434B9A" w14:textId="77777777" w:rsidR="00BE273A" w:rsidRPr="0031634B" w:rsidRDefault="00BE273A" w:rsidP="0031634B">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BE273A" w14:paraId="3C5E4692" w14:textId="77777777" w:rsidTr="00B32610">
        <w:trPr>
          <w:cantSplit/>
          <w:jc w:val="center"/>
        </w:trPr>
        <w:tc>
          <w:tcPr>
            <w:tcW w:w="288" w:type="dxa"/>
          </w:tcPr>
          <w:p w14:paraId="3A7B22AE" w14:textId="77777777" w:rsidR="00BE273A" w:rsidRDefault="00BE273A" w:rsidP="00AA0119">
            <w:pPr>
              <w:pStyle w:val="CopticCross"/>
            </w:pPr>
          </w:p>
        </w:tc>
        <w:tc>
          <w:tcPr>
            <w:tcW w:w="3960" w:type="dxa"/>
          </w:tcPr>
          <w:p w14:paraId="20EE3F09" w14:textId="77777777" w:rsidR="00BE273A" w:rsidRPr="00BE273A" w:rsidRDefault="00BE273A" w:rsidP="00BE273A">
            <w:pPr>
              <w:pStyle w:val="EngEnd"/>
            </w:pPr>
            <w:r w:rsidRPr="00BE273A">
              <w:t xml:space="preserve">Blessed are you on the throne of </w:t>
            </w:r>
            <w:r w:rsidR="00E570CB">
              <w:t>Your</w:t>
            </w:r>
            <w:r w:rsidRPr="00BE273A">
              <w:t xml:space="preserve"> Kingdom, And to be highly praised, and exalted above all forever.</w:t>
            </w:r>
          </w:p>
        </w:tc>
        <w:tc>
          <w:tcPr>
            <w:tcW w:w="288" w:type="dxa"/>
          </w:tcPr>
          <w:p w14:paraId="6EF4FD3B" w14:textId="77777777" w:rsidR="00BE273A" w:rsidRDefault="00BE273A" w:rsidP="00325916"/>
        </w:tc>
        <w:tc>
          <w:tcPr>
            <w:tcW w:w="288" w:type="dxa"/>
          </w:tcPr>
          <w:p w14:paraId="47A3ACC8" w14:textId="77777777" w:rsidR="00BE273A" w:rsidRDefault="00BE273A" w:rsidP="00AA0119">
            <w:pPr>
              <w:pStyle w:val="CopticCross"/>
            </w:pPr>
          </w:p>
        </w:tc>
        <w:tc>
          <w:tcPr>
            <w:tcW w:w="3960" w:type="dxa"/>
          </w:tcPr>
          <w:p w14:paraId="6D28414E" w14:textId="77777777" w:rsidR="00BE273A" w:rsidRPr="0031634B" w:rsidRDefault="00BE273A" w:rsidP="0031634B">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BE273A" w14:paraId="4AFD722C" w14:textId="77777777" w:rsidTr="00B32610">
        <w:trPr>
          <w:cantSplit/>
          <w:jc w:val="center"/>
        </w:trPr>
        <w:tc>
          <w:tcPr>
            <w:tcW w:w="288" w:type="dxa"/>
          </w:tcPr>
          <w:p w14:paraId="07C624FC" w14:textId="77777777" w:rsidR="00BE273A" w:rsidRDefault="00BE273A" w:rsidP="00AA0119">
            <w:pPr>
              <w:pStyle w:val="CopticCross"/>
            </w:pPr>
            <w:r>
              <w:t>¿</w:t>
            </w:r>
          </w:p>
        </w:tc>
        <w:tc>
          <w:tcPr>
            <w:tcW w:w="3960" w:type="dxa"/>
          </w:tcPr>
          <w:p w14:paraId="57859822" w14:textId="77777777" w:rsidR="00BE273A" w:rsidRPr="00BE273A" w:rsidRDefault="00BE273A" w:rsidP="00C104A1">
            <w:pPr>
              <w:pStyle w:val="EngEnd"/>
            </w:pPr>
            <w:r w:rsidRPr="00BE273A">
              <w:t xml:space="preserve">Blessed </w:t>
            </w:r>
            <w:r w:rsidR="00C104A1">
              <w:t>are</w:t>
            </w:r>
            <w:r w:rsidRPr="00BE273A">
              <w:t xml:space="preserve"> You in the firmament of heaven, And to be highly praised, and exalted above all forever.</w:t>
            </w:r>
          </w:p>
        </w:tc>
        <w:tc>
          <w:tcPr>
            <w:tcW w:w="288" w:type="dxa"/>
          </w:tcPr>
          <w:p w14:paraId="3B2A4038" w14:textId="77777777" w:rsidR="00BE273A" w:rsidRDefault="00BE273A" w:rsidP="00325916"/>
        </w:tc>
        <w:tc>
          <w:tcPr>
            <w:tcW w:w="288" w:type="dxa"/>
          </w:tcPr>
          <w:p w14:paraId="5EEE8573" w14:textId="77777777" w:rsidR="00BE273A" w:rsidRDefault="00BE273A" w:rsidP="00AA0119">
            <w:pPr>
              <w:pStyle w:val="CopticCross"/>
            </w:pPr>
            <w:r>
              <w:t>¿</w:t>
            </w:r>
          </w:p>
        </w:tc>
        <w:tc>
          <w:tcPr>
            <w:tcW w:w="3960" w:type="dxa"/>
          </w:tcPr>
          <w:p w14:paraId="7F827633" w14:textId="77777777" w:rsidR="00BE273A" w:rsidRPr="0031634B" w:rsidRDefault="00BE273A" w:rsidP="0031634B">
            <w:pPr>
              <w:pStyle w:val="CopticVerse"/>
            </w:pPr>
            <w:r w:rsidRPr="0031634B">
              <w:t>Ⲕ̀ⲥ̀ⲙⲁⲣⲱⲟⲩⲧ ϧⲉⲛ ⲡⲓⲥ̀ⲧⲉⲣⲉⲱ̀ⲙⲁ ⲛ̀ⲧⲉ ⲧ̀ⲫⲉ ⲕ̀ⲉⲣϩⲟⲩⲟ̀ ⲥ̀ⲙⲁⲣⲱⲟⲩⲧ ⲕ̀ⲉⲣϩⲟⲩⲟ̀ ϭⲓⲥⲓ ϣⲁ ⲛⲓⲉ̀ⲛⲉϩ.</w:t>
            </w:r>
          </w:p>
        </w:tc>
      </w:tr>
      <w:tr w:rsidR="00BE273A" w14:paraId="437682C9" w14:textId="77777777" w:rsidTr="00B32610">
        <w:trPr>
          <w:cantSplit/>
          <w:jc w:val="center"/>
        </w:trPr>
        <w:tc>
          <w:tcPr>
            <w:tcW w:w="288" w:type="dxa"/>
          </w:tcPr>
          <w:p w14:paraId="7811CE55" w14:textId="77777777" w:rsidR="00BE273A" w:rsidRDefault="00BE273A" w:rsidP="00AA0119">
            <w:pPr>
              <w:pStyle w:val="CopticCross"/>
            </w:pPr>
          </w:p>
        </w:tc>
        <w:tc>
          <w:tcPr>
            <w:tcW w:w="3960" w:type="dxa"/>
          </w:tcPr>
          <w:p w14:paraId="5E25969A" w14:textId="77777777" w:rsidR="00BE273A" w:rsidRPr="00BE273A" w:rsidRDefault="00BE273A" w:rsidP="00BE273A">
            <w:pPr>
              <w:pStyle w:val="EngEnd"/>
            </w:pPr>
            <w:r w:rsidRPr="00BE273A">
              <w:t>Bless the Lord, all you works of the Lord: Praise Him and exalt Him above all forever. (Hos Erof arihoo-o chasf sha ni eneh.)</w:t>
            </w:r>
          </w:p>
        </w:tc>
        <w:tc>
          <w:tcPr>
            <w:tcW w:w="288" w:type="dxa"/>
          </w:tcPr>
          <w:p w14:paraId="630F785F" w14:textId="77777777" w:rsidR="00BE273A" w:rsidRDefault="00BE273A" w:rsidP="00325916"/>
        </w:tc>
        <w:tc>
          <w:tcPr>
            <w:tcW w:w="288" w:type="dxa"/>
          </w:tcPr>
          <w:p w14:paraId="6389B9F6" w14:textId="77777777" w:rsidR="00BE273A" w:rsidRDefault="00BE273A" w:rsidP="00AA0119">
            <w:pPr>
              <w:pStyle w:val="CopticCross"/>
            </w:pPr>
          </w:p>
        </w:tc>
        <w:tc>
          <w:tcPr>
            <w:tcW w:w="3960" w:type="dxa"/>
          </w:tcPr>
          <w:p w14:paraId="35B01053" w14:textId="77777777" w:rsidR="00BE273A" w:rsidRDefault="00BE273A" w:rsidP="005B777F">
            <w:pPr>
              <w:pStyle w:val="CopticVersemulti-line"/>
            </w:pPr>
            <w:r w:rsidRPr="0031634B">
              <w:t>Ⲥ̀ⲙⲟⲩ ⲉ̀Ⲡⲟ̅ⲥ̅ ⲛⲓϩ̀ⲃⲏⲟⲩⲓ̀ ⲧⲏⲣⲟⲩ ⲛ̀ⲧⲉ Ⲡⲟ̅ⲥ̅</w:t>
            </w:r>
          </w:p>
          <w:p w14:paraId="3E6F0097" w14:textId="77777777" w:rsidR="00BE273A" w:rsidRPr="0031634B" w:rsidRDefault="00BE273A" w:rsidP="0031634B">
            <w:pPr>
              <w:pStyle w:val="CopticVerse"/>
            </w:pPr>
            <w:r w:rsidRPr="0031634B">
              <w:t>ϩⲱⲥ ⲉ̀ⲣⲟϥ ⲁ̀ⲣⲓϩⲟⲩⲟ̀ ϭⲁⲥϥ ϣⲁ ⲛⲓⲉ̀ⲛⲉϩ.</w:t>
            </w:r>
          </w:p>
        </w:tc>
      </w:tr>
      <w:tr w:rsidR="00BE273A" w14:paraId="78221FC6" w14:textId="77777777" w:rsidTr="00B32610">
        <w:trPr>
          <w:cantSplit/>
          <w:jc w:val="center"/>
        </w:trPr>
        <w:tc>
          <w:tcPr>
            <w:tcW w:w="288" w:type="dxa"/>
          </w:tcPr>
          <w:p w14:paraId="3484425F" w14:textId="77777777" w:rsidR="00BE273A" w:rsidRDefault="00BE273A" w:rsidP="00AA0119">
            <w:pPr>
              <w:pStyle w:val="CopticCross"/>
            </w:pPr>
            <w:r>
              <w:lastRenderedPageBreak/>
              <w:t>¿</w:t>
            </w:r>
          </w:p>
        </w:tc>
        <w:tc>
          <w:tcPr>
            <w:tcW w:w="3960" w:type="dxa"/>
          </w:tcPr>
          <w:p w14:paraId="50F2F8D3" w14:textId="77777777" w:rsidR="00BE273A" w:rsidRPr="00BE273A" w:rsidRDefault="00BE273A" w:rsidP="00BE273A">
            <w:pPr>
              <w:pStyle w:val="EngEnd"/>
            </w:pPr>
            <w:r w:rsidRPr="00BE273A">
              <w:t>Bless the Lord, you heavens: Praise Him and exalt Him above all forever.</w:t>
            </w:r>
          </w:p>
        </w:tc>
        <w:tc>
          <w:tcPr>
            <w:tcW w:w="288" w:type="dxa"/>
          </w:tcPr>
          <w:p w14:paraId="144086FA" w14:textId="77777777" w:rsidR="00BE273A" w:rsidRDefault="00BE273A" w:rsidP="00325916"/>
        </w:tc>
        <w:tc>
          <w:tcPr>
            <w:tcW w:w="288" w:type="dxa"/>
          </w:tcPr>
          <w:p w14:paraId="0A86F3E0" w14:textId="77777777" w:rsidR="00BE273A" w:rsidRDefault="00BE273A" w:rsidP="00AA0119">
            <w:pPr>
              <w:pStyle w:val="CopticCross"/>
            </w:pPr>
            <w:r>
              <w:t>¿</w:t>
            </w:r>
          </w:p>
        </w:tc>
        <w:tc>
          <w:tcPr>
            <w:tcW w:w="3960" w:type="dxa"/>
          </w:tcPr>
          <w:p w14:paraId="76467DB0" w14:textId="77777777" w:rsidR="00BE273A" w:rsidRDefault="00BE273A" w:rsidP="005B777F">
            <w:pPr>
              <w:pStyle w:val="CopticVersemulti-line"/>
            </w:pPr>
            <w:r w:rsidRPr="0031634B">
              <w:t xml:space="preserve">Ⲥ̀ⲙⲟⲩ ⲉ̀Ⲡⲟ̅ⲥ̅ ⲛⲓⲫⲏⲟⲩⲓ̀ </w:t>
            </w:r>
          </w:p>
          <w:p w14:paraId="0950B450" w14:textId="77777777" w:rsidR="00BE273A" w:rsidRPr="0031634B" w:rsidRDefault="00BE273A" w:rsidP="0031634B">
            <w:pPr>
              <w:pStyle w:val="CopticVerse"/>
            </w:pPr>
            <w:r w:rsidRPr="0031634B">
              <w:t>ϩⲱⲥ ⲉ̀ⲣⲟϥ ⲁ̀ⲣⲓϩⲟⲩⲟ̀ ϭⲁⲥϥ ϣⲁ ⲛⲓⲉ̀ⲛⲉϩ.</w:t>
            </w:r>
          </w:p>
        </w:tc>
      </w:tr>
      <w:tr w:rsidR="00BE273A" w14:paraId="19DA659A" w14:textId="77777777" w:rsidTr="00B32610">
        <w:trPr>
          <w:cantSplit/>
          <w:jc w:val="center"/>
        </w:trPr>
        <w:tc>
          <w:tcPr>
            <w:tcW w:w="288" w:type="dxa"/>
          </w:tcPr>
          <w:p w14:paraId="5029F068" w14:textId="77777777" w:rsidR="00BE273A" w:rsidRDefault="00BE273A" w:rsidP="00AA0119">
            <w:pPr>
              <w:pStyle w:val="CopticCross"/>
            </w:pPr>
          </w:p>
        </w:tc>
        <w:tc>
          <w:tcPr>
            <w:tcW w:w="3960" w:type="dxa"/>
          </w:tcPr>
          <w:p w14:paraId="73F89AD2" w14:textId="77777777" w:rsidR="00BE273A" w:rsidRPr="00BE273A" w:rsidRDefault="00BE273A" w:rsidP="00BE273A">
            <w:pPr>
              <w:pStyle w:val="EngEnd"/>
            </w:pPr>
            <w:r w:rsidRPr="00BE273A">
              <w:t>Bless the Lord, you angels of the Lord: Praise Him and exalt Him above all forever.</w:t>
            </w:r>
          </w:p>
        </w:tc>
        <w:tc>
          <w:tcPr>
            <w:tcW w:w="288" w:type="dxa"/>
          </w:tcPr>
          <w:p w14:paraId="235870B6" w14:textId="77777777" w:rsidR="00BE273A" w:rsidRDefault="00BE273A" w:rsidP="00325916"/>
        </w:tc>
        <w:tc>
          <w:tcPr>
            <w:tcW w:w="288" w:type="dxa"/>
          </w:tcPr>
          <w:p w14:paraId="12E8CADD" w14:textId="77777777" w:rsidR="00BE273A" w:rsidRDefault="00BE273A" w:rsidP="00AA0119">
            <w:pPr>
              <w:pStyle w:val="CopticCross"/>
            </w:pPr>
          </w:p>
        </w:tc>
        <w:tc>
          <w:tcPr>
            <w:tcW w:w="3960" w:type="dxa"/>
          </w:tcPr>
          <w:p w14:paraId="07BB4479" w14:textId="77777777" w:rsidR="00BE273A" w:rsidRDefault="00BE273A" w:rsidP="005B777F">
            <w:pPr>
              <w:pStyle w:val="CopticVersemulti-line"/>
            </w:pPr>
            <w:r w:rsidRPr="0031634B">
              <w:t>Ⲥ̀ⲙⲟⲩ ⲉ̀Ⲡⲟ̅ⲥ̅ ⲛⲓⲁⲅⲅⲉⲗⲟⲥ ⲧⲏⲣⲟⲩ ⲛ̀ⲧⲉ Ⲡⲟ̅ⲥ̅</w:t>
            </w:r>
          </w:p>
          <w:p w14:paraId="363E94AC" w14:textId="77777777" w:rsidR="00BE273A" w:rsidRPr="0031634B" w:rsidRDefault="00BE273A" w:rsidP="0031634B">
            <w:pPr>
              <w:pStyle w:val="CopticVerse"/>
            </w:pPr>
            <w:r w:rsidRPr="0031634B">
              <w:t>ϩⲱⲥ ⲉ̀ⲣⲟϥ ⲁ̀ⲣⲓϩⲟⲩⲟ̀ ϭⲁⲥϥ ϣⲁ ⲛⲓⲉ̀ⲛⲉϩ.</w:t>
            </w:r>
          </w:p>
        </w:tc>
      </w:tr>
      <w:tr w:rsidR="00BE273A" w14:paraId="4E5A80E8" w14:textId="77777777" w:rsidTr="00B32610">
        <w:trPr>
          <w:cantSplit/>
          <w:jc w:val="center"/>
        </w:trPr>
        <w:tc>
          <w:tcPr>
            <w:tcW w:w="288" w:type="dxa"/>
          </w:tcPr>
          <w:p w14:paraId="6A7873A0" w14:textId="77777777" w:rsidR="00BE273A" w:rsidRDefault="00BE273A" w:rsidP="00AA0119">
            <w:pPr>
              <w:pStyle w:val="CopticCross"/>
            </w:pPr>
            <w:r>
              <w:t>¿</w:t>
            </w:r>
          </w:p>
        </w:tc>
        <w:tc>
          <w:tcPr>
            <w:tcW w:w="3960" w:type="dxa"/>
          </w:tcPr>
          <w:p w14:paraId="29F8A12F" w14:textId="77777777" w:rsidR="00BE273A" w:rsidRPr="00BE273A" w:rsidRDefault="00BE273A" w:rsidP="00BE273A">
            <w:pPr>
              <w:pStyle w:val="EngEnd"/>
            </w:pPr>
            <w:r w:rsidRPr="00BE273A">
              <w:t xml:space="preserve">Bless the Lord, all you water above the </w:t>
            </w:r>
            <w:commentRangeStart w:id="228"/>
            <w:r w:rsidRPr="00BE273A">
              <w:t>heaven</w:t>
            </w:r>
            <w:commentRangeEnd w:id="228"/>
            <w:r w:rsidRPr="00BE273A">
              <w:rPr>
                <w:rStyle w:val="CommentReference"/>
                <w:rFonts w:eastAsiaTheme="minorHAnsi"/>
                <w:sz w:val="24"/>
              </w:rPr>
              <w:commentReference w:id="228"/>
            </w:r>
            <w:r w:rsidRPr="00BE273A">
              <w:t>: Praise Him and exalt Him above all forever.</w:t>
            </w:r>
          </w:p>
        </w:tc>
        <w:tc>
          <w:tcPr>
            <w:tcW w:w="288" w:type="dxa"/>
          </w:tcPr>
          <w:p w14:paraId="424C5CAB" w14:textId="77777777" w:rsidR="00BE273A" w:rsidRDefault="00BE273A" w:rsidP="00325916"/>
        </w:tc>
        <w:tc>
          <w:tcPr>
            <w:tcW w:w="288" w:type="dxa"/>
          </w:tcPr>
          <w:p w14:paraId="068BE8BC" w14:textId="77777777" w:rsidR="00BE273A" w:rsidRDefault="00BE273A" w:rsidP="00AA0119">
            <w:pPr>
              <w:pStyle w:val="CopticCross"/>
            </w:pPr>
            <w:r>
              <w:t>¿</w:t>
            </w:r>
          </w:p>
        </w:tc>
        <w:tc>
          <w:tcPr>
            <w:tcW w:w="3960" w:type="dxa"/>
          </w:tcPr>
          <w:p w14:paraId="406C3B41" w14:textId="77777777" w:rsidR="00BE273A" w:rsidRDefault="00BE273A" w:rsidP="005B777F">
            <w:pPr>
              <w:pStyle w:val="CopticVersemulti-line"/>
            </w:pPr>
            <w:r w:rsidRPr="0031634B">
              <w:t>Ⲥ̀ⲙⲟⲩ ⲉ̀Ⲡⲟ̅ⲥ̅ ⲛⲓⲙⲱⲟⲩ ⲧⲏⲣⲟⲩ ⲉⲧⲥⲁ ⲡ̀ϣⲱⲓ ⲛ̀ⲧ̀ⲫⲉ</w:t>
            </w:r>
          </w:p>
          <w:p w14:paraId="132A06FB" w14:textId="77777777" w:rsidR="00BE273A" w:rsidRPr="0031634B" w:rsidRDefault="00BE273A" w:rsidP="0031634B">
            <w:pPr>
              <w:pStyle w:val="CopticVerse"/>
            </w:pPr>
            <w:r w:rsidRPr="0031634B">
              <w:t>ϩⲱⲥ ⲉ̀ⲣⲟϥ ⲁ̀ⲣⲓϩⲟⲩⲟ̀ ϭⲁⲥϥ ϣⲁ ⲛⲓⲉ̀ⲛⲉϩ.</w:t>
            </w:r>
          </w:p>
        </w:tc>
      </w:tr>
      <w:tr w:rsidR="00BE273A" w14:paraId="5E64EAFC" w14:textId="77777777" w:rsidTr="00B32610">
        <w:trPr>
          <w:cantSplit/>
          <w:jc w:val="center"/>
        </w:trPr>
        <w:tc>
          <w:tcPr>
            <w:tcW w:w="288" w:type="dxa"/>
          </w:tcPr>
          <w:p w14:paraId="01102731" w14:textId="77777777" w:rsidR="00BE273A" w:rsidRDefault="00BE273A" w:rsidP="00AA0119">
            <w:pPr>
              <w:pStyle w:val="CopticCross"/>
            </w:pPr>
          </w:p>
        </w:tc>
        <w:tc>
          <w:tcPr>
            <w:tcW w:w="3960" w:type="dxa"/>
          </w:tcPr>
          <w:p w14:paraId="63BC2D49" w14:textId="77777777" w:rsidR="00BE273A" w:rsidRPr="00BE273A" w:rsidRDefault="00BE273A" w:rsidP="00BE273A">
            <w:pPr>
              <w:pStyle w:val="EngEnd"/>
            </w:pPr>
            <w:r w:rsidRPr="00BE273A">
              <w:t>Bless the Lord, all you powers of the Lord: Praise Him and exalt Him above all forever.</w:t>
            </w:r>
          </w:p>
        </w:tc>
        <w:tc>
          <w:tcPr>
            <w:tcW w:w="288" w:type="dxa"/>
          </w:tcPr>
          <w:p w14:paraId="452222FC" w14:textId="77777777" w:rsidR="00BE273A" w:rsidRDefault="00BE273A" w:rsidP="00325916"/>
        </w:tc>
        <w:tc>
          <w:tcPr>
            <w:tcW w:w="288" w:type="dxa"/>
          </w:tcPr>
          <w:p w14:paraId="49A4FE34" w14:textId="77777777" w:rsidR="00BE273A" w:rsidRDefault="00BE273A" w:rsidP="00AA0119">
            <w:pPr>
              <w:pStyle w:val="CopticCross"/>
            </w:pPr>
          </w:p>
        </w:tc>
        <w:tc>
          <w:tcPr>
            <w:tcW w:w="3960" w:type="dxa"/>
          </w:tcPr>
          <w:p w14:paraId="59B8F6DE" w14:textId="77777777" w:rsidR="00BE273A" w:rsidRDefault="00BE273A" w:rsidP="005B777F">
            <w:pPr>
              <w:pStyle w:val="CopticVersemulti-line"/>
            </w:pPr>
            <w:r w:rsidRPr="0031634B">
              <w:t xml:space="preserve">Ⲥ̀ⲙⲟⲩ ⲉ̀Ⲡⲟ̅ⲥ̅ ⲛⲓϫⲟⲙ ⲧⲏⲣⲟⲩ ⲛ̀ⲧⲉ Ⲡⲟ̅ⲥ̅ </w:t>
            </w:r>
          </w:p>
          <w:p w14:paraId="27E384A8" w14:textId="77777777" w:rsidR="00BE273A" w:rsidRPr="0031634B" w:rsidRDefault="00BE273A" w:rsidP="005B777F">
            <w:pPr>
              <w:pStyle w:val="CopticVerse"/>
            </w:pPr>
            <w:r w:rsidRPr="0031634B">
              <w:t>ϩⲱⲥ ⲉ̀ⲣⲟϥ ⲁ̀ⲣⲓϩⲟⲩⲟ̀ ϭⲁⲥϥ ϣⲁ ⲛⲓⲉ̀ⲛⲉϩ.</w:t>
            </w:r>
          </w:p>
        </w:tc>
      </w:tr>
      <w:tr w:rsidR="00BE273A" w14:paraId="3F285F00" w14:textId="77777777" w:rsidTr="00B32610">
        <w:trPr>
          <w:cantSplit/>
          <w:jc w:val="center"/>
        </w:trPr>
        <w:tc>
          <w:tcPr>
            <w:tcW w:w="288" w:type="dxa"/>
          </w:tcPr>
          <w:p w14:paraId="6097AA19" w14:textId="77777777" w:rsidR="00BE273A" w:rsidRDefault="00BE273A" w:rsidP="00AA0119">
            <w:pPr>
              <w:pStyle w:val="CopticCross"/>
            </w:pPr>
            <w:r>
              <w:t>¿</w:t>
            </w:r>
          </w:p>
        </w:tc>
        <w:tc>
          <w:tcPr>
            <w:tcW w:w="3960" w:type="dxa"/>
          </w:tcPr>
          <w:p w14:paraId="35657825" w14:textId="77777777" w:rsidR="00BE273A" w:rsidRPr="00BE273A" w:rsidRDefault="00BE273A" w:rsidP="00BE273A">
            <w:pPr>
              <w:pStyle w:val="EngEnd"/>
            </w:pPr>
            <w:r w:rsidRPr="00BE273A">
              <w:t>Bless the Lord, O sun and moon: Praise Him and exalt Him above all forever.</w:t>
            </w:r>
          </w:p>
        </w:tc>
        <w:tc>
          <w:tcPr>
            <w:tcW w:w="288" w:type="dxa"/>
          </w:tcPr>
          <w:p w14:paraId="10BEEEF9" w14:textId="77777777" w:rsidR="00BE273A" w:rsidRDefault="00BE273A" w:rsidP="00325916"/>
        </w:tc>
        <w:tc>
          <w:tcPr>
            <w:tcW w:w="288" w:type="dxa"/>
          </w:tcPr>
          <w:p w14:paraId="07E27D88" w14:textId="77777777" w:rsidR="00BE273A" w:rsidRDefault="00BE273A" w:rsidP="00AA0119">
            <w:pPr>
              <w:pStyle w:val="CopticCross"/>
            </w:pPr>
            <w:r>
              <w:t>¿</w:t>
            </w:r>
          </w:p>
        </w:tc>
        <w:tc>
          <w:tcPr>
            <w:tcW w:w="3960" w:type="dxa"/>
          </w:tcPr>
          <w:p w14:paraId="16F6914B" w14:textId="77777777" w:rsidR="00BE273A" w:rsidRDefault="00BE273A" w:rsidP="005B777F">
            <w:pPr>
              <w:pStyle w:val="CopticVersemulti-line"/>
            </w:pPr>
            <w:r w:rsidRPr="0031634B">
              <w:t>Ⲥ̀ⲙⲟⲩ ⲉ̀Ⲡⲟ̅ⲥ̅ ⲡⲓⲣⲏ ⲛⲉⲙ ⲡⲓⲓⲟϩ</w:t>
            </w:r>
          </w:p>
          <w:p w14:paraId="0C309748" w14:textId="77777777" w:rsidR="00BE273A" w:rsidRPr="0031634B" w:rsidRDefault="00BE273A" w:rsidP="0031634B">
            <w:pPr>
              <w:pStyle w:val="CopticVerse"/>
            </w:pPr>
            <w:r w:rsidRPr="0031634B">
              <w:t>ϩⲱⲥ ⲉ̀ⲣⲟϥ ⲁ̀ⲣⲓϩⲟⲩⲟ̀ ϭⲁⲥϥ ϣⲁ ⲛⲓⲉ̀ⲛⲉϩ.</w:t>
            </w:r>
          </w:p>
        </w:tc>
      </w:tr>
      <w:tr w:rsidR="00BE273A" w14:paraId="2ACDDB29" w14:textId="77777777" w:rsidTr="00B32610">
        <w:trPr>
          <w:cantSplit/>
          <w:jc w:val="center"/>
        </w:trPr>
        <w:tc>
          <w:tcPr>
            <w:tcW w:w="288" w:type="dxa"/>
          </w:tcPr>
          <w:p w14:paraId="0AD16589" w14:textId="77777777" w:rsidR="00BE273A" w:rsidRDefault="00BE273A" w:rsidP="00AA0119">
            <w:pPr>
              <w:pStyle w:val="CopticCross"/>
            </w:pPr>
          </w:p>
        </w:tc>
        <w:tc>
          <w:tcPr>
            <w:tcW w:w="3960" w:type="dxa"/>
          </w:tcPr>
          <w:p w14:paraId="1E30E6C7" w14:textId="77777777" w:rsidR="00BE273A" w:rsidRPr="00BE273A" w:rsidRDefault="00BE273A" w:rsidP="00BE273A">
            <w:pPr>
              <w:pStyle w:val="EngEnd"/>
            </w:pPr>
            <w:r w:rsidRPr="00BE273A">
              <w:t>Bless the Lord, stars of heaven: Praise Him and exalt Him above all forever.</w:t>
            </w:r>
          </w:p>
        </w:tc>
        <w:tc>
          <w:tcPr>
            <w:tcW w:w="288" w:type="dxa"/>
          </w:tcPr>
          <w:p w14:paraId="55122800" w14:textId="77777777" w:rsidR="00BE273A" w:rsidRDefault="00BE273A" w:rsidP="00325916"/>
        </w:tc>
        <w:tc>
          <w:tcPr>
            <w:tcW w:w="288" w:type="dxa"/>
          </w:tcPr>
          <w:p w14:paraId="34955B52" w14:textId="77777777" w:rsidR="00BE273A" w:rsidRDefault="00BE273A" w:rsidP="00AA0119">
            <w:pPr>
              <w:pStyle w:val="CopticCross"/>
            </w:pPr>
          </w:p>
        </w:tc>
        <w:tc>
          <w:tcPr>
            <w:tcW w:w="3960" w:type="dxa"/>
          </w:tcPr>
          <w:p w14:paraId="60DD3207" w14:textId="77777777" w:rsidR="00BE273A" w:rsidRDefault="00BE273A" w:rsidP="005B777F">
            <w:pPr>
              <w:pStyle w:val="CopticVersemulti-line"/>
            </w:pPr>
            <w:r w:rsidRPr="0031634B">
              <w:t>Ⲥ̀ⲙⲟⲩ ⲉ̀Ⲡⲟ̅ⲥ̅ ⲛⲓⲥⲓⲟⲩ ⲧⲏⲣⲟⲩ ⲛ̀ⲧⲉ ⲧ̀ⲫⲉ</w:t>
            </w:r>
          </w:p>
          <w:p w14:paraId="20D51D32" w14:textId="77777777" w:rsidR="00BE273A" w:rsidRPr="0031634B" w:rsidRDefault="00BE273A" w:rsidP="0031634B">
            <w:pPr>
              <w:pStyle w:val="CopticVerse"/>
            </w:pPr>
            <w:r w:rsidRPr="0031634B">
              <w:t>ϩⲱⲥ ⲉ̀ⲣⲟϥ ⲁ̀ⲣⲓϩⲟⲩⲟ̀ ϭⲁⲥϥ ϣⲁ ⲛⲓⲉ̀ⲛⲉϩ.</w:t>
            </w:r>
          </w:p>
        </w:tc>
      </w:tr>
      <w:tr w:rsidR="00BE273A" w14:paraId="336EB9C9" w14:textId="77777777" w:rsidTr="00B32610">
        <w:trPr>
          <w:cantSplit/>
          <w:jc w:val="center"/>
        </w:trPr>
        <w:tc>
          <w:tcPr>
            <w:tcW w:w="288" w:type="dxa"/>
          </w:tcPr>
          <w:p w14:paraId="365D7F20" w14:textId="77777777" w:rsidR="00BE273A" w:rsidRDefault="00BE273A" w:rsidP="00AA0119">
            <w:pPr>
              <w:pStyle w:val="CopticCross"/>
            </w:pPr>
            <w:r>
              <w:t>¿</w:t>
            </w:r>
          </w:p>
        </w:tc>
        <w:tc>
          <w:tcPr>
            <w:tcW w:w="3960" w:type="dxa"/>
          </w:tcPr>
          <w:p w14:paraId="3BE2B030" w14:textId="77777777" w:rsidR="00BE273A" w:rsidRPr="00BE273A" w:rsidRDefault="00BE273A" w:rsidP="00BE273A">
            <w:pPr>
              <w:pStyle w:val="EngEnd"/>
            </w:pPr>
            <w:r w:rsidRPr="00BE273A">
              <w:t>Bless the Lord, O rain and dew: Praise Him and exalt Him above all forever.</w:t>
            </w:r>
          </w:p>
        </w:tc>
        <w:tc>
          <w:tcPr>
            <w:tcW w:w="288" w:type="dxa"/>
          </w:tcPr>
          <w:p w14:paraId="028DF8CF" w14:textId="77777777" w:rsidR="00BE273A" w:rsidRDefault="00BE273A" w:rsidP="00325916"/>
        </w:tc>
        <w:tc>
          <w:tcPr>
            <w:tcW w:w="288" w:type="dxa"/>
          </w:tcPr>
          <w:p w14:paraId="1B8EC8BC" w14:textId="77777777" w:rsidR="00BE273A" w:rsidRDefault="00BE273A" w:rsidP="00AA0119">
            <w:pPr>
              <w:pStyle w:val="CopticCross"/>
            </w:pPr>
            <w:r>
              <w:t>¿</w:t>
            </w:r>
          </w:p>
        </w:tc>
        <w:tc>
          <w:tcPr>
            <w:tcW w:w="3960" w:type="dxa"/>
          </w:tcPr>
          <w:p w14:paraId="4FB79C3B" w14:textId="77777777" w:rsidR="00BE273A" w:rsidRDefault="00BE273A" w:rsidP="005B777F">
            <w:pPr>
              <w:pStyle w:val="CopticVersemulti-line"/>
            </w:pPr>
            <w:r w:rsidRPr="0031634B">
              <w:t xml:space="preserve">Ⲥ̀ⲙⲟⲩ ⲉ̀Ⲡⲟ̅ⲥ̅ ⲛⲓⲙⲟⲩⲛϩⲱⲟⲩ ⲛⲉⲙ ⲛⲓⲓⲱϯ </w:t>
            </w:r>
          </w:p>
          <w:p w14:paraId="51F15C4C" w14:textId="77777777" w:rsidR="00BE273A" w:rsidRPr="0031634B" w:rsidRDefault="00BE273A" w:rsidP="0031634B">
            <w:pPr>
              <w:pStyle w:val="CopticVerse"/>
            </w:pPr>
            <w:r w:rsidRPr="0031634B">
              <w:t>ϩⲱⲥ ⲉ̀ⲣⲟϥ ⲁ̀ⲣⲓϩⲟⲩⲟ̀ ϭⲁⲥϥ ϣⲁ ⲛⲓⲉ̀ⲛⲉϩ.</w:t>
            </w:r>
          </w:p>
        </w:tc>
      </w:tr>
      <w:tr w:rsidR="00BE273A" w14:paraId="4EC63239" w14:textId="77777777" w:rsidTr="00B32610">
        <w:trPr>
          <w:cantSplit/>
          <w:jc w:val="center"/>
        </w:trPr>
        <w:tc>
          <w:tcPr>
            <w:tcW w:w="288" w:type="dxa"/>
          </w:tcPr>
          <w:p w14:paraId="39DA1642" w14:textId="77777777" w:rsidR="00BE273A" w:rsidRDefault="00BE273A" w:rsidP="00AA0119">
            <w:pPr>
              <w:pStyle w:val="CopticCross"/>
            </w:pPr>
          </w:p>
        </w:tc>
        <w:tc>
          <w:tcPr>
            <w:tcW w:w="3960" w:type="dxa"/>
          </w:tcPr>
          <w:p w14:paraId="7E94AB54" w14:textId="77777777" w:rsidR="00BE273A" w:rsidRPr="00BE273A" w:rsidRDefault="00BE273A" w:rsidP="00BE273A">
            <w:pPr>
              <w:pStyle w:val="EngEnd"/>
            </w:pPr>
            <w:r w:rsidRPr="00BE273A">
              <w:t xml:space="preserve">Bless the Lord, O </w:t>
            </w:r>
            <w:commentRangeStart w:id="229"/>
            <w:r w:rsidRPr="00BE273A">
              <w:t xml:space="preserve">clouds </w:t>
            </w:r>
            <w:commentRangeEnd w:id="229"/>
            <w:r w:rsidRPr="00BE273A">
              <w:rPr>
                <w:rStyle w:val="CommentReference"/>
                <w:rFonts w:eastAsiaTheme="minorHAnsi"/>
                <w:sz w:val="24"/>
              </w:rPr>
              <w:commentReference w:id="229"/>
            </w:r>
            <w:r w:rsidRPr="00BE273A">
              <w:t>and winds: Praise Him and exalt Him above all forever.</w:t>
            </w:r>
          </w:p>
        </w:tc>
        <w:tc>
          <w:tcPr>
            <w:tcW w:w="288" w:type="dxa"/>
          </w:tcPr>
          <w:p w14:paraId="287DAF0D" w14:textId="77777777" w:rsidR="00BE273A" w:rsidRDefault="00BE273A" w:rsidP="00325916"/>
        </w:tc>
        <w:tc>
          <w:tcPr>
            <w:tcW w:w="288" w:type="dxa"/>
          </w:tcPr>
          <w:p w14:paraId="78B1512C" w14:textId="77777777" w:rsidR="00BE273A" w:rsidRDefault="00BE273A" w:rsidP="00AA0119">
            <w:pPr>
              <w:pStyle w:val="CopticCross"/>
            </w:pPr>
          </w:p>
        </w:tc>
        <w:tc>
          <w:tcPr>
            <w:tcW w:w="3960" w:type="dxa"/>
          </w:tcPr>
          <w:p w14:paraId="458401D1" w14:textId="77777777" w:rsidR="00BE273A" w:rsidRDefault="00BE273A" w:rsidP="005B777F">
            <w:pPr>
              <w:pStyle w:val="CopticVersemulti-line"/>
            </w:pPr>
            <w:r w:rsidRPr="0031634B">
              <w:t>Ⲥ̀ⲙⲟⲩ ⲉ̀Ⲡⲟ̅ⲥ̅ ⲛⲓϭⲏⲡⲓ ⲛⲉⲙ ⲛⲓⲑⲏⲟⲩ</w:t>
            </w:r>
          </w:p>
          <w:p w14:paraId="74467A13" w14:textId="77777777" w:rsidR="00BE273A" w:rsidRPr="0031634B" w:rsidRDefault="00BE273A" w:rsidP="0031634B">
            <w:pPr>
              <w:pStyle w:val="CopticVerse"/>
            </w:pPr>
            <w:r w:rsidRPr="0031634B">
              <w:t>ϩⲱⲥ ⲉ̀ⲣⲟϥ ⲁ̀ⲣⲓϩⲟⲩⲟ̀ ϭⲁⲥϥ ϣⲁ ⲛⲓⲉ̀ⲛⲉϩ.</w:t>
            </w:r>
          </w:p>
        </w:tc>
      </w:tr>
      <w:tr w:rsidR="00BE273A" w14:paraId="28F9B7A0" w14:textId="77777777" w:rsidTr="00B32610">
        <w:trPr>
          <w:cantSplit/>
          <w:jc w:val="center"/>
        </w:trPr>
        <w:tc>
          <w:tcPr>
            <w:tcW w:w="288" w:type="dxa"/>
          </w:tcPr>
          <w:p w14:paraId="24819059" w14:textId="77777777" w:rsidR="00BE273A" w:rsidRDefault="00BE273A" w:rsidP="00AA0119">
            <w:pPr>
              <w:pStyle w:val="CopticCross"/>
            </w:pPr>
            <w:r>
              <w:t>¿</w:t>
            </w:r>
          </w:p>
        </w:tc>
        <w:tc>
          <w:tcPr>
            <w:tcW w:w="3960" w:type="dxa"/>
          </w:tcPr>
          <w:p w14:paraId="198B5F6E" w14:textId="77777777" w:rsidR="00BE273A" w:rsidRPr="00BE273A" w:rsidRDefault="00BE273A" w:rsidP="00BE273A">
            <w:pPr>
              <w:pStyle w:val="EngEnd"/>
            </w:pPr>
            <w:commentRangeStart w:id="230"/>
            <w:r w:rsidRPr="00BE273A">
              <w:t xml:space="preserve">Bless </w:t>
            </w:r>
            <w:commentRangeEnd w:id="230"/>
            <w:r w:rsidRPr="00BE273A">
              <w:rPr>
                <w:rStyle w:val="CommentReference"/>
                <w:rFonts w:eastAsiaTheme="minorHAnsi"/>
                <w:sz w:val="24"/>
              </w:rPr>
              <w:commentReference w:id="230"/>
            </w:r>
            <w:r w:rsidRPr="00BE273A">
              <w:t>the Lord, all you spirits: Praise Him and exalt Him above all forever.</w:t>
            </w:r>
          </w:p>
        </w:tc>
        <w:tc>
          <w:tcPr>
            <w:tcW w:w="288" w:type="dxa"/>
          </w:tcPr>
          <w:p w14:paraId="12D8C22D" w14:textId="77777777" w:rsidR="00BE273A" w:rsidRDefault="00BE273A" w:rsidP="00325916"/>
        </w:tc>
        <w:tc>
          <w:tcPr>
            <w:tcW w:w="288" w:type="dxa"/>
          </w:tcPr>
          <w:p w14:paraId="209DE934" w14:textId="77777777" w:rsidR="00BE273A" w:rsidRDefault="00BE273A" w:rsidP="00AA0119">
            <w:pPr>
              <w:pStyle w:val="CopticCross"/>
            </w:pPr>
            <w:r>
              <w:t>¿</w:t>
            </w:r>
          </w:p>
        </w:tc>
        <w:tc>
          <w:tcPr>
            <w:tcW w:w="3960" w:type="dxa"/>
          </w:tcPr>
          <w:p w14:paraId="650833D9" w14:textId="77777777" w:rsidR="00BE273A" w:rsidRDefault="00BE273A" w:rsidP="005B777F">
            <w:pPr>
              <w:pStyle w:val="CopticVersemulti-line"/>
            </w:pPr>
            <w:r w:rsidRPr="0031634B">
              <w:t>Ⲥ̀ⲙⲟⲩ ⲉ̀Ⲡⲟ̅ⲥ̅ ⲛⲓⲡ̅ⲛ̅ⲁ ⲧⲏⲣⲟⲩ</w:t>
            </w:r>
          </w:p>
          <w:p w14:paraId="06BA025F" w14:textId="77777777" w:rsidR="00BE273A" w:rsidRPr="0031634B" w:rsidRDefault="00BE273A" w:rsidP="0031634B">
            <w:pPr>
              <w:pStyle w:val="CopticVerse"/>
            </w:pPr>
            <w:r w:rsidRPr="0031634B">
              <w:t>ϩⲱⲥ ⲉ̀ⲣⲟϥ ⲁ̀ⲣⲓϩⲟⲩⲟ̀ ϭⲁⲥϥ ϣⲁ ⲛⲓⲉ̀ⲛⲉϩ.</w:t>
            </w:r>
          </w:p>
        </w:tc>
      </w:tr>
      <w:tr w:rsidR="00BE273A" w14:paraId="17642C77" w14:textId="77777777" w:rsidTr="00B32610">
        <w:trPr>
          <w:cantSplit/>
          <w:jc w:val="center"/>
        </w:trPr>
        <w:tc>
          <w:tcPr>
            <w:tcW w:w="288" w:type="dxa"/>
          </w:tcPr>
          <w:p w14:paraId="0F06490C" w14:textId="77777777" w:rsidR="00BE273A" w:rsidRDefault="00BE273A" w:rsidP="00AA0119">
            <w:pPr>
              <w:pStyle w:val="CopticCross"/>
            </w:pPr>
          </w:p>
        </w:tc>
        <w:tc>
          <w:tcPr>
            <w:tcW w:w="3960" w:type="dxa"/>
          </w:tcPr>
          <w:p w14:paraId="7F2D159E" w14:textId="77777777" w:rsidR="00BE273A" w:rsidRPr="00BE273A" w:rsidRDefault="00BE273A" w:rsidP="00BE273A">
            <w:pPr>
              <w:pStyle w:val="EngEnd"/>
            </w:pPr>
            <w:r w:rsidRPr="00BE273A">
              <w:t>Bless the Lord, O fire and heat: Praise Him and exalt Him above all forever.</w:t>
            </w:r>
          </w:p>
        </w:tc>
        <w:tc>
          <w:tcPr>
            <w:tcW w:w="288" w:type="dxa"/>
          </w:tcPr>
          <w:p w14:paraId="7FA33A71" w14:textId="77777777" w:rsidR="00BE273A" w:rsidRDefault="00BE273A" w:rsidP="00325916"/>
        </w:tc>
        <w:tc>
          <w:tcPr>
            <w:tcW w:w="288" w:type="dxa"/>
          </w:tcPr>
          <w:p w14:paraId="3405FE8F" w14:textId="77777777" w:rsidR="00BE273A" w:rsidRDefault="00BE273A" w:rsidP="00AA0119">
            <w:pPr>
              <w:pStyle w:val="CopticCross"/>
            </w:pPr>
          </w:p>
        </w:tc>
        <w:tc>
          <w:tcPr>
            <w:tcW w:w="3960" w:type="dxa"/>
          </w:tcPr>
          <w:p w14:paraId="65037104" w14:textId="77777777" w:rsidR="00BE273A" w:rsidRDefault="00BE273A" w:rsidP="005B777F">
            <w:pPr>
              <w:pStyle w:val="CopticVersemulti-line"/>
            </w:pPr>
            <w:r w:rsidRPr="0031634B">
              <w:t xml:space="preserve">Ⲥ̀ⲙⲟⲩ ⲉ̀Ⲡⲟ̅ⲥ̅ ⲡⲓⲭ̀ⲣⲱⲙ ⲛⲉⲙ ⲡⲓⲕⲁⲩⲙⲁ </w:t>
            </w:r>
          </w:p>
          <w:p w14:paraId="501381B7" w14:textId="77777777" w:rsidR="00BE273A" w:rsidRPr="0031634B" w:rsidRDefault="00BE273A" w:rsidP="0031634B">
            <w:pPr>
              <w:pStyle w:val="CopticVerse"/>
            </w:pPr>
            <w:r w:rsidRPr="0031634B">
              <w:t>ϩⲱⲥ ⲉ̀ⲣⲟϥ ⲁ̀ⲣⲓϩⲟⲩⲟ̀ ϭⲁⲥϥ ϣⲁ ⲛⲓⲉ̀ⲛⲉϩ.</w:t>
            </w:r>
          </w:p>
        </w:tc>
      </w:tr>
      <w:tr w:rsidR="00BE273A" w14:paraId="432980FE" w14:textId="77777777" w:rsidTr="00B32610">
        <w:trPr>
          <w:cantSplit/>
          <w:jc w:val="center"/>
        </w:trPr>
        <w:tc>
          <w:tcPr>
            <w:tcW w:w="288" w:type="dxa"/>
          </w:tcPr>
          <w:p w14:paraId="790A82AE" w14:textId="77777777" w:rsidR="00BE273A" w:rsidRDefault="00BE273A" w:rsidP="00AA0119">
            <w:pPr>
              <w:pStyle w:val="CopticCross"/>
            </w:pPr>
            <w:r>
              <w:t>¿</w:t>
            </w:r>
          </w:p>
        </w:tc>
        <w:tc>
          <w:tcPr>
            <w:tcW w:w="3960" w:type="dxa"/>
          </w:tcPr>
          <w:p w14:paraId="234448EB" w14:textId="77777777" w:rsidR="00BE273A" w:rsidRPr="00BE273A" w:rsidRDefault="00BE273A" w:rsidP="00BE273A">
            <w:pPr>
              <w:pStyle w:val="EngEnd"/>
            </w:pPr>
            <w:r w:rsidRPr="00BE273A">
              <w:t>Bless the Lord, O cold and heat: Praise Him and exalt Him above all forever.</w:t>
            </w:r>
          </w:p>
        </w:tc>
        <w:tc>
          <w:tcPr>
            <w:tcW w:w="288" w:type="dxa"/>
          </w:tcPr>
          <w:p w14:paraId="0DAE3504" w14:textId="77777777" w:rsidR="00BE273A" w:rsidRDefault="00BE273A" w:rsidP="00325916"/>
        </w:tc>
        <w:tc>
          <w:tcPr>
            <w:tcW w:w="288" w:type="dxa"/>
          </w:tcPr>
          <w:p w14:paraId="6F34A587" w14:textId="77777777" w:rsidR="00BE273A" w:rsidRDefault="00BE273A" w:rsidP="00AA0119">
            <w:pPr>
              <w:pStyle w:val="CopticCross"/>
            </w:pPr>
            <w:r>
              <w:t>¿</w:t>
            </w:r>
          </w:p>
        </w:tc>
        <w:tc>
          <w:tcPr>
            <w:tcW w:w="3960" w:type="dxa"/>
          </w:tcPr>
          <w:p w14:paraId="51BF2C65" w14:textId="77777777" w:rsidR="00BE273A" w:rsidRDefault="00BE273A" w:rsidP="005B777F">
            <w:pPr>
              <w:pStyle w:val="CopticVersemulti-line"/>
            </w:pPr>
            <w:r w:rsidRPr="0031634B">
              <w:t xml:space="preserve">Ⲥ̀ⲙⲟⲩ ⲉ̀Ⲡⲟ̅ⲥ̅ ⲡⲓⲱ̀ϫⲉⲃ ⲛⲉⲙ ⲡⲓⲕⲁⲩⲥⲱⲛ </w:t>
            </w:r>
          </w:p>
          <w:p w14:paraId="2E16FE60" w14:textId="77777777" w:rsidR="00BE273A" w:rsidRPr="0031634B" w:rsidRDefault="00BE273A" w:rsidP="0031634B">
            <w:pPr>
              <w:pStyle w:val="CopticVerse"/>
            </w:pPr>
            <w:r w:rsidRPr="0031634B">
              <w:t>ϩⲱⲥ ⲉ̀ⲣⲟϥ ⲁ̀ⲣⲓϩⲟⲩⲟ̀ ϭⲁⲥϥ ϣⲁ ⲛⲓⲉ̀ⲛⲉϩ.</w:t>
            </w:r>
          </w:p>
        </w:tc>
      </w:tr>
      <w:tr w:rsidR="00BE273A" w14:paraId="17C5D630" w14:textId="77777777" w:rsidTr="00B32610">
        <w:trPr>
          <w:cantSplit/>
          <w:jc w:val="center"/>
        </w:trPr>
        <w:tc>
          <w:tcPr>
            <w:tcW w:w="288" w:type="dxa"/>
          </w:tcPr>
          <w:p w14:paraId="2A465B21" w14:textId="77777777" w:rsidR="00BE273A" w:rsidRDefault="00BE273A" w:rsidP="00AA0119">
            <w:pPr>
              <w:pStyle w:val="CopticCross"/>
            </w:pPr>
          </w:p>
        </w:tc>
        <w:tc>
          <w:tcPr>
            <w:tcW w:w="3960" w:type="dxa"/>
          </w:tcPr>
          <w:p w14:paraId="6822C612" w14:textId="77777777" w:rsidR="00BE273A" w:rsidRPr="00BE273A" w:rsidRDefault="00BE273A" w:rsidP="00BE273A">
            <w:pPr>
              <w:pStyle w:val="EngEnd"/>
            </w:pPr>
            <w:r w:rsidRPr="00BE273A">
              <w:t xml:space="preserve">Bless the Lord, O dew and </w:t>
            </w:r>
            <w:commentRangeStart w:id="231"/>
            <w:r w:rsidRPr="00BE273A">
              <w:t>falling snow</w:t>
            </w:r>
            <w:commentRangeEnd w:id="231"/>
            <w:r w:rsidRPr="00BE273A">
              <w:rPr>
                <w:rStyle w:val="CommentReference"/>
                <w:rFonts w:eastAsiaTheme="minorHAnsi"/>
                <w:sz w:val="24"/>
              </w:rPr>
              <w:commentReference w:id="231"/>
            </w:r>
            <w:r w:rsidRPr="00BE273A">
              <w:t>: Praise Him and exalt Him above all forever.</w:t>
            </w:r>
          </w:p>
        </w:tc>
        <w:tc>
          <w:tcPr>
            <w:tcW w:w="288" w:type="dxa"/>
          </w:tcPr>
          <w:p w14:paraId="19158C83" w14:textId="77777777" w:rsidR="00BE273A" w:rsidRDefault="00BE273A" w:rsidP="00325916"/>
        </w:tc>
        <w:tc>
          <w:tcPr>
            <w:tcW w:w="288" w:type="dxa"/>
          </w:tcPr>
          <w:p w14:paraId="6ABC4D9C" w14:textId="77777777" w:rsidR="00BE273A" w:rsidRDefault="00BE273A" w:rsidP="00AA0119">
            <w:pPr>
              <w:pStyle w:val="CopticCross"/>
            </w:pPr>
          </w:p>
        </w:tc>
        <w:tc>
          <w:tcPr>
            <w:tcW w:w="3960" w:type="dxa"/>
          </w:tcPr>
          <w:p w14:paraId="54FA5993" w14:textId="77777777" w:rsidR="00BE273A" w:rsidRDefault="00BE273A" w:rsidP="005B777F">
            <w:pPr>
              <w:pStyle w:val="CopticVersemulti-line"/>
            </w:pPr>
            <w:r w:rsidRPr="0031634B">
              <w:t>Ⲥ̀ⲙⲟⲩ ⲉ̀Ⲡⲟ̅ⲥ̅ ⲛⲓⲓⲱϯ ⲛⲉⲙ ⲛⲓⲛⲓϥⲓ</w:t>
            </w:r>
          </w:p>
          <w:p w14:paraId="234B3891" w14:textId="77777777" w:rsidR="00BE273A" w:rsidRPr="0031634B" w:rsidRDefault="00BE273A" w:rsidP="0031634B">
            <w:pPr>
              <w:pStyle w:val="CopticVerse"/>
            </w:pPr>
            <w:r w:rsidRPr="0031634B">
              <w:t>ϩⲱⲥ ⲉ̀ⲣⲟϥ ⲁ̀ⲣⲓϩⲟⲩⲟ̀ ϭⲁⲥϥ ϣⲁ ⲛⲓⲉ̀ⲛⲉϩ.</w:t>
            </w:r>
          </w:p>
        </w:tc>
      </w:tr>
      <w:tr w:rsidR="00BE273A" w14:paraId="66EA0526" w14:textId="77777777" w:rsidTr="00B32610">
        <w:trPr>
          <w:cantSplit/>
          <w:jc w:val="center"/>
        </w:trPr>
        <w:tc>
          <w:tcPr>
            <w:tcW w:w="288" w:type="dxa"/>
          </w:tcPr>
          <w:p w14:paraId="1BB6BC2B" w14:textId="77777777" w:rsidR="00BE273A" w:rsidRDefault="00BE273A" w:rsidP="00AA0119">
            <w:pPr>
              <w:pStyle w:val="CopticCross"/>
            </w:pPr>
            <w:r>
              <w:t>¿</w:t>
            </w:r>
          </w:p>
        </w:tc>
        <w:tc>
          <w:tcPr>
            <w:tcW w:w="3960" w:type="dxa"/>
          </w:tcPr>
          <w:p w14:paraId="4C5D7119" w14:textId="77777777" w:rsidR="00BE273A" w:rsidRPr="00BE273A" w:rsidRDefault="00BE273A" w:rsidP="00BE273A">
            <w:pPr>
              <w:pStyle w:val="EngEnd"/>
            </w:pPr>
            <w:r w:rsidRPr="00BE273A">
              <w:t>Bless the Lord, O nights and days: Praise Him and exalt Him above all forever.</w:t>
            </w:r>
          </w:p>
        </w:tc>
        <w:tc>
          <w:tcPr>
            <w:tcW w:w="288" w:type="dxa"/>
          </w:tcPr>
          <w:p w14:paraId="37C89DC1" w14:textId="77777777" w:rsidR="00BE273A" w:rsidRDefault="00BE273A" w:rsidP="00325916"/>
        </w:tc>
        <w:tc>
          <w:tcPr>
            <w:tcW w:w="288" w:type="dxa"/>
          </w:tcPr>
          <w:p w14:paraId="2658CE81" w14:textId="77777777" w:rsidR="00BE273A" w:rsidRDefault="00BE273A" w:rsidP="00AA0119">
            <w:pPr>
              <w:pStyle w:val="CopticCross"/>
            </w:pPr>
            <w:r>
              <w:t>¿</w:t>
            </w:r>
          </w:p>
        </w:tc>
        <w:tc>
          <w:tcPr>
            <w:tcW w:w="3960" w:type="dxa"/>
          </w:tcPr>
          <w:p w14:paraId="37F6F917" w14:textId="77777777" w:rsidR="00BE273A" w:rsidRDefault="00BE273A" w:rsidP="005B777F">
            <w:pPr>
              <w:pStyle w:val="CopticVersemulti-line"/>
            </w:pPr>
            <w:r w:rsidRPr="0031634B">
              <w:t xml:space="preserve">Ⲥ̀ⲙⲟⲩ ⲉ̀Ⲡⲟ̅ⲥ̅ ⲛⲓⲉ̀ϫⲱⲣϩ ⲛⲉⲙ ⲛⲓⲉ̀ϩⲟⲟⲩ </w:t>
            </w:r>
          </w:p>
          <w:p w14:paraId="18BEB31C" w14:textId="77777777" w:rsidR="00BE273A" w:rsidRPr="0031634B" w:rsidRDefault="00BE273A" w:rsidP="0031634B">
            <w:pPr>
              <w:pStyle w:val="CopticVerse"/>
            </w:pPr>
            <w:r w:rsidRPr="0031634B">
              <w:t>ϩⲱⲥ ⲉ̀ⲣⲟϥ ⲁ̀ⲣⲓϩⲟⲩⲟ̀ ϭⲁⲥϥ ϣⲁ ⲛⲓⲉ̀ⲛⲉϩ.</w:t>
            </w:r>
          </w:p>
        </w:tc>
      </w:tr>
      <w:tr w:rsidR="00BE273A" w14:paraId="6466310E" w14:textId="77777777" w:rsidTr="00B32610">
        <w:trPr>
          <w:cantSplit/>
          <w:jc w:val="center"/>
        </w:trPr>
        <w:tc>
          <w:tcPr>
            <w:tcW w:w="288" w:type="dxa"/>
          </w:tcPr>
          <w:p w14:paraId="3AD463B0" w14:textId="77777777" w:rsidR="00BE273A" w:rsidRDefault="00BE273A" w:rsidP="00AA0119">
            <w:pPr>
              <w:pStyle w:val="CopticCross"/>
            </w:pPr>
          </w:p>
        </w:tc>
        <w:tc>
          <w:tcPr>
            <w:tcW w:w="3960" w:type="dxa"/>
          </w:tcPr>
          <w:p w14:paraId="01012B76" w14:textId="77777777" w:rsidR="00BE273A" w:rsidRPr="00BE273A" w:rsidRDefault="00BE273A" w:rsidP="00BE273A">
            <w:pPr>
              <w:pStyle w:val="EngEnd"/>
            </w:pPr>
            <w:r w:rsidRPr="00BE273A">
              <w:t>Bless the Lord, O light and darkness: Praise Him and exalt Him above all forever.</w:t>
            </w:r>
          </w:p>
        </w:tc>
        <w:tc>
          <w:tcPr>
            <w:tcW w:w="288" w:type="dxa"/>
          </w:tcPr>
          <w:p w14:paraId="24ECFD26" w14:textId="77777777" w:rsidR="00BE273A" w:rsidRDefault="00BE273A" w:rsidP="00325916"/>
        </w:tc>
        <w:tc>
          <w:tcPr>
            <w:tcW w:w="288" w:type="dxa"/>
          </w:tcPr>
          <w:p w14:paraId="32B865E3" w14:textId="77777777" w:rsidR="00BE273A" w:rsidRDefault="00BE273A" w:rsidP="00AA0119">
            <w:pPr>
              <w:pStyle w:val="CopticCross"/>
            </w:pPr>
          </w:p>
        </w:tc>
        <w:tc>
          <w:tcPr>
            <w:tcW w:w="3960" w:type="dxa"/>
          </w:tcPr>
          <w:p w14:paraId="67297497" w14:textId="77777777" w:rsidR="00BE273A" w:rsidRDefault="00BE273A" w:rsidP="005B777F">
            <w:pPr>
              <w:pStyle w:val="CopticVersemulti-line"/>
            </w:pPr>
            <w:r w:rsidRPr="0031634B">
              <w:t>Ⲥ̀ⲙⲟⲩ ⲉ̀Ⲡⲟ̅ⲥ̅ ⲡⲓⲟⲩⲱⲓⲛⲓ ⲛⲉⲙ ⲡⲓⲭⲁⲕⲓ</w:t>
            </w:r>
          </w:p>
          <w:p w14:paraId="3C6AB31D" w14:textId="77777777" w:rsidR="00BE273A" w:rsidRPr="0031634B" w:rsidRDefault="00BE273A" w:rsidP="0031634B">
            <w:pPr>
              <w:pStyle w:val="CopticVerse"/>
            </w:pPr>
            <w:r w:rsidRPr="0031634B">
              <w:t>ϩⲱⲥ ⲉ̀ⲣⲟϥ ⲁ̀ⲣⲓϩⲟⲩⲟ̀ ϭⲁⲥϥ ϣⲁ ⲛⲓⲉ̀ⲛⲉϩ.</w:t>
            </w:r>
          </w:p>
        </w:tc>
      </w:tr>
      <w:tr w:rsidR="00BE273A" w14:paraId="3E8F1567" w14:textId="77777777" w:rsidTr="00B32610">
        <w:trPr>
          <w:cantSplit/>
          <w:jc w:val="center"/>
        </w:trPr>
        <w:tc>
          <w:tcPr>
            <w:tcW w:w="288" w:type="dxa"/>
          </w:tcPr>
          <w:p w14:paraId="3F74D7E7" w14:textId="77777777" w:rsidR="00BE273A" w:rsidRDefault="00BE273A" w:rsidP="00AA0119">
            <w:pPr>
              <w:pStyle w:val="CopticCross"/>
            </w:pPr>
            <w:r>
              <w:t>¿</w:t>
            </w:r>
          </w:p>
        </w:tc>
        <w:tc>
          <w:tcPr>
            <w:tcW w:w="3960" w:type="dxa"/>
          </w:tcPr>
          <w:p w14:paraId="008B8F64" w14:textId="77777777" w:rsidR="00BE273A" w:rsidRPr="00BE273A" w:rsidRDefault="00BE273A" w:rsidP="00BE273A">
            <w:pPr>
              <w:pStyle w:val="EngEnd"/>
            </w:pPr>
            <w:r w:rsidRPr="00BE273A">
              <w:t>Bless the Lord, O ice and cold: Praise Him and exalt Him above all forever.</w:t>
            </w:r>
          </w:p>
        </w:tc>
        <w:tc>
          <w:tcPr>
            <w:tcW w:w="288" w:type="dxa"/>
          </w:tcPr>
          <w:p w14:paraId="050893F9" w14:textId="77777777" w:rsidR="00BE273A" w:rsidRDefault="00BE273A" w:rsidP="00325916"/>
        </w:tc>
        <w:tc>
          <w:tcPr>
            <w:tcW w:w="288" w:type="dxa"/>
          </w:tcPr>
          <w:p w14:paraId="3521641E" w14:textId="77777777" w:rsidR="00BE273A" w:rsidRDefault="00BE273A" w:rsidP="00AA0119">
            <w:pPr>
              <w:pStyle w:val="CopticCross"/>
            </w:pPr>
            <w:r>
              <w:t>¿</w:t>
            </w:r>
          </w:p>
        </w:tc>
        <w:tc>
          <w:tcPr>
            <w:tcW w:w="3960" w:type="dxa"/>
          </w:tcPr>
          <w:p w14:paraId="5D0A9BC3" w14:textId="77777777" w:rsidR="00BE273A" w:rsidRDefault="00BE273A" w:rsidP="005B777F">
            <w:pPr>
              <w:pStyle w:val="CopticVersemulti-line"/>
            </w:pPr>
            <w:r w:rsidRPr="0031634B">
              <w:t>Ⲥ̀ⲙⲟⲩ ⲉ̀Ⲡⲟ̅ⲥ̅ ⲡⲓϫⲁϥ ⲛⲉⲙ ⲡⲓⲱ̀ϫⲉⲃ</w:t>
            </w:r>
          </w:p>
          <w:p w14:paraId="7B065F9D" w14:textId="77777777" w:rsidR="00BE273A" w:rsidRPr="0031634B" w:rsidRDefault="00BE273A" w:rsidP="0031634B">
            <w:pPr>
              <w:pStyle w:val="CopticVerse"/>
            </w:pPr>
            <w:r w:rsidRPr="0031634B">
              <w:t>ϩⲱⲥ ⲉ̀ⲣⲟϥ ⲁ̀ⲣⲓϩⲟⲩⲟ̀ ϭⲁⲥϥ ϣⲁ ⲛⲓⲉ̀ⲛⲉϩ.</w:t>
            </w:r>
          </w:p>
        </w:tc>
      </w:tr>
      <w:tr w:rsidR="00BE273A" w14:paraId="33747CF4" w14:textId="77777777" w:rsidTr="00B32610">
        <w:trPr>
          <w:cantSplit/>
          <w:jc w:val="center"/>
        </w:trPr>
        <w:tc>
          <w:tcPr>
            <w:tcW w:w="288" w:type="dxa"/>
          </w:tcPr>
          <w:p w14:paraId="1234E491" w14:textId="77777777" w:rsidR="00BE273A" w:rsidRDefault="00BE273A" w:rsidP="00AA0119">
            <w:pPr>
              <w:pStyle w:val="CopticCross"/>
            </w:pPr>
          </w:p>
        </w:tc>
        <w:tc>
          <w:tcPr>
            <w:tcW w:w="3960" w:type="dxa"/>
          </w:tcPr>
          <w:p w14:paraId="1231417B" w14:textId="77777777" w:rsidR="00BE273A" w:rsidRPr="00BE273A" w:rsidRDefault="00BE273A" w:rsidP="00BE273A">
            <w:pPr>
              <w:pStyle w:val="EngEnd"/>
            </w:pPr>
            <w:commentRangeStart w:id="232"/>
            <w:r w:rsidRPr="00BE273A">
              <w:t xml:space="preserve">Bless </w:t>
            </w:r>
            <w:commentRangeEnd w:id="232"/>
            <w:r w:rsidRPr="00BE273A">
              <w:rPr>
                <w:rStyle w:val="CommentReference"/>
                <w:rFonts w:eastAsiaTheme="minorHAnsi"/>
                <w:sz w:val="24"/>
              </w:rPr>
              <w:commentReference w:id="232"/>
            </w:r>
            <w:r w:rsidRPr="00BE273A">
              <w:t>the Lord, O hoarfrosts and snow: Praise Him and exalt Him above all forever.</w:t>
            </w:r>
          </w:p>
        </w:tc>
        <w:tc>
          <w:tcPr>
            <w:tcW w:w="288" w:type="dxa"/>
          </w:tcPr>
          <w:p w14:paraId="06A9C502" w14:textId="77777777" w:rsidR="00BE273A" w:rsidRDefault="00BE273A" w:rsidP="00325916"/>
        </w:tc>
        <w:tc>
          <w:tcPr>
            <w:tcW w:w="288" w:type="dxa"/>
          </w:tcPr>
          <w:p w14:paraId="39F78F7B" w14:textId="77777777" w:rsidR="00BE273A" w:rsidRDefault="00BE273A" w:rsidP="00AA0119">
            <w:pPr>
              <w:pStyle w:val="CopticCross"/>
            </w:pPr>
          </w:p>
        </w:tc>
        <w:tc>
          <w:tcPr>
            <w:tcW w:w="3960" w:type="dxa"/>
          </w:tcPr>
          <w:p w14:paraId="69482C89" w14:textId="77777777" w:rsidR="00BE273A" w:rsidRDefault="00BE273A" w:rsidP="005B777F">
            <w:pPr>
              <w:pStyle w:val="CopticVersemulti-line"/>
            </w:pPr>
            <w:r w:rsidRPr="0031634B">
              <w:t>Ⲥ̀ⲙⲟⲩ ⲉ̀Ⲡⲟ̅ⲥ̅ ϯⲡⲁⲭⲛⲏ ⲛⲉⲙ ⲡⲓⲭⲓⲱⲛ</w:t>
            </w:r>
          </w:p>
          <w:p w14:paraId="10E16F38" w14:textId="77777777" w:rsidR="00BE273A" w:rsidRPr="0031634B" w:rsidRDefault="00BE273A" w:rsidP="0031634B">
            <w:pPr>
              <w:pStyle w:val="CopticVerse"/>
            </w:pPr>
            <w:r w:rsidRPr="0031634B">
              <w:t>ϩⲱⲥ ⲉ̀ⲣⲟϥ ⲁ̀ⲣⲓϩⲟⲩⲟ̀ ϭⲁⲥϥ ϣⲁ ⲛⲓⲉ̀ⲛⲉϩ.</w:t>
            </w:r>
          </w:p>
        </w:tc>
      </w:tr>
      <w:tr w:rsidR="00BE273A" w14:paraId="7F453605" w14:textId="77777777" w:rsidTr="00B32610">
        <w:trPr>
          <w:cantSplit/>
          <w:jc w:val="center"/>
        </w:trPr>
        <w:tc>
          <w:tcPr>
            <w:tcW w:w="288" w:type="dxa"/>
          </w:tcPr>
          <w:p w14:paraId="16EA6CAB" w14:textId="77777777" w:rsidR="00BE273A" w:rsidRDefault="00BE273A" w:rsidP="00AA0119">
            <w:pPr>
              <w:pStyle w:val="CopticCross"/>
            </w:pPr>
            <w:r>
              <w:t>¿</w:t>
            </w:r>
          </w:p>
        </w:tc>
        <w:tc>
          <w:tcPr>
            <w:tcW w:w="3960" w:type="dxa"/>
          </w:tcPr>
          <w:p w14:paraId="3A578F4C" w14:textId="77777777" w:rsidR="00BE273A" w:rsidRPr="00BE273A" w:rsidRDefault="00BE273A" w:rsidP="00BE273A">
            <w:pPr>
              <w:pStyle w:val="EngEnd"/>
            </w:pPr>
            <w:r w:rsidRPr="00BE273A">
              <w:t>Bless the Lord, O lightnings and clouds: Praise Him and exalt Him above all forever.</w:t>
            </w:r>
          </w:p>
        </w:tc>
        <w:tc>
          <w:tcPr>
            <w:tcW w:w="288" w:type="dxa"/>
          </w:tcPr>
          <w:p w14:paraId="4C2132C5" w14:textId="77777777" w:rsidR="00BE273A" w:rsidRDefault="00BE273A" w:rsidP="00325916"/>
        </w:tc>
        <w:tc>
          <w:tcPr>
            <w:tcW w:w="288" w:type="dxa"/>
          </w:tcPr>
          <w:p w14:paraId="30A59971" w14:textId="77777777" w:rsidR="00BE273A" w:rsidRDefault="00BE273A" w:rsidP="00AA0119">
            <w:pPr>
              <w:pStyle w:val="CopticCross"/>
            </w:pPr>
            <w:r>
              <w:t>¿</w:t>
            </w:r>
          </w:p>
        </w:tc>
        <w:tc>
          <w:tcPr>
            <w:tcW w:w="3960" w:type="dxa"/>
          </w:tcPr>
          <w:p w14:paraId="5BFC50C7" w14:textId="77777777" w:rsidR="00BE273A" w:rsidRDefault="00BE273A" w:rsidP="005B777F">
            <w:pPr>
              <w:pStyle w:val="CopticVersemulti-line"/>
            </w:pPr>
            <w:r w:rsidRPr="0031634B">
              <w:t xml:space="preserve">Ⲥ̀ⲙⲟⲩ ⲉ̀Ⲡⲟ̅ⲥ̅ ⲛⲓⲥⲉⲧⲉⲃⲣⲏϫ ⲛⲉⲙ ⲛⲓϭⲏⲡⲓ </w:t>
            </w:r>
          </w:p>
          <w:p w14:paraId="79B3BC21" w14:textId="77777777" w:rsidR="00BE273A" w:rsidRPr="0031634B" w:rsidRDefault="00BE273A" w:rsidP="0031634B">
            <w:pPr>
              <w:pStyle w:val="CopticVerse"/>
            </w:pPr>
            <w:r w:rsidRPr="0031634B">
              <w:t>ϩⲱⲥ ⲉ̀ⲣⲟϥ ⲁ̀ⲣⲓϩⲟⲩⲟ̀ ϭⲁⲥϥ ϣⲁ ⲛⲓⲉ̀ⲛⲉϩ.</w:t>
            </w:r>
          </w:p>
        </w:tc>
      </w:tr>
      <w:tr w:rsidR="00BE273A" w14:paraId="517BD2DC" w14:textId="77777777" w:rsidTr="00B32610">
        <w:trPr>
          <w:cantSplit/>
          <w:jc w:val="center"/>
        </w:trPr>
        <w:tc>
          <w:tcPr>
            <w:tcW w:w="288" w:type="dxa"/>
          </w:tcPr>
          <w:p w14:paraId="1D365DB9" w14:textId="77777777" w:rsidR="00BE273A" w:rsidRDefault="00BE273A" w:rsidP="00AA0119">
            <w:pPr>
              <w:pStyle w:val="CopticCross"/>
            </w:pPr>
          </w:p>
        </w:tc>
        <w:tc>
          <w:tcPr>
            <w:tcW w:w="3960" w:type="dxa"/>
          </w:tcPr>
          <w:p w14:paraId="49B63815" w14:textId="77777777" w:rsidR="00BE273A" w:rsidRPr="00BE273A" w:rsidRDefault="00BE273A" w:rsidP="00BE273A">
            <w:pPr>
              <w:pStyle w:val="EngEnd"/>
            </w:pPr>
            <w:r w:rsidRPr="00BE273A">
              <w:t>Bless the Lord, all the earth: Praise Him and exalt Him above all forever.</w:t>
            </w:r>
          </w:p>
        </w:tc>
        <w:tc>
          <w:tcPr>
            <w:tcW w:w="288" w:type="dxa"/>
          </w:tcPr>
          <w:p w14:paraId="6E92481B" w14:textId="77777777" w:rsidR="00BE273A" w:rsidRDefault="00BE273A" w:rsidP="00325916"/>
        </w:tc>
        <w:tc>
          <w:tcPr>
            <w:tcW w:w="288" w:type="dxa"/>
          </w:tcPr>
          <w:p w14:paraId="7CE522C6" w14:textId="77777777" w:rsidR="00BE273A" w:rsidRDefault="00BE273A" w:rsidP="00AA0119">
            <w:pPr>
              <w:pStyle w:val="CopticCross"/>
            </w:pPr>
          </w:p>
        </w:tc>
        <w:tc>
          <w:tcPr>
            <w:tcW w:w="3960" w:type="dxa"/>
          </w:tcPr>
          <w:p w14:paraId="7D740694" w14:textId="77777777" w:rsidR="00BE273A" w:rsidRDefault="00BE273A" w:rsidP="005B777F">
            <w:pPr>
              <w:pStyle w:val="CopticVersemulti-line"/>
            </w:pPr>
            <w:r w:rsidRPr="0031634B">
              <w:t>Ⲥ̀ⲙⲟⲩ ⲉ̀Ⲡⲟ̅ⲥ̅ ⲡⲓⲕⲁϩⲓ ⲧⲏⲣϥ</w:t>
            </w:r>
          </w:p>
          <w:p w14:paraId="672D5752" w14:textId="77777777" w:rsidR="00BE273A" w:rsidRPr="0031634B" w:rsidRDefault="00BE273A" w:rsidP="0031634B">
            <w:pPr>
              <w:pStyle w:val="CopticVerse"/>
            </w:pPr>
            <w:r w:rsidRPr="0031634B">
              <w:t>ϩⲱⲥ ⲉ̀ⲣⲟϥ ⲁ̀ⲣⲓϩⲟⲩⲟ̀ ϭⲁⲥϥ ϣⲁ ⲛⲓⲉ̀ⲛⲉϩ.</w:t>
            </w:r>
          </w:p>
        </w:tc>
      </w:tr>
      <w:tr w:rsidR="00BE273A" w14:paraId="7CF2E0EC" w14:textId="77777777" w:rsidTr="00B32610">
        <w:trPr>
          <w:cantSplit/>
          <w:jc w:val="center"/>
        </w:trPr>
        <w:tc>
          <w:tcPr>
            <w:tcW w:w="288" w:type="dxa"/>
          </w:tcPr>
          <w:p w14:paraId="1655153F" w14:textId="77777777" w:rsidR="00BE273A" w:rsidRDefault="00BE273A" w:rsidP="00AA0119">
            <w:pPr>
              <w:pStyle w:val="CopticCross"/>
            </w:pPr>
            <w:r>
              <w:t>¿</w:t>
            </w:r>
          </w:p>
        </w:tc>
        <w:tc>
          <w:tcPr>
            <w:tcW w:w="3960" w:type="dxa"/>
          </w:tcPr>
          <w:p w14:paraId="591CC4C3" w14:textId="77777777" w:rsidR="00BE273A" w:rsidRPr="00BE273A" w:rsidRDefault="00BE273A" w:rsidP="00BE273A">
            <w:pPr>
              <w:pStyle w:val="EngEnd"/>
            </w:pPr>
            <w:r w:rsidRPr="00BE273A">
              <w:t>Bless the Lord, O mountains and hills: Praise Him and exalt Him above all forever.</w:t>
            </w:r>
          </w:p>
        </w:tc>
        <w:tc>
          <w:tcPr>
            <w:tcW w:w="288" w:type="dxa"/>
          </w:tcPr>
          <w:p w14:paraId="3FB5537E" w14:textId="77777777" w:rsidR="00BE273A" w:rsidRDefault="00BE273A" w:rsidP="00325916"/>
        </w:tc>
        <w:tc>
          <w:tcPr>
            <w:tcW w:w="288" w:type="dxa"/>
          </w:tcPr>
          <w:p w14:paraId="2A50DCC5" w14:textId="77777777" w:rsidR="00BE273A" w:rsidRDefault="00BE273A" w:rsidP="00AA0119">
            <w:pPr>
              <w:pStyle w:val="CopticCross"/>
            </w:pPr>
            <w:r>
              <w:t>¿</w:t>
            </w:r>
          </w:p>
        </w:tc>
        <w:tc>
          <w:tcPr>
            <w:tcW w:w="3960" w:type="dxa"/>
          </w:tcPr>
          <w:p w14:paraId="7B323CCB" w14:textId="77777777" w:rsidR="00BE273A" w:rsidRDefault="00BE273A" w:rsidP="005B777F">
            <w:pPr>
              <w:pStyle w:val="CopticVersemulti-line"/>
            </w:pPr>
            <w:r w:rsidRPr="0031634B">
              <w:t>Ⲥ̀ⲙⲟⲩ ⲉ̀Ⲡⲟ̅ⲥ̅ ⲛⲓⲧⲱⲟⲩ ⲛⲉⲙ ⲡⲓⲕⲁⲗⲁⲙⲫⲱⲟⲩ ⲧⲏⲣⲟⲩ</w:t>
            </w:r>
          </w:p>
          <w:p w14:paraId="51531FAC" w14:textId="77777777" w:rsidR="00BE273A" w:rsidRPr="0031634B" w:rsidRDefault="00BE273A" w:rsidP="0031634B">
            <w:pPr>
              <w:pStyle w:val="CopticVerse"/>
            </w:pPr>
            <w:r w:rsidRPr="0031634B">
              <w:t>ϩⲱⲥ ⲉ̀ⲣⲟϥ ⲁ̀ⲣⲓϩⲟⲩⲟ̀ ϭⲁⲥϥ ϣⲁ ⲛⲓⲉ̀ⲛⲉϩ.</w:t>
            </w:r>
          </w:p>
        </w:tc>
      </w:tr>
      <w:tr w:rsidR="00BE273A" w14:paraId="315A5890" w14:textId="77777777" w:rsidTr="00B32610">
        <w:trPr>
          <w:cantSplit/>
          <w:jc w:val="center"/>
        </w:trPr>
        <w:tc>
          <w:tcPr>
            <w:tcW w:w="288" w:type="dxa"/>
          </w:tcPr>
          <w:p w14:paraId="0CABBCF7" w14:textId="77777777" w:rsidR="00BE273A" w:rsidRDefault="00BE273A" w:rsidP="00AA0119">
            <w:pPr>
              <w:pStyle w:val="CopticCross"/>
            </w:pPr>
          </w:p>
        </w:tc>
        <w:tc>
          <w:tcPr>
            <w:tcW w:w="3960" w:type="dxa"/>
          </w:tcPr>
          <w:p w14:paraId="337D13B1" w14:textId="77777777" w:rsidR="00BE273A" w:rsidRPr="00BE273A" w:rsidRDefault="00BE273A" w:rsidP="00BE273A">
            <w:pPr>
              <w:pStyle w:val="EngEnd"/>
            </w:pPr>
            <w:r w:rsidRPr="00BE273A">
              <w:t>Bless the Lord, all that grows in the earth: Praise Him and exalt Him above all forever.</w:t>
            </w:r>
          </w:p>
        </w:tc>
        <w:tc>
          <w:tcPr>
            <w:tcW w:w="288" w:type="dxa"/>
          </w:tcPr>
          <w:p w14:paraId="60693D79" w14:textId="77777777" w:rsidR="00BE273A" w:rsidRDefault="00BE273A" w:rsidP="00325916"/>
        </w:tc>
        <w:tc>
          <w:tcPr>
            <w:tcW w:w="288" w:type="dxa"/>
          </w:tcPr>
          <w:p w14:paraId="4068326F" w14:textId="77777777" w:rsidR="00BE273A" w:rsidRDefault="00BE273A" w:rsidP="00AA0119">
            <w:pPr>
              <w:pStyle w:val="CopticCross"/>
            </w:pPr>
          </w:p>
        </w:tc>
        <w:tc>
          <w:tcPr>
            <w:tcW w:w="3960" w:type="dxa"/>
          </w:tcPr>
          <w:p w14:paraId="7863A03E" w14:textId="77777777" w:rsidR="00BE273A" w:rsidRDefault="00BE273A" w:rsidP="005B777F">
            <w:pPr>
              <w:pStyle w:val="CopticVersemulti-line"/>
            </w:pPr>
            <w:r w:rsidRPr="0031634B">
              <w:t>Ⲥ̀ⲙⲟⲩ ⲉ̀Ⲡⲟ̅ⲥ̅ ⲛⲏ ⲧⲏⲣⲟⲩ ⲉⲧⲣⲏⲧ ϩⲓϫⲉⲛ ⲡ̀ϩⲟ ⲙ̀ⲡ̀ⲕⲁϩⲓ</w:t>
            </w:r>
          </w:p>
          <w:p w14:paraId="21075526" w14:textId="77777777" w:rsidR="00BE273A" w:rsidRPr="0031634B" w:rsidRDefault="00BE273A" w:rsidP="0031634B">
            <w:pPr>
              <w:pStyle w:val="CopticVerse"/>
            </w:pPr>
            <w:r w:rsidRPr="0031634B">
              <w:t>ϩⲱⲥ ⲉ̀ⲣⲟϥ ⲁ̀ⲣⲓϩⲟⲩⲟ̀ ϭⲁⲥϥ ϣⲁ ⲛⲓⲉ̀ⲛⲉϩ.</w:t>
            </w:r>
          </w:p>
        </w:tc>
      </w:tr>
      <w:tr w:rsidR="00BE273A" w14:paraId="7F99D1EA" w14:textId="77777777" w:rsidTr="00B32610">
        <w:trPr>
          <w:cantSplit/>
          <w:jc w:val="center"/>
        </w:trPr>
        <w:tc>
          <w:tcPr>
            <w:tcW w:w="288" w:type="dxa"/>
          </w:tcPr>
          <w:p w14:paraId="72046A45" w14:textId="77777777" w:rsidR="00BE273A" w:rsidRDefault="00BE273A" w:rsidP="00AA0119">
            <w:pPr>
              <w:pStyle w:val="CopticCross"/>
            </w:pPr>
            <w:r>
              <w:t>¿</w:t>
            </w:r>
          </w:p>
        </w:tc>
        <w:tc>
          <w:tcPr>
            <w:tcW w:w="3960" w:type="dxa"/>
          </w:tcPr>
          <w:p w14:paraId="2E6DD0BA" w14:textId="77777777" w:rsidR="00BE273A" w:rsidRPr="00BE273A" w:rsidRDefault="00BE273A" w:rsidP="00BE273A">
            <w:pPr>
              <w:pStyle w:val="EngEnd"/>
            </w:pPr>
            <w:commentRangeStart w:id="233"/>
            <w:r w:rsidRPr="00BE273A">
              <w:t xml:space="preserve">Bless </w:t>
            </w:r>
            <w:commentRangeEnd w:id="233"/>
            <w:r w:rsidRPr="00BE273A">
              <w:rPr>
                <w:rStyle w:val="CommentReference"/>
                <w:rFonts w:eastAsiaTheme="minorHAnsi"/>
                <w:sz w:val="24"/>
              </w:rPr>
              <w:commentReference w:id="233"/>
            </w:r>
            <w:r w:rsidRPr="00BE273A">
              <w:t>the Lord, O springs fountains: Praise Him and exalt Him above all forever.</w:t>
            </w:r>
          </w:p>
        </w:tc>
        <w:tc>
          <w:tcPr>
            <w:tcW w:w="288" w:type="dxa"/>
          </w:tcPr>
          <w:p w14:paraId="45ED4C8E" w14:textId="77777777" w:rsidR="00BE273A" w:rsidRDefault="00BE273A" w:rsidP="00325916"/>
        </w:tc>
        <w:tc>
          <w:tcPr>
            <w:tcW w:w="288" w:type="dxa"/>
          </w:tcPr>
          <w:p w14:paraId="3B9ECD63" w14:textId="77777777" w:rsidR="00BE273A" w:rsidRDefault="00BE273A" w:rsidP="00AA0119">
            <w:pPr>
              <w:pStyle w:val="CopticCross"/>
            </w:pPr>
            <w:r>
              <w:t>¿</w:t>
            </w:r>
          </w:p>
        </w:tc>
        <w:tc>
          <w:tcPr>
            <w:tcW w:w="3960" w:type="dxa"/>
          </w:tcPr>
          <w:p w14:paraId="563A14B9" w14:textId="77777777" w:rsidR="00BE273A" w:rsidRDefault="00BE273A" w:rsidP="005B777F">
            <w:pPr>
              <w:pStyle w:val="CopticVersemulti-line"/>
            </w:pPr>
            <w:r w:rsidRPr="0031634B">
              <w:t>Ⲥ̀ⲙⲟⲩ ⲉ̀Ⲡⲟ̅ⲥ̅ ⲛⲓⲙⲟⲩⲙⲓ</w:t>
            </w:r>
          </w:p>
          <w:p w14:paraId="0D39DB2C" w14:textId="77777777" w:rsidR="00BE273A" w:rsidRPr="0031634B" w:rsidRDefault="00BE273A" w:rsidP="0031634B">
            <w:pPr>
              <w:pStyle w:val="CopticVerse"/>
            </w:pPr>
            <w:r w:rsidRPr="0031634B">
              <w:t>ϩⲱⲥ ⲉ̀ⲣⲟϥ ⲁ̀ⲣⲓϩⲟⲩⲟ̀ ϭⲁⲥϥ ϣⲁ ⲛⲓⲉ̀ⲛⲉϩ.</w:t>
            </w:r>
          </w:p>
        </w:tc>
      </w:tr>
      <w:tr w:rsidR="00BE273A" w14:paraId="7FFE81D9" w14:textId="77777777" w:rsidTr="00B32610">
        <w:trPr>
          <w:cantSplit/>
          <w:jc w:val="center"/>
        </w:trPr>
        <w:tc>
          <w:tcPr>
            <w:tcW w:w="288" w:type="dxa"/>
          </w:tcPr>
          <w:p w14:paraId="4B170148" w14:textId="77777777" w:rsidR="00BE273A" w:rsidRDefault="00BE273A" w:rsidP="00AA0119">
            <w:pPr>
              <w:pStyle w:val="CopticCross"/>
            </w:pPr>
          </w:p>
        </w:tc>
        <w:tc>
          <w:tcPr>
            <w:tcW w:w="3960" w:type="dxa"/>
          </w:tcPr>
          <w:p w14:paraId="4C9909FC" w14:textId="77777777" w:rsidR="00BE273A" w:rsidRPr="00BE273A" w:rsidRDefault="00BE273A" w:rsidP="00BE273A">
            <w:pPr>
              <w:pStyle w:val="EngEnd"/>
            </w:pPr>
            <w:r w:rsidRPr="00BE273A">
              <w:t xml:space="preserve">Bless the Lord, O seas and rivers: Praise </w:t>
            </w:r>
            <w:commentRangeStart w:id="234"/>
            <w:r w:rsidRPr="00BE273A">
              <w:t xml:space="preserve">ye </w:t>
            </w:r>
            <w:commentRangeEnd w:id="234"/>
            <w:r w:rsidR="00180AE1">
              <w:rPr>
                <w:rStyle w:val="CommentReference"/>
                <w:rFonts w:eastAsiaTheme="minorHAnsi" w:cstheme="minorBidi"/>
                <w:color w:val="auto"/>
                <w:lang w:val="en-CA"/>
              </w:rPr>
              <w:commentReference w:id="234"/>
            </w:r>
            <w:r w:rsidRPr="00BE273A">
              <w:t>Him and exalt Him above all forever.</w:t>
            </w:r>
          </w:p>
        </w:tc>
        <w:tc>
          <w:tcPr>
            <w:tcW w:w="288" w:type="dxa"/>
          </w:tcPr>
          <w:p w14:paraId="2620F8CB" w14:textId="77777777" w:rsidR="00BE273A" w:rsidRDefault="00BE273A" w:rsidP="00325916"/>
        </w:tc>
        <w:tc>
          <w:tcPr>
            <w:tcW w:w="288" w:type="dxa"/>
          </w:tcPr>
          <w:p w14:paraId="59F53AF8" w14:textId="77777777" w:rsidR="00BE273A" w:rsidRDefault="00BE273A" w:rsidP="00AA0119">
            <w:pPr>
              <w:pStyle w:val="CopticCross"/>
            </w:pPr>
          </w:p>
        </w:tc>
        <w:tc>
          <w:tcPr>
            <w:tcW w:w="3960" w:type="dxa"/>
          </w:tcPr>
          <w:p w14:paraId="2FE410EA" w14:textId="77777777" w:rsidR="00BE273A" w:rsidRDefault="00BE273A" w:rsidP="005B777F">
            <w:pPr>
              <w:pStyle w:val="CopticVersemulti-line"/>
            </w:pPr>
            <w:r w:rsidRPr="0031634B">
              <w:t xml:space="preserve">Ⲥ̀ⲙⲟⲩ ⲉ̀Ⲡⲟ̅ⲥ̅ ⲛⲓⲁ̀ⲙⲁⲓⲟⲩ ⲛⲉⲙ ⲛⲓⲓⲁⲣⲱⲟⲩ </w:t>
            </w:r>
          </w:p>
          <w:p w14:paraId="5B69AC29" w14:textId="77777777" w:rsidR="00BE273A" w:rsidRPr="0031634B" w:rsidRDefault="00BE273A" w:rsidP="0031634B">
            <w:pPr>
              <w:pStyle w:val="CopticVerse"/>
            </w:pPr>
            <w:r w:rsidRPr="0031634B">
              <w:t>ϩⲱⲥ ⲉ̀ⲣⲟϥ ⲁ̀ⲣⲓϩⲟⲩⲟ̀ ϭⲁⲥϥ ϣⲁ ⲛⲓⲉ̀ⲛⲉϩ.</w:t>
            </w:r>
          </w:p>
        </w:tc>
      </w:tr>
      <w:tr w:rsidR="00BE273A" w14:paraId="7EE7B16D" w14:textId="77777777" w:rsidTr="00B32610">
        <w:trPr>
          <w:cantSplit/>
          <w:jc w:val="center"/>
        </w:trPr>
        <w:tc>
          <w:tcPr>
            <w:tcW w:w="288" w:type="dxa"/>
          </w:tcPr>
          <w:p w14:paraId="61C863AE" w14:textId="77777777" w:rsidR="00BE273A" w:rsidRDefault="00BE273A" w:rsidP="00AA0119">
            <w:pPr>
              <w:pStyle w:val="CopticCross"/>
            </w:pPr>
            <w:r>
              <w:lastRenderedPageBreak/>
              <w:t>¿</w:t>
            </w:r>
          </w:p>
        </w:tc>
        <w:tc>
          <w:tcPr>
            <w:tcW w:w="3960" w:type="dxa"/>
          </w:tcPr>
          <w:p w14:paraId="5FA5022B" w14:textId="77777777" w:rsidR="00BE273A" w:rsidRPr="00BE273A" w:rsidRDefault="00BE273A" w:rsidP="00BE273A">
            <w:pPr>
              <w:pStyle w:val="EngEnd"/>
            </w:pPr>
            <w:r w:rsidRPr="00BE273A">
              <w:t xml:space="preserve">Bless the Lord, O </w:t>
            </w:r>
            <w:commentRangeStart w:id="235"/>
            <w:r w:rsidRPr="00BE273A">
              <w:t xml:space="preserve">whales </w:t>
            </w:r>
            <w:commentRangeEnd w:id="235"/>
            <w:r w:rsidRPr="00BE273A">
              <w:rPr>
                <w:rStyle w:val="CommentReference"/>
                <w:rFonts w:eastAsiaTheme="minorHAnsi"/>
                <w:sz w:val="24"/>
              </w:rPr>
              <w:commentReference w:id="235"/>
            </w:r>
            <w:r w:rsidRPr="00BE273A">
              <w:t>and all that moves in the waters: Praise Him and exalt Him above all forever.</w:t>
            </w:r>
          </w:p>
        </w:tc>
        <w:tc>
          <w:tcPr>
            <w:tcW w:w="288" w:type="dxa"/>
          </w:tcPr>
          <w:p w14:paraId="58512468" w14:textId="77777777" w:rsidR="00BE273A" w:rsidRDefault="00BE273A" w:rsidP="00325916"/>
        </w:tc>
        <w:tc>
          <w:tcPr>
            <w:tcW w:w="288" w:type="dxa"/>
          </w:tcPr>
          <w:p w14:paraId="3BEE7C21" w14:textId="77777777" w:rsidR="00BE273A" w:rsidRDefault="00BE273A" w:rsidP="00AA0119">
            <w:pPr>
              <w:pStyle w:val="CopticCross"/>
            </w:pPr>
            <w:r>
              <w:t>¿</w:t>
            </w:r>
          </w:p>
        </w:tc>
        <w:tc>
          <w:tcPr>
            <w:tcW w:w="3960" w:type="dxa"/>
          </w:tcPr>
          <w:p w14:paraId="471CC95E" w14:textId="77777777" w:rsidR="00BE273A" w:rsidRDefault="00BE273A" w:rsidP="005B777F">
            <w:pPr>
              <w:pStyle w:val="CopticVersemulti-line"/>
            </w:pPr>
            <w:r w:rsidRPr="0031634B">
              <w:t>Ⲥ̀ⲙⲟⲩ ⲉ̀Ⲡⲟ̅ⲥ̅ ⲛⲓⲕⲏⲧⲟⲥ ⲛⲉⲙ ⲉⲛⲭⲁⲓ ⲛⲓⲃⲉⲛ ⲉⲧⲕⲓⲙ ϧⲉⲛ ⲛⲓⲙⲱⲟⲩ</w:t>
            </w:r>
          </w:p>
          <w:p w14:paraId="3665EAA6" w14:textId="77777777" w:rsidR="00BE273A" w:rsidRPr="0031634B" w:rsidRDefault="00BE273A" w:rsidP="0031634B">
            <w:pPr>
              <w:pStyle w:val="CopticVerse"/>
            </w:pPr>
            <w:r w:rsidRPr="0031634B">
              <w:t>ϩⲱⲥ ⲉ̀ⲣⲟϥ ⲁ̀ⲣⲓϩⲟⲩⲟ̀ ϭⲁⲥϥ ϣⲁ ⲛⲓⲉ̀ⲛⲉϩ.</w:t>
            </w:r>
          </w:p>
        </w:tc>
      </w:tr>
      <w:tr w:rsidR="00BE273A" w14:paraId="2026B259" w14:textId="77777777" w:rsidTr="00B32610">
        <w:trPr>
          <w:cantSplit/>
          <w:jc w:val="center"/>
        </w:trPr>
        <w:tc>
          <w:tcPr>
            <w:tcW w:w="288" w:type="dxa"/>
          </w:tcPr>
          <w:p w14:paraId="198E9B9C" w14:textId="77777777" w:rsidR="00BE273A" w:rsidRDefault="00BE273A" w:rsidP="00AA0119">
            <w:pPr>
              <w:pStyle w:val="CopticCross"/>
            </w:pPr>
          </w:p>
        </w:tc>
        <w:tc>
          <w:tcPr>
            <w:tcW w:w="3960" w:type="dxa"/>
          </w:tcPr>
          <w:p w14:paraId="0EF470A3" w14:textId="77777777" w:rsidR="00BE273A" w:rsidRPr="00BE273A" w:rsidRDefault="00BE273A" w:rsidP="00BE273A">
            <w:pPr>
              <w:pStyle w:val="EngEnd"/>
            </w:pPr>
            <w:r w:rsidRPr="00BE273A">
              <w:t>Bless the Lord, all birds of the air: Praise Him and exalt Him above all forever.</w:t>
            </w:r>
          </w:p>
        </w:tc>
        <w:tc>
          <w:tcPr>
            <w:tcW w:w="288" w:type="dxa"/>
          </w:tcPr>
          <w:p w14:paraId="5291E332" w14:textId="77777777" w:rsidR="00BE273A" w:rsidRDefault="00BE273A" w:rsidP="00325916"/>
        </w:tc>
        <w:tc>
          <w:tcPr>
            <w:tcW w:w="288" w:type="dxa"/>
          </w:tcPr>
          <w:p w14:paraId="41C5E808" w14:textId="77777777" w:rsidR="00BE273A" w:rsidRDefault="00BE273A" w:rsidP="00AA0119">
            <w:pPr>
              <w:pStyle w:val="CopticCross"/>
            </w:pPr>
          </w:p>
        </w:tc>
        <w:tc>
          <w:tcPr>
            <w:tcW w:w="3960" w:type="dxa"/>
          </w:tcPr>
          <w:p w14:paraId="60633FD7" w14:textId="77777777" w:rsidR="00BE273A" w:rsidRDefault="00BE273A" w:rsidP="005B777F">
            <w:pPr>
              <w:pStyle w:val="CopticVersemulti-line"/>
            </w:pPr>
            <w:r w:rsidRPr="0031634B">
              <w:t xml:space="preserve">Ⲥ̀ⲙⲟⲩ ⲉ̀Ⲡⲟ̅ⲥ̅ ⲛⲓϩⲁⲗⲁϯ ⲧⲏⲣⲟⲩ ⲛ̀ⲧⲉ ⲧ̀ⲫⲉ </w:t>
            </w:r>
          </w:p>
          <w:p w14:paraId="5A94F924" w14:textId="77777777" w:rsidR="00BE273A" w:rsidRPr="0031634B" w:rsidRDefault="00BE273A" w:rsidP="0031634B">
            <w:pPr>
              <w:pStyle w:val="CopticVerse"/>
            </w:pPr>
            <w:r w:rsidRPr="0031634B">
              <w:t>ϩⲱⲥ ⲉ̀ⲣⲟϥ ⲁ̀ⲣⲓϩⲟⲩⲟ̀ ϭⲁⲥϥ ϣⲁ ⲛⲓⲉ̀ⲛⲉϩ.</w:t>
            </w:r>
          </w:p>
        </w:tc>
      </w:tr>
      <w:tr w:rsidR="00BE273A" w14:paraId="62259580" w14:textId="77777777" w:rsidTr="00B32610">
        <w:trPr>
          <w:cantSplit/>
          <w:jc w:val="center"/>
        </w:trPr>
        <w:tc>
          <w:tcPr>
            <w:tcW w:w="288" w:type="dxa"/>
          </w:tcPr>
          <w:p w14:paraId="0794B2C3" w14:textId="77777777" w:rsidR="00BE273A" w:rsidRDefault="00BE273A" w:rsidP="00AA0119">
            <w:pPr>
              <w:pStyle w:val="CopticCross"/>
            </w:pPr>
            <w:r>
              <w:t>¿</w:t>
            </w:r>
          </w:p>
        </w:tc>
        <w:tc>
          <w:tcPr>
            <w:tcW w:w="3960" w:type="dxa"/>
          </w:tcPr>
          <w:p w14:paraId="6E9A9FAE" w14:textId="77777777" w:rsidR="00BE273A" w:rsidRPr="00BE273A" w:rsidRDefault="00BE273A" w:rsidP="00BE273A">
            <w:pPr>
              <w:pStyle w:val="EngEnd"/>
            </w:pPr>
            <w:r w:rsidRPr="00BE273A">
              <w:t xml:space="preserve">Bless the Lord, all </w:t>
            </w:r>
            <w:commentRangeStart w:id="236"/>
            <w:r w:rsidRPr="00BE273A">
              <w:t xml:space="preserve">beasts </w:t>
            </w:r>
            <w:commentRangeEnd w:id="236"/>
            <w:r w:rsidRPr="00BE273A">
              <w:rPr>
                <w:rStyle w:val="CommentReference"/>
                <w:rFonts w:eastAsiaTheme="minorHAnsi"/>
                <w:sz w:val="24"/>
              </w:rPr>
              <w:commentReference w:id="236"/>
            </w:r>
            <w:r w:rsidRPr="00BE273A">
              <w:t>and cattle: Praise ye Him and exalt Him above all forever.</w:t>
            </w:r>
          </w:p>
        </w:tc>
        <w:tc>
          <w:tcPr>
            <w:tcW w:w="288" w:type="dxa"/>
          </w:tcPr>
          <w:p w14:paraId="3CECC2EF" w14:textId="77777777" w:rsidR="00BE273A" w:rsidRDefault="00BE273A" w:rsidP="00325916"/>
        </w:tc>
        <w:tc>
          <w:tcPr>
            <w:tcW w:w="288" w:type="dxa"/>
          </w:tcPr>
          <w:p w14:paraId="61FF13E1" w14:textId="77777777" w:rsidR="00BE273A" w:rsidRDefault="00BE273A" w:rsidP="00AA0119">
            <w:pPr>
              <w:pStyle w:val="CopticCross"/>
            </w:pPr>
            <w:r>
              <w:t>¿</w:t>
            </w:r>
          </w:p>
        </w:tc>
        <w:tc>
          <w:tcPr>
            <w:tcW w:w="3960" w:type="dxa"/>
          </w:tcPr>
          <w:p w14:paraId="11AA7C67" w14:textId="77777777" w:rsidR="00BE273A" w:rsidRDefault="00BE273A" w:rsidP="005B777F">
            <w:pPr>
              <w:pStyle w:val="CopticVersemulti-line"/>
            </w:pPr>
            <w:r w:rsidRPr="0031634B">
              <w:t>Ⲥ̀ⲙⲟⲩ ⲉ̀Ⲡⲟ̅ⲥ̅ ⲛⲓⲑⲏⲣⲓⲟⲛ ⲛⲉⲙ ⲛⲓⲧⲉⲃⲛⲱⲟⲩⲓ̀ ⲧⲏⲣⲟⲩ</w:t>
            </w:r>
          </w:p>
          <w:p w14:paraId="547330D7" w14:textId="77777777" w:rsidR="00BE273A" w:rsidRPr="0031634B" w:rsidRDefault="00BE273A" w:rsidP="0031634B">
            <w:pPr>
              <w:pStyle w:val="CopticVerse"/>
            </w:pPr>
            <w:r w:rsidRPr="0031634B">
              <w:t>ϩⲱⲥ ⲉ̀ⲣⲟϥ ⲁ̀ⲣⲓϩⲟⲩⲟ̀ ϭⲁⲥϥ ϣⲁ ⲛⲓⲉ̀ⲛⲉϩ.</w:t>
            </w:r>
          </w:p>
        </w:tc>
      </w:tr>
      <w:tr w:rsidR="00BE273A" w14:paraId="3C18DCA7" w14:textId="77777777" w:rsidTr="00B32610">
        <w:trPr>
          <w:cantSplit/>
          <w:jc w:val="center"/>
        </w:trPr>
        <w:tc>
          <w:tcPr>
            <w:tcW w:w="288" w:type="dxa"/>
          </w:tcPr>
          <w:p w14:paraId="56E530D5" w14:textId="77777777" w:rsidR="00BE273A" w:rsidRDefault="00BE273A" w:rsidP="00AA0119">
            <w:pPr>
              <w:pStyle w:val="CopticCross"/>
            </w:pPr>
          </w:p>
        </w:tc>
        <w:tc>
          <w:tcPr>
            <w:tcW w:w="3960" w:type="dxa"/>
          </w:tcPr>
          <w:p w14:paraId="318F3359" w14:textId="77777777" w:rsidR="00BE273A" w:rsidRPr="00BE273A" w:rsidRDefault="00BE273A" w:rsidP="00BE273A">
            <w:pPr>
              <w:pStyle w:val="EngEnd"/>
            </w:pPr>
            <w:r w:rsidRPr="00BE273A">
              <w:t xml:space="preserve">Bless the Lord, O </w:t>
            </w:r>
            <w:commentRangeStart w:id="237"/>
            <w:r w:rsidRPr="00BE273A">
              <w:t xml:space="preserve">sons </w:t>
            </w:r>
            <w:commentRangeEnd w:id="237"/>
            <w:r w:rsidRPr="00BE273A">
              <w:rPr>
                <w:rStyle w:val="CommentReference"/>
                <w:rFonts w:eastAsiaTheme="minorHAnsi"/>
                <w:sz w:val="24"/>
              </w:rPr>
              <w:commentReference w:id="237"/>
            </w:r>
            <w:r w:rsidRPr="00BE273A">
              <w:t>of men; worship the Lord: Praise Him and exalt Him above all forever.</w:t>
            </w:r>
          </w:p>
        </w:tc>
        <w:tc>
          <w:tcPr>
            <w:tcW w:w="288" w:type="dxa"/>
          </w:tcPr>
          <w:p w14:paraId="5DB19A3F" w14:textId="77777777" w:rsidR="00BE273A" w:rsidRDefault="00BE273A" w:rsidP="00325916"/>
        </w:tc>
        <w:tc>
          <w:tcPr>
            <w:tcW w:w="288" w:type="dxa"/>
          </w:tcPr>
          <w:p w14:paraId="01775695" w14:textId="77777777" w:rsidR="00BE273A" w:rsidRDefault="00BE273A" w:rsidP="00AA0119">
            <w:pPr>
              <w:pStyle w:val="CopticCross"/>
            </w:pPr>
          </w:p>
        </w:tc>
        <w:tc>
          <w:tcPr>
            <w:tcW w:w="3960" w:type="dxa"/>
          </w:tcPr>
          <w:p w14:paraId="5A4130A0" w14:textId="77777777" w:rsidR="00BE273A" w:rsidRDefault="00BE273A" w:rsidP="005B777F">
            <w:pPr>
              <w:pStyle w:val="CopticVersemulti-line"/>
            </w:pPr>
            <w:r w:rsidRPr="0031634B">
              <w:t>Ⲥ̀ⲙⲟⲩ ⲉ̀Ⲡⲟ̅ⲥ̅ ⲛⲓϣⲏⲣⲓ ⲛ̀ⲧⲉ ⲛⲓⲣⲱⲙⲓ ⲟⲩⲱϣⲧ ⲙ̀Ⲡⲟ̅ⲥ̅</w:t>
            </w:r>
          </w:p>
          <w:p w14:paraId="11F34132" w14:textId="77777777" w:rsidR="00BE273A" w:rsidRPr="0031634B" w:rsidRDefault="00BE273A" w:rsidP="0031634B">
            <w:pPr>
              <w:pStyle w:val="CopticVerse"/>
            </w:pPr>
            <w:r w:rsidRPr="0031634B">
              <w:t>ϩⲱⲥ ⲉ̀ⲣⲟϥ ⲁ̀ⲣⲓϩⲟⲩⲟ̀ ϭⲁⲥϥ ϣⲁ ⲛⲓⲉ̀ⲛⲉϩ.</w:t>
            </w:r>
          </w:p>
        </w:tc>
      </w:tr>
      <w:tr w:rsidR="00BE273A" w14:paraId="5A310D7A" w14:textId="77777777" w:rsidTr="00B32610">
        <w:trPr>
          <w:cantSplit/>
          <w:jc w:val="center"/>
        </w:trPr>
        <w:tc>
          <w:tcPr>
            <w:tcW w:w="288" w:type="dxa"/>
          </w:tcPr>
          <w:p w14:paraId="20D5C311" w14:textId="77777777" w:rsidR="00BE273A" w:rsidRDefault="00BE273A" w:rsidP="00AA0119">
            <w:pPr>
              <w:pStyle w:val="CopticCross"/>
            </w:pPr>
            <w:r>
              <w:t>¿</w:t>
            </w:r>
          </w:p>
        </w:tc>
        <w:tc>
          <w:tcPr>
            <w:tcW w:w="3960" w:type="dxa"/>
          </w:tcPr>
          <w:p w14:paraId="43A93932" w14:textId="77777777" w:rsidR="00BE273A" w:rsidRPr="00BE273A" w:rsidRDefault="00BE273A" w:rsidP="00BE273A">
            <w:pPr>
              <w:pStyle w:val="EngEnd"/>
            </w:pPr>
            <w:r w:rsidRPr="00BE273A">
              <w:t>Bless the Lord, O Israel: Praise Him and exalt Him above all forever.</w:t>
            </w:r>
          </w:p>
        </w:tc>
        <w:tc>
          <w:tcPr>
            <w:tcW w:w="288" w:type="dxa"/>
          </w:tcPr>
          <w:p w14:paraId="4E03FAB8" w14:textId="77777777" w:rsidR="00BE273A" w:rsidRDefault="00BE273A" w:rsidP="00325916"/>
        </w:tc>
        <w:tc>
          <w:tcPr>
            <w:tcW w:w="288" w:type="dxa"/>
          </w:tcPr>
          <w:p w14:paraId="09B65098" w14:textId="77777777" w:rsidR="00BE273A" w:rsidRDefault="00BE273A" w:rsidP="00AA0119">
            <w:pPr>
              <w:pStyle w:val="CopticCross"/>
            </w:pPr>
            <w:r>
              <w:t>¿</w:t>
            </w:r>
          </w:p>
        </w:tc>
        <w:tc>
          <w:tcPr>
            <w:tcW w:w="3960" w:type="dxa"/>
          </w:tcPr>
          <w:p w14:paraId="323E9257" w14:textId="77777777" w:rsidR="00BE273A" w:rsidRDefault="00BE273A" w:rsidP="005B777F">
            <w:pPr>
              <w:pStyle w:val="CopticVersemulti-line"/>
            </w:pPr>
            <w:r w:rsidRPr="0031634B">
              <w:t>Ⲥ̀ⲙⲟⲩ ⲉ̀Ⲡⲟ̅ⲥ̅ Ⲡⲓⲥ̅ⲗ</w:t>
            </w:r>
          </w:p>
          <w:p w14:paraId="2580D326" w14:textId="77777777" w:rsidR="00BE273A" w:rsidRPr="0031634B" w:rsidRDefault="00BE273A" w:rsidP="0031634B">
            <w:pPr>
              <w:pStyle w:val="CopticVerse"/>
            </w:pPr>
            <w:r w:rsidRPr="0031634B">
              <w:t>ϩⲱⲥ ⲉ̀ⲣⲟϥ ⲁ̀ⲣⲓϩⲟⲩⲟ̀ ϭⲁⲥϥ ϣⲁ ⲛⲓⲉ̀ⲛⲉϩ.</w:t>
            </w:r>
          </w:p>
        </w:tc>
      </w:tr>
      <w:tr w:rsidR="00BE273A" w14:paraId="3FBB3615" w14:textId="77777777" w:rsidTr="00B32610">
        <w:trPr>
          <w:cantSplit/>
          <w:jc w:val="center"/>
        </w:trPr>
        <w:tc>
          <w:tcPr>
            <w:tcW w:w="288" w:type="dxa"/>
          </w:tcPr>
          <w:p w14:paraId="26DEF5C3" w14:textId="77777777" w:rsidR="00BE273A" w:rsidRDefault="00BE273A" w:rsidP="00AA0119">
            <w:pPr>
              <w:pStyle w:val="CopticCross"/>
            </w:pPr>
          </w:p>
        </w:tc>
        <w:tc>
          <w:tcPr>
            <w:tcW w:w="3960" w:type="dxa"/>
          </w:tcPr>
          <w:p w14:paraId="5286F7A8" w14:textId="77777777" w:rsidR="00BE273A" w:rsidRPr="00BE273A" w:rsidRDefault="00BE273A" w:rsidP="00BE273A">
            <w:pPr>
              <w:pStyle w:val="EngEnd"/>
            </w:pPr>
            <w:r w:rsidRPr="00BE273A">
              <w:t xml:space="preserve">Bless the Lord, O priests </w:t>
            </w:r>
            <w:commentRangeStart w:id="238"/>
            <w:r w:rsidRPr="00BE273A">
              <w:t xml:space="preserve">of </w:t>
            </w:r>
            <w:commentRangeEnd w:id="238"/>
            <w:r w:rsidRPr="00BE273A">
              <w:rPr>
                <w:rStyle w:val="CommentReference"/>
                <w:rFonts w:eastAsiaTheme="minorHAnsi"/>
                <w:sz w:val="24"/>
              </w:rPr>
              <w:commentReference w:id="238"/>
            </w:r>
            <w:r w:rsidRPr="00BE273A">
              <w:t>the Lord: Praise ye Him and exalt Him above all forever.</w:t>
            </w:r>
          </w:p>
        </w:tc>
        <w:tc>
          <w:tcPr>
            <w:tcW w:w="288" w:type="dxa"/>
          </w:tcPr>
          <w:p w14:paraId="1ED7BC41" w14:textId="77777777" w:rsidR="00BE273A" w:rsidRDefault="00BE273A" w:rsidP="00325916"/>
        </w:tc>
        <w:tc>
          <w:tcPr>
            <w:tcW w:w="288" w:type="dxa"/>
          </w:tcPr>
          <w:p w14:paraId="555DC362" w14:textId="77777777" w:rsidR="00BE273A" w:rsidRDefault="00BE273A" w:rsidP="00AA0119">
            <w:pPr>
              <w:pStyle w:val="CopticCross"/>
            </w:pPr>
          </w:p>
        </w:tc>
        <w:tc>
          <w:tcPr>
            <w:tcW w:w="3960" w:type="dxa"/>
          </w:tcPr>
          <w:p w14:paraId="091D622B" w14:textId="77777777" w:rsidR="00BE273A" w:rsidRDefault="00BE273A" w:rsidP="005B777F">
            <w:pPr>
              <w:pStyle w:val="CopticVersemulti-line"/>
            </w:pPr>
            <w:r w:rsidRPr="0031634B">
              <w:t>Ⲥ̀ⲙⲟⲩ ⲉ̀Ⲡⲟ̅ⲥ̅ ⲛⲓⲟⲩⲏⲃ ⲛ̀ⲧⲉ Ⲡⲟ̅ⲥ̅</w:t>
            </w:r>
          </w:p>
          <w:p w14:paraId="474BBDBF" w14:textId="77777777" w:rsidR="00BE273A" w:rsidRPr="0031634B" w:rsidRDefault="00BE273A" w:rsidP="0031634B">
            <w:pPr>
              <w:pStyle w:val="CopticVerse"/>
            </w:pPr>
            <w:r w:rsidRPr="0031634B">
              <w:t>ϩⲱⲥ ⲉ̀ⲣⲟϥ ⲁ̀ⲣⲓϩⲟⲩⲟ̀ ϭⲁⲥϥ ϣⲁ ⲛⲓⲉ̀ⲛⲉϩ.</w:t>
            </w:r>
          </w:p>
        </w:tc>
      </w:tr>
      <w:tr w:rsidR="00BE273A" w14:paraId="6E13E2C9" w14:textId="77777777" w:rsidTr="00B32610">
        <w:trPr>
          <w:cantSplit/>
          <w:jc w:val="center"/>
        </w:trPr>
        <w:tc>
          <w:tcPr>
            <w:tcW w:w="288" w:type="dxa"/>
          </w:tcPr>
          <w:p w14:paraId="0C169A79" w14:textId="77777777" w:rsidR="00BE273A" w:rsidRDefault="00BE273A" w:rsidP="00AA0119">
            <w:pPr>
              <w:pStyle w:val="CopticCross"/>
            </w:pPr>
            <w:r>
              <w:t>¿</w:t>
            </w:r>
          </w:p>
        </w:tc>
        <w:tc>
          <w:tcPr>
            <w:tcW w:w="3960" w:type="dxa"/>
          </w:tcPr>
          <w:p w14:paraId="5A30DB70" w14:textId="77777777" w:rsidR="00BE273A" w:rsidRPr="00BE273A" w:rsidRDefault="00BE273A" w:rsidP="00BE273A">
            <w:pPr>
              <w:pStyle w:val="EngEnd"/>
            </w:pPr>
            <w:r w:rsidRPr="00BE273A">
              <w:t>Bless the Lord, O ye servants of the Lord: Praise Him and exalt Him above all forever.</w:t>
            </w:r>
          </w:p>
        </w:tc>
        <w:tc>
          <w:tcPr>
            <w:tcW w:w="288" w:type="dxa"/>
          </w:tcPr>
          <w:p w14:paraId="1F5F3C78" w14:textId="77777777" w:rsidR="00BE273A" w:rsidRDefault="00BE273A" w:rsidP="00325916"/>
        </w:tc>
        <w:tc>
          <w:tcPr>
            <w:tcW w:w="288" w:type="dxa"/>
          </w:tcPr>
          <w:p w14:paraId="239F86D6" w14:textId="77777777" w:rsidR="00BE273A" w:rsidRDefault="00BE273A" w:rsidP="00AA0119">
            <w:pPr>
              <w:pStyle w:val="CopticCross"/>
            </w:pPr>
            <w:r>
              <w:t>¿</w:t>
            </w:r>
          </w:p>
        </w:tc>
        <w:tc>
          <w:tcPr>
            <w:tcW w:w="3960" w:type="dxa"/>
          </w:tcPr>
          <w:p w14:paraId="3A047EE8" w14:textId="77777777" w:rsidR="00BE273A" w:rsidRDefault="00BE273A" w:rsidP="005B777F">
            <w:pPr>
              <w:pStyle w:val="CopticVersemulti-line"/>
            </w:pPr>
            <w:r w:rsidRPr="0031634B">
              <w:t>Ⲥ̀ⲙⲟⲩ ⲉ̀Ⲡⲟ̅ⲥ̅ ⲛⲓⲉ̀ⲃⲓⲁⲓⲕ ⲛ̀ⲧⲉ Ⲡⲟ̅ⲥ̅</w:t>
            </w:r>
          </w:p>
          <w:p w14:paraId="598568D7" w14:textId="77777777" w:rsidR="00BE273A" w:rsidRPr="0031634B" w:rsidRDefault="00BE273A" w:rsidP="0031634B">
            <w:pPr>
              <w:pStyle w:val="CopticVerse"/>
            </w:pPr>
            <w:r w:rsidRPr="0031634B">
              <w:t>ϩⲱⲥ ⲉ̀ⲣⲟϥ ⲁ̀ⲣⲓϩⲟⲩⲟ̀ ϭⲁⲥϥ ϣⲁ ⲛⲓⲉ̀ⲛⲉϩ.</w:t>
            </w:r>
          </w:p>
        </w:tc>
      </w:tr>
      <w:tr w:rsidR="00BE273A" w14:paraId="4455BAF2" w14:textId="77777777" w:rsidTr="00B32610">
        <w:trPr>
          <w:cantSplit/>
          <w:jc w:val="center"/>
        </w:trPr>
        <w:tc>
          <w:tcPr>
            <w:tcW w:w="288" w:type="dxa"/>
          </w:tcPr>
          <w:p w14:paraId="0BF01B54" w14:textId="77777777" w:rsidR="00BE273A" w:rsidRDefault="00BE273A" w:rsidP="00AA0119">
            <w:pPr>
              <w:pStyle w:val="CopticCross"/>
            </w:pPr>
          </w:p>
        </w:tc>
        <w:tc>
          <w:tcPr>
            <w:tcW w:w="3960" w:type="dxa"/>
          </w:tcPr>
          <w:p w14:paraId="155524FC" w14:textId="77777777" w:rsidR="00BE273A" w:rsidRPr="00BE273A" w:rsidRDefault="00BE273A" w:rsidP="00BE273A">
            <w:pPr>
              <w:pStyle w:val="EngEnd"/>
            </w:pPr>
            <w:r w:rsidRPr="00BE273A">
              <w:t>Bless the Lord, O you spirits and souls of the righteous: Praise Him and exalt Him above all forever.</w:t>
            </w:r>
          </w:p>
        </w:tc>
        <w:tc>
          <w:tcPr>
            <w:tcW w:w="288" w:type="dxa"/>
          </w:tcPr>
          <w:p w14:paraId="7E788540" w14:textId="77777777" w:rsidR="00BE273A" w:rsidRDefault="00BE273A" w:rsidP="00325916"/>
        </w:tc>
        <w:tc>
          <w:tcPr>
            <w:tcW w:w="288" w:type="dxa"/>
          </w:tcPr>
          <w:p w14:paraId="709CE0CF" w14:textId="77777777" w:rsidR="00BE273A" w:rsidRDefault="00BE273A" w:rsidP="00AA0119">
            <w:pPr>
              <w:pStyle w:val="CopticCross"/>
            </w:pPr>
          </w:p>
        </w:tc>
        <w:tc>
          <w:tcPr>
            <w:tcW w:w="3960" w:type="dxa"/>
          </w:tcPr>
          <w:p w14:paraId="4D694914" w14:textId="77777777" w:rsidR="00BE273A" w:rsidRDefault="00BE273A" w:rsidP="005B777F">
            <w:pPr>
              <w:pStyle w:val="CopticVersemulti-line"/>
            </w:pPr>
            <w:r w:rsidRPr="0031634B">
              <w:t>Ⲥ̀ⲙⲟⲩ ⲉ̀Ⲡⲟ̅ⲥ̅ ⲛⲓⲡ̅ⲛ̅ⲁ ⲛⲉⲙ ⲛⲓⲯⲩⲭⲏ ⲛ̀ⲧⲉ ⲛⲓⲑ̀ⲙⲏⲓ</w:t>
            </w:r>
          </w:p>
          <w:p w14:paraId="5B25630C" w14:textId="77777777" w:rsidR="00BE273A" w:rsidRPr="0031634B" w:rsidRDefault="00BE273A" w:rsidP="0031634B">
            <w:pPr>
              <w:pStyle w:val="CopticVerse"/>
            </w:pPr>
            <w:r w:rsidRPr="0031634B">
              <w:t>ϩⲱⲥ ⲉ̀ⲣⲟϥ ⲁ̀ⲣⲓϩⲟⲩⲟ̀ ϭⲁⲥϥ ϣⲁ ⲛⲓⲉ̀ⲛⲉϩ.</w:t>
            </w:r>
          </w:p>
        </w:tc>
      </w:tr>
      <w:tr w:rsidR="00BE273A" w14:paraId="0F944A44" w14:textId="77777777" w:rsidTr="00B32610">
        <w:trPr>
          <w:cantSplit/>
          <w:jc w:val="center"/>
        </w:trPr>
        <w:tc>
          <w:tcPr>
            <w:tcW w:w="288" w:type="dxa"/>
          </w:tcPr>
          <w:p w14:paraId="27F1ABDC" w14:textId="77777777" w:rsidR="00BE273A" w:rsidRDefault="00BE273A" w:rsidP="00AA0119">
            <w:pPr>
              <w:pStyle w:val="CopticCross"/>
            </w:pPr>
            <w:r>
              <w:t>¿</w:t>
            </w:r>
          </w:p>
        </w:tc>
        <w:tc>
          <w:tcPr>
            <w:tcW w:w="3960" w:type="dxa"/>
          </w:tcPr>
          <w:p w14:paraId="7D5AD782" w14:textId="77777777" w:rsidR="00BE273A" w:rsidRPr="00BE273A" w:rsidRDefault="00BE273A" w:rsidP="00BE273A">
            <w:pPr>
              <w:pStyle w:val="EngEnd"/>
            </w:pPr>
            <w:r w:rsidRPr="00BE273A">
              <w:t>Bless the Lord, O you who are holy and humble in heart: Praise</w:t>
            </w:r>
            <w:r w:rsidR="00FE0AE4">
              <w:t xml:space="preserve"> </w:t>
            </w:r>
            <w:r w:rsidRPr="00BE273A">
              <w:t>Him and exalt Him above all forever.</w:t>
            </w:r>
          </w:p>
        </w:tc>
        <w:tc>
          <w:tcPr>
            <w:tcW w:w="288" w:type="dxa"/>
          </w:tcPr>
          <w:p w14:paraId="210A8619" w14:textId="77777777" w:rsidR="00BE273A" w:rsidRDefault="00BE273A" w:rsidP="00325916"/>
        </w:tc>
        <w:tc>
          <w:tcPr>
            <w:tcW w:w="288" w:type="dxa"/>
          </w:tcPr>
          <w:p w14:paraId="2BC727E7" w14:textId="77777777" w:rsidR="00BE273A" w:rsidRDefault="00BE273A" w:rsidP="00AA0119">
            <w:pPr>
              <w:pStyle w:val="CopticCross"/>
            </w:pPr>
            <w:r>
              <w:t>¿</w:t>
            </w:r>
          </w:p>
        </w:tc>
        <w:tc>
          <w:tcPr>
            <w:tcW w:w="3960" w:type="dxa"/>
          </w:tcPr>
          <w:p w14:paraId="125292F3" w14:textId="77777777" w:rsidR="00BE273A" w:rsidRDefault="00BE273A" w:rsidP="005B777F">
            <w:pPr>
              <w:pStyle w:val="CopticVersemulti-line"/>
            </w:pPr>
            <w:r w:rsidRPr="0031634B">
              <w:t>Ⲥ̀ⲙⲟⲩ ⲉ̀Ⲡⲟ̅ⲥ̅ ⲛⲓⲉ̅ⲑ̅ⲩ ⲛⲉⲙ ⲛⲏⲉⲧⲑⲉⲃⲓⲏ̀ⲟⲩⲧ ϧⲉⲛ ⲡⲟⲩϩⲏⲧ</w:t>
            </w:r>
          </w:p>
          <w:p w14:paraId="04DC3971" w14:textId="77777777" w:rsidR="00BE273A" w:rsidRPr="0031634B" w:rsidRDefault="00BE273A" w:rsidP="0031634B">
            <w:pPr>
              <w:pStyle w:val="CopticVerse"/>
            </w:pPr>
            <w:r w:rsidRPr="0031634B">
              <w:t>ϩⲱⲥ ⲉ̀ⲣⲟϥ ⲁ̀ⲣⲓϩⲟⲩⲟ̀ ϭⲁⲥϥ ϣⲁ ⲛⲓⲉ̀ⲛⲉϩ.</w:t>
            </w:r>
          </w:p>
        </w:tc>
      </w:tr>
      <w:tr w:rsidR="00BE273A" w14:paraId="64C77517" w14:textId="77777777" w:rsidTr="00B32610">
        <w:trPr>
          <w:cantSplit/>
          <w:jc w:val="center"/>
        </w:trPr>
        <w:tc>
          <w:tcPr>
            <w:tcW w:w="288" w:type="dxa"/>
          </w:tcPr>
          <w:p w14:paraId="46F1DE9B" w14:textId="77777777" w:rsidR="00BE273A" w:rsidRDefault="00BE273A" w:rsidP="00AA0119">
            <w:pPr>
              <w:pStyle w:val="CopticCross"/>
            </w:pPr>
          </w:p>
        </w:tc>
        <w:tc>
          <w:tcPr>
            <w:tcW w:w="3960" w:type="dxa"/>
          </w:tcPr>
          <w:p w14:paraId="47F5BA39" w14:textId="77777777" w:rsidR="00BE273A" w:rsidRPr="00BE273A" w:rsidRDefault="00BE273A" w:rsidP="00BE273A">
            <w:pPr>
              <w:pStyle w:val="EngEnd"/>
            </w:pPr>
            <w:r w:rsidRPr="00BE273A">
              <w:t>Bless the Lord, O Hananias, Azarias and Misael: Praise Him and exalt Him above all forever.</w:t>
            </w:r>
          </w:p>
        </w:tc>
        <w:tc>
          <w:tcPr>
            <w:tcW w:w="288" w:type="dxa"/>
          </w:tcPr>
          <w:p w14:paraId="38F5F559" w14:textId="77777777" w:rsidR="00BE273A" w:rsidRDefault="00BE273A" w:rsidP="00325916"/>
        </w:tc>
        <w:tc>
          <w:tcPr>
            <w:tcW w:w="288" w:type="dxa"/>
          </w:tcPr>
          <w:p w14:paraId="4ED22C9A" w14:textId="77777777" w:rsidR="00BE273A" w:rsidRDefault="00BE273A" w:rsidP="00AA0119">
            <w:pPr>
              <w:pStyle w:val="CopticCross"/>
            </w:pPr>
          </w:p>
        </w:tc>
        <w:tc>
          <w:tcPr>
            <w:tcW w:w="3960" w:type="dxa"/>
          </w:tcPr>
          <w:p w14:paraId="7005DE8B" w14:textId="77777777" w:rsidR="00BE273A" w:rsidRDefault="00BE273A" w:rsidP="005B777F">
            <w:pPr>
              <w:pStyle w:val="CopticVersemulti-line"/>
            </w:pPr>
            <w:r w:rsidRPr="0031634B">
              <w:t>Ⲥ̀ⲙⲟⲩ ⲉ̀Ⲡⲟ̅ⲥ̅ Ⲁ̀ⲛⲁⲛⲓⲁⲥ Ⲁ̀ⲍⲁⲣⲓⲁⲥ Ⲙⲓⲥⲁⲏⲗ</w:t>
            </w:r>
          </w:p>
          <w:p w14:paraId="2C376917" w14:textId="77777777" w:rsidR="00BE273A" w:rsidRPr="0031634B" w:rsidRDefault="00BE273A" w:rsidP="0031634B">
            <w:pPr>
              <w:pStyle w:val="CopticVerse"/>
            </w:pPr>
            <w:r w:rsidRPr="0031634B">
              <w:t>ϩⲱⲥ ⲉ̀ⲣⲟϥ ⲁ̀ⲣⲓϩⲟⲩⲟ̀ ϭⲁⲥϥ ϣⲁ ⲛⲓⲉ̀ⲛⲉϩ.</w:t>
            </w:r>
          </w:p>
        </w:tc>
      </w:tr>
      <w:tr w:rsidR="00BE273A" w14:paraId="72B34E58" w14:textId="77777777" w:rsidTr="00B32610">
        <w:trPr>
          <w:cantSplit/>
          <w:jc w:val="center"/>
        </w:trPr>
        <w:tc>
          <w:tcPr>
            <w:tcW w:w="288" w:type="dxa"/>
          </w:tcPr>
          <w:p w14:paraId="52E3D61C" w14:textId="77777777" w:rsidR="00BE273A" w:rsidRDefault="00BE273A" w:rsidP="00AA0119">
            <w:pPr>
              <w:pStyle w:val="CopticCross"/>
            </w:pPr>
            <w:r>
              <w:lastRenderedPageBreak/>
              <w:t>¿</w:t>
            </w:r>
          </w:p>
        </w:tc>
        <w:tc>
          <w:tcPr>
            <w:tcW w:w="3960" w:type="dxa"/>
          </w:tcPr>
          <w:p w14:paraId="0999D973" w14:textId="77777777" w:rsidR="00BE273A" w:rsidRPr="00BE273A" w:rsidRDefault="00BE273A" w:rsidP="00BE273A">
            <w:pPr>
              <w:pStyle w:val="EngEnd"/>
            </w:pPr>
            <w:commentRangeStart w:id="239"/>
            <w:r w:rsidRPr="00BE273A">
              <w:t xml:space="preserve">Bless </w:t>
            </w:r>
            <w:commentRangeEnd w:id="239"/>
            <w:r w:rsidRPr="00BE273A">
              <w:rPr>
                <w:rStyle w:val="CommentReference"/>
                <w:rFonts w:eastAsiaTheme="minorHAnsi"/>
                <w:sz w:val="24"/>
              </w:rPr>
              <w:commentReference w:id="239"/>
            </w:r>
            <w:r w:rsidRPr="00BE273A">
              <w:t xml:space="preserve">the Lord, O </w:t>
            </w:r>
            <w:r>
              <w:t xml:space="preserve">you </w:t>
            </w:r>
            <w:r w:rsidRPr="00BE273A">
              <w:t>that serve the Lord, God of our fathers: Praise Him and exalt Him above all forever.</w:t>
            </w:r>
          </w:p>
        </w:tc>
        <w:tc>
          <w:tcPr>
            <w:tcW w:w="288" w:type="dxa"/>
          </w:tcPr>
          <w:p w14:paraId="6E37CC1E" w14:textId="77777777" w:rsidR="00BE273A" w:rsidRDefault="00BE273A" w:rsidP="00325916"/>
        </w:tc>
        <w:tc>
          <w:tcPr>
            <w:tcW w:w="288" w:type="dxa"/>
          </w:tcPr>
          <w:p w14:paraId="6D9E95B4" w14:textId="77777777" w:rsidR="00BE273A" w:rsidRDefault="00BE273A" w:rsidP="00AA0119">
            <w:pPr>
              <w:pStyle w:val="CopticCross"/>
            </w:pPr>
            <w:r>
              <w:t>¿</w:t>
            </w:r>
          </w:p>
        </w:tc>
        <w:tc>
          <w:tcPr>
            <w:tcW w:w="3960" w:type="dxa"/>
          </w:tcPr>
          <w:p w14:paraId="77E20F80" w14:textId="77777777" w:rsidR="00BE273A" w:rsidRDefault="00BE273A" w:rsidP="005B777F">
            <w:pPr>
              <w:pStyle w:val="CopticVersemulti-line"/>
            </w:pPr>
            <w:r w:rsidRPr="0031634B">
              <w:t>Ⲥ̀ⲙⲟⲩ ⲉ̀Ⲡⲟ̅ⲥ̅ ⲛⲏⲉ̀ⲧⲉ̀ⲣⲥⲉⲃⲉⲥⲑⲉ ⲙ̀Ⲡⲟ̅ⲥ̅ Ⲫϯ ⲛ̀ⲧⲉ ⲛⲉⲛⲓⲟϯ</w:t>
            </w:r>
          </w:p>
          <w:p w14:paraId="36799E1B" w14:textId="77777777" w:rsidR="00BE273A" w:rsidRPr="0031634B" w:rsidRDefault="00BE273A" w:rsidP="0031634B">
            <w:pPr>
              <w:pStyle w:val="CopticVerse"/>
            </w:pPr>
            <w:r w:rsidRPr="0031634B">
              <w:t>ϩⲱⲥ ⲉ̀ⲣⲟϥ ⲁ̀ⲣⲓϩⲟⲩⲟ̀ ϭⲁⲥϥ ϣⲁ ⲛⲓⲉ̀ⲛⲉϩ.</w:t>
            </w:r>
          </w:p>
        </w:tc>
      </w:tr>
    </w:tbl>
    <w:p w14:paraId="63D16C52" w14:textId="77777777" w:rsidR="003C7D3F" w:rsidRDefault="003C7D3F" w:rsidP="00BE273A">
      <w:pPr>
        <w:pStyle w:val="Heading5"/>
      </w:pPr>
      <w:bookmarkStart w:id="240" w:name="_Toc297322058"/>
      <w:bookmarkStart w:id="241" w:name="_Toc297407703"/>
      <w:bookmarkStart w:id="242" w:name="_Toc298445755"/>
      <w:bookmarkStart w:id="243" w:name="_Toc298681238"/>
      <w:bookmarkStart w:id="244" w:name="_Toc298447480"/>
      <w:r>
        <w:t>Psali Batos</w:t>
      </w:r>
      <w:bookmarkEnd w:id="240"/>
      <w:bookmarkEnd w:id="241"/>
      <w:bookmarkEnd w:id="242"/>
      <w:bookmarkEnd w:id="243"/>
      <w:bookmarkEnd w:id="244"/>
    </w:p>
    <w:p w14:paraId="7435646C" w14:textId="77777777" w:rsidR="003C7D3F" w:rsidRDefault="003C7D3F" w:rsidP="00BE273A">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273A" w14:paraId="4881DD04" w14:textId="77777777" w:rsidTr="00B32610">
        <w:trPr>
          <w:cantSplit/>
          <w:jc w:val="center"/>
        </w:trPr>
        <w:tc>
          <w:tcPr>
            <w:tcW w:w="288" w:type="dxa"/>
          </w:tcPr>
          <w:p w14:paraId="3F5A6CE2" w14:textId="77777777" w:rsidR="00BE273A" w:rsidRDefault="00BE273A" w:rsidP="00C05A5B">
            <w:pPr>
              <w:pStyle w:val="CopticCross"/>
            </w:pPr>
          </w:p>
        </w:tc>
        <w:tc>
          <w:tcPr>
            <w:tcW w:w="3960" w:type="dxa"/>
          </w:tcPr>
          <w:p w14:paraId="0B0FF871" w14:textId="77777777" w:rsidR="00BE273A" w:rsidRDefault="00BE273A" w:rsidP="00BE273A">
            <w:pPr>
              <w:pStyle w:val="EngHang"/>
              <w:rPr>
                <w:szCs w:val="20"/>
              </w:rPr>
            </w:pPr>
            <w:r w:rsidRPr="00C05A5B">
              <w:t xml:space="preserve">O sing </w:t>
            </w:r>
            <w:r>
              <w:t>to</w:t>
            </w:r>
            <w:r w:rsidRPr="00C05A5B">
              <w:t xml:space="preserve"> Him Who was crucified,</w:t>
            </w:r>
          </w:p>
          <w:p w14:paraId="7EBAAE76" w14:textId="77777777" w:rsidR="00BE273A" w:rsidRPr="00C05A5B" w:rsidRDefault="00BE273A" w:rsidP="00BE273A">
            <w:pPr>
              <w:pStyle w:val="EngHang"/>
              <w:rPr>
                <w:szCs w:val="20"/>
              </w:rPr>
            </w:pPr>
            <w:r w:rsidRPr="00C05A5B">
              <w:t>Buried and resurrected,</w:t>
            </w:r>
          </w:p>
          <w:p w14:paraId="5AC3D389" w14:textId="77777777" w:rsidR="00BE273A" w:rsidRPr="00C05A5B" w:rsidRDefault="00BE273A" w:rsidP="00BE273A">
            <w:pPr>
              <w:pStyle w:val="EngHang"/>
              <w:rPr>
                <w:szCs w:val="20"/>
              </w:rPr>
            </w:pPr>
            <w:r w:rsidRPr="00C05A5B">
              <w:t xml:space="preserve">And trampled and </w:t>
            </w:r>
            <w:r>
              <w:t>destroyed</w:t>
            </w:r>
            <w:r w:rsidRPr="00C05A5B">
              <w:t xml:space="preserve"> death:</w:t>
            </w:r>
          </w:p>
          <w:p w14:paraId="2597138D" w14:textId="77777777" w:rsidR="00BE273A" w:rsidRDefault="00BE273A" w:rsidP="00BE273A">
            <w:pPr>
              <w:pStyle w:val="EngHang"/>
            </w:pPr>
            <w:r>
              <w:t>Praise</w:t>
            </w:r>
            <w:r w:rsidRPr="00C05A5B">
              <w:t xml:space="preserve"> Him and exalt Him above all.</w:t>
            </w:r>
          </w:p>
          <w:p w14:paraId="2FD5C777" w14:textId="77777777" w:rsidR="00BE273A" w:rsidRPr="00C05A5B" w:rsidRDefault="00BE273A" w:rsidP="00BE273A">
            <w:pPr>
              <w:pStyle w:val="EngHangEnd"/>
            </w:pPr>
            <w:r>
              <w:t>(</w:t>
            </w:r>
            <w:r w:rsidRPr="00C05A5B">
              <w:t>Hos Erof ariho-oo chasf.</w:t>
            </w:r>
            <w:r>
              <w:t>)</w:t>
            </w:r>
          </w:p>
        </w:tc>
        <w:tc>
          <w:tcPr>
            <w:tcW w:w="288" w:type="dxa"/>
          </w:tcPr>
          <w:p w14:paraId="3751DF65" w14:textId="77777777" w:rsidR="00BE273A" w:rsidRDefault="00BE273A" w:rsidP="003C7D3F">
            <w:pPr>
              <w:rPr>
                <w:lang w:val="en-US"/>
              </w:rPr>
            </w:pPr>
          </w:p>
        </w:tc>
        <w:tc>
          <w:tcPr>
            <w:tcW w:w="288" w:type="dxa"/>
          </w:tcPr>
          <w:p w14:paraId="5AF40440" w14:textId="77777777" w:rsidR="00BE273A" w:rsidRDefault="00BE273A" w:rsidP="00436BDD">
            <w:pPr>
              <w:pStyle w:val="CopticCross"/>
            </w:pPr>
          </w:p>
        </w:tc>
        <w:tc>
          <w:tcPr>
            <w:tcW w:w="3960" w:type="dxa"/>
          </w:tcPr>
          <w:p w14:paraId="5E53EDEE" w14:textId="77777777" w:rsidR="00BE273A" w:rsidRDefault="00BE273A" w:rsidP="002E4881">
            <w:pPr>
              <w:pStyle w:val="CopticVersemulti-line"/>
            </w:pPr>
            <w:commentRangeStart w:id="245"/>
            <w:r w:rsidRPr="00436BDD">
              <w:t>Ⲁⲣⲓⲯⲁⲗⲓⲛ</w:t>
            </w:r>
            <w:commentRangeEnd w:id="245"/>
            <w:r>
              <w:rPr>
                <w:rStyle w:val="CommentReference"/>
                <w:rFonts w:ascii="Garamond" w:hAnsi="Garamond" w:cstheme="minorBidi"/>
                <w:noProof w:val="0"/>
                <w:lang w:val="en-CA"/>
              </w:rPr>
              <w:commentReference w:id="245"/>
            </w:r>
            <w:r w:rsidRPr="00436BDD">
              <w:t xml:space="preserve"> ⲉ̀ⲫⲏⲉ̀ⲧⲁⲩⲁϣϥ</w:t>
            </w:r>
          </w:p>
          <w:p w14:paraId="54DBA5C4" w14:textId="77777777" w:rsidR="00BE273A" w:rsidRDefault="00BE273A" w:rsidP="002E4881">
            <w:pPr>
              <w:pStyle w:val="CopticVersemulti-line"/>
            </w:pPr>
            <w:r w:rsidRPr="00436BDD">
              <w:t>ⲉ̀ϩ̀ⲣⲏⲓ ⲉ̀ϫⲱⲛ ⲟⲩⲟϩ ⲁⲩⲕⲟⲥϥ</w:t>
            </w:r>
          </w:p>
          <w:p w14:paraId="09733609" w14:textId="77777777" w:rsidR="00BE273A" w:rsidRDefault="00BE273A" w:rsidP="002E4881">
            <w:pPr>
              <w:pStyle w:val="CopticVersemulti-line"/>
            </w:pPr>
            <w:r w:rsidRPr="00436BDD">
              <w:t xml:space="preserve">ⲁϥⲧⲱⲛϥ ⲁϥⲕⲱⲣϥ ⲙ̀ⲫ̀ⲙⲟⲩ ⲁϥϯϣⲟϣϥ </w:t>
            </w:r>
          </w:p>
          <w:p w14:paraId="23ECA4FA" w14:textId="77777777" w:rsidR="00BE273A" w:rsidRPr="00436BDD" w:rsidRDefault="00BE273A" w:rsidP="002E4881">
            <w:pPr>
              <w:pStyle w:val="CopticVerse"/>
            </w:pPr>
            <w:r w:rsidRPr="00436BDD">
              <w:t>ϩⲱⲥ ⲉ̀ⲣⲟϥ ⲁ̀ⲣⲓϩⲟⲩⲟ̀ ϭⲁⲥϥ.</w:t>
            </w:r>
          </w:p>
        </w:tc>
      </w:tr>
      <w:tr w:rsidR="00BE273A" w14:paraId="65356A63" w14:textId="77777777" w:rsidTr="00B32610">
        <w:trPr>
          <w:cantSplit/>
          <w:jc w:val="center"/>
        </w:trPr>
        <w:tc>
          <w:tcPr>
            <w:tcW w:w="288" w:type="dxa"/>
          </w:tcPr>
          <w:p w14:paraId="3908C642" w14:textId="77777777" w:rsidR="00BE273A" w:rsidRDefault="00BE273A" w:rsidP="00C05A5B">
            <w:pPr>
              <w:pStyle w:val="CopticCross"/>
            </w:pPr>
          </w:p>
        </w:tc>
        <w:tc>
          <w:tcPr>
            <w:tcW w:w="3960" w:type="dxa"/>
          </w:tcPr>
          <w:p w14:paraId="20AAA9B8" w14:textId="77777777" w:rsidR="00BE273A" w:rsidRPr="00C05A5B" w:rsidRDefault="00BE273A" w:rsidP="00BE273A">
            <w:pPr>
              <w:pStyle w:val="EngHang"/>
              <w:rPr>
                <w:szCs w:val="20"/>
              </w:rPr>
            </w:pPr>
            <w:r w:rsidRPr="00C05A5B">
              <w:t>Take off the old man,</w:t>
            </w:r>
          </w:p>
          <w:p w14:paraId="4E3DC638" w14:textId="77777777" w:rsidR="00BE273A" w:rsidRPr="00C05A5B" w:rsidRDefault="00BE273A" w:rsidP="00BE273A">
            <w:pPr>
              <w:pStyle w:val="EngHang"/>
              <w:rPr>
                <w:szCs w:val="20"/>
              </w:rPr>
            </w:pPr>
            <w:r w:rsidRPr="00C05A5B">
              <w:t>And put on the new</w:t>
            </w:r>
            <w:r>
              <w:t xml:space="preserve"> and better</w:t>
            </w:r>
            <w:r w:rsidRPr="00C05A5B">
              <w:t xml:space="preserve"> one.</w:t>
            </w:r>
          </w:p>
          <w:p w14:paraId="32EA2C09" w14:textId="77777777" w:rsidR="00BE273A" w:rsidRPr="00C05A5B" w:rsidRDefault="00BE273A" w:rsidP="00BE273A">
            <w:pPr>
              <w:pStyle w:val="EngHang"/>
              <w:rPr>
                <w:szCs w:val="20"/>
              </w:rPr>
            </w:pPr>
            <w:r w:rsidRPr="00C05A5B">
              <w:t>Come closer to His great mercy:</w:t>
            </w:r>
          </w:p>
          <w:p w14:paraId="5CA81901" w14:textId="77777777" w:rsidR="00BE273A" w:rsidRDefault="00BE273A" w:rsidP="00BE273A">
            <w:pPr>
              <w:pStyle w:val="EngHangEnd"/>
            </w:pPr>
            <w:r>
              <w:t xml:space="preserve">Praise </w:t>
            </w:r>
            <w:r w:rsidRPr="00C05A5B">
              <w:t>Him and exalt Him above all.</w:t>
            </w:r>
          </w:p>
        </w:tc>
        <w:tc>
          <w:tcPr>
            <w:tcW w:w="288" w:type="dxa"/>
          </w:tcPr>
          <w:p w14:paraId="37D41CFF" w14:textId="77777777" w:rsidR="00BE273A" w:rsidRDefault="00BE273A" w:rsidP="003C7D3F">
            <w:pPr>
              <w:rPr>
                <w:lang w:val="en-US"/>
              </w:rPr>
            </w:pPr>
          </w:p>
        </w:tc>
        <w:tc>
          <w:tcPr>
            <w:tcW w:w="288" w:type="dxa"/>
          </w:tcPr>
          <w:p w14:paraId="5F69301C" w14:textId="77777777" w:rsidR="00BE273A" w:rsidRDefault="00BE273A" w:rsidP="00436BDD">
            <w:pPr>
              <w:pStyle w:val="CopticCross"/>
            </w:pPr>
          </w:p>
        </w:tc>
        <w:tc>
          <w:tcPr>
            <w:tcW w:w="3960" w:type="dxa"/>
          </w:tcPr>
          <w:p w14:paraId="61679B54" w14:textId="77777777" w:rsidR="00BE273A" w:rsidRDefault="00BE273A" w:rsidP="002E4881">
            <w:pPr>
              <w:pStyle w:val="CopticVersemulti-line"/>
            </w:pPr>
            <w:r w:rsidRPr="00436BDD">
              <w:t>Ⲃⲱϣ ⲙ̀ⲡⲓⲣⲱⲙⲓ ⲙ̀ⲡⲁⲗⲉⲟⲥ</w:t>
            </w:r>
          </w:p>
          <w:p w14:paraId="5EBEDAB4" w14:textId="77777777" w:rsidR="00BE273A" w:rsidRDefault="00BE273A" w:rsidP="002E4881">
            <w:pPr>
              <w:pStyle w:val="CopticVersemulti-line"/>
            </w:pPr>
            <w:r w:rsidRPr="00436BDD">
              <w:t>ⲟⲩⲟϩ ϫⲱⲗϩ ⲙ̀ⲡⲓⲃⲉⲣⲓ ⲉⲩⲕ̀ⲗⲉⲟⲥ</w:t>
            </w:r>
          </w:p>
          <w:p w14:paraId="5AD90886" w14:textId="77777777" w:rsidR="00BE273A" w:rsidRDefault="00BE273A" w:rsidP="002E4881">
            <w:pPr>
              <w:pStyle w:val="CopticVersemulti-line"/>
            </w:pPr>
            <w:r w:rsidRPr="00436BDD">
              <w:t>ⲟⲩⲟϩ ⲉ̀ϧⲱⲛⲧ ⲉ̀ⲙⲉⲅⲁⲉ̀ⲗⲉⲟⲥ</w:t>
            </w:r>
          </w:p>
          <w:p w14:paraId="5328F46A" w14:textId="77777777" w:rsidR="00BE273A" w:rsidRPr="00436BDD" w:rsidRDefault="00BE273A" w:rsidP="002E4881">
            <w:pPr>
              <w:pStyle w:val="CopticVerse"/>
            </w:pPr>
            <w:r w:rsidRPr="00436BDD">
              <w:t>ϩⲱⲥ ⲉ̀ⲣⲟϥ ⲁ̀ⲣⲓϩⲟⲩⲟ̀ ϭⲁⲥϥ.</w:t>
            </w:r>
          </w:p>
        </w:tc>
      </w:tr>
      <w:tr w:rsidR="00BE273A" w14:paraId="30B055BF" w14:textId="77777777" w:rsidTr="00B32610">
        <w:trPr>
          <w:cantSplit/>
          <w:jc w:val="center"/>
        </w:trPr>
        <w:tc>
          <w:tcPr>
            <w:tcW w:w="288" w:type="dxa"/>
          </w:tcPr>
          <w:p w14:paraId="4D3F36AC" w14:textId="77777777" w:rsidR="00BE273A" w:rsidRDefault="00BE273A" w:rsidP="00C05A5B">
            <w:pPr>
              <w:pStyle w:val="CopticCross"/>
            </w:pPr>
            <w:r>
              <w:t>¿</w:t>
            </w:r>
          </w:p>
        </w:tc>
        <w:tc>
          <w:tcPr>
            <w:tcW w:w="3960" w:type="dxa"/>
          </w:tcPr>
          <w:p w14:paraId="0D21551B" w14:textId="77777777" w:rsidR="00BE273A" w:rsidRPr="00C05A5B" w:rsidRDefault="00BE273A" w:rsidP="00BE273A">
            <w:pPr>
              <w:pStyle w:val="EngHang"/>
              <w:rPr>
                <w:szCs w:val="20"/>
              </w:rPr>
            </w:pPr>
            <w:r w:rsidRPr="00C05A5B">
              <w:t xml:space="preserve">All </w:t>
            </w:r>
            <w:r>
              <w:t>you</w:t>
            </w:r>
            <w:r w:rsidRPr="00C05A5B">
              <w:t xml:space="preserve"> Christian people, </w:t>
            </w:r>
          </w:p>
          <w:p w14:paraId="52CAA082" w14:textId="77777777" w:rsidR="00BE273A" w:rsidRPr="00C05A5B" w:rsidRDefault="00BE273A" w:rsidP="00BE273A">
            <w:pPr>
              <w:pStyle w:val="EngHang"/>
              <w:rPr>
                <w:szCs w:val="20"/>
              </w:rPr>
            </w:pPr>
            <w:r w:rsidRPr="00C05A5B">
              <w:t xml:space="preserve">The priests and the deacons, </w:t>
            </w:r>
          </w:p>
          <w:p w14:paraId="427C81CE" w14:textId="77777777" w:rsidR="00BE273A" w:rsidRPr="00C05A5B" w:rsidRDefault="00BE273A" w:rsidP="00BE273A">
            <w:pPr>
              <w:pStyle w:val="EngHang"/>
              <w:rPr>
                <w:szCs w:val="20"/>
              </w:rPr>
            </w:pPr>
            <w:r w:rsidRPr="00C05A5B">
              <w:t>Glorify the Lord for He is worthy:</w:t>
            </w:r>
          </w:p>
          <w:p w14:paraId="3D8C88DD" w14:textId="77777777" w:rsidR="00BE273A" w:rsidRDefault="00BE273A" w:rsidP="00BE273A">
            <w:pPr>
              <w:pStyle w:val="EngHangEnd"/>
            </w:pPr>
            <w:r>
              <w:t>Praise</w:t>
            </w:r>
            <w:r w:rsidRPr="00C05A5B">
              <w:t xml:space="preserve"> Him and exalt Him above all.</w:t>
            </w:r>
          </w:p>
        </w:tc>
        <w:tc>
          <w:tcPr>
            <w:tcW w:w="288" w:type="dxa"/>
          </w:tcPr>
          <w:p w14:paraId="536B55A2" w14:textId="77777777" w:rsidR="00BE273A" w:rsidRDefault="00BE273A" w:rsidP="003C7D3F">
            <w:pPr>
              <w:rPr>
                <w:lang w:val="en-US"/>
              </w:rPr>
            </w:pPr>
          </w:p>
        </w:tc>
        <w:tc>
          <w:tcPr>
            <w:tcW w:w="288" w:type="dxa"/>
          </w:tcPr>
          <w:p w14:paraId="57C10F67" w14:textId="77777777" w:rsidR="00BE273A" w:rsidRDefault="00BE273A" w:rsidP="00436BDD">
            <w:pPr>
              <w:pStyle w:val="CopticCross"/>
            </w:pPr>
            <w:r>
              <w:t>¿</w:t>
            </w:r>
          </w:p>
        </w:tc>
        <w:tc>
          <w:tcPr>
            <w:tcW w:w="3960" w:type="dxa"/>
          </w:tcPr>
          <w:p w14:paraId="2478BD4F" w14:textId="77777777" w:rsidR="00BE273A" w:rsidRDefault="00BE273A" w:rsidP="002E4881">
            <w:pPr>
              <w:pStyle w:val="CopticVersemulti-line"/>
            </w:pPr>
            <w:r w:rsidRPr="00436BDD">
              <w:t>Ⲅⲉⲛⲟⲥ ⲛ̀ⲛⲓⲭ̀ⲣⲓⲥⲧⲓⲁ̀ⲛⲟⲥ</w:t>
            </w:r>
          </w:p>
          <w:p w14:paraId="47033FD6" w14:textId="77777777" w:rsidR="00BE273A" w:rsidRDefault="00BE273A" w:rsidP="002E4881">
            <w:pPr>
              <w:pStyle w:val="CopticVersemulti-line"/>
            </w:pPr>
            <w:r w:rsidRPr="00436BDD">
              <w:t>ⲛⲓⲡ̀ⲣⲉⲥⲃⲩⲧⲉⲣⲟⲥ ⲕⲉ ⲇⲓⲁ̀ⲕⲟⲛⲟⲥ</w:t>
            </w:r>
          </w:p>
          <w:p w14:paraId="62B4E129" w14:textId="77777777" w:rsidR="00BE273A" w:rsidRDefault="00BE273A" w:rsidP="002E4881">
            <w:pPr>
              <w:pStyle w:val="CopticVersemulti-line"/>
            </w:pPr>
            <w:r w:rsidRPr="00436BDD">
              <w:t>ⲙⲁⲱ̀ⲟⲩ ⲙ̀Ⲡⲟ̅ⲥ̅ ϫⲉ ⲟⲩϩⲓⲕⲁⲛⲟⲥ</w:t>
            </w:r>
          </w:p>
          <w:p w14:paraId="502EDBBA" w14:textId="77777777" w:rsidR="00BE273A" w:rsidRPr="00436BDD" w:rsidRDefault="00BE273A" w:rsidP="002E4881">
            <w:pPr>
              <w:pStyle w:val="CopticVerse"/>
            </w:pPr>
            <w:r w:rsidRPr="00436BDD">
              <w:t>ϩⲱⲥ ⲉ̀ⲣⲟϥ ⲁ̀ⲣⲓϩⲟⲩⲟ̀ ϭⲁⲥϥ.</w:t>
            </w:r>
          </w:p>
        </w:tc>
      </w:tr>
      <w:tr w:rsidR="00BE273A" w14:paraId="092992FA" w14:textId="77777777" w:rsidTr="00B32610">
        <w:trPr>
          <w:cantSplit/>
          <w:jc w:val="center"/>
        </w:trPr>
        <w:tc>
          <w:tcPr>
            <w:tcW w:w="288" w:type="dxa"/>
          </w:tcPr>
          <w:p w14:paraId="77D65ECB" w14:textId="77777777" w:rsidR="00BE273A" w:rsidRDefault="00BE273A" w:rsidP="00C05A5B">
            <w:pPr>
              <w:pStyle w:val="CopticCross"/>
            </w:pPr>
            <w:r>
              <w:t>¿</w:t>
            </w:r>
          </w:p>
        </w:tc>
        <w:tc>
          <w:tcPr>
            <w:tcW w:w="3960" w:type="dxa"/>
          </w:tcPr>
          <w:p w14:paraId="75FF8CDA" w14:textId="77777777" w:rsidR="00BE273A" w:rsidRPr="00C05A5B" w:rsidRDefault="00BE273A" w:rsidP="00BE273A">
            <w:pPr>
              <w:pStyle w:val="EngHang"/>
              <w:rPr>
                <w:szCs w:val="20"/>
              </w:rPr>
            </w:pPr>
            <w:r w:rsidRPr="00C05A5B">
              <w:t xml:space="preserve">Come unto us, </w:t>
            </w:r>
            <w:r>
              <w:t>O</w:t>
            </w:r>
            <w:r w:rsidRPr="00C05A5B">
              <w:t xml:space="preserve"> Three Children, </w:t>
            </w:r>
          </w:p>
          <w:p w14:paraId="67CB71D1" w14:textId="77777777" w:rsidR="00BE273A" w:rsidRPr="00C05A5B" w:rsidRDefault="00BE273A" w:rsidP="00BE273A">
            <w:pPr>
              <w:pStyle w:val="EngHang"/>
              <w:rPr>
                <w:szCs w:val="20"/>
              </w:rPr>
            </w:pPr>
            <w:r w:rsidRPr="00C05A5B">
              <w:t xml:space="preserve">Whom Christ our God has saved, </w:t>
            </w:r>
          </w:p>
          <w:p w14:paraId="02DA4B0D" w14:textId="77777777" w:rsidR="00BE273A" w:rsidRDefault="00BE273A" w:rsidP="00BE273A">
            <w:pPr>
              <w:pStyle w:val="EngHang"/>
            </w:pPr>
            <w:r w:rsidRPr="00C05A5B">
              <w:t xml:space="preserve">And </w:t>
            </w:r>
            <w:r>
              <w:t xml:space="preserve">had delivered </w:t>
            </w:r>
            <w:r w:rsidRPr="00C05A5B">
              <w:t>from the</w:t>
            </w:r>
            <w:r>
              <w:t xml:space="preserve"> devil</w:t>
            </w:r>
            <w:r w:rsidRPr="00C05A5B">
              <w:t>:</w:t>
            </w:r>
          </w:p>
          <w:p w14:paraId="0B7DE953" w14:textId="77777777" w:rsidR="00BE273A" w:rsidRPr="00C05A5B" w:rsidRDefault="00BE273A" w:rsidP="00BE273A">
            <w:pPr>
              <w:pStyle w:val="EngHangEnd"/>
            </w:pPr>
            <w:r>
              <w:t xml:space="preserve">Praise </w:t>
            </w:r>
            <w:r w:rsidRPr="00C05A5B">
              <w:t>Him and exalt Him above all.</w:t>
            </w:r>
          </w:p>
        </w:tc>
        <w:tc>
          <w:tcPr>
            <w:tcW w:w="288" w:type="dxa"/>
          </w:tcPr>
          <w:p w14:paraId="786CC016" w14:textId="77777777" w:rsidR="00BE273A" w:rsidRDefault="00BE273A" w:rsidP="003C7D3F">
            <w:pPr>
              <w:rPr>
                <w:lang w:val="en-US"/>
              </w:rPr>
            </w:pPr>
          </w:p>
        </w:tc>
        <w:tc>
          <w:tcPr>
            <w:tcW w:w="288" w:type="dxa"/>
          </w:tcPr>
          <w:p w14:paraId="7F11FFE5" w14:textId="77777777" w:rsidR="00BE273A" w:rsidRDefault="00BE273A" w:rsidP="00436BDD">
            <w:pPr>
              <w:pStyle w:val="CopticCross"/>
            </w:pPr>
            <w:r>
              <w:t>¿</w:t>
            </w:r>
          </w:p>
        </w:tc>
        <w:tc>
          <w:tcPr>
            <w:tcW w:w="3960" w:type="dxa"/>
          </w:tcPr>
          <w:p w14:paraId="7092E51B" w14:textId="77777777" w:rsidR="00BE273A" w:rsidRDefault="00BE273A" w:rsidP="002E4881">
            <w:pPr>
              <w:pStyle w:val="CopticVersemulti-line"/>
            </w:pPr>
            <w:r w:rsidRPr="00436BDD">
              <w:t>Ⲇⲉⲩⲧⲉ ϩⲁⲣⲟⲛ ⲱ̀ ⲡⲓⲅ̅ ⲛ̀ⲁ̀ⲗⲟⲩ</w:t>
            </w:r>
          </w:p>
          <w:p w14:paraId="4E6C32D2" w14:textId="77777777" w:rsidR="00BE273A" w:rsidRDefault="00BE273A" w:rsidP="002E4881">
            <w:pPr>
              <w:pStyle w:val="CopticVersemulti-line"/>
            </w:pPr>
            <w:r w:rsidRPr="00436BDD">
              <w:t>ⲉ̀ⲧⲁ Ⲡⲭ̅ⲥ Ⲡⲉⲛⲛⲟⲩϯ ⲟ̀ⲗⲟⲩ</w:t>
            </w:r>
          </w:p>
          <w:p w14:paraId="27E67F6D" w14:textId="77777777" w:rsidR="00BE273A" w:rsidRDefault="00BE273A" w:rsidP="002E4881">
            <w:pPr>
              <w:pStyle w:val="CopticVersemulti-line"/>
            </w:pPr>
            <w:r w:rsidRPr="00436BDD">
              <w:t>ⲁϥⲛⲁϩⲙⲟⲩ ⲉ̀ⲃⲟⲗϩⲁ ⲡⲓⲇⲓⲁ̀ⲃⲟⲗⲟⲩ</w:t>
            </w:r>
          </w:p>
          <w:p w14:paraId="50B349F8" w14:textId="77777777" w:rsidR="00BE273A" w:rsidRPr="00436BDD" w:rsidRDefault="00BE273A" w:rsidP="002E4881">
            <w:pPr>
              <w:pStyle w:val="CopticVerse"/>
            </w:pPr>
            <w:r w:rsidRPr="00436BDD">
              <w:t>ϩⲱⲥ ⲉ̀ⲣⲟϥ ⲁ̀ⲣⲓϩⲟⲩⲟ̀ ϭⲁⲥϥ.</w:t>
            </w:r>
          </w:p>
        </w:tc>
      </w:tr>
      <w:tr w:rsidR="00BE273A" w14:paraId="02FF0316" w14:textId="77777777" w:rsidTr="00B32610">
        <w:trPr>
          <w:cantSplit/>
          <w:jc w:val="center"/>
        </w:trPr>
        <w:tc>
          <w:tcPr>
            <w:tcW w:w="288" w:type="dxa"/>
          </w:tcPr>
          <w:p w14:paraId="1AF8392B" w14:textId="77777777" w:rsidR="00BE273A" w:rsidRDefault="00BE273A" w:rsidP="00C05A5B">
            <w:pPr>
              <w:pStyle w:val="CopticCross"/>
            </w:pPr>
          </w:p>
        </w:tc>
        <w:tc>
          <w:tcPr>
            <w:tcW w:w="3960" w:type="dxa"/>
          </w:tcPr>
          <w:p w14:paraId="3FB5F0E0" w14:textId="77777777" w:rsidR="00BE273A" w:rsidRPr="00C05A5B" w:rsidRDefault="00BE273A" w:rsidP="00BE273A">
            <w:pPr>
              <w:pStyle w:val="EngHang"/>
              <w:rPr>
                <w:szCs w:val="20"/>
              </w:rPr>
            </w:pPr>
            <w:r w:rsidRPr="00C05A5B">
              <w:t xml:space="preserve">For the sake of your God, the Messiah, </w:t>
            </w:r>
          </w:p>
          <w:p w14:paraId="41E69B70" w14:textId="77777777" w:rsidR="00BE273A" w:rsidRPr="00C05A5B" w:rsidRDefault="00BE273A" w:rsidP="00BE273A">
            <w:pPr>
              <w:pStyle w:val="EngHang"/>
              <w:rPr>
                <w:szCs w:val="20"/>
              </w:rPr>
            </w:pPr>
            <w:r w:rsidRPr="00C05A5B">
              <w:t xml:space="preserve">The </w:t>
            </w:r>
            <w:commentRangeStart w:id="246"/>
            <w:r>
              <w:t>Giver</w:t>
            </w:r>
            <w:r w:rsidRPr="00C05A5B">
              <w:t xml:space="preserve"> </w:t>
            </w:r>
            <w:commentRangeEnd w:id="246"/>
            <w:r>
              <w:rPr>
                <w:rStyle w:val="CommentReference"/>
                <w:rFonts w:eastAsiaTheme="minorHAnsi" w:cstheme="minorBidi"/>
                <w:color w:val="auto"/>
                <w:lang w:val="en-CA"/>
              </w:rPr>
              <w:commentReference w:id="246"/>
            </w:r>
            <w:r w:rsidRPr="00C05A5B">
              <w:t xml:space="preserve">of all good things, </w:t>
            </w:r>
          </w:p>
          <w:p w14:paraId="46E5FE44" w14:textId="77777777" w:rsidR="00BE273A" w:rsidRDefault="00BE273A" w:rsidP="00BE273A">
            <w:pPr>
              <w:pStyle w:val="EngHang"/>
            </w:pPr>
            <w:r w:rsidRPr="00C05A5B">
              <w:t xml:space="preserve">Come unto us, </w:t>
            </w:r>
            <w:r>
              <w:t>Ha</w:t>
            </w:r>
            <w:commentRangeStart w:id="247"/>
            <w:r w:rsidRPr="00C05A5B">
              <w:t>nanias</w:t>
            </w:r>
            <w:commentRangeEnd w:id="247"/>
            <w:r>
              <w:rPr>
                <w:rStyle w:val="CommentReference"/>
                <w:rFonts w:eastAsiaTheme="minorHAnsi" w:cstheme="minorBidi"/>
                <w:color w:val="auto"/>
                <w:lang w:val="en-CA"/>
              </w:rPr>
              <w:commentReference w:id="247"/>
            </w:r>
          </w:p>
          <w:p w14:paraId="005843BC" w14:textId="77777777" w:rsidR="00BE273A" w:rsidRDefault="00BE273A" w:rsidP="00BE273A">
            <w:pPr>
              <w:pStyle w:val="EngHangEnd"/>
            </w:pPr>
            <w:r>
              <w:t>Praise</w:t>
            </w:r>
            <w:r w:rsidRPr="00C05A5B">
              <w:t xml:space="preserve"> Him and exalt Him above all.</w:t>
            </w:r>
          </w:p>
        </w:tc>
        <w:tc>
          <w:tcPr>
            <w:tcW w:w="288" w:type="dxa"/>
          </w:tcPr>
          <w:p w14:paraId="552B2C48" w14:textId="77777777" w:rsidR="00BE273A" w:rsidRDefault="00BE273A" w:rsidP="003C7D3F">
            <w:pPr>
              <w:rPr>
                <w:lang w:val="en-US"/>
              </w:rPr>
            </w:pPr>
          </w:p>
        </w:tc>
        <w:tc>
          <w:tcPr>
            <w:tcW w:w="288" w:type="dxa"/>
          </w:tcPr>
          <w:p w14:paraId="744EADB5" w14:textId="77777777" w:rsidR="00BE273A" w:rsidRDefault="00BE273A" w:rsidP="00436BDD">
            <w:pPr>
              <w:pStyle w:val="CopticCross"/>
            </w:pPr>
          </w:p>
        </w:tc>
        <w:tc>
          <w:tcPr>
            <w:tcW w:w="3960" w:type="dxa"/>
          </w:tcPr>
          <w:p w14:paraId="096AE208" w14:textId="77777777" w:rsidR="00BE273A" w:rsidRDefault="00BE273A" w:rsidP="002E4881">
            <w:pPr>
              <w:pStyle w:val="CopticVersemulti-line"/>
            </w:pPr>
            <w:r w:rsidRPr="00436BDD">
              <w:t>Ⲉⲑⲃⲉ Ⲡⲉⲕⲛⲟⲩϯ Ⲙⲁⲥⲓⲁⲥ</w:t>
            </w:r>
          </w:p>
          <w:p w14:paraId="646E0853" w14:textId="77777777" w:rsidR="00BE273A" w:rsidRDefault="00BE273A" w:rsidP="002E4881">
            <w:pPr>
              <w:pStyle w:val="CopticVersemulti-line"/>
            </w:pPr>
            <w:r w:rsidRPr="00436BDD">
              <w:t>ⲫ̀ⲣⲉϥϯ ⲛ̀ⲉⲩⲉⲣⲅⲉⲥⲓⲁⲥ</w:t>
            </w:r>
          </w:p>
          <w:p w14:paraId="6C423390" w14:textId="77777777" w:rsidR="00BE273A" w:rsidRDefault="00BE273A" w:rsidP="002E4881">
            <w:pPr>
              <w:pStyle w:val="CopticVersemulti-line"/>
            </w:pPr>
            <w:r w:rsidRPr="00436BDD">
              <w:t>ⲁ̀ⲙⲟⲩ ϣⲁⲣⲟⲛ Ⲁ̀ⲛⲁⲛⲓⲁⲥ</w:t>
            </w:r>
          </w:p>
          <w:p w14:paraId="42C10C3B" w14:textId="77777777" w:rsidR="00BE273A" w:rsidRPr="00436BDD" w:rsidRDefault="00BE273A" w:rsidP="002E4881">
            <w:pPr>
              <w:pStyle w:val="CopticVerse"/>
            </w:pPr>
            <w:r w:rsidRPr="00436BDD">
              <w:t>ϩⲱⲥ ⲉ̀ⲣⲟϥ ⲁ̀ⲣⲓϩⲟⲩⲟ̀ ϭⲁⲥϥ.</w:t>
            </w:r>
          </w:p>
        </w:tc>
      </w:tr>
      <w:tr w:rsidR="00BE273A" w14:paraId="57A6A0D0" w14:textId="77777777" w:rsidTr="00B32610">
        <w:trPr>
          <w:cantSplit/>
          <w:jc w:val="center"/>
        </w:trPr>
        <w:tc>
          <w:tcPr>
            <w:tcW w:w="288" w:type="dxa"/>
          </w:tcPr>
          <w:p w14:paraId="0C2619B1" w14:textId="77777777" w:rsidR="00BE273A" w:rsidRDefault="00BE273A" w:rsidP="00C05A5B">
            <w:pPr>
              <w:pStyle w:val="CopticCross"/>
            </w:pPr>
          </w:p>
        </w:tc>
        <w:tc>
          <w:tcPr>
            <w:tcW w:w="3960" w:type="dxa"/>
          </w:tcPr>
          <w:p w14:paraId="2CB465B5" w14:textId="77777777" w:rsidR="00BE273A" w:rsidRPr="00C05A5B" w:rsidRDefault="00BE273A" w:rsidP="00BE273A">
            <w:pPr>
              <w:pStyle w:val="EngHang"/>
              <w:rPr>
                <w:szCs w:val="20"/>
              </w:rPr>
            </w:pPr>
            <w:r w:rsidRPr="00C05A5B">
              <w:t xml:space="preserve">O Azareas, the zealot, </w:t>
            </w:r>
          </w:p>
          <w:p w14:paraId="1FAEA963" w14:textId="77777777" w:rsidR="00BE273A" w:rsidRPr="00C05A5B" w:rsidRDefault="00BE273A" w:rsidP="00BE273A">
            <w:pPr>
              <w:pStyle w:val="EngHang"/>
              <w:rPr>
                <w:szCs w:val="20"/>
              </w:rPr>
            </w:pPr>
            <w:commentRangeStart w:id="248"/>
            <w:r w:rsidRPr="00C05A5B">
              <w:t>Morning</w:t>
            </w:r>
            <w:commentRangeEnd w:id="248"/>
            <w:r>
              <w:rPr>
                <w:rStyle w:val="CommentReference"/>
                <w:rFonts w:eastAsiaTheme="minorHAnsi" w:cstheme="minorBidi"/>
                <w:color w:val="auto"/>
                <w:lang w:val="en-CA"/>
              </w:rPr>
              <w:commentReference w:id="248"/>
            </w:r>
            <w:r w:rsidRPr="00C05A5B">
              <w:t xml:space="preserve">, noon and evening, </w:t>
            </w:r>
          </w:p>
          <w:p w14:paraId="0AA500FD" w14:textId="77777777" w:rsidR="00BE273A" w:rsidRPr="00C05A5B" w:rsidRDefault="00BE273A" w:rsidP="00BE273A">
            <w:pPr>
              <w:pStyle w:val="EngHang"/>
              <w:rPr>
                <w:szCs w:val="20"/>
              </w:rPr>
            </w:pPr>
            <w:r w:rsidRPr="00C05A5B">
              <w:t>Glorify the power of the Trinity:</w:t>
            </w:r>
          </w:p>
          <w:p w14:paraId="7723A6B6" w14:textId="77777777" w:rsidR="00BE273A" w:rsidRDefault="00BE273A" w:rsidP="00BE273A">
            <w:pPr>
              <w:pStyle w:val="EngHangEnd"/>
            </w:pPr>
            <w:r>
              <w:t xml:space="preserve">Praise </w:t>
            </w:r>
            <w:r w:rsidRPr="00C05A5B">
              <w:t>Him and exalt Him above all.</w:t>
            </w:r>
          </w:p>
        </w:tc>
        <w:tc>
          <w:tcPr>
            <w:tcW w:w="288" w:type="dxa"/>
          </w:tcPr>
          <w:p w14:paraId="2DBF9089" w14:textId="77777777" w:rsidR="00BE273A" w:rsidRDefault="00BE273A" w:rsidP="003C7D3F">
            <w:pPr>
              <w:rPr>
                <w:lang w:val="en-US"/>
              </w:rPr>
            </w:pPr>
          </w:p>
        </w:tc>
        <w:tc>
          <w:tcPr>
            <w:tcW w:w="288" w:type="dxa"/>
          </w:tcPr>
          <w:p w14:paraId="2918B61B" w14:textId="77777777" w:rsidR="00BE273A" w:rsidRDefault="00BE273A" w:rsidP="00436BDD">
            <w:pPr>
              <w:pStyle w:val="CopticCross"/>
            </w:pPr>
          </w:p>
        </w:tc>
        <w:tc>
          <w:tcPr>
            <w:tcW w:w="3960" w:type="dxa"/>
          </w:tcPr>
          <w:p w14:paraId="340EF796" w14:textId="77777777" w:rsidR="00BE273A" w:rsidRDefault="00BE273A" w:rsidP="002E4881">
            <w:pPr>
              <w:pStyle w:val="CopticVersemulti-line"/>
            </w:pPr>
            <w:r w:rsidRPr="00436BDD">
              <w:t>Ⲍⲏⲗⲱⲧⲉ Ⲁ̀ⲍⲁⲣⲓⲁⲥ</w:t>
            </w:r>
          </w:p>
          <w:p w14:paraId="3D3CFDCC" w14:textId="77777777" w:rsidR="00BE273A" w:rsidRDefault="00BE273A" w:rsidP="002E4881">
            <w:pPr>
              <w:pStyle w:val="CopticVersemulti-line"/>
            </w:pPr>
            <w:r w:rsidRPr="00436BDD">
              <w:t>ⲉⲥⲡⲉⲣⲁⲥ ⲕⲉ ⲡ̀ⲣⲱⲓ̀ ⲕⲉ ⲙⲉⲥⲏⲙ ⲃ̀ⲣⲓⲁⲥ</w:t>
            </w:r>
          </w:p>
          <w:p w14:paraId="67E15FD0" w14:textId="77777777" w:rsidR="00BE273A" w:rsidRDefault="00BE273A" w:rsidP="002E4881">
            <w:pPr>
              <w:pStyle w:val="CopticVersemulti-line"/>
            </w:pPr>
            <w:r w:rsidRPr="00436BDD">
              <w:t>ⲙⲁⲱ̀ⲟⲩ ⲛ̀ⲧ̀ϫⲟⲙ ⲛ̀Ϯⲧ̀ⲣⲓⲁⲥ</w:t>
            </w:r>
          </w:p>
          <w:p w14:paraId="4C258D32" w14:textId="77777777" w:rsidR="00BE273A" w:rsidRPr="00436BDD" w:rsidRDefault="00BE273A" w:rsidP="002E4881">
            <w:pPr>
              <w:pStyle w:val="CopticVerse"/>
            </w:pPr>
            <w:r w:rsidRPr="00436BDD">
              <w:t>ϩⲱⲥ ⲉ̀ⲣⲟϥ ⲁ̀ⲣⲓϩⲟⲩⲟ̀ ϭⲁⲥϥ.</w:t>
            </w:r>
          </w:p>
        </w:tc>
      </w:tr>
      <w:tr w:rsidR="00BE273A" w14:paraId="3EA4B67C" w14:textId="77777777" w:rsidTr="00B32610">
        <w:trPr>
          <w:cantSplit/>
          <w:jc w:val="center"/>
        </w:trPr>
        <w:tc>
          <w:tcPr>
            <w:tcW w:w="288" w:type="dxa"/>
          </w:tcPr>
          <w:p w14:paraId="2E7429C0" w14:textId="77777777" w:rsidR="00BE273A" w:rsidRDefault="00BE273A" w:rsidP="00C05A5B">
            <w:pPr>
              <w:pStyle w:val="CopticCross"/>
            </w:pPr>
            <w:r>
              <w:t>¿</w:t>
            </w:r>
          </w:p>
        </w:tc>
        <w:tc>
          <w:tcPr>
            <w:tcW w:w="3960" w:type="dxa"/>
          </w:tcPr>
          <w:p w14:paraId="39726A97" w14:textId="77777777" w:rsidR="00BE273A" w:rsidRPr="00C05A5B" w:rsidRDefault="00BE273A" w:rsidP="00BE273A">
            <w:pPr>
              <w:pStyle w:val="EngHang"/>
              <w:rPr>
                <w:szCs w:val="20"/>
              </w:rPr>
            </w:pPr>
            <w:r w:rsidRPr="00C05A5B">
              <w:t xml:space="preserve">Behold, </w:t>
            </w:r>
            <w:commentRangeStart w:id="249"/>
            <w:r w:rsidRPr="00C05A5B">
              <w:t>Emmanuel</w:t>
            </w:r>
            <w:commentRangeEnd w:id="249"/>
            <w:r>
              <w:rPr>
                <w:rStyle w:val="CommentReference"/>
                <w:rFonts w:eastAsiaTheme="minorHAnsi" w:cstheme="minorBidi"/>
                <w:color w:val="auto"/>
                <w:lang w:val="en-CA"/>
              </w:rPr>
              <w:commentReference w:id="249"/>
            </w:r>
            <w:r w:rsidRPr="00C05A5B">
              <w:t>,</w:t>
            </w:r>
          </w:p>
          <w:p w14:paraId="756FF367" w14:textId="77777777" w:rsidR="00BE273A" w:rsidRPr="00C05A5B" w:rsidRDefault="00BE273A" w:rsidP="00BE273A">
            <w:pPr>
              <w:pStyle w:val="EngHang"/>
              <w:rPr>
                <w:szCs w:val="20"/>
              </w:rPr>
            </w:pPr>
            <w:r w:rsidRPr="00C05A5B">
              <w:t xml:space="preserve">Is in our midst, O Misael; </w:t>
            </w:r>
          </w:p>
          <w:p w14:paraId="62D99A5F" w14:textId="77777777" w:rsidR="00BE273A" w:rsidRDefault="00BE273A" w:rsidP="00BE273A">
            <w:pPr>
              <w:pStyle w:val="EngHang"/>
            </w:pPr>
            <w:commentRangeStart w:id="250"/>
            <w:r w:rsidRPr="00C05A5B">
              <w:t xml:space="preserve">Proclaim </w:t>
            </w:r>
            <w:commentRangeEnd w:id="250"/>
            <w:r>
              <w:rPr>
                <w:rStyle w:val="CommentReference"/>
                <w:rFonts w:eastAsiaTheme="minorHAnsi" w:cstheme="minorBidi"/>
                <w:color w:val="auto"/>
                <w:lang w:val="en-CA"/>
              </w:rPr>
              <w:commentReference w:id="250"/>
            </w:r>
            <w:r w:rsidRPr="00C05A5B">
              <w:t xml:space="preserve">with </w:t>
            </w:r>
            <w:r>
              <w:t>a joyful</w:t>
            </w:r>
            <w:r w:rsidRPr="00C05A5B">
              <w:t xml:space="preserve"> voice:</w:t>
            </w:r>
          </w:p>
          <w:p w14:paraId="51041457" w14:textId="77777777" w:rsidR="00BE273A" w:rsidRPr="00C05A5B" w:rsidRDefault="00BE273A" w:rsidP="00BE273A">
            <w:pPr>
              <w:pStyle w:val="EngHangEnd"/>
            </w:pPr>
            <w:r>
              <w:t>Praise</w:t>
            </w:r>
            <w:r w:rsidRPr="00C05A5B">
              <w:t xml:space="preserve"> Him and exalt Him above all.</w:t>
            </w:r>
          </w:p>
        </w:tc>
        <w:tc>
          <w:tcPr>
            <w:tcW w:w="288" w:type="dxa"/>
          </w:tcPr>
          <w:p w14:paraId="248D21AD" w14:textId="77777777" w:rsidR="00BE273A" w:rsidRDefault="00BE273A" w:rsidP="003C7D3F">
            <w:pPr>
              <w:rPr>
                <w:lang w:val="en-US"/>
              </w:rPr>
            </w:pPr>
          </w:p>
        </w:tc>
        <w:tc>
          <w:tcPr>
            <w:tcW w:w="288" w:type="dxa"/>
          </w:tcPr>
          <w:p w14:paraId="5551BC0B" w14:textId="77777777" w:rsidR="00BE273A" w:rsidRDefault="00BE273A" w:rsidP="00436BDD">
            <w:pPr>
              <w:pStyle w:val="CopticCross"/>
            </w:pPr>
            <w:r>
              <w:t>¿</w:t>
            </w:r>
          </w:p>
        </w:tc>
        <w:tc>
          <w:tcPr>
            <w:tcW w:w="3960" w:type="dxa"/>
          </w:tcPr>
          <w:p w14:paraId="3BA7D5CD" w14:textId="77777777" w:rsidR="00BE273A" w:rsidRDefault="00BE273A" w:rsidP="002E4881">
            <w:pPr>
              <w:pStyle w:val="CopticVersemulti-line"/>
            </w:pPr>
            <w:r w:rsidRPr="00436BDD">
              <w:t>Ⲏⲡⲡⲉ ⲅⲁⲣ ⲓⲥ Ⲉⲙⲙⲁⲛⲟⲩⲏⲗ</w:t>
            </w:r>
          </w:p>
          <w:p w14:paraId="30C1F137" w14:textId="77777777" w:rsidR="00BE273A" w:rsidRDefault="00BE273A" w:rsidP="002E4881">
            <w:pPr>
              <w:pStyle w:val="CopticVersemulti-line"/>
            </w:pPr>
            <w:r w:rsidRPr="00436BDD">
              <w:t>ϩⲓ ⲧⲉⲛⲙⲏϯ ⲱ̀ Ⲙⲓⲥⲁⲏⲗ</w:t>
            </w:r>
          </w:p>
          <w:p w14:paraId="1B4F995C" w14:textId="77777777" w:rsidR="00BE273A" w:rsidRDefault="00BE273A" w:rsidP="002E4881">
            <w:pPr>
              <w:pStyle w:val="CopticVersemulti-line"/>
            </w:pPr>
            <w:r w:rsidRPr="00436BDD">
              <w:t>ⲗⲁⲗⲓ ϧⲉⲛ ⲟⲩⲥ̀ⲙⲏ ⲛ̀ⲑⲉⲗⲏⲗ</w:t>
            </w:r>
          </w:p>
          <w:p w14:paraId="57BB11BF" w14:textId="77777777" w:rsidR="00BE273A" w:rsidRPr="00436BDD" w:rsidRDefault="00BE273A" w:rsidP="002E4881">
            <w:pPr>
              <w:pStyle w:val="CopticVerse"/>
            </w:pPr>
            <w:r w:rsidRPr="00436BDD">
              <w:t>ϩⲱⲥ ⲉ̀ⲣⲟϥ ⲁ̀ⲣⲓϩⲟⲩⲟ̀ ϭⲁⲥϥ.</w:t>
            </w:r>
          </w:p>
        </w:tc>
      </w:tr>
      <w:tr w:rsidR="00BE273A" w14:paraId="2562510D" w14:textId="77777777" w:rsidTr="00B32610">
        <w:trPr>
          <w:cantSplit/>
          <w:jc w:val="center"/>
        </w:trPr>
        <w:tc>
          <w:tcPr>
            <w:tcW w:w="288" w:type="dxa"/>
          </w:tcPr>
          <w:p w14:paraId="4FF994AE" w14:textId="77777777" w:rsidR="00BE273A" w:rsidRDefault="00BE273A" w:rsidP="00C05A5B">
            <w:pPr>
              <w:pStyle w:val="CopticCross"/>
            </w:pPr>
            <w:r>
              <w:t>¿</w:t>
            </w:r>
          </w:p>
        </w:tc>
        <w:tc>
          <w:tcPr>
            <w:tcW w:w="3960" w:type="dxa"/>
          </w:tcPr>
          <w:p w14:paraId="34C9A4B0" w14:textId="77777777" w:rsidR="00BE273A" w:rsidRPr="00C05A5B" w:rsidRDefault="00BE273A" w:rsidP="00BE273A">
            <w:pPr>
              <w:pStyle w:val="EngHang"/>
              <w:rPr>
                <w:szCs w:val="20"/>
              </w:rPr>
            </w:pPr>
            <w:r>
              <w:t xml:space="preserve">Gather and </w:t>
            </w:r>
            <w:commentRangeStart w:id="251"/>
            <w:r>
              <w:t>persevere</w:t>
            </w:r>
            <w:commentRangeEnd w:id="251"/>
            <w:r>
              <w:rPr>
                <w:rStyle w:val="CommentReference"/>
                <w:rFonts w:eastAsiaTheme="minorHAnsi" w:cstheme="minorBidi"/>
                <w:color w:val="auto"/>
                <w:lang w:val="en-CA"/>
              </w:rPr>
              <w:commentReference w:id="251"/>
            </w:r>
            <w:r w:rsidRPr="00C05A5B">
              <w:t xml:space="preserve">, </w:t>
            </w:r>
          </w:p>
          <w:p w14:paraId="36BFC6BC" w14:textId="77777777" w:rsidR="00BE273A" w:rsidRPr="00C05A5B" w:rsidRDefault="00BE273A" w:rsidP="00BE273A">
            <w:pPr>
              <w:pStyle w:val="EngHang"/>
              <w:rPr>
                <w:szCs w:val="20"/>
              </w:rPr>
            </w:pPr>
            <w:r w:rsidRPr="00C05A5B">
              <w:t xml:space="preserve">And proclaim with the </w:t>
            </w:r>
            <w:commentRangeStart w:id="252"/>
            <w:r>
              <w:t>presbyters</w:t>
            </w:r>
            <w:commentRangeEnd w:id="252"/>
            <w:r>
              <w:rPr>
                <w:rStyle w:val="CommentReference"/>
                <w:rFonts w:eastAsiaTheme="minorHAnsi" w:cstheme="minorBidi"/>
                <w:color w:val="auto"/>
                <w:lang w:val="en-CA"/>
              </w:rPr>
              <w:commentReference w:id="252"/>
            </w:r>
            <w:r w:rsidRPr="00C05A5B">
              <w:t>:</w:t>
            </w:r>
          </w:p>
          <w:p w14:paraId="7637E91E" w14:textId="77777777" w:rsidR="00BE273A" w:rsidRDefault="00BE273A" w:rsidP="00BE273A">
            <w:pPr>
              <w:pStyle w:val="EngHang"/>
            </w:pPr>
            <w:r>
              <w:t>"</w:t>
            </w:r>
            <w:commentRangeStart w:id="253"/>
            <w:r>
              <w:t>Bless</w:t>
            </w:r>
            <w:commentRangeEnd w:id="253"/>
            <w:r>
              <w:rPr>
                <w:rStyle w:val="CommentReference"/>
                <w:rFonts w:eastAsiaTheme="minorHAnsi" w:cstheme="minorBidi"/>
                <w:color w:val="auto"/>
                <w:lang w:val="en-CA"/>
              </w:rPr>
              <w:commentReference w:id="253"/>
            </w:r>
            <w:r w:rsidRPr="00C05A5B">
              <w:t xml:space="preserve"> the Lord, all His works:"</w:t>
            </w:r>
          </w:p>
          <w:p w14:paraId="59F72765" w14:textId="77777777" w:rsidR="00BE273A" w:rsidRPr="00C05A5B" w:rsidRDefault="00BE273A" w:rsidP="00BE273A">
            <w:pPr>
              <w:pStyle w:val="EngHangEnd"/>
            </w:pPr>
            <w:r w:rsidRPr="00C05A5B">
              <w:t>Praise ye Him and exalt Him above all.</w:t>
            </w:r>
          </w:p>
        </w:tc>
        <w:tc>
          <w:tcPr>
            <w:tcW w:w="288" w:type="dxa"/>
          </w:tcPr>
          <w:p w14:paraId="79AF4580" w14:textId="77777777" w:rsidR="00BE273A" w:rsidRDefault="00BE273A" w:rsidP="003C7D3F">
            <w:pPr>
              <w:rPr>
                <w:lang w:val="en-US"/>
              </w:rPr>
            </w:pPr>
          </w:p>
        </w:tc>
        <w:tc>
          <w:tcPr>
            <w:tcW w:w="288" w:type="dxa"/>
          </w:tcPr>
          <w:p w14:paraId="540A2A59" w14:textId="77777777" w:rsidR="00BE273A" w:rsidRDefault="00BE273A" w:rsidP="00436BDD">
            <w:pPr>
              <w:pStyle w:val="CopticCross"/>
            </w:pPr>
            <w:r>
              <w:t>¿</w:t>
            </w:r>
          </w:p>
        </w:tc>
        <w:tc>
          <w:tcPr>
            <w:tcW w:w="3960" w:type="dxa"/>
          </w:tcPr>
          <w:p w14:paraId="25077312" w14:textId="77777777" w:rsidR="00BE273A" w:rsidRDefault="00BE273A" w:rsidP="002E4881">
            <w:pPr>
              <w:pStyle w:val="CopticVersemulti-line"/>
            </w:pPr>
            <w:r w:rsidRPr="00436BDD">
              <w:t>Ⲑⲱⲟⲩϯ ϯⲛⲟⲩ ⲕⲁⲧⲁⲭⲓⲛ ⲧⲏⲣⲟⲩ</w:t>
            </w:r>
          </w:p>
          <w:p w14:paraId="29D6521B" w14:textId="77777777" w:rsidR="00BE273A" w:rsidRDefault="00BE273A" w:rsidP="002E4881">
            <w:pPr>
              <w:pStyle w:val="CopticVersemulti-line"/>
            </w:pPr>
            <w:r w:rsidRPr="00436BDD">
              <w:t>ⲥⲁϫⲓ ⲛⲉⲙ ⲛⲓⲡ̀ⲣⲉⲥⲃⲩⲧⲉⲣⲟⲩ</w:t>
            </w:r>
          </w:p>
          <w:p w14:paraId="1E18A41C" w14:textId="77777777" w:rsidR="00BE273A" w:rsidRDefault="00BE273A" w:rsidP="002E4881">
            <w:pPr>
              <w:pStyle w:val="CopticVersemulti-line"/>
            </w:pPr>
            <w:r w:rsidRPr="00436BDD">
              <w:t>ⲥ̀ⲙⲟⲩ ⲉ̀Ⲡⲟ̅ⲥ̅ ⲛⲉϥϩ̀ⲃⲏⲟⲩⲓ̀ ⲧⲏⲣⲟⲩ</w:t>
            </w:r>
          </w:p>
          <w:p w14:paraId="325C98E5" w14:textId="77777777" w:rsidR="00BE273A" w:rsidRPr="00436BDD" w:rsidRDefault="00BE273A" w:rsidP="002E4881">
            <w:pPr>
              <w:pStyle w:val="CopticVerse"/>
            </w:pPr>
            <w:r w:rsidRPr="00436BDD">
              <w:t>ϩⲱⲥ ⲉ̀ⲣⲟϥ ⲁ̀ⲣⲓϩⲟⲩⲟ̀ ϭⲁⲥϥ.</w:t>
            </w:r>
          </w:p>
        </w:tc>
      </w:tr>
      <w:tr w:rsidR="00BE273A" w14:paraId="5CCA816A" w14:textId="77777777" w:rsidTr="00B32610">
        <w:trPr>
          <w:cantSplit/>
          <w:jc w:val="center"/>
        </w:trPr>
        <w:tc>
          <w:tcPr>
            <w:tcW w:w="288" w:type="dxa"/>
          </w:tcPr>
          <w:p w14:paraId="47CC1A9E" w14:textId="77777777" w:rsidR="00BE273A" w:rsidRDefault="00BE273A" w:rsidP="00C05A5B">
            <w:pPr>
              <w:pStyle w:val="CopticCross"/>
            </w:pPr>
          </w:p>
        </w:tc>
        <w:tc>
          <w:tcPr>
            <w:tcW w:w="3960" w:type="dxa"/>
          </w:tcPr>
          <w:p w14:paraId="7C25F064" w14:textId="77777777" w:rsidR="00BE273A" w:rsidRPr="00C05A5B" w:rsidRDefault="00BE273A" w:rsidP="00BE273A">
            <w:pPr>
              <w:pStyle w:val="EngHang"/>
              <w:rPr>
                <w:szCs w:val="20"/>
              </w:rPr>
            </w:pPr>
            <w:r w:rsidRPr="00C05A5B">
              <w:t xml:space="preserve">The heavens declare the glory </w:t>
            </w:r>
          </w:p>
          <w:p w14:paraId="56843A17" w14:textId="77777777" w:rsidR="00BE273A" w:rsidRPr="004F2095" w:rsidRDefault="00BE273A" w:rsidP="00BE273A">
            <w:pPr>
              <w:pStyle w:val="EngHang"/>
            </w:pPr>
            <w:r w:rsidRPr="00C05A5B">
              <w:t xml:space="preserve">Of God </w:t>
            </w:r>
            <w:r>
              <w:t xml:space="preserve">until this </w:t>
            </w:r>
            <w:commentRangeStart w:id="254"/>
            <w:r>
              <w:t>day</w:t>
            </w:r>
            <w:commentRangeEnd w:id="254"/>
            <w:r>
              <w:rPr>
                <w:rStyle w:val="CommentReference"/>
                <w:rFonts w:eastAsiaTheme="minorHAnsi" w:cstheme="minorBidi"/>
                <w:color w:val="auto"/>
                <w:lang w:val="en-CA"/>
              </w:rPr>
              <w:commentReference w:id="254"/>
            </w:r>
            <w:r w:rsidRPr="00C05A5B">
              <w:t>.</w:t>
            </w:r>
          </w:p>
          <w:p w14:paraId="29B577AC" w14:textId="77777777" w:rsidR="00BE273A" w:rsidRPr="00C05A5B" w:rsidRDefault="00BE273A" w:rsidP="00BE273A">
            <w:pPr>
              <w:pStyle w:val="EngHang"/>
              <w:rPr>
                <w:szCs w:val="20"/>
              </w:rPr>
            </w:pPr>
            <w:r w:rsidRPr="00C05A5B">
              <w:t xml:space="preserve">O </w:t>
            </w:r>
            <w:r>
              <w:t>you</w:t>
            </w:r>
            <w:r w:rsidRPr="00C05A5B">
              <w:t xml:space="preserve"> angels whom He has made:</w:t>
            </w:r>
          </w:p>
          <w:p w14:paraId="31BCC9DE" w14:textId="77777777" w:rsidR="00BE273A" w:rsidRDefault="00BE273A" w:rsidP="00BE273A">
            <w:pPr>
              <w:pStyle w:val="EngHangEnd"/>
            </w:pPr>
            <w:r>
              <w:t>Praise</w:t>
            </w:r>
            <w:r w:rsidRPr="00C05A5B">
              <w:t xml:space="preserve"> Him and exalt Him above all.</w:t>
            </w:r>
          </w:p>
        </w:tc>
        <w:tc>
          <w:tcPr>
            <w:tcW w:w="288" w:type="dxa"/>
          </w:tcPr>
          <w:p w14:paraId="32990EF5" w14:textId="77777777" w:rsidR="00BE273A" w:rsidRDefault="00BE273A" w:rsidP="003C7D3F">
            <w:pPr>
              <w:rPr>
                <w:lang w:val="en-US"/>
              </w:rPr>
            </w:pPr>
          </w:p>
        </w:tc>
        <w:tc>
          <w:tcPr>
            <w:tcW w:w="288" w:type="dxa"/>
          </w:tcPr>
          <w:p w14:paraId="34DFA785" w14:textId="77777777" w:rsidR="00BE273A" w:rsidRDefault="00BE273A" w:rsidP="00436BDD">
            <w:pPr>
              <w:pStyle w:val="CopticCross"/>
            </w:pPr>
          </w:p>
        </w:tc>
        <w:tc>
          <w:tcPr>
            <w:tcW w:w="3960" w:type="dxa"/>
          </w:tcPr>
          <w:p w14:paraId="032A5CFB" w14:textId="77777777" w:rsidR="00BE273A" w:rsidRDefault="00BE273A" w:rsidP="002E4881">
            <w:pPr>
              <w:pStyle w:val="CopticVersemulti-line"/>
            </w:pPr>
            <w:r w:rsidRPr="00436BDD">
              <w:t>Ⲓⲥ ⲛⲓⲫⲏⲟⲩⲓ̀ ⲥⲉⲥⲁϫⲓ ⲙ̀ⲡ̀ⲱ̀ⲟⲩ</w:t>
            </w:r>
          </w:p>
          <w:p w14:paraId="0B3DBD7D" w14:textId="77777777" w:rsidR="00BE273A" w:rsidRDefault="00BE273A" w:rsidP="002E4881">
            <w:pPr>
              <w:pStyle w:val="CopticVersemulti-line"/>
            </w:pPr>
            <w:r w:rsidRPr="00436BDD">
              <w:t>ⲙ̀Ⲫϯ ϣⲁ ⲉ̀ϧⲟⲩⲛ ⲙ̀ⲫⲟⲟⲩ</w:t>
            </w:r>
          </w:p>
          <w:p w14:paraId="5A9B0FA5" w14:textId="77777777" w:rsidR="00BE273A" w:rsidRDefault="00BE273A" w:rsidP="002E4881">
            <w:pPr>
              <w:pStyle w:val="CopticVersemulti-line"/>
            </w:pPr>
            <w:r w:rsidRPr="00436BDD">
              <w:t>ⲱ̀ ⲛⲓⲁⲅⲅⲉⲗⲟⲥ ⲉ̀ⲧⲁϥϫ̀ⲫⲱⲟⲩ</w:t>
            </w:r>
          </w:p>
          <w:p w14:paraId="09B4165C" w14:textId="77777777" w:rsidR="00BE273A" w:rsidRPr="00436BDD" w:rsidRDefault="00BE273A" w:rsidP="002E4881">
            <w:pPr>
              <w:pStyle w:val="CopticVerse"/>
            </w:pPr>
            <w:r w:rsidRPr="00436BDD">
              <w:t>ϩⲱⲥ ⲉ̀ⲣⲟϥ ⲁ̀ⲣⲓϩⲟⲩⲟ̀ ϭⲁⲥϥ.</w:t>
            </w:r>
          </w:p>
        </w:tc>
      </w:tr>
      <w:tr w:rsidR="00BE273A" w14:paraId="476290D0" w14:textId="77777777" w:rsidTr="00B32610">
        <w:trPr>
          <w:cantSplit/>
          <w:jc w:val="center"/>
        </w:trPr>
        <w:tc>
          <w:tcPr>
            <w:tcW w:w="288" w:type="dxa"/>
          </w:tcPr>
          <w:p w14:paraId="5FD3AFF9" w14:textId="77777777" w:rsidR="00BE273A" w:rsidRDefault="00BE273A" w:rsidP="00C05A5B">
            <w:pPr>
              <w:pStyle w:val="CopticCross"/>
            </w:pPr>
          </w:p>
        </w:tc>
        <w:tc>
          <w:tcPr>
            <w:tcW w:w="3960" w:type="dxa"/>
          </w:tcPr>
          <w:p w14:paraId="5712D5F2" w14:textId="77777777" w:rsidR="00BE273A" w:rsidRPr="00C05A5B" w:rsidRDefault="00BE273A" w:rsidP="00BE273A">
            <w:pPr>
              <w:pStyle w:val="EngHang"/>
              <w:rPr>
                <w:szCs w:val="20"/>
              </w:rPr>
            </w:pPr>
            <w:r>
              <w:t>And now, all you</w:t>
            </w:r>
            <w:r w:rsidRPr="00C05A5B">
              <w:t xml:space="preserve"> powers of the Lord,</w:t>
            </w:r>
          </w:p>
          <w:p w14:paraId="08A693BD" w14:textId="77777777" w:rsidR="00BE273A" w:rsidRPr="00C05A5B" w:rsidRDefault="00BE273A" w:rsidP="00BE273A">
            <w:pPr>
              <w:pStyle w:val="EngHang"/>
              <w:rPr>
                <w:szCs w:val="20"/>
              </w:rPr>
            </w:pPr>
            <w:r w:rsidRPr="00C05A5B">
              <w:t>Bless His honoured Name.</w:t>
            </w:r>
          </w:p>
          <w:p w14:paraId="797E5F92" w14:textId="77777777" w:rsidR="00BE273A" w:rsidRPr="00C05A5B" w:rsidRDefault="00BE273A" w:rsidP="00BE273A">
            <w:pPr>
              <w:pStyle w:val="EngHang"/>
              <w:rPr>
                <w:szCs w:val="20"/>
              </w:rPr>
            </w:pPr>
            <w:r>
              <w:t xml:space="preserve">O sun, </w:t>
            </w:r>
            <w:r w:rsidRPr="00C05A5B">
              <w:t>moon, and all stars:</w:t>
            </w:r>
          </w:p>
          <w:p w14:paraId="002560CD" w14:textId="77777777" w:rsidR="00BE273A" w:rsidRPr="00C05A5B" w:rsidRDefault="00BE273A" w:rsidP="00BE273A">
            <w:pPr>
              <w:pStyle w:val="EngHangEnd"/>
            </w:pPr>
            <w:r>
              <w:t>Praise</w:t>
            </w:r>
            <w:r w:rsidRPr="00C05A5B">
              <w:t xml:space="preserve"> Him and exalt Him above all.</w:t>
            </w:r>
          </w:p>
        </w:tc>
        <w:tc>
          <w:tcPr>
            <w:tcW w:w="288" w:type="dxa"/>
          </w:tcPr>
          <w:p w14:paraId="34FF3638" w14:textId="77777777" w:rsidR="00BE273A" w:rsidRDefault="00BE273A" w:rsidP="003C7D3F">
            <w:pPr>
              <w:rPr>
                <w:lang w:val="en-US"/>
              </w:rPr>
            </w:pPr>
          </w:p>
        </w:tc>
        <w:tc>
          <w:tcPr>
            <w:tcW w:w="288" w:type="dxa"/>
          </w:tcPr>
          <w:p w14:paraId="3DCFE075" w14:textId="77777777" w:rsidR="00BE273A" w:rsidRDefault="00BE273A" w:rsidP="00436BDD">
            <w:pPr>
              <w:pStyle w:val="CopticCross"/>
            </w:pPr>
          </w:p>
        </w:tc>
        <w:tc>
          <w:tcPr>
            <w:tcW w:w="3960" w:type="dxa"/>
          </w:tcPr>
          <w:p w14:paraId="6AE2AFC2" w14:textId="77777777" w:rsidR="00BE273A" w:rsidRDefault="00BE273A" w:rsidP="002E4881">
            <w:pPr>
              <w:pStyle w:val="CopticVersemulti-line"/>
            </w:pPr>
            <w:r w:rsidRPr="00436BDD">
              <w:t>Ⲕⲉ ⲛⲩⲛ ⲇⲩⲛⲁⲙⲓⲥ ⲧⲟⲩ Ⲕⲩⲣⲓⲟⲩ</w:t>
            </w:r>
          </w:p>
          <w:p w14:paraId="157D9BB7" w14:textId="77777777" w:rsidR="00BE273A" w:rsidRDefault="00BE273A" w:rsidP="002E4881">
            <w:pPr>
              <w:pStyle w:val="CopticVersemulti-line"/>
            </w:pPr>
            <w:r w:rsidRPr="00436BDD">
              <w:t>ⲥ̀ⲙⲟⲩ</w:t>
            </w:r>
            <w:r>
              <w:t xml:space="preserve"> </w:t>
            </w:r>
            <w:r w:rsidRPr="00436BDD">
              <w:t>ⲉ̀ⲡⲉϥⲣⲁⲛ ⲧⲟⲩ ⲧⲓⲙⲓⲟⲩ</w:t>
            </w:r>
          </w:p>
          <w:p w14:paraId="0ECB873C" w14:textId="77777777" w:rsidR="00BE273A" w:rsidRDefault="00BE273A" w:rsidP="002E4881">
            <w:pPr>
              <w:pStyle w:val="CopticVersemulti-line"/>
            </w:pPr>
            <w:r w:rsidRPr="00436BDD">
              <w:t>ⲡⲓⲣⲏ ⲛⲉⲙ ⲡⲓⲓⲟϩ ⲛⲉⲙ ⲛⲓⲥⲓⲟⲩ</w:t>
            </w:r>
          </w:p>
          <w:p w14:paraId="310FD4C7" w14:textId="77777777" w:rsidR="00BE273A" w:rsidRPr="00436BDD" w:rsidRDefault="00BE273A" w:rsidP="002E4881">
            <w:pPr>
              <w:pStyle w:val="CopticVerse"/>
            </w:pPr>
            <w:r w:rsidRPr="00436BDD">
              <w:t>ϩⲱⲥ ⲉ̀ⲣⲟϥ ⲁ̀ⲣⲓϩⲟⲩⲟ̀ ϭⲁⲥϥ.</w:t>
            </w:r>
          </w:p>
        </w:tc>
      </w:tr>
      <w:tr w:rsidR="00BE273A" w14:paraId="09F5C174" w14:textId="77777777" w:rsidTr="00B32610">
        <w:trPr>
          <w:cantSplit/>
          <w:jc w:val="center"/>
        </w:trPr>
        <w:tc>
          <w:tcPr>
            <w:tcW w:w="288" w:type="dxa"/>
          </w:tcPr>
          <w:p w14:paraId="2B5A5015" w14:textId="77777777" w:rsidR="00BE273A" w:rsidRDefault="00BE273A" w:rsidP="00C05A5B">
            <w:pPr>
              <w:pStyle w:val="CopticCross"/>
            </w:pPr>
            <w:r>
              <w:t>¿</w:t>
            </w:r>
          </w:p>
        </w:tc>
        <w:tc>
          <w:tcPr>
            <w:tcW w:w="3960" w:type="dxa"/>
          </w:tcPr>
          <w:p w14:paraId="42BF0B46" w14:textId="77777777" w:rsidR="00BE273A" w:rsidRPr="00C05A5B" w:rsidRDefault="00BE273A" w:rsidP="00BE273A">
            <w:pPr>
              <w:pStyle w:val="EngHang"/>
              <w:rPr>
                <w:szCs w:val="20"/>
              </w:rPr>
            </w:pPr>
            <w:r w:rsidRPr="00C05A5B">
              <w:t xml:space="preserve">And </w:t>
            </w:r>
            <w:r>
              <w:t>you rain</w:t>
            </w:r>
            <w:r w:rsidRPr="00C05A5B">
              <w:t xml:space="preserve"> and dew,</w:t>
            </w:r>
          </w:p>
          <w:p w14:paraId="36204782" w14:textId="77777777" w:rsidR="00BE273A" w:rsidRPr="00C05A5B" w:rsidRDefault="00BE273A" w:rsidP="00BE273A">
            <w:pPr>
              <w:pStyle w:val="EngHang"/>
              <w:rPr>
                <w:szCs w:val="20"/>
              </w:rPr>
            </w:pPr>
            <w:r w:rsidRPr="00C05A5B">
              <w:t xml:space="preserve">Sing praises </w:t>
            </w:r>
            <w:r>
              <w:t>to</w:t>
            </w:r>
            <w:r w:rsidRPr="00C05A5B">
              <w:t xml:space="preserve"> our Saviour,</w:t>
            </w:r>
          </w:p>
          <w:p w14:paraId="0F642038" w14:textId="77777777" w:rsidR="00BE273A" w:rsidRDefault="00BE273A" w:rsidP="00BE273A">
            <w:pPr>
              <w:pStyle w:val="EngHang"/>
            </w:pPr>
            <w:r w:rsidRPr="00C05A5B">
              <w:t>For He is the God of our fathers:</w:t>
            </w:r>
          </w:p>
          <w:p w14:paraId="0F34BD98" w14:textId="77777777" w:rsidR="00BE273A" w:rsidRPr="00C05A5B" w:rsidRDefault="00BE273A" w:rsidP="00BE273A">
            <w:pPr>
              <w:pStyle w:val="EngHangEnd"/>
            </w:pPr>
            <w:r>
              <w:t>Praise</w:t>
            </w:r>
            <w:r w:rsidRPr="00C05A5B">
              <w:t xml:space="preserve"> Him and exalt Him above all.</w:t>
            </w:r>
          </w:p>
        </w:tc>
        <w:tc>
          <w:tcPr>
            <w:tcW w:w="288" w:type="dxa"/>
          </w:tcPr>
          <w:p w14:paraId="755A1B00" w14:textId="77777777" w:rsidR="00BE273A" w:rsidRDefault="00BE273A" w:rsidP="003C7D3F">
            <w:pPr>
              <w:rPr>
                <w:lang w:val="en-US"/>
              </w:rPr>
            </w:pPr>
          </w:p>
        </w:tc>
        <w:tc>
          <w:tcPr>
            <w:tcW w:w="288" w:type="dxa"/>
          </w:tcPr>
          <w:p w14:paraId="1CCAC457" w14:textId="77777777" w:rsidR="00BE273A" w:rsidRDefault="00BE273A" w:rsidP="00436BDD">
            <w:pPr>
              <w:pStyle w:val="CopticCross"/>
            </w:pPr>
            <w:r>
              <w:t>¿</w:t>
            </w:r>
          </w:p>
        </w:tc>
        <w:tc>
          <w:tcPr>
            <w:tcW w:w="3960" w:type="dxa"/>
          </w:tcPr>
          <w:p w14:paraId="29DB0277" w14:textId="77777777" w:rsidR="00BE273A" w:rsidRDefault="00BE273A" w:rsidP="002E4881">
            <w:pPr>
              <w:pStyle w:val="CopticVersemulti-line"/>
            </w:pPr>
            <w:r w:rsidRPr="00436BDD">
              <w:t>Ⲗⲟⲓⲡⲟⲛ ⲛⲓⲙⲟⲩⲛ̀ϩⲱⲟⲩ ⲛⲉⲙ ⲛⲓⲓⲱϯ</w:t>
            </w:r>
          </w:p>
          <w:p w14:paraId="51FA664C" w14:textId="77777777" w:rsidR="00BE273A" w:rsidRDefault="00BE273A" w:rsidP="002E4881">
            <w:pPr>
              <w:pStyle w:val="CopticVersemulti-line"/>
            </w:pPr>
            <w:r w:rsidRPr="00436BDD">
              <w:t>ⲉⲩⲫⲏⲙⲓⲥⲁⲧⲉ Ⲡⲉⲛⲣⲉϥⲥⲱϯ</w:t>
            </w:r>
          </w:p>
          <w:p w14:paraId="0E334E00" w14:textId="77777777" w:rsidR="00BE273A" w:rsidRDefault="00BE273A" w:rsidP="002E4881">
            <w:pPr>
              <w:pStyle w:val="CopticVersemulti-line"/>
            </w:pPr>
            <w:r w:rsidRPr="00436BDD">
              <w:t>ϫⲉ ⲛ̀ⲑⲟϥ ⲡⲉ Ⲫϯ ⲛ̀ⲧⲉ ⲛⲉⲛⲓⲟϯ</w:t>
            </w:r>
          </w:p>
          <w:p w14:paraId="6144080D" w14:textId="77777777" w:rsidR="00BE273A" w:rsidRPr="00436BDD" w:rsidRDefault="00BE273A" w:rsidP="002E4881">
            <w:pPr>
              <w:pStyle w:val="CopticVersemulti-line"/>
            </w:pPr>
            <w:r w:rsidRPr="00436BDD">
              <w:t>ϩⲱⲥ ⲉ̀ⲣⲟϥ ⲁ̀ⲣⲓϩⲟⲩⲟ̀ ϭⲁⲥϥ.</w:t>
            </w:r>
          </w:p>
        </w:tc>
      </w:tr>
      <w:tr w:rsidR="00BE273A" w14:paraId="6A5EAF0D" w14:textId="77777777" w:rsidTr="00B32610">
        <w:trPr>
          <w:cantSplit/>
          <w:jc w:val="center"/>
        </w:trPr>
        <w:tc>
          <w:tcPr>
            <w:tcW w:w="288" w:type="dxa"/>
          </w:tcPr>
          <w:p w14:paraId="340B33BE" w14:textId="77777777" w:rsidR="00BE273A" w:rsidRDefault="00BE273A" w:rsidP="00C05A5B">
            <w:pPr>
              <w:pStyle w:val="CopticCross"/>
            </w:pPr>
            <w:r>
              <w:t>¿</w:t>
            </w:r>
          </w:p>
        </w:tc>
        <w:tc>
          <w:tcPr>
            <w:tcW w:w="3960" w:type="dxa"/>
          </w:tcPr>
          <w:p w14:paraId="2CCCC722" w14:textId="77777777" w:rsidR="00BE273A" w:rsidRPr="00C05A5B" w:rsidRDefault="00BE273A" w:rsidP="00BE273A">
            <w:pPr>
              <w:pStyle w:val="EngHang"/>
              <w:rPr>
                <w:szCs w:val="20"/>
              </w:rPr>
            </w:pPr>
            <w:r w:rsidRPr="00C05A5B">
              <w:t xml:space="preserve">Glorify the Lord, </w:t>
            </w:r>
            <w:r>
              <w:t>you</w:t>
            </w:r>
            <w:r w:rsidRPr="00C05A5B">
              <w:t xml:space="preserve"> clouds and winds,</w:t>
            </w:r>
          </w:p>
          <w:p w14:paraId="4700254A" w14:textId="77777777" w:rsidR="00BE273A" w:rsidRPr="00C05A5B" w:rsidRDefault="00BE273A" w:rsidP="00BE273A">
            <w:pPr>
              <w:pStyle w:val="EngHang"/>
              <w:rPr>
                <w:szCs w:val="20"/>
              </w:rPr>
            </w:pPr>
            <w:r w:rsidRPr="00C05A5B">
              <w:t xml:space="preserve">The </w:t>
            </w:r>
            <w:commentRangeStart w:id="255"/>
            <w:r w:rsidRPr="00C05A5B">
              <w:t xml:space="preserve">souls </w:t>
            </w:r>
            <w:commentRangeEnd w:id="255"/>
            <w:r>
              <w:rPr>
                <w:rStyle w:val="CommentReference"/>
                <w:rFonts w:eastAsiaTheme="minorHAnsi" w:cstheme="minorBidi"/>
                <w:color w:val="auto"/>
                <w:lang w:val="en-CA"/>
              </w:rPr>
              <w:commentReference w:id="255"/>
            </w:r>
            <w:r w:rsidRPr="00C05A5B">
              <w:t>and the spirits,</w:t>
            </w:r>
          </w:p>
          <w:p w14:paraId="6BA35BBA" w14:textId="77777777" w:rsidR="00BE273A" w:rsidRDefault="00BE273A" w:rsidP="00BE273A">
            <w:pPr>
              <w:pStyle w:val="EngHang"/>
            </w:pPr>
            <w:r w:rsidRPr="00C05A5B">
              <w:t>The cold, the fire and the heat:</w:t>
            </w:r>
          </w:p>
          <w:p w14:paraId="7502D239" w14:textId="77777777" w:rsidR="00BE273A" w:rsidRPr="00C05A5B" w:rsidRDefault="00BE273A" w:rsidP="00BE273A">
            <w:pPr>
              <w:pStyle w:val="EngHangEnd"/>
            </w:pPr>
            <w:r>
              <w:t xml:space="preserve">Praise </w:t>
            </w:r>
            <w:r w:rsidRPr="00C05A5B">
              <w:t>Him and exalt Him above all.</w:t>
            </w:r>
          </w:p>
        </w:tc>
        <w:tc>
          <w:tcPr>
            <w:tcW w:w="288" w:type="dxa"/>
          </w:tcPr>
          <w:p w14:paraId="0847C507" w14:textId="77777777" w:rsidR="00BE273A" w:rsidRDefault="00BE273A" w:rsidP="003C7D3F">
            <w:pPr>
              <w:rPr>
                <w:lang w:val="en-US"/>
              </w:rPr>
            </w:pPr>
          </w:p>
        </w:tc>
        <w:tc>
          <w:tcPr>
            <w:tcW w:w="288" w:type="dxa"/>
          </w:tcPr>
          <w:p w14:paraId="445E5BCF" w14:textId="77777777" w:rsidR="00BE273A" w:rsidRDefault="00BE273A" w:rsidP="00436BDD">
            <w:pPr>
              <w:pStyle w:val="CopticCross"/>
            </w:pPr>
            <w:r>
              <w:t>¿</w:t>
            </w:r>
          </w:p>
        </w:tc>
        <w:tc>
          <w:tcPr>
            <w:tcW w:w="3960" w:type="dxa"/>
          </w:tcPr>
          <w:p w14:paraId="72F4EBDD" w14:textId="77777777" w:rsidR="00BE273A" w:rsidRDefault="00BE273A" w:rsidP="002E4881">
            <w:pPr>
              <w:pStyle w:val="CopticVersemulti-line"/>
            </w:pPr>
            <w:r w:rsidRPr="00436BDD">
              <w:t>Ⲙⲁⲱ̀ⲟⲩ ⲙ̀Ⲡⲟ̅ⲥ̅ ⲱ̀ ⲛⲓϭⲏⲡⲓ ⲉⲩⲙⲁ</w:t>
            </w:r>
          </w:p>
          <w:p w14:paraId="39096B0E" w14:textId="77777777" w:rsidR="00BE273A" w:rsidRDefault="00BE273A" w:rsidP="002E4881">
            <w:pPr>
              <w:pStyle w:val="CopticVersemulti-line"/>
            </w:pPr>
            <w:r w:rsidRPr="00436BDD">
              <w:t>ⲛⲓⲑⲏⲟⲩ ⲛⲉⲙ ⲛⲓⲛⲓϥⲓ ⲛⲉⲙ ⲛⲓⲡ̅ⲛ̅ⲁ</w:t>
            </w:r>
          </w:p>
          <w:p w14:paraId="395CD5F9" w14:textId="77777777" w:rsidR="00BE273A" w:rsidRDefault="00BE273A" w:rsidP="002E4881">
            <w:pPr>
              <w:pStyle w:val="CopticVersemulti-line"/>
            </w:pPr>
            <w:r w:rsidRPr="00436BDD">
              <w:t>ⲡⲓϫⲁϥ ⲛⲉⲙ ⲡⲓⲭ̀ⲣⲱⲙ ⲛⲉⲙ ⲡⲓⲕⲁⲩⲙⲁ</w:t>
            </w:r>
          </w:p>
          <w:p w14:paraId="39897BC9" w14:textId="77777777" w:rsidR="00BE273A" w:rsidRPr="00436BDD" w:rsidRDefault="00BE273A" w:rsidP="002E4881">
            <w:pPr>
              <w:pStyle w:val="CopticVerse"/>
            </w:pPr>
            <w:r w:rsidRPr="00436BDD">
              <w:t>ϩⲱⲥ ⲉ̀ⲣⲟϥ ⲁ̀ⲣⲓϩⲟⲩⲟ̀ ϭⲁⲥϥ.</w:t>
            </w:r>
          </w:p>
        </w:tc>
      </w:tr>
      <w:tr w:rsidR="00BE273A" w14:paraId="4D9BDDA1" w14:textId="77777777" w:rsidTr="00B32610">
        <w:trPr>
          <w:cantSplit/>
          <w:jc w:val="center"/>
        </w:trPr>
        <w:tc>
          <w:tcPr>
            <w:tcW w:w="288" w:type="dxa"/>
          </w:tcPr>
          <w:p w14:paraId="4D6E682E" w14:textId="77777777" w:rsidR="00BE273A" w:rsidRDefault="00BE273A" w:rsidP="00C05A5B">
            <w:pPr>
              <w:pStyle w:val="CopticCross"/>
            </w:pPr>
          </w:p>
        </w:tc>
        <w:tc>
          <w:tcPr>
            <w:tcW w:w="3960" w:type="dxa"/>
          </w:tcPr>
          <w:p w14:paraId="1F9F7A1D" w14:textId="77777777" w:rsidR="00BE273A" w:rsidRPr="00C05A5B" w:rsidRDefault="00BE273A" w:rsidP="00BE273A">
            <w:pPr>
              <w:pStyle w:val="EngHang"/>
              <w:rPr>
                <w:szCs w:val="20"/>
              </w:rPr>
            </w:pPr>
            <w:r>
              <w:t>You</w:t>
            </w:r>
            <w:r w:rsidRPr="00C05A5B">
              <w:t>, too, nights and days,</w:t>
            </w:r>
          </w:p>
          <w:p w14:paraId="441C765D" w14:textId="77777777" w:rsidR="00BE273A" w:rsidRPr="00C05A5B" w:rsidRDefault="00BE273A" w:rsidP="00BE273A">
            <w:pPr>
              <w:pStyle w:val="EngHang"/>
              <w:rPr>
                <w:szCs w:val="20"/>
              </w:rPr>
            </w:pPr>
            <w:r w:rsidRPr="00C05A5B">
              <w:t>Light and dark</w:t>
            </w:r>
            <w:r>
              <w:t>ness and lightnings</w:t>
            </w:r>
            <w:r w:rsidRPr="00C05A5B">
              <w:t>,</w:t>
            </w:r>
          </w:p>
          <w:p w14:paraId="12F5A0BC" w14:textId="77777777" w:rsidR="00BE273A" w:rsidRPr="00C05A5B" w:rsidRDefault="00BE273A" w:rsidP="00BE273A">
            <w:pPr>
              <w:pStyle w:val="EngHang"/>
              <w:rPr>
                <w:szCs w:val="20"/>
              </w:rPr>
            </w:pPr>
            <w:r w:rsidRPr="00C05A5B">
              <w:t>Glorify the Lover of mankind:</w:t>
            </w:r>
          </w:p>
          <w:p w14:paraId="742402B1" w14:textId="77777777" w:rsidR="00BE273A" w:rsidRPr="00C05A5B" w:rsidRDefault="00BE273A" w:rsidP="00BE273A">
            <w:pPr>
              <w:pStyle w:val="EngHangEnd"/>
            </w:pPr>
            <w:r>
              <w:t>Praise</w:t>
            </w:r>
            <w:r w:rsidRPr="00C05A5B">
              <w:t xml:space="preserve"> Him and exalt Him above all.</w:t>
            </w:r>
          </w:p>
        </w:tc>
        <w:tc>
          <w:tcPr>
            <w:tcW w:w="288" w:type="dxa"/>
          </w:tcPr>
          <w:p w14:paraId="24883B8F" w14:textId="77777777" w:rsidR="00BE273A" w:rsidRDefault="00BE273A" w:rsidP="003C7D3F">
            <w:pPr>
              <w:rPr>
                <w:lang w:val="en-US"/>
              </w:rPr>
            </w:pPr>
          </w:p>
        </w:tc>
        <w:tc>
          <w:tcPr>
            <w:tcW w:w="288" w:type="dxa"/>
          </w:tcPr>
          <w:p w14:paraId="1961AF26" w14:textId="77777777" w:rsidR="00BE273A" w:rsidRDefault="00BE273A" w:rsidP="00436BDD">
            <w:pPr>
              <w:pStyle w:val="CopticCross"/>
            </w:pPr>
          </w:p>
        </w:tc>
        <w:tc>
          <w:tcPr>
            <w:tcW w:w="3960" w:type="dxa"/>
          </w:tcPr>
          <w:p w14:paraId="5389023F" w14:textId="77777777" w:rsidR="00BE273A" w:rsidRDefault="00BE273A" w:rsidP="002E4881">
            <w:pPr>
              <w:pStyle w:val="CopticVersemulti-line"/>
            </w:pPr>
            <w:r w:rsidRPr="00436BDD">
              <w:t>Ⲛⲩⲕⲧⲉⲥ ⲕⲉ ⲏ̀ⲙⲉⲣⲉ ⲣⲱ ⲡⲉ</w:t>
            </w:r>
          </w:p>
          <w:p w14:paraId="4A2802A1" w14:textId="77777777" w:rsidR="00BE273A" w:rsidRDefault="00BE273A" w:rsidP="002E4881">
            <w:pPr>
              <w:pStyle w:val="CopticVersemulti-line"/>
            </w:pPr>
            <w:r w:rsidRPr="00436BDD">
              <w:t>ⲫⲱⲥⲕⲉ ⲥ̀ⲕⲟⲧⲟⲥ ⲕⲉ ⲁⲥⲧ̀ⲣⲁⲡⲉ</w:t>
            </w:r>
          </w:p>
          <w:p w14:paraId="7BF9A8DC" w14:textId="77777777" w:rsidR="00BE273A" w:rsidRDefault="00BE273A" w:rsidP="002E4881">
            <w:pPr>
              <w:pStyle w:val="CopticVersemulti-line"/>
            </w:pPr>
            <w:r w:rsidRPr="00436BDD">
              <w:t>ϫⲉ ⲇⲟⲝⲁ ⲥⲓ ⲫⲓⲗⲁⲛⲑ̀ⲣⲱⲡⲉ</w:t>
            </w:r>
          </w:p>
          <w:p w14:paraId="33CFFFFA" w14:textId="77777777" w:rsidR="00BE273A" w:rsidRPr="00436BDD" w:rsidRDefault="00BE273A" w:rsidP="002E4881">
            <w:pPr>
              <w:pStyle w:val="CopticVerse"/>
            </w:pPr>
            <w:r w:rsidRPr="00436BDD">
              <w:t>ϩⲱⲥ ⲉ̀ⲣⲟϥ ⲁ̀ⲣⲓϩⲟⲩⲟ̀ ϭⲁⲥϥ.</w:t>
            </w:r>
          </w:p>
        </w:tc>
      </w:tr>
      <w:tr w:rsidR="00BE273A" w14:paraId="392D2A8B" w14:textId="77777777" w:rsidTr="00B32610">
        <w:trPr>
          <w:cantSplit/>
          <w:jc w:val="center"/>
        </w:trPr>
        <w:tc>
          <w:tcPr>
            <w:tcW w:w="288" w:type="dxa"/>
          </w:tcPr>
          <w:p w14:paraId="6F925216" w14:textId="77777777" w:rsidR="00BE273A" w:rsidRDefault="00BE273A" w:rsidP="00C05A5B">
            <w:pPr>
              <w:pStyle w:val="CopticCross"/>
            </w:pPr>
          </w:p>
        </w:tc>
        <w:tc>
          <w:tcPr>
            <w:tcW w:w="3960" w:type="dxa"/>
          </w:tcPr>
          <w:p w14:paraId="5B6405B5" w14:textId="77777777" w:rsidR="00BE273A" w:rsidRPr="00C05A5B" w:rsidRDefault="00BE273A" w:rsidP="00BE273A">
            <w:pPr>
              <w:pStyle w:val="EngHang"/>
              <w:rPr>
                <w:szCs w:val="20"/>
              </w:rPr>
            </w:pPr>
            <w:r>
              <w:t>You</w:t>
            </w:r>
            <w:r w:rsidRPr="00C05A5B">
              <w:t xml:space="preserve"> trees and all that springs on </w:t>
            </w:r>
            <w:r>
              <w:t xml:space="preserve">the </w:t>
            </w:r>
            <w:r w:rsidRPr="00C05A5B">
              <w:t>earth,</w:t>
            </w:r>
          </w:p>
          <w:p w14:paraId="273BEA5D" w14:textId="77777777" w:rsidR="00BE273A" w:rsidRPr="00C05A5B" w:rsidRDefault="00BE273A" w:rsidP="00BE273A">
            <w:pPr>
              <w:pStyle w:val="EngHang"/>
              <w:rPr>
                <w:szCs w:val="20"/>
              </w:rPr>
            </w:pPr>
            <w:r w:rsidRPr="00C05A5B">
              <w:t xml:space="preserve">And all that moves in the </w:t>
            </w:r>
            <w:commentRangeStart w:id="256"/>
            <w:r w:rsidRPr="00C05A5B">
              <w:t>sea</w:t>
            </w:r>
            <w:commentRangeEnd w:id="256"/>
            <w:r>
              <w:rPr>
                <w:rStyle w:val="CommentReference"/>
                <w:rFonts w:eastAsiaTheme="minorHAnsi" w:cstheme="minorBidi"/>
                <w:color w:val="auto"/>
                <w:lang w:val="en-CA"/>
              </w:rPr>
              <w:commentReference w:id="256"/>
            </w:r>
            <w:r w:rsidRPr="00C05A5B">
              <w:t>;</w:t>
            </w:r>
          </w:p>
          <w:p w14:paraId="409AC40F" w14:textId="77777777" w:rsidR="00BE273A" w:rsidRDefault="00BE273A" w:rsidP="00BE273A">
            <w:pPr>
              <w:pStyle w:val="EngHang"/>
            </w:pPr>
            <w:r w:rsidRPr="00C05A5B">
              <w:t xml:space="preserve">Mountains and </w:t>
            </w:r>
            <w:r>
              <w:t>forests</w:t>
            </w:r>
            <w:r w:rsidRPr="00C05A5B">
              <w:t>:</w:t>
            </w:r>
          </w:p>
          <w:p w14:paraId="0C6037DD" w14:textId="77777777" w:rsidR="00BE273A" w:rsidRPr="00C05A5B" w:rsidRDefault="00BE273A" w:rsidP="00BE273A">
            <w:pPr>
              <w:pStyle w:val="EngHangEnd"/>
            </w:pPr>
            <w:r>
              <w:t>Praise</w:t>
            </w:r>
            <w:r w:rsidRPr="00C05A5B">
              <w:t xml:space="preserve"> Him and exalt Him above all.</w:t>
            </w:r>
          </w:p>
        </w:tc>
        <w:tc>
          <w:tcPr>
            <w:tcW w:w="288" w:type="dxa"/>
          </w:tcPr>
          <w:p w14:paraId="624BC68A" w14:textId="77777777" w:rsidR="00BE273A" w:rsidRDefault="00BE273A" w:rsidP="003C7D3F">
            <w:pPr>
              <w:rPr>
                <w:lang w:val="en-US"/>
              </w:rPr>
            </w:pPr>
          </w:p>
        </w:tc>
        <w:tc>
          <w:tcPr>
            <w:tcW w:w="288" w:type="dxa"/>
          </w:tcPr>
          <w:p w14:paraId="100C9140" w14:textId="77777777" w:rsidR="00BE273A" w:rsidRDefault="00BE273A" w:rsidP="00436BDD">
            <w:pPr>
              <w:pStyle w:val="CopticCross"/>
            </w:pPr>
          </w:p>
        </w:tc>
        <w:tc>
          <w:tcPr>
            <w:tcW w:w="3960" w:type="dxa"/>
          </w:tcPr>
          <w:p w14:paraId="4D2CF40E" w14:textId="77777777" w:rsidR="00BE273A" w:rsidRDefault="00BE273A" w:rsidP="002E4881">
            <w:pPr>
              <w:pStyle w:val="CopticVersemulti-line"/>
            </w:pPr>
            <w:r w:rsidRPr="00436BDD">
              <w:t>Ⲝⲩⲗⲁ ⲕⲉ ⲡⲁⲛⲧⲁ ⲧⲁ ⲫⲩⲟ̀ⲙⲉⲛⲁ</w:t>
            </w:r>
          </w:p>
          <w:p w14:paraId="509B9294" w14:textId="77777777" w:rsidR="00BE273A" w:rsidRDefault="00BE273A" w:rsidP="002E4881">
            <w:pPr>
              <w:pStyle w:val="CopticVersemulti-line"/>
            </w:pPr>
            <w:r w:rsidRPr="00436BDD">
              <w:t>ⲉⲛ ⲧⲏ ⲅⲏ ⲕⲉ ⲡⲁⲛⲧⲁ ⲧⲁⲕⲓⲛⲟⲩⲙⲉⲛ</w:t>
            </w:r>
          </w:p>
          <w:p w14:paraId="7B531B44" w14:textId="77777777" w:rsidR="00BE273A" w:rsidRDefault="00BE273A" w:rsidP="002E4881">
            <w:pPr>
              <w:pStyle w:val="CopticVersemulti-line"/>
            </w:pPr>
            <w:r w:rsidRPr="00436BDD">
              <w:t xml:space="preserve"> ϩⲓ ⲛⲓⲙⲱⲟⲩ ⲛⲉⲙ ⲛⲓⲧⲱⲟⲩ ⲛⲉⲙ ⲛⲓⲇ̀ⲣⲩⲙⲟⲛⲁ</w:t>
            </w:r>
          </w:p>
          <w:p w14:paraId="3E4A084C" w14:textId="77777777" w:rsidR="00BE273A" w:rsidRPr="00436BDD" w:rsidRDefault="00BE273A" w:rsidP="002E4881">
            <w:pPr>
              <w:pStyle w:val="CopticVerse"/>
            </w:pPr>
            <w:r w:rsidRPr="00436BDD">
              <w:t>ϩⲱⲥ ⲉ̀ⲣⲟϥ ⲁ̀ⲣⲓϩⲟⲩⲟ̀ ϭⲁⲥϥ.</w:t>
            </w:r>
          </w:p>
        </w:tc>
      </w:tr>
      <w:tr w:rsidR="00BE273A" w14:paraId="69505F9D" w14:textId="77777777" w:rsidTr="00B32610">
        <w:trPr>
          <w:cantSplit/>
          <w:jc w:val="center"/>
        </w:trPr>
        <w:tc>
          <w:tcPr>
            <w:tcW w:w="288" w:type="dxa"/>
          </w:tcPr>
          <w:p w14:paraId="14C5F5A8" w14:textId="77777777" w:rsidR="00BE273A" w:rsidRDefault="00BE273A" w:rsidP="00C05A5B">
            <w:pPr>
              <w:pStyle w:val="CopticCross"/>
            </w:pPr>
            <w:r>
              <w:t>¿</w:t>
            </w:r>
          </w:p>
        </w:tc>
        <w:tc>
          <w:tcPr>
            <w:tcW w:w="3960" w:type="dxa"/>
          </w:tcPr>
          <w:p w14:paraId="096DFBBC" w14:textId="77777777" w:rsidR="00BE273A" w:rsidRPr="00C05A5B" w:rsidRDefault="00BE273A" w:rsidP="00BE273A">
            <w:pPr>
              <w:pStyle w:val="EngHang"/>
              <w:rPr>
                <w:szCs w:val="20"/>
              </w:rPr>
            </w:pPr>
            <w:r w:rsidRPr="00C05A5B">
              <w:t>Praise without ceasing,</w:t>
            </w:r>
          </w:p>
          <w:p w14:paraId="5B5F1CA2" w14:textId="77777777" w:rsidR="00BE273A" w:rsidRPr="00C05A5B" w:rsidRDefault="00BE273A" w:rsidP="00BE273A">
            <w:pPr>
              <w:pStyle w:val="EngHang"/>
              <w:rPr>
                <w:szCs w:val="20"/>
              </w:rPr>
            </w:pPr>
            <w:r w:rsidRPr="00C05A5B">
              <w:t>The Lord, the King of kings,</w:t>
            </w:r>
          </w:p>
          <w:p w14:paraId="6ADA5BAD" w14:textId="77777777" w:rsidR="00BE273A" w:rsidRPr="00C05A5B" w:rsidRDefault="00BE273A" w:rsidP="00BE273A">
            <w:pPr>
              <w:pStyle w:val="EngHang"/>
              <w:rPr>
                <w:szCs w:val="20"/>
              </w:rPr>
            </w:pPr>
            <w:r>
              <w:t>O</w:t>
            </w:r>
            <w:r w:rsidRPr="00C05A5B">
              <w:t xml:space="preserve"> </w:t>
            </w:r>
            <w:r>
              <w:t>seas</w:t>
            </w:r>
            <w:r w:rsidRPr="00C05A5B">
              <w:t xml:space="preserve"> and </w:t>
            </w:r>
            <w:r>
              <w:t>river</w:t>
            </w:r>
            <w:r w:rsidRPr="00C05A5B">
              <w:t>:</w:t>
            </w:r>
          </w:p>
          <w:p w14:paraId="55FBDA1B" w14:textId="77777777" w:rsidR="00BE273A" w:rsidRPr="00C05A5B" w:rsidRDefault="00BE273A" w:rsidP="00BE273A">
            <w:pPr>
              <w:pStyle w:val="EngHangEnd"/>
            </w:pPr>
            <w:r>
              <w:t>Praise</w:t>
            </w:r>
            <w:r w:rsidRPr="00C05A5B">
              <w:t xml:space="preserve"> Him and exalt Him above all.</w:t>
            </w:r>
          </w:p>
        </w:tc>
        <w:tc>
          <w:tcPr>
            <w:tcW w:w="288" w:type="dxa"/>
          </w:tcPr>
          <w:p w14:paraId="39EB2B21" w14:textId="77777777" w:rsidR="00BE273A" w:rsidRDefault="00BE273A" w:rsidP="003C7D3F">
            <w:pPr>
              <w:rPr>
                <w:lang w:val="en-US"/>
              </w:rPr>
            </w:pPr>
          </w:p>
        </w:tc>
        <w:tc>
          <w:tcPr>
            <w:tcW w:w="288" w:type="dxa"/>
          </w:tcPr>
          <w:p w14:paraId="0DE26B5B" w14:textId="77777777" w:rsidR="00BE273A" w:rsidRDefault="00BE273A" w:rsidP="00436BDD">
            <w:pPr>
              <w:pStyle w:val="CopticCross"/>
            </w:pPr>
            <w:r>
              <w:t>¿</w:t>
            </w:r>
          </w:p>
        </w:tc>
        <w:tc>
          <w:tcPr>
            <w:tcW w:w="3960" w:type="dxa"/>
          </w:tcPr>
          <w:p w14:paraId="423D37C8" w14:textId="77777777" w:rsidR="00BE273A" w:rsidRDefault="00BE273A" w:rsidP="002E4881">
            <w:pPr>
              <w:pStyle w:val="CopticVersemulti-line"/>
            </w:pPr>
            <w:r w:rsidRPr="00436BDD">
              <w:t>Ⲟⲩⲟϩ ⲟⲛ ⲥ̀ⲙⲟⲩ ⲛ̀ⲁⲧⲭⲁⲣⲱⲟⲩ</w:t>
            </w:r>
          </w:p>
          <w:p w14:paraId="4191D690" w14:textId="77777777" w:rsidR="00BE273A" w:rsidRDefault="00BE273A" w:rsidP="002E4881">
            <w:pPr>
              <w:pStyle w:val="CopticVersemulti-line"/>
            </w:pPr>
            <w:r w:rsidRPr="00436BDD">
              <w:t>ⲉ̀Ⲡⲟ̅ⲥ̅ ⲡ̀ⲟⲩⲣⲟ ⲛ̀ⲧⲉ ⲛⲓⲟⲩⲣⲱⲟⲩ</w:t>
            </w:r>
          </w:p>
          <w:p w14:paraId="12E1232A" w14:textId="77777777" w:rsidR="00BE273A" w:rsidRDefault="00BE273A" w:rsidP="002E4881">
            <w:pPr>
              <w:pStyle w:val="CopticVersemulti-line"/>
            </w:pPr>
            <w:r w:rsidRPr="00436BDD">
              <w:t>ⲛⲓⲁ̀ⲙⲁⲓⲟⲩ ⲛⲉⲙ ⲛⲓⲓⲁⲣⲱⲟⲩ</w:t>
            </w:r>
          </w:p>
          <w:p w14:paraId="620EB55B" w14:textId="77777777" w:rsidR="00BE273A" w:rsidRPr="00436BDD" w:rsidRDefault="00BE273A" w:rsidP="002E4881">
            <w:pPr>
              <w:pStyle w:val="CopticVerse"/>
            </w:pPr>
            <w:r w:rsidRPr="00436BDD">
              <w:t>ϩⲱⲥ ⲉ̀ⲣⲟϥ ⲁ̀ⲣⲓϩⲟⲩⲟ̀ ϭⲁⲥϥ.</w:t>
            </w:r>
          </w:p>
        </w:tc>
      </w:tr>
      <w:tr w:rsidR="00BE273A" w14:paraId="10971404" w14:textId="77777777" w:rsidTr="00B32610">
        <w:trPr>
          <w:cantSplit/>
          <w:jc w:val="center"/>
        </w:trPr>
        <w:tc>
          <w:tcPr>
            <w:tcW w:w="288" w:type="dxa"/>
          </w:tcPr>
          <w:p w14:paraId="4B70F808" w14:textId="77777777" w:rsidR="00BE273A" w:rsidRDefault="00BE273A" w:rsidP="00C05A5B">
            <w:pPr>
              <w:pStyle w:val="CopticCross"/>
            </w:pPr>
            <w:r>
              <w:t>¿</w:t>
            </w:r>
          </w:p>
        </w:tc>
        <w:tc>
          <w:tcPr>
            <w:tcW w:w="3960" w:type="dxa"/>
          </w:tcPr>
          <w:p w14:paraId="47E81742" w14:textId="77777777" w:rsidR="00BE273A" w:rsidRPr="00C05A5B" w:rsidRDefault="00BE273A" w:rsidP="00BE273A">
            <w:pPr>
              <w:pStyle w:val="EngHang"/>
              <w:rPr>
                <w:szCs w:val="20"/>
              </w:rPr>
            </w:pPr>
            <w:r>
              <w:t>And as we</w:t>
            </w:r>
            <w:r w:rsidRPr="00C05A5B">
              <w:t xml:space="preserve"> seeing them,</w:t>
            </w:r>
          </w:p>
          <w:p w14:paraId="2DD11C57" w14:textId="77777777" w:rsidR="00BE273A" w:rsidRPr="00C05A5B" w:rsidRDefault="00BE273A" w:rsidP="00BE273A">
            <w:pPr>
              <w:pStyle w:val="EngHang"/>
              <w:rPr>
                <w:szCs w:val="20"/>
              </w:rPr>
            </w:pPr>
            <w:r>
              <w:t>Let us say with all of them</w:t>
            </w:r>
            <w:r w:rsidRPr="00C05A5B">
              <w:t>:</w:t>
            </w:r>
          </w:p>
          <w:p w14:paraId="4A38F585" w14:textId="77777777" w:rsidR="00BE273A" w:rsidRDefault="00BE273A" w:rsidP="00BE273A">
            <w:pPr>
              <w:pStyle w:val="EngHang"/>
            </w:pPr>
            <w:r w:rsidRPr="00C05A5B">
              <w:t>"</w:t>
            </w:r>
            <w:r>
              <w:t>Bless</w:t>
            </w:r>
            <w:r w:rsidRPr="00C05A5B">
              <w:t xml:space="preserve"> the Lord, </w:t>
            </w:r>
            <w:commentRangeStart w:id="257"/>
            <w:r w:rsidRPr="00C05A5B">
              <w:t xml:space="preserve">all </w:t>
            </w:r>
            <w:commentRangeEnd w:id="257"/>
            <w:r>
              <w:rPr>
                <w:rStyle w:val="CommentReference"/>
                <w:rFonts w:eastAsiaTheme="minorHAnsi" w:cstheme="minorBidi"/>
                <w:color w:val="auto"/>
                <w:lang w:val="en-CA"/>
              </w:rPr>
              <w:commentReference w:id="257"/>
            </w:r>
            <w:r>
              <w:t>you birds</w:t>
            </w:r>
            <w:r w:rsidRPr="00C05A5B">
              <w:t>:"</w:t>
            </w:r>
          </w:p>
          <w:p w14:paraId="062FC6D6" w14:textId="77777777" w:rsidR="00BE273A" w:rsidRPr="00C05A5B" w:rsidRDefault="00BE273A" w:rsidP="00BE273A">
            <w:pPr>
              <w:pStyle w:val="EngHangEnd"/>
            </w:pPr>
            <w:r>
              <w:t xml:space="preserve">Praise </w:t>
            </w:r>
            <w:r w:rsidRPr="00C05A5B">
              <w:t>Him and exalt Him above all.</w:t>
            </w:r>
          </w:p>
        </w:tc>
        <w:tc>
          <w:tcPr>
            <w:tcW w:w="288" w:type="dxa"/>
          </w:tcPr>
          <w:p w14:paraId="71EBB936" w14:textId="77777777" w:rsidR="00BE273A" w:rsidRDefault="00BE273A" w:rsidP="003C7D3F">
            <w:pPr>
              <w:rPr>
                <w:lang w:val="en-US"/>
              </w:rPr>
            </w:pPr>
          </w:p>
        </w:tc>
        <w:tc>
          <w:tcPr>
            <w:tcW w:w="288" w:type="dxa"/>
          </w:tcPr>
          <w:p w14:paraId="7B2D32AB" w14:textId="77777777" w:rsidR="00BE273A" w:rsidRDefault="00BE273A" w:rsidP="00436BDD">
            <w:pPr>
              <w:pStyle w:val="CopticCross"/>
            </w:pPr>
            <w:r>
              <w:t>¿</w:t>
            </w:r>
          </w:p>
        </w:tc>
        <w:tc>
          <w:tcPr>
            <w:tcW w:w="3960" w:type="dxa"/>
          </w:tcPr>
          <w:p w14:paraId="0FFDB340" w14:textId="77777777" w:rsidR="00BE273A" w:rsidRDefault="00BE273A" w:rsidP="002E4881">
            <w:pPr>
              <w:pStyle w:val="CopticVersemulti-line"/>
            </w:pPr>
            <w:r w:rsidRPr="00436BDD">
              <w:t>Ⲡⲁⲓⲣⲏϯ ⲁ̀ⲛⲟⲛ ⲧⲉⲛⲛⲁⲩ ⲉ̀ⲣⲱⲟⲩ</w:t>
            </w:r>
          </w:p>
          <w:p w14:paraId="12D24BBC" w14:textId="77777777" w:rsidR="00BE273A" w:rsidRDefault="00BE273A" w:rsidP="002E4881">
            <w:pPr>
              <w:pStyle w:val="CopticVersemulti-line"/>
            </w:pPr>
            <w:r w:rsidRPr="00436BDD">
              <w:t>ⲙⲁⲣⲉⲛϫⲟⲥ ⲛⲉⲙ ⲛⲁⲓ ⲱⲛ ⲧⲏⲣⲟⲩ</w:t>
            </w:r>
          </w:p>
          <w:p w14:paraId="28B02897" w14:textId="77777777" w:rsidR="00BE273A" w:rsidRDefault="00BE273A" w:rsidP="002E4881">
            <w:pPr>
              <w:pStyle w:val="CopticVersemulti-line"/>
            </w:pPr>
            <w:r w:rsidRPr="00436BDD">
              <w:t>Ⲥ̀ⲙⲟⲩ ⲉ̀Ⲡⲟ̅ⲥ̅ ⲛⲓϩⲁⲗⲁϯ ⲧⲏⲣⲟⲩ</w:t>
            </w:r>
          </w:p>
          <w:p w14:paraId="0911F2AA" w14:textId="77777777" w:rsidR="00BE273A" w:rsidRPr="00436BDD" w:rsidRDefault="00BE273A" w:rsidP="002E4881">
            <w:pPr>
              <w:pStyle w:val="CopticVerse"/>
            </w:pPr>
            <w:r w:rsidRPr="00436BDD">
              <w:t>ϩⲱⲥ ⲉ̀ⲣⲟϥ ⲁ̀ⲣⲓϩⲟⲩⲟ̀ ϭⲁⲥϥ.</w:t>
            </w:r>
          </w:p>
        </w:tc>
      </w:tr>
      <w:tr w:rsidR="00BE273A" w14:paraId="1B1FD04D" w14:textId="77777777" w:rsidTr="00B32610">
        <w:trPr>
          <w:cantSplit/>
          <w:jc w:val="center"/>
        </w:trPr>
        <w:tc>
          <w:tcPr>
            <w:tcW w:w="288" w:type="dxa"/>
          </w:tcPr>
          <w:p w14:paraId="0EE79008" w14:textId="77777777" w:rsidR="00BE273A" w:rsidRDefault="00BE273A" w:rsidP="00C05A5B">
            <w:pPr>
              <w:pStyle w:val="CopticCross"/>
            </w:pPr>
          </w:p>
        </w:tc>
        <w:tc>
          <w:tcPr>
            <w:tcW w:w="3960" w:type="dxa"/>
          </w:tcPr>
          <w:p w14:paraId="648D4DAF" w14:textId="77777777" w:rsidR="00BE273A" w:rsidRPr="00C05A5B" w:rsidRDefault="00BE273A" w:rsidP="00BE273A">
            <w:pPr>
              <w:pStyle w:val="EngHang"/>
              <w:rPr>
                <w:szCs w:val="20"/>
              </w:rPr>
            </w:pPr>
            <w:r w:rsidRPr="00C05A5B">
              <w:t>O ye snow and ice,</w:t>
            </w:r>
          </w:p>
          <w:p w14:paraId="1BEA170E" w14:textId="77777777" w:rsidR="00BE273A" w:rsidRPr="00C05A5B" w:rsidRDefault="00BE273A" w:rsidP="00BE273A">
            <w:pPr>
              <w:pStyle w:val="EngHang"/>
              <w:rPr>
                <w:szCs w:val="20"/>
              </w:rPr>
            </w:pPr>
            <w:r w:rsidRPr="00C05A5B">
              <w:t xml:space="preserve">The cattle and all the beasts, </w:t>
            </w:r>
          </w:p>
          <w:p w14:paraId="7E833DD0" w14:textId="77777777" w:rsidR="00BE273A" w:rsidRDefault="00BE273A" w:rsidP="00BE273A">
            <w:pPr>
              <w:pStyle w:val="EngHang"/>
            </w:pPr>
            <w:r w:rsidRPr="00C05A5B">
              <w:t>Bless ye the Lord of lords:</w:t>
            </w:r>
          </w:p>
          <w:p w14:paraId="0BE74A94" w14:textId="77777777" w:rsidR="00BE273A" w:rsidRPr="00C05A5B" w:rsidRDefault="00BE273A" w:rsidP="00BE273A">
            <w:pPr>
              <w:pStyle w:val="EngHangEnd"/>
            </w:pPr>
            <w:r w:rsidRPr="00C05A5B">
              <w:t>Praise ye Him and exalt Him above all.</w:t>
            </w:r>
          </w:p>
        </w:tc>
        <w:tc>
          <w:tcPr>
            <w:tcW w:w="288" w:type="dxa"/>
          </w:tcPr>
          <w:p w14:paraId="4324C68A" w14:textId="77777777" w:rsidR="00BE273A" w:rsidRDefault="00BE273A" w:rsidP="003C7D3F">
            <w:pPr>
              <w:rPr>
                <w:lang w:val="en-US"/>
              </w:rPr>
            </w:pPr>
          </w:p>
        </w:tc>
        <w:tc>
          <w:tcPr>
            <w:tcW w:w="288" w:type="dxa"/>
          </w:tcPr>
          <w:p w14:paraId="74E16D81" w14:textId="77777777" w:rsidR="00BE273A" w:rsidRDefault="00BE273A" w:rsidP="00436BDD">
            <w:pPr>
              <w:pStyle w:val="CopticCross"/>
            </w:pPr>
          </w:p>
        </w:tc>
        <w:tc>
          <w:tcPr>
            <w:tcW w:w="3960" w:type="dxa"/>
          </w:tcPr>
          <w:p w14:paraId="0732D1BF" w14:textId="77777777" w:rsidR="00BE273A" w:rsidRDefault="00BE273A" w:rsidP="002E4881">
            <w:pPr>
              <w:pStyle w:val="CopticVersemulti-line"/>
            </w:pPr>
            <w:r w:rsidRPr="00436BDD">
              <w:t>Ⲣⲱ ⲛ̀ⲛⲓⲡⲁⲭⲛⲏ ⲛⲉⲙ ⲛⲓⲭⲓⲱⲛ</w:t>
            </w:r>
          </w:p>
          <w:p w14:paraId="43A544CF" w14:textId="77777777" w:rsidR="00BE273A" w:rsidRDefault="00BE273A" w:rsidP="002E4881">
            <w:pPr>
              <w:pStyle w:val="CopticVersemulti-line"/>
            </w:pPr>
            <w:r w:rsidRPr="00436BDD">
              <w:t>ⲕⲉ ⲕ̀ⲧⲏⲛⲱⲛ ⲛⲉⲙ ⲛⲓⲑⲏⲣⲓⲟⲛ</w:t>
            </w:r>
          </w:p>
          <w:p w14:paraId="364D8A6C" w14:textId="77777777" w:rsidR="00BE273A" w:rsidRDefault="00BE273A" w:rsidP="002E4881">
            <w:pPr>
              <w:pStyle w:val="CopticVersemulti-line"/>
            </w:pPr>
            <w:r w:rsidRPr="00436BDD">
              <w:t>Ⲥ̀ⲙⲟⲩ ⲉ̀Ⲡⲟ̅ⲥ̅ ⲧⲱⲛ ⲕⲩⲣⲓⲱⲛ</w:t>
            </w:r>
          </w:p>
          <w:p w14:paraId="57C4272D" w14:textId="77777777" w:rsidR="00BE273A" w:rsidRPr="00436BDD" w:rsidRDefault="00BE273A" w:rsidP="002E4881">
            <w:pPr>
              <w:pStyle w:val="CopticVersemulti-line"/>
            </w:pPr>
            <w:r w:rsidRPr="00436BDD">
              <w:t>ϩⲱⲥ ⲉ̀ⲣⲟϥ ⲁ̀ⲣⲓϩⲟⲩⲟ̀ ϭⲁⲥϥ.</w:t>
            </w:r>
          </w:p>
        </w:tc>
      </w:tr>
      <w:tr w:rsidR="00BE273A" w14:paraId="29B6E8D2" w14:textId="77777777" w:rsidTr="00B32610">
        <w:trPr>
          <w:cantSplit/>
          <w:jc w:val="center"/>
        </w:trPr>
        <w:tc>
          <w:tcPr>
            <w:tcW w:w="288" w:type="dxa"/>
          </w:tcPr>
          <w:p w14:paraId="2E86E37B" w14:textId="77777777" w:rsidR="00BE273A" w:rsidRDefault="00BE273A" w:rsidP="00C05A5B">
            <w:pPr>
              <w:pStyle w:val="CopticCross"/>
            </w:pPr>
          </w:p>
        </w:tc>
        <w:tc>
          <w:tcPr>
            <w:tcW w:w="3960" w:type="dxa"/>
          </w:tcPr>
          <w:p w14:paraId="07D1A06E" w14:textId="77777777" w:rsidR="00BE273A" w:rsidRPr="00C05A5B" w:rsidRDefault="00BE273A" w:rsidP="00BE273A">
            <w:pPr>
              <w:pStyle w:val="EngHang"/>
              <w:rPr>
                <w:szCs w:val="20"/>
              </w:rPr>
            </w:pPr>
            <w:r>
              <w:t xml:space="preserve">Praise </w:t>
            </w:r>
            <w:r w:rsidRPr="00C05A5B">
              <w:t>the Lord as befits,</w:t>
            </w:r>
          </w:p>
          <w:p w14:paraId="10045F06" w14:textId="77777777" w:rsidR="00BE273A" w:rsidRPr="00C05A5B" w:rsidRDefault="00BE273A" w:rsidP="00BE273A">
            <w:pPr>
              <w:pStyle w:val="EngHang"/>
              <w:rPr>
                <w:szCs w:val="20"/>
              </w:rPr>
            </w:pPr>
            <w:r w:rsidRPr="00C05A5B">
              <w:t xml:space="preserve">And not like the </w:t>
            </w:r>
            <w:commentRangeStart w:id="258"/>
            <w:r w:rsidRPr="00C05A5B">
              <w:t>heretics</w:t>
            </w:r>
            <w:commentRangeEnd w:id="258"/>
            <w:r>
              <w:rPr>
                <w:rStyle w:val="CommentReference"/>
                <w:rFonts w:eastAsiaTheme="minorHAnsi" w:cstheme="minorBidi"/>
                <w:color w:val="auto"/>
                <w:lang w:val="en-CA"/>
              </w:rPr>
              <w:commentReference w:id="258"/>
            </w:r>
            <w:r w:rsidRPr="00C05A5B">
              <w:t>,</w:t>
            </w:r>
          </w:p>
          <w:p w14:paraId="12BE3276" w14:textId="77777777" w:rsidR="00BE273A" w:rsidRPr="00C05A5B" w:rsidRDefault="00BE273A" w:rsidP="00BE273A">
            <w:pPr>
              <w:pStyle w:val="EngHang"/>
              <w:rPr>
                <w:szCs w:val="20"/>
              </w:rPr>
            </w:pPr>
            <w:r>
              <w:t xml:space="preserve">O you </w:t>
            </w:r>
            <w:r w:rsidRPr="00C05A5B">
              <w:t>sons of men:</w:t>
            </w:r>
          </w:p>
          <w:p w14:paraId="25A2A512" w14:textId="77777777" w:rsidR="00BE273A" w:rsidRPr="00C05A5B" w:rsidRDefault="00BE273A" w:rsidP="00BE273A">
            <w:pPr>
              <w:pStyle w:val="EngHangEnd"/>
            </w:pPr>
            <w:r>
              <w:t>Praise</w:t>
            </w:r>
            <w:r w:rsidRPr="00C05A5B">
              <w:t xml:space="preserve"> Him and exalt Him above all.</w:t>
            </w:r>
          </w:p>
        </w:tc>
        <w:tc>
          <w:tcPr>
            <w:tcW w:w="288" w:type="dxa"/>
          </w:tcPr>
          <w:p w14:paraId="6BA372F6" w14:textId="77777777" w:rsidR="00BE273A" w:rsidRDefault="00BE273A" w:rsidP="003C7D3F">
            <w:pPr>
              <w:rPr>
                <w:lang w:val="en-US"/>
              </w:rPr>
            </w:pPr>
          </w:p>
        </w:tc>
        <w:tc>
          <w:tcPr>
            <w:tcW w:w="288" w:type="dxa"/>
          </w:tcPr>
          <w:p w14:paraId="787E35E2" w14:textId="77777777" w:rsidR="00BE273A" w:rsidRDefault="00BE273A" w:rsidP="00436BDD">
            <w:pPr>
              <w:pStyle w:val="CopticCross"/>
            </w:pPr>
          </w:p>
        </w:tc>
        <w:tc>
          <w:tcPr>
            <w:tcW w:w="3960" w:type="dxa"/>
          </w:tcPr>
          <w:p w14:paraId="1CE61C4F" w14:textId="77777777" w:rsidR="00BE273A" w:rsidRDefault="00BE273A" w:rsidP="002E4881">
            <w:pPr>
              <w:pStyle w:val="CopticVersemulti-line"/>
            </w:pPr>
            <w:r w:rsidRPr="00436BDD">
              <w:t>Ⲥ̀ⲙⲟⲩ ⲉ̀Ⲡⲟ̅ⲥ̅ ⲕⲁⲧⲁ ⲫ̀ⲧⲱⲙⲓ</w:t>
            </w:r>
          </w:p>
          <w:p w14:paraId="42D8CA42" w14:textId="77777777" w:rsidR="00BE273A" w:rsidRDefault="00BE273A" w:rsidP="002E4881">
            <w:pPr>
              <w:pStyle w:val="CopticVersemulti-line"/>
            </w:pPr>
            <w:r w:rsidRPr="00436BDD">
              <w:t>ⲉ̀ⲣⲟϥ ⲕⲉ ⲟⲩ ⲙⲏ ⲡⲁⲣⲁⲛⲟⲙⲓ</w:t>
            </w:r>
          </w:p>
          <w:p w14:paraId="11D40B5D" w14:textId="77777777" w:rsidR="00BE273A" w:rsidRDefault="00BE273A" w:rsidP="002E4881">
            <w:pPr>
              <w:pStyle w:val="CopticVersemulti-line"/>
            </w:pPr>
            <w:r w:rsidRPr="00436BDD">
              <w:t>ⲱ̀ ⲛⲓϣⲏⲣⲓ ⲛ̀ⲧⲉ ⲛⲓⲣⲱⲙⲓ</w:t>
            </w:r>
          </w:p>
          <w:p w14:paraId="0EC4A9E8" w14:textId="77777777" w:rsidR="00BE273A" w:rsidRPr="00436BDD" w:rsidRDefault="00BE273A" w:rsidP="002E4881">
            <w:pPr>
              <w:pStyle w:val="CopticVerse"/>
            </w:pPr>
            <w:r w:rsidRPr="00436BDD">
              <w:t>ϩⲱⲥ ⲉ̀ⲣⲟϥ ⲁ̀ⲣⲓϩⲟⲩⲟ̀ ϭⲁⲥϥ.</w:t>
            </w:r>
          </w:p>
        </w:tc>
      </w:tr>
      <w:tr w:rsidR="00BE273A" w14:paraId="1ECF26BC" w14:textId="77777777" w:rsidTr="00B32610">
        <w:trPr>
          <w:cantSplit/>
          <w:jc w:val="center"/>
        </w:trPr>
        <w:tc>
          <w:tcPr>
            <w:tcW w:w="288" w:type="dxa"/>
          </w:tcPr>
          <w:p w14:paraId="690E9B53" w14:textId="77777777" w:rsidR="00BE273A" w:rsidRDefault="00BE273A" w:rsidP="00C05A5B">
            <w:pPr>
              <w:pStyle w:val="CopticCross"/>
            </w:pPr>
            <w:r>
              <w:lastRenderedPageBreak/>
              <w:t>¿</w:t>
            </w:r>
          </w:p>
        </w:tc>
        <w:tc>
          <w:tcPr>
            <w:tcW w:w="3960" w:type="dxa"/>
          </w:tcPr>
          <w:p w14:paraId="7069B397" w14:textId="77777777" w:rsidR="00BE273A" w:rsidRPr="00C05A5B" w:rsidRDefault="00BE273A" w:rsidP="00BE273A">
            <w:pPr>
              <w:pStyle w:val="EngHang"/>
              <w:rPr>
                <w:szCs w:val="20"/>
              </w:rPr>
            </w:pPr>
            <w:r>
              <w:t>Israel offer honour and glory</w:t>
            </w:r>
            <w:r w:rsidRPr="00C05A5B">
              <w:t>,</w:t>
            </w:r>
          </w:p>
          <w:p w14:paraId="221B8C09" w14:textId="77777777" w:rsidR="00BE273A" w:rsidRPr="00C05A5B" w:rsidRDefault="00BE273A" w:rsidP="00BE273A">
            <w:pPr>
              <w:pStyle w:val="EngHang"/>
              <w:rPr>
                <w:szCs w:val="20"/>
              </w:rPr>
            </w:pPr>
            <w:r w:rsidRPr="00C05A5B">
              <w:t xml:space="preserve">Before Him, with the </w:t>
            </w:r>
            <w:r>
              <w:t>joyful voice</w:t>
            </w:r>
            <w:r w:rsidRPr="00C05A5B">
              <w:t>;</w:t>
            </w:r>
          </w:p>
          <w:p w14:paraId="15D80991" w14:textId="77777777" w:rsidR="00BE273A" w:rsidRPr="00C05A5B" w:rsidRDefault="00BE273A" w:rsidP="00BE273A">
            <w:pPr>
              <w:pStyle w:val="EngHang"/>
              <w:rPr>
                <w:szCs w:val="20"/>
              </w:rPr>
            </w:pPr>
            <w:r w:rsidRPr="00C05A5B">
              <w:t xml:space="preserve">All </w:t>
            </w:r>
            <w:r>
              <w:t>you</w:t>
            </w:r>
            <w:r w:rsidRPr="00C05A5B">
              <w:t xml:space="preserve"> priests of Emmanuel:</w:t>
            </w:r>
          </w:p>
          <w:p w14:paraId="1BF3C06B" w14:textId="77777777" w:rsidR="00BE273A" w:rsidRPr="00C05A5B" w:rsidRDefault="00BE273A" w:rsidP="00BE273A">
            <w:pPr>
              <w:pStyle w:val="EngHangEnd"/>
            </w:pPr>
            <w:r>
              <w:t xml:space="preserve">Praise </w:t>
            </w:r>
            <w:r w:rsidRPr="00C05A5B">
              <w:t>Him and exalt Him above all.</w:t>
            </w:r>
          </w:p>
        </w:tc>
        <w:tc>
          <w:tcPr>
            <w:tcW w:w="288" w:type="dxa"/>
          </w:tcPr>
          <w:p w14:paraId="712979F2" w14:textId="77777777" w:rsidR="00BE273A" w:rsidRDefault="00BE273A" w:rsidP="003C7D3F">
            <w:pPr>
              <w:rPr>
                <w:lang w:val="en-US"/>
              </w:rPr>
            </w:pPr>
          </w:p>
        </w:tc>
        <w:tc>
          <w:tcPr>
            <w:tcW w:w="288" w:type="dxa"/>
          </w:tcPr>
          <w:p w14:paraId="5F383824" w14:textId="77777777" w:rsidR="00BE273A" w:rsidRDefault="00BE273A" w:rsidP="00436BDD">
            <w:pPr>
              <w:pStyle w:val="CopticCross"/>
            </w:pPr>
            <w:r>
              <w:t>¿</w:t>
            </w:r>
          </w:p>
        </w:tc>
        <w:tc>
          <w:tcPr>
            <w:tcW w:w="3960" w:type="dxa"/>
          </w:tcPr>
          <w:p w14:paraId="0ACEA768" w14:textId="77777777" w:rsidR="00BE273A" w:rsidRDefault="00BE273A" w:rsidP="002E4881">
            <w:pPr>
              <w:pStyle w:val="CopticVersemulti-line"/>
            </w:pPr>
            <w:r w:rsidRPr="00436BDD">
              <w:t>Ⲧⲓⲙⲏ ⲕⲉ ⲇⲟⲝⲁ ⲱ̀ Ⲡⲓⲥ̅ⲗ</w:t>
            </w:r>
          </w:p>
          <w:p w14:paraId="34F8EA98" w14:textId="77777777" w:rsidR="00BE273A" w:rsidRDefault="00BE273A" w:rsidP="002E4881">
            <w:pPr>
              <w:pStyle w:val="CopticVersemulti-line"/>
            </w:pPr>
            <w:r w:rsidRPr="00436BDD">
              <w:t>ⲓ̀ⲛⲓ ⲛⲁϩⲣⲁϥ ϧⲉⲛ ⲟⲩⲥ̀ⲙⲏ ⲛ̀ⲑⲉⲗⲏⲗ</w:t>
            </w:r>
          </w:p>
          <w:p w14:paraId="4C4C8A55" w14:textId="77777777" w:rsidR="00BE273A" w:rsidRDefault="00BE273A" w:rsidP="002E4881">
            <w:pPr>
              <w:pStyle w:val="CopticVersemulti-line"/>
            </w:pPr>
            <w:r w:rsidRPr="00436BDD">
              <w:t>ⲛⲓⲟⲩⲏⲃ ⲛ̀ⲧⲉ Ⲉⲙⲙⲁⲛⲟⲩⲏⲗ</w:t>
            </w:r>
          </w:p>
          <w:p w14:paraId="2F63B2CD" w14:textId="77777777" w:rsidR="00BE273A" w:rsidRPr="00436BDD" w:rsidRDefault="00BE273A" w:rsidP="002E4881">
            <w:pPr>
              <w:pStyle w:val="CopticVerse"/>
            </w:pPr>
            <w:r w:rsidRPr="00436BDD">
              <w:t>ϩⲱⲥ ⲉ̀ⲣⲟϥ ⲁ̀ⲣⲓϩⲟⲩⲟ̀ ϭⲁⲥϥ.</w:t>
            </w:r>
          </w:p>
        </w:tc>
      </w:tr>
      <w:tr w:rsidR="00BE273A" w14:paraId="0CE735B7" w14:textId="77777777" w:rsidTr="00B32610">
        <w:trPr>
          <w:cantSplit/>
          <w:jc w:val="center"/>
        </w:trPr>
        <w:tc>
          <w:tcPr>
            <w:tcW w:w="288" w:type="dxa"/>
          </w:tcPr>
          <w:p w14:paraId="0C0DBFFC" w14:textId="77777777" w:rsidR="00BE273A" w:rsidRDefault="00BE273A" w:rsidP="00C05A5B">
            <w:pPr>
              <w:pStyle w:val="CopticCross"/>
            </w:pPr>
            <w:r>
              <w:t>¿</w:t>
            </w:r>
          </w:p>
        </w:tc>
        <w:tc>
          <w:tcPr>
            <w:tcW w:w="3960" w:type="dxa"/>
          </w:tcPr>
          <w:p w14:paraId="068AD72E" w14:textId="77777777" w:rsidR="00BE273A" w:rsidRPr="00C05A5B" w:rsidRDefault="00BE273A" w:rsidP="00BE273A">
            <w:pPr>
              <w:pStyle w:val="EngHang"/>
              <w:rPr>
                <w:szCs w:val="20"/>
              </w:rPr>
            </w:pPr>
            <w:r w:rsidRPr="00C05A5B">
              <w:t>Ye servants of the True God,</w:t>
            </w:r>
          </w:p>
          <w:p w14:paraId="176DAEC5" w14:textId="77777777" w:rsidR="00BE273A" w:rsidRPr="00C05A5B" w:rsidRDefault="00BE273A" w:rsidP="00BE273A">
            <w:pPr>
              <w:pStyle w:val="EngHang"/>
              <w:rPr>
                <w:szCs w:val="20"/>
              </w:rPr>
            </w:pPr>
            <w:r w:rsidRPr="00C05A5B">
              <w:t xml:space="preserve">And </w:t>
            </w:r>
            <w:commentRangeStart w:id="259"/>
            <w:r w:rsidRPr="00C05A5B">
              <w:t xml:space="preserve">spirits </w:t>
            </w:r>
            <w:commentRangeEnd w:id="259"/>
            <w:r>
              <w:rPr>
                <w:rStyle w:val="CommentReference"/>
                <w:rFonts w:eastAsiaTheme="minorHAnsi" w:cstheme="minorBidi"/>
                <w:color w:val="auto"/>
                <w:lang w:val="en-CA"/>
              </w:rPr>
              <w:commentReference w:id="259"/>
            </w:r>
            <w:r w:rsidRPr="00C05A5B">
              <w:t>of the righteous,</w:t>
            </w:r>
          </w:p>
          <w:p w14:paraId="65D671BD" w14:textId="77777777" w:rsidR="00BE273A" w:rsidRPr="00C05A5B" w:rsidRDefault="00BE273A" w:rsidP="00BE273A">
            <w:pPr>
              <w:pStyle w:val="EngHang"/>
              <w:rPr>
                <w:szCs w:val="20"/>
              </w:rPr>
            </w:pPr>
            <w:r w:rsidRPr="00C05A5B">
              <w:t xml:space="preserve">And charitable and </w:t>
            </w:r>
            <w:commentRangeStart w:id="260"/>
            <w:r>
              <w:t>contrite</w:t>
            </w:r>
            <w:r w:rsidRPr="00C05A5B">
              <w:t xml:space="preserve"> </w:t>
            </w:r>
            <w:commentRangeEnd w:id="260"/>
            <w:r>
              <w:rPr>
                <w:rStyle w:val="CommentReference"/>
                <w:rFonts w:eastAsiaTheme="minorHAnsi" w:cstheme="minorBidi"/>
                <w:color w:val="auto"/>
                <w:lang w:val="en-CA"/>
              </w:rPr>
              <w:commentReference w:id="260"/>
            </w:r>
            <w:commentRangeStart w:id="261"/>
            <w:r w:rsidRPr="00C05A5B">
              <w:t>hearts</w:t>
            </w:r>
            <w:commentRangeEnd w:id="261"/>
            <w:r>
              <w:rPr>
                <w:rStyle w:val="CommentReference"/>
                <w:rFonts w:eastAsiaTheme="minorHAnsi" w:cstheme="minorBidi"/>
                <w:color w:val="auto"/>
                <w:lang w:val="en-CA"/>
              </w:rPr>
              <w:commentReference w:id="261"/>
            </w:r>
            <w:r w:rsidRPr="00C05A5B">
              <w:t>:</w:t>
            </w:r>
          </w:p>
          <w:p w14:paraId="6ED64602" w14:textId="77777777" w:rsidR="00BE273A" w:rsidRPr="00C05A5B" w:rsidRDefault="00BE273A" w:rsidP="00BE273A">
            <w:pPr>
              <w:pStyle w:val="EngHangEnd"/>
            </w:pPr>
            <w:r>
              <w:t xml:space="preserve">Praise </w:t>
            </w:r>
            <w:r w:rsidRPr="00C05A5B">
              <w:t>Him and exalt Him above all.</w:t>
            </w:r>
          </w:p>
        </w:tc>
        <w:tc>
          <w:tcPr>
            <w:tcW w:w="288" w:type="dxa"/>
          </w:tcPr>
          <w:p w14:paraId="2D48BF93" w14:textId="77777777" w:rsidR="00BE273A" w:rsidRDefault="00BE273A" w:rsidP="003C7D3F">
            <w:pPr>
              <w:rPr>
                <w:lang w:val="en-US"/>
              </w:rPr>
            </w:pPr>
          </w:p>
        </w:tc>
        <w:tc>
          <w:tcPr>
            <w:tcW w:w="288" w:type="dxa"/>
          </w:tcPr>
          <w:p w14:paraId="5AEA4630" w14:textId="77777777" w:rsidR="00BE273A" w:rsidRDefault="00BE273A" w:rsidP="00436BDD">
            <w:pPr>
              <w:pStyle w:val="CopticCross"/>
            </w:pPr>
            <w:r>
              <w:t>¿</w:t>
            </w:r>
          </w:p>
        </w:tc>
        <w:tc>
          <w:tcPr>
            <w:tcW w:w="3960" w:type="dxa"/>
          </w:tcPr>
          <w:p w14:paraId="68938CD5" w14:textId="77777777" w:rsidR="00BE273A" w:rsidRDefault="00BE273A" w:rsidP="002E4881">
            <w:pPr>
              <w:pStyle w:val="CopticVersemulti-line"/>
            </w:pPr>
            <w:r w:rsidRPr="00436BDD">
              <w:t>Ⲩ̀ⲡⲏⲣⲉⲧⲱⲛ ⲙ̀Ⲫϯ ⲙ̀ⲙⲏⲓ</w:t>
            </w:r>
          </w:p>
          <w:p w14:paraId="7F8EA8B5" w14:textId="77777777" w:rsidR="00BE273A" w:rsidRDefault="00BE273A" w:rsidP="002E4881">
            <w:pPr>
              <w:pStyle w:val="CopticVersemulti-line"/>
            </w:pPr>
            <w:r w:rsidRPr="00436BDD">
              <w:t>ⲛⲉⲙ ⲛⲓⲯⲩⲭⲏ ⲛ̀ⲧⲉ ⲛⲓⲑ̀ⲙⲏⲓ</w:t>
            </w:r>
          </w:p>
          <w:p w14:paraId="1EEB2616" w14:textId="77777777" w:rsidR="00BE273A" w:rsidRDefault="00BE273A" w:rsidP="002E4881">
            <w:pPr>
              <w:pStyle w:val="CopticVersemulti-line"/>
            </w:pPr>
            <w:r w:rsidRPr="00436BDD">
              <w:t>ⲛⲏⲉⲧⲑⲉⲃⲓⲏ̀ⲟⲩⲧ ⲛ̀ⲣⲉϥⲙⲉⲓ</w:t>
            </w:r>
          </w:p>
          <w:p w14:paraId="3E20D70F" w14:textId="77777777" w:rsidR="00BE273A" w:rsidRPr="00436BDD" w:rsidRDefault="00BE273A" w:rsidP="002E4881">
            <w:pPr>
              <w:pStyle w:val="CopticVerse"/>
            </w:pPr>
            <w:r w:rsidRPr="00436BDD">
              <w:t>ϩⲱⲥ ⲉ̀ⲣⲟϥ ⲁ̀ⲣⲓϩⲟⲩⲟ̀ ϭⲁⲥϥ.</w:t>
            </w:r>
          </w:p>
        </w:tc>
      </w:tr>
      <w:tr w:rsidR="00BE273A" w14:paraId="0830F68C" w14:textId="77777777" w:rsidTr="00B32610">
        <w:trPr>
          <w:cantSplit/>
          <w:jc w:val="center"/>
        </w:trPr>
        <w:tc>
          <w:tcPr>
            <w:tcW w:w="288" w:type="dxa"/>
          </w:tcPr>
          <w:p w14:paraId="1D046A1A" w14:textId="77777777" w:rsidR="00BE273A" w:rsidRDefault="00BE273A" w:rsidP="00C05A5B">
            <w:pPr>
              <w:pStyle w:val="CopticCross"/>
            </w:pPr>
          </w:p>
        </w:tc>
        <w:tc>
          <w:tcPr>
            <w:tcW w:w="3960" w:type="dxa"/>
          </w:tcPr>
          <w:p w14:paraId="4D6718E6" w14:textId="77777777" w:rsidR="00BE273A" w:rsidRPr="00C05A5B" w:rsidRDefault="00BE273A" w:rsidP="00BE273A">
            <w:pPr>
              <w:pStyle w:val="EngHang"/>
              <w:rPr>
                <w:szCs w:val="20"/>
              </w:rPr>
            </w:pPr>
            <w:r w:rsidRPr="00C05A5B">
              <w:t xml:space="preserve">God, my God, is the One, </w:t>
            </w:r>
          </w:p>
          <w:p w14:paraId="073304E7" w14:textId="77777777" w:rsidR="00BE273A" w:rsidRPr="00C05A5B" w:rsidRDefault="00BE273A" w:rsidP="00BE273A">
            <w:pPr>
              <w:pStyle w:val="EngHang"/>
              <w:rPr>
                <w:szCs w:val="20"/>
              </w:rPr>
            </w:pPr>
            <w:r w:rsidRPr="00C05A5B">
              <w:t>Who saved you from the fire,</w:t>
            </w:r>
          </w:p>
          <w:p w14:paraId="4B4FC11F" w14:textId="77777777" w:rsidR="00BE273A" w:rsidRPr="00C05A5B" w:rsidRDefault="00BE273A" w:rsidP="00BE273A">
            <w:pPr>
              <w:pStyle w:val="EngHang"/>
              <w:rPr>
                <w:szCs w:val="20"/>
              </w:rPr>
            </w:pPr>
            <w:r w:rsidRPr="00C05A5B">
              <w:t>O Sedrach, Misach and Abednego:</w:t>
            </w:r>
          </w:p>
          <w:p w14:paraId="4DB0ACBC" w14:textId="77777777" w:rsidR="00BE273A" w:rsidRPr="00C05A5B" w:rsidRDefault="00BE273A" w:rsidP="00BE273A">
            <w:pPr>
              <w:pStyle w:val="EngHangEnd"/>
            </w:pPr>
            <w:r>
              <w:t xml:space="preserve">Praise </w:t>
            </w:r>
            <w:r w:rsidRPr="00C05A5B">
              <w:t>Him and exalt Him above all.</w:t>
            </w:r>
          </w:p>
        </w:tc>
        <w:tc>
          <w:tcPr>
            <w:tcW w:w="288" w:type="dxa"/>
          </w:tcPr>
          <w:p w14:paraId="0DDF8669" w14:textId="77777777" w:rsidR="00BE273A" w:rsidRDefault="00BE273A" w:rsidP="003C7D3F">
            <w:pPr>
              <w:rPr>
                <w:lang w:val="en-US"/>
              </w:rPr>
            </w:pPr>
          </w:p>
        </w:tc>
        <w:tc>
          <w:tcPr>
            <w:tcW w:w="288" w:type="dxa"/>
          </w:tcPr>
          <w:p w14:paraId="53342304" w14:textId="77777777" w:rsidR="00BE273A" w:rsidRDefault="00BE273A" w:rsidP="00436BDD">
            <w:pPr>
              <w:pStyle w:val="CopticCross"/>
            </w:pPr>
          </w:p>
        </w:tc>
        <w:tc>
          <w:tcPr>
            <w:tcW w:w="3960" w:type="dxa"/>
          </w:tcPr>
          <w:p w14:paraId="12302520" w14:textId="77777777" w:rsidR="00BE273A" w:rsidRDefault="00BE273A" w:rsidP="002E4881">
            <w:pPr>
              <w:pStyle w:val="CopticVersemulti-line"/>
            </w:pPr>
            <w:r w:rsidRPr="00436BDD">
              <w:t>Ⲫϯ Ⲡⲁⲛⲟⲩϯ ⲉ̀ⲅⲱ</w:t>
            </w:r>
          </w:p>
          <w:p w14:paraId="5C0CF9D7" w14:textId="77777777" w:rsidR="00BE273A" w:rsidRDefault="00BE273A" w:rsidP="002E4881">
            <w:pPr>
              <w:pStyle w:val="CopticVersemulti-line"/>
            </w:pPr>
            <w:r w:rsidRPr="00436BDD">
              <w:t>ⲡⲉⲧⲉⲛⲣⲉϥⲥⲱ ⲉⲕ ⲧⲟⲛ ⲁ̀ⲅⲱ</w:t>
            </w:r>
          </w:p>
          <w:p w14:paraId="78D9964D" w14:textId="77777777" w:rsidR="00BE273A" w:rsidRDefault="00BE273A" w:rsidP="002E4881">
            <w:pPr>
              <w:pStyle w:val="CopticVersemulti-line"/>
            </w:pPr>
            <w:r w:rsidRPr="00436BDD">
              <w:t>Ⲥⲉⲇⲣⲁⲭ Ⲙⲓⲥⲁⲭ Ⲁⲃⲇⲉⲛⲁⲅⲱ</w:t>
            </w:r>
          </w:p>
          <w:p w14:paraId="4E680913" w14:textId="77777777" w:rsidR="00BE273A" w:rsidRPr="00436BDD" w:rsidRDefault="00BE273A" w:rsidP="002E4881">
            <w:pPr>
              <w:pStyle w:val="CopticVerse"/>
            </w:pPr>
            <w:r w:rsidRPr="00436BDD">
              <w:t>ϩⲱⲥ ⲉ̀ⲣⲟϥ ⲁ̀ⲣⲓϩⲟⲩⲟ̀ ϭⲁⲥϥ.</w:t>
            </w:r>
          </w:p>
        </w:tc>
      </w:tr>
      <w:tr w:rsidR="00BE273A" w14:paraId="741F75B9" w14:textId="77777777" w:rsidTr="00B32610">
        <w:trPr>
          <w:cantSplit/>
          <w:jc w:val="center"/>
        </w:trPr>
        <w:tc>
          <w:tcPr>
            <w:tcW w:w="288" w:type="dxa"/>
          </w:tcPr>
          <w:p w14:paraId="596F07C3" w14:textId="77777777" w:rsidR="00BE273A" w:rsidRDefault="00BE273A" w:rsidP="00C05A5B">
            <w:pPr>
              <w:pStyle w:val="CopticCross"/>
            </w:pPr>
          </w:p>
        </w:tc>
        <w:tc>
          <w:tcPr>
            <w:tcW w:w="3960" w:type="dxa"/>
          </w:tcPr>
          <w:p w14:paraId="1389B8CE" w14:textId="77777777" w:rsidR="00BE273A" w:rsidRPr="00C05A5B" w:rsidRDefault="00BE273A" w:rsidP="00BE273A">
            <w:pPr>
              <w:pStyle w:val="EngHang"/>
              <w:rPr>
                <w:szCs w:val="20"/>
              </w:rPr>
            </w:pPr>
            <w:commentRangeStart w:id="262"/>
            <w:r w:rsidRPr="00C05A5B">
              <w:t>Make haste and be very attentive</w:t>
            </w:r>
            <w:commentRangeEnd w:id="262"/>
            <w:r>
              <w:rPr>
                <w:rStyle w:val="CommentReference"/>
                <w:rFonts w:eastAsiaTheme="minorHAnsi" w:cstheme="minorBidi"/>
                <w:color w:val="auto"/>
                <w:lang w:val="en-CA"/>
              </w:rPr>
              <w:commentReference w:id="262"/>
            </w:r>
            <w:r w:rsidRPr="00C05A5B">
              <w:t>,</w:t>
            </w:r>
          </w:p>
          <w:p w14:paraId="25837F12" w14:textId="77777777" w:rsidR="00BE273A" w:rsidRPr="00C05A5B" w:rsidRDefault="00BE273A" w:rsidP="00BE273A">
            <w:pPr>
              <w:pStyle w:val="EngHang"/>
              <w:rPr>
                <w:szCs w:val="20"/>
              </w:rPr>
            </w:pPr>
            <w:r w:rsidRPr="00C05A5B">
              <w:t xml:space="preserve">O </w:t>
            </w:r>
            <w:r>
              <w:t>you</w:t>
            </w:r>
            <w:r w:rsidRPr="00C05A5B">
              <w:t xml:space="preserve"> </w:t>
            </w:r>
            <w:commentRangeStart w:id="263"/>
            <w:r w:rsidRPr="00C05A5B">
              <w:t xml:space="preserve">righteous </w:t>
            </w:r>
            <w:commentRangeEnd w:id="263"/>
            <w:r>
              <w:rPr>
                <w:rStyle w:val="CommentReference"/>
                <w:rFonts w:eastAsiaTheme="minorHAnsi" w:cstheme="minorBidi"/>
                <w:color w:val="auto"/>
                <w:lang w:val="en-CA"/>
              </w:rPr>
              <w:commentReference w:id="263"/>
            </w:r>
            <w:r w:rsidRPr="00C05A5B">
              <w:t>of the Lord,</w:t>
            </w:r>
          </w:p>
          <w:p w14:paraId="40AE8CE9" w14:textId="77777777" w:rsidR="00BE273A" w:rsidRPr="00C05A5B" w:rsidRDefault="00BE273A" w:rsidP="00BE273A">
            <w:pPr>
              <w:pStyle w:val="EngHang"/>
              <w:rPr>
                <w:szCs w:val="20"/>
              </w:rPr>
            </w:pPr>
            <w:r w:rsidRPr="00C05A5B">
              <w:t>And all the creatures He has made:</w:t>
            </w:r>
          </w:p>
          <w:p w14:paraId="0360A967" w14:textId="77777777" w:rsidR="00BE273A" w:rsidRPr="00C05A5B" w:rsidRDefault="00BE273A" w:rsidP="00BE273A">
            <w:pPr>
              <w:pStyle w:val="EngHangEnd"/>
            </w:pPr>
            <w:r>
              <w:t>Praise</w:t>
            </w:r>
            <w:r w:rsidRPr="00C05A5B">
              <w:t xml:space="preserve"> Him and exalt Him above all.</w:t>
            </w:r>
          </w:p>
        </w:tc>
        <w:tc>
          <w:tcPr>
            <w:tcW w:w="288" w:type="dxa"/>
          </w:tcPr>
          <w:p w14:paraId="2E4F9755" w14:textId="77777777" w:rsidR="00BE273A" w:rsidRDefault="00BE273A" w:rsidP="003C7D3F">
            <w:pPr>
              <w:rPr>
                <w:lang w:val="en-US"/>
              </w:rPr>
            </w:pPr>
          </w:p>
        </w:tc>
        <w:tc>
          <w:tcPr>
            <w:tcW w:w="288" w:type="dxa"/>
          </w:tcPr>
          <w:p w14:paraId="3E6D5339" w14:textId="77777777" w:rsidR="00BE273A" w:rsidRDefault="00BE273A" w:rsidP="00436BDD">
            <w:pPr>
              <w:pStyle w:val="CopticCross"/>
            </w:pPr>
          </w:p>
        </w:tc>
        <w:tc>
          <w:tcPr>
            <w:tcW w:w="3960" w:type="dxa"/>
          </w:tcPr>
          <w:p w14:paraId="031E8628" w14:textId="77777777" w:rsidR="00BE273A" w:rsidRDefault="00BE273A" w:rsidP="002E4881">
            <w:pPr>
              <w:pStyle w:val="CopticVersemulti-line"/>
            </w:pPr>
            <w:r w:rsidRPr="00436BDD">
              <w:t>Ⲭⲱⲗⲉⲙ ϧⲉⲛ ⲟⲩⲛⲓϣϯ ⲛ̀ϣ̀ⲣⲱⲓⲥ</w:t>
            </w:r>
          </w:p>
          <w:p w14:paraId="450D54D8" w14:textId="77777777" w:rsidR="00BE273A" w:rsidRDefault="00BE273A" w:rsidP="002E4881">
            <w:pPr>
              <w:pStyle w:val="CopticVersemulti-line"/>
            </w:pPr>
            <w:r w:rsidRPr="00436BDD">
              <w:t>ⲱ̀ ⲛⲏⲉ̀ⲧⲉⲣⲥⲉ̀ⲃⲉⲥⲑⲉ ⲙ̀Ⲡⲟ̅ⲥ̅</w:t>
            </w:r>
          </w:p>
          <w:p w14:paraId="2B7CB1AC" w14:textId="77777777" w:rsidR="00BE273A" w:rsidRDefault="00BE273A" w:rsidP="002E4881">
            <w:pPr>
              <w:pStyle w:val="CopticVersemulti-line"/>
            </w:pPr>
            <w:r w:rsidRPr="00436BDD">
              <w:t>ⲛⲉⲙ ⲛⲓⲫⲩⲥⲓⲥ ⲧⲏⲣⲟⲩ ⲉ̀ⲧⲁϥⲁⲓⲥ</w:t>
            </w:r>
          </w:p>
          <w:p w14:paraId="69B8DDBC" w14:textId="77777777" w:rsidR="00BE273A" w:rsidRPr="00436BDD" w:rsidRDefault="00BE273A" w:rsidP="002E4881">
            <w:pPr>
              <w:pStyle w:val="CopticVerse"/>
            </w:pPr>
            <w:r w:rsidRPr="00436BDD">
              <w:t>ϩⲱⲥ ⲉ̀ⲣⲟϥ ⲁ̀ⲣⲓϩⲟⲩⲟ̀ ϭⲁⲥϥ.</w:t>
            </w:r>
          </w:p>
        </w:tc>
      </w:tr>
      <w:tr w:rsidR="00BE273A" w14:paraId="168D4252" w14:textId="77777777" w:rsidTr="00B32610">
        <w:trPr>
          <w:cantSplit/>
          <w:jc w:val="center"/>
        </w:trPr>
        <w:tc>
          <w:tcPr>
            <w:tcW w:w="288" w:type="dxa"/>
          </w:tcPr>
          <w:p w14:paraId="75F420C8" w14:textId="77777777" w:rsidR="00BE273A" w:rsidRDefault="00BE273A" w:rsidP="00C05A5B">
            <w:pPr>
              <w:pStyle w:val="CopticCross"/>
            </w:pPr>
            <w:r>
              <w:t>¿</w:t>
            </w:r>
          </w:p>
        </w:tc>
        <w:tc>
          <w:tcPr>
            <w:tcW w:w="3960" w:type="dxa"/>
          </w:tcPr>
          <w:p w14:paraId="319A8C1F" w14:textId="77777777" w:rsidR="00BE273A" w:rsidRPr="00C05A5B" w:rsidRDefault="00BE273A" w:rsidP="00BE273A">
            <w:pPr>
              <w:pStyle w:val="EngHang"/>
              <w:rPr>
                <w:szCs w:val="20"/>
              </w:rPr>
            </w:pPr>
            <w:r w:rsidRPr="00C05A5B">
              <w:t>Coolness and repose without ceasing,</w:t>
            </w:r>
          </w:p>
          <w:p w14:paraId="10FE57A8" w14:textId="77777777" w:rsidR="00BE273A" w:rsidRPr="00C05A5B" w:rsidRDefault="00BE273A" w:rsidP="00BE273A">
            <w:pPr>
              <w:pStyle w:val="EngHang"/>
              <w:rPr>
                <w:szCs w:val="20"/>
              </w:rPr>
            </w:pPr>
            <w:r w:rsidRPr="00C05A5B">
              <w:t xml:space="preserve">Grant </w:t>
            </w:r>
            <w:r>
              <w:t>to</w:t>
            </w:r>
            <w:r w:rsidRPr="00C05A5B">
              <w:t xml:space="preserve"> all of us,</w:t>
            </w:r>
          </w:p>
          <w:p w14:paraId="08758C12" w14:textId="77777777" w:rsidR="00BE273A" w:rsidRDefault="00BE273A" w:rsidP="00BE273A">
            <w:pPr>
              <w:pStyle w:val="EngHang"/>
            </w:pPr>
            <w:r w:rsidRPr="00C05A5B">
              <w:t>That we may joyfully proclaim:</w:t>
            </w:r>
          </w:p>
          <w:p w14:paraId="208B3F52" w14:textId="77777777" w:rsidR="00BE273A" w:rsidRPr="00C05A5B" w:rsidRDefault="00BE273A" w:rsidP="00BE273A">
            <w:pPr>
              <w:pStyle w:val="EngHangEnd"/>
            </w:pPr>
            <w:r>
              <w:t xml:space="preserve">Praise </w:t>
            </w:r>
            <w:r w:rsidRPr="00C05A5B">
              <w:t>Him and exalt Him above all.</w:t>
            </w:r>
          </w:p>
        </w:tc>
        <w:tc>
          <w:tcPr>
            <w:tcW w:w="288" w:type="dxa"/>
          </w:tcPr>
          <w:p w14:paraId="1908E9C9" w14:textId="77777777" w:rsidR="00BE273A" w:rsidRDefault="00BE273A" w:rsidP="003C7D3F">
            <w:pPr>
              <w:rPr>
                <w:lang w:val="en-US"/>
              </w:rPr>
            </w:pPr>
          </w:p>
        </w:tc>
        <w:tc>
          <w:tcPr>
            <w:tcW w:w="288" w:type="dxa"/>
          </w:tcPr>
          <w:p w14:paraId="05FD71F4" w14:textId="77777777" w:rsidR="00BE273A" w:rsidRDefault="00BE273A" w:rsidP="00436BDD">
            <w:pPr>
              <w:pStyle w:val="CopticCross"/>
            </w:pPr>
            <w:r>
              <w:t>¿</w:t>
            </w:r>
          </w:p>
        </w:tc>
        <w:tc>
          <w:tcPr>
            <w:tcW w:w="3960" w:type="dxa"/>
          </w:tcPr>
          <w:p w14:paraId="67095E60" w14:textId="77777777" w:rsidR="00BE273A" w:rsidRDefault="00BE273A" w:rsidP="00794F01">
            <w:pPr>
              <w:pStyle w:val="CopticVersemulti-line"/>
            </w:pPr>
            <w:r w:rsidRPr="00436BDD">
              <w:t>Ⲯⲩⲭⲟⲥ ⲕⲉ ⲁ̀ⲛⲁⲡⲁⲩⲥⲓⲥ</w:t>
            </w:r>
          </w:p>
          <w:p w14:paraId="6D7686AD" w14:textId="77777777" w:rsidR="00BE273A" w:rsidRDefault="00BE273A" w:rsidP="00794F01">
            <w:pPr>
              <w:pStyle w:val="CopticVersemulti-line"/>
            </w:pPr>
            <w:r w:rsidRPr="00436BDD">
              <w:t>ⲙⲟⲓ ⲛⲁⲛ ⲧⲏⲣⲉⲛ ⲭⲱⲣⲓⲥ ⲑ̀ⲣⲁⲩⲥⲓⲥ</w:t>
            </w:r>
          </w:p>
          <w:p w14:paraId="77199A13" w14:textId="77777777" w:rsidR="00BE273A" w:rsidRDefault="00BE273A" w:rsidP="00794F01">
            <w:pPr>
              <w:pStyle w:val="CopticVersemulti-line"/>
            </w:pPr>
            <w:r w:rsidRPr="00436BDD">
              <w:t>ⲉⲑⲣⲉⲛϫⲱ ϧⲉⲛ ⲟⲩⲁ̀ⲡⲟⲗⲁⲩⲥⲓⲥ</w:t>
            </w:r>
          </w:p>
          <w:p w14:paraId="2C38B53A" w14:textId="77777777" w:rsidR="00BE273A" w:rsidRPr="00436BDD" w:rsidRDefault="00BE273A" w:rsidP="00794F01">
            <w:pPr>
              <w:pStyle w:val="CopticVerse"/>
            </w:pPr>
            <w:r w:rsidRPr="00436BDD">
              <w:t>ϩⲱⲥ ⲉ̀ⲣⲟϥ ⲁ̀ⲣⲓϩⲟⲩⲟ̀ ϭⲁⲥϥ.</w:t>
            </w:r>
          </w:p>
        </w:tc>
      </w:tr>
      <w:tr w:rsidR="00BE273A" w14:paraId="53DF4E0F" w14:textId="77777777" w:rsidTr="00B32610">
        <w:trPr>
          <w:cantSplit/>
          <w:jc w:val="center"/>
        </w:trPr>
        <w:tc>
          <w:tcPr>
            <w:tcW w:w="288" w:type="dxa"/>
          </w:tcPr>
          <w:p w14:paraId="44360BDF" w14:textId="77777777" w:rsidR="00BE273A" w:rsidRDefault="00BE273A" w:rsidP="00C05A5B">
            <w:pPr>
              <w:pStyle w:val="CopticCross"/>
            </w:pPr>
            <w:r>
              <w:t>¿</w:t>
            </w:r>
          </w:p>
        </w:tc>
        <w:tc>
          <w:tcPr>
            <w:tcW w:w="3960" w:type="dxa"/>
          </w:tcPr>
          <w:p w14:paraId="687239CF" w14:textId="77777777" w:rsidR="00BE273A" w:rsidRPr="00C05A5B" w:rsidRDefault="00BE273A" w:rsidP="00BE273A">
            <w:pPr>
              <w:pStyle w:val="EngHang"/>
              <w:rPr>
                <w:szCs w:val="20"/>
              </w:rPr>
            </w:pPr>
            <w:r w:rsidRPr="00C05A5B">
              <w:t xml:space="preserve">And also </w:t>
            </w:r>
            <w:r w:rsidR="00E570CB">
              <w:t>Your</w:t>
            </w:r>
            <w:r w:rsidRPr="00C05A5B">
              <w:t xml:space="preserve"> poor servant, Sarkis,</w:t>
            </w:r>
          </w:p>
          <w:p w14:paraId="0120A533" w14:textId="77777777" w:rsidR="00BE273A" w:rsidRPr="00C05A5B" w:rsidRDefault="00BE273A" w:rsidP="00BE273A">
            <w:pPr>
              <w:pStyle w:val="EngHang"/>
              <w:rPr>
                <w:szCs w:val="20"/>
              </w:rPr>
            </w:pPr>
            <w:r>
              <w:t xml:space="preserve">Let him not be </w:t>
            </w:r>
            <w:commentRangeStart w:id="264"/>
            <w:r>
              <w:t>condemned</w:t>
            </w:r>
            <w:commentRangeEnd w:id="264"/>
            <w:r>
              <w:rPr>
                <w:rStyle w:val="CommentReference"/>
                <w:rFonts w:eastAsiaTheme="minorHAnsi" w:cstheme="minorBidi"/>
                <w:color w:val="auto"/>
                <w:lang w:val="en-CA"/>
              </w:rPr>
              <w:commentReference w:id="264"/>
            </w:r>
            <w:r w:rsidRPr="00C05A5B">
              <w:t xml:space="preserve">, </w:t>
            </w:r>
          </w:p>
          <w:p w14:paraId="5C6E57B0" w14:textId="77777777" w:rsidR="00BE273A" w:rsidRDefault="00BE273A" w:rsidP="00BE273A">
            <w:pPr>
              <w:pStyle w:val="EngHang"/>
            </w:pPr>
            <w:r w:rsidRPr="00C05A5B">
              <w:t xml:space="preserve">That he may </w:t>
            </w:r>
            <w:commentRangeStart w:id="265"/>
            <w:r w:rsidRPr="00C05A5B">
              <w:t xml:space="preserve">join </w:t>
            </w:r>
            <w:commentRangeEnd w:id="265"/>
            <w:r>
              <w:rPr>
                <w:rStyle w:val="CommentReference"/>
                <w:rFonts w:eastAsiaTheme="minorHAnsi" w:cstheme="minorBidi"/>
                <w:color w:val="auto"/>
                <w:lang w:val="en-CA"/>
              </w:rPr>
              <w:commentReference w:id="265"/>
            </w:r>
            <w:r w:rsidRPr="00C05A5B">
              <w:t>them and say:</w:t>
            </w:r>
          </w:p>
          <w:p w14:paraId="1026E3B1" w14:textId="77777777" w:rsidR="00BE273A" w:rsidRPr="00C05A5B" w:rsidRDefault="00BE273A" w:rsidP="00BE273A">
            <w:pPr>
              <w:pStyle w:val="EngHangEnd"/>
            </w:pPr>
            <w:r>
              <w:t>Praise</w:t>
            </w:r>
            <w:r w:rsidRPr="00C05A5B">
              <w:t xml:space="preserve"> Him and exalt Him above all.</w:t>
            </w:r>
          </w:p>
        </w:tc>
        <w:tc>
          <w:tcPr>
            <w:tcW w:w="288" w:type="dxa"/>
          </w:tcPr>
          <w:p w14:paraId="3EF9B9B2" w14:textId="77777777" w:rsidR="00BE273A" w:rsidRDefault="00BE273A" w:rsidP="003C7D3F">
            <w:pPr>
              <w:rPr>
                <w:lang w:val="en-US"/>
              </w:rPr>
            </w:pPr>
          </w:p>
        </w:tc>
        <w:tc>
          <w:tcPr>
            <w:tcW w:w="288" w:type="dxa"/>
          </w:tcPr>
          <w:p w14:paraId="0D55A494" w14:textId="77777777" w:rsidR="00BE273A" w:rsidRDefault="00BE273A" w:rsidP="00436BDD">
            <w:pPr>
              <w:pStyle w:val="CopticCross"/>
            </w:pPr>
            <w:r>
              <w:t>¿</w:t>
            </w:r>
          </w:p>
        </w:tc>
        <w:tc>
          <w:tcPr>
            <w:tcW w:w="3960" w:type="dxa"/>
          </w:tcPr>
          <w:p w14:paraId="29977D1C" w14:textId="77777777" w:rsidR="00BE273A" w:rsidRDefault="00BE273A" w:rsidP="00794F01">
            <w:pPr>
              <w:pStyle w:val="CopticVersemulti-line"/>
            </w:pPr>
            <w:r w:rsidRPr="00436BDD">
              <w:t>Ⲱ̀ⲥⲁⲩⲧⲱⲥ ⲡⲉⲕⲃⲱⲕ ⲡⲓⲡ̀ⲧⲱⲭⲟⲥ</w:t>
            </w:r>
          </w:p>
          <w:p w14:paraId="33A76F9E" w14:textId="77777777" w:rsidR="00BE273A" w:rsidRDefault="00BE273A" w:rsidP="00794F01">
            <w:pPr>
              <w:pStyle w:val="CopticVersemulti-line"/>
            </w:pPr>
            <w:r w:rsidRPr="00436BDD">
              <w:t>Ⲥⲁⲣⲕⲓⲥ ⲁ̀ⲣⲓⲧϥ ⲉϥⲟⲓ ⲛ̀ⲉ̀ⲛⲟⲭⲟⲥ</w:t>
            </w:r>
          </w:p>
          <w:p w14:paraId="3971CF13" w14:textId="77777777" w:rsidR="00BE273A" w:rsidRDefault="00BE273A" w:rsidP="00794F01">
            <w:pPr>
              <w:pStyle w:val="CopticVersemulti-line"/>
            </w:pPr>
            <w:r w:rsidRPr="00436BDD">
              <w:t>ⲉ̀ⲥⲁϫⲓ ⲛⲉⲙ ⲛⲁⲓ ϩⲱⲥ ⲙⲉⲧⲟⲭⲟⲥ</w:t>
            </w:r>
          </w:p>
          <w:p w14:paraId="5E21DB1A" w14:textId="77777777" w:rsidR="00BE273A" w:rsidRPr="00436BDD" w:rsidRDefault="00BE273A" w:rsidP="00794F01">
            <w:pPr>
              <w:pStyle w:val="CopticVerse"/>
            </w:pPr>
            <w:r w:rsidRPr="00436BDD">
              <w:t>ϩⲱⲥ ⲉ̀ⲣⲟϥ ⲁ̀ⲣⲓϩⲟⲩⲟ̀ ϭⲁⲥϥ.</w:t>
            </w:r>
          </w:p>
        </w:tc>
      </w:tr>
    </w:tbl>
    <w:p w14:paraId="38C27895" w14:textId="0CDA2C50" w:rsidR="00BE273A" w:rsidRDefault="00BE273A" w:rsidP="00BE273A">
      <w:pPr>
        <w:pStyle w:val="Rubric"/>
      </w:pPr>
      <w:r>
        <w:t>During Sundays of the month of Koiahk, the Psali Batos "God, existing before the ages" is said instead of, or after th</w:t>
      </w:r>
      <w:r w:rsidR="003C1002">
        <w:t xml:space="preserve">e above Psali Batos. See page </w:t>
      </w:r>
      <w:r w:rsidR="003C1002">
        <w:fldChar w:fldCharType="begin"/>
      </w:r>
      <w:r w:rsidR="003C1002">
        <w:instrText xml:space="preserve"> PAGEREF _Ref435645593 \h </w:instrText>
      </w:r>
      <w:r w:rsidR="003C1002">
        <w:fldChar w:fldCharType="separate"/>
      </w:r>
      <w:r w:rsidR="00B50C35">
        <w:rPr>
          <w:noProof/>
        </w:rPr>
        <w:t>936</w:t>
      </w:r>
      <w:r w:rsidR="003C1002">
        <w:fldChar w:fldCharType="end"/>
      </w:r>
      <w:r>
        <w:t>.</w:t>
      </w:r>
    </w:p>
    <w:p w14:paraId="1798AB85" w14:textId="77777777" w:rsidR="003C7D3F" w:rsidRPr="003C7D3F" w:rsidRDefault="003C7D3F" w:rsidP="003C7D3F">
      <w:pPr>
        <w:rPr>
          <w:lang w:val="en-US"/>
        </w:rPr>
      </w:pPr>
    </w:p>
    <w:p w14:paraId="56F8DA6B" w14:textId="77777777" w:rsidR="00436BDD" w:rsidRDefault="00436BDD" w:rsidP="00E7448F">
      <w:pPr>
        <w:pStyle w:val="Heading4"/>
      </w:pPr>
      <w:bookmarkStart w:id="266" w:name="_Toc297322059"/>
      <w:bookmarkStart w:id="267" w:name="_Toc297407704"/>
      <w:bookmarkStart w:id="268" w:name="_Toc298445756"/>
      <w:bookmarkStart w:id="269" w:name="_Toc298681239"/>
      <w:bookmarkStart w:id="270" w:name="_Toc298447481"/>
      <w:r>
        <w:lastRenderedPageBreak/>
        <w:t xml:space="preserve">We Follow </w:t>
      </w:r>
      <w:r w:rsidR="001040C8">
        <w:t>You</w:t>
      </w:r>
      <w:bookmarkEnd w:id="266"/>
      <w:bookmarkEnd w:id="267"/>
      <w:bookmarkEnd w:id="268"/>
      <w:bookmarkEnd w:id="269"/>
      <w:bookmarkEnd w:id="270"/>
    </w:p>
    <w:p w14:paraId="23E01131" w14:textId="77777777" w:rsidR="00436BDD" w:rsidRDefault="00436BDD" w:rsidP="00436BDD">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36BDD" w14:paraId="1EF34A98" w14:textId="77777777" w:rsidTr="00B32610">
        <w:trPr>
          <w:cantSplit/>
          <w:jc w:val="center"/>
        </w:trPr>
        <w:tc>
          <w:tcPr>
            <w:tcW w:w="288" w:type="dxa"/>
          </w:tcPr>
          <w:p w14:paraId="660041DE" w14:textId="77777777" w:rsidR="00436BDD" w:rsidRDefault="00436BDD" w:rsidP="001A0083">
            <w:pPr>
              <w:pStyle w:val="CopticCross"/>
            </w:pPr>
          </w:p>
        </w:tc>
        <w:tc>
          <w:tcPr>
            <w:tcW w:w="3960" w:type="dxa"/>
          </w:tcPr>
          <w:p w14:paraId="32EBBCEA" w14:textId="77777777" w:rsidR="00794F01" w:rsidRDefault="001A0083" w:rsidP="00794F01">
            <w:pPr>
              <w:pStyle w:val="EngHang"/>
            </w:pPr>
            <w:r w:rsidRPr="001A0083">
              <w:t xml:space="preserve">We follow </w:t>
            </w:r>
            <w:r w:rsidR="003204E4">
              <w:t>You</w:t>
            </w:r>
            <w:r w:rsidRPr="001A0083">
              <w:t xml:space="preserve"> with all our hearts</w:t>
            </w:r>
          </w:p>
          <w:p w14:paraId="18BB19A1" w14:textId="77777777" w:rsidR="00794F01" w:rsidRDefault="001A0083" w:rsidP="00794F01">
            <w:pPr>
              <w:pStyle w:val="EngHang"/>
            </w:pPr>
            <w:r w:rsidRPr="001A0083">
              <w:t xml:space="preserve">and fear </w:t>
            </w:r>
            <w:r w:rsidR="003204E4">
              <w:t>You</w:t>
            </w:r>
            <w:r w:rsidRPr="001A0083">
              <w:t>,</w:t>
            </w:r>
          </w:p>
          <w:p w14:paraId="5CD2E6F1" w14:textId="77777777" w:rsidR="00794F01" w:rsidRDefault="001A0083" w:rsidP="00794F01">
            <w:pPr>
              <w:pStyle w:val="EngHang"/>
            </w:pPr>
            <w:r w:rsidRPr="001A0083">
              <w:t xml:space="preserve">And seek after </w:t>
            </w:r>
            <w:r w:rsidR="003204E4">
              <w:t>Your</w:t>
            </w:r>
            <w:r w:rsidRPr="001A0083">
              <w:t xml:space="preserve"> face:</w:t>
            </w:r>
          </w:p>
          <w:p w14:paraId="21F280E5" w14:textId="77777777" w:rsidR="00436BDD" w:rsidRPr="001A0083" w:rsidRDefault="003204E4" w:rsidP="003204E4">
            <w:pPr>
              <w:pStyle w:val="EngHangEnd"/>
              <w:rPr>
                <w:szCs w:val="20"/>
              </w:rPr>
            </w:pPr>
            <w:r>
              <w:t>O God do not forsake us</w:t>
            </w:r>
            <w:r w:rsidR="001A0083" w:rsidRPr="001A0083">
              <w:t>.</w:t>
            </w:r>
          </w:p>
        </w:tc>
        <w:tc>
          <w:tcPr>
            <w:tcW w:w="288" w:type="dxa"/>
          </w:tcPr>
          <w:p w14:paraId="6F47A6C2" w14:textId="77777777" w:rsidR="00436BDD" w:rsidRDefault="00436BDD" w:rsidP="00325916"/>
        </w:tc>
        <w:tc>
          <w:tcPr>
            <w:tcW w:w="288" w:type="dxa"/>
          </w:tcPr>
          <w:p w14:paraId="2AD54AF4" w14:textId="77777777" w:rsidR="00436BDD" w:rsidRDefault="00436BDD" w:rsidP="001A0083">
            <w:pPr>
              <w:pStyle w:val="CopticCross"/>
            </w:pPr>
          </w:p>
        </w:tc>
        <w:tc>
          <w:tcPr>
            <w:tcW w:w="3960" w:type="dxa"/>
          </w:tcPr>
          <w:p w14:paraId="53A92A76" w14:textId="77777777" w:rsidR="00794F01" w:rsidRDefault="001A0083" w:rsidP="00794F01">
            <w:pPr>
              <w:pStyle w:val="CopticVersemulti-line"/>
            </w:pPr>
            <w:r w:rsidRPr="00A742AC">
              <w:t>Ⲧⲉⲛⲟⲩⲉϩ ⲛ̀ⲥⲱⲕ ϧⲉⲛ ⲡⲉⲛϩⲏⲧ ⲧⲏⲣϥ</w:t>
            </w:r>
          </w:p>
          <w:p w14:paraId="1BCED712" w14:textId="77777777" w:rsidR="00794F01" w:rsidRDefault="001A0083" w:rsidP="00794F01">
            <w:pPr>
              <w:pStyle w:val="CopticVersemulti-line"/>
            </w:pPr>
            <w:r w:rsidRPr="00A742AC">
              <w:t>ⲧⲉⲛⲉⲣϩⲟϯ ϧⲁⲧⲉⲕϩⲏ</w:t>
            </w:r>
          </w:p>
          <w:p w14:paraId="691D9E16" w14:textId="77777777" w:rsidR="00794F01" w:rsidRDefault="001A0083" w:rsidP="00794F01">
            <w:pPr>
              <w:pStyle w:val="CopticVersemulti-line"/>
            </w:pPr>
            <w:r w:rsidRPr="00A742AC">
              <w:t>ⲟⲩⲟϩ ⲧⲉⲛⲕⲱϯ ⲛ̀ⲥⲁ ⲡⲉⲕϩⲟ</w:t>
            </w:r>
          </w:p>
          <w:p w14:paraId="304695F3" w14:textId="77777777" w:rsidR="00436BDD" w:rsidRPr="00A742AC" w:rsidRDefault="001A0083" w:rsidP="00794F01">
            <w:pPr>
              <w:pStyle w:val="CopticVerse"/>
            </w:pPr>
            <w:r w:rsidRPr="00A742AC">
              <w:t>Ⲫϯ ⲙ̀ⲡⲉⲣϯϣⲓⲡⲓ ⲛⲁⲛ.</w:t>
            </w:r>
          </w:p>
        </w:tc>
      </w:tr>
      <w:tr w:rsidR="00436BDD" w14:paraId="7B65738D" w14:textId="77777777" w:rsidTr="00B32610">
        <w:trPr>
          <w:cantSplit/>
          <w:jc w:val="center"/>
        </w:trPr>
        <w:tc>
          <w:tcPr>
            <w:tcW w:w="288" w:type="dxa"/>
          </w:tcPr>
          <w:p w14:paraId="76816F59" w14:textId="77777777" w:rsidR="00436BDD" w:rsidRDefault="001A0083" w:rsidP="001A0083">
            <w:pPr>
              <w:pStyle w:val="CopticCross"/>
            </w:pPr>
            <w:r>
              <w:t>¿</w:t>
            </w:r>
          </w:p>
        </w:tc>
        <w:tc>
          <w:tcPr>
            <w:tcW w:w="3960" w:type="dxa"/>
          </w:tcPr>
          <w:p w14:paraId="5E99AA22" w14:textId="77777777" w:rsidR="00794F01" w:rsidRDefault="001A0083" w:rsidP="00794F01">
            <w:pPr>
              <w:pStyle w:val="EngHang"/>
            </w:pPr>
            <w:r w:rsidRPr="001A0083">
              <w:t>But rather, deal with us</w:t>
            </w:r>
          </w:p>
          <w:p w14:paraId="4820BD7B" w14:textId="77777777" w:rsidR="00794F01" w:rsidRDefault="001A0083" w:rsidP="00794F01">
            <w:pPr>
              <w:pStyle w:val="EngHang"/>
            </w:pPr>
            <w:r w:rsidRPr="001A0083">
              <w:t xml:space="preserve">according to </w:t>
            </w:r>
            <w:r w:rsidR="003204E4">
              <w:t>Your</w:t>
            </w:r>
            <w:r w:rsidRPr="001A0083">
              <w:t xml:space="preserve"> meekness,</w:t>
            </w:r>
          </w:p>
          <w:p w14:paraId="2B11FD70" w14:textId="77777777" w:rsidR="00794F01" w:rsidRDefault="001A0083" w:rsidP="00794F01">
            <w:pPr>
              <w:pStyle w:val="EngHang"/>
            </w:pPr>
            <w:r w:rsidRPr="001A0083">
              <w:t xml:space="preserve">And according to </w:t>
            </w:r>
            <w:r w:rsidR="003204E4">
              <w:t>Your</w:t>
            </w:r>
            <w:r w:rsidRPr="001A0083">
              <w:t xml:space="preserve"> great mercy,</w:t>
            </w:r>
          </w:p>
          <w:p w14:paraId="6C347EC9" w14:textId="77777777" w:rsidR="00436BDD" w:rsidRPr="001A0083" w:rsidRDefault="001A0083" w:rsidP="003204E4">
            <w:pPr>
              <w:pStyle w:val="EngHangEnd"/>
              <w:rPr>
                <w:szCs w:val="20"/>
              </w:rPr>
            </w:pPr>
            <w:r w:rsidRPr="001A0083">
              <w:t>O God, help us.</w:t>
            </w:r>
          </w:p>
        </w:tc>
        <w:tc>
          <w:tcPr>
            <w:tcW w:w="288" w:type="dxa"/>
          </w:tcPr>
          <w:p w14:paraId="34F0E1B4" w14:textId="77777777" w:rsidR="00436BDD" w:rsidRDefault="00436BDD" w:rsidP="00325916"/>
        </w:tc>
        <w:tc>
          <w:tcPr>
            <w:tcW w:w="288" w:type="dxa"/>
          </w:tcPr>
          <w:p w14:paraId="180F7376" w14:textId="77777777" w:rsidR="00436BDD" w:rsidRDefault="001A0083" w:rsidP="001A0083">
            <w:pPr>
              <w:pStyle w:val="CopticCross"/>
            </w:pPr>
            <w:r>
              <w:t>¿</w:t>
            </w:r>
          </w:p>
        </w:tc>
        <w:tc>
          <w:tcPr>
            <w:tcW w:w="3960" w:type="dxa"/>
          </w:tcPr>
          <w:p w14:paraId="23CD2AC5" w14:textId="77777777" w:rsidR="00794F01" w:rsidRDefault="00A742AC" w:rsidP="00794F01">
            <w:pPr>
              <w:pStyle w:val="CopticVersemulti-line"/>
            </w:pPr>
            <w:r w:rsidRPr="00A742AC">
              <w:t>Ⲁⲗⲗⲁ ⲁⲣⲓⲟⲩⲓ ⲛⲉⲙⲁⲛ</w:t>
            </w:r>
          </w:p>
          <w:p w14:paraId="10EE8430" w14:textId="77777777" w:rsidR="00794F01" w:rsidRDefault="00A742AC" w:rsidP="00794F01">
            <w:pPr>
              <w:pStyle w:val="CopticVersemulti-line"/>
            </w:pPr>
            <w:r w:rsidRPr="00A742AC">
              <w:t>ⲕⲁⲧⲁ ⲧⲉⲕⲙⲉⲧⲉ̀ⲡⲓⲕⲏⲥ</w:t>
            </w:r>
          </w:p>
          <w:p w14:paraId="2951D6E4" w14:textId="77777777" w:rsidR="00794F01" w:rsidRDefault="00A742AC" w:rsidP="00794F01">
            <w:pPr>
              <w:pStyle w:val="CopticVersemulti-line"/>
            </w:pPr>
            <w:r w:rsidRPr="00A742AC">
              <w:t>ⲛⲉⲙ ⲕⲁⲧⲁ ⲡ̀ⲁ̀ϣⲁⲓ ⲛ̀ⲧⲉ ⲡⲉⲕⲛⲁⲓ</w:t>
            </w:r>
          </w:p>
          <w:p w14:paraId="43ADBE2C" w14:textId="77777777" w:rsidR="00436BDD" w:rsidRPr="00A742AC" w:rsidRDefault="00A742AC" w:rsidP="00794F01">
            <w:pPr>
              <w:pStyle w:val="CopticVerse"/>
            </w:pPr>
            <w:r w:rsidRPr="00A742AC">
              <w:t>Ⲡⲟ̅ⲥ ⲁⲣⲓⲃⲟⲏ̀ⲑⲓⲛ ⲉⲣⲟⲛ.</w:t>
            </w:r>
          </w:p>
        </w:tc>
      </w:tr>
      <w:tr w:rsidR="00436BDD" w14:paraId="1702BF78" w14:textId="77777777" w:rsidTr="00B32610">
        <w:trPr>
          <w:cantSplit/>
          <w:jc w:val="center"/>
        </w:trPr>
        <w:tc>
          <w:tcPr>
            <w:tcW w:w="288" w:type="dxa"/>
          </w:tcPr>
          <w:p w14:paraId="7E0ED2B1" w14:textId="77777777" w:rsidR="00436BDD" w:rsidRDefault="00436BDD" w:rsidP="001A0083">
            <w:pPr>
              <w:pStyle w:val="CopticCross"/>
            </w:pPr>
          </w:p>
        </w:tc>
        <w:tc>
          <w:tcPr>
            <w:tcW w:w="3960" w:type="dxa"/>
          </w:tcPr>
          <w:p w14:paraId="19B5D4DA" w14:textId="77777777" w:rsidR="00794F01" w:rsidRDefault="001A0083" w:rsidP="00794F01">
            <w:pPr>
              <w:pStyle w:val="EngHang"/>
            </w:pPr>
            <w:r w:rsidRPr="001A0083">
              <w:t xml:space="preserve">May our prayers ascend unto </w:t>
            </w:r>
            <w:r w:rsidR="003204E4">
              <w:t>You</w:t>
            </w:r>
            <w:r w:rsidRPr="001A0083">
              <w:t>,</w:t>
            </w:r>
          </w:p>
          <w:p w14:paraId="6FB36F1B" w14:textId="77777777" w:rsidR="00794F01" w:rsidRDefault="001A0083" w:rsidP="00794F01">
            <w:pPr>
              <w:pStyle w:val="EngHang"/>
            </w:pPr>
            <w:r w:rsidRPr="001A0083">
              <w:t>O our Master,</w:t>
            </w:r>
          </w:p>
          <w:p w14:paraId="51BA5CB0" w14:textId="77777777" w:rsidR="00794F01" w:rsidRDefault="001A0083" w:rsidP="00794F01">
            <w:pPr>
              <w:pStyle w:val="EngHang"/>
            </w:pPr>
            <w:r w:rsidRPr="001A0083">
              <w:t>Like holocausts of lambs</w:t>
            </w:r>
          </w:p>
          <w:p w14:paraId="7582ABC5" w14:textId="77777777" w:rsidR="00436BDD" w:rsidRPr="001A0083" w:rsidRDefault="001A0083" w:rsidP="003204E4">
            <w:pPr>
              <w:pStyle w:val="EngHangEnd"/>
              <w:rPr>
                <w:szCs w:val="20"/>
              </w:rPr>
            </w:pPr>
            <w:r w:rsidRPr="001A0083">
              <w:t>and fat calves.</w:t>
            </w:r>
          </w:p>
        </w:tc>
        <w:tc>
          <w:tcPr>
            <w:tcW w:w="288" w:type="dxa"/>
          </w:tcPr>
          <w:p w14:paraId="31048A9F" w14:textId="77777777" w:rsidR="00436BDD" w:rsidRDefault="00436BDD" w:rsidP="00325916"/>
        </w:tc>
        <w:tc>
          <w:tcPr>
            <w:tcW w:w="288" w:type="dxa"/>
          </w:tcPr>
          <w:p w14:paraId="1646B887" w14:textId="77777777" w:rsidR="00436BDD" w:rsidRDefault="00436BDD" w:rsidP="001A0083">
            <w:pPr>
              <w:pStyle w:val="CopticCross"/>
            </w:pPr>
          </w:p>
        </w:tc>
        <w:tc>
          <w:tcPr>
            <w:tcW w:w="3960" w:type="dxa"/>
          </w:tcPr>
          <w:p w14:paraId="3221C073" w14:textId="77777777" w:rsidR="00794F01" w:rsidRDefault="00A742AC" w:rsidP="00794F01">
            <w:pPr>
              <w:pStyle w:val="CopticVersemulti-line"/>
            </w:pPr>
            <w:r w:rsidRPr="00A742AC">
              <w:t>Ⲙⲁⲣⲉ ⲧⲉⲛⲡⲣⲟⲥⲉⲩⲭⲏ ⲡⲉⲛⲛⲏⲃ</w:t>
            </w:r>
          </w:p>
          <w:p w14:paraId="53E0D876" w14:textId="77777777" w:rsidR="00794F01" w:rsidRDefault="00A742AC" w:rsidP="00794F01">
            <w:pPr>
              <w:pStyle w:val="CopticVersemulti-line"/>
            </w:pPr>
            <w:r w:rsidRPr="00A742AC">
              <w:t>ⲓ̀ ⲉⲡ̀ϣⲱⲓ ⲙ̀ⲡⲉⲕⲙ̀ⲑⲟ</w:t>
            </w:r>
          </w:p>
          <w:p w14:paraId="73DD1B27" w14:textId="77777777" w:rsidR="00794F01" w:rsidRDefault="00A742AC" w:rsidP="00794F01">
            <w:pPr>
              <w:pStyle w:val="CopticVersemulti-line"/>
            </w:pPr>
            <w:r w:rsidRPr="00A742AC">
              <w:t>ⲙ̀ⲫ̀ⲣⲏϯ ⲛ̀ϩⲁⲛϭⲗⲓⲗ ⲛ̀ⲧⲉ ϩⲁⲛⲱⲓⲗⲓ</w:t>
            </w:r>
          </w:p>
          <w:p w14:paraId="0467A3C7" w14:textId="77777777" w:rsidR="00436BDD" w:rsidRPr="00A742AC" w:rsidRDefault="00A742AC" w:rsidP="00794F01">
            <w:pPr>
              <w:pStyle w:val="CopticVerse"/>
            </w:pPr>
            <w:r w:rsidRPr="00A742AC">
              <w:t>ⲛⲉⲙ ϩⲁⲛⲙⲁⲥⲓ ⲉⲩⲕⲉⲛⲓⲱ̀ⲟⲩⲧ.</w:t>
            </w:r>
          </w:p>
        </w:tc>
      </w:tr>
      <w:tr w:rsidR="00436BDD" w14:paraId="799DA02F" w14:textId="77777777" w:rsidTr="00B32610">
        <w:trPr>
          <w:cantSplit/>
          <w:jc w:val="center"/>
        </w:trPr>
        <w:tc>
          <w:tcPr>
            <w:tcW w:w="288" w:type="dxa"/>
          </w:tcPr>
          <w:p w14:paraId="5F781E95" w14:textId="77777777" w:rsidR="00436BDD" w:rsidRDefault="001A0083" w:rsidP="001A0083">
            <w:pPr>
              <w:pStyle w:val="CopticCross"/>
            </w:pPr>
            <w:r>
              <w:t>¿</w:t>
            </w:r>
          </w:p>
        </w:tc>
        <w:tc>
          <w:tcPr>
            <w:tcW w:w="3960" w:type="dxa"/>
          </w:tcPr>
          <w:p w14:paraId="1E3A189E" w14:textId="77777777" w:rsidR="00794F01" w:rsidRDefault="003204E4" w:rsidP="00794F01">
            <w:pPr>
              <w:pStyle w:val="EngHang"/>
            </w:pPr>
            <w:r>
              <w:t>Do not forget</w:t>
            </w:r>
            <w:r w:rsidR="001A0083" w:rsidRPr="001A0083">
              <w:t xml:space="preserve"> the covenant </w:t>
            </w:r>
            <w:r>
              <w:t>You have</w:t>
            </w:r>
            <w:r w:rsidR="001A0083" w:rsidRPr="001A0083">
              <w:t xml:space="preserve"> made</w:t>
            </w:r>
          </w:p>
          <w:p w14:paraId="35CF1AC0" w14:textId="77777777" w:rsidR="00794F01" w:rsidRDefault="001A0083" w:rsidP="00794F01">
            <w:pPr>
              <w:pStyle w:val="EngHang"/>
            </w:pPr>
            <w:r w:rsidRPr="001A0083">
              <w:t>with our fathers,</w:t>
            </w:r>
          </w:p>
          <w:p w14:paraId="6541F7D0" w14:textId="77777777" w:rsidR="00794F01" w:rsidRDefault="001A0083" w:rsidP="00794F01">
            <w:pPr>
              <w:pStyle w:val="EngHang"/>
            </w:pPr>
            <w:r w:rsidRPr="001A0083">
              <w:t>Abraham, Isaac and Jacob</w:t>
            </w:r>
          </w:p>
          <w:p w14:paraId="2ECCCC04" w14:textId="77777777" w:rsidR="00436BDD" w:rsidRPr="001A0083" w:rsidRDefault="001A0083" w:rsidP="003204E4">
            <w:pPr>
              <w:pStyle w:val="EngHangEnd"/>
              <w:rPr>
                <w:szCs w:val="20"/>
              </w:rPr>
            </w:pPr>
            <w:r w:rsidRPr="001A0083">
              <w:t xml:space="preserve">Israel, </w:t>
            </w:r>
            <w:r w:rsidR="003204E4">
              <w:t>Your</w:t>
            </w:r>
            <w:r w:rsidRPr="001A0083">
              <w:t xml:space="preserve"> saints.</w:t>
            </w:r>
          </w:p>
        </w:tc>
        <w:tc>
          <w:tcPr>
            <w:tcW w:w="288" w:type="dxa"/>
          </w:tcPr>
          <w:p w14:paraId="01BB8D0C" w14:textId="77777777" w:rsidR="00436BDD" w:rsidRDefault="00436BDD" w:rsidP="00325916"/>
        </w:tc>
        <w:tc>
          <w:tcPr>
            <w:tcW w:w="288" w:type="dxa"/>
          </w:tcPr>
          <w:p w14:paraId="131EC5CD" w14:textId="77777777" w:rsidR="00436BDD" w:rsidRDefault="001A0083" w:rsidP="001A0083">
            <w:pPr>
              <w:pStyle w:val="CopticCross"/>
            </w:pPr>
            <w:r>
              <w:t>¿</w:t>
            </w:r>
          </w:p>
        </w:tc>
        <w:tc>
          <w:tcPr>
            <w:tcW w:w="3960" w:type="dxa"/>
          </w:tcPr>
          <w:p w14:paraId="1E97050C" w14:textId="77777777" w:rsidR="00794F01" w:rsidRDefault="00A742AC" w:rsidP="00794F01">
            <w:pPr>
              <w:pStyle w:val="CopticVersemulti-line"/>
            </w:pPr>
            <w:r w:rsidRPr="00A742AC">
              <w:t>Ⲙ̀ⲡⲉⲣⲉⲣⲡ̀ⲱⲃϣ ⲛ̀ϯⲇⲓⲁⲑⲏⲕⲏ</w:t>
            </w:r>
          </w:p>
          <w:p w14:paraId="22A950FD" w14:textId="77777777" w:rsidR="00794F01" w:rsidRDefault="00A742AC" w:rsidP="00794F01">
            <w:pPr>
              <w:pStyle w:val="CopticVersemulti-line"/>
            </w:pPr>
            <w:r w:rsidRPr="00A742AC">
              <w:t>ⲑⲏⲉⲧⲁⲕ-ⲥⲉⲙⲛⲏⲧⲥ ⲛⲉⲙ ⲛⲉⲛⲓⲟϯ</w:t>
            </w:r>
          </w:p>
          <w:p w14:paraId="5494B328" w14:textId="77777777" w:rsidR="00794F01" w:rsidRDefault="00A742AC" w:rsidP="00794F01">
            <w:pPr>
              <w:pStyle w:val="CopticVersemulti-line"/>
            </w:pPr>
            <w:r w:rsidRPr="00A742AC">
              <w:t>Ⲁⲃⲣⲁⲁⲙ Ⲓⲥⲁⲁⲕ Ⲓⲁⲕⲱⲃ</w:t>
            </w:r>
          </w:p>
          <w:p w14:paraId="67A9D6AD" w14:textId="77777777" w:rsidR="00436BDD" w:rsidRPr="00A742AC" w:rsidRDefault="00A742AC" w:rsidP="00794F01">
            <w:pPr>
              <w:pStyle w:val="CopticVerse"/>
            </w:pPr>
            <w:r w:rsidRPr="00A742AC">
              <w:t>Ⲡⲓⲥ̅ⲗ ⲡⲉⲉ̅ⲑ̅ⲩ ⲛ̀ⲧⲁⲕ.</w:t>
            </w:r>
          </w:p>
        </w:tc>
      </w:tr>
      <w:tr w:rsidR="00436BDD" w14:paraId="4FD52F26" w14:textId="77777777" w:rsidTr="00B32610">
        <w:trPr>
          <w:cantSplit/>
          <w:jc w:val="center"/>
        </w:trPr>
        <w:tc>
          <w:tcPr>
            <w:tcW w:w="288" w:type="dxa"/>
          </w:tcPr>
          <w:p w14:paraId="2F171626" w14:textId="77777777" w:rsidR="00436BDD" w:rsidRDefault="00436BDD" w:rsidP="001A0083">
            <w:pPr>
              <w:pStyle w:val="CopticCross"/>
            </w:pPr>
          </w:p>
        </w:tc>
        <w:tc>
          <w:tcPr>
            <w:tcW w:w="3960" w:type="dxa"/>
          </w:tcPr>
          <w:p w14:paraId="23B97903" w14:textId="77777777" w:rsidR="001A0083" w:rsidRPr="001A0083" w:rsidRDefault="001A0083" w:rsidP="001A0083">
            <w:pPr>
              <w:pStyle w:val="EngHang"/>
              <w:rPr>
                <w:szCs w:val="20"/>
              </w:rPr>
            </w:pPr>
            <w:r w:rsidRPr="001A0083">
              <w:t xml:space="preserve">Bless the Lord, all </w:t>
            </w:r>
            <w:r w:rsidR="003204E4">
              <w:t>you</w:t>
            </w:r>
            <w:r w:rsidRPr="001A0083">
              <w:t xml:space="preserve"> nations;</w:t>
            </w:r>
          </w:p>
          <w:p w14:paraId="1D642D53" w14:textId="77777777" w:rsidR="001A0083" w:rsidRPr="001A0083" w:rsidRDefault="001A0083" w:rsidP="001A0083">
            <w:pPr>
              <w:pStyle w:val="EngHang"/>
              <w:rPr>
                <w:szCs w:val="20"/>
              </w:rPr>
            </w:pPr>
            <w:r w:rsidRPr="001A0083">
              <w:t>The tribes, and all kinds of tongues.</w:t>
            </w:r>
          </w:p>
          <w:p w14:paraId="272B9CB3" w14:textId="77777777" w:rsidR="001A0083" w:rsidRPr="001A0083" w:rsidRDefault="001A0083" w:rsidP="001A0083">
            <w:pPr>
              <w:pStyle w:val="EngHang"/>
              <w:rPr>
                <w:szCs w:val="20"/>
              </w:rPr>
            </w:pPr>
            <w:r w:rsidRPr="001A0083">
              <w:t>Praise Him and exalt Him</w:t>
            </w:r>
          </w:p>
          <w:p w14:paraId="4F2746CF" w14:textId="77777777" w:rsidR="00436BDD" w:rsidRDefault="001A0083" w:rsidP="003204E4">
            <w:pPr>
              <w:pStyle w:val="EngHangEnd"/>
            </w:pPr>
            <w:r w:rsidRPr="001A0083">
              <w:t xml:space="preserve">Above all </w:t>
            </w:r>
            <w:r w:rsidRPr="003204E4">
              <w:t>forever</w:t>
            </w:r>
            <w:r w:rsidRPr="001A0083">
              <w:t>.</w:t>
            </w:r>
          </w:p>
        </w:tc>
        <w:tc>
          <w:tcPr>
            <w:tcW w:w="288" w:type="dxa"/>
          </w:tcPr>
          <w:p w14:paraId="30D44D7D" w14:textId="77777777" w:rsidR="00436BDD" w:rsidRDefault="00436BDD" w:rsidP="00325916"/>
        </w:tc>
        <w:tc>
          <w:tcPr>
            <w:tcW w:w="288" w:type="dxa"/>
          </w:tcPr>
          <w:p w14:paraId="5BAD8987" w14:textId="77777777" w:rsidR="00436BDD" w:rsidRDefault="00436BDD" w:rsidP="001A0083">
            <w:pPr>
              <w:pStyle w:val="CopticCross"/>
            </w:pPr>
          </w:p>
        </w:tc>
        <w:tc>
          <w:tcPr>
            <w:tcW w:w="3960" w:type="dxa"/>
          </w:tcPr>
          <w:p w14:paraId="2B81E712" w14:textId="77777777" w:rsidR="00794F01" w:rsidRDefault="00A742AC" w:rsidP="00794F01">
            <w:pPr>
              <w:pStyle w:val="CopticVersemulti-line"/>
            </w:pPr>
            <w:r w:rsidRPr="00A742AC">
              <w:t>Ⲥ̀ⲙⲟⲩ ⲉ̀Ⲡⲟ̅ⲥ̅ ⲛⲓⲗⲁⲟⲥ ⲧⲏⲣⲟⲩ</w:t>
            </w:r>
          </w:p>
          <w:p w14:paraId="318A6E03" w14:textId="77777777" w:rsidR="00794F01" w:rsidRDefault="00A742AC" w:rsidP="00794F01">
            <w:pPr>
              <w:pStyle w:val="CopticVersemulti-line"/>
            </w:pPr>
            <w:r w:rsidRPr="00A742AC">
              <w:t>ⲛⲓⲫⲩⲗⲏ ⲛⲓⲁⲥⲡⲓ ⲛ̀ⲗⲁⲥ</w:t>
            </w:r>
          </w:p>
          <w:p w14:paraId="26AB4614" w14:textId="77777777" w:rsidR="00794F01" w:rsidRDefault="00A742AC" w:rsidP="00794F01">
            <w:pPr>
              <w:pStyle w:val="CopticVersemulti-line"/>
            </w:pPr>
            <w:r w:rsidRPr="00A742AC">
              <w:t>ϩⲱⲥ ⲉⲣⲟϥ ⲙⲁⲱ̀ⲟⲩ ⲛⲁϥ</w:t>
            </w:r>
          </w:p>
          <w:p w14:paraId="13AC30B4" w14:textId="77777777" w:rsidR="00436BDD" w:rsidRPr="00A742AC" w:rsidRDefault="00A742AC" w:rsidP="00794F01">
            <w:pPr>
              <w:pStyle w:val="CopticVerse"/>
            </w:pPr>
            <w:r w:rsidRPr="00A742AC">
              <w:t>ⲁⲣⲓϩⲟⲩⲟ ϭⲁⲥϥ ϣⲁ ⲛⲓⲉⲛⲉϩ.</w:t>
            </w:r>
          </w:p>
        </w:tc>
      </w:tr>
      <w:tr w:rsidR="00436BDD" w14:paraId="4DF7E8A6" w14:textId="77777777" w:rsidTr="00B32610">
        <w:trPr>
          <w:cantSplit/>
          <w:jc w:val="center"/>
        </w:trPr>
        <w:tc>
          <w:tcPr>
            <w:tcW w:w="288" w:type="dxa"/>
          </w:tcPr>
          <w:p w14:paraId="407EA2C4" w14:textId="77777777" w:rsidR="00436BDD" w:rsidRDefault="001A0083" w:rsidP="001A0083">
            <w:pPr>
              <w:pStyle w:val="CopticCross"/>
            </w:pPr>
            <w:r>
              <w:t>¿</w:t>
            </w:r>
          </w:p>
        </w:tc>
        <w:tc>
          <w:tcPr>
            <w:tcW w:w="3960" w:type="dxa"/>
          </w:tcPr>
          <w:p w14:paraId="55370A80" w14:textId="77777777" w:rsidR="001A0083" w:rsidRPr="001A0083" w:rsidRDefault="001A0083" w:rsidP="001A0083">
            <w:pPr>
              <w:pStyle w:val="EngHang"/>
              <w:rPr>
                <w:szCs w:val="20"/>
              </w:rPr>
            </w:pPr>
            <w:r w:rsidRPr="001A0083">
              <w:t>Pray to the Lord on our behalf,</w:t>
            </w:r>
          </w:p>
          <w:p w14:paraId="3B9AAD69" w14:textId="77777777" w:rsidR="001A0083" w:rsidRPr="001A0083" w:rsidRDefault="001A0083" w:rsidP="001A0083">
            <w:pPr>
              <w:pStyle w:val="EngHang"/>
              <w:rPr>
                <w:szCs w:val="20"/>
              </w:rPr>
            </w:pPr>
            <w:r w:rsidRPr="001A0083">
              <w:t>O three saintly children,</w:t>
            </w:r>
          </w:p>
          <w:p w14:paraId="37FB77FA" w14:textId="77777777" w:rsidR="001A0083" w:rsidRPr="001A0083" w:rsidRDefault="001A0083" w:rsidP="001A0083">
            <w:pPr>
              <w:pStyle w:val="EngHang"/>
              <w:rPr>
                <w:szCs w:val="20"/>
              </w:rPr>
            </w:pPr>
            <w:r w:rsidRPr="001A0083">
              <w:t>Sedrach, Misach and Abednego,</w:t>
            </w:r>
          </w:p>
          <w:p w14:paraId="45367BB3" w14:textId="77777777" w:rsidR="00436BDD" w:rsidRPr="001A0083" w:rsidRDefault="001A0083" w:rsidP="00EF067E">
            <w:pPr>
              <w:pStyle w:val="EngHangEnd"/>
              <w:rPr>
                <w:szCs w:val="20"/>
              </w:rPr>
            </w:pPr>
            <w:r w:rsidRPr="001A0083">
              <w:t>That He may forgive us our sins.</w:t>
            </w:r>
          </w:p>
        </w:tc>
        <w:tc>
          <w:tcPr>
            <w:tcW w:w="288" w:type="dxa"/>
          </w:tcPr>
          <w:p w14:paraId="56345F9D" w14:textId="77777777" w:rsidR="00436BDD" w:rsidRDefault="00436BDD" w:rsidP="00325916"/>
        </w:tc>
        <w:tc>
          <w:tcPr>
            <w:tcW w:w="288" w:type="dxa"/>
          </w:tcPr>
          <w:p w14:paraId="3244DEDB" w14:textId="77777777" w:rsidR="00436BDD" w:rsidRDefault="001A0083" w:rsidP="001A0083">
            <w:pPr>
              <w:pStyle w:val="CopticCross"/>
            </w:pPr>
            <w:r>
              <w:t>¿</w:t>
            </w:r>
          </w:p>
        </w:tc>
        <w:tc>
          <w:tcPr>
            <w:tcW w:w="3960" w:type="dxa"/>
          </w:tcPr>
          <w:p w14:paraId="172642B7" w14:textId="77777777" w:rsidR="00794F01" w:rsidRDefault="00A742AC" w:rsidP="00794F01">
            <w:pPr>
              <w:pStyle w:val="CopticVersemulti-line"/>
            </w:pPr>
            <w:r w:rsidRPr="00A742AC">
              <w:t>Ⲧⲱⲃϩ ⲙ̀Ⲡⲟ̅ⲥ̅ ⲉϩ̀ⲣⲏⲓ ⲉϫⲱⲛ</w:t>
            </w:r>
          </w:p>
          <w:p w14:paraId="31DA2113" w14:textId="77777777" w:rsidR="00794F01" w:rsidRDefault="00A742AC" w:rsidP="00794F01">
            <w:pPr>
              <w:pStyle w:val="CopticVersemulti-line"/>
            </w:pPr>
            <w:r w:rsidRPr="00A742AC">
              <w:t>ⲱ̀ ⲡⲓⲅ̅ ⲛ̀ⲁⲗⲟⲩ ⲛ̀ⲁⲅⲓⲟⲥ</w:t>
            </w:r>
          </w:p>
          <w:p w14:paraId="1833B164" w14:textId="77777777" w:rsidR="00794F01" w:rsidRDefault="00A742AC" w:rsidP="00794F01">
            <w:pPr>
              <w:pStyle w:val="CopticVersemulti-line"/>
            </w:pPr>
            <w:r w:rsidRPr="00A742AC">
              <w:t>Ⲥⲉⲇⲣⲁⲕ Ⲙⲓⲥⲁⲕ Ⲁⲃⲇⲉⲛⲁⲅⲱ</w:t>
            </w:r>
          </w:p>
          <w:p w14:paraId="12291ADA" w14:textId="77777777" w:rsidR="00436BDD" w:rsidRPr="00A742AC" w:rsidRDefault="00A742AC" w:rsidP="00794F01">
            <w:pPr>
              <w:pStyle w:val="CopticVerse"/>
            </w:pPr>
            <w:r w:rsidRPr="00A742AC">
              <w:t>ⲛ̀ⲧⲉϥⲭⲁ ⲛⲉⲛⲛⲟⲃⲓ ⲛⲁⲛ ⲉⲃⲟⲗ.</w:t>
            </w:r>
          </w:p>
        </w:tc>
      </w:tr>
    </w:tbl>
    <w:p w14:paraId="3AA4FEC6" w14:textId="77777777" w:rsidR="00A742AC" w:rsidRDefault="00A742AC" w:rsidP="00325916">
      <w:pPr>
        <w:sectPr w:rsidR="00A742AC" w:rsidSect="001C41A6">
          <w:pgSz w:w="11880" w:h="15480" w:code="1"/>
          <w:pgMar w:top="1080" w:right="1440" w:bottom="1440" w:left="1080" w:header="720" w:footer="720" w:gutter="504"/>
          <w:cols w:space="720"/>
          <w:docGrid w:linePitch="360"/>
        </w:sectPr>
      </w:pPr>
    </w:p>
    <w:p w14:paraId="66CEBCEE" w14:textId="77777777" w:rsidR="00436BDD" w:rsidRDefault="00A742AC" w:rsidP="00F977F1">
      <w:pPr>
        <w:pStyle w:val="Heading4"/>
      </w:pPr>
      <w:bookmarkStart w:id="271" w:name="_Toc297322060"/>
      <w:bookmarkStart w:id="272" w:name="_Toc297407705"/>
      <w:bookmarkStart w:id="273" w:name="_Toc298445757"/>
      <w:bookmarkStart w:id="274" w:name="_Toc298681240"/>
      <w:bookmarkStart w:id="275" w:name="_Toc298447482"/>
      <w:bookmarkStart w:id="276" w:name="_Toc308441897"/>
      <w:r>
        <w:lastRenderedPageBreak/>
        <w:t>The Communion of the Saints</w:t>
      </w:r>
      <w:bookmarkEnd w:id="271"/>
      <w:bookmarkEnd w:id="272"/>
      <w:bookmarkEnd w:id="273"/>
      <w:bookmarkEnd w:id="274"/>
      <w:bookmarkEnd w:id="275"/>
      <w:bookmarkEnd w:id="276"/>
    </w:p>
    <w:p w14:paraId="2432EFD9" w14:textId="77777777" w:rsidR="00A742AC" w:rsidRDefault="00A742AC"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7006D0A6" w14:textId="77777777" w:rsidTr="00B32610">
        <w:trPr>
          <w:cantSplit/>
          <w:jc w:val="center"/>
        </w:trPr>
        <w:tc>
          <w:tcPr>
            <w:tcW w:w="288" w:type="dxa"/>
          </w:tcPr>
          <w:p w14:paraId="51281533" w14:textId="77777777" w:rsidR="00A742AC" w:rsidRDefault="00A742AC" w:rsidP="00A742AC">
            <w:pPr>
              <w:pStyle w:val="CopticCross"/>
            </w:pPr>
          </w:p>
        </w:tc>
        <w:tc>
          <w:tcPr>
            <w:tcW w:w="3960" w:type="dxa"/>
          </w:tcPr>
          <w:p w14:paraId="09C2164E" w14:textId="77777777" w:rsidR="00A742AC" w:rsidRPr="00A742AC" w:rsidRDefault="00A742AC" w:rsidP="00A742AC">
            <w:pPr>
              <w:pStyle w:val="EngHang"/>
              <w:rPr>
                <w:szCs w:val="20"/>
              </w:rPr>
            </w:pPr>
            <w:r w:rsidRPr="00A742AC">
              <w:t>Intercede on our behalf,</w:t>
            </w:r>
          </w:p>
          <w:p w14:paraId="75DE5A77" w14:textId="77777777" w:rsidR="00A742AC" w:rsidRPr="00A742AC" w:rsidRDefault="00A742AC" w:rsidP="00A742AC">
            <w:pPr>
              <w:pStyle w:val="EngHang"/>
              <w:rPr>
                <w:szCs w:val="20"/>
              </w:rPr>
            </w:pPr>
            <w:r w:rsidRPr="00A742AC">
              <w:t>O lady of us all, the Mother of God,</w:t>
            </w:r>
          </w:p>
          <w:p w14:paraId="6E4186E8" w14:textId="77777777" w:rsidR="00A742AC" w:rsidRPr="00A742AC" w:rsidRDefault="00A742AC" w:rsidP="00A742AC">
            <w:pPr>
              <w:pStyle w:val="EngHang"/>
              <w:rPr>
                <w:szCs w:val="20"/>
              </w:rPr>
            </w:pPr>
            <w:r w:rsidRPr="00A742AC">
              <w:t>Mary, the Mother of our Saviour,</w:t>
            </w:r>
          </w:p>
          <w:p w14:paraId="62E15FE6" w14:textId="77777777" w:rsidR="00A742AC" w:rsidRDefault="00A742AC" w:rsidP="00A742AC">
            <w:pPr>
              <w:pStyle w:val="EngHang"/>
            </w:pPr>
            <w:r w:rsidRPr="00A742AC">
              <w:t>That He may forgive us our sins.</w:t>
            </w:r>
          </w:p>
          <w:p w14:paraId="7B28F0DD" w14:textId="77777777" w:rsidR="00A742AC" w:rsidRPr="00A742AC" w:rsidRDefault="00A742AC" w:rsidP="00EF067E">
            <w:pPr>
              <w:pStyle w:val="EngHangEnd"/>
              <w:rPr>
                <w:szCs w:val="20"/>
              </w:rPr>
            </w:pPr>
            <w:r>
              <w:t>(Entef ka</w:t>
            </w:r>
            <w:r w:rsidR="00B32610">
              <w:t xml:space="preserve"> nen novi nan evol.)</w:t>
            </w:r>
          </w:p>
        </w:tc>
        <w:tc>
          <w:tcPr>
            <w:tcW w:w="288" w:type="dxa"/>
          </w:tcPr>
          <w:p w14:paraId="6CAD4738" w14:textId="77777777" w:rsidR="00A742AC" w:rsidRDefault="00A742AC" w:rsidP="00A742AC"/>
        </w:tc>
        <w:tc>
          <w:tcPr>
            <w:tcW w:w="288" w:type="dxa"/>
          </w:tcPr>
          <w:p w14:paraId="4E920FC7" w14:textId="77777777" w:rsidR="00A742AC" w:rsidRDefault="00A742AC" w:rsidP="00A742AC">
            <w:pPr>
              <w:pStyle w:val="CopticCross"/>
            </w:pPr>
          </w:p>
        </w:tc>
        <w:tc>
          <w:tcPr>
            <w:tcW w:w="3960" w:type="dxa"/>
          </w:tcPr>
          <w:p w14:paraId="54741670" w14:textId="77777777" w:rsidR="00006239" w:rsidRDefault="00A742AC" w:rsidP="00006239">
            <w:pPr>
              <w:pStyle w:val="CopticVersemulti-line"/>
            </w:pPr>
            <w:r w:rsidRPr="00A742AC">
              <w:t>Ⲁⲣⲓⲡⲣⲉⲥⲃⲉⲩⲓⲛ ⲉϩ̀ⲣⲏⲓ ⲉϫⲱⲛ</w:t>
            </w:r>
          </w:p>
          <w:p w14:paraId="048DBC07" w14:textId="77777777" w:rsidR="00006239" w:rsidRDefault="00A742AC" w:rsidP="00006239">
            <w:pPr>
              <w:pStyle w:val="CopticVersemulti-line"/>
            </w:pPr>
            <w:r w:rsidRPr="00A742AC">
              <w:t>ⲱ ⲧⲉⲛⲟ̅ⲥ̅ ⲛ̀ⲛⲏⲃ ⲧⲏⲣⲉⲛ ϯⲑⲉⲟⲧⲟⲕⲟⲥ</w:t>
            </w:r>
          </w:p>
          <w:p w14:paraId="4C731D40" w14:textId="77777777" w:rsidR="00006239" w:rsidRDefault="00A742AC" w:rsidP="00006239">
            <w:pPr>
              <w:pStyle w:val="CopticVersemulti-line"/>
            </w:pPr>
            <w:r w:rsidRPr="00A742AC">
              <w:t>Ⲙⲁⲣⲓⲁ ⲑ̀ⲙⲁⲩ ⲙ̀ⲡⲉⲛⲥ̅ⲱ̅ⲣ</w:t>
            </w:r>
          </w:p>
          <w:p w14:paraId="77360FBE" w14:textId="77777777" w:rsidR="00A742AC" w:rsidRPr="00A742AC" w:rsidRDefault="00A742AC" w:rsidP="00006239">
            <w:pPr>
              <w:pStyle w:val="CopticVerse"/>
            </w:pPr>
            <w:r w:rsidRPr="00A742AC">
              <w:t>ⲛ̀ⲧⲉϥⲭⲁ ⲛⲉⲛⲛⲟⲃⲓ ⲛⲁⲛ ⲉⲃⲟⲗ.</w:t>
            </w:r>
          </w:p>
        </w:tc>
      </w:tr>
      <w:tr w:rsidR="00A742AC" w14:paraId="28DF608B" w14:textId="77777777" w:rsidTr="00B32610">
        <w:trPr>
          <w:cantSplit/>
          <w:jc w:val="center"/>
        </w:trPr>
        <w:tc>
          <w:tcPr>
            <w:tcW w:w="288" w:type="dxa"/>
          </w:tcPr>
          <w:p w14:paraId="507F6E69" w14:textId="77777777" w:rsidR="00A742AC" w:rsidRDefault="00A742AC" w:rsidP="00A742AC">
            <w:pPr>
              <w:pStyle w:val="CopticCross"/>
            </w:pPr>
            <w:r>
              <w:t>¿</w:t>
            </w:r>
          </w:p>
        </w:tc>
        <w:tc>
          <w:tcPr>
            <w:tcW w:w="3960" w:type="dxa"/>
          </w:tcPr>
          <w:p w14:paraId="43BB8098" w14:textId="77777777" w:rsidR="00A742AC" w:rsidRPr="00A742AC" w:rsidRDefault="00A742AC" w:rsidP="00A742AC">
            <w:pPr>
              <w:pStyle w:val="EngHang"/>
              <w:rPr>
                <w:szCs w:val="20"/>
              </w:rPr>
            </w:pPr>
            <w:r w:rsidRPr="00A742AC">
              <w:t>Intercede on our behalf,</w:t>
            </w:r>
          </w:p>
          <w:p w14:paraId="0B4127E1" w14:textId="77777777" w:rsidR="00A742AC" w:rsidRPr="00A742AC" w:rsidRDefault="00A742AC" w:rsidP="00A742AC">
            <w:pPr>
              <w:pStyle w:val="EngHang"/>
              <w:rPr>
                <w:szCs w:val="20"/>
              </w:rPr>
            </w:pPr>
            <w:r w:rsidRPr="00A742AC">
              <w:t>O holy archangels,</w:t>
            </w:r>
          </w:p>
          <w:p w14:paraId="5DA3A25A" w14:textId="77777777" w:rsidR="00A742AC" w:rsidRPr="00A742AC" w:rsidRDefault="00A742AC" w:rsidP="00A742AC">
            <w:pPr>
              <w:pStyle w:val="EngHang"/>
              <w:rPr>
                <w:szCs w:val="20"/>
              </w:rPr>
            </w:pPr>
            <w:r w:rsidRPr="00A742AC">
              <w:t>Michael and Gabriel,</w:t>
            </w:r>
          </w:p>
          <w:p w14:paraId="699838B3" w14:textId="77777777" w:rsidR="00A742AC" w:rsidRDefault="00A742AC" w:rsidP="00EF067E">
            <w:pPr>
              <w:pStyle w:val="EngHangEnd"/>
            </w:pPr>
            <w:r w:rsidRPr="00A742AC">
              <w:t>That He may forgive us our sins</w:t>
            </w:r>
            <w:r>
              <w:t>.</w:t>
            </w:r>
          </w:p>
        </w:tc>
        <w:tc>
          <w:tcPr>
            <w:tcW w:w="288" w:type="dxa"/>
          </w:tcPr>
          <w:p w14:paraId="0FC41B59" w14:textId="77777777" w:rsidR="00A742AC" w:rsidRDefault="00A742AC" w:rsidP="00A742AC"/>
        </w:tc>
        <w:tc>
          <w:tcPr>
            <w:tcW w:w="288" w:type="dxa"/>
          </w:tcPr>
          <w:p w14:paraId="7159E385" w14:textId="77777777" w:rsidR="00A742AC" w:rsidRDefault="00A742AC" w:rsidP="00A742AC">
            <w:pPr>
              <w:pStyle w:val="CopticCross"/>
            </w:pPr>
            <w:r>
              <w:t>¿</w:t>
            </w:r>
          </w:p>
        </w:tc>
        <w:tc>
          <w:tcPr>
            <w:tcW w:w="3960" w:type="dxa"/>
          </w:tcPr>
          <w:p w14:paraId="207A5C61" w14:textId="77777777" w:rsidR="00006239" w:rsidRDefault="00A742AC" w:rsidP="00006239">
            <w:pPr>
              <w:pStyle w:val="CopticVersemulti-line"/>
            </w:pPr>
            <w:r w:rsidRPr="00A742AC">
              <w:t>Ⲁⲣⲓⲡⲣⲉⲥⲃⲉⲩⲓⲛ ⲉϩ̀ⲣⲏⲓ ⲉϫⲱⲛ</w:t>
            </w:r>
          </w:p>
          <w:p w14:paraId="1136C0D8" w14:textId="77777777" w:rsidR="00006239" w:rsidRDefault="00A742AC" w:rsidP="00006239">
            <w:pPr>
              <w:pStyle w:val="CopticVersemulti-line"/>
            </w:pPr>
            <w:r w:rsidRPr="00A742AC">
              <w:t>ⲱ ⲛⲓⲁⲣⲭⲏ ⲁⲅⲅⲉⲗⲟⲥ ⲉ̅ⲑ̅ⲩ</w:t>
            </w:r>
          </w:p>
          <w:p w14:paraId="7C90DC82" w14:textId="77777777" w:rsidR="00006239" w:rsidRDefault="00A742AC" w:rsidP="00006239">
            <w:pPr>
              <w:pStyle w:val="CopticVersemulti-line"/>
            </w:pPr>
            <w:r w:rsidRPr="00A742AC">
              <w:t>Ⲙⲓⲭⲁⲏⲗ ⲛⲉⲙ Ⲅⲁⲃⲣⲓⲏⲗ</w:t>
            </w:r>
          </w:p>
          <w:p w14:paraId="5C685059" w14:textId="77777777" w:rsidR="00A742AC" w:rsidRPr="00A742AC" w:rsidRDefault="00A742AC" w:rsidP="00006239">
            <w:pPr>
              <w:pStyle w:val="CopticVerse"/>
            </w:pPr>
            <w:r w:rsidRPr="00A742AC">
              <w:t>ⲛ̀ⲧⲉⲫⲭⲁ ⲛⲉⲛⲛⲟⲃⲓ ⲛⲁⲛ ⲉⲃⲟⲗ</w:t>
            </w:r>
            <w:r>
              <w:t>.</w:t>
            </w:r>
          </w:p>
        </w:tc>
      </w:tr>
      <w:tr w:rsidR="00A742AC" w14:paraId="3BC821E7" w14:textId="77777777" w:rsidTr="00B32610">
        <w:trPr>
          <w:cantSplit/>
          <w:jc w:val="center"/>
        </w:trPr>
        <w:tc>
          <w:tcPr>
            <w:tcW w:w="288" w:type="dxa"/>
          </w:tcPr>
          <w:p w14:paraId="1C8771CA" w14:textId="77777777" w:rsidR="00A742AC" w:rsidRDefault="00A742AC" w:rsidP="00A742AC">
            <w:pPr>
              <w:pStyle w:val="CopticCross"/>
            </w:pPr>
          </w:p>
        </w:tc>
        <w:tc>
          <w:tcPr>
            <w:tcW w:w="3960" w:type="dxa"/>
          </w:tcPr>
          <w:p w14:paraId="13251C31" w14:textId="77777777" w:rsidR="00A742AC" w:rsidRPr="00A742AC" w:rsidRDefault="00A742AC" w:rsidP="00A742AC">
            <w:pPr>
              <w:pStyle w:val="EngHang"/>
              <w:rPr>
                <w:szCs w:val="20"/>
              </w:rPr>
            </w:pPr>
            <w:r w:rsidRPr="00A742AC">
              <w:t>Intercede on our behalf,</w:t>
            </w:r>
          </w:p>
          <w:p w14:paraId="11B7340F" w14:textId="77777777" w:rsidR="00A742AC" w:rsidRPr="00A742AC" w:rsidRDefault="00A742AC" w:rsidP="00A742AC">
            <w:pPr>
              <w:pStyle w:val="EngHang"/>
              <w:rPr>
                <w:szCs w:val="20"/>
              </w:rPr>
            </w:pPr>
            <w:r w:rsidRPr="00A742AC">
              <w:t>O holy archangels,</w:t>
            </w:r>
          </w:p>
          <w:p w14:paraId="3C54D607" w14:textId="77777777" w:rsidR="00A742AC" w:rsidRPr="00A742AC" w:rsidRDefault="00A742AC" w:rsidP="00A742AC">
            <w:pPr>
              <w:pStyle w:val="EngHang"/>
              <w:rPr>
                <w:szCs w:val="20"/>
              </w:rPr>
            </w:pPr>
            <w:r w:rsidRPr="00A742AC">
              <w:t>Raphael and Souriel,</w:t>
            </w:r>
          </w:p>
          <w:p w14:paraId="1DA39553" w14:textId="77777777" w:rsidR="00A742AC" w:rsidRPr="00A742AC" w:rsidRDefault="00A742AC" w:rsidP="00EF067E">
            <w:pPr>
              <w:pStyle w:val="EngHangEnd"/>
              <w:rPr>
                <w:szCs w:val="20"/>
              </w:rPr>
            </w:pPr>
            <w:r w:rsidRPr="00A742AC">
              <w:t>That He may forgive us our sins.</w:t>
            </w:r>
          </w:p>
        </w:tc>
        <w:tc>
          <w:tcPr>
            <w:tcW w:w="288" w:type="dxa"/>
          </w:tcPr>
          <w:p w14:paraId="27A44F45" w14:textId="77777777" w:rsidR="00A742AC" w:rsidRDefault="00A742AC" w:rsidP="00A742AC"/>
        </w:tc>
        <w:tc>
          <w:tcPr>
            <w:tcW w:w="288" w:type="dxa"/>
          </w:tcPr>
          <w:p w14:paraId="6581D3CB" w14:textId="77777777" w:rsidR="00A742AC" w:rsidRDefault="00A742AC" w:rsidP="00A742AC">
            <w:pPr>
              <w:pStyle w:val="CopticCross"/>
            </w:pPr>
          </w:p>
        </w:tc>
        <w:tc>
          <w:tcPr>
            <w:tcW w:w="3960" w:type="dxa"/>
          </w:tcPr>
          <w:p w14:paraId="40A708C2" w14:textId="77777777" w:rsidR="00006239" w:rsidRDefault="00A742AC" w:rsidP="00006239">
            <w:pPr>
              <w:pStyle w:val="CopticVersemulti-line"/>
            </w:pPr>
            <w:r w:rsidRPr="00A742AC">
              <w:t>Ⲁⲣⲓⲡⲣⲉⲥⲃⲉⲩⲓⲛ ⲉϩ̀ⲣⲏⲓ ⲉϫⲱⲛ</w:t>
            </w:r>
          </w:p>
          <w:p w14:paraId="6307D789" w14:textId="77777777" w:rsidR="00006239" w:rsidRDefault="00A742AC" w:rsidP="00006239">
            <w:pPr>
              <w:pStyle w:val="CopticVersemulti-line"/>
            </w:pPr>
            <w:r w:rsidRPr="00A742AC">
              <w:t>ⲱ ⲛⲓⲁⲣⲭⲏ ⲁⲅⲅⲉⲗⲟⲥ ⲉ̅ⲑ̅ⲩ̅</w:t>
            </w:r>
          </w:p>
          <w:p w14:paraId="3EE49389" w14:textId="77777777" w:rsidR="00006239" w:rsidRDefault="00A742AC" w:rsidP="00006239">
            <w:pPr>
              <w:pStyle w:val="CopticVersemulti-line"/>
            </w:pPr>
            <w:r w:rsidRPr="00A742AC">
              <w:t>Ⲣⲁⲩⲁⲏⲗ ⲛⲉⲙ Ⲥⲟⲩⲣⲓⲏⲗ</w:t>
            </w:r>
          </w:p>
          <w:p w14:paraId="61FCD6C5" w14:textId="77777777" w:rsidR="00A742AC" w:rsidRPr="00A742AC" w:rsidRDefault="00A742AC" w:rsidP="00006239">
            <w:pPr>
              <w:pStyle w:val="CopticVerse"/>
            </w:pPr>
            <w:r w:rsidRPr="00A742AC">
              <w:t>ⲛ̀ⲧⲉϥⲭⲁ ⲛⲉⲛⲛⲟⲃⲓ ⲛⲁⲛ ⲉⲃⲟⲗ</w:t>
            </w:r>
            <w:r>
              <w:t>.</w:t>
            </w:r>
          </w:p>
        </w:tc>
      </w:tr>
      <w:tr w:rsidR="00A742AC" w14:paraId="12CEE584" w14:textId="77777777" w:rsidTr="00B32610">
        <w:trPr>
          <w:cantSplit/>
          <w:jc w:val="center"/>
        </w:trPr>
        <w:tc>
          <w:tcPr>
            <w:tcW w:w="288" w:type="dxa"/>
          </w:tcPr>
          <w:p w14:paraId="07C968B3" w14:textId="77777777" w:rsidR="00A742AC" w:rsidRDefault="00A742AC" w:rsidP="00A742AC">
            <w:pPr>
              <w:pStyle w:val="CopticCross"/>
            </w:pPr>
            <w:r>
              <w:t>¿</w:t>
            </w:r>
          </w:p>
        </w:tc>
        <w:tc>
          <w:tcPr>
            <w:tcW w:w="3960" w:type="dxa"/>
          </w:tcPr>
          <w:p w14:paraId="54C23CF8" w14:textId="77777777" w:rsidR="00A742AC" w:rsidRPr="00A742AC" w:rsidRDefault="00A742AC" w:rsidP="00A742AC">
            <w:pPr>
              <w:pStyle w:val="EngHang"/>
              <w:rPr>
                <w:szCs w:val="20"/>
              </w:rPr>
            </w:pPr>
            <w:r w:rsidRPr="00A742AC">
              <w:t>Intercede on our behalf,</w:t>
            </w:r>
          </w:p>
          <w:p w14:paraId="3AA9DACC" w14:textId="77777777" w:rsidR="00A742AC" w:rsidRPr="00A742AC" w:rsidRDefault="00A742AC" w:rsidP="00A742AC">
            <w:pPr>
              <w:pStyle w:val="EngHang"/>
              <w:rPr>
                <w:szCs w:val="20"/>
              </w:rPr>
            </w:pPr>
            <w:r w:rsidRPr="00A742AC">
              <w:t>O holy archangels,</w:t>
            </w:r>
          </w:p>
          <w:p w14:paraId="213BA2BF" w14:textId="77777777" w:rsidR="00A742AC" w:rsidRPr="00A742AC" w:rsidRDefault="00A742AC" w:rsidP="00A742AC">
            <w:pPr>
              <w:pStyle w:val="EngHang"/>
              <w:rPr>
                <w:szCs w:val="20"/>
              </w:rPr>
            </w:pPr>
            <w:r w:rsidRPr="00A742AC">
              <w:t>Sedakiel, Sarathiel and Ananiel,</w:t>
            </w:r>
          </w:p>
          <w:p w14:paraId="07DF3CAD" w14:textId="77777777" w:rsidR="00A742AC" w:rsidRDefault="00A742AC" w:rsidP="00EF067E">
            <w:pPr>
              <w:pStyle w:val="EngHangEnd"/>
            </w:pPr>
            <w:r w:rsidRPr="00A742AC">
              <w:t>That He may forgive us our sins.</w:t>
            </w:r>
          </w:p>
        </w:tc>
        <w:tc>
          <w:tcPr>
            <w:tcW w:w="288" w:type="dxa"/>
          </w:tcPr>
          <w:p w14:paraId="1A2770AC" w14:textId="77777777" w:rsidR="00A742AC" w:rsidRDefault="00A742AC" w:rsidP="00A742AC"/>
        </w:tc>
        <w:tc>
          <w:tcPr>
            <w:tcW w:w="288" w:type="dxa"/>
          </w:tcPr>
          <w:p w14:paraId="761A3652" w14:textId="77777777" w:rsidR="00A742AC" w:rsidRDefault="00A742AC" w:rsidP="00A742AC">
            <w:pPr>
              <w:pStyle w:val="CopticCross"/>
            </w:pPr>
            <w:r>
              <w:t>¿</w:t>
            </w:r>
          </w:p>
        </w:tc>
        <w:tc>
          <w:tcPr>
            <w:tcW w:w="3960" w:type="dxa"/>
          </w:tcPr>
          <w:p w14:paraId="66A2DEB3" w14:textId="77777777" w:rsidR="00006239" w:rsidRDefault="00A742AC" w:rsidP="00006239">
            <w:pPr>
              <w:pStyle w:val="CopticVersemulti-line"/>
            </w:pPr>
            <w:r w:rsidRPr="00A742AC">
              <w:t>Ⲁⲣⲓⲡⲣⲉⲥⲃⲉⲩⲓⲛ ⲉϩ̀ⲣⲏⲓ ⲉϫⲱⲛ</w:t>
            </w:r>
          </w:p>
          <w:p w14:paraId="11465D0F" w14:textId="77777777" w:rsidR="00006239" w:rsidRDefault="00A742AC" w:rsidP="00006239">
            <w:pPr>
              <w:pStyle w:val="CopticVersemulti-line"/>
            </w:pPr>
            <w:r w:rsidRPr="00A742AC">
              <w:t>ⲱ ⲛⲓⲁⲣⲭⲏ ⲁⲅⲅⲉⲗⲟⲥ ⲉ̅ⲑ̅ⲩ</w:t>
            </w:r>
          </w:p>
          <w:p w14:paraId="536CCEBB" w14:textId="77777777" w:rsidR="00006239" w:rsidRDefault="00A742AC" w:rsidP="00006239">
            <w:pPr>
              <w:pStyle w:val="CopticVersemulti-line"/>
            </w:pPr>
            <w:r w:rsidRPr="00A742AC">
              <w:t>Ⲥⲉⲇⲁⲕⲓⲏⲗ Ⲥⲁⲣⲁⲑⲓⲏⲗ ⲛⲉⲙ Ⲁⲛⲁⲛⲓⲏⲗ</w:t>
            </w:r>
          </w:p>
          <w:p w14:paraId="1043C450" w14:textId="77777777" w:rsidR="00A742AC" w:rsidRPr="00A742AC" w:rsidRDefault="00A742AC" w:rsidP="00006239">
            <w:pPr>
              <w:pStyle w:val="CopticVerse"/>
            </w:pPr>
            <w:r w:rsidRPr="00A742AC">
              <w:t>ⲛ</w:t>
            </w:r>
            <w:r w:rsidR="00006239">
              <w:t>̀</w:t>
            </w:r>
            <w:r w:rsidRPr="00A742AC">
              <w:t>ⲧⲉϥⲭⲁ ⲛⲉⲛⲛⲟⲃⲓ ⲛⲁⲛ ⲉⲃⲟⲗ</w:t>
            </w:r>
            <w:r>
              <w:t>.</w:t>
            </w:r>
          </w:p>
        </w:tc>
      </w:tr>
      <w:tr w:rsidR="00A742AC" w14:paraId="2924ED1B" w14:textId="77777777" w:rsidTr="00B32610">
        <w:trPr>
          <w:cantSplit/>
          <w:jc w:val="center"/>
        </w:trPr>
        <w:tc>
          <w:tcPr>
            <w:tcW w:w="288" w:type="dxa"/>
          </w:tcPr>
          <w:p w14:paraId="2647B220" w14:textId="77777777" w:rsidR="00A742AC" w:rsidRDefault="00A742AC" w:rsidP="00A742AC">
            <w:pPr>
              <w:pStyle w:val="CopticCross"/>
            </w:pPr>
          </w:p>
        </w:tc>
        <w:tc>
          <w:tcPr>
            <w:tcW w:w="3960" w:type="dxa"/>
          </w:tcPr>
          <w:p w14:paraId="27893FCE" w14:textId="77777777" w:rsidR="00A742AC" w:rsidRPr="00A742AC" w:rsidRDefault="00A742AC" w:rsidP="00A742AC">
            <w:pPr>
              <w:pStyle w:val="EngHang"/>
              <w:rPr>
                <w:szCs w:val="20"/>
              </w:rPr>
            </w:pPr>
            <w:r w:rsidRPr="00A742AC">
              <w:t>Intercede on our behalf,</w:t>
            </w:r>
          </w:p>
          <w:p w14:paraId="576194EE" w14:textId="77777777" w:rsidR="00A742AC" w:rsidRPr="00A742AC" w:rsidRDefault="00A742AC" w:rsidP="00A742AC">
            <w:pPr>
              <w:pStyle w:val="EngHang"/>
              <w:rPr>
                <w:szCs w:val="20"/>
              </w:rPr>
            </w:pPr>
            <w:r w:rsidRPr="00A742AC">
              <w:t>O Thrones, Dominions and Powers,</w:t>
            </w:r>
          </w:p>
          <w:p w14:paraId="559B5928" w14:textId="77777777" w:rsidR="00A742AC" w:rsidRPr="00A742AC" w:rsidRDefault="00A742AC" w:rsidP="00A742AC">
            <w:pPr>
              <w:pStyle w:val="EngHang"/>
              <w:rPr>
                <w:szCs w:val="20"/>
              </w:rPr>
            </w:pPr>
            <w:r w:rsidRPr="00A742AC">
              <w:t>The Cherubim and the Seraphim,</w:t>
            </w:r>
          </w:p>
          <w:p w14:paraId="43B8468C" w14:textId="77777777" w:rsidR="00A742AC" w:rsidRDefault="00A742AC" w:rsidP="00EF067E">
            <w:pPr>
              <w:pStyle w:val="EngHangEnd"/>
            </w:pPr>
            <w:r w:rsidRPr="00A742AC">
              <w:t>That He may forgive us our sins.</w:t>
            </w:r>
          </w:p>
        </w:tc>
        <w:tc>
          <w:tcPr>
            <w:tcW w:w="288" w:type="dxa"/>
          </w:tcPr>
          <w:p w14:paraId="0F773BBC" w14:textId="77777777" w:rsidR="00A742AC" w:rsidRDefault="00A742AC" w:rsidP="00A742AC"/>
        </w:tc>
        <w:tc>
          <w:tcPr>
            <w:tcW w:w="288" w:type="dxa"/>
          </w:tcPr>
          <w:p w14:paraId="6C3B4AB9" w14:textId="77777777" w:rsidR="00A742AC" w:rsidRDefault="00A742AC" w:rsidP="00A742AC">
            <w:pPr>
              <w:pStyle w:val="CopticCross"/>
            </w:pPr>
          </w:p>
        </w:tc>
        <w:tc>
          <w:tcPr>
            <w:tcW w:w="3960" w:type="dxa"/>
          </w:tcPr>
          <w:p w14:paraId="39AE9A96" w14:textId="77777777" w:rsidR="00006239" w:rsidRDefault="00A742AC" w:rsidP="00006239">
            <w:pPr>
              <w:pStyle w:val="CopticVersemulti-line"/>
            </w:pPr>
            <w:r w:rsidRPr="00A742AC">
              <w:t>Ⲁⲣⲓⲡⲣⲉⲥⲃⲉⲩⲓⲛ ⲉϩ̀ⲣⲏⲓ ⲉϫⲱⲛ</w:t>
            </w:r>
          </w:p>
          <w:p w14:paraId="7A6D3E3C" w14:textId="77777777" w:rsidR="00006239" w:rsidRDefault="00A742AC" w:rsidP="00006239">
            <w:pPr>
              <w:pStyle w:val="CopticVersemulti-line"/>
            </w:pPr>
            <w:r w:rsidRPr="00A742AC">
              <w:t>ⲛ̀ⲟⲑⲣⲟⲛⲟⲥ ⲛⲓⲙⲉⲧⲟ̅ⲥ̅ ⲛⲓϫⲟⲙ</w:t>
            </w:r>
          </w:p>
          <w:p w14:paraId="4BF98A84" w14:textId="77777777" w:rsidR="00006239" w:rsidRDefault="00A742AC" w:rsidP="00006239">
            <w:pPr>
              <w:pStyle w:val="CopticVersemulti-line"/>
            </w:pPr>
            <w:r w:rsidRPr="00A742AC">
              <w:t>Ⲛⲓⲭⲉⲣⲟⲃⲓⲙ ⲛⲉⲙ ⲛⲓⲤⲉⲣⲁⲫⲓⲙ</w:t>
            </w:r>
          </w:p>
          <w:p w14:paraId="3F43DA92" w14:textId="77777777" w:rsidR="00A742AC" w:rsidRPr="00A742AC" w:rsidRDefault="00A742AC" w:rsidP="00006239">
            <w:pPr>
              <w:pStyle w:val="CopticVerse"/>
            </w:pPr>
            <w:r w:rsidRPr="00A742AC">
              <w:t>ⲛ̀ⲧⲉϥⲭⲁ ⲛⲉⲛⲛⲟⲃⲓ ⲛⲁⲛ ⲉⲃⲟⲗ</w:t>
            </w:r>
            <w:r>
              <w:t>.</w:t>
            </w:r>
          </w:p>
        </w:tc>
      </w:tr>
      <w:tr w:rsidR="00A742AC" w14:paraId="683C9868" w14:textId="77777777" w:rsidTr="00B32610">
        <w:trPr>
          <w:cantSplit/>
          <w:jc w:val="center"/>
        </w:trPr>
        <w:tc>
          <w:tcPr>
            <w:tcW w:w="288" w:type="dxa"/>
          </w:tcPr>
          <w:p w14:paraId="08A8E507" w14:textId="77777777" w:rsidR="00A742AC" w:rsidRDefault="00A742AC" w:rsidP="00A742AC">
            <w:pPr>
              <w:pStyle w:val="CopticCross"/>
            </w:pPr>
            <w:r>
              <w:t>¿</w:t>
            </w:r>
          </w:p>
        </w:tc>
        <w:tc>
          <w:tcPr>
            <w:tcW w:w="3960" w:type="dxa"/>
          </w:tcPr>
          <w:p w14:paraId="5266E435" w14:textId="77777777" w:rsidR="00A742AC" w:rsidRPr="00A742AC" w:rsidRDefault="00A742AC" w:rsidP="00A742AC">
            <w:pPr>
              <w:pStyle w:val="EngHang"/>
              <w:rPr>
                <w:szCs w:val="20"/>
              </w:rPr>
            </w:pPr>
            <w:r w:rsidRPr="00A742AC">
              <w:t>Intercede on our behalf,</w:t>
            </w:r>
          </w:p>
          <w:p w14:paraId="504D949A" w14:textId="77777777" w:rsidR="00A742AC" w:rsidRPr="00A742AC" w:rsidRDefault="00A742AC" w:rsidP="00A742AC">
            <w:pPr>
              <w:pStyle w:val="EngHang"/>
              <w:rPr>
                <w:szCs w:val="20"/>
              </w:rPr>
            </w:pPr>
            <w:r w:rsidRPr="00A742AC">
              <w:t>O Four Incorporeal Beasts,</w:t>
            </w:r>
          </w:p>
          <w:p w14:paraId="4B4ABF7F" w14:textId="77777777" w:rsidR="00A742AC" w:rsidRPr="00A742AC" w:rsidRDefault="00A742AC" w:rsidP="00A742AC">
            <w:pPr>
              <w:pStyle w:val="EngHang"/>
              <w:rPr>
                <w:szCs w:val="20"/>
              </w:rPr>
            </w:pPr>
            <w:r w:rsidRPr="00A742AC">
              <w:t>The ministering flames of fire,</w:t>
            </w:r>
          </w:p>
          <w:p w14:paraId="0DA14607" w14:textId="77777777" w:rsidR="00A742AC" w:rsidRPr="00A742AC" w:rsidRDefault="00A742AC" w:rsidP="00EF067E">
            <w:pPr>
              <w:pStyle w:val="EngHangEnd"/>
              <w:rPr>
                <w:szCs w:val="20"/>
              </w:rPr>
            </w:pPr>
            <w:r w:rsidRPr="00A742AC">
              <w:t>That He may forgive us our sins.</w:t>
            </w:r>
          </w:p>
        </w:tc>
        <w:tc>
          <w:tcPr>
            <w:tcW w:w="288" w:type="dxa"/>
          </w:tcPr>
          <w:p w14:paraId="7F083AAE" w14:textId="77777777" w:rsidR="00A742AC" w:rsidRDefault="00A742AC" w:rsidP="00A742AC"/>
        </w:tc>
        <w:tc>
          <w:tcPr>
            <w:tcW w:w="288" w:type="dxa"/>
          </w:tcPr>
          <w:p w14:paraId="79C011A1" w14:textId="77777777" w:rsidR="00A742AC" w:rsidRDefault="00A742AC" w:rsidP="00A742AC">
            <w:pPr>
              <w:pStyle w:val="CopticCross"/>
            </w:pPr>
            <w:r>
              <w:t>¿</w:t>
            </w:r>
          </w:p>
        </w:tc>
        <w:tc>
          <w:tcPr>
            <w:tcW w:w="3960" w:type="dxa"/>
          </w:tcPr>
          <w:p w14:paraId="58714765" w14:textId="77777777" w:rsidR="00006239" w:rsidRDefault="00A742AC" w:rsidP="00006239">
            <w:pPr>
              <w:pStyle w:val="CopticVersemulti-line"/>
            </w:pPr>
            <w:r w:rsidRPr="00A742AC">
              <w:t>Ⲁⲣⲓⲡⲣⲉⲥⲃⲉⲩⲓⲛ ⲉϩ̀ⲣⲏⲓ ⲉϫⲱⲛ</w:t>
            </w:r>
          </w:p>
          <w:p w14:paraId="0CCCDBEA" w14:textId="77777777" w:rsidR="00006239" w:rsidRDefault="00A742AC" w:rsidP="00006239">
            <w:pPr>
              <w:pStyle w:val="CopticVersemulti-line"/>
            </w:pPr>
            <w:r w:rsidRPr="00A742AC">
              <w:t>ⲡⲓϥ̀ⲧⲟⲩ ⲛ̀ⲍⲱⲟⲛ ⲛ̀ⲁⲥⲱⲙⲁⲧⲟⲥ</w:t>
            </w:r>
          </w:p>
          <w:p w14:paraId="2A1D5AE7" w14:textId="77777777" w:rsidR="00006239" w:rsidRDefault="00A742AC" w:rsidP="00006239">
            <w:pPr>
              <w:pStyle w:val="CopticVersemulti-line"/>
            </w:pPr>
            <w:r w:rsidRPr="00A742AC">
              <w:t xml:space="preserve"> ⲛ̀ⲗⲓⲧⲟⲩⲣⲅⲟⲥ ⲛ̀ϣⲁϩ ⲛ̀ⲭ̀ⲭⲣⲱⲙ</w:t>
            </w:r>
          </w:p>
          <w:p w14:paraId="433520EA" w14:textId="77777777" w:rsidR="00A742AC" w:rsidRPr="00A742AC" w:rsidRDefault="00A742AC" w:rsidP="00006239">
            <w:pPr>
              <w:pStyle w:val="CopticVerse"/>
            </w:pPr>
            <w:r w:rsidRPr="00A742AC">
              <w:t>ⲛ̀ⲧⲉϥⲭⲁ ⲛⲉⲛⲛⲟⲃⲓ ⲛⲁⲛ ⲉⲃⲟⲗ</w:t>
            </w:r>
            <w:r>
              <w:t>.</w:t>
            </w:r>
          </w:p>
        </w:tc>
      </w:tr>
      <w:tr w:rsidR="00A742AC" w14:paraId="5F5F833A" w14:textId="77777777" w:rsidTr="00B32610">
        <w:trPr>
          <w:cantSplit/>
          <w:jc w:val="center"/>
        </w:trPr>
        <w:tc>
          <w:tcPr>
            <w:tcW w:w="288" w:type="dxa"/>
          </w:tcPr>
          <w:p w14:paraId="77AFC118" w14:textId="77777777" w:rsidR="00A742AC" w:rsidRDefault="00A742AC" w:rsidP="00A742AC">
            <w:pPr>
              <w:pStyle w:val="CopticCross"/>
            </w:pPr>
          </w:p>
        </w:tc>
        <w:tc>
          <w:tcPr>
            <w:tcW w:w="3960" w:type="dxa"/>
          </w:tcPr>
          <w:p w14:paraId="2C8FA477" w14:textId="77777777" w:rsidR="00A742AC" w:rsidRPr="00A742AC" w:rsidRDefault="00A742AC" w:rsidP="00A742AC">
            <w:pPr>
              <w:pStyle w:val="EngHang"/>
              <w:rPr>
                <w:szCs w:val="20"/>
              </w:rPr>
            </w:pPr>
            <w:r w:rsidRPr="00A742AC">
              <w:t>Intercede on our behalf,</w:t>
            </w:r>
          </w:p>
          <w:p w14:paraId="1DA52EB1" w14:textId="77777777" w:rsidR="00A742AC" w:rsidRPr="00A742AC" w:rsidRDefault="00A742AC" w:rsidP="00A742AC">
            <w:pPr>
              <w:pStyle w:val="EngHang"/>
              <w:rPr>
                <w:szCs w:val="20"/>
              </w:rPr>
            </w:pPr>
            <w:r w:rsidRPr="00A742AC">
              <w:t>O priests of the Truth,</w:t>
            </w:r>
          </w:p>
          <w:p w14:paraId="64FCFE63" w14:textId="77777777" w:rsidR="00A742AC" w:rsidRPr="00A742AC" w:rsidRDefault="00A742AC" w:rsidP="00A742AC">
            <w:pPr>
              <w:pStyle w:val="EngHang"/>
              <w:rPr>
                <w:szCs w:val="20"/>
              </w:rPr>
            </w:pPr>
            <w:r w:rsidRPr="00A742AC">
              <w:t xml:space="preserve">The Twenty Four Presbyters, </w:t>
            </w:r>
          </w:p>
          <w:p w14:paraId="58B7FDBF" w14:textId="77777777" w:rsidR="00A742AC" w:rsidRDefault="00A742AC" w:rsidP="00EF067E">
            <w:pPr>
              <w:pStyle w:val="EngHangEnd"/>
            </w:pPr>
            <w:r w:rsidRPr="00A742AC">
              <w:t>That He may forgive us our sins.</w:t>
            </w:r>
          </w:p>
        </w:tc>
        <w:tc>
          <w:tcPr>
            <w:tcW w:w="288" w:type="dxa"/>
          </w:tcPr>
          <w:p w14:paraId="258E63CD" w14:textId="77777777" w:rsidR="00A742AC" w:rsidRDefault="00A742AC" w:rsidP="00A742AC"/>
        </w:tc>
        <w:tc>
          <w:tcPr>
            <w:tcW w:w="288" w:type="dxa"/>
          </w:tcPr>
          <w:p w14:paraId="62977A06" w14:textId="77777777" w:rsidR="00A742AC" w:rsidRDefault="00A742AC" w:rsidP="00A742AC">
            <w:pPr>
              <w:pStyle w:val="CopticCross"/>
            </w:pPr>
          </w:p>
        </w:tc>
        <w:tc>
          <w:tcPr>
            <w:tcW w:w="3960" w:type="dxa"/>
          </w:tcPr>
          <w:p w14:paraId="68312E1D" w14:textId="77777777" w:rsidR="00006239" w:rsidRDefault="00A742AC" w:rsidP="00006239">
            <w:pPr>
              <w:pStyle w:val="CopticVersemulti-line"/>
            </w:pPr>
            <w:r w:rsidRPr="00A742AC">
              <w:t>Ⲁⲣⲓⲡⲣⲉⲥⲃⲉⲩⲓⲛ ⲉϩ̀ⲣⲏⲓ ⲉϫⲱⲛ</w:t>
            </w:r>
          </w:p>
          <w:p w14:paraId="41C30AFE" w14:textId="77777777" w:rsidR="00006239" w:rsidRDefault="00A742AC" w:rsidP="00006239">
            <w:pPr>
              <w:pStyle w:val="CopticVersemulti-line"/>
            </w:pPr>
            <w:r w:rsidRPr="00A742AC">
              <w:t>ⲛⲓⲟⲩⲏⲃ ⲛ̀ⲧⲉ ϯⲙⲉⲑⲙⲏⲓ</w:t>
            </w:r>
          </w:p>
          <w:p w14:paraId="728980CC" w14:textId="77777777" w:rsidR="00A742AC" w:rsidRPr="00A742AC" w:rsidRDefault="00A742AC" w:rsidP="00006239">
            <w:pPr>
              <w:pStyle w:val="CopticVersemulti-line"/>
            </w:pPr>
            <w:r w:rsidRPr="00A742AC">
              <w:t>ⲡⲓϫⲟⲩⲧϥ̀ⲧⲟⲩ ⲙ̀ⲡⲣⲉⲥⲃⲩⲧⲉⲣⲟⲥ</w:t>
            </w:r>
          </w:p>
          <w:p w14:paraId="201EF9BD" w14:textId="77777777" w:rsidR="00A742AC" w:rsidRPr="00A742AC" w:rsidRDefault="00A742AC" w:rsidP="00006239">
            <w:pPr>
              <w:pStyle w:val="CopticVerse"/>
            </w:pPr>
            <w:r w:rsidRPr="00A742AC">
              <w:t>ⲛ̀ⲧⲉϥⲭⲁ ⲛⲉⲛⲛⲟⲃⲓ ⲛⲁⲛ ⲉⲃⲟⲗ</w:t>
            </w:r>
          </w:p>
        </w:tc>
      </w:tr>
      <w:tr w:rsidR="00A742AC" w14:paraId="5829F82F" w14:textId="77777777" w:rsidTr="00B32610">
        <w:trPr>
          <w:cantSplit/>
          <w:jc w:val="center"/>
        </w:trPr>
        <w:tc>
          <w:tcPr>
            <w:tcW w:w="288" w:type="dxa"/>
          </w:tcPr>
          <w:p w14:paraId="6E3A316B" w14:textId="77777777" w:rsidR="00A742AC" w:rsidRDefault="00A742AC" w:rsidP="00A742AC">
            <w:pPr>
              <w:pStyle w:val="CopticCross"/>
            </w:pPr>
            <w:r>
              <w:t>¿</w:t>
            </w:r>
          </w:p>
        </w:tc>
        <w:tc>
          <w:tcPr>
            <w:tcW w:w="3960" w:type="dxa"/>
          </w:tcPr>
          <w:p w14:paraId="4986BE8C" w14:textId="77777777" w:rsidR="00A742AC" w:rsidRPr="00A742AC" w:rsidRDefault="00A742AC" w:rsidP="00A742AC">
            <w:pPr>
              <w:pStyle w:val="EngHang"/>
              <w:rPr>
                <w:szCs w:val="20"/>
              </w:rPr>
            </w:pPr>
            <w:r w:rsidRPr="00A742AC">
              <w:t>Intercede on our behalf,</w:t>
            </w:r>
          </w:p>
          <w:p w14:paraId="5148D142" w14:textId="77777777" w:rsidR="00A742AC" w:rsidRPr="00A742AC" w:rsidRDefault="00A742AC" w:rsidP="00A742AC">
            <w:pPr>
              <w:pStyle w:val="EngHang"/>
              <w:rPr>
                <w:szCs w:val="20"/>
              </w:rPr>
            </w:pPr>
            <w:r w:rsidRPr="00A742AC">
              <w:t>O angelic hosts,</w:t>
            </w:r>
          </w:p>
          <w:p w14:paraId="7190A6FE" w14:textId="77777777" w:rsidR="00A742AC" w:rsidRPr="00A742AC" w:rsidRDefault="00A742AC" w:rsidP="00A742AC">
            <w:pPr>
              <w:pStyle w:val="EngHang"/>
              <w:rPr>
                <w:szCs w:val="20"/>
              </w:rPr>
            </w:pPr>
            <w:r w:rsidRPr="00A742AC">
              <w:t>And all the heavenly orders,</w:t>
            </w:r>
          </w:p>
          <w:p w14:paraId="55634C31" w14:textId="77777777" w:rsidR="00A742AC" w:rsidRPr="00A742AC" w:rsidRDefault="00A742AC" w:rsidP="00EF067E">
            <w:pPr>
              <w:pStyle w:val="EngHangEnd"/>
              <w:rPr>
                <w:szCs w:val="20"/>
              </w:rPr>
            </w:pPr>
            <w:r w:rsidRPr="00A742AC">
              <w:t>That He may forgive us our sins.</w:t>
            </w:r>
          </w:p>
        </w:tc>
        <w:tc>
          <w:tcPr>
            <w:tcW w:w="288" w:type="dxa"/>
          </w:tcPr>
          <w:p w14:paraId="5D6EDF9F" w14:textId="77777777" w:rsidR="00A742AC" w:rsidRDefault="00A742AC" w:rsidP="00A742AC"/>
        </w:tc>
        <w:tc>
          <w:tcPr>
            <w:tcW w:w="288" w:type="dxa"/>
          </w:tcPr>
          <w:p w14:paraId="0185BF37" w14:textId="77777777" w:rsidR="00A742AC" w:rsidRDefault="00A742AC" w:rsidP="00A742AC">
            <w:pPr>
              <w:pStyle w:val="CopticCross"/>
            </w:pPr>
            <w:r>
              <w:t>¿</w:t>
            </w:r>
          </w:p>
        </w:tc>
        <w:tc>
          <w:tcPr>
            <w:tcW w:w="3960" w:type="dxa"/>
          </w:tcPr>
          <w:p w14:paraId="03055C67" w14:textId="77777777" w:rsidR="00006239" w:rsidRDefault="00A742AC" w:rsidP="00006239">
            <w:pPr>
              <w:pStyle w:val="CopticVersemulti-line"/>
            </w:pPr>
            <w:r w:rsidRPr="00A742AC">
              <w:t>Ⲁⲣⲓⲡⲣⲉⲥⲃⲉⲩⲓⲛ ⲉϩ̀ⲣⲏⲓ ⲉϫⲱⲛ</w:t>
            </w:r>
          </w:p>
          <w:p w14:paraId="7FB69077" w14:textId="77777777" w:rsidR="00006239" w:rsidRDefault="00A742AC" w:rsidP="00006239">
            <w:pPr>
              <w:pStyle w:val="CopticVersemulti-line"/>
            </w:pPr>
            <w:r w:rsidRPr="00A742AC">
              <w:t>ⲛⲓⲥⲧⲣⲁⲧⲓⲁ ⲛ̀ⲁⲅⲅⲉⲗⲓⲕⲟⲛ</w:t>
            </w:r>
          </w:p>
          <w:p w14:paraId="19D121A6" w14:textId="77777777" w:rsidR="00006239" w:rsidRDefault="00A742AC" w:rsidP="00006239">
            <w:pPr>
              <w:pStyle w:val="CopticVersemulti-line"/>
            </w:pPr>
            <w:r w:rsidRPr="00A742AC">
              <w:t>ⲛⲉⲙ ⲛⲓⲧⲁⲅⲙⲁ ⲛ̀ⲉⲡⲟⲩⲣⲁⲛⲓⲟⲛ</w:t>
            </w:r>
          </w:p>
          <w:p w14:paraId="0704A491" w14:textId="77777777" w:rsidR="00A742AC" w:rsidRPr="00A742AC" w:rsidRDefault="00A742AC" w:rsidP="00006239">
            <w:pPr>
              <w:pStyle w:val="CopticVerse"/>
            </w:pPr>
            <w:r w:rsidRPr="00A742AC">
              <w:t>ⲛ̀ⲧⲉϥⲭⲁ ⲛⲉⲛⲛⲟⲃⲓ ⲛⲁⲛ ⲉⲃⲟⲗ</w:t>
            </w:r>
          </w:p>
        </w:tc>
      </w:tr>
    </w:tbl>
    <w:p w14:paraId="5D23150A" w14:textId="77777777" w:rsidR="00A742AC" w:rsidRPr="00A742AC" w:rsidRDefault="00A742AC" w:rsidP="00A742A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742AC" w14:paraId="3F8B7B93" w14:textId="77777777" w:rsidTr="00006239">
        <w:trPr>
          <w:cantSplit/>
          <w:jc w:val="center"/>
        </w:trPr>
        <w:tc>
          <w:tcPr>
            <w:tcW w:w="288" w:type="dxa"/>
          </w:tcPr>
          <w:p w14:paraId="25EB050A" w14:textId="77777777" w:rsidR="00A742AC" w:rsidRDefault="00A742AC" w:rsidP="005A44CB">
            <w:pPr>
              <w:pStyle w:val="CopticCross"/>
            </w:pPr>
          </w:p>
        </w:tc>
        <w:tc>
          <w:tcPr>
            <w:tcW w:w="3960" w:type="dxa"/>
          </w:tcPr>
          <w:p w14:paraId="442D1365" w14:textId="77777777" w:rsidR="00B32610" w:rsidRPr="00B32610" w:rsidRDefault="00B32610" w:rsidP="005A44CB">
            <w:pPr>
              <w:pStyle w:val="EngHang"/>
              <w:rPr>
                <w:szCs w:val="20"/>
              </w:rPr>
            </w:pPr>
            <w:r w:rsidRPr="00B32610">
              <w:t>Pray to the Lord on our behalf,</w:t>
            </w:r>
          </w:p>
          <w:p w14:paraId="104DDD77" w14:textId="77777777" w:rsidR="00B32610" w:rsidRPr="00B32610" w:rsidRDefault="00B32610" w:rsidP="005A44CB">
            <w:pPr>
              <w:pStyle w:val="EngHang"/>
              <w:rPr>
                <w:szCs w:val="20"/>
              </w:rPr>
            </w:pPr>
            <w:r w:rsidRPr="00B32610">
              <w:t>My lords and fathers, the patriarchs,</w:t>
            </w:r>
          </w:p>
          <w:p w14:paraId="1635D48E" w14:textId="77777777" w:rsidR="00B32610" w:rsidRPr="00B32610" w:rsidRDefault="00B32610" w:rsidP="005A44CB">
            <w:pPr>
              <w:pStyle w:val="EngHang"/>
              <w:rPr>
                <w:szCs w:val="20"/>
              </w:rPr>
            </w:pPr>
            <w:r w:rsidRPr="00B32610">
              <w:t>Abraham, Isaac and Jacob,</w:t>
            </w:r>
          </w:p>
          <w:p w14:paraId="2A281983" w14:textId="77777777" w:rsidR="00A742AC" w:rsidRPr="00B32610" w:rsidRDefault="00B32610" w:rsidP="005A44CB">
            <w:pPr>
              <w:pStyle w:val="EngHangEnd"/>
              <w:rPr>
                <w:szCs w:val="20"/>
              </w:rPr>
            </w:pPr>
            <w:r w:rsidRPr="00B32610">
              <w:t>That He may forgive us our sins.</w:t>
            </w:r>
          </w:p>
        </w:tc>
        <w:tc>
          <w:tcPr>
            <w:tcW w:w="288" w:type="dxa"/>
          </w:tcPr>
          <w:p w14:paraId="5F678CD5" w14:textId="77777777" w:rsidR="00A742AC" w:rsidRDefault="00A742AC" w:rsidP="00A742AC"/>
        </w:tc>
        <w:tc>
          <w:tcPr>
            <w:tcW w:w="288" w:type="dxa"/>
          </w:tcPr>
          <w:p w14:paraId="2292A3D8" w14:textId="77777777" w:rsidR="00A742AC" w:rsidRDefault="00A742AC" w:rsidP="005A44CB">
            <w:pPr>
              <w:pStyle w:val="CopticCross"/>
            </w:pPr>
          </w:p>
        </w:tc>
        <w:tc>
          <w:tcPr>
            <w:tcW w:w="3960" w:type="dxa"/>
          </w:tcPr>
          <w:p w14:paraId="6EA44E7D" w14:textId="77777777" w:rsidR="005A44CB" w:rsidRDefault="005A44CB" w:rsidP="005A44CB">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3063F404" w14:textId="77777777" w:rsidR="005A44CB" w:rsidRDefault="005A44CB" w:rsidP="005A44CB">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59518CB" w14:textId="77777777" w:rsidR="005A44CB" w:rsidRDefault="005A44CB" w:rsidP="005A44CB">
            <w:pPr>
              <w:pStyle w:val="CopticVersemulti-line"/>
            </w:pPr>
            <w:r w:rsidRPr="005A44CB">
              <w:t>Ⲁⲃⲣⲁⲁⲙ Ⲓⲥⲁⲁⲕ Ⲓⲁⲕⲱⲃ</w:t>
            </w:r>
          </w:p>
          <w:p w14:paraId="43E4E755" w14:textId="77777777" w:rsidR="00A742AC" w:rsidRDefault="005A44CB" w:rsidP="005A44CB">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rsidR="00006239">
              <w:t>.</w:t>
            </w:r>
          </w:p>
        </w:tc>
      </w:tr>
      <w:tr w:rsidR="00A742AC" w14:paraId="58122DDC" w14:textId="77777777" w:rsidTr="00006239">
        <w:trPr>
          <w:cantSplit/>
          <w:jc w:val="center"/>
        </w:trPr>
        <w:tc>
          <w:tcPr>
            <w:tcW w:w="288" w:type="dxa"/>
          </w:tcPr>
          <w:p w14:paraId="65108C1E" w14:textId="77777777" w:rsidR="00A742AC" w:rsidRDefault="005A44CB" w:rsidP="005A44CB">
            <w:pPr>
              <w:pStyle w:val="CopticCross"/>
            </w:pPr>
            <w:r>
              <w:t>¿</w:t>
            </w:r>
          </w:p>
        </w:tc>
        <w:tc>
          <w:tcPr>
            <w:tcW w:w="3960" w:type="dxa"/>
          </w:tcPr>
          <w:p w14:paraId="46DC534F" w14:textId="77777777" w:rsidR="005A44CB" w:rsidRPr="005A44CB" w:rsidRDefault="005A44CB" w:rsidP="005A44CB">
            <w:pPr>
              <w:pStyle w:val="EngHang"/>
              <w:rPr>
                <w:szCs w:val="20"/>
              </w:rPr>
            </w:pPr>
            <w:r w:rsidRPr="005A44CB">
              <w:t>Pray to the Lord on our behalf,</w:t>
            </w:r>
          </w:p>
          <w:p w14:paraId="0D74D392" w14:textId="77777777" w:rsidR="005A44CB" w:rsidRPr="005A44CB" w:rsidRDefault="005A44CB" w:rsidP="005A44CB">
            <w:pPr>
              <w:pStyle w:val="EngHang"/>
              <w:rPr>
                <w:szCs w:val="20"/>
              </w:rPr>
            </w:pPr>
            <w:r w:rsidRPr="005A44CB">
              <w:t>O perfect man,</w:t>
            </w:r>
          </w:p>
          <w:p w14:paraId="55E541A8" w14:textId="77777777" w:rsidR="005A44CB" w:rsidRPr="005A44CB" w:rsidRDefault="005A44CB" w:rsidP="005A44CB">
            <w:pPr>
              <w:pStyle w:val="EngHang"/>
              <w:rPr>
                <w:szCs w:val="20"/>
              </w:rPr>
            </w:pPr>
            <w:r w:rsidRPr="005A44CB">
              <w:t>The righteous and just Enoch,</w:t>
            </w:r>
          </w:p>
          <w:p w14:paraId="5714BE05" w14:textId="77777777" w:rsidR="00A742AC" w:rsidRPr="005A44CB" w:rsidRDefault="005A44CB" w:rsidP="005A44CB">
            <w:pPr>
              <w:pStyle w:val="EngHangEnd"/>
              <w:rPr>
                <w:szCs w:val="20"/>
              </w:rPr>
            </w:pPr>
            <w:r w:rsidRPr="005A44CB">
              <w:t>That He may forgive us our sins.</w:t>
            </w:r>
          </w:p>
        </w:tc>
        <w:tc>
          <w:tcPr>
            <w:tcW w:w="288" w:type="dxa"/>
          </w:tcPr>
          <w:p w14:paraId="51CAA68C" w14:textId="77777777" w:rsidR="00A742AC" w:rsidRDefault="00A742AC" w:rsidP="00A742AC"/>
        </w:tc>
        <w:tc>
          <w:tcPr>
            <w:tcW w:w="288" w:type="dxa"/>
          </w:tcPr>
          <w:p w14:paraId="666435CE" w14:textId="77777777" w:rsidR="00A742AC" w:rsidRDefault="005A44CB" w:rsidP="005A44CB">
            <w:pPr>
              <w:pStyle w:val="CopticCross"/>
            </w:pPr>
            <w:r>
              <w:t>¿</w:t>
            </w:r>
          </w:p>
        </w:tc>
        <w:tc>
          <w:tcPr>
            <w:tcW w:w="3960" w:type="dxa"/>
          </w:tcPr>
          <w:p w14:paraId="2D70FDB9" w14:textId="77777777" w:rsidR="005A44CB" w:rsidRDefault="005A44CB" w:rsidP="005A44CB">
            <w:pPr>
              <w:pStyle w:val="CopticVersemulti-line"/>
            </w:pPr>
            <w:r>
              <w:t>Ⲧⲱⲃϩ ⲙ̀Ⲡⲟ̅ⲥ̅ ⲉϩ̀ⲣⲏⲓ ⲉϫⲱⲛ</w:t>
            </w:r>
          </w:p>
          <w:p w14:paraId="62C26C89" w14:textId="77777777" w:rsidR="005A44CB" w:rsidRDefault="005A44CB" w:rsidP="005A44CB">
            <w:pPr>
              <w:pStyle w:val="CopticVersemulti-line"/>
            </w:pPr>
            <w:r>
              <w:t>ⲱ ⲡⲓⲣⲱⲙⲓ ⲛ̀ⲧⲉⲗⲓⲟⲥ</w:t>
            </w:r>
          </w:p>
          <w:p w14:paraId="57CAA4CD" w14:textId="77777777" w:rsidR="005A44CB" w:rsidRDefault="005A44CB" w:rsidP="005A44CB">
            <w:pPr>
              <w:pStyle w:val="CopticVersemulti-line"/>
            </w:pPr>
            <w:r>
              <w:t>ⲡⲓⲑⲙⲏⲓ Ⲉⲛⲱⲭ ⲡⲓⲇⲓⲕⲉⲟⲥ</w:t>
            </w:r>
          </w:p>
          <w:p w14:paraId="14212EEE" w14:textId="77777777" w:rsidR="00A742AC" w:rsidRDefault="005A44CB" w:rsidP="005A44CB">
            <w:pPr>
              <w:pStyle w:val="CopticVerse"/>
            </w:pPr>
            <w:r>
              <w:t>ⲛ̀ⲧⲉϥⲭⲁ ⲛⲉⲛⲛⲟⲃⲓ ⲛⲁⲛ ⲉⲃⲟⲗ</w:t>
            </w:r>
            <w:r w:rsidR="00006239">
              <w:t>.</w:t>
            </w:r>
          </w:p>
        </w:tc>
      </w:tr>
      <w:tr w:rsidR="00A742AC" w14:paraId="72A8923D" w14:textId="77777777" w:rsidTr="00006239">
        <w:trPr>
          <w:cantSplit/>
          <w:jc w:val="center"/>
        </w:trPr>
        <w:tc>
          <w:tcPr>
            <w:tcW w:w="288" w:type="dxa"/>
          </w:tcPr>
          <w:p w14:paraId="4C76431D" w14:textId="77777777" w:rsidR="00A742AC" w:rsidRDefault="00A742AC" w:rsidP="005A44CB">
            <w:pPr>
              <w:pStyle w:val="CopticCross"/>
            </w:pPr>
          </w:p>
        </w:tc>
        <w:tc>
          <w:tcPr>
            <w:tcW w:w="3960" w:type="dxa"/>
          </w:tcPr>
          <w:p w14:paraId="6FF9827A" w14:textId="77777777" w:rsidR="005A44CB" w:rsidRPr="005A44CB" w:rsidRDefault="005A44CB" w:rsidP="005A44CB">
            <w:pPr>
              <w:pStyle w:val="EngHang"/>
              <w:rPr>
                <w:szCs w:val="20"/>
              </w:rPr>
            </w:pPr>
            <w:r w:rsidRPr="005A44CB">
              <w:t>Pray to the Lord on our behalf,</w:t>
            </w:r>
          </w:p>
          <w:p w14:paraId="520F8572" w14:textId="77777777" w:rsidR="005A44CB" w:rsidRPr="005A44CB" w:rsidRDefault="005A44CB" w:rsidP="005A44CB">
            <w:pPr>
              <w:pStyle w:val="EngHang"/>
              <w:rPr>
                <w:szCs w:val="20"/>
              </w:rPr>
            </w:pPr>
            <w:r w:rsidRPr="005A44CB">
              <w:t>Elijah the Tishbite,</w:t>
            </w:r>
          </w:p>
          <w:p w14:paraId="387F3B75" w14:textId="77777777" w:rsidR="005A44CB" w:rsidRPr="005A44CB" w:rsidRDefault="005A44CB" w:rsidP="005A44CB">
            <w:pPr>
              <w:pStyle w:val="EngHang"/>
              <w:rPr>
                <w:szCs w:val="20"/>
              </w:rPr>
            </w:pPr>
            <w:r w:rsidRPr="005A44CB">
              <w:t>And his disciple, Elisha,</w:t>
            </w:r>
          </w:p>
          <w:p w14:paraId="0418D791" w14:textId="77777777" w:rsidR="00A742AC" w:rsidRPr="005A44CB" w:rsidRDefault="005A44CB" w:rsidP="005A44CB">
            <w:pPr>
              <w:pStyle w:val="EngHangEnd"/>
              <w:rPr>
                <w:szCs w:val="20"/>
              </w:rPr>
            </w:pPr>
            <w:r w:rsidRPr="005A44CB">
              <w:t>That He may forgive us our sins.</w:t>
            </w:r>
          </w:p>
        </w:tc>
        <w:tc>
          <w:tcPr>
            <w:tcW w:w="288" w:type="dxa"/>
          </w:tcPr>
          <w:p w14:paraId="481283E8" w14:textId="77777777" w:rsidR="00A742AC" w:rsidRDefault="00A742AC" w:rsidP="00A742AC"/>
        </w:tc>
        <w:tc>
          <w:tcPr>
            <w:tcW w:w="288" w:type="dxa"/>
          </w:tcPr>
          <w:p w14:paraId="095B37E5" w14:textId="77777777" w:rsidR="00A742AC" w:rsidRDefault="00A742AC" w:rsidP="005A44CB">
            <w:pPr>
              <w:pStyle w:val="CopticCross"/>
            </w:pPr>
          </w:p>
        </w:tc>
        <w:tc>
          <w:tcPr>
            <w:tcW w:w="3960" w:type="dxa"/>
          </w:tcPr>
          <w:p w14:paraId="0B7C1327" w14:textId="77777777" w:rsidR="005A44CB" w:rsidRDefault="005A44CB" w:rsidP="005A44CB">
            <w:pPr>
              <w:pStyle w:val="CopticVersemulti-line"/>
            </w:pPr>
            <w:r w:rsidRPr="005A44CB">
              <w:t>Ⲧⲱⲃϩ ⲙ̀Ⲡⲟ̅ⲥ̅ ⲉϩ̀ⲣⲏⲓ ⲉϫⲱⲛ</w:t>
            </w:r>
          </w:p>
          <w:p w14:paraId="31F7732B" w14:textId="77777777" w:rsidR="005A44CB" w:rsidRDefault="005A44CB" w:rsidP="005A44CB">
            <w:pPr>
              <w:pStyle w:val="CopticVersemulti-line"/>
            </w:pPr>
            <w:r w:rsidRPr="005A44CB">
              <w:t>Ⲏⲗⲓⲁⲥ ⲡⲓⲑⲉⲥⲃⲓⲧⲏⲥ</w:t>
            </w:r>
          </w:p>
          <w:p w14:paraId="7D0A14B4" w14:textId="77777777" w:rsidR="005A44CB" w:rsidRDefault="005A44CB" w:rsidP="005A44CB">
            <w:pPr>
              <w:pStyle w:val="CopticVersemulti-line"/>
            </w:pPr>
            <w:r w:rsidRPr="005A44CB">
              <w:t>ⲛⲉⲙ Ⲉⲗⲓⲥⲉⲟⲥ ⲡⲉϥⲙⲁⲑⲏⲧⲏⲥ</w:t>
            </w:r>
          </w:p>
          <w:p w14:paraId="06C946AA" w14:textId="77777777" w:rsidR="00A742AC" w:rsidRDefault="005A44CB" w:rsidP="005A44CB">
            <w:pPr>
              <w:pStyle w:val="CopticVerse"/>
            </w:pPr>
            <w:r w:rsidRPr="005A44CB">
              <w:t>ⲛ̀ⲧⲉϥⲭⲁ ⲛⲉⲛⲛⲟⲃⲓ ⲛⲁⲛ ⲉⲃⲟⲗ</w:t>
            </w:r>
            <w:r w:rsidR="00006239">
              <w:t>.</w:t>
            </w:r>
          </w:p>
        </w:tc>
      </w:tr>
      <w:tr w:rsidR="00A742AC" w14:paraId="2DA49039" w14:textId="77777777" w:rsidTr="00006239">
        <w:trPr>
          <w:cantSplit/>
          <w:jc w:val="center"/>
        </w:trPr>
        <w:tc>
          <w:tcPr>
            <w:tcW w:w="288" w:type="dxa"/>
          </w:tcPr>
          <w:p w14:paraId="47FF2DFD" w14:textId="77777777" w:rsidR="00A742AC" w:rsidRDefault="005A44CB" w:rsidP="005A44CB">
            <w:pPr>
              <w:pStyle w:val="CopticCross"/>
            </w:pPr>
            <w:r>
              <w:t>¿</w:t>
            </w:r>
          </w:p>
        </w:tc>
        <w:tc>
          <w:tcPr>
            <w:tcW w:w="3960" w:type="dxa"/>
          </w:tcPr>
          <w:p w14:paraId="23941841" w14:textId="77777777" w:rsidR="005A44CB" w:rsidRPr="005A44CB" w:rsidRDefault="005A44CB" w:rsidP="005A44CB">
            <w:pPr>
              <w:pStyle w:val="EngHang"/>
              <w:rPr>
                <w:szCs w:val="20"/>
              </w:rPr>
            </w:pPr>
            <w:r w:rsidRPr="005A44CB">
              <w:t>Pray to the Lord on our behalf,</w:t>
            </w:r>
          </w:p>
          <w:p w14:paraId="03734B2F" w14:textId="77777777" w:rsidR="005A44CB" w:rsidRPr="005A44CB" w:rsidRDefault="005A44CB" w:rsidP="005A44CB">
            <w:pPr>
              <w:pStyle w:val="EngHang"/>
              <w:rPr>
                <w:szCs w:val="20"/>
              </w:rPr>
            </w:pPr>
            <w:r w:rsidRPr="005A44CB">
              <w:t>O Moses and Isaiah,</w:t>
            </w:r>
          </w:p>
          <w:p w14:paraId="79180E2E" w14:textId="77777777" w:rsidR="005A44CB" w:rsidRPr="005A44CB" w:rsidRDefault="005A44CB" w:rsidP="005A44CB">
            <w:pPr>
              <w:pStyle w:val="EngHang"/>
              <w:rPr>
                <w:szCs w:val="20"/>
              </w:rPr>
            </w:pPr>
            <w:r w:rsidRPr="005A44CB">
              <w:t>And Ezekiel and Jeremiah,</w:t>
            </w:r>
          </w:p>
          <w:p w14:paraId="2AE4FF30" w14:textId="77777777" w:rsidR="00A742AC" w:rsidRDefault="005A44CB" w:rsidP="005A44CB">
            <w:pPr>
              <w:pStyle w:val="EngHangEnd"/>
            </w:pPr>
            <w:r w:rsidRPr="005A44CB">
              <w:t>That He may forgive us our sins.</w:t>
            </w:r>
          </w:p>
        </w:tc>
        <w:tc>
          <w:tcPr>
            <w:tcW w:w="288" w:type="dxa"/>
          </w:tcPr>
          <w:p w14:paraId="2E1E8D4F" w14:textId="77777777" w:rsidR="00A742AC" w:rsidRDefault="00A742AC" w:rsidP="00A742AC"/>
        </w:tc>
        <w:tc>
          <w:tcPr>
            <w:tcW w:w="288" w:type="dxa"/>
          </w:tcPr>
          <w:p w14:paraId="651FE45E" w14:textId="77777777" w:rsidR="00A742AC" w:rsidRDefault="005A44CB" w:rsidP="005A44CB">
            <w:pPr>
              <w:pStyle w:val="CopticCross"/>
            </w:pPr>
            <w:r>
              <w:t>¿</w:t>
            </w:r>
          </w:p>
        </w:tc>
        <w:tc>
          <w:tcPr>
            <w:tcW w:w="3960" w:type="dxa"/>
          </w:tcPr>
          <w:p w14:paraId="1388CDBB" w14:textId="77777777" w:rsidR="005A44CB" w:rsidRPr="00FC3604" w:rsidRDefault="005A44CB" w:rsidP="005A44CB">
            <w:pPr>
              <w:pStyle w:val="CopticVersemulti-line"/>
            </w:pPr>
            <w:r w:rsidRPr="00FC3604">
              <w:t>Ⲧⲱⲃϩ ⲙ̀Ⲡⲟ̅ⲥ̅ ⲉϩ̀ⲣⲏⲓ ⲉϫⲱⲛ</w:t>
            </w:r>
          </w:p>
          <w:p w14:paraId="024941C6" w14:textId="77777777" w:rsidR="005A44CB" w:rsidRPr="00FC3604" w:rsidRDefault="005A44CB" w:rsidP="005A44CB">
            <w:pPr>
              <w:pStyle w:val="CopticVersemulti-line"/>
            </w:pPr>
            <w:r w:rsidRPr="00FC3604">
              <w:t>ⲱ Ⲙⲱⲩⲥⲏⲥ ⲡⲓⲁⲣⲭⲏⲡⲣⲟⲫⲓⲧⲏⲥ</w:t>
            </w:r>
          </w:p>
          <w:p w14:paraId="4F6CFD4E" w14:textId="77777777" w:rsidR="005A44CB" w:rsidRPr="00FC3604" w:rsidRDefault="005A44CB" w:rsidP="005A44CB">
            <w:pPr>
              <w:pStyle w:val="CopticVersemulti-line"/>
            </w:pPr>
            <w:r w:rsidRPr="00FC3604">
              <w:t>ⲛⲉⲙ Ⲏⲥⲁⲏⲁⲥ ⲛⲉⲙ Ⲓⲉⲣⲙⲓⲁⲥ</w:t>
            </w:r>
          </w:p>
          <w:p w14:paraId="233E71E8" w14:textId="77777777" w:rsidR="00A742AC" w:rsidRPr="00FC3604" w:rsidRDefault="005A44CB" w:rsidP="005A44CB">
            <w:pPr>
              <w:pStyle w:val="CopticVersemulti-line"/>
            </w:pPr>
            <w:r w:rsidRPr="00FC3604">
              <w:t>ⲛ̀ⲧⲉϥⲭⲁ ⲛⲉⲛⲛⲟⲃⲓ ⲛⲁⲛ ⲉⲃⲟⲗ</w:t>
            </w:r>
            <w:r w:rsidR="00006239" w:rsidRPr="00FC3604">
              <w:t>.</w:t>
            </w:r>
          </w:p>
        </w:tc>
      </w:tr>
      <w:tr w:rsidR="00A742AC" w14:paraId="6F89CA6C" w14:textId="77777777" w:rsidTr="00006239">
        <w:trPr>
          <w:cantSplit/>
          <w:jc w:val="center"/>
        </w:trPr>
        <w:tc>
          <w:tcPr>
            <w:tcW w:w="288" w:type="dxa"/>
          </w:tcPr>
          <w:p w14:paraId="1D3DA45D" w14:textId="77777777" w:rsidR="00A742AC" w:rsidRDefault="00A742AC" w:rsidP="005A44CB">
            <w:pPr>
              <w:pStyle w:val="CopticCross"/>
            </w:pPr>
          </w:p>
        </w:tc>
        <w:tc>
          <w:tcPr>
            <w:tcW w:w="3960" w:type="dxa"/>
          </w:tcPr>
          <w:p w14:paraId="60D74C77" w14:textId="77777777" w:rsidR="005A44CB" w:rsidRPr="005A44CB" w:rsidRDefault="005A44CB" w:rsidP="005A44CB">
            <w:pPr>
              <w:pStyle w:val="EngHang"/>
              <w:rPr>
                <w:szCs w:val="20"/>
              </w:rPr>
            </w:pPr>
            <w:r w:rsidRPr="005A44CB">
              <w:t>Pray to the Lord on our behalf,</w:t>
            </w:r>
          </w:p>
          <w:p w14:paraId="3E9D526A" w14:textId="77777777" w:rsidR="005A44CB" w:rsidRPr="005A44CB" w:rsidRDefault="005A44CB" w:rsidP="005A44CB">
            <w:pPr>
              <w:pStyle w:val="EngHang"/>
              <w:rPr>
                <w:szCs w:val="20"/>
              </w:rPr>
            </w:pPr>
            <w:r w:rsidRPr="005A44CB">
              <w:t>O good man,</w:t>
            </w:r>
          </w:p>
          <w:p w14:paraId="346F768A" w14:textId="77777777" w:rsidR="005A44CB" w:rsidRPr="005A44CB" w:rsidRDefault="005A44CB" w:rsidP="005A44CB">
            <w:pPr>
              <w:pStyle w:val="EngHang"/>
              <w:rPr>
                <w:szCs w:val="20"/>
              </w:rPr>
            </w:pPr>
            <w:r w:rsidRPr="005A44CB">
              <w:t>The righteous and just Job,</w:t>
            </w:r>
          </w:p>
          <w:p w14:paraId="3323514B" w14:textId="77777777" w:rsidR="00A742AC" w:rsidRPr="005A44CB" w:rsidRDefault="005A44CB" w:rsidP="005A44CB">
            <w:pPr>
              <w:pStyle w:val="EngHangEnd"/>
              <w:rPr>
                <w:szCs w:val="20"/>
              </w:rPr>
            </w:pPr>
            <w:r w:rsidRPr="005A44CB">
              <w:t>That He may forgive us our sins.</w:t>
            </w:r>
          </w:p>
        </w:tc>
        <w:tc>
          <w:tcPr>
            <w:tcW w:w="288" w:type="dxa"/>
          </w:tcPr>
          <w:p w14:paraId="6CF276D2" w14:textId="77777777" w:rsidR="00A742AC" w:rsidRDefault="00A742AC" w:rsidP="00A742AC"/>
        </w:tc>
        <w:tc>
          <w:tcPr>
            <w:tcW w:w="288" w:type="dxa"/>
          </w:tcPr>
          <w:p w14:paraId="2CC5488E" w14:textId="77777777" w:rsidR="00A742AC" w:rsidRDefault="00A742AC" w:rsidP="005A44CB">
            <w:pPr>
              <w:pStyle w:val="CopticCross"/>
            </w:pPr>
          </w:p>
        </w:tc>
        <w:tc>
          <w:tcPr>
            <w:tcW w:w="3960" w:type="dxa"/>
          </w:tcPr>
          <w:p w14:paraId="277D4994" w14:textId="77777777" w:rsidR="005A44CB" w:rsidRPr="00FC3604" w:rsidRDefault="005A44CB" w:rsidP="005A44CB">
            <w:pPr>
              <w:pStyle w:val="CopticVersemulti-line"/>
            </w:pPr>
            <w:r w:rsidRPr="00FC3604">
              <w:t>Ⲧⲱⲃϩ ⲙ̀Ⲡⲟ̅ⲥ̅ ⲉϩ̀ⲣⲏⲓ ⲉϫⲱⲛ</w:t>
            </w:r>
          </w:p>
          <w:p w14:paraId="0C7C6C04" w14:textId="77777777" w:rsidR="005A44CB" w:rsidRPr="00FC3604" w:rsidRDefault="005A44CB" w:rsidP="005A44CB">
            <w:pPr>
              <w:pStyle w:val="CopticVersemulti-line"/>
            </w:pPr>
            <w:r w:rsidRPr="00FC3604">
              <w:t>Ⲇⲁⲩⲓⲇ ⲡⲓⲉⲣⲟⲯⲁⲗⲧⲏⲥ</w:t>
            </w:r>
          </w:p>
          <w:p w14:paraId="1C48803D" w14:textId="77777777" w:rsidR="005A44CB" w:rsidRPr="00FC3604" w:rsidRDefault="005A44CB" w:rsidP="005A44CB">
            <w:pPr>
              <w:pStyle w:val="CopticVersemulti-line"/>
            </w:pPr>
            <w:r w:rsidRPr="00FC3604">
              <w:t>ⲛⲉⲙ Ⲓⲉⲍⲉⲕⲓⲏⲗ ⲛⲉⲙ Ⲇⲁⲛⲓⲏⲗ</w:t>
            </w:r>
          </w:p>
          <w:p w14:paraId="246C7323" w14:textId="77777777" w:rsidR="00A742AC" w:rsidRPr="00FC3604" w:rsidRDefault="005A44CB" w:rsidP="005A44CB">
            <w:pPr>
              <w:pStyle w:val="CopticVerse"/>
            </w:pPr>
            <w:r w:rsidRPr="00FC3604">
              <w:t>ⲛ̀ⲧⲉϥⲭⲁ ⲛⲉⲛⲛⲟⲃⲓ ⲛⲁⲛ ⲉⲃⲟⲗ</w:t>
            </w:r>
            <w:r w:rsidR="00006239" w:rsidRPr="00FC3604">
              <w:t>.</w:t>
            </w:r>
          </w:p>
        </w:tc>
      </w:tr>
      <w:tr w:rsidR="00A742AC" w14:paraId="54A80248" w14:textId="77777777" w:rsidTr="00006239">
        <w:trPr>
          <w:cantSplit/>
          <w:jc w:val="center"/>
        </w:trPr>
        <w:tc>
          <w:tcPr>
            <w:tcW w:w="288" w:type="dxa"/>
          </w:tcPr>
          <w:p w14:paraId="142780BB" w14:textId="77777777" w:rsidR="00A742AC" w:rsidRDefault="005A44CB" w:rsidP="005A44CB">
            <w:pPr>
              <w:pStyle w:val="CopticCross"/>
            </w:pPr>
            <w:r>
              <w:t>¿</w:t>
            </w:r>
          </w:p>
        </w:tc>
        <w:tc>
          <w:tcPr>
            <w:tcW w:w="3960" w:type="dxa"/>
          </w:tcPr>
          <w:p w14:paraId="4A824433" w14:textId="77777777" w:rsidR="005A44CB" w:rsidRPr="005A44CB" w:rsidRDefault="005A44CB" w:rsidP="005A44CB">
            <w:pPr>
              <w:pStyle w:val="EngHang"/>
              <w:rPr>
                <w:szCs w:val="20"/>
              </w:rPr>
            </w:pPr>
            <w:r w:rsidRPr="005A44CB">
              <w:t>Pray to the Lord on our behalf,</w:t>
            </w:r>
          </w:p>
          <w:p w14:paraId="027F3033" w14:textId="77777777" w:rsidR="005A44CB" w:rsidRPr="005A44CB" w:rsidRDefault="005A44CB" w:rsidP="005A44CB">
            <w:pPr>
              <w:pStyle w:val="EngHang"/>
              <w:rPr>
                <w:szCs w:val="20"/>
              </w:rPr>
            </w:pPr>
            <w:r w:rsidRPr="005A44CB">
              <w:t>The righteous and perfect man,</w:t>
            </w:r>
          </w:p>
          <w:p w14:paraId="6468B592" w14:textId="77777777" w:rsidR="005A44CB" w:rsidRPr="005A44CB" w:rsidRDefault="005A44CB" w:rsidP="005A44CB">
            <w:pPr>
              <w:pStyle w:val="EngHang"/>
              <w:rPr>
                <w:szCs w:val="20"/>
              </w:rPr>
            </w:pPr>
            <w:r w:rsidRPr="005A44CB">
              <w:t>The elect and just Noah,</w:t>
            </w:r>
          </w:p>
          <w:p w14:paraId="200A7FDB" w14:textId="77777777" w:rsidR="00A742AC" w:rsidRDefault="005A44CB" w:rsidP="005A44CB">
            <w:pPr>
              <w:pStyle w:val="EngHangEnd"/>
            </w:pPr>
            <w:r w:rsidRPr="005A44CB">
              <w:t>That He may forgive us our sins.</w:t>
            </w:r>
          </w:p>
        </w:tc>
        <w:tc>
          <w:tcPr>
            <w:tcW w:w="288" w:type="dxa"/>
          </w:tcPr>
          <w:p w14:paraId="4DD7A88F" w14:textId="77777777" w:rsidR="00A742AC" w:rsidRDefault="00A742AC" w:rsidP="00A742AC"/>
        </w:tc>
        <w:tc>
          <w:tcPr>
            <w:tcW w:w="288" w:type="dxa"/>
          </w:tcPr>
          <w:p w14:paraId="656A5209" w14:textId="77777777" w:rsidR="00A742AC" w:rsidRDefault="005A44CB" w:rsidP="005A44CB">
            <w:pPr>
              <w:pStyle w:val="CopticCross"/>
            </w:pPr>
            <w:r>
              <w:t>¿</w:t>
            </w:r>
          </w:p>
        </w:tc>
        <w:tc>
          <w:tcPr>
            <w:tcW w:w="3960" w:type="dxa"/>
          </w:tcPr>
          <w:p w14:paraId="3ADA062D" w14:textId="77777777" w:rsidR="005A44CB" w:rsidRPr="00FC3604" w:rsidRDefault="005A44CB" w:rsidP="005A44CB">
            <w:pPr>
              <w:pStyle w:val="CopticVersemulti-line"/>
            </w:pPr>
            <w:commentRangeStart w:id="277"/>
            <w:r w:rsidRPr="00FC3604">
              <w:t>Ⲧⲱⲃϩ ⲙ̀Ⲡⲟ̅ⲥ̅ ⲉϩ̀ⲣⲏⲓ ⲉϫⲱⲛ</w:t>
            </w:r>
          </w:p>
          <w:p w14:paraId="592BBD32" w14:textId="77777777" w:rsidR="00006239" w:rsidRPr="00FC3604" w:rsidRDefault="005A44CB" w:rsidP="005A44CB">
            <w:pPr>
              <w:pStyle w:val="CopticVersemulti-line"/>
            </w:pPr>
            <w:r w:rsidRPr="00FC3604">
              <w:t>Ⲓⲱⲁⲕⲓⲙ ⲛⲉⲙ Ⲁⲛⲛⲁ ⲛⲉⲙ Ⲓⲱⲥⲏⲫ ⲡⲣⲉⲥⲃⲩⲧⲉⲣⲟⲥ</w:t>
            </w:r>
          </w:p>
          <w:p w14:paraId="7E0600A0" w14:textId="77777777" w:rsidR="005A44CB" w:rsidRPr="00FC3604" w:rsidRDefault="005A44CB" w:rsidP="005A44CB">
            <w:pPr>
              <w:pStyle w:val="CopticVersemulti-line"/>
            </w:pPr>
            <w:r w:rsidRPr="00FC3604">
              <w:t>ⲛⲉⲙ ⲡⲓⲑⲙⲏⲓ Ⲓⲱⲃ ⲛⲉⲙ Ⲓⲱⲥⲏⲫ ⲛⲉⲙ Ⲛⲓⲕⲟⲇⲏⲙⲟⲥ</w:t>
            </w:r>
          </w:p>
          <w:p w14:paraId="4752F5AE" w14:textId="77777777" w:rsidR="00A742AC" w:rsidRPr="00FC3604" w:rsidRDefault="005A44CB" w:rsidP="005A44CB">
            <w:pPr>
              <w:pStyle w:val="CopticVerse"/>
            </w:pPr>
            <w:r w:rsidRPr="00FC3604">
              <w:t>ⲛ̀ⲧⲉϥⲭⲁ ⲛⲉⲛⲛⲟⲃⲓ ⲛⲁⲛ ⲉⲃⲟⲗ</w:t>
            </w:r>
            <w:r w:rsidR="00006239" w:rsidRPr="00FC3604">
              <w:t>.</w:t>
            </w:r>
            <w:commentRangeEnd w:id="277"/>
            <w:r w:rsidR="00FC3604">
              <w:rPr>
                <w:rStyle w:val="CommentReference"/>
                <w:rFonts w:ascii="Garamond" w:hAnsi="Garamond" w:cstheme="minorBidi"/>
                <w:noProof w:val="0"/>
                <w:lang w:val="en-CA"/>
              </w:rPr>
              <w:commentReference w:id="277"/>
            </w:r>
          </w:p>
        </w:tc>
      </w:tr>
      <w:tr w:rsidR="00A742AC" w14:paraId="204FE604" w14:textId="77777777" w:rsidTr="00006239">
        <w:trPr>
          <w:cantSplit/>
          <w:jc w:val="center"/>
        </w:trPr>
        <w:tc>
          <w:tcPr>
            <w:tcW w:w="288" w:type="dxa"/>
          </w:tcPr>
          <w:p w14:paraId="4C6C577A" w14:textId="77777777" w:rsidR="00A742AC" w:rsidRDefault="00A742AC" w:rsidP="005A44CB">
            <w:pPr>
              <w:pStyle w:val="CopticCross"/>
            </w:pPr>
          </w:p>
        </w:tc>
        <w:tc>
          <w:tcPr>
            <w:tcW w:w="3960" w:type="dxa"/>
          </w:tcPr>
          <w:p w14:paraId="7364BC8F" w14:textId="77777777" w:rsidR="005A44CB" w:rsidRPr="005A44CB" w:rsidRDefault="005A44CB" w:rsidP="005A44CB">
            <w:pPr>
              <w:pStyle w:val="EngHang"/>
              <w:rPr>
                <w:szCs w:val="20"/>
              </w:rPr>
            </w:pPr>
            <w:r w:rsidRPr="005A44CB">
              <w:t>Pray to the Lord on our behalf,</w:t>
            </w:r>
          </w:p>
          <w:p w14:paraId="7AA2A099" w14:textId="77777777" w:rsidR="005A44CB" w:rsidRPr="005A44CB" w:rsidRDefault="005A44CB" w:rsidP="005A44CB">
            <w:pPr>
              <w:pStyle w:val="EngHang"/>
              <w:rPr>
                <w:szCs w:val="20"/>
              </w:rPr>
            </w:pPr>
            <w:r w:rsidRPr="005A44CB">
              <w:t xml:space="preserve">Melchizedek and Aaron, </w:t>
            </w:r>
          </w:p>
          <w:p w14:paraId="4BF80817" w14:textId="77777777" w:rsidR="005A44CB" w:rsidRPr="005A44CB" w:rsidRDefault="005A44CB" w:rsidP="005A44CB">
            <w:pPr>
              <w:pStyle w:val="EngHang"/>
              <w:rPr>
                <w:szCs w:val="20"/>
              </w:rPr>
            </w:pPr>
            <w:r w:rsidRPr="005A44CB">
              <w:t xml:space="preserve">And Zacharias and Simeon, </w:t>
            </w:r>
          </w:p>
          <w:p w14:paraId="055B3399" w14:textId="77777777" w:rsidR="00A742AC" w:rsidRDefault="005A44CB" w:rsidP="005A44CB">
            <w:pPr>
              <w:pStyle w:val="EngHangEnd"/>
            </w:pPr>
            <w:r w:rsidRPr="005A44CB">
              <w:t>That He may forgive us our sins.</w:t>
            </w:r>
          </w:p>
        </w:tc>
        <w:tc>
          <w:tcPr>
            <w:tcW w:w="288" w:type="dxa"/>
          </w:tcPr>
          <w:p w14:paraId="16D734E0" w14:textId="77777777" w:rsidR="00A742AC" w:rsidRDefault="00A742AC" w:rsidP="00A742AC"/>
        </w:tc>
        <w:tc>
          <w:tcPr>
            <w:tcW w:w="288" w:type="dxa"/>
          </w:tcPr>
          <w:p w14:paraId="59142301" w14:textId="77777777" w:rsidR="00A742AC" w:rsidRDefault="00A742AC" w:rsidP="005A44CB">
            <w:pPr>
              <w:pStyle w:val="CopticCross"/>
            </w:pPr>
          </w:p>
        </w:tc>
        <w:tc>
          <w:tcPr>
            <w:tcW w:w="3960" w:type="dxa"/>
          </w:tcPr>
          <w:p w14:paraId="748FCEF4" w14:textId="77777777" w:rsidR="00006239" w:rsidRDefault="005A44CB" w:rsidP="00006239">
            <w:pPr>
              <w:pStyle w:val="CopticVersemulti-line"/>
            </w:pPr>
            <w:r w:rsidRPr="005A44CB">
              <w:t>Ⲧⲱⲃϩ ⲙ̀Ⲡⲟ̅ⲥ̅ ⲉϩ̀ⲣⲏⲓ ⲉϫⲱⲛ</w:t>
            </w:r>
          </w:p>
          <w:p w14:paraId="4C034E91" w14:textId="77777777" w:rsidR="00006239" w:rsidRDefault="005A44CB" w:rsidP="00006239">
            <w:pPr>
              <w:pStyle w:val="CopticVersemulti-line"/>
            </w:pPr>
            <w:r w:rsidRPr="005A44CB">
              <w:t>Ⲙⲉⲗⲭⲓⲥⲉⲇⲉⲕ ⲛⲉⲙ Ⲁⲁⲣⲱⲛ</w:t>
            </w:r>
          </w:p>
          <w:p w14:paraId="35E9E81E" w14:textId="77777777" w:rsidR="00006239" w:rsidRDefault="005A44CB" w:rsidP="00006239">
            <w:pPr>
              <w:pStyle w:val="CopticVersemulti-line"/>
            </w:pPr>
            <w:r w:rsidRPr="005A44CB">
              <w:t>ⲛⲉⲙ Ⲍⲁⲭⲁⲣⲓⲁⲥ ⲛⲉⲙ Ⲥⲩⲙⲉⲱⲛ</w:t>
            </w:r>
          </w:p>
          <w:p w14:paraId="697A9FC3" w14:textId="77777777" w:rsidR="00A742AC" w:rsidRDefault="005A44CB" w:rsidP="00006239">
            <w:pPr>
              <w:pStyle w:val="CopticVerse"/>
            </w:pPr>
            <w:r w:rsidRPr="005A44CB">
              <w:t>ⲛ̀ⲧⲉϥⲭⲁ ⲛⲉⲛⲛⲟⲃⲓ ⲛⲁⲛ ⲉⲃⲟⲗ</w:t>
            </w:r>
            <w:r w:rsidR="00006239">
              <w:t>.</w:t>
            </w:r>
          </w:p>
        </w:tc>
      </w:tr>
      <w:tr w:rsidR="00A742AC" w14:paraId="022AC22E" w14:textId="77777777" w:rsidTr="00006239">
        <w:trPr>
          <w:cantSplit/>
          <w:jc w:val="center"/>
        </w:trPr>
        <w:tc>
          <w:tcPr>
            <w:tcW w:w="288" w:type="dxa"/>
          </w:tcPr>
          <w:p w14:paraId="3437E9B1" w14:textId="77777777" w:rsidR="00A742AC" w:rsidRDefault="005A44CB" w:rsidP="005A44CB">
            <w:pPr>
              <w:pStyle w:val="CopticCross"/>
            </w:pPr>
            <w:r>
              <w:t>¿</w:t>
            </w:r>
          </w:p>
        </w:tc>
        <w:tc>
          <w:tcPr>
            <w:tcW w:w="3960" w:type="dxa"/>
          </w:tcPr>
          <w:p w14:paraId="600CF4A7" w14:textId="77777777" w:rsidR="005A44CB" w:rsidRPr="005A44CB" w:rsidRDefault="005A44CB" w:rsidP="005A44CB">
            <w:pPr>
              <w:pStyle w:val="EngHang"/>
              <w:rPr>
                <w:szCs w:val="20"/>
              </w:rPr>
            </w:pPr>
            <w:r w:rsidRPr="005A44CB">
              <w:t>Pray to the Lord on our behalf,</w:t>
            </w:r>
          </w:p>
          <w:p w14:paraId="6C12A433" w14:textId="77777777" w:rsidR="005A44CB" w:rsidRPr="005A44CB" w:rsidRDefault="005A44CB" w:rsidP="005A44CB">
            <w:pPr>
              <w:pStyle w:val="EngHang"/>
              <w:rPr>
                <w:szCs w:val="20"/>
              </w:rPr>
            </w:pPr>
            <w:r w:rsidRPr="005A44CB">
              <w:t>O choir of the prophets,</w:t>
            </w:r>
          </w:p>
          <w:p w14:paraId="22322A32" w14:textId="77777777" w:rsidR="005A44CB" w:rsidRPr="005A44CB" w:rsidRDefault="005A44CB" w:rsidP="005A44CB">
            <w:pPr>
              <w:pStyle w:val="EngHang"/>
              <w:rPr>
                <w:szCs w:val="20"/>
              </w:rPr>
            </w:pPr>
            <w:r w:rsidRPr="005A44CB">
              <w:t>And the righteous and the just,</w:t>
            </w:r>
          </w:p>
          <w:p w14:paraId="798988C4" w14:textId="77777777" w:rsidR="00A742AC" w:rsidRPr="005A44CB" w:rsidRDefault="005A44CB" w:rsidP="005A44CB">
            <w:pPr>
              <w:pStyle w:val="EngHangEnd"/>
              <w:rPr>
                <w:szCs w:val="20"/>
              </w:rPr>
            </w:pPr>
            <w:r w:rsidRPr="005A44CB">
              <w:t>That He may forgive us our sins.</w:t>
            </w:r>
          </w:p>
        </w:tc>
        <w:tc>
          <w:tcPr>
            <w:tcW w:w="288" w:type="dxa"/>
          </w:tcPr>
          <w:p w14:paraId="2C50C7C8" w14:textId="77777777" w:rsidR="00A742AC" w:rsidRDefault="00A742AC" w:rsidP="00A742AC"/>
        </w:tc>
        <w:tc>
          <w:tcPr>
            <w:tcW w:w="288" w:type="dxa"/>
          </w:tcPr>
          <w:p w14:paraId="320D11CF" w14:textId="77777777" w:rsidR="00A742AC" w:rsidRDefault="005A44CB" w:rsidP="005A44CB">
            <w:pPr>
              <w:pStyle w:val="CopticCross"/>
            </w:pPr>
            <w:r>
              <w:t>¿</w:t>
            </w:r>
          </w:p>
        </w:tc>
        <w:tc>
          <w:tcPr>
            <w:tcW w:w="3960" w:type="dxa"/>
          </w:tcPr>
          <w:p w14:paraId="3A70F6FC" w14:textId="77777777" w:rsidR="00006239" w:rsidRDefault="00006239" w:rsidP="00006239">
            <w:pPr>
              <w:pStyle w:val="CopticVersemulti-line"/>
            </w:pPr>
            <w:r w:rsidRPr="00006239">
              <w:t>Ⲧⲱⲃϩ ⲙ̀Ⲡⲟ̅ⲥ̅ ⲉϩ̀ⲣⲏⲓ ⲉϫⲱⲛ</w:t>
            </w:r>
          </w:p>
          <w:p w14:paraId="1ABFF1A6" w14:textId="77777777" w:rsidR="00006239" w:rsidRDefault="00006239" w:rsidP="00006239">
            <w:pPr>
              <w:pStyle w:val="CopticVersemulti-line"/>
            </w:pPr>
            <w:r w:rsidRPr="00006239">
              <w:t>ⲛⲓⲭⲟⲣⲟⲥ ⲛ̀ⲧⲉ ⲛⲓⲡ̀ⲣⲟⲫⲏⲧⲏⲥ</w:t>
            </w:r>
          </w:p>
          <w:p w14:paraId="50A62773" w14:textId="77777777" w:rsidR="00006239" w:rsidRDefault="00006239" w:rsidP="00006239">
            <w:pPr>
              <w:pStyle w:val="CopticVersemulti-line"/>
            </w:pPr>
            <w:r w:rsidRPr="00006239">
              <w:t>ⲛⲉⲙ ⲛⲓⲑⲙⲏⲓ ⲛⲉⲙ ⲛⲓⲇⲓⲕⲉⲟⲥ</w:t>
            </w:r>
          </w:p>
          <w:p w14:paraId="11443ED2" w14:textId="77777777" w:rsidR="00A742AC" w:rsidRDefault="00006239" w:rsidP="00006239">
            <w:pPr>
              <w:pStyle w:val="CopticVerse"/>
            </w:pPr>
            <w:r w:rsidRPr="00006239">
              <w:t>ⲛ̀ⲧⲉϥⲭⲁ ⲛⲉⲛⲛⲟⲃⲓ ⲛⲁⲛ ⲉⲃⲟⲗ</w:t>
            </w:r>
          </w:p>
        </w:tc>
      </w:tr>
    </w:tbl>
    <w:p w14:paraId="3D68018E" w14:textId="77777777" w:rsidR="00B32610" w:rsidRPr="00A742AC" w:rsidRDefault="00B32610" w:rsidP="00B3261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2610" w14:paraId="46CAA2C4" w14:textId="77777777" w:rsidTr="000100FF">
        <w:trPr>
          <w:cantSplit/>
          <w:jc w:val="center"/>
        </w:trPr>
        <w:tc>
          <w:tcPr>
            <w:tcW w:w="288" w:type="dxa"/>
          </w:tcPr>
          <w:p w14:paraId="5A1069D2" w14:textId="77777777" w:rsidR="00B32610" w:rsidRDefault="00B32610" w:rsidP="00006239">
            <w:pPr>
              <w:pStyle w:val="CopticCross"/>
            </w:pPr>
          </w:p>
        </w:tc>
        <w:tc>
          <w:tcPr>
            <w:tcW w:w="3960" w:type="dxa"/>
          </w:tcPr>
          <w:p w14:paraId="42B887D6" w14:textId="77777777" w:rsidR="00006239" w:rsidRPr="00006239" w:rsidRDefault="00006239" w:rsidP="00006239">
            <w:pPr>
              <w:pStyle w:val="EngHang"/>
              <w:rPr>
                <w:szCs w:val="20"/>
              </w:rPr>
            </w:pPr>
            <w:r w:rsidRPr="00006239">
              <w:t>Intercede on our behalf,</w:t>
            </w:r>
          </w:p>
          <w:p w14:paraId="3C4001D2" w14:textId="77777777" w:rsidR="00006239" w:rsidRPr="00006239" w:rsidRDefault="00006239" w:rsidP="00006239">
            <w:pPr>
              <w:pStyle w:val="EngHang"/>
              <w:rPr>
                <w:szCs w:val="20"/>
              </w:rPr>
            </w:pPr>
            <w:r w:rsidRPr="00006239">
              <w:t>O fore-runner and baptizer,</w:t>
            </w:r>
          </w:p>
          <w:p w14:paraId="7E92B066" w14:textId="77777777" w:rsidR="00006239" w:rsidRPr="00006239" w:rsidRDefault="00006239" w:rsidP="00006239">
            <w:pPr>
              <w:pStyle w:val="EngHang"/>
              <w:rPr>
                <w:szCs w:val="20"/>
              </w:rPr>
            </w:pPr>
            <w:r w:rsidRPr="00006239">
              <w:t>John the Baptist,</w:t>
            </w:r>
          </w:p>
          <w:p w14:paraId="5C863476" w14:textId="77777777" w:rsidR="00B32610" w:rsidRDefault="00006239" w:rsidP="00006239">
            <w:pPr>
              <w:pStyle w:val="EngHangEnd"/>
            </w:pPr>
            <w:r w:rsidRPr="00006239">
              <w:t>That He may forgive us our sins.</w:t>
            </w:r>
          </w:p>
        </w:tc>
        <w:tc>
          <w:tcPr>
            <w:tcW w:w="288" w:type="dxa"/>
          </w:tcPr>
          <w:p w14:paraId="23977301" w14:textId="77777777" w:rsidR="00B32610" w:rsidRDefault="00B32610" w:rsidP="00B45901"/>
        </w:tc>
        <w:tc>
          <w:tcPr>
            <w:tcW w:w="288" w:type="dxa"/>
          </w:tcPr>
          <w:p w14:paraId="0423A291" w14:textId="77777777" w:rsidR="00B32610" w:rsidRDefault="00B32610" w:rsidP="00006239">
            <w:pPr>
              <w:pStyle w:val="CopticCross"/>
            </w:pPr>
          </w:p>
        </w:tc>
        <w:tc>
          <w:tcPr>
            <w:tcW w:w="3960" w:type="dxa"/>
          </w:tcPr>
          <w:p w14:paraId="662046CD" w14:textId="77777777" w:rsidR="00EC5CBB" w:rsidRDefault="00EC5CBB" w:rsidP="00EC5CBB">
            <w:pPr>
              <w:pStyle w:val="CopticVersemulti-line"/>
            </w:pPr>
            <w:r w:rsidRPr="00EC5CBB">
              <w:t>Ⲁⲣⲓⲡⲣⲉⲥⲃⲉⲩⲓⲛ ⲉϩ̀ⲣⲏⲓ ⲉϫⲱⲛ</w:t>
            </w:r>
          </w:p>
          <w:p w14:paraId="7F49142A" w14:textId="77777777" w:rsidR="00EC5CBB" w:rsidRDefault="00EC5CBB" w:rsidP="00EC5CBB">
            <w:pPr>
              <w:pStyle w:val="CopticVersemulti-line"/>
            </w:pPr>
            <w:r w:rsidRPr="00EC5CBB">
              <w:t>ⲱ ⲡⲓⲡⲣⲟⲇⲣⲟⲙⲟⲥ ⲙ̀ⲃⲁⲡⲧⲓⲥⲧⲏⲥ</w:t>
            </w:r>
          </w:p>
          <w:p w14:paraId="31978C77" w14:textId="77777777" w:rsidR="00EC5CBB" w:rsidRDefault="00EC5CBB" w:rsidP="00EC5CBB">
            <w:pPr>
              <w:pStyle w:val="CopticVersemulti-line"/>
            </w:pPr>
            <w:r w:rsidRPr="00EC5CBB">
              <w:t>Ⲓⲱ̅ⲁ̅ ⲡⲓⲣⲉϥϯⲱⲙⲥ</w:t>
            </w:r>
          </w:p>
          <w:p w14:paraId="1DF478CA" w14:textId="77777777" w:rsidR="00B32610" w:rsidRDefault="00EC5CBB" w:rsidP="00EC5CBB">
            <w:pPr>
              <w:pStyle w:val="CopticVerse"/>
            </w:pPr>
            <w:r w:rsidRPr="00EC5CBB">
              <w:t>ⲛ̀ⲧⲉϥⲭⲁ ⲛⲉⲛⲛⲟⲃⲓ ⲛⲁⲛ ⲉⲃⲟⲗ</w:t>
            </w:r>
            <w:r w:rsidR="000100FF">
              <w:t>.</w:t>
            </w:r>
          </w:p>
        </w:tc>
      </w:tr>
      <w:tr w:rsidR="00B32610" w14:paraId="75239B4D" w14:textId="77777777" w:rsidTr="000100FF">
        <w:trPr>
          <w:cantSplit/>
          <w:jc w:val="center"/>
        </w:trPr>
        <w:tc>
          <w:tcPr>
            <w:tcW w:w="288" w:type="dxa"/>
          </w:tcPr>
          <w:p w14:paraId="66D31AAF" w14:textId="77777777" w:rsidR="00B32610" w:rsidRDefault="000100FF" w:rsidP="00006239">
            <w:pPr>
              <w:pStyle w:val="CopticCross"/>
            </w:pPr>
            <w:r>
              <w:t>¿</w:t>
            </w:r>
          </w:p>
        </w:tc>
        <w:tc>
          <w:tcPr>
            <w:tcW w:w="3960" w:type="dxa"/>
          </w:tcPr>
          <w:p w14:paraId="4BB3917A" w14:textId="77777777" w:rsidR="00006239" w:rsidRPr="00006239" w:rsidRDefault="00006239" w:rsidP="00006239">
            <w:pPr>
              <w:pStyle w:val="EngHang"/>
              <w:rPr>
                <w:szCs w:val="20"/>
              </w:rPr>
            </w:pPr>
            <w:r w:rsidRPr="00006239">
              <w:t>Intercede on our behalf,</w:t>
            </w:r>
          </w:p>
          <w:p w14:paraId="42E0D05C" w14:textId="77777777" w:rsidR="00006239" w:rsidRPr="00006239" w:rsidRDefault="00006239" w:rsidP="00006239">
            <w:pPr>
              <w:pStyle w:val="EngHang"/>
              <w:rPr>
                <w:szCs w:val="20"/>
              </w:rPr>
            </w:pPr>
            <w:r w:rsidRPr="00006239">
              <w:t>O One Hundred and Forty Four Thousand,</w:t>
            </w:r>
          </w:p>
          <w:p w14:paraId="45A6277F" w14:textId="77777777" w:rsidR="00006239" w:rsidRPr="00006239" w:rsidRDefault="00006239" w:rsidP="00006239">
            <w:pPr>
              <w:pStyle w:val="EngHang"/>
              <w:rPr>
                <w:szCs w:val="20"/>
              </w:rPr>
            </w:pPr>
            <w:r w:rsidRPr="00006239">
              <w:t>And the celibate Evangelist,</w:t>
            </w:r>
          </w:p>
          <w:p w14:paraId="12461752" w14:textId="77777777" w:rsidR="00B32610" w:rsidRPr="00006239" w:rsidRDefault="00006239" w:rsidP="00006239">
            <w:pPr>
              <w:pStyle w:val="EngHangEnd"/>
              <w:rPr>
                <w:szCs w:val="20"/>
              </w:rPr>
            </w:pPr>
            <w:r w:rsidRPr="00006239">
              <w:t>That He may forgive us our sins.</w:t>
            </w:r>
          </w:p>
        </w:tc>
        <w:tc>
          <w:tcPr>
            <w:tcW w:w="288" w:type="dxa"/>
          </w:tcPr>
          <w:p w14:paraId="25F952A6" w14:textId="77777777" w:rsidR="00B32610" w:rsidRDefault="00B32610" w:rsidP="00B45901"/>
        </w:tc>
        <w:tc>
          <w:tcPr>
            <w:tcW w:w="288" w:type="dxa"/>
          </w:tcPr>
          <w:p w14:paraId="68E46412" w14:textId="77777777" w:rsidR="00B32610" w:rsidRDefault="000100FF" w:rsidP="00006239">
            <w:pPr>
              <w:pStyle w:val="CopticCross"/>
            </w:pPr>
            <w:r>
              <w:t>¿</w:t>
            </w:r>
          </w:p>
        </w:tc>
        <w:tc>
          <w:tcPr>
            <w:tcW w:w="3960" w:type="dxa"/>
          </w:tcPr>
          <w:p w14:paraId="1CE00878" w14:textId="77777777" w:rsidR="00EC5CBB" w:rsidRDefault="00EC5CBB" w:rsidP="00EC5CBB">
            <w:pPr>
              <w:pStyle w:val="CopticVersemulti-line"/>
            </w:pPr>
            <w:r w:rsidRPr="00EC5CBB">
              <w:t>Ⲁⲣⲓⲡⲣⲉⲥⲃⲉⲩⲓⲛ ⲉϩ̀ⲣⲏⲓ ⲉϫⲱⲛ</w:t>
            </w:r>
          </w:p>
          <w:p w14:paraId="59B195B8" w14:textId="77777777" w:rsidR="00EC5CBB" w:rsidRDefault="00EC5CBB" w:rsidP="00EC5CBB">
            <w:pPr>
              <w:pStyle w:val="CopticVersemulti-line"/>
            </w:pPr>
            <w:r w:rsidRPr="00EC5CBB">
              <w:t>ⲱ ⲡⲓϣⲉ-ϩ̀ⲙⲉϥ̀ⲧⲟⲩ ⲛ̀ϣⲟ</w:t>
            </w:r>
          </w:p>
          <w:p w14:paraId="0CC9A18B" w14:textId="77777777" w:rsidR="00EC5CBB" w:rsidRDefault="00EC5CBB" w:rsidP="00EC5CBB">
            <w:pPr>
              <w:pStyle w:val="CopticVersemulti-line"/>
            </w:pPr>
            <w:r w:rsidRPr="00EC5CBB">
              <w:t xml:space="preserve">ⲛⲉⲙ ⲡⲓⲡⲁⲣⲑⲉⲛⲟⲥ ⲛ̀ⲉⲩⲁⲅⲅⲉⲗⲓⲥⲧⲏⲥ </w:t>
            </w:r>
          </w:p>
          <w:p w14:paraId="2E4701FA" w14:textId="77777777" w:rsidR="00B32610" w:rsidRDefault="00EC5CBB" w:rsidP="00EC5CBB">
            <w:pPr>
              <w:pStyle w:val="CopticVerse"/>
            </w:pPr>
            <w:r w:rsidRPr="00EC5CBB">
              <w:t>ⲛ̀ⲧⲉϥⲭⲁ ⲛⲉⲛⲛⲟⲃⲓ ⲛⲁⲛ ⲉⲃⲟⲗ</w:t>
            </w:r>
            <w:r w:rsidR="000100FF">
              <w:t>.</w:t>
            </w:r>
          </w:p>
        </w:tc>
      </w:tr>
      <w:tr w:rsidR="00B32610" w14:paraId="26630704" w14:textId="77777777" w:rsidTr="000100FF">
        <w:trPr>
          <w:cantSplit/>
          <w:jc w:val="center"/>
        </w:trPr>
        <w:tc>
          <w:tcPr>
            <w:tcW w:w="288" w:type="dxa"/>
          </w:tcPr>
          <w:p w14:paraId="7209BDC0" w14:textId="77777777" w:rsidR="00B32610" w:rsidRDefault="00B32610" w:rsidP="00006239">
            <w:pPr>
              <w:pStyle w:val="CopticCross"/>
            </w:pPr>
          </w:p>
        </w:tc>
        <w:tc>
          <w:tcPr>
            <w:tcW w:w="3960" w:type="dxa"/>
          </w:tcPr>
          <w:p w14:paraId="7AC1546D" w14:textId="77777777" w:rsidR="00006239" w:rsidRPr="00006239" w:rsidRDefault="00006239" w:rsidP="00006239">
            <w:pPr>
              <w:pStyle w:val="EngHang"/>
              <w:rPr>
                <w:szCs w:val="20"/>
              </w:rPr>
            </w:pPr>
            <w:r w:rsidRPr="00006239">
              <w:t>Pray to the Lord on our behalf,</w:t>
            </w:r>
          </w:p>
          <w:p w14:paraId="65D0C62B" w14:textId="77777777" w:rsidR="00006239" w:rsidRPr="00006239" w:rsidRDefault="00006239" w:rsidP="00006239">
            <w:pPr>
              <w:pStyle w:val="EngHang"/>
              <w:rPr>
                <w:szCs w:val="20"/>
              </w:rPr>
            </w:pPr>
            <w:commentRangeStart w:id="278"/>
            <w:r w:rsidRPr="00006239">
              <w:t>My</w:t>
            </w:r>
            <w:commentRangeEnd w:id="278"/>
            <w:r w:rsidR="002E5DB0">
              <w:rPr>
                <w:rStyle w:val="CommentReference"/>
                <w:rFonts w:eastAsiaTheme="minorHAnsi" w:cstheme="minorBidi"/>
                <w:color w:val="auto"/>
                <w:lang w:val="en-CA"/>
              </w:rPr>
              <w:commentReference w:id="278"/>
            </w:r>
            <w:r w:rsidRPr="00006239">
              <w:t xml:space="preserve"> lords and fathers, the Apostles,</w:t>
            </w:r>
          </w:p>
          <w:p w14:paraId="154F411B" w14:textId="77777777" w:rsidR="00006239" w:rsidRPr="00006239" w:rsidRDefault="00006239" w:rsidP="00006239">
            <w:pPr>
              <w:pStyle w:val="EngHang"/>
              <w:rPr>
                <w:szCs w:val="20"/>
              </w:rPr>
            </w:pPr>
            <w:r w:rsidRPr="00006239">
              <w:t>And the rest of the Disciples,</w:t>
            </w:r>
          </w:p>
          <w:p w14:paraId="1C81685A" w14:textId="77777777" w:rsidR="00B32610" w:rsidRPr="00006239" w:rsidRDefault="00006239" w:rsidP="00006239">
            <w:pPr>
              <w:pStyle w:val="EngHangEnd"/>
              <w:rPr>
                <w:szCs w:val="20"/>
              </w:rPr>
            </w:pPr>
            <w:r w:rsidRPr="00006239">
              <w:t>That He may forgive us our sins.</w:t>
            </w:r>
          </w:p>
        </w:tc>
        <w:tc>
          <w:tcPr>
            <w:tcW w:w="288" w:type="dxa"/>
          </w:tcPr>
          <w:p w14:paraId="2B8CF95F" w14:textId="77777777" w:rsidR="00B32610" w:rsidRDefault="00B32610" w:rsidP="00B45901"/>
        </w:tc>
        <w:tc>
          <w:tcPr>
            <w:tcW w:w="288" w:type="dxa"/>
          </w:tcPr>
          <w:p w14:paraId="5A477F96" w14:textId="77777777" w:rsidR="00B32610" w:rsidRDefault="00B32610" w:rsidP="00006239">
            <w:pPr>
              <w:pStyle w:val="CopticCross"/>
            </w:pPr>
          </w:p>
        </w:tc>
        <w:tc>
          <w:tcPr>
            <w:tcW w:w="3960" w:type="dxa"/>
          </w:tcPr>
          <w:p w14:paraId="03F681AD" w14:textId="77777777" w:rsidR="00EC5CBB" w:rsidRDefault="00EC5CBB" w:rsidP="00EC5CBB">
            <w:pPr>
              <w:pStyle w:val="CopticVersemulti-line"/>
            </w:pPr>
            <w:r w:rsidRPr="00EC5CBB">
              <w:t>Ⲧⲱⲃϩ ⲙ̀Ⲡⲟ̅ⲥ̅ ⲉϩ̀ⲣⲏⲓ ⲉϫⲱⲛ</w:t>
            </w:r>
          </w:p>
          <w:p w14:paraId="22D977B5" w14:textId="77777777" w:rsidR="00EC5CBB" w:rsidRDefault="00EC5CBB" w:rsidP="00EC5CBB">
            <w:pPr>
              <w:pStyle w:val="CopticVersemulti-line"/>
            </w:pPr>
            <w:r w:rsidRPr="00EC5CBB">
              <w:t>ⲛⲁⲟ̅ⲥ̅ ⲛ̀ⲓⲟϯ ⲛ̀ⲁⲡⲟⲥⲧⲟⲗⲟⲥ</w:t>
            </w:r>
          </w:p>
          <w:p w14:paraId="0BD21487" w14:textId="77777777" w:rsidR="00EC5CBB" w:rsidRDefault="00EC5CBB" w:rsidP="00EC5CBB">
            <w:pPr>
              <w:pStyle w:val="CopticVersemulti-line"/>
            </w:pPr>
            <w:r w:rsidRPr="00EC5CBB">
              <w:t>ⲛⲉⲙ ⲡ̀ⲥⲉⲡⲓ ⲛ̀ⲧⲉ ⲛⲓⲙⲁⲑⲏⲧⲏⲥ</w:t>
            </w:r>
          </w:p>
          <w:p w14:paraId="156A343F" w14:textId="77777777" w:rsidR="00B32610" w:rsidRDefault="00EC5CBB" w:rsidP="00EC5CBB">
            <w:pPr>
              <w:pStyle w:val="CopticVerse"/>
            </w:pPr>
            <w:r w:rsidRPr="00EC5CBB">
              <w:t>ⲛ̀ⲧⲉϥⲭⲁ ⲛⲉⲛⲛⲟⲃⲓ ⲛⲁⲛ ⲉⲃⲟⲗ</w:t>
            </w:r>
            <w:r w:rsidR="000100FF">
              <w:t>.</w:t>
            </w:r>
          </w:p>
        </w:tc>
      </w:tr>
      <w:tr w:rsidR="00B32610" w14:paraId="5858ECBF" w14:textId="77777777" w:rsidTr="000100FF">
        <w:trPr>
          <w:cantSplit/>
          <w:jc w:val="center"/>
        </w:trPr>
        <w:tc>
          <w:tcPr>
            <w:tcW w:w="288" w:type="dxa"/>
          </w:tcPr>
          <w:p w14:paraId="4010EBC9" w14:textId="77777777" w:rsidR="00B32610" w:rsidRDefault="000100FF" w:rsidP="00006239">
            <w:pPr>
              <w:pStyle w:val="CopticCross"/>
            </w:pPr>
            <w:r>
              <w:t>¿</w:t>
            </w:r>
          </w:p>
        </w:tc>
        <w:tc>
          <w:tcPr>
            <w:tcW w:w="3960" w:type="dxa"/>
          </w:tcPr>
          <w:p w14:paraId="643254DC" w14:textId="77777777" w:rsidR="00006239" w:rsidRPr="00006239" w:rsidRDefault="00006239" w:rsidP="00006239">
            <w:pPr>
              <w:pStyle w:val="EngHang"/>
              <w:rPr>
                <w:szCs w:val="20"/>
              </w:rPr>
            </w:pPr>
            <w:r w:rsidRPr="00006239">
              <w:t>Pray to the Lord on our behalf,</w:t>
            </w:r>
          </w:p>
          <w:p w14:paraId="79EE69C3" w14:textId="77777777" w:rsidR="00006239" w:rsidRPr="00006239" w:rsidRDefault="00006239" w:rsidP="00006239">
            <w:pPr>
              <w:pStyle w:val="EngHang"/>
              <w:rPr>
                <w:szCs w:val="20"/>
              </w:rPr>
            </w:pPr>
            <w:r w:rsidRPr="00006239">
              <w:t>O blessed archdeacon,</w:t>
            </w:r>
          </w:p>
          <w:p w14:paraId="4A5C68FB" w14:textId="77777777" w:rsidR="00006239" w:rsidRPr="00006239" w:rsidRDefault="00006239" w:rsidP="00006239">
            <w:pPr>
              <w:pStyle w:val="EngHang"/>
              <w:rPr>
                <w:szCs w:val="20"/>
              </w:rPr>
            </w:pPr>
            <w:r w:rsidRPr="00006239">
              <w:t>Stephen the First Martyr,</w:t>
            </w:r>
          </w:p>
          <w:p w14:paraId="56344ADC" w14:textId="77777777" w:rsidR="00B32610" w:rsidRDefault="00006239" w:rsidP="00006239">
            <w:pPr>
              <w:pStyle w:val="EngHangEnd"/>
            </w:pPr>
            <w:r w:rsidRPr="00006239">
              <w:t>That He may forgive us our sins.</w:t>
            </w:r>
          </w:p>
        </w:tc>
        <w:tc>
          <w:tcPr>
            <w:tcW w:w="288" w:type="dxa"/>
          </w:tcPr>
          <w:p w14:paraId="2F28C66B" w14:textId="77777777" w:rsidR="00B32610" w:rsidRDefault="00B32610" w:rsidP="00B45901"/>
        </w:tc>
        <w:tc>
          <w:tcPr>
            <w:tcW w:w="288" w:type="dxa"/>
          </w:tcPr>
          <w:p w14:paraId="4A50D14F" w14:textId="77777777" w:rsidR="00B32610" w:rsidRDefault="000100FF" w:rsidP="00006239">
            <w:pPr>
              <w:pStyle w:val="CopticCross"/>
            </w:pPr>
            <w:r>
              <w:t>¿</w:t>
            </w:r>
          </w:p>
        </w:tc>
        <w:tc>
          <w:tcPr>
            <w:tcW w:w="3960" w:type="dxa"/>
          </w:tcPr>
          <w:p w14:paraId="197AA6C2" w14:textId="77777777" w:rsidR="00EC5CBB" w:rsidRDefault="00EC5CBB" w:rsidP="00006239">
            <w:pPr>
              <w:pStyle w:val="CopticVersemulti-line"/>
            </w:pPr>
            <w:r w:rsidRPr="00EC5CBB">
              <w:t xml:space="preserve">Ⲧⲱⲃϩ ⲙ̀Ⲡⲟ̅ⲥ̅ ⲉϩ̀ⲣⲏⲓ ⲉϫⲱⲛ </w:t>
            </w:r>
          </w:p>
          <w:p w14:paraId="115C18E7" w14:textId="77777777" w:rsidR="00EC5CBB" w:rsidRDefault="00EC5CBB" w:rsidP="00EC5CBB">
            <w:pPr>
              <w:pStyle w:val="CopticVersemulti-line"/>
            </w:pPr>
            <w:r w:rsidRPr="00EC5CBB">
              <w:t>ⲡⲓⲁⲣⲭⲏⲇⲓⲁⲕⲱⲛ ⲉⲧⲥ̀ⲙⲁⲣⲱⲟⲩⲧ</w:t>
            </w:r>
          </w:p>
          <w:p w14:paraId="153400C8" w14:textId="77777777" w:rsidR="00EC5CBB" w:rsidRDefault="00EC5CBB" w:rsidP="00EC5CBB">
            <w:pPr>
              <w:pStyle w:val="CopticVersemulti-line"/>
            </w:pPr>
            <w:r w:rsidRPr="00EC5CBB">
              <w:t>Ⲥⲧⲉⲫⲁⲛⲟⲥ ⲡⲓϣⲟⲣⲡ ⲙ̀⳥</w:t>
            </w:r>
          </w:p>
          <w:p w14:paraId="070EA83D" w14:textId="77777777" w:rsidR="00B32610" w:rsidRDefault="00EC5CBB" w:rsidP="00EC5CBB">
            <w:pPr>
              <w:pStyle w:val="CopticVerse"/>
            </w:pPr>
            <w:r w:rsidRPr="00EC5CBB">
              <w:t>ⲛ̀ⲧⲉϥⲭⲁ ⲛⲉⲛⲛⲟⲃⲓ ⲛⲁⲛ ⲉⲃⲟⲗ</w:t>
            </w:r>
            <w:r w:rsidR="000100FF">
              <w:t>.</w:t>
            </w:r>
          </w:p>
        </w:tc>
      </w:tr>
      <w:tr w:rsidR="00B32610" w14:paraId="12461603" w14:textId="77777777" w:rsidTr="000100FF">
        <w:trPr>
          <w:cantSplit/>
          <w:jc w:val="center"/>
        </w:trPr>
        <w:tc>
          <w:tcPr>
            <w:tcW w:w="288" w:type="dxa"/>
          </w:tcPr>
          <w:p w14:paraId="667F4B41" w14:textId="77777777" w:rsidR="00B32610" w:rsidRDefault="00B32610" w:rsidP="00006239">
            <w:pPr>
              <w:pStyle w:val="CopticCross"/>
            </w:pPr>
          </w:p>
        </w:tc>
        <w:tc>
          <w:tcPr>
            <w:tcW w:w="3960" w:type="dxa"/>
          </w:tcPr>
          <w:p w14:paraId="3C76DDB9" w14:textId="77777777" w:rsidR="00006239" w:rsidRPr="00006239" w:rsidRDefault="00006239" w:rsidP="00006239">
            <w:pPr>
              <w:pStyle w:val="EngHang"/>
              <w:rPr>
                <w:szCs w:val="20"/>
              </w:rPr>
            </w:pPr>
            <w:r w:rsidRPr="00006239">
              <w:t>Pray to the Lord on our behalf,</w:t>
            </w:r>
          </w:p>
          <w:p w14:paraId="3724C545" w14:textId="77777777" w:rsidR="00006239" w:rsidRPr="00006239" w:rsidRDefault="00006239" w:rsidP="00006239">
            <w:pPr>
              <w:pStyle w:val="EngHang"/>
              <w:rPr>
                <w:szCs w:val="20"/>
              </w:rPr>
            </w:pPr>
            <w:r w:rsidRPr="00006239">
              <w:t xml:space="preserve">O </w:t>
            </w:r>
            <w:r w:rsidR="00A91873">
              <w:t xml:space="preserve">Beholder of God, the </w:t>
            </w:r>
            <w:r w:rsidRPr="00006239">
              <w:t>Evangelist,</w:t>
            </w:r>
          </w:p>
          <w:p w14:paraId="18B0B159" w14:textId="77777777" w:rsidR="00006239" w:rsidRPr="00006239" w:rsidRDefault="00006239" w:rsidP="00006239">
            <w:pPr>
              <w:pStyle w:val="EngHang"/>
              <w:rPr>
                <w:szCs w:val="20"/>
              </w:rPr>
            </w:pPr>
            <w:r w:rsidRPr="00006239">
              <w:t>Mark the Apostle,</w:t>
            </w:r>
          </w:p>
          <w:p w14:paraId="4D906F89" w14:textId="77777777" w:rsidR="00B32610" w:rsidRDefault="00006239" w:rsidP="00006239">
            <w:pPr>
              <w:pStyle w:val="EngHangEnd"/>
            </w:pPr>
            <w:r w:rsidRPr="00006239">
              <w:t>That He may forgive us our sins.</w:t>
            </w:r>
          </w:p>
        </w:tc>
        <w:tc>
          <w:tcPr>
            <w:tcW w:w="288" w:type="dxa"/>
          </w:tcPr>
          <w:p w14:paraId="3913AA32" w14:textId="77777777" w:rsidR="00B32610" w:rsidRDefault="00B32610" w:rsidP="00B45901"/>
        </w:tc>
        <w:tc>
          <w:tcPr>
            <w:tcW w:w="288" w:type="dxa"/>
          </w:tcPr>
          <w:p w14:paraId="42750852" w14:textId="77777777" w:rsidR="00B32610" w:rsidRDefault="00B32610" w:rsidP="00006239">
            <w:pPr>
              <w:pStyle w:val="CopticCross"/>
            </w:pPr>
          </w:p>
        </w:tc>
        <w:tc>
          <w:tcPr>
            <w:tcW w:w="3960" w:type="dxa"/>
          </w:tcPr>
          <w:p w14:paraId="1ECD088F" w14:textId="77777777" w:rsidR="00EC5CBB" w:rsidRDefault="00EC5CBB" w:rsidP="00EC5CBB">
            <w:pPr>
              <w:pStyle w:val="CopticVersemulti-line"/>
            </w:pPr>
            <w:r w:rsidRPr="00EC5CBB">
              <w:t>Ⲧⲱⲃϩ ⲙ̀Ⲡⲟ̅ⲥ̅ ⲉϩ̀ⲣⲏⲓ ⲉϫⲱⲛ</w:t>
            </w:r>
          </w:p>
          <w:p w14:paraId="3ACE1677" w14:textId="77777777" w:rsidR="00EC5CBB" w:rsidRDefault="00EC5CBB" w:rsidP="00EC5CBB">
            <w:pPr>
              <w:pStyle w:val="CopticVersemulti-line"/>
            </w:pPr>
            <w:r w:rsidRPr="00EC5CBB">
              <w:t>ⲡⲓⲑⲉⲱⲣⲓⲙⲟⲥ ⲛ̀ⲉⲩⲁⲅⲅⲉⲗⲓⲥⲧⲏⲥ</w:t>
            </w:r>
          </w:p>
          <w:p w14:paraId="0F4095C5" w14:textId="77777777" w:rsidR="00EC5CBB" w:rsidRDefault="00EC5CBB" w:rsidP="00EC5CBB">
            <w:pPr>
              <w:pStyle w:val="CopticVersemulti-line"/>
            </w:pPr>
            <w:r w:rsidRPr="00EC5CBB">
              <w:t>Ⲙⲁⲣⲕⲟⲥ ⲡⲓⲁⲡⲟⲥⲧⲟⲗⲟⲥ</w:t>
            </w:r>
          </w:p>
          <w:p w14:paraId="3BBE656F" w14:textId="77777777" w:rsidR="00B32610" w:rsidRDefault="00EC5CBB" w:rsidP="00EC5CBB">
            <w:pPr>
              <w:pStyle w:val="CopticVerse"/>
            </w:pPr>
            <w:r w:rsidRPr="00EC5CBB">
              <w:t>ⲛ̀ⲧⲉϥⲭⲁ ⲛⲉⲛⲛⲟⲃⲓ ⲛⲁⲛ ⲉⲃⲟⲗ</w:t>
            </w:r>
            <w:r w:rsidR="000100FF">
              <w:t>.</w:t>
            </w:r>
          </w:p>
        </w:tc>
      </w:tr>
      <w:tr w:rsidR="00B32610" w14:paraId="71AE407A" w14:textId="77777777" w:rsidTr="000100FF">
        <w:trPr>
          <w:cantSplit/>
          <w:jc w:val="center"/>
        </w:trPr>
        <w:tc>
          <w:tcPr>
            <w:tcW w:w="288" w:type="dxa"/>
          </w:tcPr>
          <w:p w14:paraId="25C73DE5" w14:textId="77777777" w:rsidR="00B32610" w:rsidRDefault="000100FF" w:rsidP="00006239">
            <w:pPr>
              <w:pStyle w:val="CopticCross"/>
            </w:pPr>
            <w:r>
              <w:t>¿</w:t>
            </w:r>
          </w:p>
        </w:tc>
        <w:tc>
          <w:tcPr>
            <w:tcW w:w="3960" w:type="dxa"/>
          </w:tcPr>
          <w:p w14:paraId="679E34A2" w14:textId="77777777" w:rsidR="00006239" w:rsidRPr="00006239" w:rsidRDefault="00006239" w:rsidP="00006239">
            <w:pPr>
              <w:pStyle w:val="EngHang"/>
              <w:rPr>
                <w:szCs w:val="20"/>
              </w:rPr>
            </w:pPr>
            <w:r w:rsidRPr="00006239">
              <w:t>Pray to the Lord on our behalf,</w:t>
            </w:r>
          </w:p>
          <w:p w14:paraId="3B561EC4" w14:textId="77777777" w:rsidR="00006239" w:rsidRPr="00006239" w:rsidRDefault="00A91873" w:rsidP="00006239">
            <w:pPr>
              <w:pStyle w:val="EngHang"/>
              <w:rPr>
                <w:szCs w:val="20"/>
              </w:rPr>
            </w:pPr>
            <w:r>
              <w:t>O struggle-bearer the martyr,</w:t>
            </w:r>
          </w:p>
          <w:p w14:paraId="71E71EF7" w14:textId="77777777" w:rsidR="00006239" w:rsidRPr="00006239" w:rsidRDefault="00006239" w:rsidP="00006239">
            <w:pPr>
              <w:pStyle w:val="EngHang"/>
              <w:rPr>
                <w:szCs w:val="20"/>
              </w:rPr>
            </w:pPr>
            <w:r w:rsidRPr="00006239">
              <w:t>My lord the prince, George,</w:t>
            </w:r>
          </w:p>
          <w:p w14:paraId="4A9BDACC" w14:textId="77777777" w:rsidR="00B32610" w:rsidRDefault="00006239" w:rsidP="00006239">
            <w:pPr>
              <w:pStyle w:val="EngHangEnd"/>
            </w:pPr>
            <w:r w:rsidRPr="00006239">
              <w:t>That He may forgive us our sins.</w:t>
            </w:r>
          </w:p>
        </w:tc>
        <w:tc>
          <w:tcPr>
            <w:tcW w:w="288" w:type="dxa"/>
          </w:tcPr>
          <w:p w14:paraId="5825A1B2" w14:textId="77777777" w:rsidR="00B32610" w:rsidRDefault="00B32610" w:rsidP="00B45901"/>
        </w:tc>
        <w:tc>
          <w:tcPr>
            <w:tcW w:w="288" w:type="dxa"/>
          </w:tcPr>
          <w:p w14:paraId="36B8FE7C" w14:textId="77777777" w:rsidR="00B32610" w:rsidRDefault="000100FF" w:rsidP="00006239">
            <w:pPr>
              <w:pStyle w:val="CopticCross"/>
            </w:pPr>
            <w:r>
              <w:t>¿</w:t>
            </w:r>
          </w:p>
        </w:tc>
        <w:tc>
          <w:tcPr>
            <w:tcW w:w="3960" w:type="dxa"/>
          </w:tcPr>
          <w:p w14:paraId="7207A632" w14:textId="77777777" w:rsidR="00EC5CBB" w:rsidRDefault="00EC5CBB" w:rsidP="00EC5CBB">
            <w:pPr>
              <w:pStyle w:val="CopticVersemulti-line"/>
            </w:pPr>
            <w:r>
              <w:t>Ⲧⲱⲃϩ ⲙ̀Ⲡⲟ̅ⲥ̅ ⲉϩ̀ⲣⲏⲓ ⲉϫⲱⲛ</w:t>
            </w:r>
          </w:p>
          <w:p w14:paraId="2A7FD37C" w14:textId="77777777" w:rsidR="00EC5CBB" w:rsidRDefault="00EC5CBB" w:rsidP="00EC5CBB">
            <w:pPr>
              <w:pStyle w:val="CopticVersemulti-line"/>
            </w:pPr>
            <w:r>
              <w:t>ⲡⲓⲁⲑⲗⲟⲫⲟⲣⲟⲥ ⲙ̀⳥</w:t>
            </w:r>
          </w:p>
          <w:p w14:paraId="04E117B0" w14:textId="77777777" w:rsidR="00EC5CBB" w:rsidRDefault="00EC5CBB" w:rsidP="00EC5CBB">
            <w:pPr>
              <w:pStyle w:val="CopticVersemulti-line"/>
            </w:pPr>
            <w:r>
              <w:t>ⲡⲁⲟ̅ⲥ̅ ⲡ̀ⲟⲩⲣⲟ Ⲅⲉⲱⲣⲅⲓⲟⲥ</w:t>
            </w:r>
          </w:p>
          <w:p w14:paraId="4A567408" w14:textId="77777777" w:rsidR="00B32610" w:rsidRDefault="00EC5CBB" w:rsidP="00EC5CBB">
            <w:pPr>
              <w:pStyle w:val="CopticVerse"/>
            </w:pPr>
            <w:r>
              <w:t>ⲛ̀ⲧⲉϥⲭⲁ ⲛⲉⲛⲛⲟⲃⲓ ⲛⲁⲛ ⲉⲃⲟⲗ</w:t>
            </w:r>
            <w:r w:rsidR="000100FF">
              <w:t>.</w:t>
            </w:r>
          </w:p>
        </w:tc>
      </w:tr>
      <w:tr w:rsidR="00B32610" w14:paraId="137B596E" w14:textId="77777777" w:rsidTr="000100FF">
        <w:trPr>
          <w:cantSplit/>
          <w:jc w:val="center"/>
        </w:trPr>
        <w:tc>
          <w:tcPr>
            <w:tcW w:w="288" w:type="dxa"/>
          </w:tcPr>
          <w:p w14:paraId="44EC85E6" w14:textId="77777777" w:rsidR="00B32610" w:rsidRDefault="00B32610" w:rsidP="00006239">
            <w:pPr>
              <w:pStyle w:val="CopticCross"/>
            </w:pPr>
          </w:p>
        </w:tc>
        <w:tc>
          <w:tcPr>
            <w:tcW w:w="3960" w:type="dxa"/>
          </w:tcPr>
          <w:p w14:paraId="40D9B2E1" w14:textId="77777777" w:rsidR="00006239" w:rsidRPr="00006239" w:rsidRDefault="00006239" w:rsidP="00006239">
            <w:pPr>
              <w:pStyle w:val="EngHang"/>
              <w:rPr>
                <w:szCs w:val="20"/>
              </w:rPr>
            </w:pPr>
            <w:r w:rsidRPr="00006239">
              <w:t>Pray to the Lord on our behalf,</w:t>
            </w:r>
          </w:p>
          <w:p w14:paraId="7AB031E9" w14:textId="77777777" w:rsidR="00006239" w:rsidRPr="00006239" w:rsidRDefault="00006239" w:rsidP="00006239">
            <w:pPr>
              <w:pStyle w:val="EngHang"/>
              <w:rPr>
                <w:szCs w:val="20"/>
              </w:rPr>
            </w:pPr>
            <w:r w:rsidRPr="00006239">
              <w:t>Theodorus and Theodorus,</w:t>
            </w:r>
          </w:p>
          <w:p w14:paraId="54779F1F" w14:textId="77777777" w:rsidR="00006239" w:rsidRPr="00006239" w:rsidRDefault="00006239" w:rsidP="00006239">
            <w:pPr>
              <w:pStyle w:val="EngHang"/>
              <w:rPr>
                <w:szCs w:val="20"/>
              </w:rPr>
            </w:pPr>
            <w:r w:rsidRPr="00006239">
              <w:t>Leontius and Panicharus,</w:t>
            </w:r>
          </w:p>
          <w:p w14:paraId="0C203C43" w14:textId="77777777" w:rsidR="00B32610" w:rsidRPr="00006239" w:rsidRDefault="00006239" w:rsidP="00006239">
            <w:pPr>
              <w:pStyle w:val="EngHangEnd"/>
              <w:rPr>
                <w:szCs w:val="20"/>
              </w:rPr>
            </w:pPr>
            <w:r w:rsidRPr="00006239">
              <w:t>That He may forgive us our sins.</w:t>
            </w:r>
          </w:p>
        </w:tc>
        <w:tc>
          <w:tcPr>
            <w:tcW w:w="288" w:type="dxa"/>
          </w:tcPr>
          <w:p w14:paraId="4BB47B34" w14:textId="77777777" w:rsidR="00B32610" w:rsidRDefault="00B32610" w:rsidP="00B45901"/>
        </w:tc>
        <w:tc>
          <w:tcPr>
            <w:tcW w:w="288" w:type="dxa"/>
          </w:tcPr>
          <w:p w14:paraId="65E761D0" w14:textId="77777777" w:rsidR="00B32610" w:rsidRDefault="00B32610" w:rsidP="00006239">
            <w:pPr>
              <w:pStyle w:val="CopticCross"/>
            </w:pPr>
          </w:p>
        </w:tc>
        <w:tc>
          <w:tcPr>
            <w:tcW w:w="3960" w:type="dxa"/>
          </w:tcPr>
          <w:p w14:paraId="78A0664A" w14:textId="77777777" w:rsidR="00EC5CBB" w:rsidRDefault="00EC5CBB" w:rsidP="00EC5CBB">
            <w:pPr>
              <w:pStyle w:val="CopticVersemulti-line"/>
            </w:pPr>
            <w:r w:rsidRPr="00EC5CBB">
              <w:t>Ⲧⲱⲃϩ ⲙ̀Ⲡⲟ̅ⲥ̅ ⲉϩ̀ⲣⲏⲓ ⲉϫⲱⲛ</w:t>
            </w:r>
          </w:p>
          <w:p w14:paraId="3C811D25" w14:textId="77777777" w:rsidR="00EC5CBB" w:rsidRDefault="00EC5CBB" w:rsidP="00EC5CBB">
            <w:pPr>
              <w:pStyle w:val="CopticVersemulti-line"/>
            </w:pPr>
            <w:r w:rsidRPr="00EC5CBB">
              <w:t>Ⲑⲉⲱⲇⲟⲣⲟⲥ ⲛⲉⲙ Ⲑⲉⲱⲇⲟⲣⲟⲥ</w:t>
            </w:r>
          </w:p>
          <w:p w14:paraId="4047DC73" w14:textId="77777777" w:rsidR="00EC5CBB" w:rsidRDefault="00EC5CBB" w:rsidP="00EC5CBB">
            <w:pPr>
              <w:pStyle w:val="CopticVersemulti-line"/>
            </w:pPr>
            <w:r w:rsidRPr="00EC5CBB">
              <w:t xml:space="preserve">ⲛⲉⲙ Ⲗⲉⲟⲛⲧⲓⲟⲥ ⲛⲉⲙ Ⲡⲁⲛⲓⲕⲁⲣⲡⲟⲥ </w:t>
            </w:r>
          </w:p>
          <w:p w14:paraId="1FE0F09C" w14:textId="77777777" w:rsidR="00B32610" w:rsidRDefault="00EC5CBB" w:rsidP="00EC5CBB">
            <w:pPr>
              <w:pStyle w:val="CopticVerse"/>
            </w:pPr>
            <w:r w:rsidRPr="00EC5CBB">
              <w:t>ⲛ̀ⲧⲉϥⲭⲁ ⲛⲉⲛⲛⲟⲃⲓ ⲛⲁⲛ ⲉⲃⲟⲗ</w:t>
            </w:r>
            <w:r w:rsidR="000100FF">
              <w:t>.</w:t>
            </w:r>
          </w:p>
        </w:tc>
      </w:tr>
      <w:tr w:rsidR="00B32610" w14:paraId="4EFDA72F" w14:textId="77777777" w:rsidTr="000100FF">
        <w:trPr>
          <w:cantSplit/>
          <w:jc w:val="center"/>
        </w:trPr>
        <w:tc>
          <w:tcPr>
            <w:tcW w:w="288" w:type="dxa"/>
          </w:tcPr>
          <w:p w14:paraId="7E2292BF" w14:textId="77777777" w:rsidR="00B32610" w:rsidRDefault="000100FF" w:rsidP="00006239">
            <w:pPr>
              <w:pStyle w:val="CopticCross"/>
            </w:pPr>
            <w:r>
              <w:t>¿</w:t>
            </w:r>
          </w:p>
        </w:tc>
        <w:tc>
          <w:tcPr>
            <w:tcW w:w="3960" w:type="dxa"/>
          </w:tcPr>
          <w:p w14:paraId="0F6495A9" w14:textId="77777777" w:rsidR="00006239" w:rsidRPr="00006239" w:rsidRDefault="00006239" w:rsidP="00006239">
            <w:pPr>
              <w:pStyle w:val="EngHang"/>
              <w:rPr>
                <w:szCs w:val="20"/>
              </w:rPr>
            </w:pPr>
            <w:r w:rsidRPr="00006239">
              <w:t>Pray to the Lord on our behalf,</w:t>
            </w:r>
          </w:p>
          <w:p w14:paraId="20CE3A01" w14:textId="77777777" w:rsidR="00006239" w:rsidRPr="00006239" w:rsidRDefault="00006239" w:rsidP="00006239">
            <w:pPr>
              <w:pStyle w:val="EngHang"/>
              <w:rPr>
                <w:szCs w:val="20"/>
              </w:rPr>
            </w:pPr>
            <w:r w:rsidRPr="00006239">
              <w:t>Philopater Mercurius,</w:t>
            </w:r>
          </w:p>
          <w:p w14:paraId="22940864" w14:textId="77777777" w:rsidR="00006239" w:rsidRPr="00006239" w:rsidRDefault="00006239" w:rsidP="00006239">
            <w:pPr>
              <w:pStyle w:val="EngHang"/>
              <w:rPr>
                <w:szCs w:val="20"/>
              </w:rPr>
            </w:pPr>
            <w:r w:rsidRPr="00006239">
              <w:t>Abba Mina and Abba Victor,</w:t>
            </w:r>
          </w:p>
          <w:p w14:paraId="24129782" w14:textId="77777777" w:rsidR="00B32610" w:rsidRPr="00006239" w:rsidRDefault="00006239" w:rsidP="00006239">
            <w:pPr>
              <w:pStyle w:val="EngHangEnd"/>
              <w:rPr>
                <w:szCs w:val="20"/>
              </w:rPr>
            </w:pPr>
            <w:r w:rsidRPr="00006239">
              <w:t>That He may forgive us our sins.</w:t>
            </w:r>
          </w:p>
        </w:tc>
        <w:tc>
          <w:tcPr>
            <w:tcW w:w="288" w:type="dxa"/>
          </w:tcPr>
          <w:p w14:paraId="784B0C06" w14:textId="77777777" w:rsidR="00B32610" w:rsidRDefault="00B32610" w:rsidP="00B45901"/>
        </w:tc>
        <w:tc>
          <w:tcPr>
            <w:tcW w:w="288" w:type="dxa"/>
          </w:tcPr>
          <w:p w14:paraId="72192C0D" w14:textId="77777777" w:rsidR="00B32610" w:rsidRDefault="000100FF" w:rsidP="00006239">
            <w:pPr>
              <w:pStyle w:val="CopticCross"/>
            </w:pPr>
            <w:r>
              <w:t>¿</w:t>
            </w:r>
          </w:p>
        </w:tc>
        <w:tc>
          <w:tcPr>
            <w:tcW w:w="3960" w:type="dxa"/>
          </w:tcPr>
          <w:p w14:paraId="4ABBE1E3" w14:textId="77777777" w:rsidR="00EC5CBB" w:rsidRDefault="00EC5CBB" w:rsidP="00EC5CBB">
            <w:pPr>
              <w:pStyle w:val="CopticVersemulti-line"/>
            </w:pPr>
            <w:r w:rsidRPr="00EC5CBB">
              <w:t>Ⲧⲱⲃϩ ⲙ̀Ⲡⲟ̅ⲥ̅ ⲉϩ̀ⲣⲏⲓ ⲉϫⲱⲛ</w:t>
            </w:r>
          </w:p>
          <w:p w14:paraId="24D5A259" w14:textId="77777777" w:rsidR="00EC5CBB" w:rsidRDefault="00EC5CBB" w:rsidP="00EC5CBB">
            <w:pPr>
              <w:pStyle w:val="CopticVersemulti-line"/>
            </w:pPr>
            <w:r w:rsidRPr="00EC5CBB">
              <w:t>Ⲫⲓⲗⲟⲡⲁⲧⲏⲣ Ⲙⲉⲣⲕⲟⲩⲣⲓⲟⲥ</w:t>
            </w:r>
          </w:p>
          <w:p w14:paraId="32C204DA" w14:textId="77777777" w:rsidR="00EC5CBB" w:rsidRDefault="00EC5CBB" w:rsidP="00EC5CBB">
            <w:pPr>
              <w:pStyle w:val="CopticVersemulti-line"/>
            </w:pPr>
            <w:r w:rsidRPr="00EC5CBB">
              <w:t xml:space="preserve">ⲛⲉⲙ ⲁⲡⲁ Ⲙⲏⲛⲁ ⲛⲉⲙ ⲁⲡⲁ Ⲃⲓⲕⲧⲱⲣ </w:t>
            </w:r>
          </w:p>
          <w:p w14:paraId="5840F4D6" w14:textId="77777777" w:rsidR="00B32610" w:rsidRDefault="00EC5CBB" w:rsidP="00EC5CBB">
            <w:pPr>
              <w:pStyle w:val="CopticVerse"/>
            </w:pPr>
            <w:r w:rsidRPr="00EC5CBB">
              <w:t>ⲛ̀ⲧⲉϥⲭⲁ ⲛⲉⲛⲛⲟⲃⲓ ⲛⲁⲛ ⲉⲃⲟⲗ</w:t>
            </w:r>
            <w:r w:rsidR="000100FF">
              <w:t>.</w:t>
            </w:r>
          </w:p>
        </w:tc>
      </w:tr>
      <w:tr w:rsidR="00006239" w14:paraId="2CC1F4B0" w14:textId="77777777" w:rsidTr="000100FF">
        <w:trPr>
          <w:cantSplit/>
          <w:jc w:val="center"/>
        </w:trPr>
        <w:tc>
          <w:tcPr>
            <w:tcW w:w="288" w:type="dxa"/>
          </w:tcPr>
          <w:p w14:paraId="7403900F" w14:textId="77777777" w:rsidR="00006239" w:rsidRDefault="00006239" w:rsidP="00006239">
            <w:pPr>
              <w:pStyle w:val="CopticCross"/>
            </w:pPr>
          </w:p>
        </w:tc>
        <w:tc>
          <w:tcPr>
            <w:tcW w:w="3960" w:type="dxa"/>
          </w:tcPr>
          <w:p w14:paraId="47BA956C" w14:textId="77777777" w:rsidR="00006239" w:rsidRPr="00006239" w:rsidRDefault="00006239" w:rsidP="00006239">
            <w:pPr>
              <w:pStyle w:val="EngHang"/>
              <w:rPr>
                <w:szCs w:val="20"/>
              </w:rPr>
            </w:pPr>
            <w:r w:rsidRPr="00006239">
              <w:t>Pray to the Lord on our behalf,</w:t>
            </w:r>
          </w:p>
          <w:p w14:paraId="5C032161" w14:textId="77777777" w:rsidR="00006239" w:rsidRPr="00006239" w:rsidRDefault="00006239" w:rsidP="00006239">
            <w:pPr>
              <w:pStyle w:val="EngHang"/>
              <w:rPr>
                <w:szCs w:val="20"/>
              </w:rPr>
            </w:pPr>
            <w:r w:rsidRPr="00006239">
              <w:t>Master Claudius and Theodorus,</w:t>
            </w:r>
          </w:p>
          <w:p w14:paraId="7F247B93" w14:textId="77777777" w:rsidR="00006239" w:rsidRPr="00006239" w:rsidRDefault="00006239" w:rsidP="00006239">
            <w:pPr>
              <w:pStyle w:val="EngHang"/>
              <w:rPr>
                <w:szCs w:val="20"/>
              </w:rPr>
            </w:pPr>
            <w:r w:rsidRPr="00006239">
              <w:t>Abba Eschyron and Abba Isaac,</w:t>
            </w:r>
          </w:p>
          <w:p w14:paraId="35A5A17A" w14:textId="77777777" w:rsidR="00006239" w:rsidRPr="00006239" w:rsidRDefault="00006239" w:rsidP="00006239">
            <w:pPr>
              <w:pStyle w:val="EngHangEnd"/>
            </w:pPr>
            <w:r w:rsidRPr="00006239">
              <w:t>That He may forgive us our sins.</w:t>
            </w:r>
          </w:p>
        </w:tc>
        <w:tc>
          <w:tcPr>
            <w:tcW w:w="288" w:type="dxa"/>
          </w:tcPr>
          <w:p w14:paraId="2E308E87" w14:textId="77777777" w:rsidR="00006239" w:rsidRDefault="00006239" w:rsidP="00B45901"/>
        </w:tc>
        <w:tc>
          <w:tcPr>
            <w:tcW w:w="288" w:type="dxa"/>
          </w:tcPr>
          <w:p w14:paraId="17D89648" w14:textId="77777777" w:rsidR="00006239" w:rsidRDefault="00006239" w:rsidP="00006239">
            <w:pPr>
              <w:pStyle w:val="CopticCross"/>
            </w:pPr>
          </w:p>
        </w:tc>
        <w:tc>
          <w:tcPr>
            <w:tcW w:w="3960" w:type="dxa"/>
          </w:tcPr>
          <w:p w14:paraId="6B09F556" w14:textId="77777777" w:rsidR="00EC5CBB" w:rsidRDefault="00EC5CBB" w:rsidP="00EC5CBB">
            <w:pPr>
              <w:pStyle w:val="CopticVersemulti-line"/>
            </w:pPr>
            <w:r w:rsidRPr="00EC5CBB">
              <w:t>Ⲧⲱⲃϩ ⲙ̀Ⲡⲟ̅ⲥ̅ ⲉϩ̀ⲣⲏⲓ ⲉϫⲱⲛ</w:t>
            </w:r>
          </w:p>
          <w:p w14:paraId="7815D262" w14:textId="77777777" w:rsidR="00EC5CBB" w:rsidRDefault="00EC5CBB" w:rsidP="00EC5CBB">
            <w:pPr>
              <w:pStyle w:val="CopticVersemulti-line"/>
            </w:pPr>
            <w:r w:rsidRPr="00EC5CBB">
              <w:t>ⲕⲩⲣⲓ Ⲕⲗⲁⲩⲇⲓⲟⲥ ⲛⲉⲙ Ⲑⲉⲱⲇⲟⲣⲟⲥ</w:t>
            </w:r>
          </w:p>
          <w:p w14:paraId="7834FA66" w14:textId="77777777" w:rsidR="00EC5CBB" w:rsidRDefault="00EC5CBB" w:rsidP="00EC5CBB">
            <w:pPr>
              <w:pStyle w:val="CopticVersemulti-line"/>
            </w:pPr>
            <w:r w:rsidRPr="00EC5CBB">
              <w:t xml:space="preserve">ⲛⲉⲙ ⲁⲡⲁ Ⲥⲭⲏⲣⲟⲛ ⲛⲉⲙ ⲁⲡⲁ Ⲓⲥⲁⲁⲕ </w:t>
            </w:r>
          </w:p>
          <w:p w14:paraId="2377248D" w14:textId="77777777" w:rsidR="00006239" w:rsidRDefault="00EC5CBB" w:rsidP="00EC5CBB">
            <w:pPr>
              <w:pStyle w:val="CopticVerse"/>
            </w:pPr>
            <w:r w:rsidRPr="00EC5CBB">
              <w:t>ⲛ̀ⲧⲉϥⲭⲁ ⲛⲉⲛⲛⲟⲃⲓ ⲛⲁⲛ ⲉⲃⲟⲗ</w:t>
            </w:r>
            <w:r w:rsidR="000100FF">
              <w:t>.</w:t>
            </w:r>
          </w:p>
        </w:tc>
      </w:tr>
      <w:tr w:rsidR="00006239" w14:paraId="1C5BD9B1" w14:textId="77777777" w:rsidTr="000100FF">
        <w:trPr>
          <w:cantSplit/>
          <w:jc w:val="center"/>
        </w:trPr>
        <w:tc>
          <w:tcPr>
            <w:tcW w:w="288" w:type="dxa"/>
          </w:tcPr>
          <w:p w14:paraId="27D4D802" w14:textId="77777777" w:rsidR="00006239" w:rsidRDefault="000100FF" w:rsidP="00006239">
            <w:pPr>
              <w:pStyle w:val="CopticCross"/>
            </w:pPr>
            <w:r>
              <w:t>¿</w:t>
            </w:r>
          </w:p>
        </w:tc>
        <w:tc>
          <w:tcPr>
            <w:tcW w:w="3960" w:type="dxa"/>
          </w:tcPr>
          <w:p w14:paraId="2B6F96ED" w14:textId="77777777" w:rsidR="00006239" w:rsidRPr="00006239" w:rsidRDefault="00006239" w:rsidP="00006239">
            <w:pPr>
              <w:pStyle w:val="EngHang"/>
              <w:rPr>
                <w:szCs w:val="20"/>
              </w:rPr>
            </w:pPr>
            <w:r w:rsidRPr="00006239">
              <w:t>Pray to the Lord on our behalf,</w:t>
            </w:r>
          </w:p>
          <w:p w14:paraId="72FDBF89" w14:textId="77777777" w:rsidR="00006239" w:rsidRPr="00006239" w:rsidRDefault="00006239" w:rsidP="00006239">
            <w:pPr>
              <w:pStyle w:val="EngHang"/>
              <w:rPr>
                <w:szCs w:val="20"/>
              </w:rPr>
            </w:pPr>
            <w:r w:rsidRPr="00006239">
              <w:t>Basilidis and Eusebius,</w:t>
            </w:r>
          </w:p>
          <w:p w14:paraId="0BA9E8E1" w14:textId="77777777" w:rsidR="00006239" w:rsidRPr="00006239" w:rsidRDefault="00006239" w:rsidP="00006239">
            <w:pPr>
              <w:pStyle w:val="EngHang"/>
              <w:rPr>
                <w:szCs w:val="20"/>
              </w:rPr>
            </w:pPr>
            <w:r w:rsidRPr="00006239">
              <w:t>Macarius and Philotheos,</w:t>
            </w:r>
          </w:p>
          <w:p w14:paraId="1057A7D4" w14:textId="77777777" w:rsidR="00006239" w:rsidRPr="00006239" w:rsidRDefault="00006239" w:rsidP="00006239">
            <w:pPr>
              <w:pStyle w:val="EngHangEnd"/>
              <w:rPr>
                <w:color w:val="auto"/>
                <w:szCs w:val="20"/>
              </w:rPr>
            </w:pPr>
            <w:r w:rsidRPr="00006239">
              <w:t>That He may forgive us our sins.</w:t>
            </w:r>
          </w:p>
        </w:tc>
        <w:tc>
          <w:tcPr>
            <w:tcW w:w="288" w:type="dxa"/>
          </w:tcPr>
          <w:p w14:paraId="0DCE2A50" w14:textId="77777777" w:rsidR="00006239" w:rsidRDefault="00006239" w:rsidP="00B45901"/>
        </w:tc>
        <w:tc>
          <w:tcPr>
            <w:tcW w:w="288" w:type="dxa"/>
          </w:tcPr>
          <w:p w14:paraId="3939FEAD" w14:textId="77777777" w:rsidR="00006239" w:rsidRDefault="000100FF" w:rsidP="00006239">
            <w:pPr>
              <w:pStyle w:val="CopticCross"/>
            </w:pPr>
            <w:r>
              <w:t>¿</w:t>
            </w:r>
          </w:p>
        </w:tc>
        <w:tc>
          <w:tcPr>
            <w:tcW w:w="3960" w:type="dxa"/>
          </w:tcPr>
          <w:p w14:paraId="00EC14DC" w14:textId="77777777" w:rsidR="00EC5CBB" w:rsidRDefault="00EC5CBB" w:rsidP="00EC5CBB">
            <w:pPr>
              <w:pStyle w:val="CopticVersemulti-line"/>
            </w:pPr>
            <w:r w:rsidRPr="00EC5CBB">
              <w:t>Ⲧⲱⲃϩ ⲙ̀Ⲡⲟ̅ⲥ̅ ⲉϩ̀ⲣⲏⲓ ⲉϫⲱⲛ</w:t>
            </w:r>
          </w:p>
          <w:p w14:paraId="7BE8DF82" w14:textId="77777777" w:rsidR="00EC5CBB" w:rsidRDefault="00EC5CBB" w:rsidP="00EC5CBB">
            <w:pPr>
              <w:pStyle w:val="CopticVersemulti-line"/>
            </w:pPr>
            <w:r w:rsidRPr="00EC5CBB">
              <w:t>Ⲃⲁⲥⲓⲗⲓⲧⲏⲥ ⲛⲉⲙ Ⲉⲩⲥⲉⲃⲓⲟⲥ</w:t>
            </w:r>
          </w:p>
          <w:p w14:paraId="2FD38925" w14:textId="77777777" w:rsidR="00EC5CBB" w:rsidRDefault="00EC5CBB" w:rsidP="00EC5CBB">
            <w:pPr>
              <w:pStyle w:val="CopticVersemulti-line"/>
            </w:pPr>
            <w:r w:rsidRPr="00EC5CBB">
              <w:t>ⲛⲉⲙ Ⲙⲁⲕⲁⲣⲓⲟⲥ ⲛⲉⲙ Ⲫⲓⲗⲟⲑⲉⲟⲥ</w:t>
            </w:r>
          </w:p>
          <w:p w14:paraId="61412CAD" w14:textId="77777777" w:rsidR="00006239" w:rsidRDefault="00EC5CBB" w:rsidP="00EC5CBB">
            <w:pPr>
              <w:pStyle w:val="CopticVerse"/>
            </w:pPr>
            <w:r w:rsidRPr="00EC5CBB">
              <w:t>ⲛ̀ⲧⲉϥⲭⲁ ⲛⲉⲛⲛⲟⲃⲓ ⲛⲁⲛ ⲉⲃⲟⲗ</w:t>
            </w:r>
            <w:r w:rsidR="000100FF">
              <w:t>.</w:t>
            </w:r>
          </w:p>
        </w:tc>
      </w:tr>
      <w:tr w:rsidR="00006239" w14:paraId="20C135F4" w14:textId="77777777" w:rsidTr="000100FF">
        <w:trPr>
          <w:cantSplit/>
          <w:jc w:val="center"/>
        </w:trPr>
        <w:tc>
          <w:tcPr>
            <w:tcW w:w="288" w:type="dxa"/>
          </w:tcPr>
          <w:p w14:paraId="0ABB23E9" w14:textId="77777777" w:rsidR="00006239" w:rsidRDefault="00006239" w:rsidP="00006239">
            <w:pPr>
              <w:pStyle w:val="CopticCross"/>
            </w:pPr>
          </w:p>
        </w:tc>
        <w:tc>
          <w:tcPr>
            <w:tcW w:w="3960" w:type="dxa"/>
          </w:tcPr>
          <w:p w14:paraId="485D557F" w14:textId="77777777" w:rsidR="00006239" w:rsidRPr="00006239" w:rsidRDefault="00006239" w:rsidP="00006239">
            <w:pPr>
              <w:pStyle w:val="EngHang"/>
              <w:rPr>
                <w:szCs w:val="20"/>
              </w:rPr>
            </w:pPr>
            <w:r w:rsidRPr="00006239">
              <w:t>Pray to the Lord on our behalf,</w:t>
            </w:r>
          </w:p>
          <w:p w14:paraId="3FA5B74A" w14:textId="77777777" w:rsidR="00006239" w:rsidRPr="00006239" w:rsidRDefault="00006239" w:rsidP="00006239">
            <w:pPr>
              <w:pStyle w:val="EngHang"/>
              <w:rPr>
                <w:szCs w:val="20"/>
              </w:rPr>
            </w:pPr>
            <w:r w:rsidRPr="00006239">
              <w:t>Abba Pisoora and Abba Epshoi,</w:t>
            </w:r>
          </w:p>
          <w:p w14:paraId="537556AB" w14:textId="77777777" w:rsidR="00006239" w:rsidRPr="00006239" w:rsidRDefault="00006239" w:rsidP="00006239">
            <w:pPr>
              <w:pStyle w:val="EngHang"/>
              <w:rPr>
                <w:szCs w:val="20"/>
              </w:rPr>
            </w:pPr>
            <w:r w:rsidRPr="00006239">
              <w:t>Abba Eesi and his sister Thekla,</w:t>
            </w:r>
          </w:p>
          <w:p w14:paraId="578AAE38" w14:textId="77777777" w:rsidR="00006239" w:rsidRPr="00006239" w:rsidRDefault="00006239" w:rsidP="00006239">
            <w:pPr>
              <w:pStyle w:val="EngHangEnd"/>
              <w:rPr>
                <w:color w:val="auto"/>
                <w:szCs w:val="20"/>
              </w:rPr>
            </w:pPr>
            <w:r w:rsidRPr="00006239">
              <w:t>That He may forgive us our sins.</w:t>
            </w:r>
          </w:p>
        </w:tc>
        <w:tc>
          <w:tcPr>
            <w:tcW w:w="288" w:type="dxa"/>
          </w:tcPr>
          <w:p w14:paraId="7E4A7AD9" w14:textId="77777777" w:rsidR="00006239" w:rsidRDefault="00006239" w:rsidP="00B45901"/>
        </w:tc>
        <w:tc>
          <w:tcPr>
            <w:tcW w:w="288" w:type="dxa"/>
          </w:tcPr>
          <w:p w14:paraId="0A57D53D" w14:textId="77777777" w:rsidR="00006239" w:rsidRDefault="00006239" w:rsidP="00006239">
            <w:pPr>
              <w:pStyle w:val="CopticCross"/>
            </w:pPr>
          </w:p>
        </w:tc>
        <w:tc>
          <w:tcPr>
            <w:tcW w:w="3960" w:type="dxa"/>
          </w:tcPr>
          <w:p w14:paraId="669C491E" w14:textId="77777777" w:rsidR="00EC5CBB" w:rsidRDefault="00EC5CBB" w:rsidP="00EC5CBB">
            <w:pPr>
              <w:pStyle w:val="CopticVersemulti-line"/>
            </w:pPr>
            <w:r w:rsidRPr="00EC5CBB">
              <w:t>Ⲧⲱⲃϩ ⲙ̀Ⲡⲟ̅ⲥ̅ ⲉϩ̀ⲣⲏⲓ ⲉϫⲱⲛ</w:t>
            </w:r>
          </w:p>
          <w:p w14:paraId="14ADFA70" w14:textId="77777777" w:rsidR="00EC5CBB" w:rsidRDefault="00EC5CBB" w:rsidP="00EC5CBB">
            <w:pPr>
              <w:pStyle w:val="CopticVersemulti-line"/>
            </w:pPr>
            <w:r w:rsidRPr="00EC5CBB">
              <w:t>ⲁⲃⲃⲁ Ⲡⲓⲥⲟⲩⲣⲁ ⲛⲉⲙ ⲁⲡⲁ Ⲡϣⲱⲓ</w:t>
            </w:r>
          </w:p>
          <w:p w14:paraId="716D5BCC" w14:textId="77777777" w:rsidR="00EC5CBB" w:rsidRDefault="00EC5CBB" w:rsidP="00EC5CBB">
            <w:pPr>
              <w:pStyle w:val="CopticVersemulti-line"/>
            </w:pPr>
            <w:r w:rsidRPr="00EC5CBB">
              <w:t>ⲛⲉⲙ ⲁⲡⲁ Ⲏⲥⲓ ⲛⲉⲙ Ⲑⲉⲕⲗⲁ</w:t>
            </w:r>
            <w:r>
              <w:t xml:space="preserve"> </w:t>
            </w:r>
            <w:r w:rsidRPr="00EC5CBB">
              <w:t>ⲧⲉϥⲥⲱⲛⲓ</w:t>
            </w:r>
          </w:p>
          <w:p w14:paraId="0B679B65" w14:textId="77777777" w:rsidR="00006239" w:rsidRDefault="00EC5CBB" w:rsidP="00EC5CBB">
            <w:pPr>
              <w:pStyle w:val="CopticVerse"/>
            </w:pPr>
            <w:r w:rsidRPr="00EC5CBB">
              <w:t>ⲛ̀ⲧⲉϥⲭⲁ ⲛⲉⲛⲛⲟⲃⲓ ⲛⲁⲛ ⲉⲃⲟⲗ</w:t>
            </w:r>
            <w:r w:rsidR="000100FF">
              <w:t>.</w:t>
            </w:r>
          </w:p>
        </w:tc>
      </w:tr>
      <w:tr w:rsidR="00006239" w14:paraId="17F22E91" w14:textId="77777777" w:rsidTr="000100FF">
        <w:trPr>
          <w:cantSplit/>
          <w:jc w:val="center"/>
        </w:trPr>
        <w:tc>
          <w:tcPr>
            <w:tcW w:w="288" w:type="dxa"/>
          </w:tcPr>
          <w:p w14:paraId="2F3F9753" w14:textId="77777777" w:rsidR="00006239" w:rsidRDefault="000100FF" w:rsidP="00006239">
            <w:pPr>
              <w:pStyle w:val="CopticCross"/>
            </w:pPr>
            <w:r>
              <w:t>¿</w:t>
            </w:r>
          </w:p>
        </w:tc>
        <w:tc>
          <w:tcPr>
            <w:tcW w:w="3960" w:type="dxa"/>
          </w:tcPr>
          <w:p w14:paraId="359D2225" w14:textId="77777777" w:rsidR="00006239" w:rsidRPr="00006239" w:rsidRDefault="00006239" w:rsidP="00006239">
            <w:pPr>
              <w:pStyle w:val="EngHang"/>
              <w:rPr>
                <w:szCs w:val="20"/>
              </w:rPr>
            </w:pPr>
            <w:r w:rsidRPr="00006239">
              <w:t>Pray to the Lord on our behalf,</w:t>
            </w:r>
          </w:p>
          <w:p w14:paraId="6833BADC" w14:textId="77777777" w:rsidR="00006239" w:rsidRPr="00006239" w:rsidRDefault="00A91873" w:rsidP="00006239">
            <w:pPr>
              <w:pStyle w:val="EngHang"/>
              <w:rPr>
                <w:szCs w:val="20"/>
              </w:rPr>
            </w:pPr>
            <w:r>
              <w:t>O struggle-bearers the martyrs,</w:t>
            </w:r>
          </w:p>
          <w:p w14:paraId="23946676" w14:textId="77777777" w:rsidR="00006239" w:rsidRPr="00006239" w:rsidRDefault="00006239" w:rsidP="00006239">
            <w:pPr>
              <w:pStyle w:val="EngHang"/>
              <w:rPr>
                <w:szCs w:val="20"/>
              </w:rPr>
            </w:pPr>
            <w:r w:rsidRPr="00006239">
              <w:t>Justus, Apali and Theoklia,</w:t>
            </w:r>
          </w:p>
          <w:p w14:paraId="0F2B7CDC" w14:textId="77777777" w:rsidR="00006239" w:rsidRPr="00006239" w:rsidRDefault="00006239" w:rsidP="00006239">
            <w:pPr>
              <w:pStyle w:val="EngHangEnd"/>
              <w:rPr>
                <w:color w:val="auto"/>
                <w:szCs w:val="20"/>
              </w:rPr>
            </w:pPr>
            <w:r w:rsidRPr="00006239">
              <w:t>That He may forgive us our sins.</w:t>
            </w:r>
          </w:p>
        </w:tc>
        <w:tc>
          <w:tcPr>
            <w:tcW w:w="288" w:type="dxa"/>
          </w:tcPr>
          <w:p w14:paraId="1261BC0C" w14:textId="77777777" w:rsidR="00006239" w:rsidRDefault="00006239" w:rsidP="00B45901"/>
        </w:tc>
        <w:tc>
          <w:tcPr>
            <w:tcW w:w="288" w:type="dxa"/>
          </w:tcPr>
          <w:p w14:paraId="4A77CDB5" w14:textId="77777777" w:rsidR="00006239" w:rsidRDefault="000100FF" w:rsidP="00006239">
            <w:pPr>
              <w:pStyle w:val="CopticCross"/>
            </w:pPr>
            <w:r>
              <w:t>¿</w:t>
            </w:r>
          </w:p>
        </w:tc>
        <w:tc>
          <w:tcPr>
            <w:tcW w:w="3960" w:type="dxa"/>
          </w:tcPr>
          <w:p w14:paraId="711B7F2E" w14:textId="77777777" w:rsidR="00EC5CBB" w:rsidRDefault="00EC5CBB" w:rsidP="00006239">
            <w:pPr>
              <w:pStyle w:val="CopticVersemulti-line"/>
            </w:pPr>
            <w:r w:rsidRPr="00EC5CBB">
              <w:t>Ⲧⲱⲃϩ ⲙ̀Ⲡⲟ̅ⲥ̅ ⲉϩ̀ⲣⲏⲓ ⲉϫⲱⲛ</w:t>
            </w:r>
          </w:p>
          <w:p w14:paraId="46EAED2A" w14:textId="77777777" w:rsidR="00EC5CBB" w:rsidRDefault="00EC5CBB" w:rsidP="00EC5CBB">
            <w:pPr>
              <w:pStyle w:val="CopticVersemulti-line"/>
            </w:pPr>
            <w:r w:rsidRPr="00EC5CBB">
              <w:t xml:space="preserve"> ⲛⲓⲁⲑⲗⲟⲫⲟⲣⲟⲥ ⲙ̀⳥</w:t>
            </w:r>
          </w:p>
          <w:p w14:paraId="3D993C00" w14:textId="77777777" w:rsidR="00EC5CBB" w:rsidRDefault="00EC5CBB" w:rsidP="00EC5CBB">
            <w:pPr>
              <w:pStyle w:val="CopticVersemulti-line"/>
            </w:pPr>
            <w:r w:rsidRPr="00EC5CBB">
              <w:t>ⲓⲟⲩⲥⲧⲟⲩⲥ ⲛⲉⲙ Ⲁⲡⲁⲗⲓ ⲛⲉⲙ Ⲑⲉⲟⲕⲗⲓⲁ</w:t>
            </w:r>
          </w:p>
          <w:p w14:paraId="3A9F9A60" w14:textId="77777777" w:rsidR="00006239" w:rsidRDefault="00EC5CBB" w:rsidP="00EC5CBB">
            <w:pPr>
              <w:pStyle w:val="CopticVerse"/>
            </w:pPr>
            <w:r w:rsidRPr="00EC5CBB">
              <w:t>ⲛ̀ⲧⲉϥⲭⲁ ⲛⲉⲛⲛⲟⲃⲓ ⲛⲁⲛ ⲉⲃⲟⲗ</w:t>
            </w:r>
            <w:r w:rsidR="000100FF">
              <w:t>.</w:t>
            </w:r>
          </w:p>
        </w:tc>
      </w:tr>
      <w:tr w:rsidR="00006239" w14:paraId="03EEC222" w14:textId="77777777" w:rsidTr="000100FF">
        <w:trPr>
          <w:cantSplit/>
          <w:jc w:val="center"/>
        </w:trPr>
        <w:tc>
          <w:tcPr>
            <w:tcW w:w="288" w:type="dxa"/>
          </w:tcPr>
          <w:p w14:paraId="40F13469" w14:textId="77777777" w:rsidR="00006239" w:rsidRDefault="00006239" w:rsidP="00006239">
            <w:pPr>
              <w:pStyle w:val="CopticCross"/>
            </w:pPr>
          </w:p>
        </w:tc>
        <w:tc>
          <w:tcPr>
            <w:tcW w:w="3960" w:type="dxa"/>
          </w:tcPr>
          <w:p w14:paraId="007481C8" w14:textId="77777777" w:rsidR="00006239" w:rsidRPr="00006239" w:rsidRDefault="00006239" w:rsidP="00006239">
            <w:pPr>
              <w:pStyle w:val="EngHang"/>
              <w:rPr>
                <w:szCs w:val="20"/>
              </w:rPr>
            </w:pPr>
            <w:r w:rsidRPr="00006239">
              <w:t>Pray to the Lord on our behalf,</w:t>
            </w:r>
          </w:p>
          <w:p w14:paraId="10A37CC6" w14:textId="77777777" w:rsidR="00006239" w:rsidRPr="00006239" w:rsidRDefault="00006239" w:rsidP="00006239">
            <w:pPr>
              <w:pStyle w:val="EngHang"/>
              <w:rPr>
                <w:szCs w:val="20"/>
              </w:rPr>
            </w:pPr>
            <w:r w:rsidRPr="00006239">
              <w:t>Saint James the Persian,</w:t>
            </w:r>
          </w:p>
          <w:p w14:paraId="6AF6645C" w14:textId="77777777" w:rsidR="00006239" w:rsidRPr="00006239" w:rsidRDefault="00006239" w:rsidP="00006239">
            <w:pPr>
              <w:pStyle w:val="EngHang"/>
              <w:rPr>
                <w:szCs w:val="20"/>
              </w:rPr>
            </w:pPr>
            <w:r w:rsidRPr="00006239">
              <w:t>Saint Sergius and Saint Bachus,</w:t>
            </w:r>
          </w:p>
          <w:p w14:paraId="09751E1D" w14:textId="77777777" w:rsidR="00006239" w:rsidRPr="00006239" w:rsidRDefault="00006239" w:rsidP="00006239">
            <w:pPr>
              <w:pStyle w:val="EngHangEnd"/>
              <w:rPr>
                <w:color w:val="auto"/>
                <w:szCs w:val="20"/>
              </w:rPr>
            </w:pPr>
            <w:r w:rsidRPr="00006239">
              <w:t>That He may forgive us our sins.</w:t>
            </w:r>
          </w:p>
        </w:tc>
        <w:tc>
          <w:tcPr>
            <w:tcW w:w="288" w:type="dxa"/>
          </w:tcPr>
          <w:p w14:paraId="6D1103FE" w14:textId="77777777" w:rsidR="00006239" w:rsidRDefault="00006239" w:rsidP="00B45901"/>
        </w:tc>
        <w:tc>
          <w:tcPr>
            <w:tcW w:w="288" w:type="dxa"/>
          </w:tcPr>
          <w:p w14:paraId="40D30FB9" w14:textId="77777777" w:rsidR="00006239" w:rsidRDefault="00006239" w:rsidP="00006239">
            <w:pPr>
              <w:pStyle w:val="CopticCross"/>
            </w:pPr>
          </w:p>
        </w:tc>
        <w:tc>
          <w:tcPr>
            <w:tcW w:w="3960" w:type="dxa"/>
          </w:tcPr>
          <w:p w14:paraId="7C0F0E23" w14:textId="77777777" w:rsidR="00EC5CBB" w:rsidRDefault="00EC5CBB" w:rsidP="00EC5CBB">
            <w:pPr>
              <w:pStyle w:val="CopticVersemulti-line"/>
            </w:pPr>
            <w:r w:rsidRPr="00EC5CBB">
              <w:t>Ⲧⲱⲃϩ ⲙ̀Ⲡⲟ̅ⲥ̅ ⲉϩ̀ⲣⲏⲓ ⲉϫⲱⲛ</w:t>
            </w:r>
          </w:p>
          <w:p w14:paraId="689E3E10" w14:textId="77777777" w:rsidR="00EC5CBB" w:rsidRDefault="00EC5CBB" w:rsidP="00EC5CBB">
            <w:pPr>
              <w:pStyle w:val="CopticVersemulti-line"/>
            </w:pPr>
            <w:r w:rsidRPr="00EC5CBB">
              <w:t>ⲁⲃⲃⲁ Ⲓⲁⲕⲱⲃⲟⲥ ⲡⲓϥⲉⲣⲥⲓⲥ</w:t>
            </w:r>
          </w:p>
          <w:p w14:paraId="19BFD4A4" w14:textId="77777777" w:rsidR="00EC5CBB" w:rsidRDefault="00EC5CBB" w:rsidP="00EC5CBB">
            <w:pPr>
              <w:pStyle w:val="CopticVersemulti-line"/>
            </w:pPr>
            <w:r w:rsidRPr="00EC5CBB">
              <w:t>ⲛⲉⲙ ⲡⲁⲅⲓⲟⲥ Ⲥⲉⲣⲅⲓⲟⲥ ⲛⲉⲙ Ⲃⲁⲭⲟⲥ</w:t>
            </w:r>
          </w:p>
          <w:p w14:paraId="6F4D4F79" w14:textId="77777777" w:rsidR="00006239" w:rsidRDefault="00EC5CBB" w:rsidP="00EC5CBB">
            <w:pPr>
              <w:pStyle w:val="CopticVerse"/>
            </w:pPr>
            <w:r w:rsidRPr="00EC5CBB">
              <w:t>ⲛ̀ⲧⲉϥⲭⲁ ⲛⲉⲛⲛⲟⲃⲓ ⲛⲁⲛ ⲉⲃⲟⲗ</w:t>
            </w:r>
            <w:r w:rsidR="000100FF">
              <w:t>.</w:t>
            </w:r>
          </w:p>
        </w:tc>
      </w:tr>
      <w:tr w:rsidR="00006239" w14:paraId="50061CAC" w14:textId="77777777" w:rsidTr="000100FF">
        <w:trPr>
          <w:cantSplit/>
          <w:jc w:val="center"/>
        </w:trPr>
        <w:tc>
          <w:tcPr>
            <w:tcW w:w="288" w:type="dxa"/>
          </w:tcPr>
          <w:p w14:paraId="799A387D" w14:textId="77777777" w:rsidR="00006239" w:rsidRDefault="000100FF" w:rsidP="00006239">
            <w:pPr>
              <w:pStyle w:val="CopticCross"/>
            </w:pPr>
            <w:r>
              <w:t>¿</w:t>
            </w:r>
          </w:p>
        </w:tc>
        <w:tc>
          <w:tcPr>
            <w:tcW w:w="3960" w:type="dxa"/>
          </w:tcPr>
          <w:p w14:paraId="2C75FEB6" w14:textId="77777777" w:rsidR="00006239" w:rsidRPr="00006239" w:rsidRDefault="00006239" w:rsidP="00006239">
            <w:pPr>
              <w:pStyle w:val="EngHang"/>
              <w:rPr>
                <w:szCs w:val="20"/>
              </w:rPr>
            </w:pPr>
            <w:r w:rsidRPr="00006239">
              <w:t>Pray to the Lord on our behalf,</w:t>
            </w:r>
          </w:p>
          <w:p w14:paraId="45B943CA" w14:textId="77777777" w:rsidR="00006239" w:rsidRPr="00006239" w:rsidRDefault="00A91873" w:rsidP="00006239">
            <w:pPr>
              <w:pStyle w:val="EngHang"/>
              <w:rPr>
                <w:szCs w:val="20"/>
              </w:rPr>
            </w:pPr>
            <w:r>
              <w:t>O struggle-bearers the martyrs,</w:t>
            </w:r>
          </w:p>
          <w:p w14:paraId="6F6A74A5" w14:textId="77777777" w:rsidR="00006239" w:rsidRPr="00006239" w:rsidRDefault="00006239" w:rsidP="00006239">
            <w:pPr>
              <w:pStyle w:val="EngHang"/>
              <w:rPr>
                <w:szCs w:val="20"/>
              </w:rPr>
            </w:pPr>
            <w:r w:rsidRPr="00006239">
              <w:t>Cosmas, his brothers and their mother,</w:t>
            </w:r>
          </w:p>
          <w:p w14:paraId="6209DD18" w14:textId="77777777" w:rsidR="00006239" w:rsidRPr="00006239" w:rsidRDefault="00006239" w:rsidP="00006239">
            <w:pPr>
              <w:pStyle w:val="EngHangEnd"/>
              <w:rPr>
                <w:color w:val="auto"/>
                <w:szCs w:val="20"/>
              </w:rPr>
            </w:pPr>
            <w:r w:rsidRPr="00006239">
              <w:t>That He may forgive us our sins.</w:t>
            </w:r>
          </w:p>
        </w:tc>
        <w:tc>
          <w:tcPr>
            <w:tcW w:w="288" w:type="dxa"/>
          </w:tcPr>
          <w:p w14:paraId="2F73C500" w14:textId="77777777" w:rsidR="00006239" w:rsidRDefault="00006239" w:rsidP="00B45901"/>
        </w:tc>
        <w:tc>
          <w:tcPr>
            <w:tcW w:w="288" w:type="dxa"/>
          </w:tcPr>
          <w:p w14:paraId="07595E54" w14:textId="77777777" w:rsidR="00006239" w:rsidRDefault="000100FF" w:rsidP="00006239">
            <w:pPr>
              <w:pStyle w:val="CopticCross"/>
            </w:pPr>
            <w:r>
              <w:t>¿</w:t>
            </w:r>
          </w:p>
        </w:tc>
        <w:tc>
          <w:tcPr>
            <w:tcW w:w="3960" w:type="dxa"/>
          </w:tcPr>
          <w:p w14:paraId="0A848161" w14:textId="77777777" w:rsidR="00EC5CBB" w:rsidRDefault="00EC5CBB" w:rsidP="00006239">
            <w:pPr>
              <w:pStyle w:val="CopticVersemulti-line"/>
            </w:pPr>
            <w:r w:rsidRPr="00EC5CBB">
              <w:t>Ⲧⲱⲃϩ ⲙ̀Ⲡⲟ̅ⲥ̅ ⲉϩ̀ⲣⲏⲓ ⲉϫⲱⲛ</w:t>
            </w:r>
          </w:p>
          <w:p w14:paraId="186416F2" w14:textId="77777777" w:rsidR="00EC5CBB" w:rsidRDefault="00EC5CBB" w:rsidP="00EC5CBB">
            <w:pPr>
              <w:pStyle w:val="CopticVersemulti-line"/>
            </w:pPr>
            <w:r w:rsidRPr="00EC5CBB">
              <w:t>ⲛⲓⲁⲑⲗⲟⲫⲟⲣⲟⲥ ⲙ̀⳥</w:t>
            </w:r>
          </w:p>
          <w:p w14:paraId="52D0F7F0" w14:textId="77777777" w:rsidR="00EC5CBB" w:rsidRDefault="00EC5CBB" w:rsidP="00EC5CBB">
            <w:pPr>
              <w:pStyle w:val="CopticVersemulti-line"/>
            </w:pPr>
            <w:r w:rsidRPr="00EC5CBB">
              <w:t>Ⲕⲟⲥⲙⲁ ⲛⲉⲙ ⲛⲉϥⲥ̀ⲛⲏⲟⲩ ⲛⲉⲙ ⲧⲟⲩⲙⲁⲩ</w:t>
            </w:r>
          </w:p>
          <w:p w14:paraId="35C48A9B" w14:textId="77777777" w:rsidR="00006239" w:rsidRDefault="00EC5CBB" w:rsidP="00EC5CBB">
            <w:pPr>
              <w:pStyle w:val="CopticVerse"/>
            </w:pPr>
            <w:r w:rsidRPr="00EC5CBB">
              <w:t>ⲛ̀ⲧⲉϥⲭⲁ ⲛⲉⲛⲛⲟⲃⲓ ⲛⲁⲛ ⲉⲃⲟⲗ</w:t>
            </w:r>
            <w:r w:rsidR="000100FF">
              <w:t>.</w:t>
            </w:r>
          </w:p>
        </w:tc>
      </w:tr>
      <w:tr w:rsidR="00006239" w14:paraId="450CD81B" w14:textId="77777777" w:rsidTr="000100FF">
        <w:trPr>
          <w:cantSplit/>
          <w:jc w:val="center"/>
        </w:trPr>
        <w:tc>
          <w:tcPr>
            <w:tcW w:w="288" w:type="dxa"/>
          </w:tcPr>
          <w:p w14:paraId="1586CD73" w14:textId="77777777" w:rsidR="00006239" w:rsidRDefault="00006239" w:rsidP="00006239">
            <w:pPr>
              <w:pStyle w:val="CopticCross"/>
            </w:pPr>
          </w:p>
        </w:tc>
        <w:tc>
          <w:tcPr>
            <w:tcW w:w="3960" w:type="dxa"/>
          </w:tcPr>
          <w:p w14:paraId="6F847BE2" w14:textId="77777777" w:rsidR="00006239" w:rsidRPr="00006239" w:rsidRDefault="00006239" w:rsidP="00006239">
            <w:pPr>
              <w:pStyle w:val="EngHang"/>
              <w:rPr>
                <w:szCs w:val="20"/>
              </w:rPr>
            </w:pPr>
            <w:r w:rsidRPr="00006239">
              <w:t>Pray to the Lord on our behalf,</w:t>
            </w:r>
          </w:p>
          <w:p w14:paraId="48917567" w14:textId="77777777" w:rsidR="00006239" w:rsidRPr="00006239" w:rsidRDefault="00006239" w:rsidP="00006239">
            <w:pPr>
              <w:pStyle w:val="EngHang"/>
              <w:rPr>
                <w:szCs w:val="20"/>
              </w:rPr>
            </w:pPr>
            <w:r w:rsidRPr="00006239">
              <w:t>Abba Cyrus and his brother John,</w:t>
            </w:r>
          </w:p>
          <w:p w14:paraId="0F51C444" w14:textId="77777777" w:rsidR="00006239" w:rsidRPr="00006239" w:rsidRDefault="00006239" w:rsidP="00006239">
            <w:pPr>
              <w:pStyle w:val="EngHang"/>
              <w:rPr>
                <w:szCs w:val="20"/>
              </w:rPr>
            </w:pPr>
            <w:r w:rsidRPr="00006239">
              <w:t>And Barbara and Juliana,</w:t>
            </w:r>
          </w:p>
          <w:p w14:paraId="4EE321FE" w14:textId="77777777" w:rsidR="00006239" w:rsidRPr="00006239" w:rsidRDefault="00006239" w:rsidP="00006239">
            <w:pPr>
              <w:pStyle w:val="EngHangEnd"/>
              <w:rPr>
                <w:color w:val="auto"/>
                <w:szCs w:val="20"/>
              </w:rPr>
            </w:pPr>
            <w:r w:rsidRPr="00006239">
              <w:t>That He may forgive us our sins.</w:t>
            </w:r>
          </w:p>
        </w:tc>
        <w:tc>
          <w:tcPr>
            <w:tcW w:w="288" w:type="dxa"/>
          </w:tcPr>
          <w:p w14:paraId="7A9BFD70" w14:textId="77777777" w:rsidR="00006239" w:rsidRPr="00FC3604" w:rsidRDefault="00006239" w:rsidP="00B45901"/>
        </w:tc>
        <w:tc>
          <w:tcPr>
            <w:tcW w:w="288" w:type="dxa"/>
          </w:tcPr>
          <w:p w14:paraId="4D56AEAB" w14:textId="77777777" w:rsidR="00006239" w:rsidRPr="00FC3604" w:rsidRDefault="00006239" w:rsidP="00006239">
            <w:pPr>
              <w:pStyle w:val="CopticCross"/>
            </w:pPr>
          </w:p>
        </w:tc>
        <w:tc>
          <w:tcPr>
            <w:tcW w:w="3960" w:type="dxa"/>
          </w:tcPr>
          <w:p w14:paraId="1177AF10" w14:textId="77777777" w:rsidR="00EC5CBB" w:rsidRPr="00FC3604" w:rsidRDefault="00EC5CBB" w:rsidP="00EC5CBB">
            <w:pPr>
              <w:pStyle w:val="CopticVersemulti-line"/>
            </w:pPr>
            <w:commentRangeStart w:id="279"/>
            <w:r w:rsidRPr="00FC3604">
              <w:t>Ⲧⲱⲃϩ ⲙ̀Ⲡⲟ̅ⲥ̅ ⲉϩ̀ⲣⲏⲓ ⲉϫⲱⲛ</w:t>
            </w:r>
          </w:p>
          <w:p w14:paraId="3783C397" w14:textId="77777777" w:rsidR="00EC5CBB" w:rsidRPr="00FC3604" w:rsidRDefault="00EC5CBB" w:rsidP="00EC5CBB">
            <w:pPr>
              <w:pStyle w:val="CopticVersemulti-line"/>
            </w:pPr>
            <w:r w:rsidRPr="00FC3604">
              <w:t>ⲁⲡⲁ Ⲕⲓⲣ ⲛⲉⲙ Ⲓⲱ̅ⲁ̅ ⲡⲉϥⲥⲟⲛ</w:t>
            </w:r>
          </w:p>
          <w:p w14:paraId="54F35C55" w14:textId="77777777" w:rsidR="00EC5CBB" w:rsidRPr="00FC3604" w:rsidRDefault="00EC5CBB" w:rsidP="00EC5CBB">
            <w:pPr>
              <w:pStyle w:val="CopticVersemulti-line"/>
            </w:pPr>
            <w:r w:rsidRPr="00FC3604">
              <w:t>ⲛⲉⲙ Ⲃⲁⲣⲃⲁⲣⲁ ⲛⲉⲙ Ⲓⲟⲩⲗⲓⲁⲛⲏ ⲛⲉⲙ Ⲧⲩⲙⲓⲁⲛⲏ</w:t>
            </w:r>
          </w:p>
          <w:p w14:paraId="172A18F9" w14:textId="77777777" w:rsidR="00006239" w:rsidRPr="00FC3604" w:rsidRDefault="00EC5CBB" w:rsidP="00EC5CBB">
            <w:pPr>
              <w:pStyle w:val="CopticVerse"/>
            </w:pPr>
            <w:r w:rsidRPr="00FC3604">
              <w:t>ⲛ̀ⲧⲉϥⲭⲁ ⲛⲉⲛⲛⲟⲃⲓ ⲛⲁⲛ ⲉⲃⲟⲗ</w:t>
            </w:r>
            <w:r w:rsidR="000100FF" w:rsidRPr="00FC3604">
              <w:t>.</w:t>
            </w:r>
            <w:commentRangeEnd w:id="279"/>
            <w:r w:rsidR="00FC3604">
              <w:rPr>
                <w:rStyle w:val="CommentReference"/>
                <w:rFonts w:ascii="Garamond" w:hAnsi="Garamond" w:cstheme="minorBidi"/>
                <w:noProof w:val="0"/>
                <w:lang w:val="en-CA"/>
              </w:rPr>
              <w:commentReference w:id="279"/>
            </w:r>
          </w:p>
        </w:tc>
      </w:tr>
      <w:tr w:rsidR="00006239" w14:paraId="54E80730" w14:textId="77777777" w:rsidTr="000100FF">
        <w:trPr>
          <w:cantSplit/>
          <w:jc w:val="center"/>
        </w:trPr>
        <w:tc>
          <w:tcPr>
            <w:tcW w:w="288" w:type="dxa"/>
          </w:tcPr>
          <w:p w14:paraId="18CB60DF" w14:textId="77777777" w:rsidR="00006239" w:rsidRDefault="000100FF" w:rsidP="00006239">
            <w:pPr>
              <w:pStyle w:val="CopticCross"/>
            </w:pPr>
            <w:r>
              <w:lastRenderedPageBreak/>
              <w:t>¿</w:t>
            </w:r>
          </w:p>
        </w:tc>
        <w:tc>
          <w:tcPr>
            <w:tcW w:w="3960" w:type="dxa"/>
          </w:tcPr>
          <w:p w14:paraId="4D50156A" w14:textId="77777777" w:rsidR="00006239" w:rsidRPr="00006239" w:rsidRDefault="00006239" w:rsidP="00006239">
            <w:pPr>
              <w:pStyle w:val="EngHang"/>
              <w:rPr>
                <w:szCs w:val="20"/>
              </w:rPr>
            </w:pPr>
            <w:r w:rsidRPr="00006239">
              <w:t>Pray to the Lord on our behalf,</w:t>
            </w:r>
          </w:p>
          <w:p w14:paraId="14526B83" w14:textId="77777777" w:rsidR="00006239" w:rsidRPr="00006239" w:rsidRDefault="00A91873" w:rsidP="00006239">
            <w:pPr>
              <w:pStyle w:val="EngHang"/>
              <w:rPr>
                <w:szCs w:val="20"/>
              </w:rPr>
            </w:pPr>
            <w:r>
              <w:t>O struggle-bearers the martyrs,</w:t>
            </w:r>
          </w:p>
          <w:p w14:paraId="38F33890" w14:textId="77777777" w:rsidR="00006239" w:rsidRPr="00006239" w:rsidRDefault="00006239" w:rsidP="00006239">
            <w:pPr>
              <w:pStyle w:val="EngHang"/>
              <w:rPr>
                <w:szCs w:val="20"/>
              </w:rPr>
            </w:pPr>
            <w:r w:rsidRPr="00006239">
              <w:t>Master Apatir and his sister Era-ee,</w:t>
            </w:r>
          </w:p>
          <w:p w14:paraId="65CDBA16" w14:textId="77777777" w:rsidR="00006239" w:rsidRPr="00006239" w:rsidRDefault="00006239" w:rsidP="00006239">
            <w:pPr>
              <w:pStyle w:val="EngHangEnd"/>
            </w:pPr>
            <w:r w:rsidRPr="00006239">
              <w:t>That He may forgive us our sins.</w:t>
            </w:r>
          </w:p>
        </w:tc>
        <w:tc>
          <w:tcPr>
            <w:tcW w:w="288" w:type="dxa"/>
          </w:tcPr>
          <w:p w14:paraId="2068CCAA" w14:textId="77777777" w:rsidR="00006239" w:rsidRDefault="00006239" w:rsidP="00B45901"/>
        </w:tc>
        <w:tc>
          <w:tcPr>
            <w:tcW w:w="288" w:type="dxa"/>
          </w:tcPr>
          <w:p w14:paraId="6F805418" w14:textId="77777777" w:rsidR="00006239" w:rsidRDefault="000100FF" w:rsidP="00006239">
            <w:pPr>
              <w:pStyle w:val="CopticCross"/>
            </w:pPr>
            <w:r>
              <w:t>¿</w:t>
            </w:r>
          </w:p>
        </w:tc>
        <w:tc>
          <w:tcPr>
            <w:tcW w:w="3960" w:type="dxa"/>
          </w:tcPr>
          <w:p w14:paraId="292721B8" w14:textId="77777777" w:rsidR="00EC5CBB" w:rsidRDefault="00EC5CBB" w:rsidP="00006239">
            <w:pPr>
              <w:pStyle w:val="CopticVersemulti-line"/>
            </w:pPr>
            <w:r w:rsidRPr="00EC5CBB">
              <w:t>Ⲧⲱⲃϩ ⲙ̀Ⲡⲟ̅ⲥ̅ ⲉϩ̀ⲣⲏⲓ ⲉϫⲱⲛ</w:t>
            </w:r>
          </w:p>
          <w:p w14:paraId="5D455334" w14:textId="77777777" w:rsidR="00EC5CBB" w:rsidRDefault="00EC5CBB" w:rsidP="00EC5CBB">
            <w:pPr>
              <w:pStyle w:val="CopticVersemulti-line"/>
            </w:pPr>
            <w:r w:rsidRPr="00EC5CBB">
              <w:t>ⲛⲓⲁⲑⲗⲟⲫⲟⲣⲟⲥ ⲙ̀⳥</w:t>
            </w:r>
          </w:p>
          <w:p w14:paraId="4795D70B" w14:textId="77777777" w:rsidR="00EC5CBB" w:rsidRDefault="00EC5CBB" w:rsidP="00EC5CBB">
            <w:pPr>
              <w:pStyle w:val="CopticVersemulti-line"/>
            </w:pPr>
            <w:r w:rsidRPr="00EC5CBB">
              <w:t xml:space="preserve">ⲕⲩⲣⲓ Ⲁⲡⲁⲧⲏⲣ ⲛⲉⲙ Ⲏⲣⲁⲏ ⲧⲉϥⲥⲱⲛⲓ </w:t>
            </w:r>
          </w:p>
          <w:p w14:paraId="5A67A313" w14:textId="77777777" w:rsidR="00006239" w:rsidRDefault="00EC5CBB" w:rsidP="00EC5CBB">
            <w:pPr>
              <w:pStyle w:val="CopticVerse"/>
            </w:pPr>
            <w:r w:rsidRPr="00EC5CBB">
              <w:t>ⲛ̀ⲧⲉϥⲭⲁ ⲛⲉⲛⲛⲟⲃⲓ ⲛⲁⲛ ⲉⲃⲟⲗ</w:t>
            </w:r>
            <w:r w:rsidR="000100FF">
              <w:t>.</w:t>
            </w:r>
          </w:p>
        </w:tc>
      </w:tr>
      <w:tr w:rsidR="00006239" w14:paraId="6FE35488" w14:textId="77777777" w:rsidTr="000100FF">
        <w:trPr>
          <w:cantSplit/>
          <w:jc w:val="center"/>
        </w:trPr>
        <w:tc>
          <w:tcPr>
            <w:tcW w:w="288" w:type="dxa"/>
          </w:tcPr>
          <w:p w14:paraId="64689CDE" w14:textId="77777777" w:rsidR="00006239" w:rsidRDefault="00006239" w:rsidP="00006239">
            <w:pPr>
              <w:pStyle w:val="CopticCross"/>
            </w:pPr>
          </w:p>
        </w:tc>
        <w:tc>
          <w:tcPr>
            <w:tcW w:w="3960" w:type="dxa"/>
          </w:tcPr>
          <w:p w14:paraId="1C56E816" w14:textId="77777777" w:rsidR="00006239" w:rsidRPr="00006239" w:rsidRDefault="00006239" w:rsidP="00006239">
            <w:pPr>
              <w:pStyle w:val="EngHang"/>
              <w:rPr>
                <w:szCs w:val="20"/>
              </w:rPr>
            </w:pPr>
            <w:r w:rsidRPr="00006239">
              <w:t>Pray to the Lord on our behalf,</w:t>
            </w:r>
          </w:p>
          <w:p w14:paraId="4D125BFF" w14:textId="77777777" w:rsidR="00006239" w:rsidRPr="00006239" w:rsidRDefault="00A91873" w:rsidP="00006239">
            <w:pPr>
              <w:pStyle w:val="EngHang"/>
              <w:rPr>
                <w:szCs w:val="20"/>
              </w:rPr>
            </w:pPr>
            <w:r>
              <w:t>O struggle-bearers the martyrs,</w:t>
            </w:r>
          </w:p>
          <w:p w14:paraId="546034D4" w14:textId="77777777" w:rsidR="00006239" w:rsidRPr="00006239" w:rsidRDefault="00006239" w:rsidP="00006239">
            <w:pPr>
              <w:pStyle w:val="EngHang"/>
              <w:rPr>
                <w:szCs w:val="20"/>
              </w:rPr>
            </w:pPr>
            <w:r w:rsidRPr="00006239">
              <w:t>Julius and those who were with him,</w:t>
            </w:r>
          </w:p>
          <w:p w14:paraId="09D79823" w14:textId="77777777" w:rsidR="00006239" w:rsidRPr="00006239" w:rsidRDefault="00006239" w:rsidP="00006239">
            <w:pPr>
              <w:pStyle w:val="EngHangEnd"/>
            </w:pPr>
            <w:r w:rsidRPr="00006239">
              <w:t>That He may forgive us our sins.</w:t>
            </w:r>
          </w:p>
        </w:tc>
        <w:tc>
          <w:tcPr>
            <w:tcW w:w="288" w:type="dxa"/>
          </w:tcPr>
          <w:p w14:paraId="2EF43881" w14:textId="77777777" w:rsidR="00006239" w:rsidRDefault="00006239" w:rsidP="00B45901"/>
        </w:tc>
        <w:tc>
          <w:tcPr>
            <w:tcW w:w="288" w:type="dxa"/>
          </w:tcPr>
          <w:p w14:paraId="6A2872C5" w14:textId="77777777" w:rsidR="00006239" w:rsidRDefault="00006239" w:rsidP="00006239">
            <w:pPr>
              <w:pStyle w:val="CopticCross"/>
            </w:pPr>
          </w:p>
        </w:tc>
        <w:tc>
          <w:tcPr>
            <w:tcW w:w="3960" w:type="dxa"/>
          </w:tcPr>
          <w:p w14:paraId="2CC7DB77" w14:textId="77777777" w:rsidR="00EC5CBB" w:rsidRDefault="00EC5CBB" w:rsidP="00EC5CBB">
            <w:pPr>
              <w:pStyle w:val="CopticVersemulti-line"/>
            </w:pPr>
            <w:r>
              <w:t>Ⲧⲱⲃϩ ⲙ̀Ⲡⲟ̅ⲥ̅ ⲉϩ̀ⲣⲏⲓ ⲉϫⲱⲛ</w:t>
            </w:r>
          </w:p>
          <w:p w14:paraId="0A3B2D4A" w14:textId="77777777" w:rsidR="00EC5CBB" w:rsidRDefault="00EC5CBB" w:rsidP="00EC5CBB">
            <w:pPr>
              <w:pStyle w:val="CopticVersemulti-line"/>
            </w:pPr>
            <w:r>
              <w:t>ⲛⲓⲁⲑⲗⲟⲫⲟⲣⲟⲥ ⲙ̀⳥</w:t>
            </w:r>
          </w:p>
          <w:p w14:paraId="1B45272F" w14:textId="77777777" w:rsidR="00EC5CBB" w:rsidRDefault="00EC5CBB" w:rsidP="00EC5CBB">
            <w:pPr>
              <w:pStyle w:val="CopticVersemulti-line"/>
            </w:pPr>
            <w:r>
              <w:t>Ⲓⲟⲩⲗⲓⲟⲥ ⲛⲉⲙ ⲛⲏⲉⲑⲛⲉⲙⲁϥ</w:t>
            </w:r>
          </w:p>
          <w:p w14:paraId="46FCEB7F" w14:textId="77777777" w:rsidR="00006239" w:rsidRDefault="00EC5CBB" w:rsidP="00EC5CBB">
            <w:pPr>
              <w:pStyle w:val="CopticVerse"/>
            </w:pPr>
            <w:r>
              <w:t>ⲛ̀ⲧⲉϥⲭⲁ ⲛⲉⲛⲛⲟⲃⲓ ⲛⲁⲛ ⲉⲃⲟ</w:t>
            </w:r>
            <w:r w:rsidRPr="00EC5CBB">
              <w:t>ⲗ</w:t>
            </w:r>
            <w:r w:rsidR="000100FF">
              <w:t>.</w:t>
            </w:r>
          </w:p>
        </w:tc>
      </w:tr>
      <w:tr w:rsidR="00006239" w14:paraId="165695F7" w14:textId="77777777" w:rsidTr="000100FF">
        <w:trPr>
          <w:cantSplit/>
          <w:jc w:val="center"/>
        </w:trPr>
        <w:tc>
          <w:tcPr>
            <w:tcW w:w="288" w:type="dxa"/>
          </w:tcPr>
          <w:p w14:paraId="7F2EC6BC" w14:textId="77777777" w:rsidR="00006239" w:rsidRDefault="000100FF" w:rsidP="00006239">
            <w:pPr>
              <w:pStyle w:val="CopticCross"/>
            </w:pPr>
            <w:r>
              <w:t>¿</w:t>
            </w:r>
          </w:p>
        </w:tc>
        <w:tc>
          <w:tcPr>
            <w:tcW w:w="3960" w:type="dxa"/>
          </w:tcPr>
          <w:p w14:paraId="408B18B4" w14:textId="77777777" w:rsidR="00006239" w:rsidRPr="00006239" w:rsidRDefault="00006239" w:rsidP="00006239">
            <w:pPr>
              <w:pStyle w:val="EngHang"/>
              <w:rPr>
                <w:szCs w:val="20"/>
              </w:rPr>
            </w:pPr>
            <w:r w:rsidRPr="00006239">
              <w:t>Pray to the Lord on our behalf,</w:t>
            </w:r>
          </w:p>
          <w:p w14:paraId="333F755A" w14:textId="77777777" w:rsidR="00006239" w:rsidRPr="00006239" w:rsidRDefault="00A91873" w:rsidP="00006239">
            <w:pPr>
              <w:pStyle w:val="EngHang"/>
              <w:rPr>
                <w:szCs w:val="20"/>
              </w:rPr>
            </w:pPr>
            <w:r>
              <w:t>O struggle-bearers the martyrs,</w:t>
            </w:r>
            <w:r w:rsidR="00006239" w:rsidRPr="00006239">
              <w:t xml:space="preserve"> </w:t>
            </w:r>
          </w:p>
          <w:p w14:paraId="2485CDDF" w14:textId="77777777" w:rsidR="00006239" w:rsidRPr="00006239" w:rsidRDefault="00006239" w:rsidP="00006239">
            <w:pPr>
              <w:pStyle w:val="EngHang"/>
              <w:rPr>
                <w:szCs w:val="20"/>
              </w:rPr>
            </w:pPr>
            <w:r w:rsidRPr="00006239">
              <w:t>Mari Pahnam and his sister Sarah,</w:t>
            </w:r>
          </w:p>
          <w:p w14:paraId="3C37A520" w14:textId="77777777" w:rsidR="00006239" w:rsidRPr="00006239" w:rsidRDefault="00006239" w:rsidP="00006239">
            <w:pPr>
              <w:pStyle w:val="EngHangEnd"/>
              <w:rPr>
                <w:color w:val="auto"/>
                <w:szCs w:val="20"/>
              </w:rPr>
            </w:pPr>
            <w:r w:rsidRPr="00006239">
              <w:t>That He may forgive us our sins.</w:t>
            </w:r>
          </w:p>
        </w:tc>
        <w:tc>
          <w:tcPr>
            <w:tcW w:w="288" w:type="dxa"/>
          </w:tcPr>
          <w:p w14:paraId="3DC6908C" w14:textId="77777777" w:rsidR="00006239" w:rsidRDefault="00006239" w:rsidP="00B45901"/>
        </w:tc>
        <w:tc>
          <w:tcPr>
            <w:tcW w:w="288" w:type="dxa"/>
          </w:tcPr>
          <w:p w14:paraId="05A40F1F" w14:textId="77777777" w:rsidR="00006239" w:rsidRDefault="000100FF" w:rsidP="00006239">
            <w:pPr>
              <w:pStyle w:val="CopticCross"/>
            </w:pPr>
            <w:r>
              <w:t>¿</w:t>
            </w:r>
          </w:p>
        </w:tc>
        <w:tc>
          <w:tcPr>
            <w:tcW w:w="3960" w:type="dxa"/>
          </w:tcPr>
          <w:p w14:paraId="01E4DDF3" w14:textId="77777777" w:rsidR="00EC5CBB" w:rsidRDefault="00EC5CBB" w:rsidP="00EC5CBB">
            <w:pPr>
              <w:pStyle w:val="CopticVersemulti-line"/>
            </w:pPr>
            <w:r w:rsidRPr="00EC5CBB">
              <w:t>Ⲧⲱⲃϩ ⲙ̀Ⲡⲟ̅ⲥ̅ ⲉϩ̀ⲣⲏⲓ</w:t>
            </w:r>
            <w:r>
              <w:t xml:space="preserve"> </w:t>
            </w:r>
            <w:r w:rsidRPr="00EC5CBB">
              <w:t>ⲉϫⲱⲛ</w:t>
            </w:r>
          </w:p>
          <w:p w14:paraId="442363E8" w14:textId="77777777" w:rsidR="00EC5CBB" w:rsidRDefault="00EC5CBB" w:rsidP="00EC5CBB">
            <w:pPr>
              <w:pStyle w:val="CopticVersemulti-line"/>
            </w:pPr>
            <w:r w:rsidRPr="00EC5CBB">
              <w:t>ⲛⲓⲁⲑⲗⲟⲫⲟⲣⲟⲥ ⲙ̀⳥</w:t>
            </w:r>
          </w:p>
          <w:p w14:paraId="1CBC90B4" w14:textId="77777777" w:rsidR="00EC5CBB" w:rsidRDefault="00EC5CBB" w:rsidP="00EC5CBB">
            <w:pPr>
              <w:pStyle w:val="CopticVersemulti-line"/>
            </w:pPr>
            <w:r w:rsidRPr="00EC5CBB">
              <w:t xml:space="preserve">ⲙⲁⲣⲓ ⲡⲁϩⲛⲁⲙ ⲛⲉⲙ Ⲥⲁⲣⲣⲁ ⲧⲉϥⲥⲱⲛⲓ </w:t>
            </w:r>
          </w:p>
          <w:p w14:paraId="09081692" w14:textId="77777777" w:rsidR="00006239" w:rsidRDefault="00EC5CBB" w:rsidP="00EC5CBB">
            <w:pPr>
              <w:pStyle w:val="CopticVerse"/>
            </w:pPr>
            <w:r w:rsidRPr="00EC5CBB">
              <w:t>ⲛ̀ⲧⲉϥⲭⲁ ⲛⲉⲛⲛⲟⲃⲓ ⲛⲁⲛ ⲉⲃⲟⲗ</w:t>
            </w:r>
            <w:r w:rsidR="000100FF">
              <w:t>.</w:t>
            </w:r>
          </w:p>
        </w:tc>
      </w:tr>
      <w:tr w:rsidR="00006239" w14:paraId="71C4720E" w14:textId="77777777" w:rsidTr="000100FF">
        <w:trPr>
          <w:cantSplit/>
          <w:jc w:val="center"/>
        </w:trPr>
        <w:tc>
          <w:tcPr>
            <w:tcW w:w="288" w:type="dxa"/>
          </w:tcPr>
          <w:p w14:paraId="12C3DDAE" w14:textId="77777777" w:rsidR="00006239" w:rsidRDefault="00006239" w:rsidP="00006239">
            <w:pPr>
              <w:pStyle w:val="CopticCross"/>
            </w:pPr>
          </w:p>
        </w:tc>
        <w:tc>
          <w:tcPr>
            <w:tcW w:w="3960" w:type="dxa"/>
          </w:tcPr>
          <w:p w14:paraId="7F1C117B" w14:textId="77777777" w:rsidR="00006239" w:rsidRPr="00006239" w:rsidRDefault="00006239" w:rsidP="00006239">
            <w:pPr>
              <w:pStyle w:val="EngHang"/>
              <w:rPr>
                <w:szCs w:val="20"/>
              </w:rPr>
            </w:pPr>
            <w:r w:rsidRPr="00006239">
              <w:t>Pray to the Lord on our behalf,</w:t>
            </w:r>
          </w:p>
          <w:p w14:paraId="72D7A181" w14:textId="77777777" w:rsidR="00006239" w:rsidRPr="00006239" w:rsidRDefault="00006239" w:rsidP="00006239">
            <w:pPr>
              <w:pStyle w:val="EngHang"/>
              <w:rPr>
                <w:szCs w:val="20"/>
              </w:rPr>
            </w:pPr>
            <w:r w:rsidRPr="00006239">
              <w:t>Abba Sarapamon the Bishop,</w:t>
            </w:r>
          </w:p>
          <w:p w14:paraId="555BBB96" w14:textId="77777777" w:rsidR="00006239" w:rsidRPr="00006239" w:rsidRDefault="00006239" w:rsidP="00006239">
            <w:pPr>
              <w:pStyle w:val="EngHang"/>
              <w:rPr>
                <w:szCs w:val="20"/>
              </w:rPr>
            </w:pPr>
            <w:r w:rsidRPr="00006239">
              <w:t>Psati and Gallinikos,</w:t>
            </w:r>
          </w:p>
          <w:p w14:paraId="3B384EB9" w14:textId="77777777" w:rsidR="00006239" w:rsidRPr="00006239" w:rsidRDefault="00006239" w:rsidP="00006239">
            <w:pPr>
              <w:pStyle w:val="EngHangEnd"/>
              <w:rPr>
                <w:color w:val="auto"/>
                <w:szCs w:val="20"/>
              </w:rPr>
            </w:pPr>
            <w:r w:rsidRPr="00006239">
              <w:t>That He may forgive us our sins.</w:t>
            </w:r>
          </w:p>
        </w:tc>
        <w:tc>
          <w:tcPr>
            <w:tcW w:w="288" w:type="dxa"/>
          </w:tcPr>
          <w:p w14:paraId="7A30D1E4" w14:textId="77777777" w:rsidR="00006239" w:rsidRDefault="00006239" w:rsidP="00B45901"/>
        </w:tc>
        <w:tc>
          <w:tcPr>
            <w:tcW w:w="288" w:type="dxa"/>
          </w:tcPr>
          <w:p w14:paraId="3DF10AFE" w14:textId="77777777" w:rsidR="00006239" w:rsidRDefault="00006239" w:rsidP="00006239">
            <w:pPr>
              <w:pStyle w:val="CopticCross"/>
            </w:pPr>
          </w:p>
        </w:tc>
        <w:tc>
          <w:tcPr>
            <w:tcW w:w="3960" w:type="dxa"/>
          </w:tcPr>
          <w:p w14:paraId="633F9327" w14:textId="77777777" w:rsidR="00EC5CBB" w:rsidRDefault="00EC5CBB" w:rsidP="00EC5CBB">
            <w:pPr>
              <w:pStyle w:val="CopticVersemulti-line"/>
            </w:pPr>
            <w:r w:rsidRPr="00EC5CBB">
              <w:t>Ⲧⲱⲃϩ ⲙ̀Ⲡⲟ̅ⲥ̅ ⲉϩ̀ⲣⲏⲓ ⲉϫⲱⲛ</w:t>
            </w:r>
          </w:p>
          <w:p w14:paraId="18FD3A0E" w14:textId="77777777" w:rsidR="00EC5CBB" w:rsidRDefault="00EC5CBB" w:rsidP="00EC5CBB">
            <w:pPr>
              <w:pStyle w:val="CopticVersemulti-line"/>
            </w:pPr>
            <w:r w:rsidRPr="00EC5CBB">
              <w:t>ⲁⲃⲃⲁ Ⲥⲁⲣⲁⲡⲁⲙⲱⲛ ⲡⲓⲉⲡⲓⲥⲕⲟⲡⲟⲥ</w:t>
            </w:r>
          </w:p>
          <w:p w14:paraId="45A8DA5E" w14:textId="77777777" w:rsidR="00EC5CBB" w:rsidRDefault="00EC5CBB" w:rsidP="00EC5CBB">
            <w:pPr>
              <w:pStyle w:val="CopticVersemulti-line"/>
            </w:pPr>
            <w:r w:rsidRPr="00EC5CBB">
              <w:t>ⲛⲉⲙ Ⲯⲁⲧⲉ ⲛⲉⲙ Ⲅⲁⲗⲗⲓⲛⲓⲕⲟⲥ</w:t>
            </w:r>
          </w:p>
          <w:p w14:paraId="79CE1339" w14:textId="77777777" w:rsidR="00006239" w:rsidRDefault="00EC5CBB" w:rsidP="00EC5CBB">
            <w:pPr>
              <w:pStyle w:val="CopticVerse"/>
            </w:pPr>
            <w:r w:rsidRPr="00EC5CBB">
              <w:t>ⲛ̀ⲧⲉϥⲭⲁ ⲛⲉⲛⲛⲟⲃⲓ ⲛⲁⲛ ⲉⲃⲟⲗ</w:t>
            </w:r>
            <w:r w:rsidR="000100FF">
              <w:t>.</w:t>
            </w:r>
          </w:p>
        </w:tc>
      </w:tr>
      <w:tr w:rsidR="00006239" w14:paraId="4CB8134C" w14:textId="77777777" w:rsidTr="000100FF">
        <w:trPr>
          <w:cantSplit/>
          <w:jc w:val="center"/>
        </w:trPr>
        <w:tc>
          <w:tcPr>
            <w:tcW w:w="288" w:type="dxa"/>
          </w:tcPr>
          <w:p w14:paraId="18588923" w14:textId="77777777" w:rsidR="00006239" w:rsidRDefault="000100FF" w:rsidP="00006239">
            <w:pPr>
              <w:pStyle w:val="CopticCross"/>
            </w:pPr>
            <w:r>
              <w:t>¿</w:t>
            </w:r>
          </w:p>
        </w:tc>
        <w:tc>
          <w:tcPr>
            <w:tcW w:w="3960" w:type="dxa"/>
          </w:tcPr>
          <w:p w14:paraId="1791B58C" w14:textId="77777777" w:rsidR="00006239" w:rsidRPr="00006239" w:rsidRDefault="00006239" w:rsidP="00006239">
            <w:pPr>
              <w:pStyle w:val="EngHang"/>
              <w:rPr>
                <w:szCs w:val="20"/>
              </w:rPr>
            </w:pPr>
            <w:r w:rsidRPr="00006239">
              <w:t>Pray to the Lord on our behalf,</w:t>
            </w:r>
          </w:p>
          <w:p w14:paraId="4BEE6751" w14:textId="77777777" w:rsidR="00006239" w:rsidRPr="00006239" w:rsidRDefault="00A91873" w:rsidP="00006239">
            <w:pPr>
              <w:pStyle w:val="EngHang"/>
              <w:rPr>
                <w:szCs w:val="20"/>
              </w:rPr>
            </w:pPr>
            <w:r>
              <w:t>O struggle-bearers the martyrs,</w:t>
            </w:r>
          </w:p>
          <w:p w14:paraId="13FE75C1" w14:textId="77777777" w:rsidR="00006239" w:rsidRPr="00006239" w:rsidRDefault="00006239" w:rsidP="00006239">
            <w:pPr>
              <w:pStyle w:val="EngHang"/>
              <w:rPr>
                <w:szCs w:val="20"/>
              </w:rPr>
            </w:pPr>
            <w:r w:rsidRPr="00006239">
              <w:t>The Forty Saints of Sebastia,</w:t>
            </w:r>
          </w:p>
          <w:p w14:paraId="23F83319" w14:textId="77777777" w:rsidR="00006239" w:rsidRPr="00006239" w:rsidRDefault="00006239" w:rsidP="00006239">
            <w:pPr>
              <w:pStyle w:val="EngHangEnd"/>
              <w:rPr>
                <w:color w:val="auto"/>
                <w:szCs w:val="20"/>
              </w:rPr>
            </w:pPr>
            <w:r w:rsidRPr="00006239">
              <w:t>That He may forgive us our sins.</w:t>
            </w:r>
          </w:p>
        </w:tc>
        <w:tc>
          <w:tcPr>
            <w:tcW w:w="288" w:type="dxa"/>
          </w:tcPr>
          <w:p w14:paraId="03CD1296" w14:textId="77777777" w:rsidR="00006239" w:rsidRDefault="00006239" w:rsidP="00B45901"/>
        </w:tc>
        <w:tc>
          <w:tcPr>
            <w:tcW w:w="288" w:type="dxa"/>
          </w:tcPr>
          <w:p w14:paraId="6D4EC96C" w14:textId="77777777" w:rsidR="00006239" w:rsidRDefault="000100FF" w:rsidP="00006239">
            <w:pPr>
              <w:pStyle w:val="CopticCross"/>
            </w:pPr>
            <w:r>
              <w:t>¿</w:t>
            </w:r>
          </w:p>
        </w:tc>
        <w:tc>
          <w:tcPr>
            <w:tcW w:w="3960" w:type="dxa"/>
          </w:tcPr>
          <w:p w14:paraId="029238A3" w14:textId="77777777" w:rsidR="000100FF" w:rsidRDefault="00EC5CBB" w:rsidP="00EC5CBB">
            <w:pPr>
              <w:pStyle w:val="CopticVersemulti-line"/>
            </w:pPr>
            <w:r>
              <w:t>Ⲧⲱⲃϩ ⲙ̀Ⲡⲟ̅ⲥ̅ ⲉϩ̀ⲣⲏⲓ ⲉϫⲱⲛ</w:t>
            </w:r>
          </w:p>
          <w:p w14:paraId="3E937731" w14:textId="77777777" w:rsidR="000100FF" w:rsidRDefault="00EC5CBB" w:rsidP="00EC5CBB">
            <w:pPr>
              <w:pStyle w:val="CopticVersemulti-line"/>
            </w:pPr>
            <w:r>
              <w:t xml:space="preserve"> ⲛⲓⲁⲑⲗⲟⲫⲟⲣⲟⲥ ⲙ̀⳥</w:t>
            </w:r>
          </w:p>
          <w:p w14:paraId="3A507290" w14:textId="77777777" w:rsidR="00EC5CBB" w:rsidRDefault="00EC5CBB" w:rsidP="00EC5CBB">
            <w:pPr>
              <w:pStyle w:val="CopticVersemulti-line"/>
            </w:pPr>
            <w:r>
              <w:t>ⲡⲓϩ̀ⲙⲉ ⲉ̅ⲑ̅ⲩ ⲛ̀ⲧⲉ Ⲥⲉⲃⲁⲥⲧⲉ</w:t>
            </w:r>
          </w:p>
          <w:p w14:paraId="3B47CE09" w14:textId="77777777" w:rsidR="00006239" w:rsidRDefault="00EC5CBB" w:rsidP="000100FF">
            <w:pPr>
              <w:pStyle w:val="CopticVerse"/>
            </w:pPr>
            <w:r>
              <w:t>ⲛ̀ⲧⲉϥⲭⲁ ⲛⲉⲛⲛⲟⲃⲓ ⲛⲁⲛ ⲉⲃⲟⲗ</w:t>
            </w:r>
            <w:r w:rsidR="000100FF">
              <w:t>.</w:t>
            </w:r>
          </w:p>
        </w:tc>
      </w:tr>
      <w:tr w:rsidR="00006239" w14:paraId="07BD9F43" w14:textId="77777777" w:rsidTr="000100FF">
        <w:trPr>
          <w:cantSplit/>
          <w:jc w:val="center"/>
        </w:trPr>
        <w:tc>
          <w:tcPr>
            <w:tcW w:w="288" w:type="dxa"/>
          </w:tcPr>
          <w:p w14:paraId="4CC93741" w14:textId="77777777" w:rsidR="00006239" w:rsidRDefault="00006239" w:rsidP="00006239">
            <w:pPr>
              <w:pStyle w:val="CopticCross"/>
            </w:pPr>
          </w:p>
        </w:tc>
        <w:tc>
          <w:tcPr>
            <w:tcW w:w="3960" w:type="dxa"/>
          </w:tcPr>
          <w:p w14:paraId="5E59A0FD" w14:textId="77777777" w:rsidR="00006239" w:rsidRPr="00006239" w:rsidRDefault="00006239" w:rsidP="00006239">
            <w:pPr>
              <w:pStyle w:val="EngHang"/>
              <w:rPr>
                <w:szCs w:val="20"/>
              </w:rPr>
            </w:pPr>
            <w:r w:rsidRPr="00006239">
              <w:t>Pray to the Lord on our behalf,</w:t>
            </w:r>
          </w:p>
          <w:p w14:paraId="2F81E4B9" w14:textId="77777777" w:rsidR="00006239" w:rsidRPr="00006239" w:rsidRDefault="00006239" w:rsidP="00006239">
            <w:pPr>
              <w:pStyle w:val="EngHang"/>
              <w:rPr>
                <w:szCs w:val="20"/>
              </w:rPr>
            </w:pPr>
            <w:r w:rsidRPr="00006239">
              <w:t>Abba Piro and Athom,</w:t>
            </w:r>
          </w:p>
          <w:p w14:paraId="25306CBE" w14:textId="77777777" w:rsidR="00006239" w:rsidRPr="00006239" w:rsidRDefault="00006239" w:rsidP="00006239">
            <w:pPr>
              <w:pStyle w:val="EngHang"/>
              <w:rPr>
                <w:szCs w:val="20"/>
              </w:rPr>
            </w:pPr>
            <w:r w:rsidRPr="00006239">
              <w:t>And John and Simeon,</w:t>
            </w:r>
          </w:p>
          <w:p w14:paraId="4DC87F34" w14:textId="77777777" w:rsidR="00006239" w:rsidRPr="00006239" w:rsidRDefault="00006239" w:rsidP="00006239">
            <w:pPr>
              <w:pStyle w:val="EngHangEnd"/>
              <w:rPr>
                <w:color w:val="auto"/>
                <w:szCs w:val="20"/>
              </w:rPr>
            </w:pPr>
            <w:r w:rsidRPr="00006239">
              <w:t>That He may forgive us our sins.</w:t>
            </w:r>
          </w:p>
        </w:tc>
        <w:tc>
          <w:tcPr>
            <w:tcW w:w="288" w:type="dxa"/>
          </w:tcPr>
          <w:p w14:paraId="1FC4C0FD" w14:textId="77777777" w:rsidR="00006239" w:rsidRDefault="00006239" w:rsidP="00B45901"/>
        </w:tc>
        <w:tc>
          <w:tcPr>
            <w:tcW w:w="288" w:type="dxa"/>
          </w:tcPr>
          <w:p w14:paraId="5A2C6E3E" w14:textId="77777777" w:rsidR="00006239" w:rsidRDefault="00006239" w:rsidP="00006239">
            <w:pPr>
              <w:pStyle w:val="CopticCross"/>
            </w:pPr>
          </w:p>
        </w:tc>
        <w:tc>
          <w:tcPr>
            <w:tcW w:w="3960" w:type="dxa"/>
          </w:tcPr>
          <w:p w14:paraId="758E3389" w14:textId="77777777" w:rsidR="000100FF" w:rsidRDefault="00EC5CBB" w:rsidP="000100FF">
            <w:pPr>
              <w:pStyle w:val="CopticVersemulti-line"/>
            </w:pPr>
            <w:r w:rsidRPr="00EC5CBB">
              <w:t>Ⲧⲱⲃϩ ⲙ̀Ⲡⲟ̅ⲥ̅ ⲉϩ̀ⲣⲏⲓ ⲉϫⲱⲛ</w:t>
            </w:r>
          </w:p>
          <w:p w14:paraId="6B5C0800" w14:textId="77777777" w:rsidR="000100FF" w:rsidRDefault="00EC5CBB" w:rsidP="000100FF">
            <w:pPr>
              <w:pStyle w:val="CopticVersemulti-line"/>
            </w:pPr>
            <w:r w:rsidRPr="00EC5CBB">
              <w:t>ⲁⲃⲃⲁ Ⲡⲓⲣⲱⲟⲩ ⲛⲉⲙ Ⲁⲑⲱⲙ</w:t>
            </w:r>
          </w:p>
          <w:p w14:paraId="44ABE44E" w14:textId="77777777" w:rsidR="000100FF" w:rsidRDefault="00EC5CBB" w:rsidP="000100FF">
            <w:pPr>
              <w:pStyle w:val="CopticVersemulti-line"/>
            </w:pPr>
            <w:r w:rsidRPr="00EC5CBB">
              <w:t>ⲛⲉⲙ Ⲓⲱ̅ⲁ̅ ⲛⲉⲙ Ⲥⲩⲙⲉⲱⲛ</w:t>
            </w:r>
          </w:p>
          <w:p w14:paraId="11626B5E" w14:textId="77777777" w:rsidR="00006239" w:rsidRDefault="00EC5CBB" w:rsidP="000100FF">
            <w:pPr>
              <w:pStyle w:val="CopticVerse"/>
            </w:pPr>
            <w:r w:rsidRPr="00EC5CBB">
              <w:t>ⲛ̀ⲧⲉϥⲭⲁ ⲛⲉⲛⲛⲟⲃⲓ ⲛⲁⲛ ⲉⲃⲟⲗ</w:t>
            </w:r>
            <w:r w:rsidR="000100FF">
              <w:t>.</w:t>
            </w:r>
          </w:p>
        </w:tc>
      </w:tr>
      <w:tr w:rsidR="00006239" w14:paraId="214125C7" w14:textId="77777777" w:rsidTr="000100FF">
        <w:trPr>
          <w:cantSplit/>
          <w:jc w:val="center"/>
        </w:trPr>
        <w:tc>
          <w:tcPr>
            <w:tcW w:w="288" w:type="dxa"/>
          </w:tcPr>
          <w:p w14:paraId="109383F7" w14:textId="77777777" w:rsidR="00006239" w:rsidRDefault="000100FF" w:rsidP="00006239">
            <w:pPr>
              <w:pStyle w:val="CopticCross"/>
            </w:pPr>
            <w:r>
              <w:lastRenderedPageBreak/>
              <w:t>¿</w:t>
            </w:r>
          </w:p>
        </w:tc>
        <w:tc>
          <w:tcPr>
            <w:tcW w:w="3960" w:type="dxa"/>
          </w:tcPr>
          <w:p w14:paraId="063A5E2B" w14:textId="77777777" w:rsidR="00006239" w:rsidRPr="00006239" w:rsidRDefault="00006239" w:rsidP="00006239">
            <w:pPr>
              <w:pStyle w:val="EngHang"/>
              <w:rPr>
                <w:szCs w:val="20"/>
              </w:rPr>
            </w:pPr>
            <w:r w:rsidRPr="00006239">
              <w:t>Pray to the Lord on our behalf,</w:t>
            </w:r>
          </w:p>
          <w:p w14:paraId="083B5D62" w14:textId="77777777" w:rsidR="00006239" w:rsidRPr="00006239" w:rsidRDefault="00A91873" w:rsidP="00006239">
            <w:pPr>
              <w:pStyle w:val="EngHang"/>
              <w:rPr>
                <w:szCs w:val="20"/>
              </w:rPr>
            </w:pPr>
            <w:r>
              <w:t>O struggle-bearers the martyrs,</w:t>
            </w:r>
          </w:p>
          <w:p w14:paraId="687A3032" w14:textId="77777777" w:rsidR="00006239" w:rsidRPr="00006239" w:rsidRDefault="00006239" w:rsidP="00006239">
            <w:pPr>
              <w:pStyle w:val="EngHang"/>
              <w:rPr>
                <w:szCs w:val="20"/>
              </w:rPr>
            </w:pPr>
            <w:r w:rsidRPr="00006239">
              <w:t>Abba Epshoi and his friend Peter,</w:t>
            </w:r>
          </w:p>
          <w:p w14:paraId="3297E5D3" w14:textId="77777777" w:rsidR="00006239" w:rsidRPr="00006239" w:rsidRDefault="00006239" w:rsidP="00006239">
            <w:pPr>
              <w:pStyle w:val="EngHangEnd"/>
            </w:pPr>
            <w:r w:rsidRPr="00006239">
              <w:t>That He may forgive us our sins.</w:t>
            </w:r>
          </w:p>
        </w:tc>
        <w:tc>
          <w:tcPr>
            <w:tcW w:w="288" w:type="dxa"/>
          </w:tcPr>
          <w:p w14:paraId="0858AC91" w14:textId="77777777" w:rsidR="00006239" w:rsidRDefault="00006239" w:rsidP="00B45901"/>
        </w:tc>
        <w:tc>
          <w:tcPr>
            <w:tcW w:w="288" w:type="dxa"/>
          </w:tcPr>
          <w:p w14:paraId="4CE0F324" w14:textId="77777777" w:rsidR="00006239" w:rsidRDefault="000100FF" w:rsidP="00006239">
            <w:pPr>
              <w:pStyle w:val="CopticCross"/>
            </w:pPr>
            <w:r>
              <w:t>¿</w:t>
            </w:r>
          </w:p>
        </w:tc>
        <w:tc>
          <w:tcPr>
            <w:tcW w:w="3960" w:type="dxa"/>
          </w:tcPr>
          <w:p w14:paraId="6CDC9C51" w14:textId="77777777" w:rsidR="000100FF" w:rsidRDefault="00EC5CBB" w:rsidP="00006239">
            <w:pPr>
              <w:pStyle w:val="CopticVersemulti-line"/>
            </w:pPr>
            <w:r w:rsidRPr="00EC5CBB">
              <w:t>Ⲧⲱⲃϩ ⲙ̀Ⲡⲟ̅ⲥ̅ ⲉϩ̀ⲣⲏⲓ ⲉϫⲱⲛ</w:t>
            </w:r>
          </w:p>
          <w:p w14:paraId="6665D35F" w14:textId="77777777" w:rsidR="000100FF" w:rsidRDefault="00EC5CBB" w:rsidP="00006239">
            <w:pPr>
              <w:pStyle w:val="CopticVersemulti-line"/>
            </w:pPr>
            <w:r w:rsidRPr="00EC5CBB">
              <w:t>ⲛⲓⲁⲑⲗⲟⲫⲟⲣⲟⲥ ⲙ̀⳥</w:t>
            </w:r>
          </w:p>
          <w:p w14:paraId="6B6ADEC4" w14:textId="77777777" w:rsidR="000100FF" w:rsidRDefault="00EC5CBB" w:rsidP="00006239">
            <w:pPr>
              <w:pStyle w:val="CopticVersemulti-line"/>
            </w:pPr>
            <w:r w:rsidRPr="00EC5CBB">
              <w:t xml:space="preserve">ⲁⲡⲁ Ⲡϣⲱⲓ ⲛⲉⲙ ⲡⲉϥϣ̀ⲫⲏⲣ Ⲡⲉⲧⲣⲟⲥ </w:t>
            </w:r>
          </w:p>
          <w:p w14:paraId="7DF0FDAF" w14:textId="77777777" w:rsidR="00006239" w:rsidRDefault="00EC5CBB" w:rsidP="000100FF">
            <w:pPr>
              <w:pStyle w:val="CopticVerse"/>
            </w:pPr>
            <w:r w:rsidRPr="00EC5CBB">
              <w:t>ⲛ̀ⲧⲉϥⲭⲁ ⲛⲉⲛⲛⲟⲃⲓ ⲛⲁⲛ ⲉⲃⲟⲗ</w:t>
            </w:r>
            <w:r w:rsidR="000100FF">
              <w:t>.</w:t>
            </w:r>
          </w:p>
        </w:tc>
      </w:tr>
      <w:tr w:rsidR="00006239" w14:paraId="644FCBE4" w14:textId="77777777" w:rsidTr="000100FF">
        <w:trPr>
          <w:cantSplit/>
          <w:jc w:val="center"/>
        </w:trPr>
        <w:tc>
          <w:tcPr>
            <w:tcW w:w="288" w:type="dxa"/>
          </w:tcPr>
          <w:p w14:paraId="5B52F8DE" w14:textId="77777777" w:rsidR="00006239" w:rsidRDefault="00006239" w:rsidP="00006239">
            <w:pPr>
              <w:pStyle w:val="CopticCross"/>
            </w:pPr>
          </w:p>
        </w:tc>
        <w:tc>
          <w:tcPr>
            <w:tcW w:w="3960" w:type="dxa"/>
          </w:tcPr>
          <w:p w14:paraId="1922319F" w14:textId="77777777" w:rsidR="00006239" w:rsidRPr="00006239" w:rsidRDefault="00006239" w:rsidP="00006239">
            <w:pPr>
              <w:pStyle w:val="EngHang"/>
              <w:rPr>
                <w:szCs w:val="20"/>
              </w:rPr>
            </w:pPr>
            <w:r w:rsidRPr="00006239">
              <w:t>Pray to the Lord on our behalf,</w:t>
            </w:r>
          </w:p>
          <w:p w14:paraId="4FD6537D" w14:textId="77777777" w:rsidR="00006239" w:rsidRPr="00006239" w:rsidRDefault="00006239" w:rsidP="00006239">
            <w:pPr>
              <w:pStyle w:val="EngHang"/>
              <w:rPr>
                <w:szCs w:val="20"/>
              </w:rPr>
            </w:pPr>
            <w:r w:rsidRPr="00006239">
              <w:t>Abba Eklog the priest,</w:t>
            </w:r>
          </w:p>
          <w:p w14:paraId="6C4DBB1F" w14:textId="77777777" w:rsidR="00006239" w:rsidRPr="00006239" w:rsidRDefault="00006239" w:rsidP="00006239">
            <w:pPr>
              <w:pStyle w:val="EngHang"/>
              <w:rPr>
                <w:szCs w:val="20"/>
              </w:rPr>
            </w:pPr>
            <w:r w:rsidRPr="00006239">
              <w:t>Abba Epgol and Abba Kav,</w:t>
            </w:r>
          </w:p>
          <w:p w14:paraId="7D1096DC" w14:textId="77777777" w:rsidR="00006239" w:rsidRPr="00006239" w:rsidRDefault="00006239" w:rsidP="00006239">
            <w:pPr>
              <w:pStyle w:val="EngHangEnd"/>
              <w:rPr>
                <w:color w:val="auto"/>
                <w:szCs w:val="20"/>
              </w:rPr>
            </w:pPr>
            <w:r w:rsidRPr="00006239">
              <w:t>That He may forgive us our sins.</w:t>
            </w:r>
          </w:p>
        </w:tc>
        <w:tc>
          <w:tcPr>
            <w:tcW w:w="288" w:type="dxa"/>
          </w:tcPr>
          <w:p w14:paraId="007866D8" w14:textId="77777777" w:rsidR="00006239" w:rsidRDefault="00006239" w:rsidP="00B45901"/>
        </w:tc>
        <w:tc>
          <w:tcPr>
            <w:tcW w:w="288" w:type="dxa"/>
          </w:tcPr>
          <w:p w14:paraId="260E15C2" w14:textId="77777777" w:rsidR="00006239" w:rsidRDefault="00006239" w:rsidP="00006239">
            <w:pPr>
              <w:pStyle w:val="CopticCross"/>
            </w:pPr>
          </w:p>
        </w:tc>
        <w:tc>
          <w:tcPr>
            <w:tcW w:w="3960" w:type="dxa"/>
          </w:tcPr>
          <w:p w14:paraId="05656A2E" w14:textId="77777777" w:rsidR="000100FF" w:rsidRDefault="00EC5CBB" w:rsidP="000100FF">
            <w:pPr>
              <w:pStyle w:val="CopticVersemulti-line"/>
            </w:pPr>
            <w:r w:rsidRPr="00EC5CBB">
              <w:t>Ⲧⲱⲃϩ ⲙ̀Ⲡⲟ̅ⲥ̅ ⲉϩ̀ⲣⲏⲓ ⲉϫⲱⲛ</w:t>
            </w:r>
          </w:p>
          <w:p w14:paraId="1EA71641" w14:textId="77777777" w:rsidR="000100FF" w:rsidRDefault="00EC5CBB" w:rsidP="000100FF">
            <w:pPr>
              <w:pStyle w:val="CopticVersemulti-line"/>
            </w:pPr>
            <w:r w:rsidRPr="00EC5CBB">
              <w:t>ⲁⲡⲁ Ⲕⲗⲟϫ ⲡⲓⲡⲣⲉⲥⲃⲩⲧⲉⲣⲟⲥ</w:t>
            </w:r>
          </w:p>
          <w:p w14:paraId="0B0D8BE7" w14:textId="77777777" w:rsidR="000100FF" w:rsidRDefault="00EC5CBB" w:rsidP="000100FF">
            <w:pPr>
              <w:pStyle w:val="CopticVersemulti-line"/>
            </w:pPr>
            <w:r w:rsidRPr="00EC5CBB">
              <w:t xml:space="preserve">ⲛⲉⲙ ⲁⲡⲁ Ⲡϫⲟⲗ ⲛⲉⲙ ⲁⲡⲁ Ⲕⲁⲩ </w:t>
            </w:r>
          </w:p>
          <w:p w14:paraId="21BCD54E" w14:textId="77777777" w:rsidR="00006239" w:rsidRDefault="00EC5CBB" w:rsidP="000100FF">
            <w:pPr>
              <w:pStyle w:val="CopticVerse"/>
            </w:pPr>
            <w:r w:rsidRPr="00EC5CBB">
              <w:t>ⲛ̀ⲧⲉϥⲭⲁ ⲛⲉⲛⲛⲟⲃⲓ ⲛⲁⲛ ⲉⲃⲟⲗ</w:t>
            </w:r>
            <w:r w:rsidR="000100FF">
              <w:t>.</w:t>
            </w:r>
          </w:p>
        </w:tc>
      </w:tr>
      <w:tr w:rsidR="00006239" w14:paraId="64DFB184" w14:textId="77777777" w:rsidTr="000100FF">
        <w:trPr>
          <w:cantSplit/>
          <w:jc w:val="center"/>
        </w:trPr>
        <w:tc>
          <w:tcPr>
            <w:tcW w:w="288" w:type="dxa"/>
          </w:tcPr>
          <w:p w14:paraId="644DD503" w14:textId="77777777" w:rsidR="00006239" w:rsidRDefault="000100FF" w:rsidP="00006239">
            <w:pPr>
              <w:pStyle w:val="CopticCross"/>
            </w:pPr>
            <w:r>
              <w:t>¿</w:t>
            </w:r>
          </w:p>
        </w:tc>
        <w:tc>
          <w:tcPr>
            <w:tcW w:w="3960" w:type="dxa"/>
          </w:tcPr>
          <w:p w14:paraId="18F1BAE5" w14:textId="77777777" w:rsidR="00006239" w:rsidRPr="00006239" w:rsidRDefault="00006239" w:rsidP="00006239">
            <w:pPr>
              <w:pStyle w:val="EngHang"/>
              <w:rPr>
                <w:szCs w:val="20"/>
              </w:rPr>
            </w:pPr>
            <w:r w:rsidRPr="00006239">
              <w:t>Pray to the Lord on our behalf,</w:t>
            </w:r>
          </w:p>
          <w:p w14:paraId="0C9B9EC3" w14:textId="77777777" w:rsidR="00006239" w:rsidRPr="00006239" w:rsidRDefault="00006239" w:rsidP="00006239">
            <w:pPr>
              <w:pStyle w:val="EngHang"/>
              <w:rPr>
                <w:szCs w:val="20"/>
              </w:rPr>
            </w:pPr>
            <w:r w:rsidRPr="00006239">
              <w:t>Abba John of Heraclia,</w:t>
            </w:r>
          </w:p>
          <w:p w14:paraId="492661D3" w14:textId="77777777" w:rsidR="00006239" w:rsidRPr="00006239" w:rsidRDefault="00006239" w:rsidP="00006239">
            <w:pPr>
              <w:pStyle w:val="EngHang"/>
              <w:rPr>
                <w:szCs w:val="20"/>
              </w:rPr>
            </w:pPr>
            <w:r w:rsidRPr="00006239">
              <w:t>Master Piphamon and Pistavros,</w:t>
            </w:r>
          </w:p>
          <w:p w14:paraId="6083C453" w14:textId="77777777" w:rsidR="00006239" w:rsidRPr="00006239" w:rsidRDefault="00006239" w:rsidP="00006239">
            <w:pPr>
              <w:pStyle w:val="EngHangEnd"/>
            </w:pPr>
            <w:r w:rsidRPr="00006239">
              <w:t>That He may forgive us our sins.</w:t>
            </w:r>
          </w:p>
        </w:tc>
        <w:tc>
          <w:tcPr>
            <w:tcW w:w="288" w:type="dxa"/>
          </w:tcPr>
          <w:p w14:paraId="3A0F9AD7" w14:textId="77777777" w:rsidR="00006239" w:rsidRDefault="00006239" w:rsidP="00B45901"/>
        </w:tc>
        <w:tc>
          <w:tcPr>
            <w:tcW w:w="288" w:type="dxa"/>
          </w:tcPr>
          <w:p w14:paraId="03B3F929" w14:textId="77777777" w:rsidR="00006239" w:rsidRDefault="000100FF" w:rsidP="00006239">
            <w:pPr>
              <w:pStyle w:val="CopticCross"/>
            </w:pPr>
            <w:r>
              <w:t>¿</w:t>
            </w:r>
          </w:p>
        </w:tc>
        <w:tc>
          <w:tcPr>
            <w:tcW w:w="3960" w:type="dxa"/>
          </w:tcPr>
          <w:p w14:paraId="2A6A3F36" w14:textId="77777777" w:rsidR="000100FF" w:rsidRDefault="00EC5CBB" w:rsidP="00006239">
            <w:pPr>
              <w:pStyle w:val="CopticVersemulti-line"/>
            </w:pPr>
            <w:r w:rsidRPr="00EC5CBB">
              <w:t>Ⲧⲱⲃϩ ⲙ̀Ⲡⲟ̅ⲥ̅ ⲉϩ̀ⲣⲏⲓ ⲉϫⲱⲛ</w:t>
            </w:r>
          </w:p>
          <w:p w14:paraId="4907BFA0" w14:textId="77777777" w:rsidR="000100FF" w:rsidRDefault="00EC5CBB" w:rsidP="000100FF">
            <w:pPr>
              <w:pStyle w:val="CopticVersemulti-line"/>
            </w:pPr>
            <w:r w:rsidRPr="00EC5CBB">
              <w:t>ⲁⲡⲁ Ⲓⲱ̅ⲁ̅ ⲡⲓⲣⲉⲙϩⲁⲣⲁⲕⲗⲓⲁ</w:t>
            </w:r>
          </w:p>
          <w:p w14:paraId="494F4221" w14:textId="77777777" w:rsidR="000100FF" w:rsidRDefault="00EC5CBB" w:rsidP="000100FF">
            <w:pPr>
              <w:pStyle w:val="CopticVersemulti-line"/>
            </w:pPr>
            <w:r w:rsidRPr="00EC5CBB">
              <w:t xml:space="preserve">ⲛⲉⲙ ⲕⲩⲣⲓ Ⲡⲓⲫⲁⲙⲱⲛ ⲛⲉⲙ Ⲡⲓⲥⲧⲁⲩⲣⲟⲥ </w:t>
            </w:r>
          </w:p>
          <w:p w14:paraId="00A8C023" w14:textId="77777777" w:rsidR="00006239" w:rsidRDefault="00EC5CBB" w:rsidP="000100FF">
            <w:pPr>
              <w:pStyle w:val="CopticVerse"/>
            </w:pPr>
            <w:r w:rsidRPr="00EC5CBB">
              <w:t>ⲛ̀ⲧⲉϥⲭⲁ ⲛⲉⲛⲛⲟⲃⲓ ⲛⲁⲛ ⲉⲃⲟⲗ</w:t>
            </w:r>
            <w:r w:rsidR="000100FF">
              <w:t>.</w:t>
            </w:r>
          </w:p>
        </w:tc>
      </w:tr>
      <w:tr w:rsidR="00006239" w14:paraId="211DEC8F" w14:textId="77777777" w:rsidTr="000100FF">
        <w:trPr>
          <w:cantSplit/>
          <w:jc w:val="center"/>
        </w:trPr>
        <w:tc>
          <w:tcPr>
            <w:tcW w:w="288" w:type="dxa"/>
          </w:tcPr>
          <w:p w14:paraId="74A9F4A3" w14:textId="77777777" w:rsidR="00006239" w:rsidRDefault="00006239" w:rsidP="00006239">
            <w:pPr>
              <w:pStyle w:val="CopticCross"/>
            </w:pPr>
          </w:p>
        </w:tc>
        <w:tc>
          <w:tcPr>
            <w:tcW w:w="3960" w:type="dxa"/>
          </w:tcPr>
          <w:p w14:paraId="371AF4CC" w14:textId="77777777" w:rsidR="00006239" w:rsidRPr="00006239" w:rsidRDefault="00006239" w:rsidP="00006239">
            <w:pPr>
              <w:pStyle w:val="EngHang"/>
              <w:rPr>
                <w:szCs w:val="20"/>
              </w:rPr>
            </w:pPr>
            <w:r w:rsidRPr="00006239">
              <w:t>Pray to the Lord on our behalf,</w:t>
            </w:r>
          </w:p>
          <w:p w14:paraId="202DF906" w14:textId="77777777" w:rsidR="00006239" w:rsidRPr="00006239" w:rsidRDefault="00006239" w:rsidP="00006239">
            <w:pPr>
              <w:pStyle w:val="EngHang"/>
              <w:rPr>
                <w:szCs w:val="20"/>
              </w:rPr>
            </w:pPr>
            <w:r w:rsidRPr="00006239">
              <w:t>Isidore and Panteleon,</w:t>
            </w:r>
          </w:p>
          <w:p w14:paraId="1EB71686" w14:textId="77777777" w:rsidR="00006239" w:rsidRPr="00006239" w:rsidRDefault="00006239" w:rsidP="00006239">
            <w:pPr>
              <w:pStyle w:val="EngHang"/>
              <w:rPr>
                <w:szCs w:val="20"/>
              </w:rPr>
            </w:pPr>
            <w:r w:rsidRPr="00006239">
              <w:t>Sophia and Euphemia,</w:t>
            </w:r>
          </w:p>
          <w:p w14:paraId="70E7E71F" w14:textId="77777777" w:rsidR="00006239" w:rsidRPr="00006239" w:rsidRDefault="00006239" w:rsidP="00006239">
            <w:pPr>
              <w:pStyle w:val="EngHangEnd"/>
              <w:rPr>
                <w:color w:val="auto"/>
                <w:szCs w:val="20"/>
              </w:rPr>
            </w:pPr>
            <w:r w:rsidRPr="00006239">
              <w:t>That He may forgive us our sins.</w:t>
            </w:r>
          </w:p>
        </w:tc>
        <w:tc>
          <w:tcPr>
            <w:tcW w:w="288" w:type="dxa"/>
          </w:tcPr>
          <w:p w14:paraId="0B9A854E" w14:textId="77777777" w:rsidR="00006239" w:rsidRDefault="00006239" w:rsidP="00B45901"/>
        </w:tc>
        <w:tc>
          <w:tcPr>
            <w:tcW w:w="288" w:type="dxa"/>
          </w:tcPr>
          <w:p w14:paraId="41F8AA52" w14:textId="77777777" w:rsidR="00006239" w:rsidRDefault="00006239" w:rsidP="00006239">
            <w:pPr>
              <w:pStyle w:val="CopticCross"/>
            </w:pPr>
          </w:p>
        </w:tc>
        <w:tc>
          <w:tcPr>
            <w:tcW w:w="3960" w:type="dxa"/>
          </w:tcPr>
          <w:p w14:paraId="7BAAF356" w14:textId="77777777" w:rsidR="000100FF" w:rsidRDefault="00EC5CBB" w:rsidP="000100FF">
            <w:pPr>
              <w:pStyle w:val="CopticVersemulti-line"/>
            </w:pPr>
            <w:r w:rsidRPr="00EC5CBB">
              <w:t>Ⲧⲱⲃϩ ⲙ̀Ⲡⲟ̅ⲥ̅ ⲉϩ̀ⲣⲏⲓ ⲉϫⲱⲛ</w:t>
            </w:r>
          </w:p>
          <w:p w14:paraId="68462B7E" w14:textId="77777777" w:rsidR="000100FF" w:rsidRDefault="00EC5CBB" w:rsidP="000100FF">
            <w:pPr>
              <w:pStyle w:val="CopticVersemulti-line"/>
            </w:pPr>
            <w:r w:rsidRPr="00EC5CBB">
              <w:t>Ⲏⲥⲱⲇⲟⲣⲟⲥ ⲛⲉⲙ Ⲡⲁⲛⲧⲉⲗⲉⲟⲛ</w:t>
            </w:r>
          </w:p>
          <w:p w14:paraId="66FF6759" w14:textId="77777777" w:rsidR="000100FF" w:rsidRDefault="00EC5CBB" w:rsidP="000100FF">
            <w:pPr>
              <w:pStyle w:val="CopticVersemulti-line"/>
            </w:pPr>
            <w:r w:rsidRPr="00EC5CBB">
              <w:t>Ⲥⲟⲫⲓⲁ ⲛⲉⲙ Ⲉⲩⲫⲟⲙⲓⲁ</w:t>
            </w:r>
          </w:p>
          <w:p w14:paraId="6F2CB4B8" w14:textId="77777777" w:rsidR="00006239" w:rsidRDefault="00EC5CBB" w:rsidP="000100FF">
            <w:pPr>
              <w:pStyle w:val="CopticVerse"/>
            </w:pPr>
            <w:r w:rsidRPr="00EC5CBB">
              <w:t>ⲛ̀ⲧⲉϥⲭⲁ ⲛⲉⲛⲛⲟⲃⲓ ⲛⲁⲛ ⲉⲃⲟⲗ</w:t>
            </w:r>
            <w:r w:rsidR="000100FF">
              <w:t>.</w:t>
            </w:r>
          </w:p>
        </w:tc>
      </w:tr>
      <w:tr w:rsidR="00006239" w14:paraId="3332134C" w14:textId="77777777" w:rsidTr="000100FF">
        <w:trPr>
          <w:cantSplit/>
          <w:jc w:val="center"/>
        </w:trPr>
        <w:tc>
          <w:tcPr>
            <w:tcW w:w="288" w:type="dxa"/>
          </w:tcPr>
          <w:p w14:paraId="1408EB37" w14:textId="77777777" w:rsidR="00006239" w:rsidRDefault="000100FF" w:rsidP="00006239">
            <w:pPr>
              <w:pStyle w:val="CopticCross"/>
            </w:pPr>
            <w:r>
              <w:t>¿</w:t>
            </w:r>
          </w:p>
        </w:tc>
        <w:tc>
          <w:tcPr>
            <w:tcW w:w="3960" w:type="dxa"/>
          </w:tcPr>
          <w:p w14:paraId="35345879" w14:textId="77777777" w:rsidR="00006239" w:rsidRPr="00006239" w:rsidRDefault="00006239" w:rsidP="00006239">
            <w:pPr>
              <w:pStyle w:val="EngHang"/>
              <w:rPr>
                <w:szCs w:val="20"/>
              </w:rPr>
            </w:pPr>
            <w:r w:rsidRPr="00006239">
              <w:t>Pray to the Lord on our behalf,</w:t>
            </w:r>
          </w:p>
          <w:p w14:paraId="3432FC57" w14:textId="77777777" w:rsidR="00006239" w:rsidRPr="00006239" w:rsidRDefault="00006239" w:rsidP="00006239">
            <w:pPr>
              <w:pStyle w:val="EngHang"/>
              <w:rPr>
                <w:szCs w:val="20"/>
              </w:rPr>
            </w:pPr>
            <w:r w:rsidRPr="00006239">
              <w:t>Master Apanoub and Ptolomeos,</w:t>
            </w:r>
          </w:p>
          <w:p w14:paraId="23075C0A" w14:textId="77777777" w:rsidR="00006239" w:rsidRPr="00006239" w:rsidRDefault="00006239" w:rsidP="00006239">
            <w:pPr>
              <w:pStyle w:val="EngHang"/>
              <w:rPr>
                <w:szCs w:val="20"/>
              </w:rPr>
            </w:pPr>
            <w:r w:rsidRPr="00006239">
              <w:t>Apakragon and Sousennius,</w:t>
            </w:r>
          </w:p>
          <w:p w14:paraId="6C62BB94" w14:textId="77777777" w:rsidR="00006239" w:rsidRPr="00006239" w:rsidRDefault="00006239" w:rsidP="00006239">
            <w:pPr>
              <w:pStyle w:val="EngHangEnd"/>
              <w:rPr>
                <w:color w:val="auto"/>
                <w:szCs w:val="20"/>
              </w:rPr>
            </w:pPr>
            <w:r w:rsidRPr="00006239">
              <w:t>That He may forgive us our sins.</w:t>
            </w:r>
          </w:p>
        </w:tc>
        <w:tc>
          <w:tcPr>
            <w:tcW w:w="288" w:type="dxa"/>
          </w:tcPr>
          <w:p w14:paraId="22C315B4" w14:textId="77777777" w:rsidR="00006239" w:rsidRDefault="00006239" w:rsidP="00B45901"/>
        </w:tc>
        <w:tc>
          <w:tcPr>
            <w:tcW w:w="288" w:type="dxa"/>
          </w:tcPr>
          <w:p w14:paraId="31245476" w14:textId="77777777" w:rsidR="00006239" w:rsidRDefault="000100FF" w:rsidP="00006239">
            <w:pPr>
              <w:pStyle w:val="CopticCross"/>
            </w:pPr>
            <w:r>
              <w:t>¿</w:t>
            </w:r>
          </w:p>
        </w:tc>
        <w:tc>
          <w:tcPr>
            <w:tcW w:w="3960" w:type="dxa"/>
          </w:tcPr>
          <w:p w14:paraId="59C903F0" w14:textId="77777777" w:rsidR="000100FF" w:rsidRDefault="00EC5CBB" w:rsidP="000100FF">
            <w:pPr>
              <w:pStyle w:val="CopticVersemulti-line"/>
            </w:pPr>
            <w:r w:rsidRPr="00EC5CBB">
              <w:t>Ⲧⲱⲃϩ ⲙ̀Ⲡⲟ̅ⲥ̅ ⲉϩ̀ⲣⲏⲓ ⲉϫⲱⲛ</w:t>
            </w:r>
          </w:p>
          <w:p w14:paraId="0FA8FC8F" w14:textId="77777777" w:rsidR="000100FF" w:rsidRDefault="00EC5CBB" w:rsidP="000100FF">
            <w:pPr>
              <w:pStyle w:val="CopticVersemulti-line"/>
            </w:pPr>
            <w:r w:rsidRPr="00EC5CBB">
              <w:t>ⲕⲩⲣⲓ ⲁⲡⲁⲛⲟⲩⲃ ⲛⲉⲙ Ⲡⲑⲗⲟⲙⲉⲟⲥ</w:t>
            </w:r>
          </w:p>
          <w:p w14:paraId="60EDC2C7" w14:textId="77777777" w:rsidR="000100FF" w:rsidRDefault="00EC5CBB" w:rsidP="000100FF">
            <w:pPr>
              <w:pStyle w:val="CopticVersemulti-line"/>
            </w:pPr>
            <w:r w:rsidRPr="00EC5CBB">
              <w:t xml:space="preserve">ⲛⲉⲙ ⲁⲡⲁ Ⲕⲣⲁⲅⲟⲛ ⲛⲉⲙ Ⲥⲟⲩⲥⲉⲛⲛⲓⲟⲥ </w:t>
            </w:r>
          </w:p>
          <w:p w14:paraId="1C563B6A" w14:textId="77777777" w:rsidR="00006239" w:rsidRDefault="00EC5CBB" w:rsidP="000100FF">
            <w:pPr>
              <w:pStyle w:val="CopticVerse"/>
            </w:pPr>
            <w:r w:rsidRPr="00EC5CBB">
              <w:t>ⲛ̀ⲧⲉϥⲭⲁ ⲛⲉⲛⲛⲟⲃⲓ ⲛⲁⲛ ⲉⲃⲟⲗ</w:t>
            </w:r>
            <w:r w:rsidR="000100FF">
              <w:t>.</w:t>
            </w:r>
          </w:p>
        </w:tc>
      </w:tr>
      <w:tr w:rsidR="00006239" w14:paraId="0F917295" w14:textId="77777777" w:rsidTr="000100FF">
        <w:trPr>
          <w:cantSplit/>
          <w:jc w:val="center"/>
        </w:trPr>
        <w:tc>
          <w:tcPr>
            <w:tcW w:w="288" w:type="dxa"/>
          </w:tcPr>
          <w:p w14:paraId="231B1085" w14:textId="77777777" w:rsidR="00006239" w:rsidRDefault="00006239" w:rsidP="00006239">
            <w:pPr>
              <w:pStyle w:val="CopticCross"/>
            </w:pPr>
          </w:p>
        </w:tc>
        <w:tc>
          <w:tcPr>
            <w:tcW w:w="3960" w:type="dxa"/>
          </w:tcPr>
          <w:p w14:paraId="605583D9" w14:textId="77777777" w:rsidR="00006239" w:rsidRPr="00006239" w:rsidRDefault="00006239" w:rsidP="00006239">
            <w:pPr>
              <w:pStyle w:val="EngHang"/>
              <w:rPr>
                <w:szCs w:val="20"/>
              </w:rPr>
            </w:pPr>
            <w:r w:rsidRPr="00006239">
              <w:t>Pray to the Lord on our behalf,</w:t>
            </w:r>
          </w:p>
          <w:p w14:paraId="4BB00B40" w14:textId="77777777" w:rsidR="00006239" w:rsidRPr="00006239" w:rsidRDefault="00006239" w:rsidP="00006239">
            <w:pPr>
              <w:pStyle w:val="EngHang"/>
              <w:rPr>
                <w:szCs w:val="20"/>
              </w:rPr>
            </w:pPr>
            <w:r w:rsidRPr="00006239">
              <w:t>O great high priest,</w:t>
            </w:r>
          </w:p>
          <w:p w14:paraId="3BAC73E9" w14:textId="77777777" w:rsidR="00006239" w:rsidRPr="00006239" w:rsidRDefault="00006239" w:rsidP="00006239">
            <w:pPr>
              <w:pStyle w:val="EngHang"/>
              <w:rPr>
                <w:szCs w:val="20"/>
              </w:rPr>
            </w:pPr>
            <w:r w:rsidRPr="00006239">
              <w:t>Abba Peter, the martyr among the priests,</w:t>
            </w:r>
          </w:p>
          <w:p w14:paraId="61E78D6E" w14:textId="77777777" w:rsidR="00006239" w:rsidRPr="00006239" w:rsidRDefault="00006239" w:rsidP="00006239">
            <w:pPr>
              <w:pStyle w:val="EngHangEnd"/>
              <w:rPr>
                <w:color w:val="auto"/>
                <w:szCs w:val="20"/>
              </w:rPr>
            </w:pPr>
            <w:r w:rsidRPr="00006239">
              <w:t>That He may forgive us our sins.</w:t>
            </w:r>
          </w:p>
        </w:tc>
        <w:tc>
          <w:tcPr>
            <w:tcW w:w="288" w:type="dxa"/>
          </w:tcPr>
          <w:p w14:paraId="0B29A25C" w14:textId="77777777" w:rsidR="00006239" w:rsidRDefault="00006239" w:rsidP="00B45901"/>
        </w:tc>
        <w:tc>
          <w:tcPr>
            <w:tcW w:w="288" w:type="dxa"/>
          </w:tcPr>
          <w:p w14:paraId="57465E64" w14:textId="77777777" w:rsidR="00006239" w:rsidRDefault="00006239" w:rsidP="00006239">
            <w:pPr>
              <w:pStyle w:val="CopticCross"/>
            </w:pPr>
          </w:p>
        </w:tc>
        <w:tc>
          <w:tcPr>
            <w:tcW w:w="3960" w:type="dxa"/>
          </w:tcPr>
          <w:p w14:paraId="419FFA4B" w14:textId="77777777" w:rsidR="000100FF" w:rsidRDefault="00EC5CBB" w:rsidP="000100FF">
            <w:pPr>
              <w:pStyle w:val="CopticVersemulti-line"/>
            </w:pPr>
            <w:r w:rsidRPr="00EC5CBB">
              <w:t>Ⲧⲱⲃϩ ⲙ̀Ⲡⲟ̅ⲥ̅ ⲉϩ̀ⲣⲏⲓ ⲉϫⲱⲛ</w:t>
            </w:r>
          </w:p>
          <w:p w14:paraId="3151F287" w14:textId="77777777" w:rsidR="000100FF" w:rsidRDefault="00EC5CBB" w:rsidP="000100FF">
            <w:pPr>
              <w:pStyle w:val="CopticVersemulti-line"/>
            </w:pPr>
            <w:r w:rsidRPr="00EC5CBB">
              <w:t>ⲱ ⲡⲓⲛⲓϣϯ ⲛ̀ⲁⲣⲭⲏ ⲉⲣⲉⲩⲥ</w:t>
            </w:r>
          </w:p>
          <w:p w14:paraId="2FD1F25F" w14:textId="77777777" w:rsidR="000100FF" w:rsidRDefault="00EC5CBB" w:rsidP="000100FF">
            <w:pPr>
              <w:pStyle w:val="CopticVersemulti-line"/>
            </w:pPr>
            <w:r w:rsidRPr="00EC5CBB">
              <w:t>ⲁⲃⲃⲁ Ⲡⲉⲧⲣⲟⲥ ⲓⲉⲣⲟ⳥</w:t>
            </w:r>
          </w:p>
          <w:p w14:paraId="244BEB5F" w14:textId="77777777" w:rsidR="00006239" w:rsidRDefault="00EC5CBB" w:rsidP="000100FF">
            <w:pPr>
              <w:pStyle w:val="CopticVerse"/>
            </w:pPr>
            <w:r w:rsidRPr="00EC5CBB">
              <w:t>ⲛ̀ⲧⲉϥⲭⲁ ⲛⲉⲛⲛⲟⲃⲓ ⲛⲁⲛ ⲉⲃⲟⲗ</w:t>
            </w:r>
            <w:r w:rsidR="000100FF">
              <w:t>.</w:t>
            </w:r>
          </w:p>
        </w:tc>
      </w:tr>
      <w:tr w:rsidR="00006239" w14:paraId="432C5C8A" w14:textId="77777777" w:rsidTr="000100FF">
        <w:trPr>
          <w:cantSplit/>
          <w:jc w:val="center"/>
        </w:trPr>
        <w:tc>
          <w:tcPr>
            <w:tcW w:w="288" w:type="dxa"/>
          </w:tcPr>
          <w:p w14:paraId="59E57427" w14:textId="77777777" w:rsidR="00006239" w:rsidRDefault="000100FF" w:rsidP="00006239">
            <w:pPr>
              <w:pStyle w:val="CopticCross"/>
            </w:pPr>
            <w:r>
              <w:t>¿</w:t>
            </w:r>
          </w:p>
        </w:tc>
        <w:tc>
          <w:tcPr>
            <w:tcW w:w="3960" w:type="dxa"/>
          </w:tcPr>
          <w:p w14:paraId="52A5D495" w14:textId="77777777" w:rsidR="00006239" w:rsidRPr="00006239" w:rsidRDefault="00006239" w:rsidP="00006239">
            <w:pPr>
              <w:pStyle w:val="EngHang"/>
              <w:rPr>
                <w:szCs w:val="20"/>
              </w:rPr>
            </w:pPr>
            <w:r w:rsidRPr="00006239">
              <w:t>Pray to the Lord on our behalf,</w:t>
            </w:r>
          </w:p>
          <w:p w14:paraId="3ED93EDB" w14:textId="77777777" w:rsidR="00006239" w:rsidRPr="00006239" w:rsidRDefault="00006239" w:rsidP="00006239">
            <w:pPr>
              <w:pStyle w:val="EngHang"/>
              <w:rPr>
                <w:szCs w:val="20"/>
              </w:rPr>
            </w:pPr>
            <w:r w:rsidRPr="00006239">
              <w:t>O new martyrs,</w:t>
            </w:r>
          </w:p>
          <w:p w14:paraId="2F4D3286" w14:textId="77777777" w:rsidR="00006239" w:rsidRPr="00006239" w:rsidRDefault="00006239" w:rsidP="00006239">
            <w:pPr>
              <w:pStyle w:val="EngHang"/>
              <w:rPr>
                <w:szCs w:val="20"/>
              </w:rPr>
            </w:pPr>
            <w:r w:rsidRPr="00006239">
              <w:t>Pistavros and Arsenius,</w:t>
            </w:r>
          </w:p>
          <w:p w14:paraId="3F9805C9" w14:textId="77777777" w:rsidR="00006239" w:rsidRPr="00006239" w:rsidRDefault="00006239" w:rsidP="00006239">
            <w:pPr>
              <w:pStyle w:val="EngHangEnd"/>
              <w:rPr>
                <w:color w:val="auto"/>
                <w:szCs w:val="20"/>
              </w:rPr>
            </w:pPr>
            <w:r w:rsidRPr="00006239">
              <w:t>That He may forgive us our sins.</w:t>
            </w:r>
          </w:p>
        </w:tc>
        <w:tc>
          <w:tcPr>
            <w:tcW w:w="288" w:type="dxa"/>
          </w:tcPr>
          <w:p w14:paraId="4622D852" w14:textId="77777777" w:rsidR="00006239" w:rsidRDefault="00006239" w:rsidP="00B45901"/>
        </w:tc>
        <w:tc>
          <w:tcPr>
            <w:tcW w:w="288" w:type="dxa"/>
          </w:tcPr>
          <w:p w14:paraId="41D195A2" w14:textId="77777777" w:rsidR="00006239" w:rsidRDefault="000100FF" w:rsidP="00006239">
            <w:pPr>
              <w:pStyle w:val="CopticCross"/>
            </w:pPr>
            <w:r>
              <w:t>¿</w:t>
            </w:r>
          </w:p>
        </w:tc>
        <w:tc>
          <w:tcPr>
            <w:tcW w:w="3960" w:type="dxa"/>
          </w:tcPr>
          <w:p w14:paraId="20664B82" w14:textId="77777777" w:rsidR="000100FF" w:rsidRDefault="00EC5CBB" w:rsidP="00EC5CBB">
            <w:pPr>
              <w:pStyle w:val="CopticVersemulti-line"/>
            </w:pPr>
            <w:r>
              <w:t>Ⲧⲱⲃϩ ⲙ̀Ⲡⲟ̅ⲥ̅ ⲉϩ̀ⲣⲏⲓ ⲉϫⲱⲛ</w:t>
            </w:r>
          </w:p>
          <w:p w14:paraId="0F6B8409" w14:textId="77777777" w:rsidR="000100FF" w:rsidRDefault="00EC5CBB" w:rsidP="00EC5CBB">
            <w:pPr>
              <w:pStyle w:val="CopticVersemulti-line"/>
            </w:pPr>
            <w:r>
              <w:t>ⲱ ⲛⲓⲃⲉⲣⲓ ⲙ̀⳥</w:t>
            </w:r>
          </w:p>
          <w:p w14:paraId="2AB4FD86" w14:textId="77777777" w:rsidR="000100FF" w:rsidRDefault="00EC5CBB" w:rsidP="000100FF">
            <w:pPr>
              <w:pStyle w:val="CopticVersemulti-line"/>
            </w:pPr>
            <w:r>
              <w:t>Ⲡⲓⲥⲧⲁⲩⲣⲟⲥ ⲛⲉⲙ Ⲁⲣⲥⲉⲛⲓⲟⲥ</w:t>
            </w:r>
          </w:p>
          <w:p w14:paraId="7C6ED69E" w14:textId="77777777" w:rsidR="00006239" w:rsidRDefault="00EC5CBB" w:rsidP="000100FF">
            <w:pPr>
              <w:pStyle w:val="CopticVerse"/>
            </w:pPr>
            <w:r>
              <w:t>ⲛ̀ⲧⲉϥⲭⲁ ⲛⲉⲛⲛⲟⲃⲓ ⲛⲁⲛ ⲉⲃⲟⲗ</w:t>
            </w:r>
            <w:r w:rsidR="000100FF">
              <w:t>.</w:t>
            </w:r>
          </w:p>
        </w:tc>
      </w:tr>
      <w:tr w:rsidR="00006239" w14:paraId="3E7BCA87" w14:textId="77777777" w:rsidTr="000100FF">
        <w:trPr>
          <w:cantSplit/>
          <w:jc w:val="center"/>
        </w:trPr>
        <w:tc>
          <w:tcPr>
            <w:tcW w:w="288" w:type="dxa"/>
          </w:tcPr>
          <w:p w14:paraId="17E6FEC4" w14:textId="77777777" w:rsidR="00006239" w:rsidRDefault="00006239" w:rsidP="00006239">
            <w:pPr>
              <w:pStyle w:val="CopticCross"/>
            </w:pPr>
          </w:p>
        </w:tc>
        <w:tc>
          <w:tcPr>
            <w:tcW w:w="3960" w:type="dxa"/>
          </w:tcPr>
          <w:p w14:paraId="13C85682" w14:textId="77777777" w:rsidR="00006239" w:rsidRPr="00006239" w:rsidRDefault="00006239" w:rsidP="00006239">
            <w:pPr>
              <w:pStyle w:val="EngHang"/>
              <w:rPr>
                <w:szCs w:val="20"/>
              </w:rPr>
            </w:pPr>
            <w:r w:rsidRPr="00006239">
              <w:t>Pray to the Lord on our behalf,</w:t>
            </w:r>
          </w:p>
          <w:p w14:paraId="07AB80A3" w14:textId="77777777" w:rsidR="00006239" w:rsidRPr="00006239" w:rsidRDefault="00006239" w:rsidP="00006239">
            <w:pPr>
              <w:pStyle w:val="EngHang"/>
              <w:rPr>
                <w:szCs w:val="20"/>
              </w:rPr>
            </w:pPr>
            <w:r w:rsidRPr="00006239">
              <w:t>O Michael the hegoumen,</w:t>
            </w:r>
          </w:p>
          <w:p w14:paraId="5972A4A9" w14:textId="77777777" w:rsidR="00006239" w:rsidRPr="00006239" w:rsidRDefault="00006239" w:rsidP="00006239">
            <w:pPr>
              <w:pStyle w:val="EngHang"/>
              <w:rPr>
                <w:szCs w:val="20"/>
              </w:rPr>
            </w:pPr>
            <w:r w:rsidRPr="00006239">
              <w:t>And Michael the monk,</w:t>
            </w:r>
          </w:p>
          <w:p w14:paraId="1E23D11F" w14:textId="77777777" w:rsidR="00006239" w:rsidRPr="00006239" w:rsidRDefault="00006239" w:rsidP="00006239">
            <w:pPr>
              <w:pStyle w:val="EngHangEnd"/>
              <w:rPr>
                <w:color w:val="auto"/>
                <w:szCs w:val="20"/>
              </w:rPr>
            </w:pPr>
            <w:r w:rsidRPr="00006239">
              <w:t>That He may forgive us our sins.</w:t>
            </w:r>
          </w:p>
        </w:tc>
        <w:tc>
          <w:tcPr>
            <w:tcW w:w="288" w:type="dxa"/>
          </w:tcPr>
          <w:p w14:paraId="5F1A510D" w14:textId="77777777" w:rsidR="00006239" w:rsidRDefault="00006239" w:rsidP="00B45901"/>
        </w:tc>
        <w:tc>
          <w:tcPr>
            <w:tcW w:w="288" w:type="dxa"/>
          </w:tcPr>
          <w:p w14:paraId="0FA441CF" w14:textId="77777777" w:rsidR="00006239" w:rsidRDefault="00006239" w:rsidP="00006239">
            <w:pPr>
              <w:pStyle w:val="CopticCross"/>
            </w:pPr>
          </w:p>
        </w:tc>
        <w:tc>
          <w:tcPr>
            <w:tcW w:w="3960" w:type="dxa"/>
          </w:tcPr>
          <w:p w14:paraId="2B7D4CC3" w14:textId="77777777" w:rsidR="000100FF" w:rsidRDefault="00EC5CBB" w:rsidP="000100FF">
            <w:pPr>
              <w:pStyle w:val="CopticVersemulti-line"/>
            </w:pPr>
            <w:r w:rsidRPr="00EC5CBB">
              <w:t>Ⲧⲱⲃϩ ⲙ̀Ⲡⲟ̅ⲥ̅ ⲉϩ̀ⲣⲏⲓ ⲉϫⲱⲛ</w:t>
            </w:r>
          </w:p>
          <w:p w14:paraId="00F68EEA" w14:textId="77777777" w:rsidR="000100FF" w:rsidRDefault="00EC5CBB" w:rsidP="000100FF">
            <w:pPr>
              <w:pStyle w:val="CopticVersemulti-line"/>
            </w:pPr>
            <w:r w:rsidRPr="00EC5CBB">
              <w:t>Ⲱ Ⲙⲓⲭⲁⲏⲗ ⲡⲓϩⲏϫⲟⲩⲙⲉⲛⲟⲥ</w:t>
            </w:r>
          </w:p>
          <w:p w14:paraId="0DD551B8" w14:textId="77777777" w:rsidR="000100FF" w:rsidRDefault="00EC5CBB" w:rsidP="000100FF">
            <w:pPr>
              <w:pStyle w:val="CopticVersemulti-line"/>
            </w:pPr>
            <w:r w:rsidRPr="00EC5CBB">
              <w:t>ⲛⲉⲙ Ⲙⲓⲭⲁⲏⲗ ⲡⲓⲙⲟⲛⲁⲭⲟⲥ</w:t>
            </w:r>
          </w:p>
          <w:p w14:paraId="4BACC7DA" w14:textId="77777777" w:rsidR="00006239" w:rsidRDefault="00EC5CBB" w:rsidP="000100FF">
            <w:pPr>
              <w:pStyle w:val="CopticVerse"/>
            </w:pPr>
            <w:r w:rsidRPr="00EC5CBB">
              <w:t>ⲛ̀ⲧⲉϥⲭⲁ ⲛⲉⲛⲛⲟⲃⲓ ⲛⲁⲛ ⲉⲃⲟⲗ</w:t>
            </w:r>
            <w:r w:rsidR="000100FF">
              <w:t>.</w:t>
            </w:r>
          </w:p>
        </w:tc>
      </w:tr>
      <w:tr w:rsidR="00006239" w14:paraId="258DEC8C" w14:textId="77777777" w:rsidTr="000100FF">
        <w:trPr>
          <w:cantSplit/>
          <w:jc w:val="center"/>
        </w:trPr>
        <w:tc>
          <w:tcPr>
            <w:tcW w:w="288" w:type="dxa"/>
          </w:tcPr>
          <w:p w14:paraId="2E157469" w14:textId="77777777" w:rsidR="00006239" w:rsidRDefault="000100FF" w:rsidP="00006239">
            <w:pPr>
              <w:pStyle w:val="CopticCross"/>
            </w:pPr>
            <w:r>
              <w:t>¿</w:t>
            </w:r>
          </w:p>
        </w:tc>
        <w:tc>
          <w:tcPr>
            <w:tcW w:w="3960" w:type="dxa"/>
          </w:tcPr>
          <w:p w14:paraId="081FB20B" w14:textId="77777777" w:rsidR="00006239" w:rsidRPr="00006239" w:rsidRDefault="00006239" w:rsidP="00006239">
            <w:pPr>
              <w:pStyle w:val="EngHang"/>
              <w:rPr>
                <w:szCs w:val="20"/>
              </w:rPr>
            </w:pPr>
            <w:r w:rsidRPr="00006239">
              <w:t>Pray to the Lord on our behalf,</w:t>
            </w:r>
          </w:p>
          <w:p w14:paraId="42FE17ED" w14:textId="77777777" w:rsidR="00006239" w:rsidRPr="00006239" w:rsidRDefault="00006239" w:rsidP="00006239">
            <w:pPr>
              <w:pStyle w:val="EngHang"/>
              <w:rPr>
                <w:szCs w:val="20"/>
              </w:rPr>
            </w:pPr>
            <w:r w:rsidRPr="00006239">
              <w:t>O choir of the martyrs,</w:t>
            </w:r>
          </w:p>
          <w:p w14:paraId="28E8C753" w14:textId="77777777" w:rsidR="00006239" w:rsidRPr="00006239" w:rsidRDefault="00006239" w:rsidP="00006239">
            <w:pPr>
              <w:pStyle w:val="EngHang"/>
              <w:rPr>
                <w:szCs w:val="20"/>
              </w:rPr>
            </w:pPr>
            <w:r w:rsidRPr="00006239">
              <w:t>Who suffered for the sake of Christ,</w:t>
            </w:r>
          </w:p>
          <w:p w14:paraId="05338808" w14:textId="77777777" w:rsidR="00006239" w:rsidRPr="00006239" w:rsidRDefault="00006239" w:rsidP="00006239">
            <w:pPr>
              <w:pStyle w:val="EngHangEnd"/>
            </w:pPr>
            <w:r w:rsidRPr="00006239">
              <w:t>That He may forgive us our sins.</w:t>
            </w:r>
          </w:p>
        </w:tc>
        <w:tc>
          <w:tcPr>
            <w:tcW w:w="288" w:type="dxa"/>
          </w:tcPr>
          <w:p w14:paraId="24F65C52" w14:textId="77777777" w:rsidR="00006239" w:rsidRDefault="00006239" w:rsidP="00B45901"/>
        </w:tc>
        <w:tc>
          <w:tcPr>
            <w:tcW w:w="288" w:type="dxa"/>
          </w:tcPr>
          <w:p w14:paraId="1A407F39" w14:textId="77777777" w:rsidR="00006239" w:rsidRDefault="000100FF" w:rsidP="00006239">
            <w:pPr>
              <w:pStyle w:val="CopticCross"/>
            </w:pPr>
            <w:r>
              <w:t>¿</w:t>
            </w:r>
          </w:p>
        </w:tc>
        <w:tc>
          <w:tcPr>
            <w:tcW w:w="3960" w:type="dxa"/>
          </w:tcPr>
          <w:p w14:paraId="375D617C" w14:textId="77777777" w:rsidR="000100FF" w:rsidRDefault="00EC5CBB" w:rsidP="00EC5CBB">
            <w:pPr>
              <w:pStyle w:val="CopticVersemulti-line"/>
            </w:pPr>
            <w:r>
              <w:t>Ⲧⲱⲃϩ ⲙ̀Ⲡⲟ̅ⲥ̅ ⲉϩ̀ⲣⲏⲓ ⲉϫⲱⲛ</w:t>
            </w:r>
          </w:p>
          <w:p w14:paraId="1471993B" w14:textId="77777777" w:rsidR="000100FF" w:rsidRDefault="00EC5CBB" w:rsidP="00EC5CBB">
            <w:pPr>
              <w:pStyle w:val="CopticVersemulti-line"/>
            </w:pPr>
            <w:r>
              <w:t>ⲛⲓⲭⲟⲣⲟⲥ ⲛ̀ⲧⲉ ⲛⲓ⳥</w:t>
            </w:r>
          </w:p>
          <w:p w14:paraId="65103556" w14:textId="77777777" w:rsidR="000100FF" w:rsidRDefault="00EC5CBB" w:rsidP="000100FF">
            <w:pPr>
              <w:pStyle w:val="CopticVersemulti-line"/>
            </w:pPr>
            <w:r>
              <w:t>ⲉⲧⲁⲩϣⲉⲡⲙ̀ⲕⲁϩ ⲉⲑⲃⲉ Ⲡⲭ̅ⲥ̅</w:t>
            </w:r>
          </w:p>
          <w:p w14:paraId="39DB1A54" w14:textId="77777777" w:rsidR="00006239" w:rsidRDefault="00EC5CBB" w:rsidP="000100FF">
            <w:pPr>
              <w:pStyle w:val="CopticVerse"/>
            </w:pPr>
            <w:r>
              <w:t>ⲛ̀ⲧⲉϥⲭⲁ ⲛⲉⲛⲛⲟⲃⲓ ⲛⲁⲛ ⲉⲃⲟⲗ</w:t>
            </w:r>
            <w:r w:rsidR="000100FF">
              <w:t>.</w:t>
            </w:r>
          </w:p>
        </w:tc>
      </w:tr>
    </w:tbl>
    <w:p w14:paraId="50B87D24" w14:textId="77777777" w:rsidR="00006239" w:rsidRPr="00A742AC" w:rsidRDefault="00006239" w:rsidP="0000623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06239" w14:paraId="2773AA1A" w14:textId="77777777" w:rsidTr="00A91873">
        <w:trPr>
          <w:cantSplit/>
          <w:jc w:val="center"/>
        </w:trPr>
        <w:tc>
          <w:tcPr>
            <w:tcW w:w="288" w:type="dxa"/>
          </w:tcPr>
          <w:p w14:paraId="50A5B674" w14:textId="77777777" w:rsidR="00006239" w:rsidRDefault="00006239" w:rsidP="00A91873">
            <w:pPr>
              <w:pStyle w:val="CopticCross"/>
            </w:pPr>
          </w:p>
        </w:tc>
        <w:tc>
          <w:tcPr>
            <w:tcW w:w="3960" w:type="dxa"/>
          </w:tcPr>
          <w:p w14:paraId="00555AF5" w14:textId="77777777" w:rsidR="000100FF" w:rsidRPr="000100FF" w:rsidRDefault="000100FF" w:rsidP="00645C3A">
            <w:pPr>
              <w:pStyle w:val="EngHang"/>
              <w:rPr>
                <w:szCs w:val="20"/>
              </w:rPr>
            </w:pPr>
            <w:r w:rsidRPr="000100FF">
              <w:t>Pray to the Lord on our behalf,</w:t>
            </w:r>
          </w:p>
          <w:p w14:paraId="658F222C" w14:textId="77777777" w:rsidR="000100FF" w:rsidRPr="000100FF" w:rsidRDefault="000100FF" w:rsidP="00645C3A">
            <w:pPr>
              <w:pStyle w:val="EngHang"/>
              <w:rPr>
                <w:szCs w:val="20"/>
              </w:rPr>
            </w:pPr>
            <w:r w:rsidRPr="000100FF">
              <w:t>My lords and fathers who love their children,</w:t>
            </w:r>
          </w:p>
          <w:p w14:paraId="3F1EE287" w14:textId="77777777" w:rsidR="000100FF" w:rsidRPr="000100FF" w:rsidRDefault="000100FF" w:rsidP="00645C3A">
            <w:pPr>
              <w:pStyle w:val="EngHang"/>
              <w:rPr>
                <w:szCs w:val="20"/>
              </w:rPr>
            </w:pPr>
            <w:r w:rsidRPr="000100FF">
              <w:t>Abba Antony and Abba Paul,</w:t>
            </w:r>
          </w:p>
          <w:p w14:paraId="1EE53687" w14:textId="77777777" w:rsidR="00006239" w:rsidRDefault="000100FF" w:rsidP="00645C3A">
            <w:pPr>
              <w:pStyle w:val="EngHangEnd"/>
            </w:pPr>
            <w:r w:rsidRPr="000100FF">
              <w:t>That He may forgive us our sins.</w:t>
            </w:r>
          </w:p>
        </w:tc>
        <w:tc>
          <w:tcPr>
            <w:tcW w:w="288" w:type="dxa"/>
          </w:tcPr>
          <w:p w14:paraId="5A699895" w14:textId="77777777" w:rsidR="00006239" w:rsidRDefault="00006239" w:rsidP="00006239"/>
        </w:tc>
        <w:tc>
          <w:tcPr>
            <w:tcW w:w="288" w:type="dxa"/>
          </w:tcPr>
          <w:p w14:paraId="200F672B" w14:textId="77777777" w:rsidR="00006239" w:rsidRDefault="00006239" w:rsidP="00A91873">
            <w:pPr>
              <w:pStyle w:val="CopticCross"/>
            </w:pPr>
          </w:p>
        </w:tc>
        <w:tc>
          <w:tcPr>
            <w:tcW w:w="3960" w:type="dxa"/>
          </w:tcPr>
          <w:p w14:paraId="09F5AAB3" w14:textId="77777777" w:rsidR="00523190" w:rsidRDefault="00645C3A" w:rsidP="00523190">
            <w:pPr>
              <w:pStyle w:val="CopticVersemulti-line"/>
            </w:pPr>
            <w:r w:rsidRPr="00645C3A">
              <w:t>Ⲧⲱⲃϩ ⲙ̀Ⲡⲟ̅ⲥ̅ ⲉϩ̀ⲣⲏⲓ ⲉϫⲱⲛ</w:t>
            </w:r>
          </w:p>
          <w:p w14:paraId="30A252D8" w14:textId="77777777" w:rsidR="00523190" w:rsidRDefault="00645C3A" w:rsidP="00523190">
            <w:pPr>
              <w:pStyle w:val="CopticVersemulti-line"/>
            </w:pPr>
            <w:r w:rsidRPr="00645C3A">
              <w:t>ⲛⲁⲟ̅ⲥ̅ ⲛ̀ⲓⲟϯ ⲙ̀ⲙⲁⲓⲛⲟⲩϣⲏⲣⲓ</w:t>
            </w:r>
          </w:p>
          <w:p w14:paraId="5E50FCB0" w14:textId="77777777" w:rsidR="00523190" w:rsidRDefault="00645C3A" w:rsidP="00523190">
            <w:pPr>
              <w:pStyle w:val="CopticVersemulti-line"/>
            </w:pPr>
            <w:r w:rsidRPr="00645C3A">
              <w:t>Ⲁⲛⲧⲱⲛⲓⲟⲩⲥ ⲛⲉⲙ ⲁⲃⲃⲁ Ⲡⲁⲩⲗⲉ</w:t>
            </w:r>
          </w:p>
          <w:p w14:paraId="63FACC12" w14:textId="77777777" w:rsidR="00006239" w:rsidRDefault="00645C3A" w:rsidP="00523190">
            <w:pPr>
              <w:pStyle w:val="CopticVerse"/>
            </w:pPr>
            <w:r w:rsidRPr="00645C3A">
              <w:t>ⲛ̀ⲧⲉϥⲭⲁ ⲛⲉⲛⲛⲟⲃⲓ ⲛⲁⲛ ⲉⲃⲟⲗ</w:t>
            </w:r>
          </w:p>
        </w:tc>
      </w:tr>
      <w:tr w:rsidR="00006239" w14:paraId="59F42630" w14:textId="77777777" w:rsidTr="00A91873">
        <w:trPr>
          <w:cantSplit/>
          <w:jc w:val="center"/>
        </w:trPr>
        <w:tc>
          <w:tcPr>
            <w:tcW w:w="288" w:type="dxa"/>
          </w:tcPr>
          <w:p w14:paraId="1B517FF0" w14:textId="77777777" w:rsidR="00006239" w:rsidRDefault="00A91873" w:rsidP="00A91873">
            <w:pPr>
              <w:pStyle w:val="CopticCross"/>
            </w:pPr>
            <w:r>
              <w:t>¿</w:t>
            </w:r>
          </w:p>
        </w:tc>
        <w:tc>
          <w:tcPr>
            <w:tcW w:w="3960" w:type="dxa"/>
          </w:tcPr>
          <w:p w14:paraId="20A5E185" w14:textId="77777777" w:rsidR="000100FF" w:rsidRPr="000100FF" w:rsidRDefault="000100FF" w:rsidP="00645C3A">
            <w:pPr>
              <w:pStyle w:val="EngHang"/>
              <w:rPr>
                <w:szCs w:val="20"/>
              </w:rPr>
            </w:pPr>
            <w:r w:rsidRPr="000100FF">
              <w:t>Pray to the Lord on our behalf,</w:t>
            </w:r>
          </w:p>
          <w:p w14:paraId="16C98229" w14:textId="77777777" w:rsidR="000100FF" w:rsidRPr="000100FF" w:rsidRDefault="000100FF" w:rsidP="00645C3A">
            <w:pPr>
              <w:pStyle w:val="EngHang"/>
              <w:rPr>
                <w:szCs w:val="20"/>
              </w:rPr>
            </w:pPr>
            <w:r w:rsidRPr="000100FF">
              <w:t>O three saints, Abba Macarii,</w:t>
            </w:r>
          </w:p>
          <w:p w14:paraId="4B932660" w14:textId="77777777" w:rsidR="000100FF" w:rsidRPr="000100FF" w:rsidRDefault="000100FF" w:rsidP="00645C3A">
            <w:pPr>
              <w:pStyle w:val="EngHang"/>
              <w:rPr>
                <w:szCs w:val="20"/>
              </w:rPr>
            </w:pPr>
            <w:r w:rsidRPr="000100FF">
              <w:t>And their children, the cross-bearers,</w:t>
            </w:r>
          </w:p>
          <w:p w14:paraId="673415A7" w14:textId="77777777" w:rsidR="00006239" w:rsidRPr="000100FF" w:rsidRDefault="000100FF" w:rsidP="00645C3A">
            <w:pPr>
              <w:pStyle w:val="EngHangEnd"/>
              <w:rPr>
                <w:szCs w:val="20"/>
              </w:rPr>
            </w:pPr>
            <w:r w:rsidRPr="000100FF">
              <w:t>That He may forgive us our sins.</w:t>
            </w:r>
          </w:p>
        </w:tc>
        <w:tc>
          <w:tcPr>
            <w:tcW w:w="288" w:type="dxa"/>
          </w:tcPr>
          <w:p w14:paraId="542F8D45" w14:textId="77777777" w:rsidR="00006239" w:rsidRDefault="00006239" w:rsidP="00006239"/>
        </w:tc>
        <w:tc>
          <w:tcPr>
            <w:tcW w:w="288" w:type="dxa"/>
          </w:tcPr>
          <w:p w14:paraId="3F4B7598" w14:textId="77777777" w:rsidR="00006239" w:rsidRDefault="00A91873" w:rsidP="00A91873">
            <w:pPr>
              <w:pStyle w:val="CopticCross"/>
            </w:pPr>
            <w:r>
              <w:t>¿</w:t>
            </w:r>
          </w:p>
        </w:tc>
        <w:tc>
          <w:tcPr>
            <w:tcW w:w="3960" w:type="dxa"/>
          </w:tcPr>
          <w:p w14:paraId="4CEB26C7" w14:textId="77777777" w:rsidR="00523190" w:rsidRDefault="00645C3A" w:rsidP="00645C3A">
            <w:pPr>
              <w:pStyle w:val="CopticVersemulti-line"/>
            </w:pPr>
            <w:r w:rsidRPr="00645C3A">
              <w:t>Ⲧⲱⲃϩ ⲙ̀Ⲡⲟ̅ⲥ̅ ⲉϩ̀ⲣⲏⲓ ⲉϫⲱⲛ</w:t>
            </w:r>
          </w:p>
          <w:p w14:paraId="743B82F8" w14:textId="77777777" w:rsidR="00523190" w:rsidRDefault="00645C3A" w:rsidP="00645C3A">
            <w:pPr>
              <w:pStyle w:val="CopticVersemulti-line"/>
            </w:pPr>
            <w:r w:rsidRPr="00645C3A">
              <w:t>ⲡⲓⲅ̅ ⲉⲑ̅ⲩ̅ ⲁⲃⲃⲁ Ⲙⲁⲕⲁⲣⲓ</w:t>
            </w:r>
          </w:p>
          <w:p w14:paraId="2A1C6CC4" w14:textId="77777777" w:rsidR="00523190" w:rsidRDefault="00645C3A" w:rsidP="00645C3A">
            <w:pPr>
              <w:pStyle w:val="CopticVersemulti-line"/>
            </w:pPr>
            <w:r w:rsidRPr="00645C3A">
              <w:t>ⲛⲉⲙ ⲛⲟⲩϣⲏⲣⲓ ⲛ̀ⲥⲧⲁⲩⲣⲟⲫⲟⲣⲟⲥ</w:t>
            </w:r>
          </w:p>
          <w:p w14:paraId="1F855AAB" w14:textId="77777777" w:rsidR="00006239" w:rsidRDefault="00645C3A" w:rsidP="00523190">
            <w:pPr>
              <w:pStyle w:val="CopticVerse"/>
            </w:pPr>
            <w:r w:rsidRPr="00645C3A">
              <w:t>ⲛ̀ⲧⲉϥⲭⲁ ⲛⲉⲛⲛⲟⲃⲓ ⲛⲁⲛ ⲉⲃⲟⲗ</w:t>
            </w:r>
          </w:p>
        </w:tc>
      </w:tr>
      <w:tr w:rsidR="00006239" w14:paraId="428BCBB1" w14:textId="77777777" w:rsidTr="00A91873">
        <w:trPr>
          <w:cantSplit/>
          <w:jc w:val="center"/>
        </w:trPr>
        <w:tc>
          <w:tcPr>
            <w:tcW w:w="288" w:type="dxa"/>
          </w:tcPr>
          <w:p w14:paraId="0669F800" w14:textId="77777777" w:rsidR="00006239" w:rsidRDefault="00006239" w:rsidP="00A91873">
            <w:pPr>
              <w:pStyle w:val="CopticCross"/>
            </w:pPr>
          </w:p>
        </w:tc>
        <w:tc>
          <w:tcPr>
            <w:tcW w:w="3960" w:type="dxa"/>
          </w:tcPr>
          <w:p w14:paraId="2A5BD571" w14:textId="77777777" w:rsidR="000100FF" w:rsidRPr="000100FF" w:rsidRDefault="000100FF" w:rsidP="00645C3A">
            <w:pPr>
              <w:pStyle w:val="EngHang"/>
              <w:rPr>
                <w:szCs w:val="20"/>
              </w:rPr>
            </w:pPr>
            <w:r w:rsidRPr="000100FF">
              <w:t>Pray to the Lord on our behalf,</w:t>
            </w:r>
          </w:p>
          <w:p w14:paraId="201827CB" w14:textId="77777777" w:rsidR="000100FF" w:rsidRPr="000100FF" w:rsidRDefault="000100FF" w:rsidP="00645C3A">
            <w:pPr>
              <w:pStyle w:val="EngHang"/>
              <w:rPr>
                <w:szCs w:val="20"/>
              </w:rPr>
            </w:pPr>
            <w:r w:rsidRPr="000100FF">
              <w:t>My lords and fathers the hegoumens,</w:t>
            </w:r>
          </w:p>
          <w:p w14:paraId="59BB651F" w14:textId="77777777" w:rsidR="000100FF" w:rsidRPr="000100FF" w:rsidRDefault="000100FF" w:rsidP="00645C3A">
            <w:pPr>
              <w:pStyle w:val="EngHang"/>
              <w:rPr>
                <w:szCs w:val="20"/>
              </w:rPr>
            </w:pPr>
            <w:r w:rsidRPr="000100FF">
              <w:t>Abba John and Abba Daniel,</w:t>
            </w:r>
          </w:p>
          <w:p w14:paraId="05232FF4" w14:textId="77777777" w:rsidR="00006239" w:rsidRPr="000100FF" w:rsidRDefault="000100FF" w:rsidP="00645C3A">
            <w:pPr>
              <w:pStyle w:val="EngHangEnd"/>
              <w:rPr>
                <w:szCs w:val="20"/>
              </w:rPr>
            </w:pPr>
            <w:r w:rsidRPr="000100FF">
              <w:t>That He may forgive us our sins.</w:t>
            </w:r>
          </w:p>
        </w:tc>
        <w:tc>
          <w:tcPr>
            <w:tcW w:w="288" w:type="dxa"/>
          </w:tcPr>
          <w:p w14:paraId="31F36761" w14:textId="77777777" w:rsidR="00006239" w:rsidRDefault="00006239" w:rsidP="00006239"/>
        </w:tc>
        <w:tc>
          <w:tcPr>
            <w:tcW w:w="288" w:type="dxa"/>
          </w:tcPr>
          <w:p w14:paraId="61D1AF81" w14:textId="77777777" w:rsidR="00006239" w:rsidRDefault="00006239" w:rsidP="00A91873">
            <w:pPr>
              <w:pStyle w:val="CopticCross"/>
            </w:pPr>
          </w:p>
        </w:tc>
        <w:tc>
          <w:tcPr>
            <w:tcW w:w="3960" w:type="dxa"/>
          </w:tcPr>
          <w:p w14:paraId="4446DBB4" w14:textId="77777777" w:rsidR="00523190" w:rsidRDefault="00645C3A" w:rsidP="00523190">
            <w:pPr>
              <w:pStyle w:val="CopticVersemulti-line"/>
            </w:pPr>
            <w:r w:rsidRPr="00645C3A">
              <w:t>Ⲧⲱⲃϩ ⲙ̀Ⲡⲟ̅ⲥ̅ ⲉϩ̀ⲣⲏⲓ ⲉϫⲱⲛ</w:t>
            </w:r>
          </w:p>
          <w:p w14:paraId="6D675B2F" w14:textId="77777777" w:rsidR="00523190" w:rsidRDefault="00645C3A" w:rsidP="00523190">
            <w:pPr>
              <w:pStyle w:val="CopticVersemulti-line"/>
            </w:pPr>
            <w:r w:rsidRPr="00645C3A">
              <w:t>ⲛ̀ⲁⲟ̅ⲥ̅ ⲛ̀ⲓⲟϯ ⲛ̀ϩⲏⲅⲟⲩⲙⲉⲛⲟⲥ</w:t>
            </w:r>
          </w:p>
          <w:p w14:paraId="31220F43" w14:textId="77777777" w:rsidR="00523190" w:rsidRDefault="00645C3A" w:rsidP="00523190">
            <w:pPr>
              <w:pStyle w:val="CopticVersemulti-line"/>
            </w:pPr>
            <w:r w:rsidRPr="00645C3A">
              <w:t>ⲁⲃⲃⲁ Ⲓⲱ̅ⲁ̅ ⲛⲉⲙ ⲁⲃⲃⲁ Ⲇⲁⲛⲓⲏⲗ</w:t>
            </w:r>
          </w:p>
          <w:p w14:paraId="02B05A7B" w14:textId="77777777" w:rsidR="00006239" w:rsidRDefault="00645C3A" w:rsidP="00523190">
            <w:pPr>
              <w:pStyle w:val="CopticVerse"/>
            </w:pPr>
            <w:r w:rsidRPr="00645C3A">
              <w:t>ⲛ</w:t>
            </w:r>
            <w:r w:rsidR="00523190">
              <w:t>̀</w:t>
            </w:r>
            <w:r w:rsidRPr="00645C3A">
              <w:t>ⲧⲉϥⲭⲁ ⲛⲉⲛⲛⲟⲃⲓ ⲛⲁⲛ ⲉⲃⲟⲗ</w:t>
            </w:r>
          </w:p>
        </w:tc>
      </w:tr>
      <w:tr w:rsidR="00006239" w14:paraId="7E0C8CF3" w14:textId="77777777" w:rsidTr="00A91873">
        <w:trPr>
          <w:cantSplit/>
          <w:jc w:val="center"/>
        </w:trPr>
        <w:tc>
          <w:tcPr>
            <w:tcW w:w="288" w:type="dxa"/>
          </w:tcPr>
          <w:p w14:paraId="08122930" w14:textId="77777777" w:rsidR="00006239" w:rsidRDefault="00A91873" w:rsidP="00A91873">
            <w:pPr>
              <w:pStyle w:val="CopticCross"/>
            </w:pPr>
            <w:r>
              <w:t>¿</w:t>
            </w:r>
          </w:p>
        </w:tc>
        <w:tc>
          <w:tcPr>
            <w:tcW w:w="3960" w:type="dxa"/>
          </w:tcPr>
          <w:p w14:paraId="3BC2BF6D" w14:textId="77777777" w:rsidR="000100FF" w:rsidRPr="000100FF" w:rsidRDefault="000100FF" w:rsidP="00645C3A">
            <w:pPr>
              <w:pStyle w:val="EngHang"/>
              <w:rPr>
                <w:szCs w:val="20"/>
              </w:rPr>
            </w:pPr>
            <w:r w:rsidRPr="000100FF">
              <w:t>Pray to the Lord on our behalf,</w:t>
            </w:r>
          </w:p>
          <w:p w14:paraId="393679C9" w14:textId="77777777" w:rsidR="000100FF" w:rsidRPr="000100FF" w:rsidRDefault="000100FF" w:rsidP="00645C3A">
            <w:pPr>
              <w:pStyle w:val="EngHang"/>
              <w:rPr>
                <w:szCs w:val="20"/>
              </w:rPr>
            </w:pPr>
            <w:r w:rsidRPr="000100FF">
              <w:t>My lords and fathers who love their children,</w:t>
            </w:r>
          </w:p>
          <w:p w14:paraId="79EAEEE8" w14:textId="77777777" w:rsidR="000100FF" w:rsidRPr="000100FF" w:rsidRDefault="000100FF" w:rsidP="00645C3A">
            <w:pPr>
              <w:pStyle w:val="EngHang"/>
              <w:rPr>
                <w:szCs w:val="20"/>
              </w:rPr>
            </w:pPr>
            <w:r w:rsidRPr="000100FF">
              <w:t>Abba Pishoi and Abba Paul,</w:t>
            </w:r>
          </w:p>
          <w:p w14:paraId="44DC20C8" w14:textId="77777777" w:rsidR="00006239" w:rsidRPr="000100FF" w:rsidRDefault="000100FF" w:rsidP="00645C3A">
            <w:pPr>
              <w:pStyle w:val="EngHangEnd"/>
              <w:rPr>
                <w:szCs w:val="20"/>
              </w:rPr>
            </w:pPr>
            <w:r w:rsidRPr="000100FF">
              <w:t>That He may forgive us our sins.</w:t>
            </w:r>
          </w:p>
        </w:tc>
        <w:tc>
          <w:tcPr>
            <w:tcW w:w="288" w:type="dxa"/>
          </w:tcPr>
          <w:p w14:paraId="4BE28514" w14:textId="77777777" w:rsidR="00006239" w:rsidRDefault="00006239" w:rsidP="00006239"/>
        </w:tc>
        <w:tc>
          <w:tcPr>
            <w:tcW w:w="288" w:type="dxa"/>
          </w:tcPr>
          <w:p w14:paraId="4C1823BC" w14:textId="77777777" w:rsidR="00006239" w:rsidRDefault="00A91873" w:rsidP="00A91873">
            <w:pPr>
              <w:pStyle w:val="CopticCross"/>
            </w:pPr>
            <w:r>
              <w:t>¿</w:t>
            </w:r>
          </w:p>
        </w:tc>
        <w:tc>
          <w:tcPr>
            <w:tcW w:w="3960" w:type="dxa"/>
          </w:tcPr>
          <w:p w14:paraId="551FCA79" w14:textId="77777777" w:rsidR="00523190" w:rsidRDefault="00645C3A" w:rsidP="00523190">
            <w:pPr>
              <w:pStyle w:val="CopticVersemulti-line"/>
            </w:pPr>
            <w:r w:rsidRPr="00645C3A">
              <w:t>Ⲧⲱⲃϩ ⲙ̀Ⲡⲟ̅ⲥ̅ ⲉϩ̀ⲣⲏⲓ ⲉϫⲱⲛ</w:t>
            </w:r>
          </w:p>
          <w:p w14:paraId="3FA7625E" w14:textId="77777777" w:rsidR="00523190" w:rsidRDefault="00645C3A" w:rsidP="00523190">
            <w:pPr>
              <w:pStyle w:val="CopticVersemulti-line"/>
            </w:pPr>
            <w:r w:rsidRPr="00645C3A">
              <w:t>ⲛⲁⲟ̅ⲥ̅ ⲛ̀ⲓⲟϯ ⲙ̀ⲙⲁⲓⲛⲟⲩϣⲏⲣⲓ</w:t>
            </w:r>
          </w:p>
          <w:p w14:paraId="137584E5" w14:textId="77777777" w:rsidR="00523190" w:rsidRDefault="00645C3A" w:rsidP="00523190">
            <w:pPr>
              <w:pStyle w:val="CopticVersemulti-line"/>
            </w:pPr>
            <w:r w:rsidRPr="00645C3A">
              <w:t>ⲁⲃⲃⲁ Ⲡⲓϣⲱⲓ ⲛⲉⲙ ⲁⲃⲃⲁ Ⲡⲁⲩⲗⲉ</w:t>
            </w:r>
          </w:p>
          <w:p w14:paraId="1E780961" w14:textId="77777777" w:rsidR="00006239" w:rsidRDefault="00645C3A" w:rsidP="00523190">
            <w:pPr>
              <w:pStyle w:val="CopticVerse"/>
            </w:pPr>
            <w:r w:rsidRPr="00645C3A">
              <w:t>ⲛ̀ⲧⲉϥⲭⲁ ⲛⲉⲛⲛⲟⲃⲓ ⲛⲁⲛ ⲉⲃⲟⲗ</w:t>
            </w:r>
          </w:p>
        </w:tc>
      </w:tr>
      <w:tr w:rsidR="00006239" w14:paraId="60A7F52D" w14:textId="77777777" w:rsidTr="00A91873">
        <w:trPr>
          <w:cantSplit/>
          <w:jc w:val="center"/>
        </w:trPr>
        <w:tc>
          <w:tcPr>
            <w:tcW w:w="288" w:type="dxa"/>
          </w:tcPr>
          <w:p w14:paraId="428847C1" w14:textId="77777777" w:rsidR="00006239" w:rsidRDefault="00006239" w:rsidP="00A91873">
            <w:pPr>
              <w:pStyle w:val="CopticCross"/>
            </w:pPr>
          </w:p>
        </w:tc>
        <w:tc>
          <w:tcPr>
            <w:tcW w:w="3960" w:type="dxa"/>
          </w:tcPr>
          <w:p w14:paraId="01358C29" w14:textId="77777777" w:rsidR="000100FF" w:rsidRPr="000100FF" w:rsidRDefault="000100FF" w:rsidP="00645C3A">
            <w:pPr>
              <w:pStyle w:val="EngHang"/>
              <w:rPr>
                <w:szCs w:val="20"/>
              </w:rPr>
            </w:pPr>
            <w:r w:rsidRPr="000100FF">
              <w:t>Pray to the Lord on our behalf,</w:t>
            </w:r>
          </w:p>
          <w:p w14:paraId="7E4EBA96" w14:textId="77777777" w:rsidR="000100FF" w:rsidRPr="000100FF" w:rsidRDefault="000100FF" w:rsidP="00645C3A">
            <w:pPr>
              <w:pStyle w:val="EngHang"/>
              <w:rPr>
                <w:szCs w:val="20"/>
              </w:rPr>
            </w:pPr>
            <w:r w:rsidRPr="000100FF">
              <w:t>Our holy Roman fathers,</w:t>
            </w:r>
          </w:p>
          <w:p w14:paraId="2D590774" w14:textId="77777777" w:rsidR="000100FF" w:rsidRPr="000100FF" w:rsidRDefault="000100FF" w:rsidP="00645C3A">
            <w:pPr>
              <w:pStyle w:val="EngHang"/>
              <w:rPr>
                <w:szCs w:val="20"/>
              </w:rPr>
            </w:pPr>
            <w:r w:rsidRPr="000100FF">
              <w:t>Maximus and Dometius,</w:t>
            </w:r>
          </w:p>
          <w:p w14:paraId="4B7FAF01" w14:textId="77777777" w:rsidR="00006239" w:rsidRPr="000100FF" w:rsidRDefault="000100FF" w:rsidP="00645C3A">
            <w:pPr>
              <w:pStyle w:val="EngHangEnd"/>
              <w:rPr>
                <w:szCs w:val="20"/>
              </w:rPr>
            </w:pPr>
            <w:r w:rsidRPr="000100FF">
              <w:t>That He may forgive us our sins.</w:t>
            </w:r>
          </w:p>
        </w:tc>
        <w:tc>
          <w:tcPr>
            <w:tcW w:w="288" w:type="dxa"/>
          </w:tcPr>
          <w:p w14:paraId="7C69863D" w14:textId="77777777" w:rsidR="00006239" w:rsidRDefault="00006239" w:rsidP="00006239"/>
        </w:tc>
        <w:tc>
          <w:tcPr>
            <w:tcW w:w="288" w:type="dxa"/>
          </w:tcPr>
          <w:p w14:paraId="774FB9EF" w14:textId="77777777" w:rsidR="00006239" w:rsidRDefault="00006239" w:rsidP="00A91873">
            <w:pPr>
              <w:pStyle w:val="CopticCross"/>
            </w:pPr>
          </w:p>
        </w:tc>
        <w:tc>
          <w:tcPr>
            <w:tcW w:w="3960" w:type="dxa"/>
          </w:tcPr>
          <w:p w14:paraId="489CF5B1" w14:textId="77777777" w:rsidR="00523190" w:rsidRDefault="00645C3A" w:rsidP="00523190">
            <w:pPr>
              <w:pStyle w:val="CopticVersemulti-line"/>
            </w:pPr>
            <w:r w:rsidRPr="00645C3A">
              <w:t>Ⲧⲱⲃϩ ⲙ̀Ⲡⲟ̅ⲥ̅ ⲉϩ̀ⲣⲏⲓ ⲉϫⲱⲛ</w:t>
            </w:r>
          </w:p>
          <w:p w14:paraId="488A687C" w14:textId="77777777" w:rsidR="00523190" w:rsidRDefault="00645C3A" w:rsidP="00523190">
            <w:pPr>
              <w:pStyle w:val="CopticVersemulti-line"/>
            </w:pPr>
            <w:r w:rsidRPr="00645C3A">
              <w:t>ⲛⲉⲛⲓⲟϯ ⲉ̅ⲑ̅ⲩ̅ ⲛ̀ⲣⲱⲙⲉⲟⲥ</w:t>
            </w:r>
          </w:p>
          <w:p w14:paraId="00D72715" w14:textId="77777777" w:rsidR="00523190" w:rsidRDefault="00645C3A" w:rsidP="00523190">
            <w:pPr>
              <w:pStyle w:val="CopticVersemulti-line"/>
            </w:pPr>
            <w:r w:rsidRPr="00645C3A">
              <w:t>Ⲙⲁⲝⲓⲙⲟⲥ ⲛⲉⲙ Ⲇⲟⲙⲉⲧⲓⲟⲥ</w:t>
            </w:r>
          </w:p>
          <w:p w14:paraId="5902EF6C" w14:textId="77777777" w:rsidR="00006239" w:rsidRDefault="00645C3A" w:rsidP="00523190">
            <w:pPr>
              <w:pStyle w:val="CopticVerse"/>
            </w:pPr>
            <w:r w:rsidRPr="00645C3A">
              <w:t>ⲛ̀ⲧⲉϥⲭⲁ ⲛⲉⲛⲛⲟⲃⲓ ⲛⲁⲛ ⲉⲃⲟⲗ</w:t>
            </w:r>
          </w:p>
        </w:tc>
      </w:tr>
      <w:tr w:rsidR="00006239" w14:paraId="1D621C06" w14:textId="77777777" w:rsidTr="00A91873">
        <w:trPr>
          <w:cantSplit/>
          <w:jc w:val="center"/>
        </w:trPr>
        <w:tc>
          <w:tcPr>
            <w:tcW w:w="288" w:type="dxa"/>
          </w:tcPr>
          <w:p w14:paraId="267596B7" w14:textId="77777777" w:rsidR="00006239" w:rsidRDefault="00A91873" w:rsidP="00A91873">
            <w:pPr>
              <w:pStyle w:val="CopticCross"/>
            </w:pPr>
            <w:r>
              <w:t>¿</w:t>
            </w:r>
          </w:p>
        </w:tc>
        <w:tc>
          <w:tcPr>
            <w:tcW w:w="3960" w:type="dxa"/>
          </w:tcPr>
          <w:p w14:paraId="0823BC61" w14:textId="77777777" w:rsidR="000100FF" w:rsidRPr="000100FF" w:rsidRDefault="000100FF" w:rsidP="00645C3A">
            <w:pPr>
              <w:pStyle w:val="EngHang"/>
              <w:rPr>
                <w:szCs w:val="20"/>
              </w:rPr>
            </w:pPr>
            <w:r w:rsidRPr="000100FF">
              <w:t>Pray to the Lord on our behalf,</w:t>
            </w:r>
          </w:p>
          <w:p w14:paraId="5DFE9D2B" w14:textId="77777777" w:rsidR="000100FF" w:rsidRPr="000100FF" w:rsidRDefault="000100FF" w:rsidP="00645C3A">
            <w:pPr>
              <w:pStyle w:val="EngHang"/>
              <w:rPr>
                <w:szCs w:val="20"/>
              </w:rPr>
            </w:pPr>
            <w:r w:rsidRPr="000100FF">
              <w:t>O Forty Nine Martyrs,</w:t>
            </w:r>
          </w:p>
          <w:p w14:paraId="0BE062DA" w14:textId="77777777" w:rsidR="000100FF" w:rsidRPr="000100FF" w:rsidRDefault="000100FF" w:rsidP="00645C3A">
            <w:pPr>
              <w:pStyle w:val="EngHang"/>
              <w:rPr>
                <w:szCs w:val="20"/>
              </w:rPr>
            </w:pPr>
            <w:r w:rsidRPr="000100FF">
              <w:t>The elders of Shiheet,</w:t>
            </w:r>
          </w:p>
          <w:p w14:paraId="3A3CEBB6" w14:textId="77777777" w:rsidR="00006239" w:rsidRDefault="000100FF" w:rsidP="00645C3A">
            <w:pPr>
              <w:pStyle w:val="EngHangEnd"/>
            </w:pPr>
            <w:r w:rsidRPr="000100FF">
              <w:t>That He may forgive us our sins.</w:t>
            </w:r>
          </w:p>
        </w:tc>
        <w:tc>
          <w:tcPr>
            <w:tcW w:w="288" w:type="dxa"/>
          </w:tcPr>
          <w:p w14:paraId="4E2B6687" w14:textId="77777777" w:rsidR="00006239" w:rsidRDefault="00006239" w:rsidP="00006239"/>
        </w:tc>
        <w:tc>
          <w:tcPr>
            <w:tcW w:w="288" w:type="dxa"/>
          </w:tcPr>
          <w:p w14:paraId="720938D5" w14:textId="77777777" w:rsidR="00006239" w:rsidRDefault="00A91873" w:rsidP="00A91873">
            <w:pPr>
              <w:pStyle w:val="CopticCross"/>
            </w:pPr>
            <w:r>
              <w:t>¿</w:t>
            </w:r>
          </w:p>
        </w:tc>
        <w:tc>
          <w:tcPr>
            <w:tcW w:w="3960" w:type="dxa"/>
          </w:tcPr>
          <w:p w14:paraId="66D643E1" w14:textId="77777777" w:rsidR="00523190" w:rsidRDefault="00645C3A" w:rsidP="00523190">
            <w:pPr>
              <w:pStyle w:val="CopticVersemulti-line"/>
            </w:pPr>
            <w:r w:rsidRPr="00645C3A">
              <w:t>Ⲧⲱⲃϩ ⲙ̀Ⲡⲟ̅ⲥ̅ ⲉϩ̀ⲣⲏⲓ ⲉϫⲱⲛ</w:t>
            </w:r>
          </w:p>
          <w:p w14:paraId="44F6FC5C" w14:textId="77777777" w:rsidR="00523190" w:rsidRDefault="00645C3A" w:rsidP="00523190">
            <w:pPr>
              <w:pStyle w:val="CopticVersemulti-line"/>
            </w:pPr>
            <w:r w:rsidRPr="00645C3A">
              <w:t>ⲡⲓϩ̀ⲙⲉⲯⲏⲧ ⲙ̀⳥</w:t>
            </w:r>
          </w:p>
          <w:p w14:paraId="523C254B" w14:textId="77777777" w:rsidR="00523190" w:rsidRDefault="00645C3A" w:rsidP="00523190">
            <w:pPr>
              <w:pStyle w:val="CopticVersemulti-line"/>
            </w:pPr>
            <w:r w:rsidRPr="00645C3A">
              <w:t>ⲛⲓϧⲉⲗⲗⲟⲓ ⲛ̀ⲧⲉ Ϣⲓϩⲏⲧ</w:t>
            </w:r>
          </w:p>
          <w:p w14:paraId="686FA036" w14:textId="77777777" w:rsidR="00006239" w:rsidRDefault="00645C3A" w:rsidP="00523190">
            <w:pPr>
              <w:pStyle w:val="CopticVerse"/>
            </w:pPr>
            <w:r w:rsidRPr="00645C3A">
              <w:t>ⲛ̀ⲧⲉϥⲭⲁ ⲛⲉⲛⲛⲟⲃⲓ ⲛⲁⲛ ⲉⲃⲟⲗ</w:t>
            </w:r>
          </w:p>
        </w:tc>
      </w:tr>
      <w:tr w:rsidR="00006239" w14:paraId="1EA5295B" w14:textId="77777777" w:rsidTr="00A91873">
        <w:trPr>
          <w:cantSplit/>
          <w:jc w:val="center"/>
        </w:trPr>
        <w:tc>
          <w:tcPr>
            <w:tcW w:w="288" w:type="dxa"/>
          </w:tcPr>
          <w:p w14:paraId="57D9D4F1" w14:textId="77777777" w:rsidR="00006239" w:rsidRDefault="00006239" w:rsidP="00A91873">
            <w:pPr>
              <w:pStyle w:val="CopticCross"/>
            </w:pPr>
          </w:p>
        </w:tc>
        <w:tc>
          <w:tcPr>
            <w:tcW w:w="3960" w:type="dxa"/>
          </w:tcPr>
          <w:p w14:paraId="5ACAF552" w14:textId="77777777" w:rsidR="000100FF" w:rsidRPr="000100FF" w:rsidRDefault="000100FF" w:rsidP="00645C3A">
            <w:pPr>
              <w:pStyle w:val="EngHang"/>
              <w:rPr>
                <w:szCs w:val="20"/>
              </w:rPr>
            </w:pPr>
            <w:r w:rsidRPr="000100FF">
              <w:t>Pray to the Lord on our behalf,</w:t>
            </w:r>
          </w:p>
          <w:p w14:paraId="3732277A" w14:textId="77777777" w:rsidR="000100FF" w:rsidRPr="000100FF" w:rsidRDefault="000100FF" w:rsidP="00645C3A">
            <w:pPr>
              <w:pStyle w:val="EngHang"/>
              <w:rPr>
                <w:szCs w:val="20"/>
              </w:rPr>
            </w:pPr>
            <w:r w:rsidRPr="000100FF">
              <w:t>O strong saint, Abba Moses,</w:t>
            </w:r>
          </w:p>
          <w:p w14:paraId="1A214140" w14:textId="77777777" w:rsidR="000100FF" w:rsidRPr="000100FF" w:rsidRDefault="000100FF" w:rsidP="00645C3A">
            <w:pPr>
              <w:pStyle w:val="EngHang"/>
              <w:rPr>
                <w:szCs w:val="20"/>
              </w:rPr>
            </w:pPr>
            <w:r w:rsidRPr="000100FF">
              <w:t>And John Kama,</w:t>
            </w:r>
          </w:p>
          <w:p w14:paraId="08D0E422" w14:textId="77777777" w:rsidR="00006239" w:rsidRDefault="000100FF" w:rsidP="00645C3A">
            <w:pPr>
              <w:pStyle w:val="EngHangEnd"/>
            </w:pPr>
            <w:r w:rsidRPr="000100FF">
              <w:t>That He may forgive us our sins.</w:t>
            </w:r>
          </w:p>
        </w:tc>
        <w:tc>
          <w:tcPr>
            <w:tcW w:w="288" w:type="dxa"/>
          </w:tcPr>
          <w:p w14:paraId="50CCA273" w14:textId="77777777" w:rsidR="00006239" w:rsidRDefault="00006239" w:rsidP="00006239"/>
        </w:tc>
        <w:tc>
          <w:tcPr>
            <w:tcW w:w="288" w:type="dxa"/>
          </w:tcPr>
          <w:p w14:paraId="5580F529" w14:textId="77777777" w:rsidR="00006239" w:rsidRDefault="00006239" w:rsidP="00A91873">
            <w:pPr>
              <w:pStyle w:val="CopticCross"/>
            </w:pPr>
          </w:p>
        </w:tc>
        <w:tc>
          <w:tcPr>
            <w:tcW w:w="3960" w:type="dxa"/>
          </w:tcPr>
          <w:p w14:paraId="4F4A0880" w14:textId="77777777" w:rsidR="00523190" w:rsidRDefault="00645C3A" w:rsidP="00645C3A">
            <w:pPr>
              <w:pStyle w:val="CopticVersemulti-line"/>
            </w:pPr>
            <w:r>
              <w:t>Ⲧⲱⲃϩ ⲙ̀Ⲡⲟ̅ⲥ̅ ⲉϩ̀ⲣⲏⲓ</w:t>
            </w:r>
          </w:p>
          <w:p w14:paraId="6634F1D6" w14:textId="77777777" w:rsidR="00523190" w:rsidRDefault="00645C3A" w:rsidP="00645C3A">
            <w:pPr>
              <w:pStyle w:val="CopticVersemulti-line"/>
            </w:pPr>
            <w:r>
              <w:t>ⲉϫⲱⲛ ⲡⲓϫⲱⲣⲓ ⲉ̅ⲑ̅ⲩ ⲁⲃⲃⲁ Ⲙⲱⲥⲏ</w:t>
            </w:r>
          </w:p>
          <w:p w14:paraId="182E88B2" w14:textId="77777777" w:rsidR="00645C3A" w:rsidRDefault="00645C3A" w:rsidP="00645C3A">
            <w:pPr>
              <w:pStyle w:val="CopticVersemulti-line"/>
            </w:pPr>
            <w:r>
              <w:t>ⲛⲉⲙ Ⲓⲱ̅ⲁ̅ ⲡⲓⲭⲁⲙⲏ</w:t>
            </w:r>
          </w:p>
          <w:p w14:paraId="4C3EC1FF" w14:textId="77777777" w:rsidR="00006239" w:rsidRDefault="00645C3A" w:rsidP="00523190">
            <w:pPr>
              <w:pStyle w:val="CopticVerse"/>
            </w:pPr>
            <w:r>
              <w:t>ⲛ̀ⲧⲉϥⲭⲁ ⲛⲉⲛⲛⲟⲃⲓ ⲛⲁⲛ ⲉⲃⲟⲗ</w:t>
            </w:r>
          </w:p>
        </w:tc>
      </w:tr>
      <w:tr w:rsidR="00006239" w14:paraId="50D33F9D" w14:textId="77777777" w:rsidTr="00A91873">
        <w:trPr>
          <w:cantSplit/>
          <w:jc w:val="center"/>
        </w:trPr>
        <w:tc>
          <w:tcPr>
            <w:tcW w:w="288" w:type="dxa"/>
          </w:tcPr>
          <w:p w14:paraId="41305A1B" w14:textId="77777777" w:rsidR="00006239" w:rsidRDefault="00A91873" w:rsidP="00A91873">
            <w:pPr>
              <w:pStyle w:val="CopticCross"/>
            </w:pPr>
            <w:r>
              <w:t>¿</w:t>
            </w:r>
          </w:p>
        </w:tc>
        <w:tc>
          <w:tcPr>
            <w:tcW w:w="3960" w:type="dxa"/>
          </w:tcPr>
          <w:p w14:paraId="76FD93AC" w14:textId="77777777" w:rsidR="000100FF" w:rsidRPr="000100FF" w:rsidRDefault="000100FF" w:rsidP="00645C3A">
            <w:pPr>
              <w:pStyle w:val="EngHang"/>
              <w:rPr>
                <w:szCs w:val="20"/>
              </w:rPr>
            </w:pPr>
            <w:r w:rsidRPr="000100FF">
              <w:t>Pray to the Lord on our behalf,</w:t>
            </w:r>
          </w:p>
          <w:p w14:paraId="791733D4" w14:textId="77777777" w:rsidR="000100FF" w:rsidRPr="000100FF" w:rsidRDefault="000100FF" w:rsidP="00645C3A">
            <w:pPr>
              <w:pStyle w:val="EngHang"/>
              <w:rPr>
                <w:szCs w:val="20"/>
              </w:rPr>
            </w:pPr>
            <w:r w:rsidRPr="000100FF">
              <w:t>Abba Pachom of the Koinonia,</w:t>
            </w:r>
          </w:p>
          <w:p w14:paraId="0A2C4015" w14:textId="77777777" w:rsidR="000100FF" w:rsidRPr="000100FF" w:rsidRDefault="000100FF" w:rsidP="00645C3A">
            <w:pPr>
              <w:pStyle w:val="EngHang"/>
              <w:rPr>
                <w:szCs w:val="20"/>
              </w:rPr>
            </w:pPr>
            <w:r w:rsidRPr="000100FF">
              <w:t>And his disciple Theodorus,</w:t>
            </w:r>
          </w:p>
          <w:p w14:paraId="5EA3270A" w14:textId="77777777" w:rsidR="00006239" w:rsidRDefault="000100FF" w:rsidP="00645C3A">
            <w:pPr>
              <w:pStyle w:val="EngHangEnd"/>
            </w:pPr>
            <w:r w:rsidRPr="000100FF">
              <w:t>That He may forgive us our sins.</w:t>
            </w:r>
          </w:p>
        </w:tc>
        <w:tc>
          <w:tcPr>
            <w:tcW w:w="288" w:type="dxa"/>
          </w:tcPr>
          <w:p w14:paraId="341D9A6D" w14:textId="77777777" w:rsidR="00006239" w:rsidRDefault="00006239" w:rsidP="00006239"/>
        </w:tc>
        <w:tc>
          <w:tcPr>
            <w:tcW w:w="288" w:type="dxa"/>
          </w:tcPr>
          <w:p w14:paraId="6EBA21BC" w14:textId="77777777" w:rsidR="00006239" w:rsidRDefault="00A91873" w:rsidP="00A91873">
            <w:pPr>
              <w:pStyle w:val="CopticCross"/>
            </w:pPr>
            <w:r>
              <w:t>¿</w:t>
            </w:r>
          </w:p>
        </w:tc>
        <w:tc>
          <w:tcPr>
            <w:tcW w:w="3960" w:type="dxa"/>
          </w:tcPr>
          <w:p w14:paraId="75AD16D7" w14:textId="77777777" w:rsidR="00523190" w:rsidRDefault="00645C3A" w:rsidP="00523190">
            <w:pPr>
              <w:pStyle w:val="CopticVersemulti-line"/>
            </w:pPr>
            <w:r w:rsidRPr="00645C3A">
              <w:t>Ⲧⲱⲃϩ ⲙ̀Ⲡⲟ̅ⲥ̅ ⲉϩ̀ⲣⲏⲓ ⲉϫⲱⲛ</w:t>
            </w:r>
          </w:p>
          <w:p w14:paraId="0C522587" w14:textId="77777777" w:rsidR="00523190" w:rsidRDefault="00645C3A" w:rsidP="00523190">
            <w:pPr>
              <w:pStyle w:val="CopticVersemulti-line"/>
            </w:pPr>
            <w:r w:rsidRPr="00645C3A">
              <w:t>ⲁⲃⲃⲁ Ⲡⲁϧⲱⲙ ⲫⲁ ϯⲕⲟⲓⲛⲱⲛⲓⲁ</w:t>
            </w:r>
          </w:p>
          <w:p w14:paraId="4676636A" w14:textId="77777777" w:rsidR="00523190" w:rsidRDefault="00645C3A" w:rsidP="00523190">
            <w:pPr>
              <w:pStyle w:val="CopticVersemulti-line"/>
            </w:pPr>
            <w:r w:rsidRPr="00645C3A">
              <w:t>ⲛⲉⲙ Ⲑⲉⲟⲇⲱⲣⲟⲥ ⲡⲉϥⲙⲁⲑⲏⲧⲏⲥ</w:t>
            </w:r>
          </w:p>
          <w:p w14:paraId="46D0BC43" w14:textId="77777777" w:rsidR="00006239" w:rsidRDefault="00645C3A" w:rsidP="00523190">
            <w:pPr>
              <w:pStyle w:val="CopticVerse"/>
            </w:pPr>
            <w:r w:rsidRPr="00645C3A">
              <w:t>ⲛ̀ⲧⲉϥⲭⲁ ⲛⲉⲛⲛⲟⲃⲓ ⲛⲁⲛ ⲉⲃⲟⲗ</w:t>
            </w:r>
          </w:p>
        </w:tc>
      </w:tr>
      <w:tr w:rsidR="000100FF" w14:paraId="16452A5F" w14:textId="77777777" w:rsidTr="00A91873">
        <w:trPr>
          <w:cantSplit/>
          <w:jc w:val="center"/>
        </w:trPr>
        <w:tc>
          <w:tcPr>
            <w:tcW w:w="288" w:type="dxa"/>
          </w:tcPr>
          <w:p w14:paraId="533C4BBE" w14:textId="77777777" w:rsidR="000100FF" w:rsidRDefault="000100FF" w:rsidP="00A91873">
            <w:pPr>
              <w:pStyle w:val="CopticCross"/>
            </w:pPr>
          </w:p>
        </w:tc>
        <w:tc>
          <w:tcPr>
            <w:tcW w:w="3960" w:type="dxa"/>
          </w:tcPr>
          <w:p w14:paraId="4B328C78" w14:textId="77777777" w:rsidR="000100FF" w:rsidRPr="000100FF" w:rsidRDefault="000100FF" w:rsidP="00645C3A">
            <w:pPr>
              <w:pStyle w:val="EngHang"/>
              <w:rPr>
                <w:szCs w:val="20"/>
              </w:rPr>
            </w:pPr>
            <w:r w:rsidRPr="000100FF">
              <w:t>Pray to the Lord on our behalf,</w:t>
            </w:r>
          </w:p>
          <w:p w14:paraId="6D43A644" w14:textId="77777777" w:rsidR="000100FF" w:rsidRPr="000100FF" w:rsidRDefault="000100FF" w:rsidP="00645C3A">
            <w:pPr>
              <w:pStyle w:val="EngHang"/>
              <w:rPr>
                <w:szCs w:val="20"/>
              </w:rPr>
            </w:pPr>
            <w:r w:rsidRPr="000100FF">
              <w:t>Abba Shenute the Archmandrite,</w:t>
            </w:r>
          </w:p>
          <w:p w14:paraId="574E7444" w14:textId="77777777" w:rsidR="000100FF" w:rsidRPr="000100FF" w:rsidRDefault="000100FF" w:rsidP="00645C3A">
            <w:pPr>
              <w:pStyle w:val="EngHang"/>
              <w:rPr>
                <w:szCs w:val="20"/>
              </w:rPr>
            </w:pPr>
            <w:r w:rsidRPr="000100FF">
              <w:t xml:space="preserve">And his disciple Abba Wisa, </w:t>
            </w:r>
          </w:p>
          <w:p w14:paraId="77CF2E64" w14:textId="77777777" w:rsidR="000100FF" w:rsidRPr="000100FF" w:rsidRDefault="000100FF" w:rsidP="00645C3A">
            <w:pPr>
              <w:pStyle w:val="EngHangEnd"/>
              <w:rPr>
                <w:szCs w:val="20"/>
              </w:rPr>
            </w:pPr>
            <w:r w:rsidRPr="000100FF">
              <w:t>That He may forgive us our sins.</w:t>
            </w:r>
          </w:p>
        </w:tc>
        <w:tc>
          <w:tcPr>
            <w:tcW w:w="288" w:type="dxa"/>
          </w:tcPr>
          <w:p w14:paraId="62339C6D" w14:textId="77777777" w:rsidR="000100FF" w:rsidRDefault="000100FF" w:rsidP="00006239"/>
        </w:tc>
        <w:tc>
          <w:tcPr>
            <w:tcW w:w="288" w:type="dxa"/>
          </w:tcPr>
          <w:p w14:paraId="7104E33A" w14:textId="77777777" w:rsidR="000100FF" w:rsidRDefault="000100FF" w:rsidP="00A91873">
            <w:pPr>
              <w:pStyle w:val="CopticCross"/>
            </w:pPr>
          </w:p>
        </w:tc>
        <w:tc>
          <w:tcPr>
            <w:tcW w:w="3960" w:type="dxa"/>
          </w:tcPr>
          <w:p w14:paraId="638E1BE8" w14:textId="77777777" w:rsidR="00523190" w:rsidRDefault="00645C3A" w:rsidP="00523190">
            <w:pPr>
              <w:pStyle w:val="CopticVersemulti-line"/>
            </w:pPr>
            <w:r w:rsidRPr="00645C3A">
              <w:t>Ⲧⲱⲃϩ ⲙ̀Ⲡⲟ̅ⲥ̅ ⲉϩ̀ⲣⲏⲓ ⲉϫⲱⲛ</w:t>
            </w:r>
          </w:p>
          <w:p w14:paraId="5DD18C97" w14:textId="77777777" w:rsidR="00523190" w:rsidRDefault="00645C3A" w:rsidP="00523190">
            <w:pPr>
              <w:pStyle w:val="CopticVersemulti-line"/>
            </w:pPr>
            <w:r w:rsidRPr="00645C3A">
              <w:t>ⲁⲃⲃⲁ Ϣⲉⲛⲟⲩϯ ⲡⲓⲁⲣⲭⲏⲙⲁⲛⲇⲣⲓⲧⲏⲥ</w:t>
            </w:r>
          </w:p>
          <w:p w14:paraId="4B0B599E" w14:textId="77777777" w:rsidR="00523190" w:rsidRDefault="00645C3A" w:rsidP="00523190">
            <w:pPr>
              <w:pStyle w:val="CopticVersemulti-line"/>
            </w:pPr>
            <w:r w:rsidRPr="00645C3A">
              <w:t>ⲛⲉⲙ ⲁⲃⲃⲁ Ⲃⲏⲥⲁ ⲡⲉϥⲙⲁⲑⲏⲧⲏⲥ</w:t>
            </w:r>
          </w:p>
          <w:p w14:paraId="0D79D74C" w14:textId="77777777" w:rsidR="000100FF" w:rsidRDefault="00645C3A" w:rsidP="00523190">
            <w:pPr>
              <w:pStyle w:val="CopticVerse"/>
            </w:pPr>
            <w:r w:rsidRPr="00645C3A">
              <w:t>ⲛ̀ⲧⲉϥⲭⲁ ⲛⲉⲛⲛⲟⲃⲓ ⲛⲁⲛ ⲉⲃⲟⲗ</w:t>
            </w:r>
          </w:p>
        </w:tc>
      </w:tr>
      <w:tr w:rsidR="000100FF" w14:paraId="6523F20A" w14:textId="77777777" w:rsidTr="00A91873">
        <w:trPr>
          <w:cantSplit/>
          <w:jc w:val="center"/>
        </w:trPr>
        <w:tc>
          <w:tcPr>
            <w:tcW w:w="288" w:type="dxa"/>
          </w:tcPr>
          <w:p w14:paraId="767734FB" w14:textId="77777777" w:rsidR="000100FF" w:rsidRDefault="00A91873" w:rsidP="00A91873">
            <w:pPr>
              <w:pStyle w:val="CopticCross"/>
            </w:pPr>
            <w:r>
              <w:t>¿</w:t>
            </w:r>
          </w:p>
        </w:tc>
        <w:tc>
          <w:tcPr>
            <w:tcW w:w="3960" w:type="dxa"/>
          </w:tcPr>
          <w:p w14:paraId="56388368" w14:textId="77777777" w:rsidR="000100FF" w:rsidRPr="000100FF" w:rsidRDefault="000100FF" w:rsidP="00645C3A">
            <w:pPr>
              <w:pStyle w:val="EngHang"/>
              <w:rPr>
                <w:szCs w:val="20"/>
              </w:rPr>
            </w:pPr>
            <w:r w:rsidRPr="000100FF">
              <w:t>Pray to the Lord on our behalf,</w:t>
            </w:r>
          </w:p>
          <w:p w14:paraId="5116214B" w14:textId="77777777" w:rsidR="000100FF" w:rsidRPr="000100FF" w:rsidRDefault="000100FF" w:rsidP="00645C3A">
            <w:pPr>
              <w:pStyle w:val="EngHang"/>
              <w:rPr>
                <w:szCs w:val="20"/>
              </w:rPr>
            </w:pPr>
            <w:r w:rsidRPr="000100FF">
              <w:t>Abba Nopher and Abba Karus,</w:t>
            </w:r>
          </w:p>
          <w:p w14:paraId="59082564" w14:textId="77777777" w:rsidR="000100FF" w:rsidRPr="000100FF" w:rsidRDefault="000100FF" w:rsidP="00645C3A">
            <w:pPr>
              <w:pStyle w:val="EngHang"/>
              <w:rPr>
                <w:szCs w:val="20"/>
              </w:rPr>
            </w:pPr>
            <w:r w:rsidRPr="000100FF">
              <w:t>And our father Paphnutius,</w:t>
            </w:r>
          </w:p>
          <w:p w14:paraId="288F63CB" w14:textId="77777777" w:rsidR="000100FF" w:rsidRPr="000100FF" w:rsidRDefault="000100FF" w:rsidP="00645C3A">
            <w:pPr>
              <w:pStyle w:val="EngHangEnd"/>
              <w:rPr>
                <w:szCs w:val="20"/>
              </w:rPr>
            </w:pPr>
            <w:r w:rsidRPr="000100FF">
              <w:t>That He may forgive us our sins.</w:t>
            </w:r>
          </w:p>
        </w:tc>
        <w:tc>
          <w:tcPr>
            <w:tcW w:w="288" w:type="dxa"/>
          </w:tcPr>
          <w:p w14:paraId="1FF41CE5" w14:textId="77777777" w:rsidR="000100FF" w:rsidRDefault="000100FF" w:rsidP="00006239"/>
        </w:tc>
        <w:tc>
          <w:tcPr>
            <w:tcW w:w="288" w:type="dxa"/>
          </w:tcPr>
          <w:p w14:paraId="73052EDE" w14:textId="77777777" w:rsidR="000100FF" w:rsidRDefault="00A91873" w:rsidP="00A91873">
            <w:pPr>
              <w:pStyle w:val="CopticCross"/>
            </w:pPr>
            <w:r>
              <w:t>¿</w:t>
            </w:r>
          </w:p>
        </w:tc>
        <w:tc>
          <w:tcPr>
            <w:tcW w:w="3960" w:type="dxa"/>
          </w:tcPr>
          <w:p w14:paraId="28E3E4E6" w14:textId="77777777" w:rsidR="00523190" w:rsidRDefault="00645C3A" w:rsidP="00523190">
            <w:pPr>
              <w:pStyle w:val="CopticVersemulti-line"/>
            </w:pPr>
            <w:r w:rsidRPr="00645C3A">
              <w:t>Ⲧⲱⲃϩ ⲙ̀Ⲡⲟ̅ⲥ̅ ⲉϩ̀ⲣⲏⲓ ⲉϫⲱⲛ</w:t>
            </w:r>
          </w:p>
          <w:p w14:paraId="49D114E9" w14:textId="77777777" w:rsidR="00523190" w:rsidRDefault="00645C3A" w:rsidP="00523190">
            <w:pPr>
              <w:pStyle w:val="CopticVersemulti-line"/>
            </w:pPr>
            <w:r w:rsidRPr="00645C3A">
              <w:t>ⲁⲃⲃⲁ Ⲛⲟⲩϥⲉⲣ ⲛⲉⲙ ⲁⲃⲃⲁ Ⲕⲁⲣⲟⲥ</w:t>
            </w:r>
          </w:p>
          <w:p w14:paraId="751C01D0" w14:textId="77777777" w:rsidR="00523190" w:rsidRDefault="00645C3A" w:rsidP="00523190">
            <w:pPr>
              <w:pStyle w:val="CopticVersemulti-line"/>
            </w:pPr>
            <w:r w:rsidRPr="00645C3A">
              <w:t>ⲛⲉⲙ ⲡⲉⲛⲓⲱⲧ Ⲡⲁⲫⲛⲟⲩⲧⲓⲟⲥ</w:t>
            </w:r>
          </w:p>
          <w:p w14:paraId="4E7E7A3A" w14:textId="77777777" w:rsidR="000100FF" w:rsidRDefault="00645C3A" w:rsidP="00523190">
            <w:pPr>
              <w:pStyle w:val="CopticVerse"/>
            </w:pPr>
            <w:r w:rsidRPr="00645C3A">
              <w:t>ⲛ̀ⲧⲉϥⲭⲁ ⲛⲉⲛⲛⲟⲃⲓ ⲛⲁⲛ ⲉⲃⲟⲗ</w:t>
            </w:r>
          </w:p>
        </w:tc>
      </w:tr>
      <w:tr w:rsidR="000100FF" w14:paraId="2321825A" w14:textId="77777777" w:rsidTr="00A91873">
        <w:trPr>
          <w:cantSplit/>
          <w:jc w:val="center"/>
        </w:trPr>
        <w:tc>
          <w:tcPr>
            <w:tcW w:w="288" w:type="dxa"/>
          </w:tcPr>
          <w:p w14:paraId="2F0943D9" w14:textId="77777777" w:rsidR="000100FF" w:rsidRDefault="000100FF" w:rsidP="00A91873">
            <w:pPr>
              <w:pStyle w:val="CopticCross"/>
            </w:pPr>
          </w:p>
        </w:tc>
        <w:tc>
          <w:tcPr>
            <w:tcW w:w="3960" w:type="dxa"/>
          </w:tcPr>
          <w:p w14:paraId="117CA9FC" w14:textId="77777777" w:rsidR="000100FF" w:rsidRPr="000100FF" w:rsidRDefault="000100FF" w:rsidP="00645C3A">
            <w:pPr>
              <w:pStyle w:val="EngHang"/>
              <w:rPr>
                <w:szCs w:val="20"/>
              </w:rPr>
            </w:pPr>
            <w:r w:rsidRPr="000100FF">
              <w:t>Pray to the Lord on our behalf,</w:t>
            </w:r>
          </w:p>
          <w:p w14:paraId="7691ED54" w14:textId="77777777" w:rsidR="000100FF" w:rsidRPr="000100FF" w:rsidRDefault="000100FF" w:rsidP="00645C3A">
            <w:pPr>
              <w:pStyle w:val="EngHang"/>
              <w:rPr>
                <w:szCs w:val="20"/>
              </w:rPr>
            </w:pPr>
            <w:r w:rsidRPr="000100FF">
              <w:t>Abba Samuel the confessor,</w:t>
            </w:r>
          </w:p>
          <w:p w14:paraId="574AA5FA" w14:textId="77777777" w:rsidR="000100FF" w:rsidRPr="000100FF" w:rsidRDefault="000100FF" w:rsidP="00645C3A">
            <w:pPr>
              <w:pStyle w:val="EngHang"/>
              <w:rPr>
                <w:szCs w:val="20"/>
              </w:rPr>
            </w:pPr>
            <w:r w:rsidRPr="000100FF">
              <w:t>And his disciples, Justus and Apollo,</w:t>
            </w:r>
          </w:p>
          <w:p w14:paraId="65CE4867" w14:textId="77777777" w:rsidR="000100FF" w:rsidRPr="000100FF" w:rsidRDefault="000100FF" w:rsidP="00645C3A">
            <w:pPr>
              <w:pStyle w:val="EngHangEnd"/>
            </w:pPr>
            <w:r w:rsidRPr="000100FF">
              <w:t>That He may forgive us our sins.</w:t>
            </w:r>
          </w:p>
        </w:tc>
        <w:tc>
          <w:tcPr>
            <w:tcW w:w="288" w:type="dxa"/>
          </w:tcPr>
          <w:p w14:paraId="35BC766E" w14:textId="77777777" w:rsidR="000100FF" w:rsidRDefault="000100FF" w:rsidP="00006239"/>
        </w:tc>
        <w:tc>
          <w:tcPr>
            <w:tcW w:w="288" w:type="dxa"/>
          </w:tcPr>
          <w:p w14:paraId="1A1819BA" w14:textId="77777777" w:rsidR="000100FF" w:rsidRDefault="000100FF" w:rsidP="00A91873">
            <w:pPr>
              <w:pStyle w:val="CopticCross"/>
            </w:pPr>
          </w:p>
        </w:tc>
        <w:tc>
          <w:tcPr>
            <w:tcW w:w="3960" w:type="dxa"/>
          </w:tcPr>
          <w:p w14:paraId="299FBE27" w14:textId="77777777" w:rsidR="00523190" w:rsidRDefault="00645C3A" w:rsidP="00523190">
            <w:pPr>
              <w:pStyle w:val="CopticVersemulti-line"/>
            </w:pPr>
            <w:r w:rsidRPr="00645C3A">
              <w:t>Ⲧⲱⲃϩ ⲙ̀Ⲡⲟ̅ⲥ̅ ⲉϩ̀ⲣⲏⲓ ⲉϫⲱⲛ</w:t>
            </w:r>
          </w:p>
          <w:p w14:paraId="704E9FE1" w14:textId="77777777" w:rsidR="00523190" w:rsidRDefault="00645C3A" w:rsidP="00523190">
            <w:pPr>
              <w:pStyle w:val="CopticVersemulti-line"/>
            </w:pPr>
            <w:r w:rsidRPr="00645C3A">
              <w:t>ⲁⲃⲃⲁ Ⲥⲁⲙⲟⲩⲏⲗ ⲡⲓⲟ̀ⲙⲟⲗⲟⲅⲓⲧⲏⲥ</w:t>
            </w:r>
          </w:p>
          <w:p w14:paraId="1358600B" w14:textId="77777777" w:rsidR="00523190" w:rsidRDefault="00645C3A" w:rsidP="00523190">
            <w:pPr>
              <w:pStyle w:val="CopticVersemulti-line"/>
            </w:pPr>
            <w:r w:rsidRPr="00645C3A">
              <w:t>ⲛⲉⲙ Ⲓⲟⲩⲥⲧⲟⲥ ⲛⲉⲙ Ⲁⲡⲟⲗⲗⲟ ⲡⲉϥⲙⲁⲑⲏⲧⲏⲥ</w:t>
            </w:r>
          </w:p>
          <w:p w14:paraId="40694FA7" w14:textId="77777777" w:rsidR="000100FF" w:rsidRDefault="00645C3A" w:rsidP="00523190">
            <w:pPr>
              <w:pStyle w:val="CopticVerse"/>
            </w:pPr>
            <w:r w:rsidRPr="00645C3A">
              <w:t>ⲛ̀ⲧⲉϥⲭⲁ ⲛⲉⲛⲛⲟⲃⲓ ⲛⲁⲛ ⲉⲃⲟⲗ</w:t>
            </w:r>
          </w:p>
        </w:tc>
      </w:tr>
      <w:tr w:rsidR="000100FF" w14:paraId="50EFD8E6" w14:textId="77777777" w:rsidTr="00A91873">
        <w:trPr>
          <w:cantSplit/>
          <w:jc w:val="center"/>
        </w:trPr>
        <w:tc>
          <w:tcPr>
            <w:tcW w:w="288" w:type="dxa"/>
          </w:tcPr>
          <w:p w14:paraId="57927183" w14:textId="77777777" w:rsidR="000100FF" w:rsidRDefault="00A91873" w:rsidP="00A91873">
            <w:pPr>
              <w:pStyle w:val="CopticCross"/>
            </w:pPr>
            <w:r>
              <w:lastRenderedPageBreak/>
              <w:t>¿</w:t>
            </w:r>
          </w:p>
        </w:tc>
        <w:tc>
          <w:tcPr>
            <w:tcW w:w="3960" w:type="dxa"/>
          </w:tcPr>
          <w:p w14:paraId="28199EFC" w14:textId="77777777" w:rsidR="000100FF" w:rsidRPr="000100FF" w:rsidRDefault="000100FF" w:rsidP="00645C3A">
            <w:pPr>
              <w:pStyle w:val="EngHang"/>
              <w:rPr>
                <w:szCs w:val="20"/>
              </w:rPr>
            </w:pPr>
            <w:r w:rsidRPr="000100FF">
              <w:t>Pray to the Lord on our behalf,</w:t>
            </w:r>
          </w:p>
          <w:p w14:paraId="79F4EEB4" w14:textId="77777777" w:rsidR="000100FF" w:rsidRPr="000100FF" w:rsidRDefault="000100FF" w:rsidP="00645C3A">
            <w:pPr>
              <w:pStyle w:val="EngHang"/>
              <w:rPr>
                <w:szCs w:val="20"/>
              </w:rPr>
            </w:pPr>
            <w:r w:rsidRPr="000100FF">
              <w:t>Abba Apollo and Abba Apip,</w:t>
            </w:r>
          </w:p>
          <w:p w14:paraId="44766255" w14:textId="77777777" w:rsidR="000100FF" w:rsidRPr="000100FF" w:rsidRDefault="000100FF" w:rsidP="00645C3A">
            <w:pPr>
              <w:pStyle w:val="EngHang"/>
              <w:rPr>
                <w:szCs w:val="20"/>
              </w:rPr>
            </w:pPr>
            <w:r w:rsidRPr="000100FF">
              <w:t>And our father Abba Pigimi,</w:t>
            </w:r>
          </w:p>
          <w:p w14:paraId="0CA722EF" w14:textId="77777777" w:rsidR="000100FF" w:rsidRPr="000100FF" w:rsidRDefault="000100FF" w:rsidP="00645C3A">
            <w:pPr>
              <w:pStyle w:val="EngHangEnd"/>
            </w:pPr>
            <w:r w:rsidRPr="000100FF">
              <w:t>That He may forgive us our sins.</w:t>
            </w:r>
          </w:p>
        </w:tc>
        <w:tc>
          <w:tcPr>
            <w:tcW w:w="288" w:type="dxa"/>
          </w:tcPr>
          <w:p w14:paraId="02F3EC51" w14:textId="77777777" w:rsidR="000100FF" w:rsidRDefault="000100FF" w:rsidP="00006239"/>
        </w:tc>
        <w:tc>
          <w:tcPr>
            <w:tcW w:w="288" w:type="dxa"/>
          </w:tcPr>
          <w:p w14:paraId="62BD8975" w14:textId="77777777" w:rsidR="000100FF" w:rsidRDefault="00A91873" w:rsidP="00A91873">
            <w:pPr>
              <w:pStyle w:val="CopticCross"/>
            </w:pPr>
            <w:r>
              <w:t>¿</w:t>
            </w:r>
          </w:p>
        </w:tc>
        <w:tc>
          <w:tcPr>
            <w:tcW w:w="3960" w:type="dxa"/>
          </w:tcPr>
          <w:p w14:paraId="1C4F49E4" w14:textId="77777777" w:rsidR="00523190" w:rsidRDefault="00645C3A" w:rsidP="00523190">
            <w:pPr>
              <w:pStyle w:val="CopticVersemulti-line"/>
            </w:pPr>
            <w:r w:rsidRPr="00645C3A">
              <w:t>Ⲧⲱⲃϩ ⲙ̀Ⲡⲟ̅ⲥ̅ ⲉϩ̀ⲣⲏⲓ ⲉϫⲱⲛ</w:t>
            </w:r>
          </w:p>
          <w:p w14:paraId="28D26807" w14:textId="77777777" w:rsidR="00523190" w:rsidRDefault="00645C3A" w:rsidP="00523190">
            <w:pPr>
              <w:pStyle w:val="CopticVersemulti-line"/>
            </w:pPr>
            <w:r w:rsidRPr="00645C3A">
              <w:t>ⲁⲃⲃⲁ Ⲁⲡⲟⲗⲗⲟ ⲛⲉⲙ ⲁⲃⲃⲁ Ⲉⲡⲓⲡ</w:t>
            </w:r>
          </w:p>
          <w:p w14:paraId="2AED90DD" w14:textId="77777777" w:rsidR="00523190" w:rsidRDefault="00645C3A" w:rsidP="00523190">
            <w:pPr>
              <w:pStyle w:val="CopticVersemulti-line"/>
            </w:pPr>
            <w:r w:rsidRPr="00645C3A">
              <w:t>ⲛⲉⲙ ⲡⲉⲛⲓⲱⲧ ⲁⲃⲃⲁ Ⲡⲓϫⲓⲙⲓ</w:t>
            </w:r>
          </w:p>
          <w:p w14:paraId="76DB2A3A" w14:textId="77777777" w:rsidR="000100FF" w:rsidRDefault="00645C3A" w:rsidP="00523190">
            <w:pPr>
              <w:pStyle w:val="CopticVerse"/>
            </w:pPr>
            <w:r w:rsidRPr="00645C3A">
              <w:t>ⲛ̀ⲧⲉϥⲭⲁ ⲛⲉⲛⲛⲟⲃⲓ ⲛⲁⲛ ⲉⲃⲟⲗ</w:t>
            </w:r>
          </w:p>
        </w:tc>
      </w:tr>
      <w:tr w:rsidR="000100FF" w14:paraId="704CB993" w14:textId="77777777" w:rsidTr="00A91873">
        <w:trPr>
          <w:cantSplit/>
          <w:jc w:val="center"/>
        </w:trPr>
        <w:tc>
          <w:tcPr>
            <w:tcW w:w="288" w:type="dxa"/>
          </w:tcPr>
          <w:p w14:paraId="1C60C3B4" w14:textId="77777777" w:rsidR="000100FF" w:rsidRDefault="000100FF" w:rsidP="00A91873">
            <w:pPr>
              <w:pStyle w:val="CopticCross"/>
            </w:pPr>
          </w:p>
        </w:tc>
        <w:tc>
          <w:tcPr>
            <w:tcW w:w="3960" w:type="dxa"/>
          </w:tcPr>
          <w:p w14:paraId="47408331" w14:textId="77777777" w:rsidR="000100FF" w:rsidRPr="000100FF" w:rsidRDefault="000100FF" w:rsidP="00645C3A">
            <w:pPr>
              <w:pStyle w:val="EngHang"/>
              <w:rPr>
                <w:szCs w:val="20"/>
              </w:rPr>
            </w:pPr>
            <w:r w:rsidRPr="000100FF">
              <w:t>Pray to the Lord on our behalf,</w:t>
            </w:r>
          </w:p>
          <w:p w14:paraId="10F5CE7D" w14:textId="77777777" w:rsidR="000100FF" w:rsidRPr="000100FF" w:rsidRDefault="000100FF" w:rsidP="00645C3A">
            <w:pPr>
              <w:pStyle w:val="EngHang"/>
              <w:rPr>
                <w:szCs w:val="20"/>
              </w:rPr>
            </w:pPr>
            <w:r w:rsidRPr="000100FF">
              <w:t>Abba Evkin and Abba Ehron,</w:t>
            </w:r>
          </w:p>
          <w:p w14:paraId="40FF432A" w14:textId="77777777" w:rsidR="000100FF" w:rsidRPr="000100FF" w:rsidRDefault="000100FF" w:rsidP="00645C3A">
            <w:pPr>
              <w:pStyle w:val="EngHang"/>
              <w:rPr>
                <w:szCs w:val="20"/>
              </w:rPr>
            </w:pPr>
            <w:r w:rsidRPr="000100FF">
              <w:t>And Abba Hor and Abba Phis,</w:t>
            </w:r>
          </w:p>
          <w:p w14:paraId="1BC06D1D" w14:textId="77777777" w:rsidR="000100FF" w:rsidRPr="000100FF" w:rsidRDefault="000100FF" w:rsidP="00645C3A">
            <w:pPr>
              <w:pStyle w:val="EngHangEnd"/>
            </w:pPr>
            <w:r w:rsidRPr="000100FF">
              <w:t>That He may forgive us our sins.</w:t>
            </w:r>
          </w:p>
        </w:tc>
        <w:tc>
          <w:tcPr>
            <w:tcW w:w="288" w:type="dxa"/>
          </w:tcPr>
          <w:p w14:paraId="4026B69F" w14:textId="77777777" w:rsidR="000100FF" w:rsidRDefault="000100FF" w:rsidP="00006239"/>
        </w:tc>
        <w:tc>
          <w:tcPr>
            <w:tcW w:w="288" w:type="dxa"/>
          </w:tcPr>
          <w:p w14:paraId="2838B75F" w14:textId="77777777" w:rsidR="000100FF" w:rsidRDefault="000100FF" w:rsidP="00A91873">
            <w:pPr>
              <w:pStyle w:val="CopticCross"/>
            </w:pPr>
          </w:p>
        </w:tc>
        <w:tc>
          <w:tcPr>
            <w:tcW w:w="3960" w:type="dxa"/>
          </w:tcPr>
          <w:p w14:paraId="22DF878A" w14:textId="77777777" w:rsidR="00523190" w:rsidRDefault="00645C3A" w:rsidP="00523190">
            <w:pPr>
              <w:pStyle w:val="CopticVersemulti-line"/>
            </w:pPr>
            <w:r w:rsidRPr="00645C3A">
              <w:t>Ⲧⲱⲃϩ ⲙ̀Ⲡⲟ̅ⲥ̅ ⲉϩ̀ⲣⲏⲓ ⲉϫⲱⲛ</w:t>
            </w:r>
          </w:p>
          <w:p w14:paraId="745F6C4E" w14:textId="77777777" w:rsidR="00523190" w:rsidRDefault="00645C3A" w:rsidP="00523190">
            <w:pPr>
              <w:pStyle w:val="CopticVersemulti-line"/>
            </w:pPr>
            <w:r w:rsidRPr="00645C3A">
              <w:t>ⲁⲃⲃⲁ Ⲉⲩⲕⲓⲛ ⲛⲉⲙ ⲁⲃⲃⲁ Ϩⲣⲟⲛ</w:t>
            </w:r>
          </w:p>
          <w:p w14:paraId="0BCAEEDD" w14:textId="77777777" w:rsidR="00523190" w:rsidRDefault="00645C3A" w:rsidP="00523190">
            <w:pPr>
              <w:pStyle w:val="CopticVersemulti-line"/>
            </w:pPr>
            <w:r w:rsidRPr="00645C3A">
              <w:t>ⲛⲉⲙ ⲁⲡⲁ Ϩⲱⲣ ⲛⲉⲙ ⲁⲡⲁ Ⲫⲓⲥ</w:t>
            </w:r>
          </w:p>
          <w:p w14:paraId="033A57F3" w14:textId="77777777" w:rsidR="000100FF" w:rsidRDefault="00645C3A" w:rsidP="00523190">
            <w:pPr>
              <w:pStyle w:val="CopticVerse"/>
            </w:pPr>
            <w:r w:rsidRPr="00645C3A">
              <w:t>ⲛ̀ⲧⲉϥⲭⲁ ⲛⲉⲛⲛⲟⲃⲓ ⲛⲁⲛ ⲉⲃⲟⲗ</w:t>
            </w:r>
          </w:p>
        </w:tc>
      </w:tr>
      <w:tr w:rsidR="000100FF" w14:paraId="18708CC1" w14:textId="77777777" w:rsidTr="00A91873">
        <w:trPr>
          <w:cantSplit/>
          <w:jc w:val="center"/>
        </w:trPr>
        <w:tc>
          <w:tcPr>
            <w:tcW w:w="288" w:type="dxa"/>
          </w:tcPr>
          <w:p w14:paraId="4A78345D" w14:textId="77777777" w:rsidR="000100FF" w:rsidRDefault="00A91873" w:rsidP="00A91873">
            <w:pPr>
              <w:pStyle w:val="CopticCross"/>
            </w:pPr>
            <w:r>
              <w:t>¿</w:t>
            </w:r>
          </w:p>
        </w:tc>
        <w:tc>
          <w:tcPr>
            <w:tcW w:w="3960" w:type="dxa"/>
          </w:tcPr>
          <w:p w14:paraId="007DBD37" w14:textId="77777777" w:rsidR="000100FF" w:rsidRPr="000100FF" w:rsidRDefault="000100FF" w:rsidP="00645C3A">
            <w:pPr>
              <w:pStyle w:val="EngHang"/>
              <w:rPr>
                <w:szCs w:val="20"/>
              </w:rPr>
            </w:pPr>
            <w:r w:rsidRPr="000100FF">
              <w:t>Pray to the Lord on our behalf,</w:t>
            </w:r>
          </w:p>
          <w:p w14:paraId="72D089E5" w14:textId="77777777" w:rsidR="000100FF" w:rsidRPr="000100FF" w:rsidRDefault="000100FF" w:rsidP="00645C3A">
            <w:pPr>
              <w:pStyle w:val="EngHang"/>
              <w:rPr>
                <w:szCs w:val="20"/>
              </w:rPr>
            </w:pPr>
            <w:r w:rsidRPr="000100FF">
              <w:t>Abba Parsoma and Ephrem,</w:t>
            </w:r>
          </w:p>
          <w:p w14:paraId="454708C2" w14:textId="77777777" w:rsidR="000100FF" w:rsidRPr="000100FF" w:rsidRDefault="000100FF" w:rsidP="00645C3A">
            <w:pPr>
              <w:pStyle w:val="EngHang"/>
              <w:rPr>
                <w:szCs w:val="20"/>
              </w:rPr>
            </w:pPr>
            <w:r w:rsidRPr="000100FF">
              <w:t>And John and Simeon,</w:t>
            </w:r>
          </w:p>
          <w:p w14:paraId="5127D584" w14:textId="77777777" w:rsidR="000100FF" w:rsidRPr="000100FF" w:rsidRDefault="000100FF" w:rsidP="00645C3A">
            <w:pPr>
              <w:pStyle w:val="EngHangEnd"/>
              <w:rPr>
                <w:szCs w:val="20"/>
              </w:rPr>
            </w:pPr>
            <w:r w:rsidRPr="000100FF">
              <w:t>That He may forgive us our sins.</w:t>
            </w:r>
          </w:p>
        </w:tc>
        <w:tc>
          <w:tcPr>
            <w:tcW w:w="288" w:type="dxa"/>
          </w:tcPr>
          <w:p w14:paraId="0036F708" w14:textId="77777777" w:rsidR="000100FF" w:rsidRDefault="000100FF" w:rsidP="00006239"/>
        </w:tc>
        <w:tc>
          <w:tcPr>
            <w:tcW w:w="288" w:type="dxa"/>
          </w:tcPr>
          <w:p w14:paraId="57AFABB9" w14:textId="77777777" w:rsidR="000100FF" w:rsidRDefault="00A91873" w:rsidP="00A91873">
            <w:pPr>
              <w:pStyle w:val="CopticCross"/>
            </w:pPr>
            <w:r>
              <w:t>¿</w:t>
            </w:r>
          </w:p>
        </w:tc>
        <w:tc>
          <w:tcPr>
            <w:tcW w:w="3960" w:type="dxa"/>
          </w:tcPr>
          <w:p w14:paraId="095BAC6E" w14:textId="77777777" w:rsidR="00523190" w:rsidRDefault="00645C3A" w:rsidP="00523190">
            <w:pPr>
              <w:pStyle w:val="CopticVersemulti-line"/>
            </w:pPr>
            <w:r w:rsidRPr="00645C3A">
              <w:t>Ⲧⲱⲃϩ ⲙ̀Ⲡⲟ̅ⲥ̅ ⲉϩ̀ⲣⲏⲓ ⲉϫⲱⲛ</w:t>
            </w:r>
          </w:p>
          <w:p w14:paraId="1CF2C01F" w14:textId="77777777" w:rsidR="00523190" w:rsidRDefault="00645C3A" w:rsidP="00523190">
            <w:pPr>
              <w:pStyle w:val="CopticVersemulti-line"/>
            </w:pPr>
            <w:r w:rsidRPr="00645C3A">
              <w:t>ⲁⲃⲃⲁ Ⲡⲁⲣⲥⲱⲙⲁ ⲛⲉⲙ Ⲉⲫⲣⲉⲙ</w:t>
            </w:r>
          </w:p>
          <w:p w14:paraId="27C115AB" w14:textId="77777777" w:rsidR="00523190" w:rsidRDefault="00645C3A" w:rsidP="00523190">
            <w:pPr>
              <w:pStyle w:val="CopticVersemulti-line"/>
            </w:pPr>
            <w:r w:rsidRPr="00645C3A">
              <w:t>ⲛⲉⲙ Ⲓⲱ̅ⲁ̅ ⲛⲉⲙ Ⲥⲩⲙⲉⲱⲛ</w:t>
            </w:r>
          </w:p>
          <w:p w14:paraId="356901A3" w14:textId="77777777" w:rsidR="000100FF" w:rsidRDefault="00645C3A" w:rsidP="00523190">
            <w:pPr>
              <w:pStyle w:val="CopticVerse"/>
            </w:pPr>
            <w:r w:rsidRPr="00645C3A">
              <w:t>ⲛ̀ⲧⲉϥⲭⲁ ⲛⲉⲛⲛⲟⲃⲓ ⲛⲁⲛ ⲉⲃⲟⲗ</w:t>
            </w:r>
          </w:p>
        </w:tc>
      </w:tr>
      <w:tr w:rsidR="000100FF" w14:paraId="4ED094C5" w14:textId="77777777" w:rsidTr="00A91873">
        <w:trPr>
          <w:cantSplit/>
          <w:jc w:val="center"/>
        </w:trPr>
        <w:tc>
          <w:tcPr>
            <w:tcW w:w="288" w:type="dxa"/>
          </w:tcPr>
          <w:p w14:paraId="30D486FB" w14:textId="77777777" w:rsidR="000100FF" w:rsidRDefault="000100FF" w:rsidP="00A91873">
            <w:pPr>
              <w:pStyle w:val="CopticCross"/>
            </w:pPr>
          </w:p>
        </w:tc>
        <w:tc>
          <w:tcPr>
            <w:tcW w:w="3960" w:type="dxa"/>
          </w:tcPr>
          <w:p w14:paraId="644B0DDE" w14:textId="77777777" w:rsidR="000100FF" w:rsidRPr="000100FF" w:rsidRDefault="000100FF" w:rsidP="00645C3A">
            <w:pPr>
              <w:pStyle w:val="EngHang"/>
              <w:rPr>
                <w:szCs w:val="20"/>
              </w:rPr>
            </w:pPr>
            <w:r w:rsidRPr="000100FF">
              <w:t>Pray to the Lord on our behalf,</w:t>
            </w:r>
          </w:p>
          <w:p w14:paraId="2E5FF0D1" w14:textId="77777777" w:rsidR="000100FF" w:rsidRPr="000100FF" w:rsidRDefault="000100FF" w:rsidP="00645C3A">
            <w:pPr>
              <w:pStyle w:val="EngHang"/>
              <w:rPr>
                <w:szCs w:val="20"/>
              </w:rPr>
            </w:pPr>
            <w:r w:rsidRPr="000100FF">
              <w:t>Epiphanius and Ammonius,</w:t>
            </w:r>
          </w:p>
          <w:p w14:paraId="31A63C5F" w14:textId="77777777" w:rsidR="000100FF" w:rsidRPr="000100FF" w:rsidRDefault="000100FF" w:rsidP="00645C3A">
            <w:pPr>
              <w:pStyle w:val="EngHang"/>
              <w:rPr>
                <w:szCs w:val="20"/>
              </w:rPr>
            </w:pPr>
            <w:r w:rsidRPr="000100FF">
              <w:t>And Arshillidis and Arsenius,</w:t>
            </w:r>
          </w:p>
          <w:p w14:paraId="5166D610" w14:textId="77777777" w:rsidR="000100FF" w:rsidRPr="000100FF" w:rsidRDefault="000100FF" w:rsidP="00645C3A">
            <w:pPr>
              <w:pStyle w:val="EngHangEnd"/>
              <w:rPr>
                <w:szCs w:val="20"/>
              </w:rPr>
            </w:pPr>
            <w:r w:rsidRPr="000100FF">
              <w:t>That He may forgive us our sins.</w:t>
            </w:r>
          </w:p>
        </w:tc>
        <w:tc>
          <w:tcPr>
            <w:tcW w:w="288" w:type="dxa"/>
          </w:tcPr>
          <w:p w14:paraId="712EFD93" w14:textId="77777777" w:rsidR="000100FF" w:rsidRDefault="000100FF" w:rsidP="00006239"/>
        </w:tc>
        <w:tc>
          <w:tcPr>
            <w:tcW w:w="288" w:type="dxa"/>
          </w:tcPr>
          <w:p w14:paraId="32C2E178" w14:textId="77777777" w:rsidR="000100FF" w:rsidRDefault="000100FF" w:rsidP="00A91873">
            <w:pPr>
              <w:pStyle w:val="CopticCross"/>
            </w:pPr>
          </w:p>
        </w:tc>
        <w:tc>
          <w:tcPr>
            <w:tcW w:w="3960" w:type="dxa"/>
          </w:tcPr>
          <w:p w14:paraId="7950962D" w14:textId="77777777" w:rsidR="00523190" w:rsidRDefault="00645C3A" w:rsidP="00523190">
            <w:pPr>
              <w:pStyle w:val="CopticVersemulti-line"/>
            </w:pPr>
            <w:r w:rsidRPr="00645C3A">
              <w:t>Ⲧⲱⲃϩ ⲙ̀Ⲡⲟ̅ⲥ̅ ⲉϩ̀ⲣⲏⲓ ⲉϫⲱⲛ</w:t>
            </w:r>
          </w:p>
          <w:p w14:paraId="239E3788" w14:textId="77777777" w:rsidR="00523190" w:rsidRDefault="00645C3A" w:rsidP="00523190">
            <w:pPr>
              <w:pStyle w:val="CopticVersemulti-line"/>
            </w:pPr>
            <w:r w:rsidRPr="00645C3A">
              <w:t>Ⲉⲡⲓⲫⲁⲛⲟⲥ ⲛⲉⲙ Ⲁⲙⲱⲛⲓⲟⲥ</w:t>
            </w:r>
          </w:p>
          <w:p w14:paraId="07C52790" w14:textId="77777777" w:rsidR="00523190" w:rsidRDefault="00645C3A" w:rsidP="00523190">
            <w:pPr>
              <w:pStyle w:val="CopticVersemulti-line"/>
            </w:pPr>
            <w:r w:rsidRPr="00645C3A">
              <w:t xml:space="preserve">ⲛⲉⲙ Ⲁⲣⲭⲏⲗⲗⲓⲧⲏⲥ ⲛⲉⲙ Ⲁⲣⲥⲉⲛⲓⲟⲥ </w:t>
            </w:r>
          </w:p>
          <w:p w14:paraId="318B79E8" w14:textId="77777777" w:rsidR="000100FF" w:rsidRDefault="00645C3A" w:rsidP="00523190">
            <w:pPr>
              <w:pStyle w:val="CopticVerse"/>
            </w:pPr>
            <w:r w:rsidRPr="00645C3A">
              <w:t>ⲛ̀ⲧⲉϥⲭⲁ ⲛⲉⲛⲛⲟⲃⲓ ⲛⲁⲛ ⲉⲃⲟⲗ</w:t>
            </w:r>
          </w:p>
        </w:tc>
      </w:tr>
      <w:tr w:rsidR="000100FF" w14:paraId="5DB0272A" w14:textId="77777777" w:rsidTr="00A91873">
        <w:trPr>
          <w:cantSplit/>
          <w:jc w:val="center"/>
        </w:trPr>
        <w:tc>
          <w:tcPr>
            <w:tcW w:w="288" w:type="dxa"/>
          </w:tcPr>
          <w:p w14:paraId="32E81B17" w14:textId="77777777" w:rsidR="000100FF" w:rsidRDefault="00A91873" w:rsidP="00A91873">
            <w:pPr>
              <w:pStyle w:val="CopticCross"/>
            </w:pPr>
            <w:r>
              <w:t>¿</w:t>
            </w:r>
          </w:p>
        </w:tc>
        <w:tc>
          <w:tcPr>
            <w:tcW w:w="3960" w:type="dxa"/>
          </w:tcPr>
          <w:p w14:paraId="0D640CD0" w14:textId="77777777" w:rsidR="000100FF" w:rsidRPr="000100FF" w:rsidRDefault="000100FF" w:rsidP="00645C3A">
            <w:pPr>
              <w:pStyle w:val="EngHang"/>
              <w:rPr>
                <w:szCs w:val="20"/>
              </w:rPr>
            </w:pPr>
            <w:r w:rsidRPr="000100FF">
              <w:t>Pray to the Lord on our behalf,</w:t>
            </w:r>
          </w:p>
          <w:p w14:paraId="524C37AA" w14:textId="77777777" w:rsidR="000100FF" w:rsidRPr="000100FF" w:rsidRDefault="000100FF" w:rsidP="00645C3A">
            <w:pPr>
              <w:pStyle w:val="EngHang"/>
              <w:rPr>
                <w:szCs w:val="20"/>
              </w:rPr>
            </w:pPr>
            <w:r w:rsidRPr="000100FF">
              <w:t>My lords, the ascetic fathers,</w:t>
            </w:r>
          </w:p>
          <w:p w14:paraId="51006620" w14:textId="77777777" w:rsidR="000100FF" w:rsidRPr="000100FF" w:rsidRDefault="000100FF" w:rsidP="00645C3A">
            <w:pPr>
              <w:pStyle w:val="EngHang"/>
              <w:rPr>
                <w:szCs w:val="20"/>
              </w:rPr>
            </w:pPr>
            <w:r w:rsidRPr="000100FF">
              <w:t>Abba Abraam and Ge-orgi,</w:t>
            </w:r>
          </w:p>
          <w:p w14:paraId="175AACA6" w14:textId="77777777" w:rsidR="000100FF" w:rsidRPr="000100FF" w:rsidRDefault="000100FF" w:rsidP="00645C3A">
            <w:pPr>
              <w:pStyle w:val="EngHangEnd"/>
            </w:pPr>
            <w:r w:rsidRPr="000100FF">
              <w:t>That He may forgive us our sins.</w:t>
            </w:r>
          </w:p>
        </w:tc>
        <w:tc>
          <w:tcPr>
            <w:tcW w:w="288" w:type="dxa"/>
          </w:tcPr>
          <w:p w14:paraId="0C9E19AD" w14:textId="77777777" w:rsidR="000100FF" w:rsidRDefault="000100FF" w:rsidP="00006239"/>
        </w:tc>
        <w:tc>
          <w:tcPr>
            <w:tcW w:w="288" w:type="dxa"/>
          </w:tcPr>
          <w:p w14:paraId="284BAC42" w14:textId="77777777" w:rsidR="000100FF" w:rsidRDefault="00A91873" w:rsidP="00A91873">
            <w:pPr>
              <w:pStyle w:val="CopticCross"/>
            </w:pPr>
            <w:r>
              <w:t>¿</w:t>
            </w:r>
          </w:p>
        </w:tc>
        <w:tc>
          <w:tcPr>
            <w:tcW w:w="3960" w:type="dxa"/>
          </w:tcPr>
          <w:p w14:paraId="7A1C3278" w14:textId="77777777" w:rsidR="00523190" w:rsidRDefault="00645C3A" w:rsidP="00523190">
            <w:pPr>
              <w:pStyle w:val="CopticVersemulti-line"/>
            </w:pPr>
            <w:r w:rsidRPr="00645C3A">
              <w:t>Ⲧⲱⲃϩ ⲙ̀Ⲡⲟ̅ⲥ̅ ⲉϩ̀ⲣⲏⲓ ⲉϫⲱⲛ</w:t>
            </w:r>
          </w:p>
          <w:p w14:paraId="26C92546" w14:textId="77777777" w:rsidR="00523190" w:rsidRDefault="00645C3A" w:rsidP="00523190">
            <w:pPr>
              <w:pStyle w:val="CopticVersemulti-line"/>
            </w:pPr>
            <w:r w:rsidRPr="00645C3A">
              <w:t>ⲛⲁⲟ̅ⲥ̅ ⲛ̀ⲓⲟϯ ⲛ̀ⲁⲥⲕⲏⲧⲏⲥ</w:t>
            </w:r>
          </w:p>
          <w:p w14:paraId="0DA7B5B1" w14:textId="77777777" w:rsidR="00523190" w:rsidRDefault="00645C3A" w:rsidP="00523190">
            <w:pPr>
              <w:pStyle w:val="CopticVersemulti-line"/>
            </w:pPr>
            <w:r w:rsidRPr="00645C3A">
              <w:t>ⲁⲃⲃⲁ Ⲁⲃⲣⲁⲁⲙ ⲛⲉⲙ Ⲅⲉⲱⲣⲅⲏ</w:t>
            </w:r>
          </w:p>
          <w:p w14:paraId="75F1F0CF" w14:textId="77777777" w:rsidR="000100FF" w:rsidRDefault="00645C3A" w:rsidP="00523190">
            <w:pPr>
              <w:pStyle w:val="CopticVerse"/>
            </w:pPr>
            <w:r w:rsidRPr="00645C3A">
              <w:t>ⲛ̀ⲧⲉϥⲭⲁ ⲛⲉⲛⲛⲟⲃⲓ ⲛⲁⲛ ⲉⲃⲟⲗ</w:t>
            </w:r>
          </w:p>
        </w:tc>
      </w:tr>
      <w:tr w:rsidR="000100FF" w14:paraId="00C332D1" w14:textId="77777777" w:rsidTr="00A91873">
        <w:trPr>
          <w:cantSplit/>
          <w:jc w:val="center"/>
        </w:trPr>
        <w:tc>
          <w:tcPr>
            <w:tcW w:w="288" w:type="dxa"/>
          </w:tcPr>
          <w:p w14:paraId="49DB5ABD" w14:textId="77777777" w:rsidR="000100FF" w:rsidRDefault="000100FF" w:rsidP="00A91873">
            <w:pPr>
              <w:pStyle w:val="CopticCross"/>
            </w:pPr>
          </w:p>
        </w:tc>
        <w:tc>
          <w:tcPr>
            <w:tcW w:w="3960" w:type="dxa"/>
          </w:tcPr>
          <w:p w14:paraId="7F34CE63" w14:textId="77777777" w:rsidR="000100FF" w:rsidRPr="000100FF" w:rsidRDefault="000100FF" w:rsidP="00645C3A">
            <w:pPr>
              <w:pStyle w:val="EngHang"/>
              <w:rPr>
                <w:szCs w:val="20"/>
              </w:rPr>
            </w:pPr>
            <w:r w:rsidRPr="000100FF">
              <w:t>Pray to the Lord on our behalf,</w:t>
            </w:r>
          </w:p>
          <w:p w14:paraId="27DEA1FB" w14:textId="77777777" w:rsidR="000100FF" w:rsidRPr="000100FF" w:rsidRDefault="000100FF" w:rsidP="00645C3A">
            <w:pPr>
              <w:pStyle w:val="EngHang"/>
              <w:rPr>
                <w:szCs w:val="20"/>
              </w:rPr>
            </w:pPr>
            <w:r w:rsidRPr="000100FF">
              <w:t>Athanasius the Apostolic,</w:t>
            </w:r>
          </w:p>
          <w:p w14:paraId="22F8D0F5" w14:textId="77777777" w:rsidR="000100FF" w:rsidRPr="000100FF" w:rsidRDefault="000100FF" w:rsidP="00645C3A">
            <w:pPr>
              <w:pStyle w:val="EngHang"/>
              <w:rPr>
                <w:szCs w:val="20"/>
              </w:rPr>
            </w:pPr>
            <w:r w:rsidRPr="000100FF">
              <w:t>Severus and Dioscorus,</w:t>
            </w:r>
          </w:p>
          <w:p w14:paraId="3E751860" w14:textId="77777777" w:rsidR="000100FF" w:rsidRPr="000100FF" w:rsidRDefault="000100FF" w:rsidP="00645C3A">
            <w:pPr>
              <w:pStyle w:val="EngHangEnd"/>
              <w:rPr>
                <w:szCs w:val="20"/>
              </w:rPr>
            </w:pPr>
            <w:r w:rsidRPr="000100FF">
              <w:t>That He may forgive us our sins.</w:t>
            </w:r>
          </w:p>
        </w:tc>
        <w:tc>
          <w:tcPr>
            <w:tcW w:w="288" w:type="dxa"/>
          </w:tcPr>
          <w:p w14:paraId="2D34FEC2" w14:textId="77777777" w:rsidR="000100FF" w:rsidRDefault="000100FF" w:rsidP="00006239"/>
        </w:tc>
        <w:tc>
          <w:tcPr>
            <w:tcW w:w="288" w:type="dxa"/>
          </w:tcPr>
          <w:p w14:paraId="651E10D2" w14:textId="77777777" w:rsidR="000100FF" w:rsidRDefault="000100FF" w:rsidP="00A91873">
            <w:pPr>
              <w:pStyle w:val="CopticCross"/>
            </w:pPr>
          </w:p>
        </w:tc>
        <w:tc>
          <w:tcPr>
            <w:tcW w:w="3960" w:type="dxa"/>
          </w:tcPr>
          <w:p w14:paraId="4D7838E8" w14:textId="77777777" w:rsidR="00523190" w:rsidRDefault="00645C3A" w:rsidP="00523190">
            <w:pPr>
              <w:pStyle w:val="CopticVersemulti-line"/>
            </w:pPr>
            <w:r w:rsidRPr="00645C3A">
              <w:t>Ⲧⲱⲃϩ ⲙ̀Ⲡⲟ̅ⲥ̅ ⲉϩ̀ⲣⲏⲓ ⲉϫⲱⲛ</w:t>
            </w:r>
          </w:p>
          <w:p w14:paraId="182BF659" w14:textId="77777777" w:rsidR="00523190" w:rsidRDefault="00645C3A" w:rsidP="00523190">
            <w:pPr>
              <w:pStyle w:val="CopticVersemulti-line"/>
            </w:pPr>
            <w:r w:rsidRPr="00645C3A">
              <w:t>Ⲁⲑⲁⲛⲥⲓⲟⲥ ⲡⲓⲁⲡⲟⲥⲧⲟⲗⲓⲕⲟⲥ</w:t>
            </w:r>
          </w:p>
          <w:p w14:paraId="6996748B" w14:textId="77777777" w:rsidR="00523190" w:rsidRDefault="00645C3A" w:rsidP="00523190">
            <w:pPr>
              <w:pStyle w:val="CopticVersemulti-line"/>
            </w:pPr>
            <w:r w:rsidRPr="00645C3A">
              <w:t>Ⲥⲉⲩⲏⲣⲟⲥ ⲛⲉⲙ Ⲇⲓⲟⲥⲕⲟⲣⲟⲥ</w:t>
            </w:r>
          </w:p>
          <w:p w14:paraId="4C01EBE3" w14:textId="77777777" w:rsidR="000100FF" w:rsidRDefault="00645C3A" w:rsidP="00523190">
            <w:pPr>
              <w:pStyle w:val="CopticVerse"/>
            </w:pPr>
            <w:r w:rsidRPr="00645C3A">
              <w:t>ⲛ̀ⲧⲉϥⲭⲁ ⲛⲉⲛⲛⲟⲃⲓ ⲛⲁⲛ ⲉⲃⲟⲗ</w:t>
            </w:r>
          </w:p>
        </w:tc>
      </w:tr>
      <w:tr w:rsidR="000100FF" w14:paraId="0D12F80A" w14:textId="77777777" w:rsidTr="00A91873">
        <w:trPr>
          <w:cantSplit/>
          <w:jc w:val="center"/>
        </w:trPr>
        <w:tc>
          <w:tcPr>
            <w:tcW w:w="288" w:type="dxa"/>
          </w:tcPr>
          <w:p w14:paraId="5B813D1D" w14:textId="77777777" w:rsidR="000100FF" w:rsidRDefault="00A91873" w:rsidP="00A91873">
            <w:pPr>
              <w:pStyle w:val="CopticCross"/>
            </w:pPr>
            <w:r>
              <w:lastRenderedPageBreak/>
              <w:t>¿</w:t>
            </w:r>
          </w:p>
        </w:tc>
        <w:tc>
          <w:tcPr>
            <w:tcW w:w="3960" w:type="dxa"/>
          </w:tcPr>
          <w:p w14:paraId="08125C6E" w14:textId="77777777" w:rsidR="000100FF" w:rsidRPr="000100FF" w:rsidRDefault="000100FF" w:rsidP="00645C3A">
            <w:pPr>
              <w:pStyle w:val="EngHang"/>
              <w:rPr>
                <w:szCs w:val="20"/>
              </w:rPr>
            </w:pPr>
            <w:r w:rsidRPr="000100FF">
              <w:t>Pray to the Lord on our behalf,</w:t>
            </w:r>
          </w:p>
          <w:p w14:paraId="43708D33" w14:textId="77777777" w:rsidR="000100FF" w:rsidRPr="000100FF" w:rsidRDefault="000100FF" w:rsidP="00645C3A">
            <w:pPr>
              <w:pStyle w:val="EngHang"/>
              <w:rPr>
                <w:szCs w:val="20"/>
              </w:rPr>
            </w:pPr>
            <w:r w:rsidRPr="000100FF">
              <w:t>Basil and Gregory,</w:t>
            </w:r>
          </w:p>
          <w:p w14:paraId="4FE5C1EE" w14:textId="77777777" w:rsidR="000100FF" w:rsidRPr="000100FF" w:rsidRDefault="000100FF" w:rsidP="00645C3A">
            <w:pPr>
              <w:pStyle w:val="EngHang"/>
              <w:rPr>
                <w:szCs w:val="20"/>
              </w:rPr>
            </w:pPr>
            <w:r w:rsidRPr="000100FF">
              <w:t>And our father Abba Cyril,</w:t>
            </w:r>
          </w:p>
          <w:p w14:paraId="3C4DB096" w14:textId="77777777" w:rsidR="000100FF" w:rsidRPr="000100FF" w:rsidRDefault="000100FF" w:rsidP="00645C3A">
            <w:pPr>
              <w:pStyle w:val="EngHangEnd"/>
            </w:pPr>
            <w:r w:rsidRPr="000100FF">
              <w:t>That He may forgive us our sins.</w:t>
            </w:r>
          </w:p>
        </w:tc>
        <w:tc>
          <w:tcPr>
            <w:tcW w:w="288" w:type="dxa"/>
          </w:tcPr>
          <w:p w14:paraId="0B7C3E44" w14:textId="77777777" w:rsidR="000100FF" w:rsidRDefault="000100FF" w:rsidP="00006239"/>
        </w:tc>
        <w:tc>
          <w:tcPr>
            <w:tcW w:w="288" w:type="dxa"/>
          </w:tcPr>
          <w:p w14:paraId="386D6D07" w14:textId="77777777" w:rsidR="000100FF" w:rsidRDefault="00A91873" w:rsidP="00A91873">
            <w:pPr>
              <w:pStyle w:val="CopticCross"/>
            </w:pPr>
            <w:r>
              <w:t>¿</w:t>
            </w:r>
          </w:p>
        </w:tc>
        <w:tc>
          <w:tcPr>
            <w:tcW w:w="3960" w:type="dxa"/>
          </w:tcPr>
          <w:p w14:paraId="58FC7378" w14:textId="77777777" w:rsidR="00523190" w:rsidRDefault="00645C3A" w:rsidP="00523190">
            <w:pPr>
              <w:pStyle w:val="CopticVersemulti-line"/>
            </w:pPr>
            <w:r w:rsidRPr="00645C3A">
              <w:t>Ⲧⲱⲃϩ ⲙ̀Ⲡⲟ̅ⲥ̅ ⲉϩ̀ⲣⲏⲓ ⲉϫⲱⲛ</w:t>
            </w:r>
          </w:p>
          <w:p w14:paraId="67E698D6" w14:textId="77777777" w:rsidR="00523190" w:rsidRDefault="00645C3A" w:rsidP="00523190">
            <w:pPr>
              <w:pStyle w:val="CopticVersemulti-line"/>
            </w:pPr>
            <w:r w:rsidRPr="00645C3A">
              <w:t>Ⲃⲁⲥⲓⲗⲓⲟⲥ ⲛⲉⲙ Ⲅⲣⲓⲅⲟⲣⲓⲟⲥ</w:t>
            </w:r>
          </w:p>
          <w:p w14:paraId="14822635" w14:textId="77777777" w:rsidR="00523190" w:rsidRDefault="00645C3A" w:rsidP="00523190">
            <w:pPr>
              <w:pStyle w:val="CopticVersemulti-line"/>
            </w:pPr>
            <w:r w:rsidRPr="00645C3A">
              <w:t>ⲛⲉⲙ ⲡⲉⲛⲓⲱⲧ ⲁⲃⲃⲁ Ⲕⲩⲣⲓⲗⲗⲟⲥ</w:t>
            </w:r>
          </w:p>
          <w:p w14:paraId="60007846" w14:textId="77777777" w:rsidR="000100FF" w:rsidRDefault="00645C3A" w:rsidP="00523190">
            <w:pPr>
              <w:pStyle w:val="CopticVerse"/>
            </w:pPr>
            <w:r w:rsidRPr="00645C3A">
              <w:t>ⲛ̀ⲧⲉϥⲭⲁ ⲛⲉⲛⲛⲟⲃⲓ ⲛⲁⲛ ⲉⲃⲟⲗ</w:t>
            </w:r>
          </w:p>
        </w:tc>
      </w:tr>
      <w:tr w:rsidR="000100FF" w14:paraId="374D1CE6" w14:textId="77777777" w:rsidTr="00A91873">
        <w:trPr>
          <w:cantSplit/>
          <w:jc w:val="center"/>
        </w:trPr>
        <w:tc>
          <w:tcPr>
            <w:tcW w:w="288" w:type="dxa"/>
          </w:tcPr>
          <w:p w14:paraId="2BC24C9C" w14:textId="77777777" w:rsidR="000100FF" w:rsidRDefault="000100FF" w:rsidP="00A91873">
            <w:pPr>
              <w:pStyle w:val="CopticCross"/>
            </w:pPr>
          </w:p>
        </w:tc>
        <w:tc>
          <w:tcPr>
            <w:tcW w:w="3960" w:type="dxa"/>
          </w:tcPr>
          <w:p w14:paraId="5801C042" w14:textId="77777777" w:rsidR="000100FF" w:rsidRPr="000100FF" w:rsidRDefault="000100FF" w:rsidP="00645C3A">
            <w:pPr>
              <w:pStyle w:val="EngHang"/>
              <w:rPr>
                <w:szCs w:val="20"/>
              </w:rPr>
            </w:pPr>
            <w:r w:rsidRPr="000100FF">
              <w:t>Pray to the Lord on our behalf,</w:t>
            </w:r>
          </w:p>
          <w:p w14:paraId="563977AC" w14:textId="77777777" w:rsidR="000100FF" w:rsidRPr="000100FF" w:rsidRDefault="000100FF" w:rsidP="00645C3A">
            <w:pPr>
              <w:pStyle w:val="EngHang"/>
              <w:rPr>
                <w:szCs w:val="20"/>
              </w:rPr>
            </w:pPr>
            <w:r w:rsidRPr="000100FF">
              <w:t>O three hundred and eighteen gathered at Nicea,</w:t>
            </w:r>
          </w:p>
          <w:p w14:paraId="75B0D733" w14:textId="77777777" w:rsidR="000100FF" w:rsidRPr="000100FF" w:rsidRDefault="000100FF" w:rsidP="00645C3A">
            <w:pPr>
              <w:pStyle w:val="EngHang"/>
              <w:rPr>
                <w:szCs w:val="20"/>
              </w:rPr>
            </w:pPr>
            <w:r w:rsidRPr="000100FF">
              <w:t>For the sake of the Faith,</w:t>
            </w:r>
          </w:p>
          <w:p w14:paraId="1C3CB7F1" w14:textId="77777777" w:rsidR="000100FF" w:rsidRPr="000100FF" w:rsidRDefault="000100FF" w:rsidP="00645C3A">
            <w:pPr>
              <w:pStyle w:val="EngHangEnd"/>
            </w:pPr>
            <w:r w:rsidRPr="000100FF">
              <w:t>That He may forgive us our sins.</w:t>
            </w:r>
          </w:p>
        </w:tc>
        <w:tc>
          <w:tcPr>
            <w:tcW w:w="288" w:type="dxa"/>
          </w:tcPr>
          <w:p w14:paraId="60694821" w14:textId="77777777" w:rsidR="000100FF" w:rsidRDefault="000100FF" w:rsidP="00006239"/>
        </w:tc>
        <w:tc>
          <w:tcPr>
            <w:tcW w:w="288" w:type="dxa"/>
          </w:tcPr>
          <w:p w14:paraId="420100F1" w14:textId="77777777" w:rsidR="000100FF" w:rsidRDefault="000100FF" w:rsidP="00A91873">
            <w:pPr>
              <w:pStyle w:val="CopticCross"/>
            </w:pPr>
          </w:p>
        </w:tc>
        <w:tc>
          <w:tcPr>
            <w:tcW w:w="3960" w:type="dxa"/>
          </w:tcPr>
          <w:p w14:paraId="3B8DE70E" w14:textId="77777777" w:rsidR="00523190" w:rsidRDefault="00645C3A" w:rsidP="00645C3A">
            <w:pPr>
              <w:pStyle w:val="CopticVersemulti-line"/>
            </w:pPr>
            <w:r>
              <w:t xml:space="preserve">Ⲧⲱⲃϩ ⲙ̀Ⲡⲟ̅ⲥ̅ ⲉϩ̀ⲣⲏⲓ ⲉϫⲱⲛ </w:t>
            </w:r>
          </w:p>
          <w:p w14:paraId="4DE5E531" w14:textId="77777777" w:rsidR="00523190" w:rsidRDefault="00645C3A" w:rsidP="00645C3A">
            <w:pPr>
              <w:pStyle w:val="CopticVersemulti-line"/>
            </w:pPr>
            <w:commentRangeStart w:id="280"/>
            <w:r w:rsidRPr="00FC3604">
              <w:t>ⲡⲓϣⲟⲙⲧ</w:t>
            </w:r>
            <w:r w:rsidR="00523190" w:rsidRPr="00FC3604">
              <w:t xml:space="preserve"> </w:t>
            </w:r>
            <w:r w:rsidRPr="00FC3604">
              <w:t>ϣⲉ</w:t>
            </w:r>
            <w:r w:rsidR="00523190" w:rsidRPr="00FC3604">
              <w:t xml:space="preserve"> </w:t>
            </w:r>
            <w:r w:rsidRPr="00FC3604">
              <w:t>ⲙⲏⲧ</w:t>
            </w:r>
            <w:r w:rsidR="00523190" w:rsidRPr="00FC3604">
              <w:t xml:space="preserve"> </w:t>
            </w:r>
            <w:r w:rsidRPr="00FC3604">
              <w:t>ϣ̀ⲙⲏⲛ</w:t>
            </w:r>
            <w:commentRangeEnd w:id="280"/>
            <w:r w:rsidR="00FC3604">
              <w:rPr>
                <w:rStyle w:val="CommentReference"/>
                <w:rFonts w:ascii="Garamond" w:hAnsi="Garamond" w:cstheme="minorBidi"/>
                <w:noProof w:val="0"/>
                <w:lang w:val="en-CA"/>
              </w:rPr>
              <w:commentReference w:id="280"/>
            </w:r>
          </w:p>
          <w:p w14:paraId="0796723B" w14:textId="77777777" w:rsidR="00645C3A" w:rsidRDefault="00645C3A" w:rsidP="00645C3A">
            <w:pPr>
              <w:pStyle w:val="CopticVersemulti-line"/>
            </w:pPr>
            <w:r>
              <w:t>ⲉⲧⲁⲩⲑⲱⲟⲩϯ ϧⲉⲛ Ⲛⲓⲕⲉⲁ ⲉⲑⲃⲉ ⲡⲓⲛⲁϩϯ</w:t>
            </w:r>
          </w:p>
          <w:p w14:paraId="31A8E45A" w14:textId="77777777" w:rsidR="000100FF" w:rsidRDefault="00645C3A" w:rsidP="00523190">
            <w:pPr>
              <w:pStyle w:val="CopticVerse"/>
            </w:pPr>
            <w:r>
              <w:t>ⲛ̀ⲧⲉϥⲭⲁ ⲛⲉⲛⲛⲟⲃⲓ ⲛⲁⲛ ⲉⲃⲟⲗ</w:t>
            </w:r>
          </w:p>
        </w:tc>
      </w:tr>
      <w:tr w:rsidR="000100FF" w14:paraId="1A597DC2" w14:textId="77777777" w:rsidTr="00A91873">
        <w:trPr>
          <w:cantSplit/>
          <w:jc w:val="center"/>
        </w:trPr>
        <w:tc>
          <w:tcPr>
            <w:tcW w:w="288" w:type="dxa"/>
          </w:tcPr>
          <w:p w14:paraId="245A72FB" w14:textId="77777777" w:rsidR="000100FF" w:rsidRDefault="00A91873" w:rsidP="00A91873">
            <w:pPr>
              <w:pStyle w:val="CopticCross"/>
            </w:pPr>
            <w:r>
              <w:t>¿</w:t>
            </w:r>
          </w:p>
        </w:tc>
        <w:tc>
          <w:tcPr>
            <w:tcW w:w="3960" w:type="dxa"/>
          </w:tcPr>
          <w:p w14:paraId="3CF9CF57" w14:textId="77777777" w:rsidR="000100FF" w:rsidRPr="000100FF" w:rsidRDefault="000100FF" w:rsidP="00645C3A">
            <w:pPr>
              <w:pStyle w:val="EngHang"/>
              <w:rPr>
                <w:szCs w:val="20"/>
              </w:rPr>
            </w:pPr>
            <w:r w:rsidRPr="000100FF">
              <w:t>Pray to the Lord on our behalf,</w:t>
            </w:r>
          </w:p>
          <w:p w14:paraId="5694135F" w14:textId="77777777" w:rsidR="000100FF" w:rsidRPr="000100FF" w:rsidRDefault="000100FF" w:rsidP="00645C3A">
            <w:pPr>
              <w:pStyle w:val="EngHang"/>
              <w:rPr>
                <w:szCs w:val="20"/>
              </w:rPr>
            </w:pPr>
            <w:r w:rsidRPr="000100FF">
              <w:t>O one hundred and fifty at Constantinople,</w:t>
            </w:r>
          </w:p>
          <w:p w14:paraId="09B80A64" w14:textId="77777777" w:rsidR="000100FF" w:rsidRPr="000100FF" w:rsidRDefault="000100FF" w:rsidP="00645C3A">
            <w:pPr>
              <w:pStyle w:val="EngHang"/>
              <w:rPr>
                <w:szCs w:val="20"/>
              </w:rPr>
            </w:pPr>
            <w:r w:rsidRPr="000100FF">
              <w:t>And the two hundred at Ephesus,</w:t>
            </w:r>
          </w:p>
          <w:p w14:paraId="747360DD" w14:textId="77777777" w:rsidR="000100FF" w:rsidRPr="000100FF" w:rsidRDefault="000100FF" w:rsidP="00645C3A">
            <w:pPr>
              <w:pStyle w:val="EngHangEnd"/>
            </w:pPr>
            <w:r w:rsidRPr="000100FF">
              <w:t>That He may forgive us our sins.</w:t>
            </w:r>
          </w:p>
        </w:tc>
        <w:tc>
          <w:tcPr>
            <w:tcW w:w="288" w:type="dxa"/>
          </w:tcPr>
          <w:p w14:paraId="0957E384" w14:textId="77777777" w:rsidR="000100FF" w:rsidRDefault="000100FF" w:rsidP="00006239"/>
        </w:tc>
        <w:tc>
          <w:tcPr>
            <w:tcW w:w="288" w:type="dxa"/>
          </w:tcPr>
          <w:p w14:paraId="0BC001B8" w14:textId="77777777" w:rsidR="000100FF" w:rsidRDefault="00A91873" w:rsidP="00A91873">
            <w:pPr>
              <w:pStyle w:val="CopticCross"/>
            </w:pPr>
            <w:r>
              <w:t>¿</w:t>
            </w:r>
          </w:p>
        </w:tc>
        <w:tc>
          <w:tcPr>
            <w:tcW w:w="3960" w:type="dxa"/>
          </w:tcPr>
          <w:p w14:paraId="600E9D40" w14:textId="77777777" w:rsidR="00523190" w:rsidRDefault="00645C3A" w:rsidP="00523190">
            <w:pPr>
              <w:pStyle w:val="CopticVersemulti-line"/>
            </w:pPr>
            <w:r w:rsidRPr="00645C3A">
              <w:t>Ⲧⲱⲃϩ ⲙ̀Ⲡⲟ̅ⲥ̅ ⲉϩ̀ⲣⲏⲓ ⲉϫⲱⲛ</w:t>
            </w:r>
          </w:p>
          <w:p w14:paraId="2BB37CF0" w14:textId="77777777" w:rsidR="00523190" w:rsidRDefault="00645C3A" w:rsidP="00523190">
            <w:pPr>
              <w:pStyle w:val="CopticVersemulti-line"/>
            </w:pPr>
            <w:r w:rsidRPr="00645C3A">
              <w:t>ⲱ ⲡⲓϣⲉⲧⲉⲃⲓ ⲛ̀ⲧⲉ Ⲕⲱⲥⲧⲁⲛⲧⲓⲛⲟⲩⲡⲟⲗⲓⲥ</w:t>
            </w:r>
          </w:p>
          <w:p w14:paraId="1FCCD11D" w14:textId="77777777" w:rsidR="00523190" w:rsidRDefault="00645C3A" w:rsidP="00523190">
            <w:pPr>
              <w:pStyle w:val="CopticVersemulti-line"/>
            </w:pPr>
            <w:r w:rsidRPr="00645C3A">
              <w:t>ⲛⲉⲙ ⲡⲓⲥ̀ⲛⲁⲩ ϣⲉ ⲛ̀ⲧⲉ Ⲉⲫⲉⲥⲟⲥ</w:t>
            </w:r>
          </w:p>
          <w:p w14:paraId="0F7F1BC8" w14:textId="77777777" w:rsidR="000100FF" w:rsidRDefault="00645C3A" w:rsidP="00523190">
            <w:pPr>
              <w:pStyle w:val="CopticVerse"/>
            </w:pPr>
            <w:r w:rsidRPr="00645C3A">
              <w:t>ⲛ̀ⲧⲉϥⲭⲁ ⲛⲉⲛⲛⲟⲃⲓ ⲛⲁⲛ ⲉⲃⲟⲗ</w:t>
            </w:r>
          </w:p>
        </w:tc>
      </w:tr>
      <w:tr w:rsidR="000100FF" w14:paraId="7A247A17" w14:textId="77777777" w:rsidTr="00A91873">
        <w:trPr>
          <w:cantSplit/>
          <w:jc w:val="center"/>
        </w:trPr>
        <w:tc>
          <w:tcPr>
            <w:tcW w:w="288" w:type="dxa"/>
          </w:tcPr>
          <w:p w14:paraId="763A347E" w14:textId="77777777" w:rsidR="000100FF" w:rsidRDefault="000100FF" w:rsidP="00A91873">
            <w:pPr>
              <w:pStyle w:val="CopticCross"/>
            </w:pPr>
          </w:p>
        </w:tc>
        <w:tc>
          <w:tcPr>
            <w:tcW w:w="3960" w:type="dxa"/>
          </w:tcPr>
          <w:p w14:paraId="31FCCEBE" w14:textId="77777777" w:rsidR="000100FF" w:rsidRPr="000100FF" w:rsidRDefault="000100FF" w:rsidP="00645C3A">
            <w:pPr>
              <w:pStyle w:val="EngHang"/>
              <w:rPr>
                <w:szCs w:val="20"/>
              </w:rPr>
            </w:pPr>
            <w:r w:rsidRPr="000100FF">
              <w:t>Pray to the Lord on our behalf,</w:t>
            </w:r>
          </w:p>
          <w:p w14:paraId="4A942A5C" w14:textId="77777777" w:rsidR="000100FF" w:rsidRPr="000100FF" w:rsidRDefault="000100FF" w:rsidP="00645C3A">
            <w:pPr>
              <w:pStyle w:val="EngHang"/>
              <w:rPr>
                <w:szCs w:val="20"/>
              </w:rPr>
            </w:pPr>
            <w:r w:rsidRPr="000100FF">
              <w:t>Abba Hadid and Abba John,</w:t>
            </w:r>
          </w:p>
          <w:p w14:paraId="3129F55F" w14:textId="77777777" w:rsidR="000100FF" w:rsidRPr="000100FF" w:rsidRDefault="000100FF" w:rsidP="00645C3A">
            <w:pPr>
              <w:pStyle w:val="EngHang"/>
              <w:rPr>
                <w:szCs w:val="20"/>
              </w:rPr>
            </w:pPr>
            <w:r w:rsidRPr="000100FF">
              <w:t>Our great father Parsoma and Abba Teji,</w:t>
            </w:r>
          </w:p>
          <w:p w14:paraId="31B71135" w14:textId="77777777" w:rsidR="000100FF" w:rsidRPr="000100FF" w:rsidRDefault="000100FF" w:rsidP="00645C3A">
            <w:pPr>
              <w:pStyle w:val="EngHangEnd"/>
            </w:pPr>
            <w:r w:rsidRPr="000100FF">
              <w:t>That He may forgive us our sins.</w:t>
            </w:r>
          </w:p>
        </w:tc>
        <w:tc>
          <w:tcPr>
            <w:tcW w:w="288" w:type="dxa"/>
          </w:tcPr>
          <w:p w14:paraId="571BF3F9" w14:textId="77777777" w:rsidR="000100FF" w:rsidRDefault="000100FF" w:rsidP="00006239"/>
        </w:tc>
        <w:tc>
          <w:tcPr>
            <w:tcW w:w="288" w:type="dxa"/>
          </w:tcPr>
          <w:p w14:paraId="666B6980" w14:textId="77777777" w:rsidR="000100FF" w:rsidRDefault="000100FF" w:rsidP="00A91873">
            <w:pPr>
              <w:pStyle w:val="CopticCross"/>
            </w:pPr>
          </w:p>
        </w:tc>
        <w:tc>
          <w:tcPr>
            <w:tcW w:w="3960" w:type="dxa"/>
          </w:tcPr>
          <w:p w14:paraId="41BB4FBB" w14:textId="77777777" w:rsidR="00523190" w:rsidRDefault="00645C3A" w:rsidP="00523190">
            <w:pPr>
              <w:pStyle w:val="CopticVersemulti-line"/>
            </w:pPr>
            <w:r w:rsidRPr="00645C3A">
              <w:t>Ⲧⲱⲃϩ ⲙ̀Ⲡⲟ̅ⲥ̅ ⲉϩ̀ⲣⲏⲓ ⲉϫⲱⲛ</w:t>
            </w:r>
          </w:p>
          <w:p w14:paraId="49EE98EB" w14:textId="77777777" w:rsidR="00523190" w:rsidRDefault="00645C3A" w:rsidP="00523190">
            <w:pPr>
              <w:pStyle w:val="CopticVersemulti-line"/>
            </w:pPr>
            <w:r w:rsidRPr="00645C3A">
              <w:t>ⲁⲃⲃⲁ Ϩⲁⲇⲓⲇ ⲛⲉⲙ ⲁⲃⲃⲁ Ⲓⲱ̅ⲁ̅</w:t>
            </w:r>
          </w:p>
          <w:p w14:paraId="616D3CFF" w14:textId="77777777" w:rsidR="00523190" w:rsidRDefault="00645C3A" w:rsidP="00523190">
            <w:pPr>
              <w:pStyle w:val="CopticVersemulti-line"/>
            </w:pPr>
            <w:r w:rsidRPr="00645C3A">
              <w:t>ⲛⲉⲙ ⲡⲉⲛⲓⲱⲧ ⲡⲓⲛⲓϣϯ ⲁⲃⲃⲁ Ⲡⲁⲣⲥⲱⲙⲁ ⲛⲉⲙ ⲁⲃⲃⲁ Ⲧⲉϫⲓ</w:t>
            </w:r>
          </w:p>
          <w:p w14:paraId="36C9E35F" w14:textId="77777777" w:rsidR="000100FF" w:rsidRDefault="00645C3A" w:rsidP="00523190">
            <w:pPr>
              <w:pStyle w:val="CopticVerse"/>
            </w:pPr>
            <w:r w:rsidRPr="00645C3A">
              <w:t>ⲛ̀ⲧⲉϥⲭⲁ ⲛⲉⲛⲛⲟⲃⲓ ⲛⲁⲛ ⲉⲃⲟⲗ</w:t>
            </w:r>
          </w:p>
        </w:tc>
      </w:tr>
      <w:tr w:rsidR="000100FF" w14:paraId="2CE1C908" w14:textId="77777777" w:rsidTr="00A91873">
        <w:trPr>
          <w:cantSplit/>
          <w:jc w:val="center"/>
        </w:trPr>
        <w:tc>
          <w:tcPr>
            <w:tcW w:w="288" w:type="dxa"/>
          </w:tcPr>
          <w:p w14:paraId="646CC89A" w14:textId="77777777" w:rsidR="000100FF" w:rsidRDefault="00A91873" w:rsidP="00A91873">
            <w:pPr>
              <w:pStyle w:val="CopticCross"/>
            </w:pPr>
            <w:r>
              <w:t>¿</w:t>
            </w:r>
          </w:p>
        </w:tc>
        <w:tc>
          <w:tcPr>
            <w:tcW w:w="3960" w:type="dxa"/>
          </w:tcPr>
          <w:p w14:paraId="3C58ACB7" w14:textId="77777777" w:rsidR="000100FF" w:rsidRPr="000100FF" w:rsidRDefault="000100FF" w:rsidP="00645C3A">
            <w:pPr>
              <w:pStyle w:val="EngHang"/>
              <w:rPr>
                <w:szCs w:val="20"/>
              </w:rPr>
            </w:pPr>
            <w:r w:rsidRPr="000100FF">
              <w:t>Pray to the Lord on our behalf,</w:t>
            </w:r>
          </w:p>
          <w:p w14:paraId="30E6AA1E" w14:textId="77777777" w:rsidR="000100FF" w:rsidRPr="000100FF" w:rsidRDefault="000100FF" w:rsidP="00645C3A">
            <w:pPr>
              <w:pStyle w:val="EngHang"/>
              <w:rPr>
                <w:szCs w:val="20"/>
              </w:rPr>
            </w:pPr>
            <w:r w:rsidRPr="000100FF">
              <w:t>Abba Abraam the hegoumen,</w:t>
            </w:r>
          </w:p>
          <w:p w14:paraId="1C191F3C" w14:textId="77777777" w:rsidR="000100FF" w:rsidRPr="000100FF" w:rsidRDefault="000100FF" w:rsidP="00645C3A">
            <w:pPr>
              <w:pStyle w:val="EngHang"/>
              <w:rPr>
                <w:szCs w:val="20"/>
              </w:rPr>
            </w:pPr>
            <w:r w:rsidRPr="000100FF">
              <w:t>And our father Abba Mark,</w:t>
            </w:r>
          </w:p>
          <w:p w14:paraId="0AD00E93" w14:textId="77777777" w:rsidR="000100FF" w:rsidRPr="000100FF" w:rsidRDefault="000100FF" w:rsidP="00645C3A">
            <w:pPr>
              <w:pStyle w:val="EngHangEnd"/>
              <w:rPr>
                <w:szCs w:val="20"/>
              </w:rPr>
            </w:pPr>
            <w:r w:rsidRPr="000100FF">
              <w:t>That He may forgive us our sins.</w:t>
            </w:r>
          </w:p>
        </w:tc>
        <w:tc>
          <w:tcPr>
            <w:tcW w:w="288" w:type="dxa"/>
          </w:tcPr>
          <w:p w14:paraId="6ACBE5B5" w14:textId="77777777" w:rsidR="000100FF" w:rsidRDefault="000100FF" w:rsidP="00006239"/>
        </w:tc>
        <w:tc>
          <w:tcPr>
            <w:tcW w:w="288" w:type="dxa"/>
          </w:tcPr>
          <w:p w14:paraId="2B383576" w14:textId="77777777" w:rsidR="000100FF" w:rsidRDefault="00A91873" w:rsidP="00A91873">
            <w:pPr>
              <w:pStyle w:val="CopticCross"/>
            </w:pPr>
            <w:r>
              <w:t>¿</w:t>
            </w:r>
          </w:p>
        </w:tc>
        <w:tc>
          <w:tcPr>
            <w:tcW w:w="3960" w:type="dxa"/>
          </w:tcPr>
          <w:p w14:paraId="2667A824" w14:textId="77777777" w:rsidR="00523190" w:rsidRDefault="00645C3A" w:rsidP="00523190">
            <w:pPr>
              <w:pStyle w:val="CopticVersemulti-line"/>
            </w:pPr>
            <w:r w:rsidRPr="00645C3A">
              <w:t>Ⲧⲱⲃϩ ⲙ̀Ⲡⲟ̅ⲥ̅ ⲉϩ̀ⲣⲏⲓ ⲉϫⲱⲛ</w:t>
            </w:r>
          </w:p>
          <w:p w14:paraId="71AA305C" w14:textId="77777777" w:rsidR="00523190" w:rsidRDefault="00645C3A" w:rsidP="00523190">
            <w:pPr>
              <w:pStyle w:val="CopticVersemulti-line"/>
            </w:pPr>
            <w:r w:rsidRPr="00645C3A">
              <w:t>ⲁⲃⲃⲁ Ⲁⲃⲣⲁⲁⲙ ⲡⲓϩⲏⲅⲟⲩⲙⲉⲛⲟⲥ</w:t>
            </w:r>
          </w:p>
          <w:p w14:paraId="290E3DF9" w14:textId="77777777" w:rsidR="00523190" w:rsidRDefault="00645C3A" w:rsidP="00523190">
            <w:pPr>
              <w:pStyle w:val="CopticVersemulti-line"/>
            </w:pPr>
            <w:r w:rsidRPr="00645C3A">
              <w:t>ⲛⲉⲙ ⲡⲉⲛⲓⲱⲧ ⲁⲃⲃⲁ Ⲙⲁⲣⲕⲟⲥ</w:t>
            </w:r>
          </w:p>
          <w:p w14:paraId="226C395F" w14:textId="77777777" w:rsidR="000100FF" w:rsidRDefault="00645C3A" w:rsidP="00523190">
            <w:pPr>
              <w:pStyle w:val="CopticVerse"/>
            </w:pPr>
            <w:r w:rsidRPr="00645C3A">
              <w:t>ⲛ̀ⲧⲉϥⲭⲁ ⲛⲉⲛⲛⲟⲃⲓ ⲛⲁⲛ ⲉⲃⲟⲗ</w:t>
            </w:r>
          </w:p>
        </w:tc>
      </w:tr>
      <w:tr w:rsidR="000100FF" w14:paraId="04C5D838" w14:textId="77777777" w:rsidTr="00A91873">
        <w:trPr>
          <w:cantSplit/>
          <w:jc w:val="center"/>
        </w:trPr>
        <w:tc>
          <w:tcPr>
            <w:tcW w:w="288" w:type="dxa"/>
          </w:tcPr>
          <w:p w14:paraId="6CE9F160" w14:textId="77777777" w:rsidR="000100FF" w:rsidRDefault="000100FF" w:rsidP="00A91873">
            <w:pPr>
              <w:pStyle w:val="CopticCross"/>
            </w:pPr>
          </w:p>
        </w:tc>
        <w:tc>
          <w:tcPr>
            <w:tcW w:w="3960" w:type="dxa"/>
          </w:tcPr>
          <w:p w14:paraId="65DDD5ED" w14:textId="77777777" w:rsidR="000100FF" w:rsidRPr="000100FF" w:rsidRDefault="000100FF" w:rsidP="00645C3A">
            <w:pPr>
              <w:pStyle w:val="EngHang"/>
              <w:rPr>
                <w:szCs w:val="20"/>
              </w:rPr>
            </w:pPr>
            <w:r w:rsidRPr="000100FF">
              <w:t>Pray to the Lord on our behalf,</w:t>
            </w:r>
          </w:p>
          <w:p w14:paraId="0A64CE3A" w14:textId="77777777" w:rsidR="000100FF" w:rsidRPr="000100FF" w:rsidRDefault="000100FF" w:rsidP="00645C3A">
            <w:pPr>
              <w:pStyle w:val="EngHang"/>
              <w:rPr>
                <w:szCs w:val="20"/>
              </w:rPr>
            </w:pPr>
            <w:r w:rsidRPr="000100FF">
              <w:t>O choir of the cross-bearers,</w:t>
            </w:r>
          </w:p>
          <w:p w14:paraId="5848347A" w14:textId="77777777" w:rsidR="000100FF" w:rsidRPr="000100FF" w:rsidRDefault="000100FF" w:rsidP="00645C3A">
            <w:pPr>
              <w:pStyle w:val="EngHang"/>
              <w:rPr>
                <w:szCs w:val="20"/>
              </w:rPr>
            </w:pPr>
            <w:r w:rsidRPr="000100FF">
              <w:t xml:space="preserve">Who were </w:t>
            </w:r>
            <w:r w:rsidR="00A91873">
              <w:t>perfected</w:t>
            </w:r>
            <w:r w:rsidRPr="000100FF">
              <w:t xml:space="preserve"> in the wilderness,</w:t>
            </w:r>
          </w:p>
          <w:p w14:paraId="65120901" w14:textId="77777777" w:rsidR="000100FF" w:rsidRPr="000100FF" w:rsidRDefault="000100FF" w:rsidP="00645C3A">
            <w:pPr>
              <w:pStyle w:val="EngHangEnd"/>
            </w:pPr>
            <w:r w:rsidRPr="000100FF">
              <w:t>That He may forgive us our sins.</w:t>
            </w:r>
          </w:p>
        </w:tc>
        <w:tc>
          <w:tcPr>
            <w:tcW w:w="288" w:type="dxa"/>
          </w:tcPr>
          <w:p w14:paraId="7FF05FA6" w14:textId="77777777" w:rsidR="000100FF" w:rsidRDefault="000100FF" w:rsidP="00006239"/>
        </w:tc>
        <w:tc>
          <w:tcPr>
            <w:tcW w:w="288" w:type="dxa"/>
          </w:tcPr>
          <w:p w14:paraId="43925FE9" w14:textId="77777777" w:rsidR="000100FF" w:rsidRDefault="000100FF" w:rsidP="00A91873">
            <w:pPr>
              <w:pStyle w:val="CopticCross"/>
            </w:pPr>
          </w:p>
        </w:tc>
        <w:tc>
          <w:tcPr>
            <w:tcW w:w="3960" w:type="dxa"/>
          </w:tcPr>
          <w:p w14:paraId="61764A2E" w14:textId="77777777" w:rsidR="00523190" w:rsidRDefault="00645C3A" w:rsidP="00523190">
            <w:pPr>
              <w:pStyle w:val="CopticVersemulti-line"/>
            </w:pPr>
            <w:r w:rsidRPr="00645C3A">
              <w:t>Ⲧⲱⲃϩ ⲙ̀Ⲡⲟ̅ⲥ̅ ⲉϩ̀ⲣⲏⲓ ⲉϫⲱⲛ</w:t>
            </w:r>
          </w:p>
          <w:p w14:paraId="1208AD11" w14:textId="77777777" w:rsidR="00523190" w:rsidRDefault="00645C3A" w:rsidP="00523190">
            <w:pPr>
              <w:pStyle w:val="CopticVersemulti-line"/>
            </w:pPr>
            <w:r w:rsidRPr="00645C3A">
              <w:t>ⲛⲓⲭⲟⲣⲟⲥ ⲛ̀ⲧⲉ ⲛⲓⲥⲧⲁⲩⲣⲟⲫⲟⲣⲥ</w:t>
            </w:r>
          </w:p>
          <w:p w14:paraId="71E41D4B" w14:textId="77777777" w:rsidR="00523190" w:rsidRDefault="00645C3A" w:rsidP="00523190">
            <w:pPr>
              <w:pStyle w:val="CopticVersemulti-line"/>
            </w:pPr>
            <w:r w:rsidRPr="00645C3A">
              <w:t>ⲉⲧⲁⲩϫⲱⲕ ⲉⲃⲟⲗ ϩⲓ ⲛⲓϣⲁϥⲉⲩ</w:t>
            </w:r>
          </w:p>
          <w:p w14:paraId="5744C852" w14:textId="77777777" w:rsidR="000100FF" w:rsidRDefault="00645C3A" w:rsidP="00523190">
            <w:pPr>
              <w:pStyle w:val="CopticVerse"/>
            </w:pPr>
            <w:r w:rsidRPr="00645C3A">
              <w:t>ⲛ̀ⲧⲉϥⲭⲁ ⲛⲉⲛⲛⲟⲃⲓ ⲛⲁⲛ ⲉⲃⲟⲗ</w:t>
            </w:r>
          </w:p>
        </w:tc>
      </w:tr>
    </w:tbl>
    <w:p w14:paraId="35049B6F" w14:textId="77777777" w:rsidR="000100FF" w:rsidRPr="00A742AC" w:rsidRDefault="000100FF" w:rsidP="000100F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100FF" w14:paraId="4078C35C" w14:textId="77777777" w:rsidTr="00A91873">
        <w:trPr>
          <w:cantSplit/>
          <w:jc w:val="center"/>
        </w:trPr>
        <w:tc>
          <w:tcPr>
            <w:tcW w:w="288" w:type="dxa"/>
          </w:tcPr>
          <w:p w14:paraId="0CCBC8EB" w14:textId="77777777" w:rsidR="000100FF" w:rsidRDefault="00A91873" w:rsidP="00A91873">
            <w:pPr>
              <w:pStyle w:val="CopticCross"/>
            </w:pPr>
            <w:r>
              <w:lastRenderedPageBreak/>
              <w:t>¿</w:t>
            </w:r>
          </w:p>
        </w:tc>
        <w:tc>
          <w:tcPr>
            <w:tcW w:w="3960" w:type="dxa"/>
          </w:tcPr>
          <w:p w14:paraId="00E79FD0" w14:textId="77777777" w:rsidR="000100FF" w:rsidRPr="00FC3604" w:rsidRDefault="000100FF" w:rsidP="00645C3A">
            <w:pPr>
              <w:pStyle w:val="EngHang"/>
              <w:rPr>
                <w:szCs w:val="20"/>
              </w:rPr>
            </w:pPr>
            <w:commentRangeStart w:id="281"/>
            <w:r w:rsidRPr="00FC3604">
              <w:t>Pray to the Lord on our behalf,</w:t>
            </w:r>
          </w:p>
          <w:p w14:paraId="50EAAA21" w14:textId="77777777" w:rsidR="000100FF" w:rsidRPr="00FC3604" w:rsidRDefault="000100FF" w:rsidP="00645C3A">
            <w:pPr>
              <w:pStyle w:val="EngHang"/>
              <w:rPr>
                <w:szCs w:val="20"/>
              </w:rPr>
            </w:pPr>
            <w:r w:rsidRPr="00FC3604">
              <w:t>O perfect men,</w:t>
            </w:r>
          </w:p>
          <w:p w14:paraId="558D9D56" w14:textId="77777777" w:rsidR="000100FF" w:rsidRPr="00FC3604" w:rsidRDefault="000100FF" w:rsidP="00645C3A">
            <w:pPr>
              <w:pStyle w:val="EngHang"/>
              <w:rPr>
                <w:szCs w:val="20"/>
              </w:rPr>
            </w:pPr>
            <w:r w:rsidRPr="00FC3604">
              <w:t>Joseph and Nicodemus,</w:t>
            </w:r>
          </w:p>
          <w:p w14:paraId="34D9E062" w14:textId="77777777" w:rsidR="000100FF" w:rsidRDefault="000100FF" w:rsidP="00645C3A">
            <w:pPr>
              <w:pStyle w:val="EngHangEnd"/>
            </w:pPr>
            <w:r w:rsidRPr="00FC3604">
              <w:t>That He may forgive us our sins</w:t>
            </w:r>
            <w:commentRangeEnd w:id="281"/>
            <w:r w:rsidR="00FC3604">
              <w:rPr>
                <w:rStyle w:val="CommentReference"/>
                <w:rFonts w:eastAsiaTheme="minorHAnsi" w:cstheme="minorBidi"/>
                <w:color w:val="auto"/>
                <w:lang w:val="en-CA"/>
              </w:rPr>
              <w:commentReference w:id="281"/>
            </w:r>
            <w:r w:rsidRPr="00FC3604">
              <w:t>.</w:t>
            </w:r>
          </w:p>
        </w:tc>
        <w:tc>
          <w:tcPr>
            <w:tcW w:w="288" w:type="dxa"/>
          </w:tcPr>
          <w:p w14:paraId="2581D7E9" w14:textId="77777777" w:rsidR="000100FF" w:rsidRDefault="000100FF" w:rsidP="000100FF"/>
        </w:tc>
        <w:tc>
          <w:tcPr>
            <w:tcW w:w="288" w:type="dxa"/>
          </w:tcPr>
          <w:p w14:paraId="0144C3FD" w14:textId="77777777" w:rsidR="000100FF" w:rsidRDefault="00A91873" w:rsidP="00A91873">
            <w:pPr>
              <w:pStyle w:val="CopticCross"/>
            </w:pPr>
            <w:r>
              <w:t>¿</w:t>
            </w:r>
          </w:p>
        </w:tc>
        <w:tc>
          <w:tcPr>
            <w:tcW w:w="3960" w:type="dxa"/>
          </w:tcPr>
          <w:p w14:paraId="461F792E" w14:textId="77777777" w:rsidR="000100FF" w:rsidRDefault="000100FF" w:rsidP="00645C3A">
            <w:pPr>
              <w:pStyle w:val="CopticVersemulti-line"/>
            </w:pPr>
          </w:p>
        </w:tc>
      </w:tr>
      <w:tr w:rsidR="000100FF" w14:paraId="6602DA74" w14:textId="77777777" w:rsidTr="00A91873">
        <w:trPr>
          <w:cantSplit/>
          <w:jc w:val="center"/>
        </w:trPr>
        <w:tc>
          <w:tcPr>
            <w:tcW w:w="288" w:type="dxa"/>
          </w:tcPr>
          <w:p w14:paraId="73EB8A11" w14:textId="77777777" w:rsidR="000100FF" w:rsidRDefault="000100FF" w:rsidP="00A91873">
            <w:pPr>
              <w:pStyle w:val="CopticCross"/>
            </w:pPr>
          </w:p>
        </w:tc>
        <w:tc>
          <w:tcPr>
            <w:tcW w:w="3960" w:type="dxa"/>
          </w:tcPr>
          <w:p w14:paraId="2E1CB2BA" w14:textId="77777777" w:rsidR="000100FF" w:rsidRPr="000100FF" w:rsidRDefault="000100FF" w:rsidP="00645C3A">
            <w:pPr>
              <w:pStyle w:val="EngHang"/>
              <w:rPr>
                <w:szCs w:val="20"/>
              </w:rPr>
            </w:pPr>
            <w:r w:rsidRPr="000100FF">
              <w:t>Pray to the Lord on our behalf,</w:t>
            </w:r>
          </w:p>
          <w:p w14:paraId="1E01497D" w14:textId="77777777" w:rsidR="000100FF" w:rsidRPr="000100FF" w:rsidRDefault="000100FF" w:rsidP="00645C3A">
            <w:pPr>
              <w:pStyle w:val="EngHang"/>
              <w:rPr>
                <w:szCs w:val="20"/>
              </w:rPr>
            </w:pPr>
            <w:r w:rsidRPr="000100FF">
              <w:t>My lord the king, Constantine,</w:t>
            </w:r>
          </w:p>
          <w:p w14:paraId="326CF190" w14:textId="77777777" w:rsidR="000100FF" w:rsidRPr="000100FF" w:rsidRDefault="000100FF" w:rsidP="00645C3A">
            <w:pPr>
              <w:pStyle w:val="EngHang"/>
              <w:rPr>
                <w:szCs w:val="20"/>
              </w:rPr>
            </w:pPr>
            <w:r w:rsidRPr="000100FF">
              <w:t>And his mother, Queen Helen,</w:t>
            </w:r>
          </w:p>
          <w:p w14:paraId="187C0126" w14:textId="77777777" w:rsidR="000100FF" w:rsidRDefault="000100FF" w:rsidP="00645C3A">
            <w:pPr>
              <w:pStyle w:val="EngHangEnd"/>
            </w:pPr>
            <w:r w:rsidRPr="000100FF">
              <w:t>That He may forgive us our sins.</w:t>
            </w:r>
          </w:p>
        </w:tc>
        <w:tc>
          <w:tcPr>
            <w:tcW w:w="288" w:type="dxa"/>
          </w:tcPr>
          <w:p w14:paraId="6844CE7E" w14:textId="77777777" w:rsidR="000100FF" w:rsidRDefault="000100FF" w:rsidP="000100FF"/>
        </w:tc>
        <w:tc>
          <w:tcPr>
            <w:tcW w:w="288" w:type="dxa"/>
          </w:tcPr>
          <w:p w14:paraId="32B2A0C0" w14:textId="77777777" w:rsidR="000100FF" w:rsidRDefault="000100FF" w:rsidP="00A91873">
            <w:pPr>
              <w:pStyle w:val="CopticCross"/>
            </w:pPr>
          </w:p>
        </w:tc>
        <w:tc>
          <w:tcPr>
            <w:tcW w:w="3960" w:type="dxa"/>
          </w:tcPr>
          <w:p w14:paraId="09CDAB96" w14:textId="77777777" w:rsidR="00523190" w:rsidRDefault="00645C3A" w:rsidP="00523190">
            <w:pPr>
              <w:pStyle w:val="CopticVersemulti-line"/>
            </w:pPr>
            <w:r w:rsidRPr="00645C3A">
              <w:t>Ⲧⲱⲃϩ ⲙ̀Ⲡⲟ̅ⲥ̅ ⲉϩ̀ⲣⲏⲓ ⲉϫⲱⲛ</w:t>
            </w:r>
          </w:p>
          <w:p w14:paraId="323C580F" w14:textId="77777777" w:rsidR="00523190" w:rsidRDefault="00645C3A" w:rsidP="00523190">
            <w:pPr>
              <w:pStyle w:val="CopticVersemulti-line"/>
            </w:pPr>
            <w:r w:rsidRPr="00645C3A">
              <w:t>ⲡⲁⲟ̅ⲥ̅ ⲡ̀ⲟⲩⲣⲟ Ⲕⲱⲥⲧⲁⲛⲧⲓⲛⲟⲥ</w:t>
            </w:r>
          </w:p>
          <w:p w14:paraId="500B04A0" w14:textId="77777777" w:rsidR="00523190" w:rsidRDefault="00645C3A" w:rsidP="00523190">
            <w:pPr>
              <w:pStyle w:val="CopticVersemulti-line"/>
            </w:pPr>
            <w:r w:rsidRPr="00645C3A">
              <w:t>ⲛⲉⲙ Ⲏⲗⲁⲛⲏ ϯⲟⲩⲣⲱ</w:t>
            </w:r>
          </w:p>
          <w:p w14:paraId="51BD4B69" w14:textId="77777777" w:rsidR="000100FF" w:rsidRDefault="00645C3A" w:rsidP="00523190">
            <w:pPr>
              <w:pStyle w:val="CopticVerse"/>
            </w:pPr>
            <w:r w:rsidRPr="00645C3A">
              <w:t>ⲛ̀ⲧⲉϥⲭⲁ ⲛⲉⲛⲛⲟⲃⲓ ⲛⲁⲛ ⲉⲃⲟⲗ</w:t>
            </w:r>
          </w:p>
        </w:tc>
      </w:tr>
      <w:tr w:rsidR="000100FF" w14:paraId="00B0209E" w14:textId="77777777" w:rsidTr="00A91873">
        <w:trPr>
          <w:cantSplit/>
          <w:jc w:val="center"/>
        </w:trPr>
        <w:tc>
          <w:tcPr>
            <w:tcW w:w="288" w:type="dxa"/>
          </w:tcPr>
          <w:p w14:paraId="16836FC8" w14:textId="77777777" w:rsidR="000100FF" w:rsidRDefault="00A91873" w:rsidP="00A91873">
            <w:pPr>
              <w:pStyle w:val="CopticCross"/>
            </w:pPr>
            <w:r>
              <w:t>¿</w:t>
            </w:r>
          </w:p>
        </w:tc>
        <w:tc>
          <w:tcPr>
            <w:tcW w:w="3960" w:type="dxa"/>
          </w:tcPr>
          <w:p w14:paraId="4B6404C0" w14:textId="77777777" w:rsidR="000100FF" w:rsidRPr="000100FF" w:rsidRDefault="000100FF" w:rsidP="00645C3A">
            <w:pPr>
              <w:pStyle w:val="EngHang"/>
              <w:rPr>
                <w:szCs w:val="20"/>
              </w:rPr>
            </w:pPr>
            <w:r w:rsidRPr="000100FF">
              <w:t>Pray to the Lord on our behalf,</w:t>
            </w:r>
          </w:p>
          <w:p w14:paraId="57172353" w14:textId="77777777" w:rsidR="000100FF" w:rsidRPr="000100FF" w:rsidRDefault="000100FF" w:rsidP="00645C3A">
            <w:pPr>
              <w:pStyle w:val="EngHang"/>
              <w:rPr>
                <w:szCs w:val="20"/>
              </w:rPr>
            </w:pPr>
            <w:r w:rsidRPr="000100FF">
              <w:t>O wise virgin ladies,</w:t>
            </w:r>
          </w:p>
          <w:p w14:paraId="2DB2FE5F" w14:textId="77777777" w:rsidR="000100FF" w:rsidRPr="000100FF" w:rsidRDefault="000100FF" w:rsidP="00645C3A">
            <w:pPr>
              <w:pStyle w:val="EngHang"/>
              <w:rPr>
                <w:szCs w:val="20"/>
              </w:rPr>
            </w:pPr>
            <w:r w:rsidRPr="000100FF">
              <w:t>The brides of Christ,</w:t>
            </w:r>
          </w:p>
          <w:p w14:paraId="46D54679" w14:textId="77777777" w:rsidR="000100FF" w:rsidRDefault="000100FF" w:rsidP="00645C3A">
            <w:pPr>
              <w:pStyle w:val="EngHangEnd"/>
            </w:pPr>
            <w:r w:rsidRPr="000100FF">
              <w:t>That He may forgive us our sins.</w:t>
            </w:r>
          </w:p>
        </w:tc>
        <w:tc>
          <w:tcPr>
            <w:tcW w:w="288" w:type="dxa"/>
          </w:tcPr>
          <w:p w14:paraId="7EFD6020" w14:textId="77777777" w:rsidR="000100FF" w:rsidRDefault="000100FF" w:rsidP="000100FF"/>
        </w:tc>
        <w:tc>
          <w:tcPr>
            <w:tcW w:w="288" w:type="dxa"/>
          </w:tcPr>
          <w:p w14:paraId="595DB977" w14:textId="77777777" w:rsidR="000100FF" w:rsidRDefault="00A91873" w:rsidP="00A91873">
            <w:pPr>
              <w:pStyle w:val="CopticCross"/>
            </w:pPr>
            <w:r>
              <w:t>¿</w:t>
            </w:r>
          </w:p>
        </w:tc>
        <w:tc>
          <w:tcPr>
            <w:tcW w:w="3960" w:type="dxa"/>
          </w:tcPr>
          <w:p w14:paraId="7BA0DE39" w14:textId="77777777" w:rsidR="00523190" w:rsidRDefault="00645C3A" w:rsidP="00523190">
            <w:pPr>
              <w:pStyle w:val="CopticVersemulti-line"/>
            </w:pPr>
            <w:r w:rsidRPr="00645C3A">
              <w:t>Ⲧⲱⲃϩ ⲙ̀Ⲡⲟ̅ⲥ̅ ⲉϩ̀ⲣⲏⲓ ⲉϫⲱⲛ</w:t>
            </w:r>
          </w:p>
          <w:p w14:paraId="657A224C" w14:textId="77777777" w:rsidR="00523190" w:rsidRDefault="00645C3A" w:rsidP="00523190">
            <w:pPr>
              <w:pStyle w:val="CopticVersemulti-line"/>
            </w:pPr>
            <w:r w:rsidRPr="00645C3A">
              <w:t>ⲛⲓⲁⲗⲟⲩ ⲛ̀ⲥⲁⲃⲉ ⲙ̀ⲡⲁⲣⲑⲉⲛⲟⲥ</w:t>
            </w:r>
          </w:p>
          <w:p w14:paraId="1982A58A" w14:textId="77777777" w:rsidR="00523190" w:rsidRDefault="00645C3A" w:rsidP="00523190">
            <w:pPr>
              <w:pStyle w:val="CopticVersemulti-line"/>
            </w:pPr>
            <w:r w:rsidRPr="00645C3A">
              <w:t>ⲛⲓϣⲉⲗⲉⲧ ⲛ̀ⲧⲉ Ⲡⲭ̅ⲥ̅</w:t>
            </w:r>
          </w:p>
          <w:p w14:paraId="44155023" w14:textId="77777777" w:rsidR="000100FF" w:rsidRDefault="00645C3A" w:rsidP="00523190">
            <w:pPr>
              <w:pStyle w:val="CopticVerse"/>
            </w:pPr>
            <w:r w:rsidRPr="00645C3A">
              <w:t>ⲛ̀ⲧⲉϥⲭⲁ ⲛⲉⲛⲛⲟⲃⲓ ⲛⲁⲛ ⲉⲃⲟⲗ</w:t>
            </w:r>
          </w:p>
        </w:tc>
      </w:tr>
      <w:tr w:rsidR="000100FF" w14:paraId="74EC76BD" w14:textId="77777777" w:rsidTr="00A91873">
        <w:trPr>
          <w:cantSplit/>
          <w:jc w:val="center"/>
        </w:trPr>
        <w:tc>
          <w:tcPr>
            <w:tcW w:w="288" w:type="dxa"/>
          </w:tcPr>
          <w:p w14:paraId="7FDFEEF6" w14:textId="77777777" w:rsidR="000100FF" w:rsidRDefault="000100FF" w:rsidP="00A91873">
            <w:pPr>
              <w:pStyle w:val="CopticCross"/>
            </w:pPr>
          </w:p>
        </w:tc>
        <w:tc>
          <w:tcPr>
            <w:tcW w:w="3960" w:type="dxa"/>
          </w:tcPr>
          <w:p w14:paraId="4CDF61F5" w14:textId="77777777" w:rsidR="000100FF" w:rsidRPr="000100FF" w:rsidRDefault="000100FF" w:rsidP="00645C3A">
            <w:pPr>
              <w:pStyle w:val="EngHang"/>
              <w:rPr>
                <w:szCs w:val="20"/>
              </w:rPr>
            </w:pPr>
            <w:r w:rsidRPr="000100FF">
              <w:t>Pray to the Lord on our behalf,</w:t>
            </w:r>
          </w:p>
          <w:p w14:paraId="30BDCC7F" w14:textId="77777777" w:rsidR="000100FF" w:rsidRPr="000100FF" w:rsidRDefault="000100FF" w:rsidP="00645C3A">
            <w:pPr>
              <w:pStyle w:val="EngHang"/>
              <w:rPr>
                <w:szCs w:val="20"/>
              </w:rPr>
            </w:pPr>
            <w:r w:rsidRPr="000100FF">
              <w:t>O saints of this day,</w:t>
            </w:r>
          </w:p>
          <w:p w14:paraId="7C5AEB77" w14:textId="77777777" w:rsidR="000100FF" w:rsidRPr="000100FF" w:rsidRDefault="000100FF" w:rsidP="00645C3A">
            <w:pPr>
              <w:pStyle w:val="EngHang"/>
              <w:rPr>
                <w:szCs w:val="20"/>
              </w:rPr>
            </w:pPr>
            <w:r w:rsidRPr="000100FF">
              <w:t>Each one according to his name,</w:t>
            </w:r>
          </w:p>
          <w:p w14:paraId="4708316F" w14:textId="77777777" w:rsidR="000100FF" w:rsidRPr="000100FF" w:rsidRDefault="000100FF" w:rsidP="00645C3A">
            <w:pPr>
              <w:pStyle w:val="EngHangEnd"/>
              <w:rPr>
                <w:szCs w:val="20"/>
              </w:rPr>
            </w:pPr>
            <w:r w:rsidRPr="000100FF">
              <w:t>That He may forgive us our sins.</w:t>
            </w:r>
          </w:p>
        </w:tc>
        <w:tc>
          <w:tcPr>
            <w:tcW w:w="288" w:type="dxa"/>
          </w:tcPr>
          <w:p w14:paraId="205D5D3F" w14:textId="77777777" w:rsidR="000100FF" w:rsidRDefault="000100FF" w:rsidP="000100FF"/>
        </w:tc>
        <w:tc>
          <w:tcPr>
            <w:tcW w:w="288" w:type="dxa"/>
          </w:tcPr>
          <w:p w14:paraId="38CEFF45" w14:textId="77777777" w:rsidR="000100FF" w:rsidRDefault="000100FF" w:rsidP="00A91873">
            <w:pPr>
              <w:pStyle w:val="CopticCross"/>
            </w:pPr>
          </w:p>
        </w:tc>
        <w:tc>
          <w:tcPr>
            <w:tcW w:w="3960" w:type="dxa"/>
          </w:tcPr>
          <w:p w14:paraId="7823DB8C" w14:textId="77777777" w:rsidR="00523190" w:rsidRDefault="00645C3A" w:rsidP="00523190">
            <w:pPr>
              <w:pStyle w:val="CopticVersemulti-line"/>
            </w:pPr>
            <w:r w:rsidRPr="00645C3A">
              <w:t>Ⲧⲱⲃϩ ⲙ̀Ⲡⲟ̅ⲥ̅ ⲉϩ̀ⲣⲏⲓ ⲉϫⲱⲛ</w:t>
            </w:r>
          </w:p>
          <w:p w14:paraId="12AA6FC4" w14:textId="77777777" w:rsidR="00523190" w:rsidRDefault="00645C3A" w:rsidP="00523190">
            <w:pPr>
              <w:pStyle w:val="CopticVersemulti-line"/>
            </w:pPr>
            <w:r w:rsidRPr="00645C3A">
              <w:t>ⲛⲏⲉ̅̅̅ⲑⲩ̅ ⲙ̀ⲧⲉ ⲡⲁⲓⲉϩⲟⲟⲩ</w:t>
            </w:r>
          </w:p>
          <w:p w14:paraId="2F8E66E1" w14:textId="77777777" w:rsidR="00523190" w:rsidRDefault="00645C3A" w:rsidP="00523190">
            <w:pPr>
              <w:pStyle w:val="CopticVersemulti-line"/>
            </w:pPr>
            <w:r w:rsidRPr="00645C3A">
              <w:t>ⲡⲓⲟⲩⲁⲓ ⲡⲓⲟⲩⲁⲓ ⲕⲁⲧⲁ ⲡⲉϥⲣⲁⲛ</w:t>
            </w:r>
          </w:p>
          <w:p w14:paraId="050D93D1" w14:textId="77777777" w:rsidR="000100FF" w:rsidRDefault="00645C3A" w:rsidP="00523190">
            <w:pPr>
              <w:pStyle w:val="CopticVerse"/>
            </w:pPr>
            <w:r w:rsidRPr="00645C3A">
              <w:t>ⲛ̀ⲧⲉϥⲭⲁ ⲛⲉⲛⲛⲟⲃⲓ ⲛⲁⲛ ⲉⲃⲟⲗ</w:t>
            </w:r>
          </w:p>
        </w:tc>
      </w:tr>
      <w:tr w:rsidR="000100FF" w14:paraId="577A963C" w14:textId="77777777" w:rsidTr="00A91873">
        <w:trPr>
          <w:cantSplit/>
          <w:jc w:val="center"/>
        </w:trPr>
        <w:tc>
          <w:tcPr>
            <w:tcW w:w="288" w:type="dxa"/>
          </w:tcPr>
          <w:p w14:paraId="2E942B3F" w14:textId="77777777" w:rsidR="000100FF" w:rsidRDefault="00A91873" w:rsidP="00A91873">
            <w:pPr>
              <w:pStyle w:val="CopticCross"/>
            </w:pPr>
            <w:r>
              <w:t>¿</w:t>
            </w:r>
          </w:p>
        </w:tc>
        <w:tc>
          <w:tcPr>
            <w:tcW w:w="3960" w:type="dxa"/>
          </w:tcPr>
          <w:p w14:paraId="054BC9A9" w14:textId="77777777" w:rsidR="00645C3A" w:rsidRPr="00645C3A" w:rsidRDefault="00645C3A" w:rsidP="00645C3A">
            <w:pPr>
              <w:pStyle w:val="EngHang"/>
              <w:rPr>
                <w:szCs w:val="20"/>
              </w:rPr>
            </w:pPr>
            <w:r w:rsidRPr="00645C3A">
              <w:t xml:space="preserve">Likewise, we exalt </w:t>
            </w:r>
            <w:r w:rsidR="001040C8">
              <w:t>You</w:t>
            </w:r>
            <w:r w:rsidRPr="00645C3A">
              <w:t>,</w:t>
            </w:r>
          </w:p>
          <w:p w14:paraId="47840D98" w14:textId="77777777" w:rsidR="00645C3A" w:rsidRPr="00645C3A" w:rsidRDefault="00645C3A" w:rsidP="00645C3A">
            <w:pPr>
              <w:pStyle w:val="EngHang"/>
              <w:rPr>
                <w:szCs w:val="20"/>
              </w:rPr>
            </w:pPr>
            <w:r w:rsidRPr="00645C3A">
              <w:t>With David the Psalmist:</w:t>
            </w:r>
          </w:p>
          <w:p w14:paraId="300A58B6" w14:textId="77777777" w:rsidR="00645C3A" w:rsidRPr="00645C3A" w:rsidRDefault="001040C8" w:rsidP="00645C3A">
            <w:pPr>
              <w:pStyle w:val="EngHang"/>
              <w:rPr>
                <w:szCs w:val="20"/>
              </w:rPr>
            </w:pPr>
            <w:r>
              <w:t>You</w:t>
            </w:r>
            <w:r w:rsidR="00645C3A" w:rsidRPr="00645C3A">
              <w:t xml:space="preserve"> </w:t>
            </w:r>
            <w:r w:rsidR="00C104A1">
              <w:t>are</w:t>
            </w:r>
            <w:r w:rsidR="00645C3A" w:rsidRPr="00645C3A">
              <w:t xml:space="preserve"> a priest forever,</w:t>
            </w:r>
          </w:p>
          <w:p w14:paraId="17FA0574" w14:textId="77777777" w:rsidR="000100FF" w:rsidRDefault="00645C3A" w:rsidP="00645C3A">
            <w:pPr>
              <w:pStyle w:val="EngHangEnd"/>
            </w:pPr>
            <w:r w:rsidRPr="00645C3A">
              <w:t>After the order of Melchizedek.</w:t>
            </w:r>
          </w:p>
        </w:tc>
        <w:tc>
          <w:tcPr>
            <w:tcW w:w="288" w:type="dxa"/>
          </w:tcPr>
          <w:p w14:paraId="6DAFE39E" w14:textId="77777777" w:rsidR="000100FF" w:rsidRDefault="000100FF" w:rsidP="000100FF"/>
        </w:tc>
        <w:tc>
          <w:tcPr>
            <w:tcW w:w="288" w:type="dxa"/>
          </w:tcPr>
          <w:p w14:paraId="0FBC123F" w14:textId="77777777" w:rsidR="000100FF" w:rsidRDefault="00A91873" w:rsidP="00A91873">
            <w:pPr>
              <w:pStyle w:val="CopticCross"/>
            </w:pPr>
            <w:r>
              <w:t>¿</w:t>
            </w:r>
          </w:p>
        </w:tc>
        <w:tc>
          <w:tcPr>
            <w:tcW w:w="3960" w:type="dxa"/>
          </w:tcPr>
          <w:p w14:paraId="3D14B974" w14:textId="77777777" w:rsidR="00523190" w:rsidRDefault="00645C3A" w:rsidP="00523190">
            <w:pPr>
              <w:pStyle w:val="CopticVersemulti-line"/>
            </w:pPr>
            <w:r w:rsidRPr="00645C3A">
              <w:t>Ⲱⲥⲁⲩⲧⲟⲥ ⲧⲉⲛϭⲓⲥⲓ ⲙ̀ⲙⲟⲕ</w:t>
            </w:r>
          </w:p>
          <w:p w14:paraId="5F1B6451" w14:textId="77777777" w:rsidR="00523190" w:rsidRDefault="00645C3A" w:rsidP="00523190">
            <w:pPr>
              <w:pStyle w:val="CopticVersemulti-line"/>
            </w:pPr>
            <w:r w:rsidRPr="00645C3A">
              <w:t>ⲛⲉⲙ ⲡⲓϩⲩⲙⲛⲇⲟⲥ ⲇⲁⲩⲓⲇ</w:t>
            </w:r>
          </w:p>
          <w:p w14:paraId="38E454B6" w14:textId="77777777" w:rsidR="00523190" w:rsidRDefault="00645C3A" w:rsidP="00523190">
            <w:pPr>
              <w:pStyle w:val="CopticVersemulti-line"/>
            </w:pPr>
            <w:r w:rsidRPr="00645C3A">
              <w:t>ϫⲉ ⲛ̀ⲑⲟⲕ ⲡⲉ ⲡⲓⲟⲩⲏⲃ ϣⲁ ⲉⲛⲉϩ</w:t>
            </w:r>
          </w:p>
          <w:p w14:paraId="2A92A96D" w14:textId="77777777" w:rsidR="000100FF" w:rsidRDefault="00645C3A" w:rsidP="00523190">
            <w:pPr>
              <w:pStyle w:val="CopticVerse"/>
            </w:pPr>
            <w:r w:rsidRPr="00645C3A">
              <w:t>ⲕⲁⲧⲁ ⲧ̀ⲧⲁⲝⲓⲥ ⲙ̀Ⲙⲉⲗⲭⲓⲥⲉⲇⲉⲕ</w:t>
            </w:r>
          </w:p>
        </w:tc>
      </w:tr>
      <w:tr w:rsidR="000100FF" w14:paraId="25D7F2B0" w14:textId="77777777" w:rsidTr="00A91873">
        <w:trPr>
          <w:cantSplit/>
          <w:jc w:val="center"/>
        </w:trPr>
        <w:tc>
          <w:tcPr>
            <w:tcW w:w="288" w:type="dxa"/>
          </w:tcPr>
          <w:p w14:paraId="14E25B42" w14:textId="77777777" w:rsidR="000100FF" w:rsidRDefault="000100FF" w:rsidP="00A91873">
            <w:pPr>
              <w:pStyle w:val="CopticCross"/>
            </w:pPr>
          </w:p>
        </w:tc>
        <w:tc>
          <w:tcPr>
            <w:tcW w:w="3960" w:type="dxa"/>
          </w:tcPr>
          <w:p w14:paraId="4AD3B630" w14:textId="77777777" w:rsidR="00645C3A" w:rsidRPr="00645C3A" w:rsidRDefault="00645C3A" w:rsidP="00645C3A">
            <w:pPr>
              <w:pStyle w:val="EngHang"/>
              <w:rPr>
                <w:szCs w:val="20"/>
              </w:rPr>
            </w:pPr>
            <w:r w:rsidRPr="00645C3A">
              <w:t>Pray to the Lord on our behalf,</w:t>
            </w:r>
          </w:p>
          <w:p w14:paraId="370126A8" w14:textId="77777777" w:rsidR="00645C3A" w:rsidRPr="00645C3A" w:rsidRDefault="00645C3A" w:rsidP="00645C3A">
            <w:pPr>
              <w:pStyle w:val="EngHang"/>
              <w:rPr>
                <w:szCs w:val="20"/>
              </w:rPr>
            </w:pPr>
            <w:r w:rsidRPr="00645C3A">
              <w:t>Our saintly father, the patriarch,</w:t>
            </w:r>
          </w:p>
          <w:p w14:paraId="4234BEFE" w14:textId="77777777" w:rsidR="00645C3A" w:rsidRPr="00645C3A" w:rsidRDefault="00645C3A" w:rsidP="00645C3A">
            <w:pPr>
              <w:pStyle w:val="EngHang"/>
              <w:rPr>
                <w:szCs w:val="20"/>
              </w:rPr>
            </w:pPr>
            <w:r w:rsidRPr="00645C3A">
              <w:t xml:space="preserve">Abba _____, the high priest, </w:t>
            </w:r>
          </w:p>
          <w:p w14:paraId="7C8FE671" w14:textId="77777777" w:rsidR="000100FF" w:rsidRDefault="00645C3A" w:rsidP="00645C3A">
            <w:pPr>
              <w:pStyle w:val="EngHangEnd"/>
            </w:pPr>
            <w:r w:rsidRPr="00645C3A">
              <w:t>That He may forgive us our sins.</w:t>
            </w:r>
          </w:p>
        </w:tc>
        <w:tc>
          <w:tcPr>
            <w:tcW w:w="288" w:type="dxa"/>
          </w:tcPr>
          <w:p w14:paraId="37888AE4" w14:textId="77777777" w:rsidR="000100FF" w:rsidRDefault="000100FF" w:rsidP="000100FF"/>
        </w:tc>
        <w:tc>
          <w:tcPr>
            <w:tcW w:w="288" w:type="dxa"/>
          </w:tcPr>
          <w:p w14:paraId="0C4520D4" w14:textId="77777777" w:rsidR="000100FF" w:rsidRDefault="000100FF" w:rsidP="00A91873">
            <w:pPr>
              <w:pStyle w:val="CopticCross"/>
            </w:pPr>
          </w:p>
        </w:tc>
        <w:tc>
          <w:tcPr>
            <w:tcW w:w="3960" w:type="dxa"/>
          </w:tcPr>
          <w:p w14:paraId="530909E1" w14:textId="77777777" w:rsidR="00523190" w:rsidRDefault="00645C3A" w:rsidP="00523190">
            <w:pPr>
              <w:pStyle w:val="CopticVersemulti-line"/>
            </w:pPr>
            <w:r w:rsidRPr="00645C3A">
              <w:t>Ⲧⲱⲃϩ ⲙ̀Ⲡⲟ̅ⲥ̅ ⲉϩ̀ⲣⲏⲓ ⲉϫⲱⲛ</w:t>
            </w:r>
          </w:p>
          <w:p w14:paraId="1CCCE4AB" w14:textId="77777777" w:rsidR="00523190" w:rsidRDefault="00645C3A" w:rsidP="00523190">
            <w:pPr>
              <w:pStyle w:val="CopticVersemulti-line"/>
            </w:pPr>
            <w:r w:rsidRPr="00645C3A">
              <w:t>ⲡⲉⲛⲓⲱⲧ ⲉ̅ⲑ̅ⲩ̅ ⲙ̀ⲡⲁⲧⲣⲓⲁⲣⲭⲏⲥ</w:t>
            </w:r>
          </w:p>
          <w:p w14:paraId="7B6D251F" w14:textId="77777777" w:rsidR="00523190" w:rsidRDefault="00645C3A" w:rsidP="00523190">
            <w:pPr>
              <w:pStyle w:val="CopticVersemulti-line"/>
            </w:pPr>
            <w:r w:rsidRPr="00645C3A">
              <w:t>ⲁⲃⲃⲁ .... ⲡⲓⲁⲣⲭⲏ ⲉⲣⲉⲩⲥ</w:t>
            </w:r>
          </w:p>
          <w:p w14:paraId="25360E86" w14:textId="77777777" w:rsidR="000100FF" w:rsidRDefault="00645C3A" w:rsidP="00523190">
            <w:pPr>
              <w:pStyle w:val="CopticVerse"/>
            </w:pPr>
            <w:r w:rsidRPr="00645C3A">
              <w:t>ⲛ̀ⲧⲉϥⲭⲁ ⲛⲉⲛⲛⲟⲃⲓ ⲛⲁⲛ ⲉⲃⲟⲗ</w:t>
            </w:r>
          </w:p>
        </w:tc>
      </w:tr>
      <w:tr w:rsidR="00F977F1" w14:paraId="5832EE5B" w14:textId="77777777" w:rsidTr="00A91873">
        <w:trPr>
          <w:cantSplit/>
          <w:jc w:val="center"/>
        </w:trPr>
        <w:tc>
          <w:tcPr>
            <w:tcW w:w="288" w:type="dxa"/>
          </w:tcPr>
          <w:p w14:paraId="688612C4" w14:textId="77777777" w:rsidR="00F977F1" w:rsidRDefault="00F977F1" w:rsidP="00A91873">
            <w:pPr>
              <w:pStyle w:val="CopticCross"/>
            </w:pPr>
          </w:p>
        </w:tc>
        <w:tc>
          <w:tcPr>
            <w:tcW w:w="3960" w:type="dxa"/>
          </w:tcPr>
          <w:p w14:paraId="7A8AD852" w14:textId="77777777" w:rsidR="00F977F1" w:rsidRPr="00645C3A" w:rsidRDefault="00F977F1" w:rsidP="00F977F1">
            <w:pPr>
              <w:pStyle w:val="EngHang"/>
              <w:rPr>
                <w:szCs w:val="20"/>
              </w:rPr>
            </w:pPr>
            <w:commentRangeStart w:id="282"/>
            <w:r w:rsidRPr="00645C3A">
              <w:t xml:space="preserve">Pray </w:t>
            </w:r>
            <w:commentRangeEnd w:id="282"/>
            <w:r>
              <w:rPr>
                <w:rStyle w:val="CommentReference"/>
                <w:rFonts w:eastAsiaTheme="minorHAnsi" w:cstheme="minorBidi"/>
                <w:color w:val="auto"/>
                <w:lang w:val="en-CA"/>
              </w:rPr>
              <w:commentReference w:id="282"/>
            </w:r>
            <w:r w:rsidRPr="00645C3A">
              <w:t>to the Lord on our behalf,</w:t>
            </w:r>
          </w:p>
          <w:p w14:paraId="3B99A9F1" w14:textId="77777777" w:rsidR="00F977F1" w:rsidRPr="00645C3A" w:rsidRDefault="00F977F1" w:rsidP="00F977F1">
            <w:pPr>
              <w:pStyle w:val="EngHang"/>
              <w:rPr>
                <w:szCs w:val="20"/>
              </w:rPr>
            </w:pPr>
            <w:r w:rsidRPr="00645C3A">
              <w:t xml:space="preserve">Our saintly </w:t>
            </w:r>
            <w:r>
              <w:t xml:space="preserve">and righteous </w:t>
            </w:r>
            <w:r w:rsidRPr="00645C3A">
              <w:t xml:space="preserve">father, </w:t>
            </w:r>
          </w:p>
          <w:p w14:paraId="1119489D" w14:textId="77777777" w:rsidR="00F977F1" w:rsidRPr="00645C3A" w:rsidRDefault="00F977F1" w:rsidP="00F977F1">
            <w:pPr>
              <w:pStyle w:val="EngHang"/>
              <w:rPr>
                <w:szCs w:val="20"/>
              </w:rPr>
            </w:pPr>
            <w:r w:rsidRPr="00645C3A">
              <w:t xml:space="preserve">Abba _____, the </w:t>
            </w:r>
            <w:r>
              <w:t>bishop</w:t>
            </w:r>
            <w:r w:rsidRPr="00645C3A">
              <w:t xml:space="preserve">, </w:t>
            </w:r>
          </w:p>
          <w:p w14:paraId="12035C25" w14:textId="77777777" w:rsidR="00F977F1" w:rsidRPr="00645C3A" w:rsidRDefault="00F977F1" w:rsidP="00F977F1">
            <w:pPr>
              <w:pStyle w:val="EngHang"/>
            </w:pPr>
            <w:r w:rsidRPr="00645C3A">
              <w:t>That He may forgive us our sins.</w:t>
            </w:r>
          </w:p>
        </w:tc>
        <w:tc>
          <w:tcPr>
            <w:tcW w:w="288" w:type="dxa"/>
          </w:tcPr>
          <w:p w14:paraId="25F2B842" w14:textId="77777777" w:rsidR="00F977F1" w:rsidRDefault="00F977F1" w:rsidP="000100FF"/>
        </w:tc>
        <w:tc>
          <w:tcPr>
            <w:tcW w:w="288" w:type="dxa"/>
          </w:tcPr>
          <w:p w14:paraId="6B937405" w14:textId="77777777" w:rsidR="00F977F1" w:rsidRDefault="00F977F1" w:rsidP="00A91873">
            <w:pPr>
              <w:pStyle w:val="CopticCross"/>
            </w:pPr>
          </w:p>
        </w:tc>
        <w:tc>
          <w:tcPr>
            <w:tcW w:w="3960" w:type="dxa"/>
          </w:tcPr>
          <w:p w14:paraId="12D6DEED" w14:textId="77777777" w:rsidR="00F977F1" w:rsidRPr="00645C3A" w:rsidRDefault="00F977F1" w:rsidP="00523190">
            <w:pPr>
              <w:pStyle w:val="CopticVersemulti-line"/>
            </w:pPr>
            <w:r>
              <w:rPr>
                <w:rStyle w:val="CommentReference"/>
                <w:rFonts w:ascii="Garamond" w:hAnsi="Garamond" w:cstheme="minorBidi"/>
                <w:noProof w:val="0"/>
                <w:lang w:val="en-CA"/>
              </w:rPr>
              <w:commentReference w:id="283"/>
            </w:r>
          </w:p>
        </w:tc>
      </w:tr>
    </w:tbl>
    <w:p w14:paraId="34EF051B" w14:textId="77777777" w:rsidR="00F977F1" w:rsidRDefault="00F977F1" w:rsidP="00F977F1">
      <w:pPr>
        <w:pStyle w:val="Heading4"/>
      </w:pPr>
      <w:bookmarkStart w:id="284" w:name="_Toc298681241"/>
      <w:bookmarkStart w:id="285" w:name="_Toc308441898"/>
      <w:r>
        <w:lastRenderedPageBreak/>
        <w:t xml:space="preserve">A </w:t>
      </w:r>
      <w:commentRangeStart w:id="286"/>
      <w:r>
        <w:t xml:space="preserve">Short </w:t>
      </w:r>
      <w:commentRangeEnd w:id="286"/>
      <w:r>
        <w:rPr>
          <w:rStyle w:val="CommentReference"/>
          <w:rFonts w:eastAsiaTheme="minorHAnsi" w:cstheme="minorBidi"/>
          <w:b w:val="0"/>
          <w:bCs w:val="0"/>
        </w:rPr>
        <w:commentReference w:id="286"/>
      </w:r>
      <w:commentRangeStart w:id="287"/>
      <w:r>
        <w:t xml:space="preserve">Communion </w:t>
      </w:r>
      <w:commentRangeEnd w:id="287"/>
      <w:r>
        <w:rPr>
          <w:rStyle w:val="CommentReference"/>
          <w:rFonts w:eastAsiaTheme="minorHAnsi" w:cstheme="minorBidi"/>
          <w:b w:val="0"/>
          <w:bCs w:val="0"/>
        </w:rPr>
        <w:commentReference w:id="287"/>
      </w:r>
      <w:r>
        <w:t>of the Saints</w:t>
      </w:r>
    </w:p>
    <w:p w14:paraId="50A3B3CD" w14:textId="77777777" w:rsidR="00F977F1" w:rsidRDefault="00F977F1" w:rsidP="00F977F1">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257DCA60" w14:textId="77777777" w:rsidTr="00F977F1">
        <w:trPr>
          <w:cantSplit/>
          <w:jc w:val="center"/>
        </w:trPr>
        <w:tc>
          <w:tcPr>
            <w:tcW w:w="288" w:type="dxa"/>
          </w:tcPr>
          <w:p w14:paraId="333594E4" w14:textId="77777777" w:rsidR="00F977F1" w:rsidRDefault="00F977F1" w:rsidP="00F977F1">
            <w:pPr>
              <w:pStyle w:val="CopticCross"/>
            </w:pPr>
          </w:p>
        </w:tc>
        <w:tc>
          <w:tcPr>
            <w:tcW w:w="3960" w:type="dxa"/>
          </w:tcPr>
          <w:p w14:paraId="299DCB5E" w14:textId="77777777" w:rsidR="00F977F1" w:rsidRPr="00A742AC" w:rsidRDefault="00F977F1" w:rsidP="00F977F1">
            <w:pPr>
              <w:pStyle w:val="EngHang"/>
              <w:rPr>
                <w:szCs w:val="20"/>
              </w:rPr>
            </w:pPr>
            <w:r w:rsidRPr="00A742AC">
              <w:t>Intercede on our behalf,</w:t>
            </w:r>
          </w:p>
          <w:p w14:paraId="258F9524" w14:textId="77777777" w:rsidR="00F977F1" w:rsidRPr="00A742AC" w:rsidRDefault="00F977F1" w:rsidP="00F977F1">
            <w:pPr>
              <w:pStyle w:val="EngHang"/>
              <w:rPr>
                <w:szCs w:val="20"/>
              </w:rPr>
            </w:pPr>
            <w:r w:rsidRPr="00A742AC">
              <w:t>O lady of us all, the Mother of God,</w:t>
            </w:r>
          </w:p>
          <w:p w14:paraId="10593E34" w14:textId="77777777" w:rsidR="00F977F1" w:rsidRPr="00A742AC" w:rsidRDefault="00F977F1" w:rsidP="00F977F1">
            <w:pPr>
              <w:pStyle w:val="EngHang"/>
              <w:rPr>
                <w:szCs w:val="20"/>
              </w:rPr>
            </w:pPr>
            <w:r w:rsidRPr="00A742AC">
              <w:t>Mary, the Mother of our Saviour,</w:t>
            </w:r>
          </w:p>
          <w:p w14:paraId="4AB4063D" w14:textId="77777777" w:rsidR="00F977F1" w:rsidRDefault="00F977F1" w:rsidP="00F977F1">
            <w:pPr>
              <w:pStyle w:val="EngHang"/>
            </w:pPr>
            <w:r w:rsidRPr="00A742AC">
              <w:t>That He may forgive us our sins.</w:t>
            </w:r>
          </w:p>
          <w:p w14:paraId="77603896" w14:textId="77777777" w:rsidR="00F977F1" w:rsidRPr="00A742AC" w:rsidRDefault="00F977F1" w:rsidP="00F977F1">
            <w:pPr>
              <w:pStyle w:val="EngHangEnd"/>
              <w:rPr>
                <w:szCs w:val="20"/>
              </w:rPr>
            </w:pPr>
            <w:r>
              <w:t>(Entef ka nen novi nan evol.)</w:t>
            </w:r>
          </w:p>
        </w:tc>
        <w:tc>
          <w:tcPr>
            <w:tcW w:w="288" w:type="dxa"/>
          </w:tcPr>
          <w:p w14:paraId="4167B7F2" w14:textId="77777777" w:rsidR="00F977F1" w:rsidRDefault="00F977F1" w:rsidP="00F977F1"/>
        </w:tc>
        <w:tc>
          <w:tcPr>
            <w:tcW w:w="288" w:type="dxa"/>
          </w:tcPr>
          <w:p w14:paraId="430896A8" w14:textId="77777777" w:rsidR="00F977F1" w:rsidRDefault="00F977F1" w:rsidP="00F977F1">
            <w:pPr>
              <w:pStyle w:val="CopticCross"/>
            </w:pPr>
          </w:p>
        </w:tc>
        <w:tc>
          <w:tcPr>
            <w:tcW w:w="3960" w:type="dxa"/>
          </w:tcPr>
          <w:p w14:paraId="3B887968" w14:textId="77777777" w:rsidR="00F977F1" w:rsidRDefault="00F977F1" w:rsidP="00F977F1">
            <w:pPr>
              <w:pStyle w:val="CopticVersemulti-line"/>
            </w:pPr>
            <w:r w:rsidRPr="00A742AC">
              <w:t>Ⲁⲣⲓⲡⲣⲉⲥⲃⲉⲩⲓⲛ ⲉϩ̀ⲣⲏⲓ ⲉϫⲱⲛ</w:t>
            </w:r>
          </w:p>
          <w:p w14:paraId="7DA66478" w14:textId="77777777" w:rsidR="00F977F1" w:rsidRDefault="00F977F1" w:rsidP="00F977F1">
            <w:pPr>
              <w:pStyle w:val="CopticVersemulti-line"/>
            </w:pPr>
            <w:r w:rsidRPr="00A742AC">
              <w:t>ⲱ ⲧⲉⲛⲟ̅ⲥ̅ ⲛ̀ⲛⲏⲃ ⲧⲏⲣⲉⲛ ϯⲑⲉⲟⲧⲟⲕⲟⲥ</w:t>
            </w:r>
          </w:p>
          <w:p w14:paraId="736939B0" w14:textId="77777777" w:rsidR="00F977F1" w:rsidRDefault="00F977F1" w:rsidP="00F977F1">
            <w:pPr>
              <w:pStyle w:val="CopticVersemulti-line"/>
            </w:pPr>
            <w:r w:rsidRPr="00A742AC">
              <w:t>Ⲙⲁⲣⲓⲁ ⲑ̀ⲙⲁⲩ ⲙ̀ⲡⲉⲛⲥ̅ⲱ̅ⲣ</w:t>
            </w:r>
          </w:p>
          <w:p w14:paraId="26D71CEF" w14:textId="77777777" w:rsidR="00F977F1" w:rsidRPr="00A742AC" w:rsidRDefault="00F977F1" w:rsidP="00F977F1">
            <w:pPr>
              <w:pStyle w:val="CopticVerse"/>
            </w:pPr>
            <w:r w:rsidRPr="00A742AC">
              <w:t>ⲛ̀ⲧⲉϥⲭⲁ ⲛⲉⲛⲛⲟⲃⲓ ⲛⲁⲛ ⲉⲃⲟⲗ.</w:t>
            </w:r>
          </w:p>
        </w:tc>
      </w:tr>
      <w:tr w:rsidR="00F977F1" w14:paraId="05405749" w14:textId="77777777" w:rsidTr="00F977F1">
        <w:trPr>
          <w:cantSplit/>
          <w:jc w:val="center"/>
        </w:trPr>
        <w:tc>
          <w:tcPr>
            <w:tcW w:w="288" w:type="dxa"/>
          </w:tcPr>
          <w:p w14:paraId="65C99EA3" w14:textId="77777777" w:rsidR="00F977F1" w:rsidRDefault="00F977F1" w:rsidP="00F977F1">
            <w:pPr>
              <w:pStyle w:val="CopticCross"/>
            </w:pPr>
            <w:r>
              <w:t>¿</w:t>
            </w:r>
          </w:p>
        </w:tc>
        <w:tc>
          <w:tcPr>
            <w:tcW w:w="3960" w:type="dxa"/>
          </w:tcPr>
          <w:p w14:paraId="02D7C449" w14:textId="77777777" w:rsidR="00F977F1" w:rsidRPr="00A742AC" w:rsidRDefault="00F977F1" w:rsidP="00F977F1">
            <w:pPr>
              <w:pStyle w:val="EngHang"/>
              <w:rPr>
                <w:szCs w:val="20"/>
              </w:rPr>
            </w:pPr>
            <w:r w:rsidRPr="00A742AC">
              <w:t>Intercede on our behalf,</w:t>
            </w:r>
          </w:p>
          <w:p w14:paraId="2A91DBAB" w14:textId="77777777" w:rsidR="00F977F1" w:rsidRPr="00A742AC" w:rsidRDefault="00F977F1" w:rsidP="00F977F1">
            <w:pPr>
              <w:pStyle w:val="EngHang"/>
              <w:rPr>
                <w:szCs w:val="20"/>
              </w:rPr>
            </w:pPr>
            <w:r w:rsidRPr="00A742AC">
              <w:t>O holy archangels,</w:t>
            </w:r>
          </w:p>
          <w:p w14:paraId="38A4FCFA" w14:textId="77777777" w:rsidR="00F977F1" w:rsidRPr="00A742AC" w:rsidRDefault="00F977F1" w:rsidP="00F977F1">
            <w:pPr>
              <w:pStyle w:val="EngHang"/>
              <w:rPr>
                <w:szCs w:val="20"/>
              </w:rPr>
            </w:pPr>
            <w:r w:rsidRPr="00A742AC">
              <w:t>Michael and Gabriel,</w:t>
            </w:r>
          </w:p>
          <w:p w14:paraId="2C89C2BC" w14:textId="77777777" w:rsidR="00F977F1" w:rsidRDefault="00F977F1" w:rsidP="00F977F1">
            <w:pPr>
              <w:pStyle w:val="EngHangEnd"/>
            </w:pPr>
            <w:r w:rsidRPr="00A742AC">
              <w:t>That He may forgive us our sins</w:t>
            </w:r>
            <w:r>
              <w:t>.</w:t>
            </w:r>
          </w:p>
        </w:tc>
        <w:tc>
          <w:tcPr>
            <w:tcW w:w="288" w:type="dxa"/>
          </w:tcPr>
          <w:p w14:paraId="3C007DD0" w14:textId="77777777" w:rsidR="00F977F1" w:rsidRDefault="00F977F1" w:rsidP="00F977F1"/>
        </w:tc>
        <w:tc>
          <w:tcPr>
            <w:tcW w:w="288" w:type="dxa"/>
          </w:tcPr>
          <w:p w14:paraId="79E77464" w14:textId="77777777" w:rsidR="00F977F1" w:rsidRDefault="00F977F1" w:rsidP="00F977F1">
            <w:pPr>
              <w:pStyle w:val="CopticCross"/>
            </w:pPr>
            <w:r>
              <w:t>¿</w:t>
            </w:r>
          </w:p>
        </w:tc>
        <w:tc>
          <w:tcPr>
            <w:tcW w:w="3960" w:type="dxa"/>
          </w:tcPr>
          <w:p w14:paraId="3F692CBE" w14:textId="77777777" w:rsidR="00F977F1" w:rsidRDefault="00F977F1" w:rsidP="00F977F1">
            <w:pPr>
              <w:pStyle w:val="CopticVersemulti-line"/>
            </w:pPr>
            <w:r w:rsidRPr="00A742AC">
              <w:t>Ⲁⲣⲓⲡⲣⲉⲥⲃⲉⲩⲓⲛ ⲉϩ̀ⲣⲏⲓ ⲉϫⲱⲛ</w:t>
            </w:r>
          </w:p>
          <w:p w14:paraId="40E65E26" w14:textId="77777777" w:rsidR="00F977F1" w:rsidRDefault="00F977F1" w:rsidP="00F977F1">
            <w:pPr>
              <w:pStyle w:val="CopticVersemulti-line"/>
            </w:pPr>
            <w:r w:rsidRPr="00A742AC">
              <w:t>ⲱ ⲛⲓⲁⲣⲭⲏ ⲁⲅⲅⲉⲗⲟⲥ ⲉ̅ⲑ̅ⲩ</w:t>
            </w:r>
          </w:p>
          <w:p w14:paraId="60B6AB93" w14:textId="77777777" w:rsidR="00F977F1" w:rsidRDefault="00F977F1" w:rsidP="00F977F1">
            <w:pPr>
              <w:pStyle w:val="CopticVersemulti-line"/>
            </w:pPr>
            <w:r w:rsidRPr="00A742AC">
              <w:t>Ⲙⲓⲭⲁⲏⲗ ⲛⲉⲙ Ⲅⲁⲃⲣⲓⲏⲗ</w:t>
            </w:r>
          </w:p>
          <w:p w14:paraId="5AE10316" w14:textId="77777777" w:rsidR="00F977F1" w:rsidRPr="00A742AC" w:rsidRDefault="00F977F1" w:rsidP="00F977F1">
            <w:pPr>
              <w:pStyle w:val="CopticVerse"/>
            </w:pPr>
            <w:r w:rsidRPr="00A742AC">
              <w:t>ⲛ̀ⲧⲉⲫⲭⲁ ⲛⲉⲛⲛⲟⲃⲓ ⲛⲁⲛ ⲉⲃⲟⲗ</w:t>
            </w:r>
            <w:r>
              <w:t>.</w:t>
            </w:r>
          </w:p>
        </w:tc>
      </w:tr>
      <w:tr w:rsidR="00F977F1" w14:paraId="176591C7" w14:textId="77777777" w:rsidTr="00F977F1">
        <w:trPr>
          <w:cantSplit/>
          <w:jc w:val="center"/>
        </w:trPr>
        <w:tc>
          <w:tcPr>
            <w:tcW w:w="288" w:type="dxa"/>
          </w:tcPr>
          <w:p w14:paraId="10613B67" w14:textId="77777777" w:rsidR="00F977F1" w:rsidRDefault="00F977F1" w:rsidP="00F977F1">
            <w:pPr>
              <w:pStyle w:val="CopticCross"/>
            </w:pPr>
          </w:p>
        </w:tc>
        <w:tc>
          <w:tcPr>
            <w:tcW w:w="3960" w:type="dxa"/>
          </w:tcPr>
          <w:p w14:paraId="7D309483" w14:textId="77777777" w:rsidR="00F977F1" w:rsidRPr="00A742AC" w:rsidRDefault="00F977F1" w:rsidP="00F977F1">
            <w:pPr>
              <w:pStyle w:val="EngHang"/>
              <w:rPr>
                <w:szCs w:val="20"/>
              </w:rPr>
            </w:pPr>
            <w:r w:rsidRPr="00A742AC">
              <w:t>Intercede on our behalf,</w:t>
            </w:r>
          </w:p>
          <w:p w14:paraId="4BBE6B56" w14:textId="77777777" w:rsidR="00F977F1" w:rsidRPr="00A742AC" w:rsidRDefault="00F977F1" w:rsidP="00F977F1">
            <w:pPr>
              <w:pStyle w:val="EngHang"/>
              <w:rPr>
                <w:szCs w:val="20"/>
              </w:rPr>
            </w:pPr>
            <w:r w:rsidRPr="00A742AC">
              <w:t>O holy archangels,</w:t>
            </w:r>
          </w:p>
          <w:p w14:paraId="6328A4EC" w14:textId="77777777" w:rsidR="00F977F1" w:rsidRPr="00A742AC" w:rsidRDefault="00F977F1" w:rsidP="00F977F1">
            <w:pPr>
              <w:pStyle w:val="EngHang"/>
              <w:rPr>
                <w:szCs w:val="20"/>
              </w:rPr>
            </w:pPr>
            <w:r w:rsidRPr="00A742AC">
              <w:t>Raphael and Souriel,</w:t>
            </w:r>
          </w:p>
          <w:p w14:paraId="294BD40B" w14:textId="77777777" w:rsidR="00F977F1" w:rsidRPr="00A742AC" w:rsidRDefault="00F977F1" w:rsidP="00F977F1">
            <w:pPr>
              <w:pStyle w:val="EngHangEnd"/>
              <w:rPr>
                <w:szCs w:val="20"/>
              </w:rPr>
            </w:pPr>
            <w:r w:rsidRPr="00A742AC">
              <w:t>That He may forgive us our sins.</w:t>
            </w:r>
          </w:p>
        </w:tc>
        <w:tc>
          <w:tcPr>
            <w:tcW w:w="288" w:type="dxa"/>
          </w:tcPr>
          <w:p w14:paraId="5D126975" w14:textId="77777777" w:rsidR="00F977F1" w:rsidRDefault="00F977F1" w:rsidP="00F977F1"/>
        </w:tc>
        <w:tc>
          <w:tcPr>
            <w:tcW w:w="288" w:type="dxa"/>
          </w:tcPr>
          <w:p w14:paraId="2664A7F0" w14:textId="77777777" w:rsidR="00F977F1" w:rsidRDefault="00F977F1" w:rsidP="00F977F1">
            <w:pPr>
              <w:pStyle w:val="CopticCross"/>
            </w:pPr>
          </w:p>
        </w:tc>
        <w:tc>
          <w:tcPr>
            <w:tcW w:w="3960" w:type="dxa"/>
          </w:tcPr>
          <w:p w14:paraId="7E8B7461" w14:textId="77777777" w:rsidR="00F977F1" w:rsidRDefault="00F977F1" w:rsidP="00F977F1">
            <w:pPr>
              <w:pStyle w:val="CopticVersemulti-line"/>
            </w:pPr>
            <w:r w:rsidRPr="00A742AC">
              <w:t>Ⲁⲣⲓⲡⲣⲉⲥⲃⲉⲩⲓⲛ ⲉϩ̀ⲣⲏⲓ ⲉϫⲱⲛ</w:t>
            </w:r>
          </w:p>
          <w:p w14:paraId="46FCB768" w14:textId="77777777" w:rsidR="00F977F1" w:rsidRDefault="00F977F1" w:rsidP="00F977F1">
            <w:pPr>
              <w:pStyle w:val="CopticVersemulti-line"/>
            </w:pPr>
            <w:r w:rsidRPr="00A742AC">
              <w:t>ⲱ ⲛⲓⲁⲣⲭⲏ ⲁⲅⲅⲉⲗⲟⲥ ⲉ̅ⲑ̅ⲩ̅</w:t>
            </w:r>
          </w:p>
          <w:p w14:paraId="6814E885" w14:textId="77777777" w:rsidR="00F977F1" w:rsidRDefault="00F977F1" w:rsidP="00F977F1">
            <w:pPr>
              <w:pStyle w:val="CopticVersemulti-line"/>
            </w:pPr>
            <w:r w:rsidRPr="00A742AC">
              <w:t>Ⲣⲁⲩⲁⲏⲗ ⲛⲉⲙ Ⲥⲟⲩⲣⲓⲏⲗ</w:t>
            </w:r>
          </w:p>
          <w:p w14:paraId="05292B0F" w14:textId="77777777" w:rsidR="00F977F1" w:rsidRPr="00A742AC" w:rsidRDefault="00F977F1" w:rsidP="00F977F1">
            <w:pPr>
              <w:pStyle w:val="CopticVerse"/>
            </w:pPr>
            <w:r w:rsidRPr="00A742AC">
              <w:t>ⲛ̀ⲧⲉϥⲭⲁ ⲛⲉⲛⲛⲟⲃⲓ ⲛⲁⲛ ⲉⲃⲟⲗ</w:t>
            </w:r>
            <w:r>
              <w:t>.</w:t>
            </w:r>
          </w:p>
        </w:tc>
      </w:tr>
      <w:tr w:rsidR="00F977F1" w14:paraId="7CA0F88C" w14:textId="77777777" w:rsidTr="00F977F1">
        <w:trPr>
          <w:cantSplit/>
          <w:jc w:val="center"/>
        </w:trPr>
        <w:tc>
          <w:tcPr>
            <w:tcW w:w="288" w:type="dxa"/>
          </w:tcPr>
          <w:p w14:paraId="2E964308" w14:textId="77777777" w:rsidR="00F977F1" w:rsidRDefault="00F977F1" w:rsidP="00F977F1">
            <w:pPr>
              <w:pStyle w:val="CopticCross"/>
            </w:pPr>
            <w:r>
              <w:t>¿</w:t>
            </w:r>
          </w:p>
        </w:tc>
        <w:tc>
          <w:tcPr>
            <w:tcW w:w="3960" w:type="dxa"/>
          </w:tcPr>
          <w:p w14:paraId="5596452C" w14:textId="77777777" w:rsidR="00F977F1" w:rsidRPr="00A742AC" w:rsidRDefault="00F977F1" w:rsidP="00F977F1">
            <w:pPr>
              <w:pStyle w:val="EngHang"/>
              <w:rPr>
                <w:szCs w:val="20"/>
              </w:rPr>
            </w:pPr>
            <w:r w:rsidRPr="00A742AC">
              <w:t>Intercede on our behalf,</w:t>
            </w:r>
          </w:p>
          <w:p w14:paraId="00E89CD4" w14:textId="77777777" w:rsidR="00F977F1" w:rsidRPr="00A742AC" w:rsidRDefault="00F977F1" w:rsidP="00F977F1">
            <w:pPr>
              <w:pStyle w:val="EngHang"/>
              <w:rPr>
                <w:szCs w:val="20"/>
              </w:rPr>
            </w:pPr>
            <w:r w:rsidRPr="00A742AC">
              <w:t>O holy archangels,</w:t>
            </w:r>
          </w:p>
          <w:p w14:paraId="76D51D72" w14:textId="77777777" w:rsidR="00F977F1" w:rsidRPr="00A742AC" w:rsidRDefault="00F977F1" w:rsidP="00F977F1">
            <w:pPr>
              <w:pStyle w:val="EngHang"/>
              <w:rPr>
                <w:szCs w:val="20"/>
              </w:rPr>
            </w:pPr>
            <w:r w:rsidRPr="00A742AC">
              <w:t>Sedakiel, Sarathiel and Ananiel,</w:t>
            </w:r>
          </w:p>
          <w:p w14:paraId="68D7939A" w14:textId="77777777" w:rsidR="00F977F1" w:rsidRDefault="00F977F1" w:rsidP="00F977F1">
            <w:pPr>
              <w:pStyle w:val="EngHangEnd"/>
            </w:pPr>
            <w:r w:rsidRPr="00A742AC">
              <w:t>That He may forgive us our sins.</w:t>
            </w:r>
          </w:p>
        </w:tc>
        <w:tc>
          <w:tcPr>
            <w:tcW w:w="288" w:type="dxa"/>
          </w:tcPr>
          <w:p w14:paraId="3146639F" w14:textId="77777777" w:rsidR="00F977F1" w:rsidRDefault="00F977F1" w:rsidP="00F977F1"/>
        </w:tc>
        <w:tc>
          <w:tcPr>
            <w:tcW w:w="288" w:type="dxa"/>
          </w:tcPr>
          <w:p w14:paraId="74689B15" w14:textId="77777777" w:rsidR="00F977F1" w:rsidRDefault="00F977F1" w:rsidP="00F977F1">
            <w:pPr>
              <w:pStyle w:val="CopticCross"/>
            </w:pPr>
            <w:r>
              <w:t>¿</w:t>
            </w:r>
          </w:p>
        </w:tc>
        <w:tc>
          <w:tcPr>
            <w:tcW w:w="3960" w:type="dxa"/>
          </w:tcPr>
          <w:p w14:paraId="6C126A0A" w14:textId="77777777" w:rsidR="00F977F1" w:rsidRDefault="00F977F1" w:rsidP="00F977F1">
            <w:pPr>
              <w:pStyle w:val="CopticVersemulti-line"/>
            </w:pPr>
            <w:r w:rsidRPr="00A742AC">
              <w:t>Ⲁⲣⲓⲡⲣⲉⲥⲃⲉⲩⲓⲛ ⲉϩ̀ⲣⲏⲓ ⲉϫⲱⲛ</w:t>
            </w:r>
          </w:p>
          <w:p w14:paraId="197AF3C0" w14:textId="77777777" w:rsidR="00F977F1" w:rsidRDefault="00F977F1" w:rsidP="00F977F1">
            <w:pPr>
              <w:pStyle w:val="CopticVersemulti-line"/>
            </w:pPr>
            <w:r w:rsidRPr="00A742AC">
              <w:t>ⲱ ⲛⲓⲁⲣⲭⲏ ⲁⲅⲅⲉⲗⲟⲥ ⲉ̅ⲑ̅ⲩ</w:t>
            </w:r>
          </w:p>
          <w:p w14:paraId="1CE5D8CE" w14:textId="77777777" w:rsidR="00F977F1" w:rsidRDefault="00F977F1" w:rsidP="00F977F1">
            <w:pPr>
              <w:pStyle w:val="CopticVersemulti-line"/>
            </w:pPr>
            <w:r w:rsidRPr="00A742AC">
              <w:t>Ⲥⲉⲇⲁⲕⲓⲏⲗ Ⲥⲁⲣⲁⲑⲓⲏⲗ ⲛⲉⲙ Ⲁⲛⲁⲛⲓⲏⲗ</w:t>
            </w:r>
          </w:p>
          <w:p w14:paraId="38BB1853" w14:textId="77777777" w:rsidR="00F977F1" w:rsidRPr="00A742AC" w:rsidRDefault="00F977F1" w:rsidP="00F977F1">
            <w:pPr>
              <w:pStyle w:val="CopticVerse"/>
            </w:pPr>
            <w:r w:rsidRPr="00A742AC">
              <w:t>ⲛ</w:t>
            </w:r>
            <w:r>
              <w:t>̀</w:t>
            </w:r>
            <w:r w:rsidRPr="00A742AC">
              <w:t>ⲧⲉϥⲭⲁ ⲛⲉⲛⲛⲟⲃⲓ ⲛⲁⲛ ⲉⲃⲟⲗ</w:t>
            </w:r>
            <w:r>
              <w:t>.</w:t>
            </w:r>
          </w:p>
        </w:tc>
      </w:tr>
      <w:tr w:rsidR="00F977F1" w14:paraId="5BBF8EC3" w14:textId="77777777" w:rsidTr="00F977F1">
        <w:trPr>
          <w:cantSplit/>
          <w:jc w:val="center"/>
        </w:trPr>
        <w:tc>
          <w:tcPr>
            <w:tcW w:w="288" w:type="dxa"/>
          </w:tcPr>
          <w:p w14:paraId="466C0F3E" w14:textId="77777777" w:rsidR="00F977F1" w:rsidRDefault="00F977F1" w:rsidP="00F977F1">
            <w:pPr>
              <w:pStyle w:val="CopticCross"/>
            </w:pPr>
          </w:p>
        </w:tc>
        <w:tc>
          <w:tcPr>
            <w:tcW w:w="3960" w:type="dxa"/>
          </w:tcPr>
          <w:p w14:paraId="3A918515" w14:textId="77777777" w:rsidR="00F977F1" w:rsidRPr="00A742AC" w:rsidRDefault="00F977F1" w:rsidP="00F977F1">
            <w:pPr>
              <w:pStyle w:val="EngHang"/>
              <w:rPr>
                <w:szCs w:val="20"/>
              </w:rPr>
            </w:pPr>
            <w:r w:rsidRPr="00A742AC">
              <w:t>Intercede on our behalf,</w:t>
            </w:r>
          </w:p>
          <w:p w14:paraId="7BAB3C02" w14:textId="77777777" w:rsidR="00F977F1" w:rsidRPr="00A742AC" w:rsidRDefault="00F977F1" w:rsidP="00F977F1">
            <w:pPr>
              <w:pStyle w:val="EngHang"/>
              <w:rPr>
                <w:szCs w:val="20"/>
              </w:rPr>
            </w:pPr>
            <w:r w:rsidRPr="00A742AC">
              <w:t>O Thrones, Dominions and Powers,</w:t>
            </w:r>
          </w:p>
          <w:p w14:paraId="732A2092" w14:textId="77777777" w:rsidR="00F977F1" w:rsidRPr="00A742AC" w:rsidRDefault="00F977F1" w:rsidP="00F977F1">
            <w:pPr>
              <w:pStyle w:val="EngHang"/>
              <w:rPr>
                <w:szCs w:val="20"/>
              </w:rPr>
            </w:pPr>
            <w:r w:rsidRPr="00A742AC">
              <w:t>The Cherubim and the Seraphim,</w:t>
            </w:r>
          </w:p>
          <w:p w14:paraId="32306705" w14:textId="77777777" w:rsidR="00F977F1" w:rsidRDefault="00F977F1" w:rsidP="00F977F1">
            <w:pPr>
              <w:pStyle w:val="EngHangEnd"/>
            </w:pPr>
            <w:r w:rsidRPr="00A742AC">
              <w:t>That He may forgive us our sins.</w:t>
            </w:r>
          </w:p>
        </w:tc>
        <w:tc>
          <w:tcPr>
            <w:tcW w:w="288" w:type="dxa"/>
          </w:tcPr>
          <w:p w14:paraId="05ECE68A" w14:textId="77777777" w:rsidR="00F977F1" w:rsidRDefault="00F977F1" w:rsidP="00F977F1"/>
        </w:tc>
        <w:tc>
          <w:tcPr>
            <w:tcW w:w="288" w:type="dxa"/>
          </w:tcPr>
          <w:p w14:paraId="6C54E6B1" w14:textId="77777777" w:rsidR="00F977F1" w:rsidRDefault="00F977F1" w:rsidP="00F977F1">
            <w:pPr>
              <w:pStyle w:val="CopticCross"/>
            </w:pPr>
          </w:p>
        </w:tc>
        <w:tc>
          <w:tcPr>
            <w:tcW w:w="3960" w:type="dxa"/>
          </w:tcPr>
          <w:p w14:paraId="1022F4BD" w14:textId="77777777" w:rsidR="00F977F1" w:rsidRDefault="00F977F1" w:rsidP="00F977F1">
            <w:pPr>
              <w:pStyle w:val="CopticVersemulti-line"/>
            </w:pPr>
            <w:r w:rsidRPr="00A742AC">
              <w:t>Ⲁⲣⲓⲡⲣⲉⲥⲃⲉⲩⲓⲛ ⲉϩ̀ⲣⲏⲓ ⲉϫⲱⲛ</w:t>
            </w:r>
          </w:p>
          <w:p w14:paraId="2813A172" w14:textId="77777777" w:rsidR="00F977F1" w:rsidRDefault="00F977F1" w:rsidP="00F977F1">
            <w:pPr>
              <w:pStyle w:val="CopticVersemulti-line"/>
            </w:pPr>
            <w:r w:rsidRPr="00A742AC">
              <w:t>ⲛ̀ⲟⲑⲣⲟⲛⲟⲥ ⲛⲓⲙⲉⲧⲟ̅ⲥ̅ ⲛⲓϫⲟⲙ</w:t>
            </w:r>
          </w:p>
          <w:p w14:paraId="14256164" w14:textId="77777777" w:rsidR="00F977F1" w:rsidRDefault="00F977F1" w:rsidP="00F977F1">
            <w:pPr>
              <w:pStyle w:val="CopticVersemulti-line"/>
            </w:pPr>
            <w:r w:rsidRPr="00A742AC">
              <w:t>Ⲛⲓⲭⲉⲣⲟⲃⲓⲙ ⲛⲉⲙ ⲛⲓⲤⲉⲣⲁⲫⲓⲙ</w:t>
            </w:r>
          </w:p>
          <w:p w14:paraId="7915FE09" w14:textId="77777777" w:rsidR="00F977F1" w:rsidRPr="00A742AC" w:rsidRDefault="00F977F1" w:rsidP="00F977F1">
            <w:pPr>
              <w:pStyle w:val="CopticVerse"/>
            </w:pPr>
            <w:r w:rsidRPr="00A742AC">
              <w:t>ⲛ̀ⲧⲉϥⲭⲁ ⲛⲉⲛⲛⲟⲃⲓ ⲛⲁⲛ ⲉⲃⲟⲗ</w:t>
            </w:r>
            <w:r>
              <w:t>.</w:t>
            </w:r>
          </w:p>
        </w:tc>
      </w:tr>
      <w:tr w:rsidR="00F977F1" w14:paraId="0BD4BC01" w14:textId="77777777" w:rsidTr="00F977F1">
        <w:trPr>
          <w:cantSplit/>
          <w:jc w:val="center"/>
        </w:trPr>
        <w:tc>
          <w:tcPr>
            <w:tcW w:w="288" w:type="dxa"/>
          </w:tcPr>
          <w:p w14:paraId="5ED4B378" w14:textId="77777777" w:rsidR="00F977F1" w:rsidRDefault="00F977F1" w:rsidP="00F977F1">
            <w:pPr>
              <w:pStyle w:val="CopticCross"/>
            </w:pPr>
            <w:r>
              <w:t>¿</w:t>
            </w:r>
          </w:p>
        </w:tc>
        <w:tc>
          <w:tcPr>
            <w:tcW w:w="3960" w:type="dxa"/>
          </w:tcPr>
          <w:p w14:paraId="20F5DA43" w14:textId="77777777" w:rsidR="00F977F1" w:rsidRPr="00A742AC" w:rsidRDefault="00F977F1" w:rsidP="00F977F1">
            <w:pPr>
              <w:pStyle w:val="EngHang"/>
              <w:rPr>
                <w:szCs w:val="20"/>
              </w:rPr>
            </w:pPr>
            <w:r w:rsidRPr="00A742AC">
              <w:t>Intercede on our behalf,</w:t>
            </w:r>
          </w:p>
          <w:p w14:paraId="12C303C0" w14:textId="77777777" w:rsidR="00F977F1" w:rsidRPr="00A742AC" w:rsidRDefault="00F977F1" w:rsidP="00F977F1">
            <w:pPr>
              <w:pStyle w:val="EngHang"/>
              <w:rPr>
                <w:szCs w:val="20"/>
              </w:rPr>
            </w:pPr>
            <w:r w:rsidRPr="00A742AC">
              <w:t>O Four Incorporeal Beasts,</w:t>
            </w:r>
          </w:p>
          <w:p w14:paraId="5E739432" w14:textId="77777777" w:rsidR="00F977F1" w:rsidRPr="00A742AC" w:rsidRDefault="00F977F1" w:rsidP="00F977F1">
            <w:pPr>
              <w:pStyle w:val="EngHang"/>
              <w:rPr>
                <w:szCs w:val="20"/>
              </w:rPr>
            </w:pPr>
            <w:r w:rsidRPr="00A742AC">
              <w:t>The ministering flames of fire,</w:t>
            </w:r>
          </w:p>
          <w:p w14:paraId="13092BE4" w14:textId="77777777" w:rsidR="00F977F1" w:rsidRPr="00A742AC" w:rsidRDefault="00F977F1" w:rsidP="00F977F1">
            <w:pPr>
              <w:pStyle w:val="EngHangEnd"/>
              <w:rPr>
                <w:szCs w:val="20"/>
              </w:rPr>
            </w:pPr>
            <w:r w:rsidRPr="00A742AC">
              <w:t>That He may forgive us our sins.</w:t>
            </w:r>
          </w:p>
        </w:tc>
        <w:tc>
          <w:tcPr>
            <w:tcW w:w="288" w:type="dxa"/>
          </w:tcPr>
          <w:p w14:paraId="61E5889E" w14:textId="77777777" w:rsidR="00F977F1" w:rsidRDefault="00F977F1" w:rsidP="00F977F1"/>
        </w:tc>
        <w:tc>
          <w:tcPr>
            <w:tcW w:w="288" w:type="dxa"/>
          </w:tcPr>
          <w:p w14:paraId="3DB6F77B" w14:textId="77777777" w:rsidR="00F977F1" w:rsidRDefault="00F977F1" w:rsidP="00F977F1">
            <w:pPr>
              <w:pStyle w:val="CopticCross"/>
            </w:pPr>
            <w:r>
              <w:t>¿</w:t>
            </w:r>
          </w:p>
        </w:tc>
        <w:tc>
          <w:tcPr>
            <w:tcW w:w="3960" w:type="dxa"/>
          </w:tcPr>
          <w:p w14:paraId="2F40FA9C" w14:textId="77777777" w:rsidR="00F977F1" w:rsidRDefault="00F977F1" w:rsidP="00F977F1">
            <w:pPr>
              <w:pStyle w:val="CopticVersemulti-line"/>
            </w:pPr>
            <w:r w:rsidRPr="00A742AC">
              <w:t>Ⲁⲣⲓⲡⲣⲉⲥⲃⲉⲩⲓⲛ ⲉϩ̀ⲣⲏⲓ ⲉϫⲱⲛ</w:t>
            </w:r>
          </w:p>
          <w:p w14:paraId="6ADAECBD" w14:textId="77777777" w:rsidR="00F977F1" w:rsidRDefault="00F977F1" w:rsidP="00F977F1">
            <w:pPr>
              <w:pStyle w:val="CopticVersemulti-line"/>
            </w:pPr>
            <w:r w:rsidRPr="00A742AC">
              <w:t>ⲡⲓϥ̀ⲧⲟⲩ ⲛ̀ⲍⲱⲟⲛ ⲛ̀ⲁⲥⲱⲙⲁⲧⲟⲥ</w:t>
            </w:r>
          </w:p>
          <w:p w14:paraId="6BB90618" w14:textId="77777777" w:rsidR="00F977F1" w:rsidRDefault="00F977F1" w:rsidP="00F977F1">
            <w:pPr>
              <w:pStyle w:val="CopticVersemulti-line"/>
            </w:pPr>
            <w:r w:rsidRPr="00A742AC">
              <w:t xml:space="preserve"> ⲛ̀ⲗⲓⲧⲟⲩⲣⲅⲟⲥ ⲛ̀ϣⲁϩ ⲛ̀ⲭ̀ⲭⲣⲱⲙ</w:t>
            </w:r>
          </w:p>
          <w:p w14:paraId="342BB53D" w14:textId="77777777" w:rsidR="00F977F1" w:rsidRPr="00A742AC" w:rsidRDefault="00F977F1" w:rsidP="00F977F1">
            <w:pPr>
              <w:pStyle w:val="CopticVerse"/>
            </w:pPr>
            <w:r w:rsidRPr="00A742AC">
              <w:t>ⲛ̀ⲧⲉϥⲭⲁ ⲛⲉⲛⲛⲟⲃⲓ ⲛⲁⲛ ⲉⲃⲟⲗ</w:t>
            </w:r>
            <w:r>
              <w:t>.</w:t>
            </w:r>
          </w:p>
        </w:tc>
      </w:tr>
      <w:tr w:rsidR="00F977F1" w14:paraId="5FF65550" w14:textId="77777777" w:rsidTr="00F977F1">
        <w:trPr>
          <w:cantSplit/>
          <w:jc w:val="center"/>
        </w:trPr>
        <w:tc>
          <w:tcPr>
            <w:tcW w:w="288" w:type="dxa"/>
          </w:tcPr>
          <w:p w14:paraId="7B3D39D7" w14:textId="77777777" w:rsidR="00F977F1" w:rsidRDefault="00F977F1" w:rsidP="00F977F1">
            <w:pPr>
              <w:pStyle w:val="CopticCross"/>
            </w:pPr>
          </w:p>
        </w:tc>
        <w:tc>
          <w:tcPr>
            <w:tcW w:w="3960" w:type="dxa"/>
          </w:tcPr>
          <w:p w14:paraId="76E0F83F" w14:textId="77777777" w:rsidR="00F977F1" w:rsidRPr="00A742AC" w:rsidRDefault="00F977F1" w:rsidP="00F977F1">
            <w:pPr>
              <w:pStyle w:val="EngHang"/>
              <w:rPr>
                <w:szCs w:val="20"/>
              </w:rPr>
            </w:pPr>
            <w:r w:rsidRPr="00A742AC">
              <w:t>Intercede on our behalf,</w:t>
            </w:r>
          </w:p>
          <w:p w14:paraId="2FA06E91" w14:textId="77777777" w:rsidR="00F977F1" w:rsidRPr="00A742AC" w:rsidRDefault="00F977F1" w:rsidP="00F977F1">
            <w:pPr>
              <w:pStyle w:val="EngHang"/>
              <w:rPr>
                <w:szCs w:val="20"/>
              </w:rPr>
            </w:pPr>
            <w:r w:rsidRPr="00A742AC">
              <w:t>O priests of the Truth,</w:t>
            </w:r>
          </w:p>
          <w:p w14:paraId="38BE76E2" w14:textId="77777777" w:rsidR="00F977F1" w:rsidRPr="00A742AC" w:rsidRDefault="00F977F1" w:rsidP="00F977F1">
            <w:pPr>
              <w:pStyle w:val="EngHang"/>
              <w:rPr>
                <w:szCs w:val="20"/>
              </w:rPr>
            </w:pPr>
            <w:r w:rsidRPr="00A742AC">
              <w:t xml:space="preserve">The Twenty Four Presbyters, </w:t>
            </w:r>
          </w:p>
          <w:p w14:paraId="7DE39D81" w14:textId="77777777" w:rsidR="00F977F1" w:rsidRDefault="00F977F1" w:rsidP="00F977F1">
            <w:pPr>
              <w:pStyle w:val="EngHangEnd"/>
            </w:pPr>
            <w:r w:rsidRPr="00A742AC">
              <w:t>That He may forgive us our sins.</w:t>
            </w:r>
          </w:p>
        </w:tc>
        <w:tc>
          <w:tcPr>
            <w:tcW w:w="288" w:type="dxa"/>
          </w:tcPr>
          <w:p w14:paraId="201E632A" w14:textId="77777777" w:rsidR="00F977F1" w:rsidRDefault="00F977F1" w:rsidP="00F977F1"/>
        </w:tc>
        <w:tc>
          <w:tcPr>
            <w:tcW w:w="288" w:type="dxa"/>
          </w:tcPr>
          <w:p w14:paraId="48CEFB21" w14:textId="77777777" w:rsidR="00F977F1" w:rsidRDefault="00F977F1" w:rsidP="00F977F1">
            <w:pPr>
              <w:pStyle w:val="CopticCross"/>
            </w:pPr>
          </w:p>
        </w:tc>
        <w:tc>
          <w:tcPr>
            <w:tcW w:w="3960" w:type="dxa"/>
          </w:tcPr>
          <w:p w14:paraId="4784F5A8" w14:textId="77777777" w:rsidR="00F977F1" w:rsidRDefault="00F977F1" w:rsidP="00F977F1">
            <w:pPr>
              <w:pStyle w:val="CopticVersemulti-line"/>
            </w:pPr>
            <w:r w:rsidRPr="00A742AC">
              <w:t>Ⲁⲣⲓⲡⲣⲉⲥⲃⲉⲩⲓⲛ ⲉϩ̀ⲣⲏⲓ ⲉϫⲱⲛ</w:t>
            </w:r>
          </w:p>
          <w:p w14:paraId="52D1119C" w14:textId="77777777" w:rsidR="00F977F1" w:rsidRDefault="00F977F1" w:rsidP="00F977F1">
            <w:pPr>
              <w:pStyle w:val="CopticVersemulti-line"/>
            </w:pPr>
            <w:r w:rsidRPr="00A742AC">
              <w:t>ⲛⲓⲟⲩⲏⲃ ⲛ̀ⲧⲉ ϯⲙⲉⲑⲙⲏⲓ</w:t>
            </w:r>
          </w:p>
          <w:p w14:paraId="399D76DF" w14:textId="77777777" w:rsidR="00F977F1" w:rsidRPr="00A742AC" w:rsidRDefault="00F977F1" w:rsidP="00F977F1">
            <w:pPr>
              <w:pStyle w:val="CopticVersemulti-line"/>
            </w:pPr>
            <w:r w:rsidRPr="00A742AC">
              <w:t>ⲡⲓϫⲟⲩⲧϥ̀ⲧⲟⲩ ⲙ̀ⲡⲣⲉⲥⲃⲩⲧⲉⲣⲟⲥ</w:t>
            </w:r>
          </w:p>
          <w:p w14:paraId="68E623BF" w14:textId="77777777" w:rsidR="00F977F1" w:rsidRPr="00A742AC" w:rsidRDefault="00F977F1" w:rsidP="00F977F1">
            <w:pPr>
              <w:pStyle w:val="CopticVerse"/>
            </w:pPr>
            <w:r w:rsidRPr="00A742AC">
              <w:t>ⲛ̀ⲧⲉϥⲭⲁ ⲛⲉⲛⲛⲟⲃⲓ ⲛⲁⲛ ⲉⲃⲟⲗ</w:t>
            </w:r>
          </w:p>
        </w:tc>
      </w:tr>
      <w:tr w:rsidR="00F977F1" w14:paraId="540E5761" w14:textId="77777777" w:rsidTr="00F977F1">
        <w:trPr>
          <w:cantSplit/>
          <w:jc w:val="center"/>
        </w:trPr>
        <w:tc>
          <w:tcPr>
            <w:tcW w:w="288" w:type="dxa"/>
          </w:tcPr>
          <w:p w14:paraId="0833D2BB" w14:textId="77777777" w:rsidR="00F977F1" w:rsidRDefault="00F977F1" w:rsidP="00F977F1">
            <w:pPr>
              <w:pStyle w:val="CopticCross"/>
            </w:pPr>
            <w:r>
              <w:t>¿</w:t>
            </w:r>
          </w:p>
        </w:tc>
        <w:tc>
          <w:tcPr>
            <w:tcW w:w="3960" w:type="dxa"/>
          </w:tcPr>
          <w:p w14:paraId="4727FC4B" w14:textId="77777777" w:rsidR="00F977F1" w:rsidRPr="00A742AC" w:rsidRDefault="00F977F1" w:rsidP="00F977F1">
            <w:pPr>
              <w:pStyle w:val="EngHang"/>
              <w:rPr>
                <w:szCs w:val="20"/>
              </w:rPr>
            </w:pPr>
            <w:r w:rsidRPr="00A742AC">
              <w:t>Intercede on our behalf,</w:t>
            </w:r>
          </w:p>
          <w:p w14:paraId="6406911A" w14:textId="77777777" w:rsidR="00F977F1" w:rsidRPr="00A742AC" w:rsidRDefault="00F977F1" w:rsidP="00F977F1">
            <w:pPr>
              <w:pStyle w:val="EngHang"/>
              <w:rPr>
                <w:szCs w:val="20"/>
              </w:rPr>
            </w:pPr>
            <w:r w:rsidRPr="00A742AC">
              <w:t>O angelic hosts,</w:t>
            </w:r>
          </w:p>
          <w:p w14:paraId="6AF973B3" w14:textId="77777777" w:rsidR="00F977F1" w:rsidRPr="00A742AC" w:rsidRDefault="00F977F1" w:rsidP="00F977F1">
            <w:pPr>
              <w:pStyle w:val="EngHang"/>
              <w:rPr>
                <w:szCs w:val="20"/>
              </w:rPr>
            </w:pPr>
            <w:r w:rsidRPr="00A742AC">
              <w:t>And all the heavenly orders,</w:t>
            </w:r>
          </w:p>
          <w:p w14:paraId="7ED89162" w14:textId="77777777" w:rsidR="00F977F1" w:rsidRPr="00A742AC" w:rsidRDefault="00F977F1" w:rsidP="00F977F1">
            <w:pPr>
              <w:pStyle w:val="EngHangEnd"/>
              <w:rPr>
                <w:szCs w:val="20"/>
              </w:rPr>
            </w:pPr>
            <w:r w:rsidRPr="00A742AC">
              <w:t>That He may forgive us our sins.</w:t>
            </w:r>
          </w:p>
        </w:tc>
        <w:tc>
          <w:tcPr>
            <w:tcW w:w="288" w:type="dxa"/>
          </w:tcPr>
          <w:p w14:paraId="554E6A71" w14:textId="77777777" w:rsidR="00F977F1" w:rsidRDefault="00F977F1" w:rsidP="00F977F1"/>
        </w:tc>
        <w:tc>
          <w:tcPr>
            <w:tcW w:w="288" w:type="dxa"/>
          </w:tcPr>
          <w:p w14:paraId="3C56450C" w14:textId="77777777" w:rsidR="00F977F1" w:rsidRDefault="00F977F1" w:rsidP="00F977F1">
            <w:pPr>
              <w:pStyle w:val="CopticCross"/>
            </w:pPr>
            <w:r>
              <w:t>¿</w:t>
            </w:r>
          </w:p>
        </w:tc>
        <w:tc>
          <w:tcPr>
            <w:tcW w:w="3960" w:type="dxa"/>
          </w:tcPr>
          <w:p w14:paraId="54A3A896" w14:textId="77777777" w:rsidR="00F977F1" w:rsidRDefault="00F977F1" w:rsidP="00F977F1">
            <w:pPr>
              <w:pStyle w:val="CopticVersemulti-line"/>
            </w:pPr>
            <w:r w:rsidRPr="00A742AC">
              <w:t>Ⲁⲣⲓⲡⲣⲉⲥⲃⲉⲩⲓⲛ ⲉϩ̀ⲣⲏⲓ ⲉϫⲱⲛ</w:t>
            </w:r>
          </w:p>
          <w:p w14:paraId="25876A6B" w14:textId="77777777" w:rsidR="00F977F1" w:rsidRDefault="00F977F1" w:rsidP="00F977F1">
            <w:pPr>
              <w:pStyle w:val="CopticVersemulti-line"/>
            </w:pPr>
            <w:r w:rsidRPr="00A742AC">
              <w:t>ⲛⲓⲥⲧⲣⲁⲧⲓⲁ ⲛ̀ⲁⲅⲅⲉⲗⲓⲕⲟⲛ</w:t>
            </w:r>
          </w:p>
          <w:p w14:paraId="570A623D" w14:textId="77777777" w:rsidR="00F977F1" w:rsidRDefault="00F977F1" w:rsidP="00F977F1">
            <w:pPr>
              <w:pStyle w:val="CopticVersemulti-line"/>
            </w:pPr>
            <w:r w:rsidRPr="00A742AC">
              <w:t>ⲛⲉⲙ ⲛⲓⲧⲁⲅⲙⲁ ⲛ̀ⲉⲡⲟⲩⲣⲁⲛⲓⲟⲛ</w:t>
            </w:r>
          </w:p>
          <w:p w14:paraId="4467900F" w14:textId="77777777" w:rsidR="00F977F1" w:rsidRPr="00A742AC" w:rsidRDefault="00F977F1" w:rsidP="00F977F1">
            <w:pPr>
              <w:pStyle w:val="CopticVerse"/>
            </w:pPr>
            <w:r w:rsidRPr="00A742AC">
              <w:t>ⲛ̀ⲧⲉϥⲭⲁ ⲛⲉⲛⲛⲟⲃⲓ ⲛⲁⲛ ⲉⲃⲟⲗ</w:t>
            </w:r>
          </w:p>
        </w:tc>
      </w:tr>
    </w:tbl>
    <w:p w14:paraId="453B0C77"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0686F10" w14:textId="77777777" w:rsidTr="00F977F1">
        <w:trPr>
          <w:cantSplit/>
          <w:jc w:val="center"/>
        </w:trPr>
        <w:tc>
          <w:tcPr>
            <w:tcW w:w="288" w:type="dxa"/>
          </w:tcPr>
          <w:p w14:paraId="0559FE1C" w14:textId="77777777" w:rsidR="00F977F1" w:rsidRDefault="00F977F1" w:rsidP="00F977F1">
            <w:pPr>
              <w:pStyle w:val="CopticCross"/>
            </w:pPr>
          </w:p>
        </w:tc>
        <w:tc>
          <w:tcPr>
            <w:tcW w:w="3960" w:type="dxa"/>
          </w:tcPr>
          <w:p w14:paraId="68763995" w14:textId="77777777" w:rsidR="00F977F1" w:rsidRPr="00B32610" w:rsidRDefault="00F977F1" w:rsidP="00F977F1">
            <w:pPr>
              <w:pStyle w:val="EngHang"/>
              <w:rPr>
                <w:szCs w:val="20"/>
              </w:rPr>
            </w:pPr>
            <w:r w:rsidRPr="00B32610">
              <w:t>Pray to the Lord on our behalf,</w:t>
            </w:r>
          </w:p>
          <w:p w14:paraId="1A8BF8ED" w14:textId="77777777" w:rsidR="00F977F1" w:rsidRPr="00B32610" w:rsidRDefault="00F977F1" w:rsidP="00F977F1">
            <w:pPr>
              <w:pStyle w:val="EngHang"/>
              <w:rPr>
                <w:szCs w:val="20"/>
              </w:rPr>
            </w:pPr>
            <w:r w:rsidRPr="00B32610">
              <w:t>My lords and fathers, the patriarchs,</w:t>
            </w:r>
          </w:p>
          <w:p w14:paraId="06D94FE0" w14:textId="77777777" w:rsidR="00F977F1" w:rsidRPr="00B32610" w:rsidRDefault="00F977F1" w:rsidP="00F977F1">
            <w:pPr>
              <w:pStyle w:val="EngHang"/>
              <w:rPr>
                <w:szCs w:val="20"/>
              </w:rPr>
            </w:pPr>
            <w:r w:rsidRPr="00B32610">
              <w:t>Abraham, Isaac and Jacob,</w:t>
            </w:r>
          </w:p>
          <w:p w14:paraId="59DA0B8E" w14:textId="77777777" w:rsidR="00F977F1" w:rsidRPr="00B32610" w:rsidRDefault="00F977F1" w:rsidP="00F977F1">
            <w:pPr>
              <w:pStyle w:val="EngHangEnd"/>
              <w:rPr>
                <w:szCs w:val="20"/>
              </w:rPr>
            </w:pPr>
            <w:r w:rsidRPr="00B32610">
              <w:t>That He may forgive us our sins.</w:t>
            </w:r>
          </w:p>
        </w:tc>
        <w:tc>
          <w:tcPr>
            <w:tcW w:w="288" w:type="dxa"/>
          </w:tcPr>
          <w:p w14:paraId="1CFA35DB" w14:textId="77777777" w:rsidR="00F977F1" w:rsidRDefault="00F977F1" w:rsidP="00F977F1"/>
        </w:tc>
        <w:tc>
          <w:tcPr>
            <w:tcW w:w="288" w:type="dxa"/>
          </w:tcPr>
          <w:p w14:paraId="45F0E248" w14:textId="77777777" w:rsidR="00F977F1" w:rsidRDefault="00F977F1" w:rsidP="00F977F1">
            <w:pPr>
              <w:pStyle w:val="CopticCross"/>
            </w:pPr>
          </w:p>
        </w:tc>
        <w:tc>
          <w:tcPr>
            <w:tcW w:w="3960" w:type="dxa"/>
          </w:tcPr>
          <w:p w14:paraId="4525C82F" w14:textId="77777777" w:rsidR="00F977F1" w:rsidRDefault="00F977F1" w:rsidP="00F977F1">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557D9FB8" w14:textId="77777777" w:rsidR="00F977F1" w:rsidRDefault="00F977F1" w:rsidP="00F977F1">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4F653E38" w14:textId="77777777" w:rsidR="00F977F1" w:rsidRDefault="00F977F1" w:rsidP="00F977F1">
            <w:pPr>
              <w:pStyle w:val="CopticVersemulti-line"/>
            </w:pPr>
            <w:r w:rsidRPr="005A44CB">
              <w:t>Ⲁⲃⲣⲁⲁⲙ Ⲓⲥⲁⲁⲕ Ⲓⲁⲕⲱⲃ</w:t>
            </w:r>
          </w:p>
          <w:p w14:paraId="7A10C527" w14:textId="77777777" w:rsidR="00F977F1" w:rsidRDefault="00F977F1" w:rsidP="00F977F1">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F977F1" w14:paraId="670EB06B" w14:textId="77777777" w:rsidTr="00F977F1">
        <w:trPr>
          <w:cantSplit/>
          <w:jc w:val="center"/>
        </w:trPr>
        <w:tc>
          <w:tcPr>
            <w:tcW w:w="288" w:type="dxa"/>
          </w:tcPr>
          <w:p w14:paraId="7179A96D" w14:textId="77777777" w:rsidR="00F977F1" w:rsidRDefault="00F977F1" w:rsidP="00F977F1">
            <w:pPr>
              <w:pStyle w:val="CopticCross"/>
            </w:pPr>
            <w:r>
              <w:t>¿</w:t>
            </w:r>
          </w:p>
        </w:tc>
        <w:tc>
          <w:tcPr>
            <w:tcW w:w="3960" w:type="dxa"/>
          </w:tcPr>
          <w:p w14:paraId="6365BB19" w14:textId="77777777" w:rsidR="00F977F1" w:rsidRPr="005A44CB" w:rsidRDefault="00F977F1" w:rsidP="00F977F1">
            <w:pPr>
              <w:pStyle w:val="EngHang"/>
              <w:rPr>
                <w:szCs w:val="20"/>
              </w:rPr>
            </w:pPr>
            <w:r w:rsidRPr="005A44CB">
              <w:t>Pray to the Lord on our behalf,</w:t>
            </w:r>
          </w:p>
          <w:p w14:paraId="50C79BB4" w14:textId="77777777" w:rsidR="00F977F1" w:rsidRPr="005A44CB" w:rsidRDefault="00F977F1" w:rsidP="00F977F1">
            <w:pPr>
              <w:pStyle w:val="EngHang"/>
              <w:rPr>
                <w:szCs w:val="20"/>
              </w:rPr>
            </w:pPr>
            <w:r w:rsidRPr="005A44CB">
              <w:t>O perfect man,</w:t>
            </w:r>
          </w:p>
          <w:p w14:paraId="14AD1844" w14:textId="77777777" w:rsidR="00F977F1" w:rsidRPr="005A44CB" w:rsidRDefault="00F977F1" w:rsidP="00F977F1">
            <w:pPr>
              <w:pStyle w:val="EngHang"/>
              <w:rPr>
                <w:szCs w:val="20"/>
              </w:rPr>
            </w:pPr>
            <w:r w:rsidRPr="005A44CB">
              <w:t>The righteous and just Enoch,</w:t>
            </w:r>
          </w:p>
          <w:p w14:paraId="4F88B44E" w14:textId="77777777" w:rsidR="00F977F1" w:rsidRPr="005A44CB" w:rsidRDefault="00F977F1" w:rsidP="00F977F1">
            <w:pPr>
              <w:pStyle w:val="EngHangEnd"/>
              <w:rPr>
                <w:szCs w:val="20"/>
              </w:rPr>
            </w:pPr>
            <w:r w:rsidRPr="005A44CB">
              <w:t>That He may forgive us our sins.</w:t>
            </w:r>
          </w:p>
        </w:tc>
        <w:tc>
          <w:tcPr>
            <w:tcW w:w="288" w:type="dxa"/>
          </w:tcPr>
          <w:p w14:paraId="4A79F8BD" w14:textId="77777777" w:rsidR="00F977F1" w:rsidRDefault="00F977F1" w:rsidP="00F977F1"/>
        </w:tc>
        <w:tc>
          <w:tcPr>
            <w:tcW w:w="288" w:type="dxa"/>
          </w:tcPr>
          <w:p w14:paraId="444853C9" w14:textId="77777777" w:rsidR="00F977F1" w:rsidRDefault="00F977F1" w:rsidP="00F977F1">
            <w:pPr>
              <w:pStyle w:val="CopticCross"/>
            </w:pPr>
            <w:r>
              <w:t>¿</w:t>
            </w:r>
          </w:p>
        </w:tc>
        <w:tc>
          <w:tcPr>
            <w:tcW w:w="3960" w:type="dxa"/>
          </w:tcPr>
          <w:p w14:paraId="25C319CB" w14:textId="77777777" w:rsidR="00F977F1" w:rsidRDefault="00F977F1" w:rsidP="00F977F1">
            <w:pPr>
              <w:pStyle w:val="CopticVersemulti-line"/>
            </w:pPr>
            <w:r>
              <w:t>Ⲧⲱⲃϩ ⲙ̀Ⲡⲟ̅ⲥ̅ ⲉϩ̀ⲣⲏⲓ ⲉϫⲱⲛ</w:t>
            </w:r>
          </w:p>
          <w:p w14:paraId="48C13712" w14:textId="77777777" w:rsidR="00F977F1" w:rsidRDefault="00F977F1" w:rsidP="00F977F1">
            <w:pPr>
              <w:pStyle w:val="CopticVersemulti-line"/>
            </w:pPr>
            <w:r>
              <w:t>ⲱ ⲡⲓⲣⲱⲙⲓ ⲛ̀ⲧⲉⲗⲓⲟⲥ</w:t>
            </w:r>
          </w:p>
          <w:p w14:paraId="376A7B77" w14:textId="77777777" w:rsidR="00F977F1" w:rsidRDefault="00F977F1" w:rsidP="00F977F1">
            <w:pPr>
              <w:pStyle w:val="CopticVersemulti-line"/>
            </w:pPr>
            <w:r>
              <w:t>ⲡⲓⲑⲙⲏⲓ Ⲉⲛⲱⲭ ⲡⲓⲇⲓⲕⲉⲟⲥ</w:t>
            </w:r>
          </w:p>
          <w:p w14:paraId="0B0F5A7A" w14:textId="77777777" w:rsidR="00F977F1" w:rsidRDefault="00F977F1" w:rsidP="00F977F1">
            <w:pPr>
              <w:pStyle w:val="CopticVerse"/>
            </w:pPr>
            <w:r>
              <w:t>ⲛ̀ⲧⲉϥⲭⲁ ⲛⲉⲛⲛⲟⲃⲓ ⲛⲁⲛ ⲉⲃⲟⲗ.</w:t>
            </w:r>
          </w:p>
        </w:tc>
      </w:tr>
      <w:tr w:rsidR="00F977F1" w14:paraId="68C36B35" w14:textId="77777777" w:rsidTr="00F977F1">
        <w:trPr>
          <w:cantSplit/>
          <w:jc w:val="center"/>
        </w:trPr>
        <w:tc>
          <w:tcPr>
            <w:tcW w:w="288" w:type="dxa"/>
          </w:tcPr>
          <w:p w14:paraId="3992D841" w14:textId="77777777" w:rsidR="00F977F1" w:rsidRDefault="00F977F1" w:rsidP="00F977F1">
            <w:pPr>
              <w:pStyle w:val="CopticCross"/>
            </w:pPr>
          </w:p>
        </w:tc>
        <w:tc>
          <w:tcPr>
            <w:tcW w:w="3960" w:type="dxa"/>
          </w:tcPr>
          <w:p w14:paraId="517F1838" w14:textId="77777777" w:rsidR="00F977F1" w:rsidRPr="005A44CB" w:rsidRDefault="00F977F1" w:rsidP="00F977F1">
            <w:pPr>
              <w:pStyle w:val="EngHang"/>
              <w:rPr>
                <w:szCs w:val="20"/>
              </w:rPr>
            </w:pPr>
            <w:r w:rsidRPr="005A44CB">
              <w:t>Pray to the Lord on our behalf,</w:t>
            </w:r>
          </w:p>
          <w:p w14:paraId="13D0F7AF" w14:textId="77777777" w:rsidR="00F977F1" w:rsidRPr="005A44CB" w:rsidRDefault="00F977F1" w:rsidP="00F977F1">
            <w:pPr>
              <w:pStyle w:val="EngHang"/>
              <w:rPr>
                <w:szCs w:val="20"/>
              </w:rPr>
            </w:pPr>
            <w:r w:rsidRPr="005A44CB">
              <w:t>Elijah the Tishbite,</w:t>
            </w:r>
          </w:p>
          <w:p w14:paraId="52BAB829" w14:textId="77777777" w:rsidR="00F977F1" w:rsidRPr="005A44CB" w:rsidRDefault="00F977F1" w:rsidP="00F977F1">
            <w:pPr>
              <w:pStyle w:val="EngHang"/>
              <w:rPr>
                <w:szCs w:val="20"/>
              </w:rPr>
            </w:pPr>
            <w:r w:rsidRPr="005A44CB">
              <w:t>And his disciple, Elisha,</w:t>
            </w:r>
          </w:p>
          <w:p w14:paraId="6037D096" w14:textId="77777777" w:rsidR="00F977F1" w:rsidRPr="005A44CB" w:rsidRDefault="00F977F1" w:rsidP="00F977F1">
            <w:pPr>
              <w:pStyle w:val="EngHangEnd"/>
              <w:rPr>
                <w:szCs w:val="20"/>
              </w:rPr>
            </w:pPr>
            <w:r w:rsidRPr="005A44CB">
              <w:t>That He may forgive us our sins.</w:t>
            </w:r>
          </w:p>
        </w:tc>
        <w:tc>
          <w:tcPr>
            <w:tcW w:w="288" w:type="dxa"/>
          </w:tcPr>
          <w:p w14:paraId="584A0693" w14:textId="77777777" w:rsidR="00F977F1" w:rsidRDefault="00F977F1" w:rsidP="00F977F1"/>
        </w:tc>
        <w:tc>
          <w:tcPr>
            <w:tcW w:w="288" w:type="dxa"/>
          </w:tcPr>
          <w:p w14:paraId="2AEB0773" w14:textId="77777777" w:rsidR="00F977F1" w:rsidRDefault="00F977F1" w:rsidP="00F977F1">
            <w:pPr>
              <w:pStyle w:val="CopticCross"/>
            </w:pPr>
          </w:p>
        </w:tc>
        <w:tc>
          <w:tcPr>
            <w:tcW w:w="3960" w:type="dxa"/>
          </w:tcPr>
          <w:p w14:paraId="15899CA6" w14:textId="77777777" w:rsidR="00F977F1" w:rsidRDefault="00F977F1" w:rsidP="00F977F1">
            <w:pPr>
              <w:pStyle w:val="CopticVersemulti-line"/>
            </w:pPr>
            <w:r w:rsidRPr="005A44CB">
              <w:t>Ⲧⲱⲃϩ ⲙ̀Ⲡⲟ̅ⲥ̅ ⲉϩ̀ⲣⲏⲓ ⲉϫⲱⲛ</w:t>
            </w:r>
          </w:p>
          <w:p w14:paraId="5B4B45EC" w14:textId="77777777" w:rsidR="00F977F1" w:rsidRDefault="00F977F1" w:rsidP="00F977F1">
            <w:pPr>
              <w:pStyle w:val="CopticVersemulti-line"/>
            </w:pPr>
            <w:r w:rsidRPr="005A44CB">
              <w:t>Ⲏⲗⲓⲁⲥ ⲡⲓⲑⲉⲥⲃⲓⲧⲏⲥ</w:t>
            </w:r>
          </w:p>
          <w:p w14:paraId="71C662B8" w14:textId="77777777" w:rsidR="00F977F1" w:rsidRDefault="00F977F1" w:rsidP="00F977F1">
            <w:pPr>
              <w:pStyle w:val="CopticVersemulti-line"/>
            </w:pPr>
            <w:r w:rsidRPr="005A44CB">
              <w:t>ⲛⲉⲙ Ⲉⲗⲓⲥⲉⲟⲥ ⲡⲉϥⲙⲁⲑⲏⲧⲏⲥ</w:t>
            </w:r>
          </w:p>
          <w:p w14:paraId="62C633F0" w14:textId="77777777" w:rsidR="00F977F1" w:rsidRDefault="00F977F1" w:rsidP="00F977F1">
            <w:pPr>
              <w:pStyle w:val="CopticVerse"/>
            </w:pPr>
            <w:r w:rsidRPr="005A44CB">
              <w:t>ⲛ̀ⲧⲉϥⲭⲁ ⲛⲉⲛⲛⲟⲃⲓ ⲛⲁⲛ ⲉⲃⲟⲗ</w:t>
            </w:r>
            <w:r>
              <w:t>.</w:t>
            </w:r>
          </w:p>
        </w:tc>
      </w:tr>
      <w:tr w:rsidR="00F977F1" w14:paraId="428ABA99" w14:textId="77777777" w:rsidTr="00F977F1">
        <w:trPr>
          <w:cantSplit/>
          <w:jc w:val="center"/>
        </w:trPr>
        <w:tc>
          <w:tcPr>
            <w:tcW w:w="288" w:type="dxa"/>
          </w:tcPr>
          <w:p w14:paraId="2BF4B51C" w14:textId="77777777" w:rsidR="00F977F1" w:rsidRDefault="00F977F1" w:rsidP="00F977F1">
            <w:pPr>
              <w:pStyle w:val="CopticCross"/>
            </w:pPr>
            <w:r>
              <w:t>¿</w:t>
            </w:r>
          </w:p>
        </w:tc>
        <w:tc>
          <w:tcPr>
            <w:tcW w:w="3960" w:type="dxa"/>
          </w:tcPr>
          <w:p w14:paraId="65D4B961" w14:textId="77777777" w:rsidR="00F977F1" w:rsidRPr="005A44CB" w:rsidRDefault="00F977F1" w:rsidP="00F977F1">
            <w:pPr>
              <w:pStyle w:val="EngHang"/>
              <w:rPr>
                <w:szCs w:val="20"/>
              </w:rPr>
            </w:pPr>
            <w:r w:rsidRPr="005A44CB">
              <w:t>Pray to the Lord on our behalf,</w:t>
            </w:r>
          </w:p>
          <w:p w14:paraId="2CD89FA6" w14:textId="77777777" w:rsidR="00F977F1" w:rsidRPr="005A44CB" w:rsidRDefault="00F977F1" w:rsidP="00F977F1">
            <w:pPr>
              <w:pStyle w:val="EngHang"/>
              <w:rPr>
                <w:szCs w:val="20"/>
              </w:rPr>
            </w:pPr>
            <w:r w:rsidRPr="005A44CB">
              <w:t>O Moses and Isaiah,</w:t>
            </w:r>
          </w:p>
          <w:p w14:paraId="0D715BE1" w14:textId="77777777" w:rsidR="00F977F1" w:rsidRPr="005A44CB" w:rsidRDefault="00F977F1" w:rsidP="00F977F1">
            <w:pPr>
              <w:pStyle w:val="EngHang"/>
              <w:rPr>
                <w:szCs w:val="20"/>
              </w:rPr>
            </w:pPr>
            <w:r w:rsidRPr="005A44CB">
              <w:t>And Ezekiel and Jeremiah,</w:t>
            </w:r>
          </w:p>
          <w:p w14:paraId="50DE7F89" w14:textId="77777777" w:rsidR="00F977F1" w:rsidRDefault="00F977F1" w:rsidP="00F977F1">
            <w:pPr>
              <w:pStyle w:val="EngHangEnd"/>
            </w:pPr>
            <w:r w:rsidRPr="005A44CB">
              <w:t>That He may forgive us our sins.</w:t>
            </w:r>
          </w:p>
        </w:tc>
        <w:tc>
          <w:tcPr>
            <w:tcW w:w="288" w:type="dxa"/>
          </w:tcPr>
          <w:p w14:paraId="02CF7879" w14:textId="77777777" w:rsidR="00F977F1" w:rsidRDefault="00F977F1" w:rsidP="00F977F1"/>
        </w:tc>
        <w:tc>
          <w:tcPr>
            <w:tcW w:w="288" w:type="dxa"/>
          </w:tcPr>
          <w:p w14:paraId="6C4D7B4B" w14:textId="77777777" w:rsidR="00F977F1" w:rsidRDefault="00F977F1" w:rsidP="00F977F1">
            <w:pPr>
              <w:pStyle w:val="CopticCross"/>
            </w:pPr>
            <w:r>
              <w:t>¿</w:t>
            </w:r>
          </w:p>
        </w:tc>
        <w:tc>
          <w:tcPr>
            <w:tcW w:w="3960" w:type="dxa"/>
          </w:tcPr>
          <w:p w14:paraId="737FD512" w14:textId="77777777" w:rsidR="00F977F1" w:rsidRPr="00FC3604" w:rsidRDefault="00F977F1" w:rsidP="00F977F1">
            <w:pPr>
              <w:pStyle w:val="CopticVersemulti-line"/>
            </w:pPr>
            <w:r w:rsidRPr="00FC3604">
              <w:t>Ⲧⲱⲃϩ ⲙ̀Ⲡⲟ̅ⲥ̅ ⲉϩ̀ⲣⲏⲓ ⲉϫⲱⲛ</w:t>
            </w:r>
          </w:p>
          <w:p w14:paraId="0A1E08CE" w14:textId="77777777" w:rsidR="00F977F1" w:rsidRPr="00FC3604" w:rsidRDefault="00F977F1" w:rsidP="00F977F1">
            <w:pPr>
              <w:pStyle w:val="CopticVersemulti-line"/>
            </w:pPr>
            <w:r w:rsidRPr="00FC3604">
              <w:t>ⲱ Ⲙⲱⲩⲥⲏⲥ ⲡⲓⲁⲣⲭⲏⲡⲣⲟⲫⲓⲧⲏⲥ</w:t>
            </w:r>
          </w:p>
          <w:p w14:paraId="3D4484A7" w14:textId="77777777" w:rsidR="00F977F1" w:rsidRPr="00FC3604" w:rsidRDefault="00F977F1" w:rsidP="00F977F1">
            <w:pPr>
              <w:pStyle w:val="CopticVersemulti-line"/>
            </w:pPr>
            <w:r w:rsidRPr="00FC3604">
              <w:t>ⲛⲉⲙ Ⲏⲥⲁⲏⲁⲥ ⲛⲉⲙ Ⲓⲉⲣⲙⲓⲁⲥ</w:t>
            </w:r>
          </w:p>
          <w:p w14:paraId="08A1CEE4" w14:textId="77777777" w:rsidR="00F977F1" w:rsidRPr="00FC3604" w:rsidRDefault="00F977F1" w:rsidP="00F977F1">
            <w:pPr>
              <w:pStyle w:val="CopticVersemulti-line"/>
            </w:pPr>
            <w:r w:rsidRPr="00FC3604">
              <w:t>ⲛ̀ⲧⲉϥⲭⲁ ⲛⲉⲛⲛⲟⲃⲓ ⲛⲁⲛ ⲉⲃⲟⲗ.</w:t>
            </w:r>
          </w:p>
        </w:tc>
      </w:tr>
      <w:tr w:rsidR="00F977F1" w14:paraId="7B7CD578" w14:textId="77777777" w:rsidTr="00F977F1">
        <w:trPr>
          <w:cantSplit/>
          <w:jc w:val="center"/>
        </w:trPr>
        <w:tc>
          <w:tcPr>
            <w:tcW w:w="288" w:type="dxa"/>
          </w:tcPr>
          <w:p w14:paraId="5F255B25" w14:textId="77777777" w:rsidR="00F977F1" w:rsidRDefault="00F977F1" w:rsidP="00F977F1">
            <w:pPr>
              <w:pStyle w:val="CopticCross"/>
            </w:pPr>
          </w:p>
        </w:tc>
        <w:tc>
          <w:tcPr>
            <w:tcW w:w="3960" w:type="dxa"/>
          </w:tcPr>
          <w:p w14:paraId="372672EF" w14:textId="77777777" w:rsidR="00F977F1" w:rsidRPr="005A44CB" w:rsidRDefault="00F977F1" w:rsidP="00F977F1">
            <w:pPr>
              <w:pStyle w:val="EngHang"/>
              <w:rPr>
                <w:szCs w:val="20"/>
              </w:rPr>
            </w:pPr>
            <w:r w:rsidRPr="005A44CB">
              <w:t>Pray to the Lord on our behalf,</w:t>
            </w:r>
          </w:p>
          <w:p w14:paraId="59140228" w14:textId="77777777" w:rsidR="00F977F1" w:rsidRPr="005A44CB" w:rsidRDefault="00F977F1" w:rsidP="00F977F1">
            <w:pPr>
              <w:pStyle w:val="EngHang"/>
              <w:rPr>
                <w:szCs w:val="20"/>
              </w:rPr>
            </w:pPr>
            <w:r w:rsidRPr="005A44CB">
              <w:t>O good man,</w:t>
            </w:r>
          </w:p>
          <w:p w14:paraId="6FA38F5F" w14:textId="77777777" w:rsidR="00F977F1" w:rsidRPr="005A44CB" w:rsidRDefault="00F977F1" w:rsidP="00F977F1">
            <w:pPr>
              <w:pStyle w:val="EngHang"/>
              <w:rPr>
                <w:szCs w:val="20"/>
              </w:rPr>
            </w:pPr>
            <w:r w:rsidRPr="005A44CB">
              <w:t>The righteous and just Job,</w:t>
            </w:r>
          </w:p>
          <w:p w14:paraId="70C01D5B" w14:textId="77777777" w:rsidR="00F977F1" w:rsidRPr="005A44CB" w:rsidRDefault="00F977F1" w:rsidP="00F977F1">
            <w:pPr>
              <w:pStyle w:val="EngHangEnd"/>
              <w:rPr>
                <w:szCs w:val="20"/>
              </w:rPr>
            </w:pPr>
            <w:r w:rsidRPr="005A44CB">
              <w:t>That He may forgive us our sins.</w:t>
            </w:r>
          </w:p>
        </w:tc>
        <w:tc>
          <w:tcPr>
            <w:tcW w:w="288" w:type="dxa"/>
          </w:tcPr>
          <w:p w14:paraId="153310FD" w14:textId="77777777" w:rsidR="00F977F1" w:rsidRDefault="00F977F1" w:rsidP="00F977F1"/>
        </w:tc>
        <w:tc>
          <w:tcPr>
            <w:tcW w:w="288" w:type="dxa"/>
          </w:tcPr>
          <w:p w14:paraId="631F8729" w14:textId="77777777" w:rsidR="00F977F1" w:rsidRDefault="00F977F1" w:rsidP="00F977F1">
            <w:pPr>
              <w:pStyle w:val="CopticCross"/>
            </w:pPr>
          </w:p>
        </w:tc>
        <w:tc>
          <w:tcPr>
            <w:tcW w:w="3960" w:type="dxa"/>
          </w:tcPr>
          <w:p w14:paraId="4B911426" w14:textId="77777777" w:rsidR="00F977F1" w:rsidRPr="00FC3604" w:rsidRDefault="00F977F1" w:rsidP="00F977F1">
            <w:pPr>
              <w:pStyle w:val="CopticVersemulti-line"/>
            </w:pPr>
            <w:r w:rsidRPr="00FC3604">
              <w:t>Ⲧⲱⲃϩ ⲙ̀Ⲡⲟ̅ⲥ̅ ⲉϩ̀ⲣⲏⲓ ⲉϫⲱⲛ</w:t>
            </w:r>
          </w:p>
          <w:p w14:paraId="17BED0FF" w14:textId="77777777" w:rsidR="00F977F1" w:rsidRPr="00FC3604" w:rsidRDefault="00F977F1" w:rsidP="00F977F1">
            <w:pPr>
              <w:pStyle w:val="CopticVersemulti-line"/>
            </w:pPr>
            <w:r w:rsidRPr="00FC3604">
              <w:t>Ⲇⲁⲩⲓⲇ ⲡⲓⲉⲣⲟⲯⲁⲗⲧⲏⲥ</w:t>
            </w:r>
          </w:p>
          <w:p w14:paraId="0E647C4A" w14:textId="77777777" w:rsidR="00F977F1" w:rsidRPr="00FC3604" w:rsidRDefault="00F977F1" w:rsidP="00F977F1">
            <w:pPr>
              <w:pStyle w:val="CopticVersemulti-line"/>
            </w:pPr>
            <w:r w:rsidRPr="00FC3604">
              <w:t>ⲛⲉⲙ Ⲓⲉⲍⲉⲕⲓⲏⲗ ⲛⲉⲙ Ⲇⲁⲛⲓⲏⲗ</w:t>
            </w:r>
          </w:p>
          <w:p w14:paraId="4000D875" w14:textId="77777777" w:rsidR="00F977F1" w:rsidRPr="00FC3604" w:rsidRDefault="00F977F1" w:rsidP="00F977F1">
            <w:pPr>
              <w:pStyle w:val="CopticVerse"/>
            </w:pPr>
            <w:r w:rsidRPr="00FC3604">
              <w:t>ⲛ̀ⲧⲉϥⲭⲁ ⲛⲉⲛⲛⲟⲃⲓ ⲛⲁⲛ ⲉⲃⲟⲗ.</w:t>
            </w:r>
          </w:p>
        </w:tc>
      </w:tr>
      <w:tr w:rsidR="00F977F1" w14:paraId="190C3025" w14:textId="77777777" w:rsidTr="00F977F1">
        <w:trPr>
          <w:cantSplit/>
          <w:jc w:val="center"/>
        </w:trPr>
        <w:tc>
          <w:tcPr>
            <w:tcW w:w="288" w:type="dxa"/>
          </w:tcPr>
          <w:p w14:paraId="7F165C0B" w14:textId="77777777" w:rsidR="00F977F1" w:rsidRDefault="00F977F1" w:rsidP="00F977F1">
            <w:pPr>
              <w:pStyle w:val="CopticCross"/>
            </w:pPr>
            <w:r>
              <w:t>¿</w:t>
            </w:r>
          </w:p>
        </w:tc>
        <w:tc>
          <w:tcPr>
            <w:tcW w:w="3960" w:type="dxa"/>
          </w:tcPr>
          <w:p w14:paraId="17D61127" w14:textId="77777777" w:rsidR="00F977F1" w:rsidRPr="005A44CB" w:rsidRDefault="00F977F1" w:rsidP="00F977F1">
            <w:pPr>
              <w:pStyle w:val="EngHang"/>
              <w:rPr>
                <w:szCs w:val="20"/>
              </w:rPr>
            </w:pPr>
            <w:r w:rsidRPr="005A44CB">
              <w:t>Pray to the Lord on our behalf,</w:t>
            </w:r>
          </w:p>
          <w:p w14:paraId="0A5CC217" w14:textId="77777777" w:rsidR="00F977F1" w:rsidRPr="005A44CB" w:rsidRDefault="00F977F1" w:rsidP="00F977F1">
            <w:pPr>
              <w:pStyle w:val="EngHang"/>
              <w:rPr>
                <w:szCs w:val="20"/>
              </w:rPr>
            </w:pPr>
            <w:r w:rsidRPr="005A44CB">
              <w:t>The righteous and perfect man,</w:t>
            </w:r>
          </w:p>
          <w:p w14:paraId="238E9352" w14:textId="77777777" w:rsidR="00F977F1" w:rsidRPr="005A44CB" w:rsidRDefault="00F977F1" w:rsidP="00F977F1">
            <w:pPr>
              <w:pStyle w:val="EngHang"/>
              <w:rPr>
                <w:szCs w:val="20"/>
              </w:rPr>
            </w:pPr>
            <w:r w:rsidRPr="005A44CB">
              <w:t>The elect and just Noah,</w:t>
            </w:r>
          </w:p>
          <w:p w14:paraId="2FB675A6" w14:textId="77777777" w:rsidR="00F977F1" w:rsidRDefault="00F977F1" w:rsidP="00F977F1">
            <w:pPr>
              <w:pStyle w:val="EngHangEnd"/>
            </w:pPr>
            <w:r w:rsidRPr="005A44CB">
              <w:t>That He may forgive us our sins.</w:t>
            </w:r>
          </w:p>
        </w:tc>
        <w:tc>
          <w:tcPr>
            <w:tcW w:w="288" w:type="dxa"/>
          </w:tcPr>
          <w:p w14:paraId="05CC3860" w14:textId="77777777" w:rsidR="00F977F1" w:rsidRDefault="00F977F1" w:rsidP="00F977F1"/>
        </w:tc>
        <w:tc>
          <w:tcPr>
            <w:tcW w:w="288" w:type="dxa"/>
          </w:tcPr>
          <w:p w14:paraId="069B70E7" w14:textId="77777777" w:rsidR="00F977F1" w:rsidRDefault="00F977F1" w:rsidP="00F977F1">
            <w:pPr>
              <w:pStyle w:val="CopticCross"/>
            </w:pPr>
            <w:commentRangeStart w:id="288"/>
            <w:r>
              <w:t>¿</w:t>
            </w:r>
          </w:p>
        </w:tc>
        <w:tc>
          <w:tcPr>
            <w:tcW w:w="3960" w:type="dxa"/>
          </w:tcPr>
          <w:p w14:paraId="1446FFF9" w14:textId="77777777" w:rsidR="00F977F1" w:rsidRPr="00FC3604" w:rsidRDefault="00F977F1" w:rsidP="00F977F1">
            <w:pPr>
              <w:pStyle w:val="CopticVersemulti-line"/>
            </w:pPr>
            <w:r w:rsidRPr="00FC3604">
              <w:t>Ⲧⲱⲃϩ ⲙ̀Ⲡⲟ̅ⲥ̅ ⲉϩ̀ⲣⲏⲓ ⲉϫⲱⲛ</w:t>
            </w:r>
          </w:p>
          <w:p w14:paraId="02D6B3D3" w14:textId="77777777" w:rsidR="00F977F1" w:rsidRPr="00FC3604" w:rsidRDefault="00F977F1" w:rsidP="00F977F1">
            <w:pPr>
              <w:pStyle w:val="CopticVersemulti-line"/>
            </w:pPr>
            <w:r w:rsidRPr="00FC3604">
              <w:t>Ⲓⲱⲁⲕⲓⲙ ⲛⲉⲙ Ⲁⲛⲛⲁ ⲛⲉⲙ Ⲓⲱⲥⲏⲫ ⲡⲣⲉⲥⲃⲩⲧⲉⲣⲟⲥ</w:t>
            </w:r>
          </w:p>
          <w:p w14:paraId="01BD5A42" w14:textId="77777777" w:rsidR="00F977F1" w:rsidRPr="00FC3604" w:rsidRDefault="00F977F1" w:rsidP="00F977F1">
            <w:pPr>
              <w:pStyle w:val="CopticVersemulti-line"/>
            </w:pPr>
            <w:r w:rsidRPr="00FC3604">
              <w:t>ⲛⲉⲙ ⲡⲓⲑⲙⲏⲓ Ⲓⲱⲃ ⲛⲉⲙ Ⲓⲱⲥⲏⲫ ⲛⲉⲙ Ⲛⲓⲕⲟⲇⲏⲙⲟⲥ</w:t>
            </w:r>
          </w:p>
          <w:p w14:paraId="583C36B9" w14:textId="77777777" w:rsidR="00F977F1" w:rsidRPr="00FC3604" w:rsidRDefault="00F977F1" w:rsidP="00F977F1">
            <w:pPr>
              <w:pStyle w:val="CopticVerse"/>
            </w:pPr>
            <w:r w:rsidRPr="00FC3604">
              <w:t>ⲛ̀ⲧⲉϥⲭⲁ ⲛⲉⲛⲛⲟⲃⲓ ⲛⲁⲛ ⲉⲃⲟⲗ.</w:t>
            </w:r>
            <w:commentRangeEnd w:id="288"/>
            <w:r w:rsidR="00FC3604">
              <w:rPr>
                <w:rStyle w:val="CommentReference"/>
                <w:rFonts w:ascii="Garamond" w:hAnsi="Garamond" w:cstheme="minorBidi"/>
                <w:noProof w:val="0"/>
                <w:lang w:val="en-CA"/>
              </w:rPr>
              <w:commentReference w:id="288"/>
            </w:r>
          </w:p>
        </w:tc>
      </w:tr>
      <w:tr w:rsidR="00F977F1" w14:paraId="76E57F9F" w14:textId="77777777" w:rsidTr="00F977F1">
        <w:trPr>
          <w:cantSplit/>
          <w:jc w:val="center"/>
        </w:trPr>
        <w:tc>
          <w:tcPr>
            <w:tcW w:w="288" w:type="dxa"/>
          </w:tcPr>
          <w:p w14:paraId="039FBE95" w14:textId="77777777" w:rsidR="00F977F1" w:rsidRDefault="00F977F1" w:rsidP="00F977F1">
            <w:pPr>
              <w:pStyle w:val="CopticCross"/>
            </w:pPr>
          </w:p>
        </w:tc>
        <w:tc>
          <w:tcPr>
            <w:tcW w:w="3960" w:type="dxa"/>
          </w:tcPr>
          <w:p w14:paraId="225F0404" w14:textId="77777777" w:rsidR="00F977F1" w:rsidRPr="005A44CB" w:rsidRDefault="00F977F1" w:rsidP="00F977F1">
            <w:pPr>
              <w:pStyle w:val="EngHang"/>
              <w:rPr>
                <w:szCs w:val="20"/>
              </w:rPr>
            </w:pPr>
            <w:r w:rsidRPr="005A44CB">
              <w:t>Pray to the Lord on our behalf,</w:t>
            </w:r>
          </w:p>
          <w:p w14:paraId="3229D589" w14:textId="77777777" w:rsidR="00F977F1" w:rsidRPr="005A44CB" w:rsidRDefault="00F977F1" w:rsidP="00F977F1">
            <w:pPr>
              <w:pStyle w:val="EngHang"/>
              <w:rPr>
                <w:szCs w:val="20"/>
              </w:rPr>
            </w:pPr>
            <w:r w:rsidRPr="005A44CB">
              <w:t xml:space="preserve">Melchizedek and Aaron, </w:t>
            </w:r>
          </w:p>
          <w:p w14:paraId="09F1B892" w14:textId="77777777" w:rsidR="00F977F1" w:rsidRPr="005A44CB" w:rsidRDefault="00F977F1" w:rsidP="00F977F1">
            <w:pPr>
              <w:pStyle w:val="EngHang"/>
              <w:rPr>
                <w:szCs w:val="20"/>
              </w:rPr>
            </w:pPr>
            <w:r w:rsidRPr="005A44CB">
              <w:t xml:space="preserve">And Zacharias and Simeon, </w:t>
            </w:r>
          </w:p>
          <w:p w14:paraId="19427DAD" w14:textId="77777777" w:rsidR="00F977F1" w:rsidRDefault="00F977F1" w:rsidP="00F977F1">
            <w:pPr>
              <w:pStyle w:val="EngHangEnd"/>
            </w:pPr>
            <w:r w:rsidRPr="005A44CB">
              <w:t>That He may forgive us our sins.</w:t>
            </w:r>
          </w:p>
        </w:tc>
        <w:tc>
          <w:tcPr>
            <w:tcW w:w="288" w:type="dxa"/>
          </w:tcPr>
          <w:p w14:paraId="26DC1803" w14:textId="77777777" w:rsidR="00F977F1" w:rsidRDefault="00F977F1" w:rsidP="00F977F1"/>
        </w:tc>
        <w:tc>
          <w:tcPr>
            <w:tcW w:w="288" w:type="dxa"/>
          </w:tcPr>
          <w:p w14:paraId="6491ED79" w14:textId="77777777" w:rsidR="00F977F1" w:rsidRDefault="00F977F1" w:rsidP="00F977F1">
            <w:pPr>
              <w:pStyle w:val="CopticCross"/>
            </w:pPr>
          </w:p>
        </w:tc>
        <w:tc>
          <w:tcPr>
            <w:tcW w:w="3960" w:type="dxa"/>
          </w:tcPr>
          <w:p w14:paraId="4D50389C" w14:textId="77777777" w:rsidR="00F977F1" w:rsidRDefault="00F977F1" w:rsidP="00F977F1">
            <w:pPr>
              <w:pStyle w:val="CopticVersemulti-line"/>
            </w:pPr>
            <w:r w:rsidRPr="005A44CB">
              <w:t>Ⲧⲱⲃϩ ⲙ̀Ⲡⲟ̅ⲥ̅ ⲉϩ̀ⲣⲏⲓ ⲉϫⲱⲛ</w:t>
            </w:r>
          </w:p>
          <w:p w14:paraId="1998A9F7" w14:textId="77777777" w:rsidR="00F977F1" w:rsidRDefault="00F977F1" w:rsidP="00F977F1">
            <w:pPr>
              <w:pStyle w:val="CopticVersemulti-line"/>
            </w:pPr>
            <w:r w:rsidRPr="005A44CB">
              <w:t>Ⲙⲉⲗⲭⲓⲥⲉⲇⲉⲕ ⲛⲉⲙ Ⲁⲁⲣⲱⲛ</w:t>
            </w:r>
          </w:p>
          <w:p w14:paraId="10BD34C9" w14:textId="77777777" w:rsidR="00F977F1" w:rsidRDefault="00F977F1" w:rsidP="00F977F1">
            <w:pPr>
              <w:pStyle w:val="CopticVersemulti-line"/>
            </w:pPr>
            <w:r w:rsidRPr="005A44CB">
              <w:t>ⲛⲉⲙ Ⲍⲁⲭⲁⲣⲓⲁⲥ ⲛⲉⲙ Ⲥⲩⲙⲉⲱⲛ</w:t>
            </w:r>
          </w:p>
          <w:p w14:paraId="459EC482" w14:textId="77777777" w:rsidR="00F977F1" w:rsidRDefault="00F977F1" w:rsidP="00F977F1">
            <w:pPr>
              <w:pStyle w:val="CopticVerse"/>
            </w:pPr>
            <w:r w:rsidRPr="005A44CB">
              <w:t>ⲛ̀ⲧⲉϥⲭⲁ ⲛⲉⲛⲛⲟⲃⲓ ⲛⲁⲛ ⲉⲃⲟⲗ</w:t>
            </w:r>
            <w:r>
              <w:t>.</w:t>
            </w:r>
          </w:p>
        </w:tc>
      </w:tr>
      <w:tr w:rsidR="00F977F1" w14:paraId="6A484276" w14:textId="77777777" w:rsidTr="00F977F1">
        <w:trPr>
          <w:cantSplit/>
          <w:jc w:val="center"/>
        </w:trPr>
        <w:tc>
          <w:tcPr>
            <w:tcW w:w="288" w:type="dxa"/>
          </w:tcPr>
          <w:p w14:paraId="5D5DF324" w14:textId="77777777" w:rsidR="00F977F1" w:rsidRDefault="00F977F1" w:rsidP="00F977F1">
            <w:pPr>
              <w:pStyle w:val="CopticCross"/>
            </w:pPr>
            <w:r>
              <w:t>¿</w:t>
            </w:r>
          </w:p>
        </w:tc>
        <w:tc>
          <w:tcPr>
            <w:tcW w:w="3960" w:type="dxa"/>
          </w:tcPr>
          <w:p w14:paraId="784599FF" w14:textId="77777777" w:rsidR="00F977F1" w:rsidRPr="005A44CB" w:rsidRDefault="00F977F1" w:rsidP="00F977F1">
            <w:pPr>
              <w:pStyle w:val="EngHang"/>
              <w:rPr>
                <w:szCs w:val="20"/>
              </w:rPr>
            </w:pPr>
            <w:r w:rsidRPr="005A44CB">
              <w:t>Pray to the Lord on our behalf,</w:t>
            </w:r>
          </w:p>
          <w:p w14:paraId="2131B763" w14:textId="77777777" w:rsidR="00F977F1" w:rsidRPr="005A44CB" w:rsidRDefault="00F977F1" w:rsidP="00F977F1">
            <w:pPr>
              <w:pStyle w:val="EngHang"/>
              <w:rPr>
                <w:szCs w:val="20"/>
              </w:rPr>
            </w:pPr>
            <w:r w:rsidRPr="005A44CB">
              <w:t>O choir of the prophets,</w:t>
            </w:r>
          </w:p>
          <w:p w14:paraId="0B550C3D" w14:textId="77777777" w:rsidR="00F977F1" w:rsidRPr="005A44CB" w:rsidRDefault="00F977F1" w:rsidP="00F977F1">
            <w:pPr>
              <w:pStyle w:val="EngHang"/>
              <w:rPr>
                <w:szCs w:val="20"/>
              </w:rPr>
            </w:pPr>
            <w:r w:rsidRPr="005A44CB">
              <w:t>And the righteous and the just,</w:t>
            </w:r>
          </w:p>
          <w:p w14:paraId="58C32746" w14:textId="77777777" w:rsidR="00F977F1" w:rsidRPr="005A44CB" w:rsidRDefault="00F977F1" w:rsidP="00F977F1">
            <w:pPr>
              <w:pStyle w:val="EngHangEnd"/>
              <w:rPr>
                <w:szCs w:val="20"/>
              </w:rPr>
            </w:pPr>
            <w:r w:rsidRPr="005A44CB">
              <w:t>That He may forgive us our sins.</w:t>
            </w:r>
          </w:p>
        </w:tc>
        <w:tc>
          <w:tcPr>
            <w:tcW w:w="288" w:type="dxa"/>
          </w:tcPr>
          <w:p w14:paraId="51C67B3A" w14:textId="77777777" w:rsidR="00F977F1" w:rsidRDefault="00F977F1" w:rsidP="00F977F1"/>
        </w:tc>
        <w:tc>
          <w:tcPr>
            <w:tcW w:w="288" w:type="dxa"/>
          </w:tcPr>
          <w:p w14:paraId="46722EE5" w14:textId="77777777" w:rsidR="00F977F1" w:rsidRDefault="00F977F1" w:rsidP="00F977F1">
            <w:pPr>
              <w:pStyle w:val="CopticCross"/>
            </w:pPr>
            <w:r>
              <w:t>¿</w:t>
            </w:r>
          </w:p>
        </w:tc>
        <w:tc>
          <w:tcPr>
            <w:tcW w:w="3960" w:type="dxa"/>
          </w:tcPr>
          <w:p w14:paraId="257DE454" w14:textId="77777777" w:rsidR="00F977F1" w:rsidRDefault="00F977F1" w:rsidP="00F977F1">
            <w:pPr>
              <w:pStyle w:val="CopticVersemulti-line"/>
            </w:pPr>
            <w:r w:rsidRPr="00006239">
              <w:t>Ⲧⲱⲃϩ ⲙ̀Ⲡⲟ̅ⲥ̅ ⲉϩ̀ⲣⲏⲓ ⲉϫⲱⲛ</w:t>
            </w:r>
          </w:p>
          <w:p w14:paraId="69AD3BE3" w14:textId="77777777" w:rsidR="00F977F1" w:rsidRDefault="00F977F1" w:rsidP="00F977F1">
            <w:pPr>
              <w:pStyle w:val="CopticVersemulti-line"/>
            </w:pPr>
            <w:r w:rsidRPr="00006239">
              <w:t>ⲛⲓⲭⲟⲣⲟⲥ ⲛ̀ⲧⲉ ⲛⲓⲡ̀ⲣⲟⲫⲏⲧⲏⲥ</w:t>
            </w:r>
          </w:p>
          <w:p w14:paraId="35DF5758" w14:textId="77777777" w:rsidR="00F977F1" w:rsidRDefault="00F977F1" w:rsidP="00F977F1">
            <w:pPr>
              <w:pStyle w:val="CopticVersemulti-line"/>
            </w:pPr>
            <w:r w:rsidRPr="00006239">
              <w:t>ⲛⲉⲙ ⲛⲓⲑⲙⲏⲓ ⲛⲉⲙ ⲛⲓⲇⲓⲕⲉⲟⲥ</w:t>
            </w:r>
          </w:p>
          <w:p w14:paraId="5426A9AD" w14:textId="77777777" w:rsidR="00F977F1" w:rsidRDefault="00F977F1" w:rsidP="00F977F1">
            <w:pPr>
              <w:pStyle w:val="CopticVerse"/>
            </w:pPr>
            <w:r w:rsidRPr="00006239">
              <w:t>ⲛ̀ⲧⲉϥⲭⲁ ⲛⲉⲛⲛⲟⲃⲓ ⲛⲁⲛ ⲉⲃⲟⲗ</w:t>
            </w:r>
          </w:p>
        </w:tc>
      </w:tr>
    </w:tbl>
    <w:p w14:paraId="712AA94B"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3AA3DD79" w14:textId="77777777" w:rsidTr="00F977F1">
        <w:trPr>
          <w:cantSplit/>
          <w:jc w:val="center"/>
        </w:trPr>
        <w:tc>
          <w:tcPr>
            <w:tcW w:w="288" w:type="dxa"/>
          </w:tcPr>
          <w:p w14:paraId="0CAD88D4" w14:textId="77777777" w:rsidR="00F977F1" w:rsidRDefault="00F977F1" w:rsidP="00F977F1">
            <w:pPr>
              <w:pStyle w:val="CopticCross"/>
            </w:pPr>
          </w:p>
        </w:tc>
        <w:tc>
          <w:tcPr>
            <w:tcW w:w="3960" w:type="dxa"/>
          </w:tcPr>
          <w:p w14:paraId="7866D3C0" w14:textId="77777777" w:rsidR="00F977F1" w:rsidRPr="00006239" w:rsidRDefault="00F977F1" w:rsidP="00F977F1">
            <w:pPr>
              <w:pStyle w:val="EngHang"/>
              <w:rPr>
                <w:szCs w:val="20"/>
              </w:rPr>
            </w:pPr>
            <w:r w:rsidRPr="00006239">
              <w:t>Intercede on our behalf,</w:t>
            </w:r>
          </w:p>
          <w:p w14:paraId="1BD6696F" w14:textId="77777777" w:rsidR="00F977F1" w:rsidRPr="00006239" w:rsidRDefault="00F977F1" w:rsidP="00F977F1">
            <w:pPr>
              <w:pStyle w:val="EngHang"/>
              <w:rPr>
                <w:szCs w:val="20"/>
              </w:rPr>
            </w:pPr>
            <w:r w:rsidRPr="00006239">
              <w:t>O fore-runner and baptizer,</w:t>
            </w:r>
          </w:p>
          <w:p w14:paraId="0B978465" w14:textId="77777777" w:rsidR="00F977F1" w:rsidRPr="00006239" w:rsidRDefault="00F977F1" w:rsidP="00F977F1">
            <w:pPr>
              <w:pStyle w:val="EngHang"/>
              <w:rPr>
                <w:szCs w:val="20"/>
              </w:rPr>
            </w:pPr>
            <w:r w:rsidRPr="00006239">
              <w:t>John the Baptist,</w:t>
            </w:r>
          </w:p>
          <w:p w14:paraId="4EBECB97" w14:textId="77777777" w:rsidR="00F977F1" w:rsidRDefault="00F977F1" w:rsidP="00F977F1">
            <w:pPr>
              <w:pStyle w:val="EngHangEnd"/>
            </w:pPr>
            <w:r w:rsidRPr="00006239">
              <w:t>That He may forgive us our sins.</w:t>
            </w:r>
          </w:p>
        </w:tc>
        <w:tc>
          <w:tcPr>
            <w:tcW w:w="288" w:type="dxa"/>
          </w:tcPr>
          <w:p w14:paraId="089542D7" w14:textId="77777777" w:rsidR="00F977F1" w:rsidRDefault="00F977F1" w:rsidP="00F977F1"/>
        </w:tc>
        <w:tc>
          <w:tcPr>
            <w:tcW w:w="288" w:type="dxa"/>
          </w:tcPr>
          <w:p w14:paraId="6131E38E" w14:textId="77777777" w:rsidR="00F977F1" w:rsidRDefault="00F977F1" w:rsidP="00F977F1">
            <w:pPr>
              <w:pStyle w:val="CopticCross"/>
            </w:pPr>
          </w:p>
        </w:tc>
        <w:tc>
          <w:tcPr>
            <w:tcW w:w="3960" w:type="dxa"/>
          </w:tcPr>
          <w:p w14:paraId="51F3BA4B" w14:textId="77777777" w:rsidR="00F977F1" w:rsidRDefault="00F977F1" w:rsidP="00F977F1">
            <w:pPr>
              <w:pStyle w:val="CopticVersemulti-line"/>
            </w:pPr>
            <w:r w:rsidRPr="00EC5CBB">
              <w:t>Ⲁⲣⲓⲡⲣⲉⲥⲃⲉⲩⲓⲛ ⲉϩ̀ⲣⲏⲓ ⲉϫⲱⲛ</w:t>
            </w:r>
          </w:p>
          <w:p w14:paraId="0E3EA4D1" w14:textId="77777777" w:rsidR="00F977F1" w:rsidRDefault="00F977F1" w:rsidP="00F977F1">
            <w:pPr>
              <w:pStyle w:val="CopticVersemulti-line"/>
            </w:pPr>
            <w:r w:rsidRPr="00EC5CBB">
              <w:t>ⲱ ⲡⲓⲡⲣⲟⲇⲣⲟⲙⲟⲥ ⲙ̀ⲃⲁⲡⲧⲓⲥⲧⲏⲥ</w:t>
            </w:r>
          </w:p>
          <w:p w14:paraId="1445AA0A" w14:textId="77777777" w:rsidR="00F977F1" w:rsidRDefault="00F977F1" w:rsidP="00F977F1">
            <w:pPr>
              <w:pStyle w:val="CopticVersemulti-line"/>
            </w:pPr>
            <w:r w:rsidRPr="00EC5CBB">
              <w:t>Ⲓⲱ̅ⲁ̅ ⲡⲓⲣⲉϥϯⲱⲙⲥ</w:t>
            </w:r>
          </w:p>
          <w:p w14:paraId="4F98F961" w14:textId="77777777" w:rsidR="00F977F1" w:rsidRDefault="00F977F1" w:rsidP="00F977F1">
            <w:pPr>
              <w:pStyle w:val="CopticVerse"/>
            </w:pPr>
            <w:r w:rsidRPr="00EC5CBB">
              <w:t>ⲛ̀ⲧⲉϥⲭⲁ ⲛⲉⲛⲛⲟⲃⲓ ⲛⲁⲛ ⲉⲃⲟⲗ</w:t>
            </w:r>
            <w:r>
              <w:t>.</w:t>
            </w:r>
          </w:p>
        </w:tc>
      </w:tr>
      <w:tr w:rsidR="00F977F1" w14:paraId="13B7B2C4" w14:textId="77777777" w:rsidTr="00F977F1">
        <w:trPr>
          <w:cantSplit/>
          <w:jc w:val="center"/>
        </w:trPr>
        <w:tc>
          <w:tcPr>
            <w:tcW w:w="288" w:type="dxa"/>
          </w:tcPr>
          <w:p w14:paraId="3B743FA0" w14:textId="77777777" w:rsidR="00F977F1" w:rsidRDefault="00F977F1" w:rsidP="00F977F1">
            <w:pPr>
              <w:pStyle w:val="CopticCross"/>
            </w:pPr>
            <w:r>
              <w:t>¿</w:t>
            </w:r>
          </w:p>
        </w:tc>
        <w:tc>
          <w:tcPr>
            <w:tcW w:w="3960" w:type="dxa"/>
          </w:tcPr>
          <w:p w14:paraId="75B9C0B4" w14:textId="77777777" w:rsidR="00F977F1" w:rsidRPr="00006239" w:rsidRDefault="00F977F1" w:rsidP="00F977F1">
            <w:pPr>
              <w:pStyle w:val="EngHang"/>
              <w:rPr>
                <w:szCs w:val="20"/>
              </w:rPr>
            </w:pPr>
            <w:r w:rsidRPr="00006239">
              <w:t>Intercede on our behalf,</w:t>
            </w:r>
          </w:p>
          <w:p w14:paraId="7222A296" w14:textId="77777777" w:rsidR="00F977F1" w:rsidRPr="00006239" w:rsidRDefault="00F977F1" w:rsidP="00F977F1">
            <w:pPr>
              <w:pStyle w:val="EngHang"/>
              <w:rPr>
                <w:szCs w:val="20"/>
              </w:rPr>
            </w:pPr>
            <w:r w:rsidRPr="00006239">
              <w:t>O One Hundred and Forty Four Thousand,</w:t>
            </w:r>
          </w:p>
          <w:p w14:paraId="35C45598" w14:textId="77777777" w:rsidR="00F977F1" w:rsidRPr="00006239" w:rsidRDefault="00F977F1" w:rsidP="00F977F1">
            <w:pPr>
              <w:pStyle w:val="EngHang"/>
              <w:rPr>
                <w:szCs w:val="20"/>
              </w:rPr>
            </w:pPr>
            <w:r w:rsidRPr="00006239">
              <w:t>And the celibate Evangelist,</w:t>
            </w:r>
          </w:p>
          <w:p w14:paraId="481480DC" w14:textId="77777777" w:rsidR="00F977F1" w:rsidRPr="00006239" w:rsidRDefault="00F977F1" w:rsidP="00F977F1">
            <w:pPr>
              <w:pStyle w:val="EngHangEnd"/>
              <w:rPr>
                <w:szCs w:val="20"/>
              </w:rPr>
            </w:pPr>
            <w:r w:rsidRPr="00006239">
              <w:t>That He may forgive us our sins.</w:t>
            </w:r>
          </w:p>
        </w:tc>
        <w:tc>
          <w:tcPr>
            <w:tcW w:w="288" w:type="dxa"/>
          </w:tcPr>
          <w:p w14:paraId="55A04D30" w14:textId="77777777" w:rsidR="00F977F1" w:rsidRDefault="00F977F1" w:rsidP="00F977F1"/>
        </w:tc>
        <w:tc>
          <w:tcPr>
            <w:tcW w:w="288" w:type="dxa"/>
          </w:tcPr>
          <w:p w14:paraId="01BE1F68" w14:textId="77777777" w:rsidR="00F977F1" w:rsidRDefault="00F977F1" w:rsidP="00F977F1">
            <w:pPr>
              <w:pStyle w:val="CopticCross"/>
            </w:pPr>
            <w:r>
              <w:t>¿</w:t>
            </w:r>
          </w:p>
        </w:tc>
        <w:tc>
          <w:tcPr>
            <w:tcW w:w="3960" w:type="dxa"/>
          </w:tcPr>
          <w:p w14:paraId="75C77AA5" w14:textId="77777777" w:rsidR="00F977F1" w:rsidRDefault="00F977F1" w:rsidP="00F977F1">
            <w:pPr>
              <w:pStyle w:val="CopticVersemulti-line"/>
            </w:pPr>
            <w:r w:rsidRPr="00EC5CBB">
              <w:t>Ⲁⲣⲓⲡⲣⲉⲥⲃⲉⲩⲓⲛ ⲉϩ̀ⲣⲏⲓ ⲉϫⲱⲛ</w:t>
            </w:r>
          </w:p>
          <w:p w14:paraId="00B9100C" w14:textId="77777777" w:rsidR="00F977F1" w:rsidRDefault="00F977F1" w:rsidP="00F977F1">
            <w:pPr>
              <w:pStyle w:val="CopticVersemulti-line"/>
            </w:pPr>
            <w:r w:rsidRPr="00EC5CBB">
              <w:t>ⲱ ⲡⲓϣⲉ-ϩ̀ⲙⲉϥ̀ⲧⲟⲩ ⲛ̀ϣⲟ</w:t>
            </w:r>
          </w:p>
          <w:p w14:paraId="56A94964" w14:textId="77777777" w:rsidR="00F977F1" w:rsidRDefault="00F977F1" w:rsidP="00F977F1">
            <w:pPr>
              <w:pStyle w:val="CopticVersemulti-line"/>
            </w:pPr>
            <w:r w:rsidRPr="00EC5CBB">
              <w:t xml:space="preserve">ⲛⲉⲙ ⲡⲓⲡⲁⲣⲑⲉⲛⲟⲥ ⲛ̀ⲉⲩⲁⲅⲅⲉⲗⲓⲥⲧⲏⲥ </w:t>
            </w:r>
          </w:p>
          <w:p w14:paraId="3771618A" w14:textId="77777777" w:rsidR="00F977F1" w:rsidRDefault="00F977F1" w:rsidP="00F977F1">
            <w:pPr>
              <w:pStyle w:val="CopticVerse"/>
            </w:pPr>
            <w:r w:rsidRPr="00EC5CBB">
              <w:t>ⲛ̀ⲧⲉϥⲭⲁ ⲛⲉⲛⲛⲟⲃⲓ ⲛⲁⲛ ⲉⲃⲟⲗ</w:t>
            </w:r>
            <w:r>
              <w:t>.</w:t>
            </w:r>
          </w:p>
        </w:tc>
      </w:tr>
      <w:tr w:rsidR="00F977F1" w14:paraId="52A21DA5" w14:textId="77777777" w:rsidTr="00F977F1">
        <w:trPr>
          <w:cantSplit/>
          <w:jc w:val="center"/>
        </w:trPr>
        <w:tc>
          <w:tcPr>
            <w:tcW w:w="288" w:type="dxa"/>
          </w:tcPr>
          <w:p w14:paraId="0951D58F" w14:textId="77777777" w:rsidR="00F977F1" w:rsidRDefault="00F977F1" w:rsidP="00F977F1">
            <w:pPr>
              <w:pStyle w:val="CopticCross"/>
            </w:pPr>
          </w:p>
        </w:tc>
        <w:tc>
          <w:tcPr>
            <w:tcW w:w="3960" w:type="dxa"/>
          </w:tcPr>
          <w:p w14:paraId="237A85F3" w14:textId="77777777" w:rsidR="00F977F1" w:rsidRPr="00006239" w:rsidRDefault="00F977F1" w:rsidP="00F977F1">
            <w:pPr>
              <w:pStyle w:val="EngHang"/>
              <w:rPr>
                <w:szCs w:val="20"/>
              </w:rPr>
            </w:pPr>
            <w:r w:rsidRPr="00006239">
              <w:t>Pray to the Lord on our behalf,</w:t>
            </w:r>
          </w:p>
          <w:p w14:paraId="2E717B31" w14:textId="77777777" w:rsidR="00F977F1" w:rsidRPr="00006239" w:rsidRDefault="00F977F1" w:rsidP="00F977F1">
            <w:pPr>
              <w:pStyle w:val="EngHang"/>
              <w:rPr>
                <w:szCs w:val="20"/>
              </w:rPr>
            </w:pPr>
            <w:commentRangeStart w:id="289"/>
            <w:r w:rsidRPr="00006239">
              <w:t>My</w:t>
            </w:r>
            <w:commentRangeEnd w:id="289"/>
            <w:r>
              <w:rPr>
                <w:rStyle w:val="CommentReference"/>
                <w:rFonts w:eastAsiaTheme="minorHAnsi" w:cstheme="minorBidi"/>
                <w:color w:val="auto"/>
                <w:lang w:val="en-CA"/>
              </w:rPr>
              <w:commentReference w:id="289"/>
            </w:r>
            <w:r w:rsidRPr="00006239">
              <w:t xml:space="preserve"> lords and fathers, the Apostles,</w:t>
            </w:r>
          </w:p>
          <w:p w14:paraId="528FDE51" w14:textId="77777777" w:rsidR="00F977F1" w:rsidRPr="00006239" w:rsidRDefault="00F977F1" w:rsidP="00F977F1">
            <w:pPr>
              <w:pStyle w:val="EngHang"/>
              <w:rPr>
                <w:szCs w:val="20"/>
              </w:rPr>
            </w:pPr>
            <w:r w:rsidRPr="00006239">
              <w:t>And the rest of the Disciples,</w:t>
            </w:r>
          </w:p>
          <w:p w14:paraId="7450A942" w14:textId="77777777" w:rsidR="00F977F1" w:rsidRPr="00006239" w:rsidRDefault="00F977F1" w:rsidP="00F977F1">
            <w:pPr>
              <w:pStyle w:val="EngHangEnd"/>
              <w:rPr>
                <w:szCs w:val="20"/>
              </w:rPr>
            </w:pPr>
            <w:r w:rsidRPr="00006239">
              <w:t>That He may forgive us our sins.</w:t>
            </w:r>
          </w:p>
        </w:tc>
        <w:tc>
          <w:tcPr>
            <w:tcW w:w="288" w:type="dxa"/>
          </w:tcPr>
          <w:p w14:paraId="557A2F07" w14:textId="77777777" w:rsidR="00F977F1" w:rsidRDefault="00F977F1" w:rsidP="00F977F1"/>
        </w:tc>
        <w:tc>
          <w:tcPr>
            <w:tcW w:w="288" w:type="dxa"/>
          </w:tcPr>
          <w:p w14:paraId="4B6B08AB" w14:textId="77777777" w:rsidR="00F977F1" w:rsidRDefault="00F977F1" w:rsidP="00F977F1">
            <w:pPr>
              <w:pStyle w:val="CopticCross"/>
            </w:pPr>
          </w:p>
        </w:tc>
        <w:tc>
          <w:tcPr>
            <w:tcW w:w="3960" w:type="dxa"/>
          </w:tcPr>
          <w:p w14:paraId="64385BE4" w14:textId="77777777" w:rsidR="00F977F1" w:rsidRDefault="00F977F1" w:rsidP="00F977F1">
            <w:pPr>
              <w:pStyle w:val="CopticVersemulti-line"/>
            </w:pPr>
            <w:r w:rsidRPr="00EC5CBB">
              <w:t>Ⲧⲱⲃϩ ⲙ̀Ⲡⲟ̅ⲥ̅ ⲉϩ̀ⲣⲏⲓ ⲉϫⲱⲛ</w:t>
            </w:r>
          </w:p>
          <w:p w14:paraId="612A1683" w14:textId="77777777" w:rsidR="00F977F1" w:rsidRDefault="00F977F1" w:rsidP="00F977F1">
            <w:pPr>
              <w:pStyle w:val="CopticVersemulti-line"/>
            </w:pPr>
            <w:r w:rsidRPr="00EC5CBB">
              <w:t>ⲛⲁⲟ̅ⲥ̅ ⲛ̀ⲓⲟϯ ⲛ̀ⲁⲡⲟⲥⲧⲟⲗⲟⲥ</w:t>
            </w:r>
          </w:p>
          <w:p w14:paraId="26AE93E1" w14:textId="77777777" w:rsidR="00F977F1" w:rsidRDefault="00F977F1" w:rsidP="00F977F1">
            <w:pPr>
              <w:pStyle w:val="CopticVersemulti-line"/>
            </w:pPr>
            <w:r w:rsidRPr="00EC5CBB">
              <w:t>ⲛⲉⲙ ⲡ̀ⲥⲉⲡⲓ ⲛ̀ⲧⲉ ⲛⲓⲙⲁⲑⲏⲧⲏⲥ</w:t>
            </w:r>
          </w:p>
          <w:p w14:paraId="126BF4FC" w14:textId="77777777" w:rsidR="00F977F1" w:rsidRDefault="00F977F1" w:rsidP="00F977F1">
            <w:pPr>
              <w:pStyle w:val="CopticVerse"/>
            </w:pPr>
            <w:r w:rsidRPr="00EC5CBB">
              <w:t>ⲛ̀ⲧⲉϥⲭⲁ ⲛⲉⲛⲛⲟⲃⲓ ⲛⲁⲛ ⲉⲃⲟⲗ</w:t>
            </w:r>
            <w:r>
              <w:t>.</w:t>
            </w:r>
          </w:p>
        </w:tc>
      </w:tr>
      <w:tr w:rsidR="00F977F1" w14:paraId="0FA955BD" w14:textId="77777777" w:rsidTr="00F977F1">
        <w:trPr>
          <w:cantSplit/>
          <w:jc w:val="center"/>
        </w:trPr>
        <w:tc>
          <w:tcPr>
            <w:tcW w:w="288" w:type="dxa"/>
          </w:tcPr>
          <w:p w14:paraId="30582254" w14:textId="77777777" w:rsidR="00F977F1" w:rsidRDefault="00F977F1" w:rsidP="00F977F1">
            <w:pPr>
              <w:pStyle w:val="CopticCross"/>
            </w:pPr>
            <w:r>
              <w:t>¿</w:t>
            </w:r>
          </w:p>
        </w:tc>
        <w:tc>
          <w:tcPr>
            <w:tcW w:w="3960" w:type="dxa"/>
          </w:tcPr>
          <w:p w14:paraId="4029ACC2" w14:textId="77777777" w:rsidR="00F977F1" w:rsidRPr="00006239" w:rsidRDefault="00F977F1" w:rsidP="00F977F1">
            <w:pPr>
              <w:pStyle w:val="EngHang"/>
              <w:rPr>
                <w:szCs w:val="20"/>
              </w:rPr>
            </w:pPr>
            <w:r w:rsidRPr="00006239">
              <w:t>Pray to the Lord on our behalf,</w:t>
            </w:r>
          </w:p>
          <w:p w14:paraId="19D569D1" w14:textId="77777777" w:rsidR="00F977F1" w:rsidRPr="00006239" w:rsidRDefault="00F977F1" w:rsidP="00F977F1">
            <w:pPr>
              <w:pStyle w:val="EngHang"/>
              <w:rPr>
                <w:szCs w:val="20"/>
              </w:rPr>
            </w:pPr>
            <w:r w:rsidRPr="00006239">
              <w:t>O blessed archdeacon,</w:t>
            </w:r>
          </w:p>
          <w:p w14:paraId="2B493A83" w14:textId="77777777" w:rsidR="00F977F1" w:rsidRPr="00006239" w:rsidRDefault="00F977F1" w:rsidP="00F977F1">
            <w:pPr>
              <w:pStyle w:val="EngHang"/>
              <w:rPr>
                <w:szCs w:val="20"/>
              </w:rPr>
            </w:pPr>
            <w:r w:rsidRPr="00006239">
              <w:t>Stephen the First Martyr,</w:t>
            </w:r>
          </w:p>
          <w:p w14:paraId="33568749" w14:textId="77777777" w:rsidR="00F977F1" w:rsidRDefault="00F977F1" w:rsidP="00F977F1">
            <w:pPr>
              <w:pStyle w:val="EngHangEnd"/>
            </w:pPr>
            <w:r w:rsidRPr="00006239">
              <w:t>That He may forgive us our sins.</w:t>
            </w:r>
          </w:p>
        </w:tc>
        <w:tc>
          <w:tcPr>
            <w:tcW w:w="288" w:type="dxa"/>
          </w:tcPr>
          <w:p w14:paraId="1990D13D" w14:textId="77777777" w:rsidR="00F977F1" w:rsidRDefault="00F977F1" w:rsidP="00F977F1"/>
        </w:tc>
        <w:tc>
          <w:tcPr>
            <w:tcW w:w="288" w:type="dxa"/>
          </w:tcPr>
          <w:p w14:paraId="63B7E334" w14:textId="77777777" w:rsidR="00F977F1" w:rsidRDefault="00F977F1" w:rsidP="00F977F1">
            <w:pPr>
              <w:pStyle w:val="CopticCross"/>
            </w:pPr>
            <w:r>
              <w:t>¿</w:t>
            </w:r>
          </w:p>
        </w:tc>
        <w:tc>
          <w:tcPr>
            <w:tcW w:w="3960" w:type="dxa"/>
          </w:tcPr>
          <w:p w14:paraId="20943E20" w14:textId="77777777" w:rsidR="00F977F1" w:rsidRDefault="00F977F1" w:rsidP="00F977F1">
            <w:pPr>
              <w:pStyle w:val="CopticVersemulti-line"/>
            </w:pPr>
            <w:r w:rsidRPr="00EC5CBB">
              <w:t xml:space="preserve">Ⲧⲱⲃϩ ⲙ̀Ⲡⲟ̅ⲥ̅ ⲉϩ̀ⲣⲏⲓ ⲉϫⲱⲛ </w:t>
            </w:r>
          </w:p>
          <w:p w14:paraId="72200B3E" w14:textId="77777777" w:rsidR="00F977F1" w:rsidRDefault="00F977F1" w:rsidP="00F977F1">
            <w:pPr>
              <w:pStyle w:val="CopticVersemulti-line"/>
            </w:pPr>
            <w:r w:rsidRPr="00EC5CBB">
              <w:t>ⲡⲓⲁⲣⲭⲏⲇⲓⲁⲕⲱⲛ ⲉⲧⲥ̀ⲙⲁⲣⲱⲟⲩⲧ</w:t>
            </w:r>
          </w:p>
          <w:p w14:paraId="525C3D83" w14:textId="77777777" w:rsidR="00F977F1" w:rsidRDefault="00F977F1" w:rsidP="00F977F1">
            <w:pPr>
              <w:pStyle w:val="CopticVersemulti-line"/>
            </w:pPr>
            <w:r w:rsidRPr="00EC5CBB">
              <w:t>Ⲥⲧⲉⲫⲁⲛⲟⲥ ⲡⲓϣⲟⲣⲡ ⲙ̀⳥</w:t>
            </w:r>
          </w:p>
          <w:p w14:paraId="37B0AB53" w14:textId="77777777" w:rsidR="00F977F1" w:rsidRDefault="00F977F1" w:rsidP="00F977F1">
            <w:pPr>
              <w:pStyle w:val="CopticVerse"/>
            </w:pPr>
            <w:r w:rsidRPr="00EC5CBB">
              <w:t>ⲛ̀ⲧⲉϥⲭⲁ ⲛⲉⲛⲛⲟⲃⲓ ⲛⲁⲛ ⲉⲃⲟⲗ</w:t>
            </w:r>
            <w:r>
              <w:t>.</w:t>
            </w:r>
          </w:p>
        </w:tc>
      </w:tr>
      <w:tr w:rsidR="00F977F1" w14:paraId="10164B8C" w14:textId="77777777" w:rsidTr="00F977F1">
        <w:trPr>
          <w:cantSplit/>
          <w:jc w:val="center"/>
        </w:trPr>
        <w:tc>
          <w:tcPr>
            <w:tcW w:w="288" w:type="dxa"/>
          </w:tcPr>
          <w:p w14:paraId="6E4AEB2E" w14:textId="77777777" w:rsidR="00F977F1" w:rsidRDefault="00F977F1" w:rsidP="00F977F1">
            <w:pPr>
              <w:pStyle w:val="CopticCross"/>
            </w:pPr>
          </w:p>
        </w:tc>
        <w:tc>
          <w:tcPr>
            <w:tcW w:w="3960" w:type="dxa"/>
          </w:tcPr>
          <w:p w14:paraId="4B2D3467" w14:textId="77777777" w:rsidR="00F977F1" w:rsidRPr="00006239" w:rsidRDefault="00F977F1" w:rsidP="00F977F1">
            <w:pPr>
              <w:pStyle w:val="EngHang"/>
              <w:rPr>
                <w:szCs w:val="20"/>
              </w:rPr>
            </w:pPr>
            <w:r w:rsidRPr="00006239">
              <w:t>Pray to the Lord on our behalf,</w:t>
            </w:r>
          </w:p>
          <w:p w14:paraId="20403474" w14:textId="77777777" w:rsidR="00F977F1" w:rsidRPr="00006239" w:rsidRDefault="00F977F1" w:rsidP="00F977F1">
            <w:pPr>
              <w:pStyle w:val="EngHang"/>
              <w:rPr>
                <w:szCs w:val="20"/>
              </w:rPr>
            </w:pPr>
            <w:r w:rsidRPr="00006239">
              <w:t xml:space="preserve">O </w:t>
            </w:r>
            <w:r>
              <w:t xml:space="preserve">Beholder of God, the </w:t>
            </w:r>
            <w:r w:rsidRPr="00006239">
              <w:t>Evangelist,</w:t>
            </w:r>
          </w:p>
          <w:p w14:paraId="5A29023B" w14:textId="77777777" w:rsidR="00F977F1" w:rsidRPr="00006239" w:rsidRDefault="00F977F1" w:rsidP="00F977F1">
            <w:pPr>
              <w:pStyle w:val="EngHang"/>
              <w:rPr>
                <w:szCs w:val="20"/>
              </w:rPr>
            </w:pPr>
            <w:r w:rsidRPr="00006239">
              <w:t>Mark the Apostle,</w:t>
            </w:r>
          </w:p>
          <w:p w14:paraId="72478532" w14:textId="77777777" w:rsidR="00F977F1" w:rsidRDefault="00F977F1" w:rsidP="00F977F1">
            <w:pPr>
              <w:pStyle w:val="EngHangEnd"/>
            </w:pPr>
            <w:r w:rsidRPr="00006239">
              <w:t>That He may forgive us our sins.</w:t>
            </w:r>
          </w:p>
        </w:tc>
        <w:tc>
          <w:tcPr>
            <w:tcW w:w="288" w:type="dxa"/>
          </w:tcPr>
          <w:p w14:paraId="3CCDC15B" w14:textId="77777777" w:rsidR="00F977F1" w:rsidRDefault="00F977F1" w:rsidP="00F977F1"/>
        </w:tc>
        <w:tc>
          <w:tcPr>
            <w:tcW w:w="288" w:type="dxa"/>
          </w:tcPr>
          <w:p w14:paraId="3C7F9301" w14:textId="77777777" w:rsidR="00F977F1" w:rsidRDefault="00F977F1" w:rsidP="00F977F1">
            <w:pPr>
              <w:pStyle w:val="CopticCross"/>
            </w:pPr>
          </w:p>
        </w:tc>
        <w:tc>
          <w:tcPr>
            <w:tcW w:w="3960" w:type="dxa"/>
          </w:tcPr>
          <w:p w14:paraId="05376A21" w14:textId="77777777" w:rsidR="00F977F1" w:rsidRDefault="00F977F1" w:rsidP="00F977F1">
            <w:pPr>
              <w:pStyle w:val="CopticVersemulti-line"/>
            </w:pPr>
            <w:r w:rsidRPr="00EC5CBB">
              <w:t>Ⲧⲱⲃϩ ⲙ̀Ⲡⲟ̅ⲥ̅ ⲉϩ̀ⲣⲏⲓ ⲉϫⲱⲛ</w:t>
            </w:r>
          </w:p>
          <w:p w14:paraId="39EF2285" w14:textId="77777777" w:rsidR="00F977F1" w:rsidRDefault="00F977F1" w:rsidP="00F977F1">
            <w:pPr>
              <w:pStyle w:val="CopticVersemulti-line"/>
            </w:pPr>
            <w:r w:rsidRPr="00EC5CBB">
              <w:t>ⲡⲓⲑⲉⲱⲣⲓⲙⲟⲥ ⲛ̀ⲉⲩⲁⲅⲅⲉⲗⲓⲥⲧⲏⲥ</w:t>
            </w:r>
          </w:p>
          <w:p w14:paraId="260C1A71" w14:textId="77777777" w:rsidR="00F977F1" w:rsidRDefault="00F977F1" w:rsidP="00F977F1">
            <w:pPr>
              <w:pStyle w:val="CopticVersemulti-line"/>
            </w:pPr>
            <w:r w:rsidRPr="00EC5CBB">
              <w:t>Ⲙⲁⲣⲕⲟⲥ ⲡⲓⲁⲡⲟⲥⲧⲟⲗⲟⲥ</w:t>
            </w:r>
          </w:p>
          <w:p w14:paraId="395F1786" w14:textId="77777777" w:rsidR="00F977F1" w:rsidRDefault="00F977F1" w:rsidP="00F977F1">
            <w:pPr>
              <w:pStyle w:val="CopticVerse"/>
            </w:pPr>
            <w:r w:rsidRPr="00EC5CBB">
              <w:t>ⲛ̀ⲧⲉϥⲭⲁ ⲛⲉⲛⲛⲟⲃⲓ ⲛⲁⲛ ⲉⲃⲟⲗ</w:t>
            </w:r>
            <w:r>
              <w:t>.</w:t>
            </w:r>
          </w:p>
        </w:tc>
      </w:tr>
      <w:tr w:rsidR="00F977F1" w14:paraId="3356C550" w14:textId="77777777" w:rsidTr="00F977F1">
        <w:trPr>
          <w:cantSplit/>
          <w:jc w:val="center"/>
        </w:trPr>
        <w:tc>
          <w:tcPr>
            <w:tcW w:w="288" w:type="dxa"/>
          </w:tcPr>
          <w:p w14:paraId="425CE17F" w14:textId="77777777" w:rsidR="00F977F1" w:rsidRDefault="00F977F1" w:rsidP="00F977F1">
            <w:pPr>
              <w:pStyle w:val="CopticCross"/>
            </w:pPr>
            <w:r>
              <w:t>¿</w:t>
            </w:r>
          </w:p>
        </w:tc>
        <w:tc>
          <w:tcPr>
            <w:tcW w:w="3960" w:type="dxa"/>
          </w:tcPr>
          <w:p w14:paraId="0043A25A" w14:textId="77777777" w:rsidR="00F977F1" w:rsidRPr="00006239" w:rsidRDefault="00F977F1" w:rsidP="00F977F1">
            <w:pPr>
              <w:pStyle w:val="EngHang"/>
              <w:rPr>
                <w:szCs w:val="20"/>
              </w:rPr>
            </w:pPr>
            <w:r w:rsidRPr="00006239">
              <w:t>Pray to the Lord on our behalf,</w:t>
            </w:r>
          </w:p>
          <w:p w14:paraId="3DB808AC" w14:textId="77777777" w:rsidR="00F977F1" w:rsidRPr="00006239" w:rsidRDefault="00F977F1" w:rsidP="00F977F1">
            <w:pPr>
              <w:pStyle w:val="EngHang"/>
              <w:rPr>
                <w:szCs w:val="20"/>
              </w:rPr>
            </w:pPr>
            <w:r>
              <w:t>O struggle-bearer the martyr,</w:t>
            </w:r>
          </w:p>
          <w:p w14:paraId="58318E3E" w14:textId="77777777" w:rsidR="00F977F1" w:rsidRPr="00006239" w:rsidRDefault="00F977F1" w:rsidP="00F977F1">
            <w:pPr>
              <w:pStyle w:val="EngHang"/>
              <w:rPr>
                <w:szCs w:val="20"/>
              </w:rPr>
            </w:pPr>
            <w:r w:rsidRPr="00006239">
              <w:t>My lord the prince, George,</w:t>
            </w:r>
          </w:p>
          <w:p w14:paraId="002ACDFF" w14:textId="77777777" w:rsidR="00F977F1" w:rsidRDefault="00F977F1" w:rsidP="00F977F1">
            <w:pPr>
              <w:pStyle w:val="EngHangEnd"/>
            </w:pPr>
            <w:r w:rsidRPr="00006239">
              <w:t>That He may forgive us our sins.</w:t>
            </w:r>
          </w:p>
        </w:tc>
        <w:tc>
          <w:tcPr>
            <w:tcW w:w="288" w:type="dxa"/>
          </w:tcPr>
          <w:p w14:paraId="052D7194" w14:textId="77777777" w:rsidR="00F977F1" w:rsidRDefault="00F977F1" w:rsidP="00F977F1"/>
        </w:tc>
        <w:tc>
          <w:tcPr>
            <w:tcW w:w="288" w:type="dxa"/>
          </w:tcPr>
          <w:p w14:paraId="3B6AE840" w14:textId="77777777" w:rsidR="00F977F1" w:rsidRDefault="00F977F1" w:rsidP="00F977F1">
            <w:pPr>
              <w:pStyle w:val="CopticCross"/>
            </w:pPr>
            <w:r>
              <w:t>¿</w:t>
            </w:r>
          </w:p>
        </w:tc>
        <w:tc>
          <w:tcPr>
            <w:tcW w:w="3960" w:type="dxa"/>
          </w:tcPr>
          <w:p w14:paraId="0F5CAAEB" w14:textId="77777777" w:rsidR="00F977F1" w:rsidRDefault="00F977F1" w:rsidP="00F977F1">
            <w:pPr>
              <w:pStyle w:val="CopticVersemulti-line"/>
            </w:pPr>
            <w:r>
              <w:t>Ⲧⲱⲃϩ ⲙ̀Ⲡⲟ̅ⲥ̅ ⲉϩ̀ⲣⲏⲓ ⲉϫⲱⲛ</w:t>
            </w:r>
          </w:p>
          <w:p w14:paraId="7115A786" w14:textId="77777777" w:rsidR="00F977F1" w:rsidRDefault="00F977F1" w:rsidP="00F977F1">
            <w:pPr>
              <w:pStyle w:val="CopticVersemulti-line"/>
            </w:pPr>
            <w:r>
              <w:t>ⲡⲓⲁⲑⲗⲟⲫⲟⲣⲟⲥ ⲙ̀⳥</w:t>
            </w:r>
          </w:p>
          <w:p w14:paraId="66C8BBAF" w14:textId="77777777" w:rsidR="00F977F1" w:rsidRDefault="00F977F1" w:rsidP="00F977F1">
            <w:pPr>
              <w:pStyle w:val="CopticVersemulti-line"/>
            </w:pPr>
            <w:r>
              <w:t>ⲡⲁⲟ̅ⲥ̅ ⲡ̀ⲟⲩⲣⲟ Ⲅⲉⲱⲣⲅⲓⲟⲥ</w:t>
            </w:r>
          </w:p>
          <w:p w14:paraId="3DD51A17" w14:textId="77777777" w:rsidR="00F977F1" w:rsidRDefault="00F977F1" w:rsidP="00F977F1">
            <w:pPr>
              <w:pStyle w:val="CopticVerse"/>
            </w:pPr>
            <w:r>
              <w:t>ⲛ̀ⲧⲉϥⲭⲁ ⲛⲉⲛⲛⲟⲃⲓ ⲛⲁⲛ ⲉⲃⲟⲗ.</w:t>
            </w:r>
          </w:p>
        </w:tc>
      </w:tr>
      <w:tr w:rsidR="00F977F1" w14:paraId="0FBE76DF" w14:textId="77777777" w:rsidTr="00F977F1">
        <w:trPr>
          <w:cantSplit/>
          <w:jc w:val="center"/>
        </w:trPr>
        <w:tc>
          <w:tcPr>
            <w:tcW w:w="288" w:type="dxa"/>
          </w:tcPr>
          <w:p w14:paraId="22DC698D" w14:textId="77777777" w:rsidR="00F977F1" w:rsidRDefault="00F977F1" w:rsidP="00F977F1">
            <w:pPr>
              <w:pStyle w:val="CopticCross"/>
            </w:pPr>
          </w:p>
        </w:tc>
        <w:tc>
          <w:tcPr>
            <w:tcW w:w="3960" w:type="dxa"/>
          </w:tcPr>
          <w:p w14:paraId="7CCA17BE" w14:textId="77777777" w:rsidR="00F977F1" w:rsidRPr="00006239" w:rsidRDefault="00F977F1" w:rsidP="00F977F1">
            <w:pPr>
              <w:pStyle w:val="EngHang"/>
              <w:rPr>
                <w:szCs w:val="20"/>
              </w:rPr>
            </w:pPr>
            <w:r w:rsidRPr="00006239">
              <w:t>Pray to the Lord on our behalf,</w:t>
            </w:r>
          </w:p>
          <w:p w14:paraId="6FFDC5D6" w14:textId="77777777" w:rsidR="00F977F1" w:rsidRPr="00006239" w:rsidRDefault="00F977F1" w:rsidP="00F977F1">
            <w:pPr>
              <w:pStyle w:val="EngHang"/>
              <w:rPr>
                <w:szCs w:val="20"/>
              </w:rPr>
            </w:pPr>
            <w:r w:rsidRPr="00006239">
              <w:t>Philopater Mercurius,</w:t>
            </w:r>
          </w:p>
          <w:p w14:paraId="759B9FA5" w14:textId="77777777" w:rsidR="00F977F1" w:rsidRPr="00006239" w:rsidRDefault="00F977F1" w:rsidP="00F977F1">
            <w:pPr>
              <w:pStyle w:val="EngHang"/>
              <w:rPr>
                <w:szCs w:val="20"/>
              </w:rPr>
            </w:pPr>
            <w:r>
              <w:t>Abba Me</w:t>
            </w:r>
            <w:r w:rsidRPr="00006239">
              <w:t>na and Abba Victor,</w:t>
            </w:r>
          </w:p>
          <w:p w14:paraId="6E487559" w14:textId="77777777" w:rsidR="00F977F1" w:rsidRPr="00006239" w:rsidRDefault="00F977F1" w:rsidP="00F977F1">
            <w:pPr>
              <w:pStyle w:val="EngHangEnd"/>
            </w:pPr>
            <w:r w:rsidRPr="00006239">
              <w:t>That He may forgive us our sins.</w:t>
            </w:r>
          </w:p>
        </w:tc>
        <w:tc>
          <w:tcPr>
            <w:tcW w:w="288" w:type="dxa"/>
          </w:tcPr>
          <w:p w14:paraId="6CCAD3A3" w14:textId="77777777" w:rsidR="00F977F1" w:rsidRDefault="00F977F1" w:rsidP="00F977F1"/>
        </w:tc>
        <w:tc>
          <w:tcPr>
            <w:tcW w:w="288" w:type="dxa"/>
          </w:tcPr>
          <w:p w14:paraId="3C25FB3E" w14:textId="77777777" w:rsidR="00F977F1" w:rsidRDefault="00F977F1" w:rsidP="00F977F1">
            <w:pPr>
              <w:pStyle w:val="CopticCross"/>
            </w:pPr>
          </w:p>
        </w:tc>
        <w:tc>
          <w:tcPr>
            <w:tcW w:w="3960" w:type="dxa"/>
          </w:tcPr>
          <w:p w14:paraId="18244A13" w14:textId="77777777" w:rsidR="00F977F1" w:rsidRDefault="00F977F1" w:rsidP="00F977F1">
            <w:pPr>
              <w:pStyle w:val="CopticVersemulti-line"/>
            </w:pPr>
            <w:r w:rsidRPr="00EC5CBB">
              <w:t>Ⲧⲱⲃϩ ⲙ̀Ⲡⲟ̅ⲥ̅ ⲉϩ̀ⲣⲏⲓ ⲉϫⲱⲛ</w:t>
            </w:r>
          </w:p>
          <w:p w14:paraId="433A787E" w14:textId="77777777" w:rsidR="00F977F1" w:rsidRDefault="00F977F1" w:rsidP="00F977F1">
            <w:pPr>
              <w:pStyle w:val="CopticVersemulti-line"/>
            </w:pPr>
            <w:r w:rsidRPr="00EC5CBB">
              <w:t>Ⲫⲓⲗⲟⲡⲁⲧⲏⲣ Ⲙⲉⲣⲕⲟⲩⲣⲓⲟⲥ</w:t>
            </w:r>
          </w:p>
          <w:p w14:paraId="352D5F74" w14:textId="77777777" w:rsidR="00F977F1" w:rsidRDefault="00F977F1" w:rsidP="00F977F1">
            <w:pPr>
              <w:pStyle w:val="CopticVersemulti-line"/>
            </w:pPr>
            <w:r w:rsidRPr="00EC5CBB">
              <w:t xml:space="preserve">ⲛⲉⲙ ⲁⲡⲁ Ⲙⲏⲛⲁ ⲛⲉⲙ ⲁⲡⲁ Ⲃⲓⲕⲧⲱⲣ </w:t>
            </w:r>
          </w:p>
          <w:p w14:paraId="28B3AB46" w14:textId="77777777" w:rsidR="00F977F1" w:rsidRDefault="00F977F1" w:rsidP="00F977F1">
            <w:pPr>
              <w:pStyle w:val="CopticVerse"/>
            </w:pPr>
            <w:r w:rsidRPr="00EC5CBB">
              <w:t>ⲛ̀ⲧⲉϥⲭⲁ ⲛⲉⲛⲛⲟⲃⲓ ⲛⲁⲛ ⲉⲃⲟⲗ</w:t>
            </w:r>
            <w:r>
              <w:t>.</w:t>
            </w:r>
          </w:p>
        </w:tc>
      </w:tr>
      <w:tr w:rsidR="00F977F1" w14:paraId="0503DD5A" w14:textId="77777777" w:rsidTr="00F977F1">
        <w:trPr>
          <w:cantSplit/>
          <w:jc w:val="center"/>
        </w:trPr>
        <w:tc>
          <w:tcPr>
            <w:tcW w:w="288" w:type="dxa"/>
          </w:tcPr>
          <w:p w14:paraId="18E305B5" w14:textId="77777777" w:rsidR="00F977F1" w:rsidRDefault="00F977F1" w:rsidP="00F977F1">
            <w:pPr>
              <w:pStyle w:val="CopticCross"/>
            </w:pPr>
            <w:r>
              <w:t>¿</w:t>
            </w:r>
          </w:p>
        </w:tc>
        <w:tc>
          <w:tcPr>
            <w:tcW w:w="3960" w:type="dxa"/>
          </w:tcPr>
          <w:p w14:paraId="585EA92C" w14:textId="77777777" w:rsidR="00F977F1" w:rsidRPr="00006239" w:rsidRDefault="00F977F1" w:rsidP="00F977F1">
            <w:pPr>
              <w:pStyle w:val="EngHang"/>
              <w:rPr>
                <w:szCs w:val="20"/>
              </w:rPr>
            </w:pPr>
            <w:r w:rsidRPr="00006239">
              <w:t>Pray to the Lord on our behalf,</w:t>
            </w:r>
          </w:p>
          <w:p w14:paraId="428CF492" w14:textId="77777777" w:rsidR="00F977F1" w:rsidRPr="00006239" w:rsidRDefault="00F977F1" w:rsidP="00F977F1">
            <w:pPr>
              <w:pStyle w:val="EngHang"/>
              <w:rPr>
                <w:szCs w:val="20"/>
              </w:rPr>
            </w:pPr>
            <w:r w:rsidRPr="00006239">
              <w:t>O choir of the martyrs,</w:t>
            </w:r>
          </w:p>
          <w:p w14:paraId="348F5AFC" w14:textId="77777777" w:rsidR="00F977F1" w:rsidRPr="00006239" w:rsidRDefault="00F977F1" w:rsidP="00F977F1">
            <w:pPr>
              <w:pStyle w:val="EngHang"/>
              <w:rPr>
                <w:szCs w:val="20"/>
              </w:rPr>
            </w:pPr>
            <w:r w:rsidRPr="00006239">
              <w:t>Who suffered for the sake of Christ,</w:t>
            </w:r>
          </w:p>
          <w:p w14:paraId="7AA23622" w14:textId="77777777" w:rsidR="00F977F1" w:rsidRPr="00006239" w:rsidRDefault="00F977F1" w:rsidP="00F977F1">
            <w:pPr>
              <w:pStyle w:val="EngHangEnd"/>
            </w:pPr>
            <w:r w:rsidRPr="00006239">
              <w:t>That He may forgive us our sins.</w:t>
            </w:r>
          </w:p>
        </w:tc>
        <w:tc>
          <w:tcPr>
            <w:tcW w:w="288" w:type="dxa"/>
          </w:tcPr>
          <w:p w14:paraId="3C03A638" w14:textId="77777777" w:rsidR="00F977F1" w:rsidRDefault="00F977F1" w:rsidP="00F977F1"/>
        </w:tc>
        <w:tc>
          <w:tcPr>
            <w:tcW w:w="288" w:type="dxa"/>
          </w:tcPr>
          <w:p w14:paraId="730C9386" w14:textId="77777777" w:rsidR="00F977F1" w:rsidRDefault="00F977F1" w:rsidP="00F977F1">
            <w:pPr>
              <w:pStyle w:val="CopticCross"/>
            </w:pPr>
            <w:r>
              <w:t>¿</w:t>
            </w:r>
          </w:p>
        </w:tc>
        <w:tc>
          <w:tcPr>
            <w:tcW w:w="3960" w:type="dxa"/>
          </w:tcPr>
          <w:p w14:paraId="44846C12" w14:textId="77777777" w:rsidR="00F977F1" w:rsidRDefault="00F977F1" w:rsidP="00F977F1">
            <w:pPr>
              <w:pStyle w:val="CopticVersemulti-line"/>
            </w:pPr>
            <w:r>
              <w:t>Ⲧⲱⲃϩ ⲙ̀Ⲡⲟ̅ⲥ̅ ⲉϩ̀ⲣⲏⲓ ⲉϫⲱⲛ</w:t>
            </w:r>
          </w:p>
          <w:p w14:paraId="2732DA10" w14:textId="77777777" w:rsidR="00F977F1" w:rsidRDefault="00F977F1" w:rsidP="00F977F1">
            <w:pPr>
              <w:pStyle w:val="CopticVersemulti-line"/>
            </w:pPr>
            <w:r>
              <w:t>ⲛⲓⲭⲟⲣⲟⲥ ⲛ̀ⲧⲉ ⲛⲓ⳥</w:t>
            </w:r>
          </w:p>
          <w:p w14:paraId="64E46463" w14:textId="77777777" w:rsidR="00F977F1" w:rsidRDefault="00F977F1" w:rsidP="00F977F1">
            <w:pPr>
              <w:pStyle w:val="CopticVersemulti-line"/>
            </w:pPr>
            <w:r>
              <w:t>ⲉⲧⲁⲩϣⲉⲡⲙ̀ⲕⲁϩ ⲉⲑⲃⲉ Ⲡⲭ̅ⲥ̅</w:t>
            </w:r>
          </w:p>
          <w:p w14:paraId="28EC1C3B" w14:textId="77777777" w:rsidR="00F977F1" w:rsidRDefault="00F977F1" w:rsidP="00F977F1">
            <w:pPr>
              <w:pStyle w:val="CopticVerse"/>
            </w:pPr>
            <w:r>
              <w:t>ⲛ̀ⲧⲉϥⲭⲁ ⲛⲉⲛⲛⲟⲃⲓ ⲛⲁⲛ ⲉⲃⲟⲗ.</w:t>
            </w:r>
          </w:p>
        </w:tc>
      </w:tr>
    </w:tbl>
    <w:p w14:paraId="004F77FA" w14:textId="77777777" w:rsidR="00F977F1" w:rsidRPr="00A742AC"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1F15BB66" w14:textId="77777777" w:rsidTr="00F977F1">
        <w:trPr>
          <w:cantSplit/>
          <w:jc w:val="center"/>
        </w:trPr>
        <w:tc>
          <w:tcPr>
            <w:tcW w:w="288" w:type="dxa"/>
          </w:tcPr>
          <w:p w14:paraId="03BA60BB" w14:textId="77777777" w:rsidR="00F977F1" w:rsidRDefault="00F977F1" w:rsidP="00F977F1">
            <w:pPr>
              <w:pStyle w:val="CopticCross"/>
            </w:pPr>
          </w:p>
        </w:tc>
        <w:tc>
          <w:tcPr>
            <w:tcW w:w="3960" w:type="dxa"/>
          </w:tcPr>
          <w:p w14:paraId="201D8E2C" w14:textId="77777777" w:rsidR="00F977F1" w:rsidRPr="000100FF" w:rsidRDefault="00F977F1" w:rsidP="00F977F1">
            <w:pPr>
              <w:pStyle w:val="EngHang"/>
              <w:rPr>
                <w:szCs w:val="20"/>
              </w:rPr>
            </w:pPr>
            <w:r w:rsidRPr="000100FF">
              <w:t>Pray to the Lord on our behalf,</w:t>
            </w:r>
          </w:p>
          <w:p w14:paraId="28E40497" w14:textId="77777777" w:rsidR="00F977F1" w:rsidRPr="000100FF" w:rsidRDefault="00F977F1" w:rsidP="00F977F1">
            <w:pPr>
              <w:pStyle w:val="EngHang"/>
              <w:rPr>
                <w:szCs w:val="20"/>
              </w:rPr>
            </w:pPr>
            <w:r w:rsidRPr="000100FF">
              <w:t>My lords and fathers who love their children,</w:t>
            </w:r>
          </w:p>
          <w:p w14:paraId="4E90D6E7" w14:textId="77777777" w:rsidR="00F977F1" w:rsidRPr="000100FF" w:rsidRDefault="00F977F1" w:rsidP="00F977F1">
            <w:pPr>
              <w:pStyle w:val="EngHang"/>
              <w:rPr>
                <w:szCs w:val="20"/>
              </w:rPr>
            </w:pPr>
            <w:r w:rsidRPr="000100FF">
              <w:t>Abba Antony and Abba Paul,</w:t>
            </w:r>
          </w:p>
          <w:p w14:paraId="25914D66" w14:textId="77777777" w:rsidR="00F977F1" w:rsidRDefault="00F977F1" w:rsidP="00F977F1">
            <w:pPr>
              <w:pStyle w:val="EngHangEnd"/>
            </w:pPr>
            <w:r w:rsidRPr="000100FF">
              <w:t>That He may forgive us our sins.</w:t>
            </w:r>
          </w:p>
        </w:tc>
        <w:tc>
          <w:tcPr>
            <w:tcW w:w="288" w:type="dxa"/>
          </w:tcPr>
          <w:p w14:paraId="52530C62" w14:textId="77777777" w:rsidR="00F977F1" w:rsidRDefault="00F977F1" w:rsidP="00F977F1"/>
        </w:tc>
        <w:tc>
          <w:tcPr>
            <w:tcW w:w="288" w:type="dxa"/>
          </w:tcPr>
          <w:p w14:paraId="570EECA2" w14:textId="77777777" w:rsidR="00F977F1" w:rsidRDefault="00F977F1" w:rsidP="00F977F1">
            <w:pPr>
              <w:pStyle w:val="CopticCross"/>
            </w:pPr>
          </w:p>
        </w:tc>
        <w:tc>
          <w:tcPr>
            <w:tcW w:w="3960" w:type="dxa"/>
          </w:tcPr>
          <w:p w14:paraId="7298E54E" w14:textId="77777777" w:rsidR="00F977F1" w:rsidRDefault="00F977F1" w:rsidP="00F977F1">
            <w:pPr>
              <w:pStyle w:val="CopticVersemulti-line"/>
            </w:pPr>
            <w:r w:rsidRPr="00645C3A">
              <w:t>Ⲧⲱⲃϩ ⲙ̀Ⲡⲟ̅ⲥ̅ ⲉϩ̀ⲣⲏⲓ ⲉϫⲱⲛ</w:t>
            </w:r>
          </w:p>
          <w:p w14:paraId="6EA1D519" w14:textId="77777777" w:rsidR="00F977F1" w:rsidRDefault="00F977F1" w:rsidP="00F977F1">
            <w:pPr>
              <w:pStyle w:val="CopticVersemulti-line"/>
            </w:pPr>
            <w:r w:rsidRPr="00645C3A">
              <w:t>ⲛⲁⲟ̅ⲥ̅ ⲛ̀ⲓⲟϯ ⲙ̀ⲙⲁⲓⲛⲟⲩϣⲏⲣⲓ</w:t>
            </w:r>
          </w:p>
          <w:p w14:paraId="51791259" w14:textId="77777777" w:rsidR="00F977F1" w:rsidRDefault="00F977F1" w:rsidP="00F977F1">
            <w:pPr>
              <w:pStyle w:val="CopticVersemulti-line"/>
            </w:pPr>
            <w:r w:rsidRPr="00645C3A">
              <w:t>Ⲁⲛⲧⲱⲛⲓⲟⲩⲥ ⲛⲉⲙ ⲁⲃⲃⲁ Ⲡⲁⲩⲗⲉ</w:t>
            </w:r>
          </w:p>
          <w:p w14:paraId="2CC1BA53" w14:textId="77777777" w:rsidR="00F977F1" w:rsidRDefault="00F977F1" w:rsidP="00F977F1">
            <w:pPr>
              <w:pStyle w:val="CopticVerse"/>
            </w:pPr>
            <w:r w:rsidRPr="00645C3A">
              <w:t>ⲛ̀ⲧⲉϥⲭⲁ ⲛⲉⲛⲛⲟⲃⲓ ⲛⲁⲛ ⲉⲃⲟⲗ</w:t>
            </w:r>
          </w:p>
        </w:tc>
      </w:tr>
      <w:tr w:rsidR="00F977F1" w14:paraId="7AB63FB8" w14:textId="77777777" w:rsidTr="00F977F1">
        <w:trPr>
          <w:cantSplit/>
          <w:jc w:val="center"/>
        </w:trPr>
        <w:tc>
          <w:tcPr>
            <w:tcW w:w="288" w:type="dxa"/>
          </w:tcPr>
          <w:p w14:paraId="1FC30934" w14:textId="77777777" w:rsidR="00F977F1" w:rsidRDefault="00F977F1" w:rsidP="00F977F1">
            <w:pPr>
              <w:pStyle w:val="CopticCross"/>
            </w:pPr>
            <w:r>
              <w:t>¿</w:t>
            </w:r>
          </w:p>
        </w:tc>
        <w:tc>
          <w:tcPr>
            <w:tcW w:w="3960" w:type="dxa"/>
          </w:tcPr>
          <w:p w14:paraId="1844DEDE" w14:textId="77777777" w:rsidR="00F977F1" w:rsidRPr="000100FF" w:rsidRDefault="00F977F1" w:rsidP="00F977F1">
            <w:pPr>
              <w:pStyle w:val="EngHang"/>
              <w:rPr>
                <w:szCs w:val="20"/>
              </w:rPr>
            </w:pPr>
            <w:r w:rsidRPr="000100FF">
              <w:t>Pray to the Lord on our behalf,</w:t>
            </w:r>
          </w:p>
          <w:p w14:paraId="2526AF5C" w14:textId="77777777" w:rsidR="00F977F1" w:rsidRPr="000100FF" w:rsidRDefault="00F977F1" w:rsidP="00F977F1">
            <w:pPr>
              <w:pStyle w:val="EngHang"/>
              <w:rPr>
                <w:szCs w:val="20"/>
              </w:rPr>
            </w:pPr>
            <w:r w:rsidRPr="000100FF">
              <w:t>O three saints, Abba Macarii,</w:t>
            </w:r>
          </w:p>
          <w:p w14:paraId="5822258D" w14:textId="77777777" w:rsidR="00F977F1" w:rsidRPr="000100FF" w:rsidRDefault="00F977F1" w:rsidP="00F977F1">
            <w:pPr>
              <w:pStyle w:val="EngHang"/>
              <w:rPr>
                <w:szCs w:val="20"/>
              </w:rPr>
            </w:pPr>
            <w:r w:rsidRPr="000100FF">
              <w:t>And their children, the cross-bearers,</w:t>
            </w:r>
          </w:p>
          <w:p w14:paraId="310776DA" w14:textId="77777777" w:rsidR="00F977F1" w:rsidRPr="000100FF" w:rsidRDefault="00F977F1" w:rsidP="00F977F1">
            <w:pPr>
              <w:pStyle w:val="EngHangEnd"/>
              <w:rPr>
                <w:szCs w:val="20"/>
              </w:rPr>
            </w:pPr>
            <w:r w:rsidRPr="000100FF">
              <w:t>That He may forgive us our sins.</w:t>
            </w:r>
          </w:p>
        </w:tc>
        <w:tc>
          <w:tcPr>
            <w:tcW w:w="288" w:type="dxa"/>
          </w:tcPr>
          <w:p w14:paraId="066760DE" w14:textId="77777777" w:rsidR="00F977F1" w:rsidRDefault="00F977F1" w:rsidP="00F977F1"/>
        </w:tc>
        <w:tc>
          <w:tcPr>
            <w:tcW w:w="288" w:type="dxa"/>
          </w:tcPr>
          <w:p w14:paraId="46FBC5B1" w14:textId="77777777" w:rsidR="00F977F1" w:rsidRDefault="00F977F1" w:rsidP="00F977F1">
            <w:pPr>
              <w:pStyle w:val="CopticCross"/>
            </w:pPr>
            <w:r>
              <w:t>¿</w:t>
            </w:r>
          </w:p>
        </w:tc>
        <w:tc>
          <w:tcPr>
            <w:tcW w:w="3960" w:type="dxa"/>
          </w:tcPr>
          <w:p w14:paraId="43DBF51C" w14:textId="77777777" w:rsidR="00F977F1" w:rsidRDefault="00F977F1" w:rsidP="00F977F1">
            <w:pPr>
              <w:pStyle w:val="CopticVersemulti-line"/>
            </w:pPr>
            <w:r w:rsidRPr="00645C3A">
              <w:t>Ⲧⲱⲃϩ ⲙ̀Ⲡⲟ̅ⲥ̅ ⲉϩ̀ⲣⲏⲓ ⲉϫⲱⲛ</w:t>
            </w:r>
          </w:p>
          <w:p w14:paraId="68571CE5" w14:textId="77777777" w:rsidR="00F977F1" w:rsidRDefault="00F977F1" w:rsidP="00F977F1">
            <w:pPr>
              <w:pStyle w:val="CopticVersemulti-line"/>
            </w:pPr>
            <w:r w:rsidRPr="00645C3A">
              <w:t>ⲡⲓⲅ̅ ⲉⲑ̅ⲩ̅ ⲁⲃⲃⲁ Ⲙⲁⲕⲁⲣⲓ</w:t>
            </w:r>
          </w:p>
          <w:p w14:paraId="70FC6258" w14:textId="77777777" w:rsidR="00F977F1" w:rsidRDefault="00F977F1" w:rsidP="00F977F1">
            <w:pPr>
              <w:pStyle w:val="CopticVersemulti-line"/>
            </w:pPr>
            <w:r w:rsidRPr="00645C3A">
              <w:t>ⲛⲉⲙ ⲛⲟⲩϣⲏⲣⲓ ⲛ̀ⲥⲧⲁⲩⲣⲟⲫⲟⲣⲟⲥ</w:t>
            </w:r>
          </w:p>
          <w:p w14:paraId="1D55AC0D" w14:textId="77777777" w:rsidR="00F977F1" w:rsidRDefault="00F977F1" w:rsidP="00F977F1">
            <w:pPr>
              <w:pStyle w:val="CopticVerse"/>
            </w:pPr>
            <w:r w:rsidRPr="00645C3A">
              <w:t>ⲛ̀ⲧⲉϥⲭⲁ ⲛⲉⲛⲛⲟⲃⲓ ⲛⲁⲛ ⲉⲃⲟⲗ</w:t>
            </w:r>
          </w:p>
        </w:tc>
      </w:tr>
      <w:tr w:rsidR="00F977F1" w14:paraId="437FD1CF" w14:textId="77777777" w:rsidTr="00F977F1">
        <w:trPr>
          <w:cantSplit/>
          <w:jc w:val="center"/>
        </w:trPr>
        <w:tc>
          <w:tcPr>
            <w:tcW w:w="288" w:type="dxa"/>
          </w:tcPr>
          <w:p w14:paraId="3CB75D3F" w14:textId="77777777" w:rsidR="00F977F1" w:rsidRDefault="00F977F1" w:rsidP="00F977F1">
            <w:pPr>
              <w:pStyle w:val="CopticCross"/>
            </w:pPr>
          </w:p>
        </w:tc>
        <w:tc>
          <w:tcPr>
            <w:tcW w:w="3960" w:type="dxa"/>
          </w:tcPr>
          <w:p w14:paraId="618106D6" w14:textId="77777777" w:rsidR="00F977F1" w:rsidRPr="000100FF" w:rsidRDefault="00F977F1" w:rsidP="00F977F1">
            <w:pPr>
              <w:pStyle w:val="EngHang"/>
              <w:rPr>
                <w:szCs w:val="20"/>
              </w:rPr>
            </w:pPr>
            <w:r w:rsidRPr="000100FF">
              <w:t>Pray to the Lord on our behalf,</w:t>
            </w:r>
          </w:p>
          <w:p w14:paraId="2DF02E7D" w14:textId="77777777" w:rsidR="00F977F1" w:rsidRPr="000100FF" w:rsidRDefault="00F977F1" w:rsidP="00F977F1">
            <w:pPr>
              <w:pStyle w:val="EngHang"/>
              <w:rPr>
                <w:szCs w:val="20"/>
              </w:rPr>
            </w:pPr>
            <w:r w:rsidRPr="000100FF">
              <w:t>My lords and fathers the hegoumens,</w:t>
            </w:r>
          </w:p>
          <w:p w14:paraId="723436B7" w14:textId="77777777" w:rsidR="00F977F1" w:rsidRPr="000100FF" w:rsidRDefault="00F977F1" w:rsidP="00F977F1">
            <w:pPr>
              <w:pStyle w:val="EngHang"/>
              <w:rPr>
                <w:szCs w:val="20"/>
              </w:rPr>
            </w:pPr>
            <w:r w:rsidRPr="000100FF">
              <w:t>Abba John and Abba Daniel,</w:t>
            </w:r>
          </w:p>
          <w:p w14:paraId="58240B5B" w14:textId="77777777" w:rsidR="00F977F1" w:rsidRPr="000100FF" w:rsidRDefault="00F977F1" w:rsidP="00F977F1">
            <w:pPr>
              <w:pStyle w:val="EngHangEnd"/>
              <w:rPr>
                <w:szCs w:val="20"/>
              </w:rPr>
            </w:pPr>
            <w:r w:rsidRPr="000100FF">
              <w:t>That He may forgive us our sins.</w:t>
            </w:r>
          </w:p>
        </w:tc>
        <w:tc>
          <w:tcPr>
            <w:tcW w:w="288" w:type="dxa"/>
          </w:tcPr>
          <w:p w14:paraId="79D48C14" w14:textId="77777777" w:rsidR="00F977F1" w:rsidRDefault="00F977F1" w:rsidP="00F977F1"/>
        </w:tc>
        <w:tc>
          <w:tcPr>
            <w:tcW w:w="288" w:type="dxa"/>
          </w:tcPr>
          <w:p w14:paraId="6A0EDC4A" w14:textId="77777777" w:rsidR="00F977F1" w:rsidRDefault="00F977F1" w:rsidP="00F977F1">
            <w:pPr>
              <w:pStyle w:val="CopticCross"/>
            </w:pPr>
          </w:p>
        </w:tc>
        <w:tc>
          <w:tcPr>
            <w:tcW w:w="3960" w:type="dxa"/>
          </w:tcPr>
          <w:p w14:paraId="5725FAFE" w14:textId="77777777" w:rsidR="00F977F1" w:rsidRDefault="00F977F1" w:rsidP="00F977F1">
            <w:pPr>
              <w:pStyle w:val="CopticVersemulti-line"/>
            </w:pPr>
            <w:r w:rsidRPr="00645C3A">
              <w:t>Ⲧⲱⲃϩ ⲙ̀Ⲡⲟ̅ⲥ̅ ⲉϩ̀ⲣⲏⲓ ⲉϫⲱⲛ</w:t>
            </w:r>
          </w:p>
          <w:p w14:paraId="671AC2A1" w14:textId="77777777" w:rsidR="00F977F1" w:rsidRDefault="00F977F1" w:rsidP="00F977F1">
            <w:pPr>
              <w:pStyle w:val="CopticVersemulti-line"/>
            </w:pPr>
            <w:r w:rsidRPr="00645C3A">
              <w:t>ⲛ̀ⲁⲟ̅ⲥ̅ ⲛ̀ⲓⲟϯ ⲛ̀ϩⲏⲅⲟⲩⲙⲉⲛⲟⲥ</w:t>
            </w:r>
          </w:p>
          <w:p w14:paraId="08A98AF6" w14:textId="77777777" w:rsidR="00F977F1" w:rsidRDefault="00F977F1" w:rsidP="00F977F1">
            <w:pPr>
              <w:pStyle w:val="CopticVersemulti-line"/>
            </w:pPr>
            <w:r w:rsidRPr="00645C3A">
              <w:t>ⲁⲃⲃⲁ Ⲓⲱ̅ⲁ̅ ⲛⲉⲙ ⲁⲃⲃⲁ Ⲇⲁⲛⲓⲏⲗ</w:t>
            </w:r>
          </w:p>
          <w:p w14:paraId="6B44A521" w14:textId="77777777" w:rsidR="00F977F1" w:rsidRDefault="00F977F1" w:rsidP="00F977F1">
            <w:pPr>
              <w:pStyle w:val="CopticVerse"/>
            </w:pPr>
            <w:r w:rsidRPr="00645C3A">
              <w:t>ⲛ</w:t>
            </w:r>
            <w:r>
              <w:t>̀</w:t>
            </w:r>
            <w:r w:rsidRPr="00645C3A">
              <w:t>ⲧⲉϥⲭⲁ ⲛⲉⲛⲛⲟⲃⲓ ⲛⲁⲛ ⲉⲃⲟⲗ</w:t>
            </w:r>
          </w:p>
        </w:tc>
      </w:tr>
      <w:tr w:rsidR="00F977F1" w14:paraId="2BE7190F" w14:textId="77777777" w:rsidTr="00F977F1">
        <w:trPr>
          <w:cantSplit/>
          <w:jc w:val="center"/>
        </w:trPr>
        <w:tc>
          <w:tcPr>
            <w:tcW w:w="288" w:type="dxa"/>
          </w:tcPr>
          <w:p w14:paraId="19A0BE8E" w14:textId="77777777" w:rsidR="00F977F1" w:rsidRDefault="00F977F1" w:rsidP="00F977F1">
            <w:pPr>
              <w:pStyle w:val="CopticCross"/>
            </w:pPr>
            <w:r>
              <w:t>¿</w:t>
            </w:r>
          </w:p>
        </w:tc>
        <w:tc>
          <w:tcPr>
            <w:tcW w:w="3960" w:type="dxa"/>
          </w:tcPr>
          <w:p w14:paraId="46BB0495" w14:textId="77777777" w:rsidR="00F977F1" w:rsidRPr="000100FF" w:rsidRDefault="00F977F1" w:rsidP="00F977F1">
            <w:pPr>
              <w:pStyle w:val="EngHang"/>
              <w:rPr>
                <w:szCs w:val="20"/>
              </w:rPr>
            </w:pPr>
            <w:r w:rsidRPr="000100FF">
              <w:t>Pray to the Lord on our behalf,</w:t>
            </w:r>
          </w:p>
          <w:p w14:paraId="0FABAE69" w14:textId="77777777" w:rsidR="00F977F1" w:rsidRPr="000100FF" w:rsidRDefault="00F977F1" w:rsidP="00F977F1">
            <w:pPr>
              <w:pStyle w:val="EngHang"/>
              <w:rPr>
                <w:szCs w:val="20"/>
              </w:rPr>
            </w:pPr>
            <w:r w:rsidRPr="000100FF">
              <w:t>My lords and fathers who love their children,</w:t>
            </w:r>
          </w:p>
          <w:p w14:paraId="484EA34C" w14:textId="77777777" w:rsidR="00F977F1" w:rsidRPr="000100FF" w:rsidRDefault="00F977F1" w:rsidP="00F977F1">
            <w:pPr>
              <w:pStyle w:val="EngHang"/>
              <w:rPr>
                <w:szCs w:val="20"/>
              </w:rPr>
            </w:pPr>
            <w:r w:rsidRPr="000100FF">
              <w:t>Abba Pishoi and Abba Paul,</w:t>
            </w:r>
          </w:p>
          <w:p w14:paraId="0BDB7A72" w14:textId="77777777" w:rsidR="00F977F1" w:rsidRPr="000100FF" w:rsidRDefault="00F977F1" w:rsidP="00F977F1">
            <w:pPr>
              <w:pStyle w:val="EngHangEnd"/>
              <w:rPr>
                <w:szCs w:val="20"/>
              </w:rPr>
            </w:pPr>
            <w:r w:rsidRPr="000100FF">
              <w:t>That He may forgive us our sins.</w:t>
            </w:r>
          </w:p>
        </w:tc>
        <w:tc>
          <w:tcPr>
            <w:tcW w:w="288" w:type="dxa"/>
          </w:tcPr>
          <w:p w14:paraId="7DF5271A" w14:textId="77777777" w:rsidR="00F977F1" w:rsidRDefault="00F977F1" w:rsidP="00F977F1"/>
        </w:tc>
        <w:tc>
          <w:tcPr>
            <w:tcW w:w="288" w:type="dxa"/>
          </w:tcPr>
          <w:p w14:paraId="40E9F96C" w14:textId="77777777" w:rsidR="00F977F1" w:rsidRDefault="00F977F1" w:rsidP="00F977F1">
            <w:pPr>
              <w:pStyle w:val="CopticCross"/>
            </w:pPr>
            <w:r>
              <w:t>¿</w:t>
            </w:r>
          </w:p>
        </w:tc>
        <w:tc>
          <w:tcPr>
            <w:tcW w:w="3960" w:type="dxa"/>
          </w:tcPr>
          <w:p w14:paraId="6B126A24" w14:textId="77777777" w:rsidR="00F977F1" w:rsidRDefault="00F977F1" w:rsidP="00F977F1">
            <w:pPr>
              <w:pStyle w:val="CopticVersemulti-line"/>
            </w:pPr>
            <w:r w:rsidRPr="00645C3A">
              <w:t>Ⲧⲱⲃϩ ⲙ̀Ⲡⲟ̅ⲥ̅ ⲉϩ̀ⲣⲏⲓ ⲉϫⲱⲛ</w:t>
            </w:r>
          </w:p>
          <w:p w14:paraId="3C7ED2FA" w14:textId="77777777" w:rsidR="00F977F1" w:rsidRDefault="00F977F1" w:rsidP="00F977F1">
            <w:pPr>
              <w:pStyle w:val="CopticVersemulti-line"/>
            </w:pPr>
            <w:r w:rsidRPr="00645C3A">
              <w:t>ⲛⲁⲟ̅ⲥ̅ ⲛ̀ⲓⲟϯ ⲙ̀ⲙⲁⲓⲛⲟⲩϣⲏⲣⲓ</w:t>
            </w:r>
          </w:p>
          <w:p w14:paraId="687089E0" w14:textId="77777777" w:rsidR="00F977F1" w:rsidRDefault="00F977F1" w:rsidP="00F977F1">
            <w:pPr>
              <w:pStyle w:val="CopticVersemulti-line"/>
            </w:pPr>
            <w:r w:rsidRPr="00645C3A">
              <w:t>ⲁⲃⲃⲁ Ⲡⲓϣⲱⲓ ⲛⲉⲙ ⲁⲃⲃⲁ Ⲡⲁⲩⲗⲉ</w:t>
            </w:r>
          </w:p>
          <w:p w14:paraId="40663409" w14:textId="77777777" w:rsidR="00F977F1" w:rsidRDefault="00F977F1" w:rsidP="00F977F1">
            <w:pPr>
              <w:pStyle w:val="CopticVerse"/>
            </w:pPr>
            <w:r w:rsidRPr="00645C3A">
              <w:t>ⲛ̀ⲧⲉϥⲭⲁ ⲛⲉⲛⲛⲟⲃⲓ ⲛⲁⲛ ⲉⲃⲟⲗ</w:t>
            </w:r>
          </w:p>
        </w:tc>
      </w:tr>
      <w:tr w:rsidR="00F977F1" w14:paraId="4455FE3A" w14:textId="77777777" w:rsidTr="00F977F1">
        <w:trPr>
          <w:cantSplit/>
          <w:jc w:val="center"/>
        </w:trPr>
        <w:tc>
          <w:tcPr>
            <w:tcW w:w="288" w:type="dxa"/>
          </w:tcPr>
          <w:p w14:paraId="5BB91B7B" w14:textId="77777777" w:rsidR="00F977F1" w:rsidRDefault="00F977F1" w:rsidP="00F977F1">
            <w:pPr>
              <w:pStyle w:val="CopticCross"/>
            </w:pPr>
          </w:p>
        </w:tc>
        <w:tc>
          <w:tcPr>
            <w:tcW w:w="3960" w:type="dxa"/>
          </w:tcPr>
          <w:p w14:paraId="67601F03" w14:textId="77777777" w:rsidR="00F977F1" w:rsidRPr="000100FF" w:rsidRDefault="00F977F1" w:rsidP="00F977F1">
            <w:pPr>
              <w:pStyle w:val="EngHang"/>
              <w:rPr>
                <w:szCs w:val="20"/>
              </w:rPr>
            </w:pPr>
            <w:r w:rsidRPr="000100FF">
              <w:t>Pray to the Lord on our behalf,</w:t>
            </w:r>
          </w:p>
          <w:p w14:paraId="6D92B46B" w14:textId="77777777" w:rsidR="00F977F1" w:rsidRPr="000100FF" w:rsidRDefault="00F977F1" w:rsidP="00F977F1">
            <w:pPr>
              <w:pStyle w:val="EngHang"/>
              <w:rPr>
                <w:szCs w:val="20"/>
              </w:rPr>
            </w:pPr>
            <w:r w:rsidRPr="000100FF">
              <w:t>O strong saint, Abba Moses,</w:t>
            </w:r>
          </w:p>
          <w:p w14:paraId="30205027" w14:textId="77777777" w:rsidR="00F977F1" w:rsidRPr="000100FF" w:rsidRDefault="00F977F1" w:rsidP="00F977F1">
            <w:pPr>
              <w:pStyle w:val="EngHang"/>
              <w:rPr>
                <w:szCs w:val="20"/>
              </w:rPr>
            </w:pPr>
            <w:r w:rsidRPr="000100FF">
              <w:t>And John Kama,</w:t>
            </w:r>
          </w:p>
          <w:p w14:paraId="62AFB591" w14:textId="77777777" w:rsidR="00F977F1" w:rsidRDefault="00F977F1" w:rsidP="00F977F1">
            <w:pPr>
              <w:pStyle w:val="EngHangEnd"/>
            </w:pPr>
            <w:r w:rsidRPr="000100FF">
              <w:t>That He may forgive us our sins.</w:t>
            </w:r>
          </w:p>
        </w:tc>
        <w:tc>
          <w:tcPr>
            <w:tcW w:w="288" w:type="dxa"/>
          </w:tcPr>
          <w:p w14:paraId="09D56DDF" w14:textId="77777777" w:rsidR="00F977F1" w:rsidRDefault="00F977F1" w:rsidP="00F977F1"/>
        </w:tc>
        <w:tc>
          <w:tcPr>
            <w:tcW w:w="288" w:type="dxa"/>
          </w:tcPr>
          <w:p w14:paraId="5BE4B098" w14:textId="77777777" w:rsidR="00F977F1" w:rsidRDefault="00F977F1" w:rsidP="00F977F1">
            <w:pPr>
              <w:pStyle w:val="CopticCross"/>
            </w:pPr>
          </w:p>
        </w:tc>
        <w:tc>
          <w:tcPr>
            <w:tcW w:w="3960" w:type="dxa"/>
          </w:tcPr>
          <w:p w14:paraId="6F5793FA" w14:textId="77777777" w:rsidR="00F977F1" w:rsidRDefault="00F977F1" w:rsidP="00F977F1">
            <w:pPr>
              <w:pStyle w:val="CopticVersemulti-line"/>
            </w:pPr>
            <w:r>
              <w:t>Ⲧⲱⲃϩ ⲙ̀Ⲡⲟ̅ⲥ̅ ⲉϩ̀ⲣⲏⲓ</w:t>
            </w:r>
          </w:p>
          <w:p w14:paraId="0DD4D915" w14:textId="77777777" w:rsidR="00F977F1" w:rsidRDefault="00F977F1" w:rsidP="00F977F1">
            <w:pPr>
              <w:pStyle w:val="CopticVersemulti-line"/>
            </w:pPr>
            <w:r>
              <w:t>ⲉϫⲱⲛ ⲡⲓϫⲱⲣⲓ ⲉ̅ⲑ̅ⲩ ⲁⲃⲃⲁ Ⲙⲱⲥⲏ</w:t>
            </w:r>
          </w:p>
          <w:p w14:paraId="3998A676" w14:textId="77777777" w:rsidR="00F977F1" w:rsidRDefault="00F977F1" w:rsidP="00F977F1">
            <w:pPr>
              <w:pStyle w:val="CopticVersemulti-line"/>
            </w:pPr>
            <w:r>
              <w:t>ⲛⲉⲙ Ⲓⲱ̅ⲁ̅ ⲡⲓⲭⲁⲙⲏ</w:t>
            </w:r>
          </w:p>
          <w:p w14:paraId="3036E0AC" w14:textId="77777777" w:rsidR="00F977F1" w:rsidRDefault="00F977F1" w:rsidP="00F977F1">
            <w:pPr>
              <w:pStyle w:val="CopticVerse"/>
            </w:pPr>
            <w:r>
              <w:t>ⲛ̀ⲧⲉϥⲭⲁ ⲛⲉⲛⲛⲟⲃⲓ ⲛⲁⲛ ⲉⲃⲟⲗ</w:t>
            </w:r>
          </w:p>
        </w:tc>
      </w:tr>
      <w:tr w:rsidR="00F977F1" w14:paraId="430F9A23" w14:textId="77777777" w:rsidTr="00F977F1">
        <w:trPr>
          <w:cantSplit/>
          <w:jc w:val="center"/>
        </w:trPr>
        <w:tc>
          <w:tcPr>
            <w:tcW w:w="288" w:type="dxa"/>
          </w:tcPr>
          <w:p w14:paraId="3206C572" w14:textId="77777777" w:rsidR="00F977F1" w:rsidRDefault="00F977F1" w:rsidP="00F977F1">
            <w:pPr>
              <w:pStyle w:val="CopticCross"/>
            </w:pPr>
            <w:r>
              <w:t>¿</w:t>
            </w:r>
          </w:p>
        </w:tc>
        <w:tc>
          <w:tcPr>
            <w:tcW w:w="3960" w:type="dxa"/>
          </w:tcPr>
          <w:p w14:paraId="48D1801A" w14:textId="77777777" w:rsidR="00F977F1" w:rsidRPr="000100FF" w:rsidRDefault="00F977F1" w:rsidP="00F977F1">
            <w:pPr>
              <w:pStyle w:val="EngHang"/>
              <w:rPr>
                <w:szCs w:val="20"/>
              </w:rPr>
            </w:pPr>
            <w:r w:rsidRPr="000100FF">
              <w:t>Pray to the Lord on our behalf,</w:t>
            </w:r>
          </w:p>
          <w:p w14:paraId="282C4F8C" w14:textId="77777777" w:rsidR="00F977F1" w:rsidRPr="000100FF" w:rsidRDefault="00F977F1" w:rsidP="00F977F1">
            <w:pPr>
              <w:pStyle w:val="EngHang"/>
              <w:rPr>
                <w:szCs w:val="20"/>
              </w:rPr>
            </w:pPr>
            <w:r w:rsidRPr="000100FF">
              <w:t>Abba Pachom of the Koinonia,</w:t>
            </w:r>
          </w:p>
          <w:p w14:paraId="46F46921" w14:textId="77777777" w:rsidR="00F977F1" w:rsidRPr="000100FF" w:rsidRDefault="00F977F1" w:rsidP="00F977F1">
            <w:pPr>
              <w:pStyle w:val="EngHang"/>
              <w:rPr>
                <w:szCs w:val="20"/>
              </w:rPr>
            </w:pPr>
            <w:r w:rsidRPr="000100FF">
              <w:t>And his disciple Theodorus,</w:t>
            </w:r>
          </w:p>
          <w:p w14:paraId="2971E477" w14:textId="77777777" w:rsidR="00F977F1" w:rsidRDefault="00F977F1" w:rsidP="00F977F1">
            <w:pPr>
              <w:pStyle w:val="EngHangEnd"/>
            </w:pPr>
            <w:r w:rsidRPr="000100FF">
              <w:t>That He may forgive us our sins.</w:t>
            </w:r>
          </w:p>
        </w:tc>
        <w:tc>
          <w:tcPr>
            <w:tcW w:w="288" w:type="dxa"/>
          </w:tcPr>
          <w:p w14:paraId="11567C08" w14:textId="77777777" w:rsidR="00F977F1" w:rsidRDefault="00F977F1" w:rsidP="00F977F1"/>
        </w:tc>
        <w:tc>
          <w:tcPr>
            <w:tcW w:w="288" w:type="dxa"/>
          </w:tcPr>
          <w:p w14:paraId="3DE0E75E" w14:textId="77777777" w:rsidR="00F977F1" w:rsidRDefault="00F977F1" w:rsidP="00F977F1">
            <w:pPr>
              <w:pStyle w:val="CopticCross"/>
            </w:pPr>
            <w:r>
              <w:t>¿</w:t>
            </w:r>
          </w:p>
        </w:tc>
        <w:tc>
          <w:tcPr>
            <w:tcW w:w="3960" w:type="dxa"/>
          </w:tcPr>
          <w:p w14:paraId="7818DE48" w14:textId="77777777" w:rsidR="00F977F1" w:rsidRDefault="00F977F1" w:rsidP="00F977F1">
            <w:pPr>
              <w:pStyle w:val="CopticVersemulti-line"/>
            </w:pPr>
            <w:r w:rsidRPr="00645C3A">
              <w:t>Ⲧⲱⲃϩ ⲙ̀Ⲡⲟ̅ⲥ̅ ⲉϩ̀ⲣⲏⲓ ⲉϫⲱⲛ</w:t>
            </w:r>
          </w:p>
          <w:p w14:paraId="6D1467E4" w14:textId="77777777" w:rsidR="00F977F1" w:rsidRDefault="00F977F1" w:rsidP="00F977F1">
            <w:pPr>
              <w:pStyle w:val="CopticVersemulti-line"/>
            </w:pPr>
            <w:r w:rsidRPr="00645C3A">
              <w:t>ⲁⲃⲃⲁ Ⲡⲁϧⲱⲙ ⲫⲁ ϯⲕⲟⲓⲛⲱⲛⲓⲁ</w:t>
            </w:r>
          </w:p>
          <w:p w14:paraId="42E279DC" w14:textId="77777777" w:rsidR="00F977F1" w:rsidRDefault="00F977F1" w:rsidP="00F977F1">
            <w:pPr>
              <w:pStyle w:val="CopticVersemulti-line"/>
            </w:pPr>
            <w:r w:rsidRPr="00645C3A">
              <w:t>ⲛⲉⲙ Ⲑⲉⲟⲇⲱⲣⲟⲥ ⲡⲉϥⲙⲁⲑⲏⲧⲏⲥ</w:t>
            </w:r>
          </w:p>
          <w:p w14:paraId="0569B349" w14:textId="77777777" w:rsidR="00F977F1" w:rsidRDefault="00F977F1" w:rsidP="00F977F1">
            <w:pPr>
              <w:pStyle w:val="CopticVerse"/>
            </w:pPr>
            <w:r w:rsidRPr="00645C3A">
              <w:t>ⲛ̀ⲧⲉϥⲭⲁ ⲛⲉⲛⲛⲟⲃⲓ ⲛⲁⲛ ⲉⲃⲟⲗ</w:t>
            </w:r>
          </w:p>
        </w:tc>
      </w:tr>
      <w:tr w:rsidR="00F977F1" w14:paraId="771B2C8C" w14:textId="77777777" w:rsidTr="00F977F1">
        <w:trPr>
          <w:cantSplit/>
          <w:jc w:val="center"/>
        </w:trPr>
        <w:tc>
          <w:tcPr>
            <w:tcW w:w="288" w:type="dxa"/>
          </w:tcPr>
          <w:p w14:paraId="48990768" w14:textId="77777777" w:rsidR="00F977F1" w:rsidRDefault="00F977F1" w:rsidP="00F977F1">
            <w:pPr>
              <w:pStyle w:val="CopticCross"/>
            </w:pPr>
          </w:p>
        </w:tc>
        <w:tc>
          <w:tcPr>
            <w:tcW w:w="3960" w:type="dxa"/>
          </w:tcPr>
          <w:p w14:paraId="31BE00B1" w14:textId="77777777" w:rsidR="00F977F1" w:rsidRPr="000100FF" w:rsidRDefault="00F977F1" w:rsidP="00F977F1">
            <w:pPr>
              <w:pStyle w:val="EngHang"/>
              <w:rPr>
                <w:szCs w:val="20"/>
              </w:rPr>
            </w:pPr>
            <w:r w:rsidRPr="000100FF">
              <w:t>Pray to the Lord on our behalf,</w:t>
            </w:r>
          </w:p>
          <w:p w14:paraId="612D4CF5" w14:textId="77777777" w:rsidR="00F977F1" w:rsidRPr="000100FF" w:rsidRDefault="00F977F1" w:rsidP="00F977F1">
            <w:pPr>
              <w:pStyle w:val="EngHang"/>
              <w:rPr>
                <w:szCs w:val="20"/>
              </w:rPr>
            </w:pPr>
            <w:r w:rsidRPr="000100FF">
              <w:t>Abba Shenute the Archmandrite,</w:t>
            </w:r>
          </w:p>
          <w:p w14:paraId="21EE37DC" w14:textId="77777777" w:rsidR="00F977F1" w:rsidRPr="000100FF" w:rsidRDefault="00F977F1" w:rsidP="00F977F1">
            <w:pPr>
              <w:pStyle w:val="EngHang"/>
              <w:rPr>
                <w:szCs w:val="20"/>
              </w:rPr>
            </w:pPr>
            <w:r w:rsidRPr="000100FF">
              <w:t xml:space="preserve">And his disciple Abba Wisa, </w:t>
            </w:r>
          </w:p>
          <w:p w14:paraId="4AE1B921" w14:textId="77777777" w:rsidR="00F977F1" w:rsidRPr="000100FF" w:rsidRDefault="00F977F1" w:rsidP="00F977F1">
            <w:pPr>
              <w:pStyle w:val="EngHangEnd"/>
              <w:rPr>
                <w:szCs w:val="20"/>
              </w:rPr>
            </w:pPr>
            <w:r w:rsidRPr="000100FF">
              <w:t>That He may forgive us our sins.</w:t>
            </w:r>
          </w:p>
        </w:tc>
        <w:tc>
          <w:tcPr>
            <w:tcW w:w="288" w:type="dxa"/>
          </w:tcPr>
          <w:p w14:paraId="50880865" w14:textId="77777777" w:rsidR="00F977F1" w:rsidRDefault="00F977F1" w:rsidP="00F977F1"/>
        </w:tc>
        <w:tc>
          <w:tcPr>
            <w:tcW w:w="288" w:type="dxa"/>
          </w:tcPr>
          <w:p w14:paraId="0DB6E9A1" w14:textId="77777777" w:rsidR="00F977F1" w:rsidRDefault="00F977F1" w:rsidP="00F977F1">
            <w:pPr>
              <w:pStyle w:val="CopticCross"/>
            </w:pPr>
          </w:p>
        </w:tc>
        <w:tc>
          <w:tcPr>
            <w:tcW w:w="3960" w:type="dxa"/>
          </w:tcPr>
          <w:p w14:paraId="3D2D7E49" w14:textId="77777777" w:rsidR="00F977F1" w:rsidRDefault="00F977F1" w:rsidP="00F977F1">
            <w:pPr>
              <w:pStyle w:val="CopticVersemulti-line"/>
            </w:pPr>
            <w:r w:rsidRPr="00645C3A">
              <w:t>Ⲧⲱⲃϩ ⲙ̀Ⲡⲟ̅ⲥ̅ ⲉϩ̀ⲣⲏⲓ ⲉϫⲱⲛ</w:t>
            </w:r>
          </w:p>
          <w:p w14:paraId="15528439" w14:textId="77777777" w:rsidR="00F977F1" w:rsidRDefault="00F977F1" w:rsidP="00F977F1">
            <w:pPr>
              <w:pStyle w:val="CopticVersemulti-line"/>
            </w:pPr>
            <w:r w:rsidRPr="00645C3A">
              <w:t>ⲁⲃⲃⲁ Ϣⲉⲛⲟⲩϯ ⲡⲓⲁⲣⲭⲏⲙⲁⲛⲇⲣⲓⲧⲏⲥ</w:t>
            </w:r>
          </w:p>
          <w:p w14:paraId="19A7400C" w14:textId="77777777" w:rsidR="00F977F1" w:rsidRDefault="00F977F1" w:rsidP="00F977F1">
            <w:pPr>
              <w:pStyle w:val="CopticVersemulti-line"/>
            </w:pPr>
            <w:r w:rsidRPr="00645C3A">
              <w:t>ⲛⲉⲙ ⲁⲃⲃⲁ Ⲃⲏⲥⲁ ⲡⲉϥⲙⲁⲑⲏⲧⲏⲥ</w:t>
            </w:r>
          </w:p>
          <w:p w14:paraId="4050CED2" w14:textId="77777777" w:rsidR="00F977F1" w:rsidRDefault="00F977F1" w:rsidP="00F977F1">
            <w:pPr>
              <w:pStyle w:val="CopticVerse"/>
            </w:pPr>
            <w:r w:rsidRPr="00645C3A">
              <w:t>ⲛ̀ⲧⲉϥⲭⲁ ⲛⲉⲛⲛⲟⲃⲓ ⲛⲁⲛ ⲉⲃⲟⲗ</w:t>
            </w:r>
          </w:p>
        </w:tc>
      </w:tr>
      <w:tr w:rsidR="00F977F1" w14:paraId="27D146B5" w14:textId="77777777" w:rsidTr="00F977F1">
        <w:trPr>
          <w:cantSplit/>
          <w:jc w:val="center"/>
        </w:trPr>
        <w:tc>
          <w:tcPr>
            <w:tcW w:w="288" w:type="dxa"/>
          </w:tcPr>
          <w:p w14:paraId="6888E407" w14:textId="77777777" w:rsidR="00F977F1" w:rsidRDefault="00F977F1" w:rsidP="00F977F1">
            <w:pPr>
              <w:pStyle w:val="CopticCross"/>
            </w:pPr>
            <w:r>
              <w:lastRenderedPageBreak/>
              <w:t>¿</w:t>
            </w:r>
          </w:p>
        </w:tc>
        <w:tc>
          <w:tcPr>
            <w:tcW w:w="3960" w:type="dxa"/>
          </w:tcPr>
          <w:p w14:paraId="66A0D368" w14:textId="77777777" w:rsidR="00F977F1" w:rsidRPr="000100FF" w:rsidRDefault="00F977F1" w:rsidP="00F977F1">
            <w:pPr>
              <w:pStyle w:val="EngHang"/>
              <w:rPr>
                <w:szCs w:val="20"/>
              </w:rPr>
            </w:pPr>
            <w:r w:rsidRPr="000100FF">
              <w:t>Pray to the Lord on our behalf,</w:t>
            </w:r>
          </w:p>
          <w:p w14:paraId="42DB2814" w14:textId="77777777" w:rsidR="00F977F1" w:rsidRPr="000100FF" w:rsidRDefault="00F977F1" w:rsidP="00F977F1">
            <w:pPr>
              <w:pStyle w:val="EngHang"/>
              <w:rPr>
                <w:szCs w:val="20"/>
              </w:rPr>
            </w:pPr>
            <w:r w:rsidRPr="000100FF">
              <w:t>O choir of the cross-bearers,</w:t>
            </w:r>
          </w:p>
          <w:p w14:paraId="6C9D654C" w14:textId="77777777" w:rsidR="00F977F1" w:rsidRPr="000100FF" w:rsidRDefault="00F977F1" w:rsidP="00F977F1">
            <w:pPr>
              <w:pStyle w:val="EngHang"/>
              <w:rPr>
                <w:szCs w:val="20"/>
              </w:rPr>
            </w:pPr>
            <w:r w:rsidRPr="000100FF">
              <w:t xml:space="preserve">Who were </w:t>
            </w:r>
            <w:r>
              <w:t>perfected</w:t>
            </w:r>
            <w:r w:rsidRPr="000100FF">
              <w:t xml:space="preserve"> in the wilderness,</w:t>
            </w:r>
          </w:p>
          <w:p w14:paraId="6D44133C" w14:textId="77777777" w:rsidR="00F977F1" w:rsidRPr="000100FF" w:rsidRDefault="00F977F1" w:rsidP="00F977F1">
            <w:pPr>
              <w:pStyle w:val="EngHangEnd"/>
            </w:pPr>
            <w:r w:rsidRPr="000100FF">
              <w:t>That He may forgive us our sins.</w:t>
            </w:r>
          </w:p>
        </w:tc>
        <w:tc>
          <w:tcPr>
            <w:tcW w:w="288" w:type="dxa"/>
          </w:tcPr>
          <w:p w14:paraId="67A2E419" w14:textId="77777777" w:rsidR="00F977F1" w:rsidRDefault="00F977F1" w:rsidP="00F977F1"/>
        </w:tc>
        <w:tc>
          <w:tcPr>
            <w:tcW w:w="288" w:type="dxa"/>
          </w:tcPr>
          <w:p w14:paraId="6F15844C" w14:textId="77777777" w:rsidR="00F977F1" w:rsidRDefault="00F977F1" w:rsidP="00F977F1">
            <w:pPr>
              <w:pStyle w:val="CopticCross"/>
            </w:pPr>
            <w:r>
              <w:t>¿</w:t>
            </w:r>
          </w:p>
        </w:tc>
        <w:tc>
          <w:tcPr>
            <w:tcW w:w="3960" w:type="dxa"/>
          </w:tcPr>
          <w:p w14:paraId="2781430F" w14:textId="77777777" w:rsidR="00F977F1" w:rsidRDefault="00F977F1" w:rsidP="00F977F1">
            <w:pPr>
              <w:pStyle w:val="CopticVersemulti-line"/>
            </w:pPr>
            <w:r w:rsidRPr="00645C3A">
              <w:t>Ⲧⲱⲃϩ ⲙ̀Ⲡⲟ̅ⲥ̅ ⲉϩ̀ⲣⲏⲓ ⲉϫⲱⲛ</w:t>
            </w:r>
          </w:p>
          <w:p w14:paraId="24F65C36" w14:textId="77777777" w:rsidR="00F977F1" w:rsidRDefault="00F977F1" w:rsidP="00F977F1">
            <w:pPr>
              <w:pStyle w:val="CopticVersemulti-line"/>
            </w:pPr>
            <w:r w:rsidRPr="00645C3A">
              <w:t>ⲛⲓⲭⲟⲣⲟⲥ ⲛ̀ⲧⲉ ⲛⲓⲥⲧⲁⲩⲣⲟⲫⲟⲣⲥ</w:t>
            </w:r>
          </w:p>
          <w:p w14:paraId="1A3C3B37" w14:textId="77777777" w:rsidR="00F977F1" w:rsidRDefault="00F977F1" w:rsidP="00F977F1">
            <w:pPr>
              <w:pStyle w:val="CopticVersemulti-line"/>
            </w:pPr>
            <w:r w:rsidRPr="00645C3A">
              <w:t>ⲉⲧⲁⲩϫⲱⲕ ⲉⲃⲟⲗ ϩⲓ ⲛⲓϣⲁϥⲉⲩ</w:t>
            </w:r>
          </w:p>
          <w:p w14:paraId="13B87E48" w14:textId="77777777" w:rsidR="00F977F1" w:rsidRDefault="00F977F1" w:rsidP="00F977F1">
            <w:pPr>
              <w:pStyle w:val="CopticVerse"/>
            </w:pPr>
            <w:r w:rsidRPr="00645C3A">
              <w:t>ⲛ̀ⲧⲉϥⲭⲁ ⲛⲉⲛⲛⲟⲃⲓ ⲛⲁⲛ ⲉⲃⲟⲗ</w:t>
            </w:r>
          </w:p>
        </w:tc>
      </w:tr>
    </w:tbl>
    <w:p w14:paraId="22924A39" w14:textId="77777777" w:rsidR="00F977F1" w:rsidRDefault="00F977F1" w:rsidP="00F977F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4024C102" w14:textId="77777777" w:rsidTr="00F977F1">
        <w:trPr>
          <w:cantSplit/>
          <w:jc w:val="center"/>
        </w:trPr>
        <w:tc>
          <w:tcPr>
            <w:tcW w:w="288" w:type="dxa"/>
          </w:tcPr>
          <w:p w14:paraId="61363696" w14:textId="77777777" w:rsidR="00F977F1" w:rsidRDefault="00F977F1" w:rsidP="00F977F1">
            <w:pPr>
              <w:pStyle w:val="CopticCross"/>
            </w:pPr>
          </w:p>
        </w:tc>
        <w:tc>
          <w:tcPr>
            <w:tcW w:w="3960" w:type="dxa"/>
          </w:tcPr>
          <w:p w14:paraId="77D8F613" w14:textId="77777777" w:rsidR="00F977F1" w:rsidRPr="000100FF" w:rsidRDefault="00F977F1" w:rsidP="00F977F1">
            <w:pPr>
              <w:pStyle w:val="EngHang"/>
              <w:rPr>
                <w:szCs w:val="20"/>
              </w:rPr>
            </w:pPr>
            <w:r w:rsidRPr="000100FF">
              <w:t>Pray to the Lord on our behalf,</w:t>
            </w:r>
          </w:p>
          <w:p w14:paraId="59653215" w14:textId="77777777" w:rsidR="00F977F1" w:rsidRPr="000100FF" w:rsidRDefault="00F977F1" w:rsidP="00F977F1">
            <w:pPr>
              <w:pStyle w:val="EngHang"/>
              <w:rPr>
                <w:szCs w:val="20"/>
              </w:rPr>
            </w:pPr>
            <w:r w:rsidRPr="000100FF">
              <w:t>Athanasius the Apostolic,</w:t>
            </w:r>
          </w:p>
          <w:p w14:paraId="1A3F4126" w14:textId="77777777" w:rsidR="00F977F1" w:rsidRPr="000100FF" w:rsidRDefault="00F977F1" w:rsidP="00F977F1">
            <w:pPr>
              <w:pStyle w:val="EngHang"/>
              <w:rPr>
                <w:szCs w:val="20"/>
              </w:rPr>
            </w:pPr>
            <w:r w:rsidRPr="000100FF">
              <w:t>Severus and Dioscorus,</w:t>
            </w:r>
          </w:p>
          <w:p w14:paraId="07B30967" w14:textId="77777777" w:rsidR="00F977F1" w:rsidRDefault="00F977F1" w:rsidP="00F977F1">
            <w:pPr>
              <w:pStyle w:val="EngHangEnd"/>
            </w:pPr>
            <w:r w:rsidRPr="000100FF">
              <w:t>That He may forgive us our sins.</w:t>
            </w:r>
          </w:p>
        </w:tc>
        <w:tc>
          <w:tcPr>
            <w:tcW w:w="288" w:type="dxa"/>
          </w:tcPr>
          <w:p w14:paraId="7A7C698A" w14:textId="77777777" w:rsidR="00F977F1" w:rsidRDefault="00F977F1" w:rsidP="00F977F1"/>
        </w:tc>
        <w:tc>
          <w:tcPr>
            <w:tcW w:w="288" w:type="dxa"/>
          </w:tcPr>
          <w:p w14:paraId="11E9CB05" w14:textId="77777777" w:rsidR="00F977F1" w:rsidRDefault="00F977F1" w:rsidP="00F977F1">
            <w:pPr>
              <w:pStyle w:val="CopticCross"/>
            </w:pPr>
          </w:p>
        </w:tc>
        <w:tc>
          <w:tcPr>
            <w:tcW w:w="3960" w:type="dxa"/>
          </w:tcPr>
          <w:p w14:paraId="511E4A45" w14:textId="77777777" w:rsidR="00DE5308" w:rsidRDefault="00DE5308" w:rsidP="00DE5308">
            <w:pPr>
              <w:pStyle w:val="CopticVersemulti-line"/>
            </w:pPr>
            <w:r w:rsidRPr="00645C3A">
              <w:t>Ⲧⲱⲃϩ ⲙ̀Ⲡⲟ̅ⲥ̅ ⲉϩ̀ⲣⲏⲓ ⲉϫⲱⲛ</w:t>
            </w:r>
          </w:p>
          <w:p w14:paraId="12140F89" w14:textId="77777777" w:rsidR="00DE5308" w:rsidRDefault="00DE5308" w:rsidP="00DE5308">
            <w:pPr>
              <w:pStyle w:val="CopticVersemulti-line"/>
            </w:pPr>
            <w:r w:rsidRPr="00645C3A">
              <w:t>Ⲁⲑⲁⲛⲥⲓⲟⲥ ⲡⲓⲁⲡⲟⲥⲧⲟⲗⲓⲕⲟⲥ</w:t>
            </w:r>
          </w:p>
          <w:p w14:paraId="26A4C5C6" w14:textId="77777777" w:rsidR="00DE5308" w:rsidRDefault="00DE5308" w:rsidP="00DE5308">
            <w:pPr>
              <w:pStyle w:val="CopticVersemulti-line"/>
            </w:pPr>
            <w:r w:rsidRPr="00645C3A">
              <w:t>Ⲥⲉⲩⲏⲣⲟⲥ ⲛⲉⲙ Ⲇⲓⲟⲥⲕⲟⲣⲟⲥ</w:t>
            </w:r>
          </w:p>
          <w:p w14:paraId="1A440FF4" w14:textId="77777777" w:rsidR="00F977F1" w:rsidRDefault="00DE5308" w:rsidP="00DE5308">
            <w:pPr>
              <w:pStyle w:val="CopticVerse"/>
            </w:pPr>
            <w:r w:rsidRPr="00645C3A">
              <w:t>ⲛ̀ⲧⲉϥⲭⲁ ⲛⲉⲛⲛⲟⲃⲓ ⲛⲁⲛ ⲉⲃⲟⲗ</w:t>
            </w:r>
          </w:p>
        </w:tc>
      </w:tr>
      <w:tr w:rsidR="00F977F1" w14:paraId="192981B4" w14:textId="77777777" w:rsidTr="00F977F1">
        <w:trPr>
          <w:cantSplit/>
          <w:jc w:val="center"/>
        </w:trPr>
        <w:tc>
          <w:tcPr>
            <w:tcW w:w="288" w:type="dxa"/>
          </w:tcPr>
          <w:p w14:paraId="5D0D3A7F" w14:textId="77777777" w:rsidR="00F977F1" w:rsidRDefault="00F977F1" w:rsidP="00F977F1">
            <w:pPr>
              <w:pStyle w:val="CopticCross"/>
            </w:pPr>
            <w:r>
              <w:t>¿</w:t>
            </w:r>
          </w:p>
        </w:tc>
        <w:tc>
          <w:tcPr>
            <w:tcW w:w="3960" w:type="dxa"/>
          </w:tcPr>
          <w:p w14:paraId="5F8A12FF" w14:textId="77777777" w:rsidR="00F977F1" w:rsidRPr="000100FF" w:rsidRDefault="00F977F1" w:rsidP="00F977F1">
            <w:pPr>
              <w:pStyle w:val="EngHang"/>
              <w:rPr>
                <w:szCs w:val="20"/>
              </w:rPr>
            </w:pPr>
            <w:r w:rsidRPr="000100FF">
              <w:t>Pray to the Lord on our behalf,</w:t>
            </w:r>
          </w:p>
          <w:p w14:paraId="4F0799F3" w14:textId="77777777" w:rsidR="00F977F1" w:rsidRPr="000100FF" w:rsidRDefault="00F977F1" w:rsidP="00F977F1">
            <w:pPr>
              <w:pStyle w:val="EngHang"/>
              <w:rPr>
                <w:szCs w:val="20"/>
              </w:rPr>
            </w:pPr>
            <w:r w:rsidRPr="000100FF">
              <w:t>Basil and Gregory,</w:t>
            </w:r>
          </w:p>
          <w:p w14:paraId="71A9ECE5" w14:textId="77777777" w:rsidR="00F977F1" w:rsidRPr="000100FF" w:rsidRDefault="00F977F1" w:rsidP="00F977F1">
            <w:pPr>
              <w:pStyle w:val="EngHang"/>
              <w:rPr>
                <w:szCs w:val="20"/>
              </w:rPr>
            </w:pPr>
            <w:r w:rsidRPr="000100FF">
              <w:t>And our father Abba Cyril,</w:t>
            </w:r>
          </w:p>
          <w:p w14:paraId="1EF2036E" w14:textId="77777777" w:rsidR="00F977F1" w:rsidRPr="000100FF" w:rsidRDefault="00F977F1" w:rsidP="00F977F1">
            <w:pPr>
              <w:pStyle w:val="EngHangEnd"/>
              <w:rPr>
                <w:szCs w:val="20"/>
              </w:rPr>
            </w:pPr>
            <w:r w:rsidRPr="000100FF">
              <w:t>That He may forgive us our sins.</w:t>
            </w:r>
          </w:p>
        </w:tc>
        <w:tc>
          <w:tcPr>
            <w:tcW w:w="288" w:type="dxa"/>
          </w:tcPr>
          <w:p w14:paraId="457A5EB7" w14:textId="77777777" w:rsidR="00F977F1" w:rsidRDefault="00F977F1" w:rsidP="00F977F1"/>
        </w:tc>
        <w:tc>
          <w:tcPr>
            <w:tcW w:w="288" w:type="dxa"/>
          </w:tcPr>
          <w:p w14:paraId="02905E76" w14:textId="77777777" w:rsidR="00F977F1" w:rsidRDefault="00F977F1" w:rsidP="00F977F1">
            <w:pPr>
              <w:pStyle w:val="CopticCross"/>
            </w:pPr>
            <w:r>
              <w:t>¿</w:t>
            </w:r>
          </w:p>
        </w:tc>
        <w:tc>
          <w:tcPr>
            <w:tcW w:w="3960" w:type="dxa"/>
          </w:tcPr>
          <w:p w14:paraId="77848F62" w14:textId="77777777" w:rsidR="00DE5308" w:rsidRDefault="00DE5308" w:rsidP="00DE5308">
            <w:pPr>
              <w:pStyle w:val="CopticVersemulti-line"/>
            </w:pPr>
            <w:r w:rsidRPr="00645C3A">
              <w:t>Ⲧⲱⲃϩ ⲙ̀Ⲡⲟ̅ⲥ̅ ⲉϩ̀ⲣⲏⲓ ⲉϫⲱⲛ</w:t>
            </w:r>
          </w:p>
          <w:p w14:paraId="337D9D7D" w14:textId="77777777" w:rsidR="00DE5308" w:rsidRDefault="00DE5308" w:rsidP="00DE5308">
            <w:pPr>
              <w:pStyle w:val="CopticVersemulti-line"/>
            </w:pPr>
            <w:r w:rsidRPr="00645C3A">
              <w:t>Ⲃⲁⲥⲓⲗⲓⲟⲥ ⲛⲉⲙ Ⲅⲣⲓⲅⲟⲣⲓⲟⲥ</w:t>
            </w:r>
          </w:p>
          <w:p w14:paraId="750F8AC4" w14:textId="77777777" w:rsidR="00DE5308" w:rsidRDefault="00DE5308" w:rsidP="00DE5308">
            <w:pPr>
              <w:pStyle w:val="CopticVersemulti-line"/>
            </w:pPr>
            <w:r w:rsidRPr="00645C3A">
              <w:t>ⲛⲉⲙ ⲡⲉⲛⲓⲱⲧ ⲁⲃⲃⲁ Ⲕⲩⲣⲓⲗⲗⲟⲥ</w:t>
            </w:r>
          </w:p>
          <w:p w14:paraId="704B708B" w14:textId="77777777" w:rsidR="00F977F1" w:rsidRDefault="00DE5308" w:rsidP="00DE5308">
            <w:pPr>
              <w:pStyle w:val="CopticVerse"/>
            </w:pPr>
            <w:r w:rsidRPr="00645C3A">
              <w:t>ⲛ̀ⲧⲉϥⲭⲁ ⲛⲉⲛⲛⲟⲃⲓ ⲛⲁⲛ ⲉⲃⲟⲗ</w:t>
            </w:r>
          </w:p>
        </w:tc>
      </w:tr>
      <w:tr w:rsidR="00F977F1" w14:paraId="493031DD" w14:textId="77777777" w:rsidTr="00F977F1">
        <w:trPr>
          <w:cantSplit/>
          <w:jc w:val="center"/>
        </w:trPr>
        <w:tc>
          <w:tcPr>
            <w:tcW w:w="288" w:type="dxa"/>
          </w:tcPr>
          <w:p w14:paraId="68619DF2" w14:textId="77777777" w:rsidR="00F977F1" w:rsidRDefault="00F977F1" w:rsidP="00F977F1">
            <w:pPr>
              <w:pStyle w:val="CopticCross"/>
            </w:pPr>
          </w:p>
        </w:tc>
        <w:tc>
          <w:tcPr>
            <w:tcW w:w="3960" w:type="dxa"/>
          </w:tcPr>
          <w:p w14:paraId="03F538AA" w14:textId="77777777" w:rsidR="00F977F1" w:rsidRPr="000100FF" w:rsidRDefault="00F977F1" w:rsidP="00F977F1">
            <w:pPr>
              <w:pStyle w:val="EngHang"/>
              <w:rPr>
                <w:szCs w:val="20"/>
              </w:rPr>
            </w:pPr>
            <w:r w:rsidRPr="000100FF">
              <w:t>Pray to the Lord on our behalf,</w:t>
            </w:r>
          </w:p>
          <w:p w14:paraId="718B8CE0" w14:textId="77777777" w:rsidR="00F977F1" w:rsidRPr="000100FF" w:rsidRDefault="00F977F1" w:rsidP="00F977F1">
            <w:pPr>
              <w:pStyle w:val="EngHang"/>
              <w:rPr>
                <w:szCs w:val="20"/>
              </w:rPr>
            </w:pPr>
            <w:r w:rsidRPr="000100FF">
              <w:t>O three hundred and eighteen gathered at Nicea,</w:t>
            </w:r>
          </w:p>
          <w:p w14:paraId="11A85348" w14:textId="77777777" w:rsidR="00F977F1" w:rsidRPr="000100FF" w:rsidRDefault="00F977F1" w:rsidP="00F977F1">
            <w:pPr>
              <w:pStyle w:val="EngHang"/>
              <w:rPr>
                <w:szCs w:val="20"/>
              </w:rPr>
            </w:pPr>
            <w:r w:rsidRPr="000100FF">
              <w:t>For the sake of the Faith,</w:t>
            </w:r>
          </w:p>
          <w:p w14:paraId="018FA5D6" w14:textId="77777777" w:rsidR="00F977F1" w:rsidRPr="000100FF" w:rsidRDefault="00F977F1" w:rsidP="00F977F1">
            <w:pPr>
              <w:pStyle w:val="EngHangEnd"/>
              <w:rPr>
                <w:szCs w:val="20"/>
              </w:rPr>
            </w:pPr>
            <w:r w:rsidRPr="000100FF">
              <w:t>That He may forgive us our sins.</w:t>
            </w:r>
          </w:p>
        </w:tc>
        <w:tc>
          <w:tcPr>
            <w:tcW w:w="288" w:type="dxa"/>
          </w:tcPr>
          <w:p w14:paraId="7ED9AA73" w14:textId="77777777" w:rsidR="00F977F1" w:rsidRDefault="00F977F1" w:rsidP="00F977F1"/>
        </w:tc>
        <w:tc>
          <w:tcPr>
            <w:tcW w:w="288" w:type="dxa"/>
          </w:tcPr>
          <w:p w14:paraId="7F6D0851" w14:textId="77777777" w:rsidR="00F977F1" w:rsidRDefault="00F977F1" w:rsidP="00F977F1">
            <w:pPr>
              <w:pStyle w:val="CopticCross"/>
            </w:pPr>
          </w:p>
        </w:tc>
        <w:tc>
          <w:tcPr>
            <w:tcW w:w="3960" w:type="dxa"/>
          </w:tcPr>
          <w:p w14:paraId="14E511A0" w14:textId="77777777" w:rsidR="00DE5308" w:rsidRDefault="00DE5308" w:rsidP="00DE5308">
            <w:pPr>
              <w:pStyle w:val="CopticVersemulti-line"/>
            </w:pPr>
            <w:r>
              <w:t xml:space="preserve">Ⲧⲱⲃϩ ⲙ̀Ⲡⲟ̅ⲥ̅ ⲉϩ̀ⲣⲏⲓ ⲉϫⲱⲛ </w:t>
            </w:r>
          </w:p>
          <w:p w14:paraId="32E1E6E4" w14:textId="77777777" w:rsidR="00DE5308" w:rsidRDefault="00DE5308" w:rsidP="00DE5308">
            <w:pPr>
              <w:pStyle w:val="CopticVersemulti-line"/>
            </w:pPr>
            <w:commentRangeStart w:id="290"/>
            <w:r w:rsidRPr="00FC3604">
              <w:t>ⲡⲓϣⲟⲙⲧ ϣⲉ ⲙⲏⲧ ϣ̀ⲙⲏⲛ</w:t>
            </w:r>
            <w:commentRangeEnd w:id="290"/>
            <w:r w:rsidR="00FC3604">
              <w:rPr>
                <w:rStyle w:val="CommentReference"/>
                <w:rFonts w:ascii="Garamond" w:hAnsi="Garamond" w:cstheme="minorBidi"/>
                <w:noProof w:val="0"/>
                <w:lang w:val="en-CA"/>
              </w:rPr>
              <w:commentReference w:id="290"/>
            </w:r>
          </w:p>
          <w:p w14:paraId="1F638269" w14:textId="77777777" w:rsidR="00DE5308" w:rsidRDefault="00DE5308" w:rsidP="00DE5308">
            <w:pPr>
              <w:pStyle w:val="CopticVersemulti-line"/>
            </w:pPr>
            <w:r>
              <w:t>ⲉⲧⲁⲩⲑⲱⲟⲩϯ ϧⲉⲛ Ⲛⲓⲕⲉⲁ ⲉⲑⲃⲉ ⲡⲓⲛⲁϩϯ</w:t>
            </w:r>
          </w:p>
          <w:p w14:paraId="478EB7DB" w14:textId="77777777" w:rsidR="00F977F1" w:rsidRDefault="00DE5308" w:rsidP="00DE5308">
            <w:pPr>
              <w:pStyle w:val="CopticVerse"/>
            </w:pPr>
            <w:r>
              <w:t>ⲛ̀ⲧⲉϥⲭⲁ ⲛⲉⲛⲛⲟⲃⲓ ⲛⲁⲛ ⲉⲃⲟⲗ</w:t>
            </w:r>
          </w:p>
        </w:tc>
      </w:tr>
      <w:tr w:rsidR="00F977F1" w14:paraId="319D1472" w14:textId="77777777" w:rsidTr="00F977F1">
        <w:trPr>
          <w:cantSplit/>
          <w:jc w:val="center"/>
        </w:trPr>
        <w:tc>
          <w:tcPr>
            <w:tcW w:w="288" w:type="dxa"/>
          </w:tcPr>
          <w:p w14:paraId="58F5B4F0" w14:textId="77777777" w:rsidR="00F977F1" w:rsidRDefault="00F977F1" w:rsidP="00F977F1">
            <w:pPr>
              <w:pStyle w:val="CopticCross"/>
            </w:pPr>
            <w:r>
              <w:t>¿</w:t>
            </w:r>
          </w:p>
        </w:tc>
        <w:tc>
          <w:tcPr>
            <w:tcW w:w="3960" w:type="dxa"/>
          </w:tcPr>
          <w:p w14:paraId="652B4A3B" w14:textId="77777777" w:rsidR="00DE5308" w:rsidRPr="000100FF" w:rsidRDefault="00DE5308" w:rsidP="00DE5308">
            <w:pPr>
              <w:pStyle w:val="EngHang"/>
              <w:rPr>
                <w:szCs w:val="20"/>
              </w:rPr>
            </w:pPr>
            <w:r w:rsidRPr="000100FF">
              <w:t>Pray to the Lord on our behalf,</w:t>
            </w:r>
          </w:p>
          <w:p w14:paraId="48CB9A9E" w14:textId="77777777" w:rsidR="00DE5308" w:rsidRPr="000100FF" w:rsidRDefault="00DE5308" w:rsidP="00DE5308">
            <w:pPr>
              <w:pStyle w:val="EngHang"/>
              <w:rPr>
                <w:szCs w:val="20"/>
              </w:rPr>
            </w:pPr>
            <w:r w:rsidRPr="000100FF">
              <w:t>O one hundred and fifty at Constantinople,</w:t>
            </w:r>
          </w:p>
          <w:p w14:paraId="45F7696D" w14:textId="77777777" w:rsidR="00DE5308" w:rsidRPr="000100FF" w:rsidRDefault="00DE5308" w:rsidP="00DE5308">
            <w:pPr>
              <w:pStyle w:val="EngHang"/>
              <w:rPr>
                <w:szCs w:val="20"/>
              </w:rPr>
            </w:pPr>
            <w:r w:rsidRPr="000100FF">
              <w:t>And the two hundred at Ephesus,</w:t>
            </w:r>
          </w:p>
          <w:p w14:paraId="3F94661F" w14:textId="77777777" w:rsidR="00F977F1" w:rsidRPr="000100FF" w:rsidRDefault="00DE5308" w:rsidP="00DE5308">
            <w:pPr>
              <w:pStyle w:val="EngHangEnd"/>
              <w:rPr>
                <w:szCs w:val="20"/>
              </w:rPr>
            </w:pPr>
            <w:r w:rsidRPr="000100FF">
              <w:t>That He may forgive us our sins.</w:t>
            </w:r>
          </w:p>
        </w:tc>
        <w:tc>
          <w:tcPr>
            <w:tcW w:w="288" w:type="dxa"/>
          </w:tcPr>
          <w:p w14:paraId="3B1E7FD7" w14:textId="77777777" w:rsidR="00F977F1" w:rsidRDefault="00F977F1" w:rsidP="00F977F1"/>
        </w:tc>
        <w:tc>
          <w:tcPr>
            <w:tcW w:w="288" w:type="dxa"/>
          </w:tcPr>
          <w:p w14:paraId="1C1B2703" w14:textId="77777777" w:rsidR="00F977F1" w:rsidRDefault="00F977F1" w:rsidP="00F977F1">
            <w:pPr>
              <w:pStyle w:val="CopticCross"/>
            </w:pPr>
            <w:r>
              <w:t>¿</w:t>
            </w:r>
          </w:p>
        </w:tc>
        <w:tc>
          <w:tcPr>
            <w:tcW w:w="3960" w:type="dxa"/>
          </w:tcPr>
          <w:p w14:paraId="58B451A4" w14:textId="77777777" w:rsidR="00DE5308" w:rsidRDefault="00DE5308" w:rsidP="00DE5308">
            <w:pPr>
              <w:pStyle w:val="CopticVersemulti-line"/>
            </w:pPr>
            <w:r w:rsidRPr="00645C3A">
              <w:t>Ⲧⲱⲃϩ ⲙ̀Ⲡⲟ̅ⲥ̅ ⲉϩ̀ⲣⲏⲓ ⲉϫⲱⲛ</w:t>
            </w:r>
          </w:p>
          <w:p w14:paraId="18ACD939" w14:textId="77777777" w:rsidR="00DE5308" w:rsidRDefault="00DE5308" w:rsidP="00DE5308">
            <w:pPr>
              <w:pStyle w:val="CopticVersemulti-line"/>
            </w:pPr>
            <w:r w:rsidRPr="00645C3A">
              <w:t>ⲱ ⲡⲓϣⲉⲧⲉⲃⲓ ⲛ̀ⲧⲉ Ⲕⲱⲥⲧⲁⲛⲧⲓⲛⲟⲩⲡⲟⲗⲓⲥ</w:t>
            </w:r>
          </w:p>
          <w:p w14:paraId="3A160E9D" w14:textId="77777777" w:rsidR="00DE5308" w:rsidRDefault="00DE5308" w:rsidP="00DE5308">
            <w:pPr>
              <w:pStyle w:val="CopticVersemulti-line"/>
            </w:pPr>
            <w:r w:rsidRPr="00645C3A">
              <w:t>ⲛⲉⲙ ⲡⲓⲥ̀ⲛⲁⲩ ϣⲉ ⲛ̀ⲧⲉ Ⲉⲫⲉⲥⲟⲥ</w:t>
            </w:r>
          </w:p>
          <w:p w14:paraId="7B3B6BA2" w14:textId="77777777" w:rsidR="00F977F1" w:rsidRDefault="00DE5308" w:rsidP="00DE5308">
            <w:pPr>
              <w:pStyle w:val="CopticVerse"/>
            </w:pPr>
            <w:r w:rsidRPr="00645C3A">
              <w:t>ⲛ̀ⲧⲉϥⲭⲁ ⲛⲉⲛⲛⲟⲃⲓ ⲛⲁⲛ ⲉⲃⲟⲗ</w:t>
            </w:r>
          </w:p>
        </w:tc>
      </w:tr>
      <w:tr w:rsidR="00F977F1" w14:paraId="0CF1061A" w14:textId="77777777" w:rsidTr="00F977F1">
        <w:trPr>
          <w:cantSplit/>
          <w:jc w:val="center"/>
        </w:trPr>
        <w:tc>
          <w:tcPr>
            <w:tcW w:w="288" w:type="dxa"/>
          </w:tcPr>
          <w:p w14:paraId="72263726" w14:textId="77777777" w:rsidR="00F977F1" w:rsidRDefault="00F977F1" w:rsidP="00F977F1">
            <w:pPr>
              <w:pStyle w:val="CopticCross"/>
            </w:pPr>
          </w:p>
        </w:tc>
        <w:tc>
          <w:tcPr>
            <w:tcW w:w="3960" w:type="dxa"/>
          </w:tcPr>
          <w:p w14:paraId="3F1E8F90" w14:textId="77777777" w:rsidR="00DE5308" w:rsidRPr="000100FF" w:rsidRDefault="00DE5308" w:rsidP="00DE5308">
            <w:pPr>
              <w:pStyle w:val="EngHang"/>
              <w:rPr>
                <w:szCs w:val="20"/>
              </w:rPr>
            </w:pPr>
            <w:commentRangeStart w:id="291"/>
            <w:r w:rsidRPr="000100FF">
              <w:t xml:space="preserve">Pray </w:t>
            </w:r>
            <w:commentRangeEnd w:id="291"/>
            <w:r>
              <w:rPr>
                <w:rStyle w:val="CommentReference"/>
                <w:rFonts w:eastAsiaTheme="minorHAnsi" w:cstheme="minorBidi"/>
                <w:color w:val="auto"/>
                <w:lang w:val="en-CA"/>
              </w:rPr>
              <w:commentReference w:id="291"/>
            </w:r>
            <w:r w:rsidRPr="000100FF">
              <w:t>to the Lord on our behalf,</w:t>
            </w:r>
          </w:p>
          <w:p w14:paraId="12764A60" w14:textId="77777777" w:rsidR="00DE5308" w:rsidRPr="000100FF" w:rsidRDefault="00DE5308" w:rsidP="00DE5308">
            <w:pPr>
              <w:pStyle w:val="EngHang"/>
              <w:rPr>
                <w:szCs w:val="20"/>
              </w:rPr>
            </w:pPr>
            <w:r>
              <w:t>Our saintly and righteous fathers</w:t>
            </w:r>
            <w:r w:rsidRPr="000100FF">
              <w:t>,</w:t>
            </w:r>
          </w:p>
          <w:p w14:paraId="5F100E27" w14:textId="77777777" w:rsidR="00DE5308" w:rsidRPr="000100FF" w:rsidRDefault="00DE5308" w:rsidP="00DE5308">
            <w:pPr>
              <w:pStyle w:val="EngHang"/>
              <w:rPr>
                <w:szCs w:val="20"/>
              </w:rPr>
            </w:pPr>
            <w:r>
              <w:t>The choir of the High Priests</w:t>
            </w:r>
            <w:r w:rsidRPr="000100FF">
              <w:t>,</w:t>
            </w:r>
          </w:p>
          <w:p w14:paraId="05FBE0BD" w14:textId="77777777" w:rsidR="00F977F1" w:rsidRDefault="00DE5308" w:rsidP="00DE5308">
            <w:pPr>
              <w:pStyle w:val="EngHangEnd"/>
            </w:pPr>
            <w:r w:rsidRPr="000100FF">
              <w:t>That He may forgive us our sins.</w:t>
            </w:r>
          </w:p>
        </w:tc>
        <w:tc>
          <w:tcPr>
            <w:tcW w:w="288" w:type="dxa"/>
          </w:tcPr>
          <w:p w14:paraId="2AE95BB9" w14:textId="77777777" w:rsidR="00F977F1" w:rsidRDefault="00F977F1" w:rsidP="00F977F1"/>
        </w:tc>
        <w:tc>
          <w:tcPr>
            <w:tcW w:w="288" w:type="dxa"/>
          </w:tcPr>
          <w:p w14:paraId="5570905D" w14:textId="77777777" w:rsidR="00F977F1" w:rsidRDefault="00F977F1" w:rsidP="00F977F1">
            <w:pPr>
              <w:pStyle w:val="CopticCross"/>
            </w:pPr>
          </w:p>
        </w:tc>
        <w:tc>
          <w:tcPr>
            <w:tcW w:w="3960" w:type="dxa"/>
          </w:tcPr>
          <w:p w14:paraId="5A5F168D" w14:textId="77777777" w:rsidR="00F977F1" w:rsidRDefault="00F977F1" w:rsidP="00F977F1">
            <w:pPr>
              <w:pStyle w:val="CopticVerse"/>
            </w:pPr>
          </w:p>
        </w:tc>
      </w:tr>
    </w:tbl>
    <w:p w14:paraId="1583D5FC" w14:textId="77777777" w:rsidR="00F977F1" w:rsidRDefault="00F977F1" w:rsidP="00F977F1">
      <w:pPr>
        <w:pStyle w:val="Separator"/>
      </w:pPr>
      <w:r w:rsidRPr="00A742AC">
        <w:lastRenderedPageBreak/>
        <w:t>¿ ¿ ¿</w:t>
      </w:r>
    </w:p>
    <w:p w14:paraId="7DB4E369" w14:textId="77777777" w:rsidR="00F977F1" w:rsidRPr="00A742AC" w:rsidRDefault="00F977F1" w:rsidP="00F977F1">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977F1" w14:paraId="731221B6" w14:textId="77777777" w:rsidTr="00F977F1">
        <w:trPr>
          <w:cantSplit/>
          <w:jc w:val="center"/>
        </w:trPr>
        <w:tc>
          <w:tcPr>
            <w:tcW w:w="288" w:type="dxa"/>
          </w:tcPr>
          <w:p w14:paraId="1F851C32" w14:textId="77777777" w:rsidR="00F977F1" w:rsidRDefault="00F977F1" w:rsidP="00F977F1">
            <w:pPr>
              <w:pStyle w:val="CopticCross"/>
            </w:pPr>
            <w:r>
              <w:t>¿</w:t>
            </w:r>
          </w:p>
        </w:tc>
        <w:tc>
          <w:tcPr>
            <w:tcW w:w="3960" w:type="dxa"/>
          </w:tcPr>
          <w:p w14:paraId="5097771D" w14:textId="77777777" w:rsidR="00F977F1" w:rsidRPr="00FC3604" w:rsidRDefault="00F977F1" w:rsidP="00F977F1">
            <w:pPr>
              <w:pStyle w:val="EngHang"/>
              <w:rPr>
                <w:szCs w:val="20"/>
              </w:rPr>
            </w:pPr>
            <w:commentRangeStart w:id="292"/>
            <w:r w:rsidRPr="00FC3604">
              <w:t>Pray to the Lord on our behalf,</w:t>
            </w:r>
          </w:p>
          <w:p w14:paraId="5DC18247" w14:textId="77777777" w:rsidR="00F977F1" w:rsidRPr="00FC3604" w:rsidRDefault="00F977F1" w:rsidP="00F977F1">
            <w:pPr>
              <w:pStyle w:val="EngHang"/>
              <w:rPr>
                <w:szCs w:val="20"/>
              </w:rPr>
            </w:pPr>
            <w:r w:rsidRPr="00FC3604">
              <w:t>O perfect men,</w:t>
            </w:r>
          </w:p>
          <w:p w14:paraId="63AFC977" w14:textId="77777777" w:rsidR="00F977F1" w:rsidRPr="00FC3604" w:rsidRDefault="00F977F1" w:rsidP="00F977F1">
            <w:pPr>
              <w:pStyle w:val="EngHang"/>
              <w:rPr>
                <w:szCs w:val="20"/>
              </w:rPr>
            </w:pPr>
            <w:r w:rsidRPr="00FC3604">
              <w:t>Joseph and Nicodemus,</w:t>
            </w:r>
          </w:p>
          <w:p w14:paraId="69D0B4BE" w14:textId="77777777" w:rsidR="00F977F1" w:rsidRDefault="00F977F1" w:rsidP="00F977F1">
            <w:pPr>
              <w:pStyle w:val="EngHangEnd"/>
            </w:pPr>
            <w:r w:rsidRPr="00FC3604">
              <w:t>That He may forgive us our sins.</w:t>
            </w:r>
            <w:commentRangeEnd w:id="292"/>
            <w:r w:rsidR="00FC3604">
              <w:rPr>
                <w:rStyle w:val="CommentReference"/>
                <w:rFonts w:eastAsiaTheme="minorHAnsi" w:cstheme="minorBidi"/>
                <w:color w:val="auto"/>
                <w:lang w:val="en-CA"/>
              </w:rPr>
              <w:commentReference w:id="292"/>
            </w:r>
          </w:p>
        </w:tc>
        <w:tc>
          <w:tcPr>
            <w:tcW w:w="288" w:type="dxa"/>
          </w:tcPr>
          <w:p w14:paraId="06B2C70D" w14:textId="77777777" w:rsidR="00F977F1" w:rsidRDefault="00F977F1" w:rsidP="00F977F1"/>
        </w:tc>
        <w:tc>
          <w:tcPr>
            <w:tcW w:w="288" w:type="dxa"/>
          </w:tcPr>
          <w:p w14:paraId="138AF207" w14:textId="77777777" w:rsidR="00F977F1" w:rsidRDefault="00F977F1" w:rsidP="00F977F1">
            <w:pPr>
              <w:pStyle w:val="CopticCross"/>
            </w:pPr>
            <w:r>
              <w:t>¿</w:t>
            </w:r>
          </w:p>
        </w:tc>
        <w:tc>
          <w:tcPr>
            <w:tcW w:w="3960" w:type="dxa"/>
          </w:tcPr>
          <w:p w14:paraId="5473A1C7" w14:textId="77777777" w:rsidR="00F977F1" w:rsidRDefault="00F977F1" w:rsidP="00F977F1">
            <w:pPr>
              <w:pStyle w:val="CopticVersemulti-line"/>
            </w:pPr>
          </w:p>
        </w:tc>
      </w:tr>
      <w:tr w:rsidR="00F977F1" w14:paraId="47BCC668" w14:textId="77777777" w:rsidTr="00F977F1">
        <w:trPr>
          <w:cantSplit/>
          <w:jc w:val="center"/>
        </w:trPr>
        <w:tc>
          <w:tcPr>
            <w:tcW w:w="288" w:type="dxa"/>
          </w:tcPr>
          <w:p w14:paraId="19A43BD4" w14:textId="77777777" w:rsidR="00F977F1" w:rsidRDefault="00F977F1" w:rsidP="00F977F1">
            <w:pPr>
              <w:pStyle w:val="CopticCross"/>
            </w:pPr>
          </w:p>
        </w:tc>
        <w:tc>
          <w:tcPr>
            <w:tcW w:w="3960" w:type="dxa"/>
          </w:tcPr>
          <w:p w14:paraId="4C97FF78" w14:textId="77777777" w:rsidR="00F977F1" w:rsidRPr="000100FF" w:rsidRDefault="00F977F1" w:rsidP="00F977F1">
            <w:pPr>
              <w:pStyle w:val="EngHang"/>
              <w:rPr>
                <w:szCs w:val="20"/>
              </w:rPr>
            </w:pPr>
            <w:r w:rsidRPr="000100FF">
              <w:t>Pray to the Lord on our behalf,</w:t>
            </w:r>
          </w:p>
          <w:p w14:paraId="7E30750F" w14:textId="77777777" w:rsidR="00F977F1" w:rsidRPr="000100FF" w:rsidRDefault="00F977F1" w:rsidP="00F977F1">
            <w:pPr>
              <w:pStyle w:val="EngHang"/>
              <w:rPr>
                <w:szCs w:val="20"/>
              </w:rPr>
            </w:pPr>
            <w:r w:rsidRPr="000100FF">
              <w:t>My lord the king, Constantine,</w:t>
            </w:r>
          </w:p>
          <w:p w14:paraId="2407B1D1" w14:textId="77777777" w:rsidR="00F977F1" w:rsidRPr="000100FF" w:rsidRDefault="00F977F1" w:rsidP="00F977F1">
            <w:pPr>
              <w:pStyle w:val="EngHang"/>
              <w:rPr>
                <w:szCs w:val="20"/>
              </w:rPr>
            </w:pPr>
            <w:r w:rsidRPr="000100FF">
              <w:t>And his mother, Queen Helen,</w:t>
            </w:r>
          </w:p>
          <w:p w14:paraId="563D7205" w14:textId="77777777" w:rsidR="00F977F1" w:rsidRDefault="00F977F1" w:rsidP="00F977F1">
            <w:pPr>
              <w:pStyle w:val="EngHangEnd"/>
            </w:pPr>
            <w:r w:rsidRPr="000100FF">
              <w:t>That He may forgive us our sins.</w:t>
            </w:r>
          </w:p>
        </w:tc>
        <w:tc>
          <w:tcPr>
            <w:tcW w:w="288" w:type="dxa"/>
          </w:tcPr>
          <w:p w14:paraId="0E4C1485" w14:textId="77777777" w:rsidR="00F977F1" w:rsidRDefault="00F977F1" w:rsidP="00F977F1"/>
        </w:tc>
        <w:tc>
          <w:tcPr>
            <w:tcW w:w="288" w:type="dxa"/>
          </w:tcPr>
          <w:p w14:paraId="17BBD89C" w14:textId="77777777" w:rsidR="00F977F1" w:rsidRDefault="00F977F1" w:rsidP="00F977F1">
            <w:pPr>
              <w:pStyle w:val="CopticCross"/>
            </w:pPr>
          </w:p>
        </w:tc>
        <w:tc>
          <w:tcPr>
            <w:tcW w:w="3960" w:type="dxa"/>
          </w:tcPr>
          <w:p w14:paraId="1C71852F" w14:textId="77777777" w:rsidR="00F977F1" w:rsidRDefault="00F977F1" w:rsidP="00F977F1">
            <w:pPr>
              <w:pStyle w:val="CopticVersemulti-line"/>
            </w:pPr>
            <w:r w:rsidRPr="00645C3A">
              <w:t>Ⲧⲱⲃϩ ⲙ̀Ⲡⲟ̅ⲥ̅ ⲉϩ̀ⲣⲏⲓ ⲉϫⲱⲛ</w:t>
            </w:r>
          </w:p>
          <w:p w14:paraId="4A0F0B81" w14:textId="77777777" w:rsidR="00F977F1" w:rsidRDefault="00F977F1" w:rsidP="00F977F1">
            <w:pPr>
              <w:pStyle w:val="CopticVersemulti-line"/>
            </w:pPr>
            <w:r w:rsidRPr="00645C3A">
              <w:t>ⲡⲁⲟ̅ⲥ̅ ⲡ̀ⲟⲩⲣⲟ Ⲕⲱⲥⲧⲁⲛⲧⲓⲛⲟⲥ</w:t>
            </w:r>
          </w:p>
          <w:p w14:paraId="3E392CE1" w14:textId="77777777" w:rsidR="00F977F1" w:rsidRDefault="00F977F1" w:rsidP="00F977F1">
            <w:pPr>
              <w:pStyle w:val="CopticVersemulti-line"/>
            </w:pPr>
            <w:r w:rsidRPr="00645C3A">
              <w:t>ⲛⲉⲙ Ⲏⲗⲁⲛⲏ ϯⲟⲩⲣⲱ</w:t>
            </w:r>
          </w:p>
          <w:p w14:paraId="327B857C" w14:textId="77777777" w:rsidR="00F977F1" w:rsidRDefault="00F977F1" w:rsidP="00F977F1">
            <w:pPr>
              <w:pStyle w:val="CopticVerse"/>
            </w:pPr>
            <w:r w:rsidRPr="00645C3A">
              <w:t>ⲛ̀ⲧⲉϥⲭⲁ ⲛⲉⲛⲛⲟⲃⲓ ⲛⲁⲛ ⲉⲃⲟⲗ</w:t>
            </w:r>
          </w:p>
        </w:tc>
      </w:tr>
      <w:tr w:rsidR="00F977F1" w14:paraId="7AF2DB12" w14:textId="77777777" w:rsidTr="00F977F1">
        <w:trPr>
          <w:cantSplit/>
          <w:jc w:val="center"/>
        </w:trPr>
        <w:tc>
          <w:tcPr>
            <w:tcW w:w="288" w:type="dxa"/>
          </w:tcPr>
          <w:p w14:paraId="30144DE3" w14:textId="77777777" w:rsidR="00F977F1" w:rsidRDefault="00F977F1" w:rsidP="00F977F1">
            <w:pPr>
              <w:pStyle w:val="CopticCross"/>
            </w:pPr>
            <w:r>
              <w:t>¿</w:t>
            </w:r>
          </w:p>
        </w:tc>
        <w:tc>
          <w:tcPr>
            <w:tcW w:w="3960" w:type="dxa"/>
          </w:tcPr>
          <w:p w14:paraId="15FCC998" w14:textId="77777777" w:rsidR="00F977F1" w:rsidRPr="000100FF" w:rsidRDefault="00F977F1" w:rsidP="00F977F1">
            <w:pPr>
              <w:pStyle w:val="EngHang"/>
              <w:rPr>
                <w:szCs w:val="20"/>
              </w:rPr>
            </w:pPr>
            <w:r w:rsidRPr="000100FF">
              <w:t>Pray to the Lord on our behalf,</w:t>
            </w:r>
          </w:p>
          <w:p w14:paraId="1DCE94AD" w14:textId="77777777" w:rsidR="00F977F1" w:rsidRPr="000100FF" w:rsidRDefault="00F977F1" w:rsidP="00F977F1">
            <w:pPr>
              <w:pStyle w:val="EngHang"/>
              <w:rPr>
                <w:szCs w:val="20"/>
              </w:rPr>
            </w:pPr>
            <w:r w:rsidRPr="000100FF">
              <w:t>O wise virgin ladies,</w:t>
            </w:r>
          </w:p>
          <w:p w14:paraId="192A7D21" w14:textId="77777777" w:rsidR="00F977F1" w:rsidRPr="000100FF" w:rsidRDefault="00F977F1" w:rsidP="00F977F1">
            <w:pPr>
              <w:pStyle w:val="EngHang"/>
              <w:rPr>
                <w:szCs w:val="20"/>
              </w:rPr>
            </w:pPr>
            <w:r w:rsidRPr="000100FF">
              <w:t>The brides of Christ,</w:t>
            </w:r>
          </w:p>
          <w:p w14:paraId="0E0F0B05" w14:textId="77777777" w:rsidR="00F977F1" w:rsidRDefault="00F977F1" w:rsidP="00F977F1">
            <w:pPr>
              <w:pStyle w:val="EngHangEnd"/>
            </w:pPr>
            <w:r w:rsidRPr="000100FF">
              <w:t>That He may forgive us our sins.</w:t>
            </w:r>
          </w:p>
        </w:tc>
        <w:tc>
          <w:tcPr>
            <w:tcW w:w="288" w:type="dxa"/>
          </w:tcPr>
          <w:p w14:paraId="722682D9" w14:textId="77777777" w:rsidR="00F977F1" w:rsidRDefault="00F977F1" w:rsidP="00F977F1"/>
        </w:tc>
        <w:tc>
          <w:tcPr>
            <w:tcW w:w="288" w:type="dxa"/>
          </w:tcPr>
          <w:p w14:paraId="4A76BC56" w14:textId="77777777" w:rsidR="00F977F1" w:rsidRDefault="00F977F1" w:rsidP="00F977F1">
            <w:pPr>
              <w:pStyle w:val="CopticCross"/>
            </w:pPr>
            <w:r>
              <w:t>¿</w:t>
            </w:r>
          </w:p>
        </w:tc>
        <w:tc>
          <w:tcPr>
            <w:tcW w:w="3960" w:type="dxa"/>
          </w:tcPr>
          <w:p w14:paraId="482412AC" w14:textId="77777777" w:rsidR="00F977F1" w:rsidRDefault="00F977F1" w:rsidP="00F977F1">
            <w:pPr>
              <w:pStyle w:val="CopticVersemulti-line"/>
            </w:pPr>
            <w:r w:rsidRPr="00645C3A">
              <w:t>Ⲧⲱⲃϩ ⲙ̀Ⲡⲟ̅ⲥ̅ ⲉϩ̀ⲣⲏⲓ ⲉϫⲱⲛ</w:t>
            </w:r>
          </w:p>
          <w:p w14:paraId="2AED2BC0" w14:textId="77777777" w:rsidR="00F977F1" w:rsidRDefault="00F977F1" w:rsidP="00F977F1">
            <w:pPr>
              <w:pStyle w:val="CopticVersemulti-line"/>
            </w:pPr>
            <w:r w:rsidRPr="00645C3A">
              <w:t>ⲛⲓⲁⲗⲟⲩ ⲛ̀ⲥⲁⲃⲉ ⲙ̀ⲡⲁⲣⲑⲉⲛⲟⲥ</w:t>
            </w:r>
          </w:p>
          <w:p w14:paraId="67B4215D" w14:textId="77777777" w:rsidR="00F977F1" w:rsidRDefault="00F977F1" w:rsidP="00F977F1">
            <w:pPr>
              <w:pStyle w:val="CopticVersemulti-line"/>
            </w:pPr>
            <w:r w:rsidRPr="00645C3A">
              <w:t>ⲛⲓϣⲉⲗⲉⲧ ⲛ̀ⲧⲉ Ⲡⲭ̅ⲥ̅</w:t>
            </w:r>
          </w:p>
          <w:p w14:paraId="0470EAF8" w14:textId="77777777" w:rsidR="00F977F1" w:rsidRDefault="00F977F1" w:rsidP="00F977F1">
            <w:pPr>
              <w:pStyle w:val="CopticVerse"/>
            </w:pPr>
            <w:r w:rsidRPr="00645C3A">
              <w:t>ⲛ̀ⲧⲉϥⲭⲁ ⲛⲉⲛⲛⲟⲃⲓ ⲛⲁⲛ ⲉⲃⲟⲗ</w:t>
            </w:r>
          </w:p>
        </w:tc>
      </w:tr>
      <w:tr w:rsidR="00F977F1" w14:paraId="65B41096" w14:textId="77777777" w:rsidTr="00F977F1">
        <w:trPr>
          <w:cantSplit/>
          <w:jc w:val="center"/>
        </w:trPr>
        <w:tc>
          <w:tcPr>
            <w:tcW w:w="288" w:type="dxa"/>
          </w:tcPr>
          <w:p w14:paraId="51CB3D78" w14:textId="77777777" w:rsidR="00F977F1" w:rsidRDefault="00F977F1" w:rsidP="00F977F1">
            <w:pPr>
              <w:pStyle w:val="CopticCross"/>
            </w:pPr>
          </w:p>
        </w:tc>
        <w:tc>
          <w:tcPr>
            <w:tcW w:w="3960" w:type="dxa"/>
          </w:tcPr>
          <w:p w14:paraId="7D020F37" w14:textId="77777777" w:rsidR="00F977F1" w:rsidRPr="000100FF" w:rsidRDefault="00F977F1" w:rsidP="00F977F1">
            <w:pPr>
              <w:pStyle w:val="EngHang"/>
              <w:rPr>
                <w:szCs w:val="20"/>
              </w:rPr>
            </w:pPr>
            <w:r w:rsidRPr="000100FF">
              <w:t>Pray to the Lord on our behalf,</w:t>
            </w:r>
          </w:p>
          <w:p w14:paraId="530E9D07" w14:textId="77777777" w:rsidR="00F977F1" w:rsidRPr="000100FF" w:rsidRDefault="00F977F1" w:rsidP="00F977F1">
            <w:pPr>
              <w:pStyle w:val="EngHang"/>
              <w:rPr>
                <w:szCs w:val="20"/>
              </w:rPr>
            </w:pPr>
            <w:r w:rsidRPr="000100FF">
              <w:t>O saints of this day,</w:t>
            </w:r>
          </w:p>
          <w:p w14:paraId="72AAECAF" w14:textId="77777777" w:rsidR="00F977F1" w:rsidRPr="000100FF" w:rsidRDefault="00F977F1" w:rsidP="00F977F1">
            <w:pPr>
              <w:pStyle w:val="EngHang"/>
              <w:rPr>
                <w:szCs w:val="20"/>
              </w:rPr>
            </w:pPr>
            <w:r w:rsidRPr="000100FF">
              <w:t>Each one according to his name,</w:t>
            </w:r>
          </w:p>
          <w:p w14:paraId="2246D8EE" w14:textId="77777777" w:rsidR="00F977F1" w:rsidRPr="000100FF" w:rsidRDefault="00F977F1" w:rsidP="00F977F1">
            <w:pPr>
              <w:pStyle w:val="EngHangEnd"/>
              <w:rPr>
                <w:szCs w:val="20"/>
              </w:rPr>
            </w:pPr>
            <w:r w:rsidRPr="000100FF">
              <w:t>That He may forgive us our sins.</w:t>
            </w:r>
          </w:p>
        </w:tc>
        <w:tc>
          <w:tcPr>
            <w:tcW w:w="288" w:type="dxa"/>
          </w:tcPr>
          <w:p w14:paraId="12FCF6E8" w14:textId="77777777" w:rsidR="00F977F1" w:rsidRDefault="00F977F1" w:rsidP="00F977F1"/>
        </w:tc>
        <w:tc>
          <w:tcPr>
            <w:tcW w:w="288" w:type="dxa"/>
          </w:tcPr>
          <w:p w14:paraId="0D98F0F6" w14:textId="77777777" w:rsidR="00F977F1" w:rsidRDefault="00F977F1" w:rsidP="00F977F1">
            <w:pPr>
              <w:pStyle w:val="CopticCross"/>
            </w:pPr>
          </w:p>
        </w:tc>
        <w:tc>
          <w:tcPr>
            <w:tcW w:w="3960" w:type="dxa"/>
          </w:tcPr>
          <w:p w14:paraId="3F60B634" w14:textId="77777777" w:rsidR="00F977F1" w:rsidRDefault="00F977F1" w:rsidP="00F977F1">
            <w:pPr>
              <w:pStyle w:val="CopticVersemulti-line"/>
            </w:pPr>
            <w:r w:rsidRPr="00645C3A">
              <w:t>Ⲧⲱⲃϩ ⲙ̀Ⲡⲟ̅ⲥ̅ ⲉϩ̀ⲣⲏⲓ ⲉϫⲱⲛ</w:t>
            </w:r>
          </w:p>
          <w:p w14:paraId="7C3AC280" w14:textId="77777777" w:rsidR="00F977F1" w:rsidRDefault="00F977F1" w:rsidP="00F977F1">
            <w:pPr>
              <w:pStyle w:val="CopticVersemulti-line"/>
            </w:pPr>
            <w:r w:rsidRPr="00645C3A">
              <w:t>ⲛⲏⲉ̅̅̅ⲑⲩ̅ ⲙ̀ⲧⲉ ⲡⲁⲓⲉϩⲟⲟⲩ</w:t>
            </w:r>
          </w:p>
          <w:p w14:paraId="7544B1FE" w14:textId="77777777" w:rsidR="00F977F1" w:rsidRDefault="00F977F1" w:rsidP="00F977F1">
            <w:pPr>
              <w:pStyle w:val="CopticVersemulti-line"/>
            </w:pPr>
            <w:r w:rsidRPr="00645C3A">
              <w:t>ⲡⲓⲟⲩⲁⲓ ⲡⲓⲟⲩⲁⲓ ⲕⲁⲧⲁ ⲡⲉϥⲣⲁⲛ</w:t>
            </w:r>
          </w:p>
          <w:p w14:paraId="676D4319" w14:textId="77777777" w:rsidR="00F977F1" w:rsidRDefault="00F977F1" w:rsidP="00F977F1">
            <w:pPr>
              <w:pStyle w:val="CopticVerse"/>
            </w:pPr>
            <w:r w:rsidRPr="00645C3A">
              <w:t>ⲛ̀ⲧⲉϥⲭⲁ ⲛⲉⲛⲛⲟⲃⲓ ⲛⲁⲛ ⲉⲃⲟⲗ</w:t>
            </w:r>
          </w:p>
        </w:tc>
      </w:tr>
      <w:tr w:rsidR="00F977F1" w14:paraId="033067E8" w14:textId="77777777" w:rsidTr="00F977F1">
        <w:trPr>
          <w:cantSplit/>
          <w:jc w:val="center"/>
        </w:trPr>
        <w:tc>
          <w:tcPr>
            <w:tcW w:w="288" w:type="dxa"/>
          </w:tcPr>
          <w:p w14:paraId="47ED4A05" w14:textId="77777777" w:rsidR="00F977F1" w:rsidRDefault="00F977F1" w:rsidP="00F977F1">
            <w:pPr>
              <w:pStyle w:val="CopticCross"/>
            </w:pPr>
            <w:r>
              <w:t>¿</w:t>
            </w:r>
          </w:p>
        </w:tc>
        <w:tc>
          <w:tcPr>
            <w:tcW w:w="3960" w:type="dxa"/>
          </w:tcPr>
          <w:p w14:paraId="753D817F" w14:textId="77777777" w:rsidR="00F977F1" w:rsidRPr="00645C3A" w:rsidRDefault="00F977F1" w:rsidP="00F977F1">
            <w:pPr>
              <w:pStyle w:val="EngHang"/>
              <w:rPr>
                <w:szCs w:val="20"/>
              </w:rPr>
            </w:pPr>
            <w:r w:rsidRPr="00645C3A">
              <w:t xml:space="preserve">Likewise, we exalt </w:t>
            </w:r>
            <w:r w:rsidR="001040C8">
              <w:t>You</w:t>
            </w:r>
            <w:r w:rsidRPr="00645C3A">
              <w:t>,</w:t>
            </w:r>
          </w:p>
          <w:p w14:paraId="539DE39D" w14:textId="77777777" w:rsidR="00F977F1" w:rsidRPr="00645C3A" w:rsidRDefault="00F977F1" w:rsidP="00F977F1">
            <w:pPr>
              <w:pStyle w:val="EngHang"/>
              <w:rPr>
                <w:szCs w:val="20"/>
              </w:rPr>
            </w:pPr>
            <w:r w:rsidRPr="00645C3A">
              <w:t>With David the Psalmist:</w:t>
            </w:r>
          </w:p>
          <w:p w14:paraId="6B31EF40" w14:textId="77777777" w:rsidR="00F977F1" w:rsidRPr="00645C3A" w:rsidRDefault="001040C8" w:rsidP="00F977F1">
            <w:pPr>
              <w:pStyle w:val="EngHang"/>
              <w:rPr>
                <w:szCs w:val="20"/>
              </w:rPr>
            </w:pPr>
            <w:r>
              <w:t>You</w:t>
            </w:r>
            <w:r w:rsidR="00F977F1" w:rsidRPr="00645C3A">
              <w:t xml:space="preserve"> </w:t>
            </w:r>
            <w:r w:rsidR="00C104A1">
              <w:t>are</w:t>
            </w:r>
            <w:r w:rsidR="00F977F1" w:rsidRPr="00645C3A">
              <w:t xml:space="preserve"> a priest forever,</w:t>
            </w:r>
          </w:p>
          <w:p w14:paraId="75B455B2" w14:textId="77777777" w:rsidR="00F977F1" w:rsidRDefault="00F977F1" w:rsidP="00F977F1">
            <w:pPr>
              <w:pStyle w:val="EngHangEnd"/>
            </w:pPr>
            <w:r w:rsidRPr="00645C3A">
              <w:t>After the order of Melchizedek.</w:t>
            </w:r>
          </w:p>
        </w:tc>
        <w:tc>
          <w:tcPr>
            <w:tcW w:w="288" w:type="dxa"/>
          </w:tcPr>
          <w:p w14:paraId="224879CA" w14:textId="77777777" w:rsidR="00F977F1" w:rsidRDefault="00F977F1" w:rsidP="00F977F1"/>
        </w:tc>
        <w:tc>
          <w:tcPr>
            <w:tcW w:w="288" w:type="dxa"/>
          </w:tcPr>
          <w:p w14:paraId="5174F20E" w14:textId="77777777" w:rsidR="00F977F1" w:rsidRDefault="00F977F1" w:rsidP="00F977F1">
            <w:pPr>
              <w:pStyle w:val="CopticCross"/>
            </w:pPr>
            <w:r>
              <w:t>¿</w:t>
            </w:r>
          </w:p>
        </w:tc>
        <w:tc>
          <w:tcPr>
            <w:tcW w:w="3960" w:type="dxa"/>
          </w:tcPr>
          <w:p w14:paraId="0E76DB5B" w14:textId="77777777" w:rsidR="00F977F1" w:rsidRDefault="00F977F1" w:rsidP="00F977F1">
            <w:pPr>
              <w:pStyle w:val="CopticVersemulti-line"/>
            </w:pPr>
            <w:r w:rsidRPr="00645C3A">
              <w:t>Ⲱⲥⲁⲩⲧⲟⲥ ⲧⲉⲛϭⲓⲥⲓ ⲙ̀ⲙⲟⲕ</w:t>
            </w:r>
          </w:p>
          <w:p w14:paraId="00C9E47D" w14:textId="77777777" w:rsidR="00F977F1" w:rsidRDefault="00F977F1" w:rsidP="00F977F1">
            <w:pPr>
              <w:pStyle w:val="CopticVersemulti-line"/>
            </w:pPr>
            <w:r w:rsidRPr="00645C3A">
              <w:t>ⲛⲉⲙ ⲡⲓϩⲩⲙⲛⲇⲟⲥ ⲇⲁⲩⲓⲇ</w:t>
            </w:r>
          </w:p>
          <w:p w14:paraId="5C4F4C40" w14:textId="77777777" w:rsidR="00F977F1" w:rsidRDefault="00F977F1" w:rsidP="00F977F1">
            <w:pPr>
              <w:pStyle w:val="CopticVersemulti-line"/>
            </w:pPr>
            <w:r w:rsidRPr="00645C3A">
              <w:t>ϫⲉ ⲛ̀ⲑⲟⲕ ⲡⲉ ⲡⲓⲟⲩⲏⲃ ϣⲁ ⲉⲛⲉϩ</w:t>
            </w:r>
          </w:p>
          <w:p w14:paraId="692D1FF8" w14:textId="77777777" w:rsidR="00F977F1" w:rsidRDefault="00F977F1" w:rsidP="00F977F1">
            <w:pPr>
              <w:pStyle w:val="CopticVerse"/>
            </w:pPr>
            <w:r w:rsidRPr="00645C3A">
              <w:t>ⲕⲁⲧⲁ ⲧ̀ⲧⲁⲝⲓⲥ ⲙ̀Ⲙⲉⲗⲭⲓⲥⲉⲇⲉⲕ</w:t>
            </w:r>
          </w:p>
        </w:tc>
      </w:tr>
    </w:tbl>
    <w:p w14:paraId="730ED797" w14:textId="77777777" w:rsidR="004A1F5C" w:rsidRDefault="004A1F5C" w:rsidP="00DE5308">
      <w:pPr>
        <w:pStyle w:val="Heading4"/>
        <w:rPr>
          <w:lang w:val="en-US"/>
        </w:rPr>
      </w:pPr>
      <w:r>
        <w:rPr>
          <w:lang w:val="en-US"/>
        </w:rPr>
        <w:t>The Doxologies</w:t>
      </w:r>
      <w:bookmarkEnd w:id="284"/>
      <w:bookmarkEnd w:id="285"/>
    </w:p>
    <w:p w14:paraId="1B71B16C" w14:textId="77777777" w:rsidR="00DD4C22" w:rsidRDefault="00DD4C22" w:rsidP="00DE5308">
      <w:pPr>
        <w:pStyle w:val="Rubric"/>
        <w:rPr>
          <w:lang w:val="en-US"/>
        </w:rPr>
      </w:pPr>
      <w:bookmarkStart w:id="293" w:name="_Toc298681243"/>
      <w:r>
        <w:rPr>
          <w:lang w:val="en-US"/>
        </w:rPr>
        <w:t xml:space="preserve">Any appropriate seasonal Doxology is now said. See page </w:t>
      </w:r>
      <w:r w:rsidR="003A78C2">
        <w:rPr>
          <w:lang w:val="en-US"/>
        </w:rPr>
        <w:fldChar w:fldCharType="begin"/>
      </w:r>
      <w:r w:rsidR="00DA18ED">
        <w:rPr>
          <w:lang w:val="en-US"/>
        </w:rPr>
        <w:instrText xml:space="preserve"> PAGEREF _Ref299211976 \h </w:instrText>
      </w:r>
      <w:r w:rsidR="003A78C2">
        <w:rPr>
          <w:lang w:val="en-US"/>
        </w:rPr>
      </w:r>
      <w:r w:rsidR="003A78C2">
        <w:rPr>
          <w:lang w:val="en-US"/>
        </w:rPr>
        <w:fldChar w:fldCharType="separate"/>
      </w:r>
      <w:r w:rsidR="00B50C35">
        <w:rPr>
          <w:noProof/>
          <w:lang w:val="en-US"/>
        </w:rPr>
        <w:t>269</w:t>
      </w:r>
      <w:r w:rsidR="003A78C2">
        <w:rPr>
          <w:lang w:val="en-US"/>
        </w:rPr>
        <w:fldChar w:fldCharType="end"/>
      </w:r>
      <w:r>
        <w:rPr>
          <w:lang w:val="en-US"/>
        </w:rPr>
        <w:t>.</w:t>
      </w:r>
    </w:p>
    <w:p w14:paraId="73B0467C" w14:textId="77777777" w:rsidR="00DD4C22" w:rsidRDefault="00DD4C22" w:rsidP="009800DB">
      <w:pPr>
        <w:pStyle w:val="Heading4"/>
        <w:rPr>
          <w:lang w:val="en-US"/>
        </w:rPr>
      </w:pPr>
      <w:bookmarkStart w:id="294" w:name="_Toc308441900"/>
      <w:bookmarkStart w:id="295" w:name="_Ref434487886"/>
      <w:bookmarkStart w:id="296" w:name="_Ref434487891"/>
      <w:r>
        <w:rPr>
          <w:lang w:val="en-US"/>
        </w:rPr>
        <w:lastRenderedPageBreak/>
        <w:t>The Doxology of the Virgin for Midnight Praise</w:t>
      </w:r>
      <w:bookmarkEnd w:id="294"/>
      <w:bookmarkEnd w:id="295"/>
      <w:bookmarkEnd w:id="296"/>
    </w:p>
    <w:p w14:paraId="4C8D0379" w14:textId="77777777" w:rsidR="009F4DF5" w:rsidRPr="009F4DF5" w:rsidRDefault="009F4DF5" w:rsidP="009F4DF5">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6FD7518F" w14:textId="77777777" w:rsidTr="00A042F4">
        <w:trPr>
          <w:cantSplit/>
          <w:jc w:val="center"/>
        </w:trPr>
        <w:tc>
          <w:tcPr>
            <w:tcW w:w="288" w:type="dxa"/>
          </w:tcPr>
          <w:p w14:paraId="58CB1FAF" w14:textId="77777777" w:rsidR="00DE5308" w:rsidRDefault="00DE5308" w:rsidP="00A042F4">
            <w:pPr>
              <w:pStyle w:val="CopticCross"/>
            </w:pPr>
          </w:p>
        </w:tc>
        <w:tc>
          <w:tcPr>
            <w:tcW w:w="3960" w:type="dxa"/>
          </w:tcPr>
          <w:p w14:paraId="038B578B" w14:textId="77777777" w:rsidR="00DE5308" w:rsidRDefault="00DE5308" w:rsidP="00DE5308">
            <w:pPr>
              <w:pStyle w:val="EngHang"/>
            </w:pPr>
            <w:r>
              <w:t>Your greatness O Mary,</w:t>
            </w:r>
          </w:p>
          <w:p w14:paraId="13AA103E" w14:textId="77777777" w:rsidR="00DE5308" w:rsidRDefault="00DE5308" w:rsidP="00DE5308">
            <w:pPr>
              <w:pStyle w:val="EngHang"/>
            </w:pPr>
            <w:r>
              <w:t>the undefiled virgin,</w:t>
            </w:r>
          </w:p>
          <w:p w14:paraId="7E3DDC75" w14:textId="77777777" w:rsidR="00DE5308" w:rsidRDefault="00DE5308" w:rsidP="00DE5308">
            <w:pPr>
              <w:pStyle w:val="EngHang"/>
            </w:pPr>
            <w:r>
              <w:t>is like the height of the palm tree,</w:t>
            </w:r>
          </w:p>
          <w:p w14:paraId="263F6EB7" w14:textId="77777777" w:rsidR="00DE5308" w:rsidRPr="00E03AFD" w:rsidRDefault="00DE5308" w:rsidP="00DE5308">
            <w:pPr>
              <w:pStyle w:val="EngHangEnd"/>
            </w:pPr>
            <w:r>
              <w:t>as Solomon has said.</w:t>
            </w:r>
          </w:p>
        </w:tc>
        <w:tc>
          <w:tcPr>
            <w:tcW w:w="288" w:type="dxa"/>
          </w:tcPr>
          <w:p w14:paraId="6A871FD8" w14:textId="77777777" w:rsidR="00DE5308" w:rsidRDefault="00DE5308" w:rsidP="00DD4C22"/>
        </w:tc>
        <w:tc>
          <w:tcPr>
            <w:tcW w:w="288" w:type="dxa"/>
          </w:tcPr>
          <w:p w14:paraId="5CDD989A" w14:textId="77777777" w:rsidR="00DE5308" w:rsidRDefault="00DE5308" w:rsidP="00A042F4">
            <w:pPr>
              <w:pStyle w:val="CopticCross"/>
            </w:pPr>
          </w:p>
        </w:tc>
        <w:tc>
          <w:tcPr>
            <w:tcW w:w="3960" w:type="dxa"/>
          </w:tcPr>
          <w:p w14:paraId="3C3444CE" w14:textId="77777777" w:rsidR="00DE5308" w:rsidRDefault="00DE5308" w:rsidP="009F4DF5">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3C406C27" w14:textId="77777777" w:rsidR="00DE5308" w:rsidRDefault="00DE5308" w:rsidP="009F4DF5">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0E81DB6E" w14:textId="77777777" w:rsidR="00DE5308" w:rsidRDefault="00DE5308" w:rsidP="009F4DF5">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26CBB479" w14:textId="77777777" w:rsidR="00DE5308" w:rsidRDefault="00DE5308" w:rsidP="009F4DF5">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E5308" w14:paraId="40133C27" w14:textId="77777777" w:rsidTr="00A042F4">
        <w:trPr>
          <w:cantSplit/>
          <w:jc w:val="center"/>
        </w:trPr>
        <w:tc>
          <w:tcPr>
            <w:tcW w:w="288" w:type="dxa"/>
          </w:tcPr>
          <w:p w14:paraId="3260BF5B" w14:textId="77777777" w:rsidR="00DE5308" w:rsidRDefault="00DE5308" w:rsidP="00A042F4">
            <w:pPr>
              <w:pStyle w:val="CopticCross"/>
            </w:pPr>
            <w:r>
              <w:t>¿</w:t>
            </w:r>
          </w:p>
        </w:tc>
        <w:tc>
          <w:tcPr>
            <w:tcW w:w="3960" w:type="dxa"/>
          </w:tcPr>
          <w:p w14:paraId="4499C8D2" w14:textId="77777777" w:rsidR="00DE5308" w:rsidRPr="004764BD" w:rsidRDefault="00DE5308" w:rsidP="00DE5308">
            <w:pPr>
              <w:pStyle w:val="EngHang"/>
            </w:pPr>
            <w:r w:rsidRPr="004764BD">
              <w:t>You are the spring of living water</w:t>
            </w:r>
          </w:p>
          <w:p w14:paraId="5AB9F40F" w14:textId="77777777" w:rsidR="00DE5308" w:rsidRPr="004764BD" w:rsidRDefault="00DE5308" w:rsidP="00DE5308">
            <w:pPr>
              <w:pStyle w:val="EngHang"/>
            </w:pPr>
            <w:r>
              <w:t>That flows from Lebanon</w:t>
            </w:r>
            <w:r w:rsidRPr="004764BD">
              <w:t>-</w:t>
            </w:r>
            <w:r>
              <w:t>-</w:t>
            </w:r>
          </w:p>
          <w:p w14:paraId="2AD4C023" w14:textId="77777777" w:rsidR="00DE5308" w:rsidRDefault="00DE5308" w:rsidP="00DE5308">
            <w:pPr>
              <w:pStyle w:val="EngHang"/>
            </w:pPr>
            <w:r w:rsidRPr="004764BD">
              <w:t xml:space="preserve">For </w:t>
            </w:r>
            <w:r>
              <w:t xml:space="preserve">the grace of the </w:t>
            </w:r>
            <w:commentRangeStart w:id="297"/>
            <w:r>
              <w:t>Godhead</w:t>
            </w:r>
            <w:commentRangeEnd w:id="297"/>
            <w:r>
              <w:rPr>
                <w:rStyle w:val="CommentReference"/>
                <w:rFonts w:eastAsiaTheme="minorHAnsi" w:cstheme="minorBidi"/>
                <w:color w:val="auto"/>
                <w:lang w:val="en-CA"/>
              </w:rPr>
              <w:commentReference w:id="297"/>
            </w:r>
            <w:r>
              <w:t>,</w:t>
            </w:r>
          </w:p>
          <w:p w14:paraId="3EDBCCA4" w14:textId="77777777" w:rsidR="00DE5308" w:rsidRPr="0031634B" w:rsidRDefault="00DE5308" w:rsidP="00DE5308">
            <w:pPr>
              <w:pStyle w:val="EngHangEnd"/>
              <w:rPr>
                <w:szCs w:val="20"/>
              </w:rPr>
            </w:pPr>
            <w:r>
              <w:t>Sprang forth from you to us</w:t>
            </w:r>
            <w:r w:rsidRPr="004764BD">
              <w:t>.</w:t>
            </w:r>
          </w:p>
        </w:tc>
        <w:tc>
          <w:tcPr>
            <w:tcW w:w="288" w:type="dxa"/>
          </w:tcPr>
          <w:p w14:paraId="114685D3" w14:textId="77777777" w:rsidR="00DE5308" w:rsidRDefault="00DE5308" w:rsidP="00DD4C22"/>
        </w:tc>
        <w:tc>
          <w:tcPr>
            <w:tcW w:w="288" w:type="dxa"/>
          </w:tcPr>
          <w:p w14:paraId="5988A5C0" w14:textId="77777777" w:rsidR="00DE5308" w:rsidRDefault="00DE5308" w:rsidP="00A042F4">
            <w:pPr>
              <w:pStyle w:val="CopticCross"/>
            </w:pPr>
            <w:r>
              <w:t>¿</w:t>
            </w:r>
          </w:p>
        </w:tc>
        <w:tc>
          <w:tcPr>
            <w:tcW w:w="3960" w:type="dxa"/>
          </w:tcPr>
          <w:p w14:paraId="6A4B9622" w14:textId="77777777" w:rsidR="00DE5308" w:rsidRDefault="00DE5308" w:rsidP="009F4DF5">
            <w:pPr>
              <w:pStyle w:val="CopticVersemulti-line"/>
            </w:pPr>
            <w:r w:rsidRPr="009F4DF5">
              <w:t>Ⲛⲑⲟ ⲧⲉ ϯⲙⲟⲩⲙⲓ ⲙ̀ⲙⲱⲟⲩ ⲛ̀ⲱⲛϧ</w:t>
            </w:r>
          </w:p>
          <w:p w14:paraId="70CB78F4" w14:textId="77777777" w:rsidR="00DE5308" w:rsidRDefault="00DE5308" w:rsidP="009F4DF5">
            <w:pPr>
              <w:pStyle w:val="CopticVersemulti-line"/>
            </w:pPr>
            <w:r w:rsidRPr="009F4DF5">
              <w:t>ⲉⲧϧⲁϯ ⲙ̀ⲡⲓⲗⲓⲃⲁⲛⲟⲥ</w:t>
            </w:r>
          </w:p>
          <w:p w14:paraId="48EC2A57" w14:textId="77777777" w:rsidR="00DE5308" w:rsidRDefault="00DE5308" w:rsidP="009F4DF5">
            <w:pPr>
              <w:pStyle w:val="CopticVersemulti-line"/>
            </w:pPr>
            <w:r w:rsidRPr="009F4DF5">
              <w:t>ⲉ̀ⲧⲁⲡⲓϩ̀ⲙⲟⲧ ⲛ̀ⲧⲉ ϯⲙⲉⲑⲛⲟⲩϯ</w:t>
            </w:r>
          </w:p>
          <w:p w14:paraId="272135A1" w14:textId="77777777" w:rsidR="00DE5308" w:rsidRDefault="00DE5308" w:rsidP="009F4DF5">
            <w:pPr>
              <w:pStyle w:val="CopticVerse"/>
            </w:pPr>
            <w:r w:rsidRPr="009F4DF5">
              <w:t>ⲃⲉⲃⲓ ⲛⲁⲛ ⲉⲃⲟⲗ ⲛ̀ϧⲏⲧⲥ</w:t>
            </w:r>
          </w:p>
        </w:tc>
      </w:tr>
      <w:tr w:rsidR="00DE5308" w14:paraId="50496468" w14:textId="77777777" w:rsidTr="00A042F4">
        <w:trPr>
          <w:cantSplit/>
          <w:jc w:val="center"/>
        </w:trPr>
        <w:tc>
          <w:tcPr>
            <w:tcW w:w="288" w:type="dxa"/>
          </w:tcPr>
          <w:p w14:paraId="3CF775C4" w14:textId="77777777" w:rsidR="00DE5308" w:rsidRDefault="00DE5308" w:rsidP="00A042F4">
            <w:pPr>
              <w:pStyle w:val="CopticCross"/>
            </w:pPr>
          </w:p>
        </w:tc>
        <w:tc>
          <w:tcPr>
            <w:tcW w:w="3960" w:type="dxa"/>
          </w:tcPr>
          <w:p w14:paraId="7C6DB29F" w14:textId="77777777" w:rsidR="00DE5308" w:rsidRDefault="00DE5308" w:rsidP="00DE5308">
            <w:pPr>
              <w:pStyle w:val="EngHang"/>
            </w:pPr>
            <w:r>
              <w:t>You have borne to us Emmanuel,</w:t>
            </w:r>
          </w:p>
          <w:p w14:paraId="176A7679" w14:textId="77777777" w:rsidR="00DE5308" w:rsidRDefault="00DE5308" w:rsidP="00DE5308">
            <w:pPr>
              <w:pStyle w:val="EngHang"/>
            </w:pPr>
            <w:r>
              <w:t>From your virginal womb.</w:t>
            </w:r>
          </w:p>
          <w:p w14:paraId="6A4FCB68" w14:textId="77777777" w:rsidR="00DE5308" w:rsidRDefault="00DE5308" w:rsidP="00DE5308">
            <w:pPr>
              <w:pStyle w:val="EngHang"/>
            </w:pPr>
            <w:r>
              <w:t>He made us heirs</w:t>
            </w:r>
          </w:p>
          <w:p w14:paraId="123B519D" w14:textId="77777777" w:rsidR="00DE5308" w:rsidRPr="0031634B" w:rsidRDefault="00DE5308" w:rsidP="00DE5308">
            <w:pPr>
              <w:pStyle w:val="EngHangEnd"/>
            </w:pPr>
            <w:r>
              <w:t>Of the Kingdom of the Heavens,</w:t>
            </w:r>
          </w:p>
        </w:tc>
        <w:tc>
          <w:tcPr>
            <w:tcW w:w="288" w:type="dxa"/>
          </w:tcPr>
          <w:p w14:paraId="08B6BF0B" w14:textId="77777777" w:rsidR="00DE5308" w:rsidRDefault="00DE5308" w:rsidP="00DD4C22"/>
        </w:tc>
        <w:tc>
          <w:tcPr>
            <w:tcW w:w="288" w:type="dxa"/>
          </w:tcPr>
          <w:p w14:paraId="65CBB5A7" w14:textId="77777777" w:rsidR="00DE5308" w:rsidRDefault="00DE5308" w:rsidP="00A042F4">
            <w:pPr>
              <w:pStyle w:val="CopticCross"/>
            </w:pPr>
          </w:p>
        </w:tc>
        <w:tc>
          <w:tcPr>
            <w:tcW w:w="3960" w:type="dxa"/>
          </w:tcPr>
          <w:p w14:paraId="5304AB66" w14:textId="77777777" w:rsidR="00DE5308" w:rsidRDefault="00DE5308" w:rsidP="009F4DF5">
            <w:pPr>
              <w:pStyle w:val="CopticVersemulti-line"/>
            </w:pPr>
            <w:r w:rsidRPr="009F4DF5">
              <w:t xml:space="preserve">Ⲁⲣⲉⲙⲓⲥⲓ ⲛⲁⲛ ⲛ̀Ⲉⲙⲙⲁⲛⲟⲩⲏⲗ </w:t>
            </w:r>
          </w:p>
          <w:p w14:paraId="753038D3" w14:textId="77777777" w:rsidR="00DE5308" w:rsidRDefault="00DE5308" w:rsidP="009F4DF5">
            <w:pPr>
              <w:pStyle w:val="CopticVersemulti-line"/>
            </w:pPr>
            <w:r w:rsidRPr="009F4DF5">
              <w:t>ϧⲉⲛ ⲧⲉⲙⲏⲧⲣⲁ ⲙ̀ⲡⲁⲣⲑⲉⲛⲓⲕⲓ</w:t>
            </w:r>
          </w:p>
          <w:p w14:paraId="5600EF83" w14:textId="77777777" w:rsidR="00DE5308" w:rsidRDefault="00DE5308" w:rsidP="009F4DF5">
            <w:pPr>
              <w:pStyle w:val="CopticVersemulti-line"/>
            </w:pPr>
            <w:r w:rsidRPr="009F4DF5">
              <w:t>ⲁϥⲁⲓⲧⲉⲛ ⲛ̀ⲕⲗⲏⲣⲟⲛⲟⲙⲟⲥ</w:t>
            </w:r>
          </w:p>
          <w:p w14:paraId="7CF14DFA" w14:textId="77777777" w:rsidR="00DE5308" w:rsidRDefault="00DE5308" w:rsidP="009F4DF5">
            <w:pPr>
              <w:pStyle w:val="CopticVerse"/>
            </w:pPr>
            <w:r w:rsidRPr="009F4DF5">
              <w:t>ⲛ̀ϩ̀ⲣⲏⲓ ϧⲉⲛ ⲑ̀ⲙⲉⲧⲟⲩⲣⲟ ⲛ̀ⲛⲓⲫⲏⲟⲩⲓ</w:t>
            </w:r>
          </w:p>
        </w:tc>
      </w:tr>
      <w:tr w:rsidR="00DE5308" w14:paraId="795966F0" w14:textId="77777777" w:rsidTr="00A042F4">
        <w:trPr>
          <w:cantSplit/>
          <w:jc w:val="center"/>
        </w:trPr>
        <w:tc>
          <w:tcPr>
            <w:tcW w:w="288" w:type="dxa"/>
          </w:tcPr>
          <w:p w14:paraId="2A9DDBE6" w14:textId="77777777" w:rsidR="00DE5308" w:rsidRDefault="00DE5308" w:rsidP="00A042F4">
            <w:pPr>
              <w:pStyle w:val="CopticCross"/>
            </w:pPr>
            <w:r>
              <w:t>¿</w:t>
            </w:r>
          </w:p>
        </w:tc>
        <w:tc>
          <w:tcPr>
            <w:tcW w:w="3960" w:type="dxa"/>
          </w:tcPr>
          <w:p w14:paraId="0509D289" w14:textId="77777777" w:rsidR="00DE5308" w:rsidRDefault="00DE5308" w:rsidP="00DE5308">
            <w:pPr>
              <w:pStyle w:val="EngHang"/>
            </w:pPr>
            <w:r>
              <w:t>According to the oath</w:t>
            </w:r>
          </w:p>
          <w:p w14:paraId="64DE8C49" w14:textId="77777777" w:rsidR="00DE5308" w:rsidRDefault="00DE5308" w:rsidP="00DE5308">
            <w:pPr>
              <w:pStyle w:val="EngHang"/>
            </w:pPr>
            <w:r>
              <w:t>That he swore to our father,</w:t>
            </w:r>
          </w:p>
          <w:p w14:paraId="48B8C767" w14:textId="77777777" w:rsidR="00DE5308" w:rsidRDefault="00DE5308" w:rsidP="00DE5308">
            <w:pPr>
              <w:pStyle w:val="EngHang"/>
            </w:pPr>
            <w:r>
              <w:t>King David the patriarch--</w:t>
            </w:r>
          </w:p>
          <w:p w14:paraId="73C6900F" w14:textId="77777777" w:rsidR="00DE5308" w:rsidRPr="0031634B" w:rsidRDefault="00DE5308" w:rsidP="00DE5308">
            <w:pPr>
              <w:pStyle w:val="EngHangEnd"/>
            </w:pPr>
            <w:r>
              <w:t xml:space="preserve">Which He came and fulfilled </w:t>
            </w:r>
            <w:commentRangeStart w:id="298"/>
            <w:r>
              <w:t xml:space="preserve">to </w:t>
            </w:r>
            <w:commentRangeEnd w:id="298"/>
            <w:r>
              <w:rPr>
                <w:rStyle w:val="CommentReference"/>
                <w:rFonts w:eastAsiaTheme="minorHAnsi" w:cstheme="minorBidi"/>
                <w:color w:val="auto"/>
                <w:lang w:val="en-CA"/>
              </w:rPr>
              <w:commentReference w:id="298"/>
            </w:r>
            <w:r>
              <w:t>us.</w:t>
            </w:r>
          </w:p>
        </w:tc>
        <w:tc>
          <w:tcPr>
            <w:tcW w:w="288" w:type="dxa"/>
          </w:tcPr>
          <w:p w14:paraId="239180E5" w14:textId="77777777" w:rsidR="00DE5308" w:rsidRDefault="00DE5308" w:rsidP="00DD4C22"/>
        </w:tc>
        <w:tc>
          <w:tcPr>
            <w:tcW w:w="288" w:type="dxa"/>
          </w:tcPr>
          <w:p w14:paraId="200A84F8" w14:textId="77777777" w:rsidR="00DE5308" w:rsidRDefault="00DE5308" w:rsidP="00A042F4">
            <w:pPr>
              <w:pStyle w:val="CopticCross"/>
            </w:pPr>
            <w:r>
              <w:t>¿</w:t>
            </w:r>
          </w:p>
        </w:tc>
        <w:tc>
          <w:tcPr>
            <w:tcW w:w="3960" w:type="dxa"/>
          </w:tcPr>
          <w:p w14:paraId="4E9BE546" w14:textId="77777777" w:rsidR="00DE5308" w:rsidRDefault="00DE5308" w:rsidP="009F4DF5">
            <w:pPr>
              <w:pStyle w:val="CopticVersemulti-line"/>
            </w:pPr>
            <w:r w:rsidRPr="009F4DF5">
              <w:t>Ⲕⲁⲧⲁ ⲡⲓⲱϣ ⲉⲧⲁϥⲱϣ ⲙ̀ⲙⲟϥ</w:t>
            </w:r>
          </w:p>
          <w:p w14:paraId="4DB79DB3" w14:textId="77777777" w:rsidR="00DE5308" w:rsidRDefault="00DE5308" w:rsidP="009F4DF5">
            <w:pPr>
              <w:pStyle w:val="CopticVersemulti-line"/>
            </w:pPr>
            <w:r w:rsidRPr="009F4DF5">
              <w:t>ⲛ̀ⲧⲉ ⲡⲉⲛⲓⲱⲧ ⲙ̀ⲡⲁⲧⲣⲓⲁⲣⲭⲏⲥ</w:t>
            </w:r>
          </w:p>
          <w:p w14:paraId="1829ABC1" w14:textId="77777777" w:rsidR="00DE5308" w:rsidRDefault="00DE5308" w:rsidP="009F4DF5">
            <w:pPr>
              <w:pStyle w:val="CopticVersemulti-line"/>
            </w:pPr>
            <w:r w:rsidRPr="009F4DF5">
              <w:t>ⲉⲧⲉ ⲫⲁⲓ ⲡⲉ ⲡ̀ⲩⲣⲟ Ⲇⲁⲩⲓⲇ</w:t>
            </w:r>
          </w:p>
          <w:p w14:paraId="11AEC8C8" w14:textId="77777777" w:rsidR="00DE5308" w:rsidRDefault="00DE5308" w:rsidP="009F4DF5">
            <w:pPr>
              <w:pStyle w:val="CopticVerse"/>
            </w:pPr>
            <w:r w:rsidRPr="009F4DF5">
              <w:t>ⲁϥⲓ̀ ⲁϥϫⲟⲕϥ ⲛⲁⲛ ⲉⲃⲟⲗ</w:t>
            </w:r>
          </w:p>
        </w:tc>
      </w:tr>
      <w:tr w:rsidR="00DE5308" w14:paraId="7AD36965" w14:textId="77777777" w:rsidTr="00A042F4">
        <w:trPr>
          <w:cantSplit/>
          <w:jc w:val="center"/>
        </w:trPr>
        <w:tc>
          <w:tcPr>
            <w:tcW w:w="288" w:type="dxa"/>
          </w:tcPr>
          <w:p w14:paraId="75CEED8F" w14:textId="77777777" w:rsidR="00DE5308" w:rsidRDefault="00DE5308" w:rsidP="00A042F4">
            <w:pPr>
              <w:pStyle w:val="CopticCross"/>
            </w:pPr>
          </w:p>
        </w:tc>
        <w:tc>
          <w:tcPr>
            <w:tcW w:w="3960" w:type="dxa"/>
          </w:tcPr>
          <w:p w14:paraId="1E7C8834" w14:textId="77777777" w:rsidR="00DE5308" w:rsidRDefault="00DE5308" w:rsidP="00DE5308">
            <w:pPr>
              <w:pStyle w:val="EngHang"/>
            </w:pPr>
            <w:r>
              <w:t>Hail to you, O Virgin,</w:t>
            </w:r>
          </w:p>
          <w:p w14:paraId="3CF71750" w14:textId="77777777" w:rsidR="00D15008" w:rsidRDefault="00D15008" w:rsidP="00D15008">
            <w:pPr>
              <w:pStyle w:val="EngHang"/>
            </w:pPr>
            <w:r>
              <w:t>The true</w:t>
            </w:r>
            <w:r>
              <w:rPr>
                <w:rStyle w:val="FootnoteReference"/>
              </w:rPr>
              <w:footnoteReference w:id="21"/>
            </w:r>
            <w:r>
              <w:t xml:space="preserve"> Queen.</w:t>
            </w:r>
          </w:p>
          <w:p w14:paraId="56581FD5" w14:textId="77777777" w:rsidR="00DE5308" w:rsidRDefault="00DE5308" w:rsidP="00DE5308">
            <w:pPr>
              <w:pStyle w:val="EngHang"/>
            </w:pPr>
            <w:r>
              <w:t>Hail to the pride of our race,</w:t>
            </w:r>
          </w:p>
          <w:p w14:paraId="0DCA2418" w14:textId="77777777" w:rsidR="00DE5308" w:rsidRPr="0031634B" w:rsidRDefault="00DE5308" w:rsidP="00DE5308">
            <w:pPr>
              <w:pStyle w:val="EngHangEnd"/>
            </w:pPr>
            <w:r>
              <w:t>Who has borne to us Emmanuel.</w:t>
            </w:r>
          </w:p>
        </w:tc>
        <w:tc>
          <w:tcPr>
            <w:tcW w:w="288" w:type="dxa"/>
          </w:tcPr>
          <w:p w14:paraId="1ED76DE9" w14:textId="77777777" w:rsidR="00DE5308" w:rsidRDefault="00DE5308" w:rsidP="00DD4C22"/>
        </w:tc>
        <w:tc>
          <w:tcPr>
            <w:tcW w:w="288" w:type="dxa"/>
          </w:tcPr>
          <w:p w14:paraId="49A0382B" w14:textId="77777777" w:rsidR="00DE5308" w:rsidRDefault="00DE5308" w:rsidP="00A042F4">
            <w:pPr>
              <w:pStyle w:val="CopticCross"/>
            </w:pPr>
          </w:p>
        </w:tc>
        <w:tc>
          <w:tcPr>
            <w:tcW w:w="3960" w:type="dxa"/>
          </w:tcPr>
          <w:p w14:paraId="2297B020" w14:textId="77777777" w:rsidR="00DE5308" w:rsidRDefault="00DE5308" w:rsidP="009F4DF5">
            <w:pPr>
              <w:pStyle w:val="CopticVersemulti-line"/>
            </w:pPr>
            <w:r w:rsidRPr="009F4DF5">
              <w:t>Ⲭⲉⲣⲉ ⲛⲉ ⲱ ϯⲡⲁⲣⲑⲉⲛⲟⲥ</w:t>
            </w:r>
          </w:p>
          <w:p w14:paraId="304C81AF" w14:textId="77777777" w:rsidR="00DE5308" w:rsidRDefault="00DE5308" w:rsidP="009F4DF5">
            <w:pPr>
              <w:pStyle w:val="CopticVersemulti-line"/>
            </w:pPr>
            <w:r w:rsidRPr="009F4DF5">
              <w:t>ϯⲟⲩⲣⲱ ⲙ̀ⲙⲏⲓ ⲛ̀ⲁ̀ⲗⲏⲑⲓⲛⲏ</w:t>
            </w:r>
          </w:p>
          <w:p w14:paraId="0217EA0C" w14:textId="77777777" w:rsidR="00DE5308" w:rsidRDefault="00DE5308" w:rsidP="009F4DF5">
            <w:pPr>
              <w:pStyle w:val="CopticVersemulti-line"/>
            </w:pPr>
            <w:r w:rsidRPr="009F4DF5">
              <w:t>ⲭⲉⲣⲉ ⲡ̀ϣⲟⲩϣⲟⲩ ⲛ̀ⲧⲉ ⲡⲉⲛⲅⲉⲛⲟⲩⲥ</w:t>
            </w:r>
          </w:p>
          <w:p w14:paraId="6A7A8F2C" w14:textId="77777777" w:rsidR="00DE5308" w:rsidRDefault="00DE5308" w:rsidP="009F4DF5">
            <w:pPr>
              <w:pStyle w:val="CopticVerse"/>
            </w:pPr>
            <w:r w:rsidRPr="009F4DF5">
              <w:t>ⲁⲣⲉϫ̀ⲫⲟ ⲛⲁⲛ ⲛ̀Ⲉⲙⲙⲁⲛⲟⲩⲏⲗ</w:t>
            </w:r>
          </w:p>
        </w:tc>
      </w:tr>
      <w:tr w:rsidR="00DE5308" w14:paraId="0B951B97" w14:textId="77777777" w:rsidTr="00A042F4">
        <w:trPr>
          <w:cantSplit/>
          <w:jc w:val="center"/>
        </w:trPr>
        <w:tc>
          <w:tcPr>
            <w:tcW w:w="288" w:type="dxa"/>
          </w:tcPr>
          <w:p w14:paraId="1B7F3371" w14:textId="77777777" w:rsidR="00DE5308" w:rsidRDefault="00DE5308" w:rsidP="00A042F4">
            <w:pPr>
              <w:pStyle w:val="CopticCross"/>
            </w:pPr>
            <w:r>
              <w:lastRenderedPageBreak/>
              <w:t>¿</w:t>
            </w:r>
          </w:p>
        </w:tc>
        <w:tc>
          <w:tcPr>
            <w:tcW w:w="3960" w:type="dxa"/>
          </w:tcPr>
          <w:p w14:paraId="79E53151" w14:textId="77777777" w:rsidR="00DE5308" w:rsidRDefault="00DE5308" w:rsidP="00DE5308">
            <w:pPr>
              <w:pStyle w:val="EngHang"/>
            </w:pPr>
            <w:r>
              <w:t>We ask you to remember us,</w:t>
            </w:r>
          </w:p>
          <w:p w14:paraId="68A1E443" w14:textId="77777777" w:rsidR="00DE5308" w:rsidRDefault="00DE5308" w:rsidP="00DE5308">
            <w:pPr>
              <w:pStyle w:val="EngHang"/>
            </w:pPr>
            <w:r>
              <w:t xml:space="preserve">O our </w:t>
            </w:r>
            <w:commentRangeStart w:id="299"/>
            <w:r>
              <w:t xml:space="preserve">faithful </w:t>
            </w:r>
            <w:commentRangeEnd w:id="299"/>
            <w:r>
              <w:rPr>
                <w:rStyle w:val="CommentReference"/>
                <w:rFonts w:eastAsiaTheme="minorHAnsi" w:cstheme="minorBidi"/>
                <w:color w:val="auto"/>
                <w:lang w:val="en-CA"/>
              </w:rPr>
              <w:commentReference w:id="299"/>
            </w:r>
            <w:r>
              <w:t>advocate,</w:t>
            </w:r>
          </w:p>
          <w:p w14:paraId="25BED7A7" w14:textId="77777777" w:rsidR="00DE5308" w:rsidRDefault="00DE5308" w:rsidP="00DE5308">
            <w:pPr>
              <w:pStyle w:val="EngHang"/>
            </w:pPr>
            <w:r>
              <w:t>Before our Lord Jesus Christ,</w:t>
            </w:r>
          </w:p>
          <w:p w14:paraId="2563D811" w14:textId="77777777" w:rsidR="00DE5308" w:rsidRPr="0031634B" w:rsidRDefault="00DE5308" w:rsidP="00DE5308">
            <w:pPr>
              <w:pStyle w:val="EngHangEnd"/>
            </w:pPr>
            <w:r>
              <w:t>That He may forgive us our sins.</w:t>
            </w:r>
          </w:p>
        </w:tc>
        <w:tc>
          <w:tcPr>
            <w:tcW w:w="288" w:type="dxa"/>
          </w:tcPr>
          <w:p w14:paraId="0264D913" w14:textId="77777777" w:rsidR="00DE5308" w:rsidRDefault="00DE5308" w:rsidP="00DD4C22"/>
        </w:tc>
        <w:tc>
          <w:tcPr>
            <w:tcW w:w="288" w:type="dxa"/>
          </w:tcPr>
          <w:p w14:paraId="71E859A8" w14:textId="77777777" w:rsidR="00DE5308" w:rsidRDefault="00DE5308" w:rsidP="00A042F4">
            <w:pPr>
              <w:pStyle w:val="CopticCross"/>
            </w:pPr>
            <w:r>
              <w:t>¿</w:t>
            </w:r>
          </w:p>
        </w:tc>
        <w:tc>
          <w:tcPr>
            <w:tcW w:w="3960" w:type="dxa"/>
          </w:tcPr>
          <w:p w14:paraId="79C4853B" w14:textId="77777777" w:rsidR="00DE5308" w:rsidRDefault="00DE5308" w:rsidP="00683D9F">
            <w:pPr>
              <w:pStyle w:val="CopticVersemulti-line"/>
            </w:pPr>
            <w:r w:rsidRPr="00914F1B">
              <w:t>Ⲧⲉⲛϯϩⲟ ⲁ̀ⲣⲓⲡⲉⲛⲙⲉⲩⲓ̀</w:t>
            </w:r>
          </w:p>
          <w:p w14:paraId="03381B4D" w14:textId="77777777" w:rsidR="00DE5308" w:rsidRDefault="00DE5308" w:rsidP="00683D9F">
            <w:pPr>
              <w:pStyle w:val="CopticVersemulti-line"/>
            </w:pPr>
            <w:r w:rsidRPr="00914F1B">
              <w:t>ⲱ̀ ϯⲡ̀ⲣⲟⲥⲧⲁⲧⲏⲥ ⲉ̀ⲧⲉⲛϩⲟⲧ</w:t>
            </w:r>
          </w:p>
          <w:p w14:paraId="1A7C1DFC" w14:textId="77777777" w:rsidR="00DE5308" w:rsidRDefault="00DE5308" w:rsidP="00683D9F">
            <w:pPr>
              <w:pStyle w:val="CopticVersemulti-line"/>
            </w:pPr>
            <w:r w:rsidRPr="00914F1B">
              <w:t>ⲛⲁϩⲣⲉⲛ Ⲡⲉⲛⲟ̅ⲥ̅ Ⲓⲏ̅ⲥ Ⲡⲭ̅ⲥ</w:t>
            </w:r>
          </w:p>
          <w:p w14:paraId="26970B31" w14:textId="77777777" w:rsidR="00DE5308" w:rsidRDefault="00DE5308"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72501996" w14:textId="344E9251" w:rsidR="00DD4C22" w:rsidRPr="00DD4C22" w:rsidRDefault="00DD4C22" w:rsidP="00DE5308">
      <w:pPr>
        <w:pStyle w:val="Rubric"/>
        <w:rPr>
          <w:lang w:val="en-US"/>
        </w:rPr>
      </w:pPr>
      <w:r>
        <w:rPr>
          <w:lang w:val="en-US"/>
        </w:rPr>
        <w:t xml:space="preserve">Any appropriate doxologies for other saints are now </w:t>
      </w:r>
      <w:r w:rsidR="00160C25">
        <w:rPr>
          <w:lang w:val="en-US"/>
        </w:rPr>
        <w:t>said</w:t>
      </w:r>
      <w:r w:rsidR="00A042F4">
        <w:rPr>
          <w:lang w:val="en-US"/>
        </w:rPr>
        <w:t xml:space="preserve"> </w:t>
      </w:r>
      <w:r w:rsidR="00160C25">
        <w:rPr>
          <w:lang w:val="en-US"/>
        </w:rPr>
        <w:t>(</w:t>
      </w:r>
      <w:r w:rsidR="00A042F4">
        <w:rPr>
          <w:lang w:val="en-US"/>
        </w:rPr>
        <w:t>especially any saints whose feats are nearby, and the patron(s) of the church</w:t>
      </w:r>
      <w:r w:rsidR="00160C25">
        <w:rPr>
          <w:lang w:val="en-US"/>
        </w:rPr>
        <w:t>)</w:t>
      </w:r>
      <w:r>
        <w:rPr>
          <w:lang w:val="en-US"/>
        </w:rPr>
        <w:t xml:space="preserve">. See page </w:t>
      </w:r>
      <w:r w:rsidR="00D15008">
        <w:rPr>
          <w:lang w:val="en-US"/>
        </w:rPr>
        <w:fldChar w:fldCharType="begin"/>
      </w:r>
      <w:r w:rsidR="00D15008">
        <w:rPr>
          <w:lang w:val="en-US"/>
        </w:rPr>
        <w:instrText xml:space="preserve"> PAGEREF _Ref435643009 \h </w:instrText>
      </w:r>
      <w:r w:rsidR="00D15008">
        <w:rPr>
          <w:lang w:val="en-US"/>
        </w:rPr>
      </w:r>
      <w:r w:rsidR="00D15008">
        <w:rPr>
          <w:lang w:val="en-US"/>
        </w:rPr>
        <w:fldChar w:fldCharType="separate"/>
      </w:r>
      <w:r w:rsidR="00B50C35">
        <w:rPr>
          <w:noProof/>
          <w:lang w:val="en-US"/>
        </w:rPr>
        <w:t>943</w:t>
      </w:r>
      <w:r w:rsidR="00D15008">
        <w:rPr>
          <w:lang w:val="en-US"/>
        </w:rPr>
        <w:fldChar w:fldCharType="end"/>
      </w:r>
      <w:r w:rsidR="00D15008">
        <w:rPr>
          <w:lang w:val="en-US"/>
        </w:rPr>
        <w:t>.</w:t>
      </w:r>
    </w:p>
    <w:p w14:paraId="05F2965E" w14:textId="77777777" w:rsidR="004A1F5C" w:rsidRDefault="004A1F5C" w:rsidP="009800DB">
      <w:pPr>
        <w:pStyle w:val="Heading4"/>
        <w:rPr>
          <w:lang w:val="en-US"/>
        </w:rPr>
      </w:pPr>
      <w:bookmarkStart w:id="300" w:name="_Toc308441901"/>
      <w:r>
        <w:rPr>
          <w:lang w:val="en-US"/>
        </w:rPr>
        <w:t xml:space="preserve">The </w:t>
      </w:r>
      <w:r w:rsidR="00384B7C">
        <w:rPr>
          <w:lang w:val="en-US"/>
        </w:rPr>
        <w:t>C</w:t>
      </w:r>
      <w:r>
        <w:rPr>
          <w:lang w:val="en-US"/>
        </w:rPr>
        <w:t>onclusion of the Doxologies</w:t>
      </w:r>
      <w:bookmarkEnd w:id="293"/>
      <w:bookmarkEnd w:id="3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D4C22" w14:paraId="267044E7" w14:textId="77777777" w:rsidTr="00DD4C22">
        <w:trPr>
          <w:cantSplit/>
          <w:jc w:val="center"/>
        </w:trPr>
        <w:tc>
          <w:tcPr>
            <w:tcW w:w="288" w:type="dxa"/>
          </w:tcPr>
          <w:p w14:paraId="467F45D3" w14:textId="77777777" w:rsidR="00DD4C22" w:rsidRDefault="00DD4C22" w:rsidP="00DD4C22">
            <w:pPr>
              <w:pStyle w:val="CopticCross"/>
            </w:pPr>
          </w:p>
        </w:tc>
        <w:tc>
          <w:tcPr>
            <w:tcW w:w="3960" w:type="dxa"/>
          </w:tcPr>
          <w:p w14:paraId="1BA699E7" w14:textId="77777777" w:rsidR="00DD4C22" w:rsidRPr="00DD4C22" w:rsidRDefault="00DD4C22" w:rsidP="00DD4C22">
            <w:pPr>
              <w:pStyle w:val="EngHang"/>
            </w:pPr>
            <w:r w:rsidRPr="00DD4C22">
              <w:t>Be our advocate</w:t>
            </w:r>
          </w:p>
          <w:p w14:paraId="616AFC1F" w14:textId="77777777" w:rsidR="00DD4C22" w:rsidRPr="00DD4C22" w:rsidRDefault="00DD4C22" w:rsidP="00DD4C22">
            <w:pPr>
              <w:pStyle w:val="EngHang"/>
            </w:pPr>
            <w:r w:rsidRPr="00DD4C22">
              <w:t>In the highest where you are,</w:t>
            </w:r>
          </w:p>
          <w:p w14:paraId="60571CDB" w14:textId="77777777" w:rsidR="00DD4C22" w:rsidRPr="00DD4C22" w:rsidRDefault="00DD4C22" w:rsidP="00DD4C22">
            <w:pPr>
              <w:pStyle w:val="EngHang"/>
            </w:pPr>
            <w:r w:rsidRPr="00DD4C22">
              <w:t>O lady of us all, the Mother of God,</w:t>
            </w:r>
          </w:p>
          <w:p w14:paraId="08FAF778" w14:textId="77777777" w:rsidR="00DD4C22" w:rsidRPr="00DD4C22" w:rsidRDefault="00DD4C22" w:rsidP="00DD4C22">
            <w:pPr>
              <w:pStyle w:val="EngHangEnd"/>
            </w:pPr>
            <w:r w:rsidRPr="00DD4C22">
              <w:t>The ever virgin Mary.</w:t>
            </w:r>
          </w:p>
        </w:tc>
        <w:tc>
          <w:tcPr>
            <w:tcW w:w="288" w:type="dxa"/>
          </w:tcPr>
          <w:p w14:paraId="1EF47E61" w14:textId="77777777" w:rsidR="00DD4C22" w:rsidRDefault="00DD4C22" w:rsidP="00DD4C22"/>
        </w:tc>
        <w:tc>
          <w:tcPr>
            <w:tcW w:w="288" w:type="dxa"/>
          </w:tcPr>
          <w:p w14:paraId="24A1032A" w14:textId="77777777" w:rsidR="00DD4C22" w:rsidRDefault="00DD4C22" w:rsidP="00DD4C22">
            <w:pPr>
              <w:pStyle w:val="CopticCross"/>
            </w:pPr>
          </w:p>
        </w:tc>
        <w:tc>
          <w:tcPr>
            <w:tcW w:w="3960" w:type="dxa"/>
          </w:tcPr>
          <w:p w14:paraId="53CECE28" w14:textId="77777777" w:rsidR="00DD4C22" w:rsidRDefault="00D15008" w:rsidP="00D15008">
            <w:pPr>
              <w:pStyle w:val="CopticVersemulti-line"/>
            </w:pPr>
            <w:r>
              <w:rPr>
                <w:rFonts w:ascii="Times New Roman" w:hAnsi="Times New Roman" w:cs="Times New Roman"/>
              </w:rPr>
              <w:t>Ϣ</w:t>
            </w:r>
            <w:r>
              <w:t>ⲱⲡⲓ ⲛ̀ⲑⲟ ⲉ̀ⲣⲉⲥⲟⲙⲥ ⲉ̀ϫⲱⲛ:</w:t>
            </w:r>
          </w:p>
          <w:p w14:paraId="7A1AE9F0" w14:textId="77777777" w:rsidR="00D15008" w:rsidRDefault="00D15008" w:rsidP="00D15008">
            <w:pPr>
              <w:pStyle w:val="CopticVersemulti-line"/>
            </w:pPr>
            <w:r>
              <w:t>ϧⲉⲛ ⲛⲓⲙⲁ ⲉⲧϭⲟⲥⲓ ⲉ̀ⲧⲁⲣⲉⲭⲏ ⲛ̀ϧⲏⲧⲟⲩ:</w:t>
            </w:r>
          </w:p>
          <w:p w14:paraId="558FF03F" w14:textId="77777777" w:rsidR="00D15008" w:rsidRDefault="00D15008" w:rsidP="00D15008">
            <w:pPr>
              <w:pStyle w:val="CopticVersemulti-line"/>
            </w:pPr>
            <w:r>
              <w:t>ⲱ̀ ⲧⲉⲛⲟ̄ⲥ̄ ⲛ̀ⲛⲏⲃ ⲧⲏⲣⲉⲛ ϯⲑⲉⲟ̀ⲧⲟⲕⲟⲥ:</w:t>
            </w:r>
          </w:p>
          <w:p w14:paraId="50033760" w14:textId="437C82BA" w:rsidR="00D15008" w:rsidRPr="00D15008" w:rsidRDefault="00D15008" w:rsidP="00D15008">
            <w:pPr>
              <w:pStyle w:val="CopticHangingVerse"/>
            </w:pPr>
            <w:r>
              <w:t>ⲉⲧⲟⲓ ⲙ̀ⲡⲁⲣⲑⲉⲛⲟⲥ ⲛ̀ⲥⲏⲟⲩ ⲛⲓⲃⲉⲛ.</w:t>
            </w:r>
          </w:p>
        </w:tc>
      </w:tr>
      <w:tr w:rsidR="00DD4C22" w14:paraId="16810E78" w14:textId="77777777" w:rsidTr="00DD4C22">
        <w:trPr>
          <w:cantSplit/>
          <w:jc w:val="center"/>
        </w:trPr>
        <w:tc>
          <w:tcPr>
            <w:tcW w:w="288" w:type="dxa"/>
          </w:tcPr>
          <w:p w14:paraId="3C102264" w14:textId="0E007B07" w:rsidR="00DD4C22" w:rsidRDefault="00DD4C22" w:rsidP="00DD4C22">
            <w:pPr>
              <w:pStyle w:val="CopticCross"/>
            </w:pPr>
            <w:r>
              <w:t>¿</w:t>
            </w:r>
          </w:p>
        </w:tc>
        <w:tc>
          <w:tcPr>
            <w:tcW w:w="3960" w:type="dxa"/>
          </w:tcPr>
          <w:p w14:paraId="52043350" w14:textId="77777777" w:rsidR="00DD4C22" w:rsidRPr="00DD4C22" w:rsidRDefault="00DD4C22" w:rsidP="00DD4C22">
            <w:pPr>
              <w:pStyle w:val="EngHang"/>
            </w:pPr>
            <w:r w:rsidRPr="00DD4C22">
              <w:t>Ask of Him Whom you have borne,</w:t>
            </w:r>
          </w:p>
          <w:p w14:paraId="06316DDD" w14:textId="77777777" w:rsidR="00DD4C22" w:rsidRPr="00DD4C22" w:rsidRDefault="00DD4C22" w:rsidP="00DD4C22">
            <w:pPr>
              <w:pStyle w:val="EngHang"/>
            </w:pPr>
            <w:r w:rsidRPr="00DD4C22">
              <w:t>Our Good Saviour,</w:t>
            </w:r>
          </w:p>
          <w:p w14:paraId="31507D0B" w14:textId="77777777" w:rsidR="00DD4C22" w:rsidRPr="00DD4C22" w:rsidRDefault="00DD4C22" w:rsidP="00DD4C22">
            <w:pPr>
              <w:pStyle w:val="EngHang"/>
            </w:pPr>
            <w:r w:rsidRPr="00DD4C22">
              <w:t>To take away our afflictions</w:t>
            </w:r>
          </w:p>
          <w:p w14:paraId="77D9ECF4" w14:textId="77777777" w:rsidR="00DD4C22" w:rsidRPr="00DD4C22" w:rsidRDefault="00DD4C22" w:rsidP="00DD4C22">
            <w:pPr>
              <w:pStyle w:val="EngHangEnd"/>
            </w:pPr>
            <w:r w:rsidRPr="00DD4C22">
              <w:t>And accord to us His peace.</w:t>
            </w:r>
          </w:p>
        </w:tc>
        <w:tc>
          <w:tcPr>
            <w:tcW w:w="288" w:type="dxa"/>
          </w:tcPr>
          <w:p w14:paraId="7E64444C" w14:textId="77777777" w:rsidR="00DD4C22" w:rsidRDefault="00DD4C22" w:rsidP="00DD4C22"/>
        </w:tc>
        <w:tc>
          <w:tcPr>
            <w:tcW w:w="288" w:type="dxa"/>
          </w:tcPr>
          <w:p w14:paraId="679D1AF5" w14:textId="77777777" w:rsidR="00DD4C22" w:rsidRDefault="00DD4C22" w:rsidP="00DD4C22">
            <w:pPr>
              <w:pStyle w:val="CopticCross"/>
            </w:pPr>
            <w:r>
              <w:t>¿</w:t>
            </w:r>
          </w:p>
        </w:tc>
        <w:tc>
          <w:tcPr>
            <w:tcW w:w="3960" w:type="dxa"/>
          </w:tcPr>
          <w:p w14:paraId="1AAFE27A" w14:textId="77777777" w:rsidR="00DD4C22" w:rsidRDefault="00D15008" w:rsidP="00D15008">
            <w:pPr>
              <w:pStyle w:val="CopticVersemulti-line"/>
            </w:pPr>
            <w:r>
              <w:t>Ⲙⲁϯϩⲟ ⲙ̀ⲫⲏⲉ̀ⲧⲁⲣⲉⲙⲁⲥϥ:</w:t>
            </w:r>
          </w:p>
          <w:p w14:paraId="7918586E" w14:textId="77777777" w:rsidR="00D15008" w:rsidRDefault="00D15008" w:rsidP="00D15008">
            <w:pPr>
              <w:pStyle w:val="CopticVersemulti-line"/>
            </w:pPr>
            <w:r>
              <w:t>Ⲡⲉⲛⲥⲱⲧⲏⲣ ⲛ̀ⲁ̀ⲅⲁⲑⲟⲥ</w:t>
            </w:r>
            <w:r w:rsidR="00F2548A">
              <w:t>:</w:t>
            </w:r>
          </w:p>
          <w:p w14:paraId="066C4D4B" w14:textId="77777777" w:rsidR="00F2548A" w:rsidRDefault="00F2548A" w:rsidP="00D15008">
            <w:pPr>
              <w:pStyle w:val="CopticVersemulti-line"/>
            </w:pPr>
            <w:r>
              <w:t>ⲛ̀ⲧⲉϥⲱ̀ⲗⲓ ⲛ̀ⲛⲁⲓϧⲓⲥⲓ ⲉ̀ⲃⲟⲗϩⲁⲣⲟⲛ:</w:t>
            </w:r>
          </w:p>
          <w:p w14:paraId="112012E1" w14:textId="7267DADE" w:rsidR="00F2548A" w:rsidRDefault="00F2548A" w:rsidP="00D15008">
            <w:pPr>
              <w:pStyle w:val="CopticVersemulti-line"/>
            </w:pPr>
            <w:r>
              <w:t>ⲛ̀ⲧⲉϥⲥⲉⲙⲛⲓ ⲛⲁⲛ ⲛ̀ⲧⲉϥϩⲓⲣⲏⲛⲏ.</w:t>
            </w:r>
          </w:p>
        </w:tc>
      </w:tr>
      <w:tr w:rsidR="00DD4C22" w14:paraId="18D044ED" w14:textId="77777777" w:rsidTr="00DD4C22">
        <w:trPr>
          <w:cantSplit/>
          <w:jc w:val="center"/>
        </w:trPr>
        <w:tc>
          <w:tcPr>
            <w:tcW w:w="288" w:type="dxa"/>
          </w:tcPr>
          <w:p w14:paraId="7014C511" w14:textId="03DDE35B" w:rsidR="00DD4C22" w:rsidRDefault="00DD4C22" w:rsidP="00DD4C22">
            <w:pPr>
              <w:pStyle w:val="CopticCross"/>
            </w:pPr>
          </w:p>
        </w:tc>
        <w:tc>
          <w:tcPr>
            <w:tcW w:w="3960" w:type="dxa"/>
          </w:tcPr>
          <w:p w14:paraId="67D91535" w14:textId="77777777" w:rsidR="00DD4C22" w:rsidRPr="00DD4C22" w:rsidRDefault="00DD4C22" w:rsidP="00DD4C22">
            <w:pPr>
              <w:pStyle w:val="EngHang"/>
            </w:pPr>
            <w:r w:rsidRPr="00DD4C22">
              <w:t>Hail to you, O Virgin,</w:t>
            </w:r>
          </w:p>
          <w:p w14:paraId="14BECA8F" w14:textId="77777777" w:rsidR="00D15008" w:rsidRDefault="00D15008" w:rsidP="00D15008">
            <w:pPr>
              <w:pStyle w:val="EngHang"/>
            </w:pPr>
            <w:r>
              <w:t>The true</w:t>
            </w:r>
            <w:r>
              <w:rPr>
                <w:rStyle w:val="FootnoteReference"/>
              </w:rPr>
              <w:footnoteReference w:id="22"/>
            </w:r>
            <w:r>
              <w:t xml:space="preserve"> Queen.</w:t>
            </w:r>
          </w:p>
          <w:p w14:paraId="0666E4B2" w14:textId="77777777" w:rsidR="00DD4C22" w:rsidRPr="00DD4C22" w:rsidRDefault="00DD4C22" w:rsidP="00DD4C22">
            <w:pPr>
              <w:pStyle w:val="EngHang"/>
            </w:pPr>
            <w:r w:rsidRPr="00DD4C22">
              <w:t>Hail to the pride of our race,</w:t>
            </w:r>
          </w:p>
          <w:p w14:paraId="3460442D" w14:textId="77777777" w:rsidR="00DD4C22" w:rsidRPr="00DD4C22" w:rsidRDefault="00DD4C22" w:rsidP="00DD4C22">
            <w:pPr>
              <w:pStyle w:val="EngHangEnd"/>
            </w:pPr>
            <w:r w:rsidRPr="00DD4C22">
              <w:t>Who has borne to us Emmanuel.</w:t>
            </w:r>
          </w:p>
        </w:tc>
        <w:tc>
          <w:tcPr>
            <w:tcW w:w="288" w:type="dxa"/>
          </w:tcPr>
          <w:p w14:paraId="6C243F12" w14:textId="77777777" w:rsidR="00DD4C22" w:rsidRDefault="00DD4C22" w:rsidP="00DD4C22"/>
        </w:tc>
        <w:tc>
          <w:tcPr>
            <w:tcW w:w="288" w:type="dxa"/>
          </w:tcPr>
          <w:p w14:paraId="459495BE" w14:textId="77777777" w:rsidR="00DD4C22" w:rsidRDefault="00DD4C22" w:rsidP="00DD4C22">
            <w:pPr>
              <w:pStyle w:val="CopticCross"/>
            </w:pPr>
          </w:p>
        </w:tc>
        <w:tc>
          <w:tcPr>
            <w:tcW w:w="3960" w:type="dxa"/>
          </w:tcPr>
          <w:p w14:paraId="15447B6D" w14:textId="77777777" w:rsidR="00DD4C22" w:rsidRDefault="00F2548A" w:rsidP="00D15008">
            <w:pPr>
              <w:pStyle w:val="CopticVersemulti-line"/>
            </w:pPr>
            <w:r>
              <w:t>Ⲭⲉⲣⲉ ⲛⲉ ⲱ̀ ϯⲡⲁⲣⲑⲉⲟⲛⲥ:</w:t>
            </w:r>
          </w:p>
          <w:p w14:paraId="3790061E" w14:textId="07340D87" w:rsidR="00F2548A" w:rsidRDefault="00F2548A" w:rsidP="00D15008">
            <w:pPr>
              <w:pStyle w:val="CopticVersemulti-line"/>
            </w:pPr>
            <w:r>
              <w:t>ϯⲟⲩⲣⲱ ⲙ̀ⲙⲏⲓ ⲛ̀ⲁ̀ⲗⲏⲑⲓⲛⲏ:</w:t>
            </w:r>
          </w:p>
          <w:p w14:paraId="72F76798" w14:textId="77777777" w:rsidR="00F2548A" w:rsidRDefault="00F2548A" w:rsidP="00D15008">
            <w:pPr>
              <w:pStyle w:val="CopticVersemulti-line"/>
            </w:pPr>
            <w:r>
              <w:t>ⲭⲉⲣⲉ ⲡ̀ϣⲟⲩϣⲟⲩ ⲛ̀ⲧⲉ ⲡⲉⲛⲅⲉⲛⲟⲥ:</w:t>
            </w:r>
          </w:p>
          <w:p w14:paraId="70416BC5" w14:textId="51352DA0" w:rsidR="00F2548A" w:rsidRDefault="00F2548A" w:rsidP="00D15008">
            <w:pPr>
              <w:pStyle w:val="CopticVersemulti-line"/>
            </w:pPr>
            <w:r>
              <w:t>ⲁ̀ⲣⲉϫ̀ⲫⲟ ⲛⲁⲛ ⲛ̀Ⲉⲙⲙⲁⲛⲟⲩⲏⲗ.</w:t>
            </w:r>
          </w:p>
        </w:tc>
      </w:tr>
      <w:tr w:rsidR="00DD4C22" w14:paraId="4C4F509E" w14:textId="77777777" w:rsidTr="00DD4C22">
        <w:trPr>
          <w:cantSplit/>
          <w:jc w:val="center"/>
        </w:trPr>
        <w:tc>
          <w:tcPr>
            <w:tcW w:w="288" w:type="dxa"/>
          </w:tcPr>
          <w:p w14:paraId="08F1025B" w14:textId="184E3532" w:rsidR="00DD4C22" w:rsidRDefault="00DD4C22" w:rsidP="00DD4C22">
            <w:pPr>
              <w:pStyle w:val="CopticCross"/>
            </w:pPr>
            <w:r>
              <w:t>¿</w:t>
            </w:r>
          </w:p>
        </w:tc>
        <w:tc>
          <w:tcPr>
            <w:tcW w:w="3960" w:type="dxa"/>
          </w:tcPr>
          <w:p w14:paraId="20F410C3" w14:textId="77777777" w:rsidR="00DD4C22" w:rsidRPr="00DD4C22" w:rsidRDefault="00DD4C22" w:rsidP="00DD4C22">
            <w:pPr>
              <w:pStyle w:val="EngHang"/>
            </w:pPr>
            <w:r w:rsidRPr="00DD4C22">
              <w:t>We ask you, remember us,</w:t>
            </w:r>
          </w:p>
          <w:p w14:paraId="4E33C90E" w14:textId="77777777" w:rsidR="00DD4C22" w:rsidRPr="00DD4C22" w:rsidRDefault="00DD4C22" w:rsidP="00DD4C22">
            <w:pPr>
              <w:pStyle w:val="EngHang"/>
            </w:pPr>
            <w:r w:rsidRPr="00DD4C22">
              <w:t>O our faithful advocate,</w:t>
            </w:r>
          </w:p>
          <w:p w14:paraId="33B4EB1D" w14:textId="77777777" w:rsidR="00DD4C22" w:rsidRPr="00DD4C22" w:rsidRDefault="00DD4C22" w:rsidP="00DD4C22">
            <w:pPr>
              <w:pStyle w:val="EngHang"/>
            </w:pPr>
            <w:r w:rsidRPr="00DD4C22">
              <w:t>Before our Lord Jesus Christ,</w:t>
            </w:r>
          </w:p>
          <w:p w14:paraId="3EAC86E2" w14:textId="77777777" w:rsidR="00DD4C22" w:rsidRPr="00DD4C22" w:rsidRDefault="00DD4C22" w:rsidP="00DD4C22">
            <w:pPr>
              <w:pStyle w:val="EngHangEnd"/>
            </w:pPr>
            <w:r w:rsidRPr="00DD4C22">
              <w:t>That He may forgive us our sins.</w:t>
            </w:r>
          </w:p>
        </w:tc>
        <w:tc>
          <w:tcPr>
            <w:tcW w:w="288" w:type="dxa"/>
          </w:tcPr>
          <w:p w14:paraId="7BBF73A6" w14:textId="77777777" w:rsidR="00DD4C22" w:rsidRDefault="00DD4C22" w:rsidP="00DD4C22"/>
        </w:tc>
        <w:tc>
          <w:tcPr>
            <w:tcW w:w="288" w:type="dxa"/>
          </w:tcPr>
          <w:p w14:paraId="7AC4A88D" w14:textId="77777777" w:rsidR="00DD4C22" w:rsidRDefault="00DD4C22" w:rsidP="00DD4C22">
            <w:pPr>
              <w:pStyle w:val="CopticCross"/>
            </w:pPr>
            <w:r>
              <w:t>¿</w:t>
            </w:r>
          </w:p>
        </w:tc>
        <w:tc>
          <w:tcPr>
            <w:tcW w:w="3960" w:type="dxa"/>
          </w:tcPr>
          <w:p w14:paraId="65833629" w14:textId="77777777" w:rsidR="00683D9F" w:rsidRDefault="00683D9F" w:rsidP="00683D9F">
            <w:pPr>
              <w:pStyle w:val="CopticVersemulti-line"/>
            </w:pPr>
            <w:r w:rsidRPr="00914F1B">
              <w:t>Ⲧⲉⲛϯϩⲟ ⲁ̀ⲣⲓⲡⲉⲛⲙⲉⲩⲓ̀</w:t>
            </w:r>
          </w:p>
          <w:p w14:paraId="75C1B65B" w14:textId="77777777" w:rsidR="00683D9F" w:rsidRDefault="00683D9F" w:rsidP="00683D9F">
            <w:pPr>
              <w:pStyle w:val="CopticVersemulti-line"/>
            </w:pPr>
            <w:r w:rsidRPr="00914F1B">
              <w:t>ⲱ̀ ϯⲡ̀ⲣⲟⲥⲧⲁⲧⲏⲥ ⲉ̀ⲧⲉⲛϩⲟⲧ</w:t>
            </w:r>
          </w:p>
          <w:p w14:paraId="237DBDBE" w14:textId="77777777" w:rsidR="00683D9F" w:rsidRDefault="00683D9F" w:rsidP="00683D9F">
            <w:pPr>
              <w:pStyle w:val="CopticVersemulti-line"/>
            </w:pPr>
            <w:r w:rsidRPr="00914F1B">
              <w:t>ⲛⲁϩⲣⲉⲛ Ⲡⲉⲛⲟ̅ⲥ̅ Ⲓⲏ̅ⲥ Ⲡⲭ̅ⲥ</w:t>
            </w:r>
          </w:p>
          <w:p w14:paraId="29E4DF17" w14:textId="77777777" w:rsidR="00DD4C22" w:rsidRDefault="00683D9F" w:rsidP="00683D9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19D4A062" w14:textId="77777777" w:rsidR="00523190" w:rsidRDefault="00DE5308" w:rsidP="00DE5308">
      <w:pPr>
        <w:pStyle w:val="Heading4non-TOC"/>
        <w:rPr>
          <w:lang w:val="en-US"/>
        </w:rPr>
      </w:pPr>
      <w:r>
        <w:rPr>
          <w:lang w:val="en-US"/>
        </w:rPr>
        <w:t>The Conclusion of the Midnight Praise</w:t>
      </w:r>
    </w:p>
    <w:p w14:paraId="0D19810F" w14:textId="77777777" w:rsidR="00DE5308" w:rsidRDefault="00DE5308" w:rsidP="00DE5308">
      <w:pPr>
        <w:pStyle w:val="Rubric"/>
        <w:rPr>
          <w:lang w:val="en-US"/>
        </w:rPr>
      </w:pPr>
      <w:r>
        <w:rPr>
          <w:lang w:val="en-US"/>
        </w:rPr>
        <w:t>Conclude with the following, only if not proceeding directly to Matins:</w:t>
      </w:r>
    </w:p>
    <w:p w14:paraId="2678CB6E" w14:textId="77777777" w:rsidR="00DE5308" w:rsidRDefault="00DE5308" w:rsidP="00DE5308">
      <w:pPr>
        <w:pStyle w:val="Rubric"/>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301"/>
            <w:r w:rsidRPr="007425E1">
              <w:rPr>
                <w:rFonts w:eastAsiaTheme="minorHAnsi"/>
              </w:rPr>
              <w:t xml:space="preserve">bless </w:t>
            </w:r>
            <w:commentRangeEnd w:id="301"/>
            <w:r>
              <w:rPr>
                <w:rStyle w:val="CommentReference"/>
                <w:rFonts w:ascii="Times New Roman" w:eastAsiaTheme="minorHAnsi" w:hAnsi="Times New Roman" w:cstheme="minorBidi"/>
                <w:color w:val="auto"/>
              </w:rPr>
              <w:commentReference w:id="301"/>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302" w:name="_Toc410196183"/>
      <w:bookmarkStart w:id="303" w:name="_Toc410196421"/>
      <w:bookmarkStart w:id="304" w:name="_Toc410196923"/>
      <w:bookmarkStart w:id="305" w:name="_Ref435790458"/>
      <w:bookmarkStart w:id="306" w:name="_Ref435790464"/>
      <w:bookmarkStart w:id="307" w:name="_Toc437373006"/>
      <w:bookmarkEnd w:id="102"/>
      <w:r>
        <w:lastRenderedPageBreak/>
        <w:t xml:space="preserve">The Rising of the Sun: Matins </w:t>
      </w:r>
      <w:bookmarkEnd w:id="302"/>
      <w:bookmarkEnd w:id="303"/>
      <w:bookmarkEnd w:id="304"/>
      <w:r>
        <w:t>(or Lauds)</w:t>
      </w:r>
      <w:bookmarkEnd w:id="305"/>
      <w:bookmarkEnd w:id="306"/>
      <w:bookmarkEnd w:id="307"/>
    </w:p>
    <w:p w14:paraId="3E5C38FC" w14:textId="77777777" w:rsidR="00DE5308" w:rsidRDefault="00DE5308" w:rsidP="00DE5308">
      <w:pPr>
        <w:pStyle w:val="Heading3"/>
      </w:pPr>
      <w:bookmarkStart w:id="308" w:name="_Ref411320700"/>
      <w:r>
        <w:t>Matins</w:t>
      </w:r>
      <w:bookmarkEnd w:id="308"/>
    </w:p>
    <w:p w14:paraId="7302E8B8" w14:textId="77777777" w:rsidR="00DE5308" w:rsidRDefault="00DE5308" w:rsidP="00DE5308">
      <w:pPr>
        <w:pStyle w:val="Heading4"/>
      </w:pPr>
      <w:bookmarkStart w:id="309" w:name="_Toc410196423"/>
      <w:bookmarkStart w:id="310" w:name="_Toc410196925"/>
      <w:bookmarkStart w:id="311" w:name="_Ref434580708"/>
      <w:bookmarkStart w:id="312" w:name="_Ref434580714"/>
      <w:r>
        <w:t>The Fourth Canticle</w:t>
      </w:r>
      <w:bookmarkEnd w:id="309"/>
      <w:bookmarkEnd w:id="310"/>
      <w:bookmarkEnd w:id="311"/>
      <w:bookmarkEnd w:id="312"/>
    </w:p>
    <w:p w14:paraId="51A6DE7E" w14:textId="77777777" w:rsidR="00500C24" w:rsidRPr="00500C24" w:rsidRDefault="00500C24" w:rsidP="00DE530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09B26729" w14:textId="77777777" w:rsidR="00A91873" w:rsidRDefault="00A91873" w:rsidP="00495F1A">
      <w:pPr>
        <w:pStyle w:val="Heading5"/>
        <w:rPr>
          <w:lang w:val="en-US"/>
        </w:rPr>
      </w:pPr>
      <w:bookmarkStart w:id="313" w:name="_Toc297322062"/>
      <w:bookmarkStart w:id="314" w:name="_Toc297407707"/>
      <w:bookmarkStart w:id="315" w:name="_Toc298445759"/>
      <w:bookmarkStart w:id="316" w:name="_Toc298681245"/>
      <w:bookmarkStart w:id="317" w:name="_Toc298447484"/>
      <w:r>
        <w:rPr>
          <w:lang w:val="en-US"/>
        </w:rPr>
        <w:t>Psalm 148</w:t>
      </w:r>
      <w:bookmarkEnd w:id="313"/>
      <w:bookmarkEnd w:id="314"/>
      <w:bookmarkEnd w:id="315"/>
      <w:bookmarkEnd w:id="316"/>
      <w:bookmarkEnd w:id="317"/>
    </w:p>
    <w:p w14:paraId="1C2C4C24" w14:textId="77777777" w:rsidR="00500C24" w:rsidRDefault="00500C24" w:rsidP="00495F1A">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71B60D" w14:textId="77777777" w:rsidR="00495F1A" w:rsidRPr="00495F1A" w:rsidRDefault="00495F1A" w:rsidP="00495F1A">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2017CFC8" w14:textId="77777777" w:rsidTr="00195761">
        <w:trPr>
          <w:cantSplit/>
          <w:jc w:val="center"/>
        </w:trPr>
        <w:tc>
          <w:tcPr>
            <w:tcW w:w="288" w:type="dxa"/>
          </w:tcPr>
          <w:p w14:paraId="2761FAAC" w14:textId="77777777" w:rsidR="00495F1A" w:rsidRDefault="00495F1A" w:rsidP="00195761">
            <w:pPr>
              <w:pStyle w:val="CopticCross"/>
            </w:pPr>
            <w:r>
              <w:t>¿</w:t>
            </w:r>
          </w:p>
        </w:tc>
        <w:tc>
          <w:tcPr>
            <w:tcW w:w="3960" w:type="dxa"/>
          </w:tcPr>
          <w:p w14:paraId="74DA6C2D"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the Lord from the heavens: Alleluia.</w:t>
            </w:r>
          </w:p>
          <w:p w14:paraId="7A74F66D" w14:textId="77777777" w:rsidR="00495F1A" w:rsidRPr="001A0083" w:rsidRDefault="00495F1A" w:rsidP="005832A1">
            <w:pPr>
              <w:pStyle w:val="EngIndEnd"/>
              <w:rPr>
                <w:szCs w:val="20"/>
              </w:rPr>
            </w:pPr>
            <w:r w:rsidRPr="007425E1">
              <w:t>Praise Him in the highest</w:t>
            </w:r>
            <w:r>
              <w:t>!</w:t>
            </w:r>
          </w:p>
        </w:tc>
        <w:tc>
          <w:tcPr>
            <w:tcW w:w="288" w:type="dxa"/>
          </w:tcPr>
          <w:p w14:paraId="741EAC01" w14:textId="77777777" w:rsidR="00495F1A" w:rsidRDefault="00495F1A" w:rsidP="00195761"/>
        </w:tc>
        <w:tc>
          <w:tcPr>
            <w:tcW w:w="288" w:type="dxa"/>
          </w:tcPr>
          <w:p w14:paraId="57B99EAB" w14:textId="77777777" w:rsidR="00495F1A" w:rsidRDefault="00495F1A" w:rsidP="00195761">
            <w:pPr>
              <w:pStyle w:val="CopticCross"/>
            </w:pPr>
            <w:r>
              <w:t>¿</w:t>
            </w:r>
          </w:p>
        </w:tc>
        <w:tc>
          <w:tcPr>
            <w:tcW w:w="3960" w:type="dxa"/>
          </w:tcPr>
          <w:p w14:paraId="0708ED27" w14:textId="77777777" w:rsidR="00495F1A" w:rsidRDefault="00495F1A" w:rsidP="001C29B4">
            <w:pPr>
              <w:pStyle w:val="CopticInd"/>
            </w:pPr>
            <w:r w:rsidRPr="00500C24">
              <w:t>Ⲥ̀ⲙⲟⲩ ⲉ̀Ⲡⲟ̅ⲥ̅ ⲉ̀ⲃⲟⲗϧⲉⲛ ⲛⲓⲫⲏⲟⲩⲓ̀ ⲁ̅ⲗ</w:t>
            </w:r>
          </w:p>
          <w:p w14:paraId="7C7E9B46" w14:textId="77777777" w:rsidR="00495F1A" w:rsidRPr="00A742AC" w:rsidRDefault="00495F1A" w:rsidP="001C29B4">
            <w:pPr>
              <w:pStyle w:val="CoptIndEnd"/>
            </w:pPr>
            <w:r w:rsidRPr="00500C24">
              <w:t>ⲥ̀ⲙⲟⲩ ⲉ̀ⲣⲟϥ ϧⲉⲛ ⲛⲏⲉⲧϭⲟⲥⲓ</w:t>
            </w:r>
          </w:p>
        </w:tc>
      </w:tr>
      <w:tr w:rsidR="00495F1A" w14:paraId="3E4A86BD" w14:textId="77777777" w:rsidTr="00195761">
        <w:trPr>
          <w:cantSplit/>
          <w:jc w:val="center"/>
        </w:trPr>
        <w:tc>
          <w:tcPr>
            <w:tcW w:w="288" w:type="dxa"/>
          </w:tcPr>
          <w:p w14:paraId="4C8AEF2B" w14:textId="77777777" w:rsidR="00495F1A" w:rsidRDefault="00495F1A" w:rsidP="00195761">
            <w:pPr>
              <w:pStyle w:val="CopticCross"/>
            </w:pPr>
          </w:p>
        </w:tc>
        <w:tc>
          <w:tcPr>
            <w:tcW w:w="3960" w:type="dxa"/>
          </w:tcPr>
          <w:p w14:paraId="0906115A" w14:textId="77777777" w:rsidR="00495F1A" w:rsidRPr="007425E1" w:rsidRDefault="00495F1A" w:rsidP="005832A1">
            <w:pPr>
              <w:pStyle w:val="EngInd"/>
              <w:rPr>
                <w:rFonts w:eastAsiaTheme="minorHAnsi"/>
              </w:rPr>
            </w:pPr>
            <w:r>
              <w:rPr>
                <w:rFonts w:eastAsiaTheme="minorHAnsi"/>
              </w:rPr>
              <w:t xml:space="preserve">Praise </w:t>
            </w:r>
            <w:r w:rsidRPr="007425E1">
              <w:rPr>
                <w:rFonts w:eastAsiaTheme="minorHAnsi"/>
              </w:rPr>
              <w:t>Him, all His angels: Alleluia.</w:t>
            </w:r>
          </w:p>
          <w:p w14:paraId="48D45D2C" w14:textId="77777777" w:rsidR="00495F1A" w:rsidRPr="001A0083" w:rsidRDefault="00495F1A" w:rsidP="005832A1">
            <w:pPr>
              <w:pStyle w:val="EngIndEnd"/>
              <w:rPr>
                <w:szCs w:val="20"/>
              </w:rPr>
            </w:pPr>
            <w:r>
              <w:t>Praise Him, all His hosts!</w:t>
            </w:r>
            <w:r w:rsidRPr="001A0083">
              <w:rPr>
                <w:szCs w:val="20"/>
              </w:rPr>
              <w:t xml:space="preserve"> </w:t>
            </w:r>
          </w:p>
        </w:tc>
        <w:tc>
          <w:tcPr>
            <w:tcW w:w="288" w:type="dxa"/>
          </w:tcPr>
          <w:p w14:paraId="160732A9" w14:textId="77777777" w:rsidR="00495F1A" w:rsidRDefault="00495F1A" w:rsidP="00195761"/>
        </w:tc>
        <w:tc>
          <w:tcPr>
            <w:tcW w:w="288" w:type="dxa"/>
          </w:tcPr>
          <w:p w14:paraId="2D2F306C" w14:textId="77777777" w:rsidR="00495F1A" w:rsidRDefault="00495F1A" w:rsidP="00195761">
            <w:pPr>
              <w:pStyle w:val="CopticCross"/>
            </w:pPr>
          </w:p>
        </w:tc>
        <w:tc>
          <w:tcPr>
            <w:tcW w:w="3960" w:type="dxa"/>
          </w:tcPr>
          <w:p w14:paraId="06616D77" w14:textId="77777777" w:rsidR="00495F1A" w:rsidRDefault="00495F1A" w:rsidP="001C29B4">
            <w:pPr>
              <w:pStyle w:val="CopticInd"/>
            </w:pPr>
            <w:r w:rsidRPr="001C29B4">
              <w:t xml:space="preserve">Ⲥ̀ⲙⲟⲩ ⲉ̀ⲣⲟϥ ⲛⲉϥⲁⲅⲅⲉⲗⲟⲥ ⲧⲏⲣⲟⲩ ⲁ̅ⲗ </w:t>
            </w:r>
          </w:p>
          <w:p w14:paraId="62B1139E" w14:textId="77777777" w:rsidR="00495F1A" w:rsidRPr="00A742AC" w:rsidRDefault="00495F1A" w:rsidP="001C29B4">
            <w:pPr>
              <w:pStyle w:val="CoptIndEnd"/>
            </w:pPr>
            <w:r w:rsidRPr="001C29B4">
              <w:t>ⲥ̀ⲙⲟⲩ ⲉ̀ⲣⲟϥ ⲛⲉϥⲇⲩⲛⲁⲙⲓⲥ ⲧⲏⲣⲟⲩ</w:t>
            </w:r>
          </w:p>
        </w:tc>
      </w:tr>
      <w:tr w:rsidR="00495F1A" w14:paraId="46CF6858" w14:textId="77777777" w:rsidTr="00195761">
        <w:trPr>
          <w:cantSplit/>
          <w:jc w:val="center"/>
        </w:trPr>
        <w:tc>
          <w:tcPr>
            <w:tcW w:w="288" w:type="dxa"/>
          </w:tcPr>
          <w:p w14:paraId="4C1FE18B" w14:textId="77777777" w:rsidR="00495F1A" w:rsidRDefault="00495F1A" w:rsidP="00195761">
            <w:pPr>
              <w:pStyle w:val="CopticCross"/>
            </w:pPr>
            <w:r>
              <w:t>¿</w:t>
            </w:r>
          </w:p>
        </w:tc>
        <w:tc>
          <w:tcPr>
            <w:tcW w:w="3960" w:type="dxa"/>
          </w:tcPr>
          <w:p w14:paraId="7E1C6603" w14:textId="77777777" w:rsidR="00495F1A" w:rsidRPr="007425E1" w:rsidRDefault="00495F1A" w:rsidP="005832A1">
            <w:pPr>
              <w:pStyle w:val="EngInd"/>
              <w:rPr>
                <w:rFonts w:eastAsiaTheme="minorHAnsi"/>
              </w:rPr>
            </w:pPr>
            <w:r>
              <w:rPr>
                <w:rFonts w:eastAsiaTheme="minorHAnsi"/>
              </w:rPr>
              <w:t>Praise</w:t>
            </w:r>
            <w:r w:rsidRPr="007425E1">
              <w:rPr>
                <w:rFonts w:eastAsiaTheme="minorHAnsi"/>
              </w:rPr>
              <w:t xml:space="preserve"> Him, sun and moon: Alleluia.</w:t>
            </w:r>
          </w:p>
          <w:p w14:paraId="22827D19" w14:textId="77777777" w:rsidR="00495F1A" w:rsidRPr="00195761" w:rsidRDefault="00495F1A" w:rsidP="005832A1">
            <w:pPr>
              <w:pStyle w:val="EngIndEnd"/>
              <w:rPr>
                <w:szCs w:val="22"/>
              </w:rPr>
            </w:pPr>
            <w:r>
              <w:t>Praise Him all</w:t>
            </w:r>
            <w:r w:rsidRPr="007425E1">
              <w:t xml:space="preserve"> stars of light</w:t>
            </w:r>
            <w:r>
              <w:t>!</w:t>
            </w:r>
          </w:p>
        </w:tc>
        <w:tc>
          <w:tcPr>
            <w:tcW w:w="288" w:type="dxa"/>
          </w:tcPr>
          <w:p w14:paraId="0305F33D" w14:textId="77777777" w:rsidR="00495F1A" w:rsidRDefault="00495F1A" w:rsidP="00195761"/>
        </w:tc>
        <w:tc>
          <w:tcPr>
            <w:tcW w:w="288" w:type="dxa"/>
          </w:tcPr>
          <w:p w14:paraId="165125C2" w14:textId="77777777" w:rsidR="00495F1A" w:rsidRDefault="00495F1A" w:rsidP="00195761">
            <w:pPr>
              <w:pStyle w:val="CopticCross"/>
            </w:pPr>
            <w:r>
              <w:t>¿</w:t>
            </w:r>
          </w:p>
        </w:tc>
        <w:tc>
          <w:tcPr>
            <w:tcW w:w="3960" w:type="dxa"/>
          </w:tcPr>
          <w:p w14:paraId="4222389A" w14:textId="77777777" w:rsidR="00495F1A" w:rsidRDefault="00495F1A" w:rsidP="001C29B4">
            <w:pPr>
              <w:pStyle w:val="CopticInd"/>
            </w:pPr>
            <w:r w:rsidRPr="001C29B4">
              <w:t>Ⲥ̀ⲙⲟⲩ ⲉ̀ⲣⲟϥ ⲡⲓⲣⲏ ⲛⲉⲙ ⲡⲓⲓⲟϩ ⲁ̅ⲗ</w:t>
            </w:r>
          </w:p>
          <w:p w14:paraId="35E25479" w14:textId="77777777" w:rsidR="00495F1A" w:rsidRPr="00A742AC" w:rsidRDefault="00495F1A" w:rsidP="001C29B4">
            <w:pPr>
              <w:pStyle w:val="CoptIndEnd"/>
            </w:pPr>
            <w:r w:rsidRPr="001C29B4">
              <w:t>ⲥ̀ⲙⲟⲩ ⲉ̀ⲣⲟϥ ⲛⲓⲥⲓⲟⲩ ⲧⲏⲣⲟⲩ ⲛ̀ⲧⲉ ⲡⲓⲟⲩⲱⲓⲛⲓ</w:t>
            </w:r>
          </w:p>
        </w:tc>
      </w:tr>
      <w:tr w:rsidR="00495F1A" w14:paraId="62B54D00" w14:textId="77777777" w:rsidTr="00195761">
        <w:trPr>
          <w:cantSplit/>
          <w:jc w:val="center"/>
        </w:trPr>
        <w:tc>
          <w:tcPr>
            <w:tcW w:w="288" w:type="dxa"/>
          </w:tcPr>
          <w:p w14:paraId="1DE2CF43" w14:textId="77777777" w:rsidR="00495F1A" w:rsidRDefault="00495F1A" w:rsidP="00195761">
            <w:pPr>
              <w:pStyle w:val="CopticCross"/>
            </w:pPr>
          </w:p>
        </w:tc>
        <w:tc>
          <w:tcPr>
            <w:tcW w:w="3960" w:type="dxa"/>
          </w:tcPr>
          <w:p w14:paraId="21360845" w14:textId="77777777" w:rsidR="00495F1A" w:rsidRPr="007425E1" w:rsidRDefault="00495F1A" w:rsidP="005832A1">
            <w:pPr>
              <w:pStyle w:val="EngInd"/>
              <w:rPr>
                <w:rFonts w:eastAsiaTheme="minorHAnsi"/>
              </w:rPr>
            </w:pPr>
            <w:r>
              <w:rPr>
                <w:rFonts w:eastAsiaTheme="minorHAnsi"/>
              </w:rPr>
              <w:t>Praise Him you</w:t>
            </w:r>
            <w:r w:rsidRPr="007425E1">
              <w:rPr>
                <w:rFonts w:eastAsiaTheme="minorHAnsi"/>
              </w:rPr>
              <w:t xml:space="preserve"> heavens of heavens: Alleluia.</w:t>
            </w:r>
          </w:p>
          <w:p w14:paraId="30E80B1F" w14:textId="77777777" w:rsidR="00495F1A" w:rsidRDefault="00495F1A" w:rsidP="005832A1">
            <w:pPr>
              <w:pStyle w:val="EngIndEnd"/>
            </w:pPr>
            <w:r>
              <w:t>And water</w:t>
            </w:r>
            <w:r w:rsidRPr="007425E1">
              <w:t xml:space="preserve"> above the heavens</w:t>
            </w:r>
            <w:r>
              <w:t>!</w:t>
            </w:r>
          </w:p>
        </w:tc>
        <w:tc>
          <w:tcPr>
            <w:tcW w:w="288" w:type="dxa"/>
          </w:tcPr>
          <w:p w14:paraId="50FF65C0" w14:textId="77777777" w:rsidR="00495F1A" w:rsidRDefault="00495F1A" w:rsidP="00195761"/>
        </w:tc>
        <w:tc>
          <w:tcPr>
            <w:tcW w:w="288" w:type="dxa"/>
          </w:tcPr>
          <w:p w14:paraId="70EF4725" w14:textId="77777777" w:rsidR="00495F1A" w:rsidRDefault="00495F1A" w:rsidP="00195761">
            <w:pPr>
              <w:pStyle w:val="CopticCross"/>
            </w:pPr>
          </w:p>
        </w:tc>
        <w:tc>
          <w:tcPr>
            <w:tcW w:w="3960" w:type="dxa"/>
          </w:tcPr>
          <w:p w14:paraId="268952D3" w14:textId="77777777" w:rsidR="00495F1A" w:rsidRDefault="00495F1A" w:rsidP="001C29B4">
            <w:pPr>
              <w:pStyle w:val="CopticInd"/>
            </w:pPr>
            <w:r w:rsidRPr="001C29B4">
              <w:t xml:space="preserve">Ⲥ̀ⲙⲟⲩ ⲉ̀ⲣⲟϥ ⲛⲓⲫⲏⲟⲩⲓ̀ ⲛ̀ⲧⲉ ⲛⲓⲫⲏⲟⲩⲓ̀ ⲁ̅ⲗ </w:t>
            </w:r>
          </w:p>
          <w:p w14:paraId="7D3B3035" w14:textId="77777777" w:rsidR="00495F1A" w:rsidRPr="00A742AC" w:rsidRDefault="00495F1A" w:rsidP="001C29B4">
            <w:pPr>
              <w:pStyle w:val="CoptIndEnd"/>
            </w:pPr>
            <w:r w:rsidRPr="001C29B4">
              <w:t>ⲛⲉⲙ ⲛⲓⲕⲉⲙⲱⲟⲩ ⲉⲧⲥⲁ ⲡ̀ϣⲱⲓ ⲛ̀ⲛⲓⲫⲏⲟⲩⲓ̀</w:t>
            </w:r>
          </w:p>
        </w:tc>
      </w:tr>
      <w:tr w:rsidR="00495F1A" w14:paraId="3413120C" w14:textId="77777777" w:rsidTr="00195761">
        <w:trPr>
          <w:cantSplit/>
          <w:jc w:val="center"/>
        </w:trPr>
        <w:tc>
          <w:tcPr>
            <w:tcW w:w="288" w:type="dxa"/>
          </w:tcPr>
          <w:p w14:paraId="6057DAA1" w14:textId="77777777" w:rsidR="00495F1A" w:rsidRDefault="00495F1A" w:rsidP="00195761">
            <w:pPr>
              <w:pStyle w:val="CopticCross"/>
            </w:pPr>
            <w:r>
              <w:t>¿</w:t>
            </w:r>
          </w:p>
        </w:tc>
        <w:tc>
          <w:tcPr>
            <w:tcW w:w="3960" w:type="dxa"/>
          </w:tcPr>
          <w:p w14:paraId="256B4654"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1F75D750" w14:textId="77777777" w:rsidR="00495F1A" w:rsidRPr="001A0083" w:rsidRDefault="00495F1A" w:rsidP="005832A1">
            <w:pPr>
              <w:pStyle w:val="EngIndEnd"/>
              <w:rPr>
                <w:szCs w:val="20"/>
              </w:rPr>
            </w:pPr>
            <w:commentRangeStart w:id="318"/>
            <w:commentRangeStart w:id="319"/>
            <w:r w:rsidRPr="00FC3604">
              <w:t>For</w:t>
            </w:r>
            <w:commentRangeEnd w:id="318"/>
            <w:r w:rsidRPr="00FC3604">
              <w:rPr>
                <w:rStyle w:val="CommentReference"/>
                <w:rFonts w:cstheme="minorBidi"/>
                <w:color w:val="auto"/>
                <w:lang w:val="en-CA"/>
              </w:rPr>
              <w:commentReference w:id="318"/>
            </w:r>
            <w:r w:rsidRPr="00FC3604">
              <w:t xml:space="preserve"> He spoke and </w:t>
            </w:r>
            <w:r w:rsidRPr="00FC3604">
              <w:rPr>
                <w:color w:val="auto"/>
              </w:rPr>
              <w:t>they</w:t>
            </w:r>
            <w:r w:rsidRPr="00FC3604">
              <w:t xml:space="preserve"> came to be!</w:t>
            </w:r>
            <w:commentRangeEnd w:id="319"/>
            <w:r w:rsidR="00FC3604">
              <w:rPr>
                <w:rStyle w:val="CommentReference"/>
                <w:rFonts w:cstheme="minorBidi"/>
                <w:color w:val="auto"/>
                <w:lang w:val="en-CA"/>
              </w:rPr>
              <w:commentReference w:id="319"/>
            </w:r>
          </w:p>
        </w:tc>
        <w:tc>
          <w:tcPr>
            <w:tcW w:w="288" w:type="dxa"/>
          </w:tcPr>
          <w:p w14:paraId="06D1E6E4" w14:textId="77777777" w:rsidR="00495F1A" w:rsidRDefault="00495F1A" w:rsidP="00195761"/>
        </w:tc>
        <w:tc>
          <w:tcPr>
            <w:tcW w:w="288" w:type="dxa"/>
          </w:tcPr>
          <w:p w14:paraId="3D936F9A" w14:textId="77777777" w:rsidR="00495F1A" w:rsidRDefault="00495F1A" w:rsidP="00195761">
            <w:pPr>
              <w:pStyle w:val="CopticCross"/>
            </w:pPr>
            <w:r>
              <w:t>¿</w:t>
            </w:r>
          </w:p>
        </w:tc>
        <w:tc>
          <w:tcPr>
            <w:tcW w:w="3960" w:type="dxa"/>
          </w:tcPr>
          <w:p w14:paraId="5C2D3851" w14:textId="77777777" w:rsidR="00495F1A" w:rsidRDefault="00495F1A" w:rsidP="001C29B4">
            <w:pPr>
              <w:pStyle w:val="CopticInd"/>
            </w:pPr>
            <w:r w:rsidRPr="001C29B4">
              <w:t xml:space="preserve">Ⲙⲁⲣⲟⲩⲥ̀ⲙⲟⲩ ⲧⲏⲣⲟⲩ ⲉ̀ⲫ̀ⲣⲁⲛ ⲙ̀Ⲡⲟ̅ⲥ̅ ⲁ̅ⲗ </w:t>
            </w:r>
          </w:p>
          <w:p w14:paraId="4DD65F4E" w14:textId="77777777" w:rsidR="00495F1A" w:rsidRPr="00A742AC" w:rsidRDefault="00495F1A" w:rsidP="001C29B4">
            <w:pPr>
              <w:pStyle w:val="CoptIndEnd"/>
            </w:pPr>
            <w:r w:rsidRPr="001C29B4">
              <w:t>ϫⲉ ⲛ̀ⲑⲟϥ ⲁϥϫⲟⲥ ⲟⲩⲟϩ ⲁⲩϣⲱⲡⲓ</w:t>
            </w:r>
          </w:p>
        </w:tc>
      </w:tr>
      <w:tr w:rsidR="00495F1A" w14:paraId="7F0035F3" w14:textId="77777777" w:rsidTr="00195761">
        <w:trPr>
          <w:cantSplit/>
          <w:jc w:val="center"/>
        </w:trPr>
        <w:tc>
          <w:tcPr>
            <w:tcW w:w="288" w:type="dxa"/>
          </w:tcPr>
          <w:p w14:paraId="5AA8209D" w14:textId="77777777" w:rsidR="00495F1A" w:rsidRDefault="00495F1A" w:rsidP="00195761">
            <w:pPr>
              <w:pStyle w:val="CopticCross"/>
            </w:pPr>
          </w:p>
        </w:tc>
        <w:tc>
          <w:tcPr>
            <w:tcW w:w="3960" w:type="dxa"/>
          </w:tcPr>
          <w:p w14:paraId="7EF80118" w14:textId="77777777" w:rsidR="00495F1A" w:rsidRDefault="00495F1A" w:rsidP="005832A1">
            <w:pPr>
              <w:pStyle w:val="EngInd"/>
              <w:rPr>
                <w:rFonts w:eastAsiaTheme="minorHAnsi"/>
              </w:rPr>
            </w:pPr>
            <w:commentRangeStart w:id="320"/>
            <w:r w:rsidRPr="00FC3604">
              <w:rPr>
                <w:rFonts w:eastAsiaTheme="minorHAnsi"/>
              </w:rPr>
              <w:t>For He commanded and they were created. Alleluia.</w:t>
            </w:r>
            <w:commentRangeEnd w:id="320"/>
            <w:r w:rsidR="00FC3604">
              <w:rPr>
                <w:rStyle w:val="CommentReference"/>
                <w:rFonts w:eastAsiaTheme="minorHAnsi" w:cstheme="minorBidi"/>
                <w:color w:val="auto"/>
                <w:lang w:val="en-CA"/>
              </w:rPr>
              <w:commentReference w:id="320"/>
            </w:r>
          </w:p>
          <w:p w14:paraId="0B4F02AA" w14:textId="77777777" w:rsidR="00495F1A" w:rsidRPr="007425E1" w:rsidRDefault="00495F1A" w:rsidP="005832A1">
            <w:pPr>
              <w:pStyle w:val="EngIndEnd"/>
            </w:pPr>
            <w:r>
              <w:t xml:space="preserve">He </w:t>
            </w:r>
            <w:r w:rsidRPr="00714EC1">
              <w:t>established</w:t>
            </w:r>
            <w:r w:rsidRPr="007425E1">
              <w:t xml:space="preserve"> </w:t>
            </w:r>
            <w:r>
              <w:t>them forever and ever!</w:t>
            </w:r>
          </w:p>
        </w:tc>
        <w:tc>
          <w:tcPr>
            <w:tcW w:w="288" w:type="dxa"/>
          </w:tcPr>
          <w:p w14:paraId="7125DA7E" w14:textId="77777777" w:rsidR="00495F1A" w:rsidRDefault="00495F1A" w:rsidP="00195761"/>
        </w:tc>
        <w:tc>
          <w:tcPr>
            <w:tcW w:w="288" w:type="dxa"/>
          </w:tcPr>
          <w:p w14:paraId="543C1074" w14:textId="77777777" w:rsidR="00495F1A" w:rsidRDefault="00495F1A" w:rsidP="00195761">
            <w:pPr>
              <w:pStyle w:val="CopticCross"/>
            </w:pPr>
          </w:p>
        </w:tc>
        <w:tc>
          <w:tcPr>
            <w:tcW w:w="3960" w:type="dxa"/>
          </w:tcPr>
          <w:p w14:paraId="1F501593" w14:textId="77777777" w:rsidR="00495F1A" w:rsidRDefault="00495F1A" w:rsidP="001C29B4">
            <w:pPr>
              <w:pStyle w:val="CopticInd"/>
            </w:pPr>
            <w:r w:rsidRPr="001C29B4">
              <w:t xml:space="preserve">Ⲛ̀ⲑⲟϥ ⲁϥϩⲟⲛϩⲉⲛ ⲟⲩⲟϩ ⲁⲩⲥⲱⲛⲧ ⲁ̅ⲗ </w:t>
            </w:r>
          </w:p>
          <w:p w14:paraId="5E585D4D" w14:textId="77777777" w:rsidR="00495F1A" w:rsidRPr="00A742AC" w:rsidRDefault="00495F1A" w:rsidP="001C29B4">
            <w:pPr>
              <w:pStyle w:val="CoptIndEnd"/>
            </w:pPr>
            <w:r w:rsidRPr="001C29B4">
              <w:t>ⲁϥⲧⲁϩⲱⲟⲩ ⲉ̀ⲣⲁⲧⲟⲩ ϣⲁ ⲉ̀ⲛⲉϩ ⲛⲉⲙ ϣⲁ ⲉ̀ⲛⲉϩ ⲛ̀ⲧⲉ ⲡⲓⲉ̀ⲛⲉϩ</w:t>
            </w:r>
          </w:p>
        </w:tc>
      </w:tr>
      <w:tr w:rsidR="00495F1A" w14:paraId="538BF692" w14:textId="77777777" w:rsidTr="00195761">
        <w:trPr>
          <w:cantSplit/>
          <w:jc w:val="center"/>
        </w:trPr>
        <w:tc>
          <w:tcPr>
            <w:tcW w:w="288" w:type="dxa"/>
          </w:tcPr>
          <w:p w14:paraId="4622A975" w14:textId="77777777" w:rsidR="00495F1A" w:rsidRDefault="00495F1A" w:rsidP="00195761">
            <w:pPr>
              <w:pStyle w:val="CopticCross"/>
            </w:pPr>
            <w:r>
              <w:lastRenderedPageBreak/>
              <w:t>¿</w:t>
            </w:r>
          </w:p>
        </w:tc>
        <w:tc>
          <w:tcPr>
            <w:tcW w:w="3960" w:type="dxa"/>
          </w:tcPr>
          <w:p w14:paraId="3ACBC2D9" w14:textId="77777777" w:rsidR="00495F1A" w:rsidRDefault="00495F1A" w:rsidP="005832A1">
            <w:pPr>
              <w:pStyle w:val="EngInd"/>
              <w:rPr>
                <w:rFonts w:eastAsiaTheme="minorHAnsi"/>
              </w:rPr>
            </w:pPr>
            <w:r w:rsidRPr="007425E1">
              <w:rPr>
                <w:rFonts w:eastAsiaTheme="minorHAnsi"/>
              </w:rPr>
              <w:t xml:space="preserve">He has made a decree </w:t>
            </w:r>
            <w:r>
              <w:rPr>
                <w:rFonts w:eastAsiaTheme="minorHAnsi"/>
              </w:rPr>
              <w:t>that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35FED467" w14:textId="77777777" w:rsidR="00495F1A" w:rsidRPr="007425E1" w:rsidRDefault="00495F1A" w:rsidP="005832A1">
            <w:pPr>
              <w:pStyle w:val="EngIndEnd"/>
            </w:pPr>
            <w:commentRangeStart w:id="321"/>
            <w:r w:rsidRPr="00FC3604">
              <w:t>Praise the Lord from the earth!</w:t>
            </w:r>
            <w:commentRangeEnd w:id="321"/>
            <w:r w:rsidR="00FC3604">
              <w:rPr>
                <w:rStyle w:val="CommentReference"/>
                <w:rFonts w:cstheme="minorBidi"/>
                <w:color w:val="auto"/>
                <w:lang w:val="en-CA"/>
              </w:rPr>
              <w:commentReference w:id="321"/>
            </w:r>
          </w:p>
        </w:tc>
        <w:tc>
          <w:tcPr>
            <w:tcW w:w="288" w:type="dxa"/>
          </w:tcPr>
          <w:p w14:paraId="0C273788" w14:textId="77777777" w:rsidR="00495F1A" w:rsidRDefault="00495F1A" w:rsidP="00195761"/>
        </w:tc>
        <w:tc>
          <w:tcPr>
            <w:tcW w:w="288" w:type="dxa"/>
          </w:tcPr>
          <w:p w14:paraId="578A1427" w14:textId="77777777" w:rsidR="00495F1A" w:rsidRDefault="00495F1A" w:rsidP="00195761">
            <w:pPr>
              <w:pStyle w:val="CopticCross"/>
            </w:pPr>
            <w:r>
              <w:t>¿</w:t>
            </w:r>
          </w:p>
        </w:tc>
        <w:tc>
          <w:tcPr>
            <w:tcW w:w="3960" w:type="dxa"/>
          </w:tcPr>
          <w:p w14:paraId="6733FB66" w14:textId="77777777" w:rsidR="00495F1A" w:rsidRDefault="00495F1A" w:rsidP="001C29B4">
            <w:pPr>
              <w:pStyle w:val="CopticInd"/>
            </w:pPr>
            <w:r w:rsidRPr="001C29B4">
              <w:t xml:space="preserve">Ⲁϥⲭⲱ ⲛ̀ⲟⲩϩⲱⲛ ⲟⲩⲟϩ ⲛ̀ⲛⲉϥⲥⲓⲛⲓ ⲁ̅ⲗ </w:t>
            </w:r>
          </w:p>
          <w:p w14:paraId="50407316" w14:textId="77777777" w:rsidR="00495F1A" w:rsidRPr="00A742AC" w:rsidRDefault="00495F1A" w:rsidP="001C29B4">
            <w:pPr>
              <w:pStyle w:val="CoptIndEnd"/>
            </w:pPr>
            <w:r w:rsidRPr="001C29B4">
              <w:t>Ⲥ̀ⲙⲟⲩ ⲉ̀Ⲡⲟ̅ⲥ̅ ⲉ̀ⲃⲟⲗϧⲉⲛ ⲡ̀ⲕⲁϩⲓ</w:t>
            </w:r>
          </w:p>
        </w:tc>
      </w:tr>
      <w:tr w:rsidR="00495F1A" w14:paraId="0918201A" w14:textId="77777777" w:rsidTr="00195761">
        <w:trPr>
          <w:cantSplit/>
          <w:jc w:val="center"/>
        </w:trPr>
        <w:tc>
          <w:tcPr>
            <w:tcW w:w="288" w:type="dxa"/>
          </w:tcPr>
          <w:p w14:paraId="3B7F283D" w14:textId="77777777" w:rsidR="00495F1A" w:rsidRDefault="00495F1A" w:rsidP="00195761">
            <w:pPr>
              <w:pStyle w:val="CopticCross"/>
            </w:pPr>
          </w:p>
        </w:tc>
        <w:tc>
          <w:tcPr>
            <w:tcW w:w="3960" w:type="dxa"/>
          </w:tcPr>
          <w:p w14:paraId="183786E7" w14:textId="77777777" w:rsidR="00495F1A" w:rsidRPr="007425E1" w:rsidRDefault="00495F1A" w:rsidP="005832A1">
            <w:pPr>
              <w:pStyle w:val="EngInd"/>
              <w:rPr>
                <w:rFonts w:eastAsiaTheme="minorHAnsi"/>
              </w:rPr>
            </w:pPr>
            <w:r>
              <w:rPr>
                <w:rFonts w:eastAsiaTheme="minorHAnsi"/>
              </w:rPr>
              <w:t>You</w:t>
            </w:r>
            <w:r w:rsidRPr="007425E1">
              <w:rPr>
                <w:rFonts w:eastAsiaTheme="minorHAnsi"/>
              </w:rPr>
              <w:t xml:space="preserve"> dragons and all deeps: Alleluia.</w:t>
            </w:r>
          </w:p>
          <w:p w14:paraId="253EFE1F" w14:textId="77777777" w:rsidR="00495F1A" w:rsidRPr="007425E1" w:rsidRDefault="00495F1A" w:rsidP="005832A1">
            <w:pPr>
              <w:pStyle w:val="EngIndEnd"/>
            </w:pPr>
            <w:r w:rsidRPr="007425E1">
              <w:t xml:space="preserve">Fire </w:t>
            </w:r>
            <w:commentRangeStart w:id="322"/>
            <w:r w:rsidRPr="007425E1">
              <w:t xml:space="preserve">and </w:t>
            </w:r>
            <w:commentRangeEnd w:id="322"/>
            <w:r>
              <w:rPr>
                <w:rStyle w:val="CommentReference"/>
                <w:rFonts w:cstheme="minorBidi"/>
                <w:color w:val="auto"/>
                <w:lang w:val="en-CA"/>
              </w:rPr>
              <w:commentReference w:id="322"/>
            </w:r>
            <w:r w:rsidRPr="007425E1">
              <w:t xml:space="preserve">hail, snow and </w:t>
            </w:r>
            <w:r>
              <w:t>ice</w:t>
            </w:r>
            <w:r w:rsidRPr="007425E1">
              <w:t>, stormy wind, fulfilling His word</w:t>
            </w:r>
            <w:r>
              <w:t>!</w:t>
            </w:r>
          </w:p>
        </w:tc>
        <w:tc>
          <w:tcPr>
            <w:tcW w:w="288" w:type="dxa"/>
          </w:tcPr>
          <w:p w14:paraId="7CA7B98F" w14:textId="77777777" w:rsidR="00495F1A" w:rsidRDefault="00495F1A" w:rsidP="00195761"/>
        </w:tc>
        <w:tc>
          <w:tcPr>
            <w:tcW w:w="288" w:type="dxa"/>
          </w:tcPr>
          <w:p w14:paraId="49869C08" w14:textId="77777777" w:rsidR="00495F1A" w:rsidRDefault="00495F1A" w:rsidP="00195761">
            <w:pPr>
              <w:pStyle w:val="CopticCross"/>
            </w:pPr>
          </w:p>
        </w:tc>
        <w:tc>
          <w:tcPr>
            <w:tcW w:w="3960" w:type="dxa"/>
          </w:tcPr>
          <w:p w14:paraId="4C1CCD20" w14:textId="77777777" w:rsidR="00495F1A" w:rsidRDefault="00495F1A" w:rsidP="001C29B4">
            <w:pPr>
              <w:pStyle w:val="CopticInd"/>
            </w:pPr>
            <w:r w:rsidRPr="001C29B4">
              <w:t xml:space="preserve">Ⲛⲓⲇ̀ⲣⲁⲕⲱⲛ ⲛⲉⲙ ⲛⲓⲛⲟⲩⲛ ⲧⲏⲣⲟⲩ ⲁ̅ⲗ </w:t>
            </w:r>
          </w:p>
          <w:p w14:paraId="07F625E3" w14:textId="77777777" w:rsidR="00495F1A" w:rsidRPr="00A742AC" w:rsidRDefault="00495F1A" w:rsidP="001C29B4">
            <w:pPr>
              <w:pStyle w:val="CoptIndEnd"/>
            </w:pPr>
            <w:r w:rsidRPr="001C29B4">
              <w:t>ⲟⲩⲭ̀ⲣⲱⲙ ⲟⲩⲁⲗ ⲟⲩⲭⲓⲱⲛ ⲟⲩⲭ̀ⲣⲩⲥⲧⲁⲗⲗⲟⲥ ⲟⲩⲡ̅ⲛ̅ⲁ ⲛ̀ⲥⲁⲣⲁⲑⲏⲟⲩ ⲛⲏⲉⲧⲓ̀ⲣⲓ ⲙ̀ⲡⲉϥⲥⲁϫⲓ</w:t>
            </w:r>
          </w:p>
        </w:tc>
      </w:tr>
      <w:tr w:rsidR="00495F1A" w14:paraId="012532C2" w14:textId="77777777" w:rsidTr="00195761">
        <w:trPr>
          <w:cantSplit/>
          <w:jc w:val="center"/>
        </w:trPr>
        <w:tc>
          <w:tcPr>
            <w:tcW w:w="288" w:type="dxa"/>
          </w:tcPr>
          <w:p w14:paraId="7D94467B" w14:textId="77777777" w:rsidR="00495F1A" w:rsidRDefault="00495F1A" w:rsidP="00195761">
            <w:pPr>
              <w:pStyle w:val="CopticCross"/>
            </w:pPr>
            <w:r>
              <w:t>¿</w:t>
            </w:r>
          </w:p>
        </w:tc>
        <w:tc>
          <w:tcPr>
            <w:tcW w:w="3960" w:type="dxa"/>
          </w:tcPr>
          <w:p w14:paraId="3C60D000" w14:textId="77777777" w:rsidR="00495F1A" w:rsidRPr="007425E1" w:rsidRDefault="00495F1A" w:rsidP="005832A1">
            <w:pPr>
              <w:pStyle w:val="EngInd"/>
              <w:rPr>
                <w:rFonts w:eastAsiaTheme="minorHAnsi"/>
              </w:rPr>
            </w:pPr>
            <w:r w:rsidRPr="007425E1">
              <w:rPr>
                <w:rFonts w:eastAsiaTheme="minorHAnsi"/>
              </w:rPr>
              <w:t>High mountains and all hills: Alleluia.</w:t>
            </w:r>
          </w:p>
          <w:p w14:paraId="69185874" w14:textId="77777777" w:rsidR="00495F1A" w:rsidRPr="007425E1" w:rsidRDefault="00495F1A" w:rsidP="005832A1">
            <w:pPr>
              <w:pStyle w:val="EngIndEnd"/>
            </w:pPr>
            <w:r w:rsidRPr="007425E1">
              <w:t>Fruitful trees and all cedars</w:t>
            </w:r>
            <w:r>
              <w:t>!</w:t>
            </w:r>
          </w:p>
        </w:tc>
        <w:tc>
          <w:tcPr>
            <w:tcW w:w="288" w:type="dxa"/>
          </w:tcPr>
          <w:p w14:paraId="66064CC7" w14:textId="77777777" w:rsidR="00495F1A" w:rsidRDefault="00495F1A" w:rsidP="00195761"/>
        </w:tc>
        <w:tc>
          <w:tcPr>
            <w:tcW w:w="288" w:type="dxa"/>
          </w:tcPr>
          <w:p w14:paraId="1ABC6B0D" w14:textId="77777777" w:rsidR="00495F1A" w:rsidRDefault="00495F1A" w:rsidP="00195761">
            <w:pPr>
              <w:pStyle w:val="CopticCross"/>
            </w:pPr>
            <w:r>
              <w:t>¿</w:t>
            </w:r>
          </w:p>
        </w:tc>
        <w:tc>
          <w:tcPr>
            <w:tcW w:w="3960" w:type="dxa"/>
          </w:tcPr>
          <w:p w14:paraId="496395C2" w14:textId="77777777" w:rsidR="00495F1A" w:rsidRDefault="00495F1A" w:rsidP="001C29B4">
            <w:pPr>
              <w:pStyle w:val="CopticInd"/>
            </w:pPr>
            <w:r w:rsidRPr="001C29B4">
              <w:t xml:space="preserve">Ⲛⲓⲧⲱⲟⲩ ⲉⲧϭⲟⲥⲓ ⲛⲉⲙ ⲛⲓⲕⲁⲗⲁⲙⲫⲱⲟⲩ ⲧⲏⲣⲟⲩ ⲁ̅ⲗ </w:t>
            </w:r>
          </w:p>
          <w:p w14:paraId="0C750A9F" w14:textId="77777777" w:rsidR="00495F1A" w:rsidRPr="00A742AC" w:rsidRDefault="00495F1A" w:rsidP="001C29B4">
            <w:pPr>
              <w:pStyle w:val="CoptIndEnd"/>
            </w:pPr>
            <w:r w:rsidRPr="001C29B4">
              <w:t>ⲛⲓϣ̀ϣⲏⲛ ⲙ̀ϥⲁⲓⲟⲩⲧⲁϩ ⲛⲉⲙ ⲛⲓϣⲉⲛⲥⲓϥⲓ ⲧⲏⲣⲟⲩ</w:t>
            </w:r>
          </w:p>
        </w:tc>
      </w:tr>
      <w:tr w:rsidR="00495F1A" w14:paraId="3D21B5EF" w14:textId="77777777" w:rsidTr="00195761">
        <w:trPr>
          <w:cantSplit/>
          <w:jc w:val="center"/>
        </w:trPr>
        <w:tc>
          <w:tcPr>
            <w:tcW w:w="288" w:type="dxa"/>
          </w:tcPr>
          <w:p w14:paraId="0B18EA69" w14:textId="77777777" w:rsidR="00495F1A" w:rsidRDefault="00495F1A" w:rsidP="00195761">
            <w:pPr>
              <w:pStyle w:val="CopticCross"/>
            </w:pPr>
          </w:p>
        </w:tc>
        <w:tc>
          <w:tcPr>
            <w:tcW w:w="3960" w:type="dxa"/>
          </w:tcPr>
          <w:p w14:paraId="55E57EE2" w14:textId="77777777" w:rsidR="00495F1A" w:rsidRPr="007425E1" w:rsidRDefault="00495F1A" w:rsidP="005832A1">
            <w:pPr>
              <w:pStyle w:val="EngInd"/>
              <w:rPr>
                <w:rFonts w:eastAsiaTheme="minorHAnsi"/>
              </w:rPr>
            </w:pPr>
            <w:r w:rsidRPr="007425E1">
              <w:rPr>
                <w:rFonts w:eastAsiaTheme="minorHAnsi"/>
              </w:rPr>
              <w:t xml:space="preserve">The </w:t>
            </w:r>
            <w:r>
              <w:rPr>
                <w:rFonts w:eastAsiaTheme="minorHAnsi"/>
              </w:rPr>
              <w:t>wild animals</w:t>
            </w:r>
            <w:r w:rsidRPr="007425E1">
              <w:rPr>
                <w:rFonts w:eastAsiaTheme="minorHAnsi"/>
              </w:rPr>
              <w:t xml:space="preserve"> and all the cattle: Alleluia.</w:t>
            </w:r>
          </w:p>
          <w:p w14:paraId="6041870B" w14:textId="77777777" w:rsidR="00495F1A" w:rsidRPr="007425E1" w:rsidRDefault="00495F1A" w:rsidP="005832A1">
            <w:pPr>
              <w:pStyle w:val="EngIndEnd"/>
            </w:pPr>
            <w:r w:rsidRPr="007425E1">
              <w:t xml:space="preserve">Creeping things and </w:t>
            </w:r>
            <w:r>
              <w:t>winged birds!</w:t>
            </w:r>
          </w:p>
        </w:tc>
        <w:tc>
          <w:tcPr>
            <w:tcW w:w="288" w:type="dxa"/>
          </w:tcPr>
          <w:p w14:paraId="4CE6988C" w14:textId="77777777" w:rsidR="00495F1A" w:rsidRDefault="00495F1A" w:rsidP="00195761"/>
        </w:tc>
        <w:tc>
          <w:tcPr>
            <w:tcW w:w="288" w:type="dxa"/>
          </w:tcPr>
          <w:p w14:paraId="45770DBF" w14:textId="77777777" w:rsidR="00495F1A" w:rsidRDefault="00495F1A" w:rsidP="00195761">
            <w:pPr>
              <w:pStyle w:val="CopticCross"/>
            </w:pPr>
          </w:p>
        </w:tc>
        <w:tc>
          <w:tcPr>
            <w:tcW w:w="3960" w:type="dxa"/>
          </w:tcPr>
          <w:p w14:paraId="03573EE5" w14:textId="77777777" w:rsidR="00495F1A" w:rsidRDefault="00495F1A" w:rsidP="001C29B4">
            <w:pPr>
              <w:pStyle w:val="CopticInd"/>
            </w:pPr>
            <w:r w:rsidRPr="001C29B4">
              <w:t xml:space="preserve">Ⲛⲓⲑⲏⲣⲓⲟⲛ ⲛⲉⲙ ⲛⲓⲧⲉⲃⲛⲱⲟⲩⲓ̀ ⲧⲏⲣⲟⲩ ⲁ̅ⲗ </w:t>
            </w:r>
          </w:p>
          <w:p w14:paraId="451476E3" w14:textId="77777777" w:rsidR="00495F1A" w:rsidRPr="00A742AC" w:rsidRDefault="00495F1A" w:rsidP="001C29B4">
            <w:pPr>
              <w:pStyle w:val="CoptIndEnd"/>
            </w:pPr>
            <w:r w:rsidRPr="001C29B4">
              <w:t>ⲛⲓϭⲁⲧϥⲓ ⲛⲉⲙ ⲛⲓϩⲁⲗⲁϯ ⲉⲧⲟⲓ ⲛ̀ⲧⲉⲛϩ</w:t>
            </w:r>
          </w:p>
        </w:tc>
      </w:tr>
      <w:tr w:rsidR="00495F1A" w14:paraId="2969B4AA" w14:textId="77777777" w:rsidTr="00195761">
        <w:trPr>
          <w:cantSplit/>
          <w:jc w:val="center"/>
        </w:trPr>
        <w:tc>
          <w:tcPr>
            <w:tcW w:w="288" w:type="dxa"/>
          </w:tcPr>
          <w:p w14:paraId="514D7900" w14:textId="77777777" w:rsidR="00495F1A" w:rsidRDefault="00495F1A" w:rsidP="00195761">
            <w:pPr>
              <w:pStyle w:val="CopticCross"/>
            </w:pPr>
            <w:r>
              <w:t>¿</w:t>
            </w:r>
          </w:p>
        </w:tc>
        <w:tc>
          <w:tcPr>
            <w:tcW w:w="3960" w:type="dxa"/>
          </w:tcPr>
          <w:p w14:paraId="2427D369" w14:textId="77777777" w:rsidR="00495F1A" w:rsidRPr="007425E1" w:rsidRDefault="00495F1A" w:rsidP="005832A1">
            <w:pPr>
              <w:pStyle w:val="EngInd"/>
              <w:rPr>
                <w:rFonts w:eastAsiaTheme="minorHAnsi"/>
              </w:rPr>
            </w:pPr>
            <w:r w:rsidRPr="007425E1">
              <w:rPr>
                <w:rFonts w:eastAsiaTheme="minorHAnsi"/>
              </w:rPr>
              <w:t>Kings of the earth and all people: Alleluia.</w:t>
            </w:r>
          </w:p>
          <w:p w14:paraId="26E637E4" w14:textId="77777777" w:rsidR="00495F1A" w:rsidRPr="007425E1" w:rsidRDefault="00495F1A" w:rsidP="005832A1">
            <w:pPr>
              <w:pStyle w:val="EngIndEnd"/>
            </w:pPr>
            <w:r>
              <w:t>Rulers and all judges of the earth!</w:t>
            </w:r>
          </w:p>
        </w:tc>
        <w:tc>
          <w:tcPr>
            <w:tcW w:w="288" w:type="dxa"/>
          </w:tcPr>
          <w:p w14:paraId="68FAEA03" w14:textId="77777777" w:rsidR="00495F1A" w:rsidRDefault="00495F1A" w:rsidP="00195761"/>
        </w:tc>
        <w:tc>
          <w:tcPr>
            <w:tcW w:w="288" w:type="dxa"/>
          </w:tcPr>
          <w:p w14:paraId="7CF05A2A" w14:textId="77777777" w:rsidR="00495F1A" w:rsidRDefault="00495F1A" w:rsidP="00195761">
            <w:pPr>
              <w:pStyle w:val="CopticCross"/>
            </w:pPr>
            <w:r>
              <w:t>¿</w:t>
            </w:r>
          </w:p>
        </w:tc>
        <w:tc>
          <w:tcPr>
            <w:tcW w:w="3960" w:type="dxa"/>
          </w:tcPr>
          <w:p w14:paraId="2BBFFEBC" w14:textId="77777777" w:rsidR="00495F1A" w:rsidRDefault="00495F1A" w:rsidP="001C29B4">
            <w:pPr>
              <w:pStyle w:val="CopticInd"/>
            </w:pPr>
            <w:r w:rsidRPr="001C29B4">
              <w:t xml:space="preserve">Ⲛⲓⲟⲩⲣⲱⲟⲩ ⲛ̀ⲧⲉ ⲡ̀ⲕⲁϩⲓ ⲛⲉⲙ ⲛⲓⲗⲁⲟⲥ ⲧⲏⲣⲟⲩ ⲁ̅ⲗ </w:t>
            </w:r>
          </w:p>
          <w:p w14:paraId="7F9C4756" w14:textId="77777777" w:rsidR="00495F1A" w:rsidRPr="00A742AC" w:rsidRDefault="00495F1A" w:rsidP="001C29B4">
            <w:pPr>
              <w:pStyle w:val="CoptIndEnd"/>
            </w:pPr>
            <w:r w:rsidRPr="001C29B4">
              <w:t>ⲛⲓⲁⲣⲭⲱⲛ ⲛⲉⲙ ⲛⲓⲣⲉϥϯϩⲁⲡ ⲧⲏⲣⲟⲩ ⲛ̀ⲧⲉ ⲡ̀ⲕⲁϩⲓ</w:t>
            </w:r>
          </w:p>
        </w:tc>
      </w:tr>
      <w:tr w:rsidR="00495F1A" w14:paraId="0D2D7436" w14:textId="77777777" w:rsidTr="00195761">
        <w:trPr>
          <w:cantSplit/>
          <w:jc w:val="center"/>
        </w:trPr>
        <w:tc>
          <w:tcPr>
            <w:tcW w:w="288" w:type="dxa"/>
          </w:tcPr>
          <w:p w14:paraId="5744B280" w14:textId="77777777" w:rsidR="00495F1A" w:rsidRDefault="00495F1A" w:rsidP="00195761">
            <w:pPr>
              <w:pStyle w:val="CopticCross"/>
            </w:pPr>
          </w:p>
        </w:tc>
        <w:tc>
          <w:tcPr>
            <w:tcW w:w="3960" w:type="dxa"/>
          </w:tcPr>
          <w:p w14:paraId="0180C30D" w14:textId="77777777" w:rsidR="00495F1A" w:rsidRPr="007425E1" w:rsidRDefault="00495F1A" w:rsidP="005832A1">
            <w:pPr>
              <w:pStyle w:val="EngInd"/>
              <w:rPr>
                <w:rFonts w:eastAsiaTheme="minorHAnsi"/>
              </w:rPr>
            </w:pPr>
            <w:r w:rsidRPr="007425E1">
              <w:rPr>
                <w:rFonts w:eastAsiaTheme="minorHAnsi"/>
              </w:rPr>
              <w:t>Both young men and maidens: Alleluia.</w:t>
            </w:r>
          </w:p>
          <w:p w14:paraId="43C78870" w14:textId="77777777" w:rsidR="00495F1A" w:rsidRPr="007425E1" w:rsidRDefault="00495F1A" w:rsidP="005832A1">
            <w:pPr>
              <w:pStyle w:val="EngIndEnd"/>
            </w:pPr>
            <w:r>
              <w:t>Elders and children!</w:t>
            </w:r>
          </w:p>
        </w:tc>
        <w:tc>
          <w:tcPr>
            <w:tcW w:w="288" w:type="dxa"/>
          </w:tcPr>
          <w:p w14:paraId="58CA0BCD" w14:textId="77777777" w:rsidR="00495F1A" w:rsidRDefault="00495F1A" w:rsidP="00195761"/>
        </w:tc>
        <w:tc>
          <w:tcPr>
            <w:tcW w:w="288" w:type="dxa"/>
          </w:tcPr>
          <w:p w14:paraId="5A3397FB" w14:textId="77777777" w:rsidR="00495F1A" w:rsidRDefault="00495F1A" w:rsidP="00195761">
            <w:pPr>
              <w:pStyle w:val="CopticCross"/>
            </w:pPr>
          </w:p>
        </w:tc>
        <w:tc>
          <w:tcPr>
            <w:tcW w:w="3960" w:type="dxa"/>
          </w:tcPr>
          <w:p w14:paraId="085A503A" w14:textId="77777777" w:rsidR="00495F1A" w:rsidRDefault="00495F1A" w:rsidP="001C29B4">
            <w:pPr>
              <w:pStyle w:val="CopticInd"/>
            </w:pPr>
            <w:r w:rsidRPr="001C29B4">
              <w:t xml:space="preserve">Ϩⲁⲛϧⲉⲗϣⲓⲣⲓ ⲛⲉⲙ ϩⲁⲛⲡⲁⲣⲑⲉⲛⲟⲥ ⲁ̅ⲗ </w:t>
            </w:r>
          </w:p>
          <w:p w14:paraId="0BC484F5" w14:textId="77777777" w:rsidR="00495F1A" w:rsidRPr="00A742AC" w:rsidRDefault="00495F1A" w:rsidP="001C29B4">
            <w:pPr>
              <w:pStyle w:val="CoptIndEnd"/>
            </w:pPr>
            <w:r w:rsidRPr="001C29B4">
              <w:t>ϩⲁⲛϧⲉⲗⲗⲟⲓ ⲛⲉⲙ ϩⲁⲛⲁ̀ⲗⲱⲟⲩⲓ̀</w:t>
            </w:r>
          </w:p>
        </w:tc>
      </w:tr>
      <w:tr w:rsidR="00495F1A" w14:paraId="638BF7E3" w14:textId="77777777" w:rsidTr="00195761">
        <w:trPr>
          <w:cantSplit/>
          <w:jc w:val="center"/>
        </w:trPr>
        <w:tc>
          <w:tcPr>
            <w:tcW w:w="288" w:type="dxa"/>
          </w:tcPr>
          <w:p w14:paraId="23D000DA" w14:textId="77777777" w:rsidR="00495F1A" w:rsidRDefault="00495F1A" w:rsidP="00195761">
            <w:pPr>
              <w:pStyle w:val="CopticCross"/>
            </w:pPr>
            <w:r>
              <w:t>¿</w:t>
            </w:r>
          </w:p>
        </w:tc>
        <w:tc>
          <w:tcPr>
            <w:tcW w:w="3960" w:type="dxa"/>
          </w:tcPr>
          <w:p w14:paraId="7DBD7EBD" w14:textId="77777777" w:rsidR="00495F1A" w:rsidRPr="007425E1" w:rsidRDefault="00495F1A" w:rsidP="005832A1">
            <w:pPr>
              <w:pStyle w:val="EngInd"/>
              <w:rPr>
                <w:rFonts w:eastAsiaTheme="minorHAnsi"/>
              </w:rPr>
            </w:pPr>
            <w:r w:rsidRPr="007425E1">
              <w:rPr>
                <w:rFonts w:eastAsiaTheme="minorHAnsi"/>
              </w:rPr>
              <w:t>Let them praise the Name of the Lord: Alleluia.</w:t>
            </w:r>
          </w:p>
          <w:p w14:paraId="69B406CD" w14:textId="77777777" w:rsidR="00495F1A" w:rsidRPr="007425E1" w:rsidRDefault="00495F1A" w:rsidP="005832A1">
            <w:pPr>
              <w:pStyle w:val="EngIndEnd"/>
            </w:pPr>
            <w:r w:rsidRPr="007425E1">
              <w:t xml:space="preserve">For His Name alone is </w:t>
            </w:r>
            <w:r>
              <w:t>exalted!</w:t>
            </w:r>
          </w:p>
        </w:tc>
        <w:tc>
          <w:tcPr>
            <w:tcW w:w="288" w:type="dxa"/>
          </w:tcPr>
          <w:p w14:paraId="3A75E746" w14:textId="77777777" w:rsidR="00495F1A" w:rsidRDefault="00495F1A" w:rsidP="00195761"/>
        </w:tc>
        <w:tc>
          <w:tcPr>
            <w:tcW w:w="288" w:type="dxa"/>
          </w:tcPr>
          <w:p w14:paraId="58364B7C" w14:textId="77777777" w:rsidR="00495F1A" w:rsidRDefault="00495F1A" w:rsidP="00195761">
            <w:pPr>
              <w:pStyle w:val="CopticCross"/>
            </w:pPr>
            <w:r>
              <w:t>¿</w:t>
            </w:r>
          </w:p>
        </w:tc>
        <w:tc>
          <w:tcPr>
            <w:tcW w:w="3960" w:type="dxa"/>
          </w:tcPr>
          <w:p w14:paraId="35FAB2D5" w14:textId="77777777" w:rsidR="00495F1A" w:rsidRDefault="00495F1A" w:rsidP="001C29B4">
            <w:pPr>
              <w:pStyle w:val="CopticInd"/>
            </w:pPr>
            <w:r w:rsidRPr="001C29B4">
              <w:t xml:space="preserve">Ⲙⲁⲣⲟⲩⲥ̀ⲙⲟⲩ ⲧⲏⲣⲟⲩ ⲉ̀ⲫ̀ⲣⲁⲛ ⲙ̀Ⲡⲟ̅ⲥ̅ ⲁ̅ⲗ </w:t>
            </w:r>
          </w:p>
          <w:p w14:paraId="6DAB6699" w14:textId="77777777" w:rsidR="00495F1A" w:rsidRPr="00A742AC" w:rsidRDefault="00495F1A" w:rsidP="001C29B4">
            <w:pPr>
              <w:pStyle w:val="CoptIndEnd"/>
            </w:pPr>
            <w:r w:rsidRPr="001C29B4">
              <w:t>ϫⲉ ⲁϥϭⲓⲥⲓ ⲛ̀ϫⲉ ⲡⲉϥⲣⲁⲛ ⲙ̀ⲙⲁⲩⲁⲧϥ</w:t>
            </w:r>
          </w:p>
        </w:tc>
      </w:tr>
      <w:tr w:rsidR="00495F1A" w14:paraId="5D97B545" w14:textId="77777777" w:rsidTr="00195761">
        <w:trPr>
          <w:cantSplit/>
          <w:jc w:val="center"/>
        </w:trPr>
        <w:tc>
          <w:tcPr>
            <w:tcW w:w="288" w:type="dxa"/>
          </w:tcPr>
          <w:p w14:paraId="0BB1A67F" w14:textId="77777777" w:rsidR="00495F1A" w:rsidRDefault="00495F1A" w:rsidP="00195761">
            <w:pPr>
              <w:pStyle w:val="CopticCross"/>
            </w:pPr>
          </w:p>
        </w:tc>
        <w:tc>
          <w:tcPr>
            <w:tcW w:w="3960" w:type="dxa"/>
          </w:tcPr>
          <w:p w14:paraId="394D003F" w14:textId="77777777" w:rsidR="00495F1A" w:rsidRPr="007425E1" w:rsidRDefault="00495F1A" w:rsidP="005832A1">
            <w:pPr>
              <w:pStyle w:val="EngInd"/>
              <w:rPr>
                <w:rFonts w:eastAsiaTheme="minorHAnsi"/>
              </w:rPr>
            </w:pPr>
            <w:commentRangeStart w:id="323"/>
            <w:r w:rsidRPr="007425E1">
              <w:rPr>
                <w:rFonts w:eastAsiaTheme="minorHAnsi"/>
              </w:rPr>
              <w:t xml:space="preserve">His </w:t>
            </w:r>
            <w:commentRangeEnd w:id="323"/>
            <w:r>
              <w:rPr>
                <w:rStyle w:val="CommentReference"/>
                <w:rFonts w:eastAsiaTheme="minorHAnsi" w:cstheme="minorBidi"/>
                <w:color w:val="auto"/>
                <w:lang w:val="en-CA"/>
              </w:rPr>
              <w:commentReference w:id="323"/>
            </w:r>
            <w:r w:rsidRPr="007425E1">
              <w:rPr>
                <w:rFonts w:eastAsiaTheme="minorHAnsi"/>
              </w:rPr>
              <w:t>glory is above the earth and heaven: Alleluia.</w:t>
            </w:r>
          </w:p>
          <w:p w14:paraId="5A0F4DDF" w14:textId="77777777" w:rsidR="00495F1A" w:rsidRPr="007425E1" w:rsidRDefault="00495F1A" w:rsidP="005832A1">
            <w:pPr>
              <w:pStyle w:val="EngIndEnd"/>
            </w:pPr>
            <w:r w:rsidRPr="007425E1">
              <w:t>He also exalts the horn of His people</w:t>
            </w:r>
            <w:r>
              <w:t>.</w:t>
            </w:r>
          </w:p>
        </w:tc>
        <w:tc>
          <w:tcPr>
            <w:tcW w:w="288" w:type="dxa"/>
          </w:tcPr>
          <w:p w14:paraId="182B4DD0" w14:textId="77777777" w:rsidR="00495F1A" w:rsidRDefault="00495F1A" w:rsidP="00195761"/>
        </w:tc>
        <w:tc>
          <w:tcPr>
            <w:tcW w:w="288" w:type="dxa"/>
          </w:tcPr>
          <w:p w14:paraId="5054EA52" w14:textId="77777777" w:rsidR="00495F1A" w:rsidRDefault="00495F1A" w:rsidP="00195761">
            <w:pPr>
              <w:pStyle w:val="CopticCross"/>
            </w:pPr>
          </w:p>
        </w:tc>
        <w:tc>
          <w:tcPr>
            <w:tcW w:w="3960" w:type="dxa"/>
          </w:tcPr>
          <w:p w14:paraId="64AE29BF" w14:textId="77777777" w:rsidR="00495F1A" w:rsidRDefault="00495F1A" w:rsidP="001C29B4">
            <w:pPr>
              <w:pStyle w:val="CopticInd"/>
            </w:pPr>
            <w:r w:rsidRPr="001C29B4">
              <w:t>Ⲡⲉϥⲟⲩⲱⲛϩ ⲉ̀ⲃⲟⲗ ϣⲟⲡ ϩⲓϫⲉⲛ ⲡ̀ⲕⲁϩⲓ ⲛⲉⲙ ⲛ̀ϩ̀ⲣⲏⲓ ϧⲉⲛ ⲧ̀ⲫⲉ ⲁ̅ⲗ</w:t>
            </w:r>
          </w:p>
          <w:p w14:paraId="08847C0D" w14:textId="77777777" w:rsidR="00495F1A" w:rsidRPr="00A742AC" w:rsidRDefault="00495F1A" w:rsidP="001C29B4">
            <w:pPr>
              <w:pStyle w:val="CoptIndEnd"/>
            </w:pPr>
            <w:r w:rsidRPr="001C29B4">
              <w:t>ϥ̀ⲛⲁϭⲓⲥⲓ ⲙ̀ⲡ̀ⲧⲁⲡ ⲛ̀ⲧⲉ ⲡⲉϥⲗⲁⲟⲥ</w:t>
            </w:r>
          </w:p>
        </w:tc>
      </w:tr>
      <w:tr w:rsidR="00495F1A" w14:paraId="5A55D3DB" w14:textId="77777777" w:rsidTr="00195761">
        <w:trPr>
          <w:cantSplit/>
          <w:jc w:val="center"/>
        </w:trPr>
        <w:tc>
          <w:tcPr>
            <w:tcW w:w="288" w:type="dxa"/>
          </w:tcPr>
          <w:p w14:paraId="2011FAE6" w14:textId="77777777" w:rsidR="00495F1A" w:rsidRDefault="00495F1A" w:rsidP="00195761">
            <w:pPr>
              <w:pStyle w:val="CopticCross"/>
            </w:pPr>
            <w:r w:rsidRPr="00DA021C">
              <w:rPr>
                <w:lang w:val="en-CA"/>
              </w:rPr>
              <w:lastRenderedPageBreak/>
              <w:t>¿</w:t>
            </w:r>
          </w:p>
        </w:tc>
        <w:tc>
          <w:tcPr>
            <w:tcW w:w="3960" w:type="dxa"/>
          </w:tcPr>
          <w:p w14:paraId="6CD3136E" w14:textId="77777777" w:rsidR="00495F1A" w:rsidRPr="007425E1" w:rsidRDefault="00495F1A" w:rsidP="005832A1">
            <w:pPr>
              <w:pStyle w:val="EngInd"/>
              <w:rPr>
                <w:rFonts w:eastAsiaTheme="minorHAnsi"/>
              </w:rPr>
            </w:pPr>
            <w:r w:rsidRPr="007425E1">
              <w:rPr>
                <w:rFonts w:eastAsiaTheme="minorHAnsi"/>
              </w:rPr>
              <w:t>The praise of all His saints: Alleluia.</w:t>
            </w:r>
          </w:p>
          <w:p w14:paraId="789D66E8" w14:textId="77777777" w:rsidR="00495F1A" w:rsidRPr="007425E1" w:rsidRDefault="00495F1A" w:rsidP="005832A1">
            <w:pPr>
              <w:pStyle w:val="EngIndEnd"/>
            </w:pPr>
            <w:r>
              <w:t>T</w:t>
            </w:r>
            <w:r w:rsidRPr="007425E1">
              <w:t xml:space="preserve">he </w:t>
            </w:r>
            <w:r>
              <w:t>sons</w:t>
            </w:r>
            <w:r w:rsidRPr="007425E1">
              <w:t xml:space="preserve"> of Israel, a people near </w:t>
            </w:r>
            <w:r>
              <w:t>to</w:t>
            </w:r>
            <w:r w:rsidRPr="007425E1">
              <w:t xml:space="preserve"> Him</w:t>
            </w:r>
            <w:r>
              <w:t>.</w:t>
            </w:r>
          </w:p>
        </w:tc>
        <w:tc>
          <w:tcPr>
            <w:tcW w:w="288" w:type="dxa"/>
          </w:tcPr>
          <w:p w14:paraId="4981CD8A" w14:textId="77777777" w:rsidR="00495F1A" w:rsidRDefault="00495F1A" w:rsidP="00195761"/>
        </w:tc>
        <w:tc>
          <w:tcPr>
            <w:tcW w:w="288" w:type="dxa"/>
          </w:tcPr>
          <w:p w14:paraId="13B6F955" w14:textId="77777777" w:rsidR="00495F1A" w:rsidRDefault="00495F1A" w:rsidP="00195761">
            <w:pPr>
              <w:pStyle w:val="CopticCross"/>
            </w:pPr>
            <w:r>
              <w:t>¿</w:t>
            </w:r>
          </w:p>
        </w:tc>
        <w:tc>
          <w:tcPr>
            <w:tcW w:w="3960" w:type="dxa"/>
          </w:tcPr>
          <w:p w14:paraId="6D87EF51" w14:textId="77777777" w:rsidR="00495F1A" w:rsidRDefault="00495F1A" w:rsidP="001C29B4">
            <w:pPr>
              <w:pStyle w:val="CopticInd"/>
            </w:pPr>
            <w:r w:rsidRPr="001C29B4">
              <w:t xml:space="preserve">Ⲟⲩⲥ̀ⲙⲟⲩ ⲛ̀ⲧⲉ ⲛⲏⲉ̅ⲑ̅ⲩ ⲧⲏⲣⲟⲩ ⲛ̀ⲧⲁϥ ⲁ̅ⲗ </w:t>
            </w:r>
          </w:p>
          <w:p w14:paraId="12F4F488" w14:textId="77777777" w:rsidR="00495F1A" w:rsidRPr="00A742AC" w:rsidRDefault="00495F1A" w:rsidP="001C29B4">
            <w:pPr>
              <w:pStyle w:val="CopticInd"/>
            </w:pPr>
            <w:r w:rsidRPr="001C29B4">
              <w:t>ⲛⲉⲛϣⲏⲣⲓ ⲙ̀Ⲡⲓⲥ̅ⲗ ⲡⲓⲗⲁⲟⲥ ⲉⲧϧⲉⲛⲧ ⲉ̀ⲣⲟϥ</w:t>
            </w:r>
          </w:p>
        </w:tc>
      </w:tr>
    </w:tbl>
    <w:p w14:paraId="29AD5938" w14:textId="77777777" w:rsidR="00C46FC1" w:rsidRDefault="00C46FC1" w:rsidP="00C46FC1">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A021C" w:rsidRPr="00A742AC" w14:paraId="68170200" w14:textId="77777777" w:rsidTr="00DA021C">
        <w:trPr>
          <w:cantSplit/>
          <w:jc w:val="center"/>
        </w:trPr>
        <w:tc>
          <w:tcPr>
            <w:tcW w:w="288" w:type="dxa"/>
          </w:tcPr>
          <w:p w14:paraId="7A4478F4" w14:textId="77777777" w:rsidR="00DA021C" w:rsidRDefault="00DA021C" w:rsidP="00DA021C">
            <w:pPr>
              <w:pStyle w:val="CopticCross"/>
            </w:pPr>
          </w:p>
        </w:tc>
        <w:tc>
          <w:tcPr>
            <w:tcW w:w="3960" w:type="dxa"/>
          </w:tcPr>
          <w:p w14:paraId="2FE13103" w14:textId="77777777" w:rsidR="00DA021C" w:rsidRPr="007425E1" w:rsidRDefault="00DA021C" w:rsidP="00DA021C">
            <w:pPr>
              <w:pStyle w:val="EngHangEnd"/>
              <w:jc w:val="center"/>
              <w:rPr>
                <w:rFonts w:eastAsiaTheme="minorHAnsi"/>
              </w:rPr>
            </w:pPr>
            <w:r>
              <w:rPr>
                <w:rFonts w:eastAsiaTheme="minorHAnsi"/>
              </w:rPr>
              <w:t>Alleluia. Alleluia. Alleluia.</w:t>
            </w:r>
          </w:p>
        </w:tc>
        <w:tc>
          <w:tcPr>
            <w:tcW w:w="288" w:type="dxa"/>
          </w:tcPr>
          <w:p w14:paraId="6D220A0B" w14:textId="77777777" w:rsidR="00DA021C" w:rsidRDefault="00DA021C" w:rsidP="00DA021C"/>
        </w:tc>
        <w:tc>
          <w:tcPr>
            <w:tcW w:w="288" w:type="dxa"/>
          </w:tcPr>
          <w:p w14:paraId="4DE82C8D" w14:textId="77777777" w:rsidR="00DA021C" w:rsidRDefault="00DA021C" w:rsidP="00DA021C">
            <w:pPr>
              <w:pStyle w:val="CopticCross"/>
            </w:pPr>
          </w:p>
        </w:tc>
        <w:tc>
          <w:tcPr>
            <w:tcW w:w="3960" w:type="dxa"/>
          </w:tcPr>
          <w:p w14:paraId="5F01EE12" w14:textId="77777777" w:rsidR="00DA021C" w:rsidRPr="00A742AC" w:rsidRDefault="00DD5994" w:rsidP="00DD5994">
            <w:pPr>
              <w:pStyle w:val="CopticVerse"/>
              <w:jc w:val="center"/>
            </w:pPr>
            <w:r w:rsidRPr="00DD5994">
              <w:t>ⲁ̅ⲗ ⲁ̅ⲗ ⲁ̅ⲗ</w:t>
            </w:r>
          </w:p>
        </w:tc>
      </w:tr>
    </w:tbl>
    <w:p w14:paraId="55B4B58E" w14:textId="77777777" w:rsidR="00A91873" w:rsidRDefault="00A91873" w:rsidP="00495F1A">
      <w:pPr>
        <w:pStyle w:val="Heading5"/>
        <w:rPr>
          <w:lang w:val="en-US"/>
        </w:rPr>
      </w:pPr>
      <w:bookmarkStart w:id="324" w:name="_Toc297322063"/>
      <w:bookmarkStart w:id="325" w:name="_Toc297407708"/>
      <w:bookmarkStart w:id="326" w:name="_Toc298445760"/>
      <w:bookmarkStart w:id="327" w:name="_Toc298681246"/>
      <w:bookmarkStart w:id="328" w:name="_Toc298447485"/>
      <w:r>
        <w:rPr>
          <w:lang w:val="en-US"/>
        </w:rPr>
        <w:t>Psalm 149</w:t>
      </w:r>
      <w:bookmarkEnd w:id="324"/>
      <w:bookmarkEnd w:id="325"/>
      <w:bookmarkEnd w:id="326"/>
      <w:bookmarkEnd w:id="327"/>
      <w:bookmarkEnd w:id="328"/>
    </w:p>
    <w:p w14:paraId="10A5F695" w14:textId="77777777" w:rsidR="00DD5994" w:rsidRPr="00DD5994" w:rsidRDefault="00DD5994" w:rsidP="00495F1A">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61EC9A97" w14:textId="77777777" w:rsidTr="00DA021C">
        <w:trPr>
          <w:cantSplit/>
          <w:jc w:val="center"/>
        </w:trPr>
        <w:tc>
          <w:tcPr>
            <w:tcW w:w="288" w:type="dxa"/>
          </w:tcPr>
          <w:p w14:paraId="49F17E7B" w14:textId="77777777" w:rsidR="00495F1A" w:rsidRDefault="00495F1A" w:rsidP="00DA021C">
            <w:pPr>
              <w:pStyle w:val="CopticCross"/>
            </w:pPr>
          </w:p>
        </w:tc>
        <w:tc>
          <w:tcPr>
            <w:tcW w:w="3960" w:type="dxa"/>
          </w:tcPr>
          <w:p w14:paraId="508E120B" w14:textId="77777777" w:rsidR="00495F1A" w:rsidRPr="007425E1" w:rsidRDefault="00495F1A" w:rsidP="005832A1">
            <w:pPr>
              <w:pStyle w:val="EngInd"/>
              <w:rPr>
                <w:rFonts w:eastAsiaTheme="minorHAnsi"/>
              </w:rPr>
            </w:pPr>
            <w:r w:rsidRPr="007425E1">
              <w:rPr>
                <w:rFonts w:eastAsiaTheme="minorHAnsi"/>
              </w:rPr>
              <w:t xml:space="preserve">Sing </w:t>
            </w:r>
            <w:r>
              <w:rPr>
                <w:rFonts w:eastAsiaTheme="minorHAnsi"/>
              </w:rPr>
              <w:t>to</w:t>
            </w:r>
            <w:r w:rsidRPr="007425E1">
              <w:rPr>
                <w:rFonts w:eastAsiaTheme="minorHAnsi"/>
              </w:rPr>
              <w:t xml:space="preserve"> the </w:t>
            </w:r>
            <w:r w:rsidRPr="00DA021C">
              <w:rPr>
                <w:rFonts w:eastAsiaTheme="minorHAnsi"/>
              </w:rPr>
              <w:t>Lord</w:t>
            </w:r>
            <w:r w:rsidRPr="007425E1">
              <w:rPr>
                <w:rFonts w:eastAsiaTheme="minorHAnsi"/>
              </w:rPr>
              <w:t xml:space="preserve"> a new song: Alleluia.</w:t>
            </w:r>
          </w:p>
          <w:p w14:paraId="75571645" w14:textId="77777777" w:rsidR="00495F1A" w:rsidRPr="001A0083" w:rsidRDefault="00495F1A" w:rsidP="005832A1">
            <w:pPr>
              <w:pStyle w:val="EngIndEnd"/>
              <w:rPr>
                <w:szCs w:val="20"/>
              </w:rPr>
            </w:pPr>
            <w:r w:rsidRPr="007425E1">
              <w:t>And His praise in the church of the saints</w:t>
            </w:r>
            <w:r>
              <w:t>.</w:t>
            </w:r>
          </w:p>
        </w:tc>
        <w:tc>
          <w:tcPr>
            <w:tcW w:w="288" w:type="dxa"/>
          </w:tcPr>
          <w:p w14:paraId="28FE52F3" w14:textId="77777777" w:rsidR="00495F1A" w:rsidRDefault="00495F1A" w:rsidP="00DA021C"/>
        </w:tc>
        <w:tc>
          <w:tcPr>
            <w:tcW w:w="288" w:type="dxa"/>
          </w:tcPr>
          <w:p w14:paraId="3FC0EDBF" w14:textId="77777777" w:rsidR="00495F1A" w:rsidRDefault="00495F1A" w:rsidP="00DA021C">
            <w:pPr>
              <w:pStyle w:val="CopticCross"/>
            </w:pPr>
          </w:p>
        </w:tc>
        <w:tc>
          <w:tcPr>
            <w:tcW w:w="3960" w:type="dxa"/>
          </w:tcPr>
          <w:p w14:paraId="676D9E70" w14:textId="77777777" w:rsidR="00495F1A" w:rsidRDefault="00495F1A" w:rsidP="00DD5994">
            <w:pPr>
              <w:pStyle w:val="CopticInd"/>
            </w:pPr>
            <w:r w:rsidRPr="00DD5994">
              <w:t>Ϫⲱ ⲙ̀Ⲡⲟ̅ⲥ̅ ϧⲉⲛ ⲟⲩϫⲱ ⲙ̀ⲃⲉⲣⲓ ⲁ̅ⲗ</w:t>
            </w:r>
          </w:p>
          <w:p w14:paraId="736417A9" w14:textId="77777777" w:rsidR="00495F1A" w:rsidRPr="00A742AC" w:rsidRDefault="00495F1A" w:rsidP="00DD5994">
            <w:pPr>
              <w:pStyle w:val="CoptIndEnd"/>
            </w:pPr>
            <w:r w:rsidRPr="00DD5994">
              <w:t>ϫⲉ ⲁ̀ⲣⲉ ⲡⲉϥⲥ̀ⲙⲟⲩ ϧⲉⲛ ⲧ̀ⲉⲕ̀ⲕⲗⲏⲥⲓⲁ̀ ⲛ̀ⲧⲉ ⲛⲏⲉ̅ⲑ̅ⲩ</w:t>
            </w:r>
          </w:p>
        </w:tc>
      </w:tr>
      <w:tr w:rsidR="00495F1A" w14:paraId="0882FEA1" w14:textId="77777777" w:rsidTr="00DA021C">
        <w:trPr>
          <w:cantSplit/>
          <w:jc w:val="center"/>
        </w:trPr>
        <w:tc>
          <w:tcPr>
            <w:tcW w:w="288" w:type="dxa"/>
          </w:tcPr>
          <w:p w14:paraId="4CF377C9" w14:textId="77777777" w:rsidR="00495F1A" w:rsidRDefault="00495F1A" w:rsidP="00DA021C">
            <w:pPr>
              <w:pStyle w:val="CopticCross"/>
            </w:pPr>
            <w:r>
              <w:t>¿</w:t>
            </w:r>
          </w:p>
        </w:tc>
        <w:tc>
          <w:tcPr>
            <w:tcW w:w="3960" w:type="dxa"/>
          </w:tcPr>
          <w:p w14:paraId="33472732" w14:textId="77777777" w:rsidR="00495F1A" w:rsidRPr="007425E1" w:rsidRDefault="00495F1A" w:rsidP="005832A1">
            <w:pPr>
              <w:pStyle w:val="EngInd"/>
              <w:rPr>
                <w:rFonts w:eastAsiaTheme="minorHAnsi"/>
              </w:rPr>
            </w:pPr>
            <w:r w:rsidRPr="007425E1">
              <w:rPr>
                <w:rFonts w:eastAsiaTheme="minorHAnsi"/>
              </w:rPr>
              <w:t>Let Israel rejoice in Him that made him: Alleluia.</w:t>
            </w:r>
          </w:p>
          <w:p w14:paraId="4BB78673" w14:textId="77777777" w:rsidR="00495F1A" w:rsidRPr="00195761" w:rsidRDefault="00495F1A" w:rsidP="005832A1">
            <w:pPr>
              <w:pStyle w:val="EngIndEnd"/>
              <w:rPr>
                <w:szCs w:val="22"/>
              </w:rPr>
            </w:pPr>
            <w:r w:rsidRPr="007425E1">
              <w:t xml:space="preserve">Let the </w:t>
            </w:r>
            <w:r>
              <w:t>son</w:t>
            </w:r>
            <w:r w:rsidRPr="007425E1">
              <w:t xml:space="preserve"> of </w:t>
            </w:r>
            <w:r>
              <w:t>rejoice</w:t>
            </w:r>
            <w:r w:rsidRPr="007425E1">
              <w:t xml:space="preserve"> in their King.</w:t>
            </w:r>
            <w:r w:rsidRPr="00195761">
              <w:rPr>
                <w:szCs w:val="22"/>
              </w:rPr>
              <w:t xml:space="preserve"> </w:t>
            </w:r>
          </w:p>
        </w:tc>
        <w:tc>
          <w:tcPr>
            <w:tcW w:w="288" w:type="dxa"/>
          </w:tcPr>
          <w:p w14:paraId="5AADC916" w14:textId="77777777" w:rsidR="00495F1A" w:rsidRDefault="00495F1A" w:rsidP="00DA021C"/>
        </w:tc>
        <w:tc>
          <w:tcPr>
            <w:tcW w:w="288" w:type="dxa"/>
          </w:tcPr>
          <w:p w14:paraId="58082CA1" w14:textId="77777777" w:rsidR="00495F1A" w:rsidRDefault="00495F1A" w:rsidP="00DA021C">
            <w:pPr>
              <w:pStyle w:val="CopticCross"/>
            </w:pPr>
            <w:r>
              <w:t>¿</w:t>
            </w:r>
          </w:p>
        </w:tc>
        <w:tc>
          <w:tcPr>
            <w:tcW w:w="3960" w:type="dxa"/>
          </w:tcPr>
          <w:p w14:paraId="4CA4FBF2" w14:textId="77777777" w:rsidR="00495F1A" w:rsidRDefault="00495F1A" w:rsidP="00DD5994">
            <w:pPr>
              <w:pStyle w:val="CopticInd"/>
            </w:pPr>
            <w:r w:rsidRPr="00DD5994">
              <w:t>Ⲙⲁⲣⲉϥⲟⲩⲛⲟϥ ⲛ̀ϫⲉ Ⲡⲓⲥ̅ⲗ ⲉ̀ϫⲉⲛ ⲫⲏⲉ̀ⲧⲁϥⲑⲁⲙⲓⲟϥ</w:t>
            </w:r>
            <w:r>
              <w:t xml:space="preserve"> </w:t>
            </w:r>
            <w:r w:rsidRPr="00DD5994">
              <w:t>ⲁ̅ⲗ</w:t>
            </w:r>
          </w:p>
          <w:p w14:paraId="70625C7C" w14:textId="77777777" w:rsidR="00495F1A" w:rsidRPr="00A742AC" w:rsidRDefault="00495F1A" w:rsidP="00DD5994">
            <w:pPr>
              <w:pStyle w:val="CoptIndEnd"/>
            </w:pPr>
            <w:r w:rsidRPr="00DD5994">
              <w:t>ⲛⲉⲛϣⲏⲣⲓ ⲛ̀Ⲥⲓⲱⲛ ⲙⲁⲣⲟⲩⲑⲉⲗⲏⲗ ⲉ̀ϫⲉⲛ ⲡⲟⲩⲟⲩⲣⲟ</w:t>
            </w:r>
          </w:p>
        </w:tc>
      </w:tr>
      <w:tr w:rsidR="00495F1A" w14:paraId="2C0922C0" w14:textId="77777777" w:rsidTr="00DA021C">
        <w:trPr>
          <w:cantSplit/>
          <w:jc w:val="center"/>
        </w:trPr>
        <w:tc>
          <w:tcPr>
            <w:tcW w:w="288" w:type="dxa"/>
          </w:tcPr>
          <w:p w14:paraId="246F2A73" w14:textId="77777777" w:rsidR="00495F1A" w:rsidRDefault="00495F1A" w:rsidP="00DA021C">
            <w:pPr>
              <w:pStyle w:val="CopticCross"/>
            </w:pPr>
          </w:p>
        </w:tc>
        <w:tc>
          <w:tcPr>
            <w:tcW w:w="3960" w:type="dxa"/>
          </w:tcPr>
          <w:p w14:paraId="57BC4DF3" w14:textId="77777777" w:rsidR="00495F1A" w:rsidRPr="007425E1" w:rsidRDefault="00495F1A" w:rsidP="005832A1">
            <w:pPr>
              <w:pStyle w:val="EngInd"/>
              <w:rPr>
                <w:rFonts w:eastAsiaTheme="minorHAnsi"/>
              </w:rPr>
            </w:pPr>
            <w:r w:rsidRPr="007425E1">
              <w:rPr>
                <w:rFonts w:eastAsiaTheme="minorHAnsi"/>
              </w:rPr>
              <w:t xml:space="preserve">Let them praise His Name in the </w:t>
            </w:r>
            <w:commentRangeStart w:id="329"/>
            <w:r w:rsidRPr="007425E1">
              <w:rPr>
                <w:rFonts w:eastAsiaTheme="minorHAnsi"/>
              </w:rPr>
              <w:t>chorus</w:t>
            </w:r>
            <w:commentRangeEnd w:id="329"/>
            <w:r>
              <w:rPr>
                <w:rStyle w:val="CommentReference"/>
                <w:rFonts w:eastAsiaTheme="minorHAnsi" w:cstheme="minorBidi"/>
                <w:color w:val="auto"/>
                <w:lang w:val="en-CA"/>
              </w:rPr>
              <w:commentReference w:id="329"/>
            </w:r>
            <w:r w:rsidRPr="007425E1">
              <w:rPr>
                <w:rFonts w:eastAsiaTheme="minorHAnsi"/>
              </w:rPr>
              <w:t>: Alleluia.</w:t>
            </w:r>
          </w:p>
          <w:p w14:paraId="6E074AC0" w14:textId="77777777" w:rsidR="00495F1A" w:rsidRDefault="00495F1A" w:rsidP="005832A1">
            <w:pPr>
              <w:pStyle w:val="EngIndEnd"/>
            </w:pPr>
            <w:r w:rsidRPr="007425E1">
              <w:t xml:space="preserve">Let them sing praises </w:t>
            </w:r>
            <w:r>
              <w:t>to</w:t>
            </w:r>
            <w:r w:rsidRPr="007425E1">
              <w:t xml:space="preserve"> Him with the timbrel and harp.</w:t>
            </w:r>
            <w:r>
              <w:t xml:space="preserve"> </w:t>
            </w:r>
          </w:p>
        </w:tc>
        <w:tc>
          <w:tcPr>
            <w:tcW w:w="288" w:type="dxa"/>
          </w:tcPr>
          <w:p w14:paraId="28CBA209" w14:textId="77777777" w:rsidR="00495F1A" w:rsidRDefault="00495F1A" w:rsidP="00DA021C"/>
        </w:tc>
        <w:tc>
          <w:tcPr>
            <w:tcW w:w="288" w:type="dxa"/>
          </w:tcPr>
          <w:p w14:paraId="2713F788" w14:textId="77777777" w:rsidR="00495F1A" w:rsidRDefault="00495F1A" w:rsidP="00DA021C">
            <w:pPr>
              <w:pStyle w:val="CopticCross"/>
            </w:pPr>
          </w:p>
        </w:tc>
        <w:tc>
          <w:tcPr>
            <w:tcW w:w="3960" w:type="dxa"/>
          </w:tcPr>
          <w:p w14:paraId="440BE217" w14:textId="77777777" w:rsidR="00495F1A" w:rsidRDefault="00495F1A" w:rsidP="00DD5994">
            <w:pPr>
              <w:pStyle w:val="CopticInd"/>
            </w:pPr>
            <w:r w:rsidRPr="00DD5994">
              <w:t>Ⲙⲁⲣⲟⲩⲥ̀ⲙⲟⲩ ⲉ̀ⲡⲉϥⲣⲁⲛ ⲉ̅ⲑ̅ⲩ ϧⲉⲛ ⲟⲩⲭⲟⲣⲟⲥ ⲁ̅ⲗ</w:t>
            </w:r>
          </w:p>
          <w:p w14:paraId="16ED635A" w14:textId="77777777" w:rsidR="00495F1A" w:rsidRPr="00A742AC" w:rsidRDefault="00495F1A" w:rsidP="00DD5994">
            <w:pPr>
              <w:pStyle w:val="CoptIndEnd"/>
            </w:pPr>
            <w:r w:rsidRPr="00DD5994">
              <w:t>ϧⲉⲛ ⲟⲩⲕⲉⲙⲕⲉⲙ ⲛⲉⲙ ⲟⲩⲯⲁⲗⲧⲏⲣⲓⲟⲛ ⲙⲁⲣⲟⲩⲉⲣⲯⲁⲗⲓⲛ ⲉⲣⲟϥ</w:t>
            </w:r>
          </w:p>
        </w:tc>
      </w:tr>
      <w:tr w:rsidR="00495F1A" w14:paraId="4521B751" w14:textId="77777777" w:rsidTr="00DA021C">
        <w:trPr>
          <w:cantSplit/>
          <w:jc w:val="center"/>
        </w:trPr>
        <w:tc>
          <w:tcPr>
            <w:tcW w:w="288" w:type="dxa"/>
          </w:tcPr>
          <w:p w14:paraId="7586FC49" w14:textId="77777777" w:rsidR="00495F1A" w:rsidRDefault="00495F1A" w:rsidP="00DA021C">
            <w:pPr>
              <w:pStyle w:val="CopticCross"/>
            </w:pPr>
            <w:r>
              <w:t>¿</w:t>
            </w:r>
          </w:p>
        </w:tc>
        <w:tc>
          <w:tcPr>
            <w:tcW w:w="3960" w:type="dxa"/>
          </w:tcPr>
          <w:p w14:paraId="568962DF" w14:textId="77777777" w:rsidR="00495F1A" w:rsidRPr="007425E1" w:rsidRDefault="00495F1A" w:rsidP="005832A1">
            <w:pPr>
              <w:pStyle w:val="EngInd"/>
              <w:rPr>
                <w:rFonts w:eastAsiaTheme="minorHAnsi"/>
              </w:rPr>
            </w:pPr>
            <w:r w:rsidRPr="007425E1">
              <w:rPr>
                <w:rFonts w:eastAsiaTheme="minorHAnsi"/>
              </w:rPr>
              <w:t xml:space="preserve">For the Lord takes pleasure in His people: Alleluia. </w:t>
            </w:r>
          </w:p>
          <w:p w14:paraId="6FA2E3A5" w14:textId="77777777" w:rsidR="00495F1A" w:rsidRPr="001A0083" w:rsidRDefault="00495F1A" w:rsidP="005832A1">
            <w:pPr>
              <w:pStyle w:val="EngIndEnd"/>
              <w:rPr>
                <w:szCs w:val="20"/>
              </w:rPr>
            </w:pPr>
            <w:r w:rsidRPr="007425E1">
              <w:t>He will exalt the meek with salvation.</w:t>
            </w:r>
            <w:r w:rsidRPr="001A0083">
              <w:rPr>
                <w:szCs w:val="20"/>
              </w:rPr>
              <w:t xml:space="preserve"> </w:t>
            </w:r>
          </w:p>
        </w:tc>
        <w:tc>
          <w:tcPr>
            <w:tcW w:w="288" w:type="dxa"/>
          </w:tcPr>
          <w:p w14:paraId="57041A97" w14:textId="77777777" w:rsidR="00495F1A" w:rsidRDefault="00495F1A" w:rsidP="00DA021C"/>
        </w:tc>
        <w:tc>
          <w:tcPr>
            <w:tcW w:w="288" w:type="dxa"/>
          </w:tcPr>
          <w:p w14:paraId="537CF130" w14:textId="77777777" w:rsidR="00495F1A" w:rsidRDefault="00495F1A" w:rsidP="00DA021C">
            <w:pPr>
              <w:pStyle w:val="CopticCross"/>
            </w:pPr>
            <w:r>
              <w:t>¿</w:t>
            </w:r>
          </w:p>
        </w:tc>
        <w:tc>
          <w:tcPr>
            <w:tcW w:w="3960" w:type="dxa"/>
          </w:tcPr>
          <w:p w14:paraId="7B3DB293" w14:textId="77777777" w:rsidR="00495F1A" w:rsidRDefault="00495F1A" w:rsidP="00DD5994">
            <w:pPr>
              <w:pStyle w:val="CopticInd"/>
            </w:pPr>
            <w:r w:rsidRPr="00DD5994">
              <w:t xml:space="preserve">Ϫⲉ Ⲡⲟ̅ⲥ̅ ⲛⲁϯⲙⲁϯ ⲉ̀ϫⲉⲛ ⲡⲉϥⲗⲁⲟⲥ ⲁ̅ⲗ </w:t>
            </w:r>
          </w:p>
          <w:p w14:paraId="08F8A013" w14:textId="77777777" w:rsidR="00495F1A" w:rsidRPr="00A742AC" w:rsidRDefault="00495F1A" w:rsidP="00DD5994">
            <w:pPr>
              <w:pStyle w:val="CoptIndEnd"/>
            </w:pPr>
            <w:r w:rsidRPr="00DD5994">
              <w:t>ϥ̀ⲛⲁϭⲓⲥⲓ ⲛ̀ⲛⲓⲣⲉⲙⲣⲁⲩϣ ϧⲉⲛ ⲟⲩⲟⲩϫⲁⲓ</w:t>
            </w:r>
          </w:p>
        </w:tc>
      </w:tr>
      <w:tr w:rsidR="00495F1A" w14:paraId="66AA641D" w14:textId="77777777" w:rsidTr="00DA021C">
        <w:trPr>
          <w:cantSplit/>
          <w:jc w:val="center"/>
        </w:trPr>
        <w:tc>
          <w:tcPr>
            <w:tcW w:w="288" w:type="dxa"/>
          </w:tcPr>
          <w:p w14:paraId="39828407" w14:textId="77777777" w:rsidR="00495F1A" w:rsidRDefault="00495F1A" w:rsidP="00DA021C">
            <w:pPr>
              <w:pStyle w:val="CopticCross"/>
            </w:pPr>
          </w:p>
        </w:tc>
        <w:tc>
          <w:tcPr>
            <w:tcW w:w="3960" w:type="dxa"/>
          </w:tcPr>
          <w:p w14:paraId="5F0FE612" w14:textId="77777777" w:rsidR="00495F1A" w:rsidRPr="007425E1" w:rsidRDefault="00495F1A" w:rsidP="005832A1">
            <w:pPr>
              <w:pStyle w:val="EngInd"/>
              <w:rPr>
                <w:rFonts w:eastAsiaTheme="minorHAnsi"/>
              </w:rPr>
            </w:pPr>
            <w:r w:rsidRPr="007425E1">
              <w:rPr>
                <w:rFonts w:eastAsiaTheme="minorHAnsi"/>
              </w:rPr>
              <w:t xml:space="preserve">Let the saints </w:t>
            </w:r>
            <w:r>
              <w:rPr>
                <w:rFonts w:eastAsiaTheme="minorHAnsi"/>
              </w:rPr>
              <w:t>boast</w:t>
            </w:r>
            <w:commentRangeStart w:id="330"/>
            <w:r w:rsidRPr="007425E1">
              <w:rPr>
                <w:rFonts w:eastAsiaTheme="minorHAnsi"/>
              </w:rPr>
              <w:t xml:space="preserve"> </w:t>
            </w:r>
            <w:commentRangeEnd w:id="330"/>
            <w:r>
              <w:rPr>
                <w:rStyle w:val="CommentReference"/>
                <w:rFonts w:eastAsiaTheme="minorHAnsi" w:cstheme="minorBidi"/>
                <w:color w:val="auto"/>
                <w:lang w:val="en-CA"/>
              </w:rPr>
              <w:commentReference w:id="330"/>
            </w:r>
            <w:r w:rsidRPr="007425E1">
              <w:rPr>
                <w:rFonts w:eastAsiaTheme="minorHAnsi"/>
              </w:rPr>
              <w:t>in glory: Alleluia.</w:t>
            </w:r>
          </w:p>
          <w:p w14:paraId="7FFA1F18" w14:textId="77777777" w:rsidR="00495F1A" w:rsidRPr="007425E1" w:rsidRDefault="00495F1A" w:rsidP="005832A1">
            <w:pPr>
              <w:pStyle w:val="EngIndEnd"/>
            </w:pPr>
            <w:r w:rsidRPr="007425E1">
              <w:t xml:space="preserve">Let them </w:t>
            </w:r>
            <w:commentRangeStart w:id="331"/>
            <w:r>
              <w:t>rejoice</w:t>
            </w:r>
            <w:r w:rsidRPr="007425E1">
              <w:t xml:space="preserve"> </w:t>
            </w:r>
            <w:commentRangeEnd w:id="331"/>
            <w:r>
              <w:rPr>
                <w:rStyle w:val="CommentReference"/>
                <w:rFonts w:cstheme="minorBidi"/>
                <w:color w:val="auto"/>
                <w:lang w:val="en-CA"/>
              </w:rPr>
              <w:commentReference w:id="331"/>
            </w:r>
            <w:r>
              <w:t>on</w:t>
            </w:r>
            <w:r w:rsidRPr="007425E1">
              <w:t xml:space="preserve"> their beds. </w:t>
            </w:r>
          </w:p>
        </w:tc>
        <w:tc>
          <w:tcPr>
            <w:tcW w:w="288" w:type="dxa"/>
          </w:tcPr>
          <w:p w14:paraId="3987E4C3" w14:textId="77777777" w:rsidR="00495F1A" w:rsidRDefault="00495F1A" w:rsidP="00DA021C"/>
        </w:tc>
        <w:tc>
          <w:tcPr>
            <w:tcW w:w="288" w:type="dxa"/>
          </w:tcPr>
          <w:p w14:paraId="2D5FEF39" w14:textId="77777777" w:rsidR="00495F1A" w:rsidRDefault="00495F1A" w:rsidP="00DA021C">
            <w:pPr>
              <w:pStyle w:val="CopticCross"/>
            </w:pPr>
          </w:p>
        </w:tc>
        <w:tc>
          <w:tcPr>
            <w:tcW w:w="3960" w:type="dxa"/>
          </w:tcPr>
          <w:p w14:paraId="54692424" w14:textId="77777777" w:rsidR="00495F1A" w:rsidRDefault="00495F1A" w:rsidP="00DD5994">
            <w:pPr>
              <w:pStyle w:val="CopticInd"/>
            </w:pPr>
            <w:r w:rsidRPr="00DD5994">
              <w:t>Ⲉⲩⲉ̀ϣⲟⲩϣⲟⲩ ⲙ̀ⲙⲱⲟⲩ ⲛ̀ϫⲉ ⲛⲏⲉ̅ⲑ̅ⲩ ϧⲉⲛ ⲟⲩⲱ̀ⲟⲩ ⲁ̅ⲗ</w:t>
            </w:r>
          </w:p>
          <w:p w14:paraId="609C4906" w14:textId="77777777" w:rsidR="00495F1A" w:rsidRPr="00A742AC" w:rsidRDefault="00495F1A" w:rsidP="00DD5994">
            <w:pPr>
              <w:pStyle w:val="CoptIndEnd"/>
            </w:pPr>
            <w:r w:rsidRPr="00DD5994">
              <w:t>ⲉⲩⲉ̀ⲑⲉⲗⲏⲗ ⲙ̀ⲙⲱⲟⲩ ϩⲓϫⲉⲛ ⲛⲟⲩⲙⲁⲛ̀ⲉⲛⲕⲟⲧ</w:t>
            </w:r>
          </w:p>
        </w:tc>
      </w:tr>
      <w:tr w:rsidR="00495F1A" w14:paraId="3638F8DD" w14:textId="77777777" w:rsidTr="00DA021C">
        <w:trPr>
          <w:cantSplit/>
          <w:jc w:val="center"/>
        </w:trPr>
        <w:tc>
          <w:tcPr>
            <w:tcW w:w="288" w:type="dxa"/>
          </w:tcPr>
          <w:p w14:paraId="31CF8CD2" w14:textId="77777777" w:rsidR="00495F1A" w:rsidRDefault="00495F1A" w:rsidP="00DA021C">
            <w:pPr>
              <w:pStyle w:val="CopticCross"/>
            </w:pPr>
            <w:r>
              <w:lastRenderedPageBreak/>
              <w:t>¿</w:t>
            </w:r>
          </w:p>
        </w:tc>
        <w:tc>
          <w:tcPr>
            <w:tcW w:w="3960" w:type="dxa"/>
          </w:tcPr>
          <w:p w14:paraId="025A176E" w14:textId="77777777" w:rsidR="00495F1A" w:rsidRPr="007425E1" w:rsidRDefault="00495F1A" w:rsidP="005832A1">
            <w:pPr>
              <w:pStyle w:val="EngInd"/>
              <w:rPr>
                <w:rFonts w:eastAsiaTheme="minorHAnsi"/>
              </w:rPr>
            </w:pPr>
            <w:r>
              <w:rPr>
                <w:rFonts w:eastAsiaTheme="minorHAnsi"/>
              </w:rPr>
              <w:t xml:space="preserve">The exaltations of </w:t>
            </w:r>
            <w:r w:rsidRPr="007425E1">
              <w:rPr>
                <w:rFonts w:eastAsiaTheme="minorHAnsi"/>
              </w:rPr>
              <w:t xml:space="preserve">God </w:t>
            </w:r>
            <w:r>
              <w:rPr>
                <w:rFonts w:eastAsiaTheme="minorHAnsi"/>
              </w:rPr>
              <w:t>are</w:t>
            </w:r>
            <w:r w:rsidRPr="007425E1">
              <w:rPr>
                <w:rFonts w:eastAsiaTheme="minorHAnsi"/>
              </w:rPr>
              <w:t xml:space="preserve"> in their </w:t>
            </w:r>
            <w:commentRangeStart w:id="332"/>
            <w:r w:rsidRPr="007425E1">
              <w:rPr>
                <w:rFonts w:eastAsiaTheme="minorHAnsi"/>
              </w:rPr>
              <w:t>mouth</w:t>
            </w:r>
            <w:commentRangeEnd w:id="332"/>
            <w:r>
              <w:rPr>
                <w:rStyle w:val="CommentReference"/>
                <w:rFonts w:eastAsiaTheme="minorHAnsi" w:cstheme="minorBidi"/>
                <w:color w:val="auto"/>
                <w:lang w:val="en-CA"/>
              </w:rPr>
              <w:commentReference w:id="332"/>
            </w:r>
            <w:r w:rsidRPr="007425E1">
              <w:rPr>
                <w:rFonts w:eastAsiaTheme="minorHAnsi"/>
              </w:rPr>
              <w:t>: Alleluia.</w:t>
            </w:r>
          </w:p>
          <w:p w14:paraId="554180D8" w14:textId="77777777" w:rsidR="00495F1A" w:rsidRPr="007425E1" w:rsidRDefault="00495F1A" w:rsidP="005832A1">
            <w:pPr>
              <w:pStyle w:val="EngIndEnd"/>
            </w:pPr>
            <w:r>
              <w:t>And</w:t>
            </w:r>
            <w:r w:rsidRPr="007425E1">
              <w:t xml:space="preserve"> two-edged sword</w:t>
            </w:r>
            <w:r>
              <w:t>s</w:t>
            </w:r>
            <w:r w:rsidRPr="007425E1">
              <w:t xml:space="preserve"> in their hand. </w:t>
            </w:r>
          </w:p>
        </w:tc>
        <w:tc>
          <w:tcPr>
            <w:tcW w:w="288" w:type="dxa"/>
          </w:tcPr>
          <w:p w14:paraId="4CF8CCEA" w14:textId="77777777" w:rsidR="00495F1A" w:rsidRDefault="00495F1A" w:rsidP="00DA021C"/>
        </w:tc>
        <w:tc>
          <w:tcPr>
            <w:tcW w:w="288" w:type="dxa"/>
          </w:tcPr>
          <w:p w14:paraId="7FDA13CE" w14:textId="77777777" w:rsidR="00495F1A" w:rsidRDefault="00495F1A" w:rsidP="00DA021C">
            <w:pPr>
              <w:pStyle w:val="CopticCross"/>
            </w:pPr>
            <w:r>
              <w:t>¿</w:t>
            </w:r>
          </w:p>
        </w:tc>
        <w:tc>
          <w:tcPr>
            <w:tcW w:w="3960" w:type="dxa"/>
          </w:tcPr>
          <w:p w14:paraId="6C36CE21" w14:textId="77777777" w:rsidR="00495F1A" w:rsidRDefault="00495F1A" w:rsidP="00DD5994">
            <w:pPr>
              <w:pStyle w:val="CopticInd"/>
            </w:pPr>
            <w:r w:rsidRPr="00DD5994">
              <w:t>Ⲛⲓϭⲓⲥⲓ ⲛ̀ⲧⲉ Ⲫϯ ⲉⲧⲭⲏ ϧⲉⲛ ⲧⲟⲩϣ̀ⲃⲱⲃⲓ ⲁ̅ⲗ</w:t>
            </w:r>
          </w:p>
          <w:p w14:paraId="0D8EB16A" w14:textId="77777777" w:rsidR="00495F1A" w:rsidRPr="00A742AC" w:rsidRDefault="00495F1A" w:rsidP="00DD5994">
            <w:pPr>
              <w:pStyle w:val="CoptIndEnd"/>
            </w:pPr>
            <w:r w:rsidRPr="00DD5994">
              <w:t>ϩⲁⲛⲥⲏϥⲓ ⲛ̀ⲣⲟ ̀ⲥⲛⲁⲩ ⲉⲧⲭⲏ ϧⲉⲛ ⲛⲟⲩϫⲓϫ</w:t>
            </w:r>
          </w:p>
        </w:tc>
      </w:tr>
      <w:tr w:rsidR="00495F1A" w14:paraId="42349214" w14:textId="77777777" w:rsidTr="00DA021C">
        <w:trPr>
          <w:cantSplit/>
          <w:jc w:val="center"/>
        </w:trPr>
        <w:tc>
          <w:tcPr>
            <w:tcW w:w="288" w:type="dxa"/>
          </w:tcPr>
          <w:p w14:paraId="42B00975" w14:textId="77777777" w:rsidR="00495F1A" w:rsidRDefault="00495F1A" w:rsidP="00DA021C">
            <w:pPr>
              <w:pStyle w:val="CopticCross"/>
            </w:pPr>
          </w:p>
        </w:tc>
        <w:tc>
          <w:tcPr>
            <w:tcW w:w="3960" w:type="dxa"/>
          </w:tcPr>
          <w:p w14:paraId="766798CE" w14:textId="77777777" w:rsidR="00495F1A" w:rsidRPr="007425E1" w:rsidRDefault="00495F1A" w:rsidP="005832A1">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7F5E05BA" w14:textId="77777777" w:rsidR="00495F1A" w:rsidRPr="007425E1" w:rsidRDefault="00495F1A" w:rsidP="005832A1">
            <w:pPr>
              <w:pStyle w:val="EngIndEnd"/>
            </w:pPr>
            <w:r w:rsidRPr="007425E1">
              <w:t xml:space="preserve">And </w:t>
            </w:r>
            <w:commentRangeStart w:id="333"/>
            <w:r>
              <w:t>rebukes</w:t>
            </w:r>
            <w:r w:rsidRPr="007425E1">
              <w:t xml:space="preserve"> </w:t>
            </w:r>
            <w:commentRangeEnd w:id="333"/>
            <w:r>
              <w:rPr>
                <w:rStyle w:val="CommentReference"/>
                <w:rFonts w:cstheme="minorBidi"/>
                <w:color w:val="auto"/>
                <w:lang w:val="en-CA"/>
              </w:rPr>
              <w:commentReference w:id="333"/>
            </w:r>
            <w:r w:rsidRPr="007425E1">
              <w:t xml:space="preserve">upon the people. </w:t>
            </w:r>
          </w:p>
        </w:tc>
        <w:tc>
          <w:tcPr>
            <w:tcW w:w="288" w:type="dxa"/>
          </w:tcPr>
          <w:p w14:paraId="550EAA2E" w14:textId="77777777" w:rsidR="00495F1A" w:rsidRDefault="00495F1A" w:rsidP="00DA021C"/>
        </w:tc>
        <w:tc>
          <w:tcPr>
            <w:tcW w:w="288" w:type="dxa"/>
          </w:tcPr>
          <w:p w14:paraId="2EA3790F" w14:textId="77777777" w:rsidR="00495F1A" w:rsidRDefault="00495F1A" w:rsidP="00DA021C">
            <w:pPr>
              <w:pStyle w:val="CopticCross"/>
            </w:pPr>
          </w:p>
        </w:tc>
        <w:tc>
          <w:tcPr>
            <w:tcW w:w="3960" w:type="dxa"/>
          </w:tcPr>
          <w:p w14:paraId="5067FFD4" w14:textId="77777777" w:rsidR="00495F1A" w:rsidRDefault="00495F1A" w:rsidP="00DD5994">
            <w:pPr>
              <w:pStyle w:val="CopticInd"/>
            </w:pPr>
            <w:r w:rsidRPr="00DD5994">
              <w:t xml:space="preserve">Ⲉⲡ̀ϫⲓⲛⲓ̀ⲣⲓ ⲛ̀ⲟⲩϭⲓⲙ̀ⲡ̀ϣⲓϣ ϧⲉⲛ ⲛⲓⲉⲑⲛⲟⲥ ⲁ̅ⲗ </w:t>
            </w:r>
          </w:p>
          <w:p w14:paraId="40CE3784" w14:textId="77777777" w:rsidR="00495F1A" w:rsidRPr="00A742AC" w:rsidRDefault="00495F1A" w:rsidP="00DD5994">
            <w:pPr>
              <w:pStyle w:val="CoptIndEnd"/>
            </w:pPr>
            <w:r w:rsidRPr="00DD5994">
              <w:t>ⲛⲉⲙ ϩⲁⲛⲥⲟϩⲓ ϧⲉⲛ ⲛⲓⲗⲁⲟⲥ</w:t>
            </w:r>
          </w:p>
        </w:tc>
      </w:tr>
      <w:tr w:rsidR="00495F1A" w14:paraId="766BFF10" w14:textId="77777777" w:rsidTr="00DA021C">
        <w:trPr>
          <w:cantSplit/>
          <w:jc w:val="center"/>
        </w:trPr>
        <w:tc>
          <w:tcPr>
            <w:tcW w:w="288" w:type="dxa"/>
          </w:tcPr>
          <w:p w14:paraId="75D4DBE9" w14:textId="77777777" w:rsidR="00495F1A" w:rsidRDefault="00495F1A" w:rsidP="00DA021C">
            <w:pPr>
              <w:pStyle w:val="CopticCross"/>
            </w:pPr>
            <w:r>
              <w:t>¿</w:t>
            </w:r>
          </w:p>
        </w:tc>
        <w:tc>
          <w:tcPr>
            <w:tcW w:w="3960" w:type="dxa"/>
          </w:tcPr>
          <w:p w14:paraId="020560E6" w14:textId="77777777" w:rsidR="00495F1A" w:rsidRPr="007425E1" w:rsidRDefault="00495F1A" w:rsidP="005832A1">
            <w:pPr>
              <w:pStyle w:val="EngInd"/>
              <w:rPr>
                <w:rFonts w:eastAsiaTheme="minorHAnsi"/>
              </w:rPr>
            </w:pPr>
            <w:r w:rsidRPr="007425E1">
              <w:rPr>
                <w:rFonts w:eastAsiaTheme="minorHAnsi"/>
              </w:rPr>
              <w:t>To bind their kings with chains: Alleluia.</w:t>
            </w:r>
          </w:p>
          <w:p w14:paraId="236316B9" w14:textId="77777777" w:rsidR="00495F1A" w:rsidRPr="007425E1" w:rsidRDefault="00495F1A" w:rsidP="005832A1">
            <w:pPr>
              <w:pStyle w:val="EngIndEnd"/>
            </w:pPr>
            <w:r w:rsidRPr="007425E1">
              <w:t>And their nobles with iron</w:t>
            </w:r>
            <w:r>
              <w:t xml:space="preserve"> handcuffs</w:t>
            </w:r>
            <w:r w:rsidRPr="007425E1">
              <w:t xml:space="preserve">. </w:t>
            </w:r>
          </w:p>
        </w:tc>
        <w:tc>
          <w:tcPr>
            <w:tcW w:w="288" w:type="dxa"/>
          </w:tcPr>
          <w:p w14:paraId="2B6B6F68" w14:textId="77777777" w:rsidR="00495F1A" w:rsidRDefault="00495F1A" w:rsidP="00DA021C"/>
        </w:tc>
        <w:tc>
          <w:tcPr>
            <w:tcW w:w="288" w:type="dxa"/>
          </w:tcPr>
          <w:p w14:paraId="539DBC1A" w14:textId="77777777" w:rsidR="00495F1A" w:rsidRDefault="00495F1A" w:rsidP="00DA021C">
            <w:pPr>
              <w:pStyle w:val="CopticCross"/>
            </w:pPr>
            <w:r>
              <w:t>¿</w:t>
            </w:r>
          </w:p>
        </w:tc>
        <w:tc>
          <w:tcPr>
            <w:tcW w:w="3960" w:type="dxa"/>
          </w:tcPr>
          <w:p w14:paraId="65460AAF" w14:textId="77777777" w:rsidR="00495F1A" w:rsidRDefault="00495F1A" w:rsidP="00DD5994">
            <w:pPr>
              <w:pStyle w:val="CopticInd"/>
            </w:pPr>
            <w:r w:rsidRPr="00DD5994">
              <w:t>Ⲉ̀ⲡ̀ϫⲓⲛⲥⲱⲛϩ ⲛ̀ϩⲁⲛⲟⲩⲣⲱⲟⲩ ϧⲉⲛ ϩⲁⲛⲡⲉⲇⲏⲥ ⲁ̅ⲗ</w:t>
            </w:r>
          </w:p>
          <w:p w14:paraId="4B14C23A" w14:textId="77777777" w:rsidR="00495F1A" w:rsidRPr="00A742AC" w:rsidRDefault="00495F1A" w:rsidP="00DD5994">
            <w:pPr>
              <w:pStyle w:val="CoptIndEnd"/>
            </w:pPr>
            <w:r w:rsidRPr="00DD5994">
              <w:t>ⲛⲉⲙ ⲛⲏⲉⲧⲧⲁⲓⲏⲟⲩⲧ ⲛ̀ⲧⲱⲟⲩ ϧⲉⲛ ϩⲁⲛⲡⲉⲇⲏⲥ ⲛ̀ϫⲓϫ ⲙ̀ⲃⲉⲛⲓⲡⲓ</w:t>
            </w:r>
          </w:p>
        </w:tc>
      </w:tr>
      <w:tr w:rsidR="00495F1A" w14:paraId="2B0B5CE2" w14:textId="77777777" w:rsidTr="00DA021C">
        <w:trPr>
          <w:cantSplit/>
          <w:jc w:val="center"/>
        </w:trPr>
        <w:tc>
          <w:tcPr>
            <w:tcW w:w="288" w:type="dxa"/>
          </w:tcPr>
          <w:p w14:paraId="2824FA68" w14:textId="77777777" w:rsidR="00495F1A" w:rsidRDefault="00495F1A" w:rsidP="00DA021C">
            <w:pPr>
              <w:pStyle w:val="CopticCross"/>
            </w:pPr>
          </w:p>
        </w:tc>
        <w:tc>
          <w:tcPr>
            <w:tcW w:w="3960" w:type="dxa"/>
          </w:tcPr>
          <w:p w14:paraId="2DA72958" w14:textId="77777777" w:rsidR="00495F1A" w:rsidRPr="007425E1" w:rsidRDefault="00495F1A" w:rsidP="005832A1">
            <w:pPr>
              <w:pStyle w:val="EngInd"/>
              <w:rPr>
                <w:rFonts w:eastAsiaTheme="minorHAnsi"/>
              </w:rPr>
            </w:pPr>
            <w:r w:rsidRPr="007425E1">
              <w:rPr>
                <w:rFonts w:eastAsiaTheme="minorHAnsi"/>
              </w:rPr>
              <w:t xml:space="preserve">To execute </w:t>
            </w:r>
            <w:r>
              <w:rPr>
                <w:rFonts w:eastAsiaTheme="minorHAnsi"/>
              </w:rPr>
              <w:t>among</w:t>
            </w:r>
            <w:r w:rsidRPr="007425E1">
              <w:rPr>
                <w:rFonts w:eastAsiaTheme="minorHAnsi"/>
              </w:rPr>
              <w:t xml:space="preserve"> them the judgement written: Alleluia.</w:t>
            </w:r>
          </w:p>
          <w:p w14:paraId="00E9EC57" w14:textId="77777777" w:rsidR="00495F1A" w:rsidRPr="007425E1" w:rsidRDefault="00495F1A" w:rsidP="005832A1">
            <w:pPr>
              <w:pStyle w:val="EngIndEnd"/>
            </w:pPr>
            <w:r w:rsidRPr="007425E1">
              <w:t xml:space="preserve">This </w:t>
            </w:r>
            <w:r>
              <w:t>glory</w:t>
            </w:r>
            <w:r w:rsidRPr="007425E1">
              <w:t xml:space="preserve"> </w:t>
            </w:r>
            <w:r>
              <w:t>is for</w:t>
            </w:r>
            <w:r w:rsidRPr="007425E1">
              <w:t xml:space="preserve"> all His saints. </w:t>
            </w:r>
          </w:p>
        </w:tc>
        <w:tc>
          <w:tcPr>
            <w:tcW w:w="288" w:type="dxa"/>
          </w:tcPr>
          <w:p w14:paraId="291C7124" w14:textId="77777777" w:rsidR="00495F1A" w:rsidRDefault="00495F1A" w:rsidP="00DA021C"/>
        </w:tc>
        <w:tc>
          <w:tcPr>
            <w:tcW w:w="288" w:type="dxa"/>
          </w:tcPr>
          <w:p w14:paraId="432D3A03" w14:textId="77777777" w:rsidR="00495F1A" w:rsidRDefault="00495F1A" w:rsidP="00DA021C">
            <w:pPr>
              <w:pStyle w:val="CopticCross"/>
            </w:pPr>
          </w:p>
        </w:tc>
        <w:tc>
          <w:tcPr>
            <w:tcW w:w="3960" w:type="dxa"/>
          </w:tcPr>
          <w:p w14:paraId="39175274" w14:textId="77777777" w:rsidR="00495F1A" w:rsidRDefault="00495F1A" w:rsidP="00DD5994">
            <w:pPr>
              <w:pStyle w:val="CopticInd"/>
            </w:pPr>
            <w:r w:rsidRPr="00DD5994">
              <w:t>Ⲉ̀ⲡ̀ϫⲓⲛⲓ̀ⲣⲓ ⲛ̀ϧⲏⲧⲟⲩ ⲛ̀ⲟⲩϩⲁⲡ ⲉϥⲥ̀ϧⲏⲟⲩⲧ ⲁ̅ⲗ</w:t>
            </w:r>
          </w:p>
          <w:p w14:paraId="4EC307B4" w14:textId="77777777" w:rsidR="00495F1A" w:rsidRPr="00A742AC" w:rsidRDefault="00495F1A" w:rsidP="00DD5994">
            <w:pPr>
              <w:pStyle w:val="CoptIndEnd"/>
            </w:pPr>
            <w:r w:rsidRPr="00DD5994">
              <w:t>ⲡⲁⲓ ⲱ̀ⲟⲩ ⲫⲁⲓ ⲁϥϧⲟⲡ ϧⲉⲛ ⲛⲏⲉ̅ⲑ̅ⲩ ⲧⲏⲣⲟⲩ ⲛ̀ⲧⲁϥ</w:t>
            </w:r>
          </w:p>
        </w:tc>
      </w:tr>
    </w:tbl>
    <w:p w14:paraId="6DF7116E" w14:textId="77777777" w:rsidR="00DA021C" w:rsidRPr="00DA021C" w:rsidRDefault="00DA021C" w:rsidP="00DA021C">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791ACB" w:rsidRPr="00A742AC" w14:paraId="33F9CC00" w14:textId="77777777" w:rsidTr="00791ACB">
        <w:trPr>
          <w:cantSplit/>
          <w:jc w:val="center"/>
        </w:trPr>
        <w:tc>
          <w:tcPr>
            <w:tcW w:w="288" w:type="dxa"/>
          </w:tcPr>
          <w:p w14:paraId="3A64A62B" w14:textId="77777777" w:rsidR="00791ACB" w:rsidRDefault="00791ACB" w:rsidP="00791ACB">
            <w:pPr>
              <w:pStyle w:val="CopticCross"/>
            </w:pPr>
            <w:r>
              <w:t>¿</w:t>
            </w:r>
          </w:p>
        </w:tc>
        <w:tc>
          <w:tcPr>
            <w:tcW w:w="3960" w:type="dxa"/>
          </w:tcPr>
          <w:p w14:paraId="4247872E" w14:textId="77777777" w:rsidR="00791ACB" w:rsidRPr="007425E1" w:rsidRDefault="00791ACB" w:rsidP="00791ACB">
            <w:pPr>
              <w:pStyle w:val="EngHangEnd"/>
              <w:jc w:val="center"/>
              <w:rPr>
                <w:rFonts w:eastAsiaTheme="minorHAnsi"/>
              </w:rPr>
            </w:pPr>
            <w:r>
              <w:rPr>
                <w:rFonts w:eastAsiaTheme="minorHAnsi"/>
              </w:rPr>
              <w:t>Alleluia. Alleluia. Alleluia.</w:t>
            </w:r>
          </w:p>
        </w:tc>
        <w:tc>
          <w:tcPr>
            <w:tcW w:w="288" w:type="dxa"/>
          </w:tcPr>
          <w:p w14:paraId="4D19B518" w14:textId="77777777" w:rsidR="00791ACB" w:rsidRDefault="00791ACB" w:rsidP="00791ACB"/>
        </w:tc>
        <w:tc>
          <w:tcPr>
            <w:tcW w:w="288" w:type="dxa"/>
          </w:tcPr>
          <w:p w14:paraId="6E453B33" w14:textId="77777777" w:rsidR="00791ACB" w:rsidRDefault="00791ACB" w:rsidP="00791ACB">
            <w:pPr>
              <w:pStyle w:val="CopticCross"/>
            </w:pPr>
            <w:r>
              <w:t>¿</w:t>
            </w:r>
          </w:p>
        </w:tc>
        <w:tc>
          <w:tcPr>
            <w:tcW w:w="3960" w:type="dxa"/>
          </w:tcPr>
          <w:p w14:paraId="70FCF96D" w14:textId="77777777" w:rsidR="00791ACB" w:rsidRPr="00A742AC" w:rsidRDefault="00DD5994" w:rsidP="00DD5994">
            <w:pPr>
              <w:pStyle w:val="CopticVerse"/>
              <w:jc w:val="center"/>
            </w:pPr>
            <w:r w:rsidRPr="00DD5994">
              <w:t>ⲁ̅ⲗ ⲁ̅ⲗ ⲁ̅ⲗ</w:t>
            </w:r>
          </w:p>
        </w:tc>
      </w:tr>
    </w:tbl>
    <w:p w14:paraId="1113EA27" w14:textId="77777777" w:rsidR="00A91873" w:rsidRDefault="00A91873" w:rsidP="00495F1A">
      <w:pPr>
        <w:pStyle w:val="Heading5"/>
        <w:rPr>
          <w:lang w:val="en-US"/>
        </w:rPr>
      </w:pPr>
      <w:bookmarkStart w:id="334" w:name="_Toc297322064"/>
      <w:bookmarkStart w:id="335" w:name="_Toc297407709"/>
      <w:bookmarkStart w:id="336" w:name="_Toc298445761"/>
      <w:bookmarkStart w:id="337" w:name="_Toc298681247"/>
      <w:bookmarkStart w:id="338" w:name="_Toc298447486"/>
      <w:r>
        <w:rPr>
          <w:lang w:val="en-US"/>
        </w:rPr>
        <w:t>Psalm 150</w:t>
      </w:r>
      <w:bookmarkEnd w:id="334"/>
      <w:bookmarkEnd w:id="335"/>
      <w:bookmarkEnd w:id="336"/>
      <w:bookmarkEnd w:id="337"/>
      <w:bookmarkEnd w:id="3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495F1A" w14:paraId="1A958205" w14:textId="77777777" w:rsidTr="00791ACB">
        <w:trPr>
          <w:cantSplit/>
          <w:jc w:val="center"/>
        </w:trPr>
        <w:tc>
          <w:tcPr>
            <w:tcW w:w="288" w:type="dxa"/>
          </w:tcPr>
          <w:p w14:paraId="440A9EF4" w14:textId="77777777" w:rsidR="00495F1A" w:rsidRDefault="00495F1A" w:rsidP="00791ACB">
            <w:pPr>
              <w:pStyle w:val="CopticCross"/>
            </w:pPr>
            <w:r>
              <w:t>¿</w:t>
            </w:r>
          </w:p>
        </w:tc>
        <w:tc>
          <w:tcPr>
            <w:tcW w:w="3960" w:type="dxa"/>
          </w:tcPr>
          <w:p w14:paraId="6680C6BD" w14:textId="77777777" w:rsidR="00495F1A" w:rsidRPr="00195761" w:rsidRDefault="00495F1A" w:rsidP="005832A1">
            <w:pPr>
              <w:pStyle w:val="EngIndEnd"/>
              <w:rPr>
                <w:szCs w:val="22"/>
              </w:rPr>
            </w:pPr>
            <w:r w:rsidRPr="00195761">
              <w:rPr>
                <w:szCs w:val="22"/>
              </w:rPr>
              <w:t xml:space="preserve"> </w:t>
            </w:r>
            <w:r w:rsidRPr="007425E1">
              <w:t xml:space="preserve">Praise </w:t>
            </w:r>
            <w:r w:rsidRPr="00791ACB">
              <w:t>God</w:t>
            </w:r>
            <w:r w:rsidRPr="007425E1">
              <w:t xml:space="preserve"> in all His saints: Alleluia.</w:t>
            </w:r>
          </w:p>
        </w:tc>
        <w:tc>
          <w:tcPr>
            <w:tcW w:w="288" w:type="dxa"/>
          </w:tcPr>
          <w:p w14:paraId="7555212A" w14:textId="77777777" w:rsidR="00495F1A" w:rsidRDefault="00495F1A" w:rsidP="00791ACB"/>
        </w:tc>
        <w:tc>
          <w:tcPr>
            <w:tcW w:w="288" w:type="dxa"/>
          </w:tcPr>
          <w:p w14:paraId="5DE646A9" w14:textId="77777777" w:rsidR="00495F1A" w:rsidRDefault="00495F1A" w:rsidP="00791ACB">
            <w:pPr>
              <w:pStyle w:val="CopticCross"/>
            </w:pPr>
            <w:r>
              <w:t>¿</w:t>
            </w:r>
          </w:p>
        </w:tc>
        <w:tc>
          <w:tcPr>
            <w:tcW w:w="3960" w:type="dxa"/>
          </w:tcPr>
          <w:p w14:paraId="6631ABB7" w14:textId="77777777" w:rsidR="00495F1A" w:rsidRPr="00A742AC" w:rsidRDefault="00495F1A" w:rsidP="00DD5994">
            <w:pPr>
              <w:pStyle w:val="CoptIndEnd"/>
            </w:pPr>
            <w:r w:rsidRPr="00DD5994">
              <w:t>Ⲥ̀ⲙⲟⲩ ⲉ̀Ⲫϯ ϧⲉⲛ ⲛⲏⲉ̅ⲑ̅ⲩ ⲧⲏⲣⲟⲩ ⲛ̀ⲧⲁϥ ⲁ̅ⲗ</w:t>
            </w:r>
          </w:p>
        </w:tc>
      </w:tr>
      <w:tr w:rsidR="00495F1A" w14:paraId="46620869" w14:textId="77777777" w:rsidTr="00791ACB">
        <w:trPr>
          <w:cantSplit/>
          <w:jc w:val="center"/>
        </w:trPr>
        <w:tc>
          <w:tcPr>
            <w:tcW w:w="288" w:type="dxa"/>
          </w:tcPr>
          <w:p w14:paraId="74A9BAED" w14:textId="77777777" w:rsidR="00495F1A" w:rsidRDefault="00495F1A" w:rsidP="00791ACB">
            <w:pPr>
              <w:pStyle w:val="CopticCross"/>
            </w:pPr>
          </w:p>
        </w:tc>
        <w:tc>
          <w:tcPr>
            <w:tcW w:w="3960" w:type="dxa"/>
          </w:tcPr>
          <w:p w14:paraId="2E751062" w14:textId="77777777" w:rsidR="00495F1A" w:rsidRPr="00791ACB" w:rsidRDefault="00495F1A" w:rsidP="005832A1">
            <w:pPr>
              <w:pStyle w:val="EngIndEnd"/>
            </w:pPr>
            <w:r w:rsidRPr="007425E1">
              <w:t>Praise Him in the firmament of His power: Alleluia.</w:t>
            </w:r>
          </w:p>
        </w:tc>
        <w:tc>
          <w:tcPr>
            <w:tcW w:w="288" w:type="dxa"/>
          </w:tcPr>
          <w:p w14:paraId="5C0243DC" w14:textId="77777777" w:rsidR="00495F1A" w:rsidRDefault="00495F1A" w:rsidP="00791ACB"/>
        </w:tc>
        <w:tc>
          <w:tcPr>
            <w:tcW w:w="288" w:type="dxa"/>
          </w:tcPr>
          <w:p w14:paraId="5DF23AF8" w14:textId="77777777" w:rsidR="00495F1A" w:rsidRDefault="00495F1A" w:rsidP="00791ACB">
            <w:pPr>
              <w:pStyle w:val="CopticCross"/>
            </w:pPr>
          </w:p>
        </w:tc>
        <w:tc>
          <w:tcPr>
            <w:tcW w:w="3960" w:type="dxa"/>
          </w:tcPr>
          <w:p w14:paraId="30CD1316" w14:textId="77777777" w:rsidR="00495F1A" w:rsidRPr="00A742AC" w:rsidRDefault="00495F1A" w:rsidP="00DD5994">
            <w:pPr>
              <w:pStyle w:val="CoptIndEnd"/>
            </w:pPr>
            <w:r w:rsidRPr="00DD5994">
              <w:t>Ⲥ̀ⲙⲟⲩ ⲉ̀ⲣⲟϥ ϧⲉⲛ ⲡⲓⲧⲁϫⲣⲟ ⲛ̀ⲧⲉ ⲧⲉϥϫⲟⲙ ⲁ̅ⲗ</w:t>
            </w:r>
          </w:p>
        </w:tc>
      </w:tr>
      <w:tr w:rsidR="00495F1A" w14:paraId="3EB41002" w14:textId="77777777" w:rsidTr="00791ACB">
        <w:trPr>
          <w:cantSplit/>
          <w:jc w:val="center"/>
        </w:trPr>
        <w:tc>
          <w:tcPr>
            <w:tcW w:w="288" w:type="dxa"/>
          </w:tcPr>
          <w:p w14:paraId="39E980AF" w14:textId="77777777" w:rsidR="00495F1A" w:rsidRDefault="00495F1A" w:rsidP="00791ACB">
            <w:pPr>
              <w:pStyle w:val="CopticCross"/>
            </w:pPr>
            <w:r>
              <w:t>¿</w:t>
            </w:r>
          </w:p>
        </w:tc>
        <w:tc>
          <w:tcPr>
            <w:tcW w:w="3960" w:type="dxa"/>
          </w:tcPr>
          <w:p w14:paraId="4DFA7990" w14:textId="77777777" w:rsidR="00495F1A" w:rsidRPr="00791ACB" w:rsidRDefault="00495F1A" w:rsidP="005832A1">
            <w:pPr>
              <w:pStyle w:val="EngIndEnd"/>
              <w:rPr>
                <w:szCs w:val="20"/>
              </w:rPr>
            </w:pPr>
            <w:r w:rsidRPr="001A0083">
              <w:rPr>
                <w:szCs w:val="20"/>
              </w:rPr>
              <w:t xml:space="preserve"> </w:t>
            </w:r>
            <w:r w:rsidRPr="007425E1">
              <w:t>Praise Him for His mighty acts: Alleluia.</w:t>
            </w:r>
          </w:p>
        </w:tc>
        <w:tc>
          <w:tcPr>
            <w:tcW w:w="288" w:type="dxa"/>
          </w:tcPr>
          <w:p w14:paraId="1D1667CD" w14:textId="77777777" w:rsidR="00495F1A" w:rsidRDefault="00495F1A" w:rsidP="00791ACB"/>
        </w:tc>
        <w:tc>
          <w:tcPr>
            <w:tcW w:w="288" w:type="dxa"/>
          </w:tcPr>
          <w:p w14:paraId="7F98D8D1" w14:textId="77777777" w:rsidR="00495F1A" w:rsidRDefault="00495F1A" w:rsidP="00791ACB">
            <w:pPr>
              <w:pStyle w:val="CopticCross"/>
            </w:pPr>
            <w:r>
              <w:t>¿</w:t>
            </w:r>
          </w:p>
        </w:tc>
        <w:tc>
          <w:tcPr>
            <w:tcW w:w="3960" w:type="dxa"/>
          </w:tcPr>
          <w:p w14:paraId="25C2D6B8" w14:textId="77777777" w:rsidR="00495F1A" w:rsidRPr="00A742AC" w:rsidRDefault="00495F1A" w:rsidP="00D52F54">
            <w:pPr>
              <w:pStyle w:val="CoptIndEnd"/>
            </w:pPr>
            <w:r w:rsidRPr="00D52F54">
              <w:t>Ⲥ̀ⲙⲟⲩ ⲉ̀ⲣⲟϥ ⲉ̀ϩ̀ⲣⲏⲓ ϩⲓϫⲉⲛ ⲧⲉϥⲙⲉⲧϫⲱⲣⲓ ⲁ̅ⲗ</w:t>
            </w:r>
          </w:p>
        </w:tc>
      </w:tr>
      <w:tr w:rsidR="00495F1A" w14:paraId="26292C5A" w14:textId="77777777" w:rsidTr="00791ACB">
        <w:trPr>
          <w:cantSplit/>
          <w:jc w:val="center"/>
        </w:trPr>
        <w:tc>
          <w:tcPr>
            <w:tcW w:w="288" w:type="dxa"/>
          </w:tcPr>
          <w:p w14:paraId="1CD6FB4A" w14:textId="77777777" w:rsidR="00495F1A" w:rsidRDefault="00495F1A" w:rsidP="00791ACB">
            <w:pPr>
              <w:pStyle w:val="CopticCross"/>
            </w:pPr>
          </w:p>
        </w:tc>
        <w:tc>
          <w:tcPr>
            <w:tcW w:w="3960" w:type="dxa"/>
          </w:tcPr>
          <w:p w14:paraId="7E730232" w14:textId="77777777" w:rsidR="00495F1A" w:rsidRPr="007425E1" w:rsidRDefault="00495F1A" w:rsidP="005832A1">
            <w:pPr>
              <w:pStyle w:val="EngIndEnd"/>
            </w:pPr>
            <w:r w:rsidRPr="007425E1">
              <w:t xml:space="preserve"> Praise Him according to the </w:t>
            </w:r>
            <w:r>
              <w:t>abundance</w:t>
            </w:r>
            <w:r w:rsidRPr="007425E1">
              <w:t xml:space="preserve"> of His greatness: Alleluia.</w:t>
            </w:r>
          </w:p>
        </w:tc>
        <w:tc>
          <w:tcPr>
            <w:tcW w:w="288" w:type="dxa"/>
          </w:tcPr>
          <w:p w14:paraId="1D2840D6" w14:textId="77777777" w:rsidR="00495F1A" w:rsidRDefault="00495F1A" w:rsidP="00791ACB"/>
        </w:tc>
        <w:tc>
          <w:tcPr>
            <w:tcW w:w="288" w:type="dxa"/>
          </w:tcPr>
          <w:p w14:paraId="2C4C1135" w14:textId="77777777" w:rsidR="00495F1A" w:rsidRDefault="00495F1A" w:rsidP="00791ACB">
            <w:pPr>
              <w:pStyle w:val="CopticCross"/>
            </w:pPr>
          </w:p>
        </w:tc>
        <w:tc>
          <w:tcPr>
            <w:tcW w:w="3960" w:type="dxa"/>
          </w:tcPr>
          <w:p w14:paraId="7D3CF252" w14:textId="77777777" w:rsidR="00495F1A" w:rsidRPr="00A742AC" w:rsidRDefault="00495F1A" w:rsidP="00D52F54">
            <w:pPr>
              <w:pStyle w:val="CoptIndEnd"/>
            </w:pPr>
            <w:r w:rsidRPr="00D52F54">
              <w:t>Ⲥ̀ⲙⲟⲩ ⲉ̀ⲣⲟϥ ⲕⲁⲧⲁ ⲡ̀ⲁ̀ϣⲁⲓ ⲛ̀ⲧⲉ ⲧⲉϥⲙⲉⲧⲛⲓϣϯ ⲁ̅ⲗ</w:t>
            </w:r>
          </w:p>
        </w:tc>
      </w:tr>
      <w:tr w:rsidR="00495F1A" w14:paraId="092F2F35" w14:textId="77777777" w:rsidTr="00791ACB">
        <w:trPr>
          <w:cantSplit/>
          <w:jc w:val="center"/>
        </w:trPr>
        <w:tc>
          <w:tcPr>
            <w:tcW w:w="288" w:type="dxa"/>
          </w:tcPr>
          <w:p w14:paraId="14973637" w14:textId="77777777" w:rsidR="00495F1A" w:rsidRDefault="00495F1A" w:rsidP="00791ACB">
            <w:pPr>
              <w:pStyle w:val="CopticCross"/>
            </w:pPr>
            <w:r>
              <w:lastRenderedPageBreak/>
              <w:t>¿</w:t>
            </w:r>
          </w:p>
        </w:tc>
        <w:tc>
          <w:tcPr>
            <w:tcW w:w="3960" w:type="dxa"/>
          </w:tcPr>
          <w:p w14:paraId="08079455" w14:textId="77777777" w:rsidR="00495F1A" w:rsidRPr="007425E1" w:rsidRDefault="00495F1A" w:rsidP="005832A1">
            <w:pPr>
              <w:pStyle w:val="EngIndEnd"/>
            </w:pPr>
            <w:r w:rsidRPr="007425E1">
              <w:t xml:space="preserve"> Praise Him with the sound of the trumpet: Alleluia.</w:t>
            </w:r>
          </w:p>
        </w:tc>
        <w:tc>
          <w:tcPr>
            <w:tcW w:w="288" w:type="dxa"/>
          </w:tcPr>
          <w:p w14:paraId="25D224C6" w14:textId="77777777" w:rsidR="00495F1A" w:rsidRDefault="00495F1A" w:rsidP="00791ACB"/>
        </w:tc>
        <w:tc>
          <w:tcPr>
            <w:tcW w:w="288" w:type="dxa"/>
          </w:tcPr>
          <w:p w14:paraId="09D973A2" w14:textId="77777777" w:rsidR="00495F1A" w:rsidRDefault="00495F1A" w:rsidP="00791ACB">
            <w:pPr>
              <w:pStyle w:val="CopticCross"/>
            </w:pPr>
            <w:r>
              <w:t>¿</w:t>
            </w:r>
          </w:p>
        </w:tc>
        <w:tc>
          <w:tcPr>
            <w:tcW w:w="3960" w:type="dxa"/>
          </w:tcPr>
          <w:p w14:paraId="7635CE10" w14:textId="77777777" w:rsidR="00495F1A" w:rsidRPr="00A742AC" w:rsidRDefault="00495F1A" w:rsidP="00D52F54">
            <w:pPr>
              <w:pStyle w:val="CoptIndEnd"/>
            </w:pPr>
            <w:r w:rsidRPr="00D52F54">
              <w:t>Ⲥ̀ⲙⲟⲩ ⲉ̀ⲣⲟϥ ϧⲉⲛ ⲟⲩⲥ̀ⲙⲏ ⲛ̀ⲥⲁⲗⲡⲓⲅⲅⲟⲥ ⲁ̅ⲗ</w:t>
            </w:r>
          </w:p>
        </w:tc>
      </w:tr>
      <w:tr w:rsidR="00495F1A" w14:paraId="20036AA2" w14:textId="77777777" w:rsidTr="00791ACB">
        <w:trPr>
          <w:cantSplit/>
          <w:jc w:val="center"/>
        </w:trPr>
        <w:tc>
          <w:tcPr>
            <w:tcW w:w="288" w:type="dxa"/>
          </w:tcPr>
          <w:p w14:paraId="7232AD3D" w14:textId="77777777" w:rsidR="00495F1A" w:rsidRDefault="00495F1A" w:rsidP="00791ACB">
            <w:pPr>
              <w:pStyle w:val="CopticCross"/>
            </w:pPr>
          </w:p>
        </w:tc>
        <w:tc>
          <w:tcPr>
            <w:tcW w:w="3960" w:type="dxa"/>
          </w:tcPr>
          <w:p w14:paraId="1D2CE4B7" w14:textId="77777777" w:rsidR="00495F1A" w:rsidRPr="007425E1" w:rsidRDefault="00495F1A" w:rsidP="005832A1">
            <w:pPr>
              <w:pStyle w:val="EngIndEnd"/>
            </w:pPr>
            <w:r w:rsidRPr="007425E1">
              <w:t xml:space="preserve"> Praise Him with </w:t>
            </w:r>
            <w:commentRangeStart w:id="339"/>
            <w:r w:rsidRPr="007425E1">
              <w:t xml:space="preserve">psaltery </w:t>
            </w:r>
            <w:commentRangeEnd w:id="339"/>
            <w:r>
              <w:rPr>
                <w:rStyle w:val="CommentReference"/>
                <w:rFonts w:cstheme="minorBidi"/>
                <w:color w:val="auto"/>
                <w:lang w:val="en-CA"/>
              </w:rPr>
              <w:commentReference w:id="339"/>
            </w:r>
            <w:r w:rsidRPr="007425E1">
              <w:t>and harp: Alleluia.</w:t>
            </w:r>
          </w:p>
        </w:tc>
        <w:tc>
          <w:tcPr>
            <w:tcW w:w="288" w:type="dxa"/>
          </w:tcPr>
          <w:p w14:paraId="5E4EF527" w14:textId="77777777" w:rsidR="00495F1A" w:rsidRDefault="00495F1A" w:rsidP="00791ACB"/>
        </w:tc>
        <w:tc>
          <w:tcPr>
            <w:tcW w:w="288" w:type="dxa"/>
          </w:tcPr>
          <w:p w14:paraId="161FCD9C" w14:textId="77777777" w:rsidR="00495F1A" w:rsidRDefault="00495F1A" w:rsidP="00791ACB">
            <w:pPr>
              <w:pStyle w:val="CopticCross"/>
            </w:pPr>
          </w:p>
        </w:tc>
        <w:tc>
          <w:tcPr>
            <w:tcW w:w="3960" w:type="dxa"/>
          </w:tcPr>
          <w:p w14:paraId="5D1F977C" w14:textId="77777777" w:rsidR="00495F1A" w:rsidRPr="00A742AC" w:rsidRDefault="00495F1A" w:rsidP="00D52F54">
            <w:pPr>
              <w:pStyle w:val="CoptIndEnd"/>
            </w:pPr>
            <w:r w:rsidRPr="00D52F54">
              <w:t>Ⲥ̀ⲙⲟⲩ ⲉ̀ⲣⲟϥ ϧⲉⲛ ⲟⲩⲯⲁⲗⲧⲏⲣⲓⲟⲛ ⲛⲉⲙ ⲟⲩⲕⲩⲑⲁⲣⲁ ⲁ̅ⲗ</w:t>
            </w:r>
          </w:p>
        </w:tc>
      </w:tr>
      <w:tr w:rsidR="00495F1A" w14:paraId="5988B2E9" w14:textId="77777777" w:rsidTr="00791ACB">
        <w:trPr>
          <w:cantSplit/>
          <w:jc w:val="center"/>
        </w:trPr>
        <w:tc>
          <w:tcPr>
            <w:tcW w:w="288" w:type="dxa"/>
          </w:tcPr>
          <w:p w14:paraId="3E1E829F" w14:textId="77777777" w:rsidR="00495F1A" w:rsidRDefault="00495F1A" w:rsidP="00791ACB">
            <w:pPr>
              <w:pStyle w:val="CopticCross"/>
            </w:pPr>
            <w:r>
              <w:t>¿</w:t>
            </w:r>
          </w:p>
        </w:tc>
        <w:tc>
          <w:tcPr>
            <w:tcW w:w="3960" w:type="dxa"/>
          </w:tcPr>
          <w:p w14:paraId="3385E953" w14:textId="77777777" w:rsidR="00495F1A" w:rsidRPr="007425E1" w:rsidRDefault="00495F1A" w:rsidP="005832A1">
            <w:pPr>
              <w:pStyle w:val="EngIndEnd"/>
            </w:pPr>
            <w:r w:rsidRPr="007425E1">
              <w:t xml:space="preserve"> Praise Him with timbrel and </w:t>
            </w:r>
            <w:commentRangeStart w:id="340"/>
            <w:r w:rsidRPr="007425E1">
              <w:t>chorus</w:t>
            </w:r>
            <w:commentRangeEnd w:id="340"/>
            <w:r>
              <w:rPr>
                <w:rStyle w:val="CommentReference"/>
                <w:rFonts w:cstheme="minorBidi"/>
                <w:color w:val="auto"/>
                <w:lang w:val="en-CA"/>
              </w:rPr>
              <w:commentReference w:id="340"/>
            </w:r>
            <w:r w:rsidRPr="007425E1">
              <w:t>: Alleluia.</w:t>
            </w:r>
          </w:p>
        </w:tc>
        <w:tc>
          <w:tcPr>
            <w:tcW w:w="288" w:type="dxa"/>
          </w:tcPr>
          <w:p w14:paraId="3354EDA5" w14:textId="77777777" w:rsidR="00495F1A" w:rsidRDefault="00495F1A" w:rsidP="00791ACB"/>
        </w:tc>
        <w:tc>
          <w:tcPr>
            <w:tcW w:w="288" w:type="dxa"/>
          </w:tcPr>
          <w:p w14:paraId="5C2D9A46" w14:textId="77777777" w:rsidR="00495F1A" w:rsidRDefault="00495F1A" w:rsidP="00791ACB">
            <w:pPr>
              <w:pStyle w:val="CopticCross"/>
            </w:pPr>
            <w:r>
              <w:t>¿</w:t>
            </w:r>
          </w:p>
        </w:tc>
        <w:tc>
          <w:tcPr>
            <w:tcW w:w="3960" w:type="dxa"/>
          </w:tcPr>
          <w:p w14:paraId="5C844645" w14:textId="77777777" w:rsidR="00495F1A" w:rsidRPr="00A742AC" w:rsidRDefault="00495F1A" w:rsidP="006C7684">
            <w:pPr>
              <w:pStyle w:val="CoptIndEnd"/>
            </w:pPr>
            <w:r w:rsidRPr="006C7684">
              <w:t>Ⲥ̀ⲙⲟⲩ ⲉ̀ⲣⲟϥ ϧⲉⲛ ϩⲁⲛⲕⲉⲙⲕⲉⲙ ⲛⲉⲙ ϩⲁⲛⲭⲟⲣⲟⲥ ⲁ̅ⲗ</w:t>
            </w:r>
          </w:p>
        </w:tc>
      </w:tr>
      <w:tr w:rsidR="00495F1A" w14:paraId="38737625" w14:textId="77777777" w:rsidTr="00791ACB">
        <w:trPr>
          <w:cantSplit/>
          <w:jc w:val="center"/>
        </w:trPr>
        <w:tc>
          <w:tcPr>
            <w:tcW w:w="288" w:type="dxa"/>
          </w:tcPr>
          <w:p w14:paraId="6C44796C" w14:textId="77777777" w:rsidR="00495F1A" w:rsidRDefault="00495F1A" w:rsidP="00791ACB">
            <w:pPr>
              <w:pStyle w:val="CopticCross"/>
            </w:pPr>
          </w:p>
        </w:tc>
        <w:tc>
          <w:tcPr>
            <w:tcW w:w="3960" w:type="dxa"/>
          </w:tcPr>
          <w:p w14:paraId="19F309D7" w14:textId="77777777" w:rsidR="00495F1A" w:rsidRPr="007425E1" w:rsidRDefault="00495F1A" w:rsidP="005832A1">
            <w:pPr>
              <w:pStyle w:val="EngIndEnd"/>
            </w:pPr>
            <w:r w:rsidRPr="007425E1">
              <w:t xml:space="preserve">Praise Him with strings and </w:t>
            </w:r>
            <w:r>
              <w:t>instruments</w:t>
            </w:r>
            <w:r w:rsidRPr="007425E1">
              <w:t>: Alleluia.</w:t>
            </w:r>
          </w:p>
        </w:tc>
        <w:tc>
          <w:tcPr>
            <w:tcW w:w="288" w:type="dxa"/>
          </w:tcPr>
          <w:p w14:paraId="1BCD3C46" w14:textId="77777777" w:rsidR="00495F1A" w:rsidRDefault="00495F1A" w:rsidP="00791ACB"/>
        </w:tc>
        <w:tc>
          <w:tcPr>
            <w:tcW w:w="288" w:type="dxa"/>
          </w:tcPr>
          <w:p w14:paraId="2B8E01A1" w14:textId="77777777" w:rsidR="00495F1A" w:rsidRDefault="00495F1A" w:rsidP="00791ACB">
            <w:pPr>
              <w:pStyle w:val="CopticCross"/>
            </w:pPr>
          </w:p>
        </w:tc>
        <w:tc>
          <w:tcPr>
            <w:tcW w:w="3960" w:type="dxa"/>
          </w:tcPr>
          <w:p w14:paraId="01E139CF" w14:textId="77777777" w:rsidR="00495F1A" w:rsidRPr="00A742AC" w:rsidRDefault="00495F1A" w:rsidP="006C7684">
            <w:pPr>
              <w:pStyle w:val="CoptIndEnd"/>
            </w:pPr>
            <w:r w:rsidRPr="006C7684">
              <w:t>Ⲥ̀ⲙⲟⲩ ⲉ̀ⲣⲟϥ ϧⲉⲛ ϩⲁⲛⲕⲁⲡ ⲛⲉⲙ ⲟⲩⲟⲣⲅⲁⲛⲟⲛ ⲁ̅ⲗ</w:t>
            </w:r>
          </w:p>
        </w:tc>
      </w:tr>
      <w:tr w:rsidR="00495F1A" w14:paraId="162165E1" w14:textId="77777777" w:rsidTr="00791ACB">
        <w:trPr>
          <w:cantSplit/>
          <w:jc w:val="center"/>
        </w:trPr>
        <w:tc>
          <w:tcPr>
            <w:tcW w:w="288" w:type="dxa"/>
          </w:tcPr>
          <w:p w14:paraId="408828E9" w14:textId="77777777" w:rsidR="00495F1A" w:rsidRDefault="00495F1A" w:rsidP="00791ACB">
            <w:pPr>
              <w:pStyle w:val="CopticCross"/>
            </w:pPr>
            <w:r>
              <w:t>¿</w:t>
            </w:r>
          </w:p>
        </w:tc>
        <w:tc>
          <w:tcPr>
            <w:tcW w:w="3960" w:type="dxa"/>
          </w:tcPr>
          <w:p w14:paraId="4296375B" w14:textId="77777777" w:rsidR="00495F1A" w:rsidRPr="007425E1" w:rsidRDefault="00495F1A" w:rsidP="005832A1">
            <w:pPr>
              <w:pStyle w:val="EngIndEnd"/>
            </w:pPr>
            <w:r w:rsidRPr="007425E1">
              <w:t>Praise Him with pleasant-sounding cymbals: Alleluia.</w:t>
            </w:r>
          </w:p>
        </w:tc>
        <w:tc>
          <w:tcPr>
            <w:tcW w:w="288" w:type="dxa"/>
          </w:tcPr>
          <w:p w14:paraId="17D66731" w14:textId="77777777" w:rsidR="00495F1A" w:rsidRDefault="00495F1A" w:rsidP="00791ACB"/>
        </w:tc>
        <w:tc>
          <w:tcPr>
            <w:tcW w:w="288" w:type="dxa"/>
          </w:tcPr>
          <w:p w14:paraId="17418112" w14:textId="77777777" w:rsidR="00495F1A" w:rsidRDefault="00495F1A" w:rsidP="00791ACB">
            <w:pPr>
              <w:pStyle w:val="CopticCross"/>
            </w:pPr>
            <w:r>
              <w:t>¿</w:t>
            </w:r>
          </w:p>
        </w:tc>
        <w:tc>
          <w:tcPr>
            <w:tcW w:w="3960" w:type="dxa"/>
          </w:tcPr>
          <w:p w14:paraId="470140D7" w14:textId="77777777" w:rsidR="00495F1A" w:rsidRPr="00A742AC" w:rsidRDefault="00495F1A" w:rsidP="006C7684">
            <w:pPr>
              <w:pStyle w:val="CoptIndEnd"/>
            </w:pPr>
            <w:r w:rsidRPr="006C7684">
              <w:t>Ⲥ̀ⲙⲟⲩ ⲉ̀ⲣⲟϥ ϧⲉⲛ ϩⲁⲛⲕⲩⲙⲃⲁⲗⲟⲛ ⲉ̀ⲛⲉⲥⲉ ⲧⲟⲩⲥ̀ⲙⲏ ⲁ̅ⲗ</w:t>
            </w:r>
          </w:p>
        </w:tc>
      </w:tr>
      <w:tr w:rsidR="00495F1A" w14:paraId="35F251F7" w14:textId="77777777" w:rsidTr="00791ACB">
        <w:trPr>
          <w:cantSplit/>
          <w:jc w:val="center"/>
        </w:trPr>
        <w:tc>
          <w:tcPr>
            <w:tcW w:w="288" w:type="dxa"/>
          </w:tcPr>
          <w:p w14:paraId="1A4E2030" w14:textId="77777777" w:rsidR="00495F1A" w:rsidRDefault="00495F1A" w:rsidP="00791ACB">
            <w:pPr>
              <w:pStyle w:val="CopticCross"/>
            </w:pPr>
          </w:p>
        </w:tc>
        <w:tc>
          <w:tcPr>
            <w:tcW w:w="3960" w:type="dxa"/>
          </w:tcPr>
          <w:p w14:paraId="423594CC" w14:textId="77777777" w:rsidR="00495F1A" w:rsidRPr="007425E1" w:rsidRDefault="00495F1A" w:rsidP="005832A1">
            <w:pPr>
              <w:pStyle w:val="EngIndEnd"/>
            </w:pPr>
            <w:r w:rsidRPr="007425E1">
              <w:t xml:space="preserve">Praise Him </w:t>
            </w:r>
            <w:r>
              <w:t>with</w:t>
            </w:r>
            <w:r w:rsidRPr="007425E1">
              <w:t xml:space="preserve"> the cymbals of joy: Alleluia.</w:t>
            </w:r>
          </w:p>
        </w:tc>
        <w:tc>
          <w:tcPr>
            <w:tcW w:w="288" w:type="dxa"/>
          </w:tcPr>
          <w:p w14:paraId="1C9A3B44" w14:textId="77777777" w:rsidR="00495F1A" w:rsidRDefault="00495F1A" w:rsidP="00791ACB"/>
        </w:tc>
        <w:tc>
          <w:tcPr>
            <w:tcW w:w="288" w:type="dxa"/>
          </w:tcPr>
          <w:p w14:paraId="63E05B6B" w14:textId="77777777" w:rsidR="00495F1A" w:rsidRDefault="00495F1A" w:rsidP="00791ACB">
            <w:pPr>
              <w:pStyle w:val="CopticCross"/>
            </w:pPr>
          </w:p>
        </w:tc>
        <w:tc>
          <w:tcPr>
            <w:tcW w:w="3960" w:type="dxa"/>
          </w:tcPr>
          <w:p w14:paraId="31200F28" w14:textId="77777777" w:rsidR="00495F1A" w:rsidRPr="00A742AC" w:rsidRDefault="00495F1A" w:rsidP="006C7684">
            <w:pPr>
              <w:pStyle w:val="CopticInd"/>
            </w:pPr>
            <w:r w:rsidRPr="006C7684">
              <w:t>Ⲥ̀ⲙⲟⲩ ⲉ̀ⲣⲟϥ ϧⲉⲛ ϩⲁⲛⲕⲩⲙⲃⲁⲗⲟⲛ ⲛ̀ⲧⲉ ⲟⲩⲉ̀ϣ̀ⲗⲏⲗⲟⲩⲓ̀ ⲁ̅ⲗ</w:t>
            </w:r>
          </w:p>
        </w:tc>
      </w:tr>
      <w:tr w:rsidR="00495F1A" w14:paraId="7936A243" w14:textId="77777777" w:rsidTr="00791ACB">
        <w:trPr>
          <w:cantSplit/>
          <w:jc w:val="center"/>
        </w:trPr>
        <w:tc>
          <w:tcPr>
            <w:tcW w:w="288" w:type="dxa"/>
          </w:tcPr>
          <w:p w14:paraId="2C3F41CE" w14:textId="77777777" w:rsidR="00495F1A" w:rsidRDefault="00495F1A" w:rsidP="00791ACB">
            <w:pPr>
              <w:pStyle w:val="CopticCross"/>
            </w:pPr>
            <w:r>
              <w:t>¿</w:t>
            </w:r>
          </w:p>
        </w:tc>
        <w:tc>
          <w:tcPr>
            <w:tcW w:w="3960" w:type="dxa"/>
          </w:tcPr>
          <w:p w14:paraId="11CC43D8" w14:textId="77777777" w:rsidR="00495F1A" w:rsidRPr="007425E1" w:rsidRDefault="00495F1A" w:rsidP="005832A1">
            <w:pPr>
              <w:pStyle w:val="EngIndEnd"/>
            </w:pPr>
            <w:r w:rsidRPr="007425E1">
              <w:t>Let everything that has breath praise the Name of the Lord our God: Alleluia.</w:t>
            </w:r>
          </w:p>
        </w:tc>
        <w:tc>
          <w:tcPr>
            <w:tcW w:w="288" w:type="dxa"/>
          </w:tcPr>
          <w:p w14:paraId="64537E4C" w14:textId="77777777" w:rsidR="00495F1A" w:rsidRDefault="00495F1A" w:rsidP="00791ACB"/>
        </w:tc>
        <w:tc>
          <w:tcPr>
            <w:tcW w:w="288" w:type="dxa"/>
          </w:tcPr>
          <w:p w14:paraId="722118BA" w14:textId="77777777" w:rsidR="00495F1A" w:rsidRDefault="00495F1A" w:rsidP="00791ACB">
            <w:pPr>
              <w:pStyle w:val="CopticCross"/>
            </w:pPr>
            <w:r>
              <w:t>¿</w:t>
            </w:r>
          </w:p>
        </w:tc>
        <w:tc>
          <w:tcPr>
            <w:tcW w:w="3960" w:type="dxa"/>
          </w:tcPr>
          <w:p w14:paraId="7ABE7FB8" w14:textId="77777777" w:rsidR="00495F1A" w:rsidRPr="00A742AC" w:rsidRDefault="00495F1A" w:rsidP="006C7684">
            <w:pPr>
              <w:pStyle w:val="CoptIndEnd"/>
            </w:pPr>
            <w:r w:rsidRPr="006C7684">
              <w:t>Ⲛⲓϥⲓ ⲛⲓⲃⲉⲛ ⲙⲁⲣⲟⲩⲥ̀ⲙⲟⲩ ⲧⲏⲣⲟⲩ ⲉ̀ⲫ̀ⲣⲁⲛ ⲙ̀Ⲡⲟ̅ⲥ̅ Ⲡⲉⲛⲛⲟⲩϯ ⲁ̅ⲗ</w:t>
            </w:r>
          </w:p>
        </w:tc>
      </w:tr>
      <w:tr w:rsidR="00495F1A" w14:paraId="7BF180EA" w14:textId="77777777" w:rsidTr="00791ACB">
        <w:trPr>
          <w:cantSplit/>
          <w:jc w:val="center"/>
        </w:trPr>
        <w:tc>
          <w:tcPr>
            <w:tcW w:w="288" w:type="dxa"/>
          </w:tcPr>
          <w:p w14:paraId="3FFBDE40" w14:textId="77777777" w:rsidR="00495F1A" w:rsidRDefault="00495F1A" w:rsidP="00791ACB">
            <w:pPr>
              <w:pStyle w:val="CopticCross"/>
            </w:pPr>
          </w:p>
        </w:tc>
        <w:tc>
          <w:tcPr>
            <w:tcW w:w="3960" w:type="dxa"/>
          </w:tcPr>
          <w:p w14:paraId="3C8A051B" w14:textId="77777777" w:rsidR="00495F1A" w:rsidRPr="007425E1" w:rsidRDefault="00495F1A" w:rsidP="005832A1">
            <w:pPr>
              <w:pStyle w:val="EngIndEnd"/>
            </w:pPr>
            <w:r w:rsidRPr="007425E1">
              <w:t>Glory to the Father and the Son and the Holy Spirit: Alleluia.</w:t>
            </w:r>
          </w:p>
        </w:tc>
        <w:tc>
          <w:tcPr>
            <w:tcW w:w="288" w:type="dxa"/>
          </w:tcPr>
          <w:p w14:paraId="15F2BE12" w14:textId="77777777" w:rsidR="00495F1A" w:rsidRDefault="00495F1A" w:rsidP="00791ACB"/>
        </w:tc>
        <w:tc>
          <w:tcPr>
            <w:tcW w:w="288" w:type="dxa"/>
          </w:tcPr>
          <w:p w14:paraId="1C72632D" w14:textId="77777777" w:rsidR="00495F1A" w:rsidRDefault="00495F1A" w:rsidP="00791ACB">
            <w:pPr>
              <w:pStyle w:val="CopticCross"/>
            </w:pPr>
          </w:p>
        </w:tc>
        <w:tc>
          <w:tcPr>
            <w:tcW w:w="3960" w:type="dxa"/>
          </w:tcPr>
          <w:p w14:paraId="6B537662" w14:textId="77777777" w:rsidR="00495F1A" w:rsidRPr="00A742AC" w:rsidRDefault="00495F1A" w:rsidP="006C7684">
            <w:pPr>
              <w:pStyle w:val="CoptIndEnd"/>
            </w:pPr>
            <w:r w:rsidRPr="006C7684">
              <w:t>Ⲇⲟⲝⲁ Ⲡⲁⲧⲣⲓ ⲕⲉ Ⲩ̀ⲓⲱ̀ ⲕⲉ ⲁ̀ⲅⲓⲱ̀ Ⲡⲛ̅ⲁⲧⲓ ⲁ̅ⲗ</w:t>
            </w:r>
          </w:p>
        </w:tc>
      </w:tr>
      <w:tr w:rsidR="00495F1A" w14:paraId="7E099159" w14:textId="77777777" w:rsidTr="00791ACB">
        <w:trPr>
          <w:cantSplit/>
          <w:jc w:val="center"/>
        </w:trPr>
        <w:tc>
          <w:tcPr>
            <w:tcW w:w="288" w:type="dxa"/>
          </w:tcPr>
          <w:p w14:paraId="7AEB7FD3" w14:textId="77777777" w:rsidR="00495F1A" w:rsidRDefault="00495F1A" w:rsidP="00791ACB">
            <w:pPr>
              <w:pStyle w:val="CopticCross"/>
            </w:pPr>
            <w:r>
              <w:t>¿</w:t>
            </w:r>
          </w:p>
        </w:tc>
        <w:tc>
          <w:tcPr>
            <w:tcW w:w="3960" w:type="dxa"/>
          </w:tcPr>
          <w:p w14:paraId="3793B45E" w14:textId="77777777" w:rsidR="00495F1A" w:rsidRPr="007425E1" w:rsidRDefault="00495F1A" w:rsidP="005832A1">
            <w:pPr>
              <w:pStyle w:val="EngIndEnd"/>
            </w:pPr>
            <w:r w:rsidRPr="007425E1">
              <w:t>Now, and forever, and to the age of ages. Amen. Alleluia.</w:t>
            </w:r>
          </w:p>
        </w:tc>
        <w:tc>
          <w:tcPr>
            <w:tcW w:w="288" w:type="dxa"/>
          </w:tcPr>
          <w:p w14:paraId="387B5796" w14:textId="77777777" w:rsidR="00495F1A" w:rsidRDefault="00495F1A" w:rsidP="00791ACB"/>
        </w:tc>
        <w:tc>
          <w:tcPr>
            <w:tcW w:w="288" w:type="dxa"/>
          </w:tcPr>
          <w:p w14:paraId="6EDBDC5F" w14:textId="77777777" w:rsidR="00495F1A" w:rsidRDefault="00495F1A" w:rsidP="00791ACB">
            <w:pPr>
              <w:pStyle w:val="CopticCross"/>
            </w:pPr>
            <w:r>
              <w:t>¿</w:t>
            </w:r>
          </w:p>
        </w:tc>
        <w:tc>
          <w:tcPr>
            <w:tcW w:w="3960" w:type="dxa"/>
          </w:tcPr>
          <w:p w14:paraId="03A22246" w14:textId="77777777" w:rsidR="00495F1A" w:rsidRPr="00A742AC" w:rsidRDefault="00495F1A" w:rsidP="006C7684">
            <w:pPr>
              <w:pStyle w:val="CoptIndEnd"/>
            </w:pPr>
            <w:r w:rsidRPr="006C7684">
              <w:t>Ⲕⲉ ⲛⲩⲛ ⲕⲉ ⲁ̀ⲓ̀ ⲕⲉ ⲓⲥ ⲧⲟⲩⲥ ⲉ̀ⲱ̀ⲛⲁⲥ ⲧⲱⲛ ⲉ̀ⲱ̀ⲛⲱⲛ ⲁ̀ⲙⲏⲛ ⲁ̅ⲗ</w:t>
            </w:r>
          </w:p>
        </w:tc>
      </w:tr>
      <w:tr w:rsidR="00495F1A" w14:paraId="1F1EA630" w14:textId="77777777" w:rsidTr="00791ACB">
        <w:trPr>
          <w:cantSplit/>
          <w:jc w:val="center"/>
        </w:trPr>
        <w:tc>
          <w:tcPr>
            <w:tcW w:w="288" w:type="dxa"/>
          </w:tcPr>
          <w:p w14:paraId="5019ECD5" w14:textId="77777777" w:rsidR="00495F1A" w:rsidRDefault="00495F1A" w:rsidP="00791ACB">
            <w:pPr>
              <w:pStyle w:val="CopticCross"/>
            </w:pPr>
          </w:p>
        </w:tc>
        <w:tc>
          <w:tcPr>
            <w:tcW w:w="3960" w:type="dxa"/>
          </w:tcPr>
          <w:p w14:paraId="0D9F77A1" w14:textId="77777777" w:rsidR="00495F1A" w:rsidRPr="007425E1" w:rsidRDefault="00495F1A" w:rsidP="005832A1">
            <w:pPr>
              <w:pStyle w:val="EngIndEnd"/>
            </w:pPr>
            <w:r>
              <w:t xml:space="preserve">Alleluia. Alleluia. </w:t>
            </w:r>
            <w:r w:rsidRPr="007425E1">
              <w:t>Glory be to our God: Alleluia.</w:t>
            </w:r>
          </w:p>
        </w:tc>
        <w:tc>
          <w:tcPr>
            <w:tcW w:w="288" w:type="dxa"/>
          </w:tcPr>
          <w:p w14:paraId="39BD2392" w14:textId="77777777" w:rsidR="00495F1A" w:rsidRDefault="00495F1A" w:rsidP="00791ACB"/>
        </w:tc>
        <w:tc>
          <w:tcPr>
            <w:tcW w:w="288" w:type="dxa"/>
          </w:tcPr>
          <w:p w14:paraId="280A67D7" w14:textId="77777777" w:rsidR="00495F1A" w:rsidRDefault="00495F1A" w:rsidP="00791ACB">
            <w:pPr>
              <w:pStyle w:val="CopticCross"/>
            </w:pPr>
          </w:p>
        </w:tc>
        <w:tc>
          <w:tcPr>
            <w:tcW w:w="3960" w:type="dxa"/>
          </w:tcPr>
          <w:p w14:paraId="323E67BE" w14:textId="77777777" w:rsidR="00495F1A" w:rsidRPr="00A742AC" w:rsidRDefault="00495F1A" w:rsidP="006C7684">
            <w:pPr>
              <w:pStyle w:val="CoptIndEnd"/>
            </w:pPr>
            <w:r w:rsidRPr="006C7684">
              <w:t>Ⲡⲓⲱ̀ⲟⲩ ⲫⲁ Ⲡⲉⲛⲛⲟⲩϯ ⲡⲉ ⲁ̅ⲗ</w:t>
            </w:r>
          </w:p>
        </w:tc>
      </w:tr>
    </w:tbl>
    <w:p w14:paraId="75DA41D2" w14:textId="77777777" w:rsidR="00A873DD" w:rsidRDefault="00A873DD" w:rsidP="00495F1A">
      <w:pPr>
        <w:pStyle w:val="Heading4"/>
        <w:rPr>
          <w:lang w:val="en-US"/>
        </w:rPr>
      </w:pPr>
      <w:bookmarkStart w:id="341" w:name="_Toc298681248"/>
      <w:bookmarkStart w:id="342" w:name="_Toc308441903"/>
      <w:bookmarkStart w:id="343" w:name="_Toc297322065"/>
      <w:bookmarkStart w:id="344" w:name="_Toc297407710"/>
      <w:bookmarkStart w:id="345" w:name="_Toc298445762"/>
      <w:r>
        <w:rPr>
          <w:lang w:val="en-US"/>
        </w:rPr>
        <w:t>Sunday</w:t>
      </w:r>
      <w:bookmarkEnd w:id="341"/>
      <w:bookmarkEnd w:id="342"/>
    </w:p>
    <w:p w14:paraId="511C12F1" w14:textId="5E2F9B01" w:rsidR="00232F08" w:rsidRPr="00232F08" w:rsidRDefault="00A460AD" w:rsidP="00495F1A">
      <w:pPr>
        <w:pStyle w:val="Rubric"/>
        <w:rPr>
          <w:lang w:val="en-US"/>
        </w:rPr>
      </w:pPr>
      <w:r>
        <w:rPr>
          <w:lang w:val="en-US"/>
        </w:rPr>
        <w:t xml:space="preserve">Any appropriate seasonal Psali may be said. See page </w:t>
      </w:r>
      <w:bookmarkEnd w:id="343"/>
      <w:bookmarkEnd w:id="344"/>
      <w:bookmarkEnd w:id="345"/>
      <w:r w:rsidR="007E24F9">
        <w:rPr>
          <w:lang w:val="en-US"/>
        </w:rPr>
        <w:fldChar w:fldCharType="begin"/>
      </w:r>
      <w:r w:rsidR="007E24F9">
        <w:rPr>
          <w:lang w:val="en-US"/>
        </w:rPr>
        <w:instrText xml:space="preserve"> PAGEREF _Ref435642966 \h </w:instrText>
      </w:r>
      <w:r w:rsidR="007E24F9">
        <w:rPr>
          <w:lang w:val="en-US"/>
        </w:rPr>
      </w:r>
      <w:r w:rsidR="007E24F9">
        <w:rPr>
          <w:lang w:val="en-US"/>
        </w:rPr>
        <w:fldChar w:fldCharType="separate"/>
      </w:r>
      <w:r w:rsidR="00B50C35">
        <w:rPr>
          <w:noProof/>
          <w:lang w:val="en-US"/>
        </w:rPr>
        <w:t>942</w:t>
      </w:r>
      <w:r w:rsidR="007E24F9">
        <w:rPr>
          <w:lang w:val="en-US"/>
        </w:rPr>
        <w:fldChar w:fldCharType="end"/>
      </w:r>
      <w:r w:rsidR="007E24F9">
        <w:rPr>
          <w:lang w:val="en-US"/>
        </w:rPr>
        <w:t>.</w:t>
      </w:r>
      <w:r w:rsidR="00D15008">
        <w:rPr>
          <w:lang w:val="en-US"/>
        </w:rPr>
        <w:t xml:space="preserve"> In current practice, </w:t>
      </w:r>
      <w:r w:rsidR="00D15008">
        <w:rPr>
          <w:lang w:val="en-US"/>
        </w:rPr>
        <w:fldChar w:fldCharType="begin"/>
      </w:r>
      <w:r w:rsidR="00D15008">
        <w:rPr>
          <w:lang w:val="en-US"/>
        </w:rPr>
        <w:instrText xml:space="preserve"> REF _Ref435642763 \h </w:instrText>
      </w:r>
      <w:r w:rsidR="00D15008">
        <w:rPr>
          <w:lang w:val="en-US"/>
        </w:rPr>
      </w:r>
      <w:r w:rsidR="00D15008">
        <w:rPr>
          <w:lang w:val="en-US"/>
        </w:rPr>
        <w:fldChar w:fldCharType="separate"/>
      </w:r>
      <w:r w:rsidR="00B50C35">
        <w:t>The Psali Adam for the Virgin</w:t>
      </w:r>
      <w:r w:rsidR="00D15008">
        <w:rPr>
          <w:lang w:val="en-US"/>
        </w:rPr>
        <w:fldChar w:fldCharType="end"/>
      </w:r>
      <w:r w:rsidR="00D15008">
        <w:rPr>
          <w:lang w:val="en-US"/>
        </w:rPr>
        <w:t xml:space="preserve">, page </w:t>
      </w:r>
      <w:r w:rsidR="00D15008">
        <w:rPr>
          <w:lang w:val="en-US"/>
        </w:rPr>
        <w:fldChar w:fldCharType="begin"/>
      </w:r>
      <w:r w:rsidR="00D15008">
        <w:rPr>
          <w:lang w:val="en-US"/>
        </w:rPr>
        <w:instrText xml:space="preserve"> PAGEREF _Ref435642763 \h </w:instrText>
      </w:r>
      <w:r w:rsidR="00D15008">
        <w:rPr>
          <w:lang w:val="en-US"/>
        </w:rPr>
      </w:r>
      <w:r w:rsidR="00D15008">
        <w:rPr>
          <w:lang w:val="en-US"/>
        </w:rPr>
        <w:fldChar w:fldCharType="separate"/>
      </w:r>
      <w:r w:rsidR="00B50C35">
        <w:rPr>
          <w:noProof/>
          <w:lang w:val="en-US"/>
        </w:rPr>
        <w:t>836</w:t>
      </w:r>
      <w:r w:rsidR="00D15008">
        <w:rPr>
          <w:lang w:val="en-US"/>
        </w:rPr>
        <w:fldChar w:fldCharType="end"/>
      </w:r>
      <w:r w:rsidR="00D15008">
        <w:rPr>
          <w:lang w:val="en-US"/>
        </w:rPr>
        <w:t>, is said before the Sunday Psali for the Lord.</w:t>
      </w:r>
    </w:p>
    <w:p w14:paraId="3D0F98EB" w14:textId="77777777" w:rsidR="00F54100" w:rsidRDefault="00F54100" w:rsidP="00495F1A">
      <w:pPr>
        <w:pStyle w:val="Heading5"/>
        <w:rPr>
          <w:lang w:val="en-US"/>
        </w:rPr>
      </w:pPr>
      <w:bookmarkStart w:id="346" w:name="_Toc297322066"/>
      <w:bookmarkStart w:id="347" w:name="_Toc297407711"/>
      <w:bookmarkStart w:id="348" w:name="_Toc298445763"/>
      <w:bookmarkStart w:id="349" w:name="_Toc298447488"/>
      <w:bookmarkStart w:id="350" w:name="_Toc308441905"/>
      <w:r>
        <w:rPr>
          <w:lang w:val="en-US"/>
        </w:rPr>
        <w:lastRenderedPageBreak/>
        <w:t>The Sunday Psali for the Lord</w:t>
      </w:r>
      <w:bookmarkEnd w:id="346"/>
      <w:bookmarkEnd w:id="347"/>
      <w:bookmarkEnd w:id="348"/>
      <w:bookmarkEnd w:id="349"/>
      <w:bookmarkEnd w:id="350"/>
    </w:p>
    <w:p w14:paraId="1A6A4265" w14:textId="77777777" w:rsidR="00CE3852" w:rsidRPr="00CE3852" w:rsidRDefault="00CE3852" w:rsidP="00495F1A">
      <w:pPr>
        <w:pStyle w:val="Heading5non-TOC"/>
        <w:rPr>
          <w:lang w:val="en-US"/>
        </w:rPr>
      </w:pPr>
      <w:commentRangeStart w:id="351"/>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351"/>
      <w:r w:rsidR="00FC3604">
        <w:rPr>
          <w:rStyle w:val="CommentReference"/>
          <w:rFonts w:ascii="Garamond" w:eastAsiaTheme="minorHAnsi" w:hAnsi="Garamond" w:cstheme="minorBidi"/>
        </w:rPr>
        <w:commentReference w:id="35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BF31C07" w14:textId="77777777" w:rsidTr="00094BF8">
        <w:trPr>
          <w:cantSplit/>
          <w:jc w:val="center"/>
        </w:trPr>
        <w:tc>
          <w:tcPr>
            <w:tcW w:w="288" w:type="dxa"/>
          </w:tcPr>
          <w:p w14:paraId="7981DA0E" w14:textId="77777777" w:rsidR="005832A1" w:rsidRDefault="005832A1" w:rsidP="00F54100">
            <w:pPr>
              <w:pStyle w:val="CopticCross"/>
            </w:pPr>
          </w:p>
        </w:tc>
        <w:tc>
          <w:tcPr>
            <w:tcW w:w="3960" w:type="dxa"/>
          </w:tcPr>
          <w:p w14:paraId="0597423A" w14:textId="77777777" w:rsidR="005832A1" w:rsidRDefault="005832A1" w:rsidP="005832A1">
            <w:pPr>
              <w:pStyle w:val="EngHang"/>
            </w:pPr>
            <w:r>
              <w:t xml:space="preserve">I sought after You, </w:t>
            </w:r>
          </w:p>
          <w:p w14:paraId="16D4575B" w14:textId="77777777" w:rsidR="005832A1" w:rsidRDefault="005832A1" w:rsidP="005832A1">
            <w:pPr>
              <w:pStyle w:val="EngHang"/>
            </w:pPr>
            <w:r>
              <w:t>From the depth of my heart:</w:t>
            </w:r>
          </w:p>
          <w:p w14:paraId="6B27FEF2" w14:textId="77777777" w:rsidR="005832A1" w:rsidRDefault="005832A1" w:rsidP="005832A1">
            <w:pPr>
              <w:pStyle w:val="EngHang"/>
            </w:pPr>
            <w:r>
              <w:t>My Lord Jesus,</w:t>
            </w:r>
          </w:p>
          <w:p w14:paraId="786C6F4A" w14:textId="77777777" w:rsidR="005832A1" w:rsidRPr="001A0083" w:rsidRDefault="005832A1" w:rsidP="005832A1">
            <w:pPr>
              <w:pStyle w:val="EngHangEnd"/>
            </w:pPr>
            <w:r>
              <w:t>Help me.</w:t>
            </w:r>
          </w:p>
        </w:tc>
        <w:tc>
          <w:tcPr>
            <w:tcW w:w="288" w:type="dxa"/>
          </w:tcPr>
          <w:p w14:paraId="72F660F1" w14:textId="77777777" w:rsidR="005832A1" w:rsidRDefault="005832A1" w:rsidP="00F54100"/>
        </w:tc>
        <w:tc>
          <w:tcPr>
            <w:tcW w:w="288" w:type="dxa"/>
          </w:tcPr>
          <w:p w14:paraId="70F1EF84" w14:textId="77777777" w:rsidR="005832A1" w:rsidRDefault="005832A1" w:rsidP="00F54100">
            <w:pPr>
              <w:pStyle w:val="CopticCross"/>
            </w:pPr>
          </w:p>
        </w:tc>
        <w:tc>
          <w:tcPr>
            <w:tcW w:w="3960" w:type="dxa"/>
          </w:tcPr>
          <w:p w14:paraId="0C7E7F6F" w14:textId="77777777" w:rsidR="005832A1" w:rsidRDefault="005832A1" w:rsidP="00010BD3">
            <w:pPr>
              <w:pStyle w:val="CopticVersemulti-line"/>
            </w:pPr>
            <w:r w:rsidRPr="00CE3852">
              <w:t>Ⲁⲓⲕⲱϯ ⲛ̀ⲥⲱⲕ</w:t>
            </w:r>
          </w:p>
          <w:p w14:paraId="6BEB8F20" w14:textId="77777777" w:rsidR="005832A1" w:rsidRDefault="005832A1" w:rsidP="00010BD3">
            <w:pPr>
              <w:pStyle w:val="CopticVersemulti-line"/>
            </w:pPr>
            <w:r w:rsidRPr="00CE3852">
              <w:t>ϧⲉⲛ ⲡ̀ϣⲱⲕ ⲙ̀ⲡⲁϩⲏⲧ</w:t>
            </w:r>
          </w:p>
          <w:p w14:paraId="46DEBB9B" w14:textId="77777777" w:rsidR="005832A1" w:rsidRDefault="005832A1" w:rsidP="00010BD3">
            <w:pPr>
              <w:pStyle w:val="CopticVersemulti-line"/>
            </w:pPr>
            <w:r w:rsidRPr="00CE3852">
              <w:t>ⲡⲁⲟ̅ⲥ̅ Ⲓⲏ̅ⲥ</w:t>
            </w:r>
          </w:p>
          <w:p w14:paraId="69D0023F" w14:textId="77777777" w:rsidR="005832A1" w:rsidRPr="00A742AC" w:rsidRDefault="005832A1" w:rsidP="00010BD3">
            <w:pPr>
              <w:pStyle w:val="CopticVersemulti-line"/>
            </w:pPr>
            <w:r w:rsidRPr="00CE3852">
              <w:t>ⲁⲣⲓⲃⲟⲏⲑⲓⲛ ⲉ</w:t>
            </w:r>
            <w:r>
              <w:t>̀</w:t>
            </w:r>
            <w:r w:rsidRPr="00CE3852">
              <w:t>ⲣⲟⲓ</w:t>
            </w:r>
          </w:p>
        </w:tc>
      </w:tr>
      <w:tr w:rsidR="005832A1" w14:paraId="4818C689" w14:textId="77777777" w:rsidTr="00094BF8">
        <w:trPr>
          <w:cantSplit/>
          <w:jc w:val="center"/>
        </w:trPr>
        <w:tc>
          <w:tcPr>
            <w:tcW w:w="288" w:type="dxa"/>
          </w:tcPr>
          <w:p w14:paraId="68871D05" w14:textId="77777777" w:rsidR="005832A1" w:rsidRDefault="005832A1" w:rsidP="00F54100">
            <w:pPr>
              <w:pStyle w:val="CopticCross"/>
            </w:pPr>
          </w:p>
        </w:tc>
        <w:tc>
          <w:tcPr>
            <w:tcW w:w="3960" w:type="dxa"/>
          </w:tcPr>
          <w:p w14:paraId="227138FC" w14:textId="77777777" w:rsidR="005832A1" w:rsidRDefault="005832A1" w:rsidP="005832A1">
            <w:pPr>
              <w:pStyle w:val="EngHang"/>
            </w:pPr>
            <w:r>
              <w:t>Loosen all the bonds</w:t>
            </w:r>
          </w:p>
          <w:p w14:paraId="6CA3F229" w14:textId="77777777" w:rsidR="005832A1" w:rsidRDefault="005832A1" w:rsidP="005832A1">
            <w:pPr>
              <w:pStyle w:val="EngHang"/>
            </w:pPr>
            <w:r>
              <w:t>Of sin from me:</w:t>
            </w:r>
          </w:p>
          <w:p w14:paraId="688E0E32" w14:textId="77777777" w:rsidR="005832A1" w:rsidRDefault="005832A1" w:rsidP="005832A1">
            <w:pPr>
              <w:pStyle w:val="EngHang"/>
            </w:pPr>
            <w:r>
              <w:t>My Lord Jesus Christ,</w:t>
            </w:r>
          </w:p>
          <w:p w14:paraId="2CC38562" w14:textId="77777777" w:rsidR="005832A1" w:rsidRPr="001A0083" w:rsidRDefault="005832A1" w:rsidP="005832A1">
            <w:pPr>
              <w:pStyle w:val="EngHangEnd"/>
            </w:pPr>
            <w:r>
              <w:t>Help me.</w:t>
            </w:r>
          </w:p>
        </w:tc>
        <w:tc>
          <w:tcPr>
            <w:tcW w:w="288" w:type="dxa"/>
          </w:tcPr>
          <w:p w14:paraId="63E0C5AF" w14:textId="77777777" w:rsidR="005832A1" w:rsidRDefault="005832A1" w:rsidP="00F54100"/>
        </w:tc>
        <w:tc>
          <w:tcPr>
            <w:tcW w:w="288" w:type="dxa"/>
          </w:tcPr>
          <w:p w14:paraId="410CB68C" w14:textId="77777777" w:rsidR="005832A1" w:rsidRDefault="005832A1" w:rsidP="00F54100">
            <w:pPr>
              <w:pStyle w:val="CopticCross"/>
            </w:pPr>
          </w:p>
        </w:tc>
        <w:tc>
          <w:tcPr>
            <w:tcW w:w="3960" w:type="dxa"/>
          </w:tcPr>
          <w:p w14:paraId="1FC3E8E3" w14:textId="77777777" w:rsidR="005832A1" w:rsidRDefault="005832A1" w:rsidP="00010BD3">
            <w:pPr>
              <w:pStyle w:val="CopticVersemulti-line"/>
            </w:pPr>
            <w:r w:rsidRPr="00CE3852">
              <w:t>Ⲃⲱⲗ ⲉⲃⲟⲗ ϩⲁⲣⲟⲓ</w:t>
            </w:r>
          </w:p>
          <w:p w14:paraId="39C9FFA4" w14:textId="77777777" w:rsidR="005832A1" w:rsidRDefault="005832A1" w:rsidP="00010BD3">
            <w:pPr>
              <w:pStyle w:val="CopticVersemulti-line"/>
            </w:pPr>
            <w:r w:rsidRPr="00CE3852">
              <w:t>ⲛ̀ⲛⲓⲥ̀ⲛⲁⲩϩ ⲛ̀ⲧⲉ ⲫ̀ⲛⲟⲃⲓ</w:t>
            </w:r>
          </w:p>
          <w:p w14:paraId="156112BE" w14:textId="77777777" w:rsidR="005832A1" w:rsidRPr="00A742AC" w:rsidRDefault="005832A1" w:rsidP="00BB5D46">
            <w:pPr>
              <w:pStyle w:val="CopticVerse"/>
            </w:pPr>
            <w:r w:rsidRPr="00CE3852">
              <w:t>ⲡⲁⲟ̅ⲥ̅ Ⲓⲏ̅ⲥ Ⲡⲭ̅ⲥ</w:t>
            </w:r>
            <w:r>
              <w:t xml:space="preserve"> </w:t>
            </w:r>
            <w:r w:rsidRPr="00CE3852">
              <w:t>ⲁⲣⲓⲃⲟⲏⲑⲓⲛ ⲉⲣⲟⲓ</w:t>
            </w:r>
          </w:p>
        </w:tc>
      </w:tr>
      <w:tr w:rsidR="005832A1" w14:paraId="3BDA5CD1" w14:textId="77777777" w:rsidTr="00094BF8">
        <w:trPr>
          <w:cantSplit/>
          <w:jc w:val="center"/>
        </w:trPr>
        <w:tc>
          <w:tcPr>
            <w:tcW w:w="288" w:type="dxa"/>
          </w:tcPr>
          <w:p w14:paraId="7985427E" w14:textId="77777777" w:rsidR="005832A1" w:rsidRDefault="005832A1" w:rsidP="00F54100">
            <w:pPr>
              <w:pStyle w:val="CopticCross"/>
            </w:pPr>
            <w:r>
              <w:t>¿</w:t>
            </w:r>
          </w:p>
        </w:tc>
        <w:tc>
          <w:tcPr>
            <w:tcW w:w="3960" w:type="dxa"/>
          </w:tcPr>
          <w:p w14:paraId="0854DBFB" w14:textId="77777777" w:rsidR="005832A1" w:rsidRDefault="005832A1" w:rsidP="005832A1">
            <w:pPr>
              <w:pStyle w:val="EngHang"/>
            </w:pPr>
            <w:r>
              <w:t>Be a help to me</w:t>
            </w:r>
          </w:p>
          <w:p w14:paraId="3A87D791" w14:textId="77777777" w:rsidR="005832A1" w:rsidRDefault="005832A1" w:rsidP="005832A1">
            <w:pPr>
              <w:pStyle w:val="EngHang"/>
            </w:pPr>
            <w:r>
              <w:t>So that You may save me:</w:t>
            </w:r>
          </w:p>
          <w:p w14:paraId="0865B60A" w14:textId="77777777" w:rsidR="005832A1" w:rsidRDefault="005832A1" w:rsidP="005832A1">
            <w:pPr>
              <w:pStyle w:val="EngHang"/>
            </w:pPr>
            <w:r>
              <w:t>My Lord Jesus,</w:t>
            </w:r>
          </w:p>
          <w:p w14:paraId="41054160" w14:textId="77777777" w:rsidR="005832A1" w:rsidRPr="00195761" w:rsidRDefault="005832A1" w:rsidP="005832A1">
            <w:pPr>
              <w:pStyle w:val="EngHangEnd"/>
              <w:rPr>
                <w:szCs w:val="22"/>
              </w:rPr>
            </w:pPr>
            <w:r>
              <w:t>help me.</w:t>
            </w:r>
          </w:p>
        </w:tc>
        <w:tc>
          <w:tcPr>
            <w:tcW w:w="288" w:type="dxa"/>
          </w:tcPr>
          <w:p w14:paraId="01A9CC02" w14:textId="77777777" w:rsidR="005832A1" w:rsidRDefault="005832A1" w:rsidP="00F54100"/>
        </w:tc>
        <w:tc>
          <w:tcPr>
            <w:tcW w:w="288" w:type="dxa"/>
          </w:tcPr>
          <w:p w14:paraId="6A040AD1" w14:textId="77777777" w:rsidR="005832A1" w:rsidRDefault="005832A1" w:rsidP="00F54100">
            <w:pPr>
              <w:pStyle w:val="CopticCross"/>
            </w:pPr>
            <w:r>
              <w:t>¿</w:t>
            </w:r>
          </w:p>
        </w:tc>
        <w:tc>
          <w:tcPr>
            <w:tcW w:w="3960" w:type="dxa"/>
          </w:tcPr>
          <w:p w14:paraId="381FE691" w14:textId="77777777" w:rsidR="005832A1" w:rsidRDefault="005832A1" w:rsidP="00010BD3">
            <w:pPr>
              <w:pStyle w:val="CopticVersemulti-line"/>
            </w:pPr>
            <w:r w:rsidRPr="00CE3852">
              <w:t xml:space="preserve">Ⲅⲉⲛⲧⲏⲓ ⲙ̀ⲃⲟⲏⲑⲟⲥ </w:t>
            </w:r>
            <w:commentRangeStart w:id="352"/>
            <w:r w:rsidRPr="00FC3604">
              <w:t>ⲛⲏⲓ</w:t>
            </w:r>
            <w:commentRangeEnd w:id="352"/>
            <w:r w:rsidR="00FC3604">
              <w:rPr>
                <w:rStyle w:val="CommentReference"/>
                <w:rFonts w:ascii="Garamond" w:hAnsi="Garamond" w:cstheme="minorBidi"/>
                <w:noProof w:val="0"/>
                <w:lang w:val="en-CA"/>
              </w:rPr>
              <w:commentReference w:id="352"/>
            </w:r>
          </w:p>
          <w:p w14:paraId="3ADD2A88" w14:textId="77777777" w:rsidR="005832A1" w:rsidRDefault="005832A1" w:rsidP="00010BD3">
            <w:pPr>
              <w:pStyle w:val="CopticVersemulti-line"/>
            </w:pPr>
            <w:r w:rsidRPr="00CE3852">
              <w:t>ⲉⲑⲣⲉⲕⲥⲱϯ ⲙ̀ⲙⲟⲓ</w:t>
            </w:r>
          </w:p>
          <w:p w14:paraId="51B585C9" w14:textId="77777777" w:rsidR="005832A1" w:rsidRPr="00A742AC" w:rsidRDefault="005832A1" w:rsidP="00BB5D46">
            <w:pPr>
              <w:pStyle w:val="CopticVerse"/>
            </w:pPr>
            <w:r w:rsidRPr="00CE3852">
              <w:t>ⲡⲁⲟ̅ⲥ̅ Ⲓⲏ̅ⲥ ⲁⲣⲓⲃⲟⲏⲑⲓⲛ ⲉⲣⲟⲓ</w:t>
            </w:r>
          </w:p>
        </w:tc>
      </w:tr>
      <w:tr w:rsidR="005832A1" w14:paraId="7ED5B16A" w14:textId="77777777" w:rsidTr="00094BF8">
        <w:trPr>
          <w:cantSplit/>
          <w:jc w:val="center"/>
        </w:trPr>
        <w:tc>
          <w:tcPr>
            <w:tcW w:w="288" w:type="dxa"/>
          </w:tcPr>
          <w:p w14:paraId="43278DE0" w14:textId="77777777" w:rsidR="005832A1" w:rsidRDefault="005832A1" w:rsidP="00F54100">
            <w:pPr>
              <w:pStyle w:val="CopticCross"/>
            </w:pPr>
            <w:r>
              <w:t>¿</w:t>
            </w:r>
          </w:p>
        </w:tc>
        <w:tc>
          <w:tcPr>
            <w:tcW w:w="3960" w:type="dxa"/>
          </w:tcPr>
          <w:p w14:paraId="5F7A9CF2" w14:textId="77777777" w:rsidR="005832A1" w:rsidRDefault="005832A1" w:rsidP="005832A1">
            <w:pPr>
              <w:pStyle w:val="EngHang"/>
            </w:pPr>
            <w:r>
              <w:t>My your goodness</w:t>
            </w:r>
          </w:p>
          <w:p w14:paraId="7DE3D032" w14:textId="77777777" w:rsidR="005832A1" w:rsidRDefault="005832A1" w:rsidP="005832A1">
            <w:pPr>
              <w:pStyle w:val="EngHang"/>
            </w:pPr>
            <w:r>
              <w:t>Come to me quickly:</w:t>
            </w:r>
          </w:p>
          <w:p w14:paraId="27B6F7AA" w14:textId="77777777" w:rsidR="005832A1" w:rsidRDefault="005832A1" w:rsidP="005832A1">
            <w:pPr>
              <w:pStyle w:val="EngHang"/>
            </w:pPr>
            <w:r>
              <w:t>My Lord Jesus Christ</w:t>
            </w:r>
          </w:p>
          <w:p w14:paraId="31480502" w14:textId="77777777" w:rsidR="005832A1" w:rsidRDefault="005832A1" w:rsidP="005832A1">
            <w:pPr>
              <w:pStyle w:val="EngHangEnd"/>
            </w:pPr>
            <w:r>
              <w:t>Help me.</w:t>
            </w:r>
          </w:p>
        </w:tc>
        <w:tc>
          <w:tcPr>
            <w:tcW w:w="288" w:type="dxa"/>
          </w:tcPr>
          <w:p w14:paraId="32F4E5CF" w14:textId="77777777" w:rsidR="005832A1" w:rsidRDefault="005832A1" w:rsidP="00F54100"/>
        </w:tc>
        <w:tc>
          <w:tcPr>
            <w:tcW w:w="288" w:type="dxa"/>
          </w:tcPr>
          <w:p w14:paraId="782105FF" w14:textId="77777777" w:rsidR="005832A1" w:rsidRDefault="005832A1" w:rsidP="00F54100">
            <w:pPr>
              <w:pStyle w:val="CopticCross"/>
            </w:pPr>
            <w:r>
              <w:t>¿</w:t>
            </w:r>
          </w:p>
        </w:tc>
        <w:tc>
          <w:tcPr>
            <w:tcW w:w="3960" w:type="dxa"/>
          </w:tcPr>
          <w:p w14:paraId="25EFF2A3" w14:textId="77777777" w:rsidR="005832A1" w:rsidRDefault="005832A1" w:rsidP="00010BD3">
            <w:pPr>
              <w:pStyle w:val="CopticVersemulti-line"/>
            </w:pPr>
            <w:r w:rsidRPr="00CE3852">
              <w:t>Ⲇⲉⲕⲙⲉⲧⲁⲅⲁⲑⲟⲥ</w:t>
            </w:r>
          </w:p>
          <w:p w14:paraId="013C1961" w14:textId="77777777" w:rsidR="005832A1" w:rsidRDefault="005832A1" w:rsidP="00010BD3">
            <w:pPr>
              <w:pStyle w:val="CopticVersemulti-line"/>
            </w:pPr>
            <w:r w:rsidRPr="00CE3852">
              <w:t>ⲙⲁⲣⲉⲥⲧⲁϩⲟⲓ ⲛ̀ⲭⲱⲗⲉⲙ</w:t>
            </w:r>
          </w:p>
          <w:p w14:paraId="79A6609F" w14:textId="77777777" w:rsidR="005832A1" w:rsidRPr="00A742AC" w:rsidRDefault="005832A1" w:rsidP="00BB5D46">
            <w:pPr>
              <w:pStyle w:val="CopticVerse"/>
            </w:pPr>
            <w:r w:rsidRPr="00CE3852">
              <w:t>ⲡⲁⲟ̅ⲥ̅ Ⲓⲏ̅ⲥ Ⲡⲭ̅ⲥ ⲁⲣⲓⲃⲟⲏⲑⲓⲛ ⲉⲣⲟⲓ</w:t>
            </w:r>
          </w:p>
        </w:tc>
      </w:tr>
      <w:tr w:rsidR="005832A1" w14:paraId="3E623AEA" w14:textId="77777777" w:rsidTr="00094BF8">
        <w:trPr>
          <w:cantSplit/>
          <w:jc w:val="center"/>
        </w:trPr>
        <w:tc>
          <w:tcPr>
            <w:tcW w:w="288" w:type="dxa"/>
          </w:tcPr>
          <w:p w14:paraId="67042C69" w14:textId="77777777" w:rsidR="005832A1" w:rsidRDefault="005832A1" w:rsidP="00F54100">
            <w:pPr>
              <w:pStyle w:val="CopticCross"/>
            </w:pPr>
          </w:p>
        </w:tc>
        <w:tc>
          <w:tcPr>
            <w:tcW w:w="3960" w:type="dxa"/>
          </w:tcPr>
          <w:p w14:paraId="2628B08E" w14:textId="77777777" w:rsidR="005832A1" w:rsidRDefault="005832A1" w:rsidP="005832A1">
            <w:pPr>
              <w:pStyle w:val="EngHang"/>
              <w:rPr>
                <w:rFonts w:eastAsiaTheme="minorHAnsi"/>
              </w:rPr>
            </w:pPr>
            <w:r>
              <w:rPr>
                <w:rFonts w:eastAsiaTheme="minorHAnsi"/>
              </w:rPr>
              <w:t>Overshadow me</w:t>
            </w:r>
          </w:p>
          <w:p w14:paraId="020A0D75" w14:textId="77777777" w:rsidR="005832A1" w:rsidRDefault="005832A1" w:rsidP="005832A1">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56B2FB1F" w14:textId="77777777" w:rsidR="005832A1" w:rsidRDefault="005832A1" w:rsidP="005832A1">
            <w:pPr>
              <w:pStyle w:val="EngHang"/>
              <w:rPr>
                <w:rFonts w:eastAsiaTheme="minorHAnsi"/>
              </w:rPr>
            </w:pPr>
            <w:r>
              <w:rPr>
                <w:rFonts w:eastAsiaTheme="minorHAnsi"/>
              </w:rPr>
              <w:t>My Lord Jesus,</w:t>
            </w:r>
          </w:p>
          <w:p w14:paraId="2B58C841" w14:textId="77777777" w:rsidR="005832A1" w:rsidRPr="001A0083" w:rsidRDefault="005832A1" w:rsidP="005832A1">
            <w:pPr>
              <w:pStyle w:val="EngHangEnd"/>
            </w:pPr>
            <w:r>
              <w:rPr>
                <w:rFonts w:eastAsiaTheme="minorHAnsi"/>
              </w:rPr>
              <w:t>H</w:t>
            </w:r>
            <w:r w:rsidRPr="007425E1">
              <w:rPr>
                <w:rFonts w:eastAsiaTheme="minorHAnsi"/>
              </w:rPr>
              <w:t>elp me.</w:t>
            </w:r>
          </w:p>
        </w:tc>
        <w:tc>
          <w:tcPr>
            <w:tcW w:w="288" w:type="dxa"/>
          </w:tcPr>
          <w:p w14:paraId="080736FD" w14:textId="77777777" w:rsidR="005832A1" w:rsidRDefault="005832A1" w:rsidP="00F54100"/>
        </w:tc>
        <w:tc>
          <w:tcPr>
            <w:tcW w:w="288" w:type="dxa"/>
          </w:tcPr>
          <w:p w14:paraId="17D5456E" w14:textId="77777777" w:rsidR="005832A1" w:rsidRDefault="005832A1" w:rsidP="00F54100">
            <w:pPr>
              <w:pStyle w:val="CopticCross"/>
            </w:pPr>
          </w:p>
        </w:tc>
        <w:tc>
          <w:tcPr>
            <w:tcW w:w="3960" w:type="dxa"/>
          </w:tcPr>
          <w:p w14:paraId="6BD5454E" w14:textId="77777777" w:rsidR="005832A1" w:rsidRDefault="005832A1" w:rsidP="00010BD3">
            <w:pPr>
              <w:pStyle w:val="CopticVersemulti-line"/>
            </w:pPr>
            <w:r w:rsidRPr="00CE3852">
              <w:t>Ⲉⲕⲉⲣϧⲏⲓⲃⲓ ⲉϫⲱⲓ</w:t>
            </w:r>
          </w:p>
          <w:p w14:paraId="6FD0B1F3" w14:textId="77777777" w:rsidR="005832A1" w:rsidRDefault="005832A1" w:rsidP="00010BD3">
            <w:pPr>
              <w:pStyle w:val="CopticVersemulti-line"/>
            </w:pPr>
            <w:r w:rsidRPr="00CE3852">
              <w:t>ϧⲁ ⲧ̀ϧⲏⲓⲃⲓ ⲛ̀ⲧⲉ ⲛⲉⲕⲧⲉⲛϩ</w:t>
            </w:r>
          </w:p>
          <w:p w14:paraId="3447B7C8" w14:textId="77777777" w:rsidR="005832A1" w:rsidRPr="00A742AC" w:rsidRDefault="005832A1" w:rsidP="00BB5D46">
            <w:pPr>
              <w:pStyle w:val="CopticVerse"/>
            </w:pPr>
            <w:r w:rsidRPr="00CE3852">
              <w:t>ⲡⲁⲟ̅ⲥ̅ Ⲓⲏ̅ⲥ ⲁⲣⲓⲃⲟⲏⲑⲓⲛ ⲉⲣⲟⲓ</w:t>
            </w:r>
          </w:p>
        </w:tc>
      </w:tr>
      <w:tr w:rsidR="005832A1" w14:paraId="2B567D2E" w14:textId="77777777" w:rsidTr="00094BF8">
        <w:trPr>
          <w:cantSplit/>
          <w:jc w:val="center"/>
        </w:trPr>
        <w:tc>
          <w:tcPr>
            <w:tcW w:w="288" w:type="dxa"/>
          </w:tcPr>
          <w:p w14:paraId="597AF2E1" w14:textId="77777777" w:rsidR="005832A1" w:rsidRDefault="005832A1" w:rsidP="00F54100">
            <w:pPr>
              <w:pStyle w:val="CopticCross"/>
            </w:pPr>
          </w:p>
        </w:tc>
        <w:tc>
          <w:tcPr>
            <w:tcW w:w="3960" w:type="dxa"/>
          </w:tcPr>
          <w:p w14:paraId="5CC493B4" w14:textId="77777777" w:rsidR="005832A1" w:rsidRDefault="005832A1" w:rsidP="005832A1">
            <w:pPr>
              <w:pStyle w:val="EngHang"/>
            </w:pPr>
            <w:r>
              <w:t>In six days You have</w:t>
            </w:r>
          </w:p>
          <w:p w14:paraId="7C6344CB" w14:textId="77777777" w:rsidR="005832A1" w:rsidRDefault="005832A1" w:rsidP="005832A1">
            <w:pPr>
              <w:pStyle w:val="EngHang"/>
            </w:pPr>
            <w:r>
              <w:t>Made all the creation:</w:t>
            </w:r>
          </w:p>
          <w:p w14:paraId="075308E0" w14:textId="77777777" w:rsidR="005832A1" w:rsidRDefault="005832A1" w:rsidP="005832A1">
            <w:pPr>
              <w:pStyle w:val="EngHang"/>
            </w:pPr>
            <w:r>
              <w:t>My Lord Jesus Christ,</w:t>
            </w:r>
          </w:p>
          <w:p w14:paraId="178826DC" w14:textId="77777777" w:rsidR="005832A1" w:rsidRPr="007425E1" w:rsidRDefault="005832A1" w:rsidP="005832A1">
            <w:pPr>
              <w:pStyle w:val="EngHangEnd"/>
            </w:pPr>
            <w:r>
              <w:t>Help me.</w:t>
            </w:r>
          </w:p>
        </w:tc>
        <w:tc>
          <w:tcPr>
            <w:tcW w:w="288" w:type="dxa"/>
          </w:tcPr>
          <w:p w14:paraId="5D478336" w14:textId="77777777" w:rsidR="005832A1" w:rsidRDefault="005832A1" w:rsidP="00F54100"/>
        </w:tc>
        <w:tc>
          <w:tcPr>
            <w:tcW w:w="288" w:type="dxa"/>
          </w:tcPr>
          <w:p w14:paraId="1B819ECA" w14:textId="77777777" w:rsidR="005832A1" w:rsidRDefault="005832A1" w:rsidP="00F54100">
            <w:pPr>
              <w:pStyle w:val="CopticCross"/>
            </w:pPr>
          </w:p>
        </w:tc>
        <w:tc>
          <w:tcPr>
            <w:tcW w:w="3960" w:type="dxa"/>
          </w:tcPr>
          <w:p w14:paraId="56B55BA3" w14:textId="77777777" w:rsidR="005832A1" w:rsidRDefault="005832A1" w:rsidP="00010BD3">
            <w:pPr>
              <w:pStyle w:val="CopticVersemulti-line"/>
            </w:pPr>
            <w:r w:rsidRPr="00CE3852">
              <w:t>ⲋ ⲅⲁⲣ ⲛ̀ⲉϩⲟⲟⲩ ⲁⲕⲑⲁⲙⲓⲟ</w:t>
            </w:r>
          </w:p>
          <w:p w14:paraId="06895529" w14:textId="77777777" w:rsidR="005832A1" w:rsidRDefault="005832A1" w:rsidP="00010BD3">
            <w:pPr>
              <w:pStyle w:val="CopticVersemulti-line"/>
            </w:pPr>
            <w:r w:rsidRPr="00CE3852">
              <w:t>ⲛ̀ϯⲕ̀ⲧⲏⲥⲓⲥ ⲧⲏⲣⲥ</w:t>
            </w:r>
          </w:p>
          <w:p w14:paraId="5D94AA4F" w14:textId="77777777" w:rsidR="005832A1" w:rsidRPr="00A742AC" w:rsidRDefault="005832A1" w:rsidP="00BB5D46">
            <w:pPr>
              <w:pStyle w:val="CopticVerse"/>
            </w:pPr>
            <w:r w:rsidRPr="00CE3852">
              <w:t>ⲡⲁⲟ̅ⲥ̅ Ⲓⲏ̅ⲥ Ⲡⲭ̅ⲥ ⲁⲣⲓⲃⲟⲏⲑⲓⲛ ⲉⲣⲟⲓ</w:t>
            </w:r>
          </w:p>
        </w:tc>
      </w:tr>
      <w:tr w:rsidR="005832A1" w14:paraId="37223532" w14:textId="77777777" w:rsidTr="00094BF8">
        <w:trPr>
          <w:cantSplit/>
          <w:jc w:val="center"/>
        </w:trPr>
        <w:tc>
          <w:tcPr>
            <w:tcW w:w="288" w:type="dxa"/>
          </w:tcPr>
          <w:p w14:paraId="300D1771" w14:textId="77777777" w:rsidR="005832A1" w:rsidRDefault="005832A1" w:rsidP="00F54100">
            <w:pPr>
              <w:pStyle w:val="CopticCross"/>
            </w:pPr>
            <w:r>
              <w:lastRenderedPageBreak/>
              <w:t>¿</w:t>
            </w:r>
          </w:p>
        </w:tc>
        <w:tc>
          <w:tcPr>
            <w:tcW w:w="3960" w:type="dxa"/>
          </w:tcPr>
          <w:p w14:paraId="014919B4" w14:textId="77777777" w:rsidR="005832A1" w:rsidRPr="005832A1" w:rsidRDefault="005832A1" w:rsidP="005832A1">
            <w:pPr>
              <w:pStyle w:val="EngHang"/>
            </w:pPr>
            <w:r w:rsidRPr="005832A1">
              <w:t>Seven times every day,</w:t>
            </w:r>
          </w:p>
          <w:p w14:paraId="6C6BC516" w14:textId="77777777" w:rsidR="005832A1" w:rsidRPr="005832A1" w:rsidRDefault="005832A1" w:rsidP="005832A1">
            <w:pPr>
              <w:pStyle w:val="EngHang"/>
            </w:pPr>
            <w:r w:rsidRPr="005832A1">
              <w:t xml:space="preserve">I </w:t>
            </w:r>
            <w:commentRangeStart w:id="353"/>
            <w:r w:rsidRPr="005832A1">
              <w:t xml:space="preserve">praise </w:t>
            </w:r>
            <w:commentRangeEnd w:id="353"/>
            <w:r w:rsidRPr="005832A1">
              <w:rPr>
                <w:rStyle w:val="CommentReference"/>
                <w:rFonts w:eastAsiaTheme="minorHAnsi"/>
                <w:sz w:val="24"/>
              </w:rPr>
              <w:commentReference w:id="353"/>
            </w:r>
            <w:r w:rsidRPr="005832A1">
              <w:t>Your Name:</w:t>
            </w:r>
          </w:p>
          <w:p w14:paraId="7D74CDC2" w14:textId="77777777" w:rsidR="005832A1" w:rsidRPr="005832A1" w:rsidRDefault="005832A1" w:rsidP="005832A1">
            <w:pPr>
              <w:pStyle w:val="EngHang"/>
            </w:pPr>
            <w:r w:rsidRPr="005832A1">
              <w:t>My Lord Jesus,</w:t>
            </w:r>
          </w:p>
          <w:p w14:paraId="05067F18" w14:textId="77777777" w:rsidR="005832A1" w:rsidRPr="005832A1" w:rsidRDefault="005832A1" w:rsidP="005832A1">
            <w:pPr>
              <w:pStyle w:val="EngHangEnd"/>
            </w:pPr>
            <w:r w:rsidRPr="005832A1">
              <w:t>Help me.</w:t>
            </w:r>
          </w:p>
        </w:tc>
        <w:tc>
          <w:tcPr>
            <w:tcW w:w="288" w:type="dxa"/>
          </w:tcPr>
          <w:p w14:paraId="654679AF" w14:textId="77777777" w:rsidR="005832A1" w:rsidRDefault="005832A1" w:rsidP="00F54100"/>
        </w:tc>
        <w:tc>
          <w:tcPr>
            <w:tcW w:w="288" w:type="dxa"/>
          </w:tcPr>
          <w:p w14:paraId="5BB710BB" w14:textId="77777777" w:rsidR="005832A1" w:rsidRDefault="005832A1" w:rsidP="00F54100">
            <w:pPr>
              <w:pStyle w:val="CopticCross"/>
            </w:pPr>
            <w:r>
              <w:t>¿</w:t>
            </w:r>
          </w:p>
        </w:tc>
        <w:tc>
          <w:tcPr>
            <w:tcW w:w="3960" w:type="dxa"/>
          </w:tcPr>
          <w:p w14:paraId="1909ADD4" w14:textId="77777777" w:rsidR="005832A1" w:rsidRDefault="005832A1" w:rsidP="00010BD3">
            <w:pPr>
              <w:pStyle w:val="CopticVersemulti-line"/>
            </w:pPr>
            <w:r w:rsidRPr="00CE3852">
              <w:t>Ⲍ̅ ⲛ̀ⲥⲟⲡ ⲙ̀ⲙⲏⲛⲓ</w:t>
            </w:r>
          </w:p>
          <w:p w14:paraId="235E53F7" w14:textId="77777777" w:rsidR="005832A1" w:rsidRDefault="005832A1" w:rsidP="00010BD3">
            <w:pPr>
              <w:pStyle w:val="CopticVersemulti-line"/>
            </w:pPr>
            <w:r w:rsidRPr="00CE3852">
              <w:t>ϯⲛⲁⲥ̀ⲙⲟⲩ ⲉⲡⲉⲕⲣⲁⲛ</w:t>
            </w:r>
          </w:p>
          <w:p w14:paraId="74C7FC2D" w14:textId="77777777" w:rsidR="005832A1" w:rsidRPr="00A742AC" w:rsidRDefault="005832A1" w:rsidP="00BB5D46">
            <w:pPr>
              <w:pStyle w:val="CopticVerse"/>
            </w:pPr>
            <w:r w:rsidRPr="00CE3852">
              <w:t>ⲡⲁⲟ̅ⲥ̅ Ⲓⲏ̅ⲥ ⲁⲣⲓⲃⲟⲏⲑⲓⲛ ⲉⲣⲟⲓ</w:t>
            </w:r>
          </w:p>
        </w:tc>
      </w:tr>
      <w:tr w:rsidR="005832A1" w14:paraId="48DB2794" w14:textId="77777777" w:rsidTr="00094BF8">
        <w:trPr>
          <w:cantSplit/>
          <w:jc w:val="center"/>
        </w:trPr>
        <w:tc>
          <w:tcPr>
            <w:tcW w:w="288" w:type="dxa"/>
          </w:tcPr>
          <w:p w14:paraId="365F99E7" w14:textId="77777777" w:rsidR="005832A1" w:rsidRDefault="005832A1" w:rsidP="00F54100">
            <w:pPr>
              <w:pStyle w:val="CopticCross"/>
            </w:pPr>
            <w:r>
              <w:t>¿</w:t>
            </w:r>
          </w:p>
        </w:tc>
        <w:tc>
          <w:tcPr>
            <w:tcW w:w="3960" w:type="dxa"/>
          </w:tcPr>
          <w:p w14:paraId="0CA00B7D" w14:textId="77777777" w:rsidR="005832A1" w:rsidRPr="005832A1" w:rsidRDefault="005832A1" w:rsidP="005832A1">
            <w:pPr>
              <w:pStyle w:val="EngHang"/>
            </w:pPr>
            <w:r w:rsidRPr="005832A1">
              <w:t xml:space="preserve">All of the </w:t>
            </w:r>
            <w:commentRangeStart w:id="354"/>
            <w:r w:rsidRPr="005832A1">
              <w:t>Earth</w:t>
            </w:r>
            <w:commentRangeEnd w:id="354"/>
            <w:r w:rsidRPr="005832A1">
              <w:rPr>
                <w:rStyle w:val="CommentReference"/>
                <w:rFonts w:eastAsiaTheme="minorHAnsi"/>
                <w:sz w:val="24"/>
              </w:rPr>
              <w:commentReference w:id="354"/>
            </w:r>
          </w:p>
          <w:p w14:paraId="72E56258" w14:textId="77777777" w:rsidR="005832A1" w:rsidRPr="005832A1" w:rsidRDefault="005832A1" w:rsidP="005832A1">
            <w:pPr>
              <w:pStyle w:val="EngHang"/>
            </w:pPr>
            <w:r w:rsidRPr="005832A1">
              <w:t>Glorifies Your Name.</w:t>
            </w:r>
          </w:p>
          <w:p w14:paraId="64FAC30D" w14:textId="77777777" w:rsidR="005832A1" w:rsidRPr="005832A1" w:rsidRDefault="005832A1" w:rsidP="005832A1">
            <w:pPr>
              <w:pStyle w:val="EngHang"/>
            </w:pPr>
            <w:r w:rsidRPr="005832A1">
              <w:t>My Lord Jesus Christ,</w:t>
            </w:r>
          </w:p>
          <w:p w14:paraId="0319B7F2" w14:textId="77777777" w:rsidR="005832A1" w:rsidRPr="005832A1" w:rsidRDefault="005832A1" w:rsidP="005832A1">
            <w:pPr>
              <w:pStyle w:val="EngHangEnd"/>
            </w:pPr>
            <w:r w:rsidRPr="005832A1">
              <w:t>Help me.</w:t>
            </w:r>
          </w:p>
        </w:tc>
        <w:tc>
          <w:tcPr>
            <w:tcW w:w="288" w:type="dxa"/>
          </w:tcPr>
          <w:p w14:paraId="0CB279D0" w14:textId="77777777" w:rsidR="005832A1" w:rsidRDefault="005832A1" w:rsidP="00F54100"/>
        </w:tc>
        <w:tc>
          <w:tcPr>
            <w:tcW w:w="288" w:type="dxa"/>
          </w:tcPr>
          <w:p w14:paraId="35F7CB33" w14:textId="77777777" w:rsidR="005832A1" w:rsidRDefault="005832A1" w:rsidP="00F54100">
            <w:pPr>
              <w:pStyle w:val="CopticCross"/>
            </w:pPr>
            <w:r>
              <w:t>¿</w:t>
            </w:r>
          </w:p>
        </w:tc>
        <w:tc>
          <w:tcPr>
            <w:tcW w:w="3960" w:type="dxa"/>
          </w:tcPr>
          <w:p w14:paraId="7E3B3B8E" w14:textId="77777777" w:rsidR="005832A1" w:rsidRPr="00FC3604" w:rsidRDefault="005832A1" w:rsidP="00010BD3">
            <w:pPr>
              <w:pStyle w:val="CopticVersemulti-line"/>
            </w:pPr>
            <w:commentRangeStart w:id="355"/>
            <w:r w:rsidRPr="00FC3604">
              <w:t>Ⲏⲥ ϯⲕ̀ⲧⲏⲥⲓⲥ ⲧⲏⲣⲥ</w:t>
            </w:r>
          </w:p>
          <w:p w14:paraId="4168B7EA" w14:textId="77777777" w:rsidR="005832A1" w:rsidRPr="00FC3604" w:rsidRDefault="005832A1" w:rsidP="00010BD3">
            <w:pPr>
              <w:pStyle w:val="CopticVersemulti-line"/>
            </w:pPr>
            <w:r w:rsidRPr="00FC3604">
              <w:t>ⲥⲉϯⲱ̀ⲟⲩ ⲙ̀ⲡⲉⲕⲣⲁⲛ</w:t>
            </w:r>
          </w:p>
          <w:p w14:paraId="69645343" w14:textId="77777777" w:rsidR="005832A1" w:rsidRPr="00A742AC" w:rsidRDefault="005832A1" w:rsidP="000E2846">
            <w:pPr>
              <w:pStyle w:val="CopticVerse"/>
            </w:pPr>
            <w:r w:rsidRPr="00FC3604">
              <w:t>ⲡⲁⲟ̅ⲥ̅ Ⲓⲏ̅ⲥ ⲁⲣⲓⲃⲟⲏⲑⲓⲛ ⲉⲣⲟⲓ</w:t>
            </w:r>
            <w:commentRangeEnd w:id="355"/>
            <w:r w:rsidR="00FC3604">
              <w:rPr>
                <w:rStyle w:val="CommentReference"/>
                <w:rFonts w:ascii="Garamond" w:hAnsi="Garamond" w:cstheme="minorBidi"/>
                <w:noProof w:val="0"/>
                <w:lang w:val="en-CA"/>
              </w:rPr>
              <w:commentReference w:id="355"/>
            </w:r>
          </w:p>
        </w:tc>
      </w:tr>
      <w:tr w:rsidR="005832A1" w14:paraId="334CAA99" w14:textId="77777777" w:rsidTr="00094BF8">
        <w:trPr>
          <w:cantSplit/>
          <w:jc w:val="center"/>
        </w:trPr>
        <w:tc>
          <w:tcPr>
            <w:tcW w:w="288" w:type="dxa"/>
          </w:tcPr>
          <w:p w14:paraId="1A8A245F" w14:textId="77777777" w:rsidR="005832A1" w:rsidRDefault="005832A1" w:rsidP="00F54100">
            <w:pPr>
              <w:pStyle w:val="CopticCross"/>
            </w:pPr>
          </w:p>
        </w:tc>
        <w:tc>
          <w:tcPr>
            <w:tcW w:w="3960" w:type="dxa"/>
          </w:tcPr>
          <w:p w14:paraId="40A20E8D" w14:textId="77777777" w:rsidR="005832A1" w:rsidRPr="005832A1" w:rsidRDefault="005832A1" w:rsidP="005832A1">
            <w:pPr>
              <w:pStyle w:val="EngHang"/>
            </w:pPr>
            <w:r w:rsidRPr="005832A1">
              <w:t>Lordship and authority,</w:t>
            </w:r>
          </w:p>
          <w:p w14:paraId="24152059" w14:textId="77777777" w:rsidR="005832A1" w:rsidRPr="005832A1" w:rsidRDefault="005832A1" w:rsidP="005832A1">
            <w:pPr>
              <w:pStyle w:val="EngHang"/>
            </w:pPr>
            <w:r w:rsidRPr="005832A1">
              <w:t>Belong to You:</w:t>
            </w:r>
          </w:p>
          <w:p w14:paraId="5986CA1A" w14:textId="77777777" w:rsidR="005832A1" w:rsidRPr="005832A1" w:rsidRDefault="005832A1" w:rsidP="005832A1">
            <w:pPr>
              <w:pStyle w:val="EngHang"/>
            </w:pPr>
            <w:r w:rsidRPr="005832A1">
              <w:t>My Lord Jesus,</w:t>
            </w:r>
          </w:p>
          <w:p w14:paraId="23042422" w14:textId="77777777" w:rsidR="005832A1" w:rsidRPr="005832A1" w:rsidRDefault="005832A1" w:rsidP="005832A1">
            <w:pPr>
              <w:pStyle w:val="EngHangEnd"/>
            </w:pPr>
            <w:r w:rsidRPr="005832A1">
              <w:t>Help me.</w:t>
            </w:r>
          </w:p>
        </w:tc>
        <w:tc>
          <w:tcPr>
            <w:tcW w:w="288" w:type="dxa"/>
          </w:tcPr>
          <w:p w14:paraId="70EAFA46" w14:textId="77777777" w:rsidR="005832A1" w:rsidRDefault="005832A1" w:rsidP="00F54100"/>
        </w:tc>
        <w:tc>
          <w:tcPr>
            <w:tcW w:w="288" w:type="dxa"/>
          </w:tcPr>
          <w:p w14:paraId="01904C0A" w14:textId="77777777" w:rsidR="005832A1" w:rsidRDefault="005832A1" w:rsidP="00F54100">
            <w:pPr>
              <w:pStyle w:val="CopticCross"/>
            </w:pPr>
          </w:p>
        </w:tc>
        <w:tc>
          <w:tcPr>
            <w:tcW w:w="3960" w:type="dxa"/>
          </w:tcPr>
          <w:p w14:paraId="17C1D1CF" w14:textId="77777777" w:rsidR="005832A1" w:rsidRDefault="005832A1" w:rsidP="00010BD3">
            <w:pPr>
              <w:pStyle w:val="CopticVersemulti-line"/>
            </w:pPr>
            <w:r w:rsidRPr="00CE3852">
              <w:t>Ⲑⲱⲕ ⲧⲉ ϯⲙⲉⲧⲟ̅ⲥ̅</w:t>
            </w:r>
          </w:p>
          <w:p w14:paraId="019AB231" w14:textId="77777777" w:rsidR="005832A1" w:rsidRDefault="005832A1" w:rsidP="00010BD3">
            <w:pPr>
              <w:pStyle w:val="CopticVersemulti-line"/>
            </w:pPr>
            <w:r w:rsidRPr="00CE3852">
              <w:t>ⲛⲉⲙ ϯⲉⲝⲟⲩⲥⲓⲁ</w:t>
            </w:r>
          </w:p>
          <w:p w14:paraId="26B2C56D" w14:textId="77777777" w:rsidR="005832A1" w:rsidRPr="00A742AC" w:rsidRDefault="005832A1" w:rsidP="00010BD3">
            <w:pPr>
              <w:pStyle w:val="CopticVersemulti-line"/>
            </w:pPr>
            <w:r w:rsidRPr="00CE3852">
              <w:t>ⲡⲁⲟ̅ⲥ̅ Ⲓⲏ̅ⲥ ⲁⲣⲓⲃⲟⲏⲑⲓⲛ ⲉⲣⲟⲓ</w:t>
            </w:r>
          </w:p>
        </w:tc>
      </w:tr>
      <w:tr w:rsidR="005832A1" w14:paraId="4756913D" w14:textId="77777777" w:rsidTr="00094BF8">
        <w:trPr>
          <w:cantSplit/>
          <w:jc w:val="center"/>
        </w:trPr>
        <w:tc>
          <w:tcPr>
            <w:tcW w:w="288" w:type="dxa"/>
          </w:tcPr>
          <w:p w14:paraId="1F397B90" w14:textId="77777777" w:rsidR="005832A1" w:rsidRDefault="005832A1" w:rsidP="00F54100">
            <w:pPr>
              <w:pStyle w:val="CopticCross"/>
            </w:pPr>
          </w:p>
        </w:tc>
        <w:tc>
          <w:tcPr>
            <w:tcW w:w="3960" w:type="dxa"/>
          </w:tcPr>
          <w:p w14:paraId="7B45FDD4" w14:textId="77777777" w:rsidR="005832A1" w:rsidRPr="005832A1" w:rsidRDefault="005832A1" w:rsidP="005832A1">
            <w:pPr>
              <w:pStyle w:val="EngHang"/>
            </w:pPr>
            <w:commentRangeStart w:id="356"/>
            <w:r w:rsidRPr="005832A1">
              <w:t xml:space="preserve">Make haste </w:t>
            </w:r>
            <w:commentRangeEnd w:id="356"/>
            <w:r w:rsidRPr="005832A1">
              <w:rPr>
                <w:rStyle w:val="CommentReference"/>
                <w:rFonts w:eastAsiaTheme="minorHAnsi"/>
                <w:sz w:val="24"/>
              </w:rPr>
              <w:commentReference w:id="356"/>
            </w:r>
            <w:r w:rsidRPr="005832A1">
              <w:t>O my God,</w:t>
            </w:r>
          </w:p>
          <w:p w14:paraId="4727A8E6" w14:textId="77777777" w:rsidR="005832A1" w:rsidRPr="005832A1" w:rsidRDefault="005832A1" w:rsidP="005832A1">
            <w:pPr>
              <w:pStyle w:val="EngHang"/>
            </w:pPr>
            <w:r w:rsidRPr="005832A1">
              <w:t>So You may save me,</w:t>
            </w:r>
          </w:p>
          <w:p w14:paraId="57875532" w14:textId="77777777" w:rsidR="005832A1" w:rsidRPr="005832A1" w:rsidRDefault="005832A1" w:rsidP="005832A1">
            <w:pPr>
              <w:pStyle w:val="EngHang"/>
            </w:pPr>
            <w:r w:rsidRPr="005832A1">
              <w:t xml:space="preserve">My Lord Jesus Christ, </w:t>
            </w:r>
          </w:p>
          <w:p w14:paraId="7DDC509A" w14:textId="77777777" w:rsidR="005832A1" w:rsidRPr="005832A1" w:rsidRDefault="005832A1" w:rsidP="005832A1">
            <w:pPr>
              <w:pStyle w:val="EngHangEnd"/>
            </w:pPr>
            <w:r w:rsidRPr="005832A1">
              <w:t>Help me.</w:t>
            </w:r>
          </w:p>
        </w:tc>
        <w:tc>
          <w:tcPr>
            <w:tcW w:w="288" w:type="dxa"/>
          </w:tcPr>
          <w:p w14:paraId="080D244D" w14:textId="77777777" w:rsidR="005832A1" w:rsidRDefault="005832A1" w:rsidP="00F54100"/>
        </w:tc>
        <w:tc>
          <w:tcPr>
            <w:tcW w:w="288" w:type="dxa"/>
          </w:tcPr>
          <w:p w14:paraId="7B36574A" w14:textId="77777777" w:rsidR="005832A1" w:rsidRDefault="005832A1" w:rsidP="00F54100">
            <w:pPr>
              <w:pStyle w:val="CopticCross"/>
            </w:pPr>
          </w:p>
        </w:tc>
        <w:tc>
          <w:tcPr>
            <w:tcW w:w="3960" w:type="dxa"/>
          </w:tcPr>
          <w:p w14:paraId="6EBFB05C" w14:textId="77777777" w:rsidR="005832A1" w:rsidRDefault="005832A1" w:rsidP="00010BD3">
            <w:pPr>
              <w:pStyle w:val="CopticVersemulti-line"/>
            </w:pPr>
            <w:r w:rsidRPr="0016784B">
              <w:t>Ⲓⲱⲥ ⲙ̀ⲙⲟⲕ ⲡⲁⲛⲟⲩϯ</w:t>
            </w:r>
          </w:p>
          <w:p w14:paraId="4ADDAAA3" w14:textId="77777777" w:rsidR="005832A1" w:rsidRDefault="005832A1" w:rsidP="00010BD3">
            <w:pPr>
              <w:pStyle w:val="CopticVersemulti-line"/>
            </w:pPr>
            <w:r w:rsidRPr="0016784B">
              <w:t>ⲉⲑⲣⲉⲕⲥⲱϯ ⲙ̀ⲙⲟⲓ</w:t>
            </w:r>
          </w:p>
          <w:p w14:paraId="34E81ABD" w14:textId="77777777" w:rsidR="005832A1" w:rsidRPr="00A742AC" w:rsidRDefault="005832A1" w:rsidP="000E2846">
            <w:pPr>
              <w:pStyle w:val="CopticVerse"/>
            </w:pPr>
            <w:r w:rsidRPr="0016784B">
              <w:t>ⲡⲁⲟ̅ⲥ̅ Ⲓⲏ̅ⲥ Ⲡⲭ̅ⲥ ⲁⲣⲓⲃⲟⲏⲑⲓⲛ ⲉⲣⲟⲓ</w:t>
            </w:r>
          </w:p>
        </w:tc>
      </w:tr>
      <w:tr w:rsidR="005832A1" w14:paraId="52A9C2B2" w14:textId="77777777" w:rsidTr="00094BF8">
        <w:trPr>
          <w:cantSplit/>
          <w:jc w:val="center"/>
        </w:trPr>
        <w:tc>
          <w:tcPr>
            <w:tcW w:w="288" w:type="dxa"/>
          </w:tcPr>
          <w:p w14:paraId="5F0E9D10" w14:textId="77777777" w:rsidR="005832A1" w:rsidRDefault="005832A1" w:rsidP="00F54100">
            <w:pPr>
              <w:pStyle w:val="CopticCross"/>
            </w:pPr>
            <w:r>
              <w:t>¿</w:t>
            </w:r>
          </w:p>
        </w:tc>
        <w:tc>
          <w:tcPr>
            <w:tcW w:w="3960" w:type="dxa"/>
          </w:tcPr>
          <w:p w14:paraId="4EAC48BA" w14:textId="77777777" w:rsidR="005832A1" w:rsidRPr="005832A1" w:rsidRDefault="005832A1" w:rsidP="005832A1">
            <w:pPr>
              <w:pStyle w:val="EngHang"/>
            </w:pPr>
            <w:r w:rsidRPr="005832A1">
              <w:t>Every knee</w:t>
            </w:r>
          </w:p>
          <w:p w14:paraId="426EE036" w14:textId="77777777" w:rsidR="005832A1" w:rsidRPr="005832A1" w:rsidRDefault="005832A1" w:rsidP="005832A1">
            <w:pPr>
              <w:pStyle w:val="EngHang"/>
            </w:pPr>
            <w:r w:rsidRPr="005832A1">
              <w:t>Bends before You:</w:t>
            </w:r>
          </w:p>
          <w:p w14:paraId="329C4CE3" w14:textId="77777777" w:rsidR="005832A1" w:rsidRPr="005832A1" w:rsidRDefault="005832A1" w:rsidP="005832A1">
            <w:pPr>
              <w:pStyle w:val="EngHang"/>
            </w:pPr>
            <w:r w:rsidRPr="005832A1">
              <w:t>My Lord Jesus,</w:t>
            </w:r>
          </w:p>
          <w:p w14:paraId="313E6F11" w14:textId="77777777" w:rsidR="005832A1" w:rsidRPr="005832A1" w:rsidRDefault="005832A1" w:rsidP="005832A1">
            <w:pPr>
              <w:pStyle w:val="EngHangEnd"/>
            </w:pPr>
            <w:r w:rsidRPr="005832A1">
              <w:t>Help me.</w:t>
            </w:r>
          </w:p>
        </w:tc>
        <w:tc>
          <w:tcPr>
            <w:tcW w:w="288" w:type="dxa"/>
          </w:tcPr>
          <w:p w14:paraId="4337A768" w14:textId="77777777" w:rsidR="005832A1" w:rsidRDefault="005832A1" w:rsidP="00F54100"/>
        </w:tc>
        <w:tc>
          <w:tcPr>
            <w:tcW w:w="288" w:type="dxa"/>
          </w:tcPr>
          <w:p w14:paraId="491E1E84" w14:textId="77777777" w:rsidR="005832A1" w:rsidRDefault="005832A1" w:rsidP="00F54100">
            <w:pPr>
              <w:pStyle w:val="CopticCross"/>
            </w:pPr>
            <w:r>
              <w:t>¿</w:t>
            </w:r>
          </w:p>
        </w:tc>
        <w:tc>
          <w:tcPr>
            <w:tcW w:w="3960" w:type="dxa"/>
          </w:tcPr>
          <w:p w14:paraId="238590B6" w14:textId="77777777" w:rsidR="005832A1" w:rsidRDefault="005832A1" w:rsidP="00010BD3">
            <w:pPr>
              <w:pStyle w:val="CopticVersemulti-line"/>
            </w:pPr>
            <w:r w:rsidRPr="0016784B">
              <w:t>Ⲕⲉⲗⲓ ⲛⲓⲃⲉⲛ ⲥⲉⲕⲱⲗϫ</w:t>
            </w:r>
          </w:p>
          <w:p w14:paraId="560D5907" w14:textId="77777777" w:rsidR="005832A1" w:rsidRDefault="005832A1" w:rsidP="00010BD3">
            <w:pPr>
              <w:pStyle w:val="CopticVersemulti-line"/>
            </w:pPr>
            <w:r w:rsidRPr="0016784B">
              <w:t>ⲙ̀ⲡⲉⲕⲙ̀ⲑⲟ ⲉⲃⲟⲗ</w:t>
            </w:r>
          </w:p>
          <w:p w14:paraId="591D4340" w14:textId="77777777" w:rsidR="005832A1" w:rsidRPr="00A742AC" w:rsidRDefault="005832A1" w:rsidP="000E2846">
            <w:pPr>
              <w:pStyle w:val="CopticVerse"/>
            </w:pPr>
            <w:r w:rsidRPr="0016784B">
              <w:t>ⲡⲁⲟ̅ⲥ̅ Ⲓⲏ̅ⲥ ⲁⲣⲓⲃⲟⲏⲑⲓⲛ ⲉⲣⲟⲓ</w:t>
            </w:r>
          </w:p>
        </w:tc>
      </w:tr>
      <w:tr w:rsidR="005832A1" w14:paraId="1B0A24D6" w14:textId="77777777" w:rsidTr="00094BF8">
        <w:trPr>
          <w:cantSplit/>
          <w:jc w:val="center"/>
        </w:trPr>
        <w:tc>
          <w:tcPr>
            <w:tcW w:w="288" w:type="dxa"/>
          </w:tcPr>
          <w:p w14:paraId="559EF556" w14:textId="77777777" w:rsidR="005832A1" w:rsidRDefault="005832A1" w:rsidP="00F54100">
            <w:pPr>
              <w:pStyle w:val="CopticCross"/>
            </w:pPr>
            <w:r>
              <w:t>¿</w:t>
            </w:r>
          </w:p>
        </w:tc>
        <w:tc>
          <w:tcPr>
            <w:tcW w:w="3960" w:type="dxa"/>
          </w:tcPr>
          <w:p w14:paraId="4E36D9CE" w14:textId="77777777" w:rsidR="005832A1" w:rsidRPr="005832A1" w:rsidRDefault="005832A1" w:rsidP="005832A1">
            <w:pPr>
              <w:pStyle w:val="EngHang"/>
              <w:rPr>
                <w:rFonts w:eastAsiaTheme="minorHAnsi"/>
              </w:rPr>
            </w:pPr>
            <w:r w:rsidRPr="005832A1">
              <w:rPr>
                <w:rFonts w:eastAsiaTheme="minorHAnsi"/>
              </w:rPr>
              <w:t xml:space="preserve">All the </w:t>
            </w:r>
            <w:commentRangeStart w:id="357"/>
            <w:r w:rsidRPr="005832A1">
              <w:rPr>
                <w:rFonts w:eastAsiaTheme="minorHAnsi"/>
              </w:rPr>
              <w:t xml:space="preserve">different </w:t>
            </w:r>
            <w:commentRangeEnd w:id="357"/>
            <w:r w:rsidRPr="005832A1">
              <w:rPr>
                <w:rStyle w:val="CommentReference"/>
                <w:rFonts w:eastAsiaTheme="minorHAnsi"/>
                <w:sz w:val="24"/>
              </w:rPr>
              <w:commentReference w:id="357"/>
            </w:r>
            <w:r w:rsidRPr="005832A1">
              <w:rPr>
                <w:rFonts w:eastAsiaTheme="minorHAnsi"/>
              </w:rPr>
              <w:t>tongues</w:t>
            </w:r>
          </w:p>
          <w:p w14:paraId="294E8D74" w14:textId="77777777" w:rsidR="005832A1" w:rsidRPr="005832A1" w:rsidRDefault="005832A1" w:rsidP="005832A1">
            <w:pPr>
              <w:pStyle w:val="EngHang"/>
              <w:rPr>
                <w:rFonts w:eastAsiaTheme="minorHAnsi"/>
              </w:rPr>
            </w:pPr>
            <w:r w:rsidRPr="005832A1">
              <w:rPr>
                <w:rFonts w:eastAsiaTheme="minorHAnsi"/>
              </w:rPr>
              <w:t>Together bless Your Name:</w:t>
            </w:r>
          </w:p>
          <w:p w14:paraId="459557E8" w14:textId="77777777" w:rsidR="005832A1" w:rsidRPr="005832A1" w:rsidRDefault="005832A1" w:rsidP="005832A1">
            <w:pPr>
              <w:pStyle w:val="EngHang"/>
              <w:rPr>
                <w:rFonts w:eastAsiaTheme="minorHAnsi"/>
              </w:rPr>
            </w:pPr>
            <w:r w:rsidRPr="005832A1">
              <w:rPr>
                <w:rFonts w:eastAsiaTheme="minorHAnsi"/>
              </w:rPr>
              <w:t>My Lord Jesus Christ,</w:t>
            </w:r>
          </w:p>
          <w:p w14:paraId="0D5A450A" w14:textId="77777777" w:rsidR="005832A1" w:rsidRPr="005832A1" w:rsidRDefault="005832A1" w:rsidP="005832A1">
            <w:pPr>
              <w:pStyle w:val="EngHangEnd"/>
            </w:pPr>
            <w:r w:rsidRPr="005832A1">
              <w:rPr>
                <w:rFonts w:eastAsiaTheme="minorHAnsi"/>
              </w:rPr>
              <w:t>Help me.</w:t>
            </w:r>
          </w:p>
        </w:tc>
        <w:tc>
          <w:tcPr>
            <w:tcW w:w="288" w:type="dxa"/>
          </w:tcPr>
          <w:p w14:paraId="5B17375F" w14:textId="77777777" w:rsidR="005832A1" w:rsidRDefault="005832A1" w:rsidP="00F54100"/>
        </w:tc>
        <w:tc>
          <w:tcPr>
            <w:tcW w:w="288" w:type="dxa"/>
          </w:tcPr>
          <w:p w14:paraId="24B40DD5" w14:textId="77777777" w:rsidR="005832A1" w:rsidRDefault="005832A1" w:rsidP="00F54100">
            <w:pPr>
              <w:pStyle w:val="CopticCross"/>
            </w:pPr>
            <w:r>
              <w:t>¿</w:t>
            </w:r>
          </w:p>
        </w:tc>
        <w:tc>
          <w:tcPr>
            <w:tcW w:w="3960" w:type="dxa"/>
          </w:tcPr>
          <w:p w14:paraId="2A836172" w14:textId="77777777" w:rsidR="005832A1" w:rsidRDefault="005832A1" w:rsidP="00010BD3">
            <w:pPr>
              <w:pStyle w:val="CopticVersemulti-line"/>
            </w:pPr>
            <w:r w:rsidRPr="0016784B">
              <w:t>Ⲗⲁⲥ ⲛⲓⲃⲉⲛ ⲉⲩⲥⲟⲡ</w:t>
            </w:r>
          </w:p>
          <w:p w14:paraId="0D3E2DAE" w14:textId="77777777" w:rsidR="005832A1" w:rsidRDefault="005832A1" w:rsidP="00010BD3">
            <w:pPr>
              <w:pStyle w:val="CopticVersemulti-line"/>
            </w:pPr>
            <w:r w:rsidRPr="0016784B">
              <w:t>ⲥⲉⲥ̀ⲙⲟⲩ ⲉⲡⲉⲕⲣⲁⲛ</w:t>
            </w:r>
          </w:p>
          <w:p w14:paraId="256B28D4" w14:textId="77777777" w:rsidR="005832A1" w:rsidRPr="00A742AC" w:rsidRDefault="005832A1" w:rsidP="000E2846">
            <w:pPr>
              <w:pStyle w:val="CopticVerse"/>
            </w:pPr>
            <w:r w:rsidRPr="0016784B">
              <w:t>ⲡⲁⲟ̅ⲥ̅ Ⲓⲏ̅ⲥ Ⲡⲭ̅ⲥ ⲁⲣⲓⲃⲟⲏⲑⲓⲛ ⲉⲣⲟⲓ</w:t>
            </w:r>
          </w:p>
        </w:tc>
      </w:tr>
      <w:tr w:rsidR="005832A1" w14:paraId="32087A09" w14:textId="77777777" w:rsidTr="00094BF8">
        <w:trPr>
          <w:cantSplit/>
          <w:jc w:val="center"/>
        </w:trPr>
        <w:tc>
          <w:tcPr>
            <w:tcW w:w="288" w:type="dxa"/>
          </w:tcPr>
          <w:p w14:paraId="6F33D4B8" w14:textId="77777777" w:rsidR="005832A1" w:rsidRDefault="005832A1" w:rsidP="00F54100">
            <w:pPr>
              <w:pStyle w:val="CopticCross"/>
            </w:pPr>
          </w:p>
        </w:tc>
        <w:tc>
          <w:tcPr>
            <w:tcW w:w="3960" w:type="dxa"/>
          </w:tcPr>
          <w:p w14:paraId="327492C7" w14:textId="77777777" w:rsidR="005832A1" w:rsidRPr="005832A1" w:rsidRDefault="005832A1" w:rsidP="005832A1">
            <w:pPr>
              <w:pStyle w:val="EngHang"/>
            </w:pPr>
            <w:r w:rsidRPr="005832A1">
              <w:t>Turn Your face away</w:t>
            </w:r>
          </w:p>
          <w:p w14:paraId="3D2FA08E" w14:textId="77777777" w:rsidR="005832A1" w:rsidRPr="005832A1" w:rsidRDefault="005832A1" w:rsidP="005832A1">
            <w:pPr>
              <w:pStyle w:val="EngHang"/>
            </w:pPr>
            <w:r w:rsidRPr="005832A1">
              <w:t>From my sins:</w:t>
            </w:r>
          </w:p>
          <w:p w14:paraId="672F2D44" w14:textId="77777777" w:rsidR="005832A1" w:rsidRPr="005832A1" w:rsidRDefault="005832A1" w:rsidP="005832A1">
            <w:pPr>
              <w:pStyle w:val="EngHang"/>
            </w:pPr>
            <w:r w:rsidRPr="005832A1">
              <w:t>My Lord Jesus:</w:t>
            </w:r>
          </w:p>
          <w:p w14:paraId="17E88710" w14:textId="77777777" w:rsidR="005832A1" w:rsidRPr="005832A1" w:rsidRDefault="005832A1" w:rsidP="005832A1">
            <w:pPr>
              <w:pStyle w:val="EngHangEnd"/>
            </w:pPr>
            <w:r w:rsidRPr="005832A1">
              <w:t>Help me.</w:t>
            </w:r>
          </w:p>
        </w:tc>
        <w:tc>
          <w:tcPr>
            <w:tcW w:w="288" w:type="dxa"/>
          </w:tcPr>
          <w:p w14:paraId="4E921FDE" w14:textId="77777777" w:rsidR="005832A1" w:rsidRDefault="005832A1" w:rsidP="00F54100"/>
        </w:tc>
        <w:tc>
          <w:tcPr>
            <w:tcW w:w="288" w:type="dxa"/>
          </w:tcPr>
          <w:p w14:paraId="56DD642F" w14:textId="77777777" w:rsidR="005832A1" w:rsidRDefault="005832A1" w:rsidP="00F54100">
            <w:pPr>
              <w:pStyle w:val="CopticCross"/>
            </w:pPr>
          </w:p>
        </w:tc>
        <w:tc>
          <w:tcPr>
            <w:tcW w:w="3960" w:type="dxa"/>
          </w:tcPr>
          <w:p w14:paraId="0659456E" w14:textId="77777777" w:rsidR="005832A1" w:rsidRDefault="005832A1" w:rsidP="00010BD3">
            <w:pPr>
              <w:pStyle w:val="CopticVersemulti-line"/>
            </w:pPr>
            <w:r w:rsidRPr="0016784B">
              <w:t>Ⲙⲁⲧⲁⲥⲑⲟ ⲙ̀ⲡⲉⲕϩⲟ</w:t>
            </w:r>
          </w:p>
          <w:p w14:paraId="29C94515" w14:textId="77777777" w:rsidR="005832A1" w:rsidRDefault="005832A1" w:rsidP="00010BD3">
            <w:pPr>
              <w:pStyle w:val="CopticVersemulti-line"/>
            </w:pPr>
            <w:r w:rsidRPr="0016784B">
              <w:t>ⲥⲁⲃⲟⲗ ⲛ̀ⲛⲁⲛⲟⲃⲓ</w:t>
            </w:r>
          </w:p>
          <w:p w14:paraId="296C1258" w14:textId="77777777" w:rsidR="005832A1" w:rsidRPr="00A742AC" w:rsidRDefault="005832A1" w:rsidP="000E2846">
            <w:pPr>
              <w:pStyle w:val="CopticVerse"/>
            </w:pPr>
            <w:r w:rsidRPr="0016784B">
              <w:t>ⲡⲁⲟ̅ⲥ̅ Ⲓⲏ̅ⲥ ⲁⲣⲓⲃⲟⲏⲑⲓⲛ ⲉⲣⲟⲓ</w:t>
            </w:r>
          </w:p>
        </w:tc>
      </w:tr>
      <w:tr w:rsidR="005832A1" w14:paraId="4AA65821" w14:textId="77777777" w:rsidTr="00094BF8">
        <w:trPr>
          <w:cantSplit/>
          <w:jc w:val="center"/>
        </w:trPr>
        <w:tc>
          <w:tcPr>
            <w:tcW w:w="288" w:type="dxa"/>
          </w:tcPr>
          <w:p w14:paraId="0A3E6A5D" w14:textId="77777777" w:rsidR="005832A1" w:rsidRDefault="005832A1" w:rsidP="00F54100">
            <w:pPr>
              <w:pStyle w:val="CopticCross"/>
            </w:pPr>
          </w:p>
        </w:tc>
        <w:tc>
          <w:tcPr>
            <w:tcW w:w="3960" w:type="dxa"/>
          </w:tcPr>
          <w:p w14:paraId="17832304" w14:textId="77777777" w:rsidR="005832A1" w:rsidRPr="005832A1" w:rsidRDefault="005832A1" w:rsidP="005832A1">
            <w:pPr>
              <w:pStyle w:val="EngHang"/>
            </w:pPr>
            <w:r w:rsidRPr="005832A1">
              <w:t>Wipe away, O God,</w:t>
            </w:r>
          </w:p>
          <w:p w14:paraId="1CE310E5" w14:textId="77777777" w:rsidR="005832A1" w:rsidRPr="005832A1" w:rsidRDefault="005832A1" w:rsidP="005832A1">
            <w:pPr>
              <w:pStyle w:val="EngHang"/>
            </w:pPr>
            <w:r w:rsidRPr="005832A1">
              <w:t>All my iniquities:</w:t>
            </w:r>
          </w:p>
          <w:p w14:paraId="4E0BDCC2" w14:textId="77777777" w:rsidR="005832A1" w:rsidRPr="005832A1" w:rsidRDefault="005832A1" w:rsidP="005832A1">
            <w:pPr>
              <w:pStyle w:val="EngHang"/>
            </w:pPr>
            <w:r w:rsidRPr="005832A1">
              <w:t>My Lord Jesus Christ,</w:t>
            </w:r>
          </w:p>
          <w:p w14:paraId="3820E7D4" w14:textId="77777777" w:rsidR="005832A1" w:rsidRPr="005832A1" w:rsidRDefault="005832A1" w:rsidP="005832A1">
            <w:pPr>
              <w:pStyle w:val="EngHangEnd"/>
            </w:pPr>
            <w:r w:rsidRPr="005832A1">
              <w:t>Help me.</w:t>
            </w:r>
          </w:p>
        </w:tc>
        <w:tc>
          <w:tcPr>
            <w:tcW w:w="288" w:type="dxa"/>
          </w:tcPr>
          <w:p w14:paraId="616A7253" w14:textId="77777777" w:rsidR="005832A1" w:rsidRDefault="005832A1" w:rsidP="00F54100"/>
        </w:tc>
        <w:tc>
          <w:tcPr>
            <w:tcW w:w="288" w:type="dxa"/>
          </w:tcPr>
          <w:p w14:paraId="4BB0D0D7" w14:textId="77777777" w:rsidR="005832A1" w:rsidRDefault="005832A1" w:rsidP="00F54100">
            <w:pPr>
              <w:pStyle w:val="CopticCross"/>
            </w:pPr>
          </w:p>
        </w:tc>
        <w:tc>
          <w:tcPr>
            <w:tcW w:w="3960" w:type="dxa"/>
          </w:tcPr>
          <w:p w14:paraId="59489727" w14:textId="77777777" w:rsidR="005832A1" w:rsidRDefault="005832A1" w:rsidP="00010BD3">
            <w:pPr>
              <w:pStyle w:val="CopticVersemulti-line"/>
            </w:pPr>
            <w:r w:rsidRPr="0016784B">
              <w:t>Ⲛⲁⲁⲛⲟⲙⲓⲁ ⲧⲏⲣⲟⲩ</w:t>
            </w:r>
          </w:p>
          <w:p w14:paraId="50DBA535" w14:textId="77777777" w:rsidR="005832A1" w:rsidRDefault="005832A1" w:rsidP="00010BD3">
            <w:pPr>
              <w:pStyle w:val="CopticVersemulti-line"/>
            </w:pPr>
            <w:r w:rsidRPr="0016784B">
              <w:t>Ⲫϯ ⲉⲕⲉ̀ⲥⲱⲗϫⲟⲩ</w:t>
            </w:r>
          </w:p>
          <w:p w14:paraId="155DCDA1" w14:textId="77777777" w:rsidR="005832A1" w:rsidRPr="00A742AC" w:rsidRDefault="005832A1" w:rsidP="000E2846">
            <w:pPr>
              <w:pStyle w:val="CopticVerse"/>
            </w:pPr>
            <w:r w:rsidRPr="0016784B">
              <w:t>ⲡⲁⲟ̅ⲥ̅ Ⲓⲏ̅ⲥ Ⲡⲭ̅ⲥ ⲁⲣⲓⲃⲟⲏⲑⲓⲛ ⲉⲣⲟⲓ</w:t>
            </w:r>
          </w:p>
        </w:tc>
      </w:tr>
      <w:tr w:rsidR="005832A1" w14:paraId="371E6C53" w14:textId="77777777" w:rsidTr="00094BF8">
        <w:trPr>
          <w:cantSplit/>
          <w:jc w:val="center"/>
        </w:trPr>
        <w:tc>
          <w:tcPr>
            <w:tcW w:w="288" w:type="dxa"/>
          </w:tcPr>
          <w:p w14:paraId="6A8FBE21" w14:textId="77777777" w:rsidR="005832A1" w:rsidRDefault="005832A1" w:rsidP="00F54100">
            <w:pPr>
              <w:pStyle w:val="CopticCross"/>
            </w:pPr>
            <w:r>
              <w:t>¿</w:t>
            </w:r>
          </w:p>
        </w:tc>
        <w:tc>
          <w:tcPr>
            <w:tcW w:w="3960" w:type="dxa"/>
          </w:tcPr>
          <w:p w14:paraId="277DF785" w14:textId="77777777" w:rsidR="005832A1" w:rsidRPr="005832A1" w:rsidRDefault="005832A1" w:rsidP="005832A1">
            <w:pPr>
              <w:pStyle w:val="EngHang"/>
            </w:pPr>
            <w:r w:rsidRPr="005832A1">
              <w:t xml:space="preserve">You know my thoughts, </w:t>
            </w:r>
          </w:p>
          <w:p w14:paraId="268D62A3" w14:textId="77777777" w:rsidR="005832A1" w:rsidRPr="005832A1" w:rsidRDefault="005832A1" w:rsidP="005832A1">
            <w:pPr>
              <w:pStyle w:val="EngHang"/>
            </w:pPr>
            <w:r w:rsidRPr="005832A1">
              <w:t>And You search my depths:</w:t>
            </w:r>
          </w:p>
          <w:p w14:paraId="190DDF55" w14:textId="77777777" w:rsidR="005832A1" w:rsidRPr="005832A1" w:rsidRDefault="005832A1" w:rsidP="005832A1">
            <w:pPr>
              <w:pStyle w:val="EngHang"/>
            </w:pPr>
            <w:r w:rsidRPr="005832A1">
              <w:t>My Lord Jesus,</w:t>
            </w:r>
          </w:p>
          <w:p w14:paraId="443D8ABB" w14:textId="77777777" w:rsidR="005832A1" w:rsidRPr="005832A1" w:rsidRDefault="005832A1" w:rsidP="005832A1">
            <w:pPr>
              <w:pStyle w:val="EngHangEnd"/>
            </w:pPr>
            <w:r w:rsidRPr="005832A1">
              <w:t>Help me.</w:t>
            </w:r>
          </w:p>
        </w:tc>
        <w:tc>
          <w:tcPr>
            <w:tcW w:w="288" w:type="dxa"/>
          </w:tcPr>
          <w:p w14:paraId="08001362" w14:textId="77777777" w:rsidR="005832A1" w:rsidRDefault="005832A1" w:rsidP="00F54100"/>
        </w:tc>
        <w:tc>
          <w:tcPr>
            <w:tcW w:w="288" w:type="dxa"/>
          </w:tcPr>
          <w:p w14:paraId="05F45C37" w14:textId="77777777" w:rsidR="005832A1" w:rsidRDefault="005832A1" w:rsidP="00F54100">
            <w:pPr>
              <w:pStyle w:val="CopticCross"/>
            </w:pPr>
            <w:r>
              <w:t>¿</w:t>
            </w:r>
          </w:p>
        </w:tc>
        <w:tc>
          <w:tcPr>
            <w:tcW w:w="3960" w:type="dxa"/>
          </w:tcPr>
          <w:p w14:paraId="0A8253A5" w14:textId="77777777" w:rsidR="005832A1" w:rsidRDefault="005832A1" w:rsidP="00010BD3">
            <w:pPr>
              <w:pStyle w:val="CopticVersemulti-line"/>
            </w:pPr>
            <w:r w:rsidRPr="0016784B">
              <w:t>Ⲝⲟⲩⲱⲛ ⲛ̀ⲛⲁⲙⲉⲩⲓ</w:t>
            </w:r>
          </w:p>
          <w:p w14:paraId="44CF941E" w14:textId="77777777" w:rsidR="005832A1" w:rsidRDefault="005832A1" w:rsidP="00010BD3">
            <w:pPr>
              <w:pStyle w:val="CopticVersemulti-line"/>
            </w:pPr>
            <w:r w:rsidRPr="0016784B">
              <w:t>ⲕ̀ϧⲟⲧϧⲉⲧ ⲛ̀ⲛⲁϭⲗⲱⲧ</w:t>
            </w:r>
          </w:p>
          <w:p w14:paraId="6A721F0F" w14:textId="77777777" w:rsidR="005832A1" w:rsidRPr="00A742AC" w:rsidRDefault="005832A1" w:rsidP="000E2846">
            <w:pPr>
              <w:pStyle w:val="CopticVerse"/>
            </w:pPr>
            <w:r w:rsidRPr="0016784B">
              <w:t>ⲡⲁⲟ̅ⲥ̅ Ⲓⲏ̅ⲥ ⲁⲣⲓⲃⲟⲏⲑⲓⲛ ⲉⲣⲟⲓ</w:t>
            </w:r>
          </w:p>
        </w:tc>
      </w:tr>
      <w:tr w:rsidR="005832A1" w14:paraId="7CE74B44" w14:textId="77777777" w:rsidTr="00094BF8">
        <w:trPr>
          <w:cantSplit/>
          <w:jc w:val="center"/>
        </w:trPr>
        <w:tc>
          <w:tcPr>
            <w:tcW w:w="288" w:type="dxa"/>
          </w:tcPr>
          <w:p w14:paraId="252E78E2" w14:textId="77777777" w:rsidR="005832A1" w:rsidRDefault="005832A1" w:rsidP="00F54100">
            <w:pPr>
              <w:pStyle w:val="CopticCross"/>
            </w:pPr>
            <w:r>
              <w:t>¿</w:t>
            </w:r>
          </w:p>
        </w:tc>
        <w:tc>
          <w:tcPr>
            <w:tcW w:w="3960" w:type="dxa"/>
          </w:tcPr>
          <w:p w14:paraId="02E02995" w14:textId="77777777" w:rsidR="005832A1" w:rsidRPr="005832A1" w:rsidRDefault="005832A1" w:rsidP="005832A1">
            <w:pPr>
              <w:pStyle w:val="EngHang"/>
              <w:rPr>
                <w:rFonts w:eastAsiaTheme="minorHAnsi"/>
              </w:rPr>
            </w:pPr>
            <w:r w:rsidRPr="005832A1">
              <w:rPr>
                <w:rFonts w:eastAsiaTheme="minorHAnsi"/>
              </w:rPr>
              <w:t>Create in me</w:t>
            </w:r>
          </w:p>
          <w:p w14:paraId="6CA7E46F" w14:textId="77777777" w:rsidR="005832A1" w:rsidRPr="005832A1" w:rsidRDefault="005832A1" w:rsidP="005832A1">
            <w:pPr>
              <w:pStyle w:val="EngHang"/>
              <w:rPr>
                <w:rFonts w:eastAsiaTheme="minorHAnsi"/>
              </w:rPr>
            </w:pPr>
            <w:r w:rsidRPr="005832A1">
              <w:rPr>
                <w:rFonts w:eastAsiaTheme="minorHAnsi"/>
              </w:rPr>
              <w:t>A clean heart:</w:t>
            </w:r>
          </w:p>
          <w:p w14:paraId="7FF37613" w14:textId="77777777" w:rsidR="005832A1" w:rsidRPr="005832A1" w:rsidRDefault="005832A1" w:rsidP="005832A1">
            <w:pPr>
              <w:pStyle w:val="EngHang"/>
              <w:rPr>
                <w:rFonts w:eastAsiaTheme="minorHAnsi"/>
              </w:rPr>
            </w:pPr>
            <w:r w:rsidRPr="005832A1">
              <w:rPr>
                <w:rFonts w:eastAsiaTheme="minorHAnsi"/>
              </w:rPr>
              <w:t>My Lord Jesus Christ,</w:t>
            </w:r>
          </w:p>
          <w:p w14:paraId="3A05C27F" w14:textId="77777777" w:rsidR="005832A1" w:rsidRPr="005832A1" w:rsidRDefault="005832A1" w:rsidP="005832A1">
            <w:pPr>
              <w:pStyle w:val="EngHangEnd"/>
            </w:pPr>
            <w:r w:rsidRPr="005832A1">
              <w:rPr>
                <w:rFonts w:eastAsiaTheme="minorHAnsi"/>
              </w:rPr>
              <w:t>Help me.</w:t>
            </w:r>
          </w:p>
        </w:tc>
        <w:tc>
          <w:tcPr>
            <w:tcW w:w="288" w:type="dxa"/>
          </w:tcPr>
          <w:p w14:paraId="0A0344E7" w14:textId="77777777" w:rsidR="005832A1" w:rsidRDefault="005832A1" w:rsidP="00F54100"/>
        </w:tc>
        <w:tc>
          <w:tcPr>
            <w:tcW w:w="288" w:type="dxa"/>
          </w:tcPr>
          <w:p w14:paraId="3A76FF53" w14:textId="77777777" w:rsidR="005832A1" w:rsidRDefault="005832A1" w:rsidP="00F54100">
            <w:pPr>
              <w:pStyle w:val="CopticCross"/>
            </w:pPr>
            <w:r>
              <w:t>¿</w:t>
            </w:r>
          </w:p>
        </w:tc>
        <w:tc>
          <w:tcPr>
            <w:tcW w:w="3960" w:type="dxa"/>
          </w:tcPr>
          <w:p w14:paraId="022DEFD8" w14:textId="77777777" w:rsidR="005832A1" w:rsidRDefault="005832A1" w:rsidP="00010BD3">
            <w:pPr>
              <w:pStyle w:val="CopticVersemulti-line"/>
            </w:pPr>
            <w:r w:rsidRPr="0016784B">
              <w:t>Ⲟⲩϩⲏⲧ ⲉϥⲟⲩⲁⲃ</w:t>
            </w:r>
          </w:p>
          <w:p w14:paraId="3756D908" w14:textId="77777777" w:rsidR="005832A1" w:rsidRDefault="005832A1" w:rsidP="00010BD3">
            <w:pPr>
              <w:pStyle w:val="CopticVersemulti-line"/>
            </w:pPr>
            <w:r w:rsidRPr="0016784B">
              <w:t>ⲉⲕⲉ̀ⲥⲟⲛⲧϥ ⲛ̀ϧⲏⲧ</w:t>
            </w:r>
          </w:p>
          <w:p w14:paraId="19D0DE27" w14:textId="77777777" w:rsidR="005832A1" w:rsidRPr="00A742AC" w:rsidRDefault="005832A1" w:rsidP="000E2846">
            <w:pPr>
              <w:pStyle w:val="CopticVerse"/>
            </w:pPr>
            <w:r w:rsidRPr="0016784B">
              <w:t>ⲡⲁⲟ̅ⲥ̅ Ⲓⲏ̅ⲥ Ⲡⲭ̅ⲥ ⲁⲣⲓⲃⲟⲏⲑⲓⲛ ⲉⲣⲟⲓ</w:t>
            </w:r>
          </w:p>
        </w:tc>
      </w:tr>
      <w:tr w:rsidR="005832A1" w14:paraId="58AF14D7" w14:textId="77777777" w:rsidTr="00094BF8">
        <w:trPr>
          <w:cantSplit/>
          <w:jc w:val="center"/>
        </w:trPr>
        <w:tc>
          <w:tcPr>
            <w:tcW w:w="288" w:type="dxa"/>
          </w:tcPr>
          <w:p w14:paraId="503F6C62" w14:textId="77777777" w:rsidR="005832A1" w:rsidRDefault="005832A1" w:rsidP="00F54100">
            <w:pPr>
              <w:pStyle w:val="CopticCross"/>
            </w:pPr>
          </w:p>
        </w:tc>
        <w:tc>
          <w:tcPr>
            <w:tcW w:w="3960" w:type="dxa"/>
          </w:tcPr>
          <w:p w14:paraId="2C2DCF08" w14:textId="77777777" w:rsidR="005832A1" w:rsidRPr="005832A1" w:rsidRDefault="005832A1" w:rsidP="005832A1">
            <w:pPr>
              <w:pStyle w:val="EngHang"/>
            </w:pPr>
            <w:r w:rsidRPr="005832A1">
              <w:t>Do not take away</w:t>
            </w:r>
          </w:p>
          <w:p w14:paraId="746C412B" w14:textId="77777777" w:rsidR="005832A1" w:rsidRPr="005832A1" w:rsidRDefault="005832A1" w:rsidP="005832A1">
            <w:pPr>
              <w:pStyle w:val="EngHang"/>
            </w:pPr>
            <w:r w:rsidRPr="005832A1">
              <w:t xml:space="preserve">Your Holy Spirit from me: </w:t>
            </w:r>
          </w:p>
          <w:p w14:paraId="780CF199" w14:textId="77777777" w:rsidR="005832A1" w:rsidRPr="005832A1" w:rsidRDefault="005832A1" w:rsidP="005832A1">
            <w:pPr>
              <w:pStyle w:val="EngHang"/>
            </w:pPr>
            <w:r w:rsidRPr="005832A1">
              <w:t>My Lord Jesus,</w:t>
            </w:r>
          </w:p>
          <w:p w14:paraId="239D78D7" w14:textId="77777777" w:rsidR="005832A1" w:rsidRPr="005832A1" w:rsidRDefault="005832A1" w:rsidP="005832A1">
            <w:pPr>
              <w:pStyle w:val="EngHangEnd"/>
            </w:pPr>
            <w:r w:rsidRPr="005832A1">
              <w:t>Help me.</w:t>
            </w:r>
          </w:p>
        </w:tc>
        <w:tc>
          <w:tcPr>
            <w:tcW w:w="288" w:type="dxa"/>
          </w:tcPr>
          <w:p w14:paraId="6B318620" w14:textId="77777777" w:rsidR="005832A1" w:rsidRDefault="005832A1" w:rsidP="00F54100"/>
        </w:tc>
        <w:tc>
          <w:tcPr>
            <w:tcW w:w="288" w:type="dxa"/>
          </w:tcPr>
          <w:p w14:paraId="65F37867" w14:textId="77777777" w:rsidR="005832A1" w:rsidRDefault="005832A1" w:rsidP="00F54100">
            <w:pPr>
              <w:pStyle w:val="CopticCross"/>
            </w:pPr>
          </w:p>
        </w:tc>
        <w:tc>
          <w:tcPr>
            <w:tcW w:w="3960" w:type="dxa"/>
          </w:tcPr>
          <w:p w14:paraId="485EEE25" w14:textId="77777777" w:rsidR="005832A1" w:rsidRDefault="005832A1" w:rsidP="00010BD3">
            <w:pPr>
              <w:pStyle w:val="CopticVersemulti-line"/>
            </w:pPr>
            <w:r w:rsidRPr="0016784B">
              <w:t>Ⲡⲉⲕⲡ̅ⲛ̅ⲁ ⲉ̅ⲑ̅ⲩ</w:t>
            </w:r>
          </w:p>
          <w:p w14:paraId="7CE2DC67" w14:textId="77777777" w:rsidR="005832A1" w:rsidRDefault="005832A1" w:rsidP="00010BD3">
            <w:pPr>
              <w:pStyle w:val="CopticVersemulti-line"/>
            </w:pPr>
            <w:r w:rsidRPr="0016784B">
              <w:t>ⲙ̀ⲡⲉⲣⲟⲗϥ ⲉⲃⲟⲗϩⲁⲣⲟⲓ</w:t>
            </w:r>
          </w:p>
          <w:p w14:paraId="262E48E4" w14:textId="77777777" w:rsidR="005832A1" w:rsidRPr="00A742AC" w:rsidRDefault="005832A1" w:rsidP="000E2846">
            <w:pPr>
              <w:pStyle w:val="CopticVerse"/>
            </w:pPr>
            <w:r w:rsidRPr="0016784B">
              <w:t>ⲡⲁⲟ̅ⲥ̅ Ⲓⲏ̅ⲥ ⲁⲣⲓⲃⲟⲏⲑⲓⲛ ⲉⲣⲟⲓ</w:t>
            </w:r>
          </w:p>
        </w:tc>
      </w:tr>
      <w:tr w:rsidR="005832A1" w14:paraId="50BDF78A" w14:textId="77777777" w:rsidTr="00094BF8">
        <w:trPr>
          <w:cantSplit/>
          <w:jc w:val="center"/>
        </w:trPr>
        <w:tc>
          <w:tcPr>
            <w:tcW w:w="288" w:type="dxa"/>
          </w:tcPr>
          <w:p w14:paraId="4FBF56EB" w14:textId="77777777" w:rsidR="005832A1" w:rsidRDefault="005832A1" w:rsidP="00F54100">
            <w:pPr>
              <w:pStyle w:val="CopticCross"/>
            </w:pPr>
          </w:p>
        </w:tc>
        <w:tc>
          <w:tcPr>
            <w:tcW w:w="3960" w:type="dxa"/>
          </w:tcPr>
          <w:p w14:paraId="7A7654E7" w14:textId="77777777" w:rsidR="005832A1" w:rsidRPr="005832A1" w:rsidRDefault="005832A1" w:rsidP="005832A1">
            <w:pPr>
              <w:pStyle w:val="EngHang"/>
            </w:pPr>
            <w:r w:rsidRPr="005832A1">
              <w:t xml:space="preserve">Incline Your ears to me; </w:t>
            </w:r>
          </w:p>
          <w:p w14:paraId="28A41276" w14:textId="77777777" w:rsidR="005832A1" w:rsidRPr="005832A1" w:rsidRDefault="005832A1" w:rsidP="005832A1">
            <w:pPr>
              <w:pStyle w:val="EngHang"/>
            </w:pPr>
            <w:r w:rsidRPr="005832A1">
              <w:t>Hear my quickly:</w:t>
            </w:r>
          </w:p>
          <w:p w14:paraId="39650C1D" w14:textId="77777777" w:rsidR="005832A1" w:rsidRPr="005832A1" w:rsidRDefault="005832A1" w:rsidP="005832A1">
            <w:pPr>
              <w:pStyle w:val="EngHang"/>
            </w:pPr>
            <w:r w:rsidRPr="005832A1">
              <w:t>My Lord Jesus Christ,</w:t>
            </w:r>
          </w:p>
          <w:p w14:paraId="748E86CE" w14:textId="77777777" w:rsidR="005832A1" w:rsidRPr="005832A1" w:rsidRDefault="005832A1" w:rsidP="005832A1">
            <w:pPr>
              <w:pStyle w:val="EngHangEnd"/>
            </w:pPr>
            <w:r w:rsidRPr="005832A1">
              <w:t>Help me.</w:t>
            </w:r>
          </w:p>
        </w:tc>
        <w:tc>
          <w:tcPr>
            <w:tcW w:w="288" w:type="dxa"/>
          </w:tcPr>
          <w:p w14:paraId="1AD6779D" w14:textId="77777777" w:rsidR="005832A1" w:rsidRDefault="005832A1" w:rsidP="00F54100"/>
        </w:tc>
        <w:tc>
          <w:tcPr>
            <w:tcW w:w="288" w:type="dxa"/>
          </w:tcPr>
          <w:p w14:paraId="30B76F5E" w14:textId="77777777" w:rsidR="005832A1" w:rsidRDefault="005832A1" w:rsidP="00F54100">
            <w:pPr>
              <w:pStyle w:val="CopticCross"/>
            </w:pPr>
          </w:p>
        </w:tc>
        <w:tc>
          <w:tcPr>
            <w:tcW w:w="3960" w:type="dxa"/>
          </w:tcPr>
          <w:p w14:paraId="08383EDF" w14:textId="77777777" w:rsidR="005832A1" w:rsidRDefault="005832A1" w:rsidP="00010BD3">
            <w:pPr>
              <w:pStyle w:val="CopticVersemulti-line"/>
            </w:pPr>
            <w:r w:rsidRPr="0016784B">
              <w:t>Ⲣⲉⲕⲡⲉⲕⲙⲁϣϫ ⲉⲣⲟⲓ</w:t>
            </w:r>
          </w:p>
          <w:p w14:paraId="70D09CB1" w14:textId="77777777" w:rsidR="005832A1" w:rsidRDefault="005832A1" w:rsidP="00010BD3">
            <w:pPr>
              <w:pStyle w:val="CopticVersemulti-line"/>
            </w:pPr>
            <w:r w:rsidRPr="0016784B">
              <w:t>ⲥⲱⲧⲉⲙ ⲉⲣⲟⲓ ⲛ̀ⲭⲱⲗⲉⲙ</w:t>
            </w:r>
          </w:p>
          <w:p w14:paraId="0E182E89" w14:textId="77777777" w:rsidR="005832A1" w:rsidRPr="00A742AC" w:rsidRDefault="005832A1" w:rsidP="000E2846">
            <w:pPr>
              <w:pStyle w:val="CopticVerse"/>
            </w:pPr>
            <w:r w:rsidRPr="0016784B">
              <w:t>ⲡⲁⲟ̅ⲥ̅ Ⲓⲏ̅ⲥ Ⲡⲭ̅ⲥ ⲁⲣⲓⲃⲟⲏⲑⲓⲛ ⲉⲣⲟⲓ</w:t>
            </w:r>
          </w:p>
        </w:tc>
      </w:tr>
      <w:tr w:rsidR="005832A1" w14:paraId="238D66F2" w14:textId="77777777" w:rsidTr="00094BF8">
        <w:trPr>
          <w:cantSplit/>
          <w:jc w:val="center"/>
        </w:trPr>
        <w:tc>
          <w:tcPr>
            <w:tcW w:w="288" w:type="dxa"/>
          </w:tcPr>
          <w:p w14:paraId="22CE44B3" w14:textId="77777777" w:rsidR="005832A1" w:rsidRDefault="005832A1" w:rsidP="00F54100">
            <w:pPr>
              <w:pStyle w:val="CopticCross"/>
            </w:pPr>
            <w:r>
              <w:t>¿</w:t>
            </w:r>
          </w:p>
        </w:tc>
        <w:tc>
          <w:tcPr>
            <w:tcW w:w="3960" w:type="dxa"/>
          </w:tcPr>
          <w:p w14:paraId="5E2E3927" w14:textId="77777777" w:rsidR="005832A1" w:rsidRPr="005832A1" w:rsidRDefault="005832A1" w:rsidP="005832A1">
            <w:pPr>
              <w:pStyle w:val="EngHang"/>
            </w:pPr>
            <w:r w:rsidRPr="005832A1">
              <w:t>Set a law before me</w:t>
            </w:r>
          </w:p>
          <w:p w14:paraId="2E537ADD" w14:textId="77777777" w:rsidR="005832A1" w:rsidRPr="005832A1" w:rsidRDefault="005832A1" w:rsidP="005832A1">
            <w:pPr>
              <w:pStyle w:val="EngHang"/>
            </w:pPr>
            <w:r w:rsidRPr="005832A1">
              <w:t xml:space="preserve">In the path of Your </w:t>
            </w:r>
            <w:commentRangeStart w:id="358"/>
            <w:r w:rsidRPr="005832A1">
              <w:t>truth</w:t>
            </w:r>
            <w:commentRangeEnd w:id="358"/>
            <w:r w:rsidRPr="005832A1">
              <w:rPr>
                <w:rStyle w:val="CommentReference"/>
                <w:rFonts w:eastAsiaTheme="minorHAnsi"/>
                <w:sz w:val="24"/>
              </w:rPr>
              <w:commentReference w:id="358"/>
            </w:r>
            <w:r w:rsidRPr="005832A1">
              <w:t>:</w:t>
            </w:r>
          </w:p>
          <w:p w14:paraId="539D4720" w14:textId="77777777" w:rsidR="005832A1" w:rsidRPr="005832A1" w:rsidRDefault="005832A1" w:rsidP="005832A1">
            <w:pPr>
              <w:pStyle w:val="EngHang"/>
            </w:pPr>
            <w:r w:rsidRPr="005832A1">
              <w:t>My Lord Jesus,</w:t>
            </w:r>
          </w:p>
          <w:p w14:paraId="53BE8478" w14:textId="77777777" w:rsidR="005832A1" w:rsidRPr="005832A1" w:rsidRDefault="005832A1" w:rsidP="005832A1">
            <w:pPr>
              <w:pStyle w:val="EngHangEnd"/>
            </w:pPr>
            <w:r w:rsidRPr="005832A1">
              <w:t>Help me.</w:t>
            </w:r>
          </w:p>
        </w:tc>
        <w:tc>
          <w:tcPr>
            <w:tcW w:w="288" w:type="dxa"/>
          </w:tcPr>
          <w:p w14:paraId="4EECD45F" w14:textId="77777777" w:rsidR="005832A1" w:rsidRDefault="005832A1" w:rsidP="00F54100"/>
        </w:tc>
        <w:tc>
          <w:tcPr>
            <w:tcW w:w="288" w:type="dxa"/>
          </w:tcPr>
          <w:p w14:paraId="6E9C261D" w14:textId="77777777" w:rsidR="005832A1" w:rsidRDefault="005832A1" w:rsidP="00F54100">
            <w:pPr>
              <w:pStyle w:val="CopticCross"/>
            </w:pPr>
            <w:r>
              <w:t>¿</w:t>
            </w:r>
          </w:p>
        </w:tc>
        <w:tc>
          <w:tcPr>
            <w:tcW w:w="3960" w:type="dxa"/>
          </w:tcPr>
          <w:p w14:paraId="776F0C0F" w14:textId="77777777" w:rsidR="005832A1" w:rsidRDefault="005832A1" w:rsidP="00010BD3">
            <w:pPr>
              <w:pStyle w:val="CopticVersemulti-line"/>
            </w:pPr>
            <w:r w:rsidRPr="0016784B">
              <w:t>Ⲥⲉⲙⲛⲉ ⲛⲟⲙⲟⲥ ⲛⲏⲓ</w:t>
            </w:r>
          </w:p>
          <w:p w14:paraId="7A2EA072" w14:textId="77777777" w:rsidR="005832A1" w:rsidRDefault="005832A1" w:rsidP="00010BD3">
            <w:pPr>
              <w:pStyle w:val="CopticVersemulti-line"/>
            </w:pPr>
            <w:r w:rsidRPr="0016784B">
              <w:t>ϩⲓ ⲫ̀ⲙⲱⲓⲧ ⲛ̀ⲧⲉ ⲧⲉⲕⲙⲉⲑⲙⲏⲓ</w:t>
            </w:r>
          </w:p>
          <w:p w14:paraId="69CE1F23" w14:textId="77777777" w:rsidR="005832A1" w:rsidRPr="00A742AC" w:rsidRDefault="005832A1" w:rsidP="000E2846">
            <w:pPr>
              <w:pStyle w:val="CopticVerse"/>
            </w:pPr>
            <w:r w:rsidRPr="0016784B">
              <w:t>ⲡⲁⲟ̅ⲥ̅ Ⲓⲏ̅ⲥ ⲁⲣⲓⲃⲟⲏⲑⲓⲛ ⲉⲣⲟⲓ</w:t>
            </w:r>
          </w:p>
        </w:tc>
      </w:tr>
      <w:tr w:rsidR="005832A1" w14:paraId="65C1ED28" w14:textId="77777777" w:rsidTr="00094BF8">
        <w:trPr>
          <w:cantSplit/>
          <w:jc w:val="center"/>
        </w:trPr>
        <w:tc>
          <w:tcPr>
            <w:tcW w:w="288" w:type="dxa"/>
          </w:tcPr>
          <w:p w14:paraId="02B3149B" w14:textId="77777777" w:rsidR="005832A1" w:rsidRDefault="005832A1" w:rsidP="00F54100">
            <w:pPr>
              <w:pStyle w:val="CopticCross"/>
            </w:pPr>
            <w:r>
              <w:lastRenderedPageBreak/>
              <w:t>¿</w:t>
            </w:r>
          </w:p>
        </w:tc>
        <w:tc>
          <w:tcPr>
            <w:tcW w:w="3960" w:type="dxa"/>
          </w:tcPr>
          <w:p w14:paraId="2B2A24C0" w14:textId="77777777" w:rsidR="005832A1" w:rsidRPr="005832A1" w:rsidRDefault="005832A1" w:rsidP="005832A1">
            <w:pPr>
              <w:pStyle w:val="EngHang"/>
            </w:pPr>
            <w:r w:rsidRPr="005832A1">
              <w:t>Your kingdom, my God,</w:t>
            </w:r>
          </w:p>
          <w:p w14:paraId="0AD09433" w14:textId="77777777" w:rsidR="005832A1" w:rsidRPr="005832A1" w:rsidRDefault="005832A1" w:rsidP="005832A1">
            <w:pPr>
              <w:pStyle w:val="EngHang"/>
            </w:pPr>
            <w:r w:rsidRPr="005832A1">
              <w:t>Is an eternal kingdom:</w:t>
            </w:r>
          </w:p>
          <w:p w14:paraId="7ED226B7" w14:textId="77777777" w:rsidR="005832A1" w:rsidRPr="005832A1" w:rsidRDefault="005832A1" w:rsidP="005832A1">
            <w:pPr>
              <w:pStyle w:val="EngHang"/>
            </w:pPr>
            <w:r w:rsidRPr="005832A1">
              <w:t>My Lord Jesus Christ:</w:t>
            </w:r>
          </w:p>
          <w:p w14:paraId="5F24318A" w14:textId="77777777" w:rsidR="005832A1" w:rsidRPr="005832A1" w:rsidRDefault="005832A1" w:rsidP="005832A1">
            <w:pPr>
              <w:pStyle w:val="EngHangEnd"/>
            </w:pPr>
            <w:r w:rsidRPr="005832A1">
              <w:t>Help me.</w:t>
            </w:r>
          </w:p>
        </w:tc>
        <w:tc>
          <w:tcPr>
            <w:tcW w:w="288" w:type="dxa"/>
          </w:tcPr>
          <w:p w14:paraId="0A8D6D1A" w14:textId="77777777" w:rsidR="005832A1" w:rsidRDefault="005832A1" w:rsidP="00F54100"/>
        </w:tc>
        <w:tc>
          <w:tcPr>
            <w:tcW w:w="288" w:type="dxa"/>
          </w:tcPr>
          <w:p w14:paraId="6E9F3C7C" w14:textId="77777777" w:rsidR="005832A1" w:rsidRDefault="005832A1" w:rsidP="00F54100">
            <w:pPr>
              <w:pStyle w:val="CopticCross"/>
            </w:pPr>
            <w:r>
              <w:t>¿</w:t>
            </w:r>
          </w:p>
        </w:tc>
        <w:tc>
          <w:tcPr>
            <w:tcW w:w="3960" w:type="dxa"/>
          </w:tcPr>
          <w:p w14:paraId="6DE04A2B" w14:textId="77777777" w:rsidR="005832A1" w:rsidRDefault="005832A1" w:rsidP="00010BD3">
            <w:pPr>
              <w:pStyle w:val="CopticVersemulti-line"/>
            </w:pPr>
            <w:r w:rsidRPr="0016784B">
              <w:t>Ⲧⲉⲕⲙⲉⲧⲟⲩⲣⲟ ⲡⲁⲛⲟⲩϯ</w:t>
            </w:r>
          </w:p>
          <w:p w14:paraId="508A4DD4" w14:textId="77777777" w:rsidR="005832A1" w:rsidRDefault="005832A1" w:rsidP="00010BD3">
            <w:pPr>
              <w:pStyle w:val="CopticVersemulti-line"/>
            </w:pPr>
            <w:r w:rsidRPr="0016784B">
              <w:t>ⲟⲩⲙⲉⲧⲟⲩⲣⲟ ⲛ̀ⲉⲛⲉϩ</w:t>
            </w:r>
          </w:p>
          <w:p w14:paraId="64D8A1BE" w14:textId="77777777" w:rsidR="005832A1" w:rsidRPr="00A742AC" w:rsidRDefault="005832A1" w:rsidP="000E2846">
            <w:pPr>
              <w:pStyle w:val="CopticVerse"/>
            </w:pPr>
            <w:r w:rsidRPr="0016784B">
              <w:t>ⲡⲁⲟ̅ⲥ̅ Ⲓⲏ̅ⲥ Ⲡⲭ̅ⲥ ⲁⲣⲓⲃⲟⲏⲑⲓⲛ ⲉⲣⲟⲓ</w:t>
            </w:r>
          </w:p>
        </w:tc>
      </w:tr>
      <w:tr w:rsidR="005832A1" w14:paraId="24902B90" w14:textId="77777777" w:rsidTr="00094BF8">
        <w:trPr>
          <w:cantSplit/>
          <w:jc w:val="center"/>
        </w:trPr>
        <w:tc>
          <w:tcPr>
            <w:tcW w:w="288" w:type="dxa"/>
          </w:tcPr>
          <w:p w14:paraId="5BB41064" w14:textId="77777777" w:rsidR="005832A1" w:rsidRDefault="005832A1" w:rsidP="00F54100">
            <w:pPr>
              <w:pStyle w:val="CopticCross"/>
            </w:pPr>
          </w:p>
        </w:tc>
        <w:tc>
          <w:tcPr>
            <w:tcW w:w="3960" w:type="dxa"/>
          </w:tcPr>
          <w:p w14:paraId="25E5A5A5" w14:textId="77777777" w:rsidR="005832A1" w:rsidRPr="005832A1" w:rsidRDefault="005832A1" w:rsidP="005832A1">
            <w:pPr>
              <w:pStyle w:val="EngHang"/>
              <w:rPr>
                <w:rFonts w:eastAsiaTheme="minorHAnsi"/>
              </w:rPr>
            </w:pPr>
            <w:r w:rsidRPr="005832A1">
              <w:rPr>
                <w:rFonts w:eastAsiaTheme="minorHAnsi"/>
              </w:rPr>
              <w:t>You are the Son of God:</w:t>
            </w:r>
          </w:p>
          <w:p w14:paraId="76107232" w14:textId="77777777" w:rsidR="005832A1" w:rsidRPr="005832A1" w:rsidRDefault="005832A1" w:rsidP="005832A1">
            <w:pPr>
              <w:pStyle w:val="EngHang"/>
              <w:rPr>
                <w:rFonts w:eastAsiaTheme="minorHAnsi"/>
              </w:rPr>
            </w:pPr>
            <w:r w:rsidRPr="005832A1">
              <w:rPr>
                <w:rFonts w:eastAsiaTheme="minorHAnsi"/>
              </w:rPr>
              <w:t xml:space="preserve">I believe in </w:t>
            </w:r>
            <w:r w:rsidR="001040C8">
              <w:rPr>
                <w:rFonts w:eastAsiaTheme="minorHAnsi"/>
              </w:rPr>
              <w:t>You</w:t>
            </w:r>
            <w:r w:rsidRPr="005832A1">
              <w:rPr>
                <w:rFonts w:eastAsiaTheme="minorHAnsi"/>
              </w:rPr>
              <w:t>:</w:t>
            </w:r>
          </w:p>
          <w:p w14:paraId="6FF9DE66" w14:textId="77777777" w:rsidR="005832A1" w:rsidRPr="005832A1" w:rsidRDefault="005832A1" w:rsidP="005832A1">
            <w:pPr>
              <w:pStyle w:val="EngHang"/>
              <w:rPr>
                <w:rFonts w:eastAsiaTheme="minorHAnsi"/>
              </w:rPr>
            </w:pPr>
            <w:r w:rsidRPr="005832A1">
              <w:rPr>
                <w:rFonts w:eastAsiaTheme="minorHAnsi"/>
              </w:rPr>
              <w:t>My Lord Jesus,</w:t>
            </w:r>
          </w:p>
          <w:p w14:paraId="5FD5E12B" w14:textId="77777777" w:rsidR="005832A1" w:rsidRPr="005832A1" w:rsidRDefault="005832A1" w:rsidP="005832A1">
            <w:pPr>
              <w:pStyle w:val="EngHangEnd"/>
            </w:pPr>
            <w:r w:rsidRPr="005832A1">
              <w:rPr>
                <w:rFonts w:eastAsiaTheme="minorHAnsi"/>
              </w:rPr>
              <w:t>Help me.</w:t>
            </w:r>
          </w:p>
        </w:tc>
        <w:tc>
          <w:tcPr>
            <w:tcW w:w="288" w:type="dxa"/>
          </w:tcPr>
          <w:p w14:paraId="2B2C210A" w14:textId="77777777" w:rsidR="005832A1" w:rsidRDefault="005832A1" w:rsidP="00F54100"/>
        </w:tc>
        <w:tc>
          <w:tcPr>
            <w:tcW w:w="288" w:type="dxa"/>
          </w:tcPr>
          <w:p w14:paraId="56FC3E1E" w14:textId="77777777" w:rsidR="005832A1" w:rsidRDefault="005832A1" w:rsidP="00F54100">
            <w:pPr>
              <w:pStyle w:val="CopticCross"/>
            </w:pPr>
          </w:p>
        </w:tc>
        <w:tc>
          <w:tcPr>
            <w:tcW w:w="3960" w:type="dxa"/>
          </w:tcPr>
          <w:p w14:paraId="25E7FBA9" w14:textId="77777777" w:rsidR="005832A1" w:rsidRDefault="005832A1" w:rsidP="00010BD3">
            <w:pPr>
              <w:pStyle w:val="CopticVersemulti-line"/>
            </w:pPr>
            <w:r w:rsidRPr="0016784B">
              <w:t>Ⲩⲓⲟⲥ Ⲑⲉⲟⲥ ⲛ̀ⲑⲟⲕ</w:t>
            </w:r>
          </w:p>
          <w:p w14:paraId="4FAE5869" w14:textId="77777777" w:rsidR="005832A1" w:rsidRDefault="005832A1" w:rsidP="00010BD3">
            <w:pPr>
              <w:pStyle w:val="CopticVersemulti-line"/>
            </w:pPr>
            <w:r w:rsidRPr="0016784B">
              <w:t>ⲁⲓⲛⲁϩϯ ⲉⲣⲟⲕ</w:t>
            </w:r>
          </w:p>
          <w:p w14:paraId="6E82A210" w14:textId="77777777" w:rsidR="005832A1" w:rsidRPr="00A742AC" w:rsidRDefault="005832A1" w:rsidP="000E2846">
            <w:pPr>
              <w:pStyle w:val="CopticVerse"/>
            </w:pPr>
            <w:r w:rsidRPr="0016784B">
              <w:t>ⲡⲁⲟ̅ⲥ̅ Ⲓⲏ̅ⲥ ⲁⲣⲓⲃⲟⲏⲑⲓⲛ ⲉⲣⲟⲓ</w:t>
            </w:r>
          </w:p>
        </w:tc>
      </w:tr>
      <w:tr w:rsidR="005832A1" w14:paraId="59FDBA32" w14:textId="77777777" w:rsidTr="00094BF8">
        <w:trPr>
          <w:cantSplit/>
          <w:jc w:val="center"/>
        </w:trPr>
        <w:tc>
          <w:tcPr>
            <w:tcW w:w="288" w:type="dxa"/>
          </w:tcPr>
          <w:p w14:paraId="49E3EE95" w14:textId="77777777" w:rsidR="005832A1" w:rsidRDefault="005832A1" w:rsidP="00F54100">
            <w:pPr>
              <w:pStyle w:val="CopticCross"/>
            </w:pPr>
          </w:p>
        </w:tc>
        <w:tc>
          <w:tcPr>
            <w:tcW w:w="3960" w:type="dxa"/>
          </w:tcPr>
          <w:p w14:paraId="4844979B" w14:textId="77777777" w:rsidR="005832A1" w:rsidRPr="005832A1" w:rsidRDefault="005832A1" w:rsidP="005832A1">
            <w:pPr>
              <w:pStyle w:val="EngHang"/>
            </w:pPr>
            <w:r w:rsidRPr="005832A1">
              <w:t>O You who carries the sins</w:t>
            </w:r>
          </w:p>
          <w:p w14:paraId="0A78E81C" w14:textId="77777777" w:rsidR="005832A1" w:rsidRPr="005832A1" w:rsidRDefault="005832A1" w:rsidP="005832A1">
            <w:pPr>
              <w:pStyle w:val="EngHang"/>
            </w:pPr>
            <w:r w:rsidRPr="005832A1">
              <w:t>Of the world, have mercy on me:</w:t>
            </w:r>
          </w:p>
          <w:p w14:paraId="5B6D22A2" w14:textId="77777777" w:rsidR="005832A1" w:rsidRPr="005832A1" w:rsidRDefault="005832A1" w:rsidP="005832A1">
            <w:pPr>
              <w:pStyle w:val="EngHang"/>
            </w:pPr>
            <w:r w:rsidRPr="005832A1">
              <w:t>My Lord Jesus Christ,</w:t>
            </w:r>
          </w:p>
          <w:p w14:paraId="04D67DFE" w14:textId="77777777" w:rsidR="005832A1" w:rsidRPr="005832A1" w:rsidRDefault="005832A1" w:rsidP="005832A1">
            <w:pPr>
              <w:pStyle w:val="EngHangEnd"/>
            </w:pPr>
            <w:r w:rsidRPr="005832A1">
              <w:t>Help me.</w:t>
            </w:r>
          </w:p>
        </w:tc>
        <w:tc>
          <w:tcPr>
            <w:tcW w:w="288" w:type="dxa"/>
          </w:tcPr>
          <w:p w14:paraId="33AC2449" w14:textId="77777777" w:rsidR="005832A1" w:rsidRDefault="005832A1" w:rsidP="00F54100"/>
        </w:tc>
        <w:tc>
          <w:tcPr>
            <w:tcW w:w="288" w:type="dxa"/>
          </w:tcPr>
          <w:p w14:paraId="6DF8C208" w14:textId="77777777" w:rsidR="005832A1" w:rsidRDefault="005832A1" w:rsidP="00F54100">
            <w:pPr>
              <w:pStyle w:val="CopticCross"/>
            </w:pPr>
          </w:p>
        </w:tc>
        <w:tc>
          <w:tcPr>
            <w:tcW w:w="3960" w:type="dxa"/>
          </w:tcPr>
          <w:p w14:paraId="7B38B1FA" w14:textId="77777777" w:rsidR="005832A1" w:rsidRDefault="005832A1" w:rsidP="00010BD3">
            <w:pPr>
              <w:pStyle w:val="CopticVersemulti-line"/>
            </w:pPr>
            <w:r w:rsidRPr="0016784B">
              <w:t>Ⲫⲏⲉⲧⲱⲗⲓ ⲙ̀ⲫ̀ⲛⲟⲃⲓ</w:t>
            </w:r>
          </w:p>
          <w:p w14:paraId="4910B470" w14:textId="77777777" w:rsidR="005832A1" w:rsidRDefault="005832A1" w:rsidP="00010BD3">
            <w:pPr>
              <w:pStyle w:val="CopticVersemulti-line"/>
            </w:pPr>
            <w:r w:rsidRPr="0016784B">
              <w:t>ⲛ̀ⲧⲉ ⲡⲓⲕⲟⲥⲙⲟⲥ ⲛⲁⲓ ⲛⲏⲓ</w:t>
            </w:r>
          </w:p>
          <w:p w14:paraId="20E706D4" w14:textId="77777777" w:rsidR="005832A1" w:rsidRPr="00A742AC" w:rsidRDefault="005832A1" w:rsidP="000E2846">
            <w:pPr>
              <w:pStyle w:val="CopticVerse"/>
            </w:pPr>
            <w:r w:rsidRPr="0016784B">
              <w:t>ⲡⲁⲟ̅ⲥ̅ Ⲓⲏ̅ⲥ Ⲡⲭ̅ⲥ ⲁⲣⲓⲃⲟⲏⲑⲓⲛ ⲉⲣⲟⲓ</w:t>
            </w:r>
          </w:p>
        </w:tc>
      </w:tr>
      <w:tr w:rsidR="005832A1" w14:paraId="5953A801" w14:textId="77777777" w:rsidTr="00094BF8">
        <w:trPr>
          <w:cantSplit/>
          <w:jc w:val="center"/>
        </w:trPr>
        <w:tc>
          <w:tcPr>
            <w:tcW w:w="288" w:type="dxa"/>
          </w:tcPr>
          <w:p w14:paraId="75DCFF6E" w14:textId="77777777" w:rsidR="005832A1" w:rsidRDefault="005832A1" w:rsidP="00F54100">
            <w:pPr>
              <w:pStyle w:val="CopticCross"/>
            </w:pPr>
            <w:r>
              <w:t>¿</w:t>
            </w:r>
          </w:p>
        </w:tc>
        <w:tc>
          <w:tcPr>
            <w:tcW w:w="3960" w:type="dxa"/>
          </w:tcPr>
          <w:p w14:paraId="3A40150C" w14:textId="77777777" w:rsidR="005832A1" w:rsidRPr="005832A1" w:rsidRDefault="005832A1" w:rsidP="005832A1">
            <w:pPr>
              <w:pStyle w:val="EngHang"/>
            </w:pPr>
            <w:r w:rsidRPr="005832A1">
              <w:t>Forgive me my</w:t>
            </w:r>
          </w:p>
          <w:p w14:paraId="47745163" w14:textId="77777777" w:rsidR="005832A1" w:rsidRPr="005832A1" w:rsidRDefault="005832A1" w:rsidP="005832A1">
            <w:pPr>
              <w:pStyle w:val="EngHang"/>
            </w:pPr>
            <w:r w:rsidRPr="005832A1">
              <w:t>Many iniquities:</w:t>
            </w:r>
          </w:p>
          <w:p w14:paraId="54632F9C" w14:textId="77777777" w:rsidR="005832A1" w:rsidRPr="005832A1" w:rsidRDefault="005832A1" w:rsidP="005832A1">
            <w:pPr>
              <w:pStyle w:val="EngHang"/>
            </w:pPr>
            <w:r w:rsidRPr="005832A1">
              <w:t>My Lord Jesus,</w:t>
            </w:r>
          </w:p>
          <w:p w14:paraId="7C265C0B" w14:textId="77777777" w:rsidR="005832A1" w:rsidRPr="005832A1" w:rsidRDefault="005832A1" w:rsidP="005832A1">
            <w:pPr>
              <w:pStyle w:val="EngHangEnd"/>
            </w:pPr>
            <w:r w:rsidRPr="005832A1">
              <w:t>Help me.</w:t>
            </w:r>
          </w:p>
        </w:tc>
        <w:tc>
          <w:tcPr>
            <w:tcW w:w="288" w:type="dxa"/>
          </w:tcPr>
          <w:p w14:paraId="66A6132C" w14:textId="77777777" w:rsidR="005832A1" w:rsidRDefault="005832A1" w:rsidP="00F54100"/>
        </w:tc>
        <w:tc>
          <w:tcPr>
            <w:tcW w:w="288" w:type="dxa"/>
          </w:tcPr>
          <w:p w14:paraId="0C3A5E85" w14:textId="77777777" w:rsidR="005832A1" w:rsidRDefault="005832A1" w:rsidP="00F54100">
            <w:pPr>
              <w:pStyle w:val="CopticCross"/>
            </w:pPr>
            <w:r>
              <w:t>¿</w:t>
            </w:r>
          </w:p>
        </w:tc>
        <w:tc>
          <w:tcPr>
            <w:tcW w:w="3960" w:type="dxa"/>
          </w:tcPr>
          <w:p w14:paraId="3648DE7F" w14:textId="77777777" w:rsidR="005832A1" w:rsidRDefault="005832A1" w:rsidP="00010BD3">
            <w:pPr>
              <w:pStyle w:val="CopticVersemulti-line"/>
            </w:pPr>
            <w:r w:rsidRPr="0016784B">
              <w:t>Ⲭⲱ ⲛⲏⲓ ⲉⲃⲟⲗ ⲙ̀ⲡ̀ⲁϣⲁⲓ</w:t>
            </w:r>
          </w:p>
          <w:p w14:paraId="248C813C" w14:textId="77777777" w:rsidR="005832A1" w:rsidRDefault="005832A1" w:rsidP="00010BD3">
            <w:pPr>
              <w:pStyle w:val="CopticVersemulti-line"/>
            </w:pPr>
            <w:r w:rsidRPr="0016784B">
              <w:t>ⲛ̀ⲧⲉ ⲛⲁⲁⲛⲟⲙⲓⲁ</w:t>
            </w:r>
          </w:p>
          <w:p w14:paraId="3D469F22" w14:textId="77777777" w:rsidR="005832A1" w:rsidRPr="00A742AC" w:rsidRDefault="005832A1" w:rsidP="000E2846">
            <w:pPr>
              <w:pStyle w:val="CopticVerse"/>
            </w:pPr>
            <w:r w:rsidRPr="0016784B">
              <w:t>ⲡⲁⲟ̅ⲥ̅ Ⲓⲏ̅ⲥ ⲁⲣⲓⲃⲟⲏⲑⲓⲛ ⲉⲣⲟⲓ</w:t>
            </w:r>
          </w:p>
        </w:tc>
      </w:tr>
      <w:tr w:rsidR="005832A1" w14:paraId="291AE499" w14:textId="77777777" w:rsidTr="00094BF8">
        <w:trPr>
          <w:cantSplit/>
          <w:jc w:val="center"/>
        </w:trPr>
        <w:tc>
          <w:tcPr>
            <w:tcW w:w="288" w:type="dxa"/>
          </w:tcPr>
          <w:p w14:paraId="7961013B" w14:textId="77777777" w:rsidR="005832A1" w:rsidRDefault="005832A1" w:rsidP="00F54100">
            <w:pPr>
              <w:pStyle w:val="CopticCross"/>
            </w:pPr>
            <w:r>
              <w:t>¿</w:t>
            </w:r>
          </w:p>
        </w:tc>
        <w:tc>
          <w:tcPr>
            <w:tcW w:w="3960" w:type="dxa"/>
          </w:tcPr>
          <w:p w14:paraId="19793098" w14:textId="77777777" w:rsidR="005832A1" w:rsidRPr="005832A1" w:rsidRDefault="005832A1" w:rsidP="005832A1">
            <w:pPr>
              <w:pStyle w:val="EngHang"/>
              <w:rPr>
                <w:rFonts w:eastAsiaTheme="minorHAnsi"/>
              </w:rPr>
            </w:pPr>
            <w:r w:rsidRPr="005832A1">
              <w:rPr>
                <w:rFonts w:eastAsiaTheme="minorHAnsi"/>
              </w:rPr>
              <w:t xml:space="preserve">All of the souls </w:t>
            </w:r>
          </w:p>
          <w:p w14:paraId="5949E9F2" w14:textId="77777777" w:rsidR="005832A1" w:rsidRPr="005832A1" w:rsidRDefault="005832A1" w:rsidP="005832A1">
            <w:pPr>
              <w:pStyle w:val="EngHang"/>
              <w:rPr>
                <w:rFonts w:eastAsiaTheme="minorHAnsi"/>
              </w:rPr>
            </w:pPr>
            <w:r w:rsidRPr="005832A1">
              <w:rPr>
                <w:rFonts w:eastAsiaTheme="minorHAnsi"/>
              </w:rPr>
              <w:t>Together bless Your Name:</w:t>
            </w:r>
          </w:p>
          <w:p w14:paraId="03A0C1A2" w14:textId="77777777" w:rsidR="005832A1" w:rsidRPr="005832A1" w:rsidRDefault="005832A1" w:rsidP="005832A1">
            <w:pPr>
              <w:pStyle w:val="EngHang"/>
              <w:rPr>
                <w:rFonts w:eastAsiaTheme="minorHAnsi"/>
              </w:rPr>
            </w:pPr>
            <w:r w:rsidRPr="005832A1">
              <w:rPr>
                <w:rFonts w:eastAsiaTheme="minorHAnsi"/>
              </w:rPr>
              <w:t>My Lord Jesus Christ,</w:t>
            </w:r>
          </w:p>
          <w:p w14:paraId="493119BA" w14:textId="77777777" w:rsidR="005832A1" w:rsidRPr="005832A1" w:rsidRDefault="005832A1" w:rsidP="005832A1">
            <w:pPr>
              <w:pStyle w:val="EngHangEnd"/>
            </w:pPr>
            <w:r w:rsidRPr="005832A1">
              <w:rPr>
                <w:rFonts w:eastAsiaTheme="minorHAnsi"/>
              </w:rPr>
              <w:t>Help me.</w:t>
            </w:r>
          </w:p>
        </w:tc>
        <w:tc>
          <w:tcPr>
            <w:tcW w:w="288" w:type="dxa"/>
          </w:tcPr>
          <w:p w14:paraId="7BB4BF0C" w14:textId="77777777" w:rsidR="005832A1" w:rsidRDefault="005832A1" w:rsidP="00F54100"/>
        </w:tc>
        <w:tc>
          <w:tcPr>
            <w:tcW w:w="288" w:type="dxa"/>
          </w:tcPr>
          <w:p w14:paraId="60121E54" w14:textId="77777777" w:rsidR="005832A1" w:rsidRDefault="005832A1" w:rsidP="00F54100">
            <w:pPr>
              <w:pStyle w:val="CopticCross"/>
            </w:pPr>
            <w:r>
              <w:t>¿</w:t>
            </w:r>
          </w:p>
        </w:tc>
        <w:tc>
          <w:tcPr>
            <w:tcW w:w="3960" w:type="dxa"/>
          </w:tcPr>
          <w:p w14:paraId="322256CE" w14:textId="77777777" w:rsidR="005832A1" w:rsidRDefault="005832A1" w:rsidP="00010BD3">
            <w:pPr>
              <w:pStyle w:val="CopticVersemulti-line"/>
            </w:pPr>
            <w:r w:rsidRPr="0016784B">
              <w:t>Ⲯⲩⲭⲏ ⲛⲓⲃⲉⲛ ⲉⲩⲥⲟⲡ</w:t>
            </w:r>
          </w:p>
          <w:p w14:paraId="6A68F1F4" w14:textId="77777777" w:rsidR="005832A1" w:rsidRDefault="005832A1" w:rsidP="00010BD3">
            <w:pPr>
              <w:pStyle w:val="CopticVersemulti-line"/>
            </w:pPr>
            <w:r w:rsidRPr="0016784B">
              <w:t>ⲥⲉⲥ̀ⲙⲟⲩ ⲉⲡⲉⲕⲣⲁⲛ</w:t>
            </w:r>
          </w:p>
          <w:p w14:paraId="571704AA" w14:textId="77777777" w:rsidR="005832A1" w:rsidRPr="00A742AC" w:rsidRDefault="005832A1" w:rsidP="000E2846">
            <w:pPr>
              <w:pStyle w:val="CopticVerse"/>
            </w:pPr>
            <w:r w:rsidRPr="0016784B">
              <w:t>ⲡⲁⲟ̅ⲥ̅ Ⲓⲏ̅ⲥ Ⲡⲭ̅ⲥ ⲁⲣⲓⲃⲟⲏⲑⲓⲛ ⲉⲣⲟⲓ</w:t>
            </w:r>
          </w:p>
        </w:tc>
      </w:tr>
      <w:tr w:rsidR="005832A1" w14:paraId="2D14D23F" w14:textId="77777777" w:rsidTr="00094BF8">
        <w:trPr>
          <w:cantSplit/>
          <w:jc w:val="center"/>
        </w:trPr>
        <w:tc>
          <w:tcPr>
            <w:tcW w:w="288" w:type="dxa"/>
          </w:tcPr>
          <w:p w14:paraId="07C07835" w14:textId="77777777" w:rsidR="005832A1" w:rsidRDefault="005832A1" w:rsidP="00F54100">
            <w:pPr>
              <w:pStyle w:val="CopticCross"/>
            </w:pPr>
          </w:p>
        </w:tc>
        <w:tc>
          <w:tcPr>
            <w:tcW w:w="3960" w:type="dxa"/>
          </w:tcPr>
          <w:p w14:paraId="7DD04CB0" w14:textId="77777777" w:rsidR="005832A1" w:rsidRPr="005832A1" w:rsidRDefault="005832A1" w:rsidP="005832A1">
            <w:pPr>
              <w:pStyle w:val="EngHang"/>
            </w:pPr>
            <w:r w:rsidRPr="005832A1">
              <w:t xml:space="preserve">Be </w:t>
            </w:r>
            <w:commentRangeStart w:id="359"/>
            <w:r w:rsidRPr="005832A1">
              <w:t xml:space="preserve">longsuffering </w:t>
            </w:r>
            <w:commentRangeEnd w:id="359"/>
            <w:r w:rsidRPr="005832A1">
              <w:rPr>
                <w:rStyle w:val="CommentReference"/>
                <w:rFonts w:eastAsiaTheme="minorHAnsi"/>
                <w:sz w:val="24"/>
              </w:rPr>
              <w:commentReference w:id="359"/>
            </w:r>
            <w:r w:rsidRPr="005832A1">
              <w:t>with me,</w:t>
            </w:r>
          </w:p>
          <w:p w14:paraId="3B1AE80F" w14:textId="77777777" w:rsidR="005832A1" w:rsidRPr="005832A1" w:rsidRDefault="005832A1" w:rsidP="005832A1">
            <w:pPr>
              <w:pStyle w:val="EngHang"/>
            </w:pPr>
            <w:r w:rsidRPr="005832A1">
              <w:t>Do not destroy me quickly:</w:t>
            </w:r>
          </w:p>
          <w:p w14:paraId="1245657D" w14:textId="77777777" w:rsidR="005832A1" w:rsidRPr="005832A1" w:rsidRDefault="005832A1" w:rsidP="005832A1">
            <w:pPr>
              <w:pStyle w:val="EngHang"/>
            </w:pPr>
            <w:r w:rsidRPr="005832A1">
              <w:t>My Lord Jesus,</w:t>
            </w:r>
          </w:p>
          <w:p w14:paraId="0B531E51" w14:textId="77777777" w:rsidR="005832A1" w:rsidRPr="005832A1" w:rsidRDefault="005832A1" w:rsidP="005832A1">
            <w:pPr>
              <w:pStyle w:val="EngHangEnd"/>
            </w:pPr>
            <w:r w:rsidRPr="005832A1">
              <w:t>Help me.</w:t>
            </w:r>
          </w:p>
        </w:tc>
        <w:tc>
          <w:tcPr>
            <w:tcW w:w="288" w:type="dxa"/>
          </w:tcPr>
          <w:p w14:paraId="0EBEBBDB" w14:textId="77777777" w:rsidR="005832A1" w:rsidRDefault="005832A1" w:rsidP="00F54100"/>
        </w:tc>
        <w:tc>
          <w:tcPr>
            <w:tcW w:w="288" w:type="dxa"/>
          </w:tcPr>
          <w:p w14:paraId="46397D66" w14:textId="77777777" w:rsidR="005832A1" w:rsidRDefault="005832A1" w:rsidP="00F54100">
            <w:pPr>
              <w:pStyle w:val="CopticCross"/>
            </w:pPr>
          </w:p>
        </w:tc>
        <w:tc>
          <w:tcPr>
            <w:tcW w:w="3960" w:type="dxa"/>
          </w:tcPr>
          <w:p w14:paraId="268C9EC7" w14:textId="77777777" w:rsidR="005832A1" w:rsidRDefault="005832A1" w:rsidP="00010BD3">
            <w:pPr>
              <w:pStyle w:val="CopticVersemulti-line"/>
            </w:pPr>
            <w:r w:rsidRPr="0016784B">
              <w:t>Ⲱⲟⲩⲛ̀ϩⲏⲧ ⲛⲉⲙⲏⲓ</w:t>
            </w:r>
          </w:p>
          <w:p w14:paraId="7BB40145" w14:textId="77777777" w:rsidR="005832A1" w:rsidRDefault="005832A1" w:rsidP="00010BD3">
            <w:pPr>
              <w:pStyle w:val="CopticVersemulti-line"/>
            </w:pPr>
            <w:r w:rsidRPr="0016784B">
              <w:t>ⲙ̀ⲡⲉⲣⲧⲁⲕⲟⲓ ⲛ̀ⲭⲱⲗⲉⲙ</w:t>
            </w:r>
          </w:p>
          <w:p w14:paraId="43A1B11F" w14:textId="77777777" w:rsidR="005832A1" w:rsidRPr="00A742AC" w:rsidRDefault="005832A1" w:rsidP="000E2846">
            <w:pPr>
              <w:pStyle w:val="CopticVerse"/>
            </w:pPr>
            <w:r w:rsidRPr="0016784B">
              <w:t>ⲡⲁⲟ̅ⲥ̅ Ⲓⲏ̅ⲥ ⲁⲣⲓⲃⲟⲏⲑⲓⲛ ⲉⲣⲟⲓ</w:t>
            </w:r>
          </w:p>
        </w:tc>
      </w:tr>
      <w:tr w:rsidR="005832A1" w14:paraId="0A683030" w14:textId="77777777" w:rsidTr="00094BF8">
        <w:trPr>
          <w:cantSplit/>
          <w:jc w:val="center"/>
        </w:trPr>
        <w:tc>
          <w:tcPr>
            <w:tcW w:w="288" w:type="dxa"/>
          </w:tcPr>
          <w:p w14:paraId="12D28884" w14:textId="77777777" w:rsidR="005832A1" w:rsidRDefault="005832A1" w:rsidP="00F54100">
            <w:pPr>
              <w:pStyle w:val="CopticCross"/>
            </w:pPr>
          </w:p>
        </w:tc>
        <w:tc>
          <w:tcPr>
            <w:tcW w:w="3960" w:type="dxa"/>
          </w:tcPr>
          <w:p w14:paraId="31CBEA53" w14:textId="77777777" w:rsidR="005832A1" w:rsidRPr="005832A1" w:rsidRDefault="005832A1" w:rsidP="005832A1">
            <w:pPr>
              <w:pStyle w:val="EngHang"/>
            </w:pPr>
            <w:commentRangeStart w:id="360"/>
            <w:r w:rsidRPr="005832A1">
              <w:t xml:space="preserve">I rise </w:t>
            </w:r>
            <w:commentRangeEnd w:id="360"/>
            <w:r w:rsidRPr="005832A1">
              <w:rPr>
                <w:rStyle w:val="CommentReference"/>
                <w:rFonts w:eastAsiaTheme="minorHAnsi"/>
                <w:sz w:val="24"/>
              </w:rPr>
              <w:commentReference w:id="360"/>
            </w:r>
            <w:r w:rsidRPr="005832A1">
              <w:t>at the first watch</w:t>
            </w:r>
          </w:p>
          <w:p w14:paraId="76E938BB" w14:textId="77777777" w:rsidR="005832A1" w:rsidRPr="005832A1" w:rsidRDefault="005832A1" w:rsidP="005832A1">
            <w:pPr>
              <w:pStyle w:val="EngHang"/>
            </w:pPr>
            <w:r w:rsidRPr="005832A1">
              <w:t>That I may bless Your Name:</w:t>
            </w:r>
          </w:p>
          <w:p w14:paraId="6C32622E" w14:textId="77777777" w:rsidR="005832A1" w:rsidRPr="005832A1" w:rsidRDefault="005832A1" w:rsidP="005832A1">
            <w:pPr>
              <w:pStyle w:val="EngHang"/>
            </w:pPr>
            <w:r w:rsidRPr="005832A1">
              <w:t>My Lord Jesus Christ:</w:t>
            </w:r>
          </w:p>
          <w:p w14:paraId="63ED6F7A" w14:textId="77777777" w:rsidR="005832A1" w:rsidRPr="005832A1" w:rsidRDefault="005832A1" w:rsidP="005832A1">
            <w:pPr>
              <w:pStyle w:val="EngHangEnd"/>
            </w:pPr>
            <w:r w:rsidRPr="005832A1">
              <w:t>Help me.</w:t>
            </w:r>
          </w:p>
        </w:tc>
        <w:tc>
          <w:tcPr>
            <w:tcW w:w="288" w:type="dxa"/>
          </w:tcPr>
          <w:p w14:paraId="26DA8366" w14:textId="77777777" w:rsidR="005832A1" w:rsidRDefault="005832A1" w:rsidP="00F54100"/>
        </w:tc>
        <w:tc>
          <w:tcPr>
            <w:tcW w:w="288" w:type="dxa"/>
          </w:tcPr>
          <w:p w14:paraId="27EF9EFF" w14:textId="77777777" w:rsidR="005832A1" w:rsidRDefault="005832A1" w:rsidP="00F54100">
            <w:pPr>
              <w:pStyle w:val="CopticCross"/>
            </w:pPr>
          </w:p>
        </w:tc>
        <w:tc>
          <w:tcPr>
            <w:tcW w:w="3960" w:type="dxa"/>
          </w:tcPr>
          <w:p w14:paraId="2EB3664B" w14:textId="77777777" w:rsidR="005832A1" w:rsidRDefault="005832A1" w:rsidP="00010BD3">
            <w:pPr>
              <w:pStyle w:val="CopticVersemulti-line"/>
            </w:pPr>
            <w:r w:rsidRPr="0016784B">
              <w:t>Ϣⲁⲓⲧⲱⲛⲧ ⲙ̀ⲫ̀ⲛⲁⲩ ⲛ̀ϣⲱⲣⲡ</w:t>
            </w:r>
          </w:p>
          <w:p w14:paraId="336813ED" w14:textId="77777777" w:rsidR="005832A1" w:rsidRDefault="005832A1" w:rsidP="00010BD3">
            <w:pPr>
              <w:pStyle w:val="CopticVersemulti-line"/>
            </w:pPr>
            <w:r w:rsidRPr="0016784B">
              <w:t>ⲛ̀ⲧⲁⲥ̀ⲙⲟⲩ ⲉⲡⲉⲕⲣⲁⲛ</w:t>
            </w:r>
          </w:p>
          <w:p w14:paraId="3AD14C48" w14:textId="77777777" w:rsidR="005832A1" w:rsidRPr="00A742AC" w:rsidRDefault="005832A1" w:rsidP="000E2846">
            <w:pPr>
              <w:pStyle w:val="CopticVerse"/>
            </w:pPr>
            <w:r w:rsidRPr="0016784B">
              <w:t>ⲡⲁⲟ̅ⲥ̅ Ⲓⲏ̅ⲥ Ⲡⲭ̅ⲥ ⲁⲣⲓⲃⲟⲏⲑⲓⲛ ⲉⲣⲟⲓ</w:t>
            </w:r>
          </w:p>
        </w:tc>
      </w:tr>
      <w:tr w:rsidR="005832A1" w14:paraId="3AE35049" w14:textId="77777777" w:rsidTr="00094BF8">
        <w:trPr>
          <w:cantSplit/>
          <w:jc w:val="center"/>
        </w:trPr>
        <w:tc>
          <w:tcPr>
            <w:tcW w:w="288" w:type="dxa"/>
          </w:tcPr>
          <w:p w14:paraId="5A0D6698" w14:textId="77777777" w:rsidR="005832A1" w:rsidRDefault="005832A1" w:rsidP="00F54100">
            <w:pPr>
              <w:pStyle w:val="CopticCross"/>
            </w:pPr>
            <w:r>
              <w:lastRenderedPageBreak/>
              <w:t>¿</w:t>
            </w:r>
          </w:p>
        </w:tc>
        <w:tc>
          <w:tcPr>
            <w:tcW w:w="3960" w:type="dxa"/>
          </w:tcPr>
          <w:p w14:paraId="4F25C828" w14:textId="77777777" w:rsidR="005832A1" w:rsidRPr="005832A1" w:rsidRDefault="005832A1" w:rsidP="005832A1">
            <w:pPr>
              <w:pStyle w:val="EngHang"/>
            </w:pPr>
            <w:r w:rsidRPr="005832A1">
              <w:t xml:space="preserve">Your yoke is </w:t>
            </w:r>
            <w:commentRangeStart w:id="361"/>
            <w:r w:rsidRPr="005832A1">
              <w:t>sweet</w:t>
            </w:r>
            <w:commentRangeEnd w:id="361"/>
            <w:r w:rsidRPr="005832A1">
              <w:rPr>
                <w:rStyle w:val="CommentReference"/>
                <w:rFonts w:eastAsiaTheme="minorHAnsi"/>
                <w:sz w:val="24"/>
              </w:rPr>
              <w:commentReference w:id="361"/>
            </w:r>
          </w:p>
          <w:p w14:paraId="777C98CB" w14:textId="77777777" w:rsidR="005832A1" w:rsidRPr="005832A1" w:rsidRDefault="005832A1" w:rsidP="005832A1">
            <w:pPr>
              <w:pStyle w:val="EngHang"/>
            </w:pPr>
            <w:r w:rsidRPr="005832A1">
              <w:t>And Your burden is light:</w:t>
            </w:r>
          </w:p>
          <w:p w14:paraId="01FEA407" w14:textId="77777777" w:rsidR="005832A1" w:rsidRPr="005832A1" w:rsidRDefault="005832A1" w:rsidP="005832A1">
            <w:pPr>
              <w:pStyle w:val="EngHang"/>
            </w:pPr>
            <w:r w:rsidRPr="005832A1">
              <w:t>My Lord Jesus,</w:t>
            </w:r>
          </w:p>
          <w:p w14:paraId="20E752D2" w14:textId="77777777" w:rsidR="005832A1" w:rsidRPr="005832A1" w:rsidRDefault="005832A1" w:rsidP="005832A1">
            <w:pPr>
              <w:pStyle w:val="EngHangEnd"/>
            </w:pPr>
            <w:r w:rsidRPr="005832A1">
              <w:t>Help me.</w:t>
            </w:r>
          </w:p>
        </w:tc>
        <w:tc>
          <w:tcPr>
            <w:tcW w:w="288" w:type="dxa"/>
          </w:tcPr>
          <w:p w14:paraId="6561178F" w14:textId="77777777" w:rsidR="005832A1" w:rsidRDefault="005832A1" w:rsidP="00F54100"/>
        </w:tc>
        <w:tc>
          <w:tcPr>
            <w:tcW w:w="288" w:type="dxa"/>
          </w:tcPr>
          <w:p w14:paraId="58D1AE8D" w14:textId="77777777" w:rsidR="005832A1" w:rsidRDefault="005832A1" w:rsidP="00F54100">
            <w:pPr>
              <w:pStyle w:val="CopticCross"/>
            </w:pPr>
            <w:r>
              <w:t>¿</w:t>
            </w:r>
          </w:p>
        </w:tc>
        <w:tc>
          <w:tcPr>
            <w:tcW w:w="3960" w:type="dxa"/>
          </w:tcPr>
          <w:p w14:paraId="7F223CBF" w14:textId="77777777" w:rsidR="005832A1" w:rsidRDefault="005832A1" w:rsidP="00010BD3">
            <w:pPr>
              <w:pStyle w:val="CopticVersemulti-line"/>
            </w:pPr>
            <w:r w:rsidRPr="0016784B">
              <w:t>ϥ̀ϩⲟⲗϫ ⲛ̀ϫⲉ ⲡⲉⲕⲛⲁϩⲃⲉϥ</w:t>
            </w:r>
          </w:p>
          <w:p w14:paraId="5F81704F" w14:textId="77777777" w:rsidR="005832A1" w:rsidRDefault="005832A1" w:rsidP="000E2846">
            <w:pPr>
              <w:pStyle w:val="CopticVersemulti-line"/>
            </w:pPr>
            <w:r w:rsidRPr="0016784B">
              <w:t>ⲧⲉⲕⲉⲧⲫⲱ ⲁⲥⲓ̀ⲱⲟⲩ</w:t>
            </w:r>
          </w:p>
          <w:p w14:paraId="03BE6989" w14:textId="77777777" w:rsidR="005832A1" w:rsidRPr="00A742AC" w:rsidRDefault="005832A1" w:rsidP="000E2846">
            <w:pPr>
              <w:pStyle w:val="CopticVerse"/>
            </w:pPr>
            <w:r w:rsidRPr="0016784B">
              <w:t>ⲡⲁⲟ̅ⲥ̅ Ⲓⲏ̅ⲥ ⲁⲣⲓⲃⲟⲏⲑⲓⲛ ⲉⲣⲟⲓ</w:t>
            </w:r>
          </w:p>
        </w:tc>
      </w:tr>
      <w:tr w:rsidR="005832A1" w14:paraId="7138E127" w14:textId="77777777" w:rsidTr="00094BF8">
        <w:trPr>
          <w:cantSplit/>
          <w:jc w:val="center"/>
        </w:trPr>
        <w:tc>
          <w:tcPr>
            <w:tcW w:w="288" w:type="dxa"/>
          </w:tcPr>
          <w:p w14:paraId="3D8BDE1B" w14:textId="77777777" w:rsidR="005832A1" w:rsidRDefault="005832A1" w:rsidP="00F54100">
            <w:pPr>
              <w:pStyle w:val="CopticCross"/>
            </w:pPr>
            <w:r>
              <w:t>¿</w:t>
            </w:r>
          </w:p>
        </w:tc>
        <w:tc>
          <w:tcPr>
            <w:tcW w:w="3960" w:type="dxa"/>
          </w:tcPr>
          <w:p w14:paraId="39D486A1" w14:textId="77777777" w:rsidR="005832A1" w:rsidRPr="005832A1" w:rsidRDefault="005832A1" w:rsidP="005832A1">
            <w:pPr>
              <w:pStyle w:val="EngHang"/>
            </w:pPr>
            <w:r w:rsidRPr="005832A1">
              <w:t xml:space="preserve">In the acceptable time: </w:t>
            </w:r>
          </w:p>
          <w:p w14:paraId="293D99A5" w14:textId="77777777" w:rsidR="005832A1" w:rsidRPr="005832A1" w:rsidRDefault="005832A1" w:rsidP="005832A1">
            <w:pPr>
              <w:pStyle w:val="EngHang"/>
            </w:pPr>
            <w:r w:rsidRPr="005832A1">
              <w:t>You will hear me:</w:t>
            </w:r>
          </w:p>
          <w:p w14:paraId="3B3C0989" w14:textId="77777777" w:rsidR="005832A1" w:rsidRPr="005832A1" w:rsidRDefault="005832A1" w:rsidP="005832A1">
            <w:pPr>
              <w:pStyle w:val="EngHang"/>
            </w:pPr>
            <w:r w:rsidRPr="005832A1">
              <w:t>My Lord Jesus Christ:</w:t>
            </w:r>
          </w:p>
          <w:p w14:paraId="0946A843" w14:textId="77777777" w:rsidR="005832A1" w:rsidRPr="005832A1" w:rsidRDefault="005832A1" w:rsidP="005832A1">
            <w:pPr>
              <w:pStyle w:val="EngHangEnd"/>
            </w:pPr>
            <w:r w:rsidRPr="005832A1">
              <w:t>Help me.</w:t>
            </w:r>
          </w:p>
        </w:tc>
        <w:tc>
          <w:tcPr>
            <w:tcW w:w="288" w:type="dxa"/>
          </w:tcPr>
          <w:p w14:paraId="76B1BD7F" w14:textId="77777777" w:rsidR="005832A1" w:rsidRDefault="005832A1" w:rsidP="00F54100"/>
        </w:tc>
        <w:tc>
          <w:tcPr>
            <w:tcW w:w="288" w:type="dxa"/>
          </w:tcPr>
          <w:p w14:paraId="1BBFA2F5" w14:textId="77777777" w:rsidR="005832A1" w:rsidRDefault="005832A1" w:rsidP="00F54100">
            <w:pPr>
              <w:pStyle w:val="CopticCross"/>
            </w:pPr>
          </w:p>
        </w:tc>
        <w:tc>
          <w:tcPr>
            <w:tcW w:w="3960" w:type="dxa"/>
          </w:tcPr>
          <w:p w14:paraId="21DB412F" w14:textId="77777777" w:rsidR="005832A1" w:rsidRDefault="005832A1" w:rsidP="00010BD3">
            <w:pPr>
              <w:pStyle w:val="CopticVersemulti-line"/>
            </w:pPr>
            <w:r w:rsidRPr="0016784B">
              <w:t>Ϧⲉⲛ ⲟⲩⲥⲏⲟⲩ ⲉϥϣⲏⲡ</w:t>
            </w:r>
          </w:p>
          <w:p w14:paraId="73607A0B" w14:textId="77777777" w:rsidR="005832A1" w:rsidRDefault="005832A1" w:rsidP="00010BD3">
            <w:pPr>
              <w:pStyle w:val="CopticVersemulti-line"/>
            </w:pPr>
            <w:r w:rsidRPr="0016784B">
              <w:t>ⲉⲕⲉ̀ⲥⲱⲧⲉⲙ ⲉⲣⲟⲓ</w:t>
            </w:r>
          </w:p>
          <w:p w14:paraId="5736ED42" w14:textId="77777777" w:rsidR="005832A1" w:rsidRPr="00A742AC" w:rsidRDefault="005832A1" w:rsidP="000E2846">
            <w:pPr>
              <w:pStyle w:val="CopticVerse"/>
            </w:pPr>
            <w:r w:rsidRPr="0016784B">
              <w:t>ⲡⲁⲟ̅ⲥ̅ Ⲓⲏ̅ⲥ Ⲡⲭ̅ⲥ ⲁⲣⲓⲃⲟⲏⲑⲓⲛ ⲉⲣⲟⲓ</w:t>
            </w:r>
          </w:p>
        </w:tc>
      </w:tr>
      <w:tr w:rsidR="005832A1" w14:paraId="50180243" w14:textId="77777777" w:rsidTr="00094BF8">
        <w:trPr>
          <w:cantSplit/>
          <w:jc w:val="center"/>
        </w:trPr>
        <w:tc>
          <w:tcPr>
            <w:tcW w:w="288" w:type="dxa"/>
          </w:tcPr>
          <w:p w14:paraId="2E228FC1" w14:textId="77777777" w:rsidR="005832A1" w:rsidRDefault="005832A1" w:rsidP="00F54100">
            <w:pPr>
              <w:pStyle w:val="CopticCross"/>
            </w:pPr>
          </w:p>
        </w:tc>
        <w:tc>
          <w:tcPr>
            <w:tcW w:w="3960" w:type="dxa"/>
          </w:tcPr>
          <w:p w14:paraId="7EF198E1" w14:textId="77777777" w:rsidR="005832A1" w:rsidRPr="005832A1" w:rsidRDefault="005832A1" w:rsidP="005832A1">
            <w:pPr>
              <w:pStyle w:val="EngHang"/>
              <w:rPr>
                <w:rFonts w:eastAsiaTheme="minorHAnsi"/>
              </w:rPr>
            </w:pPr>
            <w:commentRangeStart w:id="362"/>
            <w:r w:rsidRPr="005832A1">
              <w:rPr>
                <w:rFonts w:eastAsiaTheme="minorHAnsi"/>
              </w:rPr>
              <w:t>Oh, how I love</w:t>
            </w:r>
            <w:commentRangeEnd w:id="362"/>
            <w:r w:rsidRPr="005832A1">
              <w:rPr>
                <w:rStyle w:val="CommentReference"/>
                <w:rFonts w:eastAsiaTheme="minorHAnsi"/>
                <w:sz w:val="24"/>
              </w:rPr>
              <w:commentReference w:id="362"/>
            </w:r>
          </w:p>
          <w:p w14:paraId="1582F1AB" w14:textId="77777777" w:rsidR="005832A1" w:rsidRPr="005832A1" w:rsidRDefault="005832A1" w:rsidP="005832A1">
            <w:pPr>
              <w:pStyle w:val="EngHang"/>
              <w:rPr>
                <w:rFonts w:eastAsiaTheme="minorHAnsi"/>
              </w:rPr>
            </w:pPr>
            <w:r w:rsidRPr="005832A1">
              <w:rPr>
                <w:rFonts w:eastAsiaTheme="minorHAnsi"/>
              </w:rPr>
              <w:t>Your Holy Name:</w:t>
            </w:r>
          </w:p>
          <w:p w14:paraId="5B7DDF66" w14:textId="77777777" w:rsidR="005832A1" w:rsidRPr="005832A1" w:rsidRDefault="005832A1" w:rsidP="005832A1">
            <w:pPr>
              <w:pStyle w:val="EngHang"/>
              <w:rPr>
                <w:rFonts w:eastAsiaTheme="minorHAnsi"/>
              </w:rPr>
            </w:pPr>
            <w:r w:rsidRPr="005832A1">
              <w:rPr>
                <w:rFonts w:eastAsiaTheme="minorHAnsi"/>
              </w:rPr>
              <w:t>My Lord Jesus,</w:t>
            </w:r>
          </w:p>
          <w:p w14:paraId="06F02154" w14:textId="77777777" w:rsidR="005832A1" w:rsidRPr="005832A1" w:rsidRDefault="005832A1" w:rsidP="005832A1">
            <w:pPr>
              <w:pStyle w:val="EngHangEnd"/>
            </w:pPr>
            <w:r w:rsidRPr="005832A1">
              <w:rPr>
                <w:rFonts w:eastAsiaTheme="minorHAnsi"/>
              </w:rPr>
              <w:t>Help me.</w:t>
            </w:r>
          </w:p>
        </w:tc>
        <w:tc>
          <w:tcPr>
            <w:tcW w:w="288" w:type="dxa"/>
          </w:tcPr>
          <w:p w14:paraId="453B3BC1" w14:textId="77777777" w:rsidR="005832A1" w:rsidRDefault="005832A1" w:rsidP="00F54100"/>
        </w:tc>
        <w:tc>
          <w:tcPr>
            <w:tcW w:w="288" w:type="dxa"/>
          </w:tcPr>
          <w:p w14:paraId="0C702359" w14:textId="77777777" w:rsidR="005832A1" w:rsidRDefault="005832A1" w:rsidP="00F54100">
            <w:pPr>
              <w:pStyle w:val="CopticCross"/>
            </w:pPr>
          </w:p>
        </w:tc>
        <w:tc>
          <w:tcPr>
            <w:tcW w:w="3960" w:type="dxa"/>
          </w:tcPr>
          <w:p w14:paraId="4508C4B4" w14:textId="77777777" w:rsidR="005832A1" w:rsidRDefault="005832A1" w:rsidP="00010BD3">
            <w:pPr>
              <w:pStyle w:val="CopticVersemulti-line"/>
            </w:pPr>
            <w:r w:rsidRPr="0016784B">
              <w:t>Ϩⲱⲥ ⲟⲩϣⲟⲩⲙⲉⲛⲣⲓⲧϥ</w:t>
            </w:r>
          </w:p>
          <w:p w14:paraId="7C6F1025" w14:textId="77777777" w:rsidR="005832A1" w:rsidRDefault="005832A1" w:rsidP="00010BD3">
            <w:pPr>
              <w:pStyle w:val="CopticVersemulti-line"/>
            </w:pPr>
            <w:r w:rsidRPr="0016784B">
              <w:t>ⲡⲉ ⲡⲉⲕⲣⲁⲛ ⲉ̅ⲑ̅ⲩ</w:t>
            </w:r>
          </w:p>
          <w:p w14:paraId="4BCB44B7" w14:textId="77777777" w:rsidR="005832A1" w:rsidRPr="00A742AC" w:rsidRDefault="005832A1" w:rsidP="000E2846">
            <w:pPr>
              <w:pStyle w:val="CopticVerse"/>
            </w:pPr>
            <w:r w:rsidRPr="0016784B">
              <w:t>ⲡⲁⲟ̅ⲥ̅ Ⲓⲏ̅ⲥ ⲁⲣⲓⲃⲟⲏⲑⲓⲛ ⲉⲣⲟⲓ</w:t>
            </w:r>
          </w:p>
        </w:tc>
      </w:tr>
      <w:tr w:rsidR="005832A1" w14:paraId="1DC27CAE" w14:textId="77777777" w:rsidTr="00094BF8">
        <w:trPr>
          <w:cantSplit/>
          <w:jc w:val="center"/>
        </w:trPr>
        <w:tc>
          <w:tcPr>
            <w:tcW w:w="288" w:type="dxa"/>
          </w:tcPr>
          <w:p w14:paraId="441B9FC1" w14:textId="77777777" w:rsidR="005832A1" w:rsidRDefault="005832A1" w:rsidP="00F54100">
            <w:pPr>
              <w:pStyle w:val="CopticCross"/>
            </w:pPr>
          </w:p>
        </w:tc>
        <w:tc>
          <w:tcPr>
            <w:tcW w:w="3960" w:type="dxa"/>
          </w:tcPr>
          <w:p w14:paraId="72CC79AA" w14:textId="77777777" w:rsidR="005832A1" w:rsidRPr="005832A1" w:rsidRDefault="005832A1" w:rsidP="005832A1">
            <w:pPr>
              <w:pStyle w:val="EngHang"/>
              <w:rPr>
                <w:rFonts w:eastAsiaTheme="minorHAnsi"/>
              </w:rPr>
            </w:pPr>
            <w:r w:rsidRPr="005832A1">
              <w:rPr>
                <w:rFonts w:eastAsiaTheme="minorHAnsi"/>
              </w:rPr>
              <w:t>Disperse away from me</w:t>
            </w:r>
          </w:p>
          <w:p w14:paraId="296464B2" w14:textId="77777777" w:rsidR="005832A1" w:rsidRPr="005832A1" w:rsidRDefault="005832A1" w:rsidP="005832A1">
            <w:pPr>
              <w:pStyle w:val="EngHang"/>
              <w:rPr>
                <w:rFonts w:eastAsiaTheme="minorHAnsi"/>
              </w:rPr>
            </w:pPr>
            <w:r w:rsidRPr="005832A1">
              <w:rPr>
                <w:rFonts w:eastAsiaTheme="minorHAnsi"/>
              </w:rPr>
              <w:t xml:space="preserve">All </w:t>
            </w:r>
            <w:commentRangeStart w:id="363"/>
            <w:r w:rsidRPr="005832A1">
              <w:rPr>
                <w:rFonts w:eastAsiaTheme="minorHAnsi"/>
              </w:rPr>
              <w:t xml:space="preserve">of </w:t>
            </w:r>
            <w:commentRangeEnd w:id="363"/>
            <w:r w:rsidRPr="005832A1">
              <w:rPr>
                <w:rStyle w:val="CommentReference"/>
                <w:rFonts w:eastAsiaTheme="minorHAnsi"/>
                <w:sz w:val="24"/>
              </w:rPr>
              <w:commentReference w:id="363"/>
            </w:r>
            <w:r w:rsidRPr="005832A1">
              <w:rPr>
                <w:rFonts w:eastAsiaTheme="minorHAnsi"/>
              </w:rPr>
              <w:t>the devils:</w:t>
            </w:r>
          </w:p>
          <w:p w14:paraId="0B77D6E9" w14:textId="77777777" w:rsidR="005832A1" w:rsidRPr="005832A1" w:rsidRDefault="005832A1" w:rsidP="005832A1">
            <w:pPr>
              <w:pStyle w:val="EngHang"/>
              <w:rPr>
                <w:rFonts w:eastAsiaTheme="minorHAnsi"/>
              </w:rPr>
            </w:pPr>
            <w:r w:rsidRPr="005832A1">
              <w:rPr>
                <w:rFonts w:eastAsiaTheme="minorHAnsi"/>
              </w:rPr>
              <w:t>My Lord Jesus Christ,</w:t>
            </w:r>
          </w:p>
          <w:p w14:paraId="0F7C5EBF" w14:textId="77777777" w:rsidR="005832A1" w:rsidRPr="005832A1" w:rsidRDefault="005832A1" w:rsidP="005832A1">
            <w:pPr>
              <w:pStyle w:val="EngHangEnd"/>
            </w:pPr>
            <w:r w:rsidRPr="005832A1">
              <w:rPr>
                <w:rFonts w:eastAsiaTheme="minorHAnsi"/>
              </w:rPr>
              <w:t>Help me.</w:t>
            </w:r>
          </w:p>
        </w:tc>
        <w:tc>
          <w:tcPr>
            <w:tcW w:w="288" w:type="dxa"/>
          </w:tcPr>
          <w:p w14:paraId="314B7E69" w14:textId="77777777" w:rsidR="005832A1" w:rsidRDefault="005832A1" w:rsidP="00F54100"/>
        </w:tc>
        <w:tc>
          <w:tcPr>
            <w:tcW w:w="288" w:type="dxa"/>
          </w:tcPr>
          <w:p w14:paraId="383D3E63" w14:textId="77777777" w:rsidR="005832A1" w:rsidRDefault="005832A1" w:rsidP="00F54100">
            <w:pPr>
              <w:pStyle w:val="CopticCross"/>
            </w:pPr>
          </w:p>
        </w:tc>
        <w:tc>
          <w:tcPr>
            <w:tcW w:w="3960" w:type="dxa"/>
          </w:tcPr>
          <w:p w14:paraId="208F374E" w14:textId="77777777" w:rsidR="005832A1" w:rsidRDefault="005832A1" w:rsidP="00010BD3">
            <w:pPr>
              <w:pStyle w:val="CopticVersemulti-line"/>
            </w:pPr>
            <w:r w:rsidRPr="0016784B">
              <w:t>ϫⲱⲣ ̀ⲉⲃⲟⲗ Ϩⲁⲣⲟⲓ:</w:t>
            </w:r>
          </w:p>
          <w:p w14:paraId="31496EEC" w14:textId="77777777" w:rsidR="005832A1" w:rsidRDefault="005832A1" w:rsidP="00010BD3">
            <w:pPr>
              <w:pStyle w:val="CopticVersemulti-line"/>
            </w:pPr>
            <w:r w:rsidRPr="0016784B">
              <w:t>ⲛⲇⲓⲁⲃⲟⲗⲏ ⲛⲓⲃⲉⲛ</w:t>
            </w:r>
          </w:p>
          <w:p w14:paraId="6931276D" w14:textId="77777777" w:rsidR="005832A1" w:rsidRPr="00A742AC" w:rsidRDefault="005832A1" w:rsidP="000E2846">
            <w:pPr>
              <w:pStyle w:val="CopticVerse"/>
            </w:pPr>
            <w:r w:rsidRPr="0016784B">
              <w:t>ⲡⲁⲟ̅ⲥ̅ Ⲓⲏ̅ⲥ Ⲡⲭ̅ⲥ ⲁⲣⲓⲃⲟⲏⲑⲓⲛ ⲉⲣⲟⲓ</w:t>
            </w:r>
          </w:p>
        </w:tc>
      </w:tr>
      <w:tr w:rsidR="005832A1" w14:paraId="1A4EECBC" w14:textId="77777777" w:rsidTr="00094BF8">
        <w:trPr>
          <w:cantSplit/>
          <w:jc w:val="center"/>
        </w:trPr>
        <w:tc>
          <w:tcPr>
            <w:tcW w:w="288" w:type="dxa"/>
          </w:tcPr>
          <w:p w14:paraId="4935F142" w14:textId="77777777" w:rsidR="005832A1" w:rsidRDefault="005832A1" w:rsidP="00F54100">
            <w:pPr>
              <w:pStyle w:val="CopticCross"/>
            </w:pPr>
            <w:r>
              <w:t>¿</w:t>
            </w:r>
          </w:p>
        </w:tc>
        <w:tc>
          <w:tcPr>
            <w:tcW w:w="3960" w:type="dxa"/>
          </w:tcPr>
          <w:p w14:paraId="357546D8" w14:textId="77777777" w:rsidR="005832A1" w:rsidRPr="005832A1" w:rsidRDefault="005832A1" w:rsidP="005832A1">
            <w:pPr>
              <w:pStyle w:val="EngHang"/>
            </w:pPr>
            <w:r w:rsidRPr="005832A1">
              <w:t>Sow with me</w:t>
            </w:r>
          </w:p>
          <w:p w14:paraId="6F2BAC73" w14:textId="77777777" w:rsidR="005832A1" w:rsidRPr="005832A1" w:rsidRDefault="005832A1" w:rsidP="005832A1">
            <w:pPr>
              <w:pStyle w:val="EngHang"/>
            </w:pPr>
            <w:r w:rsidRPr="005832A1">
              <w:t xml:space="preserve">The seed of Your </w:t>
            </w:r>
            <w:commentRangeStart w:id="364"/>
            <w:r w:rsidRPr="005832A1">
              <w:t>truth</w:t>
            </w:r>
            <w:commentRangeEnd w:id="364"/>
            <w:r w:rsidRPr="005832A1">
              <w:rPr>
                <w:rStyle w:val="CommentReference"/>
                <w:rFonts w:eastAsiaTheme="minorHAnsi"/>
                <w:sz w:val="24"/>
              </w:rPr>
              <w:commentReference w:id="364"/>
            </w:r>
            <w:r w:rsidRPr="005832A1">
              <w:t>:</w:t>
            </w:r>
          </w:p>
          <w:p w14:paraId="7983ABC3" w14:textId="77777777" w:rsidR="005832A1" w:rsidRPr="005832A1" w:rsidRDefault="005832A1" w:rsidP="005832A1">
            <w:pPr>
              <w:pStyle w:val="EngHang"/>
            </w:pPr>
            <w:r w:rsidRPr="005832A1">
              <w:t>My Lord Jesus:</w:t>
            </w:r>
          </w:p>
          <w:p w14:paraId="4B615EEF" w14:textId="77777777" w:rsidR="005832A1" w:rsidRPr="005832A1" w:rsidRDefault="005832A1" w:rsidP="005832A1">
            <w:pPr>
              <w:pStyle w:val="EngHangEnd"/>
            </w:pPr>
            <w:r w:rsidRPr="005832A1">
              <w:t>Help me.</w:t>
            </w:r>
          </w:p>
        </w:tc>
        <w:tc>
          <w:tcPr>
            <w:tcW w:w="288" w:type="dxa"/>
          </w:tcPr>
          <w:p w14:paraId="7183E3D8" w14:textId="77777777" w:rsidR="005832A1" w:rsidRDefault="005832A1" w:rsidP="00F54100"/>
        </w:tc>
        <w:tc>
          <w:tcPr>
            <w:tcW w:w="288" w:type="dxa"/>
          </w:tcPr>
          <w:p w14:paraId="6BC8BA52" w14:textId="77777777" w:rsidR="005832A1" w:rsidRDefault="005832A1" w:rsidP="00F54100">
            <w:pPr>
              <w:pStyle w:val="CopticCross"/>
            </w:pPr>
            <w:r>
              <w:t>¿</w:t>
            </w:r>
          </w:p>
        </w:tc>
        <w:tc>
          <w:tcPr>
            <w:tcW w:w="3960" w:type="dxa"/>
          </w:tcPr>
          <w:p w14:paraId="0EA0C883" w14:textId="77777777" w:rsidR="005832A1" w:rsidRDefault="005832A1" w:rsidP="00010BD3">
            <w:pPr>
              <w:pStyle w:val="CopticVersemulti-line"/>
            </w:pPr>
            <w:r w:rsidRPr="0016784B">
              <w:t>ϭⲟ ⲛ̀ϧ̀ⲣⲏⲓ ⲛ̀ϧⲏⲧ</w:t>
            </w:r>
          </w:p>
          <w:p w14:paraId="493912A5" w14:textId="77777777" w:rsidR="005832A1" w:rsidRDefault="005832A1" w:rsidP="00010BD3">
            <w:pPr>
              <w:pStyle w:val="CopticVersemulti-line"/>
            </w:pPr>
            <w:r w:rsidRPr="0016784B">
              <w:t>ⲙ̀ⲡ̀ⲟⲩⲧⲁϩ ⲛ̀ⲧⲉ ⲧⲉⲕⲙⲉⲑⲙⲏⲓ</w:t>
            </w:r>
          </w:p>
          <w:p w14:paraId="2D8D219A" w14:textId="77777777" w:rsidR="005832A1" w:rsidRPr="00A742AC" w:rsidRDefault="005832A1" w:rsidP="000E2846">
            <w:pPr>
              <w:pStyle w:val="CopticVerse"/>
            </w:pPr>
            <w:r w:rsidRPr="0016784B">
              <w:t>ⲡⲁⲟ̅ⲥ̅ Ⲓⲏ̅ⲥ ⲁⲣⲓⲃⲟⲏⲑⲓⲛ ⲉⲣⲟⲓ</w:t>
            </w:r>
          </w:p>
        </w:tc>
      </w:tr>
      <w:tr w:rsidR="005832A1" w14:paraId="3C56E9DF" w14:textId="77777777" w:rsidTr="00094BF8">
        <w:trPr>
          <w:cantSplit/>
          <w:jc w:val="center"/>
        </w:trPr>
        <w:tc>
          <w:tcPr>
            <w:tcW w:w="288" w:type="dxa"/>
          </w:tcPr>
          <w:p w14:paraId="60DCAF54" w14:textId="77777777" w:rsidR="005832A1" w:rsidRDefault="005832A1" w:rsidP="00F54100">
            <w:pPr>
              <w:pStyle w:val="CopticCross"/>
            </w:pPr>
            <w:r>
              <w:t>¿</w:t>
            </w:r>
          </w:p>
        </w:tc>
        <w:tc>
          <w:tcPr>
            <w:tcW w:w="3960" w:type="dxa"/>
          </w:tcPr>
          <w:p w14:paraId="0D3F0ADA" w14:textId="77777777" w:rsidR="005832A1" w:rsidRPr="005832A1" w:rsidRDefault="005832A1" w:rsidP="005832A1">
            <w:pPr>
              <w:pStyle w:val="EngHang"/>
            </w:pPr>
            <w:r w:rsidRPr="005832A1">
              <w:t xml:space="preserve">Grant us Your </w:t>
            </w:r>
            <w:commentRangeStart w:id="365"/>
            <w:r w:rsidRPr="005832A1">
              <w:t xml:space="preserve">true </w:t>
            </w:r>
            <w:commentRangeEnd w:id="365"/>
            <w:r w:rsidRPr="005832A1">
              <w:rPr>
                <w:rStyle w:val="CommentReference"/>
                <w:rFonts w:eastAsiaTheme="minorHAnsi"/>
                <w:sz w:val="24"/>
              </w:rPr>
              <w:commentReference w:id="365"/>
            </w:r>
            <w:r w:rsidRPr="005832A1">
              <w:t xml:space="preserve">peace: </w:t>
            </w:r>
          </w:p>
          <w:p w14:paraId="468FFECC" w14:textId="77777777" w:rsidR="005832A1" w:rsidRPr="005832A1" w:rsidRDefault="005832A1" w:rsidP="005832A1">
            <w:pPr>
              <w:pStyle w:val="EngHang"/>
            </w:pPr>
            <w:r w:rsidRPr="005832A1">
              <w:t xml:space="preserve">And forgive us our sins: </w:t>
            </w:r>
          </w:p>
          <w:p w14:paraId="1D2EBB64" w14:textId="77777777" w:rsidR="005832A1" w:rsidRPr="005832A1" w:rsidRDefault="005832A1" w:rsidP="005832A1">
            <w:pPr>
              <w:pStyle w:val="EngHang"/>
            </w:pPr>
            <w:r w:rsidRPr="005832A1">
              <w:t>My Lord Jesus Christ:</w:t>
            </w:r>
          </w:p>
          <w:p w14:paraId="24D7B8A8" w14:textId="77777777" w:rsidR="005832A1" w:rsidRPr="005832A1" w:rsidRDefault="005832A1" w:rsidP="005832A1">
            <w:pPr>
              <w:pStyle w:val="EngHangEnd"/>
            </w:pPr>
            <w:r w:rsidRPr="005832A1">
              <w:t>Help me</w:t>
            </w:r>
          </w:p>
        </w:tc>
        <w:tc>
          <w:tcPr>
            <w:tcW w:w="288" w:type="dxa"/>
          </w:tcPr>
          <w:p w14:paraId="02D3C9E5" w14:textId="77777777" w:rsidR="005832A1" w:rsidRDefault="005832A1" w:rsidP="00F54100"/>
        </w:tc>
        <w:tc>
          <w:tcPr>
            <w:tcW w:w="288" w:type="dxa"/>
          </w:tcPr>
          <w:p w14:paraId="11F506E6" w14:textId="77777777" w:rsidR="005832A1" w:rsidRDefault="005832A1" w:rsidP="00F54100">
            <w:pPr>
              <w:pStyle w:val="CopticCross"/>
            </w:pPr>
            <w:r>
              <w:t>¿</w:t>
            </w:r>
          </w:p>
        </w:tc>
        <w:tc>
          <w:tcPr>
            <w:tcW w:w="3960" w:type="dxa"/>
          </w:tcPr>
          <w:p w14:paraId="00165B96" w14:textId="77777777" w:rsidR="005832A1" w:rsidRDefault="005832A1" w:rsidP="00010BD3">
            <w:pPr>
              <w:pStyle w:val="CopticVersemulti-line"/>
            </w:pPr>
            <w:r w:rsidRPr="0016784B">
              <w:t>Ϯⲛⲁⲛ ⲛ̀ⲧⲉⲕϩⲓⲣⲏⲛⲏ ⲙ̀ⲙⲏⲓ</w:t>
            </w:r>
          </w:p>
          <w:p w14:paraId="74C42C2E" w14:textId="77777777" w:rsidR="005832A1" w:rsidRDefault="005832A1" w:rsidP="00010BD3">
            <w:pPr>
              <w:pStyle w:val="CopticVersemulti-line"/>
            </w:pPr>
            <w:r w:rsidRPr="0016784B">
              <w:t>ⲭⲁ ⲛⲉⲛⲛⲟⲃⲓ ⲛⲁⲛ ⲉⲃⲟⲗ</w:t>
            </w:r>
          </w:p>
          <w:p w14:paraId="24DFE4BD" w14:textId="77777777" w:rsidR="005832A1" w:rsidRPr="00A742AC" w:rsidRDefault="005832A1" w:rsidP="000E2846">
            <w:pPr>
              <w:pStyle w:val="CopticVerse"/>
            </w:pPr>
            <w:r w:rsidRPr="0016784B">
              <w:t>ⲡⲁⲟ̅ⲥ̅ Ⲓⲏ̅ⲥ Ⲡⲭ̅ⲥ ⲁⲣⲓⲃⲟⲏⲑⲓⲛ ⲉⲣⲟⲓ</w:t>
            </w:r>
          </w:p>
        </w:tc>
      </w:tr>
    </w:tbl>
    <w:p w14:paraId="6D56E73A" w14:textId="77777777" w:rsidR="005832A1" w:rsidRDefault="005832A1" w:rsidP="000D107E">
      <w:pPr>
        <w:pStyle w:val="Heading5"/>
      </w:pPr>
      <w:r>
        <w:t>The Conclusion of the Adam Psali</w:t>
      </w:r>
    </w:p>
    <w:p w14:paraId="39F18665" w14:textId="77777777" w:rsidR="005832A1" w:rsidRDefault="005832A1" w:rsidP="00EA7F2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5832A1" w:rsidRPr="00A742AC" w14:paraId="50DD5556" w14:textId="77777777" w:rsidTr="00094BF8">
        <w:trPr>
          <w:cantSplit/>
          <w:jc w:val="center"/>
        </w:trPr>
        <w:tc>
          <w:tcPr>
            <w:tcW w:w="288" w:type="dxa"/>
          </w:tcPr>
          <w:p w14:paraId="01BDA0F2" w14:textId="77777777" w:rsidR="005832A1" w:rsidRDefault="005832A1" w:rsidP="00EA7F2F">
            <w:pPr>
              <w:pStyle w:val="CopticCross"/>
            </w:pPr>
          </w:p>
        </w:tc>
        <w:tc>
          <w:tcPr>
            <w:tcW w:w="3960" w:type="dxa"/>
          </w:tcPr>
          <w:p w14:paraId="62D405A1" w14:textId="77777777" w:rsidR="005832A1" w:rsidRDefault="005832A1" w:rsidP="005832A1">
            <w:pPr>
              <w:pStyle w:val="EngHang"/>
            </w:pPr>
            <w:commentRangeStart w:id="366"/>
            <w:r>
              <w:t xml:space="preserve">Whenever </w:t>
            </w:r>
            <w:commentRangeEnd w:id="366"/>
            <w:r>
              <w:rPr>
                <w:rStyle w:val="CommentReference"/>
                <w:rFonts w:eastAsiaTheme="minorHAnsi" w:cstheme="minorBidi"/>
                <w:color w:val="auto"/>
                <w:lang w:val="en-CA"/>
              </w:rPr>
              <w:commentReference w:id="366"/>
            </w:r>
            <w:r>
              <w:t>we</w:t>
            </w:r>
          </w:p>
          <w:p w14:paraId="7AE8E7A6" w14:textId="77777777" w:rsidR="005832A1" w:rsidRDefault="005832A1" w:rsidP="005832A1">
            <w:pPr>
              <w:pStyle w:val="EngHang"/>
            </w:pPr>
            <w:commentRangeStart w:id="367"/>
            <w:r>
              <w:t xml:space="preserve">Gather </w:t>
            </w:r>
            <w:commentRangeEnd w:id="367"/>
            <w:r>
              <w:rPr>
                <w:rStyle w:val="CommentReference"/>
                <w:rFonts w:eastAsiaTheme="minorHAnsi" w:cstheme="minorBidi"/>
                <w:color w:val="auto"/>
                <w:lang w:val="en-CA"/>
              </w:rPr>
              <w:commentReference w:id="367"/>
            </w:r>
            <w:r>
              <w:t>for prayer,</w:t>
            </w:r>
          </w:p>
          <w:p w14:paraId="540BCD4E" w14:textId="77777777" w:rsidR="005832A1" w:rsidRDefault="005832A1" w:rsidP="005832A1">
            <w:pPr>
              <w:pStyle w:val="EngHang"/>
            </w:pPr>
            <w:r>
              <w:t>Let us bless the Name</w:t>
            </w:r>
          </w:p>
          <w:p w14:paraId="63D008DE" w14:textId="77777777" w:rsidR="005832A1" w:rsidRPr="001A0083" w:rsidRDefault="005832A1" w:rsidP="005832A1">
            <w:pPr>
              <w:pStyle w:val="EngHangEnd"/>
            </w:pPr>
            <w:r>
              <w:t>Of my Lord, Jesus.</w:t>
            </w:r>
          </w:p>
        </w:tc>
        <w:tc>
          <w:tcPr>
            <w:tcW w:w="288" w:type="dxa"/>
          </w:tcPr>
          <w:p w14:paraId="3EF11D31" w14:textId="77777777" w:rsidR="005832A1" w:rsidRDefault="005832A1" w:rsidP="00EA7F2F"/>
        </w:tc>
        <w:tc>
          <w:tcPr>
            <w:tcW w:w="288" w:type="dxa"/>
          </w:tcPr>
          <w:p w14:paraId="42F9B3E5" w14:textId="77777777" w:rsidR="005832A1" w:rsidRDefault="005832A1" w:rsidP="00EA7F2F">
            <w:pPr>
              <w:pStyle w:val="CopticCross"/>
            </w:pPr>
          </w:p>
        </w:tc>
        <w:tc>
          <w:tcPr>
            <w:tcW w:w="3960" w:type="dxa"/>
          </w:tcPr>
          <w:p w14:paraId="007742E5" w14:textId="77777777" w:rsidR="005832A1" w:rsidRPr="00FA5B8C" w:rsidRDefault="005832A1" w:rsidP="00DA3673">
            <w:pPr>
              <w:pStyle w:val="CopticVersemulti-line"/>
            </w:pPr>
            <w:r w:rsidRPr="00FA5B8C">
              <w:t>Ⲗⲟⲓⲡⲟⲛ ⲁⲛϣⲁⲛⲑⲱⲟⲩϯ:</w:t>
            </w:r>
          </w:p>
          <w:p w14:paraId="7A4DF17A" w14:textId="72B4373C" w:rsidR="005832A1" w:rsidRPr="00FA5B8C" w:rsidRDefault="005832A1" w:rsidP="00DA3673">
            <w:pPr>
              <w:pStyle w:val="CopticVersemulti-line"/>
            </w:pPr>
            <w:r w:rsidRPr="00FA5B8C">
              <w:t>ⲉ̀ϯⲡ̀ⲣⲟ</w:t>
            </w:r>
            <w:r w:rsidR="00FA5B8C" w:rsidRPr="00FA5B8C">
              <w:t>ⲥ</w:t>
            </w:r>
            <w:r w:rsidRPr="00FA5B8C">
              <w:t>ⲉⲩⲭⲏ:</w:t>
            </w:r>
          </w:p>
          <w:p w14:paraId="1B35CE8F" w14:textId="3D00CF60" w:rsidR="005832A1" w:rsidRPr="00FA5B8C" w:rsidRDefault="00FA5B8C" w:rsidP="00DA3673">
            <w:pPr>
              <w:pStyle w:val="CopticVersemulti-line"/>
            </w:pPr>
            <w:r w:rsidRPr="00FA5B8C">
              <w:t>ⲙⲁⲣⲉⲛⲥ̀</w:t>
            </w:r>
            <w:r w:rsidR="005832A1" w:rsidRPr="00FA5B8C">
              <w:t>ⲙⲟⲩ ⲉ̀ⲡⲓⲣⲁⲛ:</w:t>
            </w:r>
          </w:p>
          <w:p w14:paraId="7A41FEEA" w14:textId="77777777" w:rsidR="005832A1" w:rsidRPr="00FA5B8C" w:rsidRDefault="005832A1" w:rsidP="00EA7F2F">
            <w:pPr>
              <w:pStyle w:val="CopticVerse"/>
            </w:pPr>
            <w:r w:rsidRPr="00FA5B8C">
              <w:t>ⲛ̀ⲧⲉ Ⲡⲁⲟ̅ⲥ̅ Ⲓⲏ̅ⲥ̅.</w:t>
            </w:r>
          </w:p>
        </w:tc>
      </w:tr>
      <w:tr w:rsidR="005832A1" w:rsidRPr="00A742AC" w14:paraId="084F53D1" w14:textId="77777777" w:rsidTr="00094BF8">
        <w:trPr>
          <w:cantSplit/>
          <w:jc w:val="center"/>
        </w:trPr>
        <w:tc>
          <w:tcPr>
            <w:tcW w:w="288" w:type="dxa"/>
          </w:tcPr>
          <w:p w14:paraId="561FA7AC" w14:textId="77777777" w:rsidR="005832A1" w:rsidRDefault="005832A1" w:rsidP="00EA7F2F">
            <w:pPr>
              <w:pStyle w:val="CopticCross"/>
            </w:pPr>
          </w:p>
        </w:tc>
        <w:tc>
          <w:tcPr>
            <w:tcW w:w="3960" w:type="dxa"/>
          </w:tcPr>
          <w:p w14:paraId="17704CC0" w14:textId="77777777" w:rsidR="005832A1" w:rsidRDefault="005832A1" w:rsidP="005832A1">
            <w:pPr>
              <w:pStyle w:val="EngHang"/>
            </w:pPr>
            <w:r>
              <w:t xml:space="preserve">We </w:t>
            </w:r>
            <w:commentRangeStart w:id="368"/>
            <w:r>
              <w:t xml:space="preserve">will </w:t>
            </w:r>
            <w:commentRangeEnd w:id="368"/>
            <w:r>
              <w:rPr>
                <w:rStyle w:val="CommentReference"/>
                <w:rFonts w:eastAsiaTheme="minorHAnsi" w:cstheme="minorBidi"/>
                <w:color w:val="auto"/>
                <w:lang w:val="en-CA"/>
              </w:rPr>
              <w:commentReference w:id="368"/>
            </w:r>
            <w:r>
              <w:t>bless You,</w:t>
            </w:r>
          </w:p>
          <w:p w14:paraId="4A3D1E5E" w14:textId="77777777" w:rsidR="005832A1" w:rsidRDefault="005832A1" w:rsidP="005832A1">
            <w:pPr>
              <w:pStyle w:val="EngHang"/>
            </w:pPr>
            <w:r>
              <w:t>O my Lord Jesus:</w:t>
            </w:r>
          </w:p>
          <w:p w14:paraId="25C2D3F7" w14:textId="77777777" w:rsidR="005832A1" w:rsidRDefault="005832A1" w:rsidP="005832A1">
            <w:pPr>
              <w:pStyle w:val="EngHang"/>
            </w:pPr>
            <w:commentRangeStart w:id="369"/>
            <w:r>
              <w:t xml:space="preserve">Deliver </w:t>
            </w:r>
            <w:commentRangeEnd w:id="369"/>
            <w:r>
              <w:rPr>
                <w:rStyle w:val="CommentReference"/>
                <w:rFonts w:eastAsiaTheme="minorHAnsi" w:cstheme="minorBidi"/>
                <w:color w:val="auto"/>
                <w:lang w:val="en-CA"/>
              </w:rPr>
              <w:commentReference w:id="369"/>
            </w:r>
            <w:r>
              <w:t xml:space="preserve">us by Your Name: </w:t>
            </w:r>
          </w:p>
          <w:p w14:paraId="3E4A8013" w14:textId="77777777" w:rsidR="005832A1" w:rsidRPr="007E3E46" w:rsidRDefault="005832A1" w:rsidP="005832A1">
            <w:pPr>
              <w:pStyle w:val="EngHangEnd"/>
            </w:pPr>
            <w:r>
              <w:t xml:space="preserve"> For we have hope in You.</w:t>
            </w:r>
          </w:p>
        </w:tc>
        <w:tc>
          <w:tcPr>
            <w:tcW w:w="288" w:type="dxa"/>
          </w:tcPr>
          <w:p w14:paraId="4B202E78" w14:textId="77777777" w:rsidR="005832A1" w:rsidRDefault="005832A1" w:rsidP="00EA7F2F"/>
        </w:tc>
        <w:tc>
          <w:tcPr>
            <w:tcW w:w="288" w:type="dxa"/>
          </w:tcPr>
          <w:p w14:paraId="2CA39C11" w14:textId="77777777" w:rsidR="005832A1" w:rsidRDefault="005832A1" w:rsidP="00EA7F2F">
            <w:pPr>
              <w:pStyle w:val="CopticCross"/>
            </w:pPr>
          </w:p>
        </w:tc>
        <w:tc>
          <w:tcPr>
            <w:tcW w:w="3960" w:type="dxa"/>
          </w:tcPr>
          <w:p w14:paraId="1BA7164A" w14:textId="3905AEE9" w:rsidR="005832A1" w:rsidRPr="00FA5B8C" w:rsidRDefault="005832A1" w:rsidP="00DA3673">
            <w:pPr>
              <w:pStyle w:val="CopticVersemulti-line"/>
            </w:pPr>
            <w:r w:rsidRPr="00FA5B8C">
              <w:t xml:space="preserve">Ϫⲉ </w:t>
            </w:r>
            <w:r w:rsidR="00FA5B8C" w:rsidRPr="00FA5B8C">
              <w:t>ⲧⲉⲛⲛⲁⲥ̀</w:t>
            </w:r>
            <w:r w:rsidRPr="00FA5B8C">
              <w:t>ⲙⲟⲩ ⲉ̀ⲣⲟⲕ:</w:t>
            </w:r>
          </w:p>
          <w:p w14:paraId="740ECDC0" w14:textId="77777777" w:rsidR="005832A1" w:rsidRPr="00FA5B8C" w:rsidRDefault="005832A1" w:rsidP="00DA3673">
            <w:pPr>
              <w:pStyle w:val="CopticVersemulti-line"/>
            </w:pPr>
            <w:r w:rsidRPr="00FA5B8C">
              <w:t>ⲱ̀ Ⲡⲁⲟ̅ⲥ̅ Ⲓⲏ̅ⲥ̅:</w:t>
            </w:r>
          </w:p>
          <w:p w14:paraId="76F839C7" w14:textId="77777777" w:rsidR="005832A1" w:rsidRPr="00FA5B8C" w:rsidRDefault="005832A1" w:rsidP="00DA3673">
            <w:pPr>
              <w:pStyle w:val="CopticVersemulti-line"/>
            </w:pPr>
            <w:r w:rsidRPr="00FA5B8C">
              <w:t>ⲛⲁϩⲙⲉⲛ ⳉⲉⲛ Ⲡⲉⲕⲣⲁⲛ:</w:t>
            </w:r>
          </w:p>
          <w:p w14:paraId="2BCD9163" w14:textId="77777777" w:rsidR="005832A1" w:rsidRPr="00FA5B8C" w:rsidRDefault="005832A1" w:rsidP="00EA7F2F">
            <w:pPr>
              <w:pStyle w:val="CopticVerse"/>
            </w:pPr>
            <w:r w:rsidRPr="00FA5B8C">
              <w:t>ϫⲉ ⲁⲛⲉⲣϩⲉⲗⲡⲓⲥ ⲉ̀ⲣⲟⲕ.</w:t>
            </w:r>
          </w:p>
        </w:tc>
      </w:tr>
      <w:tr w:rsidR="005832A1" w:rsidRPr="00A742AC" w14:paraId="4FBBB3A7" w14:textId="77777777" w:rsidTr="00094BF8">
        <w:trPr>
          <w:cantSplit/>
          <w:jc w:val="center"/>
        </w:trPr>
        <w:tc>
          <w:tcPr>
            <w:tcW w:w="288" w:type="dxa"/>
          </w:tcPr>
          <w:p w14:paraId="664F2C06" w14:textId="77777777" w:rsidR="005832A1" w:rsidRDefault="005832A1" w:rsidP="00EA7F2F">
            <w:pPr>
              <w:pStyle w:val="CopticCross"/>
            </w:pPr>
            <w:r>
              <w:t>¿</w:t>
            </w:r>
          </w:p>
        </w:tc>
        <w:tc>
          <w:tcPr>
            <w:tcW w:w="3960" w:type="dxa"/>
          </w:tcPr>
          <w:p w14:paraId="0658DDBE" w14:textId="77777777" w:rsidR="005832A1" w:rsidRPr="00A16DFE" w:rsidRDefault="005832A1" w:rsidP="005832A1">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A3F634B" w14:textId="77777777" w:rsidR="005832A1" w:rsidRPr="00A16DFE" w:rsidRDefault="005832A1" w:rsidP="005832A1">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0CD1009A" w14:textId="77777777" w:rsidR="005832A1" w:rsidRPr="00A16DFE" w:rsidRDefault="005832A1" w:rsidP="005832A1">
            <w:pPr>
              <w:pStyle w:val="EngHang"/>
              <w:rPr>
                <w:rFonts w:eastAsiaTheme="minorHAnsi"/>
              </w:rPr>
            </w:pPr>
            <w:r w:rsidRPr="00A16DFE">
              <w:rPr>
                <w:rFonts w:eastAsiaTheme="minorHAnsi"/>
              </w:rPr>
              <w:t>And the Holy Spirit,</w:t>
            </w:r>
          </w:p>
          <w:p w14:paraId="4910CAF1" w14:textId="77777777" w:rsidR="005832A1" w:rsidRPr="00195761" w:rsidRDefault="005832A1" w:rsidP="005832A1">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370"/>
            <w:r w:rsidRPr="00A16DFE">
              <w:rPr>
                <w:rFonts w:eastAsiaTheme="minorHAnsi"/>
              </w:rPr>
              <w:t xml:space="preserve">come </w:t>
            </w:r>
            <w:commentRangeEnd w:id="370"/>
            <w:r>
              <w:rPr>
                <w:rStyle w:val="CommentReference"/>
                <w:rFonts w:eastAsiaTheme="minorHAnsi" w:cstheme="minorBidi"/>
                <w:color w:val="auto"/>
                <w:lang w:val="en-CA"/>
              </w:rPr>
              <w:commentReference w:id="370"/>
            </w:r>
            <w:r w:rsidRPr="00A16DFE">
              <w:rPr>
                <w:rFonts w:eastAsiaTheme="minorHAnsi"/>
              </w:rPr>
              <w:t>and saved us.</w:t>
            </w:r>
          </w:p>
        </w:tc>
        <w:tc>
          <w:tcPr>
            <w:tcW w:w="288" w:type="dxa"/>
          </w:tcPr>
          <w:p w14:paraId="244665D4" w14:textId="77777777" w:rsidR="005832A1" w:rsidRDefault="005832A1" w:rsidP="00EA7F2F"/>
        </w:tc>
        <w:tc>
          <w:tcPr>
            <w:tcW w:w="288" w:type="dxa"/>
          </w:tcPr>
          <w:p w14:paraId="3BBD4D88" w14:textId="77777777" w:rsidR="005832A1" w:rsidRDefault="005832A1" w:rsidP="00EA7F2F">
            <w:pPr>
              <w:pStyle w:val="CopticCross"/>
            </w:pPr>
            <w:r>
              <w:t>¿</w:t>
            </w:r>
          </w:p>
        </w:tc>
        <w:tc>
          <w:tcPr>
            <w:tcW w:w="3960" w:type="dxa"/>
          </w:tcPr>
          <w:p w14:paraId="68543A3D" w14:textId="77777777" w:rsidR="005832A1" w:rsidRPr="00FA5B8C" w:rsidRDefault="005832A1" w:rsidP="00DA3673">
            <w:pPr>
              <w:pStyle w:val="CopticVersemulti-line"/>
            </w:pPr>
            <w:r w:rsidRPr="00FA5B8C">
              <w:t>Ⲉⲑⲣⲉⲛϩⲱⲥ ⲉ̀ⲣⲟⲕ:</w:t>
            </w:r>
          </w:p>
          <w:p w14:paraId="024B1C37" w14:textId="77777777" w:rsidR="005832A1" w:rsidRPr="00FA5B8C" w:rsidRDefault="005832A1" w:rsidP="00DA3673">
            <w:pPr>
              <w:pStyle w:val="CopticVersemulti-line"/>
            </w:pPr>
            <w:r w:rsidRPr="00FA5B8C">
              <w:t>ⲛⲉⲙ Ⲡⲉⲕⲓⲱⲧ ⲛ̀ⲁ̀ⲅⲁⲑⲟⲥ:</w:t>
            </w:r>
          </w:p>
          <w:p w14:paraId="16862C98" w14:textId="77777777" w:rsidR="005832A1" w:rsidRPr="00FA5B8C" w:rsidRDefault="005832A1" w:rsidP="00DA3673">
            <w:pPr>
              <w:pStyle w:val="CopticVersemulti-line"/>
            </w:pPr>
            <w:r w:rsidRPr="00FA5B8C">
              <w:t>ⲛⲉⲙ Ⲡⲓⲡ̅ⲛ̅ⲁ̅ ⲉ̅ⲑ̅ⲩ̅:</w:t>
            </w:r>
          </w:p>
          <w:p w14:paraId="3469890E" w14:textId="57B7642C" w:rsidR="005832A1" w:rsidRPr="00FA5B8C" w:rsidRDefault="005832A1" w:rsidP="00EA7F2F">
            <w:pPr>
              <w:pStyle w:val="CopticVerse"/>
            </w:pPr>
            <w:r w:rsidRPr="00FA5B8C">
              <w:t xml:space="preserve">ϫⲉ </w:t>
            </w:r>
            <w:r w:rsidR="00FA5B8C" w:rsidRPr="00FA5B8C">
              <w:t>(</w:t>
            </w:r>
            <w:r w:rsidRPr="00FA5B8C">
              <w:t>ⲁⲕⲓ̀</w:t>
            </w:r>
            <w:r w:rsidR="00FA5B8C" w:rsidRPr="00FA5B8C">
              <w:t>)</w:t>
            </w:r>
            <w:r w:rsidRPr="00FA5B8C">
              <w:t xml:space="preserve"> ⲁⲕⲥⲱϯ ⲙ̀ⲙⲟⲛ.</w:t>
            </w:r>
          </w:p>
        </w:tc>
      </w:tr>
      <w:tr w:rsidR="005832A1" w:rsidRPr="00A742AC" w14:paraId="065293BB" w14:textId="77777777" w:rsidTr="00094BF8">
        <w:trPr>
          <w:cantSplit/>
          <w:jc w:val="center"/>
        </w:trPr>
        <w:tc>
          <w:tcPr>
            <w:tcW w:w="288" w:type="dxa"/>
          </w:tcPr>
          <w:p w14:paraId="6EE7F823" w14:textId="77777777" w:rsidR="005832A1" w:rsidRDefault="005832A1" w:rsidP="00EA7F2F">
            <w:pPr>
              <w:pStyle w:val="CopticCross"/>
            </w:pPr>
            <w:r>
              <w:t>¿</w:t>
            </w:r>
          </w:p>
        </w:tc>
        <w:tc>
          <w:tcPr>
            <w:tcW w:w="3960" w:type="dxa"/>
          </w:tcPr>
          <w:p w14:paraId="54275B30" w14:textId="77777777" w:rsidR="005832A1" w:rsidRPr="00A16DFE" w:rsidRDefault="005832A1" w:rsidP="005832A1">
            <w:pPr>
              <w:pStyle w:val="EngHang"/>
              <w:rPr>
                <w:rFonts w:eastAsiaTheme="minorHAnsi"/>
              </w:rPr>
            </w:pPr>
            <w:r w:rsidRPr="00A16DFE">
              <w:rPr>
                <w:rFonts w:eastAsiaTheme="minorHAnsi"/>
              </w:rPr>
              <w:t>Glory</w:t>
            </w:r>
            <w:r>
              <w:rPr>
                <w:rFonts w:eastAsiaTheme="minorHAnsi"/>
              </w:rPr>
              <w:t xml:space="preserve"> </w:t>
            </w:r>
            <w:commentRangeStart w:id="371"/>
            <w:r>
              <w:rPr>
                <w:rFonts w:eastAsiaTheme="minorHAnsi"/>
              </w:rPr>
              <w:t>be</w:t>
            </w:r>
            <w:r w:rsidRPr="00A16DFE">
              <w:rPr>
                <w:rFonts w:eastAsiaTheme="minorHAnsi"/>
              </w:rPr>
              <w:t xml:space="preserve"> </w:t>
            </w:r>
            <w:commentRangeEnd w:id="371"/>
            <w:r>
              <w:rPr>
                <w:rStyle w:val="CommentReference"/>
                <w:rFonts w:eastAsiaTheme="minorHAnsi" w:cstheme="minorBidi"/>
                <w:color w:val="auto"/>
                <w:lang w:val="en-CA"/>
              </w:rPr>
              <w:commentReference w:id="371"/>
            </w:r>
            <w:r w:rsidRPr="00A16DFE">
              <w:rPr>
                <w:rFonts w:eastAsiaTheme="minorHAnsi"/>
              </w:rPr>
              <w:t>to the Father,</w:t>
            </w:r>
          </w:p>
          <w:p w14:paraId="04E21FAD" w14:textId="77777777" w:rsidR="005832A1" w:rsidRPr="00A16DFE" w:rsidRDefault="005832A1" w:rsidP="005832A1">
            <w:pPr>
              <w:pStyle w:val="EngHang"/>
              <w:rPr>
                <w:rFonts w:eastAsiaTheme="minorHAnsi"/>
              </w:rPr>
            </w:pPr>
            <w:r w:rsidRPr="00A16DFE">
              <w:rPr>
                <w:rFonts w:eastAsiaTheme="minorHAnsi"/>
              </w:rPr>
              <w:t>And the Son and the Holy Spirit,</w:t>
            </w:r>
          </w:p>
          <w:p w14:paraId="71E5DE27" w14:textId="77777777" w:rsidR="005832A1" w:rsidRPr="00A16DFE" w:rsidRDefault="005832A1" w:rsidP="005832A1">
            <w:pPr>
              <w:pStyle w:val="EngHang"/>
              <w:rPr>
                <w:rFonts w:eastAsiaTheme="minorHAnsi"/>
              </w:rPr>
            </w:pPr>
            <w:r w:rsidRPr="00A16DFE">
              <w:rPr>
                <w:rFonts w:eastAsiaTheme="minorHAnsi"/>
              </w:rPr>
              <w:t>Now, and forever,</w:t>
            </w:r>
          </w:p>
          <w:p w14:paraId="1A8861C0" w14:textId="77777777" w:rsidR="005832A1" w:rsidRDefault="005832A1" w:rsidP="005832A1">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7D1AC5A8" w14:textId="77777777" w:rsidR="005832A1" w:rsidRDefault="005832A1" w:rsidP="00EA7F2F"/>
        </w:tc>
        <w:tc>
          <w:tcPr>
            <w:tcW w:w="288" w:type="dxa"/>
          </w:tcPr>
          <w:p w14:paraId="071DC61B" w14:textId="77777777" w:rsidR="005832A1" w:rsidRDefault="005832A1" w:rsidP="00EA7F2F">
            <w:pPr>
              <w:pStyle w:val="CopticCross"/>
            </w:pPr>
            <w:r>
              <w:t>¿</w:t>
            </w:r>
          </w:p>
        </w:tc>
        <w:tc>
          <w:tcPr>
            <w:tcW w:w="3960" w:type="dxa"/>
          </w:tcPr>
          <w:p w14:paraId="1C45A7E4" w14:textId="77777777" w:rsidR="005832A1" w:rsidRPr="00FA5B8C" w:rsidRDefault="005832A1" w:rsidP="00DA3673">
            <w:pPr>
              <w:pStyle w:val="CopticVersemulti-line"/>
            </w:pPr>
            <w:r w:rsidRPr="00FA5B8C">
              <w:t>Ⲇⲟⲝⲁ Ⲡⲁⲧⲣⲓ ⲕⲉ Ⲩⲓⲱ:</w:t>
            </w:r>
          </w:p>
          <w:p w14:paraId="3746A481" w14:textId="7F1E4257" w:rsidR="005832A1" w:rsidRPr="00FA5B8C" w:rsidRDefault="005832A1" w:rsidP="00DA3673">
            <w:pPr>
              <w:pStyle w:val="CopticVersemulti-line"/>
            </w:pPr>
            <w:r w:rsidRPr="00FA5B8C">
              <w:t xml:space="preserve">ⲕⲉ ⲁ̀ⲅⲓⲱ̀ </w:t>
            </w:r>
            <w:r w:rsidR="00FA5B8C" w:rsidRPr="00FA5B8C">
              <w:t>Ⲡⲛⲉⲩⲙⲁⲧⲓ</w:t>
            </w:r>
            <w:r w:rsidRPr="00FA5B8C">
              <w:t>:</w:t>
            </w:r>
          </w:p>
          <w:p w14:paraId="2C21B810" w14:textId="3676936C" w:rsidR="005832A1" w:rsidRPr="00FA5B8C" w:rsidRDefault="00FA5B8C" w:rsidP="00DA3673">
            <w:pPr>
              <w:pStyle w:val="CopticVersemulti-line"/>
            </w:pPr>
            <w:r w:rsidRPr="00FA5B8C">
              <w:t>ⲕ</w:t>
            </w:r>
            <w:r w:rsidR="005832A1" w:rsidRPr="00FA5B8C">
              <w:t>ⲉ ⲛⲩⲛ ⲕⲉ ⲁ̀ⲓ̀ ⲕⲉ ⲓⲥⲧⲟⲩⲥ</w:t>
            </w:r>
          </w:p>
          <w:p w14:paraId="249F176E" w14:textId="42AC40BA" w:rsidR="005832A1" w:rsidRPr="00FA5B8C" w:rsidRDefault="00FA5B8C" w:rsidP="00EA7F2F">
            <w:pPr>
              <w:pStyle w:val="CopticVerse"/>
            </w:pPr>
            <w:r w:rsidRPr="00FA5B8C">
              <w:t>ⲉ̀</w:t>
            </w:r>
            <w:r w:rsidR="005832A1" w:rsidRPr="00FA5B8C">
              <w:t>ⲱ̀ⲛⲁⲥ ⲧⲱⲛ ⲉ̀ⲱ̀ⲛⲱⲛ</w:t>
            </w:r>
            <w:r w:rsidRPr="00FA5B8C">
              <w:t>:</w:t>
            </w:r>
            <w:r w:rsidR="005832A1" w:rsidRPr="00FA5B8C">
              <w:t xml:space="preserve"> ⲁ̀ⲙⲉⲛ</w:t>
            </w:r>
            <w:r w:rsidRPr="00FA5B8C">
              <w:t>.</w:t>
            </w:r>
          </w:p>
        </w:tc>
      </w:tr>
    </w:tbl>
    <w:p w14:paraId="28FA2C53" w14:textId="77777777" w:rsidR="00F54100" w:rsidRDefault="00EA7F2F" w:rsidP="005832A1">
      <w:pPr>
        <w:pStyle w:val="Heading5"/>
        <w:rPr>
          <w:lang w:val="en-US"/>
        </w:rPr>
      </w:pPr>
      <w:bookmarkStart w:id="372" w:name="_Toc297322067"/>
      <w:bookmarkStart w:id="373" w:name="_Toc297407712"/>
      <w:bookmarkStart w:id="374" w:name="_Toc298445764"/>
      <w:bookmarkStart w:id="375" w:name="_Toc298681249"/>
      <w:bookmarkStart w:id="376" w:name="_Toc298447489"/>
      <w:bookmarkStart w:id="377" w:name="_Toc308441906"/>
      <w:r>
        <w:rPr>
          <w:lang w:val="en-US"/>
        </w:rPr>
        <w:t>The Sunday Theotokia</w:t>
      </w:r>
      <w:bookmarkEnd w:id="372"/>
      <w:bookmarkEnd w:id="373"/>
      <w:bookmarkEnd w:id="374"/>
      <w:bookmarkEnd w:id="375"/>
      <w:bookmarkEnd w:id="376"/>
      <w:bookmarkEnd w:id="377"/>
    </w:p>
    <w:p w14:paraId="20833941" w14:textId="77777777" w:rsidR="002C2599" w:rsidRPr="002C2599" w:rsidRDefault="002C2599" w:rsidP="005832A1">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653848EE" w14:textId="77777777" w:rsidR="00243F73" w:rsidRPr="00243F73" w:rsidRDefault="00243F73" w:rsidP="005832A1">
      <w:pPr>
        <w:pStyle w:val="Heading6"/>
        <w:rPr>
          <w:lang w:val="en-US"/>
        </w:rPr>
      </w:pPr>
      <w:bookmarkStart w:id="378" w:name="_Toc298445765"/>
      <w:bookmarkStart w:id="379" w:name="_Toc298681250"/>
      <w:bookmarkStart w:id="380" w:name="_Toc298447490"/>
      <w:r>
        <w:rPr>
          <w:lang w:val="en-US"/>
        </w:rPr>
        <w:t>Part One</w:t>
      </w:r>
      <w:bookmarkEnd w:id="378"/>
      <w:bookmarkEnd w:id="379"/>
      <w:bookmarkEnd w:id="3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D22300B" w14:textId="77777777" w:rsidTr="00DC3A65">
        <w:trPr>
          <w:cantSplit/>
          <w:jc w:val="center"/>
        </w:trPr>
        <w:tc>
          <w:tcPr>
            <w:tcW w:w="288" w:type="dxa"/>
          </w:tcPr>
          <w:p w14:paraId="3B52B5E4" w14:textId="77777777" w:rsidR="005832A1" w:rsidRPr="000F6316" w:rsidRDefault="005832A1" w:rsidP="00243F73">
            <w:pPr>
              <w:rPr>
                <w:rFonts w:ascii="CS Avva Shenouda" w:hAnsi="CS Avva Shenouda"/>
                <w:sz w:val="24"/>
                <w:szCs w:val="24"/>
              </w:rPr>
            </w:pPr>
          </w:p>
        </w:tc>
        <w:tc>
          <w:tcPr>
            <w:tcW w:w="3960" w:type="dxa"/>
          </w:tcPr>
          <w:p w14:paraId="6F18C717" w14:textId="77777777" w:rsidR="005832A1" w:rsidRPr="007425E1" w:rsidRDefault="005832A1" w:rsidP="005832A1">
            <w:pPr>
              <w:pStyle w:val="EngHang"/>
              <w:rPr>
                <w:rFonts w:eastAsiaTheme="minorHAnsi"/>
              </w:rPr>
            </w:pPr>
            <w:r w:rsidRPr="007425E1">
              <w:rPr>
                <w:rFonts w:eastAsiaTheme="minorHAnsi"/>
              </w:rPr>
              <w:t>You are called righteous,</w:t>
            </w:r>
          </w:p>
          <w:p w14:paraId="249AA056" w14:textId="77777777" w:rsidR="005832A1" w:rsidRPr="007425E1" w:rsidRDefault="005832A1" w:rsidP="005832A1">
            <w:pPr>
              <w:pStyle w:val="EngHang"/>
              <w:rPr>
                <w:rFonts w:eastAsiaTheme="minorHAnsi"/>
              </w:rPr>
            </w:pPr>
            <w:r w:rsidRPr="007425E1">
              <w:rPr>
                <w:rFonts w:eastAsiaTheme="minorHAnsi"/>
              </w:rPr>
              <w:t>O blessed one</w:t>
            </w:r>
          </w:p>
          <w:p w14:paraId="5B05DB22" w14:textId="77777777" w:rsidR="005832A1" w:rsidRPr="007425E1" w:rsidRDefault="005832A1" w:rsidP="005832A1">
            <w:pPr>
              <w:pStyle w:val="EngHang"/>
              <w:rPr>
                <w:rFonts w:eastAsiaTheme="minorHAnsi"/>
              </w:rPr>
            </w:pPr>
            <w:r w:rsidRPr="007425E1">
              <w:rPr>
                <w:rFonts w:eastAsiaTheme="minorHAnsi"/>
              </w:rPr>
              <w:t>Among the women,</w:t>
            </w:r>
          </w:p>
          <w:p w14:paraId="0AB483AB" w14:textId="77777777" w:rsidR="005832A1" w:rsidRPr="001A0083" w:rsidRDefault="005832A1" w:rsidP="005832A1">
            <w:pPr>
              <w:pStyle w:val="EngHangEnd"/>
            </w:pPr>
            <w:r w:rsidRPr="007425E1">
              <w:t>The Second Tabernacle:</w:t>
            </w:r>
          </w:p>
        </w:tc>
        <w:tc>
          <w:tcPr>
            <w:tcW w:w="288" w:type="dxa"/>
          </w:tcPr>
          <w:p w14:paraId="4A2BE234" w14:textId="77777777" w:rsidR="005832A1" w:rsidRDefault="005832A1" w:rsidP="00243F73"/>
        </w:tc>
        <w:tc>
          <w:tcPr>
            <w:tcW w:w="288" w:type="dxa"/>
          </w:tcPr>
          <w:p w14:paraId="1091CFBE" w14:textId="77777777" w:rsidR="005832A1" w:rsidRPr="000F6316" w:rsidRDefault="005832A1" w:rsidP="00243F73">
            <w:pPr>
              <w:rPr>
                <w:rFonts w:ascii="CS Avva Shenouda" w:hAnsi="CS Avva Shenouda"/>
                <w:sz w:val="24"/>
                <w:szCs w:val="24"/>
              </w:rPr>
            </w:pPr>
          </w:p>
        </w:tc>
        <w:tc>
          <w:tcPr>
            <w:tcW w:w="3960" w:type="dxa"/>
          </w:tcPr>
          <w:p w14:paraId="44DB6040" w14:textId="77777777" w:rsidR="005832A1" w:rsidRDefault="005832A1" w:rsidP="002C2599">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2F0841E1" w14:textId="77777777" w:rsidR="005832A1" w:rsidRDefault="005832A1" w:rsidP="002C2599">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6AD42B47" w14:textId="77777777" w:rsidR="005832A1" w:rsidRDefault="005832A1" w:rsidP="002C2599">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688D3B20" w14:textId="77777777" w:rsidR="005832A1" w:rsidRDefault="005832A1" w:rsidP="002C2599">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5832A1" w14:paraId="081974E4" w14:textId="77777777" w:rsidTr="00DC3A65">
        <w:trPr>
          <w:cantSplit/>
          <w:jc w:val="center"/>
        </w:trPr>
        <w:tc>
          <w:tcPr>
            <w:tcW w:w="288" w:type="dxa"/>
          </w:tcPr>
          <w:p w14:paraId="7399BB4F"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BB3B112" w14:textId="77777777" w:rsidR="005832A1" w:rsidRPr="007425E1" w:rsidRDefault="005832A1" w:rsidP="005832A1">
            <w:pPr>
              <w:pStyle w:val="EngHang"/>
              <w:rPr>
                <w:rFonts w:eastAsiaTheme="minorHAnsi"/>
              </w:rPr>
            </w:pPr>
            <w:r w:rsidRPr="007425E1">
              <w:rPr>
                <w:rFonts w:eastAsiaTheme="minorHAnsi"/>
              </w:rPr>
              <w:t>Which is called</w:t>
            </w:r>
          </w:p>
          <w:p w14:paraId="679CE49E" w14:textId="77777777" w:rsidR="005832A1" w:rsidRPr="007425E1" w:rsidRDefault="005832A1" w:rsidP="005832A1">
            <w:pPr>
              <w:pStyle w:val="EngHang"/>
              <w:rPr>
                <w:rFonts w:eastAsiaTheme="minorHAnsi"/>
              </w:rPr>
            </w:pPr>
            <w:r>
              <w:rPr>
                <w:rFonts w:eastAsiaTheme="minorHAnsi"/>
              </w:rPr>
              <w:t xml:space="preserve">The Holy </w:t>
            </w:r>
            <w:r w:rsidRPr="007425E1">
              <w:rPr>
                <w:rFonts w:eastAsiaTheme="minorHAnsi"/>
              </w:rPr>
              <w:t>of Holies,</w:t>
            </w:r>
          </w:p>
          <w:p w14:paraId="08FB5C97" w14:textId="77777777" w:rsidR="005832A1" w:rsidRPr="007425E1" w:rsidRDefault="005832A1" w:rsidP="005832A1">
            <w:pPr>
              <w:pStyle w:val="EngHang"/>
              <w:rPr>
                <w:rFonts w:eastAsiaTheme="minorHAnsi"/>
              </w:rPr>
            </w:pPr>
            <w:r w:rsidRPr="007425E1">
              <w:rPr>
                <w:rFonts w:eastAsiaTheme="minorHAnsi"/>
              </w:rPr>
              <w:t>Wherein are the Tables</w:t>
            </w:r>
          </w:p>
          <w:p w14:paraId="2E1BC281" w14:textId="77777777" w:rsidR="005832A1" w:rsidRPr="001A0083" w:rsidRDefault="005832A1" w:rsidP="005832A1">
            <w:pPr>
              <w:pStyle w:val="EngHangEnd"/>
            </w:pPr>
            <w:commentRangeStart w:id="381"/>
            <w:r w:rsidRPr="007425E1">
              <w:rPr>
                <w:rFonts w:eastAsiaTheme="minorHAnsi"/>
              </w:rPr>
              <w:t>Of the Covenant</w:t>
            </w:r>
            <w:commentRangeEnd w:id="381"/>
            <w:r>
              <w:rPr>
                <w:rStyle w:val="CommentReference"/>
                <w:rFonts w:eastAsiaTheme="minorHAnsi" w:cstheme="minorBidi"/>
                <w:color w:val="auto"/>
                <w:lang w:val="en-CA"/>
              </w:rPr>
              <w:commentReference w:id="381"/>
            </w:r>
            <w:r w:rsidRPr="007425E1">
              <w:rPr>
                <w:rFonts w:eastAsiaTheme="minorHAnsi"/>
              </w:rPr>
              <w:t>:</w:t>
            </w:r>
          </w:p>
        </w:tc>
        <w:tc>
          <w:tcPr>
            <w:tcW w:w="288" w:type="dxa"/>
          </w:tcPr>
          <w:p w14:paraId="7A01AACC" w14:textId="77777777" w:rsidR="005832A1" w:rsidRDefault="005832A1" w:rsidP="00243F73"/>
        </w:tc>
        <w:tc>
          <w:tcPr>
            <w:tcW w:w="288" w:type="dxa"/>
          </w:tcPr>
          <w:p w14:paraId="2D024F71"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CAE7B4A" w14:textId="77777777" w:rsidR="005832A1" w:rsidRDefault="005832A1" w:rsidP="002C2599">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5CBCAC88" w14:textId="77777777" w:rsidR="005832A1" w:rsidRDefault="005832A1" w:rsidP="002C2599">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D33D7C3"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8E9456E" w14:textId="77777777" w:rsidR="005832A1" w:rsidRDefault="005832A1" w:rsidP="002C2599">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5832A1" w14:paraId="3E2C5728" w14:textId="77777777" w:rsidTr="00DC3A65">
        <w:trPr>
          <w:cantSplit/>
          <w:jc w:val="center"/>
        </w:trPr>
        <w:tc>
          <w:tcPr>
            <w:tcW w:w="288" w:type="dxa"/>
          </w:tcPr>
          <w:p w14:paraId="53A5FFD5" w14:textId="77777777" w:rsidR="005832A1" w:rsidRPr="000F6316" w:rsidRDefault="005832A1" w:rsidP="00243F73">
            <w:pPr>
              <w:rPr>
                <w:rFonts w:ascii="CS Avva Shenouda" w:hAnsi="CS Avva Shenouda"/>
                <w:sz w:val="24"/>
                <w:szCs w:val="24"/>
              </w:rPr>
            </w:pPr>
          </w:p>
        </w:tc>
        <w:tc>
          <w:tcPr>
            <w:tcW w:w="3960" w:type="dxa"/>
          </w:tcPr>
          <w:p w14:paraId="22546047" w14:textId="77777777" w:rsidR="005832A1" w:rsidRPr="007425E1" w:rsidRDefault="005832A1" w:rsidP="005832A1">
            <w:pPr>
              <w:pStyle w:val="EngHang"/>
              <w:rPr>
                <w:rFonts w:eastAsiaTheme="minorHAnsi"/>
              </w:rPr>
            </w:pPr>
            <w:r w:rsidRPr="007425E1">
              <w:rPr>
                <w:rFonts w:eastAsiaTheme="minorHAnsi"/>
              </w:rPr>
              <w:t>Whereupon are</w:t>
            </w:r>
          </w:p>
          <w:p w14:paraId="19FE4BBA" w14:textId="77777777" w:rsidR="005832A1" w:rsidRPr="007425E1" w:rsidRDefault="005832A1" w:rsidP="005832A1">
            <w:pPr>
              <w:pStyle w:val="EngHang"/>
              <w:rPr>
                <w:rFonts w:eastAsiaTheme="minorHAnsi"/>
              </w:rPr>
            </w:pPr>
            <w:r w:rsidRPr="007425E1">
              <w:rPr>
                <w:rFonts w:eastAsiaTheme="minorHAnsi"/>
              </w:rPr>
              <w:t>The Ten Commandments,</w:t>
            </w:r>
          </w:p>
          <w:p w14:paraId="4BABE06F" w14:textId="77777777" w:rsidR="005832A1" w:rsidRPr="007425E1" w:rsidRDefault="005832A1" w:rsidP="005832A1">
            <w:pPr>
              <w:pStyle w:val="EngHang"/>
              <w:rPr>
                <w:rFonts w:eastAsiaTheme="minorHAnsi"/>
              </w:rPr>
            </w:pPr>
            <w:r w:rsidRPr="007425E1">
              <w:rPr>
                <w:rFonts w:eastAsiaTheme="minorHAnsi"/>
              </w:rPr>
              <w:t>Written by</w:t>
            </w:r>
          </w:p>
          <w:p w14:paraId="1BCDCF34" w14:textId="77777777" w:rsidR="005832A1" w:rsidRPr="00195761" w:rsidRDefault="005832A1" w:rsidP="005832A1">
            <w:pPr>
              <w:pStyle w:val="EngHangEnd"/>
              <w:rPr>
                <w:szCs w:val="22"/>
              </w:rPr>
            </w:pPr>
            <w:r w:rsidRPr="007425E1">
              <w:rPr>
                <w:rFonts w:eastAsiaTheme="minorHAnsi"/>
              </w:rPr>
              <w:t>The finger of God:</w:t>
            </w:r>
          </w:p>
        </w:tc>
        <w:tc>
          <w:tcPr>
            <w:tcW w:w="288" w:type="dxa"/>
          </w:tcPr>
          <w:p w14:paraId="4192BF4E" w14:textId="77777777" w:rsidR="005832A1" w:rsidRDefault="005832A1" w:rsidP="00243F73"/>
        </w:tc>
        <w:tc>
          <w:tcPr>
            <w:tcW w:w="288" w:type="dxa"/>
          </w:tcPr>
          <w:p w14:paraId="35C1DCC4" w14:textId="77777777" w:rsidR="005832A1" w:rsidRPr="000F6316" w:rsidRDefault="005832A1" w:rsidP="00243F73">
            <w:pPr>
              <w:rPr>
                <w:rFonts w:ascii="CS Avva Shenouda" w:hAnsi="CS Avva Shenouda"/>
                <w:sz w:val="24"/>
                <w:szCs w:val="24"/>
              </w:rPr>
            </w:pPr>
          </w:p>
        </w:tc>
        <w:tc>
          <w:tcPr>
            <w:tcW w:w="3960" w:type="dxa"/>
          </w:tcPr>
          <w:p w14:paraId="693F2557" w14:textId="77777777" w:rsidR="005832A1" w:rsidRDefault="005832A1" w:rsidP="002C2599">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36886827" w14:textId="77777777" w:rsidR="005832A1" w:rsidRDefault="005832A1" w:rsidP="002C2599">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2A106913" w14:textId="77777777" w:rsidR="005832A1" w:rsidRDefault="005832A1" w:rsidP="002C2599">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529BCDA0" w14:textId="77777777" w:rsidR="005832A1" w:rsidRDefault="005832A1" w:rsidP="002C2599">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5832A1" w14:paraId="5544B6B8" w14:textId="77777777" w:rsidTr="00DC3A65">
        <w:trPr>
          <w:cantSplit/>
          <w:jc w:val="center"/>
        </w:trPr>
        <w:tc>
          <w:tcPr>
            <w:tcW w:w="288" w:type="dxa"/>
          </w:tcPr>
          <w:p w14:paraId="46185FD0"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302096F0" w14:textId="77777777" w:rsidR="005832A1" w:rsidRDefault="005832A1" w:rsidP="005832A1">
            <w:pPr>
              <w:pStyle w:val="EngHang"/>
            </w:pPr>
            <w:r>
              <w:t>Which direct us,</w:t>
            </w:r>
          </w:p>
          <w:p w14:paraId="6D4B5000" w14:textId="77777777" w:rsidR="005832A1" w:rsidRDefault="005832A1" w:rsidP="005832A1">
            <w:pPr>
              <w:pStyle w:val="EngHang"/>
            </w:pPr>
            <w:r>
              <w:t>To the Iota,</w:t>
            </w:r>
          </w:p>
          <w:p w14:paraId="7D48EF88" w14:textId="77777777" w:rsidR="005832A1" w:rsidRDefault="005832A1" w:rsidP="005832A1">
            <w:pPr>
              <w:pStyle w:val="EngHang"/>
            </w:pPr>
            <w:r>
              <w:t>The Name of Salvation,</w:t>
            </w:r>
          </w:p>
          <w:p w14:paraId="721A2505" w14:textId="77777777" w:rsidR="005832A1" w:rsidRDefault="005832A1" w:rsidP="005832A1">
            <w:pPr>
              <w:pStyle w:val="EngHangEnd"/>
            </w:pPr>
            <w:r>
              <w:t>Of Jesus Christ:</w:t>
            </w:r>
          </w:p>
        </w:tc>
        <w:tc>
          <w:tcPr>
            <w:tcW w:w="288" w:type="dxa"/>
          </w:tcPr>
          <w:p w14:paraId="700B3151" w14:textId="77777777" w:rsidR="005832A1" w:rsidRDefault="005832A1" w:rsidP="00243F73"/>
        </w:tc>
        <w:tc>
          <w:tcPr>
            <w:tcW w:w="288" w:type="dxa"/>
          </w:tcPr>
          <w:p w14:paraId="786FDE0B"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76A6424E" w14:textId="77777777" w:rsidR="005832A1" w:rsidRDefault="005832A1" w:rsidP="002C2599">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634AA358" w14:textId="77777777" w:rsidR="005832A1" w:rsidRDefault="005832A1" w:rsidP="002C2599">
            <w:pPr>
              <w:pStyle w:val="CopticVersemulti-line"/>
            </w:pPr>
            <w:r w:rsidRPr="002C2599">
              <w:t>ⲛⲁⲛ ⲙ</w:t>
            </w:r>
            <w:r w:rsidRPr="002C2599">
              <w:rPr>
                <w:rFonts w:ascii="Times New Roman" w:hAnsi="Times New Roman" w:cs="Times New Roman"/>
              </w:rPr>
              <w:t>̀</w:t>
            </w:r>
            <w:r w:rsidRPr="002C2599">
              <w:t>ⲡⲓⲓⲱⲧⲁ</w:t>
            </w:r>
          </w:p>
          <w:p w14:paraId="41694E4C" w14:textId="77777777" w:rsidR="005832A1" w:rsidRDefault="005832A1" w:rsidP="002C2599">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7FED7F97" w14:textId="77777777" w:rsidR="005832A1" w:rsidRDefault="005832A1" w:rsidP="002C2599">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5832A1" w14:paraId="53377976" w14:textId="77777777" w:rsidTr="00DC3A65">
        <w:trPr>
          <w:cantSplit/>
          <w:jc w:val="center"/>
        </w:trPr>
        <w:tc>
          <w:tcPr>
            <w:tcW w:w="288" w:type="dxa"/>
          </w:tcPr>
          <w:p w14:paraId="48229C37" w14:textId="77777777" w:rsidR="005832A1" w:rsidRPr="000F6316" w:rsidRDefault="005832A1" w:rsidP="00243F73">
            <w:pPr>
              <w:rPr>
                <w:rFonts w:ascii="CS Avva Shenouda" w:hAnsi="CS Avva Shenouda"/>
                <w:sz w:val="24"/>
                <w:szCs w:val="24"/>
              </w:rPr>
            </w:pPr>
          </w:p>
        </w:tc>
        <w:tc>
          <w:tcPr>
            <w:tcW w:w="3960" w:type="dxa"/>
          </w:tcPr>
          <w:p w14:paraId="72CFCEFB" w14:textId="77777777" w:rsidR="005832A1" w:rsidRPr="007425E1" w:rsidRDefault="005832A1" w:rsidP="005832A1">
            <w:pPr>
              <w:pStyle w:val="EngHang"/>
              <w:rPr>
                <w:rFonts w:eastAsiaTheme="minorHAnsi"/>
              </w:rPr>
            </w:pPr>
            <w:r w:rsidRPr="007425E1">
              <w:rPr>
                <w:rFonts w:eastAsiaTheme="minorHAnsi"/>
              </w:rPr>
              <w:t>Who was incarnate</w:t>
            </w:r>
          </w:p>
          <w:p w14:paraId="29446DB1" w14:textId="77777777" w:rsidR="005832A1" w:rsidRPr="007425E1" w:rsidRDefault="005832A1" w:rsidP="005832A1">
            <w:pPr>
              <w:pStyle w:val="EngHang"/>
              <w:rPr>
                <w:rFonts w:eastAsiaTheme="minorHAnsi"/>
              </w:rPr>
            </w:pPr>
            <w:r w:rsidRPr="007425E1">
              <w:rPr>
                <w:rFonts w:eastAsiaTheme="minorHAnsi"/>
              </w:rPr>
              <w:t>Of you, without change,</w:t>
            </w:r>
          </w:p>
          <w:p w14:paraId="4130F88A" w14:textId="77777777" w:rsidR="005832A1" w:rsidRPr="007425E1" w:rsidRDefault="005832A1" w:rsidP="005832A1">
            <w:pPr>
              <w:pStyle w:val="EngHang"/>
              <w:rPr>
                <w:rFonts w:eastAsiaTheme="minorHAnsi"/>
              </w:rPr>
            </w:pPr>
            <w:r w:rsidRPr="007425E1">
              <w:rPr>
                <w:rFonts w:eastAsiaTheme="minorHAnsi"/>
              </w:rPr>
              <w:t>And became the Mediator</w:t>
            </w:r>
          </w:p>
          <w:p w14:paraId="0EBBACCA" w14:textId="77777777" w:rsidR="005832A1" w:rsidRPr="001A0083" w:rsidRDefault="005832A1" w:rsidP="005832A1">
            <w:pPr>
              <w:pStyle w:val="EngHangEnd"/>
            </w:pPr>
            <w:r w:rsidRPr="007425E1">
              <w:rPr>
                <w:rFonts w:eastAsiaTheme="minorHAnsi"/>
              </w:rPr>
              <w:t>Of a new covenant.</w:t>
            </w:r>
          </w:p>
        </w:tc>
        <w:tc>
          <w:tcPr>
            <w:tcW w:w="288" w:type="dxa"/>
          </w:tcPr>
          <w:p w14:paraId="50E06F03" w14:textId="77777777" w:rsidR="005832A1" w:rsidRDefault="005832A1" w:rsidP="00243F73"/>
        </w:tc>
        <w:tc>
          <w:tcPr>
            <w:tcW w:w="288" w:type="dxa"/>
          </w:tcPr>
          <w:p w14:paraId="4D0FB7AE" w14:textId="77777777" w:rsidR="005832A1" w:rsidRPr="000F6316" w:rsidRDefault="005832A1" w:rsidP="00243F73">
            <w:pPr>
              <w:rPr>
                <w:rFonts w:ascii="CS Avva Shenouda" w:hAnsi="CS Avva Shenouda"/>
                <w:sz w:val="24"/>
                <w:szCs w:val="24"/>
              </w:rPr>
            </w:pPr>
          </w:p>
        </w:tc>
        <w:tc>
          <w:tcPr>
            <w:tcW w:w="3960" w:type="dxa"/>
          </w:tcPr>
          <w:p w14:paraId="6F067622" w14:textId="77777777" w:rsidR="005832A1" w:rsidRDefault="005832A1" w:rsidP="002C2599">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65EEF414" w14:textId="77777777" w:rsidR="005832A1" w:rsidRDefault="005832A1" w:rsidP="002C2599">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1B169BAE" w14:textId="77777777" w:rsidR="005832A1" w:rsidRDefault="005832A1" w:rsidP="002C2599">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4D5F11B7" w14:textId="77777777" w:rsidR="005832A1" w:rsidRDefault="005832A1" w:rsidP="002C2599">
            <w:pPr>
              <w:pStyle w:val="CopticVerse"/>
            </w:pPr>
            <w:r w:rsidRPr="002C2599">
              <w:t>ⲉⲩⲇⲓⲁⲑⲏⲕⲏ ⲙ</w:t>
            </w:r>
            <w:r w:rsidRPr="002C2599">
              <w:rPr>
                <w:rFonts w:ascii="Times New Roman" w:hAnsi="Times New Roman" w:cs="Times New Roman"/>
              </w:rPr>
              <w:t>̀</w:t>
            </w:r>
            <w:r w:rsidRPr="002C2599">
              <w:t>ⲃⲉⲣⲓ</w:t>
            </w:r>
          </w:p>
        </w:tc>
      </w:tr>
      <w:tr w:rsidR="005832A1" w14:paraId="7479191B" w14:textId="77777777" w:rsidTr="00DC3A65">
        <w:trPr>
          <w:cantSplit/>
          <w:jc w:val="center"/>
        </w:trPr>
        <w:tc>
          <w:tcPr>
            <w:tcW w:w="288" w:type="dxa"/>
          </w:tcPr>
          <w:p w14:paraId="123B97DC"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133D8D4B" w14:textId="77777777" w:rsidR="005832A1" w:rsidRPr="007425E1" w:rsidRDefault="005832A1" w:rsidP="005832A1">
            <w:pPr>
              <w:pStyle w:val="EngHang"/>
              <w:rPr>
                <w:rFonts w:eastAsiaTheme="minorHAnsi"/>
              </w:rPr>
            </w:pPr>
            <w:r w:rsidRPr="007425E1">
              <w:rPr>
                <w:rFonts w:eastAsiaTheme="minorHAnsi"/>
              </w:rPr>
              <w:t xml:space="preserve">Through the </w:t>
            </w:r>
            <w:commentRangeStart w:id="382"/>
            <w:r>
              <w:rPr>
                <w:rFonts w:eastAsiaTheme="minorHAnsi"/>
              </w:rPr>
              <w:t>sprinkling</w:t>
            </w:r>
            <w:commentRangeEnd w:id="382"/>
            <w:r>
              <w:rPr>
                <w:rStyle w:val="CommentReference"/>
                <w:rFonts w:eastAsiaTheme="minorHAnsi" w:cstheme="minorBidi"/>
                <w:color w:val="auto"/>
                <w:lang w:val="en-CA"/>
              </w:rPr>
              <w:commentReference w:id="382"/>
            </w:r>
          </w:p>
          <w:p w14:paraId="3B623CD4" w14:textId="77777777" w:rsidR="005832A1" w:rsidRPr="007425E1" w:rsidRDefault="005832A1" w:rsidP="005832A1">
            <w:pPr>
              <w:pStyle w:val="EngHang"/>
              <w:rPr>
                <w:rFonts w:eastAsiaTheme="minorHAnsi"/>
              </w:rPr>
            </w:pPr>
            <w:r w:rsidRPr="007425E1">
              <w:rPr>
                <w:rFonts w:eastAsiaTheme="minorHAnsi"/>
              </w:rPr>
              <w:t>Of His holy Blood,</w:t>
            </w:r>
          </w:p>
          <w:p w14:paraId="42C46EE7" w14:textId="77777777" w:rsidR="005832A1" w:rsidRPr="007425E1" w:rsidRDefault="005832A1" w:rsidP="005832A1">
            <w:pPr>
              <w:pStyle w:val="EngHang"/>
              <w:rPr>
                <w:rFonts w:eastAsiaTheme="minorHAnsi"/>
              </w:rPr>
            </w:pPr>
            <w:r w:rsidRPr="007425E1">
              <w:rPr>
                <w:rFonts w:eastAsiaTheme="minorHAnsi"/>
              </w:rPr>
              <w:t>He purified the faithful,</w:t>
            </w:r>
          </w:p>
          <w:p w14:paraId="04DF5E40" w14:textId="77777777" w:rsidR="005832A1" w:rsidRPr="002A287B" w:rsidRDefault="005832A1" w:rsidP="005832A1">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082F77EC" w14:textId="77777777" w:rsidR="005832A1" w:rsidRDefault="005832A1" w:rsidP="00243F73"/>
        </w:tc>
        <w:tc>
          <w:tcPr>
            <w:tcW w:w="288" w:type="dxa"/>
          </w:tcPr>
          <w:p w14:paraId="201854D4"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07B166A" w14:textId="77777777" w:rsidR="005832A1" w:rsidRDefault="005832A1" w:rsidP="002C2599">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6D17D2B2" w14:textId="77777777" w:rsidR="005832A1" w:rsidRDefault="005832A1" w:rsidP="002C2599">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5FAEFF9" w14:textId="77777777" w:rsidR="005832A1" w:rsidRDefault="005832A1" w:rsidP="002C2599">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46D5004B" w14:textId="77777777" w:rsidR="005832A1" w:rsidRDefault="005832A1" w:rsidP="002C2599">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5832A1" w14:paraId="5BE54AA9" w14:textId="77777777" w:rsidTr="00DC3A65">
        <w:trPr>
          <w:cantSplit/>
          <w:jc w:val="center"/>
        </w:trPr>
        <w:tc>
          <w:tcPr>
            <w:tcW w:w="288" w:type="dxa"/>
          </w:tcPr>
          <w:p w14:paraId="64C5152C" w14:textId="77777777" w:rsidR="005832A1" w:rsidRPr="000F6316" w:rsidRDefault="005832A1" w:rsidP="00243F73">
            <w:pPr>
              <w:rPr>
                <w:rFonts w:ascii="CS Avva Shenouda" w:hAnsi="CS Avva Shenouda"/>
                <w:sz w:val="24"/>
                <w:szCs w:val="24"/>
              </w:rPr>
            </w:pPr>
          </w:p>
        </w:tc>
        <w:tc>
          <w:tcPr>
            <w:tcW w:w="3960" w:type="dxa"/>
          </w:tcPr>
          <w:p w14:paraId="77CA1644"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1EC53461" w14:textId="77777777" w:rsidR="005832A1" w:rsidRPr="007425E1" w:rsidRDefault="005832A1" w:rsidP="005832A1">
            <w:pPr>
              <w:pStyle w:val="EngHang"/>
              <w:rPr>
                <w:rFonts w:eastAsiaTheme="minorHAnsi"/>
              </w:rPr>
            </w:pPr>
            <w:r w:rsidRPr="007425E1">
              <w:rPr>
                <w:rFonts w:eastAsiaTheme="minorHAnsi"/>
              </w:rPr>
              <w:t>Magnifies you,</w:t>
            </w:r>
          </w:p>
          <w:p w14:paraId="0E772284"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B73DB0D" w14:textId="77777777" w:rsidR="005832A1" w:rsidRPr="007425E1" w:rsidRDefault="005832A1" w:rsidP="005832A1">
            <w:pPr>
              <w:pStyle w:val="EngHangEnd"/>
            </w:pPr>
            <w:r w:rsidRPr="007425E1">
              <w:rPr>
                <w:rFonts w:eastAsiaTheme="minorHAnsi"/>
              </w:rPr>
              <w:t>The ever-holy.</w:t>
            </w:r>
          </w:p>
        </w:tc>
        <w:tc>
          <w:tcPr>
            <w:tcW w:w="288" w:type="dxa"/>
          </w:tcPr>
          <w:p w14:paraId="76A744EE" w14:textId="77777777" w:rsidR="005832A1" w:rsidRDefault="005832A1" w:rsidP="00243F73"/>
        </w:tc>
        <w:tc>
          <w:tcPr>
            <w:tcW w:w="288" w:type="dxa"/>
          </w:tcPr>
          <w:p w14:paraId="0A0C5C0B" w14:textId="77777777" w:rsidR="005832A1" w:rsidRPr="000F6316" w:rsidRDefault="005832A1" w:rsidP="00243F73">
            <w:pPr>
              <w:rPr>
                <w:rFonts w:ascii="CS Avva Shenouda" w:hAnsi="CS Avva Shenouda"/>
                <w:sz w:val="24"/>
                <w:szCs w:val="24"/>
              </w:rPr>
            </w:pPr>
          </w:p>
        </w:tc>
        <w:tc>
          <w:tcPr>
            <w:tcW w:w="3960" w:type="dxa"/>
          </w:tcPr>
          <w:p w14:paraId="1733D5F5" w14:textId="77777777" w:rsidR="005832A1" w:rsidRDefault="005832A1" w:rsidP="002C2599">
            <w:pPr>
              <w:pStyle w:val="CopticVersemulti-line"/>
            </w:pPr>
            <w:r w:rsidRPr="002C2599">
              <w:t>Ⲉⲑⲃⲉ ⲫⲁⲓ ⲟⲩⲟⲛ ⲛⲓⲃⲉⲛ</w:t>
            </w:r>
          </w:p>
          <w:p w14:paraId="3AA3E82E" w14:textId="77777777" w:rsidR="005832A1" w:rsidRDefault="005832A1" w:rsidP="002C2599">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D0EEDD3" w14:textId="77777777" w:rsidR="005832A1" w:rsidRDefault="005832A1" w:rsidP="002C2599">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C68B94" w14:textId="77777777" w:rsidR="005832A1" w:rsidRDefault="005832A1" w:rsidP="002C2599">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6BB260CA" w14:textId="77777777" w:rsidTr="00DC3A65">
        <w:trPr>
          <w:cantSplit/>
          <w:jc w:val="center"/>
        </w:trPr>
        <w:tc>
          <w:tcPr>
            <w:tcW w:w="288" w:type="dxa"/>
          </w:tcPr>
          <w:p w14:paraId="066E2172"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4A05CE82" w14:textId="77777777" w:rsidR="005832A1" w:rsidRDefault="005832A1" w:rsidP="005832A1">
            <w:pPr>
              <w:pStyle w:val="EngHang"/>
              <w:rPr>
                <w:rFonts w:eastAsiaTheme="minorHAnsi"/>
              </w:rPr>
            </w:pPr>
            <w:r>
              <w:rPr>
                <w:rFonts w:eastAsiaTheme="minorHAnsi"/>
              </w:rPr>
              <w:t>And we pray,</w:t>
            </w:r>
          </w:p>
          <w:p w14:paraId="5BD01EA0" w14:textId="77777777" w:rsidR="005832A1" w:rsidRDefault="005832A1" w:rsidP="005832A1">
            <w:pPr>
              <w:pStyle w:val="EngHang"/>
              <w:rPr>
                <w:rFonts w:eastAsiaTheme="minorHAnsi"/>
              </w:rPr>
            </w:pPr>
            <w:r>
              <w:rPr>
                <w:rFonts w:eastAsiaTheme="minorHAnsi"/>
              </w:rPr>
              <w:t>That we may win mercy,</w:t>
            </w:r>
          </w:p>
          <w:p w14:paraId="5A33D250" w14:textId="77777777" w:rsidR="005832A1" w:rsidRDefault="005832A1" w:rsidP="005832A1">
            <w:pPr>
              <w:pStyle w:val="EngHang"/>
              <w:rPr>
                <w:rFonts w:eastAsiaTheme="minorHAnsi"/>
              </w:rPr>
            </w:pPr>
            <w:r>
              <w:rPr>
                <w:rFonts w:eastAsiaTheme="minorHAnsi"/>
              </w:rPr>
              <w:t>Through your intercessions</w:t>
            </w:r>
          </w:p>
          <w:p w14:paraId="11184060" w14:textId="77777777" w:rsidR="005832A1" w:rsidRPr="007425E1" w:rsidRDefault="005832A1" w:rsidP="005832A1">
            <w:pPr>
              <w:pStyle w:val="EngHangEnd"/>
              <w:rPr>
                <w:rFonts w:eastAsiaTheme="minorHAnsi"/>
              </w:rPr>
            </w:pPr>
            <w:r>
              <w:rPr>
                <w:rFonts w:eastAsiaTheme="minorHAnsi"/>
              </w:rPr>
              <w:t>With the Lover of mankind.</w:t>
            </w:r>
          </w:p>
          <w:p w14:paraId="6A6A5945" w14:textId="77777777" w:rsidR="005832A1" w:rsidRPr="007425E1" w:rsidRDefault="005832A1" w:rsidP="005832A1">
            <w:pPr>
              <w:pStyle w:val="EngHang"/>
            </w:pPr>
          </w:p>
        </w:tc>
        <w:tc>
          <w:tcPr>
            <w:tcW w:w="288" w:type="dxa"/>
          </w:tcPr>
          <w:p w14:paraId="0CEFA754" w14:textId="77777777" w:rsidR="005832A1" w:rsidRDefault="005832A1" w:rsidP="00243F73"/>
        </w:tc>
        <w:tc>
          <w:tcPr>
            <w:tcW w:w="288" w:type="dxa"/>
          </w:tcPr>
          <w:p w14:paraId="60F2ED46" w14:textId="77777777" w:rsidR="005832A1" w:rsidRPr="000F6316" w:rsidRDefault="005832A1" w:rsidP="00243F73">
            <w:pPr>
              <w:rPr>
                <w:rFonts w:ascii="CS Avva Shenouda" w:hAnsi="CS Avva Shenouda"/>
                <w:sz w:val="24"/>
                <w:szCs w:val="24"/>
              </w:rPr>
            </w:pPr>
            <w:r w:rsidRPr="000F6316">
              <w:rPr>
                <w:rFonts w:ascii="CS Avva Shenouda" w:hAnsi="CS Avva Shenouda"/>
                <w:sz w:val="24"/>
                <w:szCs w:val="24"/>
              </w:rPr>
              <w:t>¿</w:t>
            </w:r>
          </w:p>
        </w:tc>
        <w:tc>
          <w:tcPr>
            <w:tcW w:w="3960" w:type="dxa"/>
          </w:tcPr>
          <w:p w14:paraId="62857344" w14:textId="77777777" w:rsidR="005832A1" w:rsidRDefault="005832A1" w:rsidP="002C2599">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4A3D391" w14:textId="77777777" w:rsidR="005832A1" w:rsidRDefault="005832A1" w:rsidP="002C2599">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0BF82FAE" w14:textId="77777777" w:rsidR="005832A1" w:rsidRDefault="005832A1" w:rsidP="002C2599">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B49DD0F" w14:textId="77777777" w:rsidR="005832A1" w:rsidRDefault="005832A1" w:rsidP="002C2599">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5380524" w14:textId="77777777" w:rsidR="00243F73" w:rsidRDefault="00243F73" w:rsidP="00243F73">
      <w:pPr>
        <w:rPr>
          <w:lang w:val="en-US"/>
        </w:rPr>
      </w:pPr>
    </w:p>
    <w:p w14:paraId="412A1550" w14:textId="77777777" w:rsidR="00243F73" w:rsidRDefault="00243F73" w:rsidP="00243F73">
      <w:pPr>
        <w:pStyle w:val="Separator"/>
      </w:pPr>
      <w:r w:rsidRPr="00A742AC">
        <w:t>¿ ¿ ¿</w:t>
      </w:r>
    </w:p>
    <w:p w14:paraId="068072BC" w14:textId="77777777" w:rsidR="002C2599" w:rsidRDefault="002C2599" w:rsidP="00243F73">
      <w:pPr>
        <w:pStyle w:val="Separator"/>
      </w:pPr>
      <w:r>
        <w:lastRenderedPageBreak/>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2DAD0E05" w14:textId="77777777" w:rsidTr="00DC3A65">
        <w:trPr>
          <w:cantSplit/>
          <w:jc w:val="center"/>
        </w:trPr>
        <w:tc>
          <w:tcPr>
            <w:tcW w:w="288" w:type="dxa"/>
          </w:tcPr>
          <w:p w14:paraId="08BE5384" w14:textId="77777777" w:rsidR="005832A1" w:rsidRDefault="005832A1" w:rsidP="00243F73"/>
        </w:tc>
        <w:tc>
          <w:tcPr>
            <w:tcW w:w="3960" w:type="dxa"/>
          </w:tcPr>
          <w:p w14:paraId="0896B1CB" w14:textId="77777777" w:rsidR="005832A1" w:rsidRDefault="005832A1" w:rsidP="005832A1">
            <w:pPr>
              <w:pStyle w:val="EngHang"/>
              <w:rPr>
                <w:rFonts w:eastAsiaTheme="minorHAnsi"/>
              </w:rPr>
            </w:pPr>
            <w:r>
              <w:rPr>
                <w:rFonts w:eastAsiaTheme="minorHAnsi"/>
              </w:rPr>
              <w:t>Who can speak of</w:t>
            </w:r>
          </w:p>
          <w:p w14:paraId="182F6D20" w14:textId="77777777" w:rsidR="005832A1" w:rsidRDefault="005832A1" w:rsidP="005832A1">
            <w:pPr>
              <w:pStyle w:val="EngHang"/>
              <w:rPr>
                <w:rFonts w:eastAsiaTheme="minorHAnsi"/>
              </w:rPr>
            </w:pPr>
            <w:r>
              <w:rPr>
                <w:rFonts w:eastAsiaTheme="minorHAnsi"/>
              </w:rPr>
              <w:t>The honour of the Tabernacle,</w:t>
            </w:r>
          </w:p>
          <w:p w14:paraId="6E7A16D3" w14:textId="77777777" w:rsidR="005832A1" w:rsidRDefault="005832A1" w:rsidP="005832A1">
            <w:pPr>
              <w:pStyle w:val="EngHang"/>
              <w:rPr>
                <w:rFonts w:eastAsiaTheme="minorHAnsi"/>
              </w:rPr>
            </w:pPr>
            <w:r>
              <w:rPr>
                <w:rFonts w:eastAsiaTheme="minorHAnsi"/>
              </w:rPr>
              <w:t>Which Moses made</w:t>
            </w:r>
          </w:p>
          <w:p w14:paraId="5CCA9150" w14:textId="77777777" w:rsidR="005832A1" w:rsidRPr="001A0083" w:rsidRDefault="005832A1" w:rsidP="005832A1">
            <w:pPr>
              <w:pStyle w:val="EngHangEnd"/>
            </w:pPr>
            <w:r>
              <w:rPr>
                <w:rFonts w:eastAsiaTheme="minorHAnsi"/>
              </w:rPr>
              <w:t>On Mount Sinai?</w:t>
            </w:r>
          </w:p>
        </w:tc>
        <w:tc>
          <w:tcPr>
            <w:tcW w:w="288" w:type="dxa"/>
          </w:tcPr>
          <w:p w14:paraId="6235A338" w14:textId="77777777" w:rsidR="005832A1" w:rsidRDefault="005832A1" w:rsidP="00243F73"/>
        </w:tc>
        <w:tc>
          <w:tcPr>
            <w:tcW w:w="288" w:type="dxa"/>
          </w:tcPr>
          <w:p w14:paraId="3EC39088" w14:textId="77777777" w:rsidR="005832A1" w:rsidRDefault="005832A1" w:rsidP="00243F73"/>
        </w:tc>
        <w:tc>
          <w:tcPr>
            <w:tcW w:w="3960" w:type="dxa"/>
          </w:tcPr>
          <w:p w14:paraId="6F8C8E8A" w14:textId="77777777" w:rsidR="005832A1" w:rsidRDefault="005832A1" w:rsidP="002C2599">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7E453BDD" w14:textId="77777777" w:rsidR="005832A1" w:rsidRDefault="005832A1" w:rsidP="002C2599">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411697AE" w14:textId="77777777" w:rsidR="005832A1" w:rsidRDefault="005832A1" w:rsidP="002C2599">
            <w:pPr>
              <w:pStyle w:val="CopticVersemulti-line"/>
            </w:pPr>
            <w:r w:rsidRPr="002C2599">
              <w:t>ⲉ</w:t>
            </w:r>
            <w:r w:rsidRPr="002C2599">
              <w:rPr>
                <w:rFonts w:ascii="Times New Roman" w:hAnsi="Times New Roman" w:cs="Times New Roman"/>
              </w:rPr>
              <w:t>̀</w:t>
            </w:r>
            <w:r w:rsidRPr="002C2599">
              <w:t>ⲧⲁ Ⲙⲱⲩⲥⲏⲥ ⲑⲁⲙⲓⲟⲥ</w:t>
            </w:r>
          </w:p>
          <w:p w14:paraId="1AC5B492" w14:textId="77777777" w:rsidR="005832A1" w:rsidRDefault="005832A1" w:rsidP="002C2599">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5832A1" w14:paraId="2A952EAD" w14:textId="77777777" w:rsidTr="00DC3A65">
        <w:trPr>
          <w:cantSplit/>
          <w:jc w:val="center"/>
        </w:trPr>
        <w:tc>
          <w:tcPr>
            <w:tcW w:w="288" w:type="dxa"/>
          </w:tcPr>
          <w:p w14:paraId="62FFAC82" w14:textId="77777777" w:rsidR="005832A1" w:rsidRDefault="005832A1" w:rsidP="00243F73">
            <w:r w:rsidRPr="000F6316">
              <w:rPr>
                <w:rFonts w:ascii="CS Avva Shenouda" w:hAnsi="CS Avva Shenouda"/>
                <w:sz w:val="24"/>
                <w:szCs w:val="24"/>
              </w:rPr>
              <w:t>¿</w:t>
            </w:r>
          </w:p>
        </w:tc>
        <w:tc>
          <w:tcPr>
            <w:tcW w:w="3960" w:type="dxa"/>
          </w:tcPr>
          <w:p w14:paraId="0589D723" w14:textId="77777777" w:rsidR="005832A1" w:rsidRDefault="005832A1" w:rsidP="005832A1">
            <w:pPr>
              <w:pStyle w:val="EngHang"/>
              <w:rPr>
                <w:rFonts w:eastAsiaTheme="minorHAnsi"/>
              </w:rPr>
            </w:pPr>
            <w:r>
              <w:rPr>
                <w:rFonts w:eastAsiaTheme="minorHAnsi"/>
              </w:rPr>
              <w:t>He made it with glory,</w:t>
            </w:r>
          </w:p>
          <w:p w14:paraId="140F2060" w14:textId="77777777" w:rsidR="005832A1" w:rsidRDefault="005832A1" w:rsidP="005832A1">
            <w:pPr>
              <w:pStyle w:val="EngHang"/>
              <w:rPr>
                <w:rFonts w:eastAsiaTheme="minorHAnsi"/>
              </w:rPr>
            </w:pPr>
            <w:r>
              <w:rPr>
                <w:rFonts w:eastAsiaTheme="minorHAnsi"/>
              </w:rPr>
              <w:t>According to the word of the Lord,</w:t>
            </w:r>
          </w:p>
          <w:p w14:paraId="2359C15E" w14:textId="77777777" w:rsidR="005832A1" w:rsidRDefault="005832A1" w:rsidP="005832A1">
            <w:pPr>
              <w:pStyle w:val="EngHang"/>
              <w:rPr>
                <w:rFonts w:eastAsiaTheme="minorHAnsi"/>
              </w:rPr>
            </w:pPr>
            <w:r>
              <w:rPr>
                <w:rFonts w:eastAsiaTheme="minorHAnsi"/>
              </w:rPr>
              <w:t>And according to the pattern</w:t>
            </w:r>
          </w:p>
          <w:p w14:paraId="455BF95B" w14:textId="77777777" w:rsidR="005832A1" w:rsidRPr="001A0083" w:rsidRDefault="005832A1" w:rsidP="005832A1">
            <w:pPr>
              <w:pStyle w:val="EngHangEnd"/>
            </w:pPr>
            <w:r>
              <w:rPr>
                <w:rFonts w:eastAsiaTheme="minorHAnsi"/>
              </w:rPr>
              <w:t>The He showed him.</w:t>
            </w:r>
          </w:p>
        </w:tc>
        <w:tc>
          <w:tcPr>
            <w:tcW w:w="288" w:type="dxa"/>
          </w:tcPr>
          <w:p w14:paraId="7479F976" w14:textId="77777777" w:rsidR="005832A1" w:rsidRDefault="005832A1" w:rsidP="00243F73"/>
        </w:tc>
        <w:tc>
          <w:tcPr>
            <w:tcW w:w="288" w:type="dxa"/>
          </w:tcPr>
          <w:p w14:paraId="0664292B" w14:textId="77777777" w:rsidR="005832A1" w:rsidRDefault="005832A1" w:rsidP="00243F73">
            <w:r w:rsidRPr="000F6316">
              <w:rPr>
                <w:rFonts w:ascii="CS Avva Shenouda" w:hAnsi="CS Avva Shenouda"/>
                <w:sz w:val="24"/>
                <w:szCs w:val="24"/>
              </w:rPr>
              <w:t>¿</w:t>
            </w:r>
          </w:p>
        </w:tc>
        <w:tc>
          <w:tcPr>
            <w:tcW w:w="3960" w:type="dxa"/>
          </w:tcPr>
          <w:p w14:paraId="4B8C0F7E" w14:textId="77777777" w:rsidR="005832A1" w:rsidRDefault="005832A1" w:rsidP="002C2599">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573B2971" w14:textId="77777777" w:rsidR="005832A1" w:rsidRDefault="005832A1" w:rsidP="002C2599">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13B1B7A2" w14:textId="77777777" w:rsidR="005832A1" w:rsidRDefault="005832A1" w:rsidP="002C2599">
            <w:pPr>
              <w:pStyle w:val="CopticVersemulti-line"/>
            </w:pPr>
            <w:r w:rsidRPr="002C2599">
              <w:t>ⲛⲉⲙ ⲕⲁⲧⲁ ⲛⲓⲧⲩⲡⲟⲥ ⲧⲏⲣⲟⲩ</w:t>
            </w:r>
          </w:p>
          <w:p w14:paraId="23DE84B1" w14:textId="77777777" w:rsidR="005832A1" w:rsidRDefault="005832A1" w:rsidP="002C2599">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5832A1" w14:paraId="112CAF7A" w14:textId="77777777" w:rsidTr="00DC3A65">
        <w:trPr>
          <w:cantSplit/>
          <w:jc w:val="center"/>
        </w:trPr>
        <w:tc>
          <w:tcPr>
            <w:tcW w:w="288" w:type="dxa"/>
          </w:tcPr>
          <w:p w14:paraId="382C7B6A" w14:textId="77777777" w:rsidR="005832A1" w:rsidRDefault="005832A1" w:rsidP="00243F73"/>
        </w:tc>
        <w:tc>
          <w:tcPr>
            <w:tcW w:w="3960" w:type="dxa"/>
          </w:tcPr>
          <w:p w14:paraId="1D875FCF" w14:textId="77777777" w:rsidR="005832A1" w:rsidRDefault="005832A1" w:rsidP="005832A1">
            <w:pPr>
              <w:pStyle w:val="EngHang"/>
              <w:rPr>
                <w:szCs w:val="22"/>
              </w:rPr>
            </w:pPr>
            <w:r>
              <w:rPr>
                <w:szCs w:val="22"/>
              </w:rPr>
              <w:t>Where Aaron</w:t>
            </w:r>
          </w:p>
          <w:p w14:paraId="6D735AEB" w14:textId="77777777" w:rsidR="005832A1" w:rsidRDefault="005832A1" w:rsidP="005832A1">
            <w:pPr>
              <w:pStyle w:val="EngHang"/>
              <w:rPr>
                <w:szCs w:val="22"/>
              </w:rPr>
            </w:pPr>
            <w:r>
              <w:rPr>
                <w:szCs w:val="22"/>
              </w:rPr>
              <w:t>And his sons served</w:t>
            </w:r>
          </w:p>
          <w:p w14:paraId="7D73D796" w14:textId="77777777" w:rsidR="005832A1" w:rsidRDefault="005832A1" w:rsidP="005832A1">
            <w:pPr>
              <w:pStyle w:val="EngHang"/>
              <w:rPr>
                <w:szCs w:val="22"/>
              </w:rPr>
            </w:pPr>
            <w:r>
              <w:rPr>
                <w:szCs w:val="22"/>
              </w:rPr>
              <w:t>In the likeness of the Highest</w:t>
            </w:r>
          </w:p>
          <w:p w14:paraId="60229D30" w14:textId="77777777" w:rsidR="005832A1" w:rsidRPr="00195761" w:rsidRDefault="005832A1" w:rsidP="005832A1">
            <w:pPr>
              <w:pStyle w:val="EngHangEnd"/>
            </w:pPr>
            <w:r>
              <w:t>And the shadow of the heavenly.</w:t>
            </w:r>
          </w:p>
        </w:tc>
        <w:tc>
          <w:tcPr>
            <w:tcW w:w="288" w:type="dxa"/>
          </w:tcPr>
          <w:p w14:paraId="2AF5127B" w14:textId="77777777" w:rsidR="005832A1" w:rsidRDefault="005832A1" w:rsidP="00243F73"/>
        </w:tc>
        <w:tc>
          <w:tcPr>
            <w:tcW w:w="288" w:type="dxa"/>
          </w:tcPr>
          <w:p w14:paraId="16D2BC92" w14:textId="77777777" w:rsidR="005832A1" w:rsidRDefault="005832A1" w:rsidP="00243F73"/>
        </w:tc>
        <w:tc>
          <w:tcPr>
            <w:tcW w:w="3960" w:type="dxa"/>
          </w:tcPr>
          <w:p w14:paraId="2D98F63F" w14:textId="77777777" w:rsidR="005832A1" w:rsidRDefault="005832A1" w:rsidP="002C2599">
            <w:pPr>
              <w:pStyle w:val="CopticVersemulti-line"/>
            </w:pPr>
            <w:r w:rsidRPr="002C2599">
              <w:t>Ⲑⲏ ⲉⲣⲉ Ⲁ</w:t>
            </w:r>
            <w:r w:rsidRPr="002C2599">
              <w:rPr>
                <w:rFonts w:ascii="Times New Roman" w:hAnsi="Times New Roman" w:cs="Times New Roman"/>
              </w:rPr>
              <w:t>̀</w:t>
            </w:r>
            <w:r w:rsidRPr="002C2599">
              <w:t>ⲁⲣⲱⲛ</w:t>
            </w:r>
          </w:p>
          <w:p w14:paraId="602B941E" w14:textId="77777777" w:rsidR="005832A1" w:rsidRDefault="005832A1" w:rsidP="002C2599">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02DE3CD0" w14:textId="77777777" w:rsidR="005832A1" w:rsidRDefault="005832A1" w:rsidP="002C2599">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2CF98FC" w14:textId="77777777" w:rsidR="005832A1" w:rsidRDefault="005832A1" w:rsidP="002C2599">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5832A1" w14:paraId="1E3D4F0C" w14:textId="77777777" w:rsidTr="00DC3A65">
        <w:trPr>
          <w:cantSplit/>
          <w:jc w:val="center"/>
        </w:trPr>
        <w:tc>
          <w:tcPr>
            <w:tcW w:w="288" w:type="dxa"/>
          </w:tcPr>
          <w:p w14:paraId="7A54A113" w14:textId="77777777" w:rsidR="005832A1" w:rsidRDefault="005832A1" w:rsidP="00243F73">
            <w:r w:rsidRPr="000F6316">
              <w:rPr>
                <w:rFonts w:ascii="CS Avva Shenouda" w:hAnsi="CS Avva Shenouda"/>
                <w:sz w:val="24"/>
                <w:szCs w:val="24"/>
              </w:rPr>
              <w:t>¿</w:t>
            </w:r>
          </w:p>
        </w:tc>
        <w:tc>
          <w:tcPr>
            <w:tcW w:w="3960" w:type="dxa"/>
          </w:tcPr>
          <w:p w14:paraId="1BB45A3A" w14:textId="77777777" w:rsidR="005832A1" w:rsidRDefault="005832A1" w:rsidP="005832A1">
            <w:pPr>
              <w:pStyle w:val="EngHang"/>
              <w:rPr>
                <w:rFonts w:eastAsiaTheme="minorHAnsi"/>
              </w:rPr>
            </w:pPr>
            <w:r>
              <w:rPr>
                <w:rFonts w:eastAsiaTheme="minorHAnsi"/>
              </w:rPr>
              <w:t>They likened you to it,</w:t>
            </w:r>
          </w:p>
          <w:p w14:paraId="70F63484" w14:textId="77777777" w:rsidR="005832A1" w:rsidRDefault="005832A1" w:rsidP="005832A1">
            <w:pPr>
              <w:pStyle w:val="EngHang"/>
              <w:rPr>
                <w:rFonts w:eastAsiaTheme="minorHAnsi"/>
              </w:rPr>
            </w:pPr>
            <w:r>
              <w:rPr>
                <w:rFonts w:eastAsiaTheme="minorHAnsi"/>
              </w:rPr>
              <w:t>O Virgin Mary,</w:t>
            </w:r>
          </w:p>
          <w:p w14:paraId="304996CD" w14:textId="77777777" w:rsidR="005832A1" w:rsidRDefault="005832A1" w:rsidP="005832A1">
            <w:pPr>
              <w:pStyle w:val="EngHang"/>
              <w:rPr>
                <w:rFonts w:eastAsiaTheme="minorHAnsi"/>
              </w:rPr>
            </w:pPr>
            <w:r>
              <w:rPr>
                <w:rFonts w:eastAsiaTheme="minorHAnsi"/>
              </w:rPr>
              <w:t>The true Tabernacle,</w:t>
            </w:r>
          </w:p>
          <w:p w14:paraId="122B1137" w14:textId="77777777" w:rsidR="005832A1" w:rsidRDefault="005832A1" w:rsidP="005832A1">
            <w:pPr>
              <w:pStyle w:val="EngHangEnd"/>
            </w:pPr>
            <w:r>
              <w:rPr>
                <w:rFonts w:eastAsiaTheme="minorHAnsi"/>
              </w:rPr>
              <w:t xml:space="preserve">Where God </w:t>
            </w:r>
            <w:commentRangeStart w:id="383"/>
            <w:r>
              <w:rPr>
                <w:rFonts w:eastAsiaTheme="minorHAnsi"/>
              </w:rPr>
              <w:t>dwelt</w:t>
            </w:r>
            <w:commentRangeEnd w:id="383"/>
            <w:r>
              <w:rPr>
                <w:rStyle w:val="CommentReference"/>
                <w:rFonts w:eastAsiaTheme="minorHAnsi" w:cstheme="minorBidi"/>
                <w:color w:val="auto"/>
                <w:lang w:val="en-CA"/>
              </w:rPr>
              <w:commentReference w:id="383"/>
            </w:r>
            <w:r>
              <w:rPr>
                <w:rFonts w:eastAsiaTheme="minorHAnsi"/>
              </w:rPr>
              <w:t>.</w:t>
            </w:r>
          </w:p>
        </w:tc>
        <w:tc>
          <w:tcPr>
            <w:tcW w:w="288" w:type="dxa"/>
          </w:tcPr>
          <w:p w14:paraId="19401D2F" w14:textId="77777777" w:rsidR="005832A1" w:rsidRDefault="005832A1" w:rsidP="00243F73"/>
        </w:tc>
        <w:tc>
          <w:tcPr>
            <w:tcW w:w="288" w:type="dxa"/>
          </w:tcPr>
          <w:p w14:paraId="4BAC6260" w14:textId="77777777" w:rsidR="005832A1" w:rsidRDefault="005832A1" w:rsidP="00243F73">
            <w:r w:rsidRPr="000F6316">
              <w:rPr>
                <w:rFonts w:ascii="CS Avva Shenouda" w:hAnsi="CS Avva Shenouda"/>
                <w:sz w:val="24"/>
                <w:szCs w:val="24"/>
              </w:rPr>
              <w:t>¿</w:t>
            </w:r>
          </w:p>
        </w:tc>
        <w:tc>
          <w:tcPr>
            <w:tcW w:w="3960" w:type="dxa"/>
          </w:tcPr>
          <w:p w14:paraId="2F46CF99" w14:textId="77777777" w:rsidR="005832A1" w:rsidRDefault="005832A1" w:rsidP="002C2599">
            <w:pPr>
              <w:pStyle w:val="CopticVersemulti-line"/>
            </w:pPr>
            <w:r w:rsidRPr="002C2599">
              <w:t>Ⲁⲩⲧⲉⲛⲑⲱⲛⲓ ⲉ</w:t>
            </w:r>
            <w:r w:rsidRPr="002C2599">
              <w:rPr>
                <w:rFonts w:ascii="Times New Roman" w:hAnsi="Times New Roman" w:cs="Times New Roman"/>
              </w:rPr>
              <w:t>̀</w:t>
            </w:r>
            <w:r w:rsidRPr="002C2599">
              <w:t>ⲣⲟⲥ</w:t>
            </w:r>
          </w:p>
          <w:p w14:paraId="4A96E870" w14:textId="77777777" w:rsidR="005832A1" w:rsidRDefault="005832A1" w:rsidP="002C2599">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1A5FF1F2" w14:textId="77777777" w:rsidR="005832A1" w:rsidRDefault="005832A1" w:rsidP="002C2599">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6DD1A1E9" w14:textId="77777777" w:rsidR="005832A1" w:rsidRDefault="005832A1" w:rsidP="002C2599">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5832A1" w14:paraId="3431AE27" w14:textId="77777777" w:rsidTr="00DC3A65">
        <w:trPr>
          <w:cantSplit/>
          <w:jc w:val="center"/>
        </w:trPr>
        <w:tc>
          <w:tcPr>
            <w:tcW w:w="288" w:type="dxa"/>
          </w:tcPr>
          <w:p w14:paraId="310E4C50" w14:textId="77777777" w:rsidR="005832A1" w:rsidRDefault="005832A1" w:rsidP="00243F73"/>
        </w:tc>
        <w:tc>
          <w:tcPr>
            <w:tcW w:w="3960" w:type="dxa"/>
          </w:tcPr>
          <w:p w14:paraId="0C926172" w14:textId="77777777" w:rsidR="005832A1" w:rsidRDefault="005832A1" w:rsidP="005832A1">
            <w:pPr>
              <w:pStyle w:val="EngHang"/>
            </w:pPr>
            <w:r>
              <w:t>Therefore we</w:t>
            </w:r>
          </w:p>
          <w:p w14:paraId="66B117B8" w14:textId="77777777" w:rsidR="005832A1" w:rsidRDefault="005832A1" w:rsidP="005832A1">
            <w:pPr>
              <w:pStyle w:val="EngHang"/>
            </w:pPr>
            <w:commentRangeStart w:id="384"/>
            <w:r>
              <w:t xml:space="preserve">Magnify </w:t>
            </w:r>
            <w:commentRangeEnd w:id="384"/>
            <w:r>
              <w:rPr>
                <w:rStyle w:val="CommentReference"/>
                <w:rFonts w:eastAsiaTheme="minorHAnsi" w:cstheme="minorBidi"/>
                <w:color w:val="auto"/>
                <w:lang w:val="en-CA"/>
              </w:rPr>
              <w:commentReference w:id="384"/>
            </w:r>
            <w:r>
              <w:t>you befittingly,</w:t>
            </w:r>
          </w:p>
          <w:p w14:paraId="32E7EEB9" w14:textId="77777777" w:rsidR="005832A1" w:rsidRDefault="005832A1" w:rsidP="005832A1">
            <w:pPr>
              <w:pStyle w:val="EngHang"/>
            </w:pPr>
            <w:r>
              <w:t>With prophetic</w:t>
            </w:r>
          </w:p>
          <w:p w14:paraId="06BDF2DF" w14:textId="77777777" w:rsidR="005832A1" w:rsidRPr="001A0083" w:rsidRDefault="005832A1" w:rsidP="005832A1">
            <w:pPr>
              <w:pStyle w:val="EngHangEnd"/>
            </w:pPr>
            <w:r>
              <w:t>Hymnology.</w:t>
            </w:r>
          </w:p>
        </w:tc>
        <w:tc>
          <w:tcPr>
            <w:tcW w:w="288" w:type="dxa"/>
          </w:tcPr>
          <w:p w14:paraId="401B0950" w14:textId="77777777" w:rsidR="005832A1" w:rsidRDefault="005832A1" w:rsidP="00243F73"/>
        </w:tc>
        <w:tc>
          <w:tcPr>
            <w:tcW w:w="288" w:type="dxa"/>
          </w:tcPr>
          <w:p w14:paraId="684113A8" w14:textId="77777777" w:rsidR="005832A1" w:rsidRDefault="005832A1" w:rsidP="00243F73"/>
        </w:tc>
        <w:tc>
          <w:tcPr>
            <w:tcW w:w="3960" w:type="dxa"/>
          </w:tcPr>
          <w:p w14:paraId="239C0CD1" w14:textId="77777777" w:rsidR="005832A1" w:rsidRDefault="005832A1" w:rsidP="002C2599">
            <w:pPr>
              <w:pStyle w:val="CopticVersemulti-line"/>
            </w:pPr>
            <w:r w:rsidRPr="002C2599">
              <w:t>Ⲉⲑⲃⲉ ⲫⲁⲓ ⲧⲉⲛ</w:t>
            </w:r>
            <w:r w:rsidRPr="002C2599">
              <w:rPr>
                <w:rFonts w:ascii="Times New Roman" w:hAnsi="Times New Roman" w:cs="Times New Roman"/>
              </w:rPr>
              <w:t>ϭ</w:t>
            </w:r>
            <w:r w:rsidRPr="002C2599">
              <w:t>ⲓⲥⲓ</w:t>
            </w:r>
          </w:p>
          <w:p w14:paraId="34A48046" w14:textId="77777777" w:rsidR="005832A1" w:rsidRDefault="005832A1" w:rsidP="002C2599">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5D9C8CF" w14:textId="77777777" w:rsidR="005832A1" w:rsidRDefault="005832A1" w:rsidP="002C2599">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EF97CB3" w14:textId="77777777" w:rsidR="005832A1" w:rsidRDefault="005832A1" w:rsidP="002C2599">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3D537C22" w14:textId="77777777" w:rsidTr="00DC3A65">
        <w:trPr>
          <w:cantSplit/>
          <w:jc w:val="center"/>
        </w:trPr>
        <w:tc>
          <w:tcPr>
            <w:tcW w:w="288" w:type="dxa"/>
          </w:tcPr>
          <w:p w14:paraId="70F2E0D0" w14:textId="77777777" w:rsidR="005832A1" w:rsidRDefault="005832A1" w:rsidP="00243F73">
            <w:r w:rsidRPr="000F6316">
              <w:rPr>
                <w:rFonts w:ascii="CS Avva Shenouda" w:hAnsi="CS Avva Shenouda"/>
                <w:sz w:val="24"/>
                <w:szCs w:val="24"/>
              </w:rPr>
              <w:t>¿</w:t>
            </w:r>
          </w:p>
        </w:tc>
        <w:tc>
          <w:tcPr>
            <w:tcW w:w="3960" w:type="dxa"/>
          </w:tcPr>
          <w:p w14:paraId="30A772D1" w14:textId="77777777" w:rsidR="005832A1" w:rsidRDefault="005832A1" w:rsidP="005832A1">
            <w:pPr>
              <w:pStyle w:val="EngHang"/>
            </w:pPr>
            <w:r>
              <w:t>For they spoke of you</w:t>
            </w:r>
          </w:p>
          <w:p w14:paraId="22EC7B18" w14:textId="77777777" w:rsidR="005832A1" w:rsidRDefault="005832A1" w:rsidP="005832A1">
            <w:pPr>
              <w:pStyle w:val="EngHang"/>
            </w:pPr>
            <w:r>
              <w:t>With great honour saying,</w:t>
            </w:r>
          </w:p>
          <w:p w14:paraId="653AFFEA" w14:textId="77777777" w:rsidR="005832A1" w:rsidRDefault="005832A1" w:rsidP="005832A1">
            <w:pPr>
              <w:pStyle w:val="EngHang"/>
            </w:pPr>
            <w:r>
              <w:t>"O Holy City,</w:t>
            </w:r>
          </w:p>
          <w:p w14:paraId="237896B1" w14:textId="77777777" w:rsidR="005832A1" w:rsidRPr="007425E1" w:rsidRDefault="005832A1" w:rsidP="005832A1">
            <w:pPr>
              <w:pStyle w:val="EngHangEnd"/>
            </w:pPr>
            <w:r>
              <w:t>Of the Great King."</w:t>
            </w:r>
          </w:p>
        </w:tc>
        <w:tc>
          <w:tcPr>
            <w:tcW w:w="288" w:type="dxa"/>
          </w:tcPr>
          <w:p w14:paraId="6439C03E" w14:textId="77777777" w:rsidR="005832A1" w:rsidRDefault="005832A1" w:rsidP="00243F73"/>
        </w:tc>
        <w:tc>
          <w:tcPr>
            <w:tcW w:w="288" w:type="dxa"/>
          </w:tcPr>
          <w:p w14:paraId="1690F05B" w14:textId="77777777" w:rsidR="005832A1" w:rsidRDefault="005832A1" w:rsidP="00243F73">
            <w:r w:rsidRPr="000F6316">
              <w:rPr>
                <w:rFonts w:ascii="CS Avva Shenouda" w:hAnsi="CS Avva Shenouda"/>
                <w:sz w:val="24"/>
                <w:szCs w:val="24"/>
              </w:rPr>
              <w:t>¿</w:t>
            </w:r>
          </w:p>
        </w:tc>
        <w:tc>
          <w:tcPr>
            <w:tcW w:w="3960" w:type="dxa"/>
          </w:tcPr>
          <w:p w14:paraId="516180C4" w14:textId="77777777" w:rsidR="005832A1" w:rsidRDefault="005832A1" w:rsidP="002C2599">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2495B167" w14:textId="77777777" w:rsidR="005832A1" w:rsidRDefault="005832A1" w:rsidP="002C2599">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C379DD" w14:textId="77777777" w:rsidR="005832A1" w:rsidRDefault="005832A1" w:rsidP="002C2599">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26C4A9" w14:textId="77777777" w:rsidR="005832A1" w:rsidRDefault="005832A1" w:rsidP="007A4A34">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6461E396" w14:textId="77777777" w:rsidTr="00DC3A65">
        <w:trPr>
          <w:cantSplit/>
          <w:jc w:val="center"/>
        </w:trPr>
        <w:tc>
          <w:tcPr>
            <w:tcW w:w="288" w:type="dxa"/>
          </w:tcPr>
          <w:p w14:paraId="46CDFE31" w14:textId="77777777" w:rsidR="005832A1" w:rsidRDefault="005832A1" w:rsidP="00243F73"/>
        </w:tc>
        <w:tc>
          <w:tcPr>
            <w:tcW w:w="3960" w:type="dxa"/>
          </w:tcPr>
          <w:p w14:paraId="679D6F78" w14:textId="77777777" w:rsidR="005832A1" w:rsidRDefault="005832A1" w:rsidP="005832A1">
            <w:pPr>
              <w:pStyle w:val="EngHang"/>
            </w:pPr>
            <w:r>
              <w:t>We ask and pray,</w:t>
            </w:r>
          </w:p>
          <w:p w14:paraId="1DCA4E59" w14:textId="77777777" w:rsidR="005832A1" w:rsidRDefault="005832A1" w:rsidP="005832A1">
            <w:pPr>
              <w:pStyle w:val="EngHang"/>
            </w:pPr>
            <w:r>
              <w:t xml:space="preserve">That we may </w:t>
            </w:r>
            <w:commentRangeStart w:id="385"/>
            <w:r>
              <w:t xml:space="preserve">obtain </w:t>
            </w:r>
            <w:commentRangeEnd w:id="385"/>
            <w:r>
              <w:rPr>
                <w:rStyle w:val="CommentReference"/>
                <w:rFonts w:eastAsiaTheme="minorHAnsi" w:cstheme="minorBidi"/>
                <w:color w:val="auto"/>
                <w:lang w:val="en-CA"/>
              </w:rPr>
              <w:commentReference w:id="385"/>
            </w:r>
            <w:r>
              <w:t>mercy,</w:t>
            </w:r>
          </w:p>
          <w:p w14:paraId="752C7A8E" w14:textId="77777777" w:rsidR="005832A1" w:rsidRDefault="005832A1" w:rsidP="005832A1">
            <w:pPr>
              <w:pStyle w:val="EngHang"/>
            </w:pPr>
            <w:r>
              <w:t>Through your intercessions</w:t>
            </w:r>
          </w:p>
          <w:p w14:paraId="46668BB4" w14:textId="77777777" w:rsidR="005832A1" w:rsidRPr="007425E1" w:rsidRDefault="005832A1" w:rsidP="005832A1">
            <w:pPr>
              <w:pStyle w:val="EngHangEnd"/>
            </w:pPr>
            <w:r>
              <w:t>With the Lover of mankind.</w:t>
            </w:r>
          </w:p>
        </w:tc>
        <w:tc>
          <w:tcPr>
            <w:tcW w:w="288" w:type="dxa"/>
          </w:tcPr>
          <w:p w14:paraId="670A4471" w14:textId="77777777" w:rsidR="005832A1" w:rsidRDefault="005832A1" w:rsidP="00243F73"/>
        </w:tc>
        <w:tc>
          <w:tcPr>
            <w:tcW w:w="288" w:type="dxa"/>
          </w:tcPr>
          <w:p w14:paraId="0FF08AE8" w14:textId="77777777" w:rsidR="005832A1" w:rsidRDefault="005832A1" w:rsidP="00243F73"/>
        </w:tc>
        <w:tc>
          <w:tcPr>
            <w:tcW w:w="3960" w:type="dxa"/>
          </w:tcPr>
          <w:p w14:paraId="1A0D9052" w14:textId="77777777" w:rsidR="005832A1" w:rsidRDefault="005832A1" w:rsidP="007A4A34">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5664972" w14:textId="77777777" w:rsidR="005832A1" w:rsidRDefault="005832A1" w:rsidP="007A4A34">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01C61F9" w14:textId="77777777" w:rsidR="005832A1" w:rsidRDefault="005832A1" w:rsidP="007A4A34">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BE752D8" w14:textId="77777777" w:rsidR="005832A1" w:rsidRDefault="005832A1" w:rsidP="007A4A34">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A64D766" w14:textId="77777777" w:rsidR="00243F73" w:rsidRDefault="00DC3A65" w:rsidP="005832A1">
      <w:pPr>
        <w:pStyle w:val="Heading6"/>
      </w:pPr>
      <w:bookmarkStart w:id="386" w:name="_Toc298445766"/>
      <w:bookmarkStart w:id="387" w:name="_Toc298681251"/>
      <w:bookmarkStart w:id="388" w:name="_Toc298447491"/>
      <w:r>
        <w:t>Part Two</w:t>
      </w:r>
      <w:bookmarkEnd w:id="386"/>
      <w:bookmarkEnd w:id="387"/>
      <w:bookmarkEnd w:id="388"/>
      <w:r w:rsidR="007A4A34">
        <w:t xml:space="preserve"> (</w:t>
      </w:r>
      <w:r w:rsidR="007A4A34" w:rsidRPr="007A4A34">
        <w:rPr>
          <w:rFonts w:ascii="FreeSerifAvvaShenouda" w:hAnsi="FreeSerifAvvaShenouda" w:cs="FreeSerifAvvaShenouda"/>
        </w:rPr>
        <w:t>ⲃ̅</w:t>
      </w:r>
      <w:r w:rsidR="007A4A34">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FCC55F9" w14:textId="77777777" w:rsidTr="001B6BC6">
        <w:trPr>
          <w:cantSplit/>
          <w:jc w:val="center"/>
        </w:trPr>
        <w:tc>
          <w:tcPr>
            <w:tcW w:w="288" w:type="dxa"/>
          </w:tcPr>
          <w:p w14:paraId="29A818BB" w14:textId="77777777" w:rsidR="005832A1" w:rsidRDefault="005832A1" w:rsidP="00DC3A65">
            <w:r w:rsidRPr="000F6316">
              <w:rPr>
                <w:rFonts w:ascii="CS Avva Shenouda" w:hAnsi="CS Avva Shenouda"/>
                <w:sz w:val="24"/>
                <w:szCs w:val="24"/>
              </w:rPr>
              <w:t>¿</w:t>
            </w:r>
          </w:p>
        </w:tc>
        <w:tc>
          <w:tcPr>
            <w:tcW w:w="3960" w:type="dxa"/>
          </w:tcPr>
          <w:p w14:paraId="30C98C03" w14:textId="77777777" w:rsidR="005832A1" w:rsidRDefault="005832A1" w:rsidP="005832A1">
            <w:pPr>
              <w:pStyle w:val="EngHang"/>
            </w:pPr>
            <w:r>
              <w:t>The ark overlaid</w:t>
            </w:r>
          </w:p>
          <w:p w14:paraId="3F0D0CE8" w14:textId="77777777" w:rsidR="005832A1" w:rsidRDefault="005832A1" w:rsidP="005832A1">
            <w:pPr>
              <w:pStyle w:val="EngHang"/>
            </w:pPr>
            <w:r>
              <w:t xml:space="preserve">On all sides with gold, </w:t>
            </w:r>
          </w:p>
          <w:p w14:paraId="72B4F47F" w14:textId="77777777" w:rsidR="005832A1" w:rsidRDefault="005832A1" w:rsidP="005832A1">
            <w:pPr>
              <w:pStyle w:val="EngHang"/>
            </w:pPr>
            <w:r>
              <w:t xml:space="preserve">That was made of wood </w:t>
            </w:r>
          </w:p>
          <w:p w14:paraId="2314B2A3" w14:textId="77777777" w:rsidR="005832A1" w:rsidRPr="001A0083" w:rsidRDefault="005832A1" w:rsidP="005832A1">
            <w:pPr>
              <w:pStyle w:val="EngHangEnd"/>
            </w:pPr>
            <w:r>
              <w:t>That would not decay:</w:t>
            </w:r>
          </w:p>
        </w:tc>
        <w:tc>
          <w:tcPr>
            <w:tcW w:w="288" w:type="dxa"/>
          </w:tcPr>
          <w:p w14:paraId="6C15CC7D" w14:textId="77777777" w:rsidR="005832A1" w:rsidRDefault="005832A1" w:rsidP="00DC3A65"/>
        </w:tc>
        <w:tc>
          <w:tcPr>
            <w:tcW w:w="288" w:type="dxa"/>
          </w:tcPr>
          <w:p w14:paraId="1B52B6DF" w14:textId="77777777" w:rsidR="005832A1" w:rsidRDefault="005832A1" w:rsidP="00DC3A65">
            <w:r w:rsidRPr="000F6316">
              <w:rPr>
                <w:rFonts w:ascii="CS Avva Shenouda" w:hAnsi="CS Avva Shenouda"/>
                <w:sz w:val="24"/>
                <w:szCs w:val="24"/>
              </w:rPr>
              <w:t>¿</w:t>
            </w:r>
          </w:p>
        </w:tc>
        <w:tc>
          <w:tcPr>
            <w:tcW w:w="3960" w:type="dxa"/>
          </w:tcPr>
          <w:p w14:paraId="4F3E4C5F" w14:textId="77777777" w:rsidR="005832A1" w:rsidRDefault="005832A1" w:rsidP="00116C98">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2404BDAB" w14:textId="77777777" w:rsidR="005832A1" w:rsidRDefault="005832A1" w:rsidP="00116C98">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64ED04D6" w14:textId="77777777" w:rsidR="005832A1" w:rsidRDefault="005832A1" w:rsidP="00116C98">
            <w:pPr>
              <w:pStyle w:val="CopticVersemulti-line"/>
            </w:pPr>
            <w:r w:rsidRPr="00116C98">
              <w:t>ⲑⲏⲉⲧⲁⲩⲑⲁⲙⲓⲟⲥ</w:t>
            </w:r>
          </w:p>
          <w:p w14:paraId="73DF7D06" w14:textId="77777777" w:rsidR="005832A1" w:rsidRDefault="005832A1" w:rsidP="00617485">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5832A1" w14:paraId="587358F9" w14:textId="77777777" w:rsidTr="001B6BC6">
        <w:trPr>
          <w:cantSplit/>
          <w:jc w:val="center"/>
        </w:trPr>
        <w:tc>
          <w:tcPr>
            <w:tcW w:w="288" w:type="dxa"/>
          </w:tcPr>
          <w:p w14:paraId="3D0B28F8" w14:textId="77777777" w:rsidR="005832A1" w:rsidRDefault="005832A1" w:rsidP="00DC3A65"/>
        </w:tc>
        <w:tc>
          <w:tcPr>
            <w:tcW w:w="3960" w:type="dxa"/>
          </w:tcPr>
          <w:p w14:paraId="702F8111" w14:textId="77777777" w:rsidR="005832A1" w:rsidRDefault="005832A1" w:rsidP="005832A1">
            <w:pPr>
              <w:pStyle w:val="EngHang"/>
              <w:rPr>
                <w:rFonts w:eastAsiaTheme="minorHAnsi"/>
              </w:rPr>
            </w:pPr>
            <w:r>
              <w:rPr>
                <w:rFonts w:eastAsiaTheme="minorHAnsi"/>
              </w:rPr>
              <w:t xml:space="preserve">Was a </w:t>
            </w:r>
            <w:commentRangeStart w:id="389"/>
            <w:r>
              <w:rPr>
                <w:rFonts w:eastAsiaTheme="minorHAnsi"/>
              </w:rPr>
              <w:t xml:space="preserve">type </w:t>
            </w:r>
            <w:commentRangeEnd w:id="389"/>
            <w:r>
              <w:rPr>
                <w:rStyle w:val="CommentReference"/>
                <w:rFonts w:eastAsiaTheme="minorHAnsi" w:cstheme="minorBidi"/>
                <w:color w:val="auto"/>
                <w:lang w:val="en-CA"/>
              </w:rPr>
              <w:commentReference w:id="389"/>
            </w:r>
            <w:r>
              <w:rPr>
                <w:rFonts w:eastAsiaTheme="minorHAnsi"/>
              </w:rPr>
              <w:t>of</w:t>
            </w:r>
          </w:p>
          <w:p w14:paraId="6977543F" w14:textId="77777777" w:rsidR="005832A1" w:rsidRDefault="005832A1" w:rsidP="005832A1">
            <w:pPr>
              <w:pStyle w:val="EngHang"/>
              <w:rPr>
                <w:rFonts w:eastAsiaTheme="minorHAnsi"/>
              </w:rPr>
            </w:pPr>
            <w:r>
              <w:rPr>
                <w:rFonts w:eastAsiaTheme="minorHAnsi"/>
              </w:rPr>
              <w:t>God the Logos,</w:t>
            </w:r>
          </w:p>
          <w:p w14:paraId="21E7E475" w14:textId="77777777" w:rsidR="005832A1" w:rsidRDefault="005832A1" w:rsidP="005832A1">
            <w:pPr>
              <w:pStyle w:val="EngHang"/>
              <w:rPr>
                <w:rFonts w:eastAsiaTheme="minorHAnsi"/>
              </w:rPr>
            </w:pPr>
            <w:r>
              <w:rPr>
                <w:rFonts w:eastAsiaTheme="minorHAnsi"/>
              </w:rPr>
              <w:t>Who became man</w:t>
            </w:r>
          </w:p>
          <w:p w14:paraId="583421BD" w14:textId="77777777" w:rsidR="005832A1" w:rsidRPr="001A0083" w:rsidRDefault="005832A1" w:rsidP="005832A1">
            <w:pPr>
              <w:pStyle w:val="EngHangEnd"/>
            </w:pPr>
            <w:r>
              <w:rPr>
                <w:rFonts w:eastAsiaTheme="minorHAnsi"/>
              </w:rPr>
              <w:t>Without separation:</w:t>
            </w:r>
          </w:p>
        </w:tc>
        <w:tc>
          <w:tcPr>
            <w:tcW w:w="288" w:type="dxa"/>
          </w:tcPr>
          <w:p w14:paraId="62FF2334" w14:textId="77777777" w:rsidR="005832A1" w:rsidRDefault="005832A1" w:rsidP="00DC3A65"/>
        </w:tc>
        <w:tc>
          <w:tcPr>
            <w:tcW w:w="288" w:type="dxa"/>
          </w:tcPr>
          <w:p w14:paraId="70F67008" w14:textId="77777777" w:rsidR="005832A1" w:rsidRDefault="005832A1" w:rsidP="00DC3A65"/>
        </w:tc>
        <w:tc>
          <w:tcPr>
            <w:tcW w:w="3960" w:type="dxa"/>
          </w:tcPr>
          <w:p w14:paraId="3934E38F" w14:textId="77777777" w:rsidR="005832A1" w:rsidRDefault="005832A1" w:rsidP="00617485">
            <w:pPr>
              <w:pStyle w:val="CopticVersemulti-line"/>
            </w:pPr>
            <w:r w:rsidRPr="00617485">
              <w:t>Ⲁⲥⲉⲣϣⲟⲣⲡ ⲛ̀ϯⲙⲏⲓⲛⲓ</w:t>
            </w:r>
          </w:p>
          <w:p w14:paraId="3D0ABA25" w14:textId="77777777" w:rsidR="005832A1" w:rsidRDefault="005832A1" w:rsidP="00617485">
            <w:pPr>
              <w:pStyle w:val="CopticVersemulti-line"/>
            </w:pPr>
            <w:r w:rsidRPr="00617485">
              <w:t>ⲙ̀Ⲫϯ ⲡⲓⲗⲟⲅⲟⲥ</w:t>
            </w:r>
          </w:p>
          <w:p w14:paraId="5F93E512" w14:textId="77777777" w:rsidR="005832A1" w:rsidRDefault="005832A1" w:rsidP="00617485">
            <w:pPr>
              <w:pStyle w:val="CopticVersemulti-line"/>
            </w:pPr>
            <w:r w:rsidRPr="00617485">
              <w:t>ⲫⲏⲉ̀ⲧⲁϥϣⲱⲡⲓ ⲛ̀ⲣⲱⲙⲓ</w:t>
            </w:r>
          </w:p>
          <w:p w14:paraId="47C7D641" w14:textId="77777777" w:rsidR="005832A1" w:rsidRDefault="005832A1" w:rsidP="00116C98">
            <w:pPr>
              <w:pStyle w:val="CopticHangingVerse"/>
            </w:pPr>
            <w:r w:rsidRPr="00617485">
              <w:t>ϧⲉⲛ ⲟⲩⲙⲉⲧⲁⲧⲫⲱⲣϫ</w:t>
            </w:r>
          </w:p>
        </w:tc>
      </w:tr>
      <w:tr w:rsidR="005832A1" w14:paraId="2BF8BE5F" w14:textId="77777777" w:rsidTr="001B6BC6">
        <w:trPr>
          <w:cantSplit/>
          <w:jc w:val="center"/>
        </w:trPr>
        <w:tc>
          <w:tcPr>
            <w:tcW w:w="288" w:type="dxa"/>
          </w:tcPr>
          <w:p w14:paraId="5C292EBC" w14:textId="77777777" w:rsidR="005832A1" w:rsidRDefault="005832A1" w:rsidP="00DC3A65">
            <w:r w:rsidRPr="000F6316">
              <w:rPr>
                <w:rFonts w:ascii="CS Avva Shenouda" w:hAnsi="CS Avva Shenouda"/>
                <w:sz w:val="24"/>
                <w:szCs w:val="24"/>
              </w:rPr>
              <w:t>¿</w:t>
            </w:r>
          </w:p>
        </w:tc>
        <w:tc>
          <w:tcPr>
            <w:tcW w:w="3960" w:type="dxa"/>
          </w:tcPr>
          <w:p w14:paraId="32F2B9D0" w14:textId="77777777" w:rsidR="005832A1" w:rsidRDefault="005832A1" w:rsidP="005832A1">
            <w:pPr>
              <w:pStyle w:val="EngHang"/>
            </w:pPr>
            <w:r>
              <w:t xml:space="preserve">He is </w:t>
            </w:r>
            <w:commentRangeStart w:id="390"/>
            <w:r>
              <w:t xml:space="preserve">one </w:t>
            </w:r>
            <w:commentRangeEnd w:id="390"/>
            <w:r>
              <w:rPr>
                <w:rStyle w:val="CommentReference"/>
                <w:rFonts w:eastAsiaTheme="minorHAnsi" w:cstheme="minorBidi"/>
                <w:color w:val="auto"/>
                <w:lang w:val="en-CA"/>
              </w:rPr>
              <w:commentReference w:id="390"/>
            </w:r>
            <w:r>
              <w:t>from two,</w:t>
            </w:r>
          </w:p>
          <w:p w14:paraId="24CF4066" w14:textId="77777777" w:rsidR="005832A1" w:rsidRDefault="005832A1" w:rsidP="005832A1">
            <w:pPr>
              <w:pStyle w:val="EngHang"/>
            </w:pPr>
            <w:r>
              <w:t xml:space="preserve">A </w:t>
            </w:r>
            <w:commentRangeStart w:id="391"/>
            <w:r>
              <w:t xml:space="preserve">Holy </w:t>
            </w:r>
            <w:commentRangeEnd w:id="391"/>
            <w:r>
              <w:rPr>
                <w:rStyle w:val="CommentReference"/>
                <w:rFonts w:eastAsiaTheme="minorHAnsi" w:cstheme="minorBidi"/>
                <w:color w:val="auto"/>
                <w:lang w:val="en-CA"/>
              </w:rPr>
              <w:commentReference w:id="391"/>
            </w:r>
            <w:r>
              <w:t>Divinity,</w:t>
            </w:r>
          </w:p>
          <w:p w14:paraId="3DE648BF" w14:textId="77777777" w:rsidR="005832A1" w:rsidRDefault="005832A1" w:rsidP="005832A1">
            <w:pPr>
              <w:pStyle w:val="EngHang"/>
            </w:pPr>
            <w:r>
              <w:t>Co-essential with the Father,</w:t>
            </w:r>
          </w:p>
          <w:p w14:paraId="468189FF" w14:textId="77777777" w:rsidR="005832A1" w:rsidRPr="007F2DC4" w:rsidRDefault="005832A1" w:rsidP="005832A1">
            <w:pPr>
              <w:pStyle w:val="EngHangEnd"/>
            </w:pPr>
            <w:r>
              <w:t>And incorruptible:</w:t>
            </w:r>
          </w:p>
        </w:tc>
        <w:tc>
          <w:tcPr>
            <w:tcW w:w="288" w:type="dxa"/>
          </w:tcPr>
          <w:p w14:paraId="7297E7D5" w14:textId="77777777" w:rsidR="005832A1" w:rsidRDefault="005832A1" w:rsidP="00DC3A65"/>
        </w:tc>
        <w:tc>
          <w:tcPr>
            <w:tcW w:w="288" w:type="dxa"/>
          </w:tcPr>
          <w:p w14:paraId="48A5BB4F" w14:textId="77777777" w:rsidR="005832A1" w:rsidRDefault="005832A1" w:rsidP="00DC3A65">
            <w:r w:rsidRPr="000F6316">
              <w:rPr>
                <w:rFonts w:ascii="CS Avva Shenouda" w:hAnsi="CS Avva Shenouda"/>
                <w:sz w:val="24"/>
                <w:szCs w:val="24"/>
              </w:rPr>
              <w:t>¿</w:t>
            </w:r>
          </w:p>
        </w:tc>
        <w:tc>
          <w:tcPr>
            <w:tcW w:w="3960" w:type="dxa"/>
          </w:tcPr>
          <w:p w14:paraId="190F92F4" w14:textId="77777777" w:rsidR="005832A1" w:rsidRDefault="005832A1" w:rsidP="00617485">
            <w:pPr>
              <w:pStyle w:val="CopticVersemulti-line"/>
            </w:pPr>
            <w:r w:rsidRPr="00617485">
              <w:t>Ⲟⲩⲁⲓ ⲡⲉ ⲉ̀ⲃⲟⲗϧⲉⲛ ̀ⲥⲛⲁⲩ</w:t>
            </w:r>
          </w:p>
          <w:p w14:paraId="05855889" w14:textId="77777777" w:rsidR="005832A1" w:rsidRDefault="005832A1" w:rsidP="00617485">
            <w:pPr>
              <w:pStyle w:val="CopticVersemulti-line"/>
            </w:pPr>
            <w:r w:rsidRPr="00617485">
              <w:t>ⲟⲩⲙⲉⲑⲛⲟⲩϯ ⲉⲥⲧⲟⲩⲃⲏⲟⲩⲧ</w:t>
            </w:r>
          </w:p>
          <w:p w14:paraId="67A23498" w14:textId="77777777" w:rsidR="005832A1" w:rsidRDefault="005832A1" w:rsidP="00617485">
            <w:pPr>
              <w:pStyle w:val="CopticVersemulti-line"/>
            </w:pPr>
            <w:r w:rsidRPr="00617485">
              <w:t>ⲉⲥⲟⲓ ⲛ̀ⲁⲧⲧⲁⲕⲟ</w:t>
            </w:r>
          </w:p>
          <w:p w14:paraId="54C8873B" w14:textId="77777777" w:rsidR="005832A1" w:rsidRDefault="005832A1" w:rsidP="00116C98">
            <w:pPr>
              <w:pStyle w:val="CopticHangingVerse"/>
            </w:pPr>
            <w:r w:rsidRPr="00617485">
              <w:t>ⲛ̀ⲟ̀ⲙⲟⲟⲩⲥⲓⲟⲥ ⲛⲉⲙ Ⲫ̀ⲓⲱⲧ</w:t>
            </w:r>
          </w:p>
        </w:tc>
      </w:tr>
      <w:tr w:rsidR="005832A1" w14:paraId="2DF9E41A" w14:textId="77777777" w:rsidTr="001B6BC6">
        <w:trPr>
          <w:cantSplit/>
          <w:jc w:val="center"/>
        </w:trPr>
        <w:tc>
          <w:tcPr>
            <w:tcW w:w="288" w:type="dxa"/>
          </w:tcPr>
          <w:p w14:paraId="00AC177C" w14:textId="77777777" w:rsidR="005832A1" w:rsidRDefault="005832A1" w:rsidP="00DC3A65"/>
        </w:tc>
        <w:tc>
          <w:tcPr>
            <w:tcW w:w="3960" w:type="dxa"/>
          </w:tcPr>
          <w:p w14:paraId="650DA2C5" w14:textId="77777777" w:rsidR="005832A1" w:rsidRDefault="005832A1" w:rsidP="005832A1">
            <w:pPr>
              <w:pStyle w:val="EngHang"/>
              <w:rPr>
                <w:rFonts w:eastAsiaTheme="minorHAnsi"/>
              </w:rPr>
            </w:pPr>
            <w:r>
              <w:rPr>
                <w:rFonts w:eastAsiaTheme="minorHAnsi"/>
              </w:rPr>
              <w:t>And a Holy Humanity,</w:t>
            </w:r>
          </w:p>
          <w:p w14:paraId="572A5EA5" w14:textId="77777777" w:rsidR="005832A1" w:rsidRDefault="005832A1" w:rsidP="005832A1">
            <w:pPr>
              <w:pStyle w:val="EngHang"/>
              <w:rPr>
                <w:rFonts w:eastAsiaTheme="minorHAnsi"/>
              </w:rPr>
            </w:pPr>
            <w:commentRangeStart w:id="392"/>
            <w:r>
              <w:rPr>
                <w:rFonts w:eastAsiaTheme="minorHAnsi"/>
              </w:rPr>
              <w:t xml:space="preserve">Begotten </w:t>
            </w:r>
            <w:commentRangeEnd w:id="392"/>
            <w:r>
              <w:rPr>
                <w:rStyle w:val="CommentReference"/>
                <w:rFonts w:eastAsiaTheme="minorHAnsi" w:cstheme="minorBidi"/>
                <w:color w:val="auto"/>
                <w:lang w:val="en-CA"/>
              </w:rPr>
              <w:commentReference w:id="392"/>
            </w:r>
            <w:r>
              <w:rPr>
                <w:rFonts w:eastAsiaTheme="minorHAnsi"/>
              </w:rPr>
              <w:t>without seed,</w:t>
            </w:r>
          </w:p>
          <w:p w14:paraId="0F7DC7A5" w14:textId="77777777" w:rsidR="005832A1" w:rsidRDefault="005832A1" w:rsidP="005832A1">
            <w:pPr>
              <w:pStyle w:val="EngHang"/>
              <w:rPr>
                <w:rFonts w:eastAsiaTheme="minorHAnsi"/>
              </w:rPr>
            </w:pPr>
            <w:commentRangeStart w:id="393"/>
            <w:r>
              <w:rPr>
                <w:rFonts w:eastAsiaTheme="minorHAnsi"/>
              </w:rPr>
              <w:t xml:space="preserve">Consubstantial </w:t>
            </w:r>
            <w:commentRangeEnd w:id="393"/>
            <w:r>
              <w:rPr>
                <w:rStyle w:val="CommentReference"/>
                <w:rFonts w:eastAsiaTheme="minorHAnsi" w:cstheme="minorBidi"/>
                <w:color w:val="auto"/>
                <w:lang w:val="en-CA"/>
              </w:rPr>
              <w:commentReference w:id="393"/>
            </w:r>
            <w:r>
              <w:rPr>
                <w:rFonts w:eastAsiaTheme="minorHAnsi"/>
              </w:rPr>
              <w:t>with us,</w:t>
            </w:r>
          </w:p>
          <w:p w14:paraId="6760C767" w14:textId="77777777" w:rsidR="005832A1" w:rsidRDefault="005832A1" w:rsidP="005832A1">
            <w:pPr>
              <w:pStyle w:val="EngHangEnd"/>
            </w:pPr>
            <w:r>
              <w:rPr>
                <w:rFonts w:eastAsiaTheme="minorHAnsi"/>
              </w:rPr>
              <w:t>According to the Economy.</w:t>
            </w:r>
          </w:p>
        </w:tc>
        <w:tc>
          <w:tcPr>
            <w:tcW w:w="288" w:type="dxa"/>
          </w:tcPr>
          <w:p w14:paraId="06CE98AE" w14:textId="77777777" w:rsidR="005832A1" w:rsidRDefault="005832A1" w:rsidP="00DC3A65"/>
        </w:tc>
        <w:tc>
          <w:tcPr>
            <w:tcW w:w="288" w:type="dxa"/>
          </w:tcPr>
          <w:p w14:paraId="3EC41205" w14:textId="77777777" w:rsidR="005832A1" w:rsidRDefault="005832A1" w:rsidP="00DC3A65"/>
        </w:tc>
        <w:tc>
          <w:tcPr>
            <w:tcW w:w="3960" w:type="dxa"/>
          </w:tcPr>
          <w:p w14:paraId="02F4163F" w14:textId="77777777" w:rsidR="005832A1" w:rsidRDefault="005832A1" w:rsidP="00617485">
            <w:pPr>
              <w:pStyle w:val="CopticVersemulti-line"/>
            </w:pPr>
            <w:r w:rsidRPr="00617485">
              <w:t>Ⲛⲉⲙ ⲟⲩⲙⲉⲧⲣⲱⲙⲓ ⲉⲥⲟⲩⲁⲃ</w:t>
            </w:r>
          </w:p>
          <w:p w14:paraId="69062CDA" w14:textId="77777777" w:rsidR="005832A1" w:rsidRDefault="005832A1" w:rsidP="00617485">
            <w:pPr>
              <w:pStyle w:val="CopticVersemulti-line"/>
            </w:pPr>
            <w:r w:rsidRPr="00617485">
              <w:t>ⲭⲱⲣⲓⲥ ⲥⲩⲛⲟⲩⲥⲓⲁ̀</w:t>
            </w:r>
          </w:p>
          <w:p w14:paraId="2CF3895B" w14:textId="77777777" w:rsidR="005832A1" w:rsidRDefault="005832A1" w:rsidP="00617485">
            <w:pPr>
              <w:pStyle w:val="CopticVersemulti-line"/>
            </w:pPr>
            <w:r w:rsidRPr="00617485">
              <w:t>ⲛ̀ⲟ̀ⲙⲟⲟⲩⲥⲓⲟⲥ ⲛⲉⲙⲁⲛ</w:t>
            </w:r>
          </w:p>
          <w:p w14:paraId="15E93098" w14:textId="77777777" w:rsidR="005832A1" w:rsidRDefault="005832A1" w:rsidP="00116C98">
            <w:pPr>
              <w:pStyle w:val="CopticHangingVerse"/>
            </w:pPr>
            <w:r w:rsidRPr="00617485">
              <w:t>ⲕⲁⲧⲁ ϯⲟⲓⲕⲟⲛⲟⲙⲓⲁ̀</w:t>
            </w:r>
          </w:p>
        </w:tc>
      </w:tr>
      <w:tr w:rsidR="005832A1" w14:paraId="20A15683" w14:textId="77777777" w:rsidTr="001B6BC6">
        <w:trPr>
          <w:cantSplit/>
          <w:jc w:val="center"/>
        </w:trPr>
        <w:tc>
          <w:tcPr>
            <w:tcW w:w="288" w:type="dxa"/>
          </w:tcPr>
          <w:p w14:paraId="66B08BB7" w14:textId="77777777" w:rsidR="005832A1" w:rsidRDefault="005832A1" w:rsidP="00DC3A65">
            <w:r w:rsidRPr="000F6316">
              <w:rPr>
                <w:rFonts w:ascii="CS Avva Shenouda" w:hAnsi="CS Avva Shenouda"/>
                <w:sz w:val="24"/>
                <w:szCs w:val="24"/>
              </w:rPr>
              <w:t>¿</w:t>
            </w:r>
          </w:p>
        </w:tc>
        <w:tc>
          <w:tcPr>
            <w:tcW w:w="3960" w:type="dxa"/>
          </w:tcPr>
          <w:p w14:paraId="1DECD641" w14:textId="77777777" w:rsidR="005832A1" w:rsidRDefault="005832A1" w:rsidP="005832A1">
            <w:pPr>
              <w:pStyle w:val="EngHang"/>
              <w:rPr>
                <w:rFonts w:eastAsiaTheme="minorHAnsi"/>
              </w:rPr>
            </w:pPr>
            <w:r>
              <w:rPr>
                <w:rFonts w:eastAsiaTheme="minorHAnsi"/>
              </w:rPr>
              <w:t>This is which He has taken</w:t>
            </w:r>
          </w:p>
          <w:p w14:paraId="21E44F3C" w14:textId="77777777" w:rsidR="005832A1" w:rsidRDefault="005832A1" w:rsidP="005832A1">
            <w:pPr>
              <w:pStyle w:val="EngHang"/>
              <w:rPr>
                <w:rFonts w:eastAsiaTheme="minorHAnsi"/>
              </w:rPr>
            </w:pPr>
            <w:r>
              <w:rPr>
                <w:rFonts w:eastAsiaTheme="minorHAnsi"/>
              </w:rPr>
              <w:t>From you O undefiled one,</w:t>
            </w:r>
          </w:p>
          <w:p w14:paraId="4EC07F8C" w14:textId="77777777" w:rsidR="005832A1" w:rsidRDefault="005832A1" w:rsidP="005832A1">
            <w:pPr>
              <w:pStyle w:val="EngHang"/>
              <w:rPr>
                <w:rFonts w:eastAsiaTheme="minorHAnsi"/>
              </w:rPr>
            </w:pPr>
            <w:r>
              <w:rPr>
                <w:rFonts w:eastAsiaTheme="minorHAnsi"/>
              </w:rPr>
              <w:t xml:space="preserve">And </w:t>
            </w:r>
            <w:commentRangeStart w:id="394"/>
            <w:r>
              <w:rPr>
                <w:rFonts w:eastAsiaTheme="minorHAnsi"/>
              </w:rPr>
              <w:t xml:space="preserve">made one </w:t>
            </w:r>
            <w:commentRangeEnd w:id="394"/>
            <w:r>
              <w:rPr>
                <w:rStyle w:val="CommentReference"/>
                <w:rFonts w:eastAsiaTheme="minorHAnsi" w:cstheme="minorBidi"/>
                <w:color w:val="auto"/>
                <w:lang w:val="en-CA"/>
              </w:rPr>
              <w:commentReference w:id="394"/>
            </w:r>
            <w:r>
              <w:rPr>
                <w:rFonts w:eastAsiaTheme="minorHAnsi"/>
              </w:rPr>
              <w:t>with Himself,</w:t>
            </w:r>
          </w:p>
          <w:p w14:paraId="49E9F407" w14:textId="77777777" w:rsidR="005832A1" w:rsidRPr="001A0083" w:rsidRDefault="005832A1" w:rsidP="005832A1">
            <w:pPr>
              <w:pStyle w:val="EngHangEnd"/>
            </w:pPr>
            <w:r>
              <w:rPr>
                <w:rFonts w:eastAsiaTheme="minorHAnsi"/>
              </w:rPr>
              <w:t>As a hypostasis.</w:t>
            </w:r>
          </w:p>
        </w:tc>
        <w:tc>
          <w:tcPr>
            <w:tcW w:w="288" w:type="dxa"/>
          </w:tcPr>
          <w:p w14:paraId="2F43860A" w14:textId="77777777" w:rsidR="005832A1" w:rsidRDefault="005832A1" w:rsidP="00DC3A65"/>
        </w:tc>
        <w:tc>
          <w:tcPr>
            <w:tcW w:w="288" w:type="dxa"/>
          </w:tcPr>
          <w:p w14:paraId="4C79EAC6" w14:textId="77777777" w:rsidR="005832A1" w:rsidRDefault="005832A1" w:rsidP="00DC3A65">
            <w:r w:rsidRPr="000F6316">
              <w:rPr>
                <w:rFonts w:ascii="CS Avva Shenouda" w:hAnsi="CS Avva Shenouda"/>
                <w:sz w:val="24"/>
                <w:szCs w:val="24"/>
              </w:rPr>
              <w:t>¿</w:t>
            </w:r>
          </w:p>
        </w:tc>
        <w:tc>
          <w:tcPr>
            <w:tcW w:w="3960" w:type="dxa"/>
          </w:tcPr>
          <w:p w14:paraId="7C309028" w14:textId="77777777" w:rsidR="005832A1" w:rsidRDefault="005832A1" w:rsidP="00617485">
            <w:pPr>
              <w:pStyle w:val="CopticVersemulti-line"/>
            </w:pPr>
            <w:r w:rsidRPr="00617485">
              <w:t>Ⲑⲁⲓ ⲉ̀ⲧⲁϥϭⲓⲧⲥ ⲛ̀ϧⲏϯ</w:t>
            </w:r>
          </w:p>
          <w:p w14:paraId="6E1753C0" w14:textId="77777777" w:rsidR="005832A1" w:rsidRDefault="005832A1" w:rsidP="00617485">
            <w:pPr>
              <w:pStyle w:val="CopticVersemulti-line"/>
            </w:pPr>
            <w:r w:rsidRPr="00617485">
              <w:t>ⲱ̀ ϯⲁⲧⲑⲱⲗⲉⲃ</w:t>
            </w:r>
          </w:p>
          <w:p w14:paraId="0FF4EB75" w14:textId="77777777" w:rsidR="005832A1" w:rsidRDefault="005832A1" w:rsidP="00617485">
            <w:pPr>
              <w:pStyle w:val="CopticVersemulti-line"/>
            </w:pPr>
            <w:r w:rsidRPr="00617485">
              <w:t>ⲉ̀ⲁϥϩⲱⲧⲡ ⲉ̀ⲣⲟⲥ</w:t>
            </w:r>
          </w:p>
          <w:p w14:paraId="41F9A0F9" w14:textId="77777777" w:rsidR="005832A1" w:rsidRDefault="005832A1" w:rsidP="00116C98">
            <w:pPr>
              <w:pStyle w:val="CopticHangingVerse"/>
            </w:pPr>
            <w:r w:rsidRPr="00617485">
              <w:t>ⲕⲁⲧⲁ ⲟⲩϩⲩⲡⲟⲥⲧⲁⲥⲓⲥ</w:t>
            </w:r>
          </w:p>
        </w:tc>
      </w:tr>
      <w:tr w:rsidR="005832A1" w14:paraId="6584B20C" w14:textId="77777777" w:rsidTr="001B6BC6">
        <w:trPr>
          <w:cantSplit/>
          <w:jc w:val="center"/>
        </w:trPr>
        <w:tc>
          <w:tcPr>
            <w:tcW w:w="288" w:type="dxa"/>
          </w:tcPr>
          <w:p w14:paraId="6880A233" w14:textId="77777777" w:rsidR="005832A1" w:rsidRDefault="005832A1" w:rsidP="00DC3A65"/>
        </w:tc>
        <w:tc>
          <w:tcPr>
            <w:tcW w:w="3960" w:type="dxa"/>
          </w:tcPr>
          <w:p w14:paraId="29DB6ABA"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619A2022" w14:textId="77777777" w:rsidR="005832A1" w:rsidRPr="007425E1" w:rsidRDefault="005832A1" w:rsidP="005832A1">
            <w:pPr>
              <w:pStyle w:val="EngHang"/>
              <w:rPr>
                <w:rFonts w:eastAsiaTheme="minorHAnsi"/>
              </w:rPr>
            </w:pPr>
            <w:r w:rsidRPr="007425E1">
              <w:rPr>
                <w:rFonts w:eastAsiaTheme="minorHAnsi"/>
              </w:rPr>
              <w:t>Magnifies you,</w:t>
            </w:r>
          </w:p>
          <w:p w14:paraId="70CFABE3"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A02271D" w14:textId="77777777" w:rsidR="005832A1" w:rsidRPr="007425E1" w:rsidRDefault="005832A1" w:rsidP="005832A1">
            <w:pPr>
              <w:pStyle w:val="EngHangEnd"/>
            </w:pPr>
            <w:r w:rsidRPr="007425E1">
              <w:rPr>
                <w:rFonts w:eastAsiaTheme="minorHAnsi"/>
              </w:rPr>
              <w:t>The ever-holy.</w:t>
            </w:r>
          </w:p>
        </w:tc>
        <w:tc>
          <w:tcPr>
            <w:tcW w:w="288" w:type="dxa"/>
          </w:tcPr>
          <w:p w14:paraId="6FA362EB" w14:textId="77777777" w:rsidR="005832A1" w:rsidRDefault="005832A1" w:rsidP="00DC3A65"/>
        </w:tc>
        <w:tc>
          <w:tcPr>
            <w:tcW w:w="288" w:type="dxa"/>
          </w:tcPr>
          <w:p w14:paraId="6A16B3F9" w14:textId="77777777" w:rsidR="005832A1" w:rsidRDefault="005832A1" w:rsidP="00DC3A65"/>
        </w:tc>
        <w:tc>
          <w:tcPr>
            <w:tcW w:w="3960" w:type="dxa"/>
          </w:tcPr>
          <w:p w14:paraId="04035929" w14:textId="77777777" w:rsidR="005832A1" w:rsidRDefault="005832A1" w:rsidP="00617485">
            <w:pPr>
              <w:pStyle w:val="CopticVersemulti-line"/>
            </w:pPr>
            <w:r w:rsidRPr="002C2599">
              <w:t>Ⲉⲑⲃⲉ ⲫⲁⲓ ⲟⲩⲟⲛ ⲛⲓⲃⲉⲛ</w:t>
            </w:r>
          </w:p>
          <w:p w14:paraId="0F803D7C" w14:textId="77777777" w:rsidR="005832A1" w:rsidRDefault="005832A1" w:rsidP="00617485">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5C36B61" w14:textId="77777777" w:rsidR="005832A1" w:rsidRDefault="005832A1" w:rsidP="00617485">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4FB3DF4" w14:textId="77777777" w:rsidR="005832A1" w:rsidRDefault="005832A1" w:rsidP="00617485">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2E9F8BB5" w14:textId="77777777" w:rsidTr="001B6BC6">
        <w:trPr>
          <w:cantSplit/>
          <w:jc w:val="center"/>
        </w:trPr>
        <w:tc>
          <w:tcPr>
            <w:tcW w:w="288" w:type="dxa"/>
          </w:tcPr>
          <w:p w14:paraId="2EAF72AB" w14:textId="77777777" w:rsidR="005832A1" w:rsidRDefault="005832A1" w:rsidP="00DC3A65">
            <w:r w:rsidRPr="000F6316">
              <w:rPr>
                <w:rFonts w:ascii="CS Avva Shenouda" w:hAnsi="CS Avva Shenouda"/>
                <w:sz w:val="24"/>
                <w:szCs w:val="24"/>
              </w:rPr>
              <w:t>¿</w:t>
            </w:r>
          </w:p>
        </w:tc>
        <w:tc>
          <w:tcPr>
            <w:tcW w:w="3960" w:type="dxa"/>
          </w:tcPr>
          <w:p w14:paraId="1BCECAB6" w14:textId="77777777" w:rsidR="005832A1" w:rsidRDefault="005832A1" w:rsidP="005832A1">
            <w:pPr>
              <w:pStyle w:val="EngHang"/>
              <w:rPr>
                <w:rFonts w:eastAsiaTheme="minorHAnsi"/>
              </w:rPr>
            </w:pPr>
            <w:r>
              <w:rPr>
                <w:rFonts w:eastAsiaTheme="minorHAnsi"/>
              </w:rPr>
              <w:t>And we pray,</w:t>
            </w:r>
          </w:p>
          <w:p w14:paraId="6743719F" w14:textId="77777777" w:rsidR="005832A1" w:rsidRDefault="005832A1" w:rsidP="005832A1">
            <w:pPr>
              <w:pStyle w:val="EngHang"/>
              <w:rPr>
                <w:rFonts w:eastAsiaTheme="minorHAnsi"/>
              </w:rPr>
            </w:pPr>
            <w:r>
              <w:rPr>
                <w:rFonts w:eastAsiaTheme="minorHAnsi"/>
              </w:rPr>
              <w:t>That we may win mercy,</w:t>
            </w:r>
          </w:p>
          <w:p w14:paraId="216AC1DF" w14:textId="77777777" w:rsidR="005832A1" w:rsidRDefault="005832A1" w:rsidP="005832A1">
            <w:pPr>
              <w:pStyle w:val="EngHang"/>
              <w:rPr>
                <w:rFonts w:eastAsiaTheme="minorHAnsi"/>
              </w:rPr>
            </w:pPr>
            <w:r>
              <w:rPr>
                <w:rFonts w:eastAsiaTheme="minorHAnsi"/>
              </w:rPr>
              <w:t>Through your intercessions</w:t>
            </w:r>
          </w:p>
          <w:p w14:paraId="179C4B13" w14:textId="77777777" w:rsidR="005832A1" w:rsidRPr="005832A1" w:rsidRDefault="005832A1" w:rsidP="005832A1">
            <w:pPr>
              <w:pStyle w:val="EngHangEnd"/>
              <w:rPr>
                <w:rFonts w:eastAsiaTheme="minorHAnsi"/>
              </w:rPr>
            </w:pPr>
            <w:r>
              <w:rPr>
                <w:rFonts w:eastAsiaTheme="minorHAnsi"/>
              </w:rPr>
              <w:t>With the Lover of mankind.</w:t>
            </w:r>
          </w:p>
        </w:tc>
        <w:tc>
          <w:tcPr>
            <w:tcW w:w="288" w:type="dxa"/>
          </w:tcPr>
          <w:p w14:paraId="61F8E12E" w14:textId="77777777" w:rsidR="005832A1" w:rsidRDefault="005832A1" w:rsidP="00DC3A65"/>
        </w:tc>
        <w:tc>
          <w:tcPr>
            <w:tcW w:w="288" w:type="dxa"/>
          </w:tcPr>
          <w:p w14:paraId="23E39447" w14:textId="77777777" w:rsidR="005832A1" w:rsidRDefault="005832A1" w:rsidP="00DC3A65">
            <w:r w:rsidRPr="000F6316">
              <w:rPr>
                <w:rFonts w:ascii="CS Avva Shenouda" w:hAnsi="CS Avva Shenouda"/>
                <w:sz w:val="24"/>
                <w:szCs w:val="24"/>
              </w:rPr>
              <w:t>¿</w:t>
            </w:r>
          </w:p>
        </w:tc>
        <w:tc>
          <w:tcPr>
            <w:tcW w:w="3960" w:type="dxa"/>
          </w:tcPr>
          <w:p w14:paraId="6CBC3737" w14:textId="77777777" w:rsidR="005832A1" w:rsidRDefault="005832A1" w:rsidP="00617485">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B9F2781" w14:textId="77777777" w:rsidR="005832A1" w:rsidRDefault="005832A1" w:rsidP="00617485">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3BB3057" w14:textId="77777777" w:rsidR="005832A1" w:rsidRDefault="005832A1" w:rsidP="00617485">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F3A6773" w14:textId="77777777" w:rsidR="005832A1" w:rsidRDefault="005832A1" w:rsidP="00617485">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9BF6C01" w14:textId="77777777" w:rsidR="00DC3A65" w:rsidRPr="00A742AC" w:rsidRDefault="00DC3A65" w:rsidP="00DC3A65">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61CE2034" w14:textId="77777777" w:rsidTr="00971481">
        <w:trPr>
          <w:cantSplit/>
          <w:jc w:val="center"/>
        </w:trPr>
        <w:tc>
          <w:tcPr>
            <w:tcW w:w="288" w:type="dxa"/>
          </w:tcPr>
          <w:p w14:paraId="7F9F469D" w14:textId="77777777" w:rsidR="005832A1" w:rsidRDefault="005832A1" w:rsidP="00DC3A65"/>
        </w:tc>
        <w:tc>
          <w:tcPr>
            <w:tcW w:w="3960" w:type="dxa"/>
          </w:tcPr>
          <w:p w14:paraId="1C64F697" w14:textId="77777777" w:rsidR="005832A1" w:rsidRDefault="005832A1" w:rsidP="005832A1">
            <w:pPr>
              <w:pStyle w:val="EngHang"/>
            </w:pPr>
            <w:commentRangeStart w:id="395"/>
            <w:r>
              <w:t xml:space="preserve">The </w:t>
            </w:r>
            <w:commentRangeEnd w:id="395"/>
            <w:r>
              <w:rPr>
                <w:rStyle w:val="CommentReference"/>
                <w:rFonts w:eastAsiaTheme="minorHAnsi" w:cstheme="minorBidi"/>
                <w:color w:val="auto"/>
                <w:lang w:val="en-CA"/>
              </w:rPr>
              <w:commentReference w:id="395"/>
            </w:r>
            <w:r>
              <w:t>children of Israel,</w:t>
            </w:r>
          </w:p>
          <w:p w14:paraId="6854B494" w14:textId="77777777" w:rsidR="005832A1" w:rsidRDefault="005832A1" w:rsidP="005832A1">
            <w:pPr>
              <w:pStyle w:val="EngHang"/>
            </w:pPr>
            <w:r>
              <w:t>Every soul together,</w:t>
            </w:r>
          </w:p>
          <w:p w14:paraId="14A074AD" w14:textId="77777777" w:rsidR="005832A1" w:rsidRDefault="005832A1" w:rsidP="005832A1">
            <w:pPr>
              <w:pStyle w:val="EngHang"/>
            </w:pPr>
            <w:r>
              <w:t>Brought offerings to</w:t>
            </w:r>
          </w:p>
          <w:p w14:paraId="6AA8BB54" w14:textId="77777777" w:rsidR="005832A1" w:rsidRPr="001A0083" w:rsidRDefault="005832A1" w:rsidP="005832A1">
            <w:pPr>
              <w:pStyle w:val="EngHangEnd"/>
            </w:pPr>
            <w:r>
              <w:t>The Tabernacle of the Lord:</w:t>
            </w:r>
          </w:p>
        </w:tc>
        <w:tc>
          <w:tcPr>
            <w:tcW w:w="288" w:type="dxa"/>
          </w:tcPr>
          <w:p w14:paraId="66278557" w14:textId="77777777" w:rsidR="005832A1" w:rsidRDefault="005832A1" w:rsidP="00DC3A65"/>
        </w:tc>
        <w:tc>
          <w:tcPr>
            <w:tcW w:w="288" w:type="dxa"/>
          </w:tcPr>
          <w:p w14:paraId="1533562A" w14:textId="77777777" w:rsidR="005832A1" w:rsidRDefault="005832A1" w:rsidP="00DC3A65"/>
        </w:tc>
        <w:tc>
          <w:tcPr>
            <w:tcW w:w="3960" w:type="dxa"/>
          </w:tcPr>
          <w:p w14:paraId="6D7D50E3" w14:textId="77777777" w:rsidR="005832A1" w:rsidRDefault="005832A1" w:rsidP="00617485">
            <w:pPr>
              <w:pStyle w:val="CopticVersemulti-line"/>
            </w:pPr>
            <w:r w:rsidRPr="00617485">
              <w:t>Ⲯⲩⲭⲏ ⲛⲓⲃⲉⲛ ⲉⲩⲥⲟⲡ</w:t>
            </w:r>
          </w:p>
          <w:p w14:paraId="7B95072D" w14:textId="77777777" w:rsidR="005832A1" w:rsidRDefault="005832A1" w:rsidP="00617485">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1F414D26" w14:textId="77777777" w:rsidR="005832A1" w:rsidRDefault="005832A1" w:rsidP="00617485">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273971C3" w14:textId="77777777" w:rsidR="005832A1" w:rsidRDefault="005832A1" w:rsidP="00617485">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5832A1" w14:paraId="719DFAE5" w14:textId="77777777" w:rsidTr="00971481">
        <w:trPr>
          <w:cantSplit/>
          <w:jc w:val="center"/>
        </w:trPr>
        <w:tc>
          <w:tcPr>
            <w:tcW w:w="288" w:type="dxa"/>
          </w:tcPr>
          <w:p w14:paraId="3BB646FA" w14:textId="77777777" w:rsidR="005832A1" w:rsidRDefault="005832A1" w:rsidP="00DC3A65">
            <w:r w:rsidRPr="000F6316">
              <w:rPr>
                <w:rFonts w:ascii="CS Avva Shenouda" w:hAnsi="CS Avva Shenouda"/>
                <w:sz w:val="24"/>
                <w:szCs w:val="24"/>
              </w:rPr>
              <w:t>¿</w:t>
            </w:r>
          </w:p>
        </w:tc>
        <w:tc>
          <w:tcPr>
            <w:tcW w:w="3960" w:type="dxa"/>
          </w:tcPr>
          <w:p w14:paraId="5ACDC7B9" w14:textId="77777777" w:rsidR="005832A1" w:rsidRDefault="005832A1" w:rsidP="005832A1">
            <w:pPr>
              <w:pStyle w:val="EngHang"/>
              <w:rPr>
                <w:rFonts w:eastAsiaTheme="minorHAnsi"/>
              </w:rPr>
            </w:pPr>
            <w:r>
              <w:rPr>
                <w:rFonts w:eastAsiaTheme="minorHAnsi"/>
              </w:rPr>
              <w:t>Gold and silver,</w:t>
            </w:r>
          </w:p>
          <w:p w14:paraId="2373FB6C" w14:textId="77777777" w:rsidR="005832A1" w:rsidRDefault="005832A1" w:rsidP="005832A1">
            <w:pPr>
              <w:pStyle w:val="EngHang"/>
              <w:rPr>
                <w:rFonts w:eastAsiaTheme="minorHAnsi"/>
              </w:rPr>
            </w:pPr>
            <w:r>
              <w:rPr>
                <w:rFonts w:eastAsiaTheme="minorHAnsi"/>
              </w:rPr>
              <w:t>And precious stones;</w:t>
            </w:r>
          </w:p>
          <w:p w14:paraId="33811156" w14:textId="77777777" w:rsidR="005832A1" w:rsidRDefault="005832A1" w:rsidP="005832A1">
            <w:pPr>
              <w:pStyle w:val="EngHang"/>
              <w:rPr>
                <w:rFonts w:eastAsiaTheme="minorHAnsi"/>
              </w:rPr>
            </w:pPr>
            <w:commentRangeStart w:id="396"/>
            <w:r>
              <w:rPr>
                <w:rFonts w:eastAsiaTheme="minorHAnsi"/>
              </w:rPr>
              <w:t xml:space="preserve">Purple </w:t>
            </w:r>
            <w:commentRangeEnd w:id="396"/>
            <w:r>
              <w:rPr>
                <w:rStyle w:val="CommentReference"/>
                <w:rFonts w:eastAsiaTheme="minorHAnsi" w:cstheme="minorBidi"/>
                <w:color w:val="auto"/>
                <w:lang w:val="en-CA"/>
              </w:rPr>
              <w:commentReference w:id="396"/>
            </w:r>
            <w:r>
              <w:rPr>
                <w:rFonts w:eastAsiaTheme="minorHAnsi"/>
              </w:rPr>
              <w:t>and scarlet,</w:t>
            </w:r>
          </w:p>
          <w:p w14:paraId="7982E56F" w14:textId="77777777" w:rsidR="005832A1" w:rsidRPr="001A0083" w:rsidRDefault="005832A1" w:rsidP="005832A1">
            <w:pPr>
              <w:pStyle w:val="EngHangEnd"/>
            </w:pPr>
            <w:r>
              <w:rPr>
                <w:rFonts w:eastAsiaTheme="minorHAnsi"/>
              </w:rPr>
              <w:t xml:space="preserve">And </w:t>
            </w:r>
            <w:commentRangeStart w:id="397"/>
            <w:r>
              <w:rPr>
                <w:rFonts w:eastAsiaTheme="minorHAnsi"/>
              </w:rPr>
              <w:t xml:space="preserve">fine </w:t>
            </w:r>
            <w:commentRangeEnd w:id="397"/>
            <w:r>
              <w:rPr>
                <w:rStyle w:val="CommentReference"/>
                <w:rFonts w:eastAsiaTheme="minorHAnsi" w:cstheme="minorBidi"/>
                <w:color w:val="auto"/>
                <w:lang w:val="en-CA"/>
              </w:rPr>
              <w:commentReference w:id="397"/>
            </w:r>
            <w:r>
              <w:rPr>
                <w:rFonts w:eastAsiaTheme="minorHAnsi"/>
              </w:rPr>
              <w:t>linen.</w:t>
            </w:r>
          </w:p>
        </w:tc>
        <w:tc>
          <w:tcPr>
            <w:tcW w:w="288" w:type="dxa"/>
          </w:tcPr>
          <w:p w14:paraId="2DA8C152" w14:textId="77777777" w:rsidR="005832A1" w:rsidRDefault="005832A1" w:rsidP="00DC3A65"/>
        </w:tc>
        <w:tc>
          <w:tcPr>
            <w:tcW w:w="288" w:type="dxa"/>
          </w:tcPr>
          <w:p w14:paraId="3E0D3324" w14:textId="77777777" w:rsidR="005832A1" w:rsidRDefault="005832A1" w:rsidP="00DC3A65">
            <w:r w:rsidRPr="000F6316">
              <w:rPr>
                <w:rFonts w:ascii="CS Avva Shenouda" w:hAnsi="CS Avva Shenouda"/>
                <w:sz w:val="24"/>
                <w:szCs w:val="24"/>
              </w:rPr>
              <w:t>¿</w:t>
            </w:r>
          </w:p>
        </w:tc>
        <w:tc>
          <w:tcPr>
            <w:tcW w:w="3960" w:type="dxa"/>
          </w:tcPr>
          <w:p w14:paraId="1B6FC971" w14:textId="77777777" w:rsidR="005832A1" w:rsidRDefault="005832A1" w:rsidP="00617485">
            <w:pPr>
              <w:pStyle w:val="CopticVersemulti-line"/>
            </w:pPr>
            <w:r w:rsidRPr="00617485">
              <w:t>Ⲡⲓⲛⲟⲩⲃ ⲛⲉⲙ ⲡⲓ</w:t>
            </w:r>
            <w:r w:rsidRPr="00617485">
              <w:rPr>
                <w:rFonts w:ascii="Times New Roman" w:hAnsi="Times New Roman" w:cs="Times New Roman"/>
              </w:rPr>
              <w:t>ϩ</w:t>
            </w:r>
            <w:r w:rsidRPr="00617485">
              <w:t>ⲁⲧ</w:t>
            </w:r>
          </w:p>
          <w:p w14:paraId="2A8FB3F7" w14:textId="77777777" w:rsidR="005832A1" w:rsidRDefault="005832A1" w:rsidP="00617485">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65F7E23F" w14:textId="77777777" w:rsidR="005832A1" w:rsidRDefault="005832A1" w:rsidP="00617485">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71AF6AB8" w14:textId="77777777" w:rsidR="005832A1" w:rsidRDefault="005832A1" w:rsidP="00617485">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5832A1" w14:paraId="09AB9243" w14:textId="77777777" w:rsidTr="00971481">
        <w:trPr>
          <w:cantSplit/>
          <w:jc w:val="center"/>
        </w:trPr>
        <w:tc>
          <w:tcPr>
            <w:tcW w:w="288" w:type="dxa"/>
          </w:tcPr>
          <w:p w14:paraId="54AF0C51" w14:textId="77777777" w:rsidR="005832A1" w:rsidRDefault="005832A1" w:rsidP="00DC3A65"/>
        </w:tc>
        <w:tc>
          <w:tcPr>
            <w:tcW w:w="3960" w:type="dxa"/>
          </w:tcPr>
          <w:p w14:paraId="5A785345" w14:textId="77777777" w:rsidR="005832A1" w:rsidRDefault="005832A1" w:rsidP="005832A1">
            <w:pPr>
              <w:pStyle w:val="EngHang"/>
              <w:rPr>
                <w:rFonts w:eastAsiaTheme="minorHAnsi"/>
              </w:rPr>
            </w:pPr>
            <w:r>
              <w:rPr>
                <w:rFonts w:eastAsiaTheme="minorHAnsi"/>
              </w:rPr>
              <w:t>And they made an ark</w:t>
            </w:r>
          </w:p>
          <w:p w14:paraId="551F61B8" w14:textId="77777777" w:rsidR="005832A1" w:rsidRDefault="005832A1" w:rsidP="005832A1">
            <w:pPr>
              <w:pStyle w:val="EngHang"/>
              <w:rPr>
                <w:rFonts w:eastAsiaTheme="minorHAnsi"/>
              </w:rPr>
            </w:pPr>
            <w:r>
              <w:rPr>
                <w:rFonts w:eastAsiaTheme="minorHAnsi"/>
              </w:rPr>
              <w:t xml:space="preserve">Of </w:t>
            </w:r>
            <w:commentRangeStart w:id="398"/>
            <w:r>
              <w:rPr>
                <w:rFonts w:eastAsiaTheme="minorHAnsi"/>
              </w:rPr>
              <w:t xml:space="preserve">wood </w:t>
            </w:r>
            <w:commentRangeEnd w:id="398"/>
            <w:r>
              <w:rPr>
                <w:rStyle w:val="CommentReference"/>
                <w:rFonts w:eastAsiaTheme="minorHAnsi" w:cstheme="minorBidi"/>
                <w:color w:val="auto"/>
                <w:lang w:val="en-CA"/>
              </w:rPr>
              <w:commentReference w:id="398"/>
            </w:r>
            <w:r>
              <w:rPr>
                <w:rFonts w:eastAsiaTheme="minorHAnsi"/>
              </w:rPr>
              <w:t>that would not decay,</w:t>
            </w:r>
          </w:p>
          <w:p w14:paraId="2FF4C003" w14:textId="77777777" w:rsidR="005832A1" w:rsidRDefault="005832A1" w:rsidP="005832A1">
            <w:pPr>
              <w:pStyle w:val="EngHang"/>
              <w:rPr>
                <w:rFonts w:eastAsiaTheme="minorHAnsi"/>
              </w:rPr>
            </w:pPr>
            <w:r>
              <w:rPr>
                <w:rFonts w:eastAsiaTheme="minorHAnsi"/>
              </w:rPr>
              <w:t>Overlaid with gold,</w:t>
            </w:r>
          </w:p>
          <w:p w14:paraId="5B7709B5" w14:textId="77777777" w:rsidR="005832A1" w:rsidRPr="00195761" w:rsidRDefault="005832A1" w:rsidP="005832A1">
            <w:pPr>
              <w:pStyle w:val="EngHangEnd"/>
              <w:rPr>
                <w:szCs w:val="22"/>
              </w:rPr>
            </w:pPr>
            <w:r>
              <w:rPr>
                <w:rFonts w:eastAsiaTheme="minorHAnsi"/>
              </w:rPr>
              <w:t>Within and without.</w:t>
            </w:r>
          </w:p>
        </w:tc>
        <w:tc>
          <w:tcPr>
            <w:tcW w:w="288" w:type="dxa"/>
          </w:tcPr>
          <w:p w14:paraId="00BC3DB3" w14:textId="77777777" w:rsidR="005832A1" w:rsidRDefault="005832A1" w:rsidP="00DC3A65"/>
        </w:tc>
        <w:tc>
          <w:tcPr>
            <w:tcW w:w="288" w:type="dxa"/>
          </w:tcPr>
          <w:p w14:paraId="5097A071" w14:textId="77777777" w:rsidR="005832A1" w:rsidRDefault="005832A1" w:rsidP="00DC3A65"/>
        </w:tc>
        <w:tc>
          <w:tcPr>
            <w:tcW w:w="3960" w:type="dxa"/>
          </w:tcPr>
          <w:p w14:paraId="63F2F387" w14:textId="77777777" w:rsidR="005832A1" w:rsidRDefault="005832A1" w:rsidP="00617485">
            <w:pPr>
              <w:pStyle w:val="CopticVersemulti-line"/>
            </w:pPr>
            <w:r w:rsidRPr="00617485">
              <w:t>Ⲁⲩⲑⲁⲙⲓⲟ̀ ⲛ̀ⲟⲩⲕⲓⲃⲱⲧⲟⲥ</w:t>
            </w:r>
          </w:p>
          <w:p w14:paraId="7A757D99" w14:textId="77777777" w:rsidR="005832A1" w:rsidRDefault="005832A1" w:rsidP="00617485">
            <w:pPr>
              <w:pStyle w:val="CopticVersemulti-line"/>
            </w:pPr>
            <w:r w:rsidRPr="00617485">
              <w:t>ϧⲉⲛ ϩⲁⲛϣⲉ ⲛ̀ⲁⲧⲉⲣϩⲟⲗⲓ</w:t>
            </w:r>
          </w:p>
          <w:p w14:paraId="08604495" w14:textId="77777777" w:rsidR="005832A1" w:rsidRDefault="005832A1" w:rsidP="00617485">
            <w:pPr>
              <w:pStyle w:val="CopticVersemulti-line"/>
            </w:pPr>
            <w:r w:rsidRPr="00617485">
              <w:t>ⲁⲩⲗⲁⲗⲱⲥ ⲛ̀ⲛⲟⲩⲃ</w:t>
            </w:r>
          </w:p>
          <w:p w14:paraId="7033AE1D" w14:textId="77777777" w:rsidR="005832A1" w:rsidRDefault="005832A1" w:rsidP="00617485">
            <w:pPr>
              <w:pStyle w:val="CopticVerse"/>
            </w:pPr>
            <w:r w:rsidRPr="00617485">
              <w:t>ⲥⲁϧⲟⲩⲛ ⲛⲉⲙ ⲥⲁⲃⲟⲗ</w:t>
            </w:r>
          </w:p>
        </w:tc>
      </w:tr>
      <w:tr w:rsidR="005832A1" w14:paraId="25C3AC82" w14:textId="77777777" w:rsidTr="00971481">
        <w:trPr>
          <w:cantSplit/>
          <w:jc w:val="center"/>
        </w:trPr>
        <w:tc>
          <w:tcPr>
            <w:tcW w:w="288" w:type="dxa"/>
          </w:tcPr>
          <w:p w14:paraId="1616D468" w14:textId="77777777" w:rsidR="005832A1" w:rsidRDefault="005832A1" w:rsidP="00DC3A65">
            <w:r w:rsidRPr="000F6316">
              <w:rPr>
                <w:rFonts w:ascii="CS Avva Shenouda" w:hAnsi="CS Avva Shenouda"/>
                <w:sz w:val="24"/>
                <w:szCs w:val="24"/>
              </w:rPr>
              <w:t>¿</w:t>
            </w:r>
          </w:p>
        </w:tc>
        <w:tc>
          <w:tcPr>
            <w:tcW w:w="3960" w:type="dxa"/>
          </w:tcPr>
          <w:p w14:paraId="04DF58E0" w14:textId="77777777" w:rsidR="005832A1" w:rsidRDefault="005832A1" w:rsidP="005832A1">
            <w:pPr>
              <w:pStyle w:val="EngHang"/>
              <w:rPr>
                <w:rFonts w:eastAsiaTheme="minorHAnsi"/>
              </w:rPr>
            </w:pPr>
            <w:r>
              <w:rPr>
                <w:rFonts w:eastAsiaTheme="minorHAnsi"/>
              </w:rPr>
              <w:t>You too, O Virgin Mary,</w:t>
            </w:r>
          </w:p>
          <w:p w14:paraId="07613A9B" w14:textId="77777777" w:rsidR="005832A1" w:rsidRDefault="005832A1" w:rsidP="005832A1">
            <w:pPr>
              <w:pStyle w:val="EngHang"/>
              <w:rPr>
                <w:rFonts w:eastAsiaTheme="minorHAnsi"/>
              </w:rPr>
            </w:pPr>
            <w:r>
              <w:rPr>
                <w:rFonts w:eastAsiaTheme="minorHAnsi"/>
              </w:rPr>
              <w:t>Are clothed with the glory</w:t>
            </w:r>
          </w:p>
          <w:p w14:paraId="38120CBF" w14:textId="77777777" w:rsidR="005832A1" w:rsidRDefault="005832A1" w:rsidP="005832A1">
            <w:pPr>
              <w:pStyle w:val="EngHang"/>
              <w:rPr>
                <w:rFonts w:eastAsiaTheme="minorHAnsi"/>
              </w:rPr>
            </w:pPr>
            <w:r>
              <w:rPr>
                <w:rFonts w:eastAsiaTheme="minorHAnsi"/>
              </w:rPr>
              <w:t>Of the Divinity,</w:t>
            </w:r>
          </w:p>
          <w:p w14:paraId="277FDD52" w14:textId="77777777" w:rsidR="005832A1" w:rsidRDefault="005832A1" w:rsidP="005832A1">
            <w:pPr>
              <w:pStyle w:val="EngHangEnd"/>
            </w:pPr>
            <w:r>
              <w:rPr>
                <w:rFonts w:eastAsiaTheme="minorHAnsi"/>
              </w:rPr>
              <w:t>Within and without.</w:t>
            </w:r>
          </w:p>
        </w:tc>
        <w:tc>
          <w:tcPr>
            <w:tcW w:w="288" w:type="dxa"/>
          </w:tcPr>
          <w:p w14:paraId="6F5A55C6" w14:textId="77777777" w:rsidR="005832A1" w:rsidRDefault="005832A1" w:rsidP="00DC3A65"/>
        </w:tc>
        <w:tc>
          <w:tcPr>
            <w:tcW w:w="288" w:type="dxa"/>
          </w:tcPr>
          <w:p w14:paraId="7799759A" w14:textId="77777777" w:rsidR="005832A1" w:rsidRDefault="005832A1" w:rsidP="00DC3A65">
            <w:r w:rsidRPr="000F6316">
              <w:rPr>
                <w:rFonts w:ascii="CS Avva Shenouda" w:hAnsi="CS Avva Shenouda"/>
                <w:sz w:val="24"/>
                <w:szCs w:val="24"/>
              </w:rPr>
              <w:t>¿</w:t>
            </w:r>
          </w:p>
        </w:tc>
        <w:tc>
          <w:tcPr>
            <w:tcW w:w="3960" w:type="dxa"/>
          </w:tcPr>
          <w:p w14:paraId="55418BB5" w14:textId="77777777" w:rsidR="005832A1" w:rsidRDefault="005832A1" w:rsidP="00617485">
            <w:pPr>
              <w:pStyle w:val="CopticVersemulti-line"/>
            </w:pPr>
            <w:r w:rsidRPr="00617485">
              <w:t>Ⲧⲉϫⲟⲗϩ ⲅⲁⲣ ϩⲱⲓ</w:t>
            </w:r>
          </w:p>
          <w:p w14:paraId="4E9974D9" w14:textId="77777777" w:rsidR="005832A1" w:rsidRDefault="005832A1" w:rsidP="00617485">
            <w:pPr>
              <w:pStyle w:val="CopticVersemulti-line"/>
            </w:pPr>
            <w:r w:rsidRPr="00617485">
              <w:t>Ⲙⲁⲣⲓⲁ̀ ϯⲡⲁⲣⲑⲉⲛⲟⲥ</w:t>
            </w:r>
          </w:p>
          <w:p w14:paraId="7024775B" w14:textId="77777777" w:rsidR="005832A1" w:rsidRDefault="005832A1" w:rsidP="00617485">
            <w:pPr>
              <w:pStyle w:val="CopticVersemulti-line"/>
            </w:pPr>
            <w:r w:rsidRPr="00617485">
              <w:t>ⲙ̀ⲡ̀ⲱ̀ⲟⲩ ⲛ̀ⲧⲉ ϯⲙⲉⲑⲛⲟⲩϯ</w:t>
            </w:r>
          </w:p>
          <w:p w14:paraId="4203C5AF" w14:textId="77777777" w:rsidR="005832A1" w:rsidRDefault="005832A1" w:rsidP="00617485">
            <w:pPr>
              <w:pStyle w:val="CopticVerse"/>
            </w:pPr>
            <w:r w:rsidRPr="00617485">
              <w:t>ⲥⲁϧⲟⲩⲛ ⲛⲉⲙ ⲥⲁⲃⲟⲗ</w:t>
            </w:r>
          </w:p>
        </w:tc>
      </w:tr>
      <w:tr w:rsidR="005832A1" w14:paraId="6A351C0A" w14:textId="77777777" w:rsidTr="00971481">
        <w:trPr>
          <w:cantSplit/>
          <w:jc w:val="center"/>
        </w:trPr>
        <w:tc>
          <w:tcPr>
            <w:tcW w:w="288" w:type="dxa"/>
          </w:tcPr>
          <w:p w14:paraId="5EBDBA36" w14:textId="77777777" w:rsidR="005832A1" w:rsidRDefault="005832A1" w:rsidP="00DC3A65"/>
        </w:tc>
        <w:tc>
          <w:tcPr>
            <w:tcW w:w="3960" w:type="dxa"/>
          </w:tcPr>
          <w:p w14:paraId="2F9D924B" w14:textId="77777777" w:rsidR="005832A1" w:rsidRDefault="005832A1" w:rsidP="005832A1">
            <w:pPr>
              <w:pStyle w:val="EngHang"/>
              <w:rPr>
                <w:rFonts w:eastAsiaTheme="minorHAnsi"/>
              </w:rPr>
            </w:pPr>
            <w:r>
              <w:rPr>
                <w:rFonts w:eastAsiaTheme="minorHAnsi"/>
              </w:rPr>
              <w:t>For you have brought</w:t>
            </w:r>
          </w:p>
          <w:p w14:paraId="4B021792" w14:textId="77777777" w:rsidR="005832A1" w:rsidRDefault="005832A1" w:rsidP="005832A1">
            <w:pPr>
              <w:pStyle w:val="EngHang"/>
              <w:rPr>
                <w:rFonts w:eastAsiaTheme="minorHAnsi"/>
              </w:rPr>
            </w:pPr>
            <w:r>
              <w:rPr>
                <w:rFonts w:eastAsiaTheme="minorHAnsi"/>
              </w:rPr>
              <w:t>Many people</w:t>
            </w:r>
          </w:p>
          <w:p w14:paraId="2A4F0B17" w14:textId="77777777" w:rsidR="005832A1" w:rsidRDefault="005832A1" w:rsidP="005832A1">
            <w:pPr>
              <w:pStyle w:val="EngHang"/>
              <w:rPr>
                <w:rFonts w:eastAsiaTheme="minorHAnsi"/>
              </w:rPr>
            </w:pPr>
            <w:r>
              <w:rPr>
                <w:rFonts w:eastAsiaTheme="minorHAnsi"/>
              </w:rPr>
              <w:t>To God your Son</w:t>
            </w:r>
          </w:p>
          <w:p w14:paraId="35693D09" w14:textId="77777777" w:rsidR="005832A1" w:rsidRPr="001A0083" w:rsidRDefault="005832A1" w:rsidP="005832A1">
            <w:pPr>
              <w:pStyle w:val="EngHangEnd"/>
            </w:pPr>
            <w:r>
              <w:rPr>
                <w:rFonts w:eastAsiaTheme="minorHAnsi"/>
              </w:rPr>
              <w:t>Through your purity.</w:t>
            </w:r>
          </w:p>
        </w:tc>
        <w:tc>
          <w:tcPr>
            <w:tcW w:w="288" w:type="dxa"/>
          </w:tcPr>
          <w:p w14:paraId="21574748" w14:textId="77777777" w:rsidR="005832A1" w:rsidRDefault="005832A1" w:rsidP="00DC3A65"/>
        </w:tc>
        <w:tc>
          <w:tcPr>
            <w:tcW w:w="288" w:type="dxa"/>
          </w:tcPr>
          <w:p w14:paraId="2C5653CC" w14:textId="77777777" w:rsidR="005832A1" w:rsidRDefault="005832A1" w:rsidP="00DC3A65"/>
        </w:tc>
        <w:tc>
          <w:tcPr>
            <w:tcW w:w="3960" w:type="dxa"/>
          </w:tcPr>
          <w:p w14:paraId="06D98D42" w14:textId="77777777" w:rsidR="005832A1" w:rsidRDefault="005832A1" w:rsidP="00617485">
            <w:pPr>
              <w:pStyle w:val="CopticVersemulti-line"/>
            </w:pPr>
            <w:r w:rsidRPr="00617485">
              <w:t>Ϫⲉ ⲁⲣⲉⲓⲛⲓ ⲉϧⲟⲩⲛ</w:t>
            </w:r>
          </w:p>
          <w:p w14:paraId="630CCFC7" w14:textId="77777777" w:rsidR="005832A1" w:rsidRDefault="005832A1" w:rsidP="00617485">
            <w:pPr>
              <w:pStyle w:val="CopticVersemulti-line"/>
            </w:pPr>
            <w:r w:rsidRPr="00617485">
              <w:t>ⲛ̀ⲟⲩⲗⲁⲟⲥ ⲉϥⲟϣ</w:t>
            </w:r>
          </w:p>
          <w:p w14:paraId="7D8BE4F9" w14:textId="77777777" w:rsidR="005832A1" w:rsidRDefault="005832A1" w:rsidP="00617485">
            <w:pPr>
              <w:pStyle w:val="CopticVersemulti-line"/>
            </w:pPr>
            <w:r w:rsidRPr="00617485">
              <w:t>ⲙ̀Ⲫ̀ϯ ⲡⲉϣⲏⲣⲓ</w:t>
            </w:r>
          </w:p>
          <w:p w14:paraId="7ADC22EF" w14:textId="77777777" w:rsidR="005832A1" w:rsidRDefault="005832A1" w:rsidP="00617485">
            <w:pPr>
              <w:pStyle w:val="CopticVerse"/>
            </w:pPr>
            <w:r w:rsidRPr="00617485">
              <w:t>ϩⲓⲧⲉⲛ ⲡⲉⲧⲟⲩⲃⲟ</w:t>
            </w:r>
          </w:p>
        </w:tc>
      </w:tr>
      <w:tr w:rsidR="005832A1" w14:paraId="51277FCA" w14:textId="77777777" w:rsidTr="00971481">
        <w:trPr>
          <w:cantSplit/>
          <w:jc w:val="center"/>
        </w:trPr>
        <w:tc>
          <w:tcPr>
            <w:tcW w:w="288" w:type="dxa"/>
          </w:tcPr>
          <w:p w14:paraId="12819728" w14:textId="77777777" w:rsidR="005832A1" w:rsidRDefault="005832A1" w:rsidP="00DC3A65">
            <w:r w:rsidRPr="000F6316">
              <w:rPr>
                <w:rFonts w:ascii="CS Avva Shenouda" w:hAnsi="CS Avva Shenouda"/>
                <w:sz w:val="24"/>
                <w:szCs w:val="24"/>
              </w:rPr>
              <w:t>¿</w:t>
            </w:r>
          </w:p>
        </w:tc>
        <w:tc>
          <w:tcPr>
            <w:tcW w:w="3960" w:type="dxa"/>
          </w:tcPr>
          <w:p w14:paraId="1090A61C" w14:textId="77777777" w:rsidR="005832A1" w:rsidRDefault="005832A1" w:rsidP="005832A1">
            <w:pPr>
              <w:pStyle w:val="EngHang"/>
            </w:pPr>
            <w:r>
              <w:t>Therefore we</w:t>
            </w:r>
          </w:p>
          <w:p w14:paraId="18414C14" w14:textId="77777777" w:rsidR="005832A1" w:rsidRDefault="005832A1" w:rsidP="005832A1">
            <w:pPr>
              <w:pStyle w:val="EngHang"/>
            </w:pPr>
            <w:commentRangeStart w:id="399"/>
            <w:r>
              <w:t xml:space="preserve">Magnify </w:t>
            </w:r>
            <w:commentRangeEnd w:id="399"/>
            <w:r>
              <w:rPr>
                <w:rStyle w:val="CommentReference"/>
                <w:rFonts w:eastAsiaTheme="minorHAnsi" w:cstheme="minorBidi"/>
                <w:color w:val="auto"/>
                <w:lang w:val="en-CA"/>
              </w:rPr>
              <w:commentReference w:id="399"/>
            </w:r>
            <w:r>
              <w:t>you befittingly,</w:t>
            </w:r>
          </w:p>
          <w:p w14:paraId="1C104ED2" w14:textId="77777777" w:rsidR="005832A1" w:rsidRDefault="005832A1" w:rsidP="005832A1">
            <w:pPr>
              <w:pStyle w:val="EngHang"/>
            </w:pPr>
            <w:r>
              <w:t>With prophetic</w:t>
            </w:r>
          </w:p>
          <w:p w14:paraId="38AC8091" w14:textId="77777777" w:rsidR="005832A1" w:rsidRPr="001A0083" w:rsidRDefault="005832A1" w:rsidP="005832A1">
            <w:pPr>
              <w:pStyle w:val="EngHangEnd"/>
            </w:pPr>
            <w:r>
              <w:t>Hymnology.</w:t>
            </w:r>
          </w:p>
        </w:tc>
        <w:tc>
          <w:tcPr>
            <w:tcW w:w="288" w:type="dxa"/>
          </w:tcPr>
          <w:p w14:paraId="4CCD0FF2" w14:textId="77777777" w:rsidR="005832A1" w:rsidRDefault="005832A1" w:rsidP="00DC3A65"/>
        </w:tc>
        <w:tc>
          <w:tcPr>
            <w:tcW w:w="288" w:type="dxa"/>
          </w:tcPr>
          <w:p w14:paraId="71E98583" w14:textId="77777777" w:rsidR="005832A1" w:rsidRDefault="005832A1" w:rsidP="00DC3A65">
            <w:r w:rsidRPr="000F6316">
              <w:rPr>
                <w:rFonts w:ascii="CS Avva Shenouda" w:hAnsi="CS Avva Shenouda"/>
                <w:sz w:val="24"/>
                <w:szCs w:val="24"/>
              </w:rPr>
              <w:t>¿</w:t>
            </w:r>
          </w:p>
        </w:tc>
        <w:tc>
          <w:tcPr>
            <w:tcW w:w="3960" w:type="dxa"/>
          </w:tcPr>
          <w:p w14:paraId="26B3E130" w14:textId="77777777" w:rsidR="005832A1" w:rsidRDefault="005832A1" w:rsidP="00617485">
            <w:pPr>
              <w:pStyle w:val="CopticVersemulti-line"/>
            </w:pPr>
            <w:r w:rsidRPr="002C2599">
              <w:t>Ⲉⲑⲃⲉ ⲫⲁⲓ ⲧⲉⲛ</w:t>
            </w:r>
            <w:r w:rsidRPr="002C2599">
              <w:rPr>
                <w:rFonts w:ascii="Times New Roman" w:hAnsi="Times New Roman" w:cs="Times New Roman"/>
              </w:rPr>
              <w:t>ϭ</w:t>
            </w:r>
            <w:r w:rsidRPr="002C2599">
              <w:t>ⲓⲥⲓ</w:t>
            </w:r>
          </w:p>
          <w:p w14:paraId="5DD2A5CF" w14:textId="77777777" w:rsidR="005832A1" w:rsidRDefault="005832A1" w:rsidP="00617485">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752FD8F4" w14:textId="77777777" w:rsidR="005832A1" w:rsidRDefault="005832A1" w:rsidP="00617485">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7A2F1EA" w14:textId="77777777" w:rsidR="005832A1" w:rsidRDefault="005832A1" w:rsidP="00617485">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6BE6B07" w14:textId="77777777" w:rsidTr="00971481">
        <w:trPr>
          <w:cantSplit/>
          <w:jc w:val="center"/>
        </w:trPr>
        <w:tc>
          <w:tcPr>
            <w:tcW w:w="288" w:type="dxa"/>
          </w:tcPr>
          <w:p w14:paraId="735E43CB" w14:textId="77777777" w:rsidR="005832A1" w:rsidRDefault="005832A1" w:rsidP="00DC3A65"/>
        </w:tc>
        <w:tc>
          <w:tcPr>
            <w:tcW w:w="3960" w:type="dxa"/>
          </w:tcPr>
          <w:p w14:paraId="025BB3AB" w14:textId="77777777" w:rsidR="005832A1" w:rsidRDefault="005832A1" w:rsidP="005832A1">
            <w:pPr>
              <w:pStyle w:val="EngHang"/>
            </w:pPr>
            <w:r>
              <w:t>For they spoke of you</w:t>
            </w:r>
          </w:p>
          <w:p w14:paraId="13085069" w14:textId="77777777" w:rsidR="005832A1" w:rsidRDefault="005832A1" w:rsidP="005832A1">
            <w:pPr>
              <w:pStyle w:val="EngHang"/>
            </w:pPr>
            <w:r>
              <w:t>With great honour saying,</w:t>
            </w:r>
          </w:p>
          <w:p w14:paraId="410182D8" w14:textId="77777777" w:rsidR="005832A1" w:rsidRDefault="005832A1" w:rsidP="005832A1">
            <w:pPr>
              <w:pStyle w:val="EngHang"/>
            </w:pPr>
            <w:r>
              <w:t>"O Holy City,</w:t>
            </w:r>
          </w:p>
          <w:p w14:paraId="720579DF" w14:textId="77777777" w:rsidR="005832A1" w:rsidRPr="007425E1" w:rsidRDefault="005832A1" w:rsidP="005832A1">
            <w:pPr>
              <w:pStyle w:val="EngHangEnd"/>
            </w:pPr>
            <w:r>
              <w:t>Of the Great King."</w:t>
            </w:r>
          </w:p>
        </w:tc>
        <w:tc>
          <w:tcPr>
            <w:tcW w:w="288" w:type="dxa"/>
          </w:tcPr>
          <w:p w14:paraId="5721654F" w14:textId="77777777" w:rsidR="005832A1" w:rsidRDefault="005832A1" w:rsidP="00DC3A65"/>
        </w:tc>
        <w:tc>
          <w:tcPr>
            <w:tcW w:w="288" w:type="dxa"/>
          </w:tcPr>
          <w:p w14:paraId="373866EF" w14:textId="77777777" w:rsidR="005832A1" w:rsidRDefault="005832A1" w:rsidP="00DC3A65"/>
        </w:tc>
        <w:tc>
          <w:tcPr>
            <w:tcW w:w="3960" w:type="dxa"/>
          </w:tcPr>
          <w:p w14:paraId="09D1B37F" w14:textId="77777777" w:rsidR="005832A1" w:rsidRDefault="005832A1" w:rsidP="00617485">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CDFCC5A" w14:textId="77777777" w:rsidR="005832A1" w:rsidRDefault="005832A1" w:rsidP="00617485">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0AF81E5" w14:textId="77777777" w:rsidR="005832A1" w:rsidRDefault="005832A1" w:rsidP="00617485">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281708EE" w14:textId="77777777" w:rsidR="005832A1" w:rsidRDefault="005832A1" w:rsidP="00617485">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376C75CE" w14:textId="77777777" w:rsidTr="00971481">
        <w:trPr>
          <w:cantSplit/>
          <w:jc w:val="center"/>
        </w:trPr>
        <w:tc>
          <w:tcPr>
            <w:tcW w:w="288" w:type="dxa"/>
          </w:tcPr>
          <w:p w14:paraId="221CB9D8" w14:textId="77777777" w:rsidR="005832A1" w:rsidRDefault="005832A1" w:rsidP="00DC3A65">
            <w:r w:rsidRPr="000F6316">
              <w:rPr>
                <w:rFonts w:ascii="CS Avva Shenouda" w:hAnsi="CS Avva Shenouda"/>
                <w:sz w:val="24"/>
                <w:szCs w:val="24"/>
              </w:rPr>
              <w:t>¿</w:t>
            </w:r>
          </w:p>
        </w:tc>
        <w:tc>
          <w:tcPr>
            <w:tcW w:w="3960" w:type="dxa"/>
          </w:tcPr>
          <w:p w14:paraId="43126631" w14:textId="77777777" w:rsidR="005832A1" w:rsidRDefault="005832A1" w:rsidP="005832A1">
            <w:pPr>
              <w:pStyle w:val="EngHang"/>
            </w:pPr>
            <w:r>
              <w:t>We ask and pray,</w:t>
            </w:r>
          </w:p>
          <w:p w14:paraId="33E72DA8" w14:textId="77777777" w:rsidR="005832A1" w:rsidRDefault="005832A1" w:rsidP="005832A1">
            <w:pPr>
              <w:pStyle w:val="EngHang"/>
            </w:pPr>
            <w:r>
              <w:t xml:space="preserve">That we may </w:t>
            </w:r>
            <w:commentRangeStart w:id="400"/>
            <w:r>
              <w:t xml:space="preserve">obtain </w:t>
            </w:r>
            <w:commentRangeEnd w:id="400"/>
            <w:r>
              <w:rPr>
                <w:rStyle w:val="CommentReference"/>
                <w:rFonts w:eastAsiaTheme="minorHAnsi" w:cstheme="minorBidi"/>
                <w:color w:val="auto"/>
                <w:lang w:val="en-CA"/>
              </w:rPr>
              <w:commentReference w:id="400"/>
            </w:r>
            <w:r>
              <w:t>mercy,</w:t>
            </w:r>
          </w:p>
          <w:p w14:paraId="46CF674A" w14:textId="77777777" w:rsidR="005832A1" w:rsidRDefault="005832A1" w:rsidP="005832A1">
            <w:pPr>
              <w:pStyle w:val="EngHang"/>
            </w:pPr>
            <w:r>
              <w:t>Through your intercessions</w:t>
            </w:r>
          </w:p>
          <w:p w14:paraId="1DBA52E2" w14:textId="77777777" w:rsidR="005832A1" w:rsidRPr="007425E1" w:rsidRDefault="005832A1" w:rsidP="005832A1">
            <w:pPr>
              <w:pStyle w:val="EngHangEnd"/>
            </w:pPr>
            <w:r>
              <w:t>With the Lover of mankind.</w:t>
            </w:r>
          </w:p>
        </w:tc>
        <w:tc>
          <w:tcPr>
            <w:tcW w:w="288" w:type="dxa"/>
          </w:tcPr>
          <w:p w14:paraId="100A6924" w14:textId="77777777" w:rsidR="005832A1" w:rsidRDefault="005832A1" w:rsidP="00DC3A65"/>
        </w:tc>
        <w:tc>
          <w:tcPr>
            <w:tcW w:w="288" w:type="dxa"/>
          </w:tcPr>
          <w:p w14:paraId="7A705707" w14:textId="77777777" w:rsidR="005832A1" w:rsidRDefault="005832A1" w:rsidP="00DC3A65">
            <w:r w:rsidRPr="000F6316">
              <w:rPr>
                <w:rFonts w:ascii="CS Avva Shenouda" w:hAnsi="CS Avva Shenouda"/>
                <w:sz w:val="24"/>
                <w:szCs w:val="24"/>
              </w:rPr>
              <w:t>¿</w:t>
            </w:r>
          </w:p>
        </w:tc>
        <w:tc>
          <w:tcPr>
            <w:tcW w:w="3960" w:type="dxa"/>
          </w:tcPr>
          <w:p w14:paraId="42C7964A" w14:textId="77777777" w:rsidR="005832A1" w:rsidRDefault="005832A1" w:rsidP="00617485">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DDD5A57" w14:textId="77777777" w:rsidR="005832A1" w:rsidRDefault="005832A1" w:rsidP="00617485">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FDFA40F" w14:textId="77777777" w:rsidR="005832A1" w:rsidRDefault="005832A1" w:rsidP="00617485">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A58F05" w14:textId="77777777" w:rsidR="005832A1" w:rsidRDefault="005832A1" w:rsidP="00617485">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6F02225" w14:textId="77777777" w:rsidR="00DC3A65" w:rsidRDefault="001B6BC6" w:rsidP="005832A1">
      <w:pPr>
        <w:pStyle w:val="Heading6"/>
      </w:pPr>
      <w:bookmarkStart w:id="401" w:name="_Toc298445767"/>
      <w:bookmarkStart w:id="402" w:name="_Toc298681252"/>
      <w:bookmarkStart w:id="403" w:name="_Toc298447492"/>
      <w:r>
        <w:t>Part Three</w:t>
      </w:r>
      <w:bookmarkEnd w:id="401"/>
      <w:bookmarkEnd w:id="402"/>
      <w:bookmarkEnd w:id="403"/>
      <w:r w:rsidR="009B3D2D">
        <w:t xml:space="preserve"> (</w:t>
      </w:r>
      <w:r w:rsidR="009B3D2D" w:rsidRPr="009B3D2D">
        <w:rPr>
          <w:rFonts w:ascii="FreeSerifAvvaShenouda" w:hAnsi="FreeSerifAvvaShenouda" w:cs="FreeSerifAvvaShenouda"/>
        </w:rPr>
        <w:t>ⲅ̅</w:t>
      </w:r>
      <w:r w:rsidR="009B3D2D">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3F1DDBE8" w14:textId="77777777" w:rsidTr="001B6BC6">
        <w:trPr>
          <w:cantSplit/>
          <w:jc w:val="center"/>
        </w:trPr>
        <w:tc>
          <w:tcPr>
            <w:tcW w:w="288" w:type="dxa"/>
          </w:tcPr>
          <w:p w14:paraId="555ADC20" w14:textId="77777777" w:rsidR="005832A1" w:rsidRDefault="005832A1" w:rsidP="001B6BC6"/>
        </w:tc>
        <w:tc>
          <w:tcPr>
            <w:tcW w:w="3960" w:type="dxa"/>
          </w:tcPr>
          <w:p w14:paraId="19BBAD0A" w14:textId="77777777" w:rsidR="005832A1" w:rsidRDefault="005832A1" w:rsidP="005832A1">
            <w:pPr>
              <w:pStyle w:val="EngHang"/>
              <w:rPr>
                <w:rFonts w:eastAsiaTheme="minorHAnsi"/>
              </w:rPr>
            </w:pPr>
            <w:r>
              <w:rPr>
                <w:rFonts w:eastAsiaTheme="minorHAnsi"/>
              </w:rPr>
              <w:t>The Mercy Seat</w:t>
            </w:r>
          </w:p>
          <w:p w14:paraId="4FEA244F" w14:textId="77777777" w:rsidR="005832A1" w:rsidRDefault="005832A1" w:rsidP="005832A1">
            <w:pPr>
              <w:pStyle w:val="EngHang"/>
              <w:rPr>
                <w:rFonts w:eastAsiaTheme="minorHAnsi"/>
              </w:rPr>
            </w:pPr>
            <w:r>
              <w:rPr>
                <w:rFonts w:eastAsiaTheme="minorHAnsi"/>
              </w:rPr>
              <w:t>Was covered by</w:t>
            </w:r>
          </w:p>
          <w:p w14:paraId="647FD612" w14:textId="77777777" w:rsidR="005832A1" w:rsidRDefault="005832A1" w:rsidP="005832A1">
            <w:pPr>
              <w:pStyle w:val="EngHang"/>
              <w:rPr>
                <w:rFonts w:eastAsiaTheme="minorHAnsi"/>
              </w:rPr>
            </w:pPr>
            <w:r>
              <w:rPr>
                <w:rFonts w:eastAsiaTheme="minorHAnsi"/>
              </w:rPr>
              <w:t xml:space="preserve">The </w:t>
            </w:r>
            <w:commentRangeStart w:id="404"/>
            <w:r>
              <w:rPr>
                <w:rFonts w:eastAsiaTheme="minorHAnsi"/>
              </w:rPr>
              <w:t>Cherubs</w:t>
            </w:r>
            <w:commentRangeEnd w:id="404"/>
            <w:r>
              <w:rPr>
                <w:rStyle w:val="CommentReference"/>
                <w:rFonts w:eastAsiaTheme="minorHAnsi" w:cstheme="minorBidi"/>
                <w:color w:val="auto"/>
                <w:lang w:val="en-CA"/>
              </w:rPr>
              <w:commentReference w:id="404"/>
            </w:r>
          </w:p>
          <w:p w14:paraId="1744558C" w14:textId="77777777" w:rsidR="005832A1" w:rsidRPr="001A0083" w:rsidRDefault="005832A1" w:rsidP="005832A1">
            <w:pPr>
              <w:pStyle w:val="EngHangEnd"/>
            </w:pPr>
            <w:commentRangeStart w:id="405"/>
            <w:r>
              <w:rPr>
                <w:rFonts w:eastAsiaTheme="minorHAnsi"/>
              </w:rPr>
              <w:t xml:space="preserve">Forged </w:t>
            </w:r>
            <w:commentRangeEnd w:id="405"/>
            <w:r>
              <w:rPr>
                <w:rStyle w:val="CommentReference"/>
                <w:rFonts w:eastAsiaTheme="minorHAnsi" w:cstheme="minorBidi"/>
                <w:color w:val="auto"/>
                <w:lang w:val="en-CA"/>
              </w:rPr>
              <w:commentReference w:id="405"/>
            </w:r>
            <w:r>
              <w:rPr>
                <w:rFonts w:eastAsiaTheme="minorHAnsi"/>
              </w:rPr>
              <w:t>from gold:</w:t>
            </w:r>
          </w:p>
        </w:tc>
        <w:tc>
          <w:tcPr>
            <w:tcW w:w="288" w:type="dxa"/>
          </w:tcPr>
          <w:p w14:paraId="339289A4" w14:textId="77777777" w:rsidR="005832A1" w:rsidRDefault="005832A1" w:rsidP="001B6BC6"/>
        </w:tc>
        <w:tc>
          <w:tcPr>
            <w:tcW w:w="288" w:type="dxa"/>
          </w:tcPr>
          <w:p w14:paraId="17B731BF" w14:textId="77777777" w:rsidR="005832A1" w:rsidRDefault="005832A1" w:rsidP="001B6BC6"/>
        </w:tc>
        <w:tc>
          <w:tcPr>
            <w:tcW w:w="3960" w:type="dxa"/>
          </w:tcPr>
          <w:p w14:paraId="69FC25B4" w14:textId="77777777" w:rsidR="005832A1" w:rsidRDefault="005832A1" w:rsidP="009B3D2D">
            <w:pPr>
              <w:pStyle w:val="CopticVersemulti-line"/>
            </w:pPr>
            <w:r w:rsidRPr="009B3D2D">
              <w:t>Ⲡⲓⲓ</w:t>
            </w:r>
            <w:r w:rsidRPr="009B3D2D">
              <w:rPr>
                <w:rFonts w:ascii="Times New Roman" w:hAnsi="Times New Roman" w:cs="Times New Roman"/>
              </w:rPr>
              <w:t>̀</w:t>
            </w:r>
            <w:r w:rsidRPr="009B3D2D">
              <w:t>ⲗⲁⲥⲧⲏⲣⲓⲟⲛ</w:t>
            </w:r>
          </w:p>
          <w:p w14:paraId="093F68E0" w14:textId="77777777" w:rsidR="005832A1" w:rsidRDefault="005832A1" w:rsidP="009B3D2D">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60A6FDDD" w14:textId="77777777" w:rsidR="005832A1" w:rsidRDefault="005832A1" w:rsidP="009B3D2D">
            <w:pPr>
              <w:pStyle w:val="CopticVersemulti-line"/>
            </w:pPr>
            <w:r w:rsidRPr="009B3D2D">
              <w:rPr>
                <w:rFonts w:ascii="Times New Roman" w:hAnsi="Times New Roman" w:cs="Times New Roman"/>
              </w:rPr>
              <w:t>ϩ</w:t>
            </w:r>
            <w:r w:rsidRPr="009B3D2D">
              <w:t>ⲓⲧⲉⲛ Ⲛⲓⲭⲉⲣⲟⲩⲃⲓⲙ</w:t>
            </w:r>
          </w:p>
          <w:p w14:paraId="0165F2BD" w14:textId="77777777" w:rsidR="005832A1" w:rsidRDefault="005832A1" w:rsidP="009B3D2D">
            <w:pPr>
              <w:pStyle w:val="CopticVerse"/>
            </w:pPr>
            <w:r w:rsidRPr="009B3D2D">
              <w:t>ⲉⲩⲟⲓ ⲛ</w:t>
            </w:r>
            <w:r w:rsidRPr="009B3D2D">
              <w:rPr>
                <w:rFonts w:ascii="Times New Roman" w:hAnsi="Times New Roman" w:cs="Times New Roman"/>
              </w:rPr>
              <w:t>̀ϩ</w:t>
            </w:r>
            <w:r w:rsidRPr="009B3D2D">
              <w:t>ⲓⲕⲱⲛ</w:t>
            </w:r>
          </w:p>
        </w:tc>
      </w:tr>
      <w:tr w:rsidR="005832A1" w14:paraId="50F64595" w14:textId="77777777" w:rsidTr="001B6BC6">
        <w:trPr>
          <w:cantSplit/>
          <w:jc w:val="center"/>
        </w:trPr>
        <w:tc>
          <w:tcPr>
            <w:tcW w:w="288" w:type="dxa"/>
          </w:tcPr>
          <w:p w14:paraId="778A234E" w14:textId="77777777" w:rsidR="005832A1" w:rsidRDefault="005832A1" w:rsidP="001B6BC6">
            <w:r w:rsidRPr="000F6316">
              <w:rPr>
                <w:rFonts w:ascii="CS Avva Shenouda" w:hAnsi="CS Avva Shenouda"/>
                <w:sz w:val="24"/>
                <w:szCs w:val="24"/>
              </w:rPr>
              <w:t>¿</w:t>
            </w:r>
          </w:p>
        </w:tc>
        <w:tc>
          <w:tcPr>
            <w:tcW w:w="3960" w:type="dxa"/>
          </w:tcPr>
          <w:p w14:paraId="09794C58" w14:textId="77777777" w:rsidR="005832A1" w:rsidRDefault="005832A1" w:rsidP="005832A1">
            <w:pPr>
              <w:pStyle w:val="EngHang"/>
              <w:rPr>
                <w:rFonts w:eastAsiaTheme="minorHAnsi"/>
              </w:rPr>
            </w:pPr>
            <w:r>
              <w:rPr>
                <w:rFonts w:eastAsiaTheme="minorHAnsi"/>
              </w:rPr>
              <w:t>Was a figure of God the Logos,</w:t>
            </w:r>
          </w:p>
          <w:p w14:paraId="0D7279C1" w14:textId="77777777" w:rsidR="005832A1" w:rsidRDefault="005832A1" w:rsidP="005832A1">
            <w:pPr>
              <w:pStyle w:val="EngHang"/>
              <w:rPr>
                <w:rFonts w:eastAsiaTheme="minorHAnsi"/>
              </w:rPr>
            </w:pPr>
            <w:r>
              <w:rPr>
                <w:rFonts w:eastAsiaTheme="minorHAnsi"/>
              </w:rPr>
              <w:t>Who was incarnate</w:t>
            </w:r>
          </w:p>
          <w:p w14:paraId="7BB593E9" w14:textId="77777777" w:rsidR="005832A1" w:rsidRDefault="005832A1" w:rsidP="005832A1">
            <w:pPr>
              <w:pStyle w:val="EngHang"/>
              <w:rPr>
                <w:rFonts w:eastAsiaTheme="minorHAnsi"/>
              </w:rPr>
            </w:pPr>
            <w:r>
              <w:rPr>
                <w:rFonts w:eastAsiaTheme="minorHAnsi"/>
              </w:rPr>
              <w:t>Of you, without change,</w:t>
            </w:r>
          </w:p>
          <w:p w14:paraId="7FF857B0" w14:textId="77777777" w:rsidR="005832A1" w:rsidRPr="001A0083" w:rsidRDefault="005832A1" w:rsidP="005832A1">
            <w:pPr>
              <w:pStyle w:val="EngHangEnd"/>
            </w:pPr>
            <w:r>
              <w:rPr>
                <w:rFonts w:eastAsiaTheme="minorHAnsi"/>
              </w:rPr>
              <w:t>O undefiled one.</w:t>
            </w:r>
          </w:p>
        </w:tc>
        <w:tc>
          <w:tcPr>
            <w:tcW w:w="288" w:type="dxa"/>
          </w:tcPr>
          <w:p w14:paraId="7548F97D" w14:textId="77777777" w:rsidR="005832A1" w:rsidRDefault="005832A1" w:rsidP="001B6BC6"/>
        </w:tc>
        <w:tc>
          <w:tcPr>
            <w:tcW w:w="288" w:type="dxa"/>
          </w:tcPr>
          <w:p w14:paraId="0B9828AC" w14:textId="77777777" w:rsidR="005832A1" w:rsidRDefault="005832A1" w:rsidP="001B6BC6">
            <w:r w:rsidRPr="000F6316">
              <w:rPr>
                <w:rFonts w:ascii="CS Avva Shenouda" w:hAnsi="CS Avva Shenouda"/>
                <w:sz w:val="24"/>
                <w:szCs w:val="24"/>
              </w:rPr>
              <w:t>¿</w:t>
            </w:r>
          </w:p>
        </w:tc>
        <w:tc>
          <w:tcPr>
            <w:tcW w:w="3960" w:type="dxa"/>
          </w:tcPr>
          <w:p w14:paraId="675D167D" w14:textId="77777777" w:rsidR="005832A1" w:rsidRDefault="005832A1" w:rsidP="009B3D2D">
            <w:pPr>
              <w:pStyle w:val="CopticVersemulti-line"/>
            </w:pPr>
            <w:r w:rsidRPr="009B3D2D">
              <w:t>Ⲉ̀ⲧⲉ Ⲫϯ ⲡⲓⲗⲟⲅⲟⲥ</w:t>
            </w:r>
          </w:p>
          <w:p w14:paraId="7934A89A" w14:textId="77777777" w:rsidR="005832A1" w:rsidRDefault="005832A1" w:rsidP="009B3D2D">
            <w:pPr>
              <w:pStyle w:val="CopticVersemulti-line"/>
            </w:pPr>
            <w:r w:rsidRPr="009B3D2D">
              <w:t>ⲉ̀ⲧⲁϥϭⲓⲥⲁⲣⲝ ⲛ̀ϧⲏϯ</w:t>
            </w:r>
          </w:p>
          <w:p w14:paraId="74350B10" w14:textId="77777777" w:rsidR="005832A1" w:rsidRDefault="005832A1" w:rsidP="009B3D2D">
            <w:pPr>
              <w:pStyle w:val="CopticVersemulti-line"/>
            </w:pPr>
            <w:r w:rsidRPr="009B3D2D">
              <w:t>ⲱ̀ ϯⲁⲧⲁϭⲛⲓ</w:t>
            </w:r>
          </w:p>
          <w:p w14:paraId="31F64D0A" w14:textId="77777777" w:rsidR="005832A1" w:rsidRDefault="005832A1" w:rsidP="009B3D2D">
            <w:pPr>
              <w:pStyle w:val="CopticVerse"/>
            </w:pPr>
            <w:r w:rsidRPr="009B3D2D">
              <w:t>ϧⲉⲛ ⲟⲩⲙⲉⲧⲁⲧϣⲓⲃϯ</w:t>
            </w:r>
          </w:p>
        </w:tc>
      </w:tr>
      <w:tr w:rsidR="005832A1" w14:paraId="0F6234B8" w14:textId="77777777" w:rsidTr="001B6BC6">
        <w:trPr>
          <w:cantSplit/>
          <w:jc w:val="center"/>
        </w:trPr>
        <w:tc>
          <w:tcPr>
            <w:tcW w:w="288" w:type="dxa"/>
          </w:tcPr>
          <w:p w14:paraId="12D853E0" w14:textId="77777777" w:rsidR="005832A1" w:rsidRDefault="005832A1" w:rsidP="001B6BC6"/>
        </w:tc>
        <w:tc>
          <w:tcPr>
            <w:tcW w:w="3960" w:type="dxa"/>
          </w:tcPr>
          <w:p w14:paraId="10167DB0" w14:textId="77777777" w:rsidR="005832A1" w:rsidRDefault="005832A1" w:rsidP="005832A1">
            <w:pPr>
              <w:pStyle w:val="EngHang"/>
              <w:rPr>
                <w:rFonts w:eastAsiaTheme="minorHAnsi"/>
              </w:rPr>
            </w:pPr>
            <w:r>
              <w:rPr>
                <w:rFonts w:eastAsiaTheme="minorHAnsi"/>
              </w:rPr>
              <w:t>He became the purification</w:t>
            </w:r>
          </w:p>
          <w:p w14:paraId="49E07D16" w14:textId="77777777" w:rsidR="005832A1" w:rsidRDefault="005832A1" w:rsidP="005832A1">
            <w:pPr>
              <w:pStyle w:val="EngHang"/>
              <w:rPr>
                <w:rFonts w:eastAsiaTheme="minorHAnsi"/>
              </w:rPr>
            </w:pPr>
            <w:r>
              <w:rPr>
                <w:rFonts w:eastAsiaTheme="minorHAnsi"/>
              </w:rPr>
              <w:t>Of our sins,</w:t>
            </w:r>
          </w:p>
          <w:p w14:paraId="442B9F04" w14:textId="77777777" w:rsidR="005832A1" w:rsidRDefault="005832A1" w:rsidP="005832A1">
            <w:pPr>
              <w:pStyle w:val="EngHang"/>
              <w:rPr>
                <w:rFonts w:eastAsiaTheme="minorHAnsi"/>
              </w:rPr>
            </w:pPr>
            <w:r>
              <w:rPr>
                <w:rFonts w:eastAsiaTheme="minorHAnsi"/>
              </w:rPr>
              <w:t>And the forgiver</w:t>
            </w:r>
          </w:p>
          <w:p w14:paraId="5880371D" w14:textId="77777777" w:rsidR="005832A1" w:rsidRPr="00195761" w:rsidRDefault="005832A1" w:rsidP="005832A1">
            <w:pPr>
              <w:pStyle w:val="EngHangEnd"/>
              <w:rPr>
                <w:szCs w:val="22"/>
              </w:rPr>
            </w:pPr>
            <w:r>
              <w:rPr>
                <w:rFonts w:eastAsiaTheme="minorHAnsi"/>
              </w:rPr>
              <w:t>Of our iniquities.</w:t>
            </w:r>
          </w:p>
        </w:tc>
        <w:tc>
          <w:tcPr>
            <w:tcW w:w="288" w:type="dxa"/>
          </w:tcPr>
          <w:p w14:paraId="49CF4B7F" w14:textId="77777777" w:rsidR="005832A1" w:rsidRDefault="005832A1" w:rsidP="001B6BC6"/>
        </w:tc>
        <w:tc>
          <w:tcPr>
            <w:tcW w:w="288" w:type="dxa"/>
          </w:tcPr>
          <w:p w14:paraId="3090198F" w14:textId="77777777" w:rsidR="005832A1" w:rsidRDefault="005832A1" w:rsidP="001B6BC6"/>
        </w:tc>
        <w:tc>
          <w:tcPr>
            <w:tcW w:w="3960" w:type="dxa"/>
          </w:tcPr>
          <w:p w14:paraId="2331554C" w14:textId="77777777" w:rsidR="005832A1" w:rsidRDefault="005832A1" w:rsidP="009B3D2D">
            <w:pPr>
              <w:pStyle w:val="CopticVersemulti-line"/>
            </w:pPr>
            <w:r w:rsidRPr="009B3D2D">
              <w:t>Ⲁϥϣⲱⲡⲓ ⲛ̀ⲧⲟⲩⲃⲟ</w:t>
            </w:r>
          </w:p>
          <w:p w14:paraId="36A20FFD" w14:textId="77777777" w:rsidR="005832A1" w:rsidRDefault="005832A1" w:rsidP="009B3D2D">
            <w:pPr>
              <w:pStyle w:val="CopticVersemulti-line"/>
            </w:pPr>
            <w:r w:rsidRPr="009B3D2D">
              <w:t>ⲛ̀ⲧⲉ ⲛⲉⲛⲛⲟⲃⲓ</w:t>
            </w:r>
          </w:p>
          <w:p w14:paraId="024C2C6A" w14:textId="77777777" w:rsidR="005832A1" w:rsidRDefault="005832A1" w:rsidP="009B3D2D">
            <w:pPr>
              <w:pStyle w:val="CopticVersemulti-line"/>
            </w:pPr>
            <w:r w:rsidRPr="009B3D2D">
              <w:t xml:space="preserve">ⲛⲉⲙ ⲟⲩⲣⲉϥⲭⲱ ⲉ̀ⲃⲟⲗ </w:t>
            </w:r>
          </w:p>
          <w:p w14:paraId="3F508745" w14:textId="77777777" w:rsidR="005832A1" w:rsidRDefault="005832A1" w:rsidP="009B3D2D">
            <w:pPr>
              <w:pStyle w:val="CopticVersemulti-line"/>
            </w:pPr>
            <w:r w:rsidRPr="009B3D2D">
              <w:t>ⲛ̀ⲧⲉ ⲛⲉⲛⲁ̀ⲛⲟⲙⲓⲁ̀</w:t>
            </w:r>
          </w:p>
        </w:tc>
      </w:tr>
      <w:tr w:rsidR="005832A1" w14:paraId="65828519" w14:textId="77777777" w:rsidTr="001B6BC6">
        <w:trPr>
          <w:cantSplit/>
          <w:jc w:val="center"/>
        </w:trPr>
        <w:tc>
          <w:tcPr>
            <w:tcW w:w="288" w:type="dxa"/>
          </w:tcPr>
          <w:p w14:paraId="458D285F" w14:textId="77777777" w:rsidR="005832A1" w:rsidRDefault="005832A1" w:rsidP="001B6BC6">
            <w:r w:rsidRPr="000F6316">
              <w:rPr>
                <w:rFonts w:ascii="CS Avva Shenouda" w:hAnsi="CS Avva Shenouda"/>
                <w:sz w:val="24"/>
                <w:szCs w:val="24"/>
              </w:rPr>
              <w:t>¿</w:t>
            </w:r>
          </w:p>
        </w:tc>
        <w:tc>
          <w:tcPr>
            <w:tcW w:w="3960" w:type="dxa"/>
          </w:tcPr>
          <w:p w14:paraId="5352A0D3"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23F0901A" w14:textId="77777777" w:rsidR="005832A1" w:rsidRPr="007425E1" w:rsidRDefault="005832A1" w:rsidP="005832A1">
            <w:pPr>
              <w:pStyle w:val="EngHang"/>
              <w:rPr>
                <w:rFonts w:eastAsiaTheme="minorHAnsi"/>
              </w:rPr>
            </w:pPr>
            <w:r w:rsidRPr="007425E1">
              <w:rPr>
                <w:rFonts w:eastAsiaTheme="minorHAnsi"/>
              </w:rPr>
              <w:t>Magnifies you,</w:t>
            </w:r>
          </w:p>
          <w:p w14:paraId="5ED4F9EE"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B84FA0D" w14:textId="77777777" w:rsidR="005832A1" w:rsidRPr="007425E1" w:rsidRDefault="005832A1" w:rsidP="005832A1">
            <w:pPr>
              <w:pStyle w:val="EngHangEnd"/>
            </w:pPr>
            <w:r w:rsidRPr="007425E1">
              <w:rPr>
                <w:rFonts w:eastAsiaTheme="minorHAnsi"/>
              </w:rPr>
              <w:t>The ever-holy.</w:t>
            </w:r>
          </w:p>
        </w:tc>
        <w:tc>
          <w:tcPr>
            <w:tcW w:w="288" w:type="dxa"/>
          </w:tcPr>
          <w:p w14:paraId="27798F5A" w14:textId="77777777" w:rsidR="005832A1" w:rsidRDefault="005832A1" w:rsidP="001B6BC6"/>
        </w:tc>
        <w:tc>
          <w:tcPr>
            <w:tcW w:w="288" w:type="dxa"/>
          </w:tcPr>
          <w:p w14:paraId="7D7D463C" w14:textId="77777777" w:rsidR="005832A1" w:rsidRDefault="005832A1" w:rsidP="001B6BC6">
            <w:r w:rsidRPr="000F6316">
              <w:rPr>
                <w:rFonts w:ascii="CS Avva Shenouda" w:hAnsi="CS Avva Shenouda"/>
                <w:sz w:val="24"/>
                <w:szCs w:val="24"/>
              </w:rPr>
              <w:t>¿</w:t>
            </w:r>
          </w:p>
        </w:tc>
        <w:tc>
          <w:tcPr>
            <w:tcW w:w="3960" w:type="dxa"/>
          </w:tcPr>
          <w:p w14:paraId="49FC6422" w14:textId="77777777" w:rsidR="005832A1" w:rsidRDefault="005832A1" w:rsidP="009B3D2D">
            <w:pPr>
              <w:pStyle w:val="CopticVersemulti-line"/>
            </w:pPr>
            <w:r w:rsidRPr="002C2599">
              <w:t>Ⲉⲑⲃⲉ ⲫⲁⲓ ⲟⲩⲟⲛ ⲛⲓⲃⲉⲛ</w:t>
            </w:r>
          </w:p>
          <w:p w14:paraId="729A3B66" w14:textId="77777777" w:rsidR="005832A1" w:rsidRDefault="005832A1" w:rsidP="009B3D2D">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1E5AA19" w14:textId="77777777" w:rsidR="005832A1" w:rsidRDefault="005832A1" w:rsidP="009B3D2D">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2BB463F" w14:textId="77777777" w:rsidR="005832A1" w:rsidRDefault="005832A1" w:rsidP="009B3D2D">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1C10BCAC" w14:textId="77777777" w:rsidTr="001B6BC6">
        <w:trPr>
          <w:cantSplit/>
          <w:jc w:val="center"/>
        </w:trPr>
        <w:tc>
          <w:tcPr>
            <w:tcW w:w="288" w:type="dxa"/>
          </w:tcPr>
          <w:p w14:paraId="5B390259" w14:textId="77777777" w:rsidR="005832A1" w:rsidRDefault="005832A1" w:rsidP="001B6BC6"/>
        </w:tc>
        <w:tc>
          <w:tcPr>
            <w:tcW w:w="3960" w:type="dxa"/>
          </w:tcPr>
          <w:p w14:paraId="351C0140" w14:textId="77777777" w:rsidR="005832A1" w:rsidRDefault="005832A1" w:rsidP="005832A1">
            <w:pPr>
              <w:pStyle w:val="EngHang"/>
              <w:rPr>
                <w:rFonts w:eastAsiaTheme="minorHAnsi"/>
              </w:rPr>
            </w:pPr>
            <w:r>
              <w:rPr>
                <w:rFonts w:eastAsiaTheme="minorHAnsi"/>
              </w:rPr>
              <w:t>And we pray,</w:t>
            </w:r>
          </w:p>
          <w:p w14:paraId="0E68C3D4" w14:textId="77777777" w:rsidR="005832A1" w:rsidRDefault="005832A1" w:rsidP="005832A1">
            <w:pPr>
              <w:pStyle w:val="EngHang"/>
              <w:rPr>
                <w:rFonts w:eastAsiaTheme="minorHAnsi"/>
              </w:rPr>
            </w:pPr>
            <w:r>
              <w:rPr>
                <w:rFonts w:eastAsiaTheme="minorHAnsi"/>
              </w:rPr>
              <w:t>That we may win mercy,</w:t>
            </w:r>
          </w:p>
          <w:p w14:paraId="642D4BBE" w14:textId="77777777" w:rsidR="005832A1" w:rsidRDefault="005832A1" w:rsidP="005832A1">
            <w:pPr>
              <w:pStyle w:val="EngHang"/>
              <w:rPr>
                <w:rFonts w:eastAsiaTheme="minorHAnsi"/>
              </w:rPr>
            </w:pPr>
            <w:r>
              <w:rPr>
                <w:rFonts w:eastAsiaTheme="minorHAnsi"/>
              </w:rPr>
              <w:t>Through your intercessions</w:t>
            </w:r>
          </w:p>
          <w:p w14:paraId="38BFACEA" w14:textId="77777777" w:rsidR="005832A1" w:rsidRPr="007425E1" w:rsidRDefault="005832A1" w:rsidP="005832A1">
            <w:pPr>
              <w:pStyle w:val="EngHangEnd"/>
              <w:rPr>
                <w:rFonts w:eastAsiaTheme="minorHAnsi"/>
              </w:rPr>
            </w:pPr>
            <w:r>
              <w:rPr>
                <w:rFonts w:eastAsiaTheme="minorHAnsi"/>
              </w:rPr>
              <w:t>With the Lover of mankind.</w:t>
            </w:r>
          </w:p>
          <w:p w14:paraId="2C594E46" w14:textId="77777777" w:rsidR="005832A1" w:rsidRPr="007425E1" w:rsidRDefault="005832A1" w:rsidP="005832A1">
            <w:pPr>
              <w:pStyle w:val="EngHang"/>
            </w:pPr>
          </w:p>
        </w:tc>
        <w:tc>
          <w:tcPr>
            <w:tcW w:w="288" w:type="dxa"/>
          </w:tcPr>
          <w:p w14:paraId="791C8EEB" w14:textId="77777777" w:rsidR="005832A1" w:rsidRDefault="005832A1" w:rsidP="001B6BC6"/>
        </w:tc>
        <w:tc>
          <w:tcPr>
            <w:tcW w:w="288" w:type="dxa"/>
          </w:tcPr>
          <w:p w14:paraId="57A3D61D" w14:textId="77777777" w:rsidR="005832A1" w:rsidRDefault="005832A1" w:rsidP="001B6BC6"/>
        </w:tc>
        <w:tc>
          <w:tcPr>
            <w:tcW w:w="3960" w:type="dxa"/>
          </w:tcPr>
          <w:p w14:paraId="435A0368" w14:textId="77777777" w:rsidR="005832A1" w:rsidRDefault="005832A1" w:rsidP="009B3D2D">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6F4183B2" w14:textId="77777777" w:rsidR="005832A1" w:rsidRDefault="005832A1" w:rsidP="009B3D2D">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F66387A" w14:textId="77777777" w:rsidR="005832A1" w:rsidRDefault="005832A1" w:rsidP="009B3D2D">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F91810D" w14:textId="77777777" w:rsidR="005832A1" w:rsidRDefault="005832A1" w:rsidP="009B3D2D">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922CA02" w14:textId="77777777" w:rsidR="001B6BC6" w:rsidRPr="00A742AC" w:rsidRDefault="001B6BC6" w:rsidP="001B6BC6">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024FFEFD" w14:textId="77777777" w:rsidTr="00C654F7">
        <w:trPr>
          <w:cantSplit/>
          <w:jc w:val="center"/>
        </w:trPr>
        <w:tc>
          <w:tcPr>
            <w:tcW w:w="288" w:type="dxa"/>
          </w:tcPr>
          <w:p w14:paraId="56AC790E" w14:textId="77777777" w:rsidR="005832A1" w:rsidRDefault="005832A1" w:rsidP="001B6BC6">
            <w:r w:rsidRPr="000F6316">
              <w:rPr>
                <w:rFonts w:ascii="CS Avva Shenouda" w:hAnsi="CS Avva Shenouda"/>
                <w:sz w:val="24"/>
                <w:szCs w:val="24"/>
              </w:rPr>
              <w:t>¿</w:t>
            </w:r>
          </w:p>
        </w:tc>
        <w:tc>
          <w:tcPr>
            <w:tcW w:w="3960" w:type="dxa"/>
          </w:tcPr>
          <w:p w14:paraId="31ACEF1F" w14:textId="77777777" w:rsidR="005832A1" w:rsidRDefault="005832A1" w:rsidP="005832A1">
            <w:pPr>
              <w:pStyle w:val="EngHang"/>
            </w:pPr>
            <w:r>
              <w:t>The two Cherubs,</w:t>
            </w:r>
          </w:p>
          <w:p w14:paraId="525E345A" w14:textId="77777777" w:rsidR="005832A1" w:rsidRDefault="005832A1" w:rsidP="005832A1">
            <w:pPr>
              <w:pStyle w:val="EngHang"/>
            </w:pPr>
            <w:r>
              <w:t>Forged from gold,</w:t>
            </w:r>
          </w:p>
          <w:p w14:paraId="030B5477" w14:textId="77777777" w:rsidR="005832A1" w:rsidRDefault="005832A1" w:rsidP="005832A1">
            <w:pPr>
              <w:pStyle w:val="EngHang"/>
            </w:pPr>
            <w:commentRangeStart w:id="406"/>
            <w:r>
              <w:t xml:space="preserve">Always </w:t>
            </w:r>
            <w:commentRangeEnd w:id="406"/>
            <w:r>
              <w:rPr>
                <w:rStyle w:val="CommentReference"/>
                <w:rFonts w:eastAsiaTheme="minorHAnsi" w:cstheme="minorBidi"/>
                <w:color w:val="auto"/>
                <w:lang w:val="en-CA"/>
              </w:rPr>
              <w:commentReference w:id="406"/>
            </w:r>
            <w:r>
              <w:t>covered</w:t>
            </w:r>
          </w:p>
          <w:p w14:paraId="64B3FEB1" w14:textId="77777777" w:rsidR="005832A1" w:rsidRPr="001A0083" w:rsidRDefault="005832A1" w:rsidP="005832A1">
            <w:pPr>
              <w:pStyle w:val="EngHangEnd"/>
            </w:pPr>
            <w:r>
              <w:t>The Mercy Seat with their wings.</w:t>
            </w:r>
          </w:p>
        </w:tc>
        <w:tc>
          <w:tcPr>
            <w:tcW w:w="288" w:type="dxa"/>
          </w:tcPr>
          <w:p w14:paraId="683EC59C" w14:textId="77777777" w:rsidR="005832A1" w:rsidRDefault="005832A1" w:rsidP="001B6BC6"/>
        </w:tc>
        <w:tc>
          <w:tcPr>
            <w:tcW w:w="288" w:type="dxa"/>
          </w:tcPr>
          <w:p w14:paraId="4B2FE570" w14:textId="77777777" w:rsidR="005832A1" w:rsidRDefault="005832A1" w:rsidP="001B6BC6">
            <w:r w:rsidRPr="000F6316">
              <w:rPr>
                <w:rFonts w:ascii="CS Avva Shenouda" w:hAnsi="CS Avva Shenouda"/>
                <w:sz w:val="24"/>
                <w:szCs w:val="24"/>
              </w:rPr>
              <w:t>¿</w:t>
            </w:r>
          </w:p>
        </w:tc>
        <w:tc>
          <w:tcPr>
            <w:tcW w:w="3960" w:type="dxa"/>
          </w:tcPr>
          <w:p w14:paraId="0781C585" w14:textId="77777777" w:rsidR="005832A1" w:rsidRDefault="005832A1" w:rsidP="006F20A6">
            <w:pPr>
              <w:pStyle w:val="CopticVersemulti-line"/>
            </w:pPr>
            <w:r w:rsidRPr="006F20A6">
              <w:t>Ⲭⲉⲣⲟⲩⲃⲓⲙ ̀ⲥⲛⲁⲩ ⲛ</w:t>
            </w:r>
            <w:r w:rsidRPr="006F20A6">
              <w:rPr>
                <w:rFonts w:ascii="Times New Roman" w:hAnsi="Times New Roman" w:cs="Times New Roman"/>
              </w:rPr>
              <w:t>̀</w:t>
            </w:r>
            <w:r w:rsidRPr="006F20A6">
              <w:t>ⲛⲟⲩⲃ</w:t>
            </w:r>
          </w:p>
          <w:p w14:paraId="18832BE7" w14:textId="77777777" w:rsidR="005832A1" w:rsidRDefault="005832A1" w:rsidP="006F20A6">
            <w:pPr>
              <w:pStyle w:val="CopticVersemulti-line"/>
            </w:pPr>
            <w:r w:rsidRPr="006F20A6">
              <w:t>ⲉⲩⲟⲓ ⲛ</w:t>
            </w:r>
            <w:r w:rsidRPr="006F20A6">
              <w:rPr>
                <w:rFonts w:ascii="Times New Roman" w:hAnsi="Times New Roman" w:cs="Times New Roman"/>
              </w:rPr>
              <w:t>̀ϩ</w:t>
            </w:r>
            <w:r>
              <w:t>ⲓⲕⲱ</w:t>
            </w:r>
          </w:p>
          <w:p w14:paraId="7B37F350" w14:textId="77777777" w:rsidR="005832A1" w:rsidRDefault="005832A1" w:rsidP="006F20A6">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2C7E3F52" w14:textId="77777777" w:rsidR="005832A1" w:rsidRDefault="005832A1" w:rsidP="006F20A6">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5832A1" w14:paraId="06378ED0" w14:textId="77777777" w:rsidTr="00C654F7">
        <w:trPr>
          <w:cantSplit/>
          <w:jc w:val="center"/>
        </w:trPr>
        <w:tc>
          <w:tcPr>
            <w:tcW w:w="288" w:type="dxa"/>
          </w:tcPr>
          <w:p w14:paraId="51F5ED5A" w14:textId="77777777" w:rsidR="005832A1" w:rsidRDefault="005832A1" w:rsidP="001B6BC6"/>
        </w:tc>
        <w:tc>
          <w:tcPr>
            <w:tcW w:w="3960" w:type="dxa"/>
          </w:tcPr>
          <w:p w14:paraId="629F6D70" w14:textId="77777777" w:rsidR="005832A1" w:rsidRDefault="005832A1" w:rsidP="005832A1">
            <w:pPr>
              <w:pStyle w:val="EngHang"/>
              <w:rPr>
                <w:rFonts w:eastAsiaTheme="minorHAnsi"/>
              </w:rPr>
            </w:pPr>
            <w:r>
              <w:rPr>
                <w:rFonts w:eastAsiaTheme="minorHAnsi"/>
              </w:rPr>
              <w:t>Overshadowing</w:t>
            </w:r>
          </w:p>
          <w:p w14:paraId="19364711" w14:textId="77777777" w:rsidR="005832A1" w:rsidRDefault="005832A1" w:rsidP="005832A1">
            <w:pPr>
              <w:pStyle w:val="EngHang"/>
              <w:rPr>
                <w:rFonts w:eastAsiaTheme="minorHAnsi"/>
              </w:rPr>
            </w:pPr>
            <w:r>
              <w:rPr>
                <w:rFonts w:eastAsiaTheme="minorHAnsi"/>
              </w:rPr>
              <w:t>The place of</w:t>
            </w:r>
          </w:p>
          <w:p w14:paraId="525127CC" w14:textId="77777777" w:rsidR="005832A1" w:rsidRDefault="005832A1" w:rsidP="005832A1">
            <w:pPr>
              <w:pStyle w:val="EngHang"/>
              <w:rPr>
                <w:rFonts w:eastAsiaTheme="minorHAnsi"/>
              </w:rPr>
            </w:pPr>
            <w:r>
              <w:rPr>
                <w:rFonts w:eastAsiaTheme="minorHAnsi"/>
              </w:rPr>
              <w:t>The Holy of Holies,</w:t>
            </w:r>
          </w:p>
          <w:p w14:paraId="0E70A809" w14:textId="77777777" w:rsidR="005832A1" w:rsidRPr="001A0083" w:rsidRDefault="005832A1" w:rsidP="005832A1">
            <w:pPr>
              <w:pStyle w:val="EngHangEnd"/>
            </w:pPr>
            <w:r>
              <w:rPr>
                <w:rFonts w:eastAsiaTheme="minorHAnsi"/>
              </w:rPr>
              <w:t>In the Second Tabernacle.</w:t>
            </w:r>
          </w:p>
        </w:tc>
        <w:tc>
          <w:tcPr>
            <w:tcW w:w="288" w:type="dxa"/>
          </w:tcPr>
          <w:p w14:paraId="12EB1C77" w14:textId="77777777" w:rsidR="005832A1" w:rsidRDefault="005832A1" w:rsidP="001B6BC6"/>
        </w:tc>
        <w:tc>
          <w:tcPr>
            <w:tcW w:w="288" w:type="dxa"/>
          </w:tcPr>
          <w:p w14:paraId="60AFC7BC" w14:textId="77777777" w:rsidR="005832A1" w:rsidRDefault="005832A1" w:rsidP="001B6BC6"/>
        </w:tc>
        <w:tc>
          <w:tcPr>
            <w:tcW w:w="3960" w:type="dxa"/>
          </w:tcPr>
          <w:p w14:paraId="528E7493" w14:textId="77777777" w:rsidR="005832A1" w:rsidRDefault="005832A1" w:rsidP="006F20A6">
            <w:pPr>
              <w:pStyle w:val="CopticVersemulti-line"/>
            </w:pPr>
            <w:r w:rsidRPr="006F20A6">
              <w:t>Ⲉⲩⲉⲣϧⲏⲓⲃⲓ ⲉ̀ϩ̀ⲣⲏⲓ</w:t>
            </w:r>
          </w:p>
          <w:p w14:paraId="3E1B2037" w14:textId="77777777" w:rsidR="005832A1" w:rsidRDefault="005832A1" w:rsidP="006F20A6">
            <w:pPr>
              <w:pStyle w:val="CopticVersemulti-line"/>
            </w:pPr>
            <w:r w:rsidRPr="006F20A6">
              <w:t>ϩⲓϫⲉⲛ ⲡⲓⲙⲁ ⲉ̅ⲑ̅ⲩ</w:t>
            </w:r>
          </w:p>
          <w:p w14:paraId="31AFBEA4" w14:textId="77777777" w:rsidR="005832A1" w:rsidRDefault="005832A1" w:rsidP="006F20A6">
            <w:pPr>
              <w:pStyle w:val="CopticVersemulti-line"/>
            </w:pPr>
            <w:r w:rsidRPr="006F20A6">
              <w:t>ⲛ̀ⲧⲉ ⲛⲏⲉ̅ⲑ̅ⲩ</w:t>
            </w:r>
          </w:p>
          <w:p w14:paraId="3E315931" w14:textId="77777777" w:rsidR="005832A1" w:rsidRDefault="005832A1" w:rsidP="006F20A6">
            <w:pPr>
              <w:pStyle w:val="CopticVerse"/>
            </w:pPr>
            <w:r w:rsidRPr="006F20A6">
              <w:t>ϧⲉⲛ ϯⲥ̀ⲕⲏⲛⲏ ⲙ̀ⲙⲁϩⲥ̀ⲛⲟⲩϯ</w:t>
            </w:r>
          </w:p>
        </w:tc>
      </w:tr>
      <w:tr w:rsidR="005832A1" w14:paraId="62E95BE7" w14:textId="77777777" w:rsidTr="00C654F7">
        <w:trPr>
          <w:cantSplit/>
          <w:jc w:val="center"/>
        </w:trPr>
        <w:tc>
          <w:tcPr>
            <w:tcW w:w="288" w:type="dxa"/>
          </w:tcPr>
          <w:p w14:paraId="1C6E6528" w14:textId="77777777" w:rsidR="005832A1" w:rsidRDefault="005832A1" w:rsidP="001B6BC6">
            <w:r w:rsidRPr="000F6316">
              <w:rPr>
                <w:rFonts w:ascii="CS Avva Shenouda" w:hAnsi="CS Avva Shenouda"/>
                <w:sz w:val="24"/>
                <w:szCs w:val="24"/>
              </w:rPr>
              <w:t>¿</w:t>
            </w:r>
          </w:p>
        </w:tc>
        <w:tc>
          <w:tcPr>
            <w:tcW w:w="3960" w:type="dxa"/>
          </w:tcPr>
          <w:p w14:paraId="522B6DB9" w14:textId="77777777" w:rsidR="005832A1" w:rsidRDefault="005832A1" w:rsidP="005832A1">
            <w:pPr>
              <w:pStyle w:val="EngHang"/>
              <w:rPr>
                <w:rFonts w:eastAsiaTheme="minorHAnsi"/>
              </w:rPr>
            </w:pPr>
            <w:r>
              <w:rPr>
                <w:rFonts w:eastAsiaTheme="minorHAnsi"/>
              </w:rPr>
              <w:t xml:space="preserve">You too, O Mary, </w:t>
            </w:r>
          </w:p>
          <w:p w14:paraId="671D22E7" w14:textId="77777777" w:rsidR="005832A1" w:rsidRDefault="005832A1" w:rsidP="005832A1">
            <w:pPr>
              <w:pStyle w:val="EngHang"/>
              <w:rPr>
                <w:rFonts w:eastAsiaTheme="minorHAnsi"/>
              </w:rPr>
            </w:pPr>
            <w:r>
              <w:rPr>
                <w:rFonts w:eastAsiaTheme="minorHAnsi"/>
              </w:rPr>
              <w:t>Thousands of thousands,</w:t>
            </w:r>
          </w:p>
          <w:p w14:paraId="63D0E9CF" w14:textId="77777777" w:rsidR="005832A1" w:rsidRDefault="005832A1" w:rsidP="005832A1">
            <w:pPr>
              <w:pStyle w:val="EngHang"/>
              <w:rPr>
                <w:rFonts w:eastAsiaTheme="minorHAnsi"/>
              </w:rPr>
            </w:pPr>
            <w:r>
              <w:rPr>
                <w:rFonts w:eastAsiaTheme="minorHAnsi"/>
              </w:rPr>
              <w:t>And myriads of myriads,</w:t>
            </w:r>
          </w:p>
          <w:p w14:paraId="60A687A2" w14:textId="77777777" w:rsidR="005832A1" w:rsidRPr="00195761" w:rsidRDefault="005832A1" w:rsidP="005832A1">
            <w:pPr>
              <w:pStyle w:val="EngHangEnd"/>
              <w:rPr>
                <w:szCs w:val="22"/>
              </w:rPr>
            </w:pPr>
            <w:commentRangeStart w:id="407"/>
            <w:r>
              <w:rPr>
                <w:rFonts w:eastAsiaTheme="minorHAnsi"/>
              </w:rPr>
              <w:t xml:space="preserve">Overshadowed </w:t>
            </w:r>
            <w:commentRangeEnd w:id="407"/>
            <w:r>
              <w:rPr>
                <w:rStyle w:val="CommentReference"/>
                <w:rFonts w:eastAsiaTheme="minorHAnsi" w:cstheme="minorBidi"/>
                <w:color w:val="auto"/>
                <w:lang w:val="en-CA"/>
              </w:rPr>
              <w:commentReference w:id="407"/>
            </w:r>
            <w:r>
              <w:rPr>
                <w:rFonts w:eastAsiaTheme="minorHAnsi"/>
              </w:rPr>
              <w:t>you:</w:t>
            </w:r>
          </w:p>
        </w:tc>
        <w:tc>
          <w:tcPr>
            <w:tcW w:w="288" w:type="dxa"/>
          </w:tcPr>
          <w:p w14:paraId="6FAE3F18" w14:textId="77777777" w:rsidR="005832A1" w:rsidRDefault="005832A1" w:rsidP="001B6BC6"/>
        </w:tc>
        <w:tc>
          <w:tcPr>
            <w:tcW w:w="288" w:type="dxa"/>
          </w:tcPr>
          <w:p w14:paraId="0AB7757B" w14:textId="77777777" w:rsidR="005832A1" w:rsidRDefault="005832A1" w:rsidP="001B6BC6">
            <w:r w:rsidRPr="000F6316">
              <w:rPr>
                <w:rFonts w:ascii="CS Avva Shenouda" w:hAnsi="CS Avva Shenouda"/>
                <w:sz w:val="24"/>
                <w:szCs w:val="24"/>
              </w:rPr>
              <w:t>¿</w:t>
            </w:r>
          </w:p>
        </w:tc>
        <w:tc>
          <w:tcPr>
            <w:tcW w:w="3960" w:type="dxa"/>
          </w:tcPr>
          <w:p w14:paraId="3B22A99B" w14:textId="77777777" w:rsidR="005832A1" w:rsidRDefault="005832A1" w:rsidP="006F20A6">
            <w:pPr>
              <w:pStyle w:val="CopticVersemulti-line"/>
            </w:pPr>
            <w:r w:rsidRPr="006F20A6">
              <w:t>Ⲛ̀ⲑⲟ ϩⲱⲓ Ⲙⲁⲣⲓⲁ</w:t>
            </w:r>
          </w:p>
          <w:p w14:paraId="3BD16272" w14:textId="77777777" w:rsidR="005832A1" w:rsidRDefault="005832A1" w:rsidP="006F20A6">
            <w:pPr>
              <w:pStyle w:val="CopticVersemulti-line"/>
            </w:pPr>
            <w:r w:rsidRPr="006F20A6">
              <w:t>ⲛⲓⲁⲛⲁⲛϣⲟ ⲛ̀ϣⲟ</w:t>
            </w:r>
          </w:p>
          <w:p w14:paraId="6ABA7FA9" w14:textId="77777777" w:rsidR="005832A1" w:rsidRDefault="005832A1" w:rsidP="006F20A6">
            <w:pPr>
              <w:pStyle w:val="CopticVersemulti-line"/>
            </w:pPr>
            <w:r w:rsidRPr="006F20A6">
              <w:t>ⲛⲉⲙ ⲛⲓⲁⲛⲁⲛⲑ̀ⲃⲁ ⲛ̀ⲑ̀ⲃⲁ</w:t>
            </w:r>
          </w:p>
          <w:p w14:paraId="0FC064D8" w14:textId="77777777" w:rsidR="005832A1" w:rsidRDefault="005832A1" w:rsidP="006F20A6">
            <w:pPr>
              <w:pStyle w:val="CopticVerse"/>
            </w:pPr>
            <w:r w:rsidRPr="006F20A6">
              <w:t>ⲥⲉⲉⲣϧⲏⲓⲃⲓ ⲉ̀ϫⲱ</w:t>
            </w:r>
          </w:p>
        </w:tc>
      </w:tr>
      <w:tr w:rsidR="005832A1" w14:paraId="0CB8F841" w14:textId="77777777" w:rsidTr="00C654F7">
        <w:trPr>
          <w:cantSplit/>
          <w:jc w:val="center"/>
        </w:trPr>
        <w:tc>
          <w:tcPr>
            <w:tcW w:w="288" w:type="dxa"/>
          </w:tcPr>
          <w:p w14:paraId="2D7797EB" w14:textId="77777777" w:rsidR="005832A1" w:rsidRDefault="005832A1" w:rsidP="001B6BC6"/>
        </w:tc>
        <w:tc>
          <w:tcPr>
            <w:tcW w:w="3960" w:type="dxa"/>
          </w:tcPr>
          <w:p w14:paraId="600BD488" w14:textId="77777777" w:rsidR="005832A1" w:rsidRDefault="005832A1" w:rsidP="005832A1">
            <w:pPr>
              <w:pStyle w:val="EngHang"/>
              <w:rPr>
                <w:rFonts w:eastAsiaTheme="minorHAnsi"/>
              </w:rPr>
            </w:pPr>
            <w:r>
              <w:rPr>
                <w:rFonts w:eastAsiaTheme="minorHAnsi"/>
              </w:rPr>
              <w:t>Praising their Creator,</w:t>
            </w:r>
          </w:p>
          <w:p w14:paraId="40E54E28" w14:textId="77777777" w:rsidR="005832A1" w:rsidRDefault="005832A1" w:rsidP="005832A1">
            <w:pPr>
              <w:pStyle w:val="EngHang"/>
              <w:rPr>
                <w:rFonts w:eastAsiaTheme="minorHAnsi"/>
              </w:rPr>
            </w:pPr>
            <w:r>
              <w:rPr>
                <w:rFonts w:eastAsiaTheme="minorHAnsi"/>
              </w:rPr>
              <w:t>Who was in your womb,</w:t>
            </w:r>
          </w:p>
          <w:p w14:paraId="37F42BD3" w14:textId="77777777" w:rsidR="005832A1" w:rsidRDefault="005832A1" w:rsidP="005832A1">
            <w:pPr>
              <w:pStyle w:val="EngHang"/>
              <w:rPr>
                <w:rFonts w:eastAsiaTheme="minorHAnsi"/>
              </w:rPr>
            </w:pPr>
            <w:r>
              <w:rPr>
                <w:rFonts w:eastAsiaTheme="minorHAnsi"/>
              </w:rPr>
              <w:t>And took our form</w:t>
            </w:r>
          </w:p>
          <w:p w14:paraId="2D420895" w14:textId="77777777" w:rsidR="005832A1" w:rsidRDefault="005832A1" w:rsidP="005832A1">
            <w:pPr>
              <w:pStyle w:val="EngHangEnd"/>
            </w:pPr>
            <w:r>
              <w:rPr>
                <w:rFonts w:eastAsiaTheme="minorHAnsi"/>
              </w:rPr>
              <w:t xml:space="preserve">Without </w:t>
            </w:r>
            <w:commentRangeStart w:id="408"/>
            <w:r>
              <w:rPr>
                <w:rFonts w:eastAsiaTheme="minorHAnsi"/>
              </w:rPr>
              <w:t xml:space="preserve">sin </w:t>
            </w:r>
            <w:commentRangeEnd w:id="408"/>
            <w:r>
              <w:rPr>
                <w:rStyle w:val="CommentReference"/>
                <w:rFonts w:eastAsiaTheme="minorHAnsi" w:cstheme="minorBidi"/>
                <w:color w:val="auto"/>
                <w:lang w:val="en-CA"/>
              </w:rPr>
              <w:commentReference w:id="408"/>
            </w:r>
            <w:r>
              <w:rPr>
                <w:rFonts w:eastAsiaTheme="minorHAnsi"/>
              </w:rPr>
              <w:t>or alteration.</w:t>
            </w:r>
          </w:p>
        </w:tc>
        <w:tc>
          <w:tcPr>
            <w:tcW w:w="288" w:type="dxa"/>
          </w:tcPr>
          <w:p w14:paraId="5950082E" w14:textId="77777777" w:rsidR="005832A1" w:rsidRDefault="005832A1" w:rsidP="001B6BC6"/>
        </w:tc>
        <w:tc>
          <w:tcPr>
            <w:tcW w:w="288" w:type="dxa"/>
          </w:tcPr>
          <w:p w14:paraId="6E56B48F" w14:textId="77777777" w:rsidR="005832A1" w:rsidRDefault="005832A1" w:rsidP="001B6BC6"/>
        </w:tc>
        <w:tc>
          <w:tcPr>
            <w:tcW w:w="3960" w:type="dxa"/>
          </w:tcPr>
          <w:p w14:paraId="0F59C8B7" w14:textId="77777777" w:rsidR="005832A1" w:rsidRDefault="005832A1" w:rsidP="006F20A6">
            <w:pPr>
              <w:pStyle w:val="CopticVersemulti-line"/>
            </w:pPr>
            <w:r w:rsidRPr="006F20A6">
              <w:t>Ⲉⲩϩⲱⲥ ⲉ̀ⲡⲟⲩⲣⲉϥⲥⲱⲛⲧ</w:t>
            </w:r>
          </w:p>
          <w:p w14:paraId="0275C437" w14:textId="77777777" w:rsidR="005832A1" w:rsidRDefault="005832A1" w:rsidP="006F20A6">
            <w:pPr>
              <w:pStyle w:val="CopticVersemulti-line"/>
            </w:pPr>
            <w:r w:rsidRPr="006F20A6">
              <w:t>ⲉϥⲭⲏ ϧⲉⲛ ⲧⲉⲛⲉϫⲓ</w:t>
            </w:r>
          </w:p>
          <w:p w14:paraId="7AF51A24" w14:textId="77777777" w:rsidR="005832A1" w:rsidRDefault="005832A1" w:rsidP="006F20A6">
            <w:pPr>
              <w:pStyle w:val="CopticVersemulti-line"/>
            </w:pPr>
            <w:r w:rsidRPr="006F20A6">
              <w:t>ⲫⲁⲓ ⲉ̀ⲧⲁϥϭⲓ ⲙ̀ⲡⲉⲛⲓ̀ⲛⲓ</w:t>
            </w:r>
          </w:p>
          <w:p w14:paraId="27F8BEB5" w14:textId="77777777" w:rsidR="005832A1" w:rsidRDefault="005832A1" w:rsidP="006F20A6">
            <w:pPr>
              <w:pStyle w:val="CopticVerse"/>
            </w:pPr>
            <w:r w:rsidRPr="006F20A6">
              <w:t>ⲭⲱⲣⲓⲥ ⲛⲟⲃⲓ ϩⲓ ϣⲓⲃϯ</w:t>
            </w:r>
          </w:p>
        </w:tc>
      </w:tr>
      <w:tr w:rsidR="005832A1" w14:paraId="0990EF75" w14:textId="77777777" w:rsidTr="00C654F7">
        <w:trPr>
          <w:cantSplit/>
          <w:jc w:val="center"/>
        </w:trPr>
        <w:tc>
          <w:tcPr>
            <w:tcW w:w="288" w:type="dxa"/>
          </w:tcPr>
          <w:p w14:paraId="2F188891" w14:textId="77777777" w:rsidR="005832A1" w:rsidRDefault="005832A1" w:rsidP="001B6BC6">
            <w:r w:rsidRPr="000F6316">
              <w:rPr>
                <w:rFonts w:ascii="CS Avva Shenouda" w:hAnsi="CS Avva Shenouda"/>
                <w:sz w:val="24"/>
                <w:szCs w:val="24"/>
              </w:rPr>
              <w:t>¿</w:t>
            </w:r>
          </w:p>
        </w:tc>
        <w:tc>
          <w:tcPr>
            <w:tcW w:w="3960" w:type="dxa"/>
          </w:tcPr>
          <w:p w14:paraId="5B3BE9EE" w14:textId="77777777" w:rsidR="005832A1" w:rsidRDefault="005832A1" w:rsidP="005832A1">
            <w:pPr>
              <w:pStyle w:val="EngHang"/>
            </w:pPr>
            <w:r>
              <w:t>Therefore we</w:t>
            </w:r>
          </w:p>
          <w:p w14:paraId="248A45B3" w14:textId="77777777" w:rsidR="005832A1" w:rsidRDefault="005832A1" w:rsidP="005832A1">
            <w:pPr>
              <w:pStyle w:val="EngHang"/>
            </w:pPr>
            <w:commentRangeStart w:id="409"/>
            <w:r>
              <w:t xml:space="preserve">Magnify </w:t>
            </w:r>
            <w:commentRangeEnd w:id="409"/>
            <w:r>
              <w:rPr>
                <w:rStyle w:val="CommentReference"/>
                <w:rFonts w:eastAsiaTheme="minorHAnsi" w:cstheme="minorBidi"/>
                <w:color w:val="auto"/>
                <w:lang w:val="en-CA"/>
              </w:rPr>
              <w:commentReference w:id="409"/>
            </w:r>
            <w:r>
              <w:t>you befittingly,</w:t>
            </w:r>
          </w:p>
          <w:p w14:paraId="67A0AFA1" w14:textId="77777777" w:rsidR="005832A1" w:rsidRDefault="005832A1" w:rsidP="005832A1">
            <w:pPr>
              <w:pStyle w:val="EngHang"/>
            </w:pPr>
            <w:r>
              <w:t>With prophetic</w:t>
            </w:r>
          </w:p>
          <w:p w14:paraId="1A7E97E5" w14:textId="77777777" w:rsidR="005832A1" w:rsidRPr="001A0083" w:rsidRDefault="005832A1" w:rsidP="005832A1">
            <w:pPr>
              <w:pStyle w:val="EngHangEnd"/>
            </w:pPr>
            <w:r>
              <w:t>Hymnology.</w:t>
            </w:r>
          </w:p>
        </w:tc>
        <w:tc>
          <w:tcPr>
            <w:tcW w:w="288" w:type="dxa"/>
          </w:tcPr>
          <w:p w14:paraId="0595EEF5" w14:textId="77777777" w:rsidR="005832A1" w:rsidRDefault="005832A1" w:rsidP="001B6BC6"/>
        </w:tc>
        <w:tc>
          <w:tcPr>
            <w:tcW w:w="288" w:type="dxa"/>
          </w:tcPr>
          <w:p w14:paraId="63FCDA69" w14:textId="77777777" w:rsidR="005832A1" w:rsidRDefault="005832A1" w:rsidP="001B6BC6">
            <w:r w:rsidRPr="000F6316">
              <w:rPr>
                <w:rFonts w:ascii="CS Avva Shenouda" w:hAnsi="CS Avva Shenouda"/>
                <w:sz w:val="24"/>
                <w:szCs w:val="24"/>
              </w:rPr>
              <w:t>¿</w:t>
            </w:r>
          </w:p>
        </w:tc>
        <w:tc>
          <w:tcPr>
            <w:tcW w:w="3960" w:type="dxa"/>
          </w:tcPr>
          <w:p w14:paraId="7653CAD4" w14:textId="77777777" w:rsidR="005832A1" w:rsidRDefault="005832A1"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07991B4F" w14:textId="77777777" w:rsidR="005832A1" w:rsidRDefault="005832A1"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7B95595" w14:textId="77777777" w:rsidR="005832A1" w:rsidRDefault="005832A1"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C14EB3A" w14:textId="77777777" w:rsidR="005832A1" w:rsidRDefault="005832A1"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5832A1" w14:paraId="1B8E58C0" w14:textId="77777777" w:rsidTr="00C654F7">
        <w:trPr>
          <w:cantSplit/>
          <w:jc w:val="center"/>
        </w:trPr>
        <w:tc>
          <w:tcPr>
            <w:tcW w:w="288" w:type="dxa"/>
          </w:tcPr>
          <w:p w14:paraId="183F17C0" w14:textId="77777777" w:rsidR="005832A1" w:rsidRDefault="005832A1" w:rsidP="001B6BC6"/>
        </w:tc>
        <w:tc>
          <w:tcPr>
            <w:tcW w:w="3960" w:type="dxa"/>
          </w:tcPr>
          <w:p w14:paraId="477ED5B9" w14:textId="77777777" w:rsidR="005832A1" w:rsidRDefault="005832A1" w:rsidP="005832A1">
            <w:pPr>
              <w:pStyle w:val="EngHang"/>
            </w:pPr>
            <w:r>
              <w:t>For they spoke of you</w:t>
            </w:r>
          </w:p>
          <w:p w14:paraId="67DA0427" w14:textId="77777777" w:rsidR="005832A1" w:rsidRDefault="005832A1" w:rsidP="005832A1">
            <w:pPr>
              <w:pStyle w:val="EngHang"/>
            </w:pPr>
            <w:r>
              <w:t>With great honour saying,</w:t>
            </w:r>
          </w:p>
          <w:p w14:paraId="31DE463A" w14:textId="77777777" w:rsidR="005832A1" w:rsidRDefault="005832A1" w:rsidP="005832A1">
            <w:pPr>
              <w:pStyle w:val="EngHang"/>
            </w:pPr>
            <w:r>
              <w:t>"O Holy City,</w:t>
            </w:r>
          </w:p>
          <w:p w14:paraId="3738F4CA" w14:textId="77777777" w:rsidR="005832A1" w:rsidRPr="007425E1" w:rsidRDefault="005832A1" w:rsidP="005832A1">
            <w:pPr>
              <w:pStyle w:val="EngHangEnd"/>
            </w:pPr>
            <w:r>
              <w:t>Of the Great King."</w:t>
            </w:r>
          </w:p>
        </w:tc>
        <w:tc>
          <w:tcPr>
            <w:tcW w:w="288" w:type="dxa"/>
          </w:tcPr>
          <w:p w14:paraId="1F13BB6E" w14:textId="77777777" w:rsidR="005832A1" w:rsidRDefault="005832A1" w:rsidP="001B6BC6"/>
        </w:tc>
        <w:tc>
          <w:tcPr>
            <w:tcW w:w="288" w:type="dxa"/>
          </w:tcPr>
          <w:p w14:paraId="530A40D4" w14:textId="77777777" w:rsidR="005832A1" w:rsidRDefault="005832A1" w:rsidP="001B6BC6"/>
        </w:tc>
        <w:tc>
          <w:tcPr>
            <w:tcW w:w="3960" w:type="dxa"/>
          </w:tcPr>
          <w:p w14:paraId="4B65E500" w14:textId="77777777" w:rsidR="005832A1" w:rsidRDefault="005832A1"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1F0EFEA1" w14:textId="77777777" w:rsidR="005832A1" w:rsidRDefault="005832A1"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1D4B20DC" w14:textId="77777777" w:rsidR="005832A1" w:rsidRDefault="005832A1"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6385E81"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5832A1" w14:paraId="291E4369" w14:textId="77777777" w:rsidTr="00C654F7">
        <w:trPr>
          <w:cantSplit/>
          <w:jc w:val="center"/>
        </w:trPr>
        <w:tc>
          <w:tcPr>
            <w:tcW w:w="288" w:type="dxa"/>
          </w:tcPr>
          <w:p w14:paraId="3EEF8814" w14:textId="77777777" w:rsidR="005832A1" w:rsidRDefault="005832A1" w:rsidP="001B6BC6">
            <w:r w:rsidRPr="000F6316">
              <w:rPr>
                <w:rFonts w:ascii="CS Avva Shenouda" w:hAnsi="CS Avva Shenouda"/>
                <w:sz w:val="24"/>
                <w:szCs w:val="24"/>
              </w:rPr>
              <w:t>¿</w:t>
            </w:r>
          </w:p>
        </w:tc>
        <w:tc>
          <w:tcPr>
            <w:tcW w:w="3960" w:type="dxa"/>
          </w:tcPr>
          <w:p w14:paraId="0644484D" w14:textId="77777777" w:rsidR="005832A1" w:rsidRDefault="005832A1" w:rsidP="005832A1">
            <w:pPr>
              <w:pStyle w:val="EngHang"/>
            </w:pPr>
            <w:r>
              <w:t>We ask and pray,</w:t>
            </w:r>
          </w:p>
          <w:p w14:paraId="04966E12" w14:textId="77777777" w:rsidR="005832A1" w:rsidRDefault="005832A1" w:rsidP="005832A1">
            <w:pPr>
              <w:pStyle w:val="EngHang"/>
            </w:pPr>
            <w:r>
              <w:t xml:space="preserve">That we may </w:t>
            </w:r>
            <w:commentRangeStart w:id="410"/>
            <w:r>
              <w:t xml:space="preserve">obtain </w:t>
            </w:r>
            <w:commentRangeEnd w:id="410"/>
            <w:r>
              <w:rPr>
                <w:rStyle w:val="CommentReference"/>
                <w:rFonts w:eastAsiaTheme="minorHAnsi" w:cstheme="minorBidi"/>
                <w:color w:val="auto"/>
                <w:lang w:val="en-CA"/>
              </w:rPr>
              <w:commentReference w:id="410"/>
            </w:r>
            <w:r>
              <w:t>mercy,</w:t>
            </w:r>
          </w:p>
          <w:p w14:paraId="1A094F94" w14:textId="77777777" w:rsidR="005832A1" w:rsidRDefault="005832A1" w:rsidP="005832A1">
            <w:pPr>
              <w:pStyle w:val="EngHang"/>
            </w:pPr>
            <w:r>
              <w:t>Through your intercessions</w:t>
            </w:r>
          </w:p>
          <w:p w14:paraId="723EAC97" w14:textId="77777777" w:rsidR="005832A1" w:rsidRPr="007425E1" w:rsidRDefault="005832A1" w:rsidP="005832A1">
            <w:pPr>
              <w:pStyle w:val="EngHangEnd"/>
            </w:pPr>
            <w:r>
              <w:t>With the Lover of mankind.</w:t>
            </w:r>
          </w:p>
        </w:tc>
        <w:tc>
          <w:tcPr>
            <w:tcW w:w="288" w:type="dxa"/>
          </w:tcPr>
          <w:p w14:paraId="6970162A" w14:textId="77777777" w:rsidR="005832A1" w:rsidRDefault="005832A1" w:rsidP="001B6BC6"/>
        </w:tc>
        <w:tc>
          <w:tcPr>
            <w:tcW w:w="288" w:type="dxa"/>
          </w:tcPr>
          <w:p w14:paraId="0C0F2619" w14:textId="77777777" w:rsidR="005832A1" w:rsidRDefault="005832A1" w:rsidP="001B6BC6">
            <w:r w:rsidRPr="000F6316">
              <w:rPr>
                <w:rFonts w:ascii="CS Avva Shenouda" w:hAnsi="CS Avva Shenouda"/>
                <w:sz w:val="24"/>
                <w:szCs w:val="24"/>
              </w:rPr>
              <w:t>¿</w:t>
            </w:r>
          </w:p>
        </w:tc>
        <w:tc>
          <w:tcPr>
            <w:tcW w:w="3960" w:type="dxa"/>
          </w:tcPr>
          <w:p w14:paraId="3C354295" w14:textId="77777777" w:rsidR="005832A1" w:rsidRDefault="005832A1"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481C21" w14:textId="77777777" w:rsidR="005832A1" w:rsidRDefault="005832A1"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036BFB34" w14:textId="77777777" w:rsidR="005832A1" w:rsidRDefault="005832A1"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6090ABDE" w14:textId="77777777" w:rsidR="005832A1" w:rsidRDefault="005832A1"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90CCBDE" w14:textId="77777777" w:rsidR="001B6BC6" w:rsidRDefault="00C654F7" w:rsidP="005832A1">
      <w:pPr>
        <w:pStyle w:val="Heading6"/>
      </w:pPr>
      <w:bookmarkStart w:id="411" w:name="_Toc298445768"/>
      <w:bookmarkStart w:id="412" w:name="_Toc298681253"/>
      <w:bookmarkStart w:id="413" w:name="_Toc298447493"/>
      <w:r>
        <w:t>Part Four</w:t>
      </w:r>
      <w:bookmarkEnd w:id="411"/>
      <w:bookmarkEnd w:id="412"/>
      <w:bookmarkEnd w:id="413"/>
      <w:r w:rsidR="006F20A6">
        <w:t xml:space="preserve"> (</w:t>
      </w:r>
      <w:r w:rsidR="006F20A6"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832A1" w14:paraId="5E15A129" w14:textId="77777777" w:rsidTr="00C654F7">
        <w:trPr>
          <w:cantSplit/>
          <w:jc w:val="center"/>
        </w:trPr>
        <w:tc>
          <w:tcPr>
            <w:tcW w:w="288" w:type="dxa"/>
          </w:tcPr>
          <w:p w14:paraId="4AF5CA61" w14:textId="77777777" w:rsidR="005832A1" w:rsidRDefault="005832A1" w:rsidP="00C654F7"/>
        </w:tc>
        <w:tc>
          <w:tcPr>
            <w:tcW w:w="3960" w:type="dxa"/>
          </w:tcPr>
          <w:p w14:paraId="5261D70F" w14:textId="77777777" w:rsidR="005832A1" w:rsidRDefault="005832A1" w:rsidP="005832A1">
            <w:pPr>
              <w:pStyle w:val="EngHang"/>
              <w:rPr>
                <w:rFonts w:eastAsiaTheme="minorHAnsi"/>
              </w:rPr>
            </w:pPr>
            <w:r>
              <w:rPr>
                <w:rFonts w:eastAsiaTheme="minorHAnsi"/>
              </w:rPr>
              <w:t>You are the Pot,</w:t>
            </w:r>
          </w:p>
          <w:p w14:paraId="0E8442E7" w14:textId="77777777" w:rsidR="005832A1" w:rsidRDefault="005832A1" w:rsidP="005832A1">
            <w:pPr>
              <w:pStyle w:val="EngHang"/>
              <w:rPr>
                <w:rFonts w:eastAsiaTheme="minorHAnsi"/>
              </w:rPr>
            </w:pPr>
            <w:r>
              <w:rPr>
                <w:rFonts w:eastAsiaTheme="minorHAnsi"/>
              </w:rPr>
              <w:t>Made of pure gold,</w:t>
            </w:r>
          </w:p>
          <w:p w14:paraId="03075357" w14:textId="77777777" w:rsidR="005832A1" w:rsidRDefault="005832A1" w:rsidP="005832A1">
            <w:pPr>
              <w:pStyle w:val="EngHang"/>
              <w:rPr>
                <w:rFonts w:eastAsiaTheme="minorHAnsi"/>
              </w:rPr>
            </w:pPr>
            <w:r>
              <w:rPr>
                <w:rFonts w:eastAsiaTheme="minorHAnsi"/>
              </w:rPr>
              <w:t>Where the True Manna</w:t>
            </w:r>
          </w:p>
          <w:p w14:paraId="4B14E5A8" w14:textId="77777777" w:rsidR="005832A1" w:rsidRPr="001A0083" w:rsidRDefault="005832A1" w:rsidP="005832A1">
            <w:pPr>
              <w:pStyle w:val="EngHangEnd"/>
            </w:pPr>
            <w:r>
              <w:rPr>
                <w:rFonts w:eastAsiaTheme="minorHAnsi"/>
              </w:rPr>
              <w:t>Was hidden:</w:t>
            </w:r>
          </w:p>
        </w:tc>
        <w:tc>
          <w:tcPr>
            <w:tcW w:w="288" w:type="dxa"/>
          </w:tcPr>
          <w:p w14:paraId="7BBB2895" w14:textId="77777777" w:rsidR="005832A1" w:rsidRDefault="005832A1" w:rsidP="00C654F7"/>
        </w:tc>
        <w:tc>
          <w:tcPr>
            <w:tcW w:w="288" w:type="dxa"/>
          </w:tcPr>
          <w:p w14:paraId="5610E911" w14:textId="77777777" w:rsidR="005832A1" w:rsidRDefault="005832A1" w:rsidP="00C654F7"/>
        </w:tc>
        <w:tc>
          <w:tcPr>
            <w:tcW w:w="3960" w:type="dxa"/>
          </w:tcPr>
          <w:p w14:paraId="61CA24A3" w14:textId="77777777" w:rsidR="005832A1" w:rsidRDefault="005832A1" w:rsidP="006F20A6">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22EC7DE6" w14:textId="77777777" w:rsidR="005832A1" w:rsidRDefault="005832A1" w:rsidP="006F20A6">
            <w:pPr>
              <w:pStyle w:val="CopticVersemulti-line"/>
            </w:pPr>
            <w:r w:rsidRPr="006F20A6">
              <w:t>ⲛ</w:t>
            </w:r>
            <w:r w:rsidRPr="006F20A6">
              <w:rPr>
                <w:rFonts w:ascii="Times New Roman" w:hAnsi="Times New Roman" w:cs="Times New Roman"/>
              </w:rPr>
              <w:t>̀</w:t>
            </w:r>
            <w:r w:rsidRPr="006F20A6">
              <w:t>ⲛⲟⲩⲃ ⲉⲧⲧⲟⲩⲃⲏⲟⲩⲧ</w:t>
            </w:r>
          </w:p>
          <w:p w14:paraId="65A69D9F" w14:textId="77777777" w:rsidR="005832A1" w:rsidRDefault="005832A1" w:rsidP="006F20A6">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43F9B806" w14:textId="77777777" w:rsidR="005832A1" w:rsidRDefault="005832A1" w:rsidP="006F20A6">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5832A1" w14:paraId="1AD9626F" w14:textId="77777777" w:rsidTr="00C654F7">
        <w:trPr>
          <w:cantSplit/>
          <w:jc w:val="center"/>
        </w:trPr>
        <w:tc>
          <w:tcPr>
            <w:tcW w:w="288" w:type="dxa"/>
          </w:tcPr>
          <w:p w14:paraId="7ED479B5" w14:textId="77777777" w:rsidR="005832A1" w:rsidRDefault="005832A1" w:rsidP="00C654F7">
            <w:r w:rsidRPr="000F6316">
              <w:rPr>
                <w:rFonts w:ascii="CS Avva Shenouda" w:hAnsi="CS Avva Shenouda"/>
                <w:sz w:val="24"/>
                <w:szCs w:val="24"/>
              </w:rPr>
              <w:t>¿</w:t>
            </w:r>
          </w:p>
        </w:tc>
        <w:tc>
          <w:tcPr>
            <w:tcW w:w="3960" w:type="dxa"/>
          </w:tcPr>
          <w:p w14:paraId="384E1076" w14:textId="77777777" w:rsidR="005832A1" w:rsidRDefault="005832A1" w:rsidP="005832A1">
            <w:pPr>
              <w:pStyle w:val="EngHang"/>
              <w:rPr>
                <w:rFonts w:eastAsiaTheme="minorHAnsi"/>
              </w:rPr>
            </w:pPr>
            <w:r>
              <w:rPr>
                <w:rFonts w:eastAsiaTheme="minorHAnsi"/>
              </w:rPr>
              <w:t>The Bread of Life,</w:t>
            </w:r>
          </w:p>
          <w:p w14:paraId="25DA5483" w14:textId="77777777" w:rsidR="005832A1" w:rsidRDefault="005832A1" w:rsidP="005832A1">
            <w:pPr>
              <w:pStyle w:val="EngHang"/>
              <w:rPr>
                <w:rFonts w:eastAsiaTheme="minorHAnsi"/>
              </w:rPr>
            </w:pPr>
            <w:r>
              <w:rPr>
                <w:rFonts w:eastAsiaTheme="minorHAnsi"/>
              </w:rPr>
              <w:t>Which came down</w:t>
            </w:r>
          </w:p>
          <w:p w14:paraId="43E8F0AB" w14:textId="77777777" w:rsidR="005832A1" w:rsidRDefault="005832A1" w:rsidP="005832A1">
            <w:pPr>
              <w:pStyle w:val="EngHang"/>
              <w:rPr>
                <w:rFonts w:eastAsiaTheme="minorHAnsi"/>
              </w:rPr>
            </w:pPr>
            <w:r>
              <w:rPr>
                <w:rFonts w:eastAsiaTheme="minorHAnsi"/>
              </w:rPr>
              <w:t>from heaven for us,</w:t>
            </w:r>
          </w:p>
          <w:p w14:paraId="5A65AA1C" w14:textId="77777777" w:rsidR="005832A1" w:rsidRPr="00D5074B" w:rsidRDefault="005832A1" w:rsidP="005832A1">
            <w:pPr>
              <w:pStyle w:val="EngHangEnd"/>
              <w:rPr>
                <w:rFonts w:eastAsiaTheme="minorHAnsi"/>
              </w:rPr>
            </w:pPr>
            <w:r>
              <w:rPr>
                <w:rFonts w:eastAsiaTheme="minorHAnsi"/>
              </w:rPr>
              <w:t>Gave life to the world.</w:t>
            </w:r>
          </w:p>
        </w:tc>
        <w:tc>
          <w:tcPr>
            <w:tcW w:w="288" w:type="dxa"/>
          </w:tcPr>
          <w:p w14:paraId="093BD3C9" w14:textId="77777777" w:rsidR="005832A1" w:rsidRDefault="005832A1" w:rsidP="00C654F7"/>
        </w:tc>
        <w:tc>
          <w:tcPr>
            <w:tcW w:w="288" w:type="dxa"/>
          </w:tcPr>
          <w:p w14:paraId="573870CD" w14:textId="77777777" w:rsidR="005832A1" w:rsidRDefault="005832A1" w:rsidP="00C654F7">
            <w:r w:rsidRPr="000F6316">
              <w:rPr>
                <w:rFonts w:ascii="CS Avva Shenouda" w:hAnsi="CS Avva Shenouda"/>
                <w:sz w:val="24"/>
                <w:szCs w:val="24"/>
              </w:rPr>
              <w:t>¿</w:t>
            </w:r>
          </w:p>
        </w:tc>
        <w:tc>
          <w:tcPr>
            <w:tcW w:w="3960" w:type="dxa"/>
          </w:tcPr>
          <w:p w14:paraId="2B4C5DD0" w14:textId="77777777" w:rsidR="005832A1" w:rsidRDefault="005832A1" w:rsidP="006F20A6">
            <w:pPr>
              <w:pStyle w:val="CopticVersemulti-line"/>
            </w:pPr>
            <w:r w:rsidRPr="006F20A6">
              <w:t>Ⲡⲓⲱⲓⲕ ⲛ̀ⲧⲉ ⲡ̀ⲱⲛϧ</w:t>
            </w:r>
          </w:p>
          <w:p w14:paraId="2BB7B946" w14:textId="77777777" w:rsidR="005832A1" w:rsidRDefault="005832A1" w:rsidP="006F20A6">
            <w:pPr>
              <w:pStyle w:val="CopticVersemulti-line"/>
            </w:pPr>
            <w:r w:rsidRPr="006F20A6">
              <w:t>ⲉ̀ⲧⲁϥⲓ̀ ⲉ̀ⲡⲉⲥⲏⲧ</w:t>
            </w:r>
          </w:p>
          <w:p w14:paraId="424B7B8F" w14:textId="77777777" w:rsidR="005832A1" w:rsidRDefault="005832A1" w:rsidP="006F20A6">
            <w:pPr>
              <w:pStyle w:val="CopticVersemulti-line"/>
            </w:pPr>
            <w:r w:rsidRPr="006F20A6">
              <w:t>ⲛⲁⲛ ⲉ̀ⲃⲟⲗϧⲉⲛ ⲧ̀ⲫⲉ</w:t>
            </w:r>
          </w:p>
          <w:p w14:paraId="64D00193" w14:textId="77777777" w:rsidR="005832A1" w:rsidRDefault="005832A1" w:rsidP="006F20A6">
            <w:pPr>
              <w:pStyle w:val="CopticVerse"/>
            </w:pPr>
            <w:r w:rsidRPr="006F20A6">
              <w:t>ⲁϥϯ ⲙ̀ⲡ̀ⲱⲛϧ ⲙ̀ⲡⲓⲕⲟⲥⲙⲟⲥ</w:t>
            </w:r>
          </w:p>
        </w:tc>
      </w:tr>
      <w:tr w:rsidR="005832A1" w14:paraId="58C8B221" w14:textId="77777777" w:rsidTr="00C654F7">
        <w:trPr>
          <w:cantSplit/>
          <w:jc w:val="center"/>
        </w:trPr>
        <w:tc>
          <w:tcPr>
            <w:tcW w:w="288" w:type="dxa"/>
          </w:tcPr>
          <w:p w14:paraId="20A203BC" w14:textId="77777777" w:rsidR="005832A1" w:rsidRDefault="005832A1" w:rsidP="00C654F7"/>
        </w:tc>
        <w:tc>
          <w:tcPr>
            <w:tcW w:w="3960" w:type="dxa"/>
          </w:tcPr>
          <w:p w14:paraId="0275FABF" w14:textId="77777777" w:rsidR="005832A1" w:rsidRPr="007425E1" w:rsidRDefault="005832A1" w:rsidP="005832A1">
            <w:pPr>
              <w:pStyle w:val="EngHang"/>
              <w:rPr>
                <w:rFonts w:eastAsiaTheme="minorHAnsi"/>
              </w:rPr>
            </w:pPr>
            <w:r>
              <w:rPr>
                <w:rFonts w:eastAsiaTheme="minorHAnsi"/>
              </w:rPr>
              <w:t>Therefore</w:t>
            </w:r>
            <w:r w:rsidRPr="007425E1">
              <w:rPr>
                <w:rFonts w:eastAsiaTheme="minorHAnsi"/>
              </w:rPr>
              <w:t xml:space="preserve"> everyone</w:t>
            </w:r>
          </w:p>
          <w:p w14:paraId="032134C0" w14:textId="77777777" w:rsidR="005832A1" w:rsidRPr="007425E1" w:rsidRDefault="005832A1" w:rsidP="005832A1">
            <w:pPr>
              <w:pStyle w:val="EngHang"/>
              <w:rPr>
                <w:rFonts w:eastAsiaTheme="minorHAnsi"/>
              </w:rPr>
            </w:pPr>
            <w:r w:rsidRPr="007425E1">
              <w:rPr>
                <w:rFonts w:eastAsiaTheme="minorHAnsi"/>
              </w:rPr>
              <w:t>Magnifies you,</w:t>
            </w:r>
          </w:p>
          <w:p w14:paraId="2BF1688B" w14:textId="77777777" w:rsidR="005832A1" w:rsidRPr="007425E1" w:rsidRDefault="005832A1" w:rsidP="005832A1">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7446F36" w14:textId="77777777" w:rsidR="005832A1" w:rsidRPr="007425E1" w:rsidRDefault="005832A1" w:rsidP="005832A1">
            <w:pPr>
              <w:pStyle w:val="EngHangEnd"/>
            </w:pPr>
            <w:r w:rsidRPr="007425E1">
              <w:rPr>
                <w:rFonts w:eastAsiaTheme="minorHAnsi"/>
              </w:rPr>
              <w:t>The ever-holy.</w:t>
            </w:r>
          </w:p>
        </w:tc>
        <w:tc>
          <w:tcPr>
            <w:tcW w:w="288" w:type="dxa"/>
          </w:tcPr>
          <w:p w14:paraId="476B5132" w14:textId="77777777" w:rsidR="005832A1" w:rsidRDefault="005832A1" w:rsidP="00C654F7"/>
        </w:tc>
        <w:tc>
          <w:tcPr>
            <w:tcW w:w="288" w:type="dxa"/>
          </w:tcPr>
          <w:p w14:paraId="7B16B830" w14:textId="77777777" w:rsidR="005832A1" w:rsidRDefault="005832A1" w:rsidP="00C654F7"/>
        </w:tc>
        <w:tc>
          <w:tcPr>
            <w:tcW w:w="3960" w:type="dxa"/>
          </w:tcPr>
          <w:p w14:paraId="31A4FF27" w14:textId="77777777" w:rsidR="005832A1" w:rsidRDefault="005832A1" w:rsidP="006F20A6">
            <w:pPr>
              <w:pStyle w:val="CopticVersemulti-line"/>
            </w:pPr>
            <w:r w:rsidRPr="002C2599">
              <w:t>Ⲉⲑⲃⲉ ⲫⲁⲓ ⲟⲩⲟⲛ ⲛⲓⲃⲉⲛ</w:t>
            </w:r>
          </w:p>
          <w:p w14:paraId="21DD3C6F" w14:textId="77777777" w:rsidR="005832A1" w:rsidRDefault="005832A1" w:rsidP="006F20A6">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3F6429D1" w14:textId="77777777" w:rsidR="005832A1" w:rsidRDefault="005832A1" w:rsidP="006F20A6">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00A51950" w14:textId="77777777" w:rsidR="005832A1" w:rsidRDefault="005832A1" w:rsidP="006F20A6">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5832A1" w14:paraId="035BF3D8" w14:textId="77777777" w:rsidTr="00C654F7">
        <w:trPr>
          <w:cantSplit/>
          <w:jc w:val="center"/>
        </w:trPr>
        <w:tc>
          <w:tcPr>
            <w:tcW w:w="288" w:type="dxa"/>
          </w:tcPr>
          <w:p w14:paraId="2666924E" w14:textId="77777777" w:rsidR="005832A1" w:rsidRDefault="005832A1" w:rsidP="00C654F7">
            <w:r w:rsidRPr="000F6316">
              <w:rPr>
                <w:rFonts w:ascii="CS Avva Shenouda" w:hAnsi="CS Avva Shenouda"/>
                <w:sz w:val="24"/>
                <w:szCs w:val="24"/>
              </w:rPr>
              <w:t>¿</w:t>
            </w:r>
          </w:p>
        </w:tc>
        <w:tc>
          <w:tcPr>
            <w:tcW w:w="3960" w:type="dxa"/>
          </w:tcPr>
          <w:p w14:paraId="48077202" w14:textId="77777777" w:rsidR="005832A1" w:rsidRDefault="005832A1" w:rsidP="005832A1">
            <w:pPr>
              <w:pStyle w:val="EngHang"/>
              <w:rPr>
                <w:rFonts w:eastAsiaTheme="minorHAnsi"/>
              </w:rPr>
            </w:pPr>
            <w:r>
              <w:rPr>
                <w:rFonts w:eastAsiaTheme="minorHAnsi"/>
              </w:rPr>
              <w:t>And we pray,</w:t>
            </w:r>
          </w:p>
          <w:p w14:paraId="60AD8EFE" w14:textId="77777777" w:rsidR="005832A1" w:rsidRDefault="005832A1" w:rsidP="005832A1">
            <w:pPr>
              <w:pStyle w:val="EngHang"/>
              <w:rPr>
                <w:rFonts w:eastAsiaTheme="minorHAnsi"/>
              </w:rPr>
            </w:pPr>
            <w:r>
              <w:rPr>
                <w:rFonts w:eastAsiaTheme="minorHAnsi"/>
              </w:rPr>
              <w:t>That we may win mercy,</w:t>
            </w:r>
          </w:p>
          <w:p w14:paraId="7D537F0F" w14:textId="77777777" w:rsidR="005832A1" w:rsidRDefault="005832A1" w:rsidP="005832A1">
            <w:pPr>
              <w:pStyle w:val="EngHang"/>
              <w:rPr>
                <w:rFonts w:eastAsiaTheme="minorHAnsi"/>
              </w:rPr>
            </w:pPr>
            <w:r>
              <w:rPr>
                <w:rFonts w:eastAsiaTheme="minorHAnsi"/>
              </w:rPr>
              <w:t>Through your intercessions</w:t>
            </w:r>
          </w:p>
          <w:p w14:paraId="073E6C05" w14:textId="77777777" w:rsidR="005832A1" w:rsidRPr="007425E1" w:rsidRDefault="005832A1" w:rsidP="005832A1">
            <w:pPr>
              <w:pStyle w:val="EngHangEnd"/>
              <w:rPr>
                <w:rFonts w:eastAsiaTheme="minorHAnsi"/>
              </w:rPr>
            </w:pPr>
            <w:r>
              <w:rPr>
                <w:rFonts w:eastAsiaTheme="minorHAnsi"/>
              </w:rPr>
              <w:t>With the Lover of mankind.</w:t>
            </w:r>
          </w:p>
          <w:p w14:paraId="00C2C22E" w14:textId="77777777" w:rsidR="005832A1" w:rsidRPr="007425E1" w:rsidRDefault="005832A1" w:rsidP="005832A1">
            <w:pPr>
              <w:pStyle w:val="EngHang"/>
            </w:pPr>
          </w:p>
        </w:tc>
        <w:tc>
          <w:tcPr>
            <w:tcW w:w="288" w:type="dxa"/>
          </w:tcPr>
          <w:p w14:paraId="4AA00154" w14:textId="77777777" w:rsidR="005832A1" w:rsidRDefault="005832A1" w:rsidP="00C654F7"/>
        </w:tc>
        <w:tc>
          <w:tcPr>
            <w:tcW w:w="288" w:type="dxa"/>
          </w:tcPr>
          <w:p w14:paraId="775FCA35" w14:textId="77777777" w:rsidR="005832A1" w:rsidRDefault="005832A1" w:rsidP="00C654F7">
            <w:r w:rsidRPr="000F6316">
              <w:rPr>
                <w:rFonts w:ascii="CS Avva Shenouda" w:hAnsi="CS Avva Shenouda"/>
                <w:sz w:val="24"/>
                <w:szCs w:val="24"/>
              </w:rPr>
              <w:t>¿</w:t>
            </w:r>
          </w:p>
        </w:tc>
        <w:tc>
          <w:tcPr>
            <w:tcW w:w="3960" w:type="dxa"/>
          </w:tcPr>
          <w:p w14:paraId="30DD3EA1" w14:textId="77777777" w:rsidR="005832A1" w:rsidRDefault="005832A1" w:rsidP="006F20A6">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32B86534" w14:textId="77777777" w:rsidR="005832A1" w:rsidRDefault="005832A1" w:rsidP="006F20A6">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70F5700" w14:textId="77777777" w:rsidR="005832A1" w:rsidRDefault="005832A1" w:rsidP="006F20A6">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2899668" w14:textId="77777777" w:rsidR="005832A1" w:rsidRDefault="005832A1" w:rsidP="006F20A6">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9A653B2" w14:textId="77777777" w:rsidR="00C654F7" w:rsidRPr="00A742AC" w:rsidRDefault="00C654F7" w:rsidP="00C654F7">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2890F33E" w14:textId="77777777" w:rsidTr="00C654F7">
        <w:trPr>
          <w:cantSplit/>
          <w:jc w:val="center"/>
        </w:trPr>
        <w:tc>
          <w:tcPr>
            <w:tcW w:w="288" w:type="dxa"/>
          </w:tcPr>
          <w:p w14:paraId="7CE5D6A3" w14:textId="77777777" w:rsidR="00AB7D27" w:rsidRDefault="00AB7D27" w:rsidP="00C654F7"/>
        </w:tc>
        <w:tc>
          <w:tcPr>
            <w:tcW w:w="3960" w:type="dxa"/>
          </w:tcPr>
          <w:p w14:paraId="1868188A" w14:textId="77777777" w:rsidR="00AB7D27" w:rsidRDefault="00AB7D27" w:rsidP="00AB7D27">
            <w:pPr>
              <w:pStyle w:val="EngHang"/>
            </w:pPr>
            <w:r>
              <w:t>It is fitting</w:t>
            </w:r>
          </w:p>
          <w:p w14:paraId="6C821A35" w14:textId="77777777" w:rsidR="00AB7D27" w:rsidRDefault="00AB7D27" w:rsidP="00AB7D27">
            <w:pPr>
              <w:pStyle w:val="EngHang"/>
            </w:pPr>
            <w:r>
              <w:t xml:space="preserve">That </w:t>
            </w:r>
            <w:commentRangeStart w:id="414"/>
            <w:r>
              <w:t xml:space="preserve">you </w:t>
            </w:r>
            <w:commentRangeEnd w:id="414"/>
            <w:r>
              <w:rPr>
                <w:rStyle w:val="CommentReference"/>
                <w:rFonts w:eastAsiaTheme="minorHAnsi" w:cstheme="minorBidi"/>
                <w:color w:val="auto"/>
                <w:lang w:val="en-CA"/>
              </w:rPr>
              <w:commentReference w:id="414"/>
            </w:r>
            <w:r>
              <w:t>be called</w:t>
            </w:r>
          </w:p>
          <w:p w14:paraId="5634464F" w14:textId="77777777" w:rsidR="00AB7D27" w:rsidRDefault="00AB7D27" w:rsidP="00AB7D27">
            <w:pPr>
              <w:pStyle w:val="EngHang"/>
            </w:pPr>
            <w:r>
              <w:t>The golden pot,</w:t>
            </w:r>
          </w:p>
          <w:p w14:paraId="2E7A23A2" w14:textId="77777777" w:rsidR="00AB7D27" w:rsidRPr="001A0083" w:rsidRDefault="00AB7D27" w:rsidP="00AB7D27">
            <w:pPr>
              <w:pStyle w:val="EngHangEnd"/>
            </w:pPr>
            <w:r>
              <w:t>Where the Manna was hidden:</w:t>
            </w:r>
          </w:p>
        </w:tc>
        <w:tc>
          <w:tcPr>
            <w:tcW w:w="288" w:type="dxa"/>
          </w:tcPr>
          <w:p w14:paraId="1EB5DD03" w14:textId="77777777" w:rsidR="00AB7D27" w:rsidRDefault="00AB7D27" w:rsidP="00C654F7"/>
        </w:tc>
        <w:tc>
          <w:tcPr>
            <w:tcW w:w="288" w:type="dxa"/>
          </w:tcPr>
          <w:p w14:paraId="41EC89CA" w14:textId="77777777" w:rsidR="00AB7D27" w:rsidRDefault="00AB7D27" w:rsidP="00C654F7"/>
        </w:tc>
        <w:tc>
          <w:tcPr>
            <w:tcW w:w="3960" w:type="dxa"/>
          </w:tcPr>
          <w:p w14:paraId="2A6EF216" w14:textId="77777777" w:rsidR="00AB7D27" w:rsidRDefault="00AB7D27" w:rsidP="006F20A6">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7D49F873" w14:textId="77777777" w:rsidR="00AB7D27" w:rsidRDefault="00AB7D27" w:rsidP="006F20A6">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19CD5867" w14:textId="77777777" w:rsidR="00AB7D27" w:rsidRDefault="00AB7D27" w:rsidP="006F20A6">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75C52E5F" w14:textId="77777777" w:rsidR="00AB7D27" w:rsidRDefault="00AB7D27" w:rsidP="006F20A6">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AB7D27" w14:paraId="4B1BB63F" w14:textId="77777777" w:rsidTr="00C654F7">
        <w:trPr>
          <w:cantSplit/>
          <w:jc w:val="center"/>
        </w:trPr>
        <w:tc>
          <w:tcPr>
            <w:tcW w:w="288" w:type="dxa"/>
          </w:tcPr>
          <w:p w14:paraId="5BD04765" w14:textId="77777777" w:rsidR="00AB7D27" w:rsidRDefault="00AB7D27" w:rsidP="00C654F7">
            <w:r w:rsidRPr="000F6316">
              <w:rPr>
                <w:rFonts w:ascii="CS Avva Shenouda" w:hAnsi="CS Avva Shenouda"/>
                <w:sz w:val="24"/>
                <w:szCs w:val="24"/>
              </w:rPr>
              <w:t>¿</w:t>
            </w:r>
          </w:p>
        </w:tc>
        <w:tc>
          <w:tcPr>
            <w:tcW w:w="3960" w:type="dxa"/>
          </w:tcPr>
          <w:p w14:paraId="604FDE88" w14:textId="77777777" w:rsidR="00AB7D27" w:rsidRDefault="00AB7D27" w:rsidP="00AB7D27">
            <w:pPr>
              <w:pStyle w:val="EngHang"/>
              <w:rPr>
                <w:rFonts w:eastAsiaTheme="minorHAnsi"/>
              </w:rPr>
            </w:pPr>
            <w:r>
              <w:rPr>
                <w:rFonts w:eastAsiaTheme="minorHAnsi"/>
              </w:rPr>
              <w:t>For that was kept</w:t>
            </w:r>
          </w:p>
          <w:p w14:paraId="7318F65F" w14:textId="77777777" w:rsidR="00AB7D27" w:rsidRDefault="00AB7D27" w:rsidP="00AB7D27">
            <w:pPr>
              <w:pStyle w:val="EngHang"/>
              <w:rPr>
                <w:rFonts w:eastAsiaTheme="minorHAnsi"/>
              </w:rPr>
            </w:pPr>
            <w:r>
              <w:rPr>
                <w:rFonts w:eastAsiaTheme="minorHAnsi"/>
              </w:rPr>
              <w:t>In the Tabernacle,</w:t>
            </w:r>
          </w:p>
          <w:p w14:paraId="1FB09B17" w14:textId="77777777" w:rsidR="00AB7D27" w:rsidRDefault="00AB7D27" w:rsidP="00AB7D27">
            <w:pPr>
              <w:pStyle w:val="EngHang"/>
              <w:rPr>
                <w:rFonts w:eastAsiaTheme="minorHAnsi"/>
              </w:rPr>
            </w:pPr>
            <w:r>
              <w:rPr>
                <w:rFonts w:eastAsiaTheme="minorHAnsi"/>
              </w:rPr>
              <w:t>As a testimony for</w:t>
            </w:r>
          </w:p>
          <w:p w14:paraId="553A8F81" w14:textId="77777777" w:rsidR="00AB7D27" w:rsidRPr="001A0083" w:rsidRDefault="00AB7D27" w:rsidP="00AB7D27">
            <w:pPr>
              <w:pStyle w:val="EngHangEnd"/>
            </w:pPr>
            <w:r>
              <w:rPr>
                <w:rFonts w:eastAsiaTheme="minorHAnsi"/>
              </w:rPr>
              <w:t>The children of Israel:</w:t>
            </w:r>
          </w:p>
        </w:tc>
        <w:tc>
          <w:tcPr>
            <w:tcW w:w="288" w:type="dxa"/>
          </w:tcPr>
          <w:p w14:paraId="42A03303" w14:textId="77777777" w:rsidR="00AB7D27" w:rsidRDefault="00AB7D27" w:rsidP="00C654F7"/>
        </w:tc>
        <w:tc>
          <w:tcPr>
            <w:tcW w:w="288" w:type="dxa"/>
          </w:tcPr>
          <w:p w14:paraId="16D1CA31" w14:textId="77777777" w:rsidR="00AB7D27" w:rsidRDefault="00AB7D27" w:rsidP="00C654F7">
            <w:r w:rsidRPr="000F6316">
              <w:rPr>
                <w:rFonts w:ascii="CS Avva Shenouda" w:hAnsi="CS Avva Shenouda"/>
                <w:sz w:val="24"/>
                <w:szCs w:val="24"/>
              </w:rPr>
              <w:t>¿</w:t>
            </w:r>
          </w:p>
        </w:tc>
        <w:tc>
          <w:tcPr>
            <w:tcW w:w="3960" w:type="dxa"/>
          </w:tcPr>
          <w:p w14:paraId="094673F3" w14:textId="77777777" w:rsidR="00AB7D27" w:rsidRDefault="00AB7D27" w:rsidP="006F20A6">
            <w:pPr>
              <w:pStyle w:val="CopticVersemulti-line"/>
            </w:pPr>
            <w:r w:rsidRPr="006F20A6">
              <w:t>Ⲫⲏ ⲙⲉⲛ ⲉ̀ⲧⲉⲙ̀ⲙⲁⲩ</w:t>
            </w:r>
          </w:p>
          <w:p w14:paraId="6EDAE2F4" w14:textId="77777777" w:rsidR="00AB7D27" w:rsidRDefault="00AB7D27" w:rsidP="006F20A6">
            <w:pPr>
              <w:pStyle w:val="CopticVersemulti-line"/>
            </w:pPr>
            <w:r w:rsidRPr="006F20A6">
              <w:t>ϣⲁⲩⲭⲁϥ ϧⲉⲛ ϯⲥ̀ⲕⲏⲛⲏ</w:t>
            </w:r>
          </w:p>
          <w:p w14:paraId="5E4194E3" w14:textId="77777777" w:rsidR="00AB7D27" w:rsidRDefault="00AB7D27" w:rsidP="006F20A6">
            <w:pPr>
              <w:pStyle w:val="CopticVersemulti-line"/>
            </w:pPr>
            <w:r w:rsidRPr="006F20A6">
              <w:t>ⲛ̀ⲟⲩⲙⲉⲧⲙⲉⲑⲣⲉ</w:t>
            </w:r>
          </w:p>
          <w:p w14:paraId="14F9B830" w14:textId="77777777" w:rsidR="00AB7D27" w:rsidRDefault="00AB7D27" w:rsidP="006F20A6">
            <w:pPr>
              <w:pStyle w:val="CopticVerse"/>
            </w:pPr>
            <w:r w:rsidRPr="006F20A6">
              <w:t>ⲛ̀ⲧⲉ ⲛⲉⲛϣⲏⲣⲓ ⲙ̀Ⲡⲓⲥ̅ⲗ</w:t>
            </w:r>
          </w:p>
        </w:tc>
      </w:tr>
      <w:tr w:rsidR="00AB7D27" w14:paraId="0A0CFEFC" w14:textId="77777777" w:rsidTr="00C654F7">
        <w:trPr>
          <w:cantSplit/>
          <w:jc w:val="center"/>
        </w:trPr>
        <w:tc>
          <w:tcPr>
            <w:tcW w:w="288" w:type="dxa"/>
          </w:tcPr>
          <w:p w14:paraId="012B5A32" w14:textId="77777777" w:rsidR="00AB7D27" w:rsidRDefault="00AB7D27" w:rsidP="00C654F7"/>
        </w:tc>
        <w:tc>
          <w:tcPr>
            <w:tcW w:w="3960" w:type="dxa"/>
          </w:tcPr>
          <w:p w14:paraId="772FD254" w14:textId="77777777" w:rsidR="00AB7D27" w:rsidRDefault="00AB7D27" w:rsidP="00AB7D27">
            <w:pPr>
              <w:pStyle w:val="EngHang"/>
              <w:rPr>
                <w:rFonts w:eastAsiaTheme="minorHAnsi"/>
              </w:rPr>
            </w:pPr>
            <w:r>
              <w:rPr>
                <w:rFonts w:eastAsiaTheme="minorHAnsi"/>
              </w:rPr>
              <w:t>Of the good things</w:t>
            </w:r>
          </w:p>
          <w:p w14:paraId="00A4DA21" w14:textId="77777777" w:rsidR="00AB7D27" w:rsidRDefault="00AB7D27" w:rsidP="00AB7D27">
            <w:pPr>
              <w:pStyle w:val="EngHang"/>
              <w:rPr>
                <w:rFonts w:eastAsiaTheme="minorHAnsi"/>
              </w:rPr>
            </w:pPr>
            <w:r>
              <w:rPr>
                <w:rFonts w:eastAsiaTheme="minorHAnsi"/>
              </w:rPr>
              <w:t>That the Lord God</w:t>
            </w:r>
          </w:p>
          <w:p w14:paraId="4F50DB82" w14:textId="77777777" w:rsidR="00AB7D27" w:rsidRDefault="00AB7D27" w:rsidP="00AB7D27">
            <w:pPr>
              <w:pStyle w:val="EngHang"/>
              <w:rPr>
                <w:rFonts w:eastAsiaTheme="minorHAnsi"/>
              </w:rPr>
            </w:pPr>
            <w:r>
              <w:rPr>
                <w:rFonts w:eastAsiaTheme="minorHAnsi"/>
              </w:rPr>
              <w:t xml:space="preserve">Did </w:t>
            </w:r>
            <w:commentRangeStart w:id="415"/>
            <w:r>
              <w:rPr>
                <w:rFonts w:eastAsiaTheme="minorHAnsi"/>
              </w:rPr>
              <w:t xml:space="preserve">for </w:t>
            </w:r>
            <w:commentRangeEnd w:id="415"/>
            <w:r>
              <w:rPr>
                <w:rStyle w:val="CommentReference"/>
                <w:rFonts w:eastAsiaTheme="minorHAnsi" w:cstheme="minorBidi"/>
                <w:color w:val="auto"/>
                <w:lang w:val="en-CA"/>
              </w:rPr>
              <w:commentReference w:id="415"/>
            </w:r>
            <w:r>
              <w:rPr>
                <w:rFonts w:eastAsiaTheme="minorHAnsi"/>
              </w:rPr>
              <w:t>them,</w:t>
            </w:r>
          </w:p>
          <w:p w14:paraId="6C01FAEB" w14:textId="77777777" w:rsidR="00AB7D27" w:rsidRPr="00195761" w:rsidRDefault="00AB7D27" w:rsidP="00AB7D27">
            <w:pPr>
              <w:pStyle w:val="EngHangEnd"/>
              <w:rPr>
                <w:szCs w:val="22"/>
              </w:rPr>
            </w:pPr>
            <w:r>
              <w:rPr>
                <w:rFonts w:eastAsiaTheme="minorHAnsi"/>
              </w:rPr>
              <w:t>In the wilderness of Sinai.</w:t>
            </w:r>
          </w:p>
        </w:tc>
        <w:tc>
          <w:tcPr>
            <w:tcW w:w="288" w:type="dxa"/>
          </w:tcPr>
          <w:p w14:paraId="2303F5DF" w14:textId="77777777" w:rsidR="00AB7D27" w:rsidRDefault="00AB7D27" w:rsidP="00C654F7"/>
        </w:tc>
        <w:tc>
          <w:tcPr>
            <w:tcW w:w="288" w:type="dxa"/>
          </w:tcPr>
          <w:p w14:paraId="69FC2016" w14:textId="77777777" w:rsidR="00AB7D27" w:rsidRDefault="00AB7D27" w:rsidP="00C654F7"/>
        </w:tc>
        <w:tc>
          <w:tcPr>
            <w:tcW w:w="3960" w:type="dxa"/>
          </w:tcPr>
          <w:p w14:paraId="0867CF0D" w14:textId="77777777" w:rsidR="00AB7D27" w:rsidRDefault="00AB7D27" w:rsidP="006F20A6">
            <w:pPr>
              <w:pStyle w:val="CopticVersemulti-line"/>
            </w:pPr>
            <w:r w:rsidRPr="006F20A6">
              <w:t>Ⲉⲑⲃⲉ ⲛⲓⲡⲉⲑⲛⲁⲛⲉⲩ</w:t>
            </w:r>
          </w:p>
          <w:p w14:paraId="117EDE26" w14:textId="77777777" w:rsidR="00AB7D27" w:rsidRDefault="00AB7D27" w:rsidP="006F20A6">
            <w:pPr>
              <w:pStyle w:val="CopticVersemulti-line"/>
            </w:pPr>
            <w:r w:rsidRPr="006F20A6">
              <w:t>ⲉ̀ⲧⲁϥⲁⲓⲧⲟⲩ ⲛⲉⲙⲱⲟⲩ</w:t>
            </w:r>
          </w:p>
          <w:p w14:paraId="4B1D02AA" w14:textId="77777777" w:rsidR="00AB7D27" w:rsidRDefault="00AB7D27" w:rsidP="006F20A6">
            <w:pPr>
              <w:pStyle w:val="CopticVersemulti-line"/>
            </w:pPr>
            <w:r w:rsidRPr="006F20A6">
              <w:t>ⲛ̀ϫⲉ Ⲡⲟ̅ⲥ̅ Ⲫϯ</w:t>
            </w:r>
          </w:p>
          <w:p w14:paraId="32FC09B4" w14:textId="77777777" w:rsidR="00AB7D27" w:rsidRDefault="00AB7D27" w:rsidP="006F20A6">
            <w:pPr>
              <w:pStyle w:val="CopticVerse"/>
            </w:pPr>
            <w:r w:rsidRPr="006F20A6">
              <w:t>ϩⲓ ⲡ̀ϣⲁϥⲉ ⲛ̀Ⲥⲓⲛⲁ</w:t>
            </w:r>
          </w:p>
        </w:tc>
      </w:tr>
      <w:tr w:rsidR="00AB7D27" w14:paraId="5BE4A0C2" w14:textId="77777777" w:rsidTr="00C654F7">
        <w:trPr>
          <w:cantSplit/>
          <w:jc w:val="center"/>
        </w:trPr>
        <w:tc>
          <w:tcPr>
            <w:tcW w:w="288" w:type="dxa"/>
          </w:tcPr>
          <w:p w14:paraId="2F9EACB1" w14:textId="77777777" w:rsidR="00AB7D27" w:rsidRDefault="00AB7D27" w:rsidP="00C654F7">
            <w:r w:rsidRPr="000F6316">
              <w:rPr>
                <w:rFonts w:ascii="CS Avva Shenouda" w:hAnsi="CS Avva Shenouda"/>
                <w:sz w:val="24"/>
                <w:szCs w:val="24"/>
              </w:rPr>
              <w:t>¿</w:t>
            </w:r>
          </w:p>
        </w:tc>
        <w:tc>
          <w:tcPr>
            <w:tcW w:w="3960" w:type="dxa"/>
          </w:tcPr>
          <w:p w14:paraId="7553BD0B" w14:textId="77777777" w:rsidR="00AB7D27" w:rsidRDefault="00AB7D27" w:rsidP="00AB7D27">
            <w:pPr>
              <w:pStyle w:val="EngHang"/>
              <w:rPr>
                <w:rFonts w:eastAsiaTheme="minorHAnsi"/>
              </w:rPr>
            </w:pPr>
            <w:r>
              <w:rPr>
                <w:rFonts w:eastAsiaTheme="minorHAnsi"/>
              </w:rPr>
              <w:t>You too, O Mary,</w:t>
            </w:r>
          </w:p>
          <w:p w14:paraId="2888386C" w14:textId="77777777" w:rsidR="00AB7D27" w:rsidRDefault="00AB7D27" w:rsidP="00AB7D27">
            <w:pPr>
              <w:pStyle w:val="EngHang"/>
              <w:rPr>
                <w:rFonts w:eastAsiaTheme="minorHAnsi"/>
              </w:rPr>
            </w:pPr>
            <w:r>
              <w:rPr>
                <w:rFonts w:eastAsiaTheme="minorHAnsi"/>
              </w:rPr>
              <w:t>Have carried in your womb</w:t>
            </w:r>
          </w:p>
          <w:p w14:paraId="0CE95098" w14:textId="77777777" w:rsidR="00AB7D27" w:rsidRDefault="00AB7D27" w:rsidP="00AB7D27">
            <w:pPr>
              <w:pStyle w:val="EngHang"/>
              <w:rPr>
                <w:rFonts w:eastAsiaTheme="minorHAnsi"/>
              </w:rPr>
            </w:pPr>
            <w:r>
              <w:rPr>
                <w:rFonts w:eastAsiaTheme="minorHAnsi"/>
              </w:rPr>
              <w:t>The rational Manna,</w:t>
            </w:r>
          </w:p>
          <w:p w14:paraId="6DC58406" w14:textId="77777777" w:rsidR="00AB7D27" w:rsidRDefault="00AB7D27" w:rsidP="00AB7D27">
            <w:pPr>
              <w:pStyle w:val="EngHangEnd"/>
            </w:pPr>
            <w:r>
              <w:rPr>
                <w:rFonts w:eastAsiaTheme="minorHAnsi"/>
              </w:rPr>
              <w:t>That came from the Father:</w:t>
            </w:r>
          </w:p>
        </w:tc>
        <w:tc>
          <w:tcPr>
            <w:tcW w:w="288" w:type="dxa"/>
          </w:tcPr>
          <w:p w14:paraId="4D66CBD8" w14:textId="77777777" w:rsidR="00AB7D27" w:rsidRDefault="00AB7D27" w:rsidP="00C654F7"/>
        </w:tc>
        <w:tc>
          <w:tcPr>
            <w:tcW w:w="288" w:type="dxa"/>
          </w:tcPr>
          <w:p w14:paraId="7BA70C6F" w14:textId="77777777" w:rsidR="00AB7D27" w:rsidRDefault="00AB7D27" w:rsidP="00C654F7">
            <w:r w:rsidRPr="000F6316">
              <w:rPr>
                <w:rFonts w:ascii="CS Avva Shenouda" w:hAnsi="CS Avva Shenouda"/>
                <w:sz w:val="24"/>
                <w:szCs w:val="24"/>
              </w:rPr>
              <w:t>¿</w:t>
            </w:r>
          </w:p>
        </w:tc>
        <w:tc>
          <w:tcPr>
            <w:tcW w:w="3960" w:type="dxa"/>
          </w:tcPr>
          <w:p w14:paraId="5294FEE6" w14:textId="77777777" w:rsidR="00AB7D27" w:rsidRDefault="00AB7D27" w:rsidP="006F20A6">
            <w:pPr>
              <w:pStyle w:val="CopticVersemulti-line"/>
            </w:pPr>
            <w:r w:rsidRPr="006F20A6">
              <w:t>Ⲛ̀ⲑⲟ ϩⲱⲓ Ⲙⲁⲣⲓⲁ</w:t>
            </w:r>
          </w:p>
          <w:p w14:paraId="3903B212" w14:textId="77777777" w:rsidR="00AB7D27" w:rsidRDefault="00AB7D27" w:rsidP="006F20A6">
            <w:pPr>
              <w:pStyle w:val="CopticVersemulti-line"/>
            </w:pPr>
            <w:r w:rsidRPr="006F20A6">
              <w:t>ⲁ̀ⲣⲉϥⲁⲓ ϧⲉⲛ ⲧⲉⲛⲉϫⲓ</w:t>
            </w:r>
          </w:p>
          <w:p w14:paraId="5DD32152" w14:textId="77777777" w:rsidR="00AB7D27" w:rsidRDefault="00AB7D27" w:rsidP="006F20A6">
            <w:pPr>
              <w:pStyle w:val="CopticVersemulti-line"/>
            </w:pPr>
            <w:r w:rsidRPr="006F20A6">
              <w:t>ⲙ̀ⲡⲓⲙⲁⲛⲛⲁ ⲛ̀ⲛⲟⲏ̀ⲧⲟⲛ</w:t>
            </w:r>
          </w:p>
          <w:p w14:paraId="07B23D41" w14:textId="77777777" w:rsidR="00AB7D27" w:rsidRDefault="00AB7D27" w:rsidP="006F20A6">
            <w:pPr>
              <w:pStyle w:val="CopticVerse"/>
            </w:pPr>
            <w:r w:rsidRPr="006F20A6">
              <w:t>ⲉ̀ⲧⲁϥⲓ̀ ⲉⲃⲟⲗϧⲉⲛ Ⲫ̀ⲓⲱⲧ</w:t>
            </w:r>
          </w:p>
        </w:tc>
      </w:tr>
      <w:tr w:rsidR="00AB7D27" w14:paraId="547B7DE0" w14:textId="77777777" w:rsidTr="00C654F7">
        <w:trPr>
          <w:cantSplit/>
          <w:jc w:val="center"/>
        </w:trPr>
        <w:tc>
          <w:tcPr>
            <w:tcW w:w="288" w:type="dxa"/>
          </w:tcPr>
          <w:p w14:paraId="6CF80A84" w14:textId="77777777" w:rsidR="00AB7D27" w:rsidRDefault="00AB7D27" w:rsidP="00C654F7"/>
        </w:tc>
        <w:tc>
          <w:tcPr>
            <w:tcW w:w="3960" w:type="dxa"/>
          </w:tcPr>
          <w:p w14:paraId="02B85435" w14:textId="77777777" w:rsidR="00AB7D27" w:rsidRDefault="00AB7D27" w:rsidP="00AB7D27">
            <w:pPr>
              <w:pStyle w:val="EngHang"/>
              <w:rPr>
                <w:rFonts w:eastAsiaTheme="minorHAnsi"/>
              </w:rPr>
            </w:pPr>
            <w:r>
              <w:rPr>
                <w:rFonts w:eastAsiaTheme="minorHAnsi"/>
              </w:rPr>
              <w:t>You have born Him without blemish.</w:t>
            </w:r>
          </w:p>
          <w:p w14:paraId="7483183E" w14:textId="77777777" w:rsidR="00AB7D27" w:rsidRDefault="00AB7D27" w:rsidP="00AB7D27">
            <w:pPr>
              <w:pStyle w:val="EngHang"/>
              <w:rPr>
                <w:rFonts w:eastAsiaTheme="minorHAnsi"/>
              </w:rPr>
            </w:pPr>
            <w:r>
              <w:rPr>
                <w:rFonts w:eastAsiaTheme="minorHAnsi"/>
              </w:rPr>
              <w:t>He gave unto us</w:t>
            </w:r>
          </w:p>
          <w:p w14:paraId="6445FC0F" w14:textId="77777777" w:rsidR="00AB7D27" w:rsidRDefault="00AB7D27" w:rsidP="00AB7D27">
            <w:pPr>
              <w:pStyle w:val="EngHang"/>
              <w:rPr>
                <w:rFonts w:eastAsiaTheme="minorHAnsi"/>
              </w:rPr>
            </w:pPr>
            <w:r>
              <w:rPr>
                <w:rFonts w:eastAsiaTheme="minorHAnsi"/>
              </w:rPr>
              <w:t>His honoured Body and Blood,</w:t>
            </w:r>
          </w:p>
          <w:p w14:paraId="6BE3ADD4" w14:textId="77777777" w:rsidR="00AB7D27" w:rsidRDefault="00AB7D27" w:rsidP="00AB7D27">
            <w:pPr>
              <w:pStyle w:val="EngHangEnd"/>
            </w:pPr>
            <w:r>
              <w:rPr>
                <w:rFonts w:eastAsiaTheme="minorHAnsi"/>
              </w:rPr>
              <w:t>And we lived forever.</w:t>
            </w:r>
          </w:p>
        </w:tc>
        <w:tc>
          <w:tcPr>
            <w:tcW w:w="288" w:type="dxa"/>
          </w:tcPr>
          <w:p w14:paraId="18908AD0" w14:textId="77777777" w:rsidR="00AB7D27" w:rsidRDefault="00AB7D27" w:rsidP="00C654F7"/>
        </w:tc>
        <w:tc>
          <w:tcPr>
            <w:tcW w:w="288" w:type="dxa"/>
          </w:tcPr>
          <w:p w14:paraId="7C2A1D82" w14:textId="77777777" w:rsidR="00AB7D27" w:rsidRDefault="00AB7D27" w:rsidP="00C654F7"/>
        </w:tc>
        <w:tc>
          <w:tcPr>
            <w:tcW w:w="3960" w:type="dxa"/>
          </w:tcPr>
          <w:p w14:paraId="76BAFD28" w14:textId="77777777" w:rsidR="00AB7D27" w:rsidRDefault="00AB7D27" w:rsidP="006F20A6">
            <w:pPr>
              <w:pStyle w:val="CopticVersemulti-line"/>
            </w:pPr>
            <w:r w:rsidRPr="006F20A6">
              <w:t>Ⲁ̀ⲣⲉⲙⲁⲥϥ ⲁϭⲛⲉ ⲑⲱⲗⲉⲃ</w:t>
            </w:r>
          </w:p>
          <w:p w14:paraId="7E8EEE53" w14:textId="77777777" w:rsidR="00AB7D27" w:rsidRDefault="00AB7D27" w:rsidP="006F20A6">
            <w:pPr>
              <w:pStyle w:val="CopticVersemulti-line"/>
            </w:pPr>
            <w:r w:rsidRPr="006F20A6">
              <w:t>ⲁϥϯ ⲛⲁⲛ ⲙ̀ⲡⲉϥⲥⲱⲙⲁ</w:t>
            </w:r>
          </w:p>
          <w:p w14:paraId="4C59DDAA" w14:textId="77777777" w:rsidR="00AB7D27" w:rsidRDefault="00AB7D27" w:rsidP="006F20A6">
            <w:pPr>
              <w:pStyle w:val="CopticVersemulti-line"/>
            </w:pPr>
            <w:r w:rsidRPr="006F20A6">
              <w:t>ⲛⲉⲙ ⲡⲉϥⲥ̀ⲛⲟϥ ⲉⲧⲧⲁⲓⲏⲟⲩⲧ</w:t>
            </w:r>
          </w:p>
          <w:p w14:paraId="2E9991CF" w14:textId="77777777" w:rsidR="00AB7D27" w:rsidRDefault="00AB7D27" w:rsidP="006F20A6">
            <w:pPr>
              <w:pStyle w:val="CopticVerse"/>
            </w:pPr>
            <w:r w:rsidRPr="006F20A6">
              <w:t>ⲁⲛⲱⲛϧ ϣⲁ ⲉⲛⲉϩ</w:t>
            </w:r>
          </w:p>
        </w:tc>
      </w:tr>
      <w:tr w:rsidR="00AB7D27" w14:paraId="70F25262" w14:textId="77777777" w:rsidTr="00C654F7">
        <w:trPr>
          <w:cantSplit/>
          <w:jc w:val="center"/>
        </w:trPr>
        <w:tc>
          <w:tcPr>
            <w:tcW w:w="288" w:type="dxa"/>
          </w:tcPr>
          <w:p w14:paraId="2098E5C0" w14:textId="77777777" w:rsidR="00AB7D27" w:rsidRDefault="00AB7D27" w:rsidP="00C654F7">
            <w:r w:rsidRPr="000F6316">
              <w:rPr>
                <w:rFonts w:ascii="CS Avva Shenouda" w:hAnsi="CS Avva Shenouda"/>
                <w:sz w:val="24"/>
                <w:szCs w:val="24"/>
              </w:rPr>
              <w:t>¿</w:t>
            </w:r>
          </w:p>
        </w:tc>
        <w:tc>
          <w:tcPr>
            <w:tcW w:w="3960" w:type="dxa"/>
          </w:tcPr>
          <w:p w14:paraId="24B2B564" w14:textId="77777777" w:rsidR="00AB7D27" w:rsidRDefault="00AB7D27" w:rsidP="00AB7D27">
            <w:pPr>
              <w:pStyle w:val="EngHang"/>
            </w:pPr>
            <w:r>
              <w:t>Therefore we</w:t>
            </w:r>
          </w:p>
          <w:p w14:paraId="76E59178" w14:textId="77777777" w:rsidR="00AB7D27" w:rsidRDefault="00AB7D27" w:rsidP="00AB7D27">
            <w:pPr>
              <w:pStyle w:val="EngHang"/>
            </w:pPr>
            <w:commentRangeStart w:id="416"/>
            <w:r>
              <w:t xml:space="preserve">Magnify </w:t>
            </w:r>
            <w:commentRangeEnd w:id="416"/>
            <w:r>
              <w:rPr>
                <w:rStyle w:val="CommentReference"/>
                <w:rFonts w:eastAsiaTheme="minorHAnsi" w:cstheme="minorBidi"/>
                <w:color w:val="auto"/>
                <w:lang w:val="en-CA"/>
              </w:rPr>
              <w:commentReference w:id="416"/>
            </w:r>
            <w:r>
              <w:t>you befittingly,</w:t>
            </w:r>
          </w:p>
          <w:p w14:paraId="600AA81F" w14:textId="77777777" w:rsidR="00AB7D27" w:rsidRDefault="00AB7D27" w:rsidP="00AB7D27">
            <w:pPr>
              <w:pStyle w:val="EngHang"/>
            </w:pPr>
            <w:r>
              <w:t>With prophetic</w:t>
            </w:r>
          </w:p>
          <w:p w14:paraId="13E08D19" w14:textId="77777777" w:rsidR="00AB7D27" w:rsidRPr="001A0083" w:rsidRDefault="00AB7D27" w:rsidP="00AB7D27">
            <w:pPr>
              <w:pStyle w:val="EngHangEnd"/>
            </w:pPr>
            <w:r>
              <w:t>Hymnology.</w:t>
            </w:r>
          </w:p>
        </w:tc>
        <w:tc>
          <w:tcPr>
            <w:tcW w:w="288" w:type="dxa"/>
          </w:tcPr>
          <w:p w14:paraId="2891B7C6" w14:textId="77777777" w:rsidR="00AB7D27" w:rsidRDefault="00AB7D27" w:rsidP="00C654F7"/>
        </w:tc>
        <w:tc>
          <w:tcPr>
            <w:tcW w:w="288" w:type="dxa"/>
          </w:tcPr>
          <w:p w14:paraId="7943E98A" w14:textId="77777777" w:rsidR="00AB7D27" w:rsidRDefault="00AB7D27" w:rsidP="00C654F7">
            <w:r w:rsidRPr="000F6316">
              <w:rPr>
                <w:rFonts w:ascii="CS Avva Shenouda" w:hAnsi="CS Avva Shenouda"/>
                <w:sz w:val="24"/>
                <w:szCs w:val="24"/>
              </w:rPr>
              <w:t>¿</w:t>
            </w:r>
          </w:p>
        </w:tc>
        <w:tc>
          <w:tcPr>
            <w:tcW w:w="3960" w:type="dxa"/>
          </w:tcPr>
          <w:p w14:paraId="3D633F54" w14:textId="77777777" w:rsidR="00AB7D27" w:rsidRDefault="00AB7D27" w:rsidP="006F20A6">
            <w:pPr>
              <w:pStyle w:val="CopticVersemulti-line"/>
            </w:pPr>
            <w:r w:rsidRPr="002C2599">
              <w:t>Ⲉⲑⲃⲉ ⲫⲁⲓ ⲧⲉⲛ</w:t>
            </w:r>
            <w:r w:rsidRPr="002C2599">
              <w:rPr>
                <w:rFonts w:ascii="Times New Roman" w:hAnsi="Times New Roman" w:cs="Times New Roman"/>
              </w:rPr>
              <w:t>ϭ</w:t>
            </w:r>
            <w:r w:rsidRPr="002C2599">
              <w:t>ⲓⲥⲓ</w:t>
            </w:r>
          </w:p>
          <w:p w14:paraId="23815E72" w14:textId="77777777" w:rsidR="00AB7D27" w:rsidRDefault="00AB7D27" w:rsidP="006F20A6">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5110897" w14:textId="77777777" w:rsidR="00AB7D27" w:rsidRDefault="00AB7D27" w:rsidP="006F20A6">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9836624" w14:textId="77777777" w:rsidR="00AB7D27" w:rsidRDefault="00AB7D27" w:rsidP="006F20A6">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50A3CAE4" w14:textId="77777777" w:rsidTr="00C654F7">
        <w:trPr>
          <w:cantSplit/>
          <w:jc w:val="center"/>
        </w:trPr>
        <w:tc>
          <w:tcPr>
            <w:tcW w:w="288" w:type="dxa"/>
          </w:tcPr>
          <w:p w14:paraId="1B4F7B9B" w14:textId="77777777" w:rsidR="00AB7D27" w:rsidRDefault="00AB7D27" w:rsidP="00C654F7"/>
        </w:tc>
        <w:tc>
          <w:tcPr>
            <w:tcW w:w="3960" w:type="dxa"/>
          </w:tcPr>
          <w:p w14:paraId="5345A27A" w14:textId="77777777" w:rsidR="00AB7D27" w:rsidRDefault="00AB7D27" w:rsidP="00AB7D27">
            <w:pPr>
              <w:pStyle w:val="EngHang"/>
            </w:pPr>
            <w:r>
              <w:t>For they spoke of you</w:t>
            </w:r>
          </w:p>
          <w:p w14:paraId="317712DD" w14:textId="77777777" w:rsidR="00AB7D27" w:rsidRDefault="00AB7D27" w:rsidP="00AB7D27">
            <w:pPr>
              <w:pStyle w:val="EngHang"/>
            </w:pPr>
            <w:r>
              <w:t>With great honour saying,</w:t>
            </w:r>
          </w:p>
          <w:p w14:paraId="401B7B62" w14:textId="77777777" w:rsidR="00AB7D27" w:rsidRDefault="00AB7D27" w:rsidP="00AB7D27">
            <w:pPr>
              <w:pStyle w:val="EngHang"/>
            </w:pPr>
            <w:r>
              <w:t>"O Holy City,</w:t>
            </w:r>
          </w:p>
          <w:p w14:paraId="795922EF" w14:textId="77777777" w:rsidR="00AB7D27" w:rsidRPr="007425E1" w:rsidRDefault="00AB7D27" w:rsidP="00AB7D27">
            <w:pPr>
              <w:pStyle w:val="EngHangEnd"/>
            </w:pPr>
            <w:r>
              <w:t>Of the Great King."</w:t>
            </w:r>
          </w:p>
        </w:tc>
        <w:tc>
          <w:tcPr>
            <w:tcW w:w="288" w:type="dxa"/>
          </w:tcPr>
          <w:p w14:paraId="6B9E1DD6" w14:textId="77777777" w:rsidR="00AB7D27" w:rsidRDefault="00AB7D27" w:rsidP="00C654F7"/>
        </w:tc>
        <w:tc>
          <w:tcPr>
            <w:tcW w:w="288" w:type="dxa"/>
          </w:tcPr>
          <w:p w14:paraId="2BEB940D" w14:textId="77777777" w:rsidR="00AB7D27" w:rsidRDefault="00AB7D27" w:rsidP="00C654F7"/>
        </w:tc>
        <w:tc>
          <w:tcPr>
            <w:tcW w:w="3960" w:type="dxa"/>
          </w:tcPr>
          <w:p w14:paraId="079B9390" w14:textId="77777777" w:rsidR="00AB7D27" w:rsidRDefault="00AB7D27" w:rsidP="006F20A6">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7678B0CF" w14:textId="77777777" w:rsidR="00AB7D27" w:rsidRDefault="00AB7D27" w:rsidP="006F20A6">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0F23E991" w14:textId="77777777" w:rsidR="00AB7D27" w:rsidRDefault="00AB7D27" w:rsidP="006F20A6">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FC41698" w14:textId="77777777" w:rsidR="00AB7D27" w:rsidRDefault="00AB7D27" w:rsidP="006F20A6">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066B4B9" w14:textId="77777777" w:rsidTr="00C654F7">
        <w:trPr>
          <w:cantSplit/>
          <w:jc w:val="center"/>
        </w:trPr>
        <w:tc>
          <w:tcPr>
            <w:tcW w:w="288" w:type="dxa"/>
          </w:tcPr>
          <w:p w14:paraId="36AB6877" w14:textId="77777777" w:rsidR="00AB7D27" w:rsidRDefault="00AB7D27" w:rsidP="00C654F7">
            <w:r w:rsidRPr="000F6316">
              <w:rPr>
                <w:rFonts w:ascii="CS Avva Shenouda" w:hAnsi="CS Avva Shenouda"/>
                <w:sz w:val="24"/>
                <w:szCs w:val="24"/>
              </w:rPr>
              <w:t>¿</w:t>
            </w:r>
          </w:p>
        </w:tc>
        <w:tc>
          <w:tcPr>
            <w:tcW w:w="3960" w:type="dxa"/>
          </w:tcPr>
          <w:p w14:paraId="68D37CB0" w14:textId="77777777" w:rsidR="00AB7D27" w:rsidRDefault="00AB7D27" w:rsidP="00AB7D27">
            <w:pPr>
              <w:pStyle w:val="EngHang"/>
            </w:pPr>
            <w:r>
              <w:t>We ask and pray,</w:t>
            </w:r>
          </w:p>
          <w:p w14:paraId="14635584" w14:textId="77777777" w:rsidR="00AB7D27" w:rsidRDefault="00AB7D27" w:rsidP="00AB7D27">
            <w:pPr>
              <w:pStyle w:val="EngHang"/>
            </w:pPr>
            <w:r>
              <w:t xml:space="preserve">That we may </w:t>
            </w:r>
            <w:commentRangeStart w:id="417"/>
            <w:r>
              <w:t xml:space="preserve">obtain </w:t>
            </w:r>
            <w:commentRangeEnd w:id="417"/>
            <w:r>
              <w:rPr>
                <w:rStyle w:val="CommentReference"/>
                <w:rFonts w:eastAsiaTheme="minorHAnsi" w:cstheme="minorBidi"/>
                <w:color w:val="auto"/>
                <w:lang w:val="en-CA"/>
              </w:rPr>
              <w:commentReference w:id="417"/>
            </w:r>
            <w:r>
              <w:t>mercy,</w:t>
            </w:r>
          </w:p>
          <w:p w14:paraId="41D459CE" w14:textId="77777777" w:rsidR="00AB7D27" w:rsidRDefault="00AB7D27" w:rsidP="00AB7D27">
            <w:pPr>
              <w:pStyle w:val="EngHang"/>
            </w:pPr>
            <w:r>
              <w:t>Through your intercessions</w:t>
            </w:r>
          </w:p>
          <w:p w14:paraId="0A861E2A" w14:textId="77777777" w:rsidR="00AB7D27" w:rsidRPr="007425E1" w:rsidRDefault="00AB7D27" w:rsidP="00AB7D27">
            <w:pPr>
              <w:pStyle w:val="EngHangEnd"/>
            </w:pPr>
            <w:r>
              <w:t>With the Lover of mankind.</w:t>
            </w:r>
          </w:p>
        </w:tc>
        <w:tc>
          <w:tcPr>
            <w:tcW w:w="288" w:type="dxa"/>
          </w:tcPr>
          <w:p w14:paraId="563FDB11" w14:textId="77777777" w:rsidR="00AB7D27" w:rsidRDefault="00AB7D27" w:rsidP="00C654F7"/>
        </w:tc>
        <w:tc>
          <w:tcPr>
            <w:tcW w:w="288" w:type="dxa"/>
          </w:tcPr>
          <w:p w14:paraId="6AC402A6" w14:textId="77777777" w:rsidR="00AB7D27" w:rsidRDefault="00AB7D27" w:rsidP="00C654F7">
            <w:r w:rsidRPr="000F6316">
              <w:rPr>
                <w:rFonts w:ascii="CS Avva Shenouda" w:hAnsi="CS Avva Shenouda"/>
                <w:sz w:val="24"/>
                <w:szCs w:val="24"/>
              </w:rPr>
              <w:t>¿</w:t>
            </w:r>
          </w:p>
        </w:tc>
        <w:tc>
          <w:tcPr>
            <w:tcW w:w="3960" w:type="dxa"/>
          </w:tcPr>
          <w:p w14:paraId="7CA69496" w14:textId="77777777" w:rsidR="00AB7D27" w:rsidRDefault="00AB7D27" w:rsidP="006F20A6">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D9F291E" w14:textId="77777777" w:rsidR="00AB7D27" w:rsidRDefault="00AB7D27" w:rsidP="006F20A6">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DF929A7" w14:textId="77777777" w:rsidR="00AB7D27" w:rsidRDefault="00AB7D27" w:rsidP="006F20A6">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ABFEFFD" w14:textId="77777777" w:rsidR="00AB7D27" w:rsidRDefault="00AB7D27" w:rsidP="006F20A6">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F2FE1B1" w14:textId="77777777" w:rsidR="00C654F7" w:rsidRDefault="00C654F7" w:rsidP="00AB7D27">
      <w:pPr>
        <w:pStyle w:val="Heading6"/>
      </w:pPr>
      <w:bookmarkStart w:id="418" w:name="_Toc298445769"/>
      <w:bookmarkStart w:id="419" w:name="_Toc298681254"/>
      <w:bookmarkStart w:id="420" w:name="_Toc298447494"/>
      <w:r>
        <w:t>Part Five</w:t>
      </w:r>
      <w:bookmarkEnd w:id="418"/>
      <w:bookmarkEnd w:id="419"/>
      <w:bookmarkEnd w:id="420"/>
      <w:r w:rsidR="006F20A6">
        <w:t xml:space="preserve"> (</w:t>
      </w:r>
      <w:r w:rsidR="006F20A6" w:rsidRPr="006F20A6">
        <w:rPr>
          <w:rFonts w:ascii="FreeSerifAvvaShenouda" w:hAnsi="FreeSerifAvvaShenouda" w:cs="FreeSerifAvvaShenouda"/>
        </w:rPr>
        <w:t>ⲉ̅</w:t>
      </w:r>
      <w:r w:rsidR="006F20A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44C96C90" w14:textId="77777777" w:rsidTr="00971481">
        <w:trPr>
          <w:cantSplit/>
          <w:jc w:val="center"/>
        </w:trPr>
        <w:tc>
          <w:tcPr>
            <w:tcW w:w="288" w:type="dxa"/>
          </w:tcPr>
          <w:p w14:paraId="7AF21DE3" w14:textId="77777777" w:rsidR="00AB7D27" w:rsidRDefault="00AB7D27" w:rsidP="00C654F7"/>
        </w:tc>
        <w:tc>
          <w:tcPr>
            <w:tcW w:w="3960" w:type="dxa"/>
          </w:tcPr>
          <w:p w14:paraId="35717E75" w14:textId="77777777" w:rsidR="00AB7D27" w:rsidRDefault="00AB7D27" w:rsidP="00AB7D27">
            <w:pPr>
              <w:pStyle w:val="EngHang"/>
              <w:rPr>
                <w:rFonts w:eastAsiaTheme="minorHAnsi"/>
              </w:rPr>
            </w:pPr>
            <w:r>
              <w:rPr>
                <w:rFonts w:eastAsiaTheme="minorHAnsi"/>
              </w:rPr>
              <w:t>You are the lamp stand</w:t>
            </w:r>
          </w:p>
          <w:p w14:paraId="5E0D250B" w14:textId="77777777" w:rsidR="00AB7D27" w:rsidRDefault="00AB7D27" w:rsidP="00AB7D27">
            <w:pPr>
              <w:pStyle w:val="EngHang"/>
              <w:rPr>
                <w:rFonts w:eastAsiaTheme="minorHAnsi"/>
              </w:rPr>
            </w:pPr>
            <w:r>
              <w:rPr>
                <w:rFonts w:eastAsiaTheme="minorHAnsi"/>
              </w:rPr>
              <w:t>Made of pure gold,</w:t>
            </w:r>
          </w:p>
          <w:p w14:paraId="39530F55" w14:textId="77777777" w:rsidR="00AB7D27" w:rsidRDefault="00AB7D27" w:rsidP="00AB7D27">
            <w:pPr>
              <w:pStyle w:val="EngHang"/>
              <w:rPr>
                <w:rFonts w:eastAsiaTheme="minorHAnsi"/>
              </w:rPr>
            </w:pPr>
            <w:r>
              <w:rPr>
                <w:rFonts w:eastAsiaTheme="minorHAnsi"/>
              </w:rPr>
              <w:t>Carrying the</w:t>
            </w:r>
          </w:p>
          <w:p w14:paraId="427FFEC7" w14:textId="77777777" w:rsidR="00AB7D27" w:rsidRPr="002B2910" w:rsidRDefault="00AB7D27" w:rsidP="00AB7D27">
            <w:pPr>
              <w:pStyle w:val="EngHangEnd"/>
              <w:rPr>
                <w:rFonts w:eastAsiaTheme="minorHAnsi"/>
              </w:rPr>
            </w:pPr>
            <w:r>
              <w:rPr>
                <w:rFonts w:eastAsiaTheme="minorHAnsi"/>
              </w:rPr>
              <w:t xml:space="preserve">Ever </w:t>
            </w:r>
            <w:commentRangeStart w:id="421"/>
            <w:r>
              <w:rPr>
                <w:rFonts w:eastAsiaTheme="minorHAnsi"/>
              </w:rPr>
              <w:t xml:space="preserve">burning </w:t>
            </w:r>
            <w:commentRangeEnd w:id="421"/>
            <w:r>
              <w:rPr>
                <w:rStyle w:val="CommentReference"/>
                <w:rFonts w:eastAsiaTheme="minorHAnsi" w:cstheme="minorBidi"/>
                <w:color w:val="auto"/>
                <w:lang w:val="en-CA"/>
              </w:rPr>
              <w:commentReference w:id="421"/>
            </w:r>
            <w:r>
              <w:rPr>
                <w:rFonts w:eastAsiaTheme="minorHAnsi"/>
              </w:rPr>
              <w:t>lamp:</w:t>
            </w:r>
          </w:p>
        </w:tc>
        <w:tc>
          <w:tcPr>
            <w:tcW w:w="288" w:type="dxa"/>
          </w:tcPr>
          <w:p w14:paraId="435DFC66" w14:textId="77777777" w:rsidR="00AB7D27" w:rsidRDefault="00AB7D27" w:rsidP="00C654F7"/>
        </w:tc>
        <w:tc>
          <w:tcPr>
            <w:tcW w:w="288" w:type="dxa"/>
          </w:tcPr>
          <w:p w14:paraId="07A8A24F" w14:textId="77777777" w:rsidR="00AB7D27" w:rsidRDefault="00AB7D27" w:rsidP="00C654F7"/>
        </w:tc>
        <w:tc>
          <w:tcPr>
            <w:tcW w:w="3960" w:type="dxa"/>
          </w:tcPr>
          <w:p w14:paraId="6B676E96"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A0A720A"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ⲉⲧⲧⲟⲩⲃⲏⲟⲩⲧ</w:t>
            </w:r>
          </w:p>
          <w:p w14:paraId="7DC5EC14"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2CFEC49C" w14:textId="77777777" w:rsidR="00AB7D27" w:rsidRDefault="00AB7D27" w:rsidP="006B31BA">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AB7D27" w14:paraId="6CB140F6" w14:textId="77777777" w:rsidTr="00971481">
        <w:trPr>
          <w:cantSplit/>
          <w:jc w:val="center"/>
        </w:trPr>
        <w:tc>
          <w:tcPr>
            <w:tcW w:w="288" w:type="dxa"/>
          </w:tcPr>
          <w:p w14:paraId="7E56AC9F" w14:textId="77777777" w:rsidR="00AB7D27" w:rsidRDefault="00AB7D27" w:rsidP="00C654F7">
            <w:r w:rsidRPr="000F6316">
              <w:rPr>
                <w:rFonts w:ascii="CS Avva Shenouda" w:hAnsi="CS Avva Shenouda"/>
                <w:sz w:val="24"/>
                <w:szCs w:val="24"/>
              </w:rPr>
              <w:t>¿</w:t>
            </w:r>
          </w:p>
        </w:tc>
        <w:tc>
          <w:tcPr>
            <w:tcW w:w="3960" w:type="dxa"/>
          </w:tcPr>
          <w:p w14:paraId="5E294792" w14:textId="77777777" w:rsidR="00AB7D27" w:rsidRDefault="00AB7D27" w:rsidP="00AB7D27">
            <w:pPr>
              <w:pStyle w:val="EngHang"/>
              <w:rPr>
                <w:rFonts w:eastAsiaTheme="minorHAnsi"/>
              </w:rPr>
            </w:pPr>
            <w:r>
              <w:rPr>
                <w:rFonts w:eastAsiaTheme="minorHAnsi"/>
              </w:rPr>
              <w:t>The unapproachable</w:t>
            </w:r>
          </w:p>
          <w:p w14:paraId="70AB96F6" w14:textId="77777777" w:rsidR="00AB7D27" w:rsidRDefault="00AB7D27" w:rsidP="00AB7D27">
            <w:pPr>
              <w:pStyle w:val="EngHang"/>
              <w:rPr>
                <w:rFonts w:eastAsiaTheme="minorHAnsi"/>
              </w:rPr>
            </w:pPr>
            <w:r>
              <w:rPr>
                <w:rFonts w:eastAsiaTheme="minorHAnsi"/>
              </w:rPr>
              <w:t>Light of the world,</w:t>
            </w:r>
          </w:p>
          <w:p w14:paraId="01CB3CEE" w14:textId="77777777" w:rsidR="00AB7D27" w:rsidRDefault="00AB7D27" w:rsidP="00AB7D27">
            <w:pPr>
              <w:pStyle w:val="EngHang"/>
              <w:rPr>
                <w:rFonts w:eastAsiaTheme="minorHAnsi"/>
              </w:rPr>
            </w:pPr>
            <w:r>
              <w:rPr>
                <w:rFonts w:eastAsiaTheme="minorHAnsi"/>
              </w:rPr>
              <w:t>Out of the</w:t>
            </w:r>
          </w:p>
          <w:p w14:paraId="6CED16C1" w14:textId="77777777" w:rsidR="00AB7D27" w:rsidRPr="001A0083" w:rsidRDefault="00AB7D27" w:rsidP="00AB7D27">
            <w:pPr>
              <w:pStyle w:val="EngHangEnd"/>
            </w:pPr>
            <w:r>
              <w:rPr>
                <w:rFonts w:eastAsiaTheme="minorHAnsi"/>
              </w:rPr>
              <w:t>Unapproachable Light:</w:t>
            </w:r>
          </w:p>
        </w:tc>
        <w:tc>
          <w:tcPr>
            <w:tcW w:w="288" w:type="dxa"/>
          </w:tcPr>
          <w:p w14:paraId="5E8ECEF8" w14:textId="77777777" w:rsidR="00AB7D27" w:rsidRDefault="00AB7D27" w:rsidP="00C654F7"/>
        </w:tc>
        <w:tc>
          <w:tcPr>
            <w:tcW w:w="288" w:type="dxa"/>
          </w:tcPr>
          <w:p w14:paraId="27A6DD62" w14:textId="77777777" w:rsidR="00AB7D27" w:rsidRDefault="00AB7D27" w:rsidP="00C654F7">
            <w:r w:rsidRPr="000F6316">
              <w:rPr>
                <w:rFonts w:ascii="CS Avva Shenouda" w:hAnsi="CS Avva Shenouda"/>
                <w:sz w:val="24"/>
                <w:szCs w:val="24"/>
              </w:rPr>
              <w:t>¿</w:t>
            </w:r>
          </w:p>
        </w:tc>
        <w:tc>
          <w:tcPr>
            <w:tcW w:w="3960" w:type="dxa"/>
          </w:tcPr>
          <w:p w14:paraId="4787B18C" w14:textId="77777777" w:rsidR="00AB7D27" w:rsidRDefault="00AB7D27" w:rsidP="006B31BA">
            <w:pPr>
              <w:pStyle w:val="CopticVersemulti-line"/>
            </w:pPr>
            <w:r w:rsidRPr="006B31BA">
              <w:t>Ⲉ̀ⲧⲉ ⲫ̀ⲟⲩⲱⲓⲛ ⲙ̀ⲡⲓⲕⲟⲥⲙⲟⲥ</w:t>
            </w:r>
          </w:p>
          <w:p w14:paraId="3BB3237F" w14:textId="77777777" w:rsidR="00AB7D27" w:rsidRDefault="00AB7D27" w:rsidP="006B31BA">
            <w:pPr>
              <w:pStyle w:val="CopticVersemulti-line"/>
            </w:pPr>
            <w:r w:rsidRPr="006B31BA">
              <w:t>ⲡⲓⲁⲧϣ̀ϧⲱⲛⲧ ⲉ̀ⲣⲟϥ</w:t>
            </w:r>
          </w:p>
          <w:p w14:paraId="62659E98" w14:textId="77777777" w:rsidR="00AB7D27" w:rsidRDefault="00AB7D27" w:rsidP="006B31BA">
            <w:pPr>
              <w:pStyle w:val="CopticVersemulti-line"/>
            </w:pPr>
            <w:r w:rsidRPr="006B31BA">
              <w:t>ⲡⲓ ⲉ̀ⲃⲟⲗϧⲉⲛ ⲡⲓⲟⲩⲱⲓⲛⲓ</w:t>
            </w:r>
          </w:p>
          <w:p w14:paraId="6F8216CA" w14:textId="77777777" w:rsidR="00AB7D27" w:rsidRDefault="00AB7D27" w:rsidP="006B31BA">
            <w:pPr>
              <w:pStyle w:val="CopticVerse"/>
            </w:pPr>
            <w:r w:rsidRPr="006B31BA">
              <w:t>ⲛ̀ⲁⲧϣ̀ϧⲱⲛⲧ ⲉ̀ⲣⲟϥ</w:t>
            </w:r>
          </w:p>
        </w:tc>
      </w:tr>
      <w:tr w:rsidR="00AB7D27" w14:paraId="70A5A417" w14:textId="77777777" w:rsidTr="00971481">
        <w:trPr>
          <w:cantSplit/>
          <w:jc w:val="center"/>
        </w:trPr>
        <w:tc>
          <w:tcPr>
            <w:tcW w:w="288" w:type="dxa"/>
          </w:tcPr>
          <w:p w14:paraId="671607B0" w14:textId="77777777" w:rsidR="00AB7D27" w:rsidRDefault="00AB7D27" w:rsidP="00C654F7"/>
        </w:tc>
        <w:tc>
          <w:tcPr>
            <w:tcW w:w="3960" w:type="dxa"/>
          </w:tcPr>
          <w:p w14:paraId="5331E18C" w14:textId="77777777" w:rsidR="00AB7D27" w:rsidRDefault="00AB7D27" w:rsidP="00AB7D27">
            <w:pPr>
              <w:pStyle w:val="EngHang"/>
              <w:rPr>
                <w:rFonts w:eastAsiaTheme="minorHAnsi"/>
              </w:rPr>
            </w:pPr>
            <w:r>
              <w:rPr>
                <w:rFonts w:eastAsiaTheme="minorHAnsi"/>
              </w:rPr>
              <w:t>The True God,</w:t>
            </w:r>
          </w:p>
          <w:p w14:paraId="3BA6A64E" w14:textId="77777777" w:rsidR="00AB7D27" w:rsidRDefault="00AB7D27" w:rsidP="00AB7D27">
            <w:pPr>
              <w:pStyle w:val="EngHang"/>
              <w:rPr>
                <w:rFonts w:eastAsiaTheme="minorHAnsi"/>
              </w:rPr>
            </w:pPr>
            <w:r>
              <w:rPr>
                <w:rFonts w:eastAsiaTheme="minorHAnsi"/>
              </w:rPr>
              <w:t>Of the True God,</w:t>
            </w:r>
          </w:p>
          <w:p w14:paraId="0346CE23" w14:textId="77777777" w:rsidR="00AB7D27" w:rsidRDefault="00AB7D27" w:rsidP="00AB7D27">
            <w:pPr>
              <w:pStyle w:val="EngHang"/>
              <w:rPr>
                <w:rFonts w:eastAsiaTheme="minorHAnsi"/>
              </w:rPr>
            </w:pPr>
            <w:r>
              <w:rPr>
                <w:rFonts w:eastAsiaTheme="minorHAnsi"/>
              </w:rPr>
              <w:t>Who was incarnate</w:t>
            </w:r>
          </w:p>
          <w:p w14:paraId="4E5ED959" w14:textId="77777777" w:rsidR="00AB7D27" w:rsidRPr="00195761" w:rsidRDefault="00AB7D27" w:rsidP="00AB7D27">
            <w:pPr>
              <w:pStyle w:val="EngHangEnd"/>
              <w:rPr>
                <w:szCs w:val="22"/>
              </w:rPr>
            </w:pPr>
            <w:r>
              <w:rPr>
                <w:rFonts w:eastAsiaTheme="minorHAnsi"/>
              </w:rPr>
              <w:t>Of you, without change.</w:t>
            </w:r>
          </w:p>
        </w:tc>
        <w:tc>
          <w:tcPr>
            <w:tcW w:w="288" w:type="dxa"/>
          </w:tcPr>
          <w:p w14:paraId="27C513DC" w14:textId="77777777" w:rsidR="00AB7D27" w:rsidRDefault="00AB7D27" w:rsidP="00C654F7"/>
        </w:tc>
        <w:tc>
          <w:tcPr>
            <w:tcW w:w="288" w:type="dxa"/>
          </w:tcPr>
          <w:p w14:paraId="4E97B850" w14:textId="77777777" w:rsidR="00AB7D27" w:rsidRDefault="00AB7D27" w:rsidP="00C654F7"/>
        </w:tc>
        <w:tc>
          <w:tcPr>
            <w:tcW w:w="3960" w:type="dxa"/>
          </w:tcPr>
          <w:p w14:paraId="2D86A34A" w14:textId="77777777" w:rsidR="00AB7D27" w:rsidRDefault="00AB7D27" w:rsidP="006B31BA">
            <w:pPr>
              <w:pStyle w:val="CopticVersemulti-line"/>
            </w:pPr>
            <w:r w:rsidRPr="006B31BA">
              <w:t>Ⲡⲓⲛⲟⲩϯ ⲛ̀ⲧⲁⲫ̀ⲙⲏⲓ</w:t>
            </w:r>
          </w:p>
          <w:p w14:paraId="213319A3" w14:textId="77777777" w:rsidR="00AB7D27" w:rsidRDefault="00AB7D27" w:rsidP="006B31BA">
            <w:pPr>
              <w:pStyle w:val="CopticVersemulti-line"/>
            </w:pPr>
            <w:r w:rsidRPr="006B31BA">
              <w:t>ⲉ̀ⲃⲟⲗϧⲉⲛ ⲟⲩⲛⲟⲩϯ ⲛ̀ⲧⲁⲫ̀ⲙⲏⲓ</w:t>
            </w:r>
          </w:p>
          <w:p w14:paraId="406B4E31" w14:textId="77777777" w:rsidR="00AB7D27" w:rsidRDefault="00AB7D27" w:rsidP="006B31BA">
            <w:pPr>
              <w:pStyle w:val="CopticVersemulti-line"/>
            </w:pPr>
            <w:r w:rsidRPr="006B31BA">
              <w:t>ⲉ̀ⲧⲁϥϭⲓⲥⲁⲣⲝ ⲛ̀ϧⲏϯ</w:t>
            </w:r>
          </w:p>
          <w:p w14:paraId="6FA38EAE" w14:textId="77777777" w:rsidR="00AB7D27" w:rsidRDefault="00AB7D27" w:rsidP="006B31BA">
            <w:pPr>
              <w:pStyle w:val="CopticVerse"/>
            </w:pPr>
            <w:r w:rsidRPr="006B31BA">
              <w:t>ϧⲉⲛ ⲟⲩⲙⲉⲧⲁⲧϣⲓⲃϯ</w:t>
            </w:r>
          </w:p>
        </w:tc>
      </w:tr>
      <w:tr w:rsidR="00AB7D27" w14:paraId="0A7FFC1B" w14:textId="77777777" w:rsidTr="00971481">
        <w:trPr>
          <w:cantSplit/>
          <w:jc w:val="center"/>
        </w:trPr>
        <w:tc>
          <w:tcPr>
            <w:tcW w:w="288" w:type="dxa"/>
          </w:tcPr>
          <w:p w14:paraId="1D95025D" w14:textId="77777777" w:rsidR="00AB7D27" w:rsidRDefault="00AB7D27" w:rsidP="00C654F7">
            <w:r w:rsidRPr="000F6316">
              <w:rPr>
                <w:rFonts w:ascii="CS Avva Shenouda" w:hAnsi="CS Avva Shenouda"/>
                <w:sz w:val="24"/>
                <w:szCs w:val="24"/>
              </w:rPr>
              <w:t>¿</w:t>
            </w:r>
          </w:p>
        </w:tc>
        <w:tc>
          <w:tcPr>
            <w:tcW w:w="3960" w:type="dxa"/>
          </w:tcPr>
          <w:p w14:paraId="788874EF" w14:textId="77777777" w:rsidR="00AB7D27" w:rsidRDefault="00AB7D27" w:rsidP="00AB7D27">
            <w:pPr>
              <w:pStyle w:val="EngHang"/>
              <w:rPr>
                <w:rFonts w:eastAsiaTheme="minorHAnsi"/>
              </w:rPr>
            </w:pPr>
            <w:r>
              <w:rPr>
                <w:rFonts w:eastAsiaTheme="minorHAnsi"/>
              </w:rPr>
              <w:t xml:space="preserve">By His </w:t>
            </w:r>
            <w:commentRangeStart w:id="422"/>
            <w:r>
              <w:rPr>
                <w:rFonts w:eastAsiaTheme="minorHAnsi"/>
              </w:rPr>
              <w:t>manifestation</w:t>
            </w:r>
            <w:commentRangeEnd w:id="422"/>
            <w:r>
              <w:rPr>
                <w:rStyle w:val="CommentReference"/>
                <w:rFonts w:eastAsiaTheme="minorHAnsi" w:cstheme="minorBidi"/>
                <w:color w:val="auto"/>
                <w:lang w:val="en-CA"/>
              </w:rPr>
              <w:commentReference w:id="422"/>
            </w:r>
            <w:r>
              <w:rPr>
                <w:rFonts w:eastAsiaTheme="minorHAnsi"/>
              </w:rPr>
              <w:t>,</w:t>
            </w:r>
          </w:p>
          <w:p w14:paraId="25FAFC26" w14:textId="77777777" w:rsidR="00AB7D27" w:rsidRDefault="00AB7D27" w:rsidP="00AB7D27">
            <w:pPr>
              <w:pStyle w:val="EngHang"/>
              <w:rPr>
                <w:rFonts w:eastAsiaTheme="minorHAnsi"/>
              </w:rPr>
            </w:pPr>
            <w:r>
              <w:rPr>
                <w:rFonts w:eastAsiaTheme="minorHAnsi"/>
              </w:rPr>
              <w:t>He gave light to us,</w:t>
            </w:r>
          </w:p>
          <w:p w14:paraId="28A7F315" w14:textId="77777777" w:rsidR="00AB7D27" w:rsidRDefault="00AB7D27" w:rsidP="00AB7D27">
            <w:pPr>
              <w:pStyle w:val="EngHang"/>
              <w:rPr>
                <w:rFonts w:eastAsiaTheme="minorHAnsi"/>
              </w:rPr>
            </w:pPr>
            <w:r>
              <w:rPr>
                <w:rFonts w:eastAsiaTheme="minorHAnsi"/>
              </w:rPr>
              <w:t>Who were sitting in darkness</w:t>
            </w:r>
          </w:p>
          <w:p w14:paraId="4E2525B9" w14:textId="77777777" w:rsidR="00AB7D27" w:rsidRDefault="00AB7D27" w:rsidP="00AB7D27">
            <w:pPr>
              <w:pStyle w:val="EngHangEnd"/>
            </w:pPr>
            <w:r>
              <w:rPr>
                <w:rFonts w:eastAsiaTheme="minorHAnsi"/>
              </w:rPr>
              <w:t>And the shadow of death</w:t>
            </w:r>
          </w:p>
        </w:tc>
        <w:tc>
          <w:tcPr>
            <w:tcW w:w="288" w:type="dxa"/>
          </w:tcPr>
          <w:p w14:paraId="022513C9" w14:textId="77777777" w:rsidR="00AB7D27" w:rsidRDefault="00AB7D27" w:rsidP="00C654F7"/>
        </w:tc>
        <w:tc>
          <w:tcPr>
            <w:tcW w:w="288" w:type="dxa"/>
          </w:tcPr>
          <w:p w14:paraId="6374B6DF" w14:textId="77777777" w:rsidR="00AB7D27" w:rsidRDefault="00AB7D27" w:rsidP="00C654F7">
            <w:r w:rsidRPr="000F6316">
              <w:rPr>
                <w:rFonts w:ascii="CS Avva Shenouda" w:hAnsi="CS Avva Shenouda"/>
                <w:sz w:val="24"/>
                <w:szCs w:val="24"/>
              </w:rPr>
              <w:t>¿</w:t>
            </w:r>
          </w:p>
        </w:tc>
        <w:tc>
          <w:tcPr>
            <w:tcW w:w="3960" w:type="dxa"/>
          </w:tcPr>
          <w:p w14:paraId="0F987357" w14:textId="77777777" w:rsidR="00AB7D27" w:rsidRDefault="00AB7D27" w:rsidP="006B31BA">
            <w:pPr>
              <w:pStyle w:val="CopticVersemulti-line"/>
            </w:pPr>
            <w:r w:rsidRPr="006B31BA">
              <w:t>Ϩⲓⲧⲉⲛ ⲧⲉϥⲡⲁⲣⲟⲩⲥⲓⲁ̀</w:t>
            </w:r>
          </w:p>
          <w:p w14:paraId="668D916B" w14:textId="77777777" w:rsidR="00AB7D27" w:rsidRDefault="00AB7D27" w:rsidP="006B31BA">
            <w:pPr>
              <w:pStyle w:val="CopticVersemulti-line"/>
            </w:pPr>
            <w:r w:rsidRPr="006B31BA">
              <w:t>ⲁϥⲉ̀ⲣⲟⲩⲱⲓⲛⲓ ⲉ̀ⲣⲟⲛ</w:t>
            </w:r>
          </w:p>
          <w:p w14:paraId="60109447" w14:textId="77777777" w:rsidR="00AB7D27" w:rsidRDefault="00AB7D27" w:rsidP="006B31BA">
            <w:pPr>
              <w:pStyle w:val="CopticVersemulti-line"/>
            </w:pPr>
            <w:r w:rsidRPr="006B31BA">
              <w:t>ϧⲁ ⲛⲏⲉⲧϩⲉⲙⲥⲓ ϧⲉⲛ ⲡ̀ⲭⲁⲕⲓ</w:t>
            </w:r>
          </w:p>
          <w:p w14:paraId="771562E6" w14:textId="77777777" w:rsidR="00AB7D27" w:rsidRDefault="00AB7D27" w:rsidP="006B31BA">
            <w:pPr>
              <w:pStyle w:val="CopticVerse"/>
            </w:pPr>
            <w:r w:rsidRPr="006B31BA">
              <w:t>ⲛⲉⲙ ⲧ̀ϧⲏⲓⲃⲓ ⲙ̀ⲫ̀ⲙⲟⲩ</w:t>
            </w:r>
          </w:p>
        </w:tc>
      </w:tr>
      <w:tr w:rsidR="00AB7D27" w14:paraId="398834D1" w14:textId="77777777" w:rsidTr="00971481">
        <w:trPr>
          <w:cantSplit/>
          <w:jc w:val="center"/>
        </w:trPr>
        <w:tc>
          <w:tcPr>
            <w:tcW w:w="288" w:type="dxa"/>
          </w:tcPr>
          <w:p w14:paraId="6AF756AC" w14:textId="77777777" w:rsidR="00AB7D27" w:rsidRDefault="00AB7D27" w:rsidP="00C654F7"/>
        </w:tc>
        <w:tc>
          <w:tcPr>
            <w:tcW w:w="3960" w:type="dxa"/>
          </w:tcPr>
          <w:p w14:paraId="2DC4ED89" w14:textId="77777777" w:rsidR="00AB7D27" w:rsidRDefault="00AB7D27" w:rsidP="00AB7D27">
            <w:pPr>
              <w:pStyle w:val="EngHang"/>
              <w:rPr>
                <w:rFonts w:eastAsiaTheme="minorHAnsi"/>
              </w:rPr>
            </w:pPr>
            <w:r>
              <w:rPr>
                <w:rFonts w:eastAsiaTheme="minorHAnsi"/>
              </w:rPr>
              <w:t>And guided our feet</w:t>
            </w:r>
          </w:p>
          <w:p w14:paraId="76D96DB8" w14:textId="77777777" w:rsidR="00AB7D27" w:rsidRDefault="00AB7D27" w:rsidP="00AB7D27">
            <w:pPr>
              <w:pStyle w:val="EngHang"/>
              <w:rPr>
                <w:rFonts w:eastAsiaTheme="minorHAnsi"/>
              </w:rPr>
            </w:pPr>
            <w:r>
              <w:rPr>
                <w:rFonts w:eastAsiaTheme="minorHAnsi"/>
              </w:rPr>
              <w:t>To the path of peace,</w:t>
            </w:r>
          </w:p>
          <w:p w14:paraId="0E531A97" w14:textId="77777777" w:rsidR="00AB7D27" w:rsidRDefault="00AB7D27" w:rsidP="00AB7D27">
            <w:pPr>
              <w:pStyle w:val="EngHang"/>
              <w:rPr>
                <w:rFonts w:eastAsiaTheme="minorHAnsi"/>
              </w:rPr>
            </w:pPr>
            <w:r>
              <w:rPr>
                <w:rFonts w:eastAsiaTheme="minorHAnsi"/>
              </w:rPr>
              <w:t>Through the communion</w:t>
            </w:r>
          </w:p>
          <w:p w14:paraId="252FD851" w14:textId="77777777" w:rsidR="00AB7D27" w:rsidRDefault="00AB7D27" w:rsidP="00AB7D27">
            <w:pPr>
              <w:pStyle w:val="EngHangEnd"/>
            </w:pPr>
            <w:r>
              <w:rPr>
                <w:rFonts w:eastAsiaTheme="minorHAnsi"/>
              </w:rPr>
              <w:t>Of His holy Mysteries.</w:t>
            </w:r>
          </w:p>
        </w:tc>
        <w:tc>
          <w:tcPr>
            <w:tcW w:w="288" w:type="dxa"/>
          </w:tcPr>
          <w:p w14:paraId="378A5D83" w14:textId="77777777" w:rsidR="00AB7D27" w:rsidRDefault="00AB7D27" w:rsidP="00C654F7"/>
        </w:tc>
        <w:tc>
          <w:tcPr>
            <w:tcW w:w="288" w:type="dxa"/>
          </w:tcPr>
          <w:p w14:paraId="52324C5F" w14:textId="77777777" w:rsidR="00AB7D27" w:rsidRDefault="00AB7D27" w:rsidP="00C654F7"/>
        </w:tc>
        <w:tc>
          <w:tcPr>
            <w:tcW w:w="3960" w:type="dxa"/>
          </w:tcPr>
          <w:p w14:paraId="6EA8B3EC" w14:textId="77777777" w:rsidR="00AB7D27" w:rsidRDefault="00AB7D27" w:rsidP="006B31BA">
            <w:pPr>
              <w:pStyle w:val="CopticVersemulti-line"/>
            </w:pPr>
            <w:r w:rsidRPr="006B31BA">
              <w:t>Ⲁϥⲥⲟⲩⲧⲉⲛ ⲛⲉⲛϭⲁⲗⲁⲩϫ</w:t>
            </w:r>
          </w:p>
          <w:p w14:paraId="590B55A6" w14:textId="77777777" w:rsidR="00AB7D27" w:rsidRDefault="00AB7D27" w:rsidP="006B31BA">
            <w:pPr>
              <w:pStyle w:val="CopticVersemulti-line"/>
            </w:pPr>
            <w:r w:rsidRPr="006B31BA">
              <w:t>ⲉ̀ⲫ̀ⲙⲱⲓⲧ ⲛ̀ⲧⲉ ϯϩⲓⲣⲏⲛⲏ</w:t>
            </w:r>
          </w:p>
          <w:p w14:paraId="22E1B752" w14:textId="77777777" w:rsidR="00AB7D27" w:rsidRDefault="00AB7D27" w:rsidP="006B31BA">
            <w:pPr>
              <w:pStyle w:val="CopticVersemulti-line"/>
            </w:pPr>
            <w:r w:rsidRPr="006B31BA">
              <w:t>ϩⲓⲧⲉⲛ ϯⲕⲟⲓⲛⲱⲛⲓⲁ̀</w:t>
            </w:r>
          </w:p>
          <w:p w14:paraId="48427B7D" w14:textId="77777777" w:rsidR="00AB7D27" w:rsidRDefault="00AB7D27" w:rsidP="006B31BA">
            <w:pPr>
              <w:pStyle w:val="CopticVerse"/>
            </w:pPr>
            <w:r w:rsidRPr="006B31BA">
              <w:t>ⲛ̀ⲧⲉ ⲛⲉϥⲙⲩⲥⲧⲏⲣⲓⲟⲛ ⲉ̅ⲑ̅ⲩ</w:t>
            </w:r>
          </w:p>
        </w:tc>
      </w:tr>
      <w:tr w:rsidR="00AB7D27" w14:paraId="33EF8FB9" w14:textId="77777777" w:rsidTr="00971481">
        <w:trPr>
          <w:cantSplit/>
          <w:jc w:val="center"/>
        </w:trPr>
        <w:tc>
          <w:tcPr>
            <w:tcW w:w="288" w:type="dxa"/>
          </w:tcPr>
          <w:p w14:paraId="395EF790" w14:textId="77777777" w:rsidR="00AB7D27" w:rsidRDefault="00AB7D27" w:rsidP="00C654F7">
            <w:r w:rsidRPr="000F6316">
              <w:rPr>
                <w:rFonts w:ascii="CS Avva Shenouda" w:hAnsi="CS Avva Shenouda"/>
                <w:sz w:val="24"/>
                <w:szCs w:val="24"/>
              </w:rPr>
              <w:t>¿</w:t>
            </w:r>
          </w:p>
        </w:tc>
        <w:tc>
          <w:tcPr>
            <w:tcW w:w="3960" w:type="dxa"/>
          </w:tcPr>
          <w:p w14:paraId="0B4C2DA7"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04800716" w14:textId="77777777" w:rsidR="00AB7D27" w:rsidRPr="007425E1" w:rsidRDefault="00AB7D27" w:rsidP="00AB7D27">
            <w:pPr>
              <w:pStyle w:val="EngHang"/>
              <w:rPr>
                <w:rFonts w:eastAsiaTheme="minorHAnsi"/>
              </w:rPr>
            </w:pPr>
            <w:r w:rsidRPr="007425E1">
              <w:rPr>
                <w:rFonts w:eastAsiaTheme="minorHAnsi"/>
              </w:rPr>
              <w:t>Magnifies you,</w:t>
            </w:r>
          </w:p>
          <w:p w14:paraId="3E9C78EF"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3D84D88" w14:textId="77777777" w:rsidR="00AB7D27" w:rsidRPr="007425E1" w:rsidRDefault="00AB7D27" w:rsidP="00AB7D27">
            <w:pPr>
              <w:pStyle w:val="EngHangEnd"/>
            </w:pPr>
            <w:r w:rsidRPr="007425E1">
              <w:rPr>
                <w:rFonts w:eastAsiaTheme="minorHAnsi"/>
              </w:rPr>
              <w:t>The ever-holy.</w:t>
            </w:r>
          </w:p>
        </w:tc>
        <w:tc>
          <w:tcPr>
            <w:tcW w:w="288" w:type="dxa"/>
          </w:tcPr>
          <w:p w14:paraId="6C2312AD" w14:textId="77777777" w:rsidR="00AB7D27" w:rsidRDefault="00AB7D27" w:rsidP="00C654F7"/>
        </w:tc>
        <w:tc>
          <w:tcPr>
            <w:tcW w:w="288" w:type="dxa"/>
          </w:tcPr>
          <w:p w14:paraId="18906080" w14:textId="77777777" w:rsidR="00AB7D27" w:rsidRDefault="00AB7D27" w:rsidP="00C654F7">
            <w:r w:rsidRPr="000F6316">
              <w:rPr>
                <w:rFonts w:ascii="CS Avva Shenouda" w:hAnsi="CS Avva Shenouda"/>
                <w:sz w:val="24"/>
                <w:szCs w:val="24"/>
              </w:rPr>
              <w:t>¿</w:t>
            </w:r>
          </w:p>
        </w:tc>
        <w:tc>
          <w:tcPr>
            <w:tcW w:w="3960" w:type="dxa"/>
          </w:tcPr>
          <w:p w14:paraId="75D2C678" w14:textId="77777777" w:rsidR="00AB7D27" w:rsidRDefault="00AB7D27" w:rsidP="006B31BA">
            <w:pPr>
              <w:pStyle w:val="CopticVersemulti-line"/>
            </w:pPr>
            <w:r w:rsidRPr="002C2599">
              <w:t>Ⲉⲑⲃⲉ ⲫⲁⲓ ⲟⲩⲟⲛ ⲛⲓⲃⲉⲛ</w:t>
            </w:r>
          </w:p>
          <w:p w14:paraId="3214DDBC"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58B3DC0"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29CCE164"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7AD22768" w14:textId="77777777" w:rsidTr="00971481">
        <w:trPr>
          <w:cantSplit/>
          <w:jc w:val="center"/>
        </w:trPr>
        <w:tc>
          <w:tcPr>
            <w:tcW w:w="288" w:type="dxa"/>
          </w:tcPr>
          <w:p w14:paraId="0869703F" w14:textId="77777777" w:rsidR="00AB7D27" w:rsidRDefault="00AB7D27" w:rsidP="00C654F7"/>
        </w:tc>
        <w:tc>
          <w:tcPr>
            <w:tcW w:w="3960" w:type="dxa"/>
          </w:tcPr>
          <w:p w14:paraId="5003D1AA" w14:textId="77777777" w:rsidR="00AB7D27" w:rsidRDefault="00AB7D27" w:rsidP="00AB7D27">
            <w:pPr>
              <w:pStyle w:val="EngHang"/>
              <w:rPr>
                <w:rFonts w:eastAsiaTheme="minorHAnsi"/>
              </w:rPr>
            </w:pPr>
            <w:r>
              <w:rPr>
                <w:rFonts w:eastAsiaTheme="minorHAnsi"/>
              </w:rPr>
              <w:t>And we pray,</w:t>
            </w:r>
          </w:p>
          <w:p w14:paraId="3D8F4A1D" w14:textId="77777777" w:rsidR="00AB7D27" w:rsidRDefault="00AB7D27" w:rsidP="00AB7D27">
            <w:pPr>
              <w:pStyle w:val="EngHang"/>
              <w:rPr>
                <w:rFonts w:eastAsiaTheme="minorHAnsi"/>
              </w:rPr>
            </w:pPr>
            <w:r>
              <w:rPr>
                <w:rFonts w:eastAsiaTheme="minorHAnsi"/>
              </w:rPr>
              <w:t>That we may win mercy,</w:t>
            </w:r>
          </w:p>
          <w:p w14:paraId="3D1B0ED4" w14:textId="77777777" w:rsidR="00AB7D27" w:rsidRDefault="00AB7D27" w:rsidP="00AB7D27">
            <w:pPr>
              <w:pStyle w:val="EngHang"/>
              <w:rPr>
                <w:rFonts w:eastAsiaTheme="minorHAnsi"/>
              </w:rPr>
            </w:pPr>
            <w:r>
              <w:rPr>
                <w:rFonts w:eastAsiaTheme="minorHAnsi"/>
              </w:rPr>
              <w:t>Through your intercessions</w:t>
            </w:r>
          </w:p>
          <w:p w14:paraId="5214C21E" w14:textId="77777777" w:rsidR="00AB7D27" w:rsidRPr="007425E1" w:rsidRDefault="00AB7D27" w:rsidP="00AB7D27">
            <w:pPr>
              <w:pStyle w:val="EngHangEnd"/>
              <w:rPr>
                <w:rFonts w:eastAsiaTheme="minorHAnsi"/>
              </w:rPr>
            </w:pPr>
            <w:r>
              <w:rPr>
                <w:rFonts w:eastAsiaTheme="minorHAnsi"/>
              </w:rPr>
              <w:t>With the Lover of mankind.</w:t>
            </w:r>
          </w:p>
          <w:p w14:paraId="0167D058" w14:textId="77777777" w:rsidR="00AB7D27" w:rsidRPr="007425E1" w:rsidRDefault="00AB7D27" w:rsidP="00AB7D27">
            <w:pPr>
              <w:pStyle w:val="EngHang"/>
            </w:pPr>
          </w:p>
        </w:tc>
        <w:tc>
          <w:tcPr>
            <w:tcW w:w="288" w:type="dxa"/>
          </w:tcPr>
          <w:p w14:paraId="06B07279" w14:textId="77777777" w:rsidR="00AB7D27" w:rsidRDefault="00AB7D27" w:rsidP="00C654F7"/>
        </w:tc>
        <w:tc>
          <w:tcPr>
            <w:tcW w:w="288" w:type="dxa"/>
          </w:tcPr>
          <w:p w14:paraId="3A244FC5" w14:textId="77777777" w:rsidR="00AB7D27" w:rsidRDefault="00AB7D27" w:rsidP="00C654F7"/>
        </w:tc>
        <w:tc>
          <w:tcPr>
            <w:tcW w:w="3960" w:type="dxa"/>
          </w:tcPr>
          <w:p w14:paraId="1E15064F"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79FB64E"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35218B41"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2E809F0"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6B3EBE35" w14:textId="77777777" w:rsidR="00971481" w:rsidRPr="00A742AC" w:rsidRDefault="00971481" w:rsidP="00971481">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3E42FD8" w14:textId="77777777" w:rsidTr="00971481">
        <w:trPr>
          <w:cantSplit/>
          <w:jc w:val="center"/>
        </w:trPr>
        <w:tc>
          <w:tcPr>
            <w:tcW w:w="288" w:type="dxa"/>
          </w:tcPr>
          <w:p w14:paraId="6113FA27" w14:textId="77777777" w:rsidR="00AB7D27" w:rsidRDefault="00AB7D27" w:rsidP="00925626">
            <w:pPr>
              <w:pStyle w:val="CopticCross"/>
            </w:pPr>
            <w:r w:rsidRPr="000F6316">
              <w:t>¿</w:t>
            </w:r>
          </w:p>
        </w:tc>
        <w:tc>
          <w:tcPr>
            <w:tcW w:w="3960" w:type="dxa"/>
          </w:tcPr>
          <w:p w14:paraId="56709098" w14:textId="77777777" w:rsidR="00AB7D27" w:rsidRDefault="00AB7D27" w:rsidP="00AB7D27">
            <w:pPr>
              <w:pStyle w:val="EngHang"/>
              <w:rPr>
                <w:rFonts w:eastAsiaTheme="minorHAnsi"/>
              </w:rPr>
            </w:pPr>
            <w:r>
              <w:rPr>
                <w:rFonts w:eastAsiaTheme="minorHAnsi"/>
              </w:rPr>
              <w:t>All the orders on high</w:t>
            </w:r>
          </w:p>
          <w:p w14:paraId="3767FCAC" w14:textId="77777777" w:rsidR="00AB7D27" w:rsidRDefault="00AB7D27" w:rsidP="00AB7D27">
            <w:pPr>
              <w:pStyle w:val="EngHang"/>
              <w:rPr>
                <w:rFonts w:eastAsiaTheme="minorHAnsi"/>
              </w:rPr>
            </w:pPr>
            <w:r>
              <w:rPr>
                <w:rFonts w:eastAsiaTheme="minorHAnsi"/>
              </w:rPr>
              <w:t>Cannot resemble you,</w:t>
            </w:r>
          </w:p>
          <w:p w14:paraId="2B552A14" w14:textId="77777777" w:rsidR="00AB7D27" w:rsidRDefault="00AB7D27" w:rsidP="00AB7D27">
            <w:pPr>
              <w:pStyle w:val="EngHang"/>
              <w:rPr>
                <w:rFonts w:eastAsiaTheme="minorHAnsi"/>
              </w:rPr>
            </w:pPr>
            <w:r>
              <w:rPr>
                <w:rFonts w:eastAsiaTheme="minorHAnsi"/>
              </w:rPr>
              <w:t>O golden lamp stand,</w:t>
            </w:r>
          </w:p>
          <w:p w14:paraId="7D3C01B3" w14:textId="77777777" w:rsidR="00AB7D27" w:rsidRPr="001A0083" w:rsidRDefault="00AB7D27" w:rsidP="00AB7D27">
            <w:pPr>
              <w:pStyle w:val="EngHangEnd"/>
            </w:pPr>
            <w:r>
              <w:rPr>
                <w:rFonts w:eastAsiaTheme="minorHAnsi"/>
              </w:rPr>
              <w:t xml:space="preserve">That </w:t>
            </w:r>
            <w:commentRangeStart w:id="423"/>
            <w:r>
              <w:rPr>
                <w:rFonts w:eastAsiaTheme="minorHAnsi"/>
              </w:rPr>
              <w:t xml:space="preserve">carried </w:t>
            </w:r>
            <w:commentRangeEnd w:id="423"/>
            <w:r>
              <w:rPr>
                <w:rStyle w:val="CommentReference"/>
                <w:rFonts w:eastAsiaTheme="minorHAnsi" w:cstheme="minorBidi"/>
                <w:color w:val="auto"/>
                <w:lang w:val="en-CA"/>
              </w:rPr>
              <w:commentReference w:id="423"/>
            </w:r>
            <w:r>
              <w:rPr>
                <w:rFonts w:eastAsiaTheme="minorHAnsi"/>
              </w:rPr>
              <w:t>the True Light:</w:t>
            </w:r>
          </w:p>
        </w:tc>
        <w:tc>
          <w:tcPr>
            <w:tcW w:w="288" w:type="dxa"/>
          </w:tcPr>
          <w:p w14:paraId="021A3853" w14:textId="77777777" w:rsidR="00AB7D27" w:rsidRDefault="00AB7D27" w:rsidP="00971481"/>
        </w:tc>
        <w:tc>
          <w:tcPr>
            <w:tcW w:w="288" w:type="dxa"/>
          </w:tcPr>
          <w:p w14:paraId="42EF8B37" w14:textId="77777777" w:rsidR="00AB7D27" w:rsidRDefault="00AB7D27" w:rsidP="00971481">
            <w:r w:rsidRPr="000F6316">
              <w:rPr>
                <w:rFonts w:ascii="CS Avva Shenouda" w:hAnsi="CS Avva Shenouda"/>
                <w:sz w:val="24"/>
                <w:szCs w:val="24"/>
              </w:rPr>
              <w:t>¿</w:t>
            </w:r>
          </w:p>
        </w:tc>
        <w:tc>
          <w:tcPr>
            <w:tcW w:w="3960" w:type="dxa"/>
          </w:tcPr>
          <w:p w14:paraId="7ABC8642" w14:textId="77777777" w:rsidR="00AB7D27" w:rsidRDefault="00AB7D27" w:rsidP="006B31BA">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2D779B8C" w14:textId="77777777" w:rsidR="00AB7D27" w:rsidRDefault="00AB7D27" w:rsidP="006B31BA">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60971037" w14:textId="77777777" w:rsidR="00AB7D27" w:rsidRDefault="00AB7D27" w:rsidP="006B31BA">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1E55FD54" w14:textId="77777777" w:rsidR="00AB7D27" w:rsidRDefault="00AB7D27" w:rsidP="006B31BA">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AB7D27" w14:paraId="7E3C4A63" w14:textId="77777777" w:rsidTr="00971481">
        <w:trPr>
          <w:cantSplit/>
          <w:jc w:val="center"/>
        </w:trPr>
        <w:tc>
          <w:tcPr>
            <w:tcW w:w="288" w:type="dxa"/>
          </w:tcPr>
          <w:p w14:paraId="440C5161" w14:textId="77777777" w:rsidR="00AB7D27" w:rsidRDefault="00AB7D27" w:rsidP="00925626">
            <w:pPr>
              <w:pStyle w:val="CopticCross"/>
            </w:pPr>
          </w:p>
        </w:tc>
        <w:tc>
          <w:tcPr>
            <w:tcW w:w="3960" w:type="dxa"/>
          </w:tcPr>
          <w:p w14:paraId="279ABCE6" w14:textId="77777777" w:rsidR="00AB7D27" w:rsidRDefault="00AB7D27" w:rsidP="00AB7D27">
            <w:pPr>
              <w:pStyle w:val="EngHang"/>
              <w:rPr>
                <w:rFonts w:eastAsiaTheme="minorHAnsi"/>
              </w:rPr>
            </w:pPr>
            <w:r>
              <w:rPr>
                <w:rFonts w:eastAsiaTheme="minorHAnsi"/>
              </w:rPr>
              <w:t>That was made of</w:t>
            </w:r>
          </w:p>
          <w:p w14:paraId="764D820B" w14:textId="77777777" w:rsidR="00AB7D27" w:rsidRDefault="00AB7D27" w:rsidP="00AB7D27">
            <w:pPr>
              <w:pStyle w:val="EngHang"/>
              <w:rPr>
                <w:rFonts w:eastAsiaTheme="minorHAnsi"/>
              </w:rPr>
            </w:pPr>
            <w:r>
              <w:rPr>
                <w:rFonts w:eastAsiaTheme="minorHAnsi"/>
              </w:rPr>
              <w:t>Pure and elect gold,</w:t>
            </w:r>
          </w:p>
          <w:p w14:paraId="1682CC92" w14:textId="77777777" w:rsidR="00AB7D27" w:rsidRDefault="00AB7D27" w:rsidP="00AB7D27">
            <w:pPr>
              <w:pStyle w:val="EngHang"/>
              <w:rPr>
                <w:rFonts w:eastAsiaTheme="minorHAnsi"/>
              </w:rPr>
            </w:pPr>
            <w:r>
              <w:rPr>
                <w:rFonts w:eastAsiaTheme="minorHAnsi"/>
              </w:rPr>
              <w:t>And was placed in</w:t>
            </w:r>
          </w:p>
          <w:p w14:paraId="32EEB829" w14:textId="77777777" w:rsidR="00AB7D27" w:rsidRPr="001A0083" w:rsidRDefault="00AB7D27" w:rsidP="00AB7D27">
            <w:pPr>
              <w:pStyle w:val="EngHangEnd"/>
            </w:pPr>
            <w:r>
              <w:rPr>
                <w:rFonts w:eastAsiaTheme="minorHAnsi"/>
              </w:rPr>
              <w:t>The Tabernacle:</w:t>
            </w:r>
          </w:p>
        </w:tc>
        <w:tc>
          <w:tcPr>
            <w:tcW w:w="288" w:type="dxa"/>
          </w:tcPr>
          <w:p w14:paraId="0B1BBC70" w14:textId="77777777" w:rsidR="00AB7D27" w:rsidRDefault="00AB7D27" w:rsidP="00971481"/>
        </w:tc>
        <w:tc>
          <w:tcPr>
            <w:tcW w:w="288" w:type="dxa"/>
          </w:tcPr>
          <w:p w14:paraId="4218C95D" w14:textId="77777777" w:rsidR="00AB7D27" w:rsidRDefault="00AB7D27" w:rsidP="00971481"/>
        </w:tc>
        <w:tc>
          <w:tcPr>
            <w:tcW w:w="3960" w:type="dxa"/>
          </w:tcPr>
          <w:p w14:paraId="4BF1C2DC" w14:textId="77777777" w:rsidR="00AB7D27" w:rsidRDefault="00AB7D27" w:rsidP="006B31BA">
            <w:pPr>
              <w:pStyle w:val="CopticVersemulti-line"/>
            </w:pPr>
            <w:r w:rsidRPr="006B31BA">
              <w:t>Ⲑⲏ ⲙⲉⲛ ⲉ̀ⲧⲉ ⲙ̀ⲙⲁⲩ</w:t>
            </w:r>
          </w:p>
          <w:p w14:paraId="14CD561B" w14:textId="77777777" w:rsidR="00AB7D27" w:rsidRDefault="00AB7D27" w:rsidP="006B31BA">
            <w:pPr>
              <w:pStyle w:val="CopticVersemulti-line"/>
            </w:pPr>
            <w:r w:rsidRPr="006B31BA">
              <w:t>ϣⲁⲩⲑⲁⲙⲓⲟⲥ ϧⲉⲛ ⲟⲩⲛⲟⲩⲃ</w:t>
            </w:r>
          </w:p>
          <w:p w14:paraId="246CF7AB" w14:textId="77777777" w:rsidR="00AB7D27" w:rsidRDefault="00AB7D27" w:rsidP="006B31BA">
            <w:pPr>
              <w:pStyle w:val="CopticVersemulti-line"/>
            </w:pPr>
            <w:r w:rsidRPr="006B31BA">
              <w:t>ⲉϥⲥⲱⲧⲡ ⲛ̀ⲕⲁⲑⲁⲣⲟⲥ</w:t>
            </w:r>
          </w:p>
          <w:p w14:paraId="036614E5" w14:textId="77777777" w:rsidR="00AB7D27" w:rsidRDefault="00AB7D27" w:rsidP="006B31BA">
            <w:pPr>
              <w:pStyle w:val="CopticVerse"/>
            </w:pPr>
            <w:r w:rsidRPr="006B31BA">
              <w:t>ϣⲁⲩⲭⲁⲥ ϧⲉⲛ ϯⲥ̀ⲕⲏⲛⲏ</w:t>
            </w:r>
          </w:p>
        </w:tc>
      </w:tr>
      <w:tr w:rsidR="00AB7D27" w14:paraId="1CF913DD" w14:textId="77777777" w:rsidTr="00971481">
        <w:trPr>
          <w:cantSplit/>
          <w:jc w:val="center"/>
        </w:trPr>
        <w:tc>
          <w:tcPr>
            <w:tcW w:w="288" w:type="dxa"/>
          </w:tcPr>
          <w:p w14:paraId="69FEB6D1" w14:textId="77777777" w:rsidR="00AB7D27" w:rsidRDefault="00AB7D27" w:rsidP="00925626">
            <w:pPr>
              <w:pStyle w:val="CopticCross"/>
            </w:pPr>
            <w:r w:rsidRPr="000F6316">
              <w:t>¿</w:t>
            </w:r>
          </w:p>
        </w:tc>
        <w:tc>
          <w:tcPr>
            <w:tcW w:w="3960" w:type="dxa"/>
          </w:tcPr>
          <w:p w14:paraId="6BB85DB2" w14:textId="77777777" w:rsidR="00AB7D27" w:rsidRDefault="00AB7D27" w:rsidP="00AB7D27">
            <w:pPr>
              <w:pStyle w:val="EngHang"/>
              <w:rPr>
                <w:rFonts w:eastAsiaTheme="minorHAnsi"/>
              </w:rPr>
            </w:pPr>
            <w:r>
              <w:rPr>
                <w:rFonts w:eastAsiaTheme="minorHAnsi"/>
              </w:rPr>
              <w:t>That was tended</w:t>
            </w:r>
          </w:p>
          <w:p w14:paraId="1AEF537A" w14:textId="77777777" w:rsidR="00AB7D27" w:rsidRDefault="00AB7D27" w:rsidP="00AB7D27">
            <w:pPr>
              <w:pStyle w:val="EngHang"/>
              <w:rPr>
                <w:rFonts w:eastAsiaTheme="minorHAnsi"/>
              </w:rPr>
            </w:pPr>
            <w:r>
              <w:rPr>
                <w:rFonts w:eastAsiaTheme="minorHAnsi"/>
              </w:rPr>
              <w:t>By the hands of men,</w:t>
            </w:r>
          </w:p>
          <w:p w14:paraId="6A6232AE" w14:textId="77777777" w:rsidR="00AB7D27" w:rsidRDefault="00AB7D27" w:rsidP="00AB7D27">
            <w:pPr>
              <w:pStyle w:val="EngHang"/>
              <w:rPr>
                <w:rFonts w:eastAsiaTheme="minorHAnsi"/>
              </w:rPr>
            </w:pPr>
            <w:r>
              <w:rPr>
                <w:rFonts w:eastAsiaTheme="minorHAnsi"/>
              </w:rPr>
              <w:t>Who brought oil for its lamps,</w:t>
            </w:r>
          </w:p>
          <w:p w14:paraId="543F225D" w14:textId="77777777" w:rsidR="00AB7D27" w:rsidRPr="00195761" w:rsidRDefault="00AB7D27" w:rsidP="00AB7D27">
            <w:pPr>
              <w:pStyle w:val="EngHangEnd"/>
              <w:rPr>
                <w:szCs w:val="22"/>
              </w:rPr>
            </w:pPr>
            <w:r>
              <w:rPr>
                <w:rFonts w:eastAsiaTheme="minorHAnsi"/>
              </w:rPr>
              <w:t>By day and by night.</w:t>
            </w:r>
          </w:p>
        </w:tc>
        <w:tc>
          <w:tcPr>
            <w:tcW w:w="288" w:type="dxa"/>
          </w:tcPr>
          <w:p w14:paraId="15162BDF" w14:textId="77777777" w:rsidR="00AB7D27" w:rsidRDefault="00AB7D27" w:rsidP="00971481"/>
        </w:tc>
        <w:tc>
          <w:tcPr>
            <w:tcW w:w="288" w:type="dxa"/>
          </w:tcPr>
          <w:p w14:paraId="0E9DB493" w14:textId="77777777" w:rsidR="00AB7D27" w:rsidRDefault="00AB7D27" w:rsidP="00971481">
            <w:r w:rsidRPr="000F6316">
              <w:rPr>
                <w:rFonts w:ascii="CS Avva Shenouda" w:hAnsi="CS Avva Shenouda"/>
                <w:sz w:val="24"/>
                <w:szCs w:val="24"/>
              </w:rPr>
              <w:t>¿</w:t>
            </w:r>
          </w:p>
        </w:tc>
        <w:tc>
          <w:tcPr>
            <w:tcW w:w="3960" w:type="dxa"/>
          </w:tcPr>
          <w:p w14:paraId="53252579" w14:textId="77777777" w:rsidR="00AB7D27" w:rsidRDefault="00AB7D27" w:rsidP="006B31BA">
            <w:pPr>
              <w:pStyle w:val="CopticVersemulti-line"/>
            </w:pPr>
            <w:r w:rsidRPr="006B31BA">
              <w:t>Ⲥⲉⲉⲣⲕⲉⲃⲉⲣⲛⲓⲧⲏⲥ ⲉ̀ⲣⲟⲥ</w:t>
            </w:r>
          </w:p>
          <w:p w14:paraId="531B6407" w14:textId="77777777" w:rsidR="00AB7D27" w:rsidRDefault="00AB7D27" w:rsidP="006B31BA">
            <w:pPr>
              <w:pStyle w:val="CopticVersemulti-line"/>
            </w:pPr>
            <w:r w:rsidRPr="006B31BA">
              <w:t>ϩⲓⲧⲉⲛ ϩⲁⲛϫⲓϫ ⲛ̀ⲣⲱⲙⲓ</w:t>
            </w:r>
          </w:p>
          <w:p w14:paraId="5CD94EE9" w14:textId="77777777" w:rsidR="00AB7D27" w:rsidRDefault="00AB7D27" w:rsidP="006B31BA">
            <w:pPr>
              <w:pStyle w:val="CopticVersemulti-line"/>
            </w:pPr>
            <w:r w:rsidRPr="006B31BA">
              <w:t>ⲉⲩϯⲛⲉϩ ⲛ̀ⲥⲁ ⲛⲉⲥⲗⲁⲙⲡⲁⲥ</w:t>
            </w:r>
          </w:p>
          <w:p w14:paraId="17B52FD7" w14:textId="77777777" w:rsidR="00AB7D27" w:rsidRDefault="00AB7D27" w:rsidP="006B31BA">
            <w:pPr>
              <w:pStyle w:val="CopticVerse"/>
            </w:pPr>
            <w:r w:rsidRPr="006B31BA">
              <w:t>ⲙ̀ⲡⲓⲉϩⲟⲟⲩ ⲛⲉⲙ ⲡⲓⲉϫⲱⲣϩ</w:t>
            </w:r>
          </w:p>
        </w:tc>
      </w:tr>
      <w:tr w:rsidR="00AB7D27" w14:paraId="3CBE4C14" w14:textId="77777777" w:rsidTr="00971481">
        <w:trPr>
          <w:cantSplit/>
          <w:jc w:val="center"/>
        </w:trPr>
        <w:tc>
          <w:tcPr>
            <w:tcW w:w="288" w:type="dxa"/>
          </w:tcPr>
          <w:p w14:paraId="1A7BC713" w14:textId="77777777" w:rsidR="00AB7D27" w:rsidRDefault="00AB7D27" w:rsidP="00925626">
            <w:pPr>
              <w:pStyle w:val="CopticCross"/>
            </w:pPr>
          </w:p>
        </w:tc>
        <w:tc>
          <w:tcPr>
            <w:tcW w:w="3960" w:type="dxa"/>
          </w:tcPr>
          <w:p w14:paraId="1990E9D0" w14:textId="77777777" w:rsidR="00AB7D27" w:rsidRDefault="00AB7D27" w:rsidP="00AB7D27">
            <w:pPr>
              <w:pStyle w:val="EngHang"/>
              <w:rPr>
                <w:rFonts w:eastAsiaTheme="minorHAnsi"/>
              </w:rPr>
            </w:pPr>
            <w:r>
              <w:rPr>
                <w:rFonts w:eastAsiaTheme="minorHAnsi"/>
              </w:rPr>
              <w:t>He Who dwelt in your womb,</w:t>
            </w:r>
          </w:p>
          <w:p w14:paraId="67669618" w14:textId="77777777" w:rsidR="00AB7D27" w:rsidRDefault="00AB7D27" w:rsidP="00AB7D27">
            <w:pPr>
              <w:pStyle w:val="EngHang"/>
              <w:rPr>
                <w:rFonts w:eastAsiaTheme="minorHAnsi"/>
              </w:rPr>
            </w:pPr>
            <w:r>
              <w:rPr>
                <w:rFonts w:eastAsiaTheme="minorHAnsi"/>
              </w:rPr>
              <w:t>O Virgin Mary,</w:t>
            </w:r>
          </w:p>
          <w:p w14:paraId="65990623" w14:textId="77777777" w:rsidR="00AB7D27" w:rsidRDefault="00AB7D27" w:rsidP="00AB7D27">
            <w:pPr>
              <w:pStyle w:val="EngHang"/>
              <w:rPr>
                <w:rFonts w:eastAsiaTheme="minorHAnsi"/>
              </w:rPr>
            </w:pPr>
            <w:commentRangeStart w:id="424"/>
            <w:r>
              <w:rPr>
                <w:rFonts w:eastAsiaTheme="minorHAnsi"/>
              </w:rPr>
              <w:t xml:space="preserve">Gives light to </w:t>
            </w:r>
            <w:commentRangeEnd w:id="424"/>
            <w:r>
              <w:rPr>
                <w:rStyle w:val="CommentReference"/>
                <w:rFonts w:eastAsiaTheme="minorHAnsi" w:cstheme="minorBidi"/>
                <w:color w:val="auto"/>
                <w:lang w:val="en-CA"/>
              </w:rPr>
              <w:commentReference w:id="424"/>
            </w:r>
            <w:r>
              <w:rPr>
                <w:rFonts w:eastAsiaTheme="minorHAnsi"/>
              </w:rPr>
              <w:t>every man</w:t>
            </w:r>
          </w:p>
          <w:p w14:paraId="3A8D4A60" w14:textId="77777777" w:rsidR="00AB7D27" w:rsidRDefault="00AB7D27" w:rsidP="00AB7D27">
            <w:pPr>
              <w:pStyle w:val="EngHangEnd"/>
            </w:pPr>
            <w:r>
              <w:rPr>
                <w:rFonts w:eastAsiaTheme="minorHAnsi"/>
              </w:rPr>
              <w:t>That comes into the world.</w:t>
            </w:r>
          </w:p>
        </w:tc>
        <w:tc>
          <w:tcPr>
            <w:tcW w:w="288" w:type="dxa"/>
          </w:tcPr>
          <w:p w14:paraId="596B20A9" w14:textId="77777777" w:rsidR="00AB7D27" w:rsidRDefault="00AB7D27" w:rsidP="00971481"/>
        </w:tc>
        <w:tc>
          <w:tcPr>
            <w:tcW w:w="288" w:type="dxa"/>
          </w:tcPr>
          <w:p w14:paraId="7DD0E0C9" w14:textId="77777777" w:rsidR="00AB7D27" w:rsidRDefault="00AB7D27" w:rsidP="00971481"/>
        </w:tc>
        <w:tc>
          <w:tcPr>
            <w:tcW w:w="3960" w:type="dxa"/>
          </w:tcPr>
          <w:p w14:paraId="514C86B7" w14:textId="77777777" w:rsidR="00AB7D27" w:rsidRDefault="00AB7D27" w:rsidP="006B31BA">
            <w:pPr>
              <w:pStyle w:val="CopticVersemulti-line"/>
            </w:pPr>
            <w:r w:rsidRPr="006B31BA">
              <w:t>Ⲫⲏⲉⲧⲭⲏ ϧⲉⲛ ⲧⲉⲛⲉϫⲓ</w:t>
            </w:r>
          </w:p>
          <w:p w14:paraId="7FD8F285" w14:textId="77777777" w:rsidR="00AB7D27" w:rsidRDefault="00AB7D27" w:rsidP="006B31BA">
            <w:pPr>
              <w:pStyle w:val="CopticVersemulti-line"/>
            </w:pPr>
            <w:r w:rsidRPr="006B31BA">
              <w:t>Ⲙⲁⲣⲓⲁ ϯⲡⲁⲣⲑⲉⲛⲟⲥ</w:t>
            </w:r>
          </w:p>
          <w:p w14:paraId="40DCC291" w14:textId="77777777" w:rsidR="00AB7D27" w:rsidRDefault="00AB7D27" w:rsidP="006B31BA">
            <w:pPr>
              <w:pStyle w:val="CopticVersemulti-line"/>
            </w:pPr>
            <w:r w:rsidRPr="006B31BA">
              <w:t>ⲁϥⲉⲣⲟⲩⲱⲓⲛⲓ ⲉⲣⲱⲙⲓ ⲛⲓⲃⲉⲛ</w:t>
            </w:r>
          </w:p>
          <w:p w14:paraId="7020FE07" w14:textId="77777777" w:rsidR="00AB7D27" w:rsidRDefault="00AB7D27" w:rsidP="006B31BA">
            <w:pPr>
              <w:pStyle w:val="CopticVerse"/>
            </w:pPr>
            <w:r w:rsidRPr="006B31BA">
              <w:t>ⲉⲑⲛⲏⲟⲩ ⲉ̀ⲡⲓⲕⲟⲥⲙⲟⲥ</w:t>
            </w:r>
          </w:p>
        </w:tc>
      </w:tr>
      <w:tr w:rsidR="00AB7D27" w14:paraId="4B514DB2" w14:textId="77777777" w:rsidTr="00971481">
        <w:trPr>
          <w:cantSplit/>
          <w:jc w:val="center"/>
        </w:trPr>
        <w:tc>
          <w:tcPr>
            <w:tcW w:w="288" w:type="dxa"/>
          </w:tcPr>
          <w:p w14:paraId="6B7966B7" w14:textId="77777777" w:rsidR="00AB7D27" w:rsidRDefault="00AB7D27" w:rsidP="00925626">
            <w:pPr>
              <w:pStyle w:val="CopticCross"/>
            </w:pPr>
            <w:r w:rsidRPr="00925626">
              <w:t>¿</w:t>
            </w:r>
          </w:p>
        </w:tc>
        <w:tc>
          <w:tcPr>
            <w:tcW w:w="3960" w:type="dxa"/>
          </w:tcPr>
          <w:p w14:paraId="2B667750" w14:textId="77777777" w:rsidR="00AB7D27" w:rsidRDefault="00AB7D27" w:rsidP="00AB7D27">
            <w:pPr>
              <w:pStyle w:val="EngHang"/>
              <w:rPr>
                <w:rFonts w:eastAsiaTheme="minorHAnsi"/>
              </w:rPr>
            </w:pPr>
            <w:r>
              <w:rPr>
                <w:rFonts w:eastAsiaTheme="minorHAnsi"/>
              </w:rPr>
              <w:t>For He Whom you have born,</w:t>
            </w:r>
          </w:p>
          <w:p w14:paraId="14FC0338" w14:textId="77777777" w:rsidR="00AB7D27" w:rsidRDefault="00AB7D27" w:rsidP="00AB7D27">
            <w:pPr>
              <w:pStyle w:val="EngHang"/>
              <w:rPr>
                <w:rFonts w:eastAsiaTheme="minorHAnsi"/>
              </w:rPr>
            </w:pPr>
            <w:r>
              <w:rPr>
                <w:rFonts w:eastAsiaTheme="minorHAnsi"/>
              </w:rPr>
              <w:t>Is the Sun of Righteousness,</w:t>
            </w:r>
          </w:p>
          <w:p w14:paraId="231435F1" w14:textId="77777777" w:rsidR="00AB7D27" w:rsidRDefault="00AB7D27" w:rsidP="00AB7D27">
            <w:pPr>
              <w:pStyle w:val="EngHang"/>
              <w:rPr>
                <w:rFonts w:eastAsiaTheme="minorHAnsi"/>
              </w:rPr>
            </w:pPr>
            <w:r>
              <w:rPr>
                <w:rFonts w:eastAsiaTheme="minorHAnsi"/>
              </w:rPr>
              <w:t>And He has healed us</w:t>
            </w:r>
          </w:p>
          <w:p w14:paraId="596613AC" w14:textId="77777777" w:rsidR="00AB7D27" w:rsidRDefault="00AB7D27" w:rsidP="00AB7D27">
            <w:pPr>
              <w:pStyle w:val="EngHangEnd"/>
            </w:pPr>
            <w:r>
              <w:rPr>
                <w:rFonts w:eastAsiaTheme="minorHAnsi"/>
              </w:rPr>
              <w:t>From our sins.</w:t>
            </w:r>
          </w:p>
        </w:tc>
        <w:tc>
          <w:tcPr>
            <w:tcW w:w="288" w:type="dxa"/>
          </w:tcPr>
          <w:p w14:paraId="3C0DA55F" w14:textId="77777777" w:rsidR="00AB7D27" w:rsidRDefault="00AB7D27" w:rsidP="00971481"/>
        </w:tc>
        <w:tc>
          <w:tcPr>
            <w:tcW w:w="288" w:type="dxa"/>
          </w:tcPr>
          <w:p w14:paraId="728DF8F6" w14:textId="77777777" w:rsidR="00AB7D27" w:rsidRDefault="00AB7D27" w:rsidP="00971481">
            <w:r w:rsidRPr="000F6316">
              <w:rPr>
                <w:rFonts w:ascii="CS Avva Shenouda" w:hAnsi="CS Avva Shenouda"/>
                <w:sz w:val="24"/>
                <w:szCs w:val="24"/>
              </w:rPr>
              <w:t>¿</w:t>
            </w:r>
          </w:p>
        </w:tc>
        <w:tc>
          <w:tcPr>
            <w:tcW w:w="3960" w:type="dxa"/>
          </w:tcPr>
          <w:p w14:paraId="4B94F233" w14:textId="77777777" w:rsidR="00AB7D27" w:rsidRDefault="00AB7D27" w:rsidP="006B31BA">
            <w:pPr>
              <w:pStyle w:val="CopticVersemulti-line"/>
            </w:pPr>
            <w:r w:rsidRPr="006B31BA">
              <w:t>Ⲛ̀ⲑⲟϥ ⲅⲁⲣ ⲡⲉ ⲫ̀ⲣⲏ</w:t>
            </w:r>
          </w:p>
          <w:p w14:paraId="2C1C59AF" w14:textId="77777777" w:rsidR="00AB7D27" w:rsidRDefault="00AB7D27" w:rsidP="006B31BA">
            <w:pPr>
              <w:pStyle w:val="CopticVersemulti-line"/>
            </w:pPr>
            <w:r w:rsidRPr="006B31BA">
              <w:t>ⲛ̀ⲧⲉ ϯⲇⲓⲕⲉⲟⲥⲩⲛⲏ</w:t>
            </w:r>
          </w:p>
          <w:p w14:paraId="56A9492B" w14:textId="77777777" w:rsidR="00AB7D27" w:rsidRDefault="00AB7D27" w:rsidP="006B31BA">
            <w:pPr>
              <w:pStyle w:val="CopticVersemulti-line"/>
            </w:pPr>
            <w:r w:rsidRPr="006B31BA">
              <w:t>ⲁ̀ⲣⲉⲙⲁⲥϥ ⲁϥⲧⲁⲗϭⲟⲛ</w:t>
            </w:r>
          </w:p>
          <w:p w14:paraId="3768D21C" w14:textId="77777777" w:rsidR="00AB7D27" w:rsidRDefault="00AB7D27" w:rsidP="006B31BA">
            <w:pPr>
              <w:pStyle w:val="CopticVerse"/>
            </w:pPr>
            <w:r w:rsidRPr="006B31BA">
              <w:t>ⲉ̀ⲃⲟⲗϧⲉⲛ ⲛⲉⲛⲛⲟⲃⲓ</w:t>
            </w:r>
          </w:p>
        </w:tc>
      </w:tr>
      <w:tr w:rsidR="00AB7D27" w14:paraId="63F4EF16" w14:textId="77777777" w:rsidTr="00971481">
        <w:trPr>
          <w:cantSplit/>
          <w:jc w:val="center"/>
        </w:trPr>
        <w:tc>
          <w:tcPr>
            <w:tcW w:w="288" w:type="dxa"/>
          </w:tcPr>
          <w:p w14:paraId="091E711F" w14:textId="77777777" w:rsidR="00AB7D27" w:rsidRDefault="00AB7D27" w:rsidP="00925626">
            <w:pPr>
              <w:pStyle w:val="CopticCross"/>
            </w:pPr>
          </w:p>
        </w:tc>
        <w:tc>
          <w:tcPr>
            <w:tcW w:w="3960" w:type="dxa"/>
          </w:tcPr>
          <w:p w14:paraId="6FE6625D" w14:textId="77777777" w:rsidR="00AB7D27" w:rsidRDefault="00AB7D27" w:rsidP="00AB7D27">
            <w:pPr>
              <w:pStyle w:val="EngHang"/>
            </w:pPr>
            <w:r>
              <w:t>Therefore we</w:t>
            </w:r>
          </w:p>
          <w:p w14:paraId="74587B26" w14:textId="77777777" w:rsidR="00AB7D27" w:rsidRDefault="00AB7D27" w:rsidP="00AB7D27">
            <w:pPr>
              <w:pStyle w:val="EngHang"/>
            </w:pPr>
            <w:commentRangeStart w:id="425"/>
            <w:r>
              <w:t xml:space="preserve">Magnify </w:t>
            </w:r>
            <w:commentRangeEnd w:id="425"/>
            <w:r>
              <w:rPr>
                <w:rStyle w:val="CommentReference"/>
                <w:rFonts w:eastAsiaTheme="minorHAnsi" w:cstheme="minorBidi"/>
                <w:color w:val="auto"/>
                <w:lang w:val="en-CA"/>
              </w:rPr>
              <w:commentReference w:id="425"/>
            </w:r>
            <w:r>
              <w:t>you befittingly,</w:t>
            </w:r>
          </w:p>
          <w:p w14:paraId="01795A45" w14:textId="77777777" w:rsidR="00AB7D27" w:rsidRDefault="00AB7D27" w:rsidP="00AB7D27">
            <w:pPr>
              <w:pStyle w:val="EngHang"/>
            </w:pPr>
            <w:r>
              <w:t>With prophetic</w:t>
            </w:r>
          </w:p>
          <w:p w14:paraId="2788A71D" w14:textId="77777777" w:rsidR="00AB7D27" w:rsidRPr="001A0083" w:rsidRDefault="00AB7D27" w:rsidP="00AB7D27">
            <w:pPr>
              <w:pStyle w:val="EngHangEnd"/>
            </w:pPr>
            <w:r>
              <w:t>Hymnology.</w:t>
            </w:r>
          </w:p>
        </w:tc>
        <w:tc>
          <w:tcPr>
            <w:tcW w:w="288" w:type="dxa"/>
          </w:tcPr>
          <w:p w14:paraId="407FD728" w14:textId="77777777" w:rsidR="00AB7D27" w:rsidRDefault="00AB7D27" w:rsidP="00971481"/>
        </w:tc>
        <w:tc>
          <w:tcPr>
            <w:tcW w:w="288" w:type="dxa"/>
          </w:tcPr>
          <w:p w14:paraId="036DF3C9" w14:textId="77777777" w:rsidR="00AB7D27" w:rsidRDefault="00AB7D27" w:rsidP="00971481"/>
        </w:tc>
        <w:tc>
          <w:tcPr>
            <w:tcW w:w="3960" w:type="dxa"/>
          </w:tcPr>
          <w:p w14:paraId="2C2E2483" w14:textId="77777777" w:rsidR="00AB7D27" w:rsidRDefault="00AB7D27" w:rsidP="006B31BA">
            <w:pPr>
              <w:pStyle w:val="CopticVersemulti-line"/>
            </w:pPr>
            <w:r w:rsidRPr="002C2599">
              <w:t>Ⲉⲑⲃⲉ ⲫⲁⲓ ⲧⲉⲛ</w:t>
            </w:r>
            <w:r w:rsidRPr="002C2599">
              <w:rPr>
                <w:rFonts w:ascii="Times New Roman" w:hAnsi="Times New Roman" w:cs="Times New Roman"/>
              </w:rPr>
              <w:t>ϭ</w:t>
            </w:r>
            <w:r w:rsidRPr="002C2599">
              <w:t>ⲓⲥⲓ</w:t>
            </w:r>
          </w:p>
          <w:p w14:paraId="013B7BCD" w14:textId="77777777" w:rsidR="00AB7D27" w:rsidRDefault="00AB7D27" w:rsidP="006B31BA">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2092284" w14:textId="77777777" w:rsidR="00AB7D27" w:rsidRDefault="00AB7D27" w:rsidP="006B31BA">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37E00E4" w14:textId="77777777" w:rsidR="00AB7D27" w:rsidRDefault="00AB7D27" w:rsidP="006B31BA">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7EB4E607" w14:textId="77777777" w:rsidTr="00971481">
        <w:trPr>
          <w:cantSplit/>
          <w:jc w:val="center"/>
        </w:trPr>
        <w:tc>
          <w:tcPr>
            <w:tcW w:w="288" w:type="dxa"/>
          </w:tcPr>
          <w:p w14:paraId="46850B0A" w14:textId="77777777" w:rsidR="00AB7D27" w:rsidRDefault="00AB7D27" w:rsidP="00925626">
            <w:pPr>
              <w:pStyle w:val="CopticCross"/>
            </w:pPr>
            <w:r w:rsidRPr="000F6316">
              <w:t>¿</w:t>
            </w:r>
          </w:p>
        </w:tc>
        <w:tc>
          <w:tcPr>
            <w:tcW w:w="3960" w:type="dxa"/>
          </w:tcPr>
          <w:p w14:paraId="7905559F" w14:textId="77777777" w:rsidR="00AB7D27" w:rsidRDefault="00AB7D27" w:rsidP="00AB7D27">
            <w:pPr>
              <w:pStyle w:val="EngHang"/>
            </w:pPr>
            <w:r>
              <w:t>For they spoke of you</w:t>
            </w:r>
          </w:p>
          <w:p w14:paraId="5CB2B08B" w14:textId="77777777" w:rsidR="00AB7D27" w:rsidRDefault="00AB7D27" w:rsidP="00AB7D27">
            <w:pPr>
              <w:pStyle w:val="EngHang"/>
            </w:pPr>
            <w:r>
              <w:t>With great honour saying,</w:t>
            </w:r>
          </w:p>
          <w:p w14:paraId="4E2BA108" w14:textId="77777777" w:rsidR="00AB7D27" w:rsidRDefault="00AB7D27" w:rsidP="00AB7D27">
            <w:pPr>
              <w:pStyle w:val="EngHang"/>
            </w:pPr>
            <w:r>
              <w:t>"O Holy City,</w:t>
            </w:r>
          </w:p>
          <w:p w14:paraId="7ACD9641" w14:textId="77777777" w:rsidR="00AB7D27" w:rsidRPr="007425E1" w:rsidRDefault="00AB7D27" w:rsidP="00AB7D27">
            <w:pPr>
              <w:pStyle w:val="EngHangEnd"/>
            </w:pPr>
            <w:r>
              <w:t>Of the Great King."</w:t>
            </w:r>
          </w:p>
        </w:tc>
        <w:tc>
          <w:tcPr>
            <w:tcW w:w="288" w:type="dxa"/>
          </w:tcPr>
          <w:p w14:paraId="3C0A4076" w14:textId="77777777" w:rsidR="00AB7D27" w:rsidRDefault="00AB7D27" w:rsidP="00971481"/>
        </w:tc>
        <w:tc>
          <w:tcPr>
            <w:tcW w:w="288" w:type="dxa"/>
          </w:tcPr>
          <w:p w14:paraId="7057CAA7" w14:textId="77777777" w:rsidR="00AB7D27" w:rsidRDefault="00AB7D27" w:rsidP="00971481">
            <w:r w:rsidRPr="000F6316">
              <w:rPr>
                <w:rFonts w:ascii="CS Avva Shenouda" w:hAnsi="CS Avva Shenouda"/>
                <w:sz w:val="24"/>
                <w:szCs w:val="24"/>
              </w:rPr>
              <w:t>¿</w:t>
            </w:r>
          </w:p>
        </w:tc>
        <w:tc>
          <w:tcPr>
            <w:tcW w:w="3960" w:type="dxa"/>
          </w:tcPr>
          <w:p w14:paraId="7306560F" w14:textId="77777777" w:rsidR="00AB7D27" w:rsidRDefault="00AB7D27" w:rsidP="006B31BA">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5208525" w14:textId="77777777" w:rsidR="00AB7D27" w:rsidRDefault="00AB7D27" w:rsidP="006B31BA">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5BA0B47B" w14:textId="77777777" w:rsidR="00AB7D27" w:rsidRDefault="00AB7D27" w:rsidP="006B31BA">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3F38BCEF"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6555F78D" w14:textId="77777777" w:rsidTr="00971481">
        <w:trPr>
          <w:cantSplit/>
          <w:jc w:val="center"/>
        </w:trPr>
        <w:tc>
          <w:tcPr>
            <w:tcW w:w="288" w:type="dxa"/>
          </w:tcPr>
          <w:p w14:paraId="7CE98623" w14:textId="77777777" w:rsidR="00AB7D27" w:rsidRDefault="00AB7D27" w:rsidP="00925626">
            <w:pPr>
              <w:pStyle w:val="CopticCross"/>
            </w:pPr>
          </w:p>
        </w:tc>
        <w:tc>
          <w:tcPr>
            <w:tcW w:w="3960" w:type="dxa"/>
          </w:tcPr>
          <w:p w14:paraId="25CBE6A0" w14:textId="77777777" w:rsidR="00AB7D27" w:rsidRDefault="00AB7D27" w:rsidP="00AB7D27">
            <w:pPr>
              <w:pStyle w:val="EngHang"/>
            </w:pPr>
            <w:r>
              <w:t>We ask and pray,</w:t>
            </w:r>
          </w:p>
          <w:p w14:paraId="1A5B4FFC" w14:textId="77777777" w:rsidR="00AB7D27" w:rsidRDefault="00AB7D27" w:rsidP="00AB7D27">
            <w:pPr>
              <w:pStyle w:val="EngHang"/>
            </w:pPr>
            <w:r>
              <w:t xml:space="preserve">That we may </w:t>
            </w:r>
            <w:commentRangeStart w:id="426"/>
            <w:r>
              <w:t xml:space="preserve">obtain </w:t>
            </w:r>
            <w:commentRangeEnd w:id="426"/>
            <w:r>
              <w:rPr>
                <w:rStyle w:val="CommentReference"/>
                <w:rFonts w:eastAsiaTheme="minorHAnsi" w:cstheme="minorBidi"/>
                <w:color w:val="auto"/>
                <w:lang w:val="en-CA"/>
              </w:rPr>
              <w:commentReference w:id="426"/>
            </w:r>
            <w:r>
              <w:t>mercy,</w:t>
            </w:r>
          </w:p>
          <w:p w14:paraId="3C183171" w14:textId="77777777" w:rsidR="00AB7D27" w:rsidRDefault="00AB7D27" w:rsidP="00AB7D27">
            <w:pPr>
              <w:pStyle w:val="EngHang"/>
            </w:pPr>
            <w:r>
              <w:t>Through your intercessions</w:t>
            </w:r>
          </w:p>
          <w:p w14:paraId="072D8D0D" w14:textId="77777777" w:rsidR="00AB7D27" w:rsidRPr="007425E1" w:rsidRDefault="00AB7D27" w:rsidP="00AB7D27">
            <w:pPr>
              <w:pStyle w:val="EngHangEnd"/>
            </w:pPr>
            <w:r>
              <w:t>With the Lover of mankind.</w:t>
            </w:r>
          </w:p>
        </w:tc>
        <w:tc>
          <w:tcPr>
            <w:tcW w:w="288" w:type="dxa"/>
          </w:tcPr>
          <w:p w14:paraId="7988ECC2" w14:textId="77777777" w:rsidR="00AB7D27" w:rsidRDefault="00AB7D27" w:rsidP="00971481"/>
        </w:tc>
        <w:tc>
          <w:tcPr>
            <w:tcW w:w="288" w:type="dxa"/>
          </w:tcPr>
          <w:p w14:paraId="14EFC1CB" w14:textId="77777777" w:rsidR="00AB7D27" w:rsidRDefault="00AB7D27" w:rsidP="00971481"/>
        </w:tc>
        <w:tc>
          <w:tcPr>
            <w:tcW w:w="3960" w:type="dxa"/>
          </w:tcPr>
          <w:p w14:paraId="4CEA5134" w14:textId="77777777" w:rsidR="00AB7D27" w:rsidRDefault="00AB7D27" w:rsidP="006B31BA">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3A042B" w14:textId="77777777" w:rsidR="00AB7D27" w:rsidRDefault="00AB7D27" w:rsidP="006B31BA">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0BEBC03" w14:textId="77777777" w:rsidR="00AB7D27" w:rsidRDefault="00AB7D27" w:rsidP="006B31BA">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03FA97D" w14:textId="77777777" w:rsidR="00AB7D27" w:rsidRDefault="00AB7D27" w:rsidP="006B31BA">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2E06BF94" w14:textId="77777777" w:rsidR="00C654F7" w:rsidRDefault="00971481" w:rsidP="000D107E">
      <w:pPr>
        <w:pStyle w:val="Heading6"/>
      </w:pPr>
      <w:bookmarkStart w:id="427" w:name="_Toc298445770"/>
      <w:bookmarkStart w:id="428" w:name="_Toc298681255"/>
      <w:bookmarkStart w:id="429" w:name="_Toc298447495"/>
      <w:r>
        <w:t>Part Six</w:t>
      </w:r>
      <w:bookmarkEnd w:id="427"/>
      <w:bookmarkEnd w:id="428"/>
      <w:bookmarkEnd w:id="429"/>
      <w:r w:rsidR="006B31BA">
        <w:t xml:space="preserve"> (</w:t>
      </w:r>
      <w:r w:rsidR="006B31BA" w:rsidRPr="006B31BA">
        <w:rPr>
          <w:rFonts w:ascii="FreeSerifAvvaShenouda" w:hAnsi="FreeSerifAvvaShenouda" w:cs="FreeSerifAvvaShenouda"/>
        </w:rPr>
        <w:t>ⲋ</w:t>
      </w:r>
      <w:r w:rsidR="006B31B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D6B0526" w14:textId="77777777" w:rsidTr="00A66FD9">
        <w:trPr>
          <w:cantSplit/>
          <w:jc w:val="center"/>
        </w:trPr>
        <w:tc>
          <w:tcPr>
            <w:tcW w:w="288" w:type="dxa"/>
          </w:tcPr>
          <w:p w14:paraId="53F0650F" w14:textId="77777777" w:rsidR="00AB7D27" w:rsidRDefault="00AB7D27" w:rsidP="00971481">
            <w:r w:rsidRPr="000F6316">
              <w:rPr>
                <w:rFonts w:ascii="CS Avva Shenouda" w:hAnsi="CS Avva Shenouda"/>
                <w:sz w:val="24"/>
                <w:szCs w:val="24"/>
              </w:rPr>
              <w:t>¿</w:t>
            </w:r>
          </w:p>
        </w:tc>
        <w:tc>
          <w:tcPr>
            <w:tcW w:w="3960" w:type="dxa"/>
          </w:tcPr>
          <w:p w14:paraId="4861D78D" w14:textId="77777777" w:rsidR="00AB7D27" w:rsidRDefault="00AB7D27" w:rsidP="00AB7D27">
            <w:pPr>
              <w:pStyle w:val="EngHang"/>
              <w:rPr>
                <w:rFonts w:eastAsiaTheme="minorHAnsi"/>
              </w:rPr>
            </w:pPr>
            <w:r>
              <w:rPr>
                <w:rFonts w:eastAsiaTheme="minorHAnsi"/>
              </w:rPr>
              <w:t>You are the Censer,</w:t>
            </w:r>
          </w:p>
          <w:p w14:paraId="6C9713A9" w14:textId="77777777" w:rsidR="00AB7D27" w:rsidRDefault="00AB7D27" w:rsidP="00AB7D27">
            <w:pPr>
              <w:pStyle w:val="EngHang"/>
              <w:rPr>
                <w:rFonts w:eastAsiaTheme="minorHAnsi"/>
              </w:rPr>
            </w:pPr>
            <w:r>
              <w:rPr>
                <w:rFonts w:eastAsiaTheme="minorHAnsi"/>
              </w:rPr>
              <w:t>Made of pure gold,</w:t>
            </w:r>
          </w:p>
          <w:p w14:paraId="7ADA399F" w14:textId="77777777" w:rsidR="00AB7D27" w:rsidRDefault="00AB7D27" w:rsidP="00AB7D27">
            <w:pPr>
              <w:pStyle w:val="EngHang"/>
              <w:rPr>
                <w:rFonts w:eastAsiaTheme="minorHAnsi"/>
              </w:rPr>
            </w:pPr>
            <w:r>
              <w:rPr>
                <w:rFonts w:eastAsiaTheme="minorHAnsi"/>
              </w:rPr>
              <w:t>Carrying the blessed</w:t>
            </w:r>
          </w:p>
          <w:p w14:paraId="20E17316" w14:textId="77777777" w:rsidR="00AB7D27" w:rsidRPr="001A0083" w:rsidRDefault="00AB7D27" w:rsidP="00AB7D27">
            <w:pPr>
              <w:pStyle w:val="EngHangEnd"/>
            </w:pPr>
            <w:r>
              <w:rPr>
                <w:rFonts w:eastAsiaTheme="minorHAnsi"/>
              </w:rPr>
              <w:t>Live coal:</w:t>
            </w:r>
          </w:p>
        </w:tc>
        <w:tc>
          <w:tcPr>
            <w:tcW w:w="288" w:type="dxa"/>
          </w:tcPr>
          <w:p w14:paraId="0408E33F" w14:textId="77777777" w:rsidR="00AB7D27" w:rsidRDefault="00AB7D27" w:rsidP="00971481"/>
        </w:tc>
        <w:tc>
          <w:tcPr>
            <w:tcW w:w="288" w:type="dxa"/>
          </w:tcPr>
          <w:p w14:paraId="6402899A" w14:textId="77777777" w:rsidR="00AB7D27" w:rsidRDefault="00AB7D27" w:rsidP="00971481">
            <w:r w:rsidRPr="000F6316">
              <w:rPr>
                <w:rFonts w:ascii="CS Avva Shenouda" w:hAnsi="CS Avva Shenouda"/>
                <w:sz w:val="24"/>
                <w:szCs w:val="24"/>
              </w:rPr>
              <w:t>¿</w:t>
            </w:r>
          </w:p>
        </w:tc>
        <w:tc>
          <w:tcPr>
            <w:tcW w:w="3960" w:type="dxa"/>
          </w:tcPr>
          <w:p w14:paraId="5065CF1B" w14:textId="77777777" w:rsidR="00AB7D27" w:rsidRDefault="00AB7D27" w:rsidP="006B31BA">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CC729CE" w14:textId="77777777" w:rsidR="00AB7D27" w:rsidRDefault="00AB7D27" w:rsidP="006B31BA">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2F9BAC5D" w14:textId="77777777" w:rsidR="00AB7D27" w:rsidRDefault="00AB7D27" w:rsidP="006B31BA">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02302E40" w14:textId="77777777" w:rsidR="00AB7D27" w:rsidRDefault="00AB7D27" w:rsidP="006B31BA">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AB7D27" w14:paraId="56648018" w14:textId="77777777" w:rsidTr="00A66FD9">
        <w:trPr>
          <w:cantSplit/>
          <w:jc w:val="center"/>
        </w:trPr>
        <w:tc>
          <w:tcPr>
            <w:tcW w:w="288" w:type="dxa"/>
          </w:tcPr>
          <w:p w14:paraId="5DB1499D" w14:textId="77777777" w:rsidR="00AB7D27" w:rsidRDefault="00AB7D27" w:rsidP="00971481"/>
        </w:tc>
        <w:tc>
          <w:tcPr>
            <w:tcW w:w="3960" w:type="dxa"/>
          </w:tcPr>
          <w:p w14:paraId="7561EF76" w14:textId="77777777" w:rsidR="00AB7D27" w:rsidRDefault="00AB7D27" w:rsidP="00AB7D27">
            <w:pPr>
              <w:pStyle w:val="EngHang"/>
              <w:rPr>
                <w:rFonts w:eastAsiaTheme="minorHAnsi"/>
              </w:rPr>
            </w:pPr>
            <w:r>
              <w:rPr>
                <w:rFonts w:eastAsiaTheme="minorHAnsi"/>
              </w:rPr>
              <w:t>Which is taken</w:t>
            </w:r>
          </w:p>
          <w:p w14:paraId="492C837E" w14:textId="77777777" w:rsidR="00AB7D27" w:rsidRDefault="00AB7D27" w:rsidP="00AB7D27">
            <w:pPr>
              <w:pStyle w:val="EngHang"/>
              <w:rPr>
                <w:rFonts w:eastAsiaTheme="minorHAnsi"/>
              </w:rPr>
            </w:pPr>
            <w:r>
              <w:rPr>
                <w:rFonts w:eastAsiaTheme="minorHAnsi"/>
              </w:rPr>
              <w:t>From the Altar,</w:t>
            </w:r>
          </w:p>
          <w:p w14:paraId="4BBD5BE7" w14:textId="77777777" w:rsidR="00AB7D27" w:rsidRDefault="00AB7D27" w:rsidP="00AB7D27">
            <w:pPr>
              <w:pStyle w:val="EngHang"/>
              <w:rPr>
                <w:rFonts w:eastAsiaTheme="minorHAnsi"/>
              </w:rPr>
            </w:pPr>
            <w:r>
              <w:rPr>
                <w:rFonts w:eastAsiaTheme="minorHAnsi"/>
              </w:rPr>
              <w:t>To purge the sins and take</w:t>
            </w:r>
          </w:p>
          <w:p w14:paraId="3A7B92AC" w14:textId="77777777" w:rsidR="00AB7D27" w:rsidRPr="001A0083" w:rsidRDefault="00AB7D27" w:rsidP="00AB7D27">
            <w:pPr>
              <w:pStyle w:val="EngHangEnd"/>
            </w:pPr>
            <w:r>
              <w:rPr>
                <w:rFonts w:eastAsiaTheme="minorHAnsi"/>
              </w:rPr>
              <w:t>Away the iniquities:</w:t>
            </w:r>
          </w:p>
        </w:tc>
        <w:tc>
          <w:tcPr>
            <w:tcW w:w="288" w:type="dxa"/>
          </w:tcPr>
          <w:p w14:paraId="31B69D96" w14:textId="77777777" w:rsidR="00AB7D27" w:rsidRDefault="00AB7D27" w:rsidP="00971481"/>
        </w:tc>
        <w:tc>
          <w:tcPr>
            <w:tcW w:w="288" w:type="dxa"/>
          </w:tcPr>
          <w:p w14:paraId="45C859CF" w14:textId="77777777" w:rsidR="00AB7D27" w:rsidRDefault="00AB7D27" w:rsidP="00971481"/>
        </w:tc>
        <w:tc>
          <w:tcPr>
            <w:tcW w:w="3960" w:type="dxa"/>
          </w:tcPr>
          <w:p w14:paraId="322A3DA1" w14:textId="77777777" w:rsidR="00AB7D27" w:rsidRDefault="00AB7D27" w:rsidP="006B31BA">
            <w:pPr>
              <w:pStyle w:val="CopticVersemulti-line"/>
            </w:pPr>
            <w:r w:rsidRPr="006B31BA">
              <w:t>Ⲫⲏⲉⲧⲟⲩϭⲓ ⲙ̀ⲙⲟϥ</w:t>
            </w:r>
          </w:p>
          <w:p w14:paraId="198B24C1" w14:textId="77777777" w:rsidR="00AB7D27" w:rsidRDefault="00AB7D27" w:rsidP="006B31BA">
            <w:pPr>
              <w:pStyle w:val="CopticVersemulti-line"/>
            </w:pPr>
            <w:r w:rsidRPr="006B31BA">
              <w:t>ⲉⲃⲟⲗϧⲉⲛ ⲡⲓⲙⲁⲛ̀ⲉⲣϣⲱⲟⲩϣⲓ</w:t>
            </w:r>
          </w:p>
          <w:p w14:paraId="0A0DBCBC" w14:textId="77777777" w:rsidR="00AB7D27" w:rsidRDefault="00AB7D27" w:rsidP="006B31BA">
            <w:pPr>
              <w:pStyle w:val="CopticVersemulti-line"/>
            </w:pPr>
            <w:r w:rsidRPr="006B31BA">
              <w:t>ϣⲁϥⲧⲟⲩⲃⲟ ⲛ̀ⲛⲓⲛⲟⲃⲓ</w:t>
            </w:r>
          </w:p>
          <w:p w14:paraId="4C0E29C0" w14:textId="77777777" w:rsidR="00AB7D27" w:rsidRDefault="00AB7D27" w:rsidP="006B31BA">
            <w:pPr>
              <w:pStyle w:val="CopticVerse"/>
            </w:pPr>
            <w:r w:rsidRPr="006B31BA">
              <w:t>ⲛ̀ⲧⲉϥⲱ̀ⲗⲓ ⲛ̀ⲛⲓⲁⲛⲟⲙⲓⲁ</w:t>
            </w:r>
          </w:p>
        </w:tc>
      </w:tr>
      <w:tr w:rsidR="00AB7D27" w14:paraId="49A833EF" w14:textId="77777777" w:rsidTr="00A66FD9">
        <w:trPr>
          <w:cantSplit/>
          <w:jc w:val="center"/>
        </w:trPr>
        <w:tc>
          <w:tcPr>
            <w:tcW w:w="288" w:type="dxa"/>
          </w:tcPr>
          <w:p w14:paraId="6892EE49" w14:textId="77777777" w:rsidR="00AB7D27" w:rsidRDefault="00AB7D27" w:rsidP="00A23F04">
            <w:pPr>
              <w:pStyle w:val="CopticCross"/>
            </w:pPr>
            <w:r w:rsidRPr="000F6316">
              <w:t>¿</w:t>
            </w:r>
          </w:p>
        </w:tc>
        <w:tc>
          <w:tcPr>
            <w:tcW w:w="3960" w:type="dxa"/>
          </w:tcPr>
          <w:p w14:paraId="67CC50FE" w14:textId="77777777" w:rsidR="00AB7D27" w:rsidRDefault="00AB7D27" w:rsidP="00AB7D27">
            <w:pPr>
              <w:pStyle w:val="EngHang"/>
              <w:rPr>
                <w:rFonts w:eastAsiaTheme="minorHAnsi"/>
              </w:rPr>
            </w:pPr>
            <w:r>
              <w:rPr>
                <w:rFonts w:eastAsiaTheme="minorHAnsi"/>
              </w:rPr>
              <w:t>Which is God the Logos,</w:t>
            </w:r>
          </w:p>
          <w:p w14:paraId="244BFE63" w14:textId="77777777" w:rsidR="00AB7D27" w:rsidRDefault="00AB7D27" w:rsidP="00AB7D27">
            <w:pPr>
              <w:pStyle w:val="EngHang"/>
              <w:rPr>
                <w:rFonts w:eastAsiaTheme="minorHAnsi"/>
              </w:rPr>
            </w:pPr>
            <w:r>
              <w:rPr>
                <w:rFonts w:eastAsiaTheme="minorHAnsi"/>
              </w:rPr>
              <w:t>Who was incarnate of you,</w:t>
            </w:r>
          </w:p>
          <w:p w14:paraId="126AD4D7" w14:textId="77777777" w:rsidR="00AB7D27" w:rsidRDefault="00AB7D27" w:rsidP="00AB7D27">
            <w:pPr>
              <w:pStyle w:val="EngHang"/>
              <w:rPr>
                <w:rFonts w:eastAsiaTheme="minorHAnsi"/>
              </w:rPr>
            </w:pPr>
            <w:commentRangeStart w:id="430"/>
            <w:r>
              <w:rPr>
                <w:rFonts w:eastAsiaTheme="minorHAnsi"/>
              </w:rPr>
              <w:t>And offered Himself as incense</w:t>
            </w:r>
          </w:p>
          <w:p w14:paraId="2773EA6A" w14:textId="77777777" w:rsidR="00AB7D27" w:rsidRPr="00195761" w:rsidRDefault="00AB7D27" w:rsidP="00AB7D27">
            <w:pPr>
              <w:pStyle w:val="EngHangEnd"/>
              <w:rPr>
                <w:szCs w:val="22"/>
              </w:rPr>
            </w:pPr>
            <w:r>
              <w:rPr>
                <w:rFonts w:eastAsiaTheme="minorHAnsi"/>
              </w:rPr>
              <w:t>To God His Father.</w:t>
            </w:r>
            <w:commentRangeEnd w:id="430"/>
            <w:r>
              <w:rPr>
                <w:rStyle w:val="CommentReference"/>
                <w:rFonts w:eastAsiaTheme="minorHAnsi" w:cstheme="minorBidi"/>
                <w:color w:val="auto"/>
                <w:lang w:val="en-CA"/>
              </w:rPr>
              <w:commentReference w:id="430"/>
            </w:r>
          </w:p>
        </w:tc>
        <w:tc>
          <w:tcPr>
            <w:tcW w:w="288" w:type="dxa"/>
          </w:tcPr>
          <w:p w14:paraId="24F4A1BA" w14:textId="77777777" w:rsidR="00AB7D27" w:rsidRDefault="00AB7D27" w:rsidP="00971481"/>
        </w:tc>
        <w:tc>
          <w:tcPr>
            <w:tcW w:w="288" w:type="dxa"/>
          </w:tcPr>
          <w:p w14:paraId="57ED1F68" w14:textId="77777777" w:rsidR="00AB7D27" w:rsidRDefault="00AB7D27" w:rsidP="00971481">
            <w:r w:rsidRPr="000F6316">
              <w:rPr>
                <w:rFonts w:ascii="CS Avva Shenouda" w:hAnsi="CS Avva Shenouda"/>
                <w:sz w:val="24"/>
                <w:szCs w:val="24"/>
              </w:rPr>
              <w:t>¿</w:t>
            </w:r>
          </w:p>
        </w:tc>
        <w:tc>
          <w:tcPr>
            <w:tcW w:w="3960" w:type="dxa"/>
          </w:tcPr>
          <w:p w14:paraId="3EDAB385" w14:textId="77777777" w:rsidR="00AB7D27" w:rsidRDefault="00AB7D27" w:rsidP="006B31BA">
            <w:pPr>
              <w:pStyle w:val="CopticVersemulti-line"/>
            </w:pPr>
            <w:r w:rsidRPr="006B31BA">
              <w:t>Ⲉ̀ⲧⲉ Ⲫϯ ⲡⲓⲗⲟⲅⲟⲥ</w:t>
            </w:r>
          </w:p>
          <w:p w14:paraId="6725CDE1" w14:textId="77777777" w:rsidR="00AB7D27" w:rsidRDefault="00AB7D27" w:rsidP="006B31BA">
            <w:pPr>
              <w:pStyle w:val="CopticVersemulti-line"/>
            </w:pPr>
            <w:r w:rsidRPr="006B31BA">
              <w:t>ⲉ̀ⲧⲁϥϭⲓⲥⲁⲣⲝ ⲛ̀ϧⲏϯ</w:t>
            </w:r>
          </w:p>
          <w:p w14:paraId="30582567" w14:textId="77777777" w:rsidR="00AB7D27" w:rsidRDefault="00AB7D27" w:rsidP="006B31BA">
            <w:pPr>
              <w:pStyle w:val="CopticVersemulti-line"/>
            </w:pPr>
            <w:r w:rsidRPr="006B31BA">
              <w:t>ⲁϥⲟⲗϥ ⲉ̀ⲡ̀ϣⲱⲓ ⲛ̀ⲟⲩⲥⲑⲟⲓⲛⲟⲩϥⲓ</w:t>
            </w:r>
          </w:p>
          <w:p w14:paraId="409FB324" w14:textId="77777777" w:rsidR="00AB7D27" w:rsidRDefault="00AB7D27" w:rsidP="006B31BA">
            <w:pPr>
              <w:pStyle w:val="CopticVerse"/>
            </w:pPr>
            <w:r w:rsidRPr="006B31BA">
              <w:t>ϣⲁ Ⲫϯ ⲡⲉϥⲓⲱⲧ</w:t>
            </w:r>
          </w:p>
        </w:tc>
      </w:tr>
      <w:tr w:rsidR="00AB7D27" w14:paraId="477AF48C" w14:textId="77777777" w:rsidTr="00A66FD9">
        <w:trPr>
          <w:cantSplit/>
          <w:jc w:val="center"/>
        </w:trPr>
        <w:tc>
          <w:tcPr>
            <w:tcW w:w="288" w:type="dxa"/>
          </w:tcPr>
          <w:p w14:paraId="54DD3915" w14:textId="77777777" w:rsidR="00AB7D27" w:rsidRDefault="00AB7D27" w:rsidP="00971481"/>
        </w:tc>
        <w:tc>
          <w:tcPr>
            <w:tcW w:w="3960" w:type="dxa"/>
          </w:tcPr>
          <w:p w14:paraId="45E3ABA0"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4A3C0087" w14:textId="77777777" w:rsidR="00AB7D27" w:rsidRPr="007425E1" w:rsidRDefault="00AB7D27" w:rsidP="00AB7D27">
            <w:pPr>
              <w:pStyle w:val="EngHang"/>
              <w:rPr>
                <w:rFonts w:eastAsiaTheme="minorHAnsi"/>
              </w:rPr>
            </w:pPr>
            <w:r w:rsidRPr="007425E1">
              <w:rPr>
                <w:rFonts w:eastAsiaTheme="minorHAnsi"/>
              </w:rPr>
              <w:t>Magnifies you,</w:t>
            </w:r>
          </w:p>
          <w:p w14:paraId="7AED07FE"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2588A04" w14:textId="77777777" w:rsidR="00AB7D27" w:rsidRPr="007425E1" w:rsidRDefault="00AB7D27" w:rsidP="00AB7D27">
            <w:pPr>
              <w:pStyle w:val="EngHangEnd"/>
            </w:pPr>
            <w:r w:rsidRPr="007425E1">
              <w:rPr>
                <w:rFonts w:eastAsiaTheme="minorHAnsi"/>
              </w:rPr>
              <w:t>The ever-holy.</w:t>
            </w:r>
          </w:p>
        </w:tc>
        <w:tc>
          <w:tcPr>
            <w:tcW w:w="288" w:type="dxa"/>
          </w:tcPr>
          <w:p w14:paraId="49B3A746" w14:textId="77777777" w:rsidR="00AB7D27" w:rsidRDefault="00AB7D27" w:rsidP="00971481"/>
        </w:tc>
        <w:tc>
          <w:tcPr>
            <w:tcW w:w="288" w:type="dxa"/>
          </w:tcPr>
          <w:p w14:paraId="0C2510F5" w14:textId="77777777" w:rsidR="00AB7D27" w:rsidRDefault="00AB7D27" w:rsidP="00971481"/>
        </w:tc>
        <w:tc>
          <w:tcPr>
            <w:tcW w:w="3960" w:type="dxa"/>
          </w:tcPr>
          <w:p w14:paraId="05084965" w14:textId="77777777" w:rsidR="00AB7D27" w:rsidRDefault="00AB7D27" w:rsidP="006B31BA">
            <w:pPr>
              <w:pStyle w:val="CopticVersemulti-line"/>
            </w:pPr>
            <w:r w:rsidRPr="002C2599">
              <w:t>Ⲉⲑⲃⲉ ⲫⲁⲓ ⲟⲩⲟⲛ ⲛⲓⲃⲉⲛ</w:t>
            </w:r>
          </w:p>
          <w:p w14:paraId="29F4589F" w14:textId="77777777" w:rsidR="00AB7D27" w:rsidRDefault="00AB7D27" w:rsidP="006B31BA">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1DF896B1" w14:textId="77777777" w:rsidR="00AB7D27" w:rsidRDefault="00AB7D27" w:rsidP="006B31BA">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4B9D05A" w14:textId="77777777" w:rsidR="00AB7D27" w:rsidRDefault="00AB7D27" w:rsidP="006B31BA">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443A8DDA" w14:textId="77777777" w:rsidTr="00A66FD9">
        <w:trPr>
          <w:cantSplit/>
          <w:jc w:val="center"/>
        </w:trPr>
        <w:tc>
          <w:tcPr>
            <w:tcW w:w="288" w:type="dxa"/>
          </w:tcPr>
          <w:p w14:paraId="53046F42" w14:textId="77777777" w:rsidR="00AB7D27" w:rsidRDefault="00AB7D27" w:rsidP="00A23F04">
            <w:pPr>
              <w:pStyle w:val="CopticCross"/>
            </w:pPr>
            <w:r w:rsidRPr="000F6316">
              <w:t>¿</w:t>
            </w:r>
          </w:p>
        </w:tc>
        <w:tc>
          <w:tcPr>
            <w:tcW w:w="3960" w:type="dxa"/>
          </w:tcPr>
          <w:p w14:paraId="6C2D0CFE" w14:textId="77777777" w:rsidR="00AB7D27" w:rsidRDefault="00AB7D27" w:rsidP="00AB7D27">
            <w:pPr>
              <w:pStyle w:val="EngHang"/>
              <w:rPr>
                <w:rFonts w:eastAsiaTheme="minorHAnsi"/>
              </w:rPr>
            </w:pPr>
            <w:r>
              <w:rPr>
                <w:rFonts w:eastAsiaTheme="minorHAnsi"/>
              </w:rPr>
              <w:t>And we pray,</w:t>
            </w:r>
          </w:p>
          <w:p w14:paraId="17585A32" w14:textId="77777777" w:rsidR="00AB7D27" w:rsidRDefault="00AB7D27" w:rsidP="00AB7D27">
            <w:pPr>
              <w:pStyle w:val="EngHang"/>
              <w:rPr>
                <w:rFonts w:eastAsiaTheme="minorHAnsi"/>
              </w:rPr>
            </w:pPr>
            <w:r>
              <w:rPr>
                <w:rFonts w:eastAsiaTheme="minorHAnsi"/>
              </w:rPr>
              <w:t>That we may win mercy,</w:t>
            </w:r>
          </w:p>
          <w:p w14:paraId="3388F5A0" w14:textId="77777777" w:rsidR="00AB7D27" w:rsidRDefault="00AB7D27" w:rsidP="00AB7D27">
            <w:pPr>
              <w:pStyle w:val="EngHang"/>
              <w:rPr>
                <w:rFonts w:eastAsiaTheme="minorHAnsi"/>
              </w:rPr>
            </w:pPr>
            <w:r>
              <w:rPr>
                <w:rFonts w:eastAsiaTheme="minorHAnsi"/>
              </w:rPr>
              <w:t>Through your intercessions</w:t>
            </w:r>
          </w:p>
          <w:p w14:paraId="2843BD37" w14:textId="77777777" w:rsidR="00AB7D27" w:rsidRPr="007425E1" w:rsidRDefault="00AB7D27" w:rsidP="00AB7D27">
            <w:pPr>
              <w:pStyle w:val="EngHangEnd"/>
              <w:rPr>
                <w:rFonts w:eastAsiaTheme="minorHAnsi"/>
              </w:rPr>
            </w:pPr>
            <w:r>
              <w:rPr>
                <w:rFonts w:eastAsiaTheme="minorHAnsi"/>
              </w:rPr>
              <w:t>With the Lover of mankind.</w:t>
            </w:r>
          </w:p>
          <w:p w14:paraId="49BEA266" w14:textId="77777777" w:rsidR="00AB7D27" w:rsidRPr="007425E1" w:rsidRDefault="00AB7D27" w:rsidP="00AB7D27">
            <w:pPr>
              <w:pStyle w:val="EngHang"/>
            </w:pPr>
          </w:p>
        </w:tc>
        <w:tc>
          <w:tcPr>
            <w:tcW w:w="288" w:type="dxa"/>
          </w:tcPr>
          <w:p w14:paraId="3168FE78" w14:textId="77777777" w:rsidR="00AB7D27" w:rsidRDefault="00AB7D27" w:rsidP="00971481"/>
        </w:tc>
        <w:tc>
          <w:tcPr>
            <w:tcW w:w="288" w:type="dxa"/>
          </w:tcPr>
          <w:p w14:paraId="23F70C26" w14:textId="77777777" w:rsidR="00AB7D27" w:rsidRDefault="00AB7D27" w:rsidP="00971481">
            <w:r w:rsidRPr="000F6316">
              <w:rPr>
                <w:rFonts w:ascii="CS Avva Shenouda" w:hAnsi="CS Avva Shenouda"/>
                <w:sz w:val="24"/>
                <w:szCs w:val="24"/>
              </w:rPr>
              <w:t>¿</w:t>
            </w:r>
          </w:p>
        </w:tc>
        <w:tc>
          <w:tcPr>
            <w:tcW w:w="3960" w:type="dxa"/>
          </w:tcPr>
          <w:p w14:paraId="5799DD61" w14:textId="77777777" w:rsidR="00AB7D27" w:rsidRDefault="00AB7D27" w:rsidP="006B31B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4CEA855" w14:textId="77777777" w:rsidR="00AB7D27" w:rsidRDefault="00AB7D27" w:rsidP="006B31B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1C9367" w14:textId="77777777" w:rsidR="00AB7D27" w:rsidRDefault="00AB7D27" w:rsidP="006B31B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E4FBE0C" w14:textId="77777777" w:rsidR="00AB7D27" w:rsidRDefault="00AB7D27" w:rsidP="006B31B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560C694" w14:textId="77777777" w:rsidR="00A66FD9" w:rsidRPr="00A742AC" w:rsidRDefault="00A66FD9" w:rsidP="00A66FD9">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8B396E0" w14:textId="77777777" w:rsidTr="00E532CC">
        <w:trPr>
          <w:cantSplit/>
          <w:jc w:val="center"/>
        </w:trPr>
        <w:tc>
          <w:tcPr>
            <w:tcW w:w="288" w:type="dxa"/>
          </w:tcPr>
          <w:p w14:paraId="3CAEE233" w14:textId="77777777" w:rsidR="00AB7D27" w:rsidRDefault="00AB7D27" w:rsidP="00925626">
            <w:pPr>
              <w:pStyle w:val="CopticCross"/>
            </w:pPr>
          </w:p>
        </w:tc>
        <w:tc>
          <w:tcPr>
            <w:tcW w:w="3960" w:type="dxa"/>
          </w:tcPr>
          <w:p w14:paraId="1C288E7A" w14:textId="77777777" w:rsidR="00AB7D27" w:rsidRDefault="00AB7D27" w:rsidP="00AB7D27">
            <w:pPr>
              <w:pStyle w:val="EngHang"/>
              <w:rPr>
                <w:rFonts w:eastAsiaTheme="minorHAnsi"/>
              </w:rPr>
            </w:pPr>
            <w:r>
              <w:rPr>
                <w:rFonts w:eastAsiaTheme="minorHAnsi"/>
              </w:rPr>
              <w:t>Therefore, in truth,</w:t>
            </w:r>
          </w:p>
          <w:p w14:paraId="5AEEB0E4" w14:textId="77777777" w:rsidR="00AB7D27" w:rsidRDefault="00AB7D27" w:rsidP="00AB7D27">
            <w:pPr>
              <w:pStyle w:val="EngHang"/>
              <w:rPr>
                <w:rFonts w:eastAsiaTheme="minorHAnsi"/>
              </w:rPr>
            </w:pPr>
            <w:r>
              <w:rPr>
                <w:rFonts w:eastAsiaTheme="minorHAnsi"/>
              </w:rPr>
              <w:t>I do not err</w:t>
            </w:r>
          </w:p>
          <w:p w14:paraId="1204FB1D" w14:textId="77777777" w:rsidR="00AB7D27" w:rsidRDefault="00AB7D27" w:rsidP="00AB7D27">
            <w:pPr>
              <w:pStyle w:val="EngHang"/>
              <w:rPr>
                <w:rFonts w:eastAsiaTheme="minorHAnsi"/>
              </w:rPr>
            </w:pPr>
            <w:r>
              <w:rPr>
                <w:rFonts w:eastAsiaTheme="minorHAnsi"/>
              </w:rPr>
              <w:t>Whenever I call you,</w:t>
            </w:r>
          </w:p>
          <w:p w14:paraId="64224AAB" w14:textId="77777777" w:rsidR="00AB7D27" w:rsidRPr="001A0083" w:rsidRDefault="00AB7D27" w:rsidP="00AB7D27">
            <w:pPr>
              <w:pStyle w:val="EngHangEnd"/>
            </w:pPr>
            <w:r>
              <w:rPr>
                <w:rFonts w:eastAsiaTheme="minorHAnsi"/>
              </w:rPr>
              <w:t>The golden Censer:</w:t>
            </w:r>
          </w:p>
        </w:tc>
        <w:tc>
          <w:tcPr>
            <w:tcW w:w="288" w:type="dxa"/>
          </w:tcPr>
          <w:p w14:paraId="129778BC" w14:textId="77777777" w:rsidR="00AB7D27" w:rsidRDefault="00AB7D27" w:rsidP="00A66FD9"/>
        </w:tc>
        <w:tc>
          <w:tcPr>
            <w:tcW w:w="288" w:type="dxa"/>
          </w:tcPr>
          <w:p w14:paraId="57FF8C60" w14:textId="77777777" w:rsidR="00AB7D27" w:rsidRDefault="00AB7D27" w:rsidP="00A66FD9"/>
        </w:tc>
        <w:tc>
          <w:tcPr>
            <w:tcW w:w="3960" w:type="dxa"/>
          </w:tcPr>
          <w:p w14:paraId="01B9350B" w14:textId="77777777" w:rsidR="00AB7D27" w:rsidRDefault="00AB7D27" w:rsidP="005D1250">
            <w:pPr>
              <w:pStyle w:val="CopticVersemulti-line"/>
            </w:pPr>
            <w:r w:rsidRPr="005D1250">
              <w:t>Ⲧⲟⲧⲉ ⲁ</w:t>
            </w:r>
            <w:r w:rsidRPr="005D1250">
              <w:rPr>
                <w:rFonts w:ascii="Times New Roman" w:hAnsi="Times New Roman" w:cs="Times New Roman"/>
              </w:rPr>
              <w:t>̀</w:t>
            </w:r>
            <w:r w:rsidRPr="005D1250">
              <w:t>ⲗⲏⲑⲱⲥ</w:t>
            </w:r>
          </w:p>
          <w:p w14:paraId="39348545" w14:textId="77777777" w:rsidR="00AB7D27" w:rsidRDefault="00AB7D27" w:rsidP="005D1250">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2EE96A3B" w14:textId="77777777" w:rsidR="00AB7D27" w:rsidRDefault="00AB7D27" w:rsidP="005D1250">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4B9D32D3" w14:textId="77777777" w:rsidR="00AB7D27" w:rsidRDefault="00AB7D27" w:rsidP="005D1250">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AB7D27" w14:paraId="3F4D1818" w14:textId="77777777" w:rsidTr="00E532CC">
        <w:trPr>
          <w:cantSplit/>
          <w:jc w:val="center"/>
        </w:trPr>
        <w:tc>
          <w:tcPr>
            <w:tcW w:w="288" w:type="dxa"/>
          </w:tcPr>
          <w:p w14:paraId="4CB0017E" w14:textId="77777777" w:rsidR="00AB7D27" w:rsidRDefault="00AB7D27" w:rsidP="00925626">
            <w:pPr>
              <w:pStyle w:val="CopticCross"/>
            </w:pPr>
            <w:r w:rsidRPr="000F6316">
              <w:rPr>
                <w:szCs w:val="24"/>
              </w:rPr>
              <w:t>¿</w:t>
            </w:r>
          </w:p>
        </w:tc>
        <w:tc>
          <w:tcPr>
            <w:tcW w:w="3960" w:type="dxa"/>
          </w:tcPr>
          <w:p w14:paraId="17360AC1" w14:textId="77777777" w:rsidR="00AB7D27" w:rsidRDefault="00AB7D27" w:rsidP="00AB7D27">
            <w:pPr>
              <w:pStyle w:val="EngHang"/>
              <w:rPr>
                <w:rFonts w:eastAsiaTheme="minorHAnsi"/>
              </w:rPr>
            </w:pPr>
            <w:r>
              <w:rPr>
                <w:rFonts w:eastAsiaTheme="minorHAnsi"/>
              </w:rPr>
              <w:t>For therein</w:t>
            </w:r>
          </w:p>
          <w:p w14:paraId="0F4748A3" w14:textId="77777777" w:rsidR="00AB7D27" w:rsidRDefault="00AB7D27" w:rsidP="00AB7D27">
            <w:pPr>
              <w:pStyle w:val="EngHang"/>
              <w:rPr>
                <w:rFonts w:eastAsiaTheme="minorHAnsi"/>
              </w:rPr>
            </w:pPr>
            <w:r>
              <w:rPr>
                <w:rFonts w:eastAsiaTheme="minorHAnsi"/>
              </w:rPr>
              <w:t>Is offered</w:t>
            </w:r>
          </w:p>
          <w:p w14:paraId="3CBA435F" w14:textId="77777777" w:rsidR="00AB7D27" w:rsidRDefault="00AB7D27" w:rsidP="00AB7D27">
            <w:pPr>
              <w:pStyle w:val="EngHang"/>
              <w:rPr>
                <w:rFonts w:eastAsiaTheme="minorHAnsi"/>
              </w:rPr>
            </w:pPr>
            <w:r>
              <w:rPr>
                <w:rFonts w:eastAsiaTheme="minorHAnsi"/>
              </w:rPr>
              <w:t>The select incense,</w:t>
            </w:r>
          </w:p>
          <w:p w14:paraId="50B76927" w14:textId="77777777" w:rsidR="00AB7D27" w:rsidRPr="001A0083" w:rsidRDefault="00AB7D27" w:rsidP="00AB7D27">
            <w:pPr>
              <w:pStyle w:val="EngHangEnd"/>
            </w:pPr>
            <w:r>
              <w:rPr>
                <w:rFonts w:eastAsiaTheme="minorHAnsi"/>
              </w:rPr>
              <w:t>Before the Holiest:</w:t>
            </w:r>
          </w:p>
        </w:tc>
        <w:tc>
          <w:tcPr>
            <w:tcW w:w="288" w:type="dxa"/>
          </w:tcPr>
          <w:p w14:paraId="2749EE9C" w14:textId="77777777" w:rsidR="00AB7D27" w:rsidRDefault="00AB7D27" w:rsidP="00A23F04">
            <w:pPr>
              <w:pStyle w:val="CopticCross"/>
            </w:pPr>
            <w:r w:rsidRPr="000F6316">
              <w:t>¿</w:t>
            </w:r>
          </w:p>
        </w:tc>
        <w:tc>
          <w:tcPr>
            <w:tcW w:w="288" w:type="dxa"/>
          </w:tcPr>
          <w:p w14:paraId="5A53B0A9" w14:textId="77777777" w:rsidR="00AB7D27" w:rsidRDefault="00AB7D27" w:rsidP="00A66FD9"/>
        </w:tc>
        <w:tc>
          <w:tcPr>
            <w:tcW w:w="3960" w:type="dxa"/>
          </w:tcPr>
          <w:p w14:paraId="57AD2300" w14:textId="77777777" w:rsidR="00AB7D27" w:rsidRDefault="00AB7D27" w:rsidP="005D1250">
            <w:pPr>
              <w:pStyle w:val="CopticVersemulti-line"/>
            </w:pPr>
            <w:r w:rsidRPr="005D1250">
              <w:t>Ⲑⲏ ⲙⲉⲛ ⲉ̀ⲧⲉ ⲙ̀ⲙⲁⲩ</w:t>
            </w:r>
          </w:p>
          <w:p w14:paraId="2824AE83" w14:textId="77777777" w:rsidR="00AB7D27" w:rsidRDefault="00AB7D27" w:rsidP="005D1250">
            <w:pPr>
              <w:pStyle w:val="CopticVersemulti-line"/>
            </w:pPr>
            <w:r w:rsidRPr="005D1250">
              <w:t>ϣⲁⲩⲧⲁⲗⲟ ⲉ̀ⲡ̀ϣⲱⲓ ⲛ̀ϧⲏⲧⲥ</w:t>
            </w:r>
          </w:p>
          <w:p w14:paraId="2247A691" w14:textId="77777777" w:rsidR="00AB7D27" w:rsidRDefault="00AB7D27" w:rsidP="005D1250">
            <w:pPr>
              <w:pStyle w:val="CopticVersemulti-line"/>
            </w:pPr>
            <w:r w:rsidRPr="005D1250">
              <w:t>ⲙ̀ⲡⲓⲥ̀ⲑⲟⲓⲛⲟⲩϥⲓ ⲉⲧⲥⲱⲧⲡ</w:t>
            </w:r>
          </w:p>
          <w:p w14:paraId="31CDCD63" w14:textId="77777777" w:rsidR="00AB7D27" w:rsidRDefault="00AB7D27" w:rsidP="005D1250">
            <w:pPr>
              <w:pStyle w:val="CopticVerse"/>
            </w:pPr>
            <w:r w:rsidRPr="005D1250">
              <w:t>ⲙ̀ⲡⲉⲙ̀ⲑⲟ ⲛ̀ⲛⲏⲉ̅ⲑ̅ⲩ</w:t>
            </w:r>
          </w:p>
        </w:tc>
      </w:tr>
      <w:tr w:rsidR="00AB7D27" w14:paraId="627A64B4" w14:textId="77777777" w:rsidTr="00E532CC">
        <w:trPr>
          <w:cantSplit/>
          <w:jc w:val="center"/>
        </w:trPr>
        <w:tc>
          <w:tcPr>
            <w:tcW w:w="288" w:type="dxa"/>
          </w:tcPr>
          <w:p w14:paraId="0BA2355A" w14:textId="77777777" w:rsidR="00AB7D27" w:rsidRDefault="00AB7D27" w:rsidP="00925626">
            <w:pPr>
              <w:pStyle w:val="CopticCross"/>
            </w:pPr>
          </w:p>
        </w:tc>
        <w:tc>
          <w:tcPr>
            <w:tcW w:w="3960" w:type="dxa"/>
          </w:tcPr>
          <w:p w14:paraId="68E56EFF" w14:textId="77777777" w:rsidR="00AB7D27" w:rsidRDefault="00AB7D27" w:rsidP="00AB7D27">
            <w:pPr>
              <w:pStyle w:val="EngHang"/>
              <w:rPr>
                <w:rFonts w:eastAsiaTheme="minorHAnsi"/>
              </w:rPr>
            </w:pPr>
            <w:r>
              <w:rPr>
                <w:rFonts w:eastAsiaTheme="minorHAnsi"/>
              </w:rPr>
              <w:t>Where God takes away</w:t>
            </w:r>
          </w:p>
          <w:p w14:paraId="44E01A68" w14:textId="77777777" w:rsidR="00AB7D27" w:rsidRDefault="00AB7D27" w:rsidP="00AB7D27">
            <w:pPr>
              <w:pStyle w:val="EngHang"/>
              <w:rPr>
                <w:rFonts w:eastAsiaTheme="minorHAnsi"/>
              </w:rPr>
            </w:pPr>
            <w:r>
              <w:rPr>
                <w:rFonts w:eastAsiaTheme="minorHAnsi"/>
              </w:rPr>
              <w:t>The sins of the people,</w:t>
            </w:r>
          </w:p>
          <w:p w14:paraId="6461E597" w14:textId="77777777" w:rsidR="00AB7D27" w:rsidRDefault="00AB7D27" w:rsidP="00AB7D27">
            <w:pPr>
              <w:pStyle w:val="EngHang"/>
              <w:rPr>
                <w:rFonts w:eastAsiaTheme="minorHAnsi"/>
              </w:rPr>
            </w:pPr>
            <w:r>
              <w:rPr>
                <w:rFonts w:eastAsiaTheme="minorHAnsi"/>
              </w:rPr>
              <w:t>Through the burnt offerings</w:t>
            </w:r>
          </w:p>
          <w:p w14:paraId="1AB1BB95" w14:textId="77777777" w:rsidR="00AB7D27" w:rsidRPr="00195761" w:rsidRDefault="00AB7D27" w:rsidP="00AB7D27">
            <w:pPr>
              <w:pStyle w:val="EngHangEnd"/>
              <w:rPr>
                <w:szCs w:val="22"/>
              </w:rPr>
            </w:pPr>
            <w:r>
              <w:rPr>
                <w:rFonts w:eastAsiaTheme="minorHAnsi"/>
              </w:rPr>
              <w:t>And the aroma of incense.</w:t>
            </w:r>
          </w:p>
        </w:tc>
        <w:tc>
          <w:tcPr>
            <w:tcW w:w="288" w:type="dxa"/>
          </w:tcPr>
          <w:p w14:paraId="2F7601EC" w14:textId="77777777" w:rsidR="00AB7D27" w:rsidRDefault="00AB7D27" w:rsidP="00A66FD9"/>
        </w:tc>
        <w:tc>
          <w:tcPr>
            <w:tcW w:w="288" w:type="dxa"/>
          </w:tcPr>
          <w:p w14:paraId="5D347673" w14:textId="77777777" w:rsidR="00AB7D27" w:rsidRDefault="00AB7D27" w:rsidP="00A66FD9"/>
        </w:tc>
        <w:tc>
          <w:tcPr>
            <w:tcW w:w="3960" w:type="dxa"/>
          </w:tcPr>
          <w:p w14:paraId="40B11110" w14:textId="77777777" w:rsidR="00AB7D27" w:rsidRDefault="00AB7D27" w:rsidP="005D1250">
            <w:pPr>
              <w:pStyle w:val="CopticVersemulti-line"/>
            </w:pPr>
            <w:r w:rsidRPr="005D1250">
              <w:t>Ϣⲁⲣⲉ Ⲫϯ ⲱ̀ⲗⲓ ⲙ̀ⲙⲁⲩ</w:t>
            </w:r>
          </w:p>
          <w:p w14:paraId="63E8733E" w14:textId="77777777" w:rsidR="00AB7D27" w:rsidRDefault="00AB7D27" w:rsidP="005D1250">
            <w:pPr>
              <w:pStyle w:val="CopticVersemulti-line"/>
            </w:pPr>
            <w:r w:rsidRPr="005D1250">
              <w:t>ⲛ̀ⲛⲓⲛⲟⲃⲓ ⲛ̀ⲧⲉ ⲡⲓⲗⲁⲟⲥ</w:t>
            </w:r>
          </w:p>
          <w:p w14:paraId="679A08F5" w14:textId="77777777" w:rsidR="00AB7D27" w:rsidRDefault="00AB7D27" w:rsidP="005D1250">
            <w:pPr>
              <w:pStyle w:val="CopticVersemulti-line"/>
            </w:pPr>
            <w:r w:rsidRPr="005D1250">
              <w:t>ⲉ̀ⲃⲟⲗϩⲓⲧⲉⲛ ⲡⲓϭ̀ⲗⲓⲗ</w:t>
            </w:r>
          </w:p>
          <w:p w14:paraId="1B568D60" w14:textId="77777777" w:rsidR="00AB7D27" w:rsidRDefault="00AB7D27" w:rsidP="005D1250">
            <w:pPr>
              <w:pStyle w:val="CopticVerse"/>
            </w:pPr>
            <w:r w:rsidRPr="005D1250">
              <w:t>ⲛⲉⲙ ⲡⲓⲥ̀ⲑⲟⲓ ⲛ̀ⲧⲉ ⲡⲓⲥ̀ⲑⲟⲓⲛⲟⲩϥⲓ</w:t>
            </w:r>
          </w:p>
        </w:tc>
      </w:tr>
      <w:tr w:rsidR="00AB7D27" w14:paraId="7DD7660E" w14:textId="77777777" w:rsidTr="00E532CC">
        <w:trPr>
          <w:cantSplit/>
          <w:jc w:val="center"/>
        </w:trPr>
        <w:tc>
          <w:tcPr>
            <w:tcW w:w="288" w:type="dxa"/>
          </w:tcPr>
          <w:p w14:paraId="0C763C83" w14:textId="77777777" w:rsidR="00AB7D27" w:rsidRDefault="00AB7D27" w:rsidP="00925626">
            <w:pPr>
              <w:pStyle w:val="CopticCross"/>
            </w:pPr>
            <w:r w:rsidRPr="000F6316">
              <w:rPr>
                <w:szCs w:val="24"/>
              </w:rPr>
              <w:t>¿</w:t>
            </w:r>
          </w:p>
        </w:tc>
        <w:tc>
          <w:tcPr>
            <w:tcW w:w="3960" w:type="dxa"/>
          </w:tcPr>
          <w:p w14:paraId="2EFC2F61" w14:textId="77777777" w:rsidR="00AB7D27" w:rsidRDefault="00AB7D27" w:rsidP="00AB7D27">
            <w:pPr>
              <w:pStyle w:val="EngHang"/>
              <w:rPr>
                <w:rFonts w:eastAsiaTheme="minorHAnsi"/>
              </w:rPr>
            </w:pPr>
            <w:r>
              <w:rPr>
                <w:rFonts w:eastAsiaTheme="minorHAnsi"/>
              </w:rPr>
              <w:t>You too, O Mary,</w:t>
            </w:r>
          </w:p>
          <w:p w14:paraId="1BB26226" w14:textId="77777777" w:rsidR="00AB7D27" w:rsidRDefault="00AB7D27" w:rsidP="00AB7D27">
            <w:pPr>
              <w:pStyle w:val="EngHang"/>
              <w:rPr>
                <w:rFonts w:eastAsiaTheme="minorHAnsi"/>
              </w:rPr>
            </w:pPr>
            <w:r>
              <w:rPr>
                <w:rFonts w:eastAsiaTheme="minorHAnsi"/>
              </w:rPr>
              <w:t>Carried in your womb,</w:t>
            </w:r>
          </w:p>
          <w:p w14:paraId="256C1157" w14:textId="77777777" w:rsidR="00AB7D27" w:rsidRDefault="00AB7D27" w:rsidP="00AB7D27">
            <w:pPr>
              <w:pStyle w:val="EngHang"/>
              <w:rPr>
                <w:rFonts w:eastAsiaTheme="minorHAnsi"/>
              </w:rPr>
            </w:pPr>
            <w:r>
              <w:rPr>
                <w:rFonts w:eastAsiaTheme="minorHAnsi"/>
              </w:rPr>
              <w:t>The Invisible Logos</w:t>
            </w:r>
          </w:p>
          <w:p w14:paraId="3DE1FFA9" w14:textId="77777777" w:rsidR="00AB7D27" w:rsidRDefault="00AB7D27" w:rsidP="00AB7D27">
            <w:pPr>
              <w:pStyle w:val="EngHangEnd"/>
            </w:pPr>
            <w:r>
              <w:rPr>
                <w:rFonts w:eastAsiaTheme="minorHAnsi"/>
              </w:rPr>
              <w:t>Of the Father:</w:t>
            </w:r>
          </w:p>
        </w:tc>
        <w:tc>
          <w:tcPr>
            <w:tcW w:w="288" w:type="dxa"/>
          </w:tcPr>
          <w:p w14:paraId="2219D40F" w14:textId="77777777" w:rsidR="00AB7D27" w:rsidRPr="00E532CC" w:rsidRDefault="00AB7D27" w:rsidP="00A66FD9">
            <w:r w:rsidRPr="000F6316">
              <w:rPr>
                <w:rFonts w:ascii="CS Avva Shenouda" w:hAnsi="CS Avva Shenouda"/>
                <w:sz w:val="24"/>
                <w:szCs w:val="24"/>
              </w:rPr>
              <w:t>¿</w:t>
            </w:r>
          </w:p>
        </w:tc>
        <w:tc>
          <w:tcPr>
            <w:tcW w:w="288" w:type="dxa"/>
          </w:tcPr>
          <w:p w14:paraId="53E8F8DF" w14:textId="77777777" w:rsidR="00AB7D27" w:rsidRDefault="00AB7D27" w:rsidP="00A66FD9"/>
        </w:tc>
        <w:tc>
          <w:tcPr>
            <w:tcW w:w="3960" w:type="dxa"/>
          </w:tcPr>
          <w:p w14:paraId="2BA07069" w14:textId="77777777" w:rsidR="00AB7D27" w:rsidRDefault="00AB7D27" w:rsidP="005D1250">
            <w:pPr>
              <w:pStyle w:val="CopticVersemulti-line"/>
            </w:pPr>
            <w:r w:rsidRPr="005D1250">
              <w:t>Ⲛ̀ⲑⲟ ϩⲱⲓ Ⲙⲁⲣⲓⲁ</w:t>
            </w:r>
          </w:p>
          <w:p w14:paraId="4505271D" w14:textId="77777777" w:rsidR="00AB7D27" w:rsidRDefault="00AB7D27" w:rsidP="005D1250">
            <w:pPr>
              <w:pStyle w:val="CopticVersemulti-line"/>
            </w:pPr>
            <w:r w:rsidRPr="005D1250">
              <w:t>ⲁ̀ⲣⲉϥⲁⲓ ϧⲉⲛ ⲧⲉⲛⲉϫⲓ</w:t>
            </w:r>
          </w:p>
          <w:p w14:paraId="71BA5B80" w14:textId="77777777" w:rsidR="00AB7D27" w:rsidRDefault="00AB7D27" w:rsidP="005D1250">
            <w:pPr>
              <w:pStyle w:val="CopticVersemulti-line"/>
            </w:pPr>
            <w:r w:rsidRPr="005D1250">
              <w:t>ⲙ̀ⲡⲓⲁⲧϣ̀ⲛⲁⲩ ⲉ̀ⲣⲟϥ</w:t>
            </w:r>
          </w:p>
          <w:p w14:paraId="155520C8" w14:textId="77777777" w:rsidR="00AB7D27" w:rsidRDefault="00AB7D27" w:rsidP="005D1250">
            <w:pPr>
              <w:pStyle w:val="CopticVerse"/>
            </w:pPr>
            <w:r w:rsidRPr="005D1250">
              <w:t>ⲛ̀ⲗⲟⲅⲟⲥ ⲛ̀ⲧⲉ Ⲫ̀ⲓⲱⲧ</w:t>
            </w:r>
          </w:p>
        </w:tc>
      </w:tr>
      <w:tr w:rsidR="00AB7D27" w14:paraId="383038B8" w14:textId="77777777" w:rsidTr="00E532CC">
        <w:trPr>
          <w:cantSplit/>
          <w:jc w:val="center"/>
        </w:trPr>
        <w:tc>
          <w:tcPr>
            <w:tcW w:w="288" w:type="dxa"/>
          </w:tcPr>
          <w:p w14:paraId="4B731947" w14:textId="77777777" w:rsidR="00AB7D27" w:rsidRDefault="00AB7D27" w:rsidP="00925626">
            <w:pPr>
              <w:pStyle w:val="CopticCross"/>
            </w:pPr>
          </w:p>
        </w:tc>
        <w:tc>
          <w:tcPr>
            <w:tcW w:w="3960" w:type="dxa"/>
          </w:tcPr>
          <w:p w14:paraId="199D8BBE" w14:textId="77777777" w:rsidR="00AB7D27" w:rsidRDefault="00AB7D27" w:rsidP="00AB7D27">
            <w:pPr>
              <w:pStyle w:val="EngHang"/>
              <w:rPr>
                <w:rFonts w:eastAsiaTheme="minorHAnsi"/>
              </w:rPr>
            </w:pPr>
            <w:r>
              <w:rPr>
                <w:rFonts w:eastAsiaTheme="minorHAnsi"/>
              </w:rPr>
              <w:t>He who offered Himself</w:t>
            </w:r>
          </w:p>
          <w:p w14:paraId="4C06AE6C" w14:textId="77777777" w:rsidR="00AB7D27" w:rsidRDefault="00AB7D27" w:rsidP="00AB7D27">
            <w:pPr>
              <w:pStyle w:val="EngHang"/>
              <w:rPr>
                <w:rFonts w:eastAsiaTheme="minorHAnsi"/>
              </w:rPr>
            </w:pPr>
            <w:r>
              <w:rPr>
                <w:rFonts w:eastAsiaTheme="minorHAnsi"/>
              </w:rPr>
              <w:t>As an acceptable sacrifice,</w:t>
            </w:r>
          </w:p>
          <w:p w14:paraId="375E3A21" w14:textId="77777777" w:rsidR="00AB7D27" w:rsidRDefault="00AB7D27" w:rsidP="00AB7D27">
            <w:pPr>
              <w:pStyle w:val="EngHang"/>
              <w:rPr>
                <w:rFonts w:eastAsiaTheme="minorHAnsi"/>
              </w:rPr>
            </w:pPr>
            <w:commentRangeStart w:id="431"/>
            <w:r>
              <w:rPr>
                <w:rFonts w:eastAsiaTheme="minorHAnsi"/>
              </w:rPr>
              <w:t xml:space="preserve">Upon </w:t>
            </w:r>
            <w:commentRangeEnd w:id="431"/>
            <w:r>
              <w:rPr>
                <w:rStyle w:val="CommentReference"/>
                <w:rFonts w:eastAsiaTheme="minorHAnsi" w:cstheme="minorBidi"/>
                <w:color w:val="auto"/>
                <w:lang w:val="en-CA"/>
              </w:rPr>
              <w:commentReference w:id="431"/>
            </w:r>
            <w:r>
              <w:rPr>
                <w:rFonts w:eastAsiaTheme="minorHAnsi"/>
              </w:rPr>
              <w:t>the Cross,</w:t>
            </w:r>
          </w:p>
          <w:p w14:paraId="34E8D61C" w14:textId="77777777" w:rsidR="00AB7D27" w:rsidRDefault="00AB7D27" w:rsidP="00AB7D27">
            <w:pPr>
              <w:pStyle w:val="EngHangEnd"/>
            </w:pPr>
            <w:r>
              <w:rPr>
                <w:rFonts w:eastAsiaTheme="minorHAnsi"/>
              </w:rPr>
              <w:t>For the salvation of our race.</w:t>
            </w:r>
          </w:p>
        </w:tc>
        <w:tc>
          <w:tcPr>
            <w:tcW w:w="288" w:type="dxa"/>
          </w:tcPr>
          <w:p w14:paraId="636ACD02" w14:textId="77777777" w:rsidR="00AB7D27" w:rsidRDefault="00AB7D27" w:rsidP="00A66FD9"/>
        </w:tc>
        <w:tc>
          <w:tcPr>
            <w:tcW w:w="288" w:type="dxa"/>
          </w:tcPr>
          <w:p w14:paraId="1347A197" w14:textId="77777777" w:rsidR="00AB7D27" w:rsidRDefault="00AB7D27" w:rsidP="00A66FD9"/>
        </w:tc>
        <w:tc>
          <w:tcPr>
            <w:tcW w:w="3960" w:type="dxa"/>
          </w:tcPr>
          <w:p w14:paraId="3E0EEBDB" w14:textId="77777777" w:rsidR="00AB7D27" w:rsidRDefault="00AB7D27" w:rsidP="005D1250">
            <w:pPr>
              <w:pStyle w:val="CopticVersemulti-line"/>
            </w:pPr>
            <w:r w:rsidRPr="005D1250">
              <w:t>Ⲫⲁⲓ ⲉ̀ⲧⲁϥⲉⲛϥ ⲉ̀ⲡ̀ϣⲱⲓ</w:t>
            </w:r>
          </w:p>
          <w:p w14:paraId="5D7B0DC5" w14:textId="77777777" w:rsidR="00AB7D27" w:rsidRDefault="00AB7D27" w:rsidP="005D1250">
            <w:pPr>
              <w:pStyle w:val="CopticVersemulti-line"/>
            </w:pPr>
            <w:r w:rsidRPr="005D1250">
              <w:t>ⲛ̀ⲟⲩⲑⲩⲥⲓⲁ̀ ⲉⲥϣⲏⲡ</w:t>
            </w:r>
          </w:p>
          <w:p w14:paraId="54CC16E8" w14:textId="77777777" w:rsidR="00AB7D27" w:rsidRDefault="00AB7D27" w:rsidP="005D1250">
            <w:pPr>
              <w:pStyle w:val="CopticVersemulti-line"/>
            </w:pPr>
            <w:r w:rsidRPr="005D1250">
              <w:t>ϩⲓϫⲉⲛ ⲡⲓ̀ⲥⲧⲁⲩⲣⲟⲥ</w:t>
            </w:r>
          </w:p>
          <w:p w14:paraId="3497A20A" w14:textId="77777777" w:rsidR="00AB7D27" w:rsidRDefault="00AB7D27" w:rsidP="005D1250">
            <w:pPr>
              <w:pStyle w:val="CopticVersemulti-line"/>
            </w:pPr>
            <w:r w:rsidRPr="005D1250">
              <w:t>ϧⲁ ⲡ̀ⲟⲩϫⲁⲓ ⲙ̀ⲡⲉⲛⲅⲉⲛⲟⲥ</w:t>
            </w:r>
          </w:p>
        </w:tc>
      </w:tr>
      <w:tr w:rsidR="00AB7D27" w14:paraId="336D60D2" w14:textId="77777777" w:rsidTr="00E532CC">
        <w:trPr>
          <w:cantSplit/>
          <w:jc w:val="center"/>
        </w:trPr>
        <w:tc>
          <w:tcPr>
            <w:tcW w:w="288" w:type="dxa"/>
          </w:tcPr>
          <w:p w14:paraId="2CFCB194" w14:textId="77777777" w:rsidR="00AB7D27" w:rsidRDefault="00AB7D27" w:rsidP="00925626">
            <w:pPr>
              <w:pStyle w:val="CopticCross"/>
            </w:pPr>
            <w:r w:rsidRPr="000F6316">
              <w:rPr>
                <w:szCs w:val="24"/>
              </w:rPr>
              <w:t>¿</w:t>
            </w:r>
          </w:p>
        </w:tc>
        <w:tc>
          <w:tcPr>
            <w:tcW w:w="3960" w:type="dxa"/>
          </w:tcPr>
          <w:p w14:paraId="75354039" w14:textId="77777777" w:rsidR="00AB7D27" w:rsidRDefault="00AB7D27" w:rsidP="00AB7D27">
            <w:pPr>
              <w:pStyle w:val="EngHang"/>
            </w:pPr>
            <w:r>
              <w:t>Therefore we</w:t>
            </w:r>
          </w:p>
          <w:p w14:paraId="16EDB329" w14:textId="77777777" w:rsidR="00AB7D27" w:rsidRDefault="00AB7D27" w:rsidP="00AB7D27">
            <w:pPr>
              <w:pStyle w:val="EngHang"/>
            </w:pPr>
            <w:commentRangeStart w:id="432"/>
            <w:r>
              <w:t xml:space="preserve">Magnify </w:t>
            </w:r>
            <w:commentRangeEnd w:id="432"/>
            <w:r>
              <w:rPr>
                <w:rStyle w:val="CommentReference"/>
                <w:rFonts w:eastAsiaTheme="minorHAnsi" w:cstheme="minorBidi"/>
                <w:color w:val="auto"/>
                <w:lang w:val="en-CA"/>
              </w:rPr>
              <w:commentReference w:id="432"/>
            </w:r>
            <w:r>
              <w:t>you befittingly,</w:t>
            </w:r>
          </w:p>
          <w:p w14:paraId="37FEE777" w14:textId="77777777" w:rsidR="00AB7D27" w:rsidRDefault="00AB7D27" w:rsidP="00AB7D27">
            <w:pPr>
              <w:pStyle w:val="EngHang"/>
            </w:pPr>
            <w:r>
              <w:t>With prophetic</w:t>
            </w:r>
          </w:p>
          <w:p w14:paraId="49028337" w14:textId="77777777" w:rsidR="00AB7D27" w:rsidRPr="001A0083" w:rsidRDefault="00AB7D27" w:rsidP="00AB7D27">
            <w:pPr>
              <w:pStyle w:val="EngHangEnd"/>
            </w:pPr>
            <w:r>
              <w:t>Hymnology.</w:t>
            </w:r>
          </w:p>
        </w:tc>
        <w:tc>
          <w:tcPr>
            <w:tcW w:w="288" w:type="dxa"/>
          </w:tcPr>
          <w:p w14:paraId="0070BDA9" w14:textId="77777777" w:rsidR="00AB7D27" w:rsidRDefault="00AB7D27" w:rsidP="00A66FD9">
            <w:r w:rsidRPr="000F6316">
              <w:rPr>
                <w:rFonts w:ascii="CS Avva Shenouda" w:hAnsi="CS Avva Shenouda"/>
                <w:sz w:val="24"/>
                <w:szCs w:val="24"/>
              </w:rPr>
              <w:t>¿</w:t>
            </w:r>
          </w:p>
        </w:tc>
        <w:tc>
          <w:tcPr>
            <w:tcW w:w="288" w:type="dxa"/>
          </w:tcPr>
          <w:p w14:paraId="0028A65C" w14:textId="77777777" w:rsidR="00AB7D27" w:rsidRDefault="00AB7D27" w:rsidP="00A66FD9"/>
        </w:tc>
        <w:tc>
          <w:tcPr>
            <w:tcW w:w="3960" w:type="dxa"/>
          </w:tcPr>
          <w:p w14:paraId="3282C01C"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D10C959"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809413B"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461875D6"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25FF32C3" w14:textId="77777777" w:rsidTr="00E532CC">
        <w:trPr>
          <w:cantSplit/>
          <w:jc w:val="center"/>
        </w:trPr>
        <w:tc>
          <w:tcPr>
            <w:tcW w:w="288" w:type="dxa"/>
          </w:tcPr>
          <w:p w14:paraId="0628161C" w14:textId="77777777" w:rsidR="00AB7D27" w:rsidRDefault="00AB7D27" w:rsidP="00925626">
            <w:pPr>
              <w:pStyle w:val="CopticCross"/>
            </w:pPr>
          </w:p>
        </w:tc>
        <w:tc>
          <w:tcPr>
            <w:tcW w:w="3960" w:type="dxa"/>
          </w:tcPr>
          <w:p w14:paraId="4AE4DE07" w14:textId="77777777" w:rsidR="00AB7D27" w:rsidRDefault="00AB7D27" w:rsidP="00AB7D27">
            <w:pPr>
              <w:pStyle w:val="EngHang"/>
            </w:pPr>
            <w:r>
              <w:t>For they spoke of you</w:t>
            </w:r>
          </w:p>
          <w:p w14:paraId="492692AD" w14:textId="77777777" w:rsidR="00AB7D27" w:rsidRDefault="00AB7D27" w:rsidP="00AB7D27">
            <w:pPr>
              <w:pStyle w:val="EngHang"/>
            </w:pPr>
            <w:r>
              <w:t>With great honour saying,</w:t>
            </w:r>
          </w:p>
          <w:p w14:paraId="67D5D268" w14:textId="77777777" w:rsidR="00AB7D27" w:rsidRDefault="00AB7D27" w:rsidP="00AB7D27">
            <w:pPr>
              <w:pStyle w:val="EngHang"/>
            </w:pPr>
            <w:r>
              <w:t>"O Holy City,</w:t>
            </w:r>
          </w:p>
          <w:p w14:paraId="10F5DEA3" w14:textId="77777777" w:rsidR="00AB7D27" w:rsidRPr="007425E1" w:rsidRDefault="00AB7D27" w:rsidP="00AB7D27">
            <w:pPr>
              <w:pStyle w:val="EngHangEnd"/>
            </w:pPr>
            <w:r>
              <w:t>Of the Great King."</w:t>
            </w:r>
          </w:p>
        </w:tc>
        <w:tc>
          <w:tcPr>
            <w:tcW w:w="288" w:type="dxa"/>
          </w:tcPr>
          <w:p w14:paraId="436ADA8C" w14:textId="77777777" w:rsidR="00AB7D27" w:rsidRDefault="00AB7D27" w:rsidP="00A66FD9"/>
        </w:tc>
        <w:tc>
          <w:tcPr>
            <w:tcW w:w="288" w:type="dxa"/>
          </w:tcPr>
          <w:p w14:paraId="754F03B3" w14:textId="77777777" w:rsidR="00AB7D27" w:rsidRDefault="00AB7D27" w:rsidP="00A66FD9"/>
        </w:tc>
        <w:tc>
          <w:tcPr>
            <w:tcW w:w="3960" w:type="dxa"/>
          </w:tcPr>
          <w:p w14:paraId="734DD7DF"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C5F6AF2"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3966CCD"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CD8D8B9"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45CF069E" w14:textId="77777777" w:rsidTr="00E532CC">
        <w:trPr>
          <w:cantSplit/>
          <w:jc w:val="center"/>
        </w:trPr>
        <w:tc>
          <w:tcPr>
            <w:tcW w:w="288" w:type="dxa"/>
          </w:tcPr>
          <w:p w14:paraId="4A4B1890" w14:textId="77777777" w:rsidR="00AB7D27" w:rsidRDefault="00AB7D27" w:rsidP="00925626">
            <w:pPr>
              <w:pStyle w:val="CopticCross"/>
            </w:pPr>
            <w:r w:rsidRPr="000F6316">
              <w:rPr>
                <w:szCs w:val="24"/>
              </w:rPr>
              <w:t>¿</w:t>
            </w:r>
          </w:p>
        </w:tc>
        <w:tc>
          <w:tcPr>
            <w:tcW w:w="3960" w:type="dxa"/>
          </w:tcPr>
          <w:p w14:paraId="3DFA2F38" w14:textId="77777777" w:rsidR="00AB7D27" w:rsidRDefault="00AB7D27" w:rsidP="00AB7D27">
            <w:pPr>
              <w:pStyle w:val="EngHang"/>
            </w:pPr>
            <w:r>
              <w:t>We ask and pray,</w:t>
            </w:r>
          </w:p>
          <w:p w14:paraId="41F24831" w14:textId="77777777" w:rsidR="00AB7D27" w:rsidRDefault="00AB7D27" w:rsidP="00AB7D27">
            <w:pPr>
              <w:pStyle w:val="EngHang"/>
            </w:pPr>
            <w:r>
              <w:t xml:space="preserve">That we may </w:t>
            </w:r>
            <w:commentRangeStart w:id="433"/>
            <w:r>
              <w:t xml:space="preserve">obtain </w:t>
            </w:r>
            <w:commentRangeEnd w:id="433"/>
            <w:r>
              <w:rPr>
                <w:rStyle w:val="CommentReference"/>
                <w:rFonts w:eastAsiaTheme="minorHAnsi" w:cstheme="minorBidi"/>
                <w:color w:val="auto"/>
                <w:lang w:val="en-CA"/>
              </w:rPr>
              <w:commentReference w:id="433"/>
            </w:r>
            <w:r>
              <w:t>mercy,</w:t>
            </w:r>
          </w:p>
          <w:p w14:paraId="06C85945" w14:textId="77777777" w:rsidR="00AB7D27" w:rsidRDefault="00AB7D27" w:rsidP="00AB7D27">
            <w:pPr>
              <w:pStyle w:val="EngHang"/>
            </w:pPr>
            <w:r>
              <w:t>Through your intercessions</w:t>
            </w:r>
          </w:p>
          <w:p w14:paraId="4F155AE5" w14:textId="77777777" w:rsidR="00AB7D27" w:rsidRPr="007425E1" w:rsidRDefault="00AB7D27" w:rsidP="00AB7D27">
            <w:pPr>
              <w:pStyle w:val="EngHangEnd"/>
            </w:pPr>
            <w:r>
              <w:t>With the Lover of mankind.</w:t>
            </w:r>
          </w:p>
        </w:tc>
        <w:tc>
          <w:tcPr>
            <w:tcW w:w="288" w:type="dxa"/>
          </w:tcPr>
          <w:p w14:paraId="014CF131" w14:textId="77777777" w:rsidR="00AB7D27" w:rsidRDefault="00AB7D27" w:rsidP="00A66FD9">
            <w:r w:rsidRPr="000F6316">
              <w:rPr>
                <w:rFonts w:ascii="CS Avva Shenouda" w:hAnsi="CS Avva Shenouda"/>
                <w:sz w:val="24"/>
                <w:szCs w:val="24"/>
              </w:rPr>
              <w:t>¿</w:t>
            </w:r>
          </w:p>
        </w:tc>
        <w:tc>
          <w:tcPr>
            <w:tcW w:w="288" w:type="dxa"/>
          </w:tcPr>
          <w:p w14:paraId="7FCD8AC9" w14:textId="77777777" w:rsidR="00AB7D27" w:rsidRDefault="00AB7D27" w:rsidP="00A66FD9"/>
        </w:tc>
        <w:tc>
          <w:tcPr>
            <w:tcW w:w="3960" w:type="dxa"/>
          </w:tcPr>
          <w:p w14:paraId="0B5244C0"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E241ED6"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7ABFF492"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116768F"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23DBDDB" w14:textId="77777777" w:rsidR="00971481" w:rsidRDefault="00E532CC" w:rsidP="00AB7D27">
      <w:pPr>
        <w:pStyle w:val="Heading6"/>
      </w:pPr>
      <w:bookmarkStart w:id="434" w:name="_Toc298445771"/>
      <w:bookmarkStart w:id="435" w:name="_Toc298681256"/>
      <w:bookmarkStart w:id="436" w:name="_Toc298447496"/>
      <w:bookmarkStart w:id="437" w:name="_Ref299211949"/>
      <w:r>
        <w:t>The Gospel According the St. Luke</w:t>
      </w:r>
      <w:bookmarkEnd w:id="434"/>
      <w:bookmarkEnd w:id="435"/>
      <w:bookmarkEnd w:id="436"/>
      <w:bookmarkEnd w:id="4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E532CC" w14:paraId="3F88751C" w14:textId="77777777" w:rsidTr="00E532CC">
        <w:tc>
          <w:tcPr>
            <w:tcW w:w="4536" w:type="dxa"/>
          </w:tcPr>
          <w:p w14:paraId="05A947F7" w14:textId="77777777" w:rsidR="00E532CC" w:rsidRDefault="00AB7D27" w:rsidP="005D1250">
            <w:pPr>
              <w:pStyle w:val="EngIndEnd"/>
              <w:jc w:val="both"/>
            </w:pPr>
            <w:r>
              <w:t xml:space="preserve">Now, O my Master, You will let Your servant depart in peace, according to Your word: for my eyes have seen Your salvation, which You have prepared before the face of all peoples; a light of revelation to the nations, and the glory of Your people Israel. </w:t>
            </w:r>
            <w:r w:rsidRPr="00E532CC">
              <w:rPr>
                <w:i/>
              </w:rPr>
              <w:t>Glory be to God forever.</w:t>
            </w:r>
          </w:p>
        </w:tc>
        <w:tc>
          <w:tcPr>
            <w:tcW w:w="4536" w:type="dxa"/>
          </w:tcPr>
          <w:p w14:paraId="4A3A7432" w14:textId="77777777" w:rsidR="00E532CC" w:rsidRDefault="00E532CC" w:rsidP="00E532CC"/>
        </w:tc>
      </w:tr>
    </w:tbl>
    <w:p w14:paraId="71018FEE" w14:textId="77777777" w:rsidR="00E532CC" w:rsidRDefault="00E532CC" w:rsidP="00AB7D27">
      <w:pPr>
        <w:pStyle w:val="Heading6"/>
      </w:pPr>
      <w:bookmarkStart w:id="438" w:name="_Toc298445772"/>
      <w:bookmarkStart w:id="439" w:name="_Toc298681257"/>
      <w:bookmarkStart w:id="440" w:name="_Toc298447497"/>
      <w:r>
        <w:t xml:space="preserve">Part </w:t>
      </w:r>
      <w:bookmarkEnd w:id="438"/>
      <w:bookmarkEnd w:id="439"/>
      <w:bookmarkEnd w:id="440"/>
      <w:r w:rsidR="00AB7D27">
        <w:t>Seven (Modern)</w:t>
      </w:r>
      <w:r w:rsidR="005D1250">
        <w:t xml:space="preserve"> (</w:t>
      </w:r>
      <w:r w:rsidR="005D1250" w:rsidRPr="005D1250">
        <w:rPr>
          <w:rFonts w:ascii="FreeSerifAvvaShenouda" w:hAnsi="FreeSerifAvvaShenouda" w:cs="FreeSerifAvvaShenouda"/>
        </w:rPr>
        <w:t>ⲍ̅</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77F97CFC" w14:textId="77777777" w:rsidTr="00F60C8A">
        <w:trPr>
          <w:cantSplit/>
          <w:jc w:val="center"/>
        </w:trPr>
        <w:tc>
          <w:tcPr>
            <w:tcW w:w="288" w:type="dxa"/>
          </w:tcPr>
          <w:p w14:paraId="63FB98B7" w14:textId="77777777" w:rsidR="00AB7D27" w:rsidRDefault="00AB7D27" w:rsidP="00E532CC"/>
        </w:tc>
        <w:tc>
          <w:tcPr>
            <w:tcW w:w="3960" w:type="dxa"/>
          </w:tcPr>
          <w:p w14:paraId="461E9D0A" w14:textId="77777777" w:rsidR="00AB7D27" w:rsidRDefault="00AB7D27" w:rsidP="00AB7D27">
            <w:pPr>
              <w:pStyle w:val="EngHang"/>
              <w:rPr>
                <w:rFonts w:eastAsiaTheme="minorHAnsi"/>
              </w:rPr>
            </w:pPr>
            <w:r>
              <w:rPr>
                <w:rFonts w:eastAsiaTheme="minorHAnsi"/>
              </w:rPr>
              <w:t>Hail to you Mary,</w:t>
            </w:r>
          </w:p>
          <w:p w14:paraId="1F7B6C71" w14:textId="77777777" w:rsidR="00AB7D27" w:rsidRDefault="00AB7D27" w:rsidP="00AB7D27">
            <w:pPr>
              <w:pStyle w:val="EngHang"/>
              <w:rPr>
                <w:rFonts w:eastAsiaTheme="minorHAnsi"/>
              </w:rPr>
            </w:pPr>
            <w:r>
              <w:rPr>
                <w:rFonts w:eastAsiaTheme="minorHAnsi"/>
              </w:rPr>
              <w:t>The beautiful dove,</w:t>
            </w:r>
          </w:p>
          <w:p w14:paraId="5CFBDC6D" w14:textId="77777777" w:rsidR="00AB7D27" w:rsidRDefault="00AB7D27" w:rsidP="00AB7D27">
            <w:pPr>
              <w:pStyle w:val="EngHang"/>
              <w:rPr>
                <w:rFonts w:eastAsiaTheme="minorHAnsi"/>
              </w:rPr>
            </w:pPr>
            <w:r>
              <w:rPr>
                <w:rFonts w:eastAsiaTheme="minorHAnsi"/>
              </w:rPr>
              <w:t>Who, for us, gave birth to</w:t>
            </w:r>
          </w:p>
          <w:p w14:paraId="45443656" w14:textId="77777777" w:rsidR="00AB7D27" w:rsidRDefault="00AB7D27" w:rsidP="00AB7D27">
            <w:pPr>
              <w:pStyle w:val="EngHangEnd"/>
            </w:pPr>
            <w:r>
              <w:rPr>
                <w:rFonts w:eastAsiaTheme="minorHAnsi"/>
              </w:rPr>
              <w:t>God the Logos.</w:t>
            </w:r>
          </w:p>
        </w:tc>
        <w:tc>
          <w:tcPr>
            <w:tcW w:w="288" w:type="dxa"/>
          </w:tcPr>
          <w:p w14:paraId="64E55AEE" w14:textId="77777777" w:rsidR="00AB7D27" w:rsidRDefault="00AB7D27" w:rsidP="00E532CC"/>
        </w:tc>
        <w:tc>
          <w:tcPr>
            <w:tcW w:w="288" w:type="dxa"/>
          </w:tcPr>
          <w:p w14:paraId="4DDE468F" w14:textId="77777777" w:rsidR="00AB7D27" w:rsidRDefault="00AB7D27" w:rsidP="00E532CC"/>
        </w:tc>
        <w:tc>
          <w:tcPr>
            <w:tcW w:w="3960" w:type="dxa"/>
          </w:tcPr>
          <w:p w14:paraId="6345BD94" w14:textId="77777777" w:rsidR="00AB7D27" w:rsidRDefault="00AB7D27" w:rsidP="005D1250">
            <w:pPr>
              <w:pStyle w:val="CopticVersemulti-line"/>
            </w:pPr>
            <w:r w:rsidRPr="005D1250">
              <w:t>Ⲭⲉⲣⲉ ⲛⲉ Ⲙⲁⲣⲓⲁ</w:t>
            </w:r>
          </w:p>
          <w:p w14:paraId="0586CA9C" w14:textId="77777777" w:rsidR="00AB7D27" w:rsidRDefault="00AB7D27" w:rsidP="005D1250">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1F176F1B" w14:textId="77777777" w:rsidR="00AB7D27" w:rsidRDefault="00AB7D27" w:rsidP="005D1250">
            <w:pPr>
              <w:pStyle w:val="CopticVersemulti-line"/>
            </w:pPr>
            <w:r w:rsidRPr="005D1250">
              <w:t>ⲑⲏⲉⲧⲁⲥⲙⲓⲥⲓ ⲛⲁⲛ</w:t>
            </w:r>
          </w:p>
          <w:p w14:paraId="610E2DA2" w14:textId="77777777" w:rsidR="00AB7D27" w:rsidRDefault="00AB7D27" w:rsidP="005D1250">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AB7D27" w14:paraId="708772DB" w14:textId="77777777" w:rsidTr="00F60C8A">
        <w:trPr>
          <w:cantSplit/>
          <w:jc w:val="center"/>
        </w:trPr>
        <w:tc>
          <w:tcPr>
            <w:tcW w:w="288" w:type="dxa"/>
          </w:tcPr>
          <w:p w14:paraId="393CC748" w14:textId="77777777" w:rsidR="00AB7D27" w:rsidRDefault="00AB7D27" w:rsidP="00E532CC">
            <w:r w:rsidRPr="000F6316">
              <w:rPr>
                <w:rFonts w:ascii="CS Avva Shenouda" w:hAnsi="CS Avva Shenouda"/>
                <w:sz w:val="24"/>
                <w:szCs w:val="24"/>
              </w:rPr>
              <w:t>¿</w:t>
            </w:r>
          </w:p>
        </w:tc>
        <w:tc>
          <w:tcPr>
            <w:tcW w:w="3960" w:type="dxa"/>
          </w:tcPr>
          <w:p w14:paraId="6BB5F92F" w14:textId="77777777" w:rsidR="00AB7D27" w:rsidRDefault="00AB7D27" w:rsidP="00AB7D27">
            <w:pPr>
              <w:pStyle w:val="EngHang"/>
              <w:rPr>
                <w:rFonts w:eastAsiaTheme="minorHAnsi"/>
              </w:rPr>
            </w:pPr>
            <w:r>
              <w:rPr>
                <w:rFonts w:eastAsiaTheme="minorHAnsi"/>
              </w:rPr>
              <w:t>You are the,</w:t>
            </w:r>
          </w:p>
          <w:p w14:paraId="3F256CB8" w14:textId="77777777" w:rsidR="00AB7D27" w:rsidRDefault="00AB7D27" w:rsidP="00AB7D27">
            <w:pPr>
              <w:pStyle w:val="EngHang"/>
              <w:rPr>
                <w:rFonts w:eastAsiaTheme="minorHAnsi"/>
              </w:rPr>
            </w:pPr>
            <w:r>
              <w:rPr>
                <w:rFonts w:eastAsiaTheme="minorHAnsi"/>
              </w:rPr>
              <w:t>Fragrant flower,</w:t>
            </w:r>
          </w:p>
          <w:p w14:paraId="19C8B75F" w14:textId="77777777" w:rsidR="00AB7D27" w:rsidRDefault="00AB7D27" w:rsidP="00AB7D27">
            <w:pPr>
              <w:pStyle w:val="EngHang"/>
              <w:rPr>
                <w:rFonts w:eastAsiaTheme="minorHAnsi"/>
              </w:rPr>
            </w:pPr>
            <w:r>
              <w:rPr>
                <w:rFonts w:eastAsiaTheme="minorHAnsi"/>
              </w:rPr>
              <w:t>That blossomed from</w:t>
            </w:r>
          </w:p>
          <w:p w14:paraId="442F79E6" w14:textId="77777777" w:rsidR="00AB7D27" w:rsidRDefault="00AB7D27" w:rsidP="00AB7D27">
            <w:pPr>
              <w:pStyle w:val="EngHangEnd"/>
            </w:pPr>
            <w:r>
              <w:rPr>
                <w:rFonts w:eastAsiaTheme="minorHAnsi"/>
              </w:rPr>
              <w:t>The root of Jesse.</w:t>
            </w:r>
          </w:p>
        </w:tc>
        <w:tc>
          <w:tcPr>
            <w:tcW w:w="288" w:type="dxa"/>
          </w:tcPr>
          <w:p w14:paraId="6C6443D8" w14:textId="77777777" w:rsidR="00AB7D27" w:rsidRDefault="00AB7D27" w:rsidP="00E532CC"/>
        </w:tc>
        <w:tc>
          <w:tcPr>
            <w:tcW w:w="288" w:type="dxa"/>
          </w:tcPr>
          <w:p w14:paraId="5D8BA6C2" w14:textId="77777777" w:rsidR="00AB7D27" w:rsidRDefault="00AB7D27" w:rsidP="00E532CC">
            <w:r w:rsidRPr="000F6316">
              <w:rPr>
                <w:rFonts w:ascii="CS Avva Shenouda" w:hAnsi="CS Avva Shenouda"/>
                <w:sz w:val="24"/>
                <w:szCs w:val="24"/>
              </w:rPr>
              <w:t>¿</w:t>
            </w:r>
          </w:p>
        </w:tc>
        <w:tc>
          <w:tcPr>
            <w:tcW w:w="3960" w:type="dxa"/>
          </w:tcPr>
          <w:p w14:paraId="518952E4" w14:textId="77777777" w:rsidR="00AB7D27" w:rsidRDefault="00AB7D27" w:rsidP="005D1250">
            <w:pPr>
              <w:pStyle w:val="CopticVersemulti-line"/>
            </w:pPr>
            <w:r w:rsidRPr="005D1250">
              <w:t>Ⲛ̀ⲑⲟ ⲧⲉ ϯϩ̀ⲣⲏⲣⲓ</w:t>
            </w:r>
          </w:p>
          <w:p w14:paraId="1C3DDCAE" w14:textId="77777777" w:rsidR="00AB7D27" w:rsidRDefault="00AB7D27" w:rsidP="005D1250">
            <w:pPr>
              <w:pStyle w:val="CopticVersemulti-line"/>
            </w:pPr>
            <w:r w:rsidRPr="005D1250">
              <w:t>ⲛ̀ⲧⲉ ⲡⲓⲥ̀ⲑⲟⲓⲛⲟⲩϥⲓ</w:t>
            </w:r>
          </w:p>
          <w:p w14:paraId="0C47CF9D" w14:textId="77777777" w:rsidR="00AB7D27" w:rsidRDefault="00AB7D27" w:rsidP="005D1250">
            <w:pPr>
              <w:pStyle w:val="CopticVersemulti-line"/>
            </w:pPr>
            <w:r w:rsidRPr="005D1250">
              <w:t>ⲑⲏⲉⲧⲁⲥⲫⲓⲣⲓ ⲉ̀ⲃⲟⲗ</w:t>
            </w:r>
          </w:p>
          <w:p w14:paraId="39F469B1" w14:textId="77777777" w:rsidR="00AB7D27" w:rsidRDefault="00AB7D27" w:rsidP="005D1250">
            <w:pPr>
              <w:pStyle w:val="CopticVerse"/>
            </w:pPr>
            <w:r w:rsidRPr="005D1250">
              <w:t>ϧⲉⲛ ⲑ̀ⲛⲟⲩⲛⲓ ⲛ̀Ⲓⲉⲥⲥⲉ</w:t>
            </w:r>
          </w:p>
        </w:tc>
      </w:tr>
      <w:tr w:rsidR="00AB7D27" w14:paraId="4E3179EF" w14:textId="77777777" w:rsidTr="00F60C8A">
        <w:trPr>
          <w:cantSplit/>
          <w:jc w:val="center"/>
        </w:trPr>
        <w:tc>
          <w:tcPr>
            <w:tcW w:w="288" w:type="dxa"/>
          </w:tcPr>
          <w:p w14:paraId="174E274F" w14:textId="77777777" w:rsidR="00AB7D27" w:rsidRDefault="00AB7D27" w:rsidP="00E532CC"/>
        </w:tc>
        <w:tc>
          <w:tcPr>
            <w:tcW w:w="3960" w:type="dxa"/>
          </w:tcPr>
          <w:p w14:paraId="2C46BCF8" w14:textId="77777777" w:rsidR="00AB7D27" w:rsidRDefault="00AB7D27" w:rsidP="00AB7D27">
            <w:pPr>
              <w:pStyle w:val="EngHang"/>
              <w:rPr>
                <w:rFonts w:eastAsiaTheme="minorHAnsi"/>
              </w:rPr>
            </w:pPr>
            <w:r>
              <w:rPr>
                <w:rFonts w:eastAsiaTheme="minorHAnsi"/>
              </w:rPr>
              <w:t>The rod of Aaron,</w:t>
            </w:r>
          </w:p>
          <w:p w14:paraId="30CC4392" w14:textId="77777777" w:rsidR="00AB7D27" w:rsidRDefault="00AB7D27" w:rsidP="00AB7D27">
            <w:pPr>
              <w:pStyle w:val="EngHang"/>
              <w:rPr>
                <w:rFonts w:eastAsiaTheme="minorHAnsi"/>
              </w:rPr>
            </w:pPr>
            <w:r>
              <w:rPr>
                <w:rFonts w:eastAsiaTheme="minorHAnsi"/>
              </w:rPr>
              <w:t>Which blossomed without</w:t>
            </w:r>
          </w:p>
          <w:p w14:paraId="27490AD6" w14:textId="77777777" w:rsidR="00AB7D27" w:rsidRDefault="00AB7D27" w:rsidP="00AB7D27">
            <w:pPr>
              <w:pStyle w:val="EngHang"/>
              <w:rPr>
                <w:rFonts w:eastAsiaTheme="minorHAnsi"/>
              </w:rPr>
            </w:pPr>
            <w:r>
              <w:rPr>
                <w:rFonts w:eastAsiaTheme="minorHAnsi"/>
              </w:rPr>
              <w:t>Planting or watering,</w:t>
            </w:r>
          </w:p>
          <w:p w14:paraId="38318291" w14:textId="77777777" w:rsidR="00AB7D27" w:rsidRDefault="00AB7D27" w:rsidP="00AB7D27">
            <w:pPr>
              <w:pStyle w:val="EngHangEnd"/>
            </w:pPr>
            <w:r>
              <w:rPr>
                <w:rFonts w:eastAsiaTheme="minorHAnsi"/>
              </w:rPr>
              <w:t>Is a type of you.</w:t>
            </w:r>
          </w:p>
        </w:tc>
        <w:tc>
          <w:tcPr>
            <w:tcW w:w="288" w:type="dxa"/>
          </w:tcPr>
          <w:p w14:paraId="5E6AD1CF" w14:textId="77777777" w:rsidR="00AB7D27" w:rsidRDefault="00AB7D27" w:rsidP="00E532CC"/>
        </w:tc>
        <w:tc>
          <w:tcPr>
            <w:tcW w:w="288" w:type="dxa"/>
          </w:tcPr>
          <w:p w14:paraId="42FFE9EF" w14:textId="77777777" w:rsidR="00AB7D27" w:rsidRDefault="00AB7D27" w:rsidP="00E532CC"/>
        </w:tc>
        <w:tc>
          <w:tcPr>
            <w:tcW w:w="3960" w:type="dxa"/>
          </w:tcPr>
          <w:p w14:paraId="6EBE59B3" w14:textId="77777777" w:rsidR="00AB7D27" w:rsidRDefault="00AB7D27" w:rsidP="005D1250">
            <w:pPr>
              <w:pStyle w:val="CopticVersemulti-line"/>
            </w:pPr>
            <w:r w:rsidRPr="005D1250">
              <w:t>Ⲡⲓϣ̀ⲃⲱⲧ ⲛ̀ⲧⲉ Ⲁⲁⲣⲟⲛ</w:t>
            </w:r>
          </w:p>
          <w:p w14:paraId="17842D1A" w14:textId="77777777" w:rsidR="00AB7D27" w:rsidRDefault="00AB7D27" w:rsidP="005D1250">
            <w:pPr>
              <w:pStyle w:val="CopticVersemulti-line"/>
            </w:pPr>
            <w:r w:rsidRPr="005D1250">
              <w:t>ⲉ̀ⲧⲁϥⲫⲓⲣⲓ ⲉⲃⲟⲗ</w:t>
            </w:r>
          </w:p>
          <w:p w14:paraId="44C308B3" w14:textId="77777777" w:rsidR="00AB7D27" w:rsidRDefault="00AB7D27" w:rsidP="005D1250">
            <w:pPr>
              <w:pStyle w:val="CopticVersemulti-line"/>
            </w:pPr>
            <w:r w:rsidRPr="005D1250">
              <w:t>ⲭⲱⲣⲓⲥ ϭⲟ ⲛⲉⲙ ⲧ̀ⲥⲟ</w:t>
            </w:r>
          </w:p>
          <w:p w14:paraId="09319518" w14:textId="77777777" w:rsidR="00AB7D27" w:rsidRDefault="00AB7D27" w:rsidP="005D1250">
            <w:pPr>
              <w:pStyle w:val="CopticVerse"/>
            </w:pPr>
            <w:r w:rsidRPr="005D1250">
              <w:t>ϥ̀ⲟⲓ ⲛ̀ⲧⲩⲡⲟⲥ ⲛⲉ</w:t>
            </w:r>
          </w:p>
        </w:tc>
      </w:tr>
      <w:tr w:rsidR="00AB7D27" w14:paraId="4723F015" w14:textId="77777777" w:rsidTr="00F60C8A">
        <w:trPr>
          <w:cantSplit/>
          <w:jc w:val="center"/>
        </w:trPr>
        <w:tc>
          <w:tcPr>
            <w:tcW w:w="288" w:type="dxa"/>
          </w:tcPr>
          <w:p w14:paraId="5B1F92D9" w14:textId="77777777" w:rsidR="00AB7D27" w:rsidRDefault="00AB7D27" w:rsidP="00E532CC">
            <w:r w:rsidRPr="000F6316">
              <w:rPr>
                <w:rFonts w:ascii="CS Avva Shenouda" w:hAnsi="CS Avva Shenouda"/>
                <w:sz w:val="24"/>
                <w:szCs w:val="24"/>
              </w:rPr>
              <w:lastRenderedPageBreak/>
              <w:t>¿</w:t>
            </w:r>
          </w:p>
        </w:tc>
        <w:tc>
          <w:tcPr>
            <w:tcW w:w="3960" w:type="dxa"/>
          </w:tcPr>
          <w:p w14:paraId="6551848B" w14:textId="77777777" w:rsidR="00AB7D27" w:rsidRDefault="00AB7D27" w:rsidP="00AB7D27">
            <w:pPr>
              <w:pStyle w:val="EngHang"/>
              <w:rPr>
                <w:rFonts w:eastAsiaTheme="minorHAnsi"/>
              </w:rPr>
            </w:pPr>
            <w:r>
              <w:rPr>
                <w:rFonts w:eastAsiaTheme="minorHAnsi"/>
              </w:rPr>
              <w:t>You gave birth to Christ,</w:t>
            </w:r>
          </w:p>
          <w:p w14:paraId="0356B00D" w14:textId="77777777" w:rsidR="00AB7D27" w:rsidRDefault="00AB7D27" w:rsidP="00AB7D27">
            <w:pPr>
              <w:pStyle w:val="EngHang"/>
              <w:rPr>
                <w:rFonts w:eastAsiaTheme="minorHAnsi"/>
              </w:rPr>
            </w:pPr>
            <w:r>
              <w:rPr>
                <w:rFonts w:eastAsiaTheme="minorHAnsi"/>
              </w:rPr>
              <w:t xml:space="preserve">Our God in </w:t>
            </w:r>
            <w:commentRangeStart w:id="441"/>
            <w:r>
              <w:rPr>
                <w:rFonts w:eastAsiaTheme="minorHAnsi"/>
              </w:rPr>
              <w:t>truth</w:t>
            </w:r>
            <w:commentRangeEnd w:id="441"/>
            <w:r>
              <w:rPr>
                <w:rStyle w:val="CommentReference"/>
                <w:rFonts w:eastAsiaTheme="minorHAnsi" w:cstheme="minorBidi"/>
                <w:color w:val="auto"/>
                <w:lang w:val="en-CA"/>
              </w:rPr>
              <w:commentReference w:id="441"/>
            </w:r>
            <w:r>
              <w:rPr>
                <w:rFonts w:eastAsiaTheme="minorHAnsi"/>
              </w:rPr>
              <w:t>,</w:t>
            </w:r>
          </w:p>
          <w:p w14:paraId="2FAC9740" w14:textId="77777777" w:rsidR="00AB7D27" w:rsidRDefault="00AB7D27" w:rsidP="00AB7D27">
            <w:pPr>
              <w:pStyle w:val="EngHang"/>
              <w:rPr>
                <w:rFonts w:eastAsiaTheme="minorHAnsi"/>
              </w:rPr>
            </w:pPr>
            <w:r>
              <w:rPr>
                <w:rFonts w:eastAsiaTheme="minorHAnsi"/>
              </w:rPr>
              <w:t>Without the seed of man,</w:t>
            </w:r>
          </w:p>
          <w:p w14:paraId="0B333264" w14:textId="77777777" w:rsidR="00AB7D27" w:rsidRDefault="00AB7D27" w:rsidP="00AB7D27">
            <w:pPr>
              <w:pStyle w:val="EngHangEnd"/>
            </w:pPr>
            <w:r>
              <w:rPr>
                <w:rFonts w:eastAsiaTheme="minorHAnsi"/>
              </w:rPr>
              <w:t xml:space="preserve">While being </w:t>
            </w:r>
            <w:commentRangeStart w:id="442"/>
            <w:r>
              <w:rPr>
                <w:rFonts w:eastAsiaTheme="minorHAnsi"/>
              </w:rPr>
              <w:t xml:space="preserve">a </w:t>
            </w:r>
            <w:commentRangeEnd w:id="442"/>
            <w:r>
              <w:rPr>
                <w:rStyle w:val="CommentReference"/>
                <w:rFonts w:eastAsiaTheme="minorHAnsi" w:cstheme="minorBidi"/>
                <w:color w:val="auto"/>
                <w:lang w:val="en-CA"/>
              </w:rPr>
              <w:commentReference w:id="442"/>
            </w:r>
            <w:r>
              <w:rPr>
                <w:rFonts w:eastAsiaTheme="minorHAnsi"/>
              </w:rPr>
              <w:t>virgin.</w:t>
            </w:r>
          </w:p>
        </w:tc>
        <w:tc>
          <w:tcPr>
            <w:tcW w:w="288" w:type="dxa"/>
          </w:tcPr>
          <w:p w14:paraId="4620EC63" w14:textId="77777777" w:rsidR="00AB7D27" w:rsidRDefault="00AB7D27" w:rsidP="00E532CC"/>
        </w:tc>
        <w:tc>
          <w:tcPr>
            <w:tcW w:w="288" w:type="dxa"/>
          </w:tcPr>
          <w:p w14:paraId="7819656F" w14:textId="77777777" w:rsidR="00AB7D27" w:rsidRDefault="00AB7D27" w:rsidP="00E532CC">
            <w:r w:rsidRPr="000F6316">
              <w:rPr>
                <w:rFonts w:ascii="CS Avva Shenouda" w:hAnsi="CS Avva Shenouda"/>
                <w:sz w:val="24"/>
                <w:szCs w:val="24"/>
              </w:rPr>
              <w:t>¿</w:t>
            </w:r>
          </w:p>
        </w:tc>
        <w:tc>
          <w:tcPr>
            <w:tcW w:w="3960" w:type="dxa"/>
          </w:tcPr>
          <w:p w14:paraId="01553A81" w14:textId="77777777" w:rsidR="00AB7D27" w:rsidRDefault="00AB7D27" w:rsidP="005D1250">
            <w:pPr>
              <w:pStyle w:val="CopticVersemulti-line"/>
            </w:pPr>
            <w:r w:rsidRPr="005D1250">
              <w:t>Ⲱ̀ ⲑⲏⲉ̀ⲧⲁⲥⲙⲉⲥ Ⲡⲭ̅ⲥ</w:t>
            </w:r>
          </w:p>
          <w:p w14:paraId="3DB21EFC" w14:textId="77777777" w:rsidR="00AB7D27" w:rsidRDefault="00AB7D27" w:rsidP="005D1250">
            <w:pPr>
              <w:pStyle w:val="CopticVersemulti-line"/>
            </w:pPr>
            <w:r w:rsidRPr="005D1250">
              <w:t>Ⲡⲉⲛⲛⲟⲩϯ ϧⲉⲛ ⲟⲩⲙⲉⲑⲙⲏⲓ</w:t>
            </w:r>
          </w:p>
          <w:p w14:paraId="755B8542" w14:textId="77777777" w:rsidR="00AB7D27" w:rsidRDefault="00AB7D27" w:rsidP="005D1250">
            <w:pPr>
              <w:pStyle w:val="CopticVersemulti-line"/>
            </w:pPr>
            <w:r w:rsidRPr="005D1250">
              <w:t>ⲁϭⲛⲉ ⲥ̀ⲡⲉⲣⲙⲁ ⲛ̀ⲣⲱⲙⲓ</w:t>
            </w:r>
          </w:p>
          <w:p w14:paraId="531426DE" w14:textId="77777777" w:rsidR="00AB7D27" w:rsidRDefault="00AB7D27" w:rsidP="005D1250">
            <w:pPr>
              <w:pStyle w:val="CopticVerse"/>
            </w:pPr>
            <w:r w:rsidRPr="005D1250">
              <w:t>ⲉⲥⲟⲓ ⲙ̀ⲡⲁⲣⲑⲉⲛⲟⲥ</w:t>
            </w:r>
          </w:p>
        </w:tc>
      </w:tr>
      <w:tr w:rsidR="00AB7D27" w14:paraId="79499D2C" w14:textId="77777777" w:rsidTr="00F60C8A">
        <w:trPr>
          <w:cantSplit/>
          <w:jc w:val="center"/>
        </w:trPr>
        <w:tc>
          <w:tcPr>
            <w:tcW w:w="288" w:type="dxa"/>
          </w:tcPr>
          <w:p w14:paraId="48BE42E0" w14:textId="77777777" w:rsidR="00AB7D27" w:rsidRDefault="00AB7D27" w:rsidP="00E532CC"/>
        </w:tc>
        <w:tc>
          <w:tcPr>
            <w:tcW w:w="3960" w:type="dxa"/>
          </w:tcPr>
          <w:p w14:paraId="46185EC5" w14:textId="77777777" w:rsidR="00AB7D27" w:rsidRPr="007425E1" w:rsidRDefault="00AB7D27" w:rsidP="00AB7D27">
            <w:pPr>
              <w:pStyle w:val="EngHang"/>
              <w:rPr>
                <w:rFonts w:eastAsiaTheme="minorHAnsi"/>
              </w:rPr>
            </w:pPr>
            <w:r>
              <w:rPr>
                <w:rFonts w:eastAsiaTheme="minorHAnsi"/>
              </w:rPr>
              <w:t>Therefore</w:t>
            </w:r>
            <w:r w:rsidRPr="007425E1">
              <w:rPr>
                <w:rFonts w:eastAsiaTheme="minorHAnsi"/>
              </w:rPr>
              <w:t xml:space="preserve"> everyone</w:t>
            </w:r>
          </w:p>
          <w:p w14:paraId="2FF88BC7" w14:textId="77777777" w:rsidR="00AB7D27" w:rsidRPr="007425E1" w:rsidRDefault="00AB7D27" w:rsidP="00AB7D27">
            <w:pPr>
              <w:pStyle w:val="EngHang"/>
              <w:rPr>
                <w:rFonts w:eastAsiaTheme="minorHAnsi"/>
              </w:rPr>
            </w:pPr>
            <w:r w:rsidRPr="007425E1">
              <w:rPr>
                <w:rFonts w:eastAsiaTheme="minorHAnsi"/>
              </w:rPr>
              <w:t>Magnifies you,</w:t>
            </w:r>
          </w:p>
          <w:p w14:paraId="6D170D75" w14:textId="77777777" w:rsidR="00AB7D27" w:rsidRPr="007425E1" w:rsidRDefault="00AB7D27" w:rsidP="00AB7D27">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86C3C3D" w14:textId="77777777" w:rsidR="00AB7D27" w:rsidRPr="007425E1" w:rsidRDefault="00AB7D27" w:rsidP="00AB7D27">
            <w:pPr>
              <w:pStyle w:val="EngHang"/>
            </w:pPr>
            <w:r w:rsidRPr="007425E1">
              <w:rPr>
                <w:rFonts w:eastAsiaTheme="minorHAnsi"/>
              </w:rPr>
              <w:t>The ever-holy.</w:t>
            </w:r>
          </w:p>
        </w:tc>
        <w:tc>
          <w:tcPr>
            <w:tcW w:w="288" w:type="dxa"/>
          </w:tcPr>
          <w:p w14:paraId="5B4FB804" w14:textId="77777777" w:rsidR="00AB7D27" w:rsidRDefault="00AB7D27" w:rsidP="00E532CC"/>
        </w:tc>
        <w:tc>
          <w:tcPr>
            <w:tcW w:w="288" w:type="dxa"/>
          </w:tcPr>
          <w:p w14:paraId="1C5352B6" w14:textId="77777777" w:rsidR="00AB7D27" w:rsidRDefault="00AB7D27" w:rsidP="00E532CC"/>
        </w:tc>
        <w:tc>
          <w:tcPr>
            <w:tcW w:w="3960" w:type="dxa"/>
          </w:tcPr>
          <w:p w14:paraId="4398E11D" w14:textId="77777777" w:rsidR="00AB7D27" w:rsidRDefault="00AB7D27" w:rsidP="005D1250">
            <w:pPr>
              <w:pStyle w:val="CopticVersemulti-line"/>
            </w:pPr>
            <w:r w:rsidRPr="002C2599">
              <w:t>Ⲉⲑⲃⲉ ⲫⲁⲓ ⲟⲩⲟⲛ ⲛⲓⲃⲉⲛ</w:t>
            </w:r>
          </w:p>
          <w:p w14:paraId="5B00FCEF" w14:textId="77777777" w:rsidR="00AB7D27" w:rsidRDefault="00AB7D27" w:rsidP="005D1250">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4FF45023" w14:textId="77777777" w:rsidR="00AB7D27" w:rsidRDefault="00AB7D27" w:rsidP="005D1250">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AB33D75" w14:textId="77777777" w:rsidR="00AB7D27" w:rsidRDefault="00AB7D27" w:rsidP="005D1250">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AB7D27" w14:paraId="27612300" w14:textId="77777777" w:rsidTr="00F60C8A">
        <w:trPr>
          <w:cantSplit/>
          <w:jc w:val="center"/>
        </w:trPr>
        <w:tc>
          <w:tcPr>
            <w:tcW w:w="288" w:type="dxa"/>
          </w:tcPr>
          <w:p w14:paraId="181FA1DD" w14:textId="77777777" w:rsidR="00AB7D27" w:rsidRDefault="00AB7D27" w:rsidP="00E532CC">
            <w:r w:rsidRPr="000F6316">
              <w:rPr>
                <w:rFonts w:ascii="CS Avva Shenouda" w:hAnsi="CS Avva Shenouda"/>
                <w:sz w:val="24"/>
                <w:szCs w:val="24"/>
              </w:rPr>
              <w:t>¿</w:t>
            </w:r>
          </w:p>
        </w:tc>
        <w:tc>
          <w:tcPr>
            <w:tcW w:w="3960" w:type="dxa"/>
          </w:tcPr>
          <w:p w14:paraId="10915EF3" w14:textId="77777777" w:rsidR="00AB7D27" w:rsidRDefault="00AB7D27" w:rsidP="00AB7D27">
            <w:pPr>
              <w:pStyle w:val="EngHang"/>
              <w:rPr>
                <w:rFonts w:eastAsiaTheme="minorHAnsi"/>
              </w:rPr>
            </w:pPr>
            <w:r>
              <w:rPr>
                <w:rFonts w:eastAsiaTheme="minorHAnsi"/>
              </w:rPr>
              <w:t>And we pray,</w:t>
            </w:r>
          </w:p>
          <w:p w14:paraId="33F44494" w14:textId="77777777" w:rsidR="00AB7D27" w:rsidRDefault="00AB7D27" w:rsidP="00AB7D27">
            <w:pPr>
              <w:pStyle w:val="EngHang"/>
              <w:rPr>
                <w:rFonts w:eastAsiaTheme="minorHAnsi"/>
              </w:rPr>
            </w:pPr>
            <w:r>
              <w:rPr>
                <w:rFonts w:eastAsiaTheme="minorHAnsi"/>
              </w:rPr>
              <w:t>That we may win mercy,</w:t>
            </w:r>
          </w:p>
          <w:p w14:paraId="3CF7B35D" w14:textId="77777777" w:rsidR="00AB7D27" w:rsidRDefault="00AB7D27" w:rsidP="00AB7D27">
            <w:pPr>
              <w:pStyle w:val="EngHang"/>
              <w:rPr>
                <w:rFonts w:eastAsiaTheme="minorHAnsi"/>
              </w:rPr>
            </w:pPr>
            <w:r>
              <w:rPr>
                <w:rFonts w:eastAsiaTheme="minorHAnsi"/>
              </w:rPr>
              <w:t>Through your intercessions</w:t>
            </w:r>
          </w:p>
          <w:p w14:paraId="05A8C936" w14:textId="77777777" w:rsidR="00AB7D27" w:rsidRPr="007425E1" w:rsidRDefault="00AB7D27" w:rsidP="00AB7D27">
            <w:pPr>
              <w:pStyle w:val="EngHang"/>
              <w:rPr>
                <w:rFonts w:eastAsiaTheme="minorHAnsi"/>
              </w:rPr>
            </w:pPr>
            <w:r>
              <w:rPr>
                <w:rFonts w:eastAsiaTheme="minorHAnsi"/>
              </w:rPr>
              <w:t>With the Lover of mankind.</w:t>
            </w:r>
          </w:p>
          <w:p w14:paraId="373BC89A" w14:textId="77777777" w:rsidR="00AB7D27" w:rsidRPr="007425E1" w:rsidRDefault="00AB7D27" w:rsidP="00AB7D27">
            <w:pPr>
              <w:pStyle w:val="EngHang"/>
            </w:pPr>
          </w:p>
        </w:tc>
        <w:tc>
          <w:tcPr>
            <w:tcW w:w="288" w:type="dxa"/>
          </w:tcPr>
          <w:p w14:paraId="0B8B8754" w14:textId="77777777" w:rsidR="00AB7D27" w:rsidRDefault="00AB7D27" w:rsidP="00E532CC"/>
        </w:tc>
        <w:tc>
          <w:tcPr>
            <w:tcW w:w="288" w:type="dxa"/>
          </w:tcPr>
          <w:p w14:paraId="02D34AA8" w14:textId="77777777" w:rsidR="00AB7D27" w:rsidRDefault="00AB7D27" w:rsidP="00E532CC">
            <w:r w:rsidRPr="000F6316">
              <w:rPr>
                <w:rFonts w:ascii="CS Avva Shenouda" w:hAnsi="CS Avva Shenouda"/>
                <w:sz w:val="24"/>
                <w:szCs w:val="24"/>
              </w:rPr>
              <w:t>¿</w:t>
            </w:r>
          </w:p>
        </w:tc>
        <w:tc>
          <w:tcPr>
            <w:tcW w:w="3960" w:type="dxa"/>
          </w:tcPr>
          <w:p w14:paraId="7EE3B7CA" w14:textId="77777777" w:rsidR="00AB7D27" w:rsidRDefault="00AB7D27" w:rsidP="005D1250">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010EB966" w14:textId="77777777" w:rsidR="00AB7D27" w:rsidRDefault="00AB7D27" w:rsidP="005D1250">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CEB2F95" w14:textId="77777777" w:rsidR="00AB7D27" w:rsidRDefault="00AB7D27" w:rsidP="005D1250">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558D4371"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54888A2B" w14:textId="77777777" w:rsidR="00F60C8A" w:rsidRPr="00A742AC" w:rsidRDefault="00F60C8A" w:rsidP="00F60C8A">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6487DD2C" w14:textId="77777777" w:rsidTr="00F60C8A">
        <w:trPr>
          <w:cantSplit/>
          <w:jc w:val="center"/>
        </w:trPr>
        <w:tc>
          <w:tcPr>
            <w:tcW w:w="288" w:type="dxa"/>
          </w:tcPr>
          <w:p w14:paraId="1529854A" w14:textId="77777777" w:rsidR="00AB7D27" w:rsidRDefault="00AB7D27" w:rsidP="004F62E4"/>
        </w:tc>
        <w:tc>
          <w:tcPr>
            <w:tcW w:w="3960" w:type="dxa"/>
          </w:tcPr>
          <w:p w14:paraId="74EB3069" w14:textId="77777777" w:rsidR="00AB7D27" w:rsidRDefault="00AB7D27" w:rsidP="00AB7D27">
            <w:pPr>
              <w:pStyle w:val="EngHang"/>
              <w:rPr>
                <w:rFonts w:eastAsiaTheme="minorHAnsi"/>
              </w:rPr>
            </w:pPr>
            <w:r>
              <w:rPr>
                <w:rFonts w:eastAsiaTheme="minorHAnsi"/>
              </w:rPr>
              <w:t>You are called righteous,</w:t>
            </w:r>
          </w:p>
          <w:p w14:paraId="7DAD25C0" w14:textId="77777777" w:rsidR="00AB7D27" w:rsidRDefault="00AB7D27" w:rsidP="00AB7D27">
            <w:pPr>
              <w:pStyle w:val="EngHang"/>
              <w:rPr>
                <w:rFonts w:eastAsiaTheme="minorHAnsi"/>
              </w:rPr>
            </w:pPr>
            <w:r>
              <w:rPr>
                <w:rFonts w:eastAsiaTheme="minorHAnsi"/>
              </w:rPr>
              <w:t xml:space="preserve">O </w:t>
            </w:r>
            <w:commentRangeStart w:id="443"/>
            <w:r>
              <w:rPr>
                <w:rFonts w:eastAsiaTheme="minorHAnsi"/>
              </w:rPr>
              <w:t xml:space="preserve">holy </w:t>
            </w:r>
            <w:commentRangeEnd w:id="443"/>
            <w:r>
              <w:rPr>
                <w:rStyle w:val="CommentReference"/>
                <w:rFonts w:eastAsiaTheme="minorHAnsi" w:cstheme="minorBidi"/>
                <w:color w:val="auto"/>
                <w:lang w:val="en-CA"/>
              </w:rPr>
              <w:commentReference w:id="443"/>
            </w:r>
            <w:r>
              <w:rPr>
                <w:rFonts w:eastAsiaTheme="minorHAnsi"/>
              </w:rPr>
              <w:t>Mary,</w:t>
            </w:r>
          </w:p>
          <w:p w14:paraId="768E2F75" w14:textId="77777777" w:rsidR="00AB7D27" w:rsidRDefault="00AB7D27" w:rsidP="00AB7D27">
            <w:pPr>
              <w:pStyle w:val="EngHang"/>
              <w:rPr>
                <w:rFonts w:eastAsiaTheme="minorHAnsi"/>
              </w:rPr>
            </w:pPr>
            <w:r>
              <w:rPr>
                <w:rFonts w:eastAsiaTheme="minorHAnsi"/>
              </w:rPr>
              <w:t>The Second Tabernacle</w:t>
            </w:r>
          </w:p>
          <w:p w14:paraId="47BF8D52" w14:textId="77777777" w:rsidR="00AB7D27" w:rsidRPr="001A0083" w:rsidRDefault="00AB7D27" w:rsidP="00AB7D27">
            <w:pPr>
              <w:pStyle w:val="EngHangEnd"/>
            </w:pPr>
            <w:r>
              <w:rPr>
                <w:rFonts w:eastAsiaTheme="minorHAnsi"/>
              </w:rPr>
              <w:t>Of the Holies:</w:t>
            </w:r>
          </w:p>
        </w:tc>
        <w:tc>
          <w:tcPr>
            <w:tcW w:w="288" w:type="dxa"/>
          </w:tcPr>
          <w:p w14:paraId="1A9D5955" w14:textId="77777777" w:rsidR="00AB7D27" w:rsidRDefault="00AB7D27" w:rsidP="004F62E4"/>
        </w:tc>
        <w:tc>
          <w:tcPr>
            <w:tcW w:w="288" w:type="dxa"/>
          </w:tcPr>
          <w:p w14:paraId="2178E3DA" w14:textId="77777777" w:rsidR="00AB7D27" w:rsidRDefault="00AB7D27" w:rsidP="004F62E4"/>
        </w:tc>
        <w:tc>
          <w:tcPr>
            <w:tcW w:w="3960" w:type="dxa"/>
          </w:tcPr>
          <w:p w14:paraId="35C9F119" w14:textId="77777777" w:rsidR="00AB7D27" w:rsidRDefault="00AB7D27" w:rsidP="005D1250">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F3309D3" w14:textId="77777777" w:rsidR="00AB7D27" w:rsidRDefault="00AB7D27" w:rsidP="005D1250">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040CB0E8" w14:textId="77777777" w:rsidR="00AB7D27" w:rsidRDefault="00AB7D27" w:rsidP="005D1250">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5EB722B" w14:textId="77777777" w:rsidR="00AB7D27" w:rsidRDefault="00AB7D27" w:rsidP="005D1250">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AB7D27" w14:paraId="61B716D8" w14:textId="77777777" w:rsidTr="00F60C8A">
        <w:trPr>
          <w:cantSplit/>
          <w:jc w:val="center"/>
        </w:trPr>
        <w:tc>
          <w:tcPr>
            <w:tcW w:w="288" w:type="dxa"/>
          </w:tcPr>
          <w:p w14:paraId="4B3CBD12" w14:textId="77777777" w:rsidR="00AB7D27" w:rsidRDefault="00AB7D27" w:rsidP="004F62E4">
            <w:r w:rsidRPr="000F6316">
              <w:rPr>
                <w:rFonts w:ascii="CS Avva Shenouda" w:hAnsi="CS Avva Shenouda"/>
                <w:sz w:val="24"/>
                <w:szCs w:val="24"/>
              </w:rPr>
              <w:t>¿</w:t>
            </w:r>
          </w:p>
        </w:tc>
        <w:tc>
          <w:tcPr>
            <w:tcW w:w="3960" w:type="dxa"/>
          </w:tcPr>
          <w:p w14:paraId="742E3E71" w14:textId="77777777" w:rsidR="00AB7D27" w:rsidRDefault="00AB7D27" w:rsidP="00AB7D27">
            <w:pPr>
              <w:pStyle w:val="EngHang"/>
              <w:rPr>
                <w:rFonts w:eastAsiaTheme="minorHAnsi"/>
              </w:rPr>
            </w:pPr>
            <w:r>
              <w:rPr>
                <w:rFonts w:eastAsiaTheme="minorHAnsi"/>
              </w:rPr>
              <w:t>In which was placed</w:t>
            </w:r>
          </w:p>
          <w:p w14:paraId="2D1E6C43" w14:textId="77777777" w:rsidR="00AB7D27" w:rsidRDefault="00AB7D27" w:rsidP="00AB7D27">
            <w:pPr>
              <w:pStyle w:val="EngHang"/>
              <w:rPr>
                <w:rFonts w:eastAsiaTheme="minorHAnsi"/>
              </w:rPr>
            </w:pPr>
            <w:r>
              <w:rPr>
                <w:rFonts w:eastAsiaTheme="minorHAnsi"/>
              </w:rPr>
              <w:t>The rod of Aaron,</w:t>
            </w:r>
          </w:p>
          <w:p w14:paraId="032C1FE2" w14:textId="77777777" w:rsidR="00AB7D27" w:rsidRDefault="00AB7D27" w:rsidP="00AB7D27">
            <w:pPr>
              <w:pStyle w:val="EngHang"/>
              <w:rPr>
                <w:rFonts w:eastAsiaTheme="minorHAnsi"/>
              </w:rPr>
            </w:pPr>
            <w:r>
              <w:rPr>
                <w:rFonts w:eastAsiaTheme="minorHAnsi"/>
              </w:rPr>
              <w:t>And the fragrant</w:t>
            </w:r>
          </w:p>
          <w:p w14:paraId="4ECFD6E6" w14:textId="77777777" w:rsidR="00AB7D27" w:rsidRPr="001A0083" w:rsidRDefault="00AB7D27" w:rsidP="00AB7D27">
            <w:pPr>
              <w:pStyle w:val="EngHangEnd"/>
            </w:pPr>
            <w:r>
              <w:rPr>
                <w:rFonts w:eastAsiaTheme="minorHAnsi"/>
              </w:rPr>
              <w:t>Holy flower.</w:t>
            </w:r>
          </w:p>
        </w:tc>
        <w:tc>
          <w:tcPr>
            <w:tcW w:w="288" w:type="dxa"/>
          </w:tcPr>
          <w:p w14:paraId="16741F6F" w14:textId="77777777" w:rsidR="00AB7D27" w:rsidRDefault="00AB7D27" w:rsidP="004F62E4"/>
        </w:tc>
        <w:tc>
          <w:tcPr>
            <w:tcW w:w="288" w:type="dxa"/>
          </w:tcPr>
          <w:p w14:paraId="7FE6A2B0" w14:textId="77777777" w:rsidR="00AB7D27" w:rsidRDefault="00AB7D27" w:rsidP="004F62E4">
            <w:r w:rsidRPr="000F6316">
              <w:rPr>
                <w:rFonts w:ascii="CS Avva Shenouda" w:hAnsi="CS Avva Shenouda"/>
                <w:sz w:val="24"/>
                <w:szCs w:val="24"/>
              </w:rPr>
              <w:t>¿</w:t>
            </w:r>
          </w:p>
        </w:tc>
        <w:tc>
          <w:tcPr>
            <w:tcW w:w="3960" w:type="dxa"/>
          </w:tcPr>
          <w:p w14:paraId="4DFC3113" w14:textId="77777777" w:rsidR="00AB7D27" w:rsidRDefault="00AB7D27" w:rsidP="005D1250">
            <w:pPr>
              <w:pStyle w:val="CopticVersemulti-line"/>
            </w:pPr>
            <w:r w:rsidRPr="005D1250">
              <w:t>Ⲑⲏⲉ̀ⲧⲟⲩⲭⲏ ⲛ̀ϧⲏⲧⲥ</w:t>
            </w:r>
          </w:p>
          <w:p w14:paraId="5EF3788C" w14:textId="77777777" w:rsidR="00AB7D27" w:rsidRDefault="00AB7D27" w:rsidP="005D1250">
            <w:pPr>
              <w:pStyle w:val="CopticVersemulti-line"/>
            </w:pPr>
            <w:r w:rsidRPr="005D1250">
              <w:t>ⲛ̀ϫⲉ ⲡⲓϣ̀ⲃⲱⲧ ⲛ̀ⲧⲉ Ⲁⲁⲣⲟⲛ</w:t>
            </w:r>
          </w:p>
          <w:p w14:paraId="3D647A1C" w14:textId="77777777" w:rsidR="00AB7D27" w:rsidRDefault="00AB7D27" w:rsidP="005D1250">
            <w:pPr>
              <w:pStyle w:val="CopticVersemulti-line"/>
            </w:pPr>
            <w:r w:rsidRPr="005D1250">
              <w:t>ⲛⲉⲙ ϯϩ̀ⲣⲏⲣⲓ ⲉ̅ⲑ̅ⲩ</w:t>
            </w:r>
          </w:p>
          <w:p w14:paraId="52AD698D" w14:textId="77777777" w:rsidR="00AB7D27" w:rsidRDefault="00AB7D27" w:rsidP="005D1250">
            <w:pPr>
              <w:pStyle w:val="CopticVerse"/>
            </w:pPr>
            <w:r w:rsidRPr="005D1250">
              <w:t>ⲛ̀ⲧⲉ ⲡⲓⲥ̀ⲑⲟⲓⲛⲟⲩϥⲓ</w:t>
            </w:r>
          </w:p>
        </w:tc>
      </w:tr>
      <w:tr w:rsidR="00AB7D27" w14:paraId="110B5F58" w14:textId="77777777" w:rsidTr="00F60C8A">
        <w:trPr>
          <w:cantSplit/>
          <w:jc w:val="center"/>
        </w:trPr>
        <w:tc>
          <w:tcPr>
            <w:tcW w:w="288" w:type="dxa"/>
          </w:tcPr>
          <w:p w14:paraId="47F44764" w14:textId="77777777" w:rsidR="00AB7D27" w:rsidRDefault="00AB7D27" w:rsidP="004F62E4"/>
        </w:tc>
        <w:tc>
          <w:tcPr>
            <w:tcW w:w="3960" w:type="dxa"/>
          </w:tcPr>
          <w:p w14:paraId="0163A8E4" w14:textId="77777777" w:rsidR="00AB7D27" w:rsidRDefault="00AB7D27" w:rsidP="00AB7D27">
            <w:pPr>
              <w:pStyle w:val="EngHang"/>
              <w:rPr>
                <w:rFonts w:eastAsiaTheme="minorHAnsi"/>
              </w:rPr>
            </w:pPr>
            <w:r>
              <w:rPr>
                <w:rFonts w:eastAsiaTheme="minorHAnsi"/>
              </w:rPr>
              <w:t>You are clothed with purity,</w:t>
            </w:r>
          </w:p>
          <w:p w14:paraId="6752D2F8" w14:textId="77777777" w:rsidR="00AB7D27" w:rsidRDefault="00AB7D27" w:rsidP="00AB7D27">
            <w:pPr>
              <w:pStyle w:val="EngHang"/>
              <w:rPr>
                <w:rFonts w:eastAsiaTheme="minorHAnsi"/>
              </w:rPr>
            </w:pPr>
            <w:r>
              <w:rPr>
                <w:rFonts w:eastAsiaTheme="minorHAnsi"/>
              </w:rPr>
              <w:t>Within and without,</w:t>
            </w:r>
          </w:p>
          <w:p w14:paraId="6F74715F" w14:textId="77777777" w:rsidR="00AB7D27" w:rsidRDefault="00AB7D27" w:rsidP="00AB7D27">
            <w:pPr>
              <w:pStyle w:val="EngHang"/>
              <w:rPr>
                <w:rFonts w:eastAsiaTheme="minorHAnsi"/>
              </w:rPr>
            </w:pPr>
            <w:r>
              <w:rPr>
                <w:rFonts w:eastAsiaTheme="minorHAnsi"/>
              </w:rPr>
              <w:t>O pure Tabernacle,</w:t>
            </w:r>
          </w:p>
          <w:p w14:paraId="612E49CA" w14:textId="77777777" w:rsidR="00AB7D27" w:rsidRPr="00195761" w:rsidRDefault="00AB7D27" w:rsidP="00AB7D27">
            <w:pPr>
              <w:pStyle w:val="EngHangEnd"/>
              <w:rPr>
                <w:szCs w:val="22"/>
              </w:rPr>
            </w:pPr>
            <w:r>
              <w:rPr>
                <w:rFonts w:eastAsiaTheme="minorHAnsi"/>
              </w:rPr>
              <w:t xml:space="preserve">The </w:t>
            </w:r>
            <w:commentRangeStart w:id="444"/>
            <w:r>
              <w:rPr>
                <w:rFonts w:eastAsiaTheme="minorHAnsi"/>
              </w:rPr>
              <w:t xml:space="preserve">abode </w:t>
            </w:r>
            <w:commentRangeEnd w:id="444"/>
            <w:r>
              <w:rPr>
                <w:rStyle w:val="CommentReference"/>
                <w:rFonts w:eastAsiaTheme="minorHAnsi" w:cstheme="minorBidi"/>
                <w:color w:val="auto"/>
                <w:lang w:val="en-CA"/>
              </w:rPr>
              <w:commentReference w:id="444"/>
            </w:r>
            <w:r>
              <w:rPr>
                <w:rFonts w:eastAsiaTheme="minorHAnsi"/>
              </w:rPr>
              <w:t>of the Righteous.</w:t>
            </w:r>
          </w:p>
        </w:tc>
        <w:tc>
          <w:tcPr>
            <w:tcW w:w="288" w:type="dxa"/>
          </w:tcPr>
          <w:p w14:paraId="47D1A306" w14:textId="77777777" w:rsidR="00AB7D27" w:rsidRDefault="00AB7D27" w:rsidP="004F62E4"/>
        </w:tc>
        <w:tc>
          <w:tcPr>
            <w:tcW w:w="288" w:type="dxa"/>
          </w:tcPr>
          <w:p w14:paraId="5067F273" w14:textId="77777777" w:rsidR="00AB7D27" w:rsidRDefault="00AB7D27" w:rsidP="004F62E4"/>
        </w:tc>
        <w:tc>
          <w:tcPr>
            <w:tcW w:w="3960" w:type="dxa"/>
          </w:tcPr>
          <w:p w14:paraId="3ECCF461" w14:textId="77777777" w:rsidR="00AB7D27" w:rsidRDefault="00AB7D27" w:rsidP="005D1250">
            <w:pPr>
              <w:pStyle w:val="CopticVersemulti-line"/>
            </w:pPr>
            <w:r w:rsidRPr="005D1250">
              <w:t>Ⲧⲉϫⲟⲗϩ ⲙ̀ⲡⲓⲧⲟⲩⲃⲟ</w:t>
            </w:r>
          </w:p>
          <w:p w14:paraId="57C7F578" w14:textId="77777777" w:rsidR="00AB7D27" w:rsidRDefault="00AB7D27" w:rsidP="005D1250">
            <w:pPr>
              <w:pStyle w:val="CopticVersemulti-line"/>
            </w:pPr>
            <w:r w:rsidRPr="005D1250">
              <w:t>ⲥⲁϧⲟⲩⲛ ⲛⲉⲙ ⲥⲁⲃⲟⲗ</w:t>
            </w:r>
          </w:p>
          <w:p w14:paraId="2D20DA55" w14:textId="77777777" w:rsidR="00AB7D27" w:rsidRDefault="00AB7D27" w:rsidP="005D1250">
            <w:pPr>
              <w:pStyle w:val="CopticVersemulti-line"/>
            </w:pPr>
            <w:r w:rsidRPr="005D1250">
              <w:t>ⲱ̀ ϯⲥ̀ⲕⲏⲛⲏ ⲛ̀ⲕⲁⲑⲁⲣⲟⲥ</w:t>
            </w:r>
          </w:p>
          <w:p w14:paraId="6064AB45" w14:textId="77777777" w:rsidR="00AB7D27" w:rsidRDefault="00AB7D27" w:rsidP="005D1250">
            <w:pPr>
              <w:pStyle w:val="CopticVerse"/>
            </w:pPr>
            <w:r w:rsidRPr="005D1250">
              <w:t>ⲫ̀ⲙⲁⲛ̀ϣⲱⲡⲓ ⲛ̀ⲛⲓⲇⲓⲕⲉⲟⲥ</w:t>
            </w:r>
          </w:p>
        </w:tc>
      </w:tr>
      <w:tr w:rsidR="00AB7D27" w14:paraId="4EF01832" w14:textId="77777777" w:rsidTr="00F60C8A">
        <w:trPr>
          <w:cantSplit/>
          <w:jc w:val="center"/>
        </w:trPr>
        <w:tc>
          <w:tcPr>
            <w:tcW w:w="288" w:type="dxa"/>
          </w:tcPr>
          <w:p w14:paraId="7C556E4F" w14:textId="77777777" w:rsidR="00AB7D27" w:rsidRDefault="00AB7D27" w:rsidP="004F62E4">
            <w:r w:rsidRPr="000F6316">
              <w:rPr>
                <w:rFonts w:ascii="CS Avva Shenouda" w:hAnsi="CS Avva Shenouda"/>
                <w:sz w:val="24"/>
                <w:szCs w:val="24"/>
              </w:rPr>
              <w:lastRenderedPageBreak/>
              <w:t>¿</w:t>
            </w:r>
          </w:p>
        </w:tc>
        <w:tc>
          <w:tcPr>
            <w:tcW w:w="3960" w:type="dxa"/>
          </w:tcPr>
          <w:p w14:paraId="7475C781" w14:textId="77777777" w:rsidR="00AB7D27" w:rsidRDefault="00AB7D27" w:rsidP="00AB7D27">
            <w:pPr>
              <w:pStyle w:val="EngHang"/>
            </w:pPr>
            <w:r>
              <w:t>The orders on high,</w:t>
            </w:r>
          </w:p>
          <w:p w14:paraId="657394F9" w14:textId="77777777" w:rsidR="00AB7D27" w:rsidRDefault="00AB7D27" w:rsidP="00AB7D27">
            <w:pPr>
              <w:pStyle w:val="EngHang"/>
              <w:rPr>
                <w:rFonts w:eastAsiaTheme="minorHAnsi"/>
              </w:rPr>
            </w:pPr>
            <w:r>
              <w:rPr>
                <w:rFonts w:eastAsiaTheme="minorHAnsi"/>
              </w:rPr>
              <w:t>And the choirs of the just,</w:t>
            </w:r>
          </w:p>
          <w:p w14:paraId="1E271111" w14:textId="77777777" w:rsidR="00AB7D27" w:rsidRDefault="00AB7D27" w:rsidP="00AB7D27">
            <w:pPr>
              <w:pStyle w:val="EngHang"/>
              <w:rPr>
                <w:rFonts w:eastAsiaTheme="minorHAnsi"/>
              </w:rPr>
            </w:pPr>
            <w:r>
              <w:rPr>
                <w:rFonts w:eastAsiaTheme="minorHAnsi"/>
              </w:rPr>
              <w:t>All glorify</w:t>
            </w:r>
          </w:p>
          <w:p w14:paraId="5BC66F46" w14:textId="77777777" w:rsidR="00AB7D27" w:rsidRDefault="00AB7D27" w:rsidP="00AB7D27">
            <w:pPr>
              <w:pStyle w:val="EngHangEnd"/>
            </w:pPr>
            <w:r>
              <w:rPr>
                <w:rFonts w:eastAsiaTheme="minorHAnsi"/>
              </w:rPr>
              <w:t>Your blessedness.</w:t>
            </w:r>
          </w:p>
        </w:tc>
        <w:tc>
          <w:tcPr>
            <w:tcW w:w="288" w:type="dxa"/>
          </w:tcPr>
          <w:p w14:paraId="66A7AFD0" w14:textId="77777777" w:rsidR="00AB7D27" w:rsidRDefault="00AB7D27" w:rsidP="004F62E4"/>
        </w:tc>
        <w:tc>
          <w:tcPr>
            <w:tcW w:w="288" w:type="dxa"/>
          </w:tcPr>
          <w:p w14:paraId="4A10A12B" w14:textId="77777777" w:rsidR="00AB7D27" w:rsidRDefault="00AB7D27" w:rsidP="004F62E4">
            <w:r w:rsidRPr="000F6316">
              <w:rPr>
                <w:rFonts w:ascii="CS Avva Shenouda" w:hAnsi="CS Avva Shenouda"/>
                <w:sz w:val="24"/>
                <w:szCs w:val="24"/>
              </w:rPr>
              <w:t>¿</w:t>
            </w:r>
          </w:p>
        </w:tc>
        <w:tc>
          <w:tcPr>
            <w:tcW w:w="3960" w:type="dxa"/>
          </w:tcPr>
          <w:p w14:paraId="7B03C9F5" w14:textId="77777777" w:rsidR="00AB7D27" w:rsidRDefault="00AB7D27" w:rsidP="005D1250">
            <w:pPr>
              <w:pStyle w:val="CopticVersemulti-line"/>
            </w:pPr>
            <w:r w:rsidRPr="005D1250">
              <w:t>Ⲛⲓⲧⲁⲅⲙⲁ ⲛ̀ⲧⲉ ⲡ̀ϭⲓⲥⲓ</w:t>
            </w:r>
          </w:p>
          <w:p w14:paraId="5B67A5F4" w14:textId="77777777" w:rsidR="00AB7D27" w:rsidRDefault="00AB7D27" w:rsidP="005D1250">
            <w:pPr>
              <w:pStyle w:val="CopticVersemulti-line"/>
            </w:pPr>
            <w:r w:rsidRPr="005D1250">
              <w:t xml:space="preserve">ⲛⲉⲙ ⲡ̀ⲭⲟⲣⲟⲥ ⲛ̀ⲧⲉ ⲛⲓⲑ̀ⲙⲏⲓ </w:t>
            </w:r>
          </w:p>
          <w:p w14:paraId="3256557D" w14:textId="77777777" w:rsidR="00AB7D27" w:rsidRDefault="00AB7D27" w:rsidP="005D1250">
            <w:pPr>
              <w:pStyle w:val="CopticVersemulti-line"/>
            </w:pPr>
            <w:r w:rsidRPr="005D1250">
              <w:t>ⲥⲉⲉⲣⲉⲩⲇⲟⲝⲁⲍⲓⲛ</w:t>
            </w:r>
          </w:p>
          <w:p w14:paraId="351A59B4" w14:textId="77777777" w:rsidR="00AB7D27" w:rsidRDefault="00AB7D27" w:rsidP="005D1250">
            <w:pPr>
              <w:pStyle w:val="CopticVerse"/>
            </w:pPr>
            <w:r w:rsidRPr="005D1250">
              <w:t>ⲛ̀ⲛⲉⲙⲁⲕⲁⲣⲓⲥⲙⲟⲥ</w:t>
            </w:r>
          </w:p>
        </w:tc>
      </w:tr>
      <w:tr w:rsidR="00AB7D27" w14:paraId="3EF48A54" w14:textId="77777777" w:rsidTr="00F60C8A">
        <w:trPr>
          <w:cantSplit/>
          <w:jc w:val="center"/>
        </w:trPr>
        <w:tc>
          <w:tcPr>
            <w:tcW w:w="288" w:type="dxa"/>
          </w:tcPr>
          <w:p w14:paraId="6BDD0CC7" w14:textId="77777777" w:rsidR="00AB7D27" w:rsidRDefault="00AB7D27" w:rsidP="004F62E4"/>
        </w:tc>
        <w:tc>
          <w:tcPr>
            <w:tcW w:w="3960" w:type="dxa"/>
          </w:tcPr>
          <w:p w14:paraId="1A402D99" w14:textId="77777777" w:rsidR="00AB7D27" w:rsidRDefault="00AB7D27" w:rsidP="00AB7D27">
            <w:pPr>
              <w:pStyle w:val="EngHang"/>
            </w:pPr>
            <w:r>
              <w:t>Therefore we</w:t>
            </w:r>
          </w:p>
          <w:p w14:paraId="2B221170" w14:textId="77777777" w:rsidR="00AB7D27" w:rsidRDefault="00AB7D27" w:rsidP="00AB7D27">
            <w:pPr>
              <w:pStyle w:val="EngHang"/>
            </w:pPr>
            <w:commentRangeStart w:id="445"/>
            <w:r>
              <w:t xml:space="preserve">Magnify </w:t>
            </w:r>
            <w:commentRangeEnd w:id="445"/>
            <w:r>
              <w:rPr>
                <w:rStyle w:val="CommentReference"/>
                <w:rFonts w:eastAsiaTheme="minorHAnsi" w:cstheme="minorBidi"/>
                <w:color w:val="auto"/>
                <w:lang w:val="en-CA"/>
              </w:rPr>
              <w:commentReference w:id="445"/>
            </w:r>
            <w:r>
              <w:t>you befittingly,</w:t>
            </w:r>
          </w:p>
          <w:p w14:paraId="5503BAC5" w14:textId="77777777" w:rsidR="00AB7D27" w:rsidRDefault="00AB7D27" w:rsidP="00AB7D27">
            <w:pPr>
              <w:pStyle w:val="EngHang"/>
            </w:pPr>
            <w:r>
              <w:t>With prophetic</w:t>
            </w:r>
          </w:p>
          <w:p w14:paraId="0B21038B" w14:textId="77777777" w:rsidR="00AB7D27" w:rsidRPr="001A0083" w:rsidRDefault="00AB7D27" w:rsidP="00AB7D27">
            <w:pPr>
              <w:pStyle w:val="EngHangEnd"/>
            </w:pPr>
            <w:r>
              <w:t>Hymnology.</w:t>
            </w:r>
          </w:p>
        </w:tc>
        <w:tc>
          <w:tcPr>
            <w:tcW w:w="288" w:type="dxa"/>
          </w:tcPr>
          <w:p w14:paraId="0C919529" w14:textId="77777777" w:rsidR="00AB7D27" w:rsidRDefault="00AB7D27" w:rsidP="004F62E4"/>
        </w:tc>
        <w:tc>
          <w:tcPr>
            <w:tcW w:w="288" w:type="dxa"/>
          </w:tcPr>
          <w:p w14:paraId="4813F912" w14:textId="77777777" w:rsidR="00AB7D27" w:rsidRDefault="00AB7D27" w:rsidP="004F62E4"/>
        </w:tc>
        <w:tc>
          <w:tcPr>
            <w:tcW w:w="3960" w:type="dxa"/>
          </w:tcPr>
          <w:p w14:paraId="414703B3" w14:textId="77777777" w:rsidR="00AB7D27" w:rsidRDefault="00AB7D27" w:rsidP="005D1250">
            <w:pPr>
              <w:pStyle w:val="CopticVersemulti-line"/>
            </w:pPr>
            <w:r w:rsidRPr="002C2599">
              <w:t>Ⲉⲑⲃⲉ ⲫⲁⲓ ⲧⲉⲛ</w:t>
            </w:r>
            <w:r w:rsidRPr="002C2599">
              <w:rPr>
                <w:rFonts w:ascii="Times New Roman" w:hAnsi="Times New Roman" w:cs="Times New Roman"/>
              </w:rPr>
              <w:t>ϭ</w:t>
            </w:r>
            <w:r w:rsidRPr="002C2599">
              <w:t>ⲓⲥⲓ</w:t>
            </w:r>
          </w:p>
          <w:p w14:paraId="5C65D3E6" w14:textId="77777777" w:rsidR="00AB7D27" w:rsidRDefault="00AB7D27" w:rsidP="005D1250">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497F11A5" w14:textId="77777777" w:rsidR="00AB7D27" w:rsidRDefault="00AB7D27" w:rsidP="005D1250">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2AD4C0C8" w14:textId="77777777" w:rsidR="00AB7D27" w:rsidRDefault="00AB7D27" w:rsidP="005D1250">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AB7D27" w14:paraId="67DF2504" w14:textId="77777777" w:rsidTr="00F60C8A">
        <w:trPr>
          <w:cantSplit/>
          <w:jc w:val="center"/>
        </w:trPr>
        <w:tc>
          <w:tcPr>
            <w:tcW w:w="288" w:type="dxa"/>
          </w:tcPr>
          <w:p w14:paraId="466B91E8" w14:textId="77777777" w:rsidR="00AB7D27" w:rsidRDefault="00AB7D27" w:rsidP="004F62E4">
            <w:r w:rsidRPr="000F6316">
              <w:rPr>
                <w:rFonts w:ascii="CS Avva Shenouda" w:hAnsi="CS Avva Shenouda"/>
                <w:sz w:val="24"/>
                <w:szCs w:val="24"/>
              </w:rPr>
              <w:t>¿</w:t>
            </w:r>
          </w:p>
        </w:tc>
        <w:tc>
          <w:tcPr>
            <w:tcW w:w="3960" w:type="dxa"/>
          </w:tcPr>
          <w:p w14:paraId="27C93F82" w14:textId="77777777" w:rsidR="00AB7D27" w:rsidRDefault="00AB7D27" w:rsidP="00AB7D27">
            <w:pPr>
              <w:pStyle w:val="EngHang"/>
            </w:pPr>
            <w:r>
              <w:t>For they spoke of you</w:t>
            </w:r>
          </w:p>
          <w:p w14:paraId="6E9629FA" w14:textId="77777777" w:rsidR="00AB7D27" w:rsidRDefault="00AB7D27" w:rsidP="00AB7D27">
            <w:pPr>
              <w:pStyle w:val="EngHang"/>
            </w:pPr>
            <w:r>
              <w:t>With great honour saying,</w:t>
            </w:r>
          </w:p>
          <w:p w14:paraId="11D54E2A" w14:textId="77777777" w:rsidR="00AB7D27" w:rsidRDefault="00AB7D27" w:rsidP="00AB7D27">
            <w:pPr>
              <w:pStyle w:val="EngHang"/>
            </w:pPr>
            <w:r>
              <w:t>"O Holy City,</w:t>
            </w:r>
          </w:p>
          <w:p w14:paraId="3F245BED" w14:textId="77777777" w:rsidR="00AB7D27" w:rsidRPr="007425E1" w:rsidRDefault="00AB7D27" w:rsidP="00AB7D27">
            <w:pPr>
              <w:pStyle w:val="EngHangEnd"/>
            </w:pPr>
            <w:r>
              <w:t>Of the Great King."</w:t>
            </w:r>
          </w:p>
        </w:tc>
        <w:tc>
          <w:tcPr>
            <w:tcW w:w="288" w:type="dxa"/>
          </w:tcPr>
          <w:p w14:paraId="70E7758D" w14:textId="77777777" w:rsidR="00AB7D27" w:rsidRDefault="00AB7D27" w:rsidP="004F62E4"/>
        </w:tc>
        <w:tc>
          <w:tcPr>
            <w:tcW w:w="288" w:type="dxa"/>
          </w:tcPr>
          <w:p w14:paraId="7A9595FC" w14:textId="77777777" w:rsidR="00AB7D27" w:rsidRDefault="00AB7D27" w:rsidP="004F62E4">
            <w:r w:rsidRPr="000F6316">
              <w:rPr>
                <w:rFonts w:ascii="CS Avva Shenouda" w:hAnsi="CS Avva Shenouda"/>
                <w:sz w:val="24"/>
                <w:szCs w:val="24"/>
              </w:rPr>
              <w:t>¿</w:t>
            </w:r>
          </w:p>
        </w:tc>
        <w:tc>
          <w:tcPr>
            <w:tcW w:w="3960" w:type="dxa"/>
          </w:tcPr>
          <w:p w14:paraId="57A7D6D0" w14:textId="77777777" w:rsidR="00AB7D27" w:rsidRDefault="00AB7D27" w:rsidP="005D1250">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E8C38D" w14:textId="77777777" w:rsidR="00AB7D27" w:rsidRDefault="00AB7D27" w:rsidP="005D1250">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A2D7D4" w14:textId="77777777" w:rsidR="00AB7D27" w:rsidRDefault="00AB7D27" w:rsidP="005D1250">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A3ED787" w14:textId="77777777" w:rsidR="00AB7D27" w:rsidRDefault="00AB7D27" w:rsidP="005D1250">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AB7D27" w14:paraId="1B0B5BC1" w14:textId="77777777" w:rsidTr="00F60C8A">
        <w:trPr>
          <w:cantSplit/>
          <w:jc w:val="center"/>
        </w:trPr>
        <w:tc>
          <w:tcPr>
            <w:tcW w:w="288" w:type="dxa"/>
          </w:tcPr>
          <w:p w14:paraId="769BF586" w14:textId="77777777" w:rsidR="00AB7D27" w:rsidRDefault="00AB7D27" w:rsidP="004F62E4"/>
        </w:tc>
        <w:tc>
          <w:tcPr>
            <w:tcW w:w="3960" w:type="dxa"/>
          </w:tcPr>
          <w:p w14:paraId="5827052C" w14:textId="77777777" w:rsidR="00AB7D27" w:rsidRDefault="00AB7D27" w:rsidP="00AB7D27">
            <w:pPr>
              <w:pStyle w:val="EngHang"/>
            </w:pPr>
            <w:r>
              <w:t>We ask and pray,</w:t>
            </w:r>
          </w:p>
          <w:p w14:paraId="6BFE4D9C" w14:textId="77777777" w:rsidR="00AB7D27" w:rsidRDefault="00AB7D27" w:rsidP="00AB7D27">
            <w:pPr>
              <w:pStyle w:val="EngHang"/>
            </w:pPr>
            <w:r>
              <w:t xml:space="preserve">That we may </w:t>
            </w:r>
            <w:commentRangeStart w:id="446"/>
            <w:r>
              <w:t xml:space="preserve">obtain </w:t>
            </w:r>
            <w:commentRangeEnd w:id="446"/>
            <w:r>
              <w:rPr>
                <w:rStyle w:val="CommentReference"/>
                <w:rFonts w:eastAsiaTheme="minorHAnsi" w:cstheme="minorBidi"/>
                <w:color w:val="auto"/>
                <w:lang w:val="en-CA"/>
              </w:rPr>
              <w:commentReference w:id="446"/>
            </w:r>
            <w:r>
              <w:t>mercy,</w:t>
            </w:r>
          </w:p>
          <w:p w14:paraId="15F457B4" w14:textId="77777777" w:rsidR="00AB7D27" w:rsidRDefault="00AB7D27" w:rsidP="00AB7D27">
            <w:pPr>
              <w:pStyle w:val="EngHang"/>
            </w:pPr>
            <w:r>
              <w:t>Through your intercessions</w:t>
            </w:r>
          </w:p>
          <w:p w14:paraId="59D55BF2" w14:textId="77777777" w:rsidR="00AB7D27" w:rsidRPr="007425E1" w:rsidRDefault="00AB7D27" w:rsidP="00AB7D27">
            <w:pPr>
              <w:pStyle w:val="EngHangEnd"/>
            </w:pPr>
            <w:r>
              <w:t>With the Lover of mankind.</w:t>
            </w:r>
          </w:p>
        </w:tc>
        <w:tc>
          <w:tcPr>
            <w:tcW w:w="288" w:type="dxa"/>
          </w:tcPr>
          <w:p w14:paraId="69353EA9" w14:textId="77777777" w:rsidR="00AB7D27" w:rsidRDefault="00AB7D27" w:rsidP="004F62E4"/>
        </w:tc>
        <w:tc>
          <w:tcPr>
            <w:tcW w:w="288" w:type="dxa"/>
          </w:tcPr>
          <w:p w14:paraId="3AB1BAE0" w14:textId="77777777" w:rsidR="00AB7D27" w:rsidRDefault="00AB7D27" w:rsidP="004F62E4"/>
        </w:tc>
        <w:tc>
          <w:tcPr>
            <w:tcW w:w="3960" w:type="dxa"/>
          </w:tcPr>
          <w:p w14:paraId="4F5B0947" w14:textId="77777777" w:rsidR="00AB7D27" w:rsidRDefault="00AB7D27" w:rsidP="005D1250">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27FC3D4" w14:textId="77777777" w:rsidR="00AB7D27" w:rsidRDefault="00AB7D27" w:rsidP="005D1250">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A889075" w14:textId="77777777" w:rsidR="00AB7D27" w:rsidRDefault="00AB7D27" w:rsidP="005D1250">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41A9678" w14:textId="77777777" w:rsidR="00AB7D27" w:rsidRDefault="00AB7D27" w:rsidP="005D1250">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1DCBACA5" w14:textId="77777777" w:rsidR="00E532CC" w:rsidRPr="00E532CC" w:rsidRDefault="00E532CC" w:rsidP="00E532CC">
      <w:pPr>
        <w:sectPr w:rsidR="00E532CC" w:rsidRPr="00E532CC" w:rsidSect="001C41A6">
          <w:pgSz w:w="11880" w:h="15480" w:code="1"/>
          <w:pgMar w:top="1080" w:right="1440" w:bottom="1440" w:left="1080" w:header="720" w:footer="720" w:gutter="504"/>
          <w:cols w:space="720"/>
          <w:docGrid w:linePitch="360"/>
        </w:sectPr>
      </w:pPr>
    </w:p>
    <w:p w14:paraId="29AAEBE4" w14:textId="77777777" w:rsidR="00F60C8A" w:rsidRPr="00257627" w:rsidRDefault="00F60C8A" w:rsidP="00AB7D27">
      <w:pPr>
        <w:pStyle w:val="Heading6"/>
      </w:pPr>
      <w:bookmarkStart w:id="447" w:name="_Toc298445773"/>
      <w:bookmarkStart w:id="448" w:name="_Toc298681258"/>
      <w:bookmarkStart w:id="449" w:name="_Toc298447498"/>
      <w:r>
        <w:lastRenderedPageBreak/>
        <w:t>Part Seven (</w:t>
      </w:r>
      <w:r w:rsidR="00AB7D27">
        <w:t>Modern Part Eight</w:t>
      </w:r>
      <w:r>
        <w:t>)</w:t>
      </w:r>
      <w:bookmarkEnd w:id="447"/>
      <w:bookmarkEnd w:id="448"/>
      <w:bookmarkEnd w:id="449"/>
      <w:r w:rsidR="005D1250">
        <w:t xml:space="preserve"> (</w:t>
      </w:r>
      <w:r w:rsidR="005D1250" w:rsidRPr="005D1250">
        <w:rPr>
          <w:rStyle w:val="CopticVersemulti-lineChar"/>
        </w:rPr>
        <w:t>ⲏ̅</w:t>
      </w:r>
      <w:r w:rsidR="005D1250">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D27" w14:paraId="04A5F75F" w14:textId="77777777" w:rsidTr="00925626">
        <w:trPr>
          <w:cantSplit/>
          <w:jc w:val="center"/>
        </w:trPr>
        <w:tc>
          <w:tcPr>
            <w:tcW w:w="288" w:type="dxa"/>
          </w:tcPr>
          <w:p w14:paraId="1D285B47" w14:textId="77777777" w:rsidR="00AB7D27" w:rsidRDefault="00AB7D27" w:rsidP="004F62E4">
            <w:r w:rsidRPr="000F6316">
              <w:rPr>
                <w:rFonts w:ascii="CS Avva Shenouda" w:hAnsi="CS Avva Shenouda"/>
                <w:sz w:val="24"/>
                <w:szCs w:val="24"/>
              </w:rPr>
              <w:t>¿</w:t>
            </w:r>
          </w:p>
        </w:tc>
        <w:tc>
          <w:tcPr>
            <w:tcW w:w="3960" w:type="dxa"/>
          </w:tcPr>
          <w:p w14:paraId="30427747" w14:textId="77777777" w:rsidR="00AB7D27" w:rsidRDefault="00AB7D27" w:rsidP="00AB7D27">
            <w:pPr>
              <w:pStyle w:val="EngHang"/>
              <w:rPr>
                <w:rFonts w:eastAsiaTheme="minorHAnsi"/>
              </w:rPr>
            </w:pPr>
            <w:r>
              <w:rPr>
                <w:rFonts w:eastAsiaTheme="minorHAnsi"/>
              </w:rPr>
              <w:t>Seven times everyday</w:t>
            </w:r>
          </w:p>
          <w:p w14:paraId="00E6B963" w14:textId="77777777" w:rsidR="00AB7D27" w:rsidRDefault="00AB7D27" w:rsidP="00AB7D27">
            <w:pPr>
              <w:pStyle w:val="EngHang"/>
              <w:rPr>
                <w:rFonts w:eastAsiaTheme="minorHAnsi"/>
              </w:rPr>
            </w:pPr>
            <w:r>
              <w:rPr>
                <w:rFonts w:eastAsiaTheme="minorHAnsi"/>
              </w:rPr>
              <w:t xml:space="preserve">I praise </w:t>
            </w:r>
            <w:r w:rsidR="001040C8">
              <w:rPr>
                <w:rFonts w:eastAsiaTheme="minorHAnsi"/>
              </w:rPr>
              <w:t>Your</w:t>
            </w:r>
            <w:r>
              <w:rPr>
                <w:rFonts w:eastAsiaTheme="minorHAnsi"/>
              </w:rPr>
              <w:t xml:space="preserve"> Holy Name,</w:t>
            </w:r>
          </w:p>
          <w:p w14:paraId="2E62AF3B" w14:textId="77777777" w:rsidR="00AB7D27" w:rsidRDefault="00AB7D27" w:rsidP="00AB7D27">
            <w:pPr>
              <w:pStyle w:val="EngHang"/>
              <w:rPr>
                <w:rFonts w:eastAsiaTheme="minorHAnsi"/>
              </w:rPr>
            </w:pPr>
            <w:r>
              <w:rPr>
                <w:rFonts w:eastAsiaTheme="minorHAnsi"/>
              </w:rPr>
              <w:t>With all my heart,</w:t>
            </w:r>
          </w:p>
          <w:p w14:paraId="1AE940FB" w14:textId="77777777" w:rsidR="00AB7D27" w:rsidRPr="001A0083" w:rsidRDefault="00AB7D27" w:rsidP="00AB7D27">
            <w:pPr>
              <w:pStyle w:val="EngHangEnd"/>
            </w:pPr>
            <w:commentRangeStart w:id="450"/>
            <w:r>
              <w:rPr>
                <w:rFonts w:eastAsiaTheme="minorHAnsi"/>
              </w:rPr>
              <w:t>O Lord of all.</w:t>
            </w:r>
            <w:commentRangeEnd w:id="450"/>
            <w:r>
              <w:rPr>
                <w:rStyle w:val="CommentReference"/>
                <w:rFonts w:eastAsiaTheme="minorHAnsi" w:cstheme="minorBidi"/>
                <w:color w:val="auto"/>
                <w:lang w:val="en-CA"/>
              </w:rPr>
              <w:commentReference w:id="450"/>
            </w:r>
          </w:p>
        </w:tc>
        <w:tc>
          <w:tcPr>
            <w:tcW w:w="288" w:type="dxa"/>
          </w:tcPr>
          <w:p w14:paraId="016E944C" w14:textId="77777777" w:rsidR="00AB7D27" w:rsidRDefault="00AB7D27" w:rsidP="004F62E4"/>
        </w:tc>
        <w:tc>
          <w:tcPr>
            <w:tcW w:w="288" w:type="dxa"/>
          </w:tcPr>
          <w:p w14:paraId="0A3BDECC" w14:textId="77777777" w:rsidR="00AB7D27" w:rsidRDefault="00AB7D27" w:rsidP="004F62E4">
            <w:r w:rsidRPr="000F6316">
              <w:rPr>
                <w:rFonts w:ascii="CS Avva Shenouda" w:hAnsi="CS Avva Shenouda"/>
                <w:sz w:val="24"/>
                <w:szCs w:val="24"/>
              </w:rPr>
              <w:t>¿</w:t>
            </w:r>
          </w:p>
        </w:tc>
        <w:tc>
          <w:tcPr>
            <w:tcW w:w="3960" w:type="dxa"/>
          </w:tcPr>
          <w:p w14:paraId="35DEF644" w14:textId="77777777" w:rsidR="00AB7D27" w:rsidRDefault="00AB7D27" w:rsidP="001834E6">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459A543D" w14:textId="77777777" w:rsidR="00AB7D27" w:rsidRDefault="00AB7D27" w:rsidP="001834E6">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4C9E7137" w14:textId="77777777" w:rsidR="00AB7D27" w:rsidRDefault="00AB7D27" w:rsidP="001834E6">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756A28A3" w14:textId="77777777" w:rsidR="00AB7D27" w:rsidRDefault="00AB7D27" w:rsidP="001834E6">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AB7D27" w14:paraId="0690017F" w14:textId="77777777" w:rsidTr="00925626">
        <w:trPr>
          <w:cantSplit/>
          <w:jc w:val="center"/>
        </w:trPr>
        <w:tc>
          <w:tcPr>
            <w:tcW w:w="288" w:type="dxa"/>
          </w:tcPr>
          <w:p w14:paraId="6E0F9841" w14:textId="77777777" w:rsidR="00AB7D27" w:rsidRDefault="00AB7D27" w:rsidP="004F62E4"/>
        </w:tc>
        <w:tc>
          <w:tcPr>
            <w:tcW w:w="3960" w:type="dxa"/>
          </w:tcPr>
          <w:p w14:paraId="6750DDE9" w14:textId="77777777" w:rsidR="00AB7D27" w:rsidRDefault="00AB7D27" w:rsidP="00AB7D27">
            <w:pPr>
              <w:pStyle w:val="EngHang"/>
              <w:rPr>
                <w:rFonts w:eastAsiaTheme="minorHAnsi"/>
              </w:rPr>
            </w:pPr>
            <w:r>
              <w:rPr>
                <w:rFonts w:eastAsiaTheme="minorHAnsi"/>
              </w:rPr>
              <w:t xml:space="preserve">I remembered </w:t>
            </w:r>
            <w:r w:rsidR="00E570CB">
              <w:rPr>
                <w:rFonts w:eastAsiaTheme="minorHAnsi"/>
              </w:rPr>
              <w:t>Your</w:t>
            </w:r>
            <w:r>
              <w:rPr>
                <w:rFonts w:eastAsiaTheme="minorHAnsi"/>
              </w:rPr>
              <w:t xml:space="preserve"> Name</w:t>
            </w:r>
          </w:p>
          <w:p w14:paraId="245E2DDB" w14:textId="77777777" w:rsidR="00AB7D27" w:rsidRDefault="00AB7D27" w:rsidP="00AB7D27">
            <w:pPr>
              <w:pStyle w:val="EngHang"/>
              <w:rPr>
                <w:rFonts w:eastAsiaTheme="minorHAnsi"/>
              </w:rPr>
            </w:pPr>
            <w:r>
              <w:rPr>
                <w:rFonts w:eastAsiaTheme="minorHAnsi"/>
              </w:rPr>
              <w:t>And I was comforted,</w:t>
            </w:r>
          </w:p>
          <w:p w14:paraId="4C11E7D9" w14:textId="77777777" w:rsidR="00AB7D27" w:rsidRDefault="00AB7D27" w:rsidP="00AB7D27">
            <w:pPr>
              <w:pStyle w:val="EngHang"/>
              <w:rPr>
                <w:rFonts w:eastAsiaTheme="minorHAnsi"/>
              </w:rPr>
            </w:pPr>
            <w:r>
              <w:rPr>
                <w:rFonts w:eastAsiaTheme="minorHAnsi"/>
              </w:rPr>
              <w:t>O King of the ages</w:t>
            </w:r>
          </w:p>
          <w:p w14:paraId="65F85FFF" w14:textId="77777777" w:rsidR="00AB7D27" w:rsidRPr="001A0083" w:rsidRDefault="00AB7D27" w:rsidP="00AB7D27">
            <w:pPr>
              <w:pStyle w:val="EngHangEnd"/>
            </w:pPr>
            <w:r>
              <w:rPr>
                <w:rFonts w:eastAsiaTheme="minorHAnsi"/>
              </w:rPr>
              <w:t>And God of all gods:</w:t>
            </w:r>
          </w:p>
        </w:tc>
        <w:tc>
          <w:tcPr>
            <w:tcW w:w="288" w:type="dxa"/>
          </w:tcPr>
          <w:p w14:paraId="0487B69F" w14:textId="77777777" w:rsidR="00AB7D27" w:rsidRDefault="00AB7D27" w:rsidP="004F62E4"/>
        </w:tc>
        <w:tc>
          <w:tcPr>
            <w:tcW w:w="288" w:type="dxa"/>
          </w:tcPr>
          <w:p w14:paraId="6575A456" w14:textId="77777777" w:rsidR="00AB7D27" w:rsidRDefault="00AB7D27" w:rsidP="004F62E4"/>
        </w:tc>
        <w:tc>
          <w:tcPr>
            <w:tcW w:w="3960" w:type="dxa"/>
          </w:tcPr>
          <w:p w14:paraId="6D2E6862" w14:textId="77777777" w:rsidR="00AB7D27" w:rsidRDefault="00AB7D27" w:rsidP="001834E6">
            <w:pPr>
              <w:pStyle w:val="CopticVersemulti-line"/>
            </w:pPr>
            <w:r w:rsidRPr="001834E6">
              <w:t>Ⲁⲓⲉⲣⲫ̀ⲙⲉⲩⲓ̀ ⲙ̀ⲡⲉⲕⲣⲁⲛ</w:t>
            </w:r>
          </w:p>
          <w:p w14:paraId="28675C15" w14:textId="77777777" w:rsidR="00AB7D27" w:rsidRDefault="00AB7D27" w:rsidP="001834E6">
            <w:pPr>
              <w:pStyle w:val="CopticVersemulti-line"/>
            </w:pPr>
            <w:r w:rsidRPr="001834E6">
              <w:t>ⲟⲩⲟϩ ⲁⲓϫⲉⲙⲛⲟⲙϯ</w:t>
            </w:r>
          </w:p>
          <w:p w14:paraId="20445B6F" w14:textId="77777777" w:rsidR="00AB7D27" w:rsidRDefault="00AB7D27" w:rsidP="001834E6">
            <w:pPr>
              <w:pStyle w:val="CopticVersemulti-line"/>
            </w:pPr>
            <w:r w:rsidRPr="001834E6">
              <w:t>ⲡ̀ⲟⲩⲣⲟ ⲛ̀ⲛⲓⲉ̀ⲱⲛ</w:t>
            </w:r>
          </w:p>
          <w:p w14:paraId="797487F0" w14:textId="77777777" w:rsidR="00AB7D27" w:rsidRDefault="00AB7D27" w:rsidP="001834E6">
            <w:pPr>
              <w:pStyle w:val="CopticVerse"/>
            </w:pPr>
            <w:r w:rsidRPr="001834E6">
              <w:t>Ⲫϯ ⲛ̀ⲧⲉ ⲛⲓⲛⲟⲩϯ</w:t>
            </w:r>
          </w:p>
        </w:tc>
      </w:tr>
      <w:tr w:rsidR="00AB7D27" w14:paraId="00D83FD8" w14:textId="77777777" w:rsidTr="00925626">
        <w:trPr>
          <w:cantSplit/>
          <w:jc w:val="center"/>
        </w:trPr>
        <w:tc>
          <w:tcPr>
            <w:tcW w:w="288" w:type="dxa"/>
          </w:tcPr>
          <w:p w14:paraId="5D9609A0" w14:textId="77777777" w:rsidR="00AB7D27" w:rsidRDefault="00AB7D27" w:rsidP="004F62E4">
            <w:r w:rsidRPr="000F6316">
              <w:rPr>
                <w:rFonts w:ascii="CS Avva Shenouda" w:hAnsi="CS Avva Shenouda"/>
                <w:sz w:val="24"/>
                <w:szCs w:val="24"/>
              </w:rPr>
              <w:t>¿</w:t>
            </w:r>
          </w:p>
        </w:tc>
        <w:tc>
          <w:tcPr>
            <w:tcW w:w="3960" w:type="dxa"/>
          </w:tcPr>
          <w:p w14:paraId="5FFC2A92" w14:textId="77777777" w:rsidR="00AB7D27" w:rsidRDefault="00AB7D27" w:rsidP="00AB7D27">
            <w:pPr>
              <w:pStyle w:val="EngHang"/>
              <w:rPr>
                <w:rFonts w:eastAsiaTheme="minorHAnsi"/>
              </w:rPr>
            </w:pPr>
            <w:r>
              <w:rPr>
                <w:rFonts w:eastAsiaTheme="minorHAnsi"/>
              </w:rPr>
              <w:t>Jesus Christ our God,</w:t>
            </w:r>
          </w:p>
          <w:p w14:paraId="67FA0F02" w14:textId="77777777" w:rsidR="00AB7D27" w:rsidRDefault="00AB7D27" w:rsidP="00AB7D27">
            <w:pPr>
              <w:pStyle w:val="EngHang"/>
              <w:rPr>
                <w:rFonts w:eastAsiaTheme="minorHAnsi"/>
              </w:rPr>
            </w:pPr>
            <w:commentRangeStart w:id="451"/>
            <w:r>
              <w:rPr>
                <w:rFonts w:eastAsiaTheme="minorHAnsi"/>
              </w:rPr>
              <w:t>The True One who came</w:t>
            </w:r>
            <w:commentRangeEnd w:id="451"/>
            <w:r>
              <w:rPr>
                <w:rStyle w:val="CommentReference"/>
                <w:rFonts w:eastAsiaTheme="minorHAnsi" w:cstheme="minorBidi"/>
                <w:color w:val="auto"/>
                <w:lang w:val="en-CA"/>
              </w:rPr>
              <w:commentReference w:id="451"/>
            </w:r>
            <w:r>
              <w:rPr>
                <w:rFonts w:eastAsiaTheme="minorHAnsi"/>
              </w:rPr>
              <w:t>,</w:t>
            </w:r>
          </w:p>
          <w:p w14:paraId="7F1EB61C" w14:textId="77777777" w:rsidR="00AB7D27" w:rsidRDefault="00AB7D27" w:rsidP="00AB7D27">
            <w:pPr>
              <w:pStyle w:val="EngHang"/>
              <w:rPr>
                <w:rFonts w:eastAsiaTheme="minorHAnsi"/>
              </w:rPr>
            </w:pPr>
            <w:r>
              <w:rPr>
                <w:rFonts w:eastAsiaTheme="minorHAnsi"/>
              </w:rPr>
              <w:t>And was incarnate</w:t>
            </w:r>
          </w:p>
          <w:p w14:paraId="583D5013" w14:textId="77777777" w:rsidR="00AB7D27" w:rsidRPr="00195761" w:rsidRDefault="00AB7D27" w:rsidP="00AB7D27">
            <w:pPr>
              <w:pStyle w:val="EngHangEnd"/>
              <w:rPr>
                <w:szCs w:val="22"/>
              </w:rPr>
            </w:pPr>
            <w:r>
              <w:rPr>
                <w:rFonts w:eastAsiaTheme="minorHAnsi"/>
              </w:rPr>
              <w:t>For our salvation.</w:t>
            </w:r>
          </w:p>
        </w:tc>
        <w:tc>
          <w:tcPr>
            <w:tcW w:w="288" w:type="dxa"/>
          </w:tcPr>
          <w:p w14:paraId="4335C524" w14:textId="77777777" w:rsidR="00AB7D27" w:rsidRDefault="00AB7D27" w:rsidP="004F62E4"/>
        </w:tc>
        <w:tc>
          <w:tcPr>
            <w:tcW w:w="288" w:type="dxa"/>
          </w:tcPr>
          <w:p w14:paraId="00D8C090" w14:textId="77777777" w:rsidR="00AB7D27" w:rsidRDefault="00AB7D27" w:rsidP="004F62E4">
            <w:r w:rsidRPr="000F6316">
              <w:rPr>
                <w:rFonts w:ascii="CS Avva Shenouda" w:hAnsi="CS Avva Shenouda"/>
                <w:sz w:val="24"/>
                <w:szCs w:val="24"/>
              </w:rPr>
              <w:t>¿</w:t>
            </w:r>
          </w:p>
        </w:tc>
        <w:tc>
          <w:tcPr>
            <w:tcW w:w="3960" w:type="dxa"/>
          </w:tcPr>
          <w:p w14:paraId="165FF68F" w14:textId="77777777" w:rsidR="00AB7D27" w:rsidRDefault="00AB7D27" w:rsidP="001834E6">
            <w:pPr>
              <w:pStyle w:val="CopticVersemulti-line"/>
            </w:pPr>
            <w:r w:rsidRPr="001834E6">
              <w:t>Ⲓⲏ̅ⲥ Ⲡⲭ̅ⲥ Ⲡⲉⲛⲛⲟⲩϯ</w:t>
            </w:r>
          </w:p>
          <w:p w14:paraId="7A827FCC" w14:textId="77777777" w:rsidR="00AB7D27" w:rsidRDefault="00AB7D27" w:rsidP="001834E6">
            <w:pPr>
              <w:pStyle w:val="CopticVersemulti-line"/>
            </w:pPr>
            <w:r w:rsidRPr="001834E6">
              <w:t>ⲡⲓⲁ̀ⲗⲏⲑⲓⲛⲟⲥ</w:t>
            </w:r>
          </w:p>
          <w:p w14:paraId="7B6DB51F" w14:textId="77777777" w:rsidR="00AB7D27" w:rsidRDefault="00AB7D27" w:rsidP="001834E6">
            <w:pPr>
              <w:pStyle w:val="CopticVersemulti-line"/>
            </w:pPr>
            <w:r w:rsidRPr="001834E6">
              <w:t>ⲫⲏⲉ̀ⲧⲁϥⲓ̀ ⲉⲑⲃⲉ ⲡⲉⲛⲥⲱϯ</w:t>
            </w:r>
          </w:p>
          <w:p w14:paraId="3ACA602C" w14:textId="77777777" w:rsidR="00AB7D27" w:rsidRDefault="00AB7D27" w:rsidP="001834E6">
            <w:pPr>
              <w:pStyle w:val="CopticVerse"/>
            </w:pPr>
            <w:r w:rsidRPr="001834E6">
              <w:t>ⲁϥⲉⲣⲥⲱⲙⲁⲧⲓⲕⲟⲥ</w:t>
            </w:r>
          </w:p>
        </w:tc>
      </w:tr>
      <w:tr w:rsidR="00AB7D27" w14:paraId="4F4E6562" w14:textId="77777777" w:rsidTr="00925626">
        <w:trPr>
          <w:cantSplit/>
          <w:jc w:val="center"/>
        </w:trPr>
        <w:tc>
          <w:tcPr>
            <w:tcW w:w="288" w:type="dxa"/>
          </w:tcPr>
          <w:p w14:paraId="0315FC5E" w14:textId="77777777" w:rsidR="00AB7D27" w:rsidRDefault="00AB7D27" w:rsidP="004F62E4"/>
        </w:tc>
        <w:tc>
          <w:tcPr>
            <w:tcW w:w="3960" w:type="dxa"/>
          </w:tcPr>
          <w:p w14:paraId="7D7F4CC8" w14:textId="77777777" w:rsidR="00AB7D27" w:rsidRDefault="00AB7D27" w:rsidP="00AB7D27">
            <w:pPr>
              <w:pStyle w:val="EngHang"/>
              <w:rPr>
                <w:rFonts w:eastAsiaTheme="minorHAnsi"/>
              </w:rPr>
            </w:pPr>
            <w:r>
              <w:rPr>
                <w:rFonts w:eastAsiaTheme="minorHAnsi"/>
              </w:rPr>
              <w:t>He was incarnate</w:t>
            </w:r>
          </w:p>
          <w:p w14:paraId="17B1878F" w14:textId="77777777" w:rsidR="00AB7D27" w:rsidRDefault="00AB7D27" w:rsidP="00AB7D27">
            <w:pPr>
              <w:pStyle w:val="EngHang"/>
              <w:rPr>
                <w:rFonts w:eastAsiaTheme="minorHAnsi"/>
              </w:rPr>
            </w:pPr>
            <w:r>
              <w:rPr>
                <w:rFonts w:eastAsiaTheme="minorHAnsi"/>
              </w:rPr>
              <w:t>Of the Holy Spirit,</w:t>
            </w:r>
          </w:p>
          <w:p w14:paraId="10AA3DA9" w14:textId="77777777" w:rsidR="00AB7D27" w:rsidRDefault="00AB7D27" w:rsidP="00AB7D27">
            <w:pPr>
              <w:pStyle w:val="EngHang"/>
              <w:rPr>
                <w:rFonts w:eastAsiaTheme="minorHAnsi"/>
              </w:rPr>
            </w:pPr>
            <w:r>
              <w:rPr>
                <w:rFonts w:eastAsiaTheme="minorHAnsi"/>
              </w:rPr>
              <w:t>And of Mary,</w:t>
            </w:r>
          </w:p>
          <w:p w14:paraId="6E0C4586" w14:textId="77777777" w:rsidR="00AB7D27" w:rsidRDefault="00AB7D27" w:rsidP="00AB7D27">
            <w:pPr>
              <w:pStyle w:val="EngHangEnd"/>
            </w:pPr>
            <w:r>
              <w:rPr>
                <w:rFonts w:eastAsiaTheme="minorHAnsi"/>
              </w:rPr>
              <w:t>The holy Bride:</w:t>
            </w:r>
          </w:p>
        </w:tc>
        <w:tc>
          <w:tcPr>
            <w:tcW w:w="288" w:type="dxa"/>
          </w:tcPr>
          <w:p w14:paraId="67D40A4E" w14:textId="77777777" w:rsidR="00AB7D27" w:rsidRDefault="00AB7D27" w:rsidP="004F62E4"/>
        </w:tc>
        <w:tc>
          <w:tcPr>
            <w:tcW w:w="288" w:type="dxa"/>
          </w:tcPr>
          <w:p w14:paraId="4C9C5071" w14:textId="77777777" w:rsidR="00AB7D27" w:rsidRDefault="00AB7D27" w:rsidP="004F62E4"/>
        </w:tc>
        <w:tc>
          <w:tcPr>
            <w:tcW w:w="3960" w:type="dxa"/>
          </w:tcPr>
          <w:p w14:paraId="23C6CD6E" w14:textId="77777777" w:rsidR="00AB7D27" w:rsidRDefault="00AB7D27" w:rsidP="001834E6">
            <w:pPr>
              <w:pStyle w:val="CopticVersemulti-line"/>
            </w:pPr>
            <w:r w:rsidRPr="001834E6">
              <w:t xml:space="preserve">Ⲁϥϭⲓⲥⲁⲣⲝ </w:t>
            </w:r>
            <w:r>
              <w:t>ⲉⲃⲟ</w:t>
            </w:r>
          </w:p>
          <w:p w14:paraId="1CC3A84A" w14:textId="77777777" w:rsidR="00AB7D27" w:rsidRDefault="00AB7D27" w:rsidP="001834E6">
            <w:pPr>
              <w:pStyle w:val="CopticVersemulti-line"/>
            </w:pPr>
            <w:r w:rsidRPr="001834E6">
              <w:t>ϧⲉⲛ Ⲡⲓⲡ̅ⲛ̅ⲁ ⲉ̅ⲑ̅ⲩ</w:t>
            </w:r>
          </w:p>
          <w:p w14:paraId="191BE29F" w14:textId="77777777" w:rsidR="00AB7D27" w:rsidRDefault="00AB7D27" w:rsidP="001834E6">
            <w:pPr>
              <w:pStyle w:val="CopticVersemulti-line"/>
            </w:pPr>
            <w:r w:rsidRPr="001834E6">
              <w:t>ⲛⲉⲙ ⲉⲃⲟⲗϧⲉⲛ Ⲙⲁⲣⲓⲁ</w:t>
            </w:r>
          </w:p>
          <w:p w14:paraId="5DD1A907" w14:textId="77777777" w:rsidR="00AB7D27" w:rsidRDefault="00AB7D27" w:rsidP="001834E6">
            <w:pPr>
              <w:pStyle w:val="CopticVerse"/>
            </w:pPr>
            <w:r w:rsidRPr="001834E6">
              <w:t>ϯϣⲉⲗⲉⲧ ⲉ̅ⲑ̅ⲩ</w:t>
            </w:r>
          </w:p>
        </w:tc>
      </w:tr>
      <w:tr w:rsidR="00AB7D27" w14:paraId="3013A6C0" w14:textId="77777777" w:rsidTr="00925626">
        <w:trPr>
          <w:cantSplit/>
          <w:jc w:val="center"/>
        </w:trPr>
        <w:tc>
          <w:tcPr>
            <w:tcW w:w="288" w:type="dxa"/>
          </w:tcPr>
          <w:p w14:paraId="0D943367" w14:textId="77777777" w:rsidR="00AB7D27" w:rsidRDefault="00AB7D27" w:rsidP="004F62E4">
            <w:r w:rsidRPr="000F6316">
              <w:rPr>
                <w:rFonts w:ascii="CS Avva Shenouda" w:hAnsi="CS Avva Shenouda"/>
                <w:sz w:val="24"/>
                <w:szCs w:val="24"/>
              </w:rPr>
              <w:t>¿</w:t>
            </w:r>
          </w:p>
        </w:tc>
        <w:tc>
          <w:tcPr>
            <w:tcW w:w="3960" w:type="dxa"/>
          </w:tcPr>
          <w:p w14:paraId="09849EE2" w14:textId="77777777" w:rsidR="00AB7D27" w:rsidRDefault="00AB7D27" w:rsidP="00AB7D27">
            <w:pPr>
              <w:pStyle w:val="EngHang"/>
              <w:rPr>
                <w:rFonts w:eastAsiaTheme="minorHAnsi"/>
              </w:rPr>
            </w:pPr>
            <w:r>
              <w:rPr>
                <w:rFonts w:eastAsiaTheme="minorHAnsi"/>
              </w:rPr>
              <w:t>And changed our sorrow,</w:t>
            </w:r>
          </w:p>
          <w:p w14:paraId="3FCFFAE0" w14:textId="77777777" w:rsidR="00AB7D27" w:rsidRDefault="00AB7D27" w:rsidP="00AB7D27">
            <w:pPr>
              <w:pStyle w:val="EngHang"/>
              <w:rPr>
                <w:rFonts w:eastAsiaTheme="minorHAnsi"/>
              </w:rPr>
            </w:pPr>
            <w:r>
              <w:rPr>
                <w:rFonts w:eastAsiaTheme="minorHAnsi"/>
              </w:rPr>
              <w:t>And all our afflictions,</w:t>
            </w:r>
          </w:p>
          <w:p w14:paraId="28D834C0" w14:textId="77777777" w:rsidR="00AB7D27" w:rsidRDefault="00AB7D27" w:rsidP="00AB7D27">
            <w:pPr>
              <w:pStyle w:val="EngHang"/>
              <w:rPr>
                <w:rFonts w:eastAsiaTheme="minorHAnsi"/>
              </w:rPr>
            </w:pPr>
            <w:r>
              <w:rPr>
                <w:rFonts w:eastAsiaTheme="minorHAnsi"/>
              </w:rPr>
              <w:t>To joy for our hearts</w:t>
            </w:r>
          </w:p>
          <w:p w14:paraId="096C6745" w14:textId="77777777" w:rsidR="00AB7D27" w:rsidRDefault="00AB7D27" w:rsidP="00AB7D27">
            <w:pPr>
              <w:pStyle w:val="EngHangEnd"/>
            </w:pPr>
            <w:commentRangeStart w:id="452"/>
            <w:r>
              <w:rPr>
                <w:rFonts w:eastAsiaTheme="minorHAnsi"/>
              </w:rPr>
              <w:t>And perfect rejoicing.</w:t>
            </w:r>
            <w:commentRangeEnd w:id="452"/>
            <w:r>
              <w:rPr>
                <w:rStyle w:val="CommentReference"/>
                <w:rFonts w:eastAsiaTheme="minorHAnsi" w:cstheme="minorBidi"/>
                <w:color w:val="auto"/>
                <w:lang w:val="en-CA"/>
              </w:rPr>
              <w:commentReference w:id="452"/>
            </w:r>
          </w:p>
        </w:tc>
        <w:tc>
          <w:tcPr>
            <w:tcW w:w="288" w:type="dxa"/>
          </w:tcPr>
          <w:p w14:paraId="1EC27A6A" w14:textId="77777777" w:rsidR="00AB7D27" w:rsidRDefault="00AB7D27" w:rsidP="004F62E4"/>
        </w:tc>
        <w:tc>
          <w:tcPr>
            <w:tcW w:w="288" w:type="dxa"/>
          </w:tcPr>
          <w:p w14:paraId="25DEFEC4" w14:textId="77777777" w:rsidR="00AB7D27" w:rsidRDefault="00AB7D27" w:rsidP="004F62E4">
            <w:r w:rsidRPr="000F6316">
              <w:rPr>
                <w:rFonts w:ascii="CS Avva Shenouda" w:hAnsi="CS Avva Shenouda"/>
                <w:sz w:val="24"/>
                <w:szCs w:val="24"/>
              </w:rPr>
              <w:t>¿</w:t>
            </w:r>
          </w:p>
        </w:tc>
        <w:tc>
          <w:tcPr>
            <w:tcW w:w="3960" w:type="dxa"/>
          </w:tcPr>
          <w:p w14:paraId="76E058E7" w14:textId="77777777" w:rsidR="00AB7D27" w:rsidRDefault="00AB7D27" w:rsidP="001834E6">
            <w:pPr>
              <w:pStyle w:val="CopticVersemulti-line"/>
            </w:pPr>
            <w:r w:rsidRPr="001834E6">
              <w:t>Ⲁϥⲫⲱⲛϩ ⲙ̀ⲡⲉⲛϩⲏⲃⲓ</w:t>
            </w:r>
          </w:p>
          <w:p w14:paraId="17BF7C7F" w14:textId="77777777" w:rsidR="00AB7D27" w:rsidRDefault="00AB7D27" w:rsidP="001834E6">
            <w:pPr>
              <w:pStyle w:val="CopticVersemulti-line"/>
            </w:pPr>
            <w:r w:rsidRPr="001834E6">
              <w:t>ⲛⲉⲙ ⲡⲉⲛϩⲟϫϩⲉϫ ⲧⲏⲣϥ</w:t>
            </w:r>
          </w:p>
          <w:p w14:paraId="2817E13D" w14:textId="77777777" w:rsidR="00AB7D27" w:rsidRDefault="00AB7D27" w:rsidP="001834E6">
            <w:pPr>
              <w:pStyle w:val="CopticVersemulti-line"/>
            </w:pPr>
            <w:r w:rsidRPr="001834E6">
              <w:t>ⲉ̀ⲟⲩⲣⲁϣⲓ ⲛ̀ϩⲏⲧ</w:t>
            </w:r>
          </w:p>
          <w:p w14:paraId="3728B77A" w14:textId="77777777" w:rsidR="00AB7D27" w:rsidRDefault="00AB7D27" w:rsidP="001834E6">
            <w:pPr>
              <w:pStyle w:val="CopticVerse"/>
            </w:pPr>
            <w:r w:rsidRPr="001834E6">
              <w:t>ⲛⲉⲙ ⲟⲩⲑⲉⲗⲏⲗ ⲉ̀ⲡ̀ⲧⲏⲣϥ</w:t>
            </w:r>
          </w:p>
        </w:tc>
      </w:tr>
      <w:tr w:rsidR="00AB7D27" w14:paraId="4667446B" w14:textId="77777777" w:rsidTr="00925626">
        <w:trPr>
          <w:cantSplit/>
          <w:jc w:val="center"/>
        </w:trPr>
        <w:tc>
          <w:tcPr>
            <w:tcW w:w="288" w:type="dxa"/>
          </w:tcPr>
          <w:p w14:paraId="7CF0EF02" w14:textId="77777777" w:rsidR="00AB7D27" w:rsidRDefault="00AB7D27" w:rsidP="004F62E4"/>
        </w:tc>
        <w:tc>
          <w:tcPr>
            <w:tcW w:w="3960" w:type="dxa"/>
          </w:tcPr>
          <w:p w14:paraId="420E2912" w14:textId="77777777" w:rsidR="00AB7D27" w:rsidRDefault="00AB7D27" w:rsidP="00AB7D27">
            <w:pPr>
              <w:pStyle w:val="EngHang"/>
              <w:rPr>
                <w:rFonts w:eastAsiaTheme="minorHAnsi"/>
              </w:rPr>
            </w:pPr>
            <w:r>
              <w:rPr>
                <w:rFonts w:eastAsiaTheme="minorHAnsi"/>
              </w:rPr>
              <w:t>Let us worship Him,</w:t>
            </w:r>
          </w:p>
          <w:p w14:paraId="344A6F6E" w14:textId="77777777" w:rsidR="00AB7D27" w:rsidRDefault="00AB7D27" w:rsidP="00AB7D27">
            <w:pPr>
              <w:pStyle w:val="EngHang"/>
              <w:rPr>
                <w:rFonts w:eastAsiaTheme="minorHAnsi"/>
              </w:rPr>
            </w:pPr>
            <w:r>
              <w:rPr>
                <w:rFonts w:eastAsiaTheme="minorHAnsi"/>
              </w:rPr>
              <w:t xml:space="preserve">And sing </w:t>
            </w:r>
            <w:commentRangeStart w:id="453"/>
            <w:r>
              <w:rPr>
                <w:rFonts w:eastAsiaTheme="minorHAnsi"/>
              </w:rPr>
              <w:t>about</w:t>
            </w:r>
            <w:commentRangeEnd w:id="453"/>
            <w:r>
              <w:rPr>
                <w:rStyle w:val="CommentReference"/>
                <w:rFonts w:eastAsiaTheme="minorHAnsi" w:cstheme="minorBidi"/>
                <w:color w:val="auto"/>
                <w:lang w:val="en-CA"/>
              </w:rPr>
              <w:commentReference w:id="453"/>
            </w:r>
            <w:r>
              <w:rPr>
                <w:rFonts w:eastAsiaTheme="minorHAnsi"/>
              </w:rPr>
              <w:t>,</w:t>
            </w:r>
          </w:p>
          <w:p w14:paraId="26A1AB46" w14:textId="77777777" w:rsidR="00AB7D27" w:rsidRDefault="00AB7D27" w:rsidP="00AB7D27">
            <w:pPr>
              <w:pStyle w:val="EngHang"/>
              <w:rPr>
                <w:rFonts w:eastAsiaTheme="minorHAnsi"/>
              </w:rPr>
            </w:pPr>
            <w:r>
              <w:rPr>
                <w:rFonts w:eastAsiaTheme="minorHAnsi"/>
              </w:rPr>
              <w:t>His mother Mary,</w:t>
            </w:r>
          </w:p>
          <w:p w14:paraId="23346DE1" w14:textId="77777777" w:rsidR="00AB7D27" w:rsidRDefault="00AB7D27" w:rsidP="00AB7D27">
            <w:pPr>
              <w:pStyle w:val="EngHangEnd"/>
            </w:pPr>
            <w:r>
              <w:rPr>
                <w:rFonts w:eastAsiaTheme="minorHAnsi"/>
              </w:rPr>
              <w:t>The beautiful dove.</w:t>
            </w:r>
          </w:p>
        </w:tc>
        <w:tc>
          <w:tcPr>
            <w:tcW w:w="288" w:type="dxa"/>
          </w:tcPr>
          <w:p w14:paraId="2D681539" w14:textId="77777777" w:rsidR="00AB7D27" w:rsidRDefault="00AB7D27" w:rsidP="004F62E4"/>
        </w:tc>
        <w:tc>
          <w:tcPr>
            <w:tcW w:w="288" w:type="dxa"/>
          </w:tcPr>
          <w:p w14:paraId="0D03064C" w14:textId="77777777" w:rsidR="00AB7D27" w:rsidRDefault="00AB7D27" w:rsidP="004F62E4"/>
        </w:tc>
        <w:tc>
          <w:tcPr>
            <w:tcW w:w="3960" w:type="dxa"/>
          </w:tcPr>
          <w:p w14:paraId="48155C3D" w14:textId="77777777" w:rsidR="00AB7D27" w:rsidRDefault="00AB7D27" w:rsidP="001834E6">
            <w:pPr>
              <w:pStyle w:val="CopticVersemulti-line"/>
            </w:pPr>
            <w:r w:rsidRPr="001834E6">
              <w:t>Ⲙⲁⲣⲉⲛⲟⲩⲱϣⲧ ⲙ̀ⲙⲟϥ</w:t>
            </w:r>
          </w:p>
          <w:p w14:paraId="768066B3" w14:textId="77777777" w:rsidR="00AB7D27" w:rsidRDefault="00AB7D27" w:rsidP="001834E6">
            <w:pPr>
              <w:pStyle w:val="CopticVersemulti-line"/>
            </w:pPr>
            <w:r w:rsidRPr="001834E6">
              <w:t>ⲟⲩⲟϩ ⲛ̀ⲧⲉⲛⲉⲣϩⲩⲙⲛⲟⲥ</w:t>
            </w:r>
          </w:p>
          <w:p w14:paraId="36F0D95D" w14:textId="77777777" w:rsidR="00AB7D27" w:rsidRDefault="00AB7D27" w:rsidP="001834E6">
            <w:pPr>
              <w:pStyle w:val="CopticVersemulti-line"/>
            </w:pPr>
            <w:r w:rsidRPr="001834E6">
              <w:t>ⲛ̀ⲧⲉϥⲙⲁⲩ Ⲙⲁⲣⲓⲁ</w:t>
            </w:r>
          </w:p>
          <w:p w14:paraId="50CF93D5" w14:textId="77777777" w:rsidR="00AB7D27" w:rsidRDefault="00AB7D27" w:rsidP="001834E6">
            <w:pPr>
              <w:pStyle w:val="CopticVerse"/>
            </w:pPr>
            <w:r w:rsidRPr="001834E6">
              <w:t>ϯϭⲣⲟⲙⲡⲓ ⲉⲑⲛⲉⲥⲱⲥ</w:t>
            </w:r>
          </w:p>
        </w:tc>
      </w:tr>
      <w:tr w:rsidR="00AB7D27" w14:paraId="0D786D0C" w14:textId="77777777" w:rsidTr="00925626">
        <w:trPr>
          <w:cantSplit/>
          <w:jc w:val="center"/>
        </w:trPr>
        <w:tc>
          <w:tcPr>
            <w:tcW w:w="288" w:type="dxa"/>
          </w:tcPr>
          <w:p w14:paraId="02B8A83F" w14:textId="77777777" w:rsidR="00AB7D27" w:rsidRDefault="00AB7D27" w:rsidP="004F62E4">
            <w:r w:rsidRPr="000F6316">
              <w:rPr>
                <w:rFonts w:ascii="CS Avva Shenouda" w:hAnsi="CS Avva Shenouda"/>
                <w:sz w:val="24"/>
                <w:szCs w:val="24"/>
              </w:rPr>
              <w:lastRenderedPageBreak/>
              <w:t>¿</w:t>
            </w:r>
          </w:p>
        </w:tc>
        <w:tc>
          <w:tcPr>
            <w:tcW w:w="3960" w:type="dxa"/>
          </w:tcPr>
          <w:p w14:paraId="011B3788" w14:textId="77777777" w:rsidR="00AB7D27" w:rsidRDefault="00AB7D27" w:rsidP="00AB7D27">
            <w:pPr>
              <w:pStyle w:val="EngHang"/>
              <w:rPr>
                <w:rFonts w:eastAsiaTheme="minorHAnsi"/>
              </w:rPr>
            </w:pPr>
            <w:r>
              <w:rPr>
                <w:rFonts w:eastAsiaTheme="minorHAnsi"/>
              </w:rPr>
              <w:t xml:space="preserve">Let us all </w:t>
            </w:r>
            <w:commentRangeStart w:id="454"/>
            <w:r>
              <w:rPr>
                <w:rFonts w:eastAsiaTheme="minorHAnsi"/>
              </w:rPr>
              <w:t>proclaim</w:t>
            </w:r>
            <w:commentRangeEnd w:id="454"/>
            <w:r>
              <w:rPr>
                <w:rStyle w:val="CommentReference"/>
                <w:rFonts w:eastAsiaTheme="minorHAnsi" w:cstheme="minorBidi"/>
                <w:color w:val="auto"/>
                <w:lang w:val="en-CA"/>
              </w:rPr>
              <w:commentReference w:id="454"/>
            </w:r>
            <w:r>
              <w:rPr>
                <w:rFonts w:eastAsiaTheme="minorHAnsi"/>
              </w:rPr>
              <w:t>,</w:t>
            </w:r>
          </w:p>
          <w:p w14:paraId="0C2E0A31" w14:textId="77777777" w:rsidR="00AB7D27" w:rsidRDefault="00AB7D27" w:rsidP="00AB7D27">
            <w:pPr>
              <w:pStyle w:val="EngHang"/>
              <w:rPr>
                <w:rFonts w:eastAsiaTheme="minorHAnsi"/>
              </w:rPr>
            </w:pPr>
            <w:r>
              <w:rPr>
                <w:rFonts w:eastAsiaTheme="minorHAnsi"/>
              </w:rPr>
              <w:t>With a joyful voice,</w:t>
            </w:r>
          </w:p>
          <w:p w14:paraId="5D49C399" w14:textId="77777777" w:rsidR="00AB7D27" w:rsidRDefault="00AB7D27" w:rsidP="00AB7D27">
            <w:pPr>
              <w:pStyle w:val="EngHang"/>
              <w:rPr>
                <w:rFonts w:eastAsiaTheme="minorHAnsi"/>
              </w:rPr>
            </w:pPr>
            <w:r>
              <w:rPr>
                <w:rFonts w:eastAsiaTheme="minorHAnsi"/>
              </w:rPr>
              <w:t>Saying, "Hail to you, O Mary,</w:t>
            </w:r>
          </w:p>
          <w:p w14:paraId="71E1AE6F" w14:textId="77777777" w:rsidR="00AB7D27" w:rsidRDefault="00AB7D27" w:rsidP="00AB7D27">
            <w:pPr>
              <w:pStyle w:val="EngHangEnd"/>
            </w:pPr>
            <w:r>
              <w:rPr>
                <w:rFonts w:eastAsiaTheme="minorHAnsi"/>
              </w:rPr>
              <w:t>The Mother of Emmanuel."</w:t>
            </w:r>
          </w:p>
        </w:tc>
        <w:tc>
          <w:tcPr>
            <w:tcW w:w="288" w:type="dxa"/>
          </w:tcPr>
          <w:p w14:paraId="79EDD347" w14:textId="77777777" w:rsidR="00AB7D27" w:rsidRDefault="00AB7D27" w:rsidP="004F62E4"/>
        </w:tc>
        <w:tc>
          <w:tcPr>
            <w:tcW w:w="288" w:type="dxa"/>
          </w:tcPr>
          <w:p w14:paraId="33CF4DD8" w14:textId="77777777" w:rsidR="00AB7D27" w:rsidRDefault="00AB7D27" w:rsidP="004F62E4">
            <w:r w:rsidRPr="000F6316">
              <w:rPr>
                <w:rFonts w:ascii="CS Avva Shenouda" w:hAnsi="CS Avva Shenouda"/>
                <w:sz w:val="24"/>
                <w:szCs w:val="24"/>
              </w:rPr>
              <w:t>¿</w:t>
            </w:r>
          </w:p>
        </w:tc>
        <w:tc>
          <w:tcPr>
            <w:tcW w:w="3960" w:type="dxa"/>
          </w:tcPr>
          <w:p w14:paraId="32EA2578" w14:textId="77777777" w:rsidR="00AB7D27" w:rsidRDefault="00AB7D27" w:rsidP="001834E6">
            <w:pPr>
              <w:pStyle w:val="CopticVersemulti-line"/>
            </w:pPr>
            <w:r w:rsidRPr="001834E6">
              <w:t>Ⲟⲩⲟϩ ⲛ̀ⲧⲉⲛⲱϣ ⲉⲃⲟⲗ</w:t>
            </w:r>
          </w:p>
          <w:p w14:paraId="5BAC49CE" w14:textId="77777777" w:rsidR="00AB7D27" w:rsidRDefault="00AB7D27" w:rsidP="001834E6">
            <w:pPr>
              <w:pStyle w:val="CopticVersemulti-line"/>
            </w:pPr>
            <w:r w:rsidRPr="001834E6">
              <w:t>ϧⲉⲛ ⲟⲩⲥ̀ⲙⲏ ⲛ̀ⲑⲉⲗⲏⲗ</w:t>
            </w:r>
          </w:p>
          <w:p w14:paraId="7B983C2C" w14:textId="77777777" w:rsidR="00AB7D27" w:rsidRDefault="00AB7D27" w:rsidP="001834E6">
            <w:pPr>
              <w:pStyle w:val="CopticVersemulti-line"/>
            </w:pPr>
            <w:r w:rsidRPr="001834E6">
              <w:t>ϫⲉ ⲭⲉⲣⲉ ⲛⲉ Ⲙⲁⲣⲓⲁ</w:t>
            </w:r>
          </w:p>
          <w:p w14:paraId="1A496A1C" w14:textId="77777777" w:rsidR="00AB7D27" w:rsidRDefault="00AB7D27" w:rsidP="001834E6">
            <w:pPr>
              <w:pStyle w:val="CopticVerse"/>
            </w:pPr>
            <w:r w:rsidRPr="001834E6">
              <w:t>ⲑ̀ⲙⲁⲩ ⲛ̀Ⲉⲙⲙⲁⲛⲟⲩⲏⲗ</w:t>
            </w:r>
          </w:p>
        </w:tc>
      </w:tr>
      <w:tr w:rsidR="00AB7D27" w14:paraId="30D8750B" w14:textId="77777777" w:rsidTr="00925626">
        <w:trPr>
          <w:cantSplit/>
          <w:jc w:val="center"/>
        </w:trPr>
        <w:tc>
          <w:tcPr>
            <w:tcW w:w="288" w:type="dxa"/>
          </w:tcPr>
          <w:p w14:paraId="5FFC13AA" w14:textId="77777777" w:rsidR="00AB7D27" w:rsidRDefault="00AB7D27" w:rsidP="004F62E4"/>
        </w:tc>
        <w:tc>
          <w:tcPr>
            <w:tcW w:w="3960" w:type="dxa"/>
          </w:tcPr>
          <w:p w14:paraId="648B4456" w14:textId="77777777" w:rsidR="00AB7D27" w:rsidRDefault="00AB7D27" w:rsidP="00AB7D27">
            <w:pPr>
              <w:pStyle w:val="EngHang"/>
              <w:rPr>
                <w:rFonts w:eastAsiaTheme="minorHAnsi"/>
              </w:rPr>
            </w:pPr>
            <w:r>
              <w:rPr>
                <w:rFonts w:eastAsiaTheme="minorHAnsi"/>
              </w:rPr>
              <w:t>Hail to you O Mary: (Shéré ne Maria:) the salvation of Adam our father.</w:t>
            </w:r>
          </w:p>
          <w:p w14:paraId="4DC98071" w14:textId="77777777" w:rsidR="00AB7D27" w:rsidRDefault="00AB7D27" w:rsidP="00AB7D27">
            <w:pPr>
              <w:pStyle w:val="EngHang"/>
              <w:rPr>
                <w:rFonts w:eastAsiaTheme="minorHAnsi"/>
              </w:rPr>
            </w:pPr>
            <w:r>
              <w:rPr>
                <w:rFonts w:eastAsiaTheme="minorHAnsi"/>
              </w:rPr>
              <w:t>Hail to you O Mary: the Mother of the Refuge.</w:t>
            </w:r>
          </w:p>
          <w:p w14:paraId="465149CA" w14:textId="77777777" w:rsidR="00AB7D27" w:rsidRDefault="00AB7D27" w:rsidP="00AB7D27">
            <w:pPr>
              <w:pStyle w:val="EngHang"/>
              <w:rPr>
                <w:rFonts w:eastAsiaTheme="minorHAnsi"/>
              </w:rPr>
            </w:pPr>
            <w:r>
              <w:rPr>
                <w:rFonts w:eastAsiaTheme="minorHAnsi"/>
              </w:rPr>
              <w:t>Hail to you O Mary: the rejoicing of Eve.</w:t>
            </w:r>
          </w:p>
          <w:p w14:paraId="3788A2F3" w14:textId="77777777" w:rsidR="00AB7D27" w:rsidRDefault="00AB7D27" w:rsidP="00AB7D27">
            <w:pPr>
              <w:pStyle w:val="EngHangEnd"/>
            </w:pPr>
            <w:r>
              <w:t xml:space="preserve">Hail to you O Mary: the joy of all </w:t>
            </w:r>
            <w:commentRangeStart w:id="455"/>
            <w:r>
              <w:t>generations</w:t>
            </w:r>
            <w:commentRangeEnd w:id="455"/>
            <w:r>
              <w:rPr>
                <w:rStyle w:val="CommentReference"/>
                <w:rFonts w:eastAsiaTheme="minorHAnsi" w:cstheme="minorBidi"/>
                <w:color w:val="auto"/>
                <w:lang w:val="en-CA"/>
              </w:rPr>
              <w:commentReference w:id="455"/>
            </w:r>
            <w:r>
              <w:t>.</w:t>
            </w:r>
          </w:p>
        </w:tc>
        <w:tc>
          <w:tcPr>
            <w:tcW w:w="288" w:type="dxa"/>
          </w:tcPr>
          <w:p w14:paraId="0FE01295" w14:textId="77777777" w:rsidR="00AB7D27" w:rsidRDefault="00AB7D27" w:rsidP="004F62E4"/>
        </w:tc>
        <w:tc>
          <w:tcPr>
            <w:tcW w:w="288" w:type="dxa"/>
          </w:tcPr>
          <w:p w14:paraId="22358A7D" w14:textId="77777777" w:rsidR="00AB7D27" w:rsidRDefault="00AB7D27" w:rsidP="004F62E4"/>
        </w:tc>
        <w:tc>
          <w:tcPr>
            <w:tcW w:w="3960" w:type="dxa"/>
          </w:tcPr>
          <w:p w14:paraId="7B0EA543" w14:textId="77777777" w:rsidR="00AB7D27" w:rsidRDefault="00AB7D27" w:rsidP="001834E6">
            <w:pPr>
              <w:pStyle w:val="CopticVersemulti-line"/>
            </w:pPr>
            <w:r w:rsidRPr="001834E6">
              <w:t>Ⲭⲉⲣⲉ ⲛⲉ Ⲙⲁⲣⲓⲁ ⲡ̀ⲥⲱϯ ⲛ̀Ⲁⲇⲁⲙ ⲡⲉⲛⲓⲱⲧ</w:t>
            </w:r>
          </w:p>
          <w:p w14:paraId="7BE702F5" w14:textId="77777777" w:rsidR="00AB7D27" w:rsidRDefault="00AB7D27" w:rsidP="001834E6">
            <w:pPr>
              <w:pStyle w:val="CopticVersemulti-line"/>
            </w:pPr>
            <w:r w:rsidRPr="001834E6">
              <w:t>ⲭ̅ⲉ̅ ⲑ̀ⲙⲁⲩ ⲙ̀ⲡⲓⲙⲁⲙ̀ⲫⲱⲧ</w:t>
            </w:r>
          </w:p>
          <w:p w14:paraId="68696883" w14:textId="77777777" w:rsidR="00AB7D27" w:rsidRDefault="00AB7D27" w:rsidP="001834E6">
            <w:pPr>
              <w:pStyle w:val="CopticVersemulti-line"/>
            </w:pPr>
            <w:r w:rsidRPr="001834E6">
              <w:t>ⲭ̅ⲉ̅ ⲡ̀ⲑⲉⲗⲏⲗ ⲛ̀Ⲉⲩⲁ</w:t>
            </w:r>
          </w:p>
          <w:p w14:paraId="2EDB5F01" w14:textId="77777777" w:rsidR="00AB7D27" w:rsidRDefault="00AB7D27" w:rsidP="001834E6">
            <w:pPr>
              <w:pStyle w:val="CopticVerse"/>
            </w:pPr>
            <w:r w:rsidRPr="001834E6">
              <w:t>ⲭ̅ⲉ̅ ⲡ̀ⲟⲩⲛⲟϥ ⲛ̀ⲛⲓⲅⲉⲛⲉⲁ̀</w:t>
            </w:r>
          </w:p>
        </w:tc>
      </w:tr>
      <w:tr w:rsidR="00AB7D27" w14:paraId="75D8A614" w14:textId="77777777" w:rsidTr="00925626">
        <w:trPr>
          <w:cantSplit/>
          <w:jc w:val="center"/>
        </w:trPr>
        <w:tc>
          <w:tcPr>
            <w:tcW w:w="288" w:type="dxa"/>
          </w:tcPr>
          <w:p w14:paraId="7B0EEC00" w14:textId="77777777" w:rsidR="00AB7D27" w:rsidRDefault="00AB7D27" w:rsidP="004F62E4">
            <w:r w:rsidRPr="000F6316">
              <w:rPr>
                <w:rFonts w:ascii="CS Avva Shenouda" w:hAnsi="CS Avva Shenouda"/>
                <w:sz w:val="24"/>
                <w:szCs w:val="24"/>
              </w:rPr>
              <w:t>¿</w:t>
            </w:r>
          </w:p>
        </w:tc>
        <w:tc>
          <w:tcPr>
            <w:tcW w:w="3960" w:type="dxa"/>
          </w:tcPr>
          <w:p w14:paraId="0680C75F" w14:textId="77777777" w:rsidR="00AB7D27" w:rsidRDefault="00AB7D27" w:rsidP="00AB7D27">
            <w:pPr>
              <w:pStyle w:val="EngHang"/>
            </w:pPr>
            <w:r>
              <w:rPr>
                <w:rFonts w:eastAsiaTheme="minorHAnsi"/>
              </w:rPr>
              <w:t xml:space="preserve">Hail to you O Mary: </w:t>
            </w:r>
            <w:r>
              <w:t xml:space="preserve">the joy of the </w:t>
            </w:r>
            <w:commentRangeStart w:id="456"/>
            <w:r>
              <w:t xml:space="preserve">just </w:t>
            </w:r>
            <w:commentRangeEnd w:id="456"/>
            <w:r>
              <w:rPr>
                <w:rStyle w:val="CommentReference"/>
                <w:rFonts w:eastAsiaTheme="minorHAnsi" w:cstheme="minorBidi"/>
                <w:color w:val="auto"/>
                <w:lang w:val="en-CA"/>
              </w:rPr>
              <w:commentReference w:id="456"/>
            </w:r>
            <w:r>
              <w:t>Abel.</w:t>
            </w:r>
          </w:p>
          <w:p w14:paraId="156D354C" w14:textId="77777777" w:rsidR="00AB7D27" w:rsidRDefault="00AB7D27" w:rsidP="00AB7D27">
            <w:pPr>
              <w:pStyle w:val="EngHang"/>
            </w:pPr>
            <w:r>
              <w:rPr>
                <w:rFonts w:eastAsiaTheme="minorHAnsi"/>
              </w:rPr>
              <w:t xml:space="preserve">Hail to you O Mary: </w:t>
            </w:r>
            <w:r>
              <w:t>the true Virgin.</w:t>
            </w:r>
          </w:p>
          <w:p w14:paraId="19A2576A" w14:textId="77777777" w:rsidR="00AB7D27" w:rsidRDefault="00AB7D27" w:rsidP="00AB7D27">
            <w:pPr>
              <w:pStyle w:val="EngHang"/>
            </w:pPr>
            <w:r>
              <w:rPr>
                <w:rFonts w:eastAsiaTheme="minorHAnsi"/>
              </w:rPr>
              <w:t xml:space="preserve">Hail to you O Mary: </w:t>
            </w:r>
            <w:r>
              <w:t>the salvation of Noah.</w:t>
            </w:r>
          </w:p>
          <w:p w14:paraId="040036D5" w14:textId="77777777" w:rsidR="00AB7D27" w:rsidRDefault="00AB7D27" w:rsidP="00AB7D27">
            <w:pPr>
              <w:pStyle w:val="EngHangEnd"/>
            </w:pPr>
            <w:r>
              <w:t xml:space="preserve">Hail to you O Mary: the </w:t>
            </w:r>
            <w:commentRangeStart w:id="457"/>
            <w:r>
              <w:t xml:space="preserve">chaste </w:t>
            </w:r>
            <w:commentRangeEnd w:id="457"/>
            <w:r>
              <w:rPr>
                <w:rStyle w:val="CommentReference"/>
                <w:rFonts w:eastAsiaTheme="minorHAnsi" w:cstheme="minorBidi"/>
                <w:color w:val="auto"/>
                <w:lang w:val="en-CA"/>
              </w:rPr>
              <w:commentReference w:id="457"/>
            </w:r>
            <w:r>
              <w:t>and undefiled.</w:t>
            </w:r>
          </w:p>
        </w:tc>
        <w:tc>
          <w:tcPr>
            <w:tcW w:w="288" w:type="dxa"/>
          </w:tcPr>
          <w:p w14:paraId="17443B22" w14:textId="77777777" w:rsidR="00AB7D27" w:rsidRDefault="00AB7D27" w:rsidP="004F62E4"/>
        </w:tc>
        <w:tc>
          <w:tcPr>
            <w:tcW w:w="288" w:type="dxa"/>
          </w:tcPr>
          <w:p w14:paraId="2F9D5235" w14:textId="77777777" w:rsidR="00AB7D27" w:rsidRDefault="00AB7D27" w:rsidP="004F62E4">
            <w:r w:rsidRPr="000F6316">
              <w:rPr>
                <w:rFonts w:ascii="CS Avva Shenouda" w:hAnsi="CS Avva Shenouda"/>
                <w:sz w:val="24"/>
                <w:szCs w:val="24"/>
              </w:rPr>
              <w:t>¿</w:t>
            </w:r>
          </w:p>
        </w:tc>
        <w:tc>
          <w:tcPr>
            <w:tcW w:w="3960" w:type="dxa"/>
          </w:tcPr>
          <w:p w14:paraId="41678057" w14:textId="77777777" w:rsidR="00AB7D27" w:rsidRDefault="00AB7D27" w:rsidP="001834E6">
            <w:pPr>
              <w:pStyle w:val="CopticVersemulti-line"/>
            </w:pPr>
            <w:r w:rsidRPr="001834E6">
              <w:t>Ⲭ̅ⲉ̅ ⲫ̀ⲣⲁϣⲓ ⲛ̀Ⲁⲃⲉⲗ ⲡⲓⲑ̀ⲙⲏⲓ</w:t>
            </w:r>
          </w:p>
          <w:p w14:paraId="3AB34F37" w14:textId="77777777" w:rsidR="00AB7D27" w:rsidRDefault="00AB7D27" w:rsidP="001834E6">
            <w:pPr>
              <w:pStyle w:val="CopticVersemulti-line"/>
            </w:pPr>
            <w:r w:rsidRPr="001834E6">
              <w:t>ⲭ̅ⲉ̅ ϯⲡⲁⲣⲑⲉⲛⲟⲥ ⲛ̀ⲧⲁⲫ̀ⲙⲏⲓ</w:t>
            </w:r>
          </w:p>
          <w:p w14:paraId="0BF2C102" w14:textId="77777777" w:rsidR="00AB7D27" w:rsidRDefault="00AB7D27" w:rsidP="001834E6">
            <w:pPr>
              <w:pStyle w:val="CopticVersemulti-line"/>
            </w:pPr>
            <w:r w:rsidRPr="001834E6">
              <w:t>ⲭ̅ⲉ̅ ⲫ̀ⲛⲟϩⲉⲙ ⲛ̀Ⲛⲱⲉ̀</w:t>
            </w:r>
          </w:p>
          <w:p w14:paraId="7AE31CE6" w14:textId="77777777" w:rsidR="00AB7D27" w:rsidRDefault="00AB7D27" w:rsidP="001834E6">
            <w:pPr>
              <w:pStyle w:val="CopticVerse"/>
            </w:pPr>
            <w:r w:rsidRPr="001834E6">
              <w:t>ⲭ̅ⲉ̅ ϯⲁⲧⲑⲱⲗⲉⲃ ⲛ̀ⲥⲉⲙⲛⲉ</w:t>
            </w:r>
          </w:p>
        </w:tc>
      </w:tr>
      <w:tr w:rsidR="00AB7D27" w14:paraId="435003B2" w14:textId="77777777" w:rsidTr="00925626">
        <w:trPr>
          <w:cantSplit/>
          <w:jc w:val="center"/>
        </w:trPr>
        <w:tc>
          <w:tcPr>
            <w:tcW w:w="288" w:type="dxa"/>
          </w:tcPr>
          <w:p w14:paraId="1368374B" w14:textId="77777777" w:rsidR="00AB7D27" w:rsidRDefault="00AB7D27" w:rsidP="004F62E4"/>
        </w:tc>
        <w:tc>
          <w:tcPr>
            <w:tcW w:w="3960" w:type="dxa"/>
          </w:tcPr>
          <w:p w14:paraId="201DECA0" w14:textId="77777777" w:rsidR="00AB7D27" w:rsidRDefault="00AB7D27" w:rsidP="00AB7D27">
            <w:pPr>
              <w:pStyle w:val="EngHang"/>
            </w:pPr>
            <w:r>
              <w:rPr>
                <w:rFonts w:eastAsiaTheme="minorHAnsi"/>
              </w:rPr>
              <w:t xml:space="preserve">Hail to you O Mary: </w:t>
            </w:r>
            <w:r>
              <w:t>the grace of Abraham.</w:t>
            </w:r>
          </w:p>
          <w:p w14:paraId="370B6854" w14:textId="77777777" w:rsidR="00AB7D27" w:rsidRDefault="00AB7D27" w:rsidP="00AB7D27">
            <w:pPr>
              <w:pStyle w:val="EngHang"/>
            </w:pPr>
            <w:r>
              <w:rPr>
                <w:rFonts w:eastAsiaTheme="minorHAnsi"/>
              </w:rPr>
              <w:t xml:space="preserve">Hail to you O Mary: </w:t>
            </w:r>
            <w:r>
              <w:t>the unfading crown.</w:t>
            </w:r>
          </w:p>
          <w:p w14:paraId="4BAE2CD1" w14:textId="77777777" w:rsidR="00AB7D27" w:rsidRDefault="00AB7D27" w:rsidP="00AB7D27">
            <w:pPr>
              <w:pStyle w:val="EngHang"/>
            </w:pPr>
            <w:r>
              <w:rPr>
                <w:rFonts w:eastAsiaTheme="minorHAnsi"/>
              </w:rPr>
              <w:t xml:space="preserve">Hail to you O Mary: </w:t>
            </w:r>
            <w:r>
              <w:t xml:space="preserve">the salvation of </w:t>
            </w:r>
            <w:commentRangeStart w:id="458"/>
            <w:r>
              <w:t>Isaac</w:t>
            </w:r>
            <w:commentRangeEnd w:id="458"/>
            <w:r>
              <w:rPr>
                <w:rStyle w:val="CommentReference"/>
                <w:rFonts w:eastAsiaTheme="minorHAnsi" w:cstheme="minorBidi"/>
                <w:color w:val="auto"/>
                <w:lang w:val="en-CA"/>
              </w:rPr>
              <w:commentReference w:id="458"/>
            </w:r>
            <w:r>
              <w:t>.</w:t>
            </w:r>
          </w:p>
          <w:p w14:paraId="73FA20A5" w14:textId="77777777" w:rsidR="00AB7D27" w:rsidRDefault="00AB7D27" w:rsidP="00AB7D27">
            <w:pPr>
              <w:pStyle w:val="EngHangEnd"/>
            </w:pPr>
            <w:r>
              <w:t>Hail to you O Mary: the Mother of the Holy.</w:t>
            </w:r>
          </w:p>
        </w:tc>
        <w:tc>
          <w:tcPr>
            <w:tcW w:w="288" w:type="dxa"/>
          </w:tcPr>
          <w:p w14:paraId="5DC34829" w14:textId="77777777" w:rsidR="00AB7D27" w:rsidRDefault="00AB7D27" w:rsidP="004F62E4"/>
        </w:tc>
        <w:tc>
          <w:tcPr>
            <w:tcW w:w="288" w:type="dxa"/>
          </w:tcPr>
          <w:p w14:paraId="27B42E3A" w14:textId="77777777" w:rsidR="00AB7D27" w:rsidRDefault="00AB7D27" w:rsidP="004F62E4"/>
        </w:tc>
        <w:tc>
          <w:tcPr>
            <w:tcW w:w="3960" w:type="dxa"/>
          </w:tcPr>
          <w:p w14:paraId="465E3F09" w14:textId="77777777" w:rsidR="00AB7D27" w:rsidRDefault="00AB7D27" w:rsidP="001834E6">
            <w:pPr>
              <w:pStyle w:val="CopticVersemulti-line"/>
            </w:pPr>
            <w:r w:rsidRPr="001834E6">
              <w:t>Ⲭ̅ⲉ̅ ⲡ̀ϩ̀ⲙⲟⲧ ⲛ̀Ⲁⲃⲣⲁⲁⲙ</w:t>
            </w:r>
          </w:p>
          <w:p w14:paraId="28A51F8D" w14:textId="77777777" w:rsidR="00AB7D27" w:rsidRDefault="00AB7D27" w:rsidP="001834E6">
            <w:pPr>
              <w:pStyle w:val="CopticVersemulti-line"/>
            </w:pPr>
            <w:r w:rsidRPr="001834E6">
              <w:t>ⲭ̅ⲉ̅ ⲡⲓⲭ̀ⲗⲟⲙ ⲛ̀ⲁⲑⲗⲱⲙ</w:t>
            </w:r>
          </w:p>
          <w:p w14:paraId="61B8318C" w14:textId="77777777" w:rsidR="00AB7D27" w:rsidRDefault="00AB7D27" w:rsidP="001834E6">
            <w:pPr>
              <w:pStyle w:val="CopticVersemulti-line"/>
            </w:pPr>
            <w:r w:rsidRPr="001834E6">
              <w:t>ⲭ̅ⲉ̅ ⲡ̀ⲥⲱϯ ⲛ̀Ⲓⲥⲁⲁⲕ ⲡⲉⲑⲟⲩⲁⲃ</w:t>
            </w:r>
          </w:p>
          <w:p w14:paraId="7251B314" w14:textId="77777777" w:rsidR="00AB7D27" w:rsidRDefault="00AB7D27" w:rsidP="001834E6">
            <w:pPr>
              <w:pStyle w:val="CopticVerse"/>
            </w:pPr>
            <w:r w:rsidRPr="001834E6">
              <w:t>ⲭ̅ⲉ̅ ⲑ̀ⲙⲁⲩ ⲙ̀ⲫⲏⲉ̅ⲑ̅ⲩ</w:t>
            </w:r>
          </w:p>
        </w:tc>
      </w:tr>
      <w:tr w:rsidR="00AB7D27" w14:paraId="78FB22BB" w14:textId="77777777" w:rsidTr="00925626">
        <w:trPr>
          <w:cantSplit/>
          <w:jc w:val="center"/>
        </w:trPr>
        <w:tc>
          <w:tcPr>
            <w:tcW w:w="288" w:type="dxa"/>
          </w:tcPr>
          <w:p w14:paraId="6FAAA033" w14:textId="77777777" w:rsidR="00AB7D27" w:rsidRDefault="00AB7D27" w:rsidP="004F62E4">
            <w:r w:rsidRPr="000F6316">
              <w:rPr>
                <w:rFonts w:ascii="CS Avva Shenouda" w:hAnsi="CS Avva Shenouda"/>
                <w:sz w:val="24"/>
                <w:szCs w:val="24"/>
              </w:rPr>
              <w:t>¿</w:t>
            </w:r>
          </w:p>
        </w:tc>
        <w:tc>
          <w:tcPr>
            <w:tcW w:w="3960" w:type="dxa"/>
          </w:tcPr>
          <w:p w14:paraId="7FD0AAE0" w14:textId="77777777" w:rsidR="00AB7D27" w:rsidRDefault="00AB7D27" w:rsidP="00AB7D27">
            <w:pPr>
              <w:pStyle w:val="EngHang"/>
            </w:pPr>
            <w:r>
              <w:rPr>
                <w:rFonts w:eastAsiaTheme="minorHAnsi"/>
              </w:rPr>
              <w:t xml:space="preserve">Hail to you O Mary: </w:t>
            </w:r>
            <w:r>
              <w:t>the rejoicing of Jacob.</w:t>
            </w:r>
          </w:p>
          <w:p w14:paraId="03385860" w14:textId="77777777" w:rsidR="00AB7D27" w:rsidRDefault="00AB7D27" w:rsidP="00AB7D27">
            <w:pPr>
              <w:pStyle w:val="EngHang"/>
            </w:pPr>
            <w:r>
              <w:rPr>
                <w:rFonts w:eastAsiaTheme="minorHAnsi"/>
              </w:rPr>
              <w:t xml:space="preserve">Hail to you O Mary: </w:t>
            </w:r>
            <w:commentRangeStart w:id="459"/>
            <w:r>
              <w:t>myriads of myriads.</w:t>
            </w:r>
            <w:commentRangeEnd w:id="459"/>
            <w:r>
              <w:rPr>
                <w:rStyle w:val="CommentReference"/>
                <w:rFonts w:eastAsiaTheme="minorHAnsi" w:cstheme="minorBidi"/>
                <w:color w:val="auto"/>
                <w:lang w:val="en-CA"/>
              </w:rPr>
              <w:commentReference w:id="459"/>
            </w:r>
          </w:p>
          <w:p w14:paraId="23A31E3D" w14:textId="77777777" w:rsidR="00AB7D27" w:rsidRDefault="00AB7D27" w:rsidP="00AB7D27">
            <w:pPr>
              <w:pStyle w:val="EngHang"/>
            </w:pPr>
            <w:r>
              <w:rPr>
                <w:rFonts w:eastAsiaTheme="minorHAnsi"/>
              </w:rPr>
              <w:t xml:space="preserve">Hail to you O Mary: </w:t>
            </w:r>
            <w:r>
              <w:t>the pride of Judah.</w:t>
            </w:r>
          </w:p>
          <w:p w14:paraId="43CBC8F4" w14:textId="77777777" w:rsidR="00AB7D27" w:rsidRDefault="00AB7D27" w:rsidP="00AB7D27">
            <w:pPr>
              <w:pStyle w:val="EngHangEnd"/>
            </w:pPr>
            <w:r>
              <w:t>Hail to you O Mary: the Mother of the Master.</w:t>
            </w:r>
          </w:p>
        </w:tc>
        <w:tc>
          <w:tcPr>
            <w:tcW w:w="288" w:type="dxa"/>
          </w:tcPr>
          <w:p w14:paraId="7BE90B5C" w14:textId="77777777" w:rsidR="00AB7D27" w:rsidRDefault="00AB7D27" w:rsidP="004F62E4"/>
        </w:tc>
        <w:tc>
          <w:tcPr>
            <w:tcW w:w="288" w:type="dxa"/>
          </w:tcPr>
          <w:p w14:paraId="3665B6A4" w14:textId="77777777" w:rsidR="00AB7D27" w:rsidRDefault="00AB7D27" w:rsidP="004F62E4">
            <w:r w:rsidRPr="000F6316">
              <w:rPr>
                <w:rFonts w:ascii="CS Avva Shenouda" w:hAnsi="CS Avva Shenouda"/>
                <w:sz w:val="24"/>
                <w:szCs w:val="24"/>
              </w:rPr>
              <w:t>¿</w:t>
            </w:r>
          </w:p>
        </w:tc>
        <w:tc>
          <w:tcPr>
            <w:tcW w:w="3960" w:type="dxa"/>
          </w:tcPr>
          <w:p w14:paraId="771C92E8" w14:textId="77777777" w:rsidR="00AB7D27" w:rsidRDefault="00AB7D27" w:rsidP="001834E6">
            <w:pPr>
              <w:pStyle w:val="CopticVersemulti-line"/>
            </w:pPr>
            <w:r w:rsidRPr="001834E6">
              <w:t>Ⲭ̅ⲉ̅ ⲡ̀ⲑⲉⲗⲏⲗ ⲛ̀Ⲓⲁⲕⲱⲃ</w:t>
            </w:r>
          </w:p>
          <w:p w14:paraId="1E3CCC9D" w14:textId="77777777" w:rsidR="00AB7D27" w:rsidRDefault="00AB7D27" w:rsidP="001834E6">
            <w:pPr>
              <w:pStyle w:val="CopticVersemulti-line"/>
            </w:pPr>
            <w:r w:rsidRPr="001834E6">
              <w:t>ⲭ̅ⲉ̅ ϩⲁⲛⲑ̀ⲃⲁ ⲛ̀ⲕⲱⲃ</w:t>
            </w:r>
          </w:p>
          <w:p w14:paraId="1D82601B" w14:textId="77777777" w:rsidR="00AB7D27" w:rsidRDefault="00AB7D27" w:rsidP="001834E6">
            <w:pPr>
              <w:pStyle w:val="CopticVersemulti-line"/>
            </w:pPr>
            <w:r w:rsidRPr="001834E6">
              <w:t>ⲭ̅ⲉ̅ ⲡ̀ϣⲟⲩϣⲟⲩ ⲛ̀Ⲓⲟⲩⲇⲁ</w:t>
            </w:r>
          </w:p>
          <w:p w14:paraId="2DADA0B6" w14:textId="77777777" w:rsidR="00AB7D27" w:rsidRDefault="00AB7D27" w:rsidP="001834E6">
            <w:pPr>
              <w:pStyle w:val="CopticVerse"/>
            </w:pPr>
            <w:r w:rsidRPr="001834E6">
              <w:t>ⲭ̅ⲉ̅ ⲑ̀ⲙⲁⲩ ⲙ̀ⲡⲓⲇⲉⲥⲡⲟⲧⲁ</w:t>
            </w:r>
          </w:p>
        </w:tc>
      </w:tr>
      <w:tr w:rsidR="00AB7D27" w14:paraId="28D0CDD8" w14:textId="77777777" w:rsidTr="00925626">
        <w:trPr>
          <w:cantSplit/>
          <w:jc w:val="center"/>
        </w:trPr>
        <w:tc>
          <w:tcPr>
            <w:tcW w:w="288" w:type="dxa"/>
          </w:tcPr>
          <w:p w14:paraId="55705E1D" w14:textId="77777777" w:rsidR="00AB7D27" w:rsidRDefault="00AB7D27" w:rsidP="004F62E4"/>
        </w:tc>
        <w:tc>
          <w:tcPr>
            <w:tcW w:w="3960" w:type="dxa"/>
          </w:tcPr>
          <w:p w14:paraId="52D753E1" w14:textId="77777777" w:rsidR="00AB7D27" w:rsidRDefault="00AB7D27" w:rsidP="00AB7D27">
            <w:pPr>
              <w:pStyle w:val="EngHang"/>
            </w:pPr>
            <w:r>
              <w:rPr>
                <w:rFonts w:eastAsiaTheme="minorHAnsi"/>
              </w:rPr>
              <w:t xml:space="preserve">Hail to you O Mary: </w:t>
            </w:r>
            <w:r>
              <w:t>the preaching of Moses.</w:t>
            </w:r>
          </w:p>
          <w:p w14:paraId="29B9B44F" w14:textId="77777777" w:rsidR="00AB7D27" w:rsidRDefault="00AB7D27" w:rsidP="00AB7D27">
            <w:pPr>
              <w:pStyle w:val="EngHang"/>
            </w:pPr>
            <w:r>
              <w:rPr>
                <w:rFonts w:eastAsiaTheme="minorHAnsi"/>
              </w:rPr>
              <w:t xml:space="preserve">Hail to you O Mary: </w:t>
            </w:r>
            <w:r>
              <w:t xml:space="preserve">the Mother of the </w:t>
            </w:r>
            <w:commentRangeStart w:id="460"/>
            <w:r>
              <w:t>Master</w:t>
            </w:r>
            <w:commentRangeEnd w:id="460"/>
            <w:r>
              <w:rPr>
                <w:rStyle w:val="CommentReference"/>
                <w:rFonts w:eastAsiaTheme="minorHAnsi" w:cstheme="minorBidi"/>
                <w:color w:val="auto"/>
                <w:lang w:val="en-CA"/>
              </w:rPr>
              <w:commentReference w:id="460"/>
            </w:r>
            <w:r>
              <w:t>.</w:t>
            </w:r>
          </w:p>
          <w:p w14:paraId="5446FECF" w14:textId="77777777" w:rsidR="00AB7D27" w:rsidRDefault="00AB7D27" w:rsidP="00AB7D27">
            <w:pPr>
              <w:pStyle w:val="EngHang"/>
            </w:pPr>
            <w:r>
              <w:rPr>
                <w:rFonts w:eastAsiaTheme="minorHAnsi"/>
              </w:rPr>
              <w:t xml:space="preserve">Hail to you O Mary: </w:t>
            </w:r>
            <w:r>
              <w:t xml:space="preserve">the </w:t>
            </w:r>
            <w:commentRangeStart w:id="461"/>
            <w:r>
              <w:t xml:space="preserve">honour </w:t>
            </w:r>
            <w:commentRangeEnd w:id="461"/>
            <w:r>
              <w:rPr>
                <w:rStyle w:val="CommentReference"/>
                <w:rFonts w:eastAsiaTheme="minorHAnsi" w:cstheme="minorBidi"/>
                <w:color w:val="auto"/>
                <w:lang w:val="en-CA"/>
              </w:rPr>
              <w:commentReference w:id="461"/>
            </w:r>
            <w:r>
              <w:t>of Samuel.</w:t>
            </w:r>
          </w:p>
          <w:p w14:paraId="42AA294F" w14:textId="77777777" w:rsidR="00AB7D27" w:rsidRDefault="00AB7D27" w:rsidP="00AB7D27">
            <w:pPr>
              <w:pStyle w:val="EngHangEnd"/>
            </w:pPr>
            <w:r>
              <w:rPr>
                <w:rFonts w:eastAsiaTheme="minorHAnsi"/>
              </w:rPr>
              <w:t xml:space="preserve">Hail to you O Mary: </w:t>
            </w:r>
            <w:r>
              <w:t>the glory of Israel.</w:t>
            </w:r>
          </w:p>
        </w:tc>
        <w:tc>
          <w:tcPr>
            <w:tcW w:w="288" w:type="dxa"/>
          </w:tcPr>
          <w:p w14:paraId="14FF9AF0" w14:textId="77777777" w:rsidR="00AB7D27" w:rsidRDefault="00AB7D27" w:rsidP="004F62E4"/>
        </w:tc>
        <w:tc>
          <w:tcPr>
            <w:tcW w:w="288" w:type="dxa"/>
          </w:tcPr>
          <w:p w14:paraId="2CE7977F" w14:textId="77777777" w:rsidR="00AB7D27" w:rsidRDefault="00AB7D27" w:rsidP="004F62E4"/>
        </w:tc>
        <w:tc>
          <w:tcPr>
            <w:tcW w:w="3960" w:type="dxa"/>
          </w:tcPr>
          <w:p w14:paraId="4BABA05A" w14:textId="77777777" w:rsidR="00AB7D27" w:rsidRDefault="00AB7D27" w:rsidP="001834E6">
            <w:pPr>
              <w:pStyle w:val="CopticVersemulti-line"/>
            </w:pPr>
            <w:r w:rsidRPr="001834E6">
              <w:t>Ⲭ̅ⲉ̅ ⲡ̀ϩⲓⲱⲓϣ ̀̀ⲙⲘⲱⲩⲥⲏⲥ</w:t>
            </w:r>
          </w:p>
          <w:p w14:paraId="123385E6" w14:textId="77777777" w:rsidR="00AB7D27" w:rsidRDefault="00AB7D27" w:rsidP="001834E6">
            <w:pPr>
              <w:pStyle w:val="CopticVersemulti-line"/>
            </w:pPr>
            <w:r w:rsidRPr="001834E6">
              <w:t>ⲭ̅ⲉ̅ ⲑ̀ⲙⲁⲩ ⲙ̀ⲡⲓⲇⲉⲥⲡⲟⲧⲏⲥ</w:t>
            </w:r>
          </w:p>
          <w:p w14:paraId="5DA47CEE" w14:textId="77777777" w:rsidR="00AB7D27" w:rsidRDefault="00AB7D27" w:rsidP="001834E6">
            <w:pPr>
              <w:pStyle w:val="CopticVersemulti-line"/>
            </w:pPr>
            <w:r w:rsidRPr="001834E6">
              <w:t>ⲭ̅ⲉ̅ ⲡ̀ⲧⲁⲓⲟ̀ ⲛ̀Ⲥⲁⲙⲟⲩⲏⲗ</w:t>
            </w:r>
          </w:p>
          <w:p w14:paraId="0A598F08" w14:textId="77777777" w:rsidR="00AB7D27" w:rsidRDefault="00AB7D27" w:rsidP="001834E6">
            <w:pPr>
              <w:pStyle w:val="CopticVerse"/>
            </w:pPr>
            <w:r w:rsidRPr="001834E6">
              <w:t>ⲭ̅ⲉ̅ ⲡ̀ϣⲟⲩϣⲟⲩ ⲙ̀Ⲡⲓⲥ̅ⲗ</w:t>
            </w:r>
          </w:p>
        </w:tc>
      </w:tr>
      <w:tr w:rsidR="00AB7D27" w14:paraId="2322401B" w14:textId="77777777" w:rsidTr="00925626">
        <w:trPr>
          <w:cantSplit/>
          <w:jc w:val="center"/>
        </w:trPr>
        <w:tc>
          <w:tcPr>
            <w:tcW w:w="288" w:type="dxa"/>
          </w:tcPr>
          <w:p w14:paraId="6D75AA30" w14:textId="77777777" w:rsidR="00AB7D27" w:rsidRDefault="00AB7D27" w:rsidP="004F62E4">
            <w:r w:rsidRPr="000F6316">
              <w:rPr>
                <w:rFonts w:ascii="CS Avva Shenouda" w:hAnsi="CS Avva Shenouda"/>
                <w:sz w:val="24"/>
                <w:szCs w:val="24"/>
              </w:rPr>
              <w:lastRenderedPageBreak/>
              <w:t>¿</w:t>
            </w:r>
          </w:p>
        </w:tc>
        <w:tc>
          <w:tcPr>
            <w:tcW w:w="3960" w:type="dxa"/>
          </w:tcPr>
          <w:p w14:paraId="560EE1A8" w14:textId="77777777" w:rsidR="00AB7D27" w:rsidRDefault="00AB7D27" w:rsidP="00AB7D27">
            <w:pPr>
              <w:pStyle w:val="EngHang"/>
            </w:pPr>
            <w:r>
              <w:rPr>
                <w:rFonts w:eastAsiaTheme="minorHAnsi"/>
              </w:rPr>
              <w:t xml:space="preserve">Hail to you O Mary: </w:t>
            </w:r>
            <w:r>
              <w:t>the firmness of righteous Job.</w:t>
            </w:r>
          </w:p>
          <w:p w14:paraId="13F3CB5E" w14:textId="77777777" w:rsidR="00AB7D27" w:rsidRDefault="00AB7D27" w:rsidP="00AB7D27">
            <w:pPr>
              <w:pStyle w:val="EngHang"/>
            </w:pPr>
            <w:r>
              <w:rPr>
                <w:rFonts w:eastAsiaTheme="minorHAnsi"/>
              </w:rPr>
              <w:t xml:space="preserve">Hail to you O Mary: </w:t>
            </w:r>
            <w:r>
              <w:t>the precious jewel.</w:t>
            </w:r>
          </w:p>
          <w:p w14:paraId="0ACD86C1" w14:textId="77777777" w:rsidR="00AB7D27" w:rsidRDefault="00AB7D27" w:rsidP="00AB7D27">
            <w:pPr>
              <w:pStyle w:val="EngHang"/>
            </w:pPr>
            <w:r>
              <w:rPr>
                <w:rFonts w:eastAsiaTheme="minorHAnsi"/>
              </w:rPr>
              <w:t xml:space="preserve">Hail to you O Mary: </w:t>
            </w:r>
            <w:r>
              <w:t>the Mother of the Beloved.</w:t>
            </w:r>
          </w:p>
          <w:p w14:paraId="09B75709" w14:textId="77777777" w:rsidR="00AB7D27" w:rsidRDefault="00AB7D27" w:rsidP="00AB7D27">
            <w:pPr>
              <w:pStyle w:val="EngHangEnd"/>
            </w:pPr>
            <w:r>
              <w:t>Hail to you O Mary: the daughter of King David.</w:t>
            </w:r>
          </w:p>
        </w:tc>
        <w:tc>
          <w:tcPr>
            <w:tcW w:w="288" w:type="dxa"/>
          </w:tcPr>
          <w:p w14:paraId="59929B3B" w14:textId="77777777" w:rsidR="00AB7D27" w:rsidRDefault="00AB7D27" w:rsidP="004F62E4"/>
        </w:tc>
        <w:tc>
          <w:tcPr>
            <w:tcW w:w="288" w:type="dxa"/>
          </w:tcPr>
          <w:p w14:paraId="685A11A7" w14:textId="77777777" w:rsidR="00AB7D27" w:rsidRDefault="00AB7D27" w:rsidP="004F62E4">
            <w:r w:rsidRPr="000F6316">
              <w:rPr>
                <w:rFonts w:ascii="CS Avva Shenouda" w:hAnsi="CS Avva Shenouda"/>
                <w:sz w:val="24"/>
                <w:szCs w:val="24"/>
              </w:rPr>
              <w:t>¿</w:t>
            </w:r>
          </w:p>
        </w:tc>
        <w:tc>
          <w:tcPr>
            <w:tcW w:w="3960" w:type="dxa"/>
          </w:tcPr>
          <w:p w14:paraId="62643119" w14:textId="77777777" w:rsidR="00AB7D27" w:rsidRDefault="00AB7D27" w:rsidP="001834E6">
            <w:pPr>
              <w:pStyle w:val="CopticVersemulti-line"/>
            </w:pPr>
            <w:r w:rsidRPr="001834E6">
              <w:t>Ⲭ̅ⲉ̅ ⲡ̀ⲧⲁϫⲣⲟ ⲛ̀Ⲓⲱⲃ ⲡⲓⲑⲙⲏⲓ</w:t>
            </w:r>
          </w:p>
          <w:p w14:paraId="38BC6878" w14:textId="77777777" w:rsidR="00AB7D27" w:rsidRDefault="00AB7D27" w:rsidP="001834E6">
            <w:pPr>
              <w:pStyle w:val="CopticVersemulti-line"/>
            </w:pPr>
            <w:r w:rsidRPr="001834E6">
              <w:t>ⲭ̅ⲉ̅ ⲡⲓⲱ̀ⲛⲓ ⲛ̀ⲁ̀ⲛⲁⲙⲏⲓ</w:t>
            </w:r>
          </w:p>
          <w:p w14:paraId="2F009C03" w14:textId="77777777" w:rsidR="00AB7D27" w:rsidRDefault="00AB7D27" w:rsidP="001834E6">
            <w:pPr>
              <w:pStyle w:val="CopticVersemulti-line"/>
            </w:pPr>
            <w:r w:rsidRPr="001834E6">
              <w:t>ⲭ̅ⲉ̅ ⲑ̀ⲙⲁⲩ ⲙ̀ⲡⲓⲙⲉⲛⲣⲓⲧ</w:t>
            </w:r>
          </w:p>
          <w:p w14:paraId="456DDF74" w14:textId="77777777" w:rsidR="00AB7D27" w:rsidRDefault="00AB7D27" w:rsidP="001834E6">
            <w:pPr>
              <w:pStyle w:val="CopticVerse"/>
            </w:pPr>
            <w:r w:rsidRPr="001834E6">
              <w:t>ⲭ̅ⲉ̅ ⲧ̀ϣⲉⲣⲓ ⲙ̀ⲡ̀ⲟⲩⲣⲟ Ⲇⲁⲩⲓⲇ</w:t>
            </w:r>
          </w:p>
        </w:tc>
      </w:tr>
      <w:tr w:rsidR="00AB7D27" w14:paraId="6B474D06" w14:textId="77777777" w:rsidTr="00925626">
        <w:trPr>
          <w:cantSplit/>
          <w:jc w:val="center"/>
        </w:trPr>
        <w:tc>
          <w:tcPr>
            <w:tcW w:w="288" w:type="dxa"/>
          </w:tcPr>
          <w:p w14:paraId="740212EA" w14:textId="77777777" w:rsidR="00AB7D27" w:rsidRDefault="00AB7D27" w:rsidP="004F62E4"/>
        </w:tc>
        <w:tc>
          <w:tcPr>
            <w:tcW w:w="3960" w:type="dxa"/>
          </w:tcPr>
          <w:p w14:paraId="0E9C8350" w14:textId="77777777" w:rsidR="00AB7D27" w:rsidRDefault="00AB7D27" w:rsidP="00AB7D27">
            <w:pPr>
              <w:pStyle w:val="EngHang"/>
            </w:pPr>
            <w:r>
              <w:rPr>
                <w:rFonts w:eastAsiaTheme="minorHAnsi"/>
              </w:rPr>
              <w:t xml:space="preserve">Hail to you O Mary: </w:t>
            </w:r>
            <w:r>
              <w:t xml:space="preserve">the </w:t>
            </w:r>
            <w:commentRangeStart w:id="462"/>
            <w:r>
              <w:t xml:space="preserve">spouse </w:t>
            </w:r>
            <w:commentRangeEnd w:id="462"/>
            <w:r>
              <w:rPr>
                <w:rStyle w:val="CommentReference"/>
                <w:rFonts w:eastAsiaTheme="minorHAnsi" w:cstheme="minorBidi"/>
                <w:color w:val="auto"/>
                <w:lang w:val="en-CA"/>
              </w:rPr>
              <w:commentReference w:id="462"/>
            </w:r>
            <w:r>
              <w:t>of Solomon.</w:t>
            </w:r>
          </w:p>
          <w:p w14:paraId="2566418C" w14:textId="77777777" w:rsidR="00AB7D27" w:rsidRDefault="00AB7D27" w:rsidP="00AB7D27">
            <w:pPr>
              <w:pStyle w:val="EngHang"/>
            </w:pPr>
            <w:r>
              <w:rPr>
                <w:rFonts w:eastAsiaTheme="minorHAnsi"/>
              </w:rPr>
              <w:t xml:space="preserve">Hail to you O Mary: </w:t>
            </w:r>
            <w:r>
              <w:t>exaltation of the righteous.</w:t>
            </w:r>
          </w:p>
          <w:p w14:paraId="5EED5526" w14:textId="77777777" w:rsidR="00AB7D27" w:rsidRDefault="00AB7D27" w:rsidP="00AB7D27">
            <w:pPr>
              <w:pStyle w:val="EngHang"/>
            </w:pPr>
            <w:r>
              <w:rPr>
                <w:rFonts w:eastAsiaTheme="minorHAnsi"/>
              </w:rPr>
              <w:t xml:space="preserve">Hail to you O Mary: </w:t>
            </w:r>
            <w:r>
              <w:t xml:space="preserve">the </w:t>
            </w:r>
            <w:commentRangeStart w:id="463"/>
            <w:r>
              <w:t xml:space="preserve">health </w:t>
            </w:r>
            <w:commentRangeEnd w:id="463"/>
            <w:r>
              <w:rPr>
                <w:rStyle w:val="CommentReference"/>
                <w:rFonts w:eastAsiaTheme="minorHAnsi" w:cstheme="minorBidi"/>
                <w:color w:val="auto"/>
                <w:lang w:val="en-CA"/>
              </w:rPr>
              <w:commentReference w:id="463"/>
            </w:r>
            <w:r>
              <w:t>of Isaiah.</w:t>
            </w:r>
          </w:p>
          <w:p w14:paraId="51E882F9" w14:textId="77777777" w:rsidR="00AB7D27" w:rsidRDefault="00AB7D27" w:rsidP="00AB7D27">
            <w:pPr>
              <w:pStyle w:val="EngHangEnd"/>
            </w:pPr>
            <w:r>
              <w:t>Hail to you O Mary: the healing of Jeremiah.</w:t>
            </w:r>
          </w:p>
        </w:tc>
        <w:tc>
          <w:tcPr>
            <w:tcW w:w="288" w:type="dxa"/>
          </w:tcPr>
          <w:p w14:paraId="5FF56113" w14:textId="77777777" w:rsidR="00AB7D27" w:rsidRDefault="00AB7D27" w:rsidP="004F62E4"/>
        </w:tc>
        <w:tc>
          <w:tcPr>
            <w:tcW w:w="288" w:type="dxa"/>
          </w:tcPr>
          <w:p w14:paraId="6399EED7" w14:textId="77777777" w:rsidR="00AB7D27" w:rsidRDefault="00AB7D27" w:rsidP="004F62E4"/>
        </w:tc>
        <w:tc>
          <w:tcPr>
            <w:tcW w:w="3960" w:type="dxa"/>
          </w:tcPr>
          <w:p w14:paraId="236C9F40" w14:textId="77777777" w:rsidR="00AB7D27" w:rsidRDefault="00AB7D27" w:rsidP="001834E6">
            <w:pPr>
              <w:pStyle w:val="CopticVersemulti-line"/>
            </w:pPr>
            <w:r w:rsidRPr="001834E6">
              <w:t>Ⲭ̅ⲉ̅ ϯϣ̀ⲫⲉⲣⲓ ⲛ̀Ⲥⲟⲗⲟⲙⲱⲛ</w:t>
            </w:r>
          </w:p>
          <w:p w14:paraId="1926185E" w14:textId="77777777" w:rsidR="00AB7D27" w:rsidRDefault="00AB7D27" w:rsidP="001834E6">
            <w:pPr>
              <w:pStyle w:val="CopticVersemulti-line"/>
            </w:pPr>
            <w:r w:rsidRPr="001834E6">
              <w:t>ⲭ̅ⲉ̅ ⲡ̀ϭ̀ⲓⲥⲓ ⲛ̀ⲛⲓⲇⲓⲕⲉⲟⲛ</w:t>
            </w:r>
          </w:p>
          <w:p w14:paraId="658197E0" w14:textId="77777777" w:rsidR="00AB7D27" w:rsidRDefault="00AB7D27" w:rsidP="001834E6">
            <w:pPr>
              <w:pStyle w:val="CopticVersemulti-line"/>
            </w:pPr>
            <w:r w:rsidRPr="001834E6">
              <w:t>ⲭ̅ⲉ̅ ⲡ̀ⲟⲩϫⲁⲓ ⲛ̀Ⲏⲥⲁⲏ̀ⲁⲥ</w:t>
            </w:r>
          </w:p>
          <w:p w14:paraId="37AC6263" w14:textId="77777777" w:rsidR="00AB7D27" w:rsidRDefault="00AB7D27" w:rsidP="001834E6">
            <w:pPr>
              <w:pStyle w:val="CopticVerse"/>
            </w:pPr>
            <w:r w:rsidRPr="001834E6">
              <w:t>ⲭ̅ⲉ̅ ⲡ̀ⲧⲁⲗϭⲟ ⲛ̀Ⲓⲉⲣⲉⲙⲓⲁⲥ</w:t>
            </w:r>
          </w:p>
        </w:tc>
      </w:tr>
      <w:tr w:rsidR="00AB7D27" w14:paraId="71BBFC5D" w14:textId="77777777" w:rsidTr="00925626">
        <w:trPr>
          <w:cantSplit/>
          <w:jc w:val="center"/>
        </w:trPr>
        <w:tc>
          <w:tcPr>
            <w:tcW w:w="288" w:type="dxa"/>
          </w:tcPr>
          <w:p w14:paraId="2962CFF3" w14:textId="77777777" w:rsidR="00AB7D27" w:rsidRDefault="00AB7D27" w:rsidP="004F62E4">
            <w:r w:rsidRPr="000F6316">
              <w:rPr>
                <w:rFonts w:ascii="CS Avva Shenouda" w:hAnsi="CS Avva Shenouda"/>
                <w:sz w:val="24"/>
                <w:szCs w:val="24"/>
              </w:rPr>
              <w:t>¿</w:t>
            </w:r>
          </w:p>
        </w:tc>
        <w:tc>
          <w:tcPr>
            <w:tcW w:w="3960" w:type="dxa"/>
          </w:tcPr>
          <w:p w14:paraId="4ED05EFD" w14:textId="77777777" w:rsidR="00AB7D27" w:rsidRDefault="00AB7D27" w:rsidP="00AB7D27">
            <w:pPr>
              <w:pStyle w:val="EngHang"/>
            </w:pPr>
            <w:r>
              <w:rPr>
                <w:rFonts w:eastAsiaTheme="minorHAnsi"/>
              </w:rPr>
              <w:t xml:space="preserve">Hail to you O Mary: </w:t>
            </w:r>
            <w:r>
              <w:t>the knowledge of Ezekiel.</w:t>
            </w:r>
          </w:p>
          <w:p w14:paraId="2AD8F537" w14:textId="77777777" w:rsidR="00AB7D27" w:rsidRDefault="00AB7D27" w:rsidP="00AB7D27">
            <w:pPr>
              <w:pStyle w:val="EngHang"/>
            </w:pPr>
            <w:r>
              <w:rPr>
                <w:rFonts w:eastAsiaTheme="minorHAnsi"/>
              </w:rPr>
              <w:t xml:space="preserve">Hail to you O Mary: </w:t>
            </w:r>
            <w:r>
              <w:t>the gift of Daniel.</w:t>
            </w:r>
          </w:p>
          <w:p w14:paraId="604408A2" w14:textId="77777777" w:rsidR="00AB7D27" w:rsidRDefault="00AB7D27" w:rsidP="00AB7D27">
            <w:pPr>
              <w:pStyle w:val="EngHang"/>
            </w:pPr>
            <w:r>
              <w:rPr>
                <w:rFonts w:eastAsiaTheme="minorHAnsi"/>
              </w:rPr>
              <w:t xml:space="preserve">Hail to you O Mary: </w:t>
            </w:r>
            <w:r>
              <w:t>the power of Elijah.</w:t>
            </w:r>
          </w:p>
          <w:p w14:paraId="2D0C1DE6" w14:textId="77777777" w:rsidR="00AB7D27" w:rsidRDefault="00AB7D27" w:rsidP="00AB7D27">
            <w:pPr>
              <w:pStyle w:val="EngHangEnd"/>
            </w:pPr>
            <w:r>
              <w:t>Hail to you O Mary: the grace of Elisha.</w:t>
            </w:r>
          </w:p>
        </w:tc>
        <w:tc>
          <w:tcPr>
            <w:tcW w:w="288" w:type="dxa"/>
          </w:tcPr>
          <w:p w14:paraId="44E3BB60" w14:textId="77777777" w:rsidR="00AB7D27" w:rsidRDefault="00AB7D27" w:rsidP="004F62E4"/>
        </w:tc>
        <w:tc>
          <w:tcPr>
            <w:tcW w:w="288" w:type="dxa"/>
          </w:tcPr>
          <w:p w14:paraId="6F981BE7" w14:textId="77777777" w:rsidR="00AB7D27" w:rsidRDefault="00AB7D27" w:rsidP="004F62E4">
            <w:r w:rsidRPr="000F6316">
              <w:rPr>
                <w:rFonts w:ascii="CS Avva Shenouda" w:hAnsi="CS Avva Shenouda"/>
                <w:sz w:val="24"/>
                <w:szCs w:val="24"/>
              </w:rPr>
              <w:t>¿</w:t>
            </w:r>
          </w:p>
        </w:tc>
        <w:tc>
          <w:tcPr>
            <w:tcW w:w="3960" w:type="dxa"/>
          </w:tcPr>
          <w:p w14:paraId="39735871" w14:textId="77777777" w:rsidR="00AB7D27" w:rsidRDefault="00AB7D27" w:rsidP="001834E6">
            <w:pPr>
              <w:pStyle w:val="CopticVersemulti-line"/>
            </w:pPr>
            <w:r w:rsidRPr="001834E6">
              <w:t>Ⲭ̅ⲉ̅ ⲡ̀ⲉ̀ⲙⲓ ⲛ̀Ⲓⲉⲍⲉⲕⲓⲏⲗ</w:t>
            </w:r>
          </w:p>
          <w:p w14:paraId="1914B3B5" w14:textId="77777777" w:rsidR="00AB7D27" w:rsidRDefault="00AB7D27" w:rsidP="001834E6">
            <w:pPr>
              <w:pStyle w:val="CopticVersemulti-line"/>
            </w:pPr>
            <w:r w:rsidRPr="001834E6">
              <w:t>ⲭ̅ⲉ̅ ⲭⲁⲣⲓⲥ ⲧⲟⲩ Ⲇⲁⲛⲓⲏⲗ</w:t>
            </w:r>
          </w:p>
          <w:p w14:paraId="4A3ED343" w14:textId="77777777" w:rsidR="00AB7D27" w:rsidRDefault="00AB7D27" w:rsidP="001834E6">
            <w:pPr>
              <w:pStyle w:val="CopticVersemulti-line"/>
            </w:pPr>
            <w:r w:rsidRPr="001834E6">
              <w:t>ⲭ̅ⲉ̅ ⲧ̀ϫⲟⲙ ⲛ̀Ⲏⲗⲓⲁⲥ</w:t>
            </w:r>
          </w:p>
          <w:p w14:paraId="673B8721" w14:textId="77777777" w:rsidR="00AB7D27" w:rsidRDefault="00AB7D27" w:rsidP="001834E6">
            <w:pPr>
              <w:pStyle w:val="CopticVerse"/>
            </w:pPr>
            <w:r w:rsidRPr="001834E6">
              <w:t>ⲭ̅ⲉ̅ ⲡⲓϩ̀ⲙⲟⲧ ⲛ̀Ⲉⲗⲓⲥⲉⲟⲥ</w:t>
            </w:r>
          </w:p>
        </w:tc>
      </w:tr>
      <w:tr w:rsidR="00AB7D27" w14:paraId="0245C0AA" w14:textId="77777777" w:rsidTr="00925626">
        <w:trPr>
          <w:cantSplit/>
          <w:jc w:val="center"/>
        </w:trPr>
        <w:tc>
          <w:tcPr>
            <w:tcW w:w="288" w:type="dxa"/>
          </w:tcPr>
          <w:p w14:paraId="53CD73E5" w14:textId="77777777" w:rsidR="00AB7D27" w:rsidRDefault="00AB7D27" w:rsidP="004F62E4"/>
        </w:tc>
        <w:tc>
          <w:tcPr>
            <w:tcW w:w="3960" w:type="dxa"/>
          </w:tcPr>
          <w:p w14:paraId="0BE3F8A1" w14:textId="77777777" w:rsidR="00AB7D27" w:rsidRDefault="00AB7D27" w:rsidP="00AB7D27">
            <w:pPr>
              <w:pStyle w:val="EngHang"/>
            </w:pPr>
            <w:r>
              <w:rPr>
                <w:rFonts w:eastAsiaTheme="minorHAnsi"/>
              </w:rPr>
              <w:t xml:space="preserve">Hail to you O Mary: </w:t>
            </w:r>
            <w:r>
              <w:t>the Theotokos.</w:t>
            </w:r>
          </w:p>
          <w:p w14:paraId="43C5E333" w14:textId="77777777" w:rsidR="00AB7D27" w:rsidRDefault="00AB7D27" w:rsidP="00AB7D27">
            <w:pPr>
              <w:pStyle w:val="EngHang"/>
            </w:pPr>
            <w:r>
              <w:rPr>
                <w:rFonts w:eastAsiaTheme="minorHAnsi"/>
              </w:rPr>
              <w:t xml:space="preserve">Hail to you O Mary: </w:t>
            </w:r>
            <w:r>
              <w:t>the Mother of Jesus Christ.</w:t>
            </w:r>
          </w:p>
          <w:p w14:paraId="19A9E389" w14:textId="77777777" w:rsidR="00AB7D27" w:rsidRDefault="00AB7D27" w:rsidP="00AB7D27">
            <w:pPr>
              <w:pStyle w:val="EngHang"/>
            </w:pPr>
            <w:r>
              <w:rPr>
                <w:rFonts w:eastAsiaTheme="minorHAnsi"/>
              </w:rPr>
              <w:t xml:space="preserve">Hail to you O Mary: </w:t>
            </w:r>
            <w:r>
              <w:t>the beautiful dove.</w:t>
            </w:r>
          </w:p>
          <w:p w14:paraId="258AC79A" w14:textId="77777777" w:rsidR="00AB7D27" w:rsidRDefault="00AB7D27" w:rsidP="00AB7D27">
            <w:pPr>
              <w:pStyle w:val="EngHangEnd"/>
            </w:pPr>
            <w:r>
              <w:t>Hail to you O Mary: the Mother of the Son of God.</w:t>
            </w:r>
          </w:p>
        </w:tc>
        <w:tc>
          <w:tcPr>
            <w:tcW w:w="288" w:type="dxa"/>
          </w:tcPr>
          <w:p w14:paraId="581827B3" w14:textId="77777777" w:rsidR="00AB7D27" w:rsidRDefault="00AB7D27" w:rsidP="004F62E4"/>
        </w:tc>
        <w:tc>
          <w:tcPr>
            <w:tcW w:w="288" w:type="dxa"/>
          </w:tcPr>
          <w:p w14:paraId="31B7E62E" w14:textId="77777777" w:rsidR="00AB7D27" w:rsidRDefault="00AB7D27" w:rsidP="004F62E4"/>
        </w:tc>
        <w:tc>
          <w:tcPr>
            <w:tcW w:w="3960" w:type="dxa"/>
          </w:tcPr>
          <w:p w14:paraId="7706389E" w14:textId="77777777" w:rsidR="00AB7D27" w:rsidRDefault="00AB7D27" w:rsidP="001834E6">
            <w:pPr>
              <w:pStyle w:val="CopticVersemulti-line"/>
            </w:pPr>
            <w:r w:rsidRPr="001834E6">
              <w:t>Ⲭ̅ⲉ̅ ϯⲑⲉⲟⲧⲟⲕⲟⲥ</w:t>
            </w:r>
          </w:p>
          <w:p w14:paraId="44B6F14C" w14:textId="77777777" w:rsidR="00AB7D27" w:rsidRDefault="00AB7D27" w:rsidP="001834E6">
            <w:pPr>
              <w:pStyle w:val="CopticVersemulti-line"/>
            </w:pPr>
            <w:r w:rsidRPr="001834E6">
              <w:t>ⲭ̅ⲉ̅ ⲑ̀ⲙⲁⲩ ⲛ̀Ⲓⲏ̅ⲥ Ⲡⲭ̅ⲥ</w:t>
            </w:r>
          </w:p>
          <w:p w14:paraId="3953B9AA" w14:textId="77777777" w:rsidR="00AB7D27" w:rsidRDefault="00AB7D27" w:rsidP="001834E6">
            <w:pPr>
              <w:pStyle w:val="CopticVersemulti-line"/>
            </w:pPr>
            <w:r w:rsidRPr="001834E6">
              <w:t>ⲭ̅ⲉ̅ ϯϭ̀ⲣⲟⲙⲡⲓ ⲉⲑⲛⲉⲥⲱⲥ</w:t>
            </w:r>
          </w:p>
          <w:p w14:paraId="5C068C6B" w14:textId="77777777" w:rsidR="00AB7D27" w:rsidRDefault="00AB7D27" w:rsidP="001834E6">
            <w:pPr>
              <w:pStyle w:val="CopticVerse"/>
            </w:pPr>
            <w:r w:rsidRPr="001834E6">
              <w:t>ⲭ̅ⲉ̅ ⲑⲙⲁⲩ ⲛ̀Ⲩⲓⲟⲥ Ⲑⲉⲟⲥ</w:t>
            </w:r>
          </w:p>
        </w:tc>
      </w:tr>
      <w:tr w:rsidR="00AB7D27" w14:paraId="4CF64C7E" w14:textId="77777777" w:rsidTr="00925626">
        <w:trPr>
          <w:cantSplit/>
          <w:jc w:val="center"/>
        </w:trPr>
        <w:tc>
          <w:tcPr>
            <w:tcW w:w="288" w:type="dxa"/>
          </w:tcPr>
          <w:p w14:paraId="48FCDA6D" w14:textId="77777777" w:rsidR="00AB7D27" w:rsidRDefault="00AB7D27" w:rsidP="004F62E4">
            <w:r w:rsidRPr="000F6316">
              <w:rPr>
                <w:rFonts w:ascii="CS Avva Shenouda" w:hAnsi="CS Avva Shenouda"/>
                <w:sz w:val="24"/>
                <w:szCs w:val="24"/>
              </w:rPr>
              <w:t>¿</w:t>
            </w:r>
          </w:p>
        </w:tc>
        <w:tc>
          <w:tcPr>
            <w:tcW w:w="3960" w:type="dxa"/>
          </w:tcPr>
          <w:p w14:paraId="275468EF" w14:textId="77777777" w:rsidR="00AB7D27" w:rsidRDefault="00AB7D27" w:rsidP="00AB7D27">
            <w:pPr>
              <w:pStyle w:val="EngHang"/>
            </w:pPr>
            <w:r>
              <w:t>Hail to you, O Mary,</w:t>
            </w:r>
          </w:p>
          <w:p w14:paraId="6C4A616D" w14:textId="77777777" w:rsidR="00AB7D27" w:rsidRDefault="00AB7D27" w:rsidP="00AB7D27">
            <w:pPr>
              <w:pStyle w:val="EngHang"/>
            </w:pPr>
            <w:r>
              <w:t>About whom</w:t>
            </w:r>
          </w:p>
          <w:p w14:paraId="7C88932C" w14:textId="77777777" w:rsidR="00AB7D27" w:rsidRDefault="00AB7D27" w:rsidP="00AB7D27">
            <w:pPr>
              <w:pStyle w:val="EngHang"/>
            </w:pPr>
            <w:r>
              <w:t>All the prophets</w:t>
            </w:r>
          </w:p>
          <w:p w14:paraId="1E82F380" w14:textId="77777777" w:rsidR="00AB7D27" w:rsidRDefault="00AB7D27" w:rsidP="00AB7D27">
            <w:pPr>
              <w:pStyle w:val="EngHangEnd"/>
            </w:pPr>
            <w:r>
              <w:t>Prophesied and said,</w:t>
            </w:r>
          </w:p>
        </w:tc>
        <w:tc>
          <w:tcPr>
            <w:tcW w:w="288" w:type="dxa"/>
          </w:tcPr>
          <w:p w14:paraId="20C43A5D" w14:textId="77777777" w:rsidR="00AB7D27" w:rsidRDefault="00AB7D27" w:rsidP="004F62E4"/>
        </w:tc>
        <w:tc>
          <w:tcPr>
            <w:tcW w:w="288" w:type="dxa"/>
          </w:tcPr>
          <w:p w14:paraId="22FFB27E" w14:textId="77777777" w:rsidR="00AB7D27" w:rsidRDefault="00AB7D27" w:rsidP="004F62E4">
            <w:r w:rsidRPr="000F6316">
              <w:rPr>
                <w:rFonts w:ascii="CS Avva Shenouda" w:hAnsi="CS Avva Shenouda"/>
                <w:sz w:val="24"/>
                <w:szCs w:val="24"/>
              </w:rPr>
              <w:t>¿</w:t>
            </w:r>
          </w:p>
        </w:tc>
        <w:tc>
          <w:tcPr>
            <w:tcW w:w="3960" w:type="dxa"/>
          </w:tcPr>
          <w:p w14:paraId="466F41CC" w14:textId="77777777" w:rsidR="00AB7D27" w:rsidRDefault="00AB7D27" w:rsidP="001834E6">
            <w:pPr>
              <w:pStyle w:val="CopticVersemulti-line"/>
            </w:pPr>
            <w:r w:rsidRPr="001834E6">
              <w:t>Ⲭⲉⲣⲉ ⲛⲉ Ⲙⲁⲣⲓⲁ</w:t>
            </w:r>
          </w:p>
          <w:p w14:paraId="353C0787" w14:textId="77777777" w:rsidR="00AB7D27" w:rsidRDefault="00AB7D27" w:rsidP="001834E6">
            <w:pPr>
              <w:pStyle w:val="CopticVersemulti-line"/>
            </w:pPr>
            <w:r w:rsidRPr="001834E6">
              <w:t>ⲉⲧⲁⲩⲉⲣⲙⲉⲑⲣⲉ ⲛⲁⲥ</w:t>
            </w:r>
          </w:p>
          <w:p w14:paraId="5AF98668" w14:textId="77777777" w:rsidR="00AB7D27" w:rsidRDefault="00AB7D27" w:rsidP="001834E6">
            <w:pPr>
              <w:pStyle w:val="CopticVersemulti-line"/>
            </w:pPr>
            <w:r w:rsidRPr="001834E6">
              <w:t>ⲛ̀ϫⲉ ⲛⲓⲡⲣⲟⲫⲏⲧⲏⲥ ⲧⲏⲣⲟⲩ</w:t>
            </w:r>
          </w:p>
          <w:p w14:paraId="31A61EBF" w14:textId="77777777" w:rsidR="00AB7D27" w:rsidRDefault="00AB7D27" w:rsidP="001834E6">
            <w:pPr>
              <w:pStyle w:val="CopticVerse"/>
            </w:pPr>
            <w:r w:rsidRPr="001834E6">
              <w:t>ⲟⲩⲟϩ ⲁⲩϫⲱ ⲙ̀ⲙⲟⲥ</w:t>
            </w:r>
          </w:p>
        </w:tc>
      </w:tr>
      <w:tr w:rsidR="00AB7D27" w14:paraId="3B4AC226" w14:textId="77777777" w:rsidTr="00925626">
        <w:trPr>
          <w:cantSplit/>
          <w:jc w:val="center"/>
        </w:trPr>
        <w:tc>
          <w:tcPr>
            <w:tcW w:w="288" w:type="dxa"/>
          </w:tcPr>
          <w:p w14:paraId="1FE16613" w14:textId="77777777" w:rsidR="00AB7D27" w:rsidRDefault="00AB7D27" w:rsidP="004F62E4">
            <w:r w:rsidRPr="000F6316">
              <w:rPr>
                <w:rFonts w:ascii="CS Avva Shenouda" w:hAnsi="CS Avva Shenouda"/>
                <w:sz w:val="24"/>
                <w:szCs w:val="24"/>
              </w:rPr>
              <w:lastRenderedPageBreak/>
              <w:t>¿</w:t>
            </w:r>
          </w:p>
        </w:tc>
        <w:tc>
          <w:tcPr>
            <w:tcW w:w="3960" w:type="dxa"/>
          </w:tcPr>
          <w:p w14:paraId="2515BAC0" w14:textId="77777777" w:rsidR="00AB7D27" w:rsidRDefault="00AB7D27" w:rsidP="00AB7D27">
            <w:pPr>
              <w:pStyle w:val="EngHang"/>
            </w:pPr>
            <w:r>
              <w:t>"Behold, God the Logos</w:t>
            </w:r>
          </w:p>
          <w:p w14:paraId="4DAA150A" w14:textId="77777777" w:rsidR="00AB7D27" w:rsidRDefault="00AB7D27" w:rsidP="00AB7D27">
            <w:pPr>
              <w:pStyle w:val="EngHang"/>
            </w:pPr>
            <w:r>
              <w:t>Was incarnate of you,</w:t>
            </w:r>
          </w:p>
          <w:p w14:paraId="10F610CE" w14:textId="77777777" w:rsidR="00AB7D27" w:rsidRDefault="00AB7D27" w:rsidP="00AB7D27">
            <w:pPr>
              <w:pStyle w:val="EngHang"/>
            </w:pPr>
            <w:r>
              <w:t xml:space="preserve">With an </w:t>
            </w:r>
            <w:commentRangeStart w:id="464"/>
            <w:r>
              <w:t>indescribable</w:t>
            </w:r>
            <w:commentRangeEnd w:id="464"/>
            <w:r>
              <w:rPr>
                <w:rStyle w:val="CommentReference"/>
                <w:rFonts w:eastAsiaTheme="minorHAnsi" w:cstheme="minorBidi"/>
                <w:color w:val="auto"/>
                <w:lang w:val="en-CA"/>
              </w:rPr>
              <w:commentReference w:id="464"/>
            </w:r>
          </w:p>
          <w:p w14:paraId="4AEF5F17" w14:textId="77777777" w:rsidR="00AB7D27" w:rsidRDefault="00AB7D27" w:rsidP="00AB7D27">
            <w:pPr>
              <w:pStyle w:val="EngHangEnd"/>
            </w:pPr>
            <w:r>
              <w:t>Unity."</w:t>
            </w:r>
          </w:p>
        </w:tc>
        <w:tc>
          <w:tcPr>
            <w:tcW w:w="288" w:type="dxa"/>
          </w:tcPr>
          <w:p w14:paraId="5C1FCE4B" w14:textId="77777777" w:rsidR="00AB7D27" w:rsidRDefault="00AB7D27" w:rsidP="004F62E4"/>
        </w:tc>
        <w:tc>
          <w:tcPr>
            <w:tcW w:w="288" w:type="dxa"/>
          </w:tcPr>
          <w:p w14:paraId="4B3A0463" w14:textId="77777777" w:rsidR="00AB7D27" w:rsidRDefault="00AB7D27" w:rsidP="004F62E4">
            <w:r w:rsidRPr="000F6316">
              <w:rPr>
                <w:rFonts w:ascii="CS Avva Shenouda" w:hAnsi="CS Avva Shenouda"/>
                <w:sz w:val="24"/>
                <w:szCs w:val="24"/>
              </w:rPr>
              <w:t>¿</w:t>
            </w:r>
          </w:p>
        </w:tc>
        <w:tc>
          <w:tcPr>
            <w:tcW w:w="3960" w:type="dxa"/>
          </w:tcPr>
          <w:p w14:paraId="0BC72E72" w14:textId="77777777" w:rsidR="00AB7D27" w:rsidRDefault="00AB7D27" w:rsidP="001834E6">
            <w:pPr>
              <w:pStyle w:val="CopticVersemulti-line"/>
            </w:pPr>
            <w:r w:rsidRPr="001834E6">
              <w:t>Ϩⲏⲡⲡⲉ Ⲫϯ ⲡⲓⲗⲟⲅⲟⲥ</w:t>
            </w:r>
          </w:p>
          <w:p w14:paraId="734D9524" w14:textId="77777777" w:rsidR="00AB7D27" w:rsidRDefault="00AB7D27" w:rsidP="001834E6">
            <w:pPr>
              <w:pStyle w:val="CopticVersemulti-line"/>
            </w:pPr>
            <w:r w:rsidRPr="001834E6">
              <w:t>ⲉ̀ⲧⲁϥϭⲓⲥⲁⲣⲝ ⲛ̀ϧⲏϯ</w:t>
            </w:r>
          </w:p>
          <w:p w14:paraId="025F7C18" w14:textId="77777777" w:rsidR="00AB7D27" w:rsidRDefault="00AB7D27" w:rsidP="001834E6">
            <w:pPr>
              <w:pStyle w:val="CopticVersemulti-line"/>
            </w:pPr>
            <w:r w:rsidRPr="001834E6">
              <w:t>ϧⲉⲛ ⲟⲩⲙⲉⲧⲟⲩⲁⲓ</w:t>
            </w:r>
          </w:p>
          <w:p w14:paraId="24285B7E" w14:textId="77777777" w:rsidR="00AB7D27" w:rsidRDefault="00AB7D27" w:rsidP="001834E6">
            <w:pPr>
              <w:pStyle w:val="CopticVerse"/>
            </w:pPr>
            <w:r w:rsidRPr="001834E6">
              <w:t>ⲛ̀ⲁⲧⲥⲁϫⲓ ⲙ̀ⲡⲉⲥⲣⲏϯ</w:t>
            </w:r>
          </w:p>
        </w:tc>
      </w:tr>
      <w:tr w:rsidR="00AB7D27" w14:paraId="39F4425C" w14:textId="77777777" w:rsidTr="00925626">
        <w:trPr>
          <w:cantSplit/>
          <w:jc w:val="center"/>
        </w:trPr>
        <w:tc>
          <w:tcPr>
            <w:tcW w:w="288" w:type="dxa"/>
          </w:tcPr>
          <w:p w14:paraId="3E070053" w14:textId="77777777" w:rsidR="00AB7D27" w:rsidRDefault="00AB7D27" w:rsidP="004F62E4"/>
        </w:tc>
        <w:tc>
          <w:tcPr>
            <w:tcW w:w="3960" w:type="dxa"/>
          </w:tcPr>
          <w:p w14:paraId="2DA445CC" w14:textId="77777777" w:rsidR="00AB7D27" w:rsidRDefault="00AB7D27" w:rsidP="00AB7D27">
            <w:pPr>
              <w:pStyle w:val="EngHang"/>
            </w:pPr>
            <w:r>
              <w:t>You are truly exalted,</w:t>
            </w:r>
          </w:p>
          <w:p w14:paraId="12166E31" w14:textId="77777777" w:rsidR="00AB7D27" w:rsidRDefault="00AB7D27" w:rsidP="00AB7D27">
            <w:pPr>
              <w:pStyle w:val="EngHang"/>
            </w:pPr>
            <w:r>
              <w:t>More than the rod</w:t>
            </w:r>
          </w:p>
          <w:p w14:paraId="018E016E" w14:textId="77777777" w:rsidR="00AB7D27" w:rsidRDefault="00AB7D27" w:rsidP="00AB7D27">
            <w:pPr>
              <w:pStyle w:val="EngHang"/>
            </w:pPr>
            <w:r>
              <w:t>Of Aaron,</w:t>
            </w:r>
          </w:p>
          <w:p w14:paraId="3FD99235" w14:textId="77777777" w:rsidR="00AB7D27" w:rsidRDefault="00AB7D27" w:rsidP="00AB7D27">
            <w:pPr>
              <w:pStyle w:val="EngHangEnd"/>
            </w:pPr>
            <w:r>
              <w:t xml:space="preserve">O full of </w:t>
            </w:r>
            <w:r w:rsidRPr="000925EA">
              <w:t>grace</w:t>
            </w:r>
            <w:r>
              <w:t>.</w:t>
            </w:r>
          </w:p>
        </w:tc>
        <w:tc>
          <w:tcPr>
            <w:tcW w:w="288" w:type="dxa"/>
          </w:tcPr>
          <w:p w14:paraId="18CACC68" w14:textId="77777777" w:rsidR="00AB7D27" w:rsidRDefault="00AB7D27" w:rsidP="004F62E4"/>
        </w:tc>
        <w:tc>
          <w:tcPr>
            <w:tcW w:w="288" w:type="dxa"/>
          </w:tcPr>
          <w:p w14:paraId="371065DB" w14:textId="77777777" w:rsidR="00AB7D27" w:rsidRDefault="00AB7D27" w:rsidP="004F62E4"/>
        </w:tc>
        <w:tc>
          <w:tcPr>
            <w:tcW w:w="3960" w:type="dxa"/>
          </w:tcPr>
          <w:p w14:paraId="0B20659E" w14:textId="77777777" w:rsidR="00AB7D27" w:rsidRDefault="00AB7D27" w:rsidP="001834E6">
            <w:pPr>
              <w:pStyle w:val="CopticVersemulti-line"/>
            </w:pPr>
            <w:r w:rsidRPr="001834E6">
              <w:t>Ⲧⲉϭⲟⲥⲓ ⲁⲗⲏⲑⲱⲥ</w:t>
            </w:r>
          </w:p>
          <w:p w14:paraId="74E716D1" w14:textId="77777777" w:rsidR="00AB7D27" w:rsidRDefault="00AB7D27" w:rsidP="001834E6">
            <w:pPr>
              <w:pStyle w:val="CopticVersemulti-line"/>
            </w:pPr>
            <w:r w:rsidRPr="001834E6">
              <w:t>ⲉ̀ϩⲟⲧⲉ ⲡⲓϣ̀ⲃⲱⲧ</w:t>
            </w:r>
          </w:p>
          <w:p w14:paraId="60634782" w14:textId="77777777" w:rsidR="00AB7D27" w:rsidRDefault="00AB7D27" w:rsidP="001834E6">
            <w:pPr>
              <w:pStyle w:val="CopticVersemulti-line"/>
            </w:pPr>
            <w:r w:rsidRPr="001834E6">
              <w:t>ⲛ̀ⲧⲉ Ⲁⲁⲣⲟⲛ</w:t>
            </w:r>
          </w:p>
          <w:p w14:paraId="5BBB4288" w14:textId="77777777" w:rsidR="00AB7D27" w:rsidRDefault="00AB7D27" w:rsidP="001834E6">
            <w:pPr>
              <w:pStyle w:val="CopticVerse"/>
            </w:pPr>
            <w:r w:rsidRPr="001834E6">
              <w:t>ⲱ̀ ⲑⲏⲉⲑⲙⲉϩ ⲛ̀ϩ̀ⲙⲟⲧ</w:t>
            </w:r>
          </w:p>
        </w:tc>
      </w:tr>
      <w:tr w:rsidR="00AB7D27" w14:paraId="472DC6F0" w14:textId="77777777" w:rsidTr="00925626">
        <w:trPr>
          <w:cantSplit/>
          <w:jc w:val="center"/>
        </w:trPr>
        <w:tc>
          <w:tcPr>
            <w:tcW w:w="288" w:type="dxa"/>
          </w:tcPr>
          <w:p w14:paraId="6AA28CED" w14:textId="77777777" w:rsidR="00AB7D27" w:rsidRDefault="00AB7D27" w:rsidP="004F62E4"/>
        </w:tc>
        <w:tc>
          <w:tcPr>
            <w:tcW w:w="3960" w:type="dxa"/>
          </w:tcPr>
          <w:p w14:paraId="79054134" w14:textId="77777777" w:rsidR="00AB7D27" w:rsidRDefault="00AB7D27" w:rsidP="00AB7D27">
            <w:pPr>
              <w:pStyle w:val="EngHang"/>
            </w:pPr>
            <w:r>
              <w:t>What is the rod</w:t>
            </w:r>
          </w:p>
          <w:p w14:paraId="59A35150" w14:textId="77777777" w:rsidR="00AB7D27" w:rsidRDefault="00AB7D27" w:rsidP="00AB7D27">
            <w:pPr>
              <w:pStyle w:val="EngHang"/>
            </w:pPr>
            <w:r>
              <w:t>But Mary,</w:t>
            </w:r>
          </w:p>
          <w:p w14:paraId="697359C7" w14:textId="77777777" w:rsidR="00AB7D27" w:rsidRDefault="00AB7D27" w:rsidP="00AB7D27">
            <w:pPr>
              <w:pStyle w:val="EngHang"/>
            </w:pPr>
            <w:r>
              <w:t>For it is a type</w:t>
            </w:r>
          </w:p>
          <w:p w14:paraId="094820D5" w14:textId="77777777" w:rsidR="00AB7D27" w:rsidRDefault="00AB7D27" w:rsidP="00AB7D27">
            <w:pPr>
              <w:pStyle w:val="EngHangEnd"/>
            </w:pPr>
            <w:r>
              <w:t>Of her virginity.</w:t>
            </w:r>
          </w:p>
        </w:tc>
        <w:tc>
          <w:tcPr>
            <w:tcW w:w="288" w:type="dxa"/>
          </w:tcPr>
          <w:p w14:paraId="2F203052" w14:textId="77777777" w:rsidR="00AB7D27" w:rsidRDefault="00AB7D27" w:rsidP="004F62E4"/>
        </w:tc>
        <w:tc>
          <w:tcPr>
            <w:tcW w:w="288" w:type="dxa"/>
          </w:tcPr>
          <w:p w14:paraId="00EA8253" w14:textId="77777777" w:rsidR="00AB7D27" w:rsidRDefault="00AB7D27" w:rsidP="004F62E4"/>
        </w:tc>
        <w:tc>
          <w:tcPr>
            <w:tcW w:w="3960" w:type="dxa"/>
          </w:tcPr>
          <w:p w14:paraId="3F965709" w14:textId="77777777" w:rsidR="00AB7D27" w:rsidRDefault="00AB7D27" w:rsidP="001834E6">
            <w:pPr>
              <w:pStyle w:val="CopticVersemulti-line"/>
            </w:pPr>
            <w:r w:rsidRPr="001834E6">
              <w:t>Ⲁϣ ⲡⲉ ⲡⲓϣ̀ⲃⲱⲧ</w:t>
            </w:r>
          </w:p>
          <w:p w14:paraId="0595C68C" w14:textId="77777777" w:rsidR="00AB7D27" w:rsidRDefault="00AB7D27" w:rsidP="001834E6">
            <w:pPr>
              <w:pStyle w:val="CopticVersemulti-line"/>
            </w:pPr>
            <w:r w:rsidRPr="001834E6">
              <w:t>ⲉ̀ⲃⲏⲗ ⲉ̀Ⲙⲁⲣⲓⲁ</w:t>
            </w:r>
          </w:p>
          <w:p w14:paraId="5DEE925E" w14:textId="77777777" w:rsidR="00AB7D27" w:rsidRDefault="00AB7D27" w:rsidP="001834E6">
            <w:pPr>
              <w:pStyle w:val="CopticVersemulti-line"/>
            </w:pPr>
            <w:r w:rsidRPr="001834E6">
              <w:t>ϫⲉ ⲛ̀ⲑⲟϥ ⲡⲉ ⲡ̀ⲧⲩⲡⲟⲥ</w:t>
            </w:r>
          </w:p>
          <w:p w14:paraId="2472121E" w14:textId="77777777" w:rsidR="00AB7D27" w:rsidRDefault="00AB7D27" w:rsidP="001834E6">
            <w:pPr>
              <w:pStyle w:val="CopticVerse"/>
            </w:pPr>
            <w:r w:rsidRPr="001834E6">
              <w:t>ⲛ̀ⲧⲉⲥⲡⲁⲣⲑⲉⲛⲓⲁ̀</w:t>
            </w:r>
          </w:p>
        </w:tc>
      </w:tr>
      <w:tr w:rsidR="00AB7D27" w14:paraId="568B289A" w14:textId="77777777" w:rsidTr="00925626">
        <w:trPr>
          <w:cantSplit/>
          <w:jc w:val="center"/>
        </w:trPr>
        <w:tc>
          <w:tcPr>
            <w:tcW w:w="288" w:type="dxa"/>
          </w:tcPr>
          <w:p w14:paraId="4235CE50" w14:textId="77777777" w:rsidR="00AB7D27" w:rsidRDefault="00AB7D27" w:rsidP="004F62E4">
            <w:r w:rsidRPr="000F6316">
              <w:rPr>
                <w:rFonts w:ascii="CS Avva Shenouda" w:hAnsi="CS Avva Shenouda"/>
                <w:sz w:val="24"/>
                <w:szCs w:val="24"/>
              </w:rPr>
              <w:t>¿</w:t>
            </w:r>
          </w:p>
        </w:tc>
        <w:tc>
          <w:tcPr>
            <w:tcW w:w="3960" w:type="dxa"/>
          </w:tcPr>
          <w:p w14:paraId="2538A6D6" w14:textId="77777777" w:rsidR="00AB7D27" w:rsidRDefault="00AB7D27" w:rsidP="00AB7D27">
            <w:pPr>
              <w:pStyle w:val="EngHang"/>
            </w:pPr>
            <w:r>
              <w:t>She conceived and gave birth,</w:t>
            </w:r>
          </w:p>
          <w:p w14:paraId="09651612" w14:textId="77777777" w:rsidR="00AB7D27" w:rsidRDefault="00AB7D27" w:rsidP="00AB7D27">
            <w:pPr>
              <w:pStyle w:val="EngHang"/>
            </w:pPr>
            <w:commentRangeStart w:id="465"/>
            <w:r>
              <w:t>Without mingling of substance</w:t>
            </w:r>
            <w:commentRangeEnd w:id="465"/>
            <w:r>
              <w:rPr>
                <w:rStyle w:val="CommentReference"/>
                <w:rFonts w:eastAsiaTheme="minorHAnsi" w:cstheme="minorBidi"/>
                <w:color w:val="auto"/>
                <w:lang w:val="en-CA"/>
              </w:rPr>
              <w:commentReference w:id="465"/>
            </w:r>
            <w:r>
              <w:t>,</w:t>
            </w:r>
          </w:p>
          <w:p w14:paraId="060C581B" w14:textId="77777777" w:rsidR="00AB7D27" w:rsidRDefault="00AB7D27" w:rsidP="00AB7D27">
            <w:pPr>
              <w:pStyle w:val="EngHang"/>
            </w:pPr>
            <w:r>
              <w:t>The Son of the Highest,</w:t>
            </w:r>
          </w:p>
          <w:p w14:paraId="229CB3B1" w14:textId="77777777" w:rsidR="00AB7D27" w:rsidRDefault="00AB7D27" w:rsidP="00AB7D27">
            <w:pPr>
              <w:pStyle w:val="EngHangEnd"/>
            </w:pPr>
            <w:r>
              <w:t>The Eternal Logos.</w:t>
            </w:r>
          </w:p>
        </w:tc>
        <w:tc>
          <w:tcPr>
            <w:tcW w:w="288" w:type="dxa"/>
          </w:tcPr>
          <w:p w14:paraId="70A64365" w14:textId="77777777" w:rsidR="00AB7D27" w:rsidRDefault="00AB7D27" w:rsidP="004F62E4"/>
        </w:tc>
        <w:tc>
          <w:tcPr>
            <w:tcW w:w="288" w:type="dxa"/>
          </w:tcPr>
          <w:p w14:paraId="35747F70" w14:textId="77777777" w:rsidR="00AB7D27" w:rsidRDefault="00AB7D27" w:rsidP="004F62E4">
            <w:r w:rsidRPr="000F6316">
              <w:rPr>
                <w:rFonts w:ascii="CS Avva Shenouda" w:hAnsi="CS Avva Shenouda"/>
                <w:sz w:val="24"/>
                <w:szCs w:val="24"/>
              </w:rPr>
              <w:t>¿</w:t>
            </w:r>
          </w:p>
        </w:tc>
        <w:tc>
          <w:tcPr>
            <w:tcW w:w="3960" w:type="dxa"/>
          </w:tcPr>
          <w:p w14:paraId="5149CE5E" w14:textId="77777777" w:rsidR="00AB7D27" w:rsidRDefault="00AB7D27" w:rsidP="001834E6">
            <w:pPr>
              <w:pStyle w:val="CopticVersemulti-line"/>
            </w:pPr>
            <w:r w:rsidRPr="001834E6">
              <w:t>Ⲁⲥⲉⲣⲃⲟⲕⲓ ⲁⲥⲙⲓⲥⲓ</w:t>
            </w:r>
          </w:p>
          <w:p w14:paraId="177ECE75" w14:textId="77777777" w:rsidR="00AB7D27" w:rsidRDefault="00AB7D27" w:rsidP="001834E6">
            <w:pPr>
              <w:pStyle w:val="CopticVersemulti-line"/>
            </w:pPr>
            <w:r w:rsidRPr="001834E6">
              <w:t>ⲭⲱⲣⲓⲥ ⲥⲩⲛⲟⲩⲥⲓⲁ̀</w:t>
            </w:r>
          </w:p>
          <w:p w14:paraId="76C31DF7" w14:textId="77777777" w:rsidR="00AB7D27" w:rsidRDefault="00AB7D27" w:rsidP="001834E6">
            <w:pPr>
              <w:pStyle w:val="CopticVersemulti-line"/>
            </w:pPr>
            <w:r w:rsidRPr="001834E6">
              <w:t>ⲙ̀ⲡ̀ϣⲏⲣⲓ ⲙ̀ⲫⲏⲉⲧϭⲟⲥⲓ</w:t>
            </w:r>
          </w:p>
          <w:p w14:paraId="3661872A" w14:textId="77777777" w:rsidR="00AB7D27" w:rsidRDefault="00AB7D27" w:rsidP="001834E6">
            <w:pPr>
              <w:pStyle w:val="CopticVerse"/>
            </w:pPr>
            <w:r w:rsidRPr="001834E6">
              <w:t>ⲡⲓⲗⲟⲅⲟⲥ ⲛ̀ⲁⲓⲇⲓⲁ̀</w:t>
            </w:r>
          </w:p>
        </w:tc>
      </w:tr>
      <w:tr w:rsidR="00AB7D27" w14:paraId="56728B84" w14:textId="77777777" w:rsidTr="00925626">
        <w:trPr>
          <w:cantSplit/>
          <w:jc w:val="center"/>
        </w:trPr>
        <w:tc>
          <w:tcPr>
            <w:tcW w:w="288" w:type="dxa"/>
          </w:tcPr>
          <w:p w14:paraId="33A18DB0" w14:textId="77777777" w:rsidR="00AB7D27" w:rsidRDefault="00AB7D27" w:rsidP="004F62E4">
            <w:r w:rsidRPr="000F6316">
              <w:rPr>
                <w:rFonts w:ascii="CS Avva Shenouda" w:hAnsi="CS Avva Shenouda"/>
                <w:sz w:val="24"/>
                <w:szCs w:val="24"/>
              </w:rPr>
              <w:t>¿</w:t>
            </w:r>
          </w:p>
        </w:tc>
        <w:tc>
          <w:tcPr>
            <w:tcW w:w="3960" w:type="dxa"/>
          </w:tcPr>
          <w:p w14:paraId="57C5686F" w14:textId="77777777" w:rsidR="00AB7D27" w:rsidRDefault="00AB7D27" w:rsidP="00AB7D27">
            <w:pPr>
              <w:pStyle w:val="EngHang"/>
            </w:pPr>
            <w:r>
              <w:t>Through her prayers</w:t>
            </w:r>
          </w:p>
          <w:p w14:paraId="4B445FD0" w14:textId="77777777" w:rsidR="00AB7D27" w:rsidRDefault="00AB7D27" w:rsidP="00AB7D27">
            <w:pPr>
              <w:pStyle w:val="EngHang"/>
            </w:pPr>
            <w:r>
              <w:t>And intercessions,</w:t>
            </w:r>
          </w:p>
          <w:p w14:paraId="191C8136" w14:textId="77777777" w:rsidR="00AB7D27" w:rsidRDefault="00AB7D27" w:rsidP="00AB7D27">
            <w:pPr>
              <w:pStyle w:val="EngHang"/>
            </w:pPr>
            <w:r>
              <w:t>O Lord, open to us</w:t>
            </w:r>
          </w:p>
          <w:p w14:paraId="7595B581" w14:textId="77777777" w:rsidR="00AB7D27" w:rsidRDefault="00AB7D27" w:rsidP="00AB7D27">
            <w:pPr>
              <w:pStyle w:val="EngHangEnd"/>
            </w:pPr>
            <w:r>
              <w:t>The door of the church.</w:t>
            </w:r>
          </w:p>
        </w:tc>
        <w:tc>
          <w:tcPr>
            <w:tcW w:w="288" w:type="dxa"/>
          </w:tcPr>
          <w:p w14:paraId="0B60FB3F" w14:textId="77777777" w:rsidR="00AB7D27" w:rsidRDefault="00AB7D27" w:rsidP="004F62E4"/>
        </w:tc>
        <w:tc>
          <w:tcPr>
            <w:tcW w:w="288" w:type="dxa"/>
          </w:tcPr>
          <w:p w14:paraId="22934A39" w14:textId="77777777" w:rsidR="00AB7D27" w:rsidRDefault="00AB7D27" w:rsidP="004F62E4">
            <w:r w:rsidRPr="000F6316">
              <w:rPr>
                <w:rFonts w:ascii="CS Avva Shenouda" w:hAnsi="CS Avva Shenouda"/>
                <w:sz w:val="24"/>
                <w:szCs w:val="24"/>
              </w:rPr>
              <w:t>¿</w:t>
            </w:r>
          </w:p>
        </w:tc>
        <w:tc>
          <w:tcPr>
            <w:tcW w:w="3960" w:type="dxa"/>
          </w:tcPr>
          <w:p w14:paraId="0793383D" w14:textId="77777777" w:rsidR="00AB7D27" w:rsidRDefault="00AB7D27" w:rsidP="001834E6">
            <w:pPr>
              <w:pStyle w:val="CopticVersemulti-line"/>
            </w:pPr>
            <w:r w:rsidRPr="008D3689">
              <w:t>Ϩⲓⲧⲉⲛ ⲛⲉⲥⲉⲩⲭⲏ</w:t>
            </w:r>
          </w:p>
          <w:p w14:paraId="35E1333C" w14:textId="77777777" w:rsidR="00AB7D27" w:rsidRDefault="00AB7D27" w:rsidP="001834E6">
            <w:pPr>
              <w:pStyle w:val="CopticVersemulti-line"/>
            </w:pPr>
            <w:r w:rsidRPr="008D3689">
              <w:t>ⲛⲉⲙ ⲛⲉⲥⲡ̀ⲣⲉⲥⲃⲓⲁ̀</w:t>
            </w:r>
          </w:p>
          <w:p w14:paraId="1B774BAE" w14:textId="77777777" w:rsidR="00AB7D27" w:rsidRDefault="00AB7D27" w:rsidP="001834E6">
            <w:pPr>
              <w:pStyle w:val="CopticVersemulti-line"/>
            </w:pPr>
            <w:r w:rsidRPr="008D3689">
              <w:t>ⲁ̀ⲟⲩⲱⲛ ⲛⲁⲛ Ⲡⲟ̅ⲥ̅</w:t>
            </w:r>
          </w:p>
          <w:p w14:paraId="4A9F259B" w14:textId="77777777" w:rsidR="00AB7D27" w:rsidRDefault="00AB7D27" w:rsidP="008D3689">
            <w:pPr>
              <w:pStyle w:val="CopticVerse"/>
            </w:pPr>
            <w:r w:rsidRPr="008D3689">
              <w:t>ⲙ̀ⲫ̀ⲣⲟ ⲛ̀ⲧⲉ ϯⲉⲕⲕⲗⲏⲥⲓⲁ̀</w:t>
            </w:r>
          </w:p>
        </w:tc>
      </w:tr>
      <w:tr w:rsidR="00AB7D27" w14:paraId="7585B04A" w14:textId="77777777" w:rsidTr="00925626">
        <w:trPr>
          <w:cantSplit/>
          <w:jc w:val="center"/>
        </w:trPr>
        <w:tc>
          <w:tcPr>
            <w:tcW w:w="288" w:type="dxa"/>
          </w:tcPr>
          <w:p w14:paraId="035F297D" w14:textId="77777777" w:rsidR="00AB7D27" w:rsidRDefault="00AB7D27" w:rsidP="004F62E4"/>
        </w:tc>
        <w:tc>
          <w:tcPr>
            <w:tcW w:w="3960" w:type="dxa"/>
          </w:tcPr>
          <w:p w14:paraId="74C74E6A" w14:textId="77777777" w:rsidR="00AB7D27" w:rsidRDefault="00AB7D27" w:rsidP="00AB7D27">
            <w:pPr>
              <w:pStyle w:val="EngHang"/>
            </w:pPr>
            <w:r>
              <w:t>I ask you,</w:t>
            </w:r>
          </w:p>
          <w:p w14:paraId="1D182694" w14:textId="77777777" w:rsidR="00AB7D27" w:rsidRDefault="00AB7D27" w:rsidP="00AB7D27">
            <w:pPr>
              <w:pStyle w:val="EngHang"/>
            </w:pPr>
            <w:r>
              <w:t>O Theotokos,</w:t>
            </w:r>
          </w:p>
          <w:p w14:paraId="428CCF29" w14:textId="77777777" w:rsidR="00AB7D27" w:rsidRDefault="00AB7D27" w:rsidP="00AB7D27">
            <w:pPr>
              <w:pStyle w:val="EngHang"/>
            </w:pPr>
            <w:r>
              <w:t>Keep the door of the church</w:t>
            </w:r>
          </w:p>
          <w:p w14:paraId="2EF4381B" w14:textId="77777777" w:rsidR="00AB7D27" w:rsidRDefault="00AB7D27" w:rsidP="00AB7D27">
            <w:pPr>
              <w:pStyle w:val="EngHangEnd"/>
            </w:pPr>
            <w:r>
              <w:t>Open to the faithful.</w:t>
            </w:r>
          </w:p>
        </w:tc>
        <w:tc>
          <w:tcPr>
            <w:tcW w:w="288" w:type="dxa"/>
          </w:tcPr>
          <w:p w14:paraId="6A191FF9" w14:textId="77777777" w:rsidR="00AB7D27" w:rsidRDefault="00AB7D27" w:rsidP="004F62E4"/>
        </w:tc>
        <w:tc>
          <w:tcPr>
            <w:tcW w:w="288" w:type="dxa"/>
          </w:tcPr>
          <w:p w14:paraId="60EC8E30" w14:textId="77777777" w:rsidR="00AB7D27" w:rsidRDefault="00AB7D27" w:rsidP="004F62E4"/>
        </w:tc>
        <w:tc>
          <w:tcPr>
            <w:tcW w:w="3960" w:type="dxa"/>
          </w:tcPr>
          <w:p w14:paraId="6E17B581" w14:textId="77777777" w:rsidR="00AB7D27" w:rsidRDefault="00AB7D27" w:rsidP="001834E6">
            <w:pPr>
              <w:pStyle w:val="CopticVersemulti-line"/>
            </w:pPr>
            <w:r w:rsidRPr="008D3689">
              <w:rPr>
                <w:highlight w:val="yellow"/>
              </w:rPr>
              <w:t>Ϯϯϩⲟ</w:t>
            </w:r>
            <w:r w:rsidRPr="008D3689">
              <w:t xml:space="preserve"> ⲉ̀ⲣⲟ</w:t>
            </w:r>
          </w:p>
          <w:p w14:paraId="1E9B0F8D" w14:textId="77777777" w:rsidR="00AB7D27" w:rsidRDefault="00AB7D27" w:rsidP="001834E6">
            <w:pPr>
              <w:pStyle w:val="CopticVersemulti-line"/>
            </w:pPr>
            <w:r w:rsidRPr="008D3689">
              <w:t>ⲱ̀ ϯⲑⲉⲟⲧⲟⲕⲟⲥ</w:t>
            </w:r>
          </w:p>
          <w:p w14:paraId="3DB04719" w14:textId="77777777" w:rsidR="00AB7D27" w:rsidRDefault="00AB7D27" w:rsidP="001834E6">
            <w:pPr>
              <w:pStyle w:val="CopticVersemulti-line"/>
            </w:pPr>
            <w:r w:rsidRPr="008D3689">
              <w:t>ⲭⲁ ⲫ̀ⲣⲟ ⲛ̀ⲛⲓⲉⲕⲕⲗⲏⲥⲓⲁ̀</w:t>
            </w:r>
          </w:p>
          <w:p w14:paraId="2EA470BC" w14:textId="77777777" w:rsidR="00AB7D27" w:rsidRDefault="00AB7D27" w:rsidP="008D3689">
            <w:pPr>
              <w:pStyle w:val="CopticVerse"/>
            </w:pPr>
            <w:r w:rsidRPr="008D3689">
              <w:t>ⲉⲩⲟⲩⲏⲛ ⲛ̀ⲛⲓⲡⲓⲥⲧⲟⲥ</w:t>
            </w:r>
          </w:p>
        </w:tc>
      </w:tr>
      <w:tr w:rsidR="00AB7D27" w14:paraId="688AAD91" w14:textId="77777777" w:rsidTr="00925626">
        <w:trPr>
          <w:cantSplit/>
          <w:jc w:val="center"/>
        </w:trPr>
        <w:tc>
          <w:tcPr>
            <w:tcW w:w="288" w:type="dxa"/>
          </w:tcPr>
          <w:p w14:paraId="24C8F87A" w14:textId="77777777" w:rsidR="00AB7D27" w:rsidRDefault="00AB7D27" w:rsidP="004F62E4"/>
        </w:tc>
        <w:tc>
          <w:tcPr>
            <w:tcW w:w="3960" w:type="dxa"/>
          </w:tcPr>
          <w:p w14:paraId="4CF121E2" w14:textId="77777777" w:rsidR="00AB7D27" w:rsidRDefault="00AB7D27" w:rsidP="00AB7D27">
            <w:pPr>
              <w:pStyle w:val="EngHang"/>
            </w:pPr>
            <w:r>
              <w:t>Let us ask her</w:t>
            </w:r>
          </w:p>
          <w:p w14:paraId="59ADB277" w14:textId="77777777" w:rsidR="00AB7D27" w:rsidRDefault="00AB7D27" w:rsidP="00AB7D27">
            <w:pPr>
              <w:pStyle w:val="EngHang"/>
            </w:pPr>
            <w:r>
              <w:t xml:space="preserve">To </w:t>
            </w:r>
            <w:commentRangeStart w:id="466"/>
            <w:r>
              <w:t xml:space="preserve">intercede </w:t>
            </w:r>
            <w:commentRangeEnd w:id="466"/>
            <w:r>
              <w:rPr>
                <w:rStyle w:val="CommentReference"/>
                <w:rFonts w:eastAsiaTheme="minorHAnsi" w:cstheme="minorBidi"/>
                <w:color w:val="auto"/>
                <w:lang w:val="en-CA"/>
              </w:rPr>
              <w:commentReference w:id="466"/>
            </w:r>
            <w:r>
              <w:t>for us,</w:t>
            </w:r>
          </w:p>
          <w:p w14:paraId="77A4777D" w14:textId="77777777" w:rsidR="00AB7D27" w:rsidRDefault="00AB7D27" w:rsidP="00AB7D27">
            <w:pPr>
              <w:pStyle w:val="EngHang"/>
            </w:pPr>
            <w:r>
              <w:t>Before her Beloved,</w:t>
            </w:r>
          </w:p>
          <w:p w14:paraId="7B88E4B4" w14:textId="77777777" w:rsidR="00AB7D27" w:rsidRDefault="00AB7D27" w:rsidP="00AB7D27">
            <w:pPr>
              <w:pStyle w:val="EngHangEnd"/>
            </w:pPr>
            <w:r>
              <w:t>That He may forgive us</w:t>
            </w:r>
          </w:p>
        </w:tc>
        <w:tc>
          <w:tcPr>
            <w:tcW w:w="288" w:type="dxa"/>
          </w:tcPr>
          <w:p w14:paraId="4DBAB59E" w14:textId="77777777" w:rsidR="00AB7D27" w:rsidRDefault="00AB7D27" w:rsidP="004F62E4"/>
        </w:tc>
        <w:tc>
          <w:tcPr>
            <w:tcW w:w="288" w:type="dxa"/>
          </w:tcPr>
          <w:p w14:paraId="0ED63B5A" w14:textId="77777777" w:rsidR="00AB7D27" w:rsidRDefault="00AB7D27" w:rsidP="004F62E4"/>
        </w:tc>
        <w:tc>
          <w:tcPr>
            <w:tcW w:w="3960" w:type="dxa"/>
          </w:tcPr>
          <w:p w14:paraId="4BAFB413" w14:textId="77777777" w:rsidR="00AB7D27" w:rsidRDefault="00AB7D27" w:rsidP="001834E6">
            <w:pPr>
              <w:pStyle w:val="CopticVersemulti-line"/>
            </w:pPr>
            <w:r w:rsidRPr="008D3689">
              <w:t>Ⲙⲁⲣⲉⲛϯϩⲟ ⲉ̀ⲣⲟⲥ</w:t>
            </w:r>
          </w:p>
          <w:p w14:paraId="2E9C2893" w14:textId="77777777" w:rsidR="00AB7D27" w:rsidRDefault="00AB7D27" w:rsidP="001834E6">
            <w:pPr>
              <w:pStyle w:val="CopticVersemulti-line"/>
            </w:pPr>
            <w:r w:rsidRPr="008D3689">
              <w:t>ⲉⲑⲣⲉⲥⲧⲱⲃϩ ⲉ̀ϫⲱⲛ</w:t>
            </w:r>
          </w:p>
          <w:p w14:paraId="37CD69EB" w14:textId="77777777" w:rsidR="00AB7D27" w:rsidRDefault="00AB7D27" w:rsidP="001834E6">
            <w:pPr>
              <w:pStyle w:val="CopticVersemulti-line"/>
            </w:pPr>
            <w:r w:rsidRPr="008D3689">
              <w:t>ⲛⲁϩⲣⲉⲛ ⲡⲉⲥⲙⲉⲛⲣⲓⲧ</w:t>
            </w:r>
          </w:p>
          <w:p w14:paraId="5E652008" w14:textId="77777777" w:rsidR="00AB7D27" w:rsidRDefault="00AB7D27" w:rsidP="008D3689">
            <w:pPr>
              <w:pStyle w:val="CopticVerse"/>
            </w:pPr>
            <w:r w:rsidRPr="008D3689">
              <w:t>ⲉⲑⲣⲉϥⲭⲱ ⲛⲁⲛ ⲉⲃⲟⲗ</w:t>
            </w:r>
          </w:p>
        </w:tc>
      </w:tr>
    </w:tbl>
    <w:p w14:paraId="2B318BA3" w14:textId="77777777" w:rsidR="001B6BC6" w:rsidRDefault="009D6F61" w:rsidP="00AB7D27">
      <w:pPr>
        <w:pStyle w:val="Heading6"/>
      </w:pPr>
      <w:bookmarkStart w:id="467" w:name="_Toc298445774"/>
      <w:bookmarkStart w:id="468" w:name="_Toc298681259"/>
      <w:bookmarkStart w:id="469" w:name="_Toc298447499"/>
      <w:r>
        <w:lastRenderedPageBreak/>
        <w:t>Part Nine</w:t>
      </w:r>
      <w:bookmarkEnd w:id="467"/>
      <w:bookmarkEnd w:id="468"/>
      <w:bookmarkEnd w:id="469"/>
      <w:r w:rsidR="008D3689">
        <w:t xml:space="preserve"> (</w:t>
      </w:r>
      <w:r w:rsidR="008D3689" w:rsidRPr="008D3689">
        <w:rPr>
          <w:rFonts w:ascii="FreeSerifAvvaShenouda" w:hAnsi="FreeSerifAvvaShenouda" w:cs="FreeSerifAvvaShenouda"/>
        </w:rPr>
        <w:t>ⲑ̅</w:t>
      </w:r>
      <w:r w:rsidR="008D3689">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6C493409" w14:textId="77777777" w:rsidTr="00A2562D">
        <w:trPr>
          <w:cantSplit/>
          <w:jc w:val="center"/>
        </w:trPr>
        <w:tc>
          <w:tcPr>
            <w:tcW w:w="288" w:type="dxa"/>
          </w:tcPr>
          <w:p w14:paraId="26C6BEA3" w14:textId="77777777" w:rsidR="00A31CA5" w:rsidRDefault="00A31CA5" w:rsidP="009D6F61">
            <w:pPr>
              <w:pStyle w:val="CopticCross"/>
            </w:pPr>
            <w:r w:rsidRPr="000F6316">
              <w:t>¿</w:t>
            </w:r>
          </w:p>
        </w:tc>
        <w:tc>
          <w:tcPr>
            <w:tcW w:w="3960" w:type="dxa"/>
          </w:tcPr>
          <w:p w14:paraId="318C4590" w14:textId="77777777" w:rsidR="00A31CA5" w:rsidRDefault="00A31CA5" w:rsidP="00EB661B">
            <w:pPr>
              <w:pStyle w:val="EngHang"/>
            </w:pPr>
            <w:r w:rsidRPr="007425E1">
              <w:t>O Virgin Mary,</w:t>
            </w:r>
          </w:p>
          <w:p w14:paraId="6D5570B0" w14:textId="77777777" w:rsidR="00A31CA5" w:rsidRPr="007425E1" w:rsidRDefault="00A31CA5" w:rsidP="00EB661B">
            <w:pPr>
              <w:pStyle w:val="EngHang"/>
              <w:ind w:left="0" w:firstLine="0"/>
            </w:pPr>
            <w:r w:rsidRPr="007425E1">
              <w:t>You are called,</w:t>
            </w:r>
          </w:p>
          <w:p w14:paraId="01D105CE" w14:textId="77777777" w:rsidR="00A31CA5" w:rsidRPr="007425E1" w:rsidRDefault="00A31CA5" w:rsidP="00EB661B">
            <w:pPr>
              <w:pStyle w:val="EngHang"/>
            </w:pPr>
            <w:r w:rsidRPr="007425E1">
              <w:t xml:space="preserve">The </w:t>
            </w:r>
            <w:r>
              <w:t>holy</w:t>
            </w:r>
            <w:r w:rsidRPr="007425E1">
              <w:t>,</w:t>
            </w:r>
          </w:p>
          <w:p w14:paraId="4AD858AC" w14:textId="77777777" w:rsidR="00A31CA5" w:rsidRPr="001A0083" w:rsidRDefault="00A31CA5" w:rsidP="00EB661B">
            <w:pPr>
              <w:pStyle w:val="EngHangEnd"/>
            </w:pPr>
            <w:r>
              <w:t>Fragrant flower,</w:t>
            </w:r>
          </w:p>
        </w:tc>
        <w:tc>
          <w:tcPr>
            <w:tcW w:w="288" w:type="dxa"/>
          </w:tcPr>
          <w:p w14:paraId="68CE9819" w14:textId="77777777" w:rsidR="00A31CA5" w:rsidRDefault="00A31CA5" w:rsidP="009D6F61"/>
        </w:tc>
        <w:tc>
          <w:tcPr>
            <w:tcW w:w="288" w:type="dxa"/>
          </w:tcPr>
          <w:p w14:paraId="58ADF137" w14:textId="77777777" w:rsidR="00A31CA5" w:rsidRDefault="00A31CA5" w:rsidP="009D6F61">
            <w:pPr>
              <w:pStyle w:val="CopticCross"/>
            </w:pPr>
            <w:r w:rsidRPr="000F6316">
              <w:t>¿</w:t>
            </w:r>
          </w:p>
        </w:tc>
        <w:tc>
          <w:tcPr>
            <w:tcW w:w="3960" w:type="dxa"/>
          </w:tcPr>
          <w:p w14:paraId="240BA7AB" w14:textId="77777777" w:rsidR="00A31CA5" w:rsidRDefault="00A31CA5" w:rsidP="008D3689">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6E2C190B" w14:textId="77777777" w:rsidR="00A31CA5" w:rsidRDefault="00A31CA5" w:rsidP="008D3689">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2CC9B79A" w14:textId="77777777" w:rsidR="00A31CA5" w:rsidRDefault="00A31CA5" w:rsidP="008D3689">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51956B7B" w14:textId="77777777" w:rsidR="00A31CA5" w:rsidRDefault="00A31CA5" w:rsidP="008D3689">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A31CA5" w14:paraId="1D84362F" w14:textId="77777777" w:rsidTr="00A2562D">
        <w:trPr>
          <w:cantSplit/>
          <w:jc w:val="center"/>
        </w:trPr>
        <w:tc>
          <w:tcPr>
            <w:tcW w:w="288" w:type="dxa"/>
          </w:tcPr>
          <w:p w14:paraId="4F5E1BC1" w14:textId="77777777" w:rsidR="00A31CA5" w:rsidRDefault="00A31CA5" w:rsidP="009D6F61">
            <w:pPr>
              <w:pStyle w:val="CopticCross"/>
            </w:pPr>
          </w:p>
        </w:tc>
        <w:tc>
          <w:tcPr>
            <w:tcW w:w="3960" w:type="dxa"/>
          </w:tcPr>
          <w:p w14:paraId="685B96E6" w14:textId="77777777" w:rsidR="00A31CA5" w:rsidRPr="007425E1" w:rsidRDefault="00A31CA5" w:rsidP="00EB661B">
            <w:pPr>
              <w:pStyle w:val="EngHang"/>
            </w:pPr>
            <w:r>
              <w:t>That</w:t>
            </w:r>
            <w:r w:rsidRPr="007425E1">
              <w:t xml:space="preserve"> blossomed,</w:t>
            </w:r>
          </w:p>
          <w:p w14:paraId="1CB8E2F4" w14:textId="77777777" w:rsidR="00A31CA5" w:rsidRPr="007425E1" w:rsidRDefault="00A31CA5" w:rsidP="00EB661B">
            <w:pPr>
              <w:pStyle w:val="EngHang"/>
            </w:pPr>
            <w:r w:rsidRPr="007425E1">
              <w:t>And came forth,</w:t>
            </w:r>
          </w:p>
          <w:p w14:paraId="7BE7659B" w14:textId="77777777" w:rsidR="00A31CA5" w:rsidRPr="007425E1" w:rsidRDefault="00A31CA5" w:rsidP="00EB661B">
            <w:pPr>
              <w:pStyle w:val="EngHang"/>
            </w:pPr>
            <w:r w:rsidRPr="007425E1">
              <w:t>From the root of</w:t>
            </w:r>
          </w:p>
          <w:p w14:paraId="7731E9A2" w14:textId="77777777" w:rsidR="00A31CA5" w:rsidRPr="001A0083" w:rsidRDefault="00A31CA5" w:rsidP="00EB661B">
            <w:pPr>
              <w:pStyle w:val="EngHangEnd"/>
            </w:pPr>
            <w:r>
              <w:t>T</w:t>
            </w:r>
            <w:r w:rsidRPr="007425E1">
              <w:t xml:space="preserve">he patriarchs </w:t>
            </w:r>
            <w:r>
              <w:t>and the prophets,</w:t>
            </w:r>
          </w:p>
        </w:tc>
        <w:tc>
          <w:tcPr>
            <w:tcW w:w="288" w:type="dxa"/>
          </w:tcPr>
          <w:p w14:paraId="50DCF5A5" w14:textId="77777777" w:rsidR="00A31CA5" w:rsidRDefault="00A31CA5" w:rsidP="009D6F61"/>
        </w:tc>
        <w:tc>
          <w:tcPr>
            <w:tcW w:w="288" w:type="dxa"/>
          </w:tcPr>
          <w:p w14:paraId="47C89647" w14:textId="77777777" w:rsidR="00A31CA5" w:rsidRDefault="00A31CA5" w:rsidP="009D6F61">
            <w:pPr>
              <w:pStyle w:val="CopticCross"/>
            </w:pPr>
          </w:p>
        </w:tc>
        <w:tc>
          <w:tcPr>
            <w:tcW w:w="3960" w:type="dxa"/>
          </w:tcPr>
          <w:p w14:paraId="753A0BBD" w14:textId="77777777" w:rsidR="00A31CA5" w:rsidRDefault="00A31CA5" w:rsidP="008D3689">
            <w:pPr>
              <w:pStyle w:val="CopticVersemulti-line"/>
            </w:pPr>
            <w:r w:rsidRPr="008D3689">
              <w:t>Ⲑⲏⲉ̀ⲧⲁⲥϯⲟⲩⲱ̀ ⲉ̀ⲡ̀ϣⲱⲓ</w:t>
            </w:r>
          </w:p>
          <w:p w14:paraId="4EE14BB8" w14:textId="77777777" w:rsidR="00A31CA5" w:rsidRDefault="00A31CA5" w:rsidP="008D3689">
            <w:pPr>
              <w:pStyle w:val="CopticVersemulti-line"/>
            </w:pPr>
            <w:r w:rsidRPr="008D3689">
              <w:t>ⲁⲥⲫⲓⲣⲓ ⲉ̀ⲃⲟⲗ</w:t>
            </w:r>
          </w:p>
          <w:p w14:paraId="3422A7A3" w14:textId="77777777" w:rsidR="00A31CA5" w:rsidRDefault="00A31CA5" w:rsidP="008D3689">
            <w:pPr>
              <w:pStyle w:val="CopticVersemulti-line"/>
            </w:pPr>
            <w:r w:rsidRPr="008D3689">
              <w:t>ϧⲉⲛ ⲑ̀ⲛⲟⲩⲛⲓ ⲛ̀ⲛⲓⲡⲁⲧⲣⲓⲁⲣⲭⲏⲥ</w:t>
            </w:r>
          </w:p>
          <w:p w14:paraId="3085F13B" w14:textId="77777777" w:rsidR="00A31CA5" w:rsidRDefault="00A31CA5" w:rsidP="008D3689">
            <w:pPr>
              <w:pStyle w:val="CopticVerse"/>
            </w:pPr>
            <w:r w:rsidRPr="008D3689">
              <w:t>ⲛⲉⲙ ⲛⲓⲡ̀ⲣⲟⲫⲏⲧⲏⲥ</w:t>
            </w:r>
          </w:p>
        </w:tc>
      </w:tr>
      <w:tr w:rsidR="00A31CA5" w14:paraId="44B79C87" w14:textId="77777777" w:rsidTr="00A2562D">
        <w:trPr>
          <w:cantSplit/>
          <w:jc w:val="center"/>
        </w:trPr>
        <w:tc>
          <w:tcPr>
            <w:tcW w:w="288" w:type="dxa"/>
          </w:tcPr>
          <w:p w14:paraId="741F6311" w14:textId="77777777" w:rsidR="00A31CA5" w:rsidRDefault="00A31CA5" w:rsidP="009D6F61">
            <w:pPr>
              <w:pStyle w:val="CopticCross"/>
            </w:pPr>
            <w:r w:rsidRPr="000F6316">
              <w:t>¿</w:t>
            </w:r>
          </w:p>
        </w:tc>
        <w:tc>
          <w:tcPr>
            <w:tcW w:w="3960" w:type="dxa"/>
          </w:tcPr>
          <w:p w14:paraId="732873A4" w14:textId="77777777" w:rsidR="00A31CA5" w:rsidRPr="007425E1" w:rsidRDefault="00A31CA5" w:rsidP="00EB661B">
            <w:pPr>
              <w:pStyle w:val="EngHang"/>
            </w:pPr>
            <w:r>
              <w:t>Like</w:t>
            </w:r>
            <w:r w:rsidRPr="007425E1">
              <w:t xml:space="preserve"> the rod,</w:t>
            </w:r>
          </w:p>
          <w:p w14:paraId="71E94D24" w14:textId="77777777" w:rsidR="00A31CA5" w:rsidRPr="007425E1" w:rsidRDefault="00A31CA5" w:rsidP="00EB661B">
            <w:pPr>
              <w:pStyle w:val="EngHang"/>
            </w:pPr>
            <w:r w:rsidRPr="007425E1">
              <w:t>Of Aaron the priest,</w:t>
            </w:r>
          </w:p>
          <w:p w14:paraId="1E4153F1" w14:textId="77777777" w:rsidR="00A31CA5" w:rsidRPr="007425E1" w:rsidRDefault="00A31CA5" w:rsidP="00EB661B">
            <w:pPr>
              <w:pStyle w:val="EngHang"/>
            </w:pPr>
            <w:r w:rsidRPr="007425E1">
              <w:t>Which budded,</w:t>
            </w:r>
          </w:p>
          <w:p w14:paraId="4B3E13C0" w14:textId="77777777" w:rsidR="00A31CA5" w:rsidRPr="00195761" w:rsidRDefault="00A31CA5" w:rsidP="00EB661B">
            <w:pPr>
              <w:pStyle w:val="EngHangEnd"/>
              <w:rPr>
                <w:szCs w:val="22"/>
              </w:rPr>
            </w:pPr>
            <w:r w:rsidRPr="007425E1">
              <w:t xml:space="preserve">And </w:t>
            </w:r>
            <w:r>
              <w:t>bore</w:t>
            </w:r>
            <w:r w:rsidRPr="007425E1">
              <w:t xml:space="preserve"> fruit.</w:t>
            </w:r>
          </w:p>
        </w:tc>
        <w:tc>
          <w:tcPr>
            <w:tcW w:w="288" w:type="dxa"/>
          </w:tcPr>
          <w:p w14:paraId="2788865E" w14:textId="77777777" w:rsidR="00A31CA5" w:rsidRDefault="00A31CA5" w:rsidP="009D6F61"/>
        </w:tc>
        <w:tc>
          <w:tcPr>
            <w:tcW w:w="288" w:type="dxa"/>
          </w:tcPr>
          <w:p w14:paraId="3B9780EA" w14:textId="77777777" w:rsidR="00A31CA5" w:rsidRDefault="00A31CA5" w:rsidP="009D6F61">
            <w:pPr>
              <w:pStyle w:val="CopticCross"/>
            </w:pPr>
            <w:r w:rsidRPr="000F6316">
              <w:t>¿</w:t>
            </w:r>
          </w:p>
        </w:tc>
        <w:tc>
          <w:tcPr>
            <w:tcW w:w="3960" w:type="dxa"/>
          </w:tcPr>
          <w:p w14:paraId="3E3976C3" w14:textId="77777777" w:rsidR="00A31CA5" w:rsidRDefault="00A31CA5" w:rsidP="008D3689">
            <w:pPr>
              <w:pStyle w:val="CopticVersemulti-line"/>
            </w:pPr>
            <w:r w:rsidRPr="008D3689">
              <w:t>Ⲙ̀ⲫⲣⲏϯ ⲙ̀ⲡⲓϣ̀ⲃⲱⲧ</w:t>
            </w:r>
          </w:p>
          <w:p w14:paraId="3D8DE3F1" w14:textId="77777777" w:rsidR="00A31CA5" w:rsidRDefault="00A31CA5" w:rsidP="008D3689">
            <w:pPr>
              <w:pStyle w:val="CopticVersemulti-line"/>
            </w:pPr>
            <w:r w:rsidRPr="008D3689">
              <w:t>ⲛ̀ⲧⲉ Ⲁⲁⲣⲟⲛ ⲡⲓⲟⲩⲏⲃ</w:t>
            </w:r>
          </w:p>
          <w:p w14:paraId="076E6ADF" w14:textId="77777777" w:rsidR="00A31CA5" w:rsidRDefault="00A31CA5" w:rsidP="008D3689">
            <w:pPr>
              <w:pStyle w:val="CopticVersemulti-line"/>
            </w:pPr>
            <w:r w:rsidRPr="008D3689">
              <w:t>ⲉ̀ⲧⲁϥⲫⲓⲣⲓ ⲉ̀ⲃⲟⲗ</w:t>
            </w:r>
          </w:p>
          <w:p w14:paraId="3206AA14" w14:textId="77777777" w:rsidR="00A31CA5" w:rsidRDefault="00A31CA5" w:rsidP="008D3689">
            <w:pPr>
              <w:pStyle w:val="CopticVerse"/>
            </w:pPr>
            <w:r w:rsidRPr="008D3689">
              <w:t>ⲁϥⲟⲡⲧ ⲛ̀ⲕⲁⲣⲡⲟⲥ</w:t>
            </w:r>
          </w:p>
        </w:tc>
      </w:tr>
      <w:tr w:rsidR="00A31CA5" w14:paraId="0C851ACA" w14:textId="77777777" w:rsidTr="00A2562D">
        <w:trPr>
          <w:cantSplit/>
          <w:jc w:val="center"/>
        </w:trPr>
        <w:tc>
          <w:tcPr>
            <w:tcW w:w="288" w:type="dxa"/>
          </w:tcPr>
          <w:p w14:paraId="52FCCA06" w14:textId="77777777" w:rsidR="00A31CA5" w:rsidRDefault="00A31CA5" w:rsidP="009D6F61">
            <w:pPr>
              <w:pStyle w:val="CopticCross"/>
            </w:pPr>
          </w:p>
        </w:tc>
        <w:tc>
          <w:tcPr>
            <w:tcW w:w="3960" w:type="dxa"/>
          </w:tcPr>
          <w:p w14:paraId="46DF1FFF" w14:textId="77777777" w:rsidR="00A31CA5" w:rsidRPr="007425E1" w:rsidRDefault="00A31CA5" w:rsidP="00EB661B">
            <w:pPr>
              <w:pStyle w:val="EngHang"/>
            </w:pPr>
            <w:r w:rsidRPr="007425E1">
              <w:t>For you brought forth the Logos,</w:t>
            </w:r>
          </w:p>
          <w:p w14:paraId="78DB4EFA" w14:textId="77777777" w:rsidR="00A31CA5" w:rsidRPr="007425E1" w:rsidRDefault="00A31CA5" w:rsidP="00EB661B">
            <w:pPr>
              <w:pStyle w:val="EngHang"/>
            </w:pPr>
            <w:r w:rsidRPr="007425E1">
              <w:t>Without the seed of man,</w:t>
            </w:r>
          </w:p>
          <w:p w14:paraId="1071C8C1" w14:textId="77777777" w:rsidR="00A31CA5" w:rsidRPr="007425E1" w:rsidRDefault="00A31CA5" w:rsidP="00EB661B">
            <w:pPr>
              <w:pStyle w:val="EngHang"/>
            </w:pPr>
            <w:r w:rsidRPr="007425E1">
              <w:t>And your virginity,</w:t>
            </w:r>
          </w:p>
          <w:p w14:paraId="782F585F" w14:textId="77777777" w:rsidR="00A31CA5" w:rsidRDefault="00A31CA5" w:rsidP="00EB661B">
            <w:pPr>
              <w:pStyle w:val="EngHangEnd"/>
            </w:pPr>
            <w:r w:rsidRPr="007425E1">
              <w:t>Remained incorrupt.</w:t>
            </w:r>
          </w:p>
        </w:tc>
        <w:tc>
          <w:tcPr>
            <w:tcW w:w="288" w:type="dxa"/>
          </w:tcPr>
          <w:p w14:paraId="4B5E208F" w14:textId="77777777" w:rsidR="00A31CA5" w:rsidRDefault="00A31CA5" w:rsidP="009D6F61"/>
        </w:tc>
        <w:tc>
          <w:tcPr>
            <w:tcW w:w="288" w:type="dxa"/>
          </w:tcPr>
          <w:p w14:paraId="7513E517" w14:textId="77777777" w:rsidR="00A31CA5" w:rsidRDefault="00A31CA5" w:rsidP="009D6F61">
            <w:pPr>
              <w:pStyle w:val="CopticCross"/>
            </w:pPr>
          </w:p>
        </w:tc>
        <w:tc>
          <w:tcPr>
            <w:tcW w:w="3960" w:type="dxa"/>
          </w:tcPr>
          <w:p w14:paraId="174886B7" w14:textId="77777777" w:rsidR="00A31CA5" w:rsidRDefault="00A31CA5" w:rsidP="008D3689">
            <w:pPr>
              <w:pStyle w:val="CopticVersemulti-line"/>
            </w:pPr>
            <w:r w:rsidRPr="008D3689">
              <w:t>Ϫⲉ ⲁ̀ⲣⲉϫ̀ⲫⲟ ⲙ̀ⲡⲓⲗⲟⲅⲟⲥ</w:t>
            </w:r>
          </w:p>
          <w:p w14:paraId="5464C88F" w14:textId="77777777" w:rsidR="00A31CA5" w:rsidRDefault="00A31CA5" w:rsidP="008D3689">
            <w:pPr>
              <w:pStyle w:val="CopticVersemulti-line"/>
            </w:pPr>
            <w:r w:rsidRPr="008D3689">
              <w:t>ⲁϭⲛⲉ ⲥ̀ⲡⲉⲣⲙⲁ ⲛ̀ⲣⲱⲙⲓ</w:t>
            </w:r>
          </w:p>
          <w:p w14:paraId="396F0AFD" w14:textId="77777777" w:rsidR="00A31CA5" w:rsidRDefault="00A31CA5" w:rsidP="008D3689">
            <w:pPr>
              <w:pStyle w:val="CopticVersemulti-line"/>
            </w:pPr>
            <w:r w:rsidRPr="008D3689">
              <w:t>ⲉⲥⲟⲓ ⲛ̀ⲁⲧⲧⲁⲕⲟ</w:t>
            </w:r>
          </w:p>
          <w:p w14:paraId="74055B1B" w14:textId="77777777" w:rsidR="00A31CA5" w:rsidRDefault="00A31CA5" w:rsidP="008D3689">
            <w:pPr>
              <w:pStyle w:val="CopticVerse"/>
            </w:pPr>
            <w:r w:rsidRPr="008D3689">
              <w:t>ⲛ̀ϫⲉ ⲧⲉⲡⲁⲣⲑⲉⲛⲓⲁ̀</w:t>
            </w:r>
          </w:p>
        </w:tc>
      </w:tr>
      <w:tr w:rsidR="00A31CA5" w14:paraId="160A97B8" w14:textId="77777777" w:rsidTr="00A2562D">
        <w:trPr>
          <w:cantSplit/>
          <w:jc w:val="center"/>
        </w:trPr>
        <w:tc>
          <w:tcPr>
            <w:tcW w:w="288" w:type="dxa"/>
          </w:tcPr>
          <w:p w14:paraId="69617426" w14:textId="77777777" w:rsidR="00A31CA5" w:rsidRDefault="00A31CA5" w:rsidP="009D6F61">
            <w:pPr>
              <w:pStyle w:val="CopticCross"/>
            </w:pPr>
            <w:r w:rsidRPr="000F6316">
              <w:t>¿</w:t>
            </w:r>
          </w:p>
        </w:tc>
        <w:tc>
          <w:tcPr>
            <w:tcW w:w="3960" w:type="dxa"/>
          </w:tcPr>
          <w:p w14:paraId="5AB1BB8E" w14:textId="77777777" w:rsidR="00A31CA5" w:rsidRPr="007425E1" w:rsidRDefault="00A31CA5" w:rsidP="00EB661B">
            <w:pPr>
              <w:pStyle w:val="EngHang"/>
            </w:pPr>
            <w:r>
              <w:t>Therefore</w:t>
            </w:r>
            <w:r w:rsidRPr="007425E1">
              <w:t xml:space="preserve"> we glorify you,</w:t>
            </w:r>
          </w:p>
          <w:p w14:paraId="6F752A0C" w14:textId="77777777" w:rsidR="00A31CA5" w:rsidRPr="007425E1" w:rsidRDefault="00A31CA5" w:rsidP="00EB661B">
            <w:pPr>
              <w:pStyle w:val="EngHang"/>
            </w:pPr>
            <w:r w:rsidRPr="007425E1">
              <w:t xml:space="preserve">As the </w:t>
            </w:r>
            <w:r>
              <w:t>Theotokos.</w:t>
            </w:r>
          </w:p>
          <w:p w14:paraId="7CDB0B09" w14:textId="77777777" w:rsidR="00A31CA5" w:rsidRPr="007425E1" w:rsidRDefault="00A31CA5" w:rsidP="00EB661B">
            <w:pPr>
              <w:pStyle w:val="EngHang"/>
            </w:pPr>
            <w:r w:rsidRPr="007425E1">
              <w:t>Ask</w:t>
            </w:r>
            <w:r w:rsidR="00FE0AE4">
              <w:rPr>
                <w:rStyle w:val="FootnoteReference"/>
                <w:lang w:val="en-GB"/>
              </w:rPr>
              <w:t xml:space="preserve"> </w:t>
            </w:r>
            <w:r>
              <w:t>your S</w:t>
            </w:r>
            <w:r w:rsidRPr="007425E1">
              <w:t>on,</w:t>
            </w:r>
          </w:p>
          <w:p w14:paraId="7A43620F" w14:textId="77777777" w:rsidR="00A31CA5" w:rsidRPr="001A0083" w:rsidRDefault="00A31CA5" w:rsidP="00EB661B">
            <w:pPr>
              <w:pStyle w:val="EngHangEnd"/>
            </w:pPr>
            <w:r w:rsidRPr="007425E1">
              <w:t>That He may forgive us.</w:t>
            </w:r>
          </w:p>
        </w:tc>
        <w:tc>
          <w:tcPr>
            <w:tcW w:w="288" w:type="dxa"/>
          </w:tcPr>
          <w:p w14:paraId="0615DB27" w14:textId="77777777" w:rsidR="00A31CA5" w:rsidRDefault="00A31CA5" w:rsidP="009D6F61"/>
        </w:tc>
        <w:tc>
          <w:tcPr>
            <w:tcW w:w="288" w:type="dxa"/>
          </w:tcPr>
          <w:p w14:paraId="0F852AD5" w14:textId="77777777" w:rsidR="00A31CA5" w:rsidRDefault="00A31CA5" w:rsidP="009D6F61">
            <w:pPr>
              <w:pStyle w:val="CopticCross"/>
            </w:pPr>
            <w:r w:rsidRPr="000F6316">
              <w:t>¿</w:t>
            </w:r>
          </w:p>
        </w:tc>
        <w:tc>
          <w:tcPr>
            <w:tcW w:w="3960" w:type="dxa"/>
          </w:tcPr>
          <w:p w14:paraId="02C8E1AF" w14:textId="77777777" w:rsidR="00A31CA5" w:rsidRDefault="00A31CA5" w:rsidP="008D3689">
            <w:pPr>
              <w:pStyle w:val="CopticVersemulti-line"/>
            </w:pPr>
            <w:r w:rsidRPr="008D3689">
              <w:t>Ⲉⲑⲃⲉ ⲫⲁⲓ ⲧⲉⲛϯⲱ̀ⲟⲩ ⲛⲉ</w:t>
            </w:r>
          </w:p>
          <w:p w14:paraId="6F86A1CE" w14:textId="77777777" w:rsidR="00A31CA5" w:rsidRDefault="00A31CA5" w:rsidP="008D3689">
            <w:pPr>
              <w:pStyle w:val="CopticVersemulti-line"/>
            </w:pPr>
            <w:r w:rsidRPr="008D3689">
              <w:t>ϩⲱⲥ ⲑⲉⲟⲧⲟⲕⲟⲥ</w:t>
            </w:r>
          </w:p>
          <w:p w14:paraId="1AFA54A0" w14:textId="77777777" w:rsidR="00A31CA5" w:rsidRDefault="00A31CA5" w:rsidP="008D3689">
            <w:pPr>
              <w:pStyle w:val="CopticVersemulti-line"/>
            </w:pPr>
            <w:r w:rsidRPr="008D3689">
              <w:t>ⲙⲁϯϩⲟ ⲙ̀ⲡⲉϣⲏⲣⲓ</w:t>
            </w:r>
          </w:p>
          <w:p w14:paraId="108D4130" w14:textId="77777777" w:rsidR="00A31CA5" w:rsidRDefault="00A31CA5" w:rsidP="008D3689">
            <w:pPr>
              <w:pStyle w:val="CopticVerse"/>
            </w:pPr>
            <w:r w:rsidRPr="008D3689">
              <w:t>ⲉⲑⲣⲉϥⲭⲱ ⲛⲁⲛ ⲉⲃⲟⲗ</w:t>
            </w:r>
          </w:p>
        </w:tc>
      </w:tr>
    </w:tbl>
    <w:p w14:paraId="2F6B3A0C" w14:textId="77777777" w:rsidR="009D6F61" w:rsidRDefault="009D6F61" w:rsidP="00A31CA5">
      <w:pPr>
        <w:pStyle w:val="Rubric"/>
      </w:pPr>
      <w:r>
        <w:t xml:space="preserve">On non-Sundays, return to the Second Canticle on Page </w:t>
      </w:r>
      <w:r w:rsidR="003A78C2">
        <w:fldChar w:fldCharType="begin"/>
      </w:r>
      <w:r>
        <w:instrText xml:space="preserve"> PAGEREF _Ref297493889 </w:instrText>
      </w:r>
      <w:r w:rsidR="003A78C2">
        <w:fldChar w:fldCharType="separate"/>
      </w:r>
      <w:r w:rsidR="00B50C35">
        <w:rPr>
          <w:noProof/>
        </w:rPr>
        <w:t>86</w:t>
      </w:r>
      <w:r w:rsidR="003A78C2">
        <w:fldChar w:fldCharType="end"/>
      </w:r>
      <w:r>
        <w:t>.</w:t>
      </w:r>
    </w:p>
    <w:p w14:paraId="3F9EADC9" w14:textId="77777777" w:rsidR="00A2562D" w:rsidRDefault="00A2562D" w:rsidP="00A31CA5">
      <w:pPr>
        <w:pStyle w:val="Heading6"/>
      </w:pPr>
      <w:bookmarkStart w:id="470" w:name="_Toc298445775"/>
      <w:bookmarkStart w:id="471" w:name="_Toc298681260"/>
      <w:bookmarkStart w:id="472" w:name="_Toc298447500"/>
      <w:r>
        <w:t>Part Ten</w:t>
      </w:r>
      <w:bookmarkEnd w:id="470"/>
      <w:bookmarkEnd w:id="471"/>
      <w:bookmarkEnd w:id="472"/>
      <w:r w:rsidR="008D3689">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ADB8503" w14:textId="77777777" w:rsidTr="00A2562D">
        <w:trPr>
          <w:cantSplit/>
          <w:jc w:val="center"/>
        </w:trPr>
        <w:tc>
          <w:tcPr>
            <w:tcW w:w="288" w:type="dxa"/>
          </w:tcPr>
          <w:p w14:paraId="457DC02D" w14:textId="77777777" w:rsidR="00A31CA5" w:rsidRDefault="00A31CA5" w:rsidP="00A2562D">
            <w:pPr>
              <w:pStyle w:val="CopticCross"/>
            </w:pPr>
          </w:p>
        </w:tc>
        <w:tc>
          <w:tcPr>
            <w:tcW w:w="3960" w:type="dxa"/>
          </w:tcPr>
          <w:p w14:paraId="0442551E" w14:textId="77777777" w:rsidR="00A31CA5" w:rsidRDefault="00A31CA5" w:rsidP="00EB661B">
            <w:pPr>
              <w:pStyle w:val="EngHang"/>
            </w:pPr>
            <w:r>
              <w:t>You are more worthy</w:t>
            </w:r>
          </w:p>
          <w:p w14:paraId="7FC82068" w14:textId="77777777" w:rsidR="00A31CA5" w:rsidRDefault="00A31CA5" w:rsidP="00EB661B">
            <w:pPr>
              <w:pStyle w:val="EngHang"/>
            </w:pPr>
            <w:r>
              <w:t>Thank all of the saints,</w:t>
            </w:r>
          </w:p>
          <w:p w14:paraId="3B90450B" w14:textId="77777777" w:rsidR="00A31CA5" w:rsidRDefault="00A31CA5" w:rsidP="00EB661B">
            <w:pPr>
              <w:pStyle w:val="EngHang"/>
            </w:pPr>
            <w:r>
              <w:t>To entreat on our behalf,</w:t>
            </w:r>
          </w:p>
          <w:p w14:paraId="28B59C3A" w14:textId="77777777" w:rsidR="00A31CA5" w:rsidRPr="001A0083" w:rsidRDefault="00A31CA5" w:rsidP="00EB661B">
            <w:pPr>
              <w:pStyle w:val="EngHangEnd"/>
            </w:pPr>
            <w:r>
              <w:t>O full of grace.</w:t>
            </w:r>
          </w:p>
        </w:tc>
        <w:tc>
          <w:tcPr>
            <w:tcW w:w="288" w:type="dxa"/>
          </w:tcPr>
          <w:p w14:paraId="5A371FC1" w14:textId="77777777" w:rsidR="00A31CA5" w:rsidRDefault="00A31CA5" w:rsidP="007A058B"/>
        </w:tc>
        <w:tc>
          <w:tcPr>
            <w:tcW w:w="288" w:type="dxa"/>
          </w:tcPr>
          <w:p w14:paraId="0FCA2248" w14:textId="77777777" w:rsidR="00A31CA5" w:rsidRDefault="00A31CA5" w:rsidP="00A2562D">
            <w:pPr>
              <w:pStyle w:val="CopticCross"/>
            </w:pPr>
          </w:p>
        </w:tc>
        <w:tc>
          <w:tcPr>
            <w:tcW w:w="3960" w:type="dxa"/>
          </w:tcPr>
          <w:p w14:paraId="5891DE99" w14:textId="77777777" w:rsidR="00A31CA5" w:rsidRDefault="00A31CA5" w:rsidP="008D3689">
            <w:pPr>
              <w:pStyle w:val="CopticVersemulti-line"/>
            </w:pPr>
            <w:r w:rsidRPr="008D3689">
              <w:t>Ⲧⲉⲟⲓ ⲛ</w:t>
            </w:r>
            <w:r w:rsidRPr="008D3689">
              <w:rPr>
                <w:rFonts w:ascii="Times New Roman" w:hAnsi="Times New Roman" w:cs="Times New Roman"/>
              </w:rPr>
              <w:t>̀ϩ</w:t>
            </w:r>
            <w:r w:rsidRPr="008D3689">
              <w:t>ⲓⲕⲁⲛⲟⲥ</w:t>
            </w:r>
          </w:p>
          <w:p w14:paraId="6F15877E" w14:textId="77777777" w:rsidR="00A31CA5" w:rsidRDefault="00A31CA5" w:rsidP="008D3689">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27FBECE7" w14:textId="77777777" w:rsidR="00A31CA5" w:rsidRDefault="00A31CA5" w:rsidP="008D3689">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06BC24C6" w14:textId="77777777" w:rsidR="00A31CA5" w:rsidRDefault="00A31CA5" w:rsidP="008D3689">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A31CA5" w14:paraId="7E0CFC50" w14:textId="77777777" w:rsidTr="00A2562D">
        <w:trPr>
          <w:cantSplit/>
          <w:jc w:val="center"/>
        </w:trPr>
        <w:tc>
          <w:tcPr>
            <w:tcW w:w="288" w:type="dxa"/>
          </w:tcPr>
          <w:p w14:paraId="528AB010" w14:textId="77777777" w:rsidR="00A31CA5" w:rsidRDefault="00A31CA5" w:rsidP="00A2562D">
            <w:pPr>
              <w:pStyle w:val="CopticCross"/>
            </w:pPr>
            <w:r w:rsidRPr="000F6316">
              <w:lastRenderedPageBreak/>
              <w:t>¿</w:t>
            </w:r>
          </w:p>
        </w:tc>
        <w:tc>
          <w:tcPr>
            <w:tcW w:w="3960" w:type="dxa"/>
          </w:tcPr>
          <w:p w14:paraId="2D9125EA" w14:textId="77777777" w:rsidR="00A31CA5" w:rsidRPr="007425E1" w:rsidRDefault="00A31CA5" w:rsidP="00EB661B">
            <w:pPr>
              <w:pStyle w:val="EngHang"/>
            </w:pPr>
            <w:r w:rsidRPr="007425E1">
              <w:t xml:space="preserve">You are </w:t>
            </w:r>
            <w:r>
              <w:t>greatly exalted</w:t>
            </w:r>
          </w:p>
          <w:p w14:paraId="34683C27" w14:textId="77777777" w:rsidR="00A31CA5" w:rsidRPr="007425E1" w:rsidRDefault="00A31CA5" w:rsidP="00EB661B">
            <w:pPr>
              <w:pStyle w:val="EngHang"/>
            </w:pPr>
            <w:r w:rsidRPr="007425E1">
              <w:t>Above the patriarchs,</w:t>
            </w:r>
          </w:p>
          <w:p w14:paraId="1DD87C36" w14:textId="77777777" w:rsidR="00A31CA5" w:rsidRPr="007425E1" w:rsidRDefault="00A31CA5" w:rsidP="00EB661B">
            <w:pPr>
              <w:pStyle w:val="EngHang"/>
            </w:pPr>
            <w:r w:rsidRPr="007425E1">
              <w:t>And</w:t>
            </w:r>
            <w:r>
              <w:t xml:space="preserve"> </w:t>
            </w:r>
            <w:commentRangeStart w:id="473"/>
            <w:r>
              <w:t>honoured</w:t>
            </w:r>
            <w:r w:rsidRPr="007425E1">
              <w:t xml:space="preserve"> </w:t>
            </w:r>
            <w:commentRangeEnd w:id="473"/>
            <w:r>
              <w:rPr>
                <w:rStyle w:val="CommentReference"/>
                <w:rFonts w:eastAsiaTheme="minorHAnsi" w:cstheme="minorBidi"/>
                <w:color w:val="auto"/>
                <w:lang w:val="en-CA"/>
              </w:rPr>
              <w:commentReference w:id="473"/>
            </w:r>
            <w:commentRangeStart w:id="474"/>
            <w:r w:rsidRPr="007425E1">
              <w:t xml:space="preserve">more </w:t>
            </w:r>
            <w:commentRangeEnd w:id="474"/>
            <w:r>
              <w:rPr>
                <w:rStyle w:val="CommentReference"/>
                <w:rFonts w:eastAsiaTheme="minorHAnsi" w:cstheme="minorBidi"/>
                <w:color w:val="auto"/>
                <w:lang w:val="en-CA"/>
              </w:rPr>
              <w:commentReference w:id="474"/>
            </w:r>
          </w:p>
          <w:p w14:paraId="1521E781" w14:textId="77777777" w:rsidR="00A31CA5" w:rsidRPr="001A0083" w:rsidRDefault="00A31CA5" w:rsidP="00EB661B">
            <w:pPr>
              <w:pStyle w:val="EngHangEnd"/>
            </w:pPr>
            <w:r w:rsidRPr="007425E1">
              <w:t>Than the prophets.</w:t>
            </w:r>
          </w:p>
        </w:tc>
        <w:tc>
          <w:tcPr>
            <w:tcW w:w="288" w:type="dxa"/>
          </w:tcPr>
          <w:p w14:paraId="50BB0911" w14:textId="77777777" w:rsidR="00A31CA5" w:rsidRDefault="00A31CA5" w:rsidP="007A058B"/>
        </w:tc>
        <w:tc>
          <w:tcPr>
            <w:tcW w:w="288" w:type="dxa"/>
          </w:tcPr>
          <w:p w14:paraId="3257BCC6" w14:textId="77777777" w:rsidR="00A31CA5" w:rsidRDefault="00A31CA5" w:rsidP="00A2562D">
            <w:pPr>
              <w:pStyle w:val="CopticCross"/>
            </w:pPr>
            <w:r w:rsidRPr="000F6316">
              <w:t>¿</w:t>
            </w:r>
          </w:p>
        </w:tc>
        <w:tc>
          <w:tcPr>
            <w:tcW w:w="3960" w:type="dxa"/>
          </w:tcPr>
          <w:p w14:paraId="6AF1CB79" w14:textId="77777777" w:rsidR="00A31CA5" w:rsidRDefault="00A31CA5" w:rsidP="008D3689">
            <w:pPr>
              <w:pStyle w:val="CopticVersemulti-line"/>
            </w:pPr>
            <w:r w:rsidRPr="008D3689">
              <w:t>Ⲧⲉϭⲟⲥⲓ ⲉ̀ⲙⲁϣⲱ</w:t>
            </w:r>
          </w:p>
          <w:p w14:paraId="5917CF1A" w14:textId="77777777" w:rsidR="00A31CA5" w:rsidRDefault="00A31CA5" w:rsidP="008D3689">
            <w:pPr>
              <w:pStyle w:val="CopticVersemulti-line"/>
            </w:pPr>
            <w:r w:rsidRPr="008D3689">
              <w:t>ⲉ̀ϩⲟⲧⲉ ⲛⲓⲡⲁⲧⲣⲓⲁⲣⲭⲏⲥ</w:t>
            </w:r>
          </w:p>
          <w:p w14:paraId="0170F2E3" w14:textId="77777777" w:rsidR="00A31CA5" w:rsidRDefault="00A31CA5" w:rsidP="008D3689">
            <w:pPr>
              <w:pStyle w:val="CopticVersemulti-line"/>
            </w:pPr>
            <w:r w:rsidRPr="008D3689">
              <w:t>ⲟⲩⲟϩ ⲧⲉⲧⲁⲓⲏⲟⲩⲧ</w:t>
            </w:r>
          </w:p>
          <w:p w14:paraId="6522AB28" w14:textId="77777777" w:rsidR="00A31CA5" w:rsidRDefault="00A31CA5" w:rsidP="008D3689">
            <w:pPr>
              <w:pStyle w:val="CopticVerse"/>
            </w:pPr>
            <w:r w:rsidRPr="008D3689">
              <w:t>ⲉ̀ϩⲟⲧⲉ ⲛⲓⲡⲣⲟⲫⲏⲧⲏⲥ</w:t>
            </w:r>
          </w:p>
        </w:tc>
      </w:tr>
      <w:tr w:rsidR="00A31CA5" w14:paraId="7207A425" w14:textId="77777777" w:rsidTr="00A2562D">
        <w:trPr>
          <w:cantSplit/>
          <w:jc w:val="center"/>
        </w:trPr>
        <w:tc>
          <w:tcPr>
            <w:tcW w:w="288" w:type="dxa"/>
          </w:tcPr>
          <w:p w14:paraId="53388C1C" w14:textId="77777777" w:rsidR="00A31CA5" w:rsidRDefault="00A31CA5" w:rsidP="00A2562D">
            <w:pPr>
              <w:pStyle w:val="CopticCross"/>
            </w:pPr>
          </w:p>
        </w:tc>
        <w:tc>
          <w:tcPr>
            <w:tcW w:w="3960" w:type="dxa"/>
          </w:tcPr>
          <w:p w14:paraId="3B640289" w14:textId="77777777" w:rsidR="00A31CA5" w:rsidRPr="007425E1" w:rsidRDefault="00A31CA5" w:rsidP="00EB661B">
            <w:pPr>
              <w:pStyle w:val="EngHang"/>
            </w:pPr>
            <w:r w:rsidRPr="007425E1">
              <w:t xml:space="preserve">And you have a </w:t>
            </w:r>
            <w:commentRangeStart w:id="475"/>
            <w:r w:rsidRPr="007425E1">
              <w:t>means</w:t>
            </w:r>
            <w:r>
              <w:rPr>
                <w:rStyle w:val="FootnoteReference"/>
                <w:lang w:val="en-GB"/>
              </w:rPr>
              <w:t xml:space="preserve"> </w:t>
            </w:r>
            <w:commentRangeEnd w:id="475"/>
            <w:r>
              <w:rPr>
                <w:rStyle w:val="CommentReference"/>
                <w:rFonts w:eastAsiaTheme="minorHAnsi" w:cstheme="minorBidi"/>
                <w:color w:val="auto"/>
                <w:lang w:val="en-CA"/>
              </w:rPr>
              <w:commentReference w:id="475"/>
            </w:r>
            <w:r w:rsidRPr="007425E1">
              <w:t>,</w:t>
            </w:r>
          </w:p>
          <w:p w14:paraId="06C21EFC" w14:textId="77777777" w:rsidR="00A31CA5" w:rsidRPr="007425E1" w:rsidRDefault="00A31CA5" w:rsidP="00EB661B">
            <w:pPr>
              <w:pStyle w:val="EngHang"/>
            </w:pPr>
            <w:r w:rsidRPr="007425E1">
              <w:t>With freedom of speech</w:t>
            </w:r>
            <w:r>
              <w:rPr>
                <w:rStyle w:val="FootnoteReference"/>
                <w:lang w:val="en-GB"/>
              </w:rPr>
              <w:t xml:space="preserve"> </w:t>
            </w:r>
            <w:r w:rsidRPr="007425E1">
              <w:t>,</w:t>
            </w:r>
          </w:p>
          <w:p w14:paraId="602B5B86" w14:textId="77777777" w:rsidR="00A31CA5" w:rsidRPr="007425E1" w:rsidRDefault="00A31CA5" w:rsidP="00EB661B">
            <w:pPr>
              <w:pStyle w:val="EngHang"/>
            </w:pPr>
            <w:r w:rsidRPr="007425E1">
              <w:t>Greater than the Cherubim,</w:t>
            </w:r>
          </w:p>
          <w:p w14:paraId="7A63036F" w14:textId="77777777" w:rsidR="00A31CA5" w:rsidRPr="007F2DC4" w:rsidRDefault="00A31CA5" w:rsidP="00EB661B">
            <w:pPr>
              <w:pStyle w:val="EngHangEnd"/>
            </w:pPr>
            <w:r w:rsidRPr="007425E1">
              <w:t>And the Seraphim.</w:t>
            </w:r>
          </w:p>
        </w:tc>
        <w:tc>
          <w:tcPr>
            <w:tcW w:w="288" w:type="dxa"/>
          </w:tcPr>
          <w:p w14:paraId="4387BEC6" w14:textId="77777777" w:rsidR="00A31CA5" w:rsidRDefault="00A31CA5" w:rsidP="007A058B"/>
        </w:tc>
        <w:tc>
          <w:tcPr>
            <w:tcW w:w="288" w:type="dxa"/>
          </w:tcPr>
          <w:p w14:paraId="49AE78BD" w14:textId="77777777" w:rsidR="00A31CA5" w:rsidRDefault="00A31CA5" w:rsidP="00A2562D">
            <w:pPr>
              <w:pStyle w:val="CopticCross"/>
            </w:pPr>
          </w:p>
        </w:tc>
        <w:tc>
          <w:tcPr>
            <w:tcW w:w="3960" w:type="dxa"/>
          </w:tcPr>
          <w:p w14:paraId="455AB716" w14:textId="77777777" w:rsidR="00A31CA5" w:rsidRDefault="00A31CA5" w:rsidP="008D3689">
            <w:pPr>
              <w:pStyle w:val="CopticVersemulti-line"/>
            </w:pPr>
            <w:r w:rsidRPr="008D3689">
              <w:t>Ⲟⲩⲟⲛ ⲧⲉ ϫⲓⲛⲙⲟϣⲓ</w:t>
            </w:r>
          </w:p>
          <w:p w14:paraId="442EAB52" w14:textId="77777777" w:rsidR="00A31CA5" w:rsidRDefault="00A31CA5" w:rsidP="008D3689">
            <w:pPr>
              <w:pStyle w:val="CopticVersemulti-line"/>
            </w:pPr>
            <w:r w:rsidRPr="008D3689">
              <w:t>ϧⲉⲛ ⲟⲩⲡⲁⲣⲣⲏⲥⲓⲁ̀</w:t>
            </w:r>
          </w:p>
          <w:p w14:paraId="4D6F4AF2" w14:textId="77777777" w:rsidR="00A31CA5" w:rsidRDefault="00A31CA5" w:rsidP="008D3689">
            <w:pPr>
              <w:pStyle w:val="CopticVersemulti-line"/>
            </w:pPr>
            <w:r w:rsidRPr="008D3689">
              <w:t>ⲉ̀ϩⲟⲧⲉ ⲛⲓⲭⲉⲣⲟⲩⲃⲓⲙ</w:t>
            </w:r>
          </w:p>
          <w:p w14:paraId="419AFDCE" w14:textId="77777777" w:rsidR="00A31CA5" w:rsidRDefault="00A31CA5" w:rsidP="008D3689">
            <w:pPr>
              <w:pStyle w:val="CopticVerse"/>
            </w:pPr>
            <w:r w:rsidRPr="008D3689">
              <w:t>ⲛⲉⲙ ⲛⲓⲥⲉⲣⲁⲫⲓⲙ</w:t>
            </w:r>
          </w:p>
        </w:tc>
      </w:tr>
      <w:tr w:rsidR="00A31CA5" w14:paraId="70F11AAB" w14:textId="77777777" w:rsidTr="00A2562D">
        <w:trPr>
          <w:cantSplit/>
          <w:jc w:val="center"/>
        </w:trPr>
        <w:tc>
          <w:tcPr>
            <w:tcW w:w="288" w:type="dxa"/>
          </w:tcPr>
          <w:p w14:paraId="2A311741" w14:textId="77777777" w:rsidR="00A31CA5" w:rsidRDefault="00A31CA5" w:rsidP="00A2562D">
            <w:pPr>
              <w:pStyle w:val="CopticCross"/>
            </w:pPr>
            <w:r w:rsidRPr="000F6316">
              <w:t>¿</w:t>
            </w:r>
          </w:p>
        </w:tc>
        <w:tc>
          <w:tcPr>
            <w:tcW w:w="3960" w:type="dxa"/>
          </w:tcPr>
          <w:p w14:paraId="3855DD2C" w14:textId="77777777" w:rsidR="00A31CA5" w:rsidRPr="007425E1" w:rsidRDefault="00A31CA5" w:rsidP="00EB661B">
            <w:pPr>
              <w:pStyle w:val="EngHang"/>
            </w:pPr>
            <w:r>
              <w:t>For truly</w:t>
            </w:r>
            <w:r w:rsidRPr="007425E1">
              <w:t xml:space="preserve"> you are, </w:t>
            </w:r>
          </w:p>
          <w:p w14:paraId="5112C28A" w14:textId="77777777" w:rsidR="00A31CA5" w:rsidRPr="007425E1" w:rsidRDefault="00A31CA5" w:rsidP="00EB661B">
            <w:pPr>
              <w:pStyle w:val="EngHang"/>
            </w:pPr>
            <w:r w:rsidRPr="007425E1">
              <w:t>The pride of our race,</w:t>
            </w:r>
          </w:p>
          <w:p w14:paraId="57BE1501" w14:textId="77777777" w:rsidR="00A31CA5" w:rsidRPr="007425E1" w:rsidRDefault="00A31CA5" w:rsidP="00EB661B">
            <w:pPr>
              <w:pStyle w:val="EngHang"/>
            </w:pPr>
            <w:r w:rsidRPr="007425E1">
              <w:t>And the advocate,</w:t>
            </w:r>
          </w:p>
          <w:p w14:paraId="32389E48" w14:textId="77777777" w:rsidR="00A31CA5" w:rsidRDefault="00A31CA5" w:rsidP="00EB661B">
            <w:pPr>
              <w:pStyle w:val="EngHangEnd"/>
            </w:pPr>
            <w:r w:rsidRPr="007425E1">
              <w:t>Of our souls.</w:t>
            </w:r>
          </w:p>
        </w:tc>
        <w:tc>
          <w:tcPr>
            <w:tcW w:w="288" w:type="dxa"/>
          </w:tcPr>
          <w:p w14:paraId="411CFE9B" w14:textId="77777777" w:rsidR="00A31CA5" w:rsidRDefault="00A31CA5" w:rsidP="007A058B"/>
        </w:tc>
        <w:tc>
          <w:tcPr>
            <w:tcW w:w="288" w:type="dxa"/>
          </w:tcPr>
          <w:p w14:paraId="106060F8" w14:textId="77777777" w:rsidR="00A31CA5" w:rsidRDefault="00A31CA5" w:rsidP="00A2562D">
            <w:pPr>
              <w:pStyle w:val="CopticCross"/>
            </w:pPr>
            <w:r w:rsidRPr="000F6316">
              <w:t>¿</w:t>
            </w:r>
          </w:p>
        </w:tc>
        <w:tc>
          <w:tcPr>
            <w:tcW w:w="3960" w:type="dxa"/>
          </w:tcPr>
          <w:p w14:paraId="5C74C9B5" w14:textId="77777777" w:rsidR="00A31CA5" w:rsidRDefault="00A31CA5" w:rsidP="008D3689">
            <w:pPr>
              <w:pStyle w:val="CopticVersemulti-line"/>
            </w:pPr>
            <w:r w:rsidRPr="008D3689">
              <w:t>Ⲛ̀ⲑⲟ ⲅⲁⲣ ⲁⲗⲏⲑⲱⲥ</w:t>
            </w:r>
          </w:p>
          <w:p w14:paraId="076B06C4" w14:textId="77777777" w:rsidR="00A31CA5" w:rsidRDefault="00A31CA5" w:rsidP="008D3689">
            <w:pPr>
              <w:pStyle w:val="CopticVersemulti-line"/>
            </w:pPr>
            <w:r w:rsidRPr="008D3689">
              <w:t>ⲡⲉ ⲡ̀ϣⲟⲩϣⲟⲩ ⲙ̀ⲡⲉⲛⲅⲉⲛⲟⲥ</w:t>
            </w:r>
          </w:p>
          <w:p w14:paraId="2FEF30CC" w14:textId="77777777" w:rsidR="00A31CA5" w:rsidRDefault="00A31CA5" w:rsidP="008D3689">
            <w:pPr>
              <w:pStyle w:val="CopticVersemulti-line"/>
            </w:pPr>
            <w:r w:rsidRPr="008D3689">
              <w:t>ⲟⲩⲟϩ ϯⲡ̀ⲣⲟⲥⲧⲁⲧⲏⲥ</w:t>
            </w:r>
          </w:p>
          <w:p w14:paraId="062FC04E" w14:textId="77777777" w:rsidR="00A31CA5" w:rsidRDefault="00A31CA5" w:rsidP="008D3689">
            <w:pPr>
              <w:pStyle w:val="CopticVerse"/>
            </w:pPr>
            <w:r w:rsidRPr="008D3689">
              <w:t>ⲛ̀ⲧⲉ ⲛⲉⲛⲯⲩⲭⲏ</w:t>
            </w:r>
          </w:p>
        </w:tc>
      </w:tr>
      <w:tr w:rsidR="00A31CA5" w14:paraId="0F291C80" w14:textId="77777777" w:rsidTr="00A2562D">
        <w:trPr>
          <w:cantSplit/>
          <w:jc w:val="center"/>
        </w:trPr>
        <w:tc>
          <w:tcPr>
            <w:tcW w:w="288" w:type="dxa"/>
          </w:tcPr>
          <w:p w14:paraId="6C990402" w14:textId="77777777" w:rsidR="00A31CA5" w:rsidRDefault="00A31CA5" w:rsidP="00A2562D">
            <w:pPr>
              <w:pStyle w:val="CopticCross"/>
            </w:pPr>
          </w:p>
        </w:tc>
        <w:tc>
          <w:tcPr>
            <w:tcW w:w="3960" w:type="dxa"/>
          </w:tcPr>
          <w:p w14:paraId="453BC487" w14:textId="77777777" w:rsidR="00A31CA5" w:rsidRPr="007425E1" w:rsidRDefault="00A31CA5" w:rsidP="00EB661B">
            <w:pPr>
              <w:pStyle w:val="EngHang"/>
            </w:pPr>
            <w:r w:rsidRPr="007425E1">
              <w:t>Intercede on our behalf,</w:t>
            </w:r>
          </w:p>
          <w:p w14:paraId="20EF3601" w14:textId="77777777" w:rsidR="00A31CA5" w:rsidRPr="007425E1" w:rsidRDefault="00A31CA5" w:rsidP="00EB661B">
            <w:pPr>
              <w:pStyle w:val="EngHang"/>
            </w:pPr>
            <w:r w:rsidRPr="007425E1">
              <w:t>Before our Saviour,</w:t>
            </w:r>
          </w:p>
          <w:p w14:paraId="13F7785E" w14:textId="77777777" w:rsidR="00A31CA5" w:rsidRPr="007425E1" w:rsidRDefault="00A31CA5" w:rsidP="00EB661B">
            <w:pPr>
              <w:pStyle w:val="EngHang"/>
            </w:pPr>
            <w:r w:rsidRPr="007425E1">
              <w:t>That He may confirm us,</w:t>
            </w:r>
          </w:p>
          <w:p w14:paraId="17D163E0" w14:textId="77777777" w:rsidR="00A31CA5" w:rsidRPr="001A0083" w:rsidRDefault="00A31CA5" w:rsidP="00EB661B">
            <w:pPr>
              <w:pStyle w:val="EngHangEnd"/>
            </w:pPr>
            <w:r>
              <w:t>In the upright faith;</w:t>
            </w:r>
          </w:p>
        </w:tc>
        <w:tc>
          <w:tcPr>
            <w:tcW w:w="288" w:type="dxa"/>
          </w:tcPr>
          <w:p w14:paraId="56F144EA" w14:textId="77777777" w:rsidR="00A31CA5" w:rsidRDefault="00A31CA5" w:rsidP="007A058B"/>
        </w:tc>
        <w:tc>
          <w:tcPr>
            <w:tcW w:w="288" w:type="dxa"/>
          </w:tcPr>
          <w:p w14:paraId="00EDBC39" w14:textId="77777777" w:rsidR="00A31CA5" w:rsidRDefault="00A31CA5" w:rsidP="00A2562D">
            <w:pPr>
              <w:pStyle w:val="CopticCross"/>
            </w:pPr>
          </w:p>
        </w:tc>
        <w:tc>
          <w:tcPr>
            <w:tcW w:w="3960" w:type="dxa"/>
          </w:tcPr>
          <w:p w14:paraId="3B5A89CF" w14:textId="77777777" w:rsidR="00A31CA5" w:rsidRDefault="00A31CA5" w:rsidP="008D3689">
            <w:pPr>
              <w:pStyle w:val="CopticVersemulti-line"/>
            </w:pPr>
            <w:r w:rsidRPr="008D3689">
              <w:t>Ⲁ̀ⲣⲓⲡⲣⲉⲥⲃⲉⲩⲓⲛ ⲉ̀ϫⲱⲛ</w:t>
            </w:r>
          </w:p>
          <w:p w14:paraId="1B659F65" w14:textId="77777777" w:rsidR="00A31CA5" w:rsidRDefault="00A31CA5" w:rsidP="008D3689">
            <w:pPr>
              <w:pStyle w:val="CopticVersemulti-line"/>
            </w:pPr>
            <w:r w:rsidRPr="008D3689">
              <w:t>ⲛⲁϩⲣⲉⲛ ⲡⲉⲛⲥⲱⲧⲏⲣ</w:t>
            </w:r>
          </w:p>
          <w:p w14:paraId="24A0B8CA" w14:textId="77777777" w:rsidR="00A31CA5" w:rsidRDefault="00A31CA5" w:rsidP="008D3689">
            <w:pPr>
              <w:pStyle w:val="CopticVersemulti-line"/>
            </w:pPr>
            <w:r w:rsidRPr="008D3689">
              <w:t>ϩⲟⲡⲱⲥ ⲛ̀ⲧⲉϥⲧⲁϫⲣⲟⲛ</w:t>
            </w:r>
          </w:p>
          <w:p w14:paraId="44DDE1B8" w14:textId="77777777" w:rsidR="00A31CA5" w:rsidRDefault="00A31CA5" w:rsidP="008D3689">
            <w:pPr>
              <w:pStyle w:val="CopticVerse"/>
            </w:pPr>
            <w:r w:rsidRPr="008D3689">
              <w:t>ϧⲉⲛ ⲡⲓⲛⲁϩϯ ⲉⲧⲥⲟⲩⲧⲱⲛ</w:t>
            </w:r>
          </w:p>
        </w:tc>
      </w:tr>
      <w:tr w:rsidR="00A31CA5" w14:paraId="2D197C4A" w14:textId="77777777" w:rsidTr="00A2562D">
        <w:trPr>
          <w:cantSplit/>
          <w:jc w:val="center"/>
        </w:trPr>
        <w:tc>
          <w:tcPr>
            <w:tcW w:w="288" w:type="dxa"/>
          </w:tcPr>
          <w:p w14:paraId="37370702" w14:textId="77777777" w:rsidR="00A31CA5" w:rsidRDefault="00A31CA5" w:rsidP="00A2562D">
            <w:pPr>
              <w:pStyle w:val="CopticCross"/>
            </w:pPr>
            <w:r w:rsidRPr="000F6316">
              <w:t>¿</w:t>
            </w:r>
          </w:p>
        </w:tc>
        <w:tc>
          <w:tcPr>
            <w:tcW w:w="3960" w:type="dxa"/>
          </w:tcPr>
          <w:p w14:paraId="5514AD85" w14:textId="77777777" w:rsidR="00A31CA5" w:rsidRPr="007425E1" w:rsidRDefault="00A31CA5" w:rsidP="00EB661B">
            <w:pPr>
              <w:pStyle w:val="EngHang"/>
            </w:pPr>
            <w:r w:rsidRPr="007425E1">
              <w:t>That He may grant us,</w:t>
            </w:r>
          </w:p>
          <w:p w14:paraId="1551A056" w14:textId="77777777" w:rsidR="00A31CA5" w:rsidRPr="007425E1" w:rsidRDefault="00A31CA5" w:rsidP="00EB661B">
            <w:pPr>
              <w:pStyle w:val="EngHang"/>
            </w:pPr>
            <w:r w:rsidRPr="007425E1">
              <w:t>The forgiveness of our sins,</w:t>
            </w:r>
          </w:p>
          <w:p w14:paraId="7780AE9F" w14:textId="77777777" w:rsidR="00A31CA5" w:rsidRPr="007425E1" w:rsidRDefault="00A31CA5" w:rsidP="00EB661B">
            <w:pPr>
              <w:pStyle w:val="EngHang"/>
            </w:pPr>
            <w:r w:rsidRPr="007425E1">
              <w:t>And that we may obtain mercy,</w:t>
            </w:r>
          </w:p>
          <w:p w14:paraId="1EB8107C" w14:textId="77777777" w:rsidR="00A31CA5" w:rsidRPr="007425E1" w:rsidRDefault="00A31CA5" w:rsidP="00EB661B">
            <w:pPr>
              <w:pStyle w:val="EngHangEnd"/>
            </w:pPr>
            <w:r w:rsidRPr="007425E1">
              <w:t>Through your intercessions.</w:t>
            </w:r>
          </w:p>
        </w:tc>
        <w:tc>
          <w:tcPr>
            <w:tcW w:w="288" w:type="dxa"/>
          </w:tcPr>
          <w:p w14:paraId="165D2F4E" w14:textId="77777777" w:rsidR="00A31CA5" w:rsidRDefault="00A31CA5" w:rsidP="007A058B"/>
        </w:tc>
        <w:tc>
          <w:tcPr>
            <w:tcW w:w="288" w:type="dxa"/>
          </w:tcPr>
          <w:p w14:paraId="0FEC770A" w14:textId="77777777" w:rsidR="00A31CA5" w:rsidRDefault="00A31CA5" w:rsidP="00A2562D">
            <w:pPr>
              <w:pStyle w:val="CopticCross"/>
            </w:pPr>
            <w:r w:rsidRPr="000F6316">
              <w:t>¿</w:t>
            </w:r>
          </w:p>
        </w:tc>
        <w:tc>
          <w:tcPr>
            <w:tcW w:w="3960" w:type="dxa"/>
          </w:tcPr>
          <w:p w14:paraId="7D9F7AD8" w14:textId="77777777" w:rsidR="00A31CA5" w:rsidRDefault="00A31CA5" w:rsidP="008D3689">
            <w:pPr>
              <w:pStyle w:val="CopticVersemulti-line"/>
            </w:pPr>
            <w:r w:rsidRPr="008D3689">
              <w:t>Ⲛ̀ⲧⲉϥⲉⲣϩ̀ⲙⲟⲧ ⲛⲁⲛ</w:t>
            </w:r>
          </w:p>
          <w:p w14:paraId="6A38A3DB" w14:textId="77777777" w:rsidR="00A31CA5" w:rsidRDefault="00A31CA5" w:rsidP="008D3689">
            <w:pPr>
              <w:pStyle w:val="CopticVersemulti-line"/>
            </w:pPr>
            <w:r w:rsidRPr="008D3689">
              <w:t>ⲙ̀ⲡⲓⲭⲱ ⲉ̀ⲃⲟⲗ ⲛ̀ⲧⲉ ⲛⲉⲛⲛⲟⲃⲓ</w:t>
            </w:r>
          </w:p>
          <w:p w14:paraId="19F2FE46" w14:textId="77777777" w:rsidR="00A31CA5" w:rsidRDefault="00A31CA5" w:rsidP="008D3689">
            <w:pPr>
              <w:pStyle w:val="CopticVersemulti-line"/>
            </w:pPr>
            <w:r w:rsidRPr="008D3689">
              <w:t>ⲛ̀ⲧⲉⲛϣⲁϣⲛⲓ ⲉⲩⲛⲁⲓ</w:t>
            </w:r>
          </w:p>
          <w:p w14:paraId="1A11849F" w14:textId="77777777" w:rsidR="00A31CA5" w:rsidRDefault="00A31CA5" w:rsidP="008D3689">
            <w:pPr>
              <w:pStyle w:val="CopticVerse"/>
            </w:pPr>
            <w:r w:rsidRPr="008D3689">
              <w:t>ϩⲓⲧⲉⲛ ⲛⲉⲡⲣⲉⲥⲃⲓⲁ̀</w:t>
            </w:r>
          </w:p>
        </w:tc>
      </w:tr>
    </w:tbl>
    <w:p w14:paraId="45C1E305" w14:textId="77777777" w:rsidR="00A2562D" w:rsidRDefault="007A058B" w:rsidP="00A31CA5">
      <w:pPr>
        <w:pStyle w:val="Heading6"/>
      </w:pPr>
      <w:bookmarkStart w:id="476" w:name="_Toc298445776"/>
      <w:bookmarkStart w:id="477" w:name="_Toc298681261"/>
      <w:bookmarkStart w:id="478" w:name="_Toc298447501"/>
      <w:r w:rsidRPr="00D24FE1">
        <w:t>Part</w:t>
      </w:r>
      <w:r>
        <w:t xml:space="preserve"> Eleven</w:t>
      </w:r>
      <w:bookmarkEnd w:id="476"/>
      <w:bookmarkEnd w:id="477"/>
      <w:bookmarkEnd w:id="478"/>
      <w:r w:rsidR="008D3689">
        <w:t xml:space="preserve"> (</w:t>
      </w:r>
      <w:r w:rsidR="008D3689" w:rsidRPr="008D3689">
        <w:rPr>
          <w:rFonts w:ascii="FreeSerifAvvaShenouda" w:hAnsi="FreeSerifAvvaShenouda" w:cs="FreeSerifAvvaShenouda"/>
        </w:rPr>
        <w:t>ⲃ̅</w:t>
      </w:r>
      <w:r w:rsidR="008D3689">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0F4BA0E" w14:textId="77777777" w:rsidTr="007A058B">
        <w:trPr>
          <w:cantSplit/>
          <w:jc w:val="center"/>
        </w:trPr>
        <w:tc>
          <w:tcPr>
            <w:tcW w:w="288" w:type="dxa"/>
          </w:tcPr>
          <w:p w14:paraId="3A2F233D" w14:textId="77777777" w:rsidR="00A31CA5" w:rsidRDefault="00A31CA5" w:rsidP="007A058B">
            <w:pPr>
              <w:pStyle w:val="CopticCross"/>
            </w:pPr>
          </w:p>
        </w:tc>
        <w:tc>
          <w:tcPr>
            <w:tcW w:w="3960" w:type="dxa"/>
          </w:tcPr>
          <w:p w14:paraId="3D67AEA1" w14:textId="77777777" w:rsidR="00A31CA5" w:rsidRPr="007425E1" w:rsidRDefault="00A31CA5" w:rsidP="00EB661B">
            <w:pPr>
              <w:pStyle w:val="EngHang"/>
            </w:pPr>
            <w:r w:rsidRPr="007425E1">
              <w:t>All the exalted names,</w:t>
            </w:r>
          </w:p>
          <w:p w14:paraId="4DA33DAA" w14:textId="77777777" w:rsidR="00A31CA5" w:rsidRPr="007425E1" w:rsidRDefault="00A31CA5" w:rsidP="00EB661B">
            <w:pPr>
              <w:pStyle w:val="EngHang"/>
            </w:pPr>
            <w:r w:rsidRPr="007425E1">
              <w:t>Of the incorporeal,</w:t>
            </w:r>
          </w:p>
          <w:p w14:paraId="0A81812C" w14:textId="77777777" w:rsidR="00A31CA5" w:rsidRPr="007425E1" w:rsidRDefault="00A31CA5" w:rsidP="00EB661B">
            <w:pPr>
              <w:pStyle w:val="EngHang"/>
            </w:pPr>
            <w:r w:rsidRPr="007425E1">
              <w:t>The thousands of angels,</w:t>
            </w:r>
          </w:p>
          <w:p w14:paraId="2545235E" w14:textId="77777777" w:rsidR="00A31CA5" w:rsidRPr="001A0083" w:rsidRDefault="00A31CA5" w:rsidP="00EB661B">
            <w:pPr>
              <w:pStyle w:val="EngHangEnd"/>
            </w:pPr>
            <w:r w:rsidRPr="007425E1">
              <w:t>And archangels,</w:t>
            </w:r>
          </w:p>
        </w:tc>
        <w:tc>
          <w:tcPr>
            <w:tcW w:w="288" w:type="dxa"/>
          </w:tcPr>
          <w:p w14:paraId="686A9155" w14:textId="77777777" w:rsidR="00A31CA5" w:rsidRDefault="00A31CA5" w:rsidP="007A058B"/>
        </w:tc>
        <w:tc>
          <w:tcPr>
            <w:tcW w:w="288" w:type="dxa"/>
          </w:tcPr>
          <w:p w14:paraId="5B564EF5" w14:textId="77777777" w:rsidR="00A31CA5" w:rsidRDefault="00A31CA5" w:rsidP="007A058B">
            <w:pPr>
              <w:pStyle w:val="CopticCross"/>
            </w:pPr>
          </w:p>
        </w:tc>
        <w:tc>
          <w:tcPr>
            <w:tcW w:w="3960" w:type="dxa"/>
          </w:tcPr>
          <w:p w14:paraId="191FE81F" w14:textId="77777777" w:rsidR="00A31CA5" w:rsidRDefault="00A31CA5" w:rsidP="00CB2D55">
            <w:pPr>
              <w:pStyle w:val="CopticVersemulti-line"/>
            </w:pPr>
            <w:r w:rsidRPr="00CB2D55">
              <w:t>Ⲣⲁⲛ ⲛⲓⲃⲉⲛ ⲉⲧϭⲟⲥⲓ</w:t>
            </w:r>
          </w:p>
          <w:p w14:paraId="78189BF0" w14:textId="77777777" w:rsidR="00A31CA5" w:rsidRDefault="00A31CA5" w:rsidP="00CB2D55">
            <w:pPr>
              <w:pStyle w:val="CopticVersemulti-line"/>
            </w:pPr>
            <w:r w:rsidRPr="00CB2D55">
              <w:t>ⲛ̀ⲧⲉ ⲛⲓⲁ̀ⲥⲱⲙⲁⲧⲟⲥ</w:t>
            </w:r>
          </w:p>
          <w:p w14:paraId="63234C9B" w14:textId="77777777" w:rsidR="00A31CA5" w:rsidRDefault="00A31CA5" w:rsidP="00CB2D55">
            <w:pPr>
              <w:pStyle w:val="CopticVersemulti-line"/>
            </w:pPr>
            <w:r w:rsidRPr="00CB2D55">
              <w:t>ⲛⲓⲁ̀ⲛⲁⲛ̀ϣⲟ ⲛ̀ⲁⲅⲅⲉⲗⲟⲥ</w:t>
            </w:r>
          </w:p>
          <w:p w14:paraId="5C3ED16A" w14:textId="77777777" w:rsidR="00A31CA5" w:rsidRPr="00CB2D55" w:rsidRDefault="00A31CA5" w:rsidP="00CB2D55">
            <w:pPr>
              <w:pStyle w:val="CopticVerse"/>
            </w:pPr>
            <w:r w:rsidRPr="00CB2D55">
              <w:t>ⲛⲉⲙ ⲁⲣⲭⲏⲁⲅⲅⲉⲗⲟⲥ</w:t>
            </w:r>
          </w:p>
        </w:tc>
      </w:tr>
      <w:tr w:rsidR="00A31CA5" w14:paraId="0EE31BAE" w14:textId="77777777" w:rsidTr="007A058B">
        <w:trPr>
          <w:cantSplit/>
          <w:jc w:val="center"/>
        </w:trPr>
        <w:tc>
          <w:tcPr>
            <w:tcW w:w="288" w:type="dxa"/>
          </w:tcPr>
          <w:p w14:paraId="77929029" w14:textId="77777777" w:rsidR="00A31CA5" w:rsidRDefault="00A31CA5" w:rsidP="007A058B">
            <w:pPr>
              <w:pStyle w:val="CopticCross"/>
            </w:pPr>
            <w:r w:rsidRPr="000F6316">
              <w:lastRenderedPageBreak/>
              <w:t>¿</w:t>
            </w:r>
          </w:p>
        </w:tc>
        <w:tc>
          <w:tcPr>
            <w:tcW w:w="3960" w:type="dxa"/>
          </w:tcPr>
          <w:p w14:paraId="4CB17672" w14:textId="77777777" w:rsidR="00A31CA5" w:rsidRDefault="00A31CA5" w:rsidP="00EB661B">
            <w:pPr>
              <w:pStyle w:val="EngHang"/>
            </w:pPr>
            <w:r>
              <w:t>Did not attain</w:t>
            </w:r>
          </w:p>
          <w:p w14:paraId="4F19CF80" w14:textId="77777777" w:rsidR="00A31CA5" w:rsidRDefault="00A31CA5" w:rsidP="00EB661B">
            <w:pPr>
              <w:pStyle w:val="EngHang"/>
            </w:pPr>
            <w:r>
              <w:t>The great blessedness,</w:t>
            </w:r>
          </w:p>
          <w:p w14:paraId="2C3A4468" w14:textId="77777777" w:rsidR="00A31CA5" w:rsidRDefault="00A31CA5" w:rsidP="00EB661B">
            <w:pPr>
              <w:pStyle w:val="EngHang"/>
            </w:pPr>
            <w:r>
              <w:t>Of you who are clothed with</w:t>
            </w:r>
          </w:p>
          <w:p w14:paraId="525F1AA1" w14:textId="77777777" w:rsidR="00A31CA5" w:rsidRPr="001A0083" w:rsidRDefault="00A31CA5" w:rsidP="00EB661B">
            <w:pPr>
              <w:pStyle w:val="EngHangEnd"/>
            </w:pPr>
            <w:r>
              <w:t>The glory of the Lord of Hosts.</w:t>
            </w:r>
          </w:p>
        </w:tc>
        <w:tc>
          <w:tcPr>
            <w:tcW w:w="288" w:type="dxa"/>
          </w:tcPr>
          <w:p w14:paraId="258D6BF4" w14:textId="77777777" w:rsidR="00A31CA5" w:rsidRDefault="00A31CA5" w:rsidP="007A058B"/>
        </w:tc>
        <w:tc>
          <w:tcPr>
            <w:tcW w:w="288" w:type="dxa"/>
          </w:tcPr>
          <w:p w14:paraId="3D7344D6" w14:textId="77777777" w:rsidR="00A31CA5" w:rsidRDefault="00A31CA5" w:rsidP="007A058B">
            <w:pPr>
              <w:pStyle w:val="CopticCross"/>
            </w:pPr>
            <w:r w:rsidRPr="000F6316">
              <w:t>¿</w:t>
            </w:r>
          </w:p>
        </w:tc>
        <w:tc>
          <w:tcPr>
            <w:tcW w:w="3960" w:type="dxa"/>
          </w:tcPr>
          <w:p w14:paraId="0A248D61" w14:textId="77777777" w:rsidR="00A31CA5" w:rsidRDefault="00A31CA5" w:rsidP="00CB2D55">
            <w:pPr>
              <w:pStyle w:val="CopticVersemulti-line"/>
            </w:pPr>
            <w:r w:rsidRPr="00CB2D55">
              <w:t>Ⲙ̀ⲡⲟⲩϣ̀ⲫⲟϩ ⲉ̀ⲡ̀ϭⲓⲥⲓ</w:t>
            </w:r>
          </w:p>
          <w:p w14:paraId="3750683A" w14:textId="77777777" w:rsidR="00A31CA5" w:rsidRDefault="00A31CA5" w:rsidP="00CB2D55">
            <w:pPr>
              <w:pStyle w:val="CopticVersemulti-line"/>
            </w:pPr>
            <w:r w:rsidRPr="00CB2D55">
              <w:t>ⲛ̀ⲧⲉ ⲛⲉⲙⲁⲕⲁⲣⲓⲥⲙⲟⲥ</w:t>
            </w:r>
          </w:p>
          <w:p w14:paraId="22BB566F" w14:textId="77777777" w:rsidR="00A31CA5" w:rsidRDefault="00A31CA5" w:rsidP="00CB2D55">
            <w:pPr>
              <w:pStyle w:val="CopticVersemulti-line"/>
            </w:pPr>
            <w:r w:rsidRPr="00CB2D55">
              <w:t>ⲱ̀ ⲑⲏⲉⲧϫⲟⲗϩ ⲙ̀ⲡⲓⲱ̀ⲟⲩ</w:t>
            </w:r>
          </w:p>
          <w:p w14:paraId="07EFA03E" w14:textId="77777777" w:rsidR="00A31CA5" w:rsidRPr="00CB2D55" w:rsidRDefault="00A31CA5" w:rsidP="00CB2D55">
            <w:pPr>
              <w:pStyle w:val="CopticVerse"/>
            </w:pPr>
            <w:r w:rsidRPr="00CB2D55">
              <w:t>ⲛ̀ⲧⲉ Ⲡⲟ̅ⲥ̅ ⲥⲁⲃⲁⲱⲑ</w:t>
            </w:r>
          </w:p>
        </w:tc>
      </w:tr>
      <w:tr w:rsidR="00A31CA5" w14:paraId="0B5BEF2C" w14:textId="77777777" w:rsidTr="007A058B">
        <w:trPr>
          <w:cantSplit/>
          <w:jc w:val="center"/>
        </w:trPr>
        <w:tc>
          <w:tcPr>
            <w:tcW w:w="288" w:type="dxa"/>
          </w:tcPr>
          <w:p w14:paraId="39A99BAF" w14:textId="77777777" w:rsidR="00A31CA5" w:rsidRDefault="00A31CA5" w:rsidP="007A058B">
            <w:pPr>
              <w:pStyle w:val="CopticCross"/>
            </w:pPr>
          </w:p>
        </w:tc>
        <w:tc>
          <w:tcPr>
            <w:tcW w:w="3960" w:type="dxa"/>
          </w:tcPr>
          <w:p w14:paraId="3AC64844" w14:textId="77777777" w:rsidR="00A31CA5" w:rsidRPr="007425E1" w:rsidRDefault="00A31CA5" w:rsidP="00EB661B">
            <w:pPr>
              <w:pStyle w:val="EngHang"/>
            </w:pPr>
            <w:r>
              <w:t>You shine</w:t>
            </w:r>
          </w:p>
          <w:p w14:paraId="63CF1B50" w14:textId="77777777" w:rsidR="00A31CA5" w:rsidRPr="007425E1" w:rsidRDefault="00A31CA5" w:rsidP="00EB661B">
            <w:pPr>
              <w:pStyle w:val="EngHang"/>
            </w:pPr>
            <w:r>
              <w:t>More</w:t>
            </w:r>
            <w:r w:rsidRPr="007425E1">
              <w:t xml:space="preserve"> than the sun,</w:t>
            </w:r>
          </w:p>
          <w:p w14:paraId="1B57B843" w14:textId="77777777" w:rsidR="00A31CA5" w:rsidRPr="007425E1" w:rsidRDefault="00A31CA5" w:rsidP="00EB661B">
            <w:pPr>
              <w:pStyle w:val="EngHang"/>
            </w:pPr>
            <w:r w:rsidRPr="007425E1">
              <w:t>And you are brighter,</w:t>
            </w:r>
          </w:p>
          <w:p w14:paraId="0F44A0E9" w14:textId="77777777" w:rsidR="00A31CA5" w:rsidRPr="00195761" w:rsidRDefault="00A31CA5" w:rsidP="00EB661B">
            <w:pPr>
              <w:pStyle w:val="EngHangEnd"/>
              <w:rPr>
                <w:szCs w:val="22"/>
              </w:rPr>
            </w:pPr>
            <w:r w:rsidRPr="007425E1">
              <w:t>Than the Cherubim,</w:t>
            </w:r>
          </w:p>
        </w:tc>
        <w:tc>
          <w:tcPr>
            <w:tcW w:w="288" w:type="dxa"/>
          </w:tcPr>
          <w:p w14:paraId="56DDB175" w14:textId="77777777" w:rsidR="00A31CA5" w:rsidRDefault="00A31CA5" w:rsidP="007A058B"/>
        </w:tc>
        <w:tc>
          <w:tcPr>
            <w:tcW w:w="288" w:type="dxa"/>
          </w:tcPr>
          <w:p w14:paraId="11EDB2CB" w14:textId="77777777" w:rsidR="00A31CA5" w:rsidRDefault="00A31CA5" w:rsidP="007A058B">
            <w:pPr>
              <w:pStyle w:val="CopticCross"/>
            </w:pPr>
          </w:p>
        </w:tc>
        <w:tc>
          <w:tcPr>
            <w:tcW w:w="3960" w:type="dxa"/>
          </w:tcPr>
          <w:p w14:paraId="66F0CEB1" w14:textId="77777777" w:rsidR="00A31CA5" w:rsidRDefault="00A31CA5" w:rsidP="00CB2D55">
            <w:pPr>
              <w:pStyle w:val="CopticVersemulti-line"/>
            </w:pPr>
            <w:r w:rsidRPr="00CB2D55">
              <w:t>Ⲧⲉϩⲓⲁⲕⲧⲓⲛ ⲉ̀ⲃⲟⲗ</w:t>
            </w:r>
          </w:p>
          <w:p w14:paraId="3F3637F0" w14:textId="77777777" w:rsidR="00A31CA5" w:rsidRDefault="00A31CA5" w:rsidP="00CB2D55">
            <w:pPr>
              <w:pStyle w:val="CopticVersemulti-line"/>
            </w:pPr>
            <w:r w:rsidRPr="00CB2D55">
              <w:t>ⲉ̀ϩⲟⲧⲉ ⲫ̀ⲣⲏ</w:t>
            </w:r>
          </w:p>
          <w:p w14:paraId="1E0CD1A6" w14:textId="77777777" w:rsidR="00A31CA5" w:rsidRDefault="00A31CA5" w:rsidP="00CB2D55">
            <w:pPr>
              <w:pStyle w:val="CopticVersemulti-line"/>
            </w:pPr>
            <w:r w:rsidRPr="00CB2D55">
              <w:t>ⲧⲉⲟⲓ ⲛ̀ⲗⲁⲙⲡⲣⲟⲥ</w:t>
            </w:r>
          </w:p>
          <w:p w14:paraId="6CD39083" w14:textId="77777777" w:rsidR="00A31CA5" w:rsidRPr="00CB2D55" w:rsidRDefault="00A31CA5" w:rsidP="00CB2D55">
            <w:pPr>
              <w:pStyle w:val="CopticVerse"/>
            </w:pPr>
            <w:r w:rsidRPr="00CB2D55">
              <w:t>ⲉ̀ϩⲟⲧⲉ Ⲛⲓⲭⲉⲣⲟⲩⲃⲓⲙ</w:t>
            </w:r>
          </w:p>
        </w:tc>
      </w:tr>
      <w:tr w:rsidR="00A31CA5" w14:paraId="5E99E6AB" w14:textId="77777777" w:rsidTr="007A058B">
        <w:trPr>
          <w:cantSplit/>
          <w:jc w:val="center"/>
        </w:trPr>
        <w:tc>
          <w:tcPr>
            <w:tcW w:w="288" w:type="dxa"/>
          </w:tcPr>
          <w:p w14:paraId="60F32EF1" w14:textId="77777777" w:rsidR="00A31CA5" w:rsidRDefault="00A31CA5" w:rsidP="007A058B">
            <w:pPr>
              <w:pStyle w:val="CopticCross"/>
            </w:pPr>
            <w:r w:rsidRPr="000F6316">
              <w:t>¿</w:t>
            </w:r>
          </w:p>
        </w:tc>
        <w:tc>
          <w:tcPr>
            <w:tcW w:w="3960" w:type="dxa"/>
          </w:tcPr>
          <w:p w14:paraId="6C5CCA16" w14:textId="77777777" w:rsidR="00A31CA5" w:rsidRPr="007425E1" w:rsidRDefault="00A31CA5" w:rsidP="00EB661B">
            <w:pPr>
              <w:pStyle w:val="EngHang"/>
            </w:pPr>
            <w:r w:rsidRPr="007425E1">
              <w:t>And the Seraphim,</w:t>
            </w:r>
          </w:p>
          <w:p w14:paraId="3EC19578" w14:textId="77777777" w:rsidR="00A31CA5" w:rsidRPr="007425E1" w:rsidRDefault="00A31CA5" w:rsidP="00EB661B">
            <w:pPr>
              <w:pStyle w:val="EngHang"/>
            </w:pPr>
            <w:r w:rsidRPr="007425E1">
              <w:t>With the six wings,</w:t>
            </w:r>
          </w:p>
          <w:p w14:paraId="238FF097" w14:textId="77777777" w:rsidR="00A31CA5" w:rsidRPr="007425E1" w:rsidRDefault="00A31CA5" w:rsidP="00EB661B">
            <w:pPr>
              <w:pStyle w:val="EngHang"/>
            </w:pPr>
            <w:r>
              <w:t>Who are f</w:t>
            </w:r>
            <w:r w:rsidRPr="007425E1">
              <w:t>luttering over you,</w:t>
            </w:r>
          </w:p>
          <w:p w14:paraId="640D9C15" w14:textId="77777777" w:rsidR="00A31CA5" w:rsidRPr="007425E1" w:rsidRDefault="00A31CA5" w:rsidP="00EB661B">
            <w:pPr>
              <w:pStyle w:val="EngHangEnd"/>
            </w:pPr>
            <w:r w:rsidRPr="007425E1">
              <w:t>With rejoicing.</w:t>
            </w:r>
          </w:p>
        </w:tc>
        <w:tc>
          <w:tcPr>
            <w:tcW w:w="288" w:type="dxa"/>
          </w:tcPr>
          <w:p w14:paraId="7929B98D" w14:textId="77777777" w:rsidR="00A31CA5" w:rsidRDefault="00A31CA5" w:rsidP="007A058B"/>
        </w:tc>
        <w:tc>
          <w:tcPr>
            <w:tcW w:w="288" w:type="dxa"/>
          </w:tcPr>
          <w:p w14:paraId="50C053F4" w14:textId="77777777" w:rsidR="00A31CA5" w:rsidRDefault="00A31CA5" w:rsidP="007A058B">
            <w:pPr>
              <w:pStyle w:val="CopticCross"/>
            </w:pPr>
            <w:r w:rsidRPr="000F6316">
              <w:t>¿</w:t>
            </w:r>
          </w:p>
        </w:tc>
        <w:tc>
          <w:tcPr>
            <w:tcW w:w="3960" w:type="dxa"/>
          </w:tcPr>
          <w:p w14:paraId="7D6189AF" w14:textId="77777777" w:rsidR="00A31CA5" w:rsidRDefault="00A31CA5" w:rsidP="00CB2D55">
            <w:pPr>
              <w:pStyle w:val="CopticVersemulti-line"/>
            </w:pPr>
            <w:r w:rsidRPr="00CB2D55">
              <w:t>Ⲛⲉⲙ ⲛⲓⲥⲉⲣⲁⲫⲓⲙ</w:t>
            </w:r>
          </w:p>
          <w:p w14:paraId="21EBFACF" w14:textId="77777777" w:rsidR="00A31CA5" w:rsidRDefault="00A31CA5" w:rsidP="00CB2D55">
            <w:pPr>
              <w:pStyle w:val="CopticVersemulti-line"/>
            </w:pPr>
            <w:r w:rsidRPr="00CB2D55">
              <w:t>ⲛⲁ ⲡⲓⲥⲟⲟⲩ ⲛ̀ⲧⲉⲛϩ</w:t>
            </w:r>
          </w:p>
          <w:p w14:paraId="750190F7" w14:textId="77777777" w:rsidR="00A31CA5" w:rsidRDefault="00A31CA5" w:rsidP="00CB2D55">
            <w:pPr>
              <w:pStyle w:val="CopticVersemulti-line"/>
            </w:pPr>
            <w:r w:rsidRPr="00CB2D55">
              <w:t>ⲥⲉⲉⲣⲣⲓⲡⲓⲍⲓⲛ ϧⲁϫⲱ</w:t>
            </w:r>
          </w:p>
          <w:p w14:paraId="582355A8" w14:textId="77777777" w:rsidR="00A31CA5" w:rsidRPr="00CB2D55" w:rsidRDefault="00A31CA5" w:rsidP="00CB2D55">
            <w:pPr>
              <w:pStyle w:val="CopticVerse"/>
            </w:pPr>
            <w:r w:rsidRPr="00CB2D55">
              <w:t>ϧⲉⲛ ⲟⲩⲉ̀ϣ̀ⲗⲏⲗⲟⲩⲓ̀</w:t>
            </w:r>
          </w:p>
        </w:tc>
      </w:tr>
    </w:tbl>
    <w:p w14:paraId="513329C1" w14:textId="77777777" w:rsidR="007A058B" w:rsidRDefault="007A058B" w:rsidP="00A31CA5">
      <w:pPr>
        <w:pStyle w:val="Heading6"/>
      </w:pPr>
      <w:bookmarkStart w:id="479" w:name="_Toc298445777"/>
      <w:bookmarkStart w:id="480" w:name="_Toc298681262"/>
      <w:bookmarkStart w:id="481" w:name="_Toc298447502"/>
      <w:r>
        <w:t>Part Twelve</w:t>
      </w:r>
      <w:bookmarkEnd w:id="479"/>
      <w:bookmarkEnd w:id="480"/>
      <w:bookmarkEnd w:id="4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05323F08" w14:textId="77777777" w:rsidTr="00654789">
        <w:trPr>
          <w:cantSplit/>
          <w:jc w:val="center"/>
        </w:trPr>
        <w:tc>
          <w:tcPr>
            <w:tcW w:w="288" w:type="dxa"/>
          </w:tcPr>
          <w:p w14:paraId="32D59FB7" w14:textId="77777777" w:rsidR="00A31CA5" w:rsidRDefault="00A31CA5" w:rsidP="00654789">
            <w:pPr>
              <w:pStyle w:val="CopticCross"/>
            </w:pPr>
          </w:p>
        </w:tc>
        <w:tc>
          <w:tcPr>
            <w:tcW w:w="3960" w:type="dxa"/>
          </w:tcPr>
          <w:p w14:paraId="485CF7B6" w14:textId="77777777" w:rsidR="00A31CA5" w:rsidRPr="007425E1" w:rsidRDefault="00A31CA5" w:rsidP="00EB661B">
            <w:pPr>
              <w:pStyle w:val="EngHang"/>
            </w:pPr>
            <w:r w:rsidRPr="007425E1">
              <w:t>Your glory, O Mary,</w:t>
            </w:r>
          </w:p>
          <w:p w14:paraId="3197DEDB" w14:textId="77777777" w:rsidR="00A31CA5" w:rsidRPr="007425E1" w:rsidRDefault="00A31CA5" w:rsidP="00EB661B">
            <w:pPr>
              <w:pStyle w:val="EngHang"/>
            </w:pPr>
            <w:r w:rsidRPr="007425E1">
              <w:t xml:space="preserve">Is exalted above </w:t>
            </w:r>
            <w:commentRangeStart w:id="482"/>
            <w:r w:rsidRPr="007425E1">
              <w:t>heaven</w:t>
            </w:r>
            <w:commentRangeEnd w:id="482"/>
            <w:r>
              <w:rPr>
                <w:rStyle w:val="CommentReference"/>
                <w:rFonts w:eastAsiaTheme="minorHAnsi" w:cstheme="minorBidi"/>
                <w:color w:val="auto"/>
                <w:lang w:val="en-CA"/>
              </w:rPr>
              <w:commentReference w:id="482"/>
            </w:r>
            <w:r w:rsidRPr="007425E1">
              <w:t>,</w:t>
            </w:r>
          </w:p>
          <w:p w14:paraId="2A4D33F4" w14:textId="77777777" w:rsidR="00A31CA5" w:rsidRPr="007425E1" w:rsidRDefault="00A31CA5" w:rsidP="00EB661B">
            <w:pPr>
              <w:pStyle w:val="EngHang"/>
            </w:pPr>
            <w:r w:rsidRPr="007425E1">
              <w:t>And</w:t>
            </w:r>
            <w:r>
              <w:t xml:space="preserve"> above</w:t>
            </w:r>
            <w:r w:rsidRPr="007425E1">
              <w:t xml:space="preserve"> the honour of the earth,</w:t>
            </w:r>
          </w:p>
          <w:p w14:paraId="6ECEDA8D" w14:textId="77777777" w:rsidR="00A31CA5" w:rsidRPr="001A0083" w:rsidRDefault="00A31CA5" w:rsidP="00EB661B">
            <w:pPr>
              <w:pStyle w:val="EngHangEnd"/>
            </w:pPr>
            <w:r w:rsidRPr="007425E1">
              <w:t xml:space="preserve">And </w:t>
            </w:r>
            <w:r>
              <w:t>its inhabitants</w:t>
            </w:r>
            <w:r w:rsidRPr="007425E1">
              <w:t>.</w:t>
            </w:r>
          </w:p>
        </w:tc>
        <w:tc>
          <w:tcPr>
            <w:tcW w:w="288" w:type="dxa"/>
          </w:tcPr>
          <w:p w14:paraId="10A334EF" w14:textId="77777777" w:rsidR="00A31CA5" w:rsidRDefault="00A31CA5" w:rsidP="00654789"/>
        </w:tc>
        <w:tc>
          <w:tcPr>
            <w:tcW w:w="288" w:type="dxa"/>
          </w:tcPr>
          <w:p w14:paraId="603262E7" w14:textId="77777777" w:rsidR="00A31CA5" w:rsidRDefault="00A31CA5" w:rsidP="00654789">
            <w:pPr>
              <w:pStyle w:val="CopticCross"/>
            </w:pPr>
          </w:p>
        </w:tc>
        <w:tc>
          <w:tcPr>
            <w:tcW w:w="3960" w:type="dxa"/>
          </w:tcPr>
          <w:p w14:paraId="08092CF6" w14:textId="77777777" w:rsidR="00A31CA5" w:rsidRDefault="00A31CA5" w:rsidP="00CB2D55">
            <w:pPr>
              <w:pStyle w:val="CopticVersemulti-line"/>
            </w:pPr>
            <w:r w:rsidRPr="00CB2D55">
              <w:t>Ⲡⲉⲱ</w:t>
            </w:r>
            <w:r w:rsidRPr="00CB2D55">
              <w:rPr>
                <w:rFonts w:ascii="Times New Roman" w:hAnsi="Times New Roman" w:cs="Times New Roman"/>
              </w:rPr>
              <w:t>̀</w:t>
            </w:r>
            <w:r w:rsidRPr="00CB2D55">
              <w:t>ⲟⲩ Ⲙⲁⲣⲓⲁ</w:t>
            </w:r>
          </w:p>
          <w:p w14:paraId="630E8234" w14:textId="77777777" w:rsidR="00A31CA5" w:rsidRDefault="00A31CA5" w:rsidP="00CB2D55">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3EA5DE81" w14:textId="77777777" w:rsidR="00A31CA5" w:rsidRDefault="00A31CA5" w:rsidP="00CB2D55">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7C55DDFD" w14:textId="77777777" w:rsidR="00A31CA5" w:rsidRDefault="00A31CA5" w:rsidP="00CB2D55">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A31CA5" w14:paraId="19B0503E" w14:textId="77777777" w:rsidTr="00654789">
        <w:trPr>
          <w:cantSplit/>
          <w:jc w:val="center"/>
        </w:trPr>
        <w:tc>
          <w:tcPr>
            <w:tcW w:w="288" w:type="dxa"/>
          </w:tcPr>
          <w:p w14:paraId="73A8BCCB" w14:textId="77777777" w:rsidR="00A31CA5" w:rsidRDefault="00A31CA5" w:rsidP="00654789">
            <w:pPr>
              <w:pStyle w:val="CopticCross"/>
            </w:pPr>
            <w:r w:rsidRPr="000F6316">
              <w:t>¿</w:t>
            </w:r>
          </w:p>
        </w:tc>
        <w:tc>
          <w:tcPr>
            <w:tcW w:w="3960" w:type="dxa"/>
          </w:tcPr>
          <w:p w14:paraId="2B5F9C00" w14:textId="77777777" w:rsidR="00A31CA5" w:rsidRPr="007425E1" w:rsidRDefault="00A31CA5" w:rsidP="00EB661B">
            <w:pPr>
              <w:pStyle w:val="EngHang"/>
            </w:pPr>
            <w:r w:rsidRPr="007425E1">
              <w:t xml:space="preserve">For you are </w:t>
            </w:r>
            <w:r>
              <w:t>in truth</w:t>
            </w:r>
            <w:r w:rsidRPr="007425E1">
              <w:t>,</w:t>
            </w:r>
          </w:p>
          <w:p w14:paraId="0DF08757" w14:textId="77777777" w:rsidR="00A31CA5" w:rsidRPr="007425E1" w:rsidRDefault="00A31CA5" w:rsidP="00EB661B">
            <w:pPr>
              <w:pStyle w:val="EngHang"/>
            </w:pPr>
            <w:r w:rsidRPr="007425E1">
              <w:t xml:space="preserve">The </w:t>
            </w:r>
            <w:commentRangeStart w:id="483"/>
            <w:r w:rsidRPr="007425E1">
              <w:t xml:space="preserve">true </w:t>
            </w:r>
            <w:commentRangeEnd w:id="483"/>
            <w:r>
              <w:rPr>
                <w:rStyle w:val="CommentReference"/>
                <w:rFonts w:eastAsiaTheme="minorHAnsi" w:cstheme="minorBidi"/>
                <w:color w:val="auto"/>
                <w:lang w:val="en-CA"/>
              </w:rPr>
              <w:commentReference w:id="483"/>
            </w:r>
            <w:r w:rsidRPr="007425E1">
              <w:t>path,</w:t>
            </w:r>
          </w:p>
          <w:p w14:paraId="5F84D830" w14:textId="77777777" w:rsidR="00A31CA5" w:rsidRPr="007425E1" w:rsidRDefault="00A31CA5" w:rsidP="00EB661B">
            <w:pPr>
              <w:pStyle w:val="EngHang"/>
            </w:pPr>
            <w:r w:rsidRPr="007425E1">
              <w:t>Reaching up,</w:t>
            </w:r>
          </w:p>
          <w:p w14:paraId="0666A380" w14:textId="77777777" w:rsidR="00A31CA5" w:rsidRPr="001A0083" w:rsidRDefault="00A31CA5" w:rsidP="00EB661B">
            <w:pPr>
              <w:pStyle w:val="EngHangEnd"/>
            </w:pPr>
            <w:r w:rsidRPr="007425E1">
              <w:t>Toward the heavens.</w:t>
            </w:r>
          </w:p>
        </w:tc>
        <w:tc>
          <w:tcPr>
            <w:tcW w:w="288" w:type="dxa"/>
          </w:tcPr>
          <w:p w14:paraId="2A9B14DB" w14:textId="77777777" w:rsidR="00A31CA5" w:rsidRDefault="00A31CA5" w:rsidP="00654789"/>
        </w:tc>
        <w:tc>
          <w:tcPr>
            <w:tcW w:w="288" w:type="dxa"/>
          </w:tcPr>
          <w:p w14:paraId="1A7BE79C" w14:textId="77777777" w:rsidR="00A31CA5" w:rsidRDefault="00A31CA5" w:rsidP="00654789">
            <w:pPr>
              <w:pStyle w:val="CopticCross"/>
            </w:pPr>
            <w:r w:rsidRPr="000F6316">
              <w:t>¿</w:t>
            </w:r>
          </w:p>
        </w:tc>
        <w:tc>
          <w:tcPr>
            <w:tcW w:w="3960" w:type="dxa"/>
          </w:tcPr>
          <w:p w14:paraId="1E70FB2E" w14:textId="77777777" w:rsidR="00A31CA5" w:rsidRDefault="00A31CA5" w:rsidP="00CB2D55">
            <w:pPr>
              <w:pStyle w:val="CopticVersemulti-line"/>
            </w:pPr>
            <w:r w:rsidRPr="00CB2D55">
              <w:t>Ⲛ̀ⲑⲟ ⲅⲁⲣ ⲁ̀ⲗⲏⲑⲱⲥ</w:t>
            </w:r>
          </w:p>
          <w:p w14:paraId="6F60CD54" w14:textId="77777777" w:rsidR="00A31CA5" w:rsidRDefault="00A31CA5" w:rsidP="00CB2D55">
            <w:pPr>
              <w:pStyle w:val="CopticVersemulti-line"/>
            </w:pPr>
            <w:r w:rsidRPr="00CB2D55">
              <w:t>ⲧⲉ ϯⲥⲧⲣⲁⲧⲁ ⲙ̀ⲙⲏⲓ</w:t>
            </w:r>
          </w:p>
          <w:p w14:paraId="6FB20381" w14:textId="77777777" w:rsidR="00A31CA5" w:rsidRDefault="00A31CA5" w:rsidP="00CB2D55">
            <w:pPr>
              <w:pStyle w:val="CopticVersemulti-line"/>
            </w:pPr>
            <w:r w:rsidRPr="00CB2D55">
              <w:t>ⲉⲧⲟⲓ ⲙ̀ⲙⲁⲙ̀ⲙⲟϣⲓ</w:t>
            </w:r>
          </w:p>
          <w:p w14:paraId="1B3D4C99" w14:textId="77777777" w:rsidR="00A31CA5" w:rsidRDefault="00A31CA5" w:rsidP="00CB2D55">
            <w:pPr>
              <w:pStyle w:val="CopticVerse"/>
            </w:pPr>
            <w:r w:rsidRPr="00CB2D55">
              <w:t>ⲉ̀ⲡ̀ϣⲱⲓ ⲉ̀ⲛⲓⲫⲏⲟⲩⲓ̀</w:t>
            </w:r>
          </w:p>
        </w:tc>
      </w:tr>
      <w:tr w:rsidR="00A31CA5" w14:paraId="24532ADD" w14:textId="77777777" w:rsidTr="00654789">
        <w:trPr>
          <w:cantSplit/>
          <w:jc w:val="center"/>
        </w:trPr>
        <w:tc>
          <w:tcPr>
            <w:tcW w:w="288" w:type="dxa"/>
          </w:tcPr>
          <w:p w14:paraId="1C031904" w14:textId="77777777" w:rsidR="00A31CA5" w:rsidRDefault="00A31CA5" w:rsidP="00654789">
            <w:pPr>
              <w:pStyle w:val="CopticCross"/>
            </w:pPr>
          </w:p>
        </w:tc>
        <w:tc>
          <w:tcPr>
            <w:tcW w:w="3960" w:type="dxa"/>
          </w:tcPr>
          <w:p w14:paraId="3DE374A9" w14:textId="77777777" w:rsidR="00A31CA5" w:rsidRPr="007425E1" w:rsidRDefault="00A31CA5" w:rsidP="00EB661B">
            <w:pPr>
              <w:pStyle w:val="EngHang"/>
            </w:pPr>
            <w:r w:rsidRPr="007425E1">
              <w:t>You are clothed,</w:t>
            </w:r>
          </w:p>
          <w:p w14:paraId="59FF58CD" w14:textId="77777777" w:rsidR="00A31CA5" w:rsidRPr="007425E1" w:rsidRDefault="00A31CA5" w:rsidP="00EB661B">
            <w:pPr>
              <w:pStyle w:val="EngHang"/>
            </w:pPr>
            <w:r w:rsidRPr="007425E1">
              <w:t>In joy and rejoicing,</w:t>
            </w:r>
          </w:p>
          <w:p w14:paraId="33FE8F68" w14:textId="77777777" w:rsidR="00A31CA5" w:rsidRPr="007425E1" w:rsidRDefault="00A31CA5" w:rsidP="00EB661B">
            <w:pPr>
              <w:pStyle w:val="EngHang"/>
            </w:pPr>
            <w:r w:rsidRPr="007425E1">
              <w:t>And girded</w:t>
            </w:r>
            <w:r w:rsidR="00FE0AE4">
              <w:rPr>
                <w:rStyle w:val="FootnoteReference"/>
                <w:lang w:val="en-GB"/>
              </w:rPr>
              <w:t xml:space="preserve"> </w:t>
            </w:r>
            <w:r w:rsidRPr="007425E1">
              <w:t>with power,</w:t>
            </w:r>
          </w:p>
          <w:p w14:paraId="47D067F1" w14:textId="77777777" w:rsidR="00A31CA5" w:rsidRPr="00195761" w:rsidRDefault="00A31CA5" w:rsidP="00EB661B">
            <w:pPr>
              <w:pStyle w:val="EngHangEnd"/>
              <w:rPr>
                <w:szCs w:val="22"/>
              </w:rPr>
            </w:pPr>
            <w:r w:rsidRPr="007425E1">
              <w:t>O Daughter of Zion.</w:t>
            </w:r>
          </w:p>
        </w:tc>
        <w:tc>
          <w:tcPr>
            <w:tcW w:w="288" w:type="dxa"/>
          </w:tcPr>
          <w:p w14:paraId="21305641" w14:textId="77777777" w:rsidR="00A31CA5" w:rsidRDefault="00A31CA5" w:rsidP="00654789"/>
        </w:tc>
        <w:tc>
          <w:tcPr>
            <w:tcW w:w="288" w:type="dxa"/>
          </w:tcPr>
          <w:p w14:paraId="5669BCF3" w14:textId="77777777" w:rsidR="00A31CA5" w:rsidRDefault="00A31CA5" w:rsidP="00654789">
            <w:pPr>
              <w:pStyle w:val="CopticCross"/>
            </w:pPr>
          </w:p>
        </w:tc>
        <w:tc>
          <w:tcPr>
            <w:tcW w:w="3960" w:type="dxa"/>
          </w:tcPr>
          <w:p w14:paraId="31829F1A" w14:textId="77777777" w:rsidR="00A31CA5" w:rsidRDefault="00A31CA5" w:rsidP="00CB2D55">
            <w:pPr>
              <w:pStyle w:val="CopticVersemulti-line"/>
            </w:pPr>
            <w:r w:rsidRPr="00CB2D55">
              <w:t>Ⲁ̀ⲣⲉϯϩⲓⲱϯ</w:t>
            </w:r>
          </w:p>
          <w:p w14:paraId="7B1E86B4" w14:textId="77777777" w:rsidR="00A31CA5" w:rsidRDefault="00A31CA5" w:rsidP="00CB2D55">
            <w:pPr>
              <w:pStyle w:val="CopticVersemulti-line"/>
            </w:pPr>
            <w:r w:rsidRPr="00CB2D55">
              <w:t>ⲙ̀ⲫ̀ⲣⲁϣⲓ ⲛⲉⲙ ⲡ̀ⲑⲉⲗⲏⲗ</w:t>
            </w:r>
          </w:p>
          <w:p w14:paraId="5D22948F" w14:textId="77777777" w:rsidR="00A31CA5" w:rsidRDefault="00A31CA5" w:rsidP="00CB2D55">
            <w:pPr>
              <w:pStyle w:val="CopticVersemulti-line"/>
            </w:pPr>
            <w:r w:rsidRPr="00CB2D55">
              <w:t>ⲁ̀ⲣⲉⲙⲟⲣϯ ⲛ̀ⲟⲩϫⲟⲙ</w:t>
            </w:r>
          </w:p>
          <w:p w14:paraId="12AA24D1" w14:textId="77777777" w:rsidR="00A31CA5" w:rsidRDefault="00A31CA5" w:rsidP="00CB2D55">
            <w:pPr>
              <w:pStyle w:val="CopticVerse"/>
            </w:pPr>
            <w:r w:rsidRPr="00CB2D55">
              <w:t>ⲱ̀ ⲧ̀ϣⲉⲣⲓ ⲛ̀Ⲥⲓⲱⲛ</w:t>
            </w:r>
          </w:p>
        </w:tc>
      </w:tr>
      <w:tr w:rsidR="00A31CA5" w14:paraId="0FEC810C" w14:textId="77777777" w:rsidTr="00654789">
        <w:trPr>
          <w:cantSplit/>
          <w:jc w:val="center"/>
        </w:trPr>
        <w:tc>
          <w:tcPr>
            <w:tcW w:w="288" w:type="dxa"/>
          </w:tcPr>
          <w:p w14:paraId="25A017F5" w14:textId="77777777" w:rsidR="00A31CA5" w:rsidRDefault="00A31CA5" w:rsidP="00654789">
            <w:pPr>
              <w:pStyle w:val="CopticCross"/>
            </w:pPr>
            <w:r w:rsidRPr="000F6316">
              <w:lastRenderedPageBreak/>
              <w:t>¿</w:t>
            </w:r>
          </w:p>
        </w:tc>
        <w:tc>
          <w:tcPr>
            <w:tcW w:w="3960" w:type="dxa"/>
          </w:tcPr>
          <w:p w14:paraId="09C3EA46" w14:textId="77777777" w:rsidR="00A31CA5" w:rsidRPr="007425E1" w:rsidRDefault="00A31CA5" w:rsidP="00EB661B">
            <w:pPr>
              <w:pStyle w:val="EngHang"/>
            </w:pPr>
            <w:r w:rsidRPr="007425E1">
              <w:t>O you were clothed,</w:t>
            </w:r>
          </w:p>
          <w:p w14:paraId="3BFF31DB" w14:textId="77777777" w:rsidR="00A31CA5" w:rsidRPr="007425E1" w:rsidRDefault="00A31CA5" w:rsidP="00EB661B">
            <w:pPr>
              <w:pStyle w:val="EngHang"/>
            </w:pPr>
            <w:r w:rsidRPr="007425E1">
              <w:t>With the garment of the heavenly,</w:t>
            </w:r>
          </w:p>
          <w:p w14:paraId="482881C3" w14:textId="77777777" w:rsidR="00A31CA5" w:rsidRPr="007425E1" w:rsidRDefault="00A31CA5" w:rsidP="00EB661B">
            <w:pPr>
              <w:pStyle w:val="EngHang"/>
            </w:pPr>
            <w:r w:rsidRPr="007425E1">
              <w:t>That you may cover Adam,</w:t>
            </w:r>
          </w:p>
          <w:p w14:paraId="5507028F" w14:textId="77777777" w:rsidR="00A31CA5" w:rsidRDefault="00A31CA5" w:rsidP="00EB661B">
            <w:pPr>
              <w:pStyle w:val="EngHangEnd"/>
            </w:pPr>
            <w:r w:rsidRPr="007425E1">
              <w:t>With the garment of grace.</w:t>
            </w:r>
          </w:p>
        </w:tc>
        <w:tc>
          <w:tcPr>
            <w:tcW w:w="288" w:type="dxa"/>
          </w:tcPr>
          <w:p w14:paraId="08FA174C" w14:textId="77777777" w:rsidR="00A31CA5" w:rsidRDefault="00A31CA5" w:rsidP="00654789"/>
        </w:tc>
        <w:tc>
          <w:tcPr>
            <w:tcW w:w="288" w:type="dxa"/>
          </w:tcPr>
          <w:p w14:paraId="7D5C6EEF" w14:textId="77777777" w:rsidR="00A31CA5" w:rsidRDefault="00A31CA5" w:rsidP="00654789">
            <w:pPr>
              <w:pStyle w:val="CopticCross"/>
            </w:pPr>
            <w:r w:rsidRPr="000F6316">
              <w:t>¿</w:t>
            </w:r>
          </w:p>
        </w:tc>
        <w:tc>
          <w:tcPr>
            <w:tcW w:w="3960" w:type="dxa"/>
          </w:tcPr>
          <w:p w14:paraId="5E18CD18" w14:textId="77777777" w:rsidR="00A31CA5" w:rsidRDefault="00A31CA5" w:rsidP="00CB2D55">
            <w:pPr>
              <w:pStyle w:val="CopticVersemulti-line"/>
            </w:pPr>
            <w:r w:rsidRPr="00CB2D55">
              <w:t>Ⲱ̀ ⲑⲏⲉ̀ⲧⲁⲥϯϩⲓⲱⲧⲥ</w:t>
            </w:r>
          </w:p>
          <w:p w14:paraId="7880FEBC" w14:textId="77777777" w:rsidR="00A31CA5" w:rsidRDefault="00A31CA5" w:rsidP="00CB2D55">
            <w:pPr>
              <w:pStyle w:val="CopticVersemulti-line"/>
            </w:pPr>
            <w:r w:rsidRPr="00CB2D55">
              <w:t>ⲛ̀ⲧ̀ϩⲉⲃⲥⲱ ⲛ̀ⲛⲁ ⲛⲓⲫⲏⲟⲩⲓ̀</w:t>
            </w:r>
          </w:p>
          <w:p w14:paraId="07B97D84" w14:textId="77777777" w:rsidR="00A31CA5" w:rsidRDefault="00A31CA5" w:rsidP="00CB2D55">
            <w:pPr>
              <w:pStyle w:val="CopticVersemulti-line"/>
            </w:pPr>
            <w:r w:rsidRPr="00CB2D55">
              <w:t>ϣⲁⲛ̀ⲧⲉⲥϩⲱⲃⲥ ⲛ̀Ⲁⲇⲁⲙ</w:t>
            </w:r>
          </w:p>
          <w:p w14:paraId="7210F74F" w14:textId="77777777" w:rsidR="00A31CA5" w:rsidRDefault="00A31CA5" w:rsidP="00CB2D55">
            <w:pPr>
              <w:pStyle w:val="CopticVerse"/>
            </w:pPr>
            <w:r w:rsidRPr="00CB2D55">
              <w:t>ⲛ̀ⲧ̀ϩⲉⲃⲥⲱ ⲙ̀ⲡⲓϩ̀ⲙⲟⲧ</w:t>
            </w:r>
          </w:p>
        </w:tc>
      </w:tr>
      <w:tr w:rsidR="00A31CA5" w14:paraId="3734458B" w14:textId="77777777" w:rsidTr="00654789">
        <w:trPr>
          <w:cantSplit/>
          <w:jc w:val="center"/>
        </w:trPr>
        <w:tc>
          <w:tcPr>
            <w:tcW w:w="288" w:type="dxa"/>
          </w:tcPr>
          <w:p w14:paraId="7F1F59D6" w14:textId="77777777" w:rsidR="00A31CA5" w:rsidRDefault="00A31CA5" w:rsidP="00654789">
            <w:pPr>
              <w:pStyle w:val="CopticCross"/>
            </w:pPr>
          </w:p>
        </w:tc>
        <w:tc>
          <w:tcPr>
            <w:tcW w:w="3960" w:type="dxa"/>
          </w:tcPr>
          <w:p w14:paraId="70C65496" w14:textId="77777777" w:rsidR="00A31CA5" w:rsidRPr="007425E1" w:rsidRDefault="00A31CA5" w:rsidP="00EB661B">
            <w:pPr>
              <w:pStyle w:val="EngHang"/>
            </w:pPr>
            <w:r w:rsidRPr="007425E1">
              <w:t>And restored him again,</w:t>
            </w:r>
          </w:p>
          <w:p w14:paraId="03A7E36D" w14:textId="77777777" w:rsidR="00A31CA5" w:rsidRPr="007425E1" w:rsidRDefault="00A31CA5" w:rsidP="00EB661B">
            <w:pPr>
              <w:pStyle w:val="EngHang"/>
            </w:pPr>
            <w:r w:rsidRPr="007425E1">
              <w:t>To Paradise,</w:t>
            </w:r>
          </w:p>
          <w:p w14:paraId="5ACC737C" w14:textId="77777777" w:rsidR="00A31CA5" w:rsidRPr="007425E1" w:rsidRDefault="00A31CA5" w:rsidP="00EB661B">
            <w:pPr>
              <w:pStyle w:val="EngHang"/>
            </w:pPr>
            <w:r w:rsidRPr="007425E1">
              <w:t>The place of joy,</w:t>
            </w:r>
          </w:p>
          <w:p w14:paraId="7077404C" w14:textId="77777777" w:rsidR="00A31CA5" w:rsidRPr="001A0083" w:rsidRDefault="00A31CA5" w:rsidP="00EB661B">
            <w:pPr>
              <w:pStyle w:val="EngHangEnd"/>
            </w:pPr>
            <w:r w:rsidRPr="007425E1">
              <w:t>And dwelling of the righteous.</w:t>
            </w:r>
          </w:p>
        </w:tc>
        <w:tc>
          <w:tcPr>
            <w:tcW w:w="288" w:type="dxa"/>
          </w:tcPr>
          <w:p w14:paraId="29EAA529" w14:textId="77777777" w:rsidR="00A31CA5" w:rsidRDefault="00A31CA5" w:rsidP="00654789"/>
        </w:tc>
        <w:tc>
          <w:tcPr>
            <w:tcW w:w="288" w:type="dxa"/>
          </w:tcPr>
          <w:p w14:paraId="29CEF1FC" w14:textId="77777777" w:rsidR="00A31CA5" w:rsidRDefault="00A31CA5" w:rsidP="00654789">
            <w:pPr>
              <w:pStyle w:val="CopticCross"/>
            </w:pPr>
          </w:p>
        </w:tc>
        <w:tc>
          <w:tcPr>
            <w:tcW w:w="3960" w:type="dxa"/>
          </w:tcPr>
          <w:p w14:paraId="03260D18" w14:textId="77777777" w:rsidR="00A31CA5" w:rsidRDefault="00A31CA5" w:rsidP="00CB2D55">
            <w:pPr>
              <w:pStyle w:val="CopticVersemulti-line"/>
            </w:pPr>
            <w:r w:rsidRPr="00CB2D55">
              <w:t>Ⲁ̀ⲣⲉⲧⲁⲥⲑⲟϥ ⲛ̀ⲕⲉⲥⲟⲡ</w:t>
            </w:r>
          </w:p>
          <w:p w14:paraId="65D0FC33" w14:textId="77777777" w:rsidR="00A31CA5" w:rsidRDefault="00A31CA5" w:rsidP="00CB2D55">
            <w:pPr>
              <w:pStyle w:val="CopticVersemulti-line"/>
            </w:pPr>
            <w:r w:rsidRPr="00CB2D55">
              <w:t>ⲉ̀ⲡⲓⲡⲁⲣⲁⲇⲓⲥⲟⲥ</w:t>
            </w:r>
          </w:p>
          <w:p w14:paraId="1D68305C" w14:textId="77777777" w:rsidR="00A31CA5" w:rsidRDefault="00A31CA5" w:rsidP="00CB2D55">
            <w:pPr>
              <w:pStyle w:val="CopticVersemulti-line"/>
            </w:pPr>
            <w:r w:rsidRPr="00CB2D55">
              <w:t>ⲡ̀ⲧⲟⲡⲟⲥ ⲙ̀ⲡ̀ⲟⲩⲛⲟϥ</w:t>
            </w:r>
          </w:p>
          <w:p w14:paraId="4113FF41" w14:textId="77777777" w:rsidR="00A31CA5" w:rsidRDefault="00A31CA5" w:rsidP="00CB2D55">
            <w:pPr>
              <w:pStyle w:val="CopticVerse"/>
            </w:pPr>
            <w:r w:rsidRPr="00CB2D55">
              <w:t>ⲫ̀ⲙⲁ̀̀ⲛϣⲱⲡⲓ ⲛ̀ⲛⲓⲇⲓⲕⲉⲟⲥ</w:t>
            </w:r>
          </w:p>
        </w:tc>
      </w:tr>
    </w:tbl>
    <w:p w14:paraId="6B5CB2AB" w14:textId="77777777" w:rsidR="007A058B" w:rsidRDefault="00654789" w:rsidP="00A31CA5">
      <w:pPr>
        <w:pStyle w:val="Heading6"/>
      </w:pPr>
      <w:bookmarkStart w:id="484" w:name="_Toc298445778"/>
      <w:bookmarkStart w:id="485" w:name="_Toc298681263"/>
      <w:bookmarkStart w:id="486" w:name="_Toc298447503"/>
      <w:r>
        <w:t>Part Thirteen</w:t>
      </w:r>
      <w:bookmarkEnd w:id="484"/>
      <w:bookmarkEnd w:id="485"/>
      <w:bookmarkEnd w:id="4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F1532AF" w14:textId="77777777" w:rsidTr="00654789">
        <w:trPr>
          <w:cantSplit/>
          <w:jc w:val="center"/>
        </w:trPr>
        <w:tc>
          <w:tcPr>
            <w:tcW w:w="288" w:type="dxa"/>
          </w:tcPr>
          <w:p w14:paraId="5E3F4DC5" w14:textId="77777777" w:rsidR="00A31CA5" w:rsidRDefault="00A31CA5" w:rsidP="00654789">
            <w:pPr>
              <w:pStyle w:val="CopticCross"/>
            </w:pPr>
            <w:r w:rsidRPr="000F6316">
              <w:t>¿</w:t>
            </w:r>
          </w:p>
        </w:tc>
        <w:tc>
          <w:tcPr>
            <w:tcW w:w="3960" w:type="dxa"/>
          </w:tcPr>
          <w:p w14:paraId="3D975DF3" w14:textId="77777777" w:rsidR="00A31CA5" w:rsidRDefault="00A31CA5" w:rsidP="00EB661B">
            <w:pPr>
              <w:pStyle w:val="EngHang"/>
              <w:rPr>
                <w:rFonts w:eastAsiaTheme="minorHAnsi"/>
              </w:rPr>
            </w:pPr>
            <w:r>
              <w:rPr>
                <w:rFonts w:eastAsiaTheme="minorHAnsi"/>
              </w:rPr>
              <w:t xml:space="preserve">The </w:t>
            </w:r>
            <w:commentRangeStart w:id="487"/>
            <w:r>
              <w:rPr>
                <w:rFonts w:eastAsiaTheme="minorHAnsi"/>
              </w:rPr>
              <w:t xml:space="preserve">Virgin Mary </w:t>
            </w:r>
            <w:commentRangeEnd w:id="487"/>
            <w:r>
              <w:rPr>
                <w:rStyle w:val="CommentReference"/>
                <w:rFonts w:eastAsiaTheme="minorHAnsi" w:cstheme="minorBidi"/>
                <w:color w:val="auto"/>
                <w:lang w:val="en-CA"/>
              </w:rPr>
              <w:commentReference w:id="487"/>
            </w:r>
            <w:r>
              <w:rPr>
                <w:rFonts w:eastAsiaTheme="minorHAnsi"/>
              </w:rPr>
              <w:t>is</w:t>
            </w:r>
          </w:p>
          <w:p w14:paraId="72FC15E1" w14:textId="77777777" w:rsidR="00A31CA5" w:rsidRDefault="00A31CA5" w:rsidP="00EB661B">
            <w:pPr>
              <w:pStyle w:val="EngHang"/>
              <w:rPr>
                <w:rFonts w:eastAsiaTheme="minorHAnsi"/>
              </w:rPr>
            </w:pPr>
            <w:r>
              <w:rPr>
                <w:rFonts w:eastAsiaTheme="minorHAnsi"/>
              </w:rPr>
              <w:t>A true Tabernacle;</w:t>
            </w:r>
          </w:p>
          <w:p w14:paraId="4BE05A70" w14:textId="77777777" w:rsidR="00A31CA5" w:rsidRDefault="00A31CA5" w:rsidP="00EB661B">
            <w:pPr>
              <w:pStyle w:val="EngHang"/>
              <w:rPr>
                <w:rFonts w:eastAsiaTheme="minorHAnsi"/>
              </w:rPr>
            </w:pPr>
            <w:r>
              <w:rPr>
                <w:rFonts w:eastAsiaTheme="minorHAnsi"/>
              </w:rPr>
              <w:t>In which are</w:t>
            </w:r>
          </w:p>
          <w:p w14:paraId="78FA64B5" w14:textId="77777777" w:rsidR="00A31CA5" w:rsidRPr="002B2910" w:rsidRDefault="00A31CA5" w:rsidP="00EB661B">
            <w:pPr>
              <w:pStyle w:val="EngHangEnd"/>
              <w:rPr>
                <w:rFonts w:eastAsiaTheme="minorHAnsi"/>
              </w:rPr>
            </w:pPr>
            <w:r>
              <w:rPr>
                <w:rFonts w:eastAsiaTheme="minorHAnsi"/>
              </w:rPr>
              <w:t>The faithful testimonies:</w:t>
            </w:r>
          </w:p>
        </w:tc>
        <w:tc>
          <w:tcPr>
            <w:tcW w:w="288" w:type="dxa"/>
          </w:tcPr>
          <w:p w14:paraId="38F674C8" w14:textId="77777777" w:rsidR="00A31CA5" w:rsidRDefault="00A31CA5" w:rsidP="00654789"/>
        </w:tc>
        <w:tc>
          <w:tcPr>
            <w:tcW w:w="288" w:type="dxa"/>
          </w:tcPr>
          <w:p w14:paraId="61EAEE67" w14:textId="77777777" w:rsidR="00A31CA5" w:rsidRDefault="00A31CA5" w:rsidP="00654789">
            <w:pPr>
              <w:pStyle w:val="CopticCross"/>
            </w:pPr>
            <w:r w:rsidRPr="000F6316">
              <w:t>¿</w:t>
            </w:r>
          </w:p>
        </w:tc>
        <w:tc>
          <w:tcPr>
            <w:tcW w:w="3960" w:type="dxa"/>
          </w:tcPr>
          <w:p w14:paraId="0CC8C5C7" w14:textId="77777777" w:rsidR="00A31CA5" w:rsidRDefault="00A31CA5" w:rsidP="00CB2D55">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0D582D67" w14:textId="77777777" w:rsidR="00A31CA5" w:rsidRDefault="00A31CA5" w:rsidP="00CB2D55">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0AD26E2F" w14:textId="77777777" w:rsidR="00A31CA5" w:rsidRDefault="00A31CA5" w:rsidP="00CB2D55">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45D9C988" w14:textId="77777777" w:rsidR="00A31CA5" w:rsidRDefault="00A31CA5" w:rsidP="00CB2D55">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A31CA5" w14:paraId="633DD526" w14:textId="77777777" w:rsidTr="00654789">
        <w:trPr>
          <w:cantSplit/>
          <w:jc w:val="center"/>
        </w:trPr>
        <w:tc>
          <w:tcPr>
            <w:tcW w:w="288" w:type="dxa"/>
          </w:tcPr>
          <w:p w14:paraId="7B4639F7" w14:textId="77777777" w:rsidR="00A31CA5" w:rsidRDefault="00A31CA5" w:rsidP="00654789">
            <w:pPr>
              <w:pStyle w:val="CopticCross"/>
            </w:pPr>
          </w:p>
        </w:tc>
        <w:tc>
          <w:tcPr>
            <w:tcW w:w="3960" w:type="dxa"/>
          </w:tcPr>
          <w:p w14:paraId="502AA321" w14:textId="77777777" w:rsidR="00A31CA5" w:rsidRPr="007425E1" w:rsidRDefault="00A31CA5" w:rsidP="00EB661B">
            <w:pPr>
              <w:pStyle w:val="EngHang"/>
            </w:pPr>
            <w:r w:rsidRPr="007425E1">
              <w:t>The unblemished ark,</w:t>
            </w:r>
          </w:p>
          <w:p w14:paraId="0EC10022" w14:textId="77777777" w:rsidR="00A31CA5" w:rsidRPr="007425E1" w:rsidRDefault="00A31CA5" w:rsidP="00EB661B">
            <w:pPr>
              <w:pStyle w:val="EngHang"/>
            </w:pPr>
            <w:r w:rsidRPr="007425E1">
              <w:t>Overlaid roundabout with gold,</w:t>
            </w:r>
          </w:p>
          <w:p w14:paraId="1D2ED558" w14:textId="77777777" w:rsidR="00A31CA5" w:rsidRPr="007425E1" w:rsidRDefault="00A31CA5" w:rsidP="00EB661B">
            <w:pPr>
              <w:pStyle w:val="EngHang"/>
            </w:pPr>
            <w:commentRangeStart w:id="488"/>
            <w:r w:rsidRPr="007425E1">
              <w:t>And the Cherubic,</w:t>
            </w:r>
          </w:p>
          <w:p w14:paraId="28BB6544" w14:textId="77777777" w:rsidR="00A31CA5" w:rsidRPr="001A0083" w:rsidRDefault="00A31CA5" w:rsidP="00EB661B">
            <w:pPr>
              <w:pStyle w:val="EngHangEnd"/>
            </w:pPr>
            <w:r>
              <w:t>Mercy Seat</w:t>
            </w:r>
            <w:commentRangeEnd w:id="488"/>
            <w:r>
              <w:t>.</w:t>
            </w:r>
            <w:r>
              <w:rPr>
                <w:rStyle w:val="CommentReference"/>
                <w:rFonts w:eastAsiaTheme="minorHAnsi" w:cstheme="minorBidi"/>
                <w:color w:val="auto"/>
                <w:lang w:val="en-CA"/>
              </w:rPr>
              <w:commentReference w:id="488"/>
            </w:r>
          </w:p>
        </w:tc>
        <w:tc>
          <w:tcPr>
            <w:tcW w:w="288" w:type="dxa"/>
          </w:tcPr>
          <w:p w14:paraId="3828A271" w14:textId="77777777" w:rsidR="00A31CA5" w:rsidRDefault="00A31CA5" w:rsidP="00654789"/>
        </w:tc>
        <w:tc>
          <w:tcPr>
            <w:tcW w:w="288" w:type="dxa"/>
          </w:tcPr>
          <w:p w14:paraId="09ECA07F" w14:textId="77777777" w:rsidR="00A31CA5" w:rsidRDefault="00A31CA5" w:rsidP="00654789">
            <w:pPr>
              <w:pStyle w:val="CopticCross"/>
            </w:pPr>
          </w:p>
        </w:tc>
        <w:tc>
          <w:tcPr>
            <w:tcW w:w="3960" w:type="dxa"/>
          </w:tcPr>
          <w:p w14:paraId="55D5DAA3" w14:textId="77777777" w:rsidR="00A31CA5" w:rsidRDefault="00A31CA5" w:rsidP="00CB2D55">
            <w:pPr>
              <w:pStyle w:val="CopticVersemulti-line"/>
            </w:pPr>
            <w:r w:rsidRPr="00CB2D55">
              <w:t>Ϯⲕⲓⲃⲱⲧⲟⲥ ⲛ̀ⲁⲧⲑⲱⲗⲉⲃ</w:t>
            </w:r>
          </w:p>
          <w:p w14:paraId="08318964" w14:textId="77777777" w:rsidR="00A31CA5" w:rsidRDefault="00A31CA5" w:rsidP="00CB2D55">
            <w:pPr>
              <w:pStyle w:val="CopticVersemulti-line"/>
            </w:pPr>
            <w:r w:rsidRPr="00CB2D55">
              <w:t>ⲉⲧⲟϣϫ ⲛ̀ⲛⲟⲩⲃ ⲛ̀ⲥⲁⲥⲁ ⲛⲓⲃⲉⲛ</w:t>
            </w:r>
          </w:p>
          <w:p w14:paraId="6F708390" w14:textId="77777777" w:rsidR="00A31CA5" w:rsidRDefault="00A31CA5" w:rsidP="00CB2D55">
            <w:pPr>
              <w:pStyle w:val="CopticVersemulti-line"/>
            </w:pPr>
            <w:r w:rsidRPr="00CB2D55">
              <w:t>ⲛⲉⲙ ⲡⲓⲓ̀ⲗⲁⲥⲧⲏⲣⲓⲟⲛ</w:t>
            </w:r>
          </w:p>
          <w:p w14:paraId="4A741B08" w14:textId="77777777" w:rsidR="00A31CA5" w:rsidRDefault="00A31CA5" w:rsidP="00CB2D55">
            <w:pPr>
              <w:pStyle w:val="CopticVerse"/>
            </w:pPr>
            <w:r w:rsidRPr="00CB2D55">
              <w:t>ⲛ̀ⲭⲉⲣⲟⲩⲃⲓⲙⲓⲕⲟⲛ</w:t>
            </w:r>
          </w:p>
        </w:tc>
      </w:tr>
      <w:tr w:rsidR="00A31CA5" w14:paraId="734D69B4" w14:textId="77777777" w:rsidTr="00654789">
        <w:trPr>
          <w:cantSplit/>
          <w:jc w:val="center"/>
        </w:trPr>
        <w:tc>
          <w:tcPr>
            <w:tcW w:w="288" w:type="dxa"/>
          </w:tcPr>
          <w:p w14:paraId="56270B70" w14:textId="77777777" w:rsidR="00A31CA5" w:rsidRDefault="00A31CA5" w:rsidP="00654789">
            <w:pPr>
              <w:pStyle w:val="CopticCross"/>
            </w:pPr>
            <w:r w:rsidRPr="000F6316">
              <w:t>¿</w:t>
            </w:r>
          </w:p>
        </w:tc>
        <w:tc>
          <w:tcPr>
            <w:tcW w:w="3960" w:type="dxa"/>
          </w:tcPr>
          <w:p w14:paraId="32EEB276" w14:textId="77777777" w:rsidR="00A31CA5" w:rsidRPr="007425E1" w:rsidRDefault="00A31CA5" w:rsidP="00EB661B">
            <w:pPr>
              <w:pStyle w:val="EngHang"/>
            </w:pPr>
            <w:r w:rsidRPr="007425E1">
              <w:t xml:space="preserve">The golden </w:t>
            </w:r>
            <w:commentRangeStart w:id="489"/>
            <w:r w:rsidRPr="007425E1">
              <w:t>pot</w:t>
            </w:r>
            <w:commentRangeEnd w:id="489"/>
            <w:r>
              <w:rPr>
                <w:rStyle w:val="CommentReference"/>
                <w:rFonts w:eastAsiaTheme="minorHAnsi" w:cstheme="minorBidi"/>
                <w:color w:val="auto"/>
                <w:lang w:val="en-CA"/>
              </w:rPr>
              <w:commentReference w:id="489"/>
            </w:r>
            <w:r w:rsidRPr="007425E1">
              <w:t>,</w:t>
            </w:r>
          </w:p>
          <w:p w14:paraId="0A412C7E" w14:textId="77777777" w:rsidR="00A31CA5" w:rsidRPr="007425E1" w:rsidRDefault="00A31CA5" w:rsidP="00EB661B">
            <w:pPr>
              <w:pStyle w:val="EngHang"/>
            </w:pPr>
            <w:r w:rsidRPr="007425E1">
              <w:t>In which the manna was hid,</w:t>
            </w:r>
          </w:p>
          <w:p w14:paraId="0154862A" w14:textId="77777777" w:rsidR="00A31CA5" w:rsidRPr="007425E1" w:rsidRDefault="00A31CA5" w:rsidP="00EB661B">
            <w:pPr>
              <w:pStyle w:val="EngHang"/>
            </w:pPr>
            <w:r>
              <w:t>Behold</w:t>
            </w:r>
            <w:r w:rsidRPr="007425E1">
              <w:t xml:space="preserve">, the </w:t>
            </w:r>
            <w:r>
              <w:t>Logos</w:t>
            </w:r>
            <w:r w:rsidRPr="007425E1">
              <w:t xml:space="preserve"> of the Father,</w:t>
            </w:r>
          </w:p>
          <w:p w14:paraId="22ABA910" w14:textId="77777777" w:rsidR="00A31CA5" w:rsidRPr="00195761" w:rsidRDefault="00A31CA5" w:rsidP="00EB661B">
            <w:pPr>
              <w:pStyle w:val="EngHangEnd"/>
              <w:rPr>
                <w:szCs w:val="22"/>
              </w:rPr>
            </w:pPr>
            <w:r w:rsidRPr="007425E1">
              <w:t>Came and was incarnate of you.</w:t>
            </w:r>
          </w:p>
        </w:tc>
        <w:tc>
          <w:tcPr>
            <w:tcW w:w="288" w:type="dxa"/>
          </w:tcPr>
          <w:p w14:paraId="2E81A04F" w14:textId="77777777" w:rsidR="00A31CA5" w:rsidRDefault="00A31CA5" w:rsidP="00654789"/>
        </w:tc>
        <w:tc>
          <w:tcPr>
            <w:tcW w:w="288" w:type="dxa"/>
          </w:tcPr>
          <w:p w14:paraId="3DEFBF58" w14:textId="77777777" w:rsidR="00A31CA5" w:rsidRDefault="00A31CA5" w:rsidP="00654789">
            <w:pPr>
              <w:pStyle w:val="CopticCross"/>
            </w:pPr>
            <w:r w:rsidRPr="000F6316">
              <w:t>¿</w:t>
            </w:r>
          </w:p>
        </w:tc>
        <w:tc>
          <w:tcPr>
            <w:tcW w:w="3960" w:type="dxa"/>
          </w:tcPr>
          <w:p w14:paraId="318C5D7C" w14:textId="77777777" w:rsidR="00A31CA5" w:rsidRDefault="00A31CA5" w:rsidP="00CB2D55">
            <w:pPr>
              <w:pStyle w:val="CopticVersemulti-line"/>
            </w:pPr>
            <w:r w:rsidRPr="00CB2D55">
              <w:t>Ⲡⲓⲥ̀ⲧⲁⲙⲛⲟⲥ ⲛ̀ⲛⲟⲩⲃ</w:t>
            </w:r>
          </w:p>
          <w:p w14:paraId="70EB3D5A" w14:textId="77777777" w:rsidR="00A31CA5" w:rsidRDefault="00A31CA5" w:rsidP="00CB2D55">
            <w:pPr>
              <w:pStyle w:val="CopticVersemulti-line"/>
            </w:pPr>
            <w:r w:rsidRPr="00CB2D55">
              <w:t>ⲉ̀ⲣⲉ ⲡⲓⲙⲁⲛⲛⲁ ϩⲏⲡ ⲛ̀ϧⲏⲧϥ</w:t>
            </w:r>
          </w:p>
          <w:p w14:paraId="0B9DA7B3" w14:textId="77777777" w:rsidR="00A31CA5" w:rsidRDefault="00A31CA5" w:rsidP="00CB2D55">
            <w:pPr>
              <w:pStyle w:val="CopticVersemulti-line"/>
            </w:pPr>
            <w:r w:rsidRPr="00CB2D55">
              <w:t>ⲓⲥ ⲡⲓⲗⲟⲅⲟⲥ ⲛ̀ⲧⲉ Ⲫⲓⲱⲧ</w:t>
            </w:r>
          </w:p>
          <w:p w14:paraId="3A373733" w14:textId="77777777" w:rsidR="00A31CA5" w:rsidRDefault="00A31CA5" w:rsidP="00CB2D55">
            <w:pPr>
              <w:pStyle w:val="CopticVerse"/>
            </w:pPr>
            <w:r w:rsidRPr="00CB2D55">
              <w:t>ⲓ̀ ⲁϥϭⲓⲥⲁⲣⲝ ⲛ̀ϧⲏϯ</w:t>
            </w:r>
          </w:p>
        </w:tc>
      </w:tr>
      <w:tr w:rsidR="00A31CA5" w14:paraId="144F4C40" w14:textId="77777777" w:rsidTr="00654789">
        <w:trPr>
          <w:cantSplit/>
          <w:jc w:val="center"/>
        </w:trPr>
        <w:tc>
          <w:tcPr>
            <w:tcW w:w="288" w:type="dxa"/>
          </w:tcPr>
          <w:p w14:paraId="7BDD17D9" w14:textId="77777777" w:rsidR="00A31CA5" w:rsidRPr="000F6316" w:rsidRDefault="00A31CA5" w:rsidP="00654789">
            <w:pPr>
              <w:pStyle w:val="CopticCross"/>
            </w:pPr>
          </w:p>
        </w:tc>
        <w:tc>
          <w:tcPr>
            <w:tcW w:w="3960" w:type="dxa"/>
          </w:tcPr>
          <w:p w14:paraId="6BE8CA9A" w14:textId="77777777" w:rsidR="00A31CA5" w:rsidRPr="007425E1" w:rsidRDefault="00A31CA5" w:rsidP="00EB661B">
            <w:pPr>
              <w:pStyle w:val="EngHang"/>
            </w:pPr>
            <w:r w:rsidRPr="007425E1">
              <w:t xml:space="preserve">The golden </w:t>
            </w:r>
            <w:commentRangeStart w:id="490"/>
            <w:r w:rsidRPr="007425E1">
              <w:t>l</w:t>
            </w:r>
            <w:r>
              <w:t>ampstand</w:t>
            </w:r>
            <w:commentRangeEnd w:id="490"/>
            <w:r>
              <w:rPr>
                <w:rStyle w:val="CommentReference"/>
                <w:rFonts w:eastAsiaTheme="minorHAnsi" w:cstheme="minorBidi"/>
                <w:color w:val="auto"/>
                <w:lang w:val="en-CA"/>
              </w:rPr>
              <w:commentReference w:id="490"/>
            </w:r>
            <w:r w:rsidRPr="007425E1">
              <w:t>,</w:t>
            </w:r>
          </w:p>
          <w:p w14:paraId="5CB17001" w14:textId="77777777" w:rsidR="00A31CA5" w:rsidRPr="007425E1" w:rsidRDefault="00A31CA5" w:rsidP="00EB661B">
            <w:pPr>
              <w:pStyle w:val="EngHang"/>
            </w:pPr>
            <w:r w:rsidRPr="007425E1">
              <w:t>Carrying</w:t>
            </w:r>
            <w:r w:rsidR="00FE0AE4">
              <w:rPr>
                <w:rStyle w:val="FootnoteReference"/>
                <w:lang w:val="en-GB"/>
              </w:rPr>
              <w:t xml:space="preserve"> </w:t>
            </w:r>
            <w:r w:rsidRPr="007425E1">
              <w:t>the True Light,</w:t>
            </w:r>
          </w:p>
          <w:p w14:paraId="1E22AC29" w14:textId="77777777" w:rsidR="00A31CA5" w:rsidRPr="007425E1" w:rsidRDefault="00A31CA5" w:rsidP="00EB661B">
            <w:pPr>
              <w:pStyle w:val="EngHang"/>
            </w:pPr>
            <w:r>
              <w:t>Who</w:t>
            </w:r>
            <w:r w:rsidRPr="007425E1">
              <w:t xml:space="preserve"> is the Light of the World,</w:t>
            </w:r>
          </w:p>
          <w:p w14:paraId="3333538C" w14:textId="77777777" w:rsidR="00A31CA5" w:rsidRDefault="00A31CA5" w:rsidP="00EB661B">
            <w:pPr>
              <w:pStyle w:val="EngHangEnd"/>
            </w:pPr>
            <w:r w:rsidRPr="007425E1">
              <w:t>The Unapproachable.</w:t>
            </w:r>
          </w:p>
        </w:tc>
        <w:tc>
          <w:tcPr>
            <w:tcW w:w="288" w:type="dxa"/>
          </w:tcPr>
          <w:p w14:paraId="5318F39B" w14:textId="77777777" w:rsidR="00A31CA5" w:rsidRDefault="00A31CA5" w:rsidP="00654789"/>
        </w:tc>
        <w:tc>
          <w:tcPr>
            <w:tcW w:w="288" w:type="dxa"/>
          </w:tcPr>
          <w:p w14:paraId="7F4661AA" w14:textId="77777777" w:rsidR="00A31CA5" w:rsidRPr="000F6316" w:rsidRDefault="00A31CA5" w:rsidP="00654789">
            <w:pPr>
              <w:pStyle w:val="CopticCross"/>
            </w:pPr>
          </w:p>
        </w:tc>
        <w:tc>
          <w:tcPr>
            <w:tcW w:w="3960" w:type="dxa"/>
          </w:tcPr>
          <w:p w14:paraId="4A1DA73A" w14:textId="77777777" w:rsidR="00A31CA5" w:rsidRDefault="00A31CA5" w:rsidP="00CB2D55">
            <w:pPr>
              <w:pStyle w:val="CopticVersemulti-line"/>
            </w:pPr>
            <w:r w:rsidRPr="00CB2D55">
              <w:t>Ϯⲗⲩⲕⲛⲓⲁ̀ ⲛ̀ⲛⲟⲩⲃ</w:t>
            </w:r>
          </w:p>
          <w:p w14:paraId="6EA52845" w14:textId="77777777" w:rsidR="00A31CA5" w:rsidRDefault="00A31CA5" w:rsidP="00CB2D55">
            <w:pPr>
              <w:pStyle w:val="CopticVersemulti-line"/>
            </w:pPr>
            <w:r w:rsidRPr="00CB2D55">
              <w:t>ⲉⲧϥⲁⲓ ϧⲁ ⲡⲓⲟⲩⲱⲓⲛⲓ ⲙ̀ⲙⲏⲓ</w:t>
            </w:r>
          </w:p>
          <w:p w14:paraId="5106D4DA" w14:textId="77777777" w:rsidR="00A31CA5" w:rsidRDefault="00A31CA5" w:rsidP="00CB2D55">
            <w:pPr>
              <w:pStyle w:val="CopticVersemulti-line"/>
            </w:pPr>
            <w:r w:rsidRPr="00CB2D55">
              <w:t>ⲉ̀ⲧⲉ ⲫ̀ⲟⲩⲱⲓⲛⲓ ⲙ̀ⲡⲓⲕⲟⲥⲙⲟⲥ</w:t>
            </w:r>
          </w:p>
          <w:p w14:paraId="0E209DB8" w14:textId="77777777" w:rsidR="00A31CA5" w:rsidRDefault="00A31CA5" w:rsidP="00CB2D55">
            <w:pPr>
              <w:pStyle w:val="CopticVerse"/>
            </w:pPr>
            <w:r w:rsidRPr="00CB2D55">
              <w:t>ⲡⲓⲁⲧϣ̀ϧⲱⲛⲧ ⲉ̀ⲣⲟϥ</w:t>
            </w:r>
          </w:p>
        </w:tc>
      </w:tr>
      <w:tr w:rsidR="00A31CA5" w14:paraId="31F6053D" w14:textId="77777777" w:rsidTr="00654789">
        <w:trPr>
          <w:cantSplit/>
          <w:jc w:val="center"/>
        </w:trPr>
        <w:tc>
          <w:tcPr>
            <w:tcW w:w="288" w:type="dxa"/>
          </w:tcPr>
          <w:p w14:paraId="412CF3C3" w14:textId="77777777" w:rsidR="00A31CA5" w:rsidRDefault="00A31CA5" w:rsidP="00654789">
            <w:pPr>
              <w:pStyle w:val="CopticCross"/>
            </w:pPr>
            <w:r w:rsidRPr="000F6316">
              <w:lastRenderedPageBreak/>
              <w:t>¿</w:t>
            </w:r>
          </w:p>
        </w:tc>
        <w:tc>
          <w:tcPr>
            <w:tcW w:w="3960" w:type="dxa"/>
          </w:tcPr>
          <w:p w14:paraId="749068BD" w14:textId="77777777" w:rsidR="00A31CA5" w:rsidRPr="007425E1" w:rsidRDefault="00A31CA5" w:rsidP="00EB661B">
            <w:pPr>
              <w:pStyle w:val="EngHang"/>
            </w:pPr>
            <w:r w:rsidRPr="007425E1">
              <w:t>The golden censer,</w:t>
            </w:r>
          </w:p>
          <w:p w14:paraId="630EFFE3" w14:textId="77777777" w:rsidR="00A31CA5" w:rsidRPr="007425E1" w:rsidRDefault="00A31CA5" w:rsidP="00EB661B">
            <w:pPr>
              <w:pStyle w:val="EngHang"/>
            </w:pPr>
            <w:r w:rsidRPr="007425E1">
              <w:t>That carries the fiery ember,</w:t>
            </w:r>
          </w:p>
          <w:p w14:paraId="517B9097" w14:textId="77777777" w:rsidR="00A31CA5" w:rsidRPr="007425E1" w:rsidRDefault="00A31CA5" w:rsidP="00EB661B">
            <w:pPr>
              <w:pStyle w:val="EngHang"/>
            </w:pPr>
            <w:r w:rsidRPr="007425E1">
              <w:t>And the choicest,</w:t>
            </w:r>
          </w:p>
          <w:p w14:paraId="0C66C4A1" w14:textId="77777777" w:rsidR="00A31CA5" w:rsidRDefault="00A31CA5" w:rsidP="00EB661B">
            <w:pPr>
              <w:pStyle w:val="EngHangEnd"/>
            </w:pPr>
            <w:r w:rsidRPr="007425E1">
              <w:t>Fragrant incense.</w:t>
            </w:r>
          </w:p>
        </w:tc>
        <w:tc>
          <w:tcPr>
            <w:tcW w:w="288" w:type="dxa"/>
          </w:tcPr>
          <w:p w14:paraId="5D920ACF" w14:textId="77777777" w:rsidR="00A31CA5" w:rsidRDefault="00A31CA5" w:rsidP="00654789"/>
        </w:tc>
        <w:tc>
          <w:tcPr>
            <w:tcW w:w="288" w:type="dxa"/>
          </w:tcPr>
          <w:p w14:paraId="46B59B7D" w14:textId="77777777" w:rsidR="00A31CA5" w:rsidRDefault="00A31CA5" w:rsidP="00654789">
            <w:pPr>
              <w:pStyle w:val="CopticCross"/>
            </w:pPr>
            <w:r w:rsidRPr="000F6316">
              <w:t>¿</w:t>
            </w:r>
          </w:p>
        </w:tc>
        <w:tc>
          <w:tcPr>
            <w:tcW w:w="3960" w:type="dxa"/>
          </w:tcPr>
          <w:p w14:paraId="401AE0A7" w14:textId="77777777" w:rsidR="00A31CA5" w:rsidRDefault="00A31CA5" w:rsidP="00CB2D55">
            <w:pPr>
              <w:pStyle w:val="CopticVersemulti-line"/>
            </w:pPr>
            <w:r w:rsidRPr="00CB2D55">
              <w:t>Ϯϣⲟⲩⲣⲏ ⲛ̀ⲛⲟⲩⲃ</w:t>
            </w:r>
          </w:p>
          <w:p w14:paraId="62294321" w14:textId="77777777" w:rsidR="00A31CA5" w:rsidRDefault="00A31CA5" w:rsidP="00CB2D55">
            <w:pPr>
              <w:pStyle w:val="CopticVersemulti-line"/>
            </w:pPr>
            <w:r w:rsidRPr="00CB2D55">
              <w:t>ⲉⲧϥⲁⲓ ϧⲁ ⲡⲓϫⲉⲃⲥ ⲛ̀ⲭ̀ⲣⲱⲙ</w:t>
            </w:r>
          </w:p>
          <w:p w14:paraId="6401285F" w14:textId="77777777" w:rsidR="00A31CA5" w:rsidRDefault="00A31CA5" w:rsidP="00CB2D55">
            <w:pPr>
              <w:pStyle w:val="CopticVersemulti-line"/>
            </w:pPr>
            <w:r w:rsidRPr="00CB2D55">
              <w:t>ⲛⲉⲙ ⲡⲓⲥ̀ⲑⲟⲓⲛⲟⲩϥⲓ ⲉⲧⲥⲱⲧⲡ</w:t>
            </w:r>
          </w:p>
          <w:p w14:paraId="1B76A71F" w14:textId="77777777" w:rsidR="00A31CA5" w:rsidRDefault="00A31CA5" w:rsidP="00CB2D55">
            <w:pPr>
              <w:pStyle w:val="CopticVerse"/>
            </w:pPr>
            <w:r w:rsidRPr="00CB2D55">
              <w:t>ⲛ̀ⲁ̀ⲣⲱⲙⲁⲧⲁ</w:t>
            </w:r>
          </w:p>
        </w:tc>
      </w:tr>
      <w:tr w:rsidR="00A31CA5" w14:paraId="2FE6EA57" w14:textId="77777777" w:rsidTr="00654789">
        <w:trPr>
          <w:cantSplit/>
          <w:jc w:val="center"/>
        </w:trPr>
        <w:tc>
          <w:tcPr>
            <w:tcW w:w="288" w:type="dxa"/>
          </w:tcPr>
          <w:p w14:paraId="4633B8BF" w14:textId="77777777" w:rsidR="00A31CA5" w:rsidRDefault="00A31CA5" w:rsidP="00654789">
            <w:pPr>
              <w:pStyle w:val="CopticCross"/>
            </w:pPr>
          </w:p>
        </w:tc>
        <w:tc>
          <w:tcPr>
            <w:tcW w:w="3960" w:type="dxa"/>
          </w:tcPr>
          <w:p w14:paraId="49434B15" w14:textId="77777777" w:rsidR="00A31CA5" w:rsidRPr="007425E1" w:rsidRDefault="00A31CA5" w:rsidP="00EB661B">
            <w:pPr>
              <w:pStyle w:val="EngHang"/>
            </w:pPr>
            <w:r w:rsidRPr="007425E1">
              <w:t>The rod of Aaron,</w:t>
            </w:r>
          </w:p>
          <w:p w14:paraId="35A43A59" w14:textId="77777777" w:rsidR="00A31CA5" w:rsidRPr="007425E1" w:rsidRDefault="00A31CA5" w:rsidP="00EB661B">
            <w:pPr>
              <w:pStyle w:val="EngHang"/>
            </w:pPr>
            <w:r w:rsidRPr="007425E1">
              <w:t>Which budded,</w:t>
            </w:r>
          </w:p>
          <w:p w14:paraId="785F3A60" w14:textId="77777777" w:rsidR="00A31CA5" w:rsidRPr="007425E1" w:rsidRDefault="00A31CA5" w:rsidP="00EB661B">
            <w:pPr>
              <w:pStyle w:val="EngHang"/>
            </w:pPr>
            <w:r w:rsidRPr="007425E1">
              <w:t xml:space="preserve">And the </w:t>
            </w:r>
            <w:r>
              <w:t>holy</w:t>
            </w:r>
            <w:r w:rsidRPr="007425E1">
              <w:t>,</w:t>
            </w:r>
          </w:p>
          <w:p w14:paraId="784F711A" w14:textId="77777777" w:rsidR="00A31CA5" w:rsidRPr="007425E1" w:rsidRDefault="00A31CA5" w:rsidP="00EB661B">
            <w:pPr>
              <w:pStyle w:val="EngHangEnd"/>
            </w:pPr>
            <w:r>
              <w:t>Fragrant</w:t>
            </w:r>
            <w:r w:rsidRPr="007425E1">
              <w:t xml:space="preserve"> flower.</w:t>
            </w:r>
          </w:p>
        </w:tc>
        <w:tc>
          <w:tcPr>
            <w:tcW w:w="288" w:type="dxa"/>
          </w:tcPr>
          <w:p w14:paraId="1AB2F8F2" w14:textId="77777777" w:rsidR="00A31CA5" w:rsidRDefault="00A31CA5" w:rsidP="00654789"/>
        </w:tc>
        <w:tc>
          <w:tcPr>
            <w:tcW w:w="288" w:type="dxa"/>
          </w:tcPr>
          <w:p w14:paraId="5F051130" w14:textId="77777777" w:rsidR="00A31CA5" w:rsidRDefault="00A31CA5" w:rsidP="00654789">
            <w:pPr>
              <w:pStyle w:val="CopticCross"/>
            </w:pPr>
          </w:p>
        </w:tc>
        <w:tc>
          <w:tcPr>
            <w:tcW w:w="3960" w:type="dxa"/>
          </w:tcPr>
          <w:p w14:paraId="60713DE5" w14:textId="77777777" w:rsidR="00A31CA5" w:rsidRDefault="00A31CA5" w:rsidP="00CB2D55">
            <w:pPr>
              <w:pStyle w:val="CopticVersemulti-line"/>
            </w:pPr>
            <w:r w:rsidRPr="00CB2D55">
              <w:t>Ⲡⲓϣ̀ⲃⲱⲧ ⲛ̀ⲧⲉ Ⲁ̀ⲁⲣⲱⲛ</w:t>
            </w:r>
          </w:p>
          <w:p w14:paraId="736063C3" w14:textId="77777777" w:rsidR="00A31CA5" w:rsidRDefault="00A31CA5" w:rsidP="00CB2D55">
            <w:pPr>
              <w:pStyle w:val="CopticVersemulti-line"/>
            </w:pPr>
            <w:r w:rsidRPr="00CB2D55">
              <w:t>ⲉ̀ⲧⲁϥⲫⲓⲣⲓ ⲉ̀ⲃⲟⲗ</w:t>
            </w:r>
          </w:p>
          <w:p w14:paraId="53E02D6B" w14:textId="77777777" w:rsidR="00A31CA5" w:rsidRDefault="00A31CA5" w:rsidP="00CB2D55">
            <w:pPr>
              <w:pStyle w:val="CopticVersemulti-line"/>
            </w:pPr>
            <w:r w:rsidRPr="00CB2D55">
              <w:t>ⲛⲉⲙ ϯϩ̀ⲣⲓⲣⲓ ⲉ̅ⲑ̅ⲩ</w:t>
            </w:r>
          </w:p>
          <w:p w14:paraId="5A3B4C31" w14:textId="77777777" w:rsidR="00A31CA5" w:rsidRDefault="00A31CA5" w:rsidP="00CB2D55">
            <w:pPr>
              <w:pStyle w:val="CopticVerse"/>
            </w:pPr>
            <w:r w:rsidRPr="00CB2D55">
              <w:t>ⲛ̀ⲧⲉ ⲡⲓⲥ̀ⲑⲟⲓⲛⲟⲩϥⲓ</w:t>
            </w:r>
          </w:p>
        </w:tc>
      </w:tr>
      <w:tr w:rsidR="00A31CA5" w14:paraId="53EF005A" w14:textId="77777777" w:rsidTr="00654789">
        <w:trPr>
          <w:cantSplit/>
          <w:jc w:val="center"/>
        </w:trPr>
        <w:tc>
          <w:tcPr>
            <w:tcW w:w="288" w:type="dxa"/>
          </w:tcPr>
          <w:p w14:paraId="48B8CCB8" w14:textId="77777777" w:rsidR="00A31CA5" w:rsidRDefault="00A31CA5" w:rsidP="00654789">
            <w:pPr>
              <w:pStyle w:val="CopticCross"/>
            </w:pPr>
            <w:r w:rsidRPr="000F6316">
              <w:t>¿</w:t>
            </w:r>
          </w:p>
        </w:tc>
        <w:tc>
          <w:tcPr>
            <w:tcW w:w="3960" w:type="dxa"/>
          </w:tcPr>
          <w:p w14:paraId="749282C3" w14:textId="77777777" w:rsidR="00A31CA5" w:rsidRPr="007425E1" w:rsidRDefault="00A31CA5" w:rsidP="00EB661B">
            <w:pPr>
              <w:pStyle w:val="EngHang"/>
            </w:pPr>
            <w:r w:rsidRPr="007425E1">
              <w:t>All these together,</w:t>
            </w:r>
          </w:p>
          <w:p w14:paraId="33AF5D77" w14:textId="77777777" w:rsidR="00A31CA5" w:rsidRPr="007425E1" w:rsidRDefault="00A31CA5" w:rsidP="00EB661B">
            <w:pPr>
              <w:pStyle w:val="EngHang"/>
            </w:pPr>
            <w:r w:rsidRPr="007425E1">
              <w:t>Signified</w:t>
            </w:r>
            <w:r>
              <w:rPr>
                <w:rStyle w:val="FootnoteReference"/>
                <w:lang w:val="en-GB"/>
              </w:rPr>
              <w:t xml:space="preserve"> </w:t>
            </w:r>
            <w:r w:rsidRPr="007425E1">
              <w:t>for us,</w:t>
            </w:r>
          </w:p>
          <w:p w14:paraId="69A163FD" w14:textId="77777777" w:rsidR="00A31CA5" w:rsidRPr="007425E1" w:rsidRDefault="00A31CA5" w:rsidP="00EB661B">
            <w:pPr>
              <w:pStyle w:val="EngHang"/>
            </w:pPr>
            <w:r w:rsidRPr="007425E1">
              <w:t>Your wondrous birth-giving,</w:t>
            </w:r>
          </w:p>
          <w:p w14:paraId="6F85BEDE" w14:textId="77777777" w:rsidR="00A31CA5" w:rsidRPr="007425E1" w:rsidRDefault="00A31CA5" w:rsidP="00EB661B">
            <w:pPr>
              <w:pStyle w:val="EngHangEnd"/>
            </w:pPr>
            <w:r w:rsidRPr="007425E1">
              <w:t>O Virgin Mary.</w:t>
            </w:r>
          </w:p>
        </w:tc>
        <w:tc>
          <w:tcPr>
            <w:tcW w:w="288" w:type="dxa"/>
          </w:tcPr>
          <w:p w14:paraId="78F8424E" w14:textId="77777777" w:rsidR="00A31CA5" w:rsidRDefault="00A31CA5" w:rsidP="00654789"/>
        </w:tc>
        <w:tc>
          <w:tcPr>
            <w:tcW w:w="288" w:type="dxa"/>
          </w:tcPr>
          <w:p w14:paraId="6714ADAF" w14:textId="77777777" w:rsidR="00A31CA5" w:rsidRDefault="00A31CA5" w:rsidP="00654789">
            <w:pPr>
              <w:pStyle w:val="CopticCross"/>
            </w:pPr>
            <w:r w:rsidRPr="000F6316">
              <w:t>¿</w:t>
            </w:r>
          </w:p>
        </w:tc>
        <w:tc>
          <w:tcPr>
            <w:tcW w:w="3960" w:type="dxa"/>
          </w:tcPr>
          <w:p w14:paraId="1F57FC73" w14:textId="77777777" w:rsidR="00A31CA5" w:rsidRDefault="00A31CA5" w:rsidP="00CB2D55">
            <w:pPr>
              <w:pStyle w:val="CopticVersemulti-line"/>
            </w:pPr>
            <w:r w:rsidRPr="00CB2D55">
              <w:t>Ⲛⲁⲓ ⲧⲏⲣⲟⲩ ⲉⲩⲥⲟⲡ</w:t>
            </w:r>
          </w:p>
          <w:p w14:paraId="0D7C9482" w14:textId="77777777" w:rsidR="00A31CA5" w:rsidRDefault="00A31CA5" w:rsidP="00CB2D55">
            <w:pPr>
              <w:pStyle w:val="CopticVersemulti-line"/>
            </w:pPr>
            <w:r w:rsidRPr="00CB2D55">
              <w:t>ⲥⲉⲉⲣⲥⲩⲙⲙⲉⲛⲓⲛ ⲛⲁⲛ</w:t>
            </w:r>
          </w:p>
          <w:p w14:paraId="7F59F2B3" w14:textId="77777777" w:rsidR="00A31CA5" w:rsidRDefault="00A31CA5" w:rsidP="00CB2D55">
            <w:pPr>
              <w:pStyle w:val="CopticVersemulti-line"/>
            </w:pPr>
            <w:r w:rsidRPr="00CB2D55">
              <w:t>ⲙ̀ⲡⲉϫⲓⲛⲙⲓⲥⲓ ⲛ̀ϣ̀ⲫⲏⲣⲓ</w:t>
            </w:r>
          </w:p>
          <w:p w14:paraId="38C0B510" w14:textId="77777777" w:rsidR="00A31CA5" w:rsidRDefault="00A31CA5" w:rsidP="00CB2D55">
            <w:pPr>
              <w:pStyle w:val="CopticVerse"/>
            </w:pPr>
            <w:r w:rsidRPr="00CB2D55">
              <w:t>ⲱ̀ Ⲙⲁⲣⲓⲁ ϯⲡⲁⲣⲑⲉⲛⲟⲥ</w:t>
            </w:r>
          </w:p>
        </w:tc>
      </w:tr>
    </w:tbl>
    <w:p w14:paraId="12ED58DC" w14:textId="77777777" w:rsidR="00654789" w:rsidRDefault="00654789" w:rsidP="00A31CA5">
      <w:pPr>
        <w:pStyle w:val="Heading6"/>
      </w:pPr>
      <w:bookmarkStart w:id="491" w:name="_Toc298445779"/>
      <w:bookmarkStart w:id="492" w:name="_Toc298681264"/>
      <w:bookmarkStart w:id="493" w:name="_Toc298447504"/>
      <w:r>
        <w:t>Part Fourteen</w:t>
      </w:r>
      <w:bookmarkEnd w:id="491"/>
      <w:bookmarkEnd w:id="492"/>
      <w:bookmarkEnd w:id="4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287A7C62" w14:textId="77777777" w:rsidTr="00E46608">
        <w:trPr>
          <w:cantSplit/>
          <w:jc w:val="center"/>
        </w:trPr>
        <w:tc>
          <w:tcPr>
            <w:tcW w:w="288" w:type="dxa"/>
          </w:tcPr>
          <w:p w14:paraId="3676B36F" w14:textId="77777777" w:rsidR="00A31CA5" w:rsidRDefault="00A31CA5" w:rsidP="00E46608">
            <w:pPr>
              <w:pStyle w:val="CopticCross"/>
            </w:pPr>
          </w:p>
        </w:tc>
        <w:tc>
          <w:tcPr>
            <w:tcW w:w="3960" w:type="dxa"/>
          </w:tcPr>
          <w:p w14:paraId="02CE760E" w14:textId="77777777" w:rsidR="00A31CA5" w:rsidRPr="007425E1" w:rsidRDefault="00A31CA5" w:rsidP="00EB661B">
            <w:pPr>
              <w:pStyle w:val="EngHang"/>
            </w:pPr>
            <w:r w:rsidRPr="007425E1">
              <w:t>You adorn</w:t>
            </w:r>
            <w:r w:rsidR="00FE0AE4">
              <w:rPr>
                <w:rStyle w:val="FootnoteReference"/>
                <w:lang w:val="en-GB"/>
              </w:rPr>
              <w:t xml:space="preserve"> </w:t>
            </w:r>
            <w:r w:rsidRPr="007425E1">
              <w:t>our souls,</w:t>
            </w:r>
          </w:p>
          <w:p w14:paraId="4593AA90" w14:textId="77777777" w:rsidR="00A31CA5" w:rsidRPr="007425E1" w:rsidRDefault="00A31CA5" w:rsidP="00EB661B">
            <w:pPr>
              <w:pStyle w:val="EngHang"/>
            </w:pPr>
            <w:r w:rsidRPr="007425E1">
              <w:t>O Moses the Prophet,</w:t>
            </w:r>
          </w:p>
          <w:p w14:paraId="4D0327FC" w14:textId="77777777" w:rsidR="00A31CA5" w:rsidRPr="007425E1" w:rsidRDefault="00A31CA5" w:rsidP="00EB661B">
            <w:pPr>
              <w:pStyle w:val="EngHang"/>
            </w:pPr>
            <w:r w:rsidRPr="007425E1">
              <w:t>Through the honour of the tabernacle,</w:t>
            </w:r>
          </w:p>
          <w:p w14:paraId="0D21DEF1" w14:textId="77777777" w:rsidR="00A31CA5" w:rsidRPr="001A0083" w:rsidRDefault="00A31CA5" w:rsidP="00EB661B">
            <w:pPr>
              <w:pStyle w:val="EngHangEnd"/>
            </w:pPr>
            <w:r>
              <w:t>Which</w:t>
            </w:r>
            <w:r w:rsidRPr="007425E1">
              <w:t xml:space="preserve"> you </w:t>
            </w:r>
            <w:commentRangeStart w:id="494"/>
            <w:r w:rsidRPr="007425E1">
              <w:t>decorated</w:t>
            </w:r>
            <w:commentRangeEnd w:id="494"/>
            <w:r>
              <w:rPr>
                <w:rStyle w:val="CommentReference"/>
                <w:rFonts w:eastAsiaTheme="minorHAnsi" w:cstheme="minorBidi"/>
                <w:color w:val="auto"/>
                <w:lang w:val="en-CA"/>
              </w:rPr>
              <w:commentReference w:id="494"/>
            </w:r>
            <w:r w:rsidRPr="007425E1">
              <w:t>.</w:t>
            </w:r>
          </w:p>
        </w:tc>
        <w:tc>
          <w:tcPr>
            <w:tcW w:w="288" w:type="dxa"/>
          </w:tcPr>
          <w:p w14:paraId="677288B5" w14:textId="77777777" w:rsidR="00A31CA5" w:rsidRDefault="00A31CA5" w:rsidP="00654789"/>
        </w:tc>
        <w:tc>
          <w:tcPr>
            <w:tcW w:w="288" w:type="dxa"/>
          </w:tcPr>
          <w:p w14:paraId="2FF37AB2" w14:textId="77777777" w:rsidR="00A31CA5" w:rsidRDefault="00A31CA5" w:rsidP="00E46608">
            <w:pPr>
              <w:pStyle w:val="CopticCross"/>
            </w:pPr>
          </w:p>
        </w:tc>
        <w:tc>
          <w:tcPr>
            <w:tcW w:w="3960" w:type="dxa"/>
          </w:tcPr>
          <w:p w14:paraId="2AB6CA91" w14:textId="77777777" w:rsidR="00A31CA5" w:rsidRDefault="00A31CA5" w:rsidP="00CB2D55">
            <w:pPr>
              <w:pStyle w:val="CopticVersemulti-line"/>
            </w:pPr>
            <w:r w:rsidRPr="00CB2D55">
              <w:t>Ⲁⲕⲥⲟⲗⲥⲉⲗ ⲛ</w:t>
            </w:r>
            <w:r w:rsidRPr="00CB2D55">
              <w:rPr>
                <w:rFonts w:ascii="Times New Roman" w:hAnsi="Times New Roman" w:cs="Times New Roman"/>
              </w:rPr>
              <w:t>̀</w:t>
            </w:r>
            <w:r w:rsidRPr="00CB2D55">
              <w:t>ⲛⲉⲛⲯⲩⲭⲏ</w:t>
            </w:r>
          </w:p>
          <w:p w14:paraId="4185F697" w14:textId="77777777" w:rsidR="00A31CA5" w:rsidRDefault="00A31CA5" w:rsidP="00CB2D55">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4B51D77F" w14:textId="77777777" w:rsidR="00A31CA5" w:rsidRDefault="00A31CA5" w:rsidP="00CB2D55">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1DC4F868" w14:textId="77777777" w:rsidR="00A31CA5" w:rsidRDefault="00A31CA5" w:rsidP="00CB2D55">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A31CA5" w14:paraId="10A4269A" w14:textId="77777777" w:rsidTr="00E46608">
        <w:trPr>
          <w:cantSplit/>
          <w:jc w:val="center"/>
        </w:trPr>
        <w:tc>
          <w:tcPr>
            <w:tcW w:w="288" w:type="dxa"/>
          </w:tcPr>
          <w:p w14:paraId="7E0283D4" w14:textId="77777777" w:rsidR="00A31CA5" w:rsidRDefault="00A31CA5" w:rsidP="00E46608">
            <w:pPr>
              <w:pStyle w:val="CopticCross"/>
            </w:pPr>
            <w:r w:rsidRPr="000F6316">
              <w:t>¿</w:t>
            </w:r>
          </w:p>
        </w:tc>
        <w:tc>
          <w:tcPr>
            <w:tcW w:w="3960" w:type="dxa"/>
          </w:tcPr>
          <w:p w14:paraId="4188601D" w14:textId="77777777" w:rsidR="00A31CA5" w:rsidRPr="007425E1" w:rsidRDefault="00A31CA5" w:rsidP="00EB661B">
            <w:pPr>
              <w:pStyle w:val="EngHang"/>
            </w:pPr>
            <w:r w:rsidRPr="007425E1">
              <w:t>The first tabernacle,</w:t>
            </w:r>
          </w:p>
          <w:p w14:paraId="27DC1B5E" w14:textId="77777777" w:rsidR="00A31CA5" w:rsidRPr="007425E1" w:rsidRDefault="00A31CA5" w:rsidP="00EB661B">
            <w:pPr>
              <w:pStyle w:val="EngHang"/>
            </w:pPr>
            <w:r>
              <w:t>Which Moses made;</w:t>
            </w:r>
          </w:p>
          <w:p w14:paraId="4212AF07" w14:textId="77777777" w:rsidR="00A31CA5" w:rsidRPr="007425E1" w:rsidRDefault="00A31CA5" w:rsidP="00EB661B">
            <w:pPr>
              <w:pStyle w:val="EngHang"/>
            </w:pPr>
            <w:r w:rsidRPr="007425E1">
              <w:t>A place of forgiveness,</w:t>
            </w:r>
          </w:p>
          <w:p w14:paraId="61D17D20" w14:textId="77777777" w:rsidR="00A31CA5" w:rsidRPr="001A0083" w:rsidRDefault="00A31CA5" w:rsidP="00EB661B">
            <w:pPr>
              <w:pStyle w:val="EngHangEnd"/>
            </w:pPr>
            <w:r w:rsidRPr="007425E1">
              <w:t>For the children of Israel</w:t>
            </w:r>
            <w:r>
              <w:t>:</w:t>
            </w:r>
          </w:p>
        </w:tc>
        <w:tc>
          <w:tcPr>
            <w:tcW w:w="288" w:type="dxa"/>
          </w:tcPr>
          <w:p w14:paraId="3CBA2FCF" w14:textId="77777777" w:rsidR="00A31CA5" w:rsidRDefault="00A31CA5" w:rsidP="00654789"/>
        </w:tc>
        <w:tc>
          <w:tcPr>
            <w:tcW w:w="288" w:type="dxa"/>
          </w:tcPr>
          <w:p w14:paraId="4DC8E35A" w14:textId="77777777" w:rsidR="00A31CA5" w:rsidRDefault="00A31CA5" w:rsidP="00E46608">
            <w:pPr>
              <w:pStyle w:val="CopticCross"/>
            </w:pPr>
            <w:r w:rsidRPr="000F6316">
              <w:t>¿</w:t>
            </w:r>
          </w:p>
        </w:tc>
        <w:tc>
          <w:tcPr>
            <w:tcW w:w="3960" w:type="dxa"/>
          </w:tcPr>
          <w:p w14:paraId="2EC6D4A7" w14:textId="77777777" w:rsidR="00A31CA5" w:rsidRDefault="00A31CA5" w:rsidP="00CB2D55">
            <w:pPr>
              <w:pStyle w:val="CopticVersemulti-line"/>
            </w:pPr>
            <w:r w:rsidRPr="00CB2D55">
              <w:t>Ϯⲥ̀ⲕⲏⲛⲏ ⲛ̀ϩⲟⲩⲓϯ</w:t>
            </w:r>
          </w:p>
          <w:p w14:paraId="1CD8E628" w14:textId="77777777" w:rsidR="00A31CA5" w:rsidRDefault="00A31CA5" w:rsidP="00CB2D55">
            <w:pPr>
              <w:pStyle w:val="CopticVersemulti-line"/>
            </w:pPr>
            <w:r w:rsidRPr="00CB2D55">
              <w:t>ⲉ̀ⲧⲁ Ⲙⲱⲩⲥⲏⲥ ⲑⲁⲙⲓⲟⲥ</w:t>
            </w:r>
          </w:p>
          <w:p w14:paraId="48025E0E" w14:textId="77777777" w:rsidR="00A31CA5" w:rsidRDefault="00A31CA5" w:rsidP="00CB2D55">
            <w:pPr>
              <w:pStyle w:val="CopticVersemulti-line"/>
            </w:pPr>
            <w:r w:rsidRPr="00CB2D55">
              <w:t>ⲛ̀ⲟⲩⲙⲁⲛ̀ⲭⲁⲛⲟⲃⲓ ⲉ̀ⲃⲟⲗ</w:t>
            </w:r>
          </w:p>
          <w:p w14:paraId="1DDF0A8B" w14:textId="77777777" w:rsidR="00A31CA5" w:rsidRDefault="00A31CA5" w:rsidP="00CB2D55">
            <w:pPr>
              <w:pStyle w:val="CopticVerse"/>
            </w:pPr>
            <w:r w:rsidRPr="00CB2D55">
              <w:t>ⲛ̀ⲧⲉ ⲛⲉⲛϣⲏⲣⲓ ⲙ̀Ⲡⲓⲥ̅ⲗ</w:t>
            </w:r>
          </w:p>
        </w:tc>
      </w:tr>
      <w:tr w:rsidR="00A31CA5" w14:paraId="3459ED95" w14:textId="77777777" w:rsidTr="00E46608">
        <w:trPr>
          <w:cantSplit/>
          <w:jc w:val="center"/>
        </w:trPr>
        <w:tc>
          <w:tcPr>
            <w:tcW w:w="288" w:type="dxa"/>
          </w:tcPr>
          <w:p w14:paraId="0469ACF4" w14:textId="77777777" w:rsidR="00A31CA5" w:rsidRDefault="00A31CA5" w:rsidP="00E46608">
            <w:pPr>
              <w:pStyle w:val="CopticCross"/>
            </w:pPr>
          </w:p>
        </w:tc>
        <w:tc>
          <w:tcPr>
            <w:tcW w:w="3960" w:type="dxa"/>
          </w:tcPr>
          <w:p w14:paraId="651CB94C" w14:textId="77777777" w:rsidR="00A31CA5" w:rsidRPr="007425E1" w:rsidRDefault="00A31CA5" w:rsidP="00EB661B">
            <w:pPr>
              <w:pStyle w:val="EngHang"/>
            </w:pPr>
            <w:r>
              <w:t>Moses</w:t>
            </w:r>
            <w:r w:rsidRPr="007425E1">
              <w:t xml:space="preserve"> made it with glory,</w:t>
            </w:r>
          </w:p>
          <w:p w14:paraId="19FD7C57" w14:textId="77777777" w:rsidR="00A31CA5" w:rsidRPr="007425E1" w:rsidRDefault="00A31CA5" w:rsidP="00EB661B">
            <w:pPr>
              <w:pStyle w:val="EngHang"/>
            </w:pPr>
            <w:r w:rsidRPr="007425E1">
              <w:t>As commanded by the Lord,</w:t>
            </w:r>
          </w:p>
          <w:p w14:paraId="2C97E661" w14:textId="77777777" w:rsidR="00A31CA5" w:rsidRPr="007425E1" w:rsidRDefault="00A31CA5" w:rsidP="00EB661B">
            <w:pPr>
              <w:pStyle w:val="EngHang"/>
            </w:pPr>
            <w:r w:rsidRPr="007425E1">
              <w:t>According to the pattern,</w:t>
            </w:r>
          </w:p>
          <w:p w14:paraId="5A6DE9BC" w14:textId="77777777" w:rsidR="00A31CA5" w:rsidRPr="00195761" w:rsidRDefault="00A31CA5" w:rsidP="00EB661B">
            <w:pPr>
              <w:pStyle w:val="EngHangEnd"/>
              <w:rPr>
                <w:szCs w:val="22"/>
              </w:rPr>
            </w:pPr>
            <w:r w:rsidRPr="007425E1">
              <w:t>Shown unto Him.</w:t>
            </w:r>
          </w:p>
        </w:tc>
        <w:tc>
          <w:tcPr>
            <w:tcW w:w="288" w:type="dxa"/>
          </w:tcPr>
          <w:p w14:paraId="45ACAA9D" w14:textId="77777777" w:rsidR="00A31CA5" w:rsidRDefault="00A31CA5" w:rsidP="00654789"/>
        </w:tc>
        <w:tc>
          <w:tcPr>
            <w:tcW w:w="288" w:type="dxa"/>
          </w:tcPr>
          <w:p w14:paraId="0C1A104C" w14:textId="77777777" w:rsidR="00A31CA5" w:rsidRDefault="00A31CA5" w:rsidP="00E46608">
            <w:pPr>
              <w:pStyle w:val="CopticCross"/>
            </w:pPr>
          </w:p>
        </w:tc>
        <w:tc>
          <w:tcPr>
            <w:tcW w:w="3960" w:type="dxa"/>
          </w:tcPr>
          <w:p w14:paraId="5EEFDD1E" w14:textId="77777777" w:rsidR="00A31CA5" w:rsidRDefault="00A31CA5" w:rsidP="00CB2D55">
            <w:pPr>
              <w:pStyle w:val="CopticVersemulti-line"/>
            </w:pPr>
            <w:r w:rsidRPr="00CE29B0">
              <w:t>Ⲁϥⲑⲁⲙⲓⲟⲥ ϧⲉⲛ ⲟⲩⲱ̀ⲟⲩ</w:t>
            </w:r>
          </w:p>
          <w:p w14:paraId="3302B9DE" w14:textId="77777777" w:rsidR="00A31CA5" w:rsidRDefault="00A31CA5" w:rsidP="00CB2D55">
            <w:pPr>
              <w:pStyle w:val="CopticVersemulti-line"/>
            </w:pPr>
            <w:r w:rsidRPr="00CE29B0">
              <w:t>ⲕⲁⲧⲁ ⲡ̀ⲥⲥⲁϫⲓ ⲙ̀Ⲡⲟ̅ⲥ̅</w:t>
            </w:r>
          </w:p>
          <w:p w14:paraId="0AA137B1" w14:textId="77777777" w:rsidR="00A31CA5" w:rsidRDefault="00A31CA5" w:rsidP="00CB2D55">
            <w:pPr>
              <w:pStyle w:val="CopticVersemulti-line"/>
            </w:pPr>
            <w:r w:rsidRPr="00CE29B0">
              <w:t>ⲛⲉⲙ ⲕⲁⲧⲁ ⲛⲓⲧⲩⲡⲟⲥ ⲧⲏⲣⲟⲩ</w:t>
            </w:r>
          </w:p>
          <w:p w14:paraId="65E2440F" w14:textId="77777777" w:rsidR="00A31CA5" w:rsidRDefault="00A31CA5" w:rsidP="00CE29B0">
            <w:pPr>
              <w:pStyle w:val="CopticVerse"/>
            </w:pPr>
            <w:r w:rsidRPr="00CE29B0">
              <w:t>ⲉ̀ⲧⲁⲩⲧⲁⲙⲟϥ ⲉ̀ⲣⲱⲟⲩ</w:t>
            </w:r>
          </w:p>
        </w:tc>
      </w:tr>
      <w:tr w:rsidR="00A31CA5" w14:paraId="75249548" w14:textId="77777777" w:rsidTr="00E46608">
        <w:trPr>
          <w:cantSplit/>
          <w:jc w:val="center"/>
        </w:trPr>
        <w:tc>
          <w:tcPr>
            <w:tcW w:w="288" w:type="dxa"/>
          </w:tcPr>
          <w:p w14:paraId="78FC49D0" w14:textId="77777777" w:rsidR="00A31CA5" w:rsidRDefault="00A31CA5" w:rsidP="00E46608">
            <w:pPr>
              <w:pStyle w:val="CopticCross"/>
            </w:pPr>
            <w:r w:rsidRPr="000F6316">
              <w:lastRenderedPageBreak/>
              <w:t>¿</w:t>
            </w:r>
          </w:p>
        </w:tc>
        <w:tc>
          <w:tcPr>
            <w:tcW w:w="3960" w:type="dxa"/>
          </w:tcPr>
          <w:p w14:paraId="01A8A4DB" w14:textId="77777777" w:rsidR="00A31CA5" w:rsidRPr="007425E1" w:rsidRDefault="00A31CA5" w:rsidP="00EB661B">
            <w:pPr>
              <w:pStyle w:val="EngHang"/>
            </w:pPr>
            <w:r w:rsidRPr="007425E1">
              <w:t>There was an Ark,</w:t>
            </w:r>
          </w:p>
          <w:p w14:paraId="3DC91570" w14:textId="77777777" w:rsidR="00A31CA5" w:rsidRPr="007425E1" w:rsidRDefault="00A31CA5" w:rsidP="00EB661B">
            <w:pPr>
              <w:pStyle w:val="EngHang"/>
            </w:pPr>
            <w:r>
              <w:t>I</w:t>
            </w:r>
            <w:r w:rsidRPr="007425E1">
              <w:t>n the tabernacle</w:t>
            </w:r>
            <w:r>
              <w:t>,</w:t>
            </w:r>
          </w:p>
          <w:p w14:paraId="66484626" w14:textId="77777777" w:rsidR="00A31CA5" w:rsidRDefault="00A31CA5" w:rsidP="00EB661B">
            <w:pPr>
              <w:pStyle w:val="EngHang"/>
            </w:pPr>
            <w:r>
              <w:t>Overlaid with gold</w:t>
            </w:r>
          </w:p>
          <w:p w14:paraId="7DB80AA6" w14:textId="77777777" w:rsidR="00A31CA5" w:rsidRPr="007425E1" w:rsidRDefault="00A31CA5" w:rsidP="00EB661B">
            <w:pPr>
              <w:pStyle w:val="EngHangEnd"/>
            </w:pPr>
            <w:r>
              <w:t>Within and without</w:t>
            </w:r>
            <w:r w:rsidRPr="007425E1">
              <w:t>.</w:t>
            </w:r>
          </w:p>
        </w:tc>
        <w:tc>
          <w:tcPr>
            <w:tcW w:w="288" w:type="dxa"/>
          </w:tcPr>
          <w:p w14:paraId="187D8342" w14:textId="77777777" w:rsidR="00A31CA5" w:rsidRDefault="00A31CA5" w:rsidP="00654789"/>
        </w:tc>
        <w:tc>
          <w:tcPr>
            <w:tcW w:w="288" w:type="dxa"/>
          </w:tcPr>
          <w:p w14:paraId="222145AF" w14:textId="77777777" w:rsidR="00A31CA5" w:rsidRDefault="00A31CA5" w:rsidP="00E46608">
            <w:pPr>
              <w:pStyle w:val="CopticCross"/>
            </w:pPr>
            <w:r w:rsidRPr="000F6316">
              <w:t>¿</w:t>
            </w:r>
          </w:p>
        </w:tc>
        <w:tc>
          <w:tcPr>
            <w:tcW w:w="3960" w:type="dxa"/>
          </w:tcPr>
          <w:p w14:paraId="717B01B8" w14:textId="77777777" w:rsidR="00A31CA5" w:rsidRDefault="00A31CA5" w:rsidP="00CB2D55">
            <w:pPr>
              <w:pStyle w:val="CopticVersemulti-line"/>
            </w:pPr>
            <w:r w:rsidRPr="00CE29B0">
              <w:t>Ⲟⲩⲟⲛ ⲟⲩⲕⲓⲃⲱⲧⲟⲥ</w:t>
            </w:r>
          </w:p>
          <w:p w14:paraId="16FDE40F" w14:textId="77777777" w:rsidR="00A31CA5" w:rsidRDefault="00A31CA5" w:rsidP="00CB2D55">
            <w:pPr>
              <w:pStyle w:val="CopticVersemulti-line"/>
            </w:pPr>
            <w:r w:rsidRPr="00CE29B0">
              <w:t>ⲭⲏ ϧⲉⲛ ϯⲥ̀ⲕⲏⲛⲏ</w:t>
            </w:r>
          </w:p>
          <w:p w14:paraId="2522E2CD" w14:textId="77777777" w:rsidR="00A31CA5" w:rsidRDefault="00A31CA5" w:rsidP="00CB2D55">
            <w:pPr>
              <w:pStyle w:val="CopticVersemulti-line"/>
            </w:pPr>
            <w:r w:rsidRPr="00CE29B0">
              <w:t>ⲉⲥⲗⲁⲗⲏⲟⲩⲧ ⲛ̀ⲛⲟⲩⲃ</w:t>
            </w:r>
          </w:p>
          <w:p w14:paraId="466393A9" w14:textId="77777777" w:rsidR="00A31CA5" w:rsidRDefault="00A31CA5" w:rsidP="00CE29B0">
            <w:pPr>
              <w:pStyle w:val="CopticVerse"/>
            </w:pPr>
            <w:r w:rsidRPr="00CE29B0">
              <w:t>ⲥⲁϧⲟⲩⲛ ⲛⲉⲙ ⲥⲁⲃⲟⲗ</w:t>
            </w:r>
          </w:p>
        </w:tc>
      </w:tr>
      <w:tr w:rsidR="00A31CA5" w14:paraId="45D717B2" w14:textId="77777777" w:rsidTr="00E46608">
        <w:trPr>
          <w:cantSplit/>
          <w:jc w:val="center"/>
        </w:trPr>
        <w:tc>
          <w:tcPr>
            <w:tcW w:w="288" w:type="dxa"/>
          </w:tcPr>
          <w:p w14:paraId="177FD1A9" w14:textId="77777777" w:rsidR="00A31CA5" w:rsidRPr="000F6316" w:rsidRDefault="00A31CA5" w:rsidP="00E46608">
            <w:pPr>
              <w:pStyle w:val="CopticCross"/>
            </w:pPr>
          </w:p>
        </w:tc>
        <w:tc>
          <w:tcPr>
            <w:tcW w:w="3960" w:type="dxa"/>
          </w:tcPr>
          <w:p w14:paraId="1D9B0674" w14:textId="77777777" w:rsidR="00A31CA5" w:rsidRDefault="00A31CA5" w:rsidP="00EB661B">
            <w:pPr>
              <w:pStyle w:val="EngHang"/>
            </w:pPr>
            <w:r>
              <w:t>There was a Mercy Seat,</w:t>
            </w:r>
          </w:p>
          <w:p w14:paraId="5F53639C" w14:textId="77777777" w:rsidR="00A31CA5" w:rsidRDefault="00A31CA5" w:rsidP="00EB661B">
            <w:pPr>
              <w:pStyle w:val="EngHang"/>
            </w:pPr>
            <w:r>
              <w:t>In the Tabernacle,</w:t>
            </w:r>
          </w:p>
          <w:p w14:paraId="1D213EDA" w14:textId="77777777" w:rsidR="00A31CA5" w:rsidRDefault="00A31CA5" w:rsidP="00EB661B">
            <w:pPr>
              <w:pStyle w:val="EngHang"/>
            </w:pPr>
            <w:r>
              <w:t>With golden Cherubs</w:t>
            </w:r>
          </w:p>
          <w:p w14:paraId="1F74E93E" w14:textId="77777777" w:rsidR="00A31CA5" w:rsidRPr="007425E1" w:rsidRDefault="00A31CA5" w:rsidP="00EB661B">
            <w:pPr>
              <w:pStyle w:val="EngHangEnd"/>
            </w:pPr>
            <w:r>
              <w:t>Overshadowing it.</w:t>
            </w:r>
          </w:p>
        </w:tc>
        <w:tc>
          <w:tcPr>
            <w:tcW w:w="288" w:type="dxa"/>
          </w:tcPr>
          <w:p w14:paraId="6324C444" w14:textId="77777777" w:rsidR="00A31CA5" w:rsidRDefault="00A31CA5" w:rsidP="00654789"/>
        </w:tc>
        <w:tc>
          <w:tcPr>
            <w:tcW w:w="288" w:type="dxa"/>
          </w:tcPr>
          <w:p w14:paraId="148A4F41" w14:textId="77777777" w:rsidR="00A31CA5" w:rsidRDefault="00A31CA5" w:rsidP="00E46608">
            <w:pPr>
              <w:pStyle w:val="CopticCross"/>
            </w:pPr>
          </w:p>
        </w:tc>
        <w:tc>
          <w:tcPr>
            <w:tcW w:w="3960" w:type="dxa"/>
          </w:tcPr>
          <w:p w14:paraId="190F2F55" w14:textId="77777777" w:rsidR="00A31CA5" w:rsidRDefault="00A31CA5" w:rsidP="00CB2D55">
            <w:pPr>
              <w:pStyle w:val="CopticVersemulti-line"/>
            </w:pPr>
            <w:r w:rsidRPr="00CE29B0">
              <w:t>Ⲟⲩⲟⲛ ⲟⲩⲓⲗⲁⲥⲧⲏⲣⲓⲟⲛ</w:t>
            </w:r>
          </w:p>
          <w:p w14:paraId="769784A0" w14:textId="77777777" w:rsidR="00A31CA5" w:rsidRDefault="00A31CA5" w:rsidP="00CB2D55">
            <w:pPr>
              <w:pStyle w:val="CopticVersemulti-line"/>
            </w:pPr>
            <w:r w:rsidRPr="00CE29B0">
              <w:t>ⲭⲏ ϧⲉⲛ ϯⲥⲕ̀ⲏⲛⲏ</w:t>
            </w:r>
          </w:p>
          <w:p w14:paraId="2DC7E989" w14:textId="77777777" w:rsidR="00A31CA5" w:rsidRDefault="00A31CA5" w:rsidP="00CB2D55">
            <w:pPr>
              <w:pStyle w:val="CopticVersemulti-line"/>
            </w:pPr>
            <w:r w:rsidRPr="00CE29B0">
              <w:t>ϩⲁⲛⲭⲉⲣⲟⲩⲃⲓⲙ ⲛ̀ⲛⲟⲩⲃ</w:t>
            </w:r>
          </w:p>
          <w:p w14:paraId="6956E689" w14:textId="77777777" w:rsidR="00A31CA5" w:rsidRDefault="00A31CA5" w:rsidP="00CE29B0">
            <w:pPr>
              <w:pStyle w:val="CopticVerse"/>
            </w:pPr>
            <w:r w:rsidRPr="00CE29B0">
              <w:t>ⲥⲉⲉⲣϧⲏⲓⲃⲓ ⲉ̀ϫⲱϥ</w:t>
            </w:r>
          </w:p>
        </w:tc>
      </w:tr>
      <w:tr w:rsidR="00A31CA5" w14:paraId="4561B649" w14:textId="77777777" w:rsidTr="00E46608">
        <w:trPr>
          <w:cantSplit/>
          <w:jc w:val="center"/>
        </w:trPr>
        <w:tc>
          <w:tcPr>
            <w:tcW w:w="288" w:type="dxa"/>
          </w:tcPr>
          <w:p w14:paraId="67B4E027" w14:textId="77777777" w:rsidR="00A31CA5" w:rsidRDefault="00A31CA5" w:rsidP="00E46608">
            <w:pPr>
              <w:pStyle w:val="CopticCross"/>
            </w:pPr>
            <w:r w:rsidRPr="000F6316">
              <w:t>¿</w:t>
            </w:r>
          </w:p>
        </w:tc>
        <w:tc>
          <w:tcPr>
            <w:tcW w:w="3960" w:type="dxa"/>
          </w:tcPr>
          <w:p w14:paraId="210825DD" w14:textId="77777777" w:rsidR="00A31CA5" w:rsidRPr="007425E1" w:rsidRDefault="00A31CA5" w:rsidP="00EB661B">
            <w:pPr>
              <w:pStyle w:val="EngHang"/>
            </w:pPr>
            <w:r>
              <w:t>There was a golden pot</w:t>
            </w:r>
          </w:p>
          <w:p w14:paraId="50A16620" w14:textId="77777777" w:rsidR="00A31CA5" w:rsidRPr="007425E1" w:rsidRDefault="00A31CA5" w:rsidP="00EB661B">
            <w:pPr>
              <w:pStyle w:val="EngHang"/>
            </w:pPr>
            <w:r>
              <w:t>I</w:t>
            </w:r>
            <w:r w:rsidRPr="007425E1">
              <w:t>n the tabernacle,</w:t>
            </w:r>
          </w:p>
          <w:p w14:paraId="5AD7C778" w14:textId="77777777" w:rsidR="00A31CA5" w:rsidRPr="007425E1" w:rsidRDefault="00A31CA5" w:rsidP="00EB661B">
            <w:pPr>
              <w:pStyle w:val="EngHang"/>
            </w:pPr>
            <w:r>
              <w:t xml:space="preserve">And a </w:t>
            </w:r>
            <w:r w:rsidRPr="007425E1">
              <w:t>measure of the manna,</w:t>
            </w:r>
          </w:p>
          <w:p w14:paraId="230C2B60" w14:textId="77777777" w:rsidR="00A31CA5" w:rsidRPr="007425E1" w:rsidRDefault="00A31CA5" w:rsidP="00EB661B">
            <w:pPr>
              <w:pStyle w:val="EngHangEnd"/>
            </w:pPr>
            <w:r w:rsidRPr="007425E1">
              <w:t>Was hidden within</w:t>
            </w:r>
            <w:r>
              <w:t xml:space="preserve"> it</w:t>
            </w:r>
            <w:r w:rsidRPr="007425E1">
              <w:t>.</w:t>
            </w:r>
          </w:p>
        </w:tc>
        <w:tc>
          <w:tcPr>
            <w:tcW w:w="288" w:type="dxa"/>
          </w:tcPr>
          <w:p w14:paraId="24E8C11E" w14:textId="77777777" w:rsidR="00A31CA5" w:rsidRDefault="00A31CA5" w:rsidP="00654789"/>
        </w:tc>
        <w:tc>
          <w:tcPr>
            <w:tcW w:w="288" w:type="dxa"/>
          </w:tcPr>
          <w:p w14:paraId="10455B11" w14:textId="77777777" w:rsidR="00A31CA5" w:rsidRDefault="00A31CA5" w:rsidP="00E46608">
            <w:pPr>
              <w:pStyle w:val="CopticCross"/>
            </w:pPr>
            <w:r w:rsidRPr="000F6316">
              <w:t>¿</w:t>
            </w:r>
          </w:p>
        </w:tc>
        <w:tc>
          <w:tcPr>
            <w:tcW w:w="3960" w:type="dxa"/>
          </w:tcPr>
          <w:p w14:paraId="4FC3535F" w14:textId="77777777" w:rsidR="00A31CA5" w:rsidRDefault="00A31CA5" w:rsidP="00CB2D55">
            <w:pPr>
              <w:pStyle w:val="CopticVersemulti-line"/>
            </w:pPr>
            <w:r w:rsidRPr="00CE29B0">
              <w:t>Ⲟⲩⲟⲛ ⲟⲩⲥ̀ⲧⲁⲙⲛⲟⲥ ⲛ̀ⲛⲟⲩⲃ</w:t>
            </w:r>
          </w:p>
          <w:p w14:paraId="13624632" w14:textId="77777777" w:rsidR="00A31CA5" w:rsidRDefault="00A31CA5" w:rsidP="00CB2D55">
            <w:pPr>
              <w:pStyle w:val="CopticVersemulti-line"/>
            </w:pPr>
            <w:r w:rsidRPr="00CE29B0">
              <w:t>ⲭⲏ ϧⲉⲛ ϯⲥ̀ⲕⲏⲛⲏ</w:t>
            </w:r>
          </w:p>
          <w:p w14:paraId="3C2BA81B" w14:textId="77777777" w:rsidR="00A31CA5" w:rsidRDefault="00A31CA5" w:rsidP="00CB2D55">
            <w:pPr>
              <w:pStyle w:val="CopticVersemulti-line"/>
            </w:pPr>
            <w:r w:rsidRPr="00CE29B0">
              <w:t>ⲉ̀ⲣⲉ ⲟⲩϣⲓ ⲙ̀ⲙⲁⲛⲛⲁ ϩⲏⲡ</w:t>
            </w:r>
          </w:p>
          <w:p w14:paraId="71DCF9A2" w14:textId="77777777" w:rsidR="00A31CA5" w:rsidRDefault="00A31CA5" w:rsidP="00CE29B0">
            <w:pPr>
              <w:pStyle w:val="CopticVerse"/>
            </w:pPr>
            <w:r w:rsidRPr="00CE29B0">
              <w:t>ⲛ̀ϧ̀ⲣⲏⲓ ⲛ̀ϧⲏⲧϥ</w:t>
            </w:r>
          </w:p>
        </w:tc>
      </w:tr>
      <w:tr w:rsidR="00A31CA5" w14:paraId="63177913" w14:textId="77777777" w:rsidTr="00E46608">
        <w:trPr>
          <w:cantSplit/>
          <w:jc w:val="center"/>
        </w:trPr>
        <w:tc>
          <w:tcPr>
            <w:tcW w:w="288" w:type="dxa"/>
          </w:tcPr>
          <w:p w14:paraId="509AE0DD" w14:textId="77777777" w:rsidR="00A31CA5" w:rsidRDefault="00A31CA5" w:rsidP="00E46608">
            <w:pPr>
              <w:pStyle w:val="CopticCross"/>
            </w:pPr>
          </w:p>
        </w:tc>
        <w:tc>
          <w:tcPr>
            <w:tcW w:w="3960" w:type="dxa"/>
          </w:tcPr>
          <w:p w14:paraId="60B17006" w14:textId="77777777" w:rsidR="00A31CA5" w:rsidRDefault="00A31CA5" w:rsidP="00EB661B">
            <w:pPr>
              <w:pStyle w:val="EngHang"/>
            </w:pPr>
            <w:r>
              <w:t>There was a golden lampstand</w:t>
            </w:r>
          </w:p>
          <w:p w14:paraId="12238C0C" w14:textId="77777777" w:rsidR="00A31CA5" w:rsidRDefault="00A31CA5" w:rsidP="00EB661B">
            <w:pPr>
              <w:pStyle w:val="EngHang"/>
            </w:pPr>
            <w:r>
              <w:t>In the tabernacle,</w:t>
            </w:r>
          </w:p>
          <w:p w14:paraId="78C0511E" w14:textId="77777777" w:rsidR="00A31CA5" w:rsidRDefault="00A31CA5" w:rsidP="00EB661B">
            <w:pPr>
              <w:pStyle w:val="EngHang"/>
            </w:pPr>
            <w:r>
              <w:t>Which had seven lamps</w:t>
            </w:r>
          </w:p>
          <w:p w14:paraId="04F4E4E9" w14:textId="77777777" w:rsidR="00A31CA5" w:rsidRPr="007425E1" w:rsidRDefault="00A31CA5" w:rsidP="00EB661B">
            <w:pPr>
              <w:pStyle w:val="EngHangEnd"/>
            </w:pPr>
            <w:r>
              <w:t>Giving light.</w:t>
            </w:r>
          </w:p>
        </w:tc>
        <w:tc>
          <w:tcPr>
            <w:tcW w:w="288" w:type="dxa"/>
          </w:tcPr>
          <w:p w14:paraId="41FE7F9C" w14:textId="77777777" w:rsidR="00A31CA5" w:rsidRDefault="00A31CA5" w:rsidP="00654789"/>
        </w:tc>
        <w:tc>
          <w:tcPr>
            <w:tcW w:w="288" w:type="dxa"/>
          </w:tcPr>
          <w:p w14:paraId="5B7249A7" w14:textId="77777777" w:rsidR="00A31CA5" w:rsidRDefault="00A31CA5" w:rsidP="00E46608">
            <w:pPr>
              <w:pStyle w:val="CopticCross"/>
            </w:pPr>
          </w:p>
        </w:tc>
        <w:tc>
          <w:tcPr>
            <w:tcW w:w="3960" w:type="dxa"/>
          </w:tcPr>
          <w:p w14:paraId="4A807E88" w14:textId="77777777" w:rsidR="00A31CA5" w:rsidRDefault="00A31CA5" w:rsidP="00CB2D55">
            <w:pPr>
              <w:pStyle w:val="CopticVersemulti-line"/>
            </w:pPr>
            <w:r w:rsidRPr="00CE29B0">
              <w:t>Ⲟⲩⲟⲛ ⲟⲩⲗⲩⲭⲛⲓⲁ̀ ⲛ̀ⲛⲟⲩⲃ</w:t>
            </w:r>
          </w:p>
          <w:p w14:paraId="3E8312B4" w14:textId="77777777" w:rsidR="00A31CA5" w:rsidRDefault="00A31CA5" w:rsidP="00CB2D55">
            <w:pPr>
              <w:pStyle w:val="CopticVersemulti-line"/>
            </w:pPr>
            <w:r w:rsidRPr="00CE29B0">
              <w:t>ⲭⲏ ϧⲉⲛ ϯⲥ̀ⲕⲏⲛⲏ</w:t>
            </w:r>
          </w:p>
          <w:p w14:paraId="4571616D" w14:textId="77777777" w:rsidR="00A31CA5" w:rsidRDefault="00A31CA5" w:rsidP="00CB2D55">
            <w:pPr>
              <w:pStyle w:val="CopticVersemulti-line"/>
            </w:pPr>
            <w:r w:rsidRPr="00CE29B0">
              <w:t>ⲉ̀ⲣⲉ ⲡⲓϣⲁϣϤ ⲛ̀ϧⲏⲃⲥ</w:t>
            </w:r>
          </w:p>
          <w:p w14:paraId="29B36ADD" w14:textId="77777777" w:rsidR="00A31CA5" w:rsidRDefault="00A31CA5" w:rsidP="00CE29B0">
            <w:pPr>
              <w:pStyle w:val="CopticVerse"/>
            </w:pPr>
            <w:r w:rsidRPr="00CE29B0">
              <w:t>ⲉ̀ⲣⲟⲩⲱⲓⲛⲓ ⲉ̀ϫⲱⲥ</w:t>
            </w:r>
          </w:p>
        </w:tc>
      </w:tr>
      <w:tr w:rsidR="00A31CA5" w14:paraId="16125777" w14:textId="77777777" w:rsidTr="00E46608">
        <w:trPr>
          <w:cantSplit/>
          <w:jc w:val="center"/>
        </w:trPr>
        <w:tc>
          <w:tcPr>
            <w:tcW w:w="288" w:type="dxa"/>
          </w:tcPr>
          <w:p w14:paraId="168CB11C" w14:textId="77777777" w:rsidR="00A31CA5" w:rsidRDefault="00A31CA5" w:rsidP="00E46608">
            <w:pPr>
              <w:pStyle w:val="CopticCross"/>
            </w:pPr>
            <w:r w:rsidRPr="000F6316">
              <w:t>¿</w:t>
            </w:r>
          </w:p>
        </w:tc>
        <w:tc>
          <w:tcPr>
            <w:tcW w:w="3960" w:type="dxa"/>
          </w:tcPr>
          <w:p w14:paraId="2E734588" w14:textId="77777777" w:rsidR="00A31CA5" w:rsidRPr="007425E1" w:rsidRDefault="00A31CA5" w:rsidP="00EB661B">
            <w:pPr>
              <w:pStyle w:val="EngHang"/>
            </w:pPr>
            <w:r w:rsidRPr="007425E1">
              <w:t>There was a golden censer,</w:t>
            </w:r>
          </w:p>
          <w:p w14:paraId="173F3B64" w14:textId="77777777" w:rsidR="00A31CA5" w:rsidRPr="007425E1" w:rsidRDefault="00A31CA5" w:rsidP="00EB661B">
            <w:pPr>
              <w:pStyle w:val="EngHang"/>
            </w:pPr>
            <w:r>
              <w:t>I</w:t>
            </w:r>
            <w:r w:rsidRPr="007425E1">
              <w:t xml:space="preserve">n the </w:t>
            </w:r>
            <w:commentRangeStart w:id="495"/>
            <w:r w:rsidRPr="007425E1">
              <w:t>t</w:t>
            </w:r>
            <w:commentRangeEnd w:id="495"/>
            <w:r>
              <w:rPr>
                <w:rStyle w:val="CommentReference"/>
                <w:rFonts w:eastAsiaTheme="minorHAnsi" w:cstheme="minorBidi"/>
                <w:color w:val="auto"/>
                <w:lang w:val="en-CA"/>
              </w:rPr>
              <w:commentReference w:id="495"/>
            </w:r>
            <w:r w:rsidRPr="007425E1">
              <w:t>abernacle,</w:t>
            </w:r>
          </w:p>
          <w:p w14:paraId="6FD61BA7" w14:textId="77777777" w:rsidR="00A31CA5" w:rsidRPr="007425E1" w:rsidRDefault="00A31CA5" w:rsidP="00EB661B">
            <w:pPr>
              <w:pStyle w:val="EngHang"/>
            </w:pPr>
            <w:r w:rsidRPr="007425E1">
              <w:t>Where the choice incense,</w:t>
            </w:r>
          </w:p>
          <w:p w14:paraId="03EFDBF2" w14:textId="77777777" w:rsidR="00A31CA5" w:rsidRPr="007425E1" w:rsidRDefault="00A31CA5" w:rsidP="00EB661B">
            <w:pPr>
              <w:pStyle w:val="EngHangEnd"/>
            </w:pPr>
            <w:r w:rsidRPr="007425E1">
              <w:t>Was in its midst.</w:t>
            </w:r>
          </w:p>
        </w:tc>
        <w:tc>
          <w:tcPr>
            <w:tcW w:w="288" w:type="dxa"/>
          </w:tcPr>
          <w:p w14:paraId="23D57336" w14:textId="77777777" w:rsidR="00A31CA5" w:rsidRDefault="00A31CA5" w:rsidP="00654789"/>
        </w:tc>
        <w:tc>
          <w:tcPr>
            <w:tcW w:w="288" w:type="dxa"/>
          </w:tcPr>
          <w:p w14:paraId="4EB19D1B" w14:textId="77777777" w:rsidR="00A31CA5" w:rsidRDefault="00A31CA5" w:rsidP="00E46608">
            <w:pPr>
              <w:pStyle w:val="CopticCross"/>
            </w:pPr>
            <w:r w:rsidRPr="000F6316">
              <w:t>¿</w:t>
            </w:r>
          </w:p>
        </w:tc>
        <w:tc>
          <w:tcPr>
            <w:tcW w:w="3960" w:type="dxa"/>
          </w:tcPr>
          <w:p w14:paraId="0EE50162" w14:textId="77777777" w:rsidR="00A31CA5" w:rsidRDefault="00A31CA5" w:rsidP="00CB2D55">
            <w:pPr>
              <w:pStyle w:val="CopticVersemulti-line"/>
            </w:pPr>
            <w:r w:rsidRPr="00CE29B0">
              <w:t>Ⲟⲩⲟⲛ ⲟⲩϣⲟⲩⲣⲏ ⲛ̀ⲛⲟⲩⲃ</w:t>
            </w:r>
          </w:p>
          <w:p w14:paraId="0272C7A6" w14:textId="77777777" w:rsidR="00A31CA5" w:rsidRDefault="00A31CA5" w:rsidP="00CB2D55">
            <w:pPr>
              <w:pStyle w:val="CopticVersemulti-line"/>
            </w:pPr>
            <w:r w:rsidRPr="00CE29B0">
              <w:t>ⲭⲏ ϧⲉⲛ ϯⲥ̀ⲕⲏⲛⲏ</w:t>
            </w:r>
          </w:p>
          <w:p w14:paraId="0861E3E1" w14:textId="77777777" w:rsidR="00A31CA5" w:rsidRDefault="00A31CA5" w:rsidP="00CB2D55">
            <w:pPr>
              <w:pStyle w:val="CopticVersemulti-line"/>
            </w:pPr>
            <w:r w:rsidRPr="00CE29B0">
              <w:t>ⲉ̀ⲣⲉ ⲡⲓⲕⲩⲛⲁⲙⲱⲛⲟⲛ</w:t>
            </w:r>
          </w:p>
          <w:p w14:paraId="2E6FE78A" w14:textId="77777777" w:rsidR="00A31CA5" w:rsidRDefault="00A31CA5" w:rsidP="00CE29B0">
            <w:pPr>
              <w:pStyle w:val="CopticVerse"/>
            </w:pPr>
            <w:r w:rsidRPr="00CE29B0">
              <w:t>ⲉⲧⲱⲧⲡ ϧⲉⲛ ⲧⲉⲥⲙⲏϯ</w:t>
            </w:r>
          </w:p>
        </w:tc>
      </w:tr>
      <w:tr w:rsidR="00A31CA5" w14:paraId="0F1F44A3" w14:textId="77777777" w:rsidTr="00E46608">
        <w:trPr>
          <w:cantSplit/>
          <w:jc w:val="center"/>
        </w:trPr>
        <w:tc>
          <w:tcPr>
            <w:tcW w:w="288" w:type="dxa"/>
          </w:tcPr>
          <w:p w14:paraId="58B23F9E" w14:textId="77777777" w:rsidR="00A31CA5" w:rsidRDefault="00A31CA5" w:rsidP="00E46608">
            <w:pPr>
              <w:pStyle w:val="CopticCross"/>
            </w:pPr>
          </w:p>
        </w:tc>
        <w:tc>
          <w:tcPr>
            <w:tcW w:w="3960" w:type="dxa"/>
          </w:tcPr>
          <w:p w14:paraId="493F6840" w14:textId="77777777" w:rsidR="00A31CA5" w:rsidRPr="007425E1" w:rsidRDefault="00A31CA5" w:rsidP="00EB661B">
            <w:pPr>
              <w:pStyle w:val="EngHang"/>
            </w:pPr>
            <w:r w:rsidRPr="007425E1">
              <w:t>There was a fragrant flower</w:t>
            </w:r>
          </w:p>
          <w:p w14:paraId="208F4B4D" w14:textId="77777777" w:rsidR="00A31CA5" w:rsidRPr="007425E1" w:rsidRDefault="00A31CA5" w:rsidP="00EB661B">
            <w:pPr>
              <w:pStyle w:val="EngHang"/>
            </w:pPr>
            <w:r>
              <w:t>I</w:t>
            </w:r>
            <w:r w:rsidRPr="007425E1">
              <w:t>n the tabernacle,</w:t>
            </w:r>
          </w:p>
          <w:p w14:paraId="3448799A" w14:textId="77777777" w:rsidR="00A31CA5" w:rsidRPr="007425E1" w:rsidRDefault="00A31CA5" w:rsidP="00EB661B">
            <w:pPr>
              <w:pStyle w:val="EngHang"/>
            </w:pPr>
            <w:r w:rsidRPr="007425E1">
              <w:t>Smelled</w:t>
            </w:r>
            <w:r w:rsidR="00FE0AE4">
              <w:rPr>
                <w:rStyle w:val="FootnoteReference"/>
                <w:lang w:val="en-GB"/>
              </w:rPr>
              <w:t xml:space="preserve"> </w:t>
            </w:r>
            <w:r w:rsidRPr="007425E1">
              <w:t>by all</w:t>
            </w:r>
          </w:p>
          <w:p w14:paraId="5B6DDE5D" w14:textId="77777777" w:rsidR="00A31CA5" w:rsidRPr="007425E1" w:rsidRDefault="00A31CA5" w:rsidP="00EB661B">
            <w:pPr>
              <w:pStyle w:val="EngHangEnd"/>
            </w:pPr>
            <w:r w:rsidRPr="007425E1">
              <w:t>The house of Israel.</w:t>
            </w:r>
          </w:p>
        </w:tc>
        <w:tc>
          <w:tcPr>
            <w:tcW w:w="288" w:type="dxa"/>
          </w:tcPr>
          <w:p w14:paraId="20F87253" w14:textId="77777777" w:rsidR="00A31CA5" w:rsidRDefault="00A31CA5" w:rsidP="00654789"/>
        </w:tc>
        <w:tc>
          <w:tcPr>
            <w:tcW w:w="288" w:type="dxa"/>
          </w:tcPr>
          <w:p w14:paraId="76469A23" w14:textId="77777777" w:rsidR="00A31CA5" w:rsidRDefault="00A31CA5" w:rsidP="00E46608">
            <w:pPr>
              <w:pStyle w:val="CopticCross"/>
            </w:pPr>
          </w:p>
        </w:tc>
        <w:tc>
          <w:tcPr>
            <w:tcW w:w="3960" w:type="dxa"/>
          </w:tcPr>
          <w:p w14:paraId="0D943591" w14:textId="77777777" w:rsidR="00A31CA5" w:rsidRDefault="00A31CA5" w:rsidP="00CB2D55">
            <w:pPr>
              <w:pStyle w:val="CopticVersemulti-line"/>
            </w:pPr>
            <w:r w:rsidRPr="00CE29B0">
              <w:t>Ⲟⲩⲟⲛ ⲟⲩϩ̀ⲣⲏⲣⲓ ⲛ̀ⲥ̀ⲑⲟⲓⲛⲟⲩϥⲓ</w:t>
            </w:r>
          </w:p>
          <w:p w14:paraId="09D7B11A" w14:textId="77777777" w:rsidR="00A31CA5" w:rsidRDefault="00A31CA5" w:rsidP="00CB2D55">
            <w:pPr>
              <w:pStyle w:val="CopticVersemulti-line"/>
            </w:pPr>
            <w:r w:rsidRPr="00CE29B0">
              <w:t>ⲭⲏ ϧⲉⲛ ϯⲥ̀ⲭⲏⲛⲏ</w:t>
            </w:r>
          </w:p>
          <w:p w14:paraId="32B1F97A" w14:textId="77777777" w:rsidR="00A31CA5" w:rsidRDefault="00A31CA5" w:rsidP="00CB2D55">
            <w:pPr>
              <w:pStyle w:val="CopticVersemulti-line"/>
            </w:pPr>
            <w:r w:rsidRPr="00CE29B0">
              <w:t>ⲉⲩϣⲱⲗⲉⲙ ⲉ̀ⲣⲟⲥ ⲧⲏⲣⲟⲩ</w:t>
            </w:r>
          </w:p>
          <w:p w14:paraId="70BC9EA6" w14:textId="77777777" w:rsidR="00A31CA5" w:rsidRDefault="00A31CA5" w:rsidP="00CE29B0">
            <w:pPr>
              <w:pStyle w:val="CopticVerse"/>
            </w:pPr>
            <w:r w:rsidRPr="00CE29B0">
              <w:t>ⲛ̀ϫⲉ ⲛⲁ ⲡ̀ⲏⲓ ⲙ̀Ⲡⲓⲥ̅ⲗ</w:t>
            </w:r>
          </w:p>
        </w:tc>
      </w:tr>
      <w:tr w:rsidR="00A31CA5" w14:paraId="08EA4C9F" w14:textId="77777777" w:rsidTr="00E46608">
        <w:trPr>
          <w:cantSplit/>
          <w:jc w:val="center"/>
        </w:trPr>
        <w:tc>
          <w:tcPr>
            <w:tcW w:w="288" w:type="dxa"/>
          </w:tcPr>
          <w:p w14:paraId="3D98DE48" w14:textId="77777777" w:rsidR="00A31CA5" w:rsidRDefault="00A31CA5" w:rsidP="00E46608">
            <w:pPr>
              <w:pStyle w:val="CopticCross"/>
            </w:pPr>
            <w:r w:rsidRPr="000F6316">
              <w:t>¿</w:t>
            </w:r>
          </w:p>
        </w:tc>
        <w:tc>
          <w:tcPr>
            <w:tcW w:w="3960" w:type="dxa"/>
          </w:tcPr>
          <w:p w14:paraId="2C944B6C" w14:textId="77777777" w:rsidR="00A31CA5" w:rsidRPr="007425E1" w:rsidRDefault="00A31CA5" w:rsidP="00EB661B">
            <w:pPr>
              <w:pStyle w:val="EngHang"/>
            </w:pPr>
            <w:commentRangeStart w:id="496"/>
            <w:r>
              <w:t xml:space="preserve">The </w:t>
            </w:r>
            <w:commentRangeEnd w:id="496"/>
            <w:r>
              <w:rPr>
                <w:rStyle w:val="CommentReference"/>
                <w:rFonts w:eastAsiaTheme="minorHAnsi" w:cstheme="minorBidi"/>
                <w:color w:val="auto"/>
                <w:lang w:val="en-CA"/>
              </w:rPr>
              <w:commentReference w:id="496"/>
            </w:r>
            <w:r>
              <w:t>rod of Aaron</w:t>
            </w:r>
          </w:p>
          <w:p w14:paraId="501E2ADA" w14:textId="77777777" w:rsidR="00A31CA5" w:rsidRPr="007425E1" w:rsidRDefault="00A31CA5" w:rsidP="00EB661B">
            <w:pPr>
              <w:pStyle w:val="EngHang"/>
            </w:pPr>
            <w:r>
              <w:t>Was i</w:t>
            </w:r>
            <w:r w:rsidRPr="007425E1">
              <w:t>n the tabernacle,</w:t>
            </w:r>
          </w:p>
          <w:p w14:paraId="305EC503" w14:textId="77777777" w:rsidR="00A31CA5" w:rsidRPr="007425E1" w:rsidRDefault="00A31CA5" w:rsidP="00EB661B">
            <w:pPr>
              <w:pStyle w:val="EngHang"/>
            </w:pPr>
            <w:r w:rsidRPr="007425E1">
              <w:t>Which</w:t>
            </w:r>
            <w:r>
              <w:t xml:space="preserve"> had</w:t>
            </w:r>
            <w:r w:rsidRPr="007425E1">
              <w:t xml:space="preserve"> blossomed,</w:t>
            </w:r>
          </w:p>
          <w:p w14:paraId="3EB8D96F" w14:textId="77777777" w:rsidR="00A31CA5" w:rsidRPr="007425E1" w:rsidRDefault="00A31CA5" w:rsidP="00EB661B">
            <w:pPr>
              <w:pStyle w:val="EngHangEnd"/>
            </w:pPr>
            <w:r w:rsidRPr="007425E1">
              <w:t>Without planting or watering.</w:t>
            </w:r>
          </w:p>
        </w:tc>
        <w:tc>
          <w:tcPr>
            <w:tcW w:w="288" w:type="dxa"/>
          </w:tcPr>
          <w:p w14:paraId="547A4CE4" w14:textId="77777777" w:rsidR="00A31CA5" w:rsidRDefault="00A31CA5" w:rsidP="00654789"/>
        </w:tc>
        <w:tc>
          <w:tcPr>
            <w:tcW w:w="288" w:type="dxa"/>
          </w:tcPr>
          <w:p w14:paraId="72E4B14C" w14:textId="77777777" w:rsidR="00A31CA5" w:rsidRDefault="00A31CA5" w:rsidP="00E46608">
            <w:pPr>
              <w:pStyle w:val="CopticCross"/>
            </w:pPr>
            <w:r w:rsidRPr="000F6316">
              <w:t>¿</w:t>
            </w:r>
          </w:p>
        </w:tc>
        <w:tc>
          <w:tcPr>
            <w:tcW w:w="3960" w:type="dxa"/>
          </w:tcPr>
          <w:p w14:paraId="4A72B515" w14:textId="77777777" w:rsidR="00A31CA5" w:rsidRDefault="00A31CA5" w:rsidP="00CB2D55">
            <w:pPr>
              <w:pStyle w:val="CopticVersemulti-line"/>
            </w:pPr>
            <w:r w:rsidRPr="00CE29B0">
              <w:t>Ⲟⲩⲟⲛ ⲟⲩϣ̀ⲃⲱⲧ ⲛ̀ⲧⲉ Ⲁⲁⲣⲱⲛ</w:t>
            </w:r>
          </w:p>
          <w:p w14:paraId="2D99C5DD" w14:textId="77777777" w:rsidR="00A31CA5" w:rsidRDefault="00A31CA5" w:rsidP="00CB2D55">
            <w:pPr>
              <w:pStyle w:val="CopticVersemulti-line"/>
            </w:pPr>
            <w:r w:rsidRPr="00CE29B0">
              <w:t>ⲭⲏ ϧⲉⲛ ϯⲥ̀ⲭⲏⲛⲏ</w:t>
            </w:r>
          </w:p>
          <w:p w14:paraId="7F4883F3" w14:textId="77777777" w:rsidR="00A31CA5" w:rsidRDefault="00A31CA5" w:rsidP="00CB2D55">
            <w:pPr>
              <w:pStyle w:val="CopticVersemulti-line"/>
            </w:pPr>
            <w:r w:rsidRPr="00CE29B0">
              <w:t>ⲫⲁⲓ ⲉ̀ⲧⲁϥⲫⲓⲣⲓ ⲉ̀ⲃⲟⲗ</w:t>
            </w:r>
          </w:p>
          <w:p w14:paraId="1BFB0B39" w14:textId="77777777" w:rsidR="00A31CA5" w:rsidRDefault="00A31CA5" w:rsidP="00CE29B0">
            <w:pPr>
              <w:pStyle w:val="CopticVerse"/>
            </w:pPr>
            <w:r w:rsidRPr="00CE29B0">
              <w:t>ⲭⲱⲣⲓⲥ ϭⲟ ⲛⲉⲙ ⲧ̀ⲥⲟ</w:t>
            </w:r>
          </w:p>
        </w:tc>
      </w:tr>
      <w:tr w:rsidR="00A31CA5" w14:paraId="12291C5B" w14:textId="77777777" w:rsidTr="00E46608">
        <w:trPr>
          <w:cantSplit/>
          <w:jc w:val="center"/>
        </w:trPr>
        <w:tc>
          <w:tcPr>
            <w:tcW w:w="288" w:type="dxa"/>
          </w:tcPr>
          <w:p w14:paraId="1F8A2B1B" w14:textId="77777777" w:rsidR="00A31CA5" w:rsidRDefault="00A31CA5" w:rsidP="00E46608">
            <w:pPr>
              <w:pStyle w:val="CopticCross"/>
            </w:pPr>
          </w:p>
        </w:tc>
        <w:tc>
          <w:tcPr>
            <w:tcW w:w="3960" w:type="dxa"/>
          </w:tcPr>
          <w:p w14:paraId="12A47F42" w14:textId="77777777" w:rsidR="00A31CA5" w:rsidRPr="007425E1" w:rsidRDefault="00A31CA5" w:rsidP="00EB661B">
            <w:pPr>
              <w:pStyle w:val="EngHang"/>
            </w:pPr>
            <w:r w:rsidRPr="007425E1">
              <w:t>There was a table of gold,</w:t>
            </w:r>
          </w:p>
          <w:p w14:paraId="4BB2AF4A" w14:textId="77777777" w:rsidR="00A31CA5" w:rsidRPr="007425E1" w:rsidRDefault="00A31CA5" w:rsidP="00EB661B">
            <w:pPr>
              <w:pStyle w:val="EngHang"/>
            </w:pPr>
            <w:r>
              <w:t>I</w:t>
            </w:r>
            <w:r w:rsidRPr="007425E1">
              <w:t>n the tabernacle,</w:t>
            </w:r>
          </w:p>
          <w:p w14:paraId="20FB7916" w14:textId="77777777" w:rsidR="00A31CA5" w:rsidRPr="007425E1" w:rsidRDefault="00A31CA5" w:rsidP="00EB661B">
            <w:pPr>
              <w:pStyle w:val="EngHang"/>
            </w:pPr>
            <w:r>
              <w:t>With</w:t>
            </w:r>
            <w:r w:rsidRPr="007425E1">
              <w:t xml:space="preserve"> the shewbread,</w:t>
            </w:r>
          </w:p>
          <w:p w14:paraId="6A60F43E" w14:textId="77777777" w:rsidR="00A31CA5" w:rsidRPr="007425E1" w:rsidRDefault="00A31CA5" w:rsidP="00EB661B">
            <w:pPr>
              <w:pStyle w:val="EngHangEnd"/>
            </w:pPr>
            <w:r w:rsidRPr="007425E1">
              <w:t>Set upon it.</w:t>
            </w:r>
          </w:p>
        </w:tc>
        <w:tc>
          <w:tcPr>
            <w:tcW w:w="288" w:type="dxa"/>
          </w:tcPr>
          <w:p w14:paraId="2486D1A8" w14:textId="77777777" w:rsidR="00A31CA5" w:rsidRDefault="00A31CA5" w:rsidP="00654789"/>
        </w:tc>
        <w:tc>
          <w:tcPr>
            <w:tcW w:w="288" w:type="dxa"/>
          </w:tcPr>
          <w:p w14:paraId="6325D96B" w14:textId="77777777" w:rsidR="00A31CA5" w:rsidRDefault="00A31CA5" w:rsidP="00E46608">
            <w:pPr>
              <w:pStyle w:val="CopticCross"/>
            </w:pPr>
          </w:p>
        </w:tc>
        <w:tc>
          <w:tcPr>
            <w:tcW w:w="3960" w:type="dxa"/>
          </w:tcPr>
          <w:p w14:paraId="3E12D156" w14:textId="77777777" w:rsidR="00A31CA5" w:rsidRDefault="00A31CA5" w:rsidP="00CB2D55">
            <w:pPr>
              <w:pStyle w:val="CopticVersemulti-line"/>
            </w:pPr>
            <w:r w:rsidRPr="00CE29B0">
              <w:t>Ⲟⲩⲟⲛ ⲟⲩⲧ̀ⲣⲁⲡⲉⲍⲁ ⲛ̀ⲛⲟⲩⲃ</w:t>
            </w:r>
          </w:p>
          <w:p w14:paraId="72F5A68F" w14:textId="77777777" w:rsidR="00A31CA5" w:rsidRDefault="00A31CA5" w:rsidP="00CB2D55">
            <w:pPr>
              <w:pStyle w:val="CopticVersemulti-line"/>
            </w:pPr>
            <w:r w:rsidRPr="00CE29B0">
              <w:t>ⲭⲏ ϧⲉⲛ ϯⲥ̀ⲭⲏⲛⲏ</w:t>
            </w:r>
          </w:p>
          <w:p w14:paraId="55039F61" w14:textId="77777777" w:rsidR="00A31CA5" w:rsidRDefault="00A31CA5" w:rsidP="00CB2D55">
            <w:pPr>
              <w:pStyle w:val="CopticVersemulti-line"/>
            </w:pPr>
            <w:r w:rsidRPr="00CE29B0">
              <w:t>ⲡ̀ⲱⲓⲕ ⲛ̀ϯⲡ̀ⲣⲟⲑⲉⲥⲓⲥ</w:t>
            </w:r>
          </w:p>
          <w:p w14:paraId="07062794" w14:textId="77777777" w:rsidR="00A31CA5" w:rsidRDefault="00A31CA5" w:rsidP="00CE29B0">
            <w:pPr>
              <w:pStyle w:val="CopticVerse"/>
            </w:pPr>
            <w:r w:rsidRPr="00CE29B0">
              <w:t>ⲭⲏ ⲉ̀ϩ̀ⲣⲏⲓ ⲉ̀ϫⲱⲥ</w:t>
            </w:r>
          </w:p>
        </w:tc>
      </w:tr>
      <w:tr w:rsidR="00A31CA5" w14:paraId="76888049" w14:textId="77777777" w:rsidTr="00E46608">
        <w:trPr>
          <w:cantSplit/>
          <w:jc w:val="center"/>
        </w:trPr>
        <w:tc>
          <w:tcPr>
            <w:tcW w:w="288" w:type="dxa"/>
          </w:tcPr>
          <w:p w14:paraId="4E317C64" w14:textId="77777777" w:rsidR="00A31CA5" w:rsidRDefault="00A31CA5" w:rsidP="00E46608">
            <w:pPr>
              <w:pStyle w:val="CopticCross"/>
            </w:pPr>
            <w:r w:rsidRPr="000F6316">
              <w:t>¿</w:t>
            </w:r>
          </w:p>
        </w:tc>
        <w:tc>
          <w:tcPr>
            <w:tcW w:w="3960" w:type="dxa"/>
          </w:tcPr>
          <w:p w14:paraId="5B7DDE0B" w14:textId="77777777" w:rsidR="00A31CA5" w:rsidRPr="007425E1" w:rsidRDefault="00A31CA5" w:rsidP="00EB661B">
            <w:pPr>
              <w:pStyle w:val="EngHang"/>
            </w:pPr>
            <w:r w:rsidRPr="007425E1">
              <w:t>There was a high priest,</w:t>
            </w:r>
          </w:p>
          <w:p w14:paraId="06BC4469" w14:textId="77777777" w:rsidR="00A31CA5" w:rsidRPr="007425E1" w:rsidRDefault="00A31CA5" w:rsidP="00EB661B">
            <w:pPr>
              <w:pStyle w:val="EngHang"/>
            </w:pPr>
            <w:r>
              <w:t>I</w:t>
            </w:r>
            <w:r w:rsidRPr="007425E1">
              <w:t>n the tabernacle,</w:t>
            </w:r>
          </w:p>
          <w:p w14:paraId="7F991FA5" w14:textId="77777777" w:rsidR="00A31CA5" w:rsidRPr="007425E1" w:rsidRDefault="00A31CA5" w:rsidP="00EB661B">
            <w:pPr>
              <w:pStyle w:val="EngHang"/>
            </w:pPr>
            <w:r w:rsidRPr="007425E1">
              <w:t>Offering</w:t>
            </w:r>
            <w:r w:rsidR="00FE0AE4">
              <w:rPr>
                <w:rStyle w:val="FootnoteReference"/>
                <w:lang w:val="en-GB"/>
              </w:rPr>
              <w:t xml:space="preserve"> </w:t>
            </w:r>
            <w:r w:rsidRPr="007425E1">
              <w:t>up sacrifices,</w:t>
            </w:r>
          </w:p>
          <w:p w14:paraId="3060034A" w14:textId="77777777" w:rsidR="00A31CA5" w:rsidRPr="007425E1" w:rsidRDefault="00A31CA5" w:rsidP="00EB661B">
            <w:pPr>
              <w:pStyle w:val="EngHangEnd"/>
            </w:pPr>
            <w:r w:rsidRPr="007425E1">
              <w:t>For the sins of the people.</w:t>
            </w:r>
          </w:p>
        </w:tc>
        <w:tc>
          <w:tcPr>
            <w:tcW w:w="288" w:type="dxa"/>
          </w:tcPr>
          <w:p w14:paraId="6E6AFB95" w14:textId="77777777" w:rsidR="00A31CA5" w:rsidRDefault="00A31CA5" w:rsidP="00654789"/>
        </w:tc>
        <w:tc>
          <w:tcPr>
            <w:tcW w:w="288" w:type="dxa"/>
          </w:tcPr>
          <w:p w14:paraId="19426AD5" w14:textId="77777777" w:rsidR="00A31CA5" w:rsidRDefault="00A31CA5" w:rsidP="00E46608">
            <w:pPr>
              <w:pStyle w:val="CopticCross"/>
            </w:pPr>
            <w:r w:rsidRPr="000F6316">
              <w:t>¿</w:t>
            </w:r>
          </w:p>
        </w:tc>
        <w:tc>
          <w:tcPr>
            <w:tcW w:w="3960" w:type="dxa"/>
          </w:tcPr>
          <w:p w14:paraId="24092FD8" w14:textId="77777777" w:rsidR="00A31CA5" w:rsidRDefault="00A31CA5" w:rsidP="00CB2D55">
            <w:pPr>
              <w:pStyle w:val="CopticVersemulti-line"/>
            </w:pPr>
            <w:r w:rsidRPr="00CE29B0">
              <w:t>Ⲟⲩⲟⲛ ⲟⲩⲁⲣⲭⲏⲉ̀ⲣⲉⲩⲥ</w:t>
            </w:r>
          </w:p>
          <w:p w14:paraId="0F7D295E" w14:textId="77777777" w:rsidR="00A31CA5" w:rsidRDefault="00A31CA5" w:rsidP="00CB2D55">
            <w:pPr>
              <w:pStyle w:val="CopticVersemulti-line"/>
            </w:pPr>
            <w:r w:rsidRPr="00CE29B0">
              <w:t>ⲭⲏ ϧⲉⲛ ϯⲥ̀ⲭⲏⲛⲏ</w:t>
            </w:r>
          </w:p>
          <w:p w14:paraId="4FA8C1F4" w14:textId="77777777" w:rsidR="00A31CA5" w:rsidRDefault="00A31CA5" w:rsidP="00CB2D55">
            <w:pPr>
              <w:pStyle w:val="CopticVersemulti-line"/>
            </w:pPr>
            <w:r w:rsidRPr="00CE29B0">
              <w:t>ⲉϥⲉⲛϣⲟⲩϣⲱⲟⲩϣⲓ ⲉ̀ⲡ̀ϣⲱⲓ</w:t>
            </w:r>
          </w:p>
          <w:p w14:paraId="1825A06F" w14:textId="77777777" w:rsidR="00A31CA5" w:rsidRDefault="00A31CA5" w:rsidP="00CE29B0">
            <w:pPr>
              <w:pStyle w:val="CopticVerse"/>
            </w:pPr>
            <w:r w:rsidRPr="00CE29B0">
              <w:t>ⲉϫⲉⲛ ⲛⲓⲛⲟⲃⲓ ⲛ̀ⲧⲉ ⲡⲓⲗⲁⲟⲥ</w:t>
            </w:r>
          </w:p>
        </w:tc>
      </w:tr>
      <w:tr w:rsidR="00A31CA5" w14:paraId="204033B0" w14:textId="77777777" w:rsidTr="00E46608">
        <w:trPr>
          <w:cantSplit/>
          <w:jc w:val="center"/>
        </w:trPr>
        <w:tc>
          <w:tcPr>
            <w:tcW w:w="288" w:type="dxa"/>
          </w:tcPr>
          <w:p w14:paraId="6DAE7909" w14:textId="77777777" w:rsidR="00A31CA5" w:rsidRDefault="00A31CA5" w:rsidP="00E46608">
            <w:pPr>
              <w:pStyle w:val="CopticCross"/>
            </w:pPr>
          </w:p>
        </w:tc>
        <w:tc>
          <w:tcPr>
            <w:tcW w:w="3960" w:type="dxa"/>
          </w:tcPr>
          <w:p w14:paraId="59664CAC" w14:textId="77777777" w:rsidR="00A31CA5" w:rsidRPr="007425E1" w:rsidRDefault="00A31CA5" w:rsidP="00EB661B">
            <w:pPr>
              <w:pStyle w:val="EngHang"/>
            </w:pPr>
            <w:commentRangeStart w:id="497"/>
            <w:r w:rsidRPr="007425E1">
              <w:t xml:space="preserve">And </w:t>
            </w:r>
            <w:commentRangeEnd w:id="497"/>
            <w:r>
              <w:rPr>
                <w:rStyle w:val="CommentReference"/>
                <w:rFonts w:eastAsiaTheme="minorHAnsi" w:cstheme="minorBidi"/>
                <w:color w:val="auto"/>
                <w:lang w:val="en-CA"/>
              </w:rPr>
              <w:commentReference w:id="497"/>
            </w:r>
            <w:r w:rsidRPr="007425E1">
              <w:t>when the Pantocrator,</w:t>
            </w:r>
          </w:p>
          <w:p w14:paraId="44984CCF" w14:textId="77777777" w:rsidR="00A31CA5" w:rsidRPr="007425E1" w:rsidRDefault="00A31CA5" w:rsidP="00EB661B">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21C77160" w14:textId="77777777" w:rsidR="00A31CA5" w:rsidRPr="007425E1" w:rsidRDefault="00A31CA5" w:rsidP="00EB661B">
            <w:pPr>
              <w:pStyle w:val="EngHang"/>
            </w:pPr>
            <w:r w:rsidRPr="007425E1">
              <w:t>He takes away,</w:t>
            </w:r>
          </w:p>
          <w:p w14:paraId="7B5530FC" w14:textId="77777777" w:rsidR="00A31CA5" w:rsidRPr="007425E1" w:rsidRDefault="00A31CA5" w:rsidP="00EB661B">
            <w:pPr>
              <w:pStyle w:val="EngHangEnd"/>
            </w:pPr>
            <w:r w:rsidRPr="007425E1">
              <w:t>The sins of the people.</w:t>
            </w:r>
          </w:p>
        </w:tc>
        <w:tc>
          <w:tcPr>
            <w:tcW w:w="288" w:type="dxa"/>
          </w:tcPr>
          <w:p w14:paraId="0E452DD5" w14:textId="77777777" w:rsidR="00A31CA5" w:rsidRDefault="00A31CA5" w:rsidP="00654789"/>
        </w:tc>
        <w:tc>
          <w:tcPr>
            <w:tcW w:w="288" w:type="dxa"/>
          </w:tcPr>
          <w:p w14:paraId="0EFC08A4" w14:textId="77777777" w:rsidR="00A31CA5" w:rsidRDefault="00A31CA5" w:rsidP="00E46608">
            <w:pPr>
              <w:pStyle w:val="CopticCross"/>
            </w:pPr>
          </w:p>
        </w:tc>
        <w:tc>
          <w:tcPr>
            <w:tcW w:w="3960" w:type="dxa"/>
          </w:tcPr>
          <w:p w14:paraId="75E44142" w14:textId="77777777" w:rsidR="00A31CA5" w:rsidRDefault="00A31CA5" w:rsidP="00CB2D55">
            <w:pPr>
              <w:pStyle w:val="CopticVersemulti-line"/>
            </w:pPr>
            <w:r w:rsidRPr="00CE29B0">
              <w:t>Ⲁϥϣⲁⲛϣⲱⲗⲉⲙ ⲉ̀ⲣⲟϥ</w:t>
            </w:r>
          </w:p>
          <w:p w14:paraId="50A87E55" w14:textId="77777777" w:rsidR="00A31CA5" w:rsidRDefault="00A31CA5" w:rsidP="00CB2D55">
            <w:pPr>
              <w:pStyle w:val="CopticVersemulti-line"/>
            </w:pPr>
            <w:r w:rsidRPr="00CE29B0">
              <w:t>ⲛ̀ϫⲉ ⲡⲓⲡⲁⲛⲧⲟⲕⲣⲁⲧⲱⲣ</w:t>
            </w:r>
          </w:p>
          <w:p w14:paraId="6B03585F" w14:textId="77777777" w:rsidR="00A31CA5" w:rsidRDefault="00A31CA5" w:rsidP="00CB2D55">
            <w:pPr>
              <w:pStyle w:val="CopticVersemulti-line"/>
            </w:pPr>
            <w:r w:rsidRPr="00CE29B0">
              <w:t>ϣⲁϥⲱ̀ⲗⲓ ⲙ̀ⲙⲁⲩ</w:t>
            </w:r>
          </w:p>
          <w:p w14:paraId="7A621803" w14:textId="77777777" w:rsidR="00A31CA5" w:rsidRDefault="00A31CA5" w:rsidP="00CE29B0">
            <w:pPr>
              <w:pStyle w:val="CopticVerse"/>
            </w:pPr>
            <w:r w:rsidRPr="00CE29B0">
              <w:t>ⲛ̀ⲛⲓⲛⲟⲃⲓ ⲛ̀ⲧⲉ ⲡⲓⲗⲁⲟⲥ</w:t>
            </w:r>
          </w:p>
        </w:tc>
      </w:tr>
      <w:tr w:rsidR="00A31CA5" w14:paraId="58CC6622" w14:textId="77777777" w:rsidTr="00E46608">
        <w:trPr>
          <w:cantSplit/>
          <w:jc w:val="center"/>
        </w:trPr>
        <w:tc>
          <w:tcPr>
            <w:tcW w:w="288" w:type="dxa"/>
          </w:tcPr>
          <w:p w14:paraId="5A0B9F82" w14:textId="77777777" w:rsidR="00A31CA5" w:rsidRDefault="00A31CA5" w:rsidP="00E46608">
            <w:pPr>
              <w:pStyle w:val="CopticCross"/>
            </w:pPr>
            <w:r w:rsidRPr="000F6316">
              <w:t>¿</w:t>
            </w:r>
          </w:p>
        </w:tc>
        <w:tc>
          <w:tcPr>
            <w:tcW w:w="3960" w:type="dxa"/>
          </w:tcPr>
          <w:p w14:paraId="0AF31D64" w14:textId="77777777" w:rsidR="00A31CA5" w:rsidRPr="007425E1" w:rsidRDefault="00A31CA5" w:rsidP="00EB661B">
            <w:pPr>
              <w:pStyle w:val="EngHang"/>
            </w:pPr>
            <w:r w:rsidRPr="007425E1">
              <w:t>Through Mary,</w:t>
            </w:r>
          </w:p>
          <w:p w14:paraId="2BBB2CAB" w14:textId="77777777" w:rsidR="00A31CA5" w:rsidRPr="007425E1" w:rsidRDefault="00A31CA5" w:rsidP="00EB661B">
            <w:pPr>
              <w:pStyle w:val="EngHang"/>
            </w:pPr>
            <w:r w:rsidRPr="007425E1">
              <w:t>The daughter of Joachim,</w:t>
            </w:r>
          </w:p>
          <w:p w14:paraId="46AD5D75" w14:textId="77777777" w:rsidR="00A31CA5" w:rsidRPr="007425E1" w:rsidRDefault="00A31CA5" w:rsidP="00EB661B">
            <w:pPr>
              <w:pStyle w:val="EngHang"/>
            </w:pPr>
            <w:r w:rsidRPr="007425E1">
              <w:t>We knew the True Sacrifice,</w:t>
            </w:r>
          </w:p>
          <w:p w14:paraId="03E73A55" w14:textId="77777777" w:rsidR="00A31CA5" w:rsidRPr="007425E1" w:rsidRDefault="00A31CA5" w:rsidP="00EB661B">
            <w:pPr>
              <w:pStyle w:val="EngHangEnd"/>
            </w:pPr>
            <w:r w:rsidRPr="007425E1">
              <w:t>Of the forgiveness of sins.</w:t>
            </w:r>
          </w:p>
        </w:tc>
        <w:tc>
          <w:tcPr>
            <w:tcW w:w="288" w:type="dxa"/>
          </w:tcPr>
          <w:p w14:paraId="58B586C6" w14:textId="77777777" w:rsidR="00A31CA5" w:rsidRDefault="00A31CA5" w:rsidP="00654789"/>
        </w:tc>
        <w:tc>
          <w:tcPr>
            <w:tcW w:w="288" w:type="dxa"/>
          </w:tcPr>
          <w:p w14:paraId="4700471A" w14:textId="77777777" w:rsidR="00A31CA5" w:rsidRDefault="00A31CA5" w:rsidP="00E46608">
            <w:pPr>
              <w:pStyle w:val="CopticCross"/>
            </w:pPr>
            <w:r w:rsidRPr="000F6316">
              <w:t>¿</w:t>
            </w:r>
          </w:p>
        </w:tc>
        <w:tc>
          <w:tcPr>
            <w:tcW w:w="3960" w:type="dxa"/>
          </w:tcPr>
          <w:p w14:paraId="70B47CDF" w14:textId="77777777" w:rsidR="00A31CA5" w:rsidRDefault="00A31CA5" w:rsidP="00CB2D55">
            <w:pPr>
              <w:pStyle w:val="CopticVersemulti-line"/>
            </w:pPr>
            <w:r w:rsidRPr="00CE29B0">
              <w:t>Ⲉ̀ⲃⲟⲗϩⲓⲧⲉⲛ Ⲙⲁⲣⲓⲁ</w:t>
            </w:r>
          </w:p>
          <w:p w14:paraId="57275B57" w14:textId="77777777" w:rsidR="00A31CA5" w:rsidRDefault="00A31CA5" w:rsidP="00CB2D55">
            <w:pPr>
              <w:pStyle w:val="CopticVersemulti-line"/>
            </w:pPr>
            <w:r w:rsidRPr="00CE29B0">
              <w:t>ⲧ̀ϣⲉⲣⲓ ⲛ̀Ⲓⲱⲁⲕⲓⲙ</w:t>
            </w:r>
          </w:p>
          <w:p w14:paraId="1BE7FAD7" w14:textId="77777777" w:rsidR="00A31CA5" w:rsidRDefault="00A31CA5" w:rsidP="00CB2D55">
            <w:pPr>
              <w:pStyle w:val="CopticVersemulti-line"/>
            </w:pPr>
            <w:r w:rsidRPr="00CE29B0">
              <w:t>ⲁⲛⲥⲟⲩⲉⲛ ⲡⲓϣⲟⲩϣⲱⲟⲩϣⲓ ⲙ̀ⲙⲏⲓ</w:t>
            </w:r>
          </w:p>
          <w:p w14:paraId="2D8EC29A" w14:textId="77777777" w:rsidR="00A31CA5" w:rsidRDefault="00A31CA5" w:rsidP="00CE29B0">
            <w:pPr>
              <w:pStyle w:val="CopticVerse"/>
            </w:pPr>
            <w:r w:rsidRPr="00CE29B0">
              <w:t>ⲛ̀ⲭⲁⲛⲟⲃⲓ ⲉ̀ⲃⲟⲗ</w:t>
            </w:r>
          </w:p>
        </w:tc>
      </w:tr>
    </w:tbl>
    <w:p w14:paraId="34771E8A" w14:textId="77777777" w:rsidR="00654789" w:rsidRDefault="00E46608" w:rsidP="00A31CA5">
      <w:pPr>
        <w:pStyle w:val="Heading6"/>
      </w:pPr>
      <w:bookmarkStart w:id="498" w:name="_Toc298445780"/>
      <w:bookmarkStart w:id="499" w:name="_Toc298681265"/>
      <w:bookmarkStart w:id="500" w:name="_Toc298447505"/>
      <w:r>
        <w:t>Part Fifteen</w:t>
      </w:r>
      <w:bookmarkEnd w:id="498"/>
      <w:bookmarkEnd w:id="499"/>
      <w:bookmarkEnd w:id="5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92CAFDF" w14:textId="77777777" w:rsidTr="00CF4119">
        <w:trPr>
          <w:cantSplit/>
          <w:jc w:val="center"/>
        </w:trPr>
        <w:tc>
          <w:tcPr>
            <w:tcW w:w="288" w:type="dxa"/>
          </w:tcPr>
          <w:p w14:paraId="58DB5518" w14:textId="77777777" w:rsidR="00A31CA5" w:rsidRDefault="00A31CA5" w:rsidP="00CF4119">
            <w:pPr>
              <w:pStyle w:val="CopticCross"/>
            </w:pPr>
          </w:p>
        </w:tc>
        <w:tc>
          <w:tcPr>
            <w:tcW w:w="3960" w:type="dxa"/>
          </w:tcPr>
          <w:p w14:paraId="715C6610" w14:textId="77777777" w:rsidR="00A31CA5" w:rsidRPr="007425E1" w:rsidRDefault="00A31CA5" w:rsidP="00EB661B">
            <w:pPr>
              <w:pStyle w:val="EngHang"/>
            </w:pPr>
            <w:r w:rsidRPr="007425E1">
              <w:t>Who can speak of,</w:t>
            </w:r>
          </w:p>
          <w:p w14:paraId="00C466AF" w14:textId="77777777" w:rsidR="00A31CA5" w:rsidRPr="007425E1" w:rsidRDefault="00A31CA5" w:rsidP="00EB661B">
            <w:pPr>
              <w:pStyle w:val="EngHang"/>
            </w:pPr>
            <w:r w:rsidRPr="007425E1">
              <w:t>The honour of the tabernacle,</w:t>
            </w:r>
          </w:p>
          <w:p w14:paraId="09A3E639" w14:textId="77777777" w:rsidR="00A31CA5" w:rsidRPr="007425E1" w:rsidRDefault="00A31CA5" w:rsidP="00EB661B">
            <w:pPr>
              <w:pStyle w:val="EngHang"/>
            </w:pPr>
            <w:commentRangeStart w:id="501"/>
            <w:r>
              <w:t>Which</w:t>
            </w:r>
            <w:r w:rsidRPr="007425E1">
              <w:t xml:space="preserve"> </w:t>
            </w:r>
            <w:commentRangeEnd w:id="501"/>
            <w:r>
              <w:rPr>
                <w:rStyle w:val="CommentReference"/>
                <w:rFonts w:eastAsiaTheme="minorHAnsi" w:cstheme="minorBidi"/>
                <w:color w:val="auto"/>
                <w:lang w:val="en-CA"/>
              </w:rPr>
              <w:commentReference w:id="501"/>
            </w:r>
            <w:r w:rsidRPr="007425E1">
              <w:t>was adorned,</w:t>
            </w:r>
          </w:p>
          <w:p w14:paraId="6FC3D758" w14:textId="77777777" w:rsidR="00A31CA5" w:rsidRDefault="00A31CA5" w:rsidP="00EB661B">
            <w:pPr>
              <w:pStyle w:val="EngHangEnd"/>
            </w:pPr>
            <w:r w:rsidRPr="007425E1">
              <w:t>By the prophet?</w:t>
            </w:r>
          </w:p>
        </w:tc>
        <w:tc>
          <w:tcPr>
            <w:tcW w:w="288" w:type="dxa"/>
          </w:tcPr>
          <w:p w14:paraId="472950FA" w14:textId="77777777" w:rsidR="00A31CA5" w:rsidRDefault="00A31CA5" w:rsidP="00E46608"/>
        </w:tc>
        <w:tc>
          <w:tcPr>
            <w:tcW w:w="288" w:type="dxa"/>
          </w:tcPr>
          <w:p w14:paraId="17146EC0" w14:textId="77777777" w:rsidR="00A31CA5" w:rsidRDefault="00A31CA5" w:rsidP="00CF4119">
            <w:pPr>
              <w:pStyle w:val="CopticCross"/>
            </w:pPr>
          </w:p>
        </w:tc>
        <w:tc>
          <w:tcPr>
            <w:tcW w:w="3960" w:type="dxa"/>
          </w:tcPr>
          <w:p w14:paraId="05E96CC2" w14:textId="77777777" w:rsidR="00A31CA5" w:rsidRDefault="00A31CA5" w:rsidP="006738A5">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66FDFA02" w14:textId="77777777" w:rsidR="00A31CA5" w:rsidRDefault="00A31CA5" w:rsidP="006738A5">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386D0D06" w14:textId="77777777" w:rsidR="00A31CA5" w:rsidRDefault="00A31CA5" w:rsidP="006738A5">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4A99610B" w14:textId="77777777" w:rsidR="00A31CA5" w:rsidRDefault="00A31CA5" w:rsidP="006738A5">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A31CA5" w14:paraId="31C055A9" w14:textId="77777777" w:rsidTr="00CF4119">
        <w:trPr>
          <w:cantSplit/>
          <w:jc w:val="center"/>
        </w:trPr>
        <w:tc>
          <w:tcPr>
            <w:tcW w:w="288" w:type="dxa"/>
          </w:tcPr>
          <w:p w14:paraId="4263E5CA" w14:textId="77777777" w:rsidR="00A31CA5" w:rsidRDefault="00A31CA5" w:rsidP="00CF4119">
            <w:pPr>
              <w:pStyle w:val="CopticCross"/>
            </w:pPr>
            <w:r w:rsidRPr="000F6316">
              <w:t>¿</w:t>
            </w:r>
          </w:p>
        </w:tc>
        <w:tc>
          <w:tcPr>
            <w:tcW w:w="3960" w:type="dxa"/>
          </w:tcPr>
          <w:p w14:paraId="0D733FE4" w14:textId="77777777" w:rsidR="00A31CA5" w:rsidRDefault="00A31CA5" w:rsidP="00EB661B">
            <w:pPr>
              <w:pStyle w:val="EngHang"/>
            </w:pPr>
            <w:r>
              <w:t>When the chosen teachers</w:t>
            </w:r>
          </w:p>
          <w:p w14:paraId="1966C893" w14:textId="77777777" w:rsidR="00A31CA5" w:rsidRDefault="00A31CA5" w:rsidP="00EB661B">
            <w:pPr>
              <w:pStyle w:val="EngHang"/>
            </w:pPr>
            <w:r>
              <w:t>Of the Holy Scriptures</w:t>
            </w:r>
          </w:p>
          <w:p w14:paraId="17297277" w14:textId="77777777" w:rsidR="00A31CA5" w:rsidRDefault="00A31CA5" w:rsidP="00EB661B">
            <w:pPr>
              <w:pStyle w:val="EngHang"/>
            </w:pPr>
            <w:r>
              <w:t>Marveled</w:t>
            </w:r>
          </w:p>
          <w:p w14:paraId="2C190883" w14:textId="77777777" w:rsidR="00A31CA5" w:rsidRDefault="00A31CA5" w:rsidP="00EB661B">
            <w:pPr>
              <w:pStyle w:val="EngHangEnd"/>
            </w:pPr>
            <w:r>
              <w:t>When they saw it.</w:t>
            </w:r>
          </w:p>
        </w:tc>
        <w:tc>
          <w:tcPr>
            <w:tcW w:w="288" w:type="dxa"/>
          </w:tcPr>
          <w:p w14:paraId="576855CA" w14:textId="77777777" w:rsidR="00A31CA5" w:rsidRDefault="00A31CA5" w:rsidP="00E46608"/>
        </w:tc>
        <w:tc>
          <w:tcPr>
            <w:tcW w:w="288" w:type="dxa"/>
          </w:tcPr>
          <w:p w14:paraId="58B01C2B" w14:textId="77777777" w:rsidR="00A31CA5" w:rsidRDefault="00A31CA5" w:rsidP="00CF4119">
            <w:pPr>
              <w:pStyle w:val="CopticCross"/>
            </w:pPr>
            <w:r w:rsidRPr="000F6316">
              <w:t>¿</w:t>
            </w:r>
          </w:p>
        </w:tc>
        <w:tc>
          <w:tcPr>
            <w:tcW w:w="3960" w:type="dxa"/>
          </w:tcPr>
          <w:p w14:paraId="77358C23" w14:textId="77777777" w:rsidR="00A31CA5" w:rsidRDefault="00A31CA5" w:rsidP="006738A5">
            <w:pPr>
              <w:pStyle w:val="CopticVersemulti-line"/>
            </w:pPr>
            <w:r w:rsidRPr="006738A5">
              <w:t>Ⲉ̀ⲧⲁⲩⲛⲁⲩ ⲉ̀ⲣⲟⲥ</w:t>
            </w:r>
          </w:p>
          <w:p w14:paraId="5C4E17D8" w14:textId="77777777" w:rsidR="00A31CA5" w:rsidRDefault="00A31CA5" w:rsidP="006738A5">
            <w:pPr>
              <w:pStyle w:val="CopticVersemulti-line"/>
            </w:pPr>
            <w:r w:rsidRPr="006738A5">
              <w:t>ⲛ̀ϫⲉ ⲛⲓⲥⲱⲧⲡ ⲛ̀ⲥⲁϧ</w:t>
            </w:r>
          </w:p>
          <w:p w14:paraId="3AF5A07F" w14:textId="77777777" w:rsidR="00A31CA5" w:rsidRDefault="00A31CA5" w:rsidP="006738A5">
            <w:pPr>
              <w:pStyle w:val="CopticVersemulti-line"/>
            </w:pPr>
            <w:r w:rsidRPr="006738A5">
              <w:t>ⲛ̀ⲧⲉ ⲛⲓⲅ̀ⲣⲁⲫⲏ ⲉ̅ⲑ̅ⲩ</w:t>
            </w:r>
          </w:p>
          <w:p w14:paraId="7C1AF89B" w14:textId="77777777" w:rsidR="00A31CA5" w:rsidRDefault="00A31CA5" w:rsidP="006738A5">
            <w:pPr>
              <w:pStyle w:val="CopticVerse"/>
            </w:pPr>
            <w:r w:rsidRPr="006738A5">
              <w:t>ⲁⲩϭⲓϣ̀ⲫⲏⲣⲓ ⲉ̀ⲙⲁϣⲱ</w:t>
            </w:r>
          </w:p>
        </w:tc>
      </w:tr>
      <w:tr w:rsidR="00A31CA5" w14:paraId="16036D7B" w14:textId="77777777" w:rsidTr="00CF4119">
        <w:trPr>
          <w:cantSplit/>
          <w:jc w:val="center"/>
        </w:trPr>
        <w:tc>
          <w:tcPr>
            <w:tcW w:w="288" w:type="dxa"/>
          </w:tcPr>
          <w:p w14:paraId="3AA2F7E8" w14:textId="77777777" w:rsidR="00A31CA5" w:rsidRDefault="00A31CA5" w:rsidP="00CF4119">
            <w:pPr>
              <w:pStyle w:val="CopticCross"/>
            </w:pPr>
          </w:p>
        </w:tc>
        <w:tc>
          <w:tcPr>
            <w:tcW w:w="3960" w:type="dxa"/>
          </w:tcPr>
          <w:p w14:paraId="190D4C03" w14:textId="77777777" w:rsidR="00A31CA5" w:rsidRPr="007425E1" w:rsidRDefault="00A31CA5" w:rsidP="00EB661B">
            <w:pPr>
              <w:pStyle w:val="EngHang"/>
            </w:pPr>
            <w:r>
              <w:t>They thought with</w:t>
            </w:r>
          </w:p>
          <w:p w14:paraId="2E29C291" w14:textId="77777777" w:rsidR="00A31CA5" w:rsidRPr="007425E1" w:rsidRDefault="00A31CA5" w:rsidP="00EB661B">
            <w:pPr>
              <w:pStyle w:val="EngHang"/>
            </w:pPr>
            <w:r>
              <w:t>T</w:t>
            </w:r>
            <w:r w:rsidRPr="007425E1">
              <w:t>heir fine</w:t>
            </w:r>
            <w:r>
              <w:t xml:space="preserve"> </w:t>
            </w:r>
            <w:r w:rsidRPr="007425E1">
              <w:t>understanding,</w:t>
            </w:r>
          </w:p>
          <w:p w14:paraId="131A065A" w14:textId="77777777" w:rsidR="00A31CA5" w:rsidRPr="007425E1" w:rsidRDefault="00A31CA5" w:rsidP="00EB661B">
            <w:pPr>
              <w:pStyle w:val="EngHang"/>
            </w:pPr>
            <w:r w:rsidRPr="007425E1">
              <w:t>And interpreted it,</w:t>
            </w:r>
          </w:p>
          <w:p w14:paraId="68725DB8" w14:textId="77777777" w:rsidR="00A31CA5" w:rsidRDefault="00A31CA5" w:rsidP="00EB661B">
            <w:pPr>
              <w:pStyle w:val="EngHangEnd"/>
            </w:pPr>
            <w:r w:rsidRPr="007425E1">
              <w:t>Through the Holy Scriptures.</w:t>
            </w:r>
          </w:p>
        </w:tc>
        <w:tc>
          <w:tcPr>
            <w:tcW w:w="288" w:type="dxa"/>
          </w:tcPr>
          <w:p w14:paraId="06825070" w14:textId="77777777" w:rsidR="00A31CA5" w:rsidRDefault="00A31CA5" w:rsidP="00E46608"/>
        </w:tc>
        <w:tc>
          <w:tcPr>
            <w:tcW w:w="288" w:type="dxa"/>
          </w:tcPr>
          <w:p w14:paraId="50547E13" w14:textId="77777777" w:rsidR="00A31CA5" w:rsidRDefault="00A31CA5" w:rsidP="00CF4119">
            <w:pPr>
              <w:pStyle w:val="CopticCross"/>
            </w:pPr>
          </w:p>
        </w:tc>
        <w:tc>
          <w:tcPr>
            <w:tcW w:w="3960" w:type="dxa"/>
          </w:tcPr>
          <w:p w14:paraId="5475913E" w14:textId="77777777" w:rsidR="00A31CA5" w:rsidRDefault="00A31CA5" w:rsidP="006738A5">
            <w:pPr>
              <w:pStyle w:val="CopticVersemulti-line"/>
            </w:pPr>
            <w:r w:rsidRPr="006738A5">
              <w:t>Ⲁⲩⲙⲟⲕⲙⲉⲕ ⲉ̀ⲃⲟⲗ</w:t>
            </w:r>
          </w:p>
          <w:p w14:paraId="3D51D868" w14:textId="77777777" w:rsidR="00A31CA5" w:rsidRDefault="00A31CA5" w:rsidP="006738A5">
            <w:pPr>
              <w:pStyle w:val="CopticVersemulti-line"/>
            </w:pPr>
            <w:r w:rsidRPr="006738A5">
              <w:t>ϧⲉⲛ ⲡⲟⲩⲕⲁϯ ⲉⲧϣⲟⲙ</w:t>
            </w:r>
          </w:p>
          <w:p w14:paraId="07E7E24E" w14:textId="77777777" w:rsidR="00A31CA5" w:rsidRDefault="00A31CA5" w:rsidP="006738A5">
            <w:pPr>
              <w:pStyle w:val="CopticVersemulti-line"/>
            </w:pPr>
            <w:r w:rsidRPr="006738A5">
              <w:t>ⲁⲩⲉⲣⲙⲏⲛⲉⲩⲓⲛ ⲙ̀ⲙⲟⲥ</w:t>
            </w:r>
          </w:p>
          <w:p w14:paraId="65E1799D" w14:textId="77777777" w:rsidR="00A31CA5" w:rsidRDefault="00A31CA5" w:rsidP="006738A5">
            <w:pPr>
              <w:pStyle w:val="CopticVerse"/>
            </w:pPr>
            <w:r w:rsidRPr="006738A5">
              <w:t>ϧⲉⲛ ⲛⲓⲅ̀ⲣⲁⲫⲏ ⲉ̅ⲑ̅ⲩ</w:t>
            </w:r>
          </w:p>
        </w:tc>
      </w:tr>
      <w:tr w:rsidR="00A31CA5" w14:paraId="751B895F" w14:textId="77777777" w:rsidTr="00CF4119">
        <w:trPr>
          <w:cantSplit/>
          <w:jc w:val="center"/>
        </w:trPr>
        <w:tc>
          <w:tcPr>
            <w:tcW w:w="288" w:type="dxa"/>
          </w:tcPr>
          <w:p w14:paraId="1C8BBB50" w14:textId="77777777" w:rsidR="00A31CA5" w:rsidRDefault="00A31CA5" w:rsidP="00CF4119">
            <w:pPr>
              <w:pStyle w:val="CopticCross"/>
            </w:pPr>
            <w:r w:rsidRPr="000F6316">
              <w:t>¿</w:t>
            </w:r>
          </w:p>
        </w:tc>
        <w:tc>
          <w:tcPr>
            <w:tcW w:w="3960" w:type="dxa"/>
          </w:tcPr>
          <w:p w14:paraId="379DA54F" w14:textId="77777777" w:rsidR="00A31CA5" w:rsidRPr="007425E1" w:rsidRDefault="00A31CA5" w:rsidP="00EB661B">
            <w:pPr>
              <w:pStyle w:val="EngHang"/>
            </w:pPr>
            <w:r w:rsidRPr="007425E1">
              <w:t>They called Mary,</w:t>
            </w:r>
          </w:p>
          <w:p w14:paraId="35DB98D9" w14:textId="77777777" w:rsidR="00A31CA5" w:rsidRPr="007425E1" w:rsidRDefault="00A31CA5" w:rsidP="00EB661B">
            <w:pPr>
              <w:pStyle w:val="EngHang"/>
            </w:pPr>
            <w:r w:rsidRPr="007425E1">
              <w:t>The daughter of Joachim,</w:t>
            </w:r>
          </w:p>
          <w:p w14:paraId="44838BCE" w14:textId="77777777" w:rsidR="00A31CA5" w:rsidRPr="007425E1" w:rsidRDefault="00A31CA5" w:rsidP="00EB661B">
            <w:pPr>
              <w:pStyle w:val="EngHang"/>
            </w:pPr>
            <w:r w:rsidRPr="007425E1">
              <w:t>The true tabernacle,</w:t>
            </w:r>
          </w:p>
          <w:p w14:paraId="059748EA" w14:textId="77777777" w:rsidR="00A31CA5" w:rsidRDefault="00A31CA5" w:rsidP="00EB661B">
            <w:pPr>
              <w:pStyle w:val="EngHangEnd"/>
            </w:pPr>
            <w:r w:rsidRPr="007425E1">
              <w:t>Of the Lord of Hosts.</w:t>
            </w:r>
          </w:p>
        </w:tc>
        <w:tc>
          <w:tcPr>
            <w:tcW w:w="288" w:type="dxa"/>
          </w:tcPr>
          <w:p w14:paraId="17D4DBC7" w14:textId="77777777" w:rsidR="00A31CA5" w:rsidRDefault="00A31CA5" w:rsidP="00E46608"/>
        </w:tc>
        <w:tc>
          <w:tcPr>
            <w:tcW w:w="288" w:type="dxa"/>
          </w:tcPr>
          <w:p w14:paraId="5C001F8F" w14:textId="77777777" w:rsidR="00A31CA5" w:rsidRDefault="00A31CA5" w:rsidP="00CF4119">
            <w:pPr>
              <w:pStyle w:val="CopticCross"/>
            </w:pPr>
            <w:r w:rsidRPr="000F6316">
              <w:t>¿</w:t>
            </w:r>
          </w:p>
        </w:tc>
        <w:tc>
          <w:tcPr>
            <w:tcW w:w="3960" w:type="dxa"/>
          </w:tcPr>
          <w:p w14:paraId="0BC7889E" w14:textId="77777777" w:rsidR="00A31CA5" w:rsidRDefault="00A31CA5" w:rsidP="006738A5">
            <w:pPr>
              <w:pStyle w:val="CopticVersemulti-line"/>
            </w:pPr>
            <w:r w:rsidRPr="006738A5">
              <w:t>Ⲁⲩⲙⲟⲩϯ ⲉ̀Ⲙⲁⲣⲓⲁ</w:t>
            </w:r>
          </w:p>
          <w:p w14:paraId="00D0DCCF" w14:textId="77777777" w:rsidR="00A31CA5" w:rsidRDefault="00A31CA5" w:rsidP="006738A5">
            <w:pPr>
              <w:pStyle w:val="CopticVersemulti-line"/>
            </w:pPr>
            <w:r w:rsidRPr="006738A5">
              <w:t>ⲧ̀ϣⲉⲣⲓ ⲛ̀Ⲓⲱⲁⲕⲓⲙ</w:t>
            </w:r>
          </w:p>
          <w:p w14:paraId="67B3A8A5" w14:textId="77777777" w:rsidR="00A31CA5" w:rsidRDefault="00A31CA5" w:rsidP="006738A5">
            <w:pPr>
              <w:pStyle w:val="CopticVersemulti-line"/>
            </w:pPr>
            <w:r w:rsidRPr="006738A5">
              <w:t>ϫⲉ ϯⲥ̀ⲕⲏⲛⲏ ⲙ̀ⲙⲏⲓ</w:t>
            </w:r>
          </w:p>
          <w:p w14:paraId="7259ABAA" w14:textId="77777777" w:rsidR="00A31CA5" w:rsidRDefault="00A31CA5" w:rsidP="006738A5">
            <w:pPr>
              <w:pStyle w:val="CopticVerse"/>
            </w:pPr>
            <w:r w:rsidRPr="006738A5">
              <w:t>ⲛ̀ⲧⲉ Ⲡⲟ̅ⲥ̅ ⲥⲁⲃⲁⲱⲑ</w:t>
            </w:r>
          </w:p>
        </w:tc>
      </w:tr>
      <w:tr w:rsidR="00A31CA5" w14:paraId="789BA1AB" w14:textId="77777777" w:rsidTr="00CF4119">
        <w:trPr>
          <w:cantSplit/>
          <w:jc w:val="center"/>
        </w:trPr>
        <w:tc>
          <w:tcPr>
            <w:tcW w:w="288" w:type="dxa"/>
          </w:tcPr>
          <w:p w14:paraId="3C720204" w14:textId="77777777" w:rsidR="00A31CA5" w:rsidRDefault="00A31CA5" w:rsidP="00CF4119">
            <w:pPr>
              <w:pStyle w:val="CopticCross"/>
            </w:pPr>
          </w:p>
        </w:tc>
        <w:tc>
          <w:tcPr>
            <w:tcW w:w="3960" w:type="dxa"/>
          </w:tcPr>
          <w:p w14:paraId="7CC41AB5" w14:textId="77777777" w:rsidR="00A31CA5" w:rsidRPr="007425E1" w:rsidRDefault="00A31CA5" w:rsidP="00EB661B">
            <w:pPr>
              <w:pStyle w:val="EngHang"/>
            </w:pPr>
            <w:r>
              <w:t>They likened the Ark</w:t>
            </w:r>
          </w:p>
          <w:p w14:paraId="0A4187FF" w14:textId="77777777" w:rsidR="00A31CA5" w:rsidRPr="007425E1" w:rsidRDefault="00A31CA5" w:rsidP="00EB661B">
            <w:pPr>
              <w:pStyle w:val="EngHang"/>
            </w:pPr>
            <w:r w:rsidRPr="007425E1">
              <w:t>To the Virgin,</w:t>
            </w:r>
          </w:p>
          <w:p w14:paraId="0F0AE707" w14:textId="77777777" w:rsidR="00A31CA5" w:rsidRPr="007425E1" w:rsidRDefault="00A31CA5" w:rsidP="00EB661B">
            <w:pPr>
              <w:pStyle w:val="EngHang"/>
            </w:pPr>
            <w:r w:rsidRPr="007425E1">
              <w:t>And its choice gold,</w:t>
            </w:r>
          </w:p>
          <w:p w14:paraId="304DC386" w14:textId="77777777" w:rsidR="00A31CA5" w:rsidRPr="007425E1" w:rsidRDefault="00A31CA5" w:rsidP="00EB661B">
            <w:pPr>
              <w:pStyle w:val="EngHangEnd"/>
            </w:pPr>
            <w:r w:rsidRPr="007425E1">
              <w:t>To her purity.</w:t>
            </w:r>
          </w:p>
        </w:tc>
        <w:tc>
          <w:tcPr>
            <w:tcW w:w="288" w:type="dxa"/>
          </w:tcPr>
          <w:p w14:paraId="3252A633" w14:textId="77777777" w:rsidR="00A31CA5" w:rsidRDefault="00A31CA5" w:rsidP="00E46608"/>
        </w:tc>
        <w:tc>
          <w:tcPr>
            <w:tcW w:w="288" w:type="dxa"/>
          </w:tcPr>
          <w:p w14:paraId="27BEC70C" w14:textId="77777777" w:rsidR="00A31CA5" w:rsidRDefault="00A31CA5" w:rsidP="00CF4119">
            <w:pPr>
              <w:pStyle w:val="CopticCross"/>
            </w:pPr>
          </w:p>
        </w:tc>
        <w:tc>
          <w:tcPr>
            <w:tcW w:w="3960" w:type="dxa"/>
          </w:tcPr>
          <w:p w14:paraId="5CE6ED00" w14:textId="77777777" w:rsidR="00A31CA5" w:rsidRDefault="00A31CA5" w:rsidP="006738A5">
            <w:pPr>
              <w:pStyle w:val="CopticVersemulti-line"/>
            </w:pPr>
            <w:r w:rsidRPr="006738A5">
              <w:t>Ⲁⲩⲉⲛ ϯⲕⲓⲃⲱⲧⲟⲥ</w:t>
            </w:r>
          </w:p>
          <w:p w14:paraId="221F0A72" w14:textId="77777777" w:rsidR="00A31CA5" w:rsidRDefault="00A31CA5" w:rsidP="006738A5">
            <w:pPr>
              <w:pStyle w:val="CopticVersemulti-line"/>
            </w:pPr>
            <w:r w:rsidRPr="006738A5">
              <w:t>ϩⲓϫⲉⲛ ϯⲡⲁⲣⲑⲉⲛⲟⲥ</w:t>
            </w:r>
          </w:p>
          <w:p w14:paraId="1BE06B0B" w14:textId="77777777" w:rsidR="00A31CA5" w:rsidRDefault="00A31CA5" w:rsidP="006738A5">
            <w:pPr>
              <w:pStyle w:val="CopticVersemulti-line"/>
            </w:pPr>
            <w:r w:rsidRPr="006738A5">
              <w:t>ⲡⲉⲥⲕⲉⲛⲟⲩⲃ ⲉⲧⲥⲱⲧⲡ</w:t>
            </w:r>
          </w:p>
          <w:p w14:paraId="0B773E3F" w14:textId="77777777" w:rsidR="00A31CA5" w:rsidRDefault="00A31CA5" w:rsidP="006738A5">
            <w:pPr>
              <w:pStyle w:val="CopticVerse"/>
            </w:pPr>
            <w:r w:rsidRPr="006738A5">
              <w:t>ϩⲓϫⲉⲛ ⲡⲉⲥⲧⲟⲩⲃⲟ</w:t>
            </w:r>
          </w:p>
        </w:tc>
      </w:tr>
      <w:tr w:rsidR="00A31CA5" w14:paraId="0388AF44" w14:textId="77777777" w:rsidTr="00CF4119">
        <w:trPr>
          <w:cantSplit/>
          <w:jc w:val="center"/>
        </w:trPr>
        <w:tc>
          <w:tcPr>
            <w:tcW w:w="288" w:type="dxa"/>
          </w:tcPr>
          <w:p w14:paraId="05961276" w14:textId="77777777" w:rsidR="00A31CA5" w:rsidRDefault="00A31CA5" w:rsidP="00CF4119">
            <w:pPr>
              <w:pStyle w:val="CopticCross"/>
            </w:pPr>
            <w:r w:rsidRPr="000F6316">
              <w:t>¿</w:t>
            </w:r>
          </w:p>
        </w:tc>
        <w:tc>
          <w:tcPr>
            <w:tcW w:w="3960" w:type="dxa"/>
          </w:tcPr>
          <w:p w14:paraId="694EFDB9" w14:textId="77777777" w:rsidR="00A31CA5" w:rsidRPr="007425E1" w:rsidRDefault="00A31CA5" w:rsidP="00EB661B">
            <w:pPr>
              <w:pStyle w:val="EngHang"/>
            </w:pPr>
            <w:r>
              <w:t>They likened the Mercy Seat</w:t>
            </w:r>
          </w:p>
          <w:p w14:paraId="16689FA4" w14:textId="77777777" w:rsidR="00A31CA5" w:rsidRPr="007425E1" w:rsidRDefault="00A31CA5" w:rsidP="00EB661B">
            <w:pPr>
              <w:pStyle w:val="EngHang"/>
            </w:pPr>
            <w:r w:rsidRPr="007425E1">
              <w:t>To the Virgin,</w:t>
            </w:r>
          </w:p>
          <w:p w14:paraId="46C10C9A" w14:textId="77777777" w:rsidR="00A31CA5" w:rsidRPr="007425E1" w:rsidRDefault="00A31CA5" w:rsidP="00EB661B">
            <w:pPr>
              <w:pStyle w:val="EngHang"/>
            </w:pPr>
            <w:r>
              <w:t>With</w:t>
            </w:r>
            <w:r w:rsidRPr="007425E1">
              <w:t xml:space="preserve"> the </w:t>
            </w:r>
            <w:r>
              <w:t>glorious cherubs</w:t>
            </w:r>
            <w:r w:rsidRPr="007425E1">
              <w:t>,</w:t>
            </w:r>
          </w:p>
          <w:p w14:paraId="770D485C" w14:textId="77777777" w:rsidR="00A31CA5" w:rsidRPr="007425E1" w:rsidRDefault="00A31CA5" w:rsidP="00EB661B">
            <w:pPr>
              <w:pStyle w:val="EngHangEnd"/>
            </w:pPr>
            <w:r w:rsidRPr="007425E1">
              <w:t>Overshadowing her.</w:t>
            </w:r>
          </w:p>
        </w:tc>
        <w:tc>
          <w:tcPr>
            <w:tcW w:w="288" w:type="dxa"/>
          </w:tcPr>
          <w:p w14:paraId="539DD826" w14:textId="77777777" w:rsidR="00A31CA5" w:rsidRDefault="00A31CA5" w:rsidP="00E46608"/>
        </w:tc>
        <w:tc>
          <w:tcPr>
            <w:tcW w:w="288" w:type="dxa"/>
          </w:tcPr>
          <w:p w14:paraId="697A04D7" w14:textId="77777777" w:rsidR="00A31CA5" w:rsidRDefault="00A31CA5" w:rsidP="00CF4119">
            <w:pPr>
              <w:pStyle w:val="CopticCross"/>
            </w:pPr>
            <w:r w:rsidRPr="000F6316">
              <w:t>¿</w:t>
            </w:r>
          </w:p>
        </w:tc>
        <w:tc>
          <w:tcPr>
            <w:tcW w:w="3960" w:type="dxa"/>
          </w:tcPr>
          <w:p w14:paraId="0918A08C" w14:textId="77777777" w:rsidR="00A31CA5" w:rsidRDefault="00A31CA5" w:rsidP="006738A5">
            <w:pPr>
              <w:pStyle w:val="CopticVersemulti-line"/>
            </w:pPr>
            <w:r w:rsidRPr="006738A5">
              <w:t>Ⲁⲩⲉⲛ ⲡⲓⲓ̀ⲗⲁⲥⲧⲏⲣⲓⲟⲛ</w:t>
            </w:r>
          </w:p>
          <w:p w14:paraId="10D3D8AE" w14:textId="77777777" w:rsidR="00A31CA5" w:rsidRDefault="00A31CA5" w:rsidP="006738A5">
            <w:pPr>
              <w:pStyle w:val="CopticVersemulti-line"/>
            </w:pPr>
            <w:r w:rsidRPr="006738A5">
              <w:t>ϩⲓϫⲉⲛ ϯⲡⲁⲣⲑⲉⲛⲟⲥ</w:t>
            </w:r>
          </w:p>
          <w:p w14:paraId="2A2C3912" w14:textId="77777777" w:rsidR="00A31CA5" w:rsidRDefault="00A31CA5" w:rsidP="006738A5">
            <w:pPr>
              <w:pStyle w:val="CopticVersemulti-line"/>
            </w:pPr>
            <w:r w:rsidRPr="006738A5">
              <w:t>ⲓⲥ Ⲛⲓⲭⲉⲣⲟⲩⲃⲓⲙ ⲛ̀ⲧⲉ ⲡ̀ⲱ̀ⲟⲩ</w:t>
            </w:r>
          </w:p>
          <w:p w14:paraId="7D96214E" w14:textId="77777777" w:rsidR="00A31CA5" w:rsidRDefault="00A31CA5" w:rsidP="006738A5">
            <w:pPr>
              <w:pStyle w:val="CopticVerse"/>
            </w:pPr>
            <w:r w:rsidRPr="006738A5">
              <w:t>ⲥⲉⲉⲣϧⲏⲓⲃⲓ ⲉ̀ϫⲱⲥ</w:t>
            </w:r>
          </w:p>
        </w:tc>
      </w:tr>
      <w:tr w:rsidR="00A31CA5" w14:paraId="28AC81ED" w14:textId="77777777" w:rsidTr="00CF4119">
        <w:trPr>
          <w:cantSplit/>
          <w:jc w:val="center"/>
        </w:trPr>
        <w:tc>
          <w:tcPr>
            <w:tcW w:w="288" w:type="dxa"/>
          </w:tcPr>
          <w:p w14:paraId="2DB875FB" w14:textId="77777777" w:rsidR="00A31CA5" w:rsidRDefault="00A31CA5" w:rsidP="00CF4119">
            <w:pPr>
              <w:pStyle w:val="CopticCross"/>
            </w:pPr>
          </w:p>
        </w:tc>
        <w:tc>
          <w:tcPr>
            <w:tcW w:w="3960" w:type="dxa"/>
          </w:tcPr>
          <w:p w14:paraId="1892F374" w14:textId="77777777" w:rsidR="00A31CA5" w:rsidRPr="007425E1" w:rsidRDefault="00A31CA5" w:rsidP="00EB661B">
            <w:pPr>
              <w:pStyle w:val="EngHang"/>
            </w:pPr>
            <w:r>
              <w:t>They likened the golden pot</w:t>
            </w:r>
          </w:p>
          <w:p w14:paraId="589277BD" w14:textId="77777777" w:rsidR="00A31CA5" w:rsidRPr="007425E1" w:rsidRDefault="00A31CA5" w:rsidP="00EB661B">
            <w:pPr>
              <w:pStyle w:val="EngHang"/>
            </w:pPr>
            <w:r w:rsidRPr="007425E1">
              <w:t>To the Virgin,</w:t>
            </w:r>
          </w:p>
          <w:p w14:paraId="06087C42" w14:textId="77777777" w:rsidR="00A31CA5" w:rsidRPr="007425E1" w:rsidRDefault="00A31CA5" w:rsidP="00EB661B">
            <w:pPr>
              <w:pStyle w:val="EngHang"/>
            </w:pPr>
            <w:r w:rsidRPr="007425E1">
              <w:t>And the measure of the manna,</w:t>
            </w:r>
          </w:p>
          <w:p w14:paraId="0E93A75A" w14:textId="77777777" w:rsidR="00A31CA5" w:rsidRPr="007425E1" w:rsidRDefault="00A31CA5" w:rsidP="00EB661B">
            <w:pPr>
              <w:pStyle w:val="EngHangEnd"/>
            </w:pPr>
            <w:r w:rsidRPr="007425E1">
              <w:t>To Our Saviour.</w:t>
            </w:r>
          </w:p>
        </w:tc>
        <w:tc>
          <w:tcPr>
            <w:tcW w:w="288" w:type="dxa"/>
          </w:tcPr>
          <w:p w14:paraId="5187E416" w14:textId="77777777" w:rsidR="00A31CA5" w:rsidRDefault="00A31CA5" w:rsidP="00E46608"/>
        </w:tc>
        <w:tc>
          <w:tcPr>
            <w:tcW w:w="288" w:type="dxa"/>
          </w:tcPr>
          <w:p w14:paraId="65460944" w14:textId="77777777" w:rsidR="00A31CA5" w:rsidRDefault="00A31CA5" w:rsidP="00CF4119">
            <w:pPr>
              <w:pStyle w:val="CopticCross"/>
            </w:pPr>
          </w:p>
        </w:tc>
        <w:tc>
          <w:tcPr>
            <w:tcW w:w="3960" w:type="dxa"/>
          </w:tcPr>
          <w:p w14:paraId="4ADE5769" w14:textId="77777777" w:rsidR="00A31CA5" w:rsidRDefault="00A31CA5" w:rsidP="006738A5">
            <w:pPr>
              <w:pStyle w:val="CopticVersemulti-line"/>
            </w:pPr>
            <w:r w:rsidRPr="006738A5">
              <w:t>Ⲁⲩⲉⲛ ⲡⲓⲥ̀ⲧⲁⲙⲛⲟⲥ ⲛ̀ⲛⲟⲩⲃ</w:t>
            </w:r>
          </w:p>
          <w:p w14:paraId="4ECC2B97" w14:textId="77777777" w:rsidR="00A31CA5" w:rsidRDefault="00A31CA5" w:rsidP="006738A5">
            <w:pPr>
              <w:pStyle w:val="CopticVersemulti-line"/>
            </w:pPr>
            <w:r w:rsidRPr="006738A5">
              <w:t>ϩⲓϫⲉⲛ ϯⲡⲁⲣⲑⲉⲛⲟⲥ</w:t>
            </w:r>
          </w:p>
          <w:p w14:paraId="09B10E89" w14:textId="77777777" w:rsidR="00A31CA5" w:rsidRDefault="00A31CA5" w:rsidP="006738A5">
            <w:pPr>
              <w:pStyle w:val="CopticVersemulti-line"/>
            </w:pPr>
            <w:r w:rsidRPr="006738A5">
              <w:t>ⲡⲉϥⲕⲉϣⲓ ⲙ̀ⲙⲁⲛⲛⲁ</w:t>
            </w:r>
          </w:p>
          <w:p w14:paraId="6887469A" w14:textId="77777777" w:rsidR="00A31CA5" w:rsidRDefault="00A31CA5" w:rsidP="006738A5">
            <w:pPr>
              <w:pStyle w:val="CopticVersemulti-line"/>
            </w:pPr>
            <w:r w:rsidRPr="006738A5">
              <w:t>ϩⲓϫⲉⲛ Ⲡⲉⲛⲥⲱⲧⲏⲣ</w:t>
            </w:r>
          </w:p>
        </w:tc>
      </w:tr>
      <w:tr w:rsidR="00A31CA5" w14:paraId="372081E4" w14:textId="77777777" w:rsidTr="00CF4119">
        <w:trPr>
          <w:cantSplit/>
          <w:jc w:val="center"/>
        </w:trPr>
        <w:tc>
          <w:tcPr>
            <w:tcW w:w="288" w:type="dxa"/>
          </w:tcPr>
          <w:p w14:paraId="7D011DDC" w14:textId="77777777" w:rsidR="00A31CA5" w:rsidRDefault="00A31CA5" w:rsidP="00CF4119">
            <w:pPr>
              <w:pStyle w:val="CopticCross"/>
            </w:pPr>
            <w:r w:rsidRPr="000F6316">
              <w:t>¿</w:t>
            </w:r>
          </w:p>
        </w:tc>
        <w:tc>
          <w:tcPr>
            <w:tcW w:w="3960" w:type="dxa"/>
          </w:tcPr>
          <w:p w14:paraId="2EE38D0A" w14:textId="77777777" w:rsidR="00A31CA5" w:rsidRPr="007425E1" w:rsidRDefault="00A31CA5" w:rsidP="00EB661B">
            <w:pPr>
              <w:pStyle w:val="EngHang"/>
            </w:pPr>
            <w:r w:rsidRPr="007425E1">
              <w:t xml:space="preserve">They likened the </w:t>
            </w:r>
            <w:r>
              <w:t>golden lampstand</w:t>
            </w:r>
          </w:p>
          <w:p w14:paraId="6AA685E2" w14:textId="77777777" w:rsidR="00A31CA5" w:rsidRPr="007425E1" w:rsidRDefault="00A31CA5" w:rsidP="00EB661B">
            <w:pPr>
              <w:pStyle w:val="EngHang"/>
            </w:pPr>
            <w:r w:rsidRPr="007425E1">
              <w:t>To the Church,</w:t>
            </w:r>
          </w:p>
          <w:p w14:paraId="116B135C" w14:textId="77777777" w:rsidR="00A31CA5" w:rsidRPr="007425E1" w:rsidRDefault="00A31CA5" w:rsidP="00EB661B">
            <w:pPr>
              <w:pStyle w:val="EngHang"/>
            </w:pPr>
            <w:r w:rsidRPr="007425E1">
              <w:t>And the seven lamps,</w:t>
            </w:r>
          </w:p>
          <w:p w14:paraId="53D2653F" w14:textId="77777777" w:rsidR="00A31CA5" w:rsidRPr="007425E1" w:rsidRDefault="00A31CA5" w:rsidP="00EB661B">
            <w:pPr>
              <w:pStyle w:val="EngHangEnd"/>
            </w:pPr>
            <w:r w:rsidRPr="007425E1">
              <w:t xml:space="preserve">To </w:t>
            </w:r>
            <w:r>
              <w:t>her</w:t>
            </w:r>
            <w:r w:rsidRPr="007425E1">
              <w:t xml:space="preserve"> seven orders.</w:t>
            </w:r>
          </w:p>
        </w:tc>
        <w:tc>
          <w:tcPr>
            <w:tcW w:w="288" w:type="dxa"/>
          </w:tcPr>
          <w:p w14:paraId="4982FDE6" w14:textId="77777777" w:rsidR="00A31CA5" w:rsidRDefault="00A31CA5" w:rsidP="00E46608"/>
        </w:tc>
        <w:tc>
          <w:tcPr>
            <w:tcW w:w="288" w:type="dxa"/>
          </w:tcPr>
          <w:p w14:paraId="41533C7E" w14:textId="77777777" w:rsidR="00A31CA5" w:rsidRDefault="00A31CA5" w:rsidP="00CF4119">
            <w:pPr>
              <w:pStyle w:val="CopticCross"/>
            </w:pPr>
            <w:r w:rsidRPr="000F6316">
              <w:t>¿</w:t>
            </w:r>
          </w:p>
        </w:tc>
        <w:tc>
          <w:tcPr>
            <w:tcW w:w="3960" w:type="dxa"/>
          </w:tcPr>
          <w:p w14:paraId="314482BE" w14:textId="77777777" w:rsidR="00A31CA5" w:rsidRPr="00FA5B8C" w:rsidRDefault="00A31CA5" w:rsidP="006738A5">
            <w:pPr>
              <w:pStyle w:val="CopticVersemulti-line"/>
            </w:pPr>
            <w:commentRangeStart w:id="502"/>
            <w:r w:rsidRPr="00FA5B8C">
              <w:t>Ⲁⲩⲉⲛ ϯⲗⲩⲕⲛⲓⲁ̀ ⲛ̀ⲛⲟⲩⲃ</w:t>
            </w:r>
          </w:p>
          <w:p w14:paraId="2C588C1D" w14:textId="77777777" w:rsidR="00A31CA5" w:rsidRPr="00FA5B8C" w:rsidRDefault="00A31CA5" w:rsidP="006738A5">
            <w:pPr>
              <w:pStyle w:val="CopticVersemulti-line"/>
            </w:pPr>
            <w:r w:rsidRPr="00FA5B8C">
              <w:t>ϩⲓϫⲉⲛ ϯⲉⲕⲕⲗⲏⲥⲓⲁ̀</w:t>
            </w:r>
          </w:p>
          <w:p w14:paraId="5C040D40" w14:textId="77777777" w:rsidR="00A31CA5" w:rsidRPr="00FA5B8C" w:rsidRDefault="00A31CA5" w:rsidP="006738A5">
            <w:pPr>
              <w:pStyle w:val="CopticVersemulti-line"/>
            </w:pPr>
            <w:r w:rsidRPr="00FA5B8C">
              <w:t>ⲡⲉⲥⲕⲉϣⲁϣϤ ⲛ̀ϧⲏⲃⲥ</w:t>
            </w:r>
          </w:p>
          <w:p w14:paraId="227D2C7D" w14:textId="77777777" w:rsidR="00A31CA5" w:rsidRDefault="00A31CA5" w:rsidP="006738A5">
            <w:pPr>
              <w:pStyle w:val="CopticVerse"/>
            </w:pPr>
            <w:r w:rsidRPr="00FA5B8C">
              <w:t>ϩⲓϫⲉⲛ ⲡⲓϣⲁϣϤ ⲛ̀ⲧⲁⲅⲙⲁ</w:t>
            </w:r>
            <w:commentRangeEnd w:id="502"/>
            <w:r w:rsidR="00FA5B8C">
              <w:rPr>
                <w:rStyle w:val="CommentReference"/>
                <w:rFonts w:ascii="Garamond" w:hAnsi="Garamond" w:cstheme="minorBidi"/>
                <w:noProof w:val="0"/>
                <w:lang w:val="en-CA"/>
              </w:rPr>
              <w:commentReference w:id="502"/>
            </w:r>
          </w:p>
        </w:tc>
      </w:tr>
      <w:tr w:rsidR="00A31CA5" w14:paraId="5897358E" w14:textId="77777777" w:rsidTr="00CF4119">
        <w:trPr>
          <w:cantSplit/>
          <w:jc w:val="center"/>
        </w:trPr>
        <w:tc>
          <w:tcPr>
            <w:tcW w:w="288" w:type="dxa"/>
          </w:tcPr>
          <w:p w14:paraId="7523D06E" w14:textId="77777777" w:rsidR="00A31CA5" w:rsidRDefault="00A31CA5" w:rsidP="00CF4119">
            <w:pPr>
              <w:pStyle w:val="CopticCross"/>
            </w:pPr>
          </w:p>
        </w:tc>
        <w:tc>
          <w:tcPr>
            <w:tcW w:w="3960" w:type="dxa"/>
          </w:tcPr>
          <w:p w14:paraId="7A000C89" w14:textId="77777777" w:rsidR="00A31CA5" w:rsidRPr="007425E1" w:rsidRDefault="00A31CA5" w:rsidP="00EB661B">
            <w:pPr>
              <w:pStyle w:val="EngHang"/>
            </w:pPr>
            <w:r>
              <w:t>They likened the golden censer</w:t>
            </w:r>
          </w:p>
          <w:p w14:paraId="6EEDD848" w14:textId="77777777" w:rsidR="00A31CA5" w:rsidRPr="007425E1" w:rsidRDefault="00A31CA5" w:rsidP="00EB661B">
            <w:pPr>
              <w:pStyle w:val="EngHang"/>
            </w:pPr>
            <w:r w:rsidRPr="007425E1">
              <w:t>To the Virgin,</w:t>
            </w:r>
          </w:p>
          <w:p w14:paraId="358F2D61" w14:textId="77777777" w:rsidR="00A31CA5" w:rsidRPr="007425E1" w:rsidRDefault="00A31CA5" w:rsidP="00EB661B">
            <w:pPr>
              <w:pStyle w:val="EngHang"/>
            </w:pPr>
            <w:r w:rsidRPr="007425E1">
              <w:t>And its incense,</w:t>
            </w:r>
          </w:p>
          <w:p w14:paraId="50CCB961" w14:textId="77777777" w:rsidR="00A31CA5" w:rsidRPr="007425E1" w:rsidRDefault="00A31CA5" w:rsidP="00EB661B">
            <w:pPr>
              <w:pStyle w:val="EngHangEnd"/>
            </w:pPr>
            <w:r w:rsidRPr="007425E1">
              <w:t>To Emmanuel.</w:t>
            </w:r>
          </w:p>
        </w:tc>
        <w:tc>
          <w:tcPr>
            <w:tcW w:w="288" w:type="dxa"/>
          </w:tcPr>
          <w:p w14:paraId="58F0A198" w14:textId="77777777" w:rsidR="00A31CA5" w:rsidRDefault="00A31CA5" w:rsidP="00E46608"/>
        </w:tc>
        <w:tc>
          <w:tcPr>
            <w:tcW w:w="288" w:type="dxa"/>
          </w:tcPr>
          <w:p w14:paraId="22741884" w14:textId="77777777" w:rsidR="00A31CA5" w:rsidRDefault="00A31CA5" w:rsidP="00CF4119">
            <w:pPr>
              <w:pStyle w:val="CopticCross"/>
            </w:pPr>
          </w:p>
        </w:tc>
        <w:tc>
          <w:tcPr>
            <w:tcW w:w="3960" w:type="dxa"/>
          </w:tcPr>
          <w:p w14:paraId="5ADD40B1" w14:textId="77777777" w:rsidR="00A31CA5" w:rsidRDefault="00A31CA5" w:rsidP="006738A5">
            <w:pPr>
              <w:pStyle w:val="CopticVersemulti-line"/>
            </w:pPr>
            <w:r w:rsidRPr="006738A5">
              <w:t>Ⲁⲩⲉⲛ ϯϣⲟⲩⲣⲏ ⲛ̀ⲛⲟⲩⲃ</w:t>
            </w:r>
          </w:p>
          <w:p w14:paraId="75079DBD" w14:textId="77777777" w:rsidR="00A31CA5" w:rsidRDefault="00A31CA5" w:rsidP="006738A5">
            <w:pPr>
              <w:pStyle w:val="CopticVersemulti-line"/>
            </w:pPr>
            <w:r w:rsidRPr="006738A5">
              <w:t>ϩⲓϫⲉⲛ ϯⲡⲁⲣⲑⲉⲛⲟⲥ</w:t>
            </w:r>
          </w:p>
          <w:p w14:paraId="403B5AE4" w14:textId="77777777" w:rsidR="00A31CA5" w:rsidRDefault="00A31CA5" w:rsidP="006738A5">
            <w:pPr>
              <w:pStyle w:val="CopticVersemulti-line"/>
            </w:pPr>
            <w:r w:rsidRPr="006738A5">
              <w:t>ⲡⲉⲥⲕⲩⲛⲁⲙⲱⲛⲟⲛ</w:t>
            </w:r>
          </w:p>
          <w:p w14:paraId="401AA0CA" w14:textId="77777777" w:rsidR="00A31CA5" w:rsidRDefault="00A31CA5" w:rsidP="006738A5">
            <w:pPr>
              <w:pStyle w:val="CopticVerse"/>
            </w:pPr>
            <w:r w:rsidRPr="006738A5">
              <w:t>ϩⲓϫⲉⲛ Ⲉⲙⲙⲁⲛⲟⲩⲏⲗ</w:t>
            </w:r>
          </w:p>
        </w:tc>
      </w:tr>
      <w:tr w:rsidR="00A31CA5" w14:paraId="5E095B16" w14:textId="77777777" w:rsidTr="00CF4119">
        <w:trPr>
          <w:cantSplit/>
          <w:jc w:val="center"/>
        </w:trPr>
        <w:tc>
          <w:tcPr>
            <w:tcW w:w="288" w:type="dxa"/>
          </w:tcPr>
          <w:p w14:paraId="3BEE7010" w14:textId="77777777" w:rsidR="00A31CA5" w:rsidRDefault="00A31CA5" w:rsidP="00CF4119">
            <w:pPr>
              <w:pStyle w:val="CopticCross"/>
            </w:pPr>
            <w:r w:rsidRPr="000F6316">
              <w:lastRenderedPageBreak/>
              <w:t>¿</w:t>
            </w:r>
          </w:p>
        </w:tc>
        <w:tc>
          <w:tcPr>
            <w:tcW w:w="3960" w:type="dxa"/>
          </w:tcPr>
          <w:p w14:paraId="454DE9BB" w14:textId="77777777" w:rsidR="00A31CA5" w:rsidRPr="007425E1" w:rsidRDefault="00A31CA5" w:rsidP="00EB661B">
            <w:pPr>
              <w:pStyle w:val="EngHang"/>
            </w:pPr>
            <w:r w:rsidRPr="007425E1">
              <w:t>They likened the fragrant flower,</w:t>
            </w:r>
          </w:p>
          <w:p w14:paraId="590C958E" w14:textId="77777777" w:rsidR="00A31CA5" w:rsidRPr="007425E1" w:rsidRDefault="00A31CA5" w:rsidP="00EB661B">
            <w:pPr>
              <w:pStyle w:val="EngHang"/>
            </w:pPr>
            <w:r w:rsidRPr="007425E1">
              <w:t>To Mary the Queen,</w:t>
            </w:r>
          </w:p>
          <w:p w14:paraId="52D254A2" w14:textId="77777777" w:rsidR="00A31CA5" w:rsidRPr="007425E1" w:rsidRDefault="00A31CA5" w:rsidP="00EB661B">
            <w:pPr>
              <w:pStyle w:val="EngHang"/>
            </w:pPr>
            <w:r w:rsidRPr="007425E1">
              <w:t>And its choice fragrance,</w:t>
            </w:r>
          </w:p>
          <w:p w14:paraId="6A05A1D7" w14:textId="77777777" w:rsidR="00A31CA5" w:rsidRPr="007425E1" w:rsidRDefault="00A31CA5" w:rsidP="00EB661B">
            <w:pPr>
              <w:pStyle w:val="EngHangEnd"/>
            </w:pPr>
            <w:r w:rsidRPr="007425E1">
              <w:t>To her virginity.</w:t>
            </w:r>
          </w:p>
        </w:tc>
        <w:tc>
          <w:tcPr>
            <w:tcW w:w="288" w:type="dxa"/>
          </w:tcPr>
          <w:p w14:paraId="751EB0E2" w14:textId="77777777" w:rsidR="00A31CA5" w:rsidRDefault="00A31CA5" w:rsidP="00E46608"/>
        </w:tc>
        <w:tc>
          <w:tcPr>
            <w:tcW w:w="288" w:type="dxa"/>
          </w:tcPr>
          <w:p w14:paraId="3574D101" w14:textId="77777777" w:rsidR="00A31CA5" w:rsidRDefault="00A31CA5" w:rsidP="00CF4119">
            <w:pPr>
              <w:pStyle w:val="CopticCross"/>
            </w:pPr>
            <w:r w:rsidRPr="000F6316">
              <w:t>¿</w:t>
            </w:r>
          </w:p>
        </w:tc>
        <w:tc>
          <w:tcPr>
            <w:tcW w:w="3960" w:type="dxa"/>
          </w:tcPr>
          <w:p w14:paraId="5D82D36D" w14:textId="77777777" w:rsidR="00A31CA5" w:rsidRDefault="00A31CA5" w:rsidP="006738A5">
            <w:pPr>
              <w:pStyle w:val="CopticVersemulti-line"/>
            </w:pPr>
            <w:r w:rsidRPr="006738A5">
              <w:t>Ⲁⲩⲉⲛ ϯϩ̀ⲣⲏⲣⲓ ⲛ̀ⲥ̀ⲑⲟⲓⲛⲟⲩϥⲓ</w:t>
            </w:r>
          </w:p>
          <w:p w14:paraId="7EF5E20C" w14:textId="77777777" w:rsidR="00A31CA5" w:rsidRDefault="00A31CA5" w:rsidP="006738A5">
            <w:pPr>
              <w:pStyle w:val="CopticVersemulti-line"/>
            </w:pPr>
            <w:r w:rsidRPr="006738A5">
              <w:t>ϩⲓϫⲉⲛ Ⲙⲁⲣⲓⲁ ϯⲟⲩⲣⲱ</w:t>
            </w:r>
          </w:p>
          <w:p w14:paraId="39EDE451" w14:textId="77777777" w:rsidR="00A31CA5" w:rsidRDefault="00A31CA5" w:rsidP="006738A5">
            <w:pPr>
              <w:pStyle w:val="CopticVersemulti-line"/>
            </w:pPr>
            <w:r w:rsidRPr="006738A5">
              <w:t>ⲡⲉⲥⲕⲉⲥⲑⲟⲓⲛⲟⲩϥⲓ ⲉⲧⲥⲱⲧⲡ</w:t>
            </w:r>
          </w:p>
          <w:p w14:paraId="765CB7F0" w14:textId="77777777" w:rsidR="00A31CA5" w:rsidRDefault="00A31CA5" w:rsidP="006738A5">
            <w:pPr>
              <w:pStyle w:val="CopticVerse"/>
            </w:pPr>
            <w:r w:rsidRPr="006738A5">
              <w:t>ϩⲓϫⲉⲛ ⲧⲉⲥⲡⲁⲣⲑⲉⲛⲓⲁ̀</w:t>
            </w:r>
          </w:p>
        </w:tc>
      </w:tr>
      <w:tr w:rsidR="00A31CA5" w14:paraId="04FE232A" w14:textId="77777777" w:rsidTr="00CF4119">
        <w:trPr>
          <w:cantSplit/>
          <w:jc w:val="center"/>
        </w:trPr>
        <w:tc>
          <w:tcPr>
            <w:tcW w:w="288" w:type="dxa"/>
          </w:tcPr>
          <w:p w14:paraId="27F84039" w14:textId="77777777" w:rsidR="00A31CA5" w:rsidRDefault="00A31CA5" w:rsidP="00CF4119">
            <w:pPr>
              <w:pStyle w:val="CopticCross"/>
            </w:pPr>
          </w:p>
        </w:tc>
        <w:tc>
          <w:tcPr>
            <w:tcW w:w="3960" w:type="dxa"/>
          </w:tcPr>
          <w:p w14:paraId="79C48D64" w14:textId="77777777" w:rsidR="00A31CA5" w:rsidRPr="007425E1" w:rsidRDefault="00A31CA5" w:rsidP="00EB661B">
            <w:pPr>
              <w:pStyle w:val="EngHang"/>
            </w:pPr>
            <w:r w:rsidRPr="007425E1">
              <w:t>The</w:t>
            </w:r>
            <w:r>
              <w:t>y likened the rod of Aaron</w:t>
            </w:r>
          </w:p>
          <w:p w14:paraId="0471287F" w14:textId="77777777" w:rsidR="00A31CA5" w:rsidRPr="007425E1" w:rsidRDefault="00A31CA5" w:rsidP="00EB661B">
            <w:pPr>
              <w:pStyle w:val="EngHang"/>
            </w:pPr>
            <w:r w:rsidRPr="007425E1">
              <w:t>To the wood of the Cross,</w:t>
            </w:r>
          </w:p>
          <w:p w14:paraId="042B4AA9" w14:textId="77777777" w:rsidR="00A31CA5" w:rsidRPr="007425E1" w:rsidRDefault="00A31CA5" w:rsidP="00EB661B">
            <w:pPr>
              <w:pStyle w:val="EngHang"/>
            </w:pPr>
            <w:r>
              <w:t>Upon which our Lord hung</w:t>
            </w:r>
            <w:r w:rsidRPr="007425E1">
              <w:t>,</w:t>
            </w:r>
          </w:p>
          <w:p w14:paraId="0BDBE38E" w14:textId="77777777" w:rsidR="00A31CA5" w:rsidRPr="007425E1" w:rsidRDefault="00A31CA5" w:rsidP="00EB661B">
            <w:pPr>
              <w:pStyle w:val="EngHangEnd"/>
            </w:pPr>
            <w:r w:rsidRPr="007425E1">
              <w:t>To redeem us.</w:t>
            </w:r>
          </w:p>
        </w:tc>
        <w:tc>
          <w:tcPr>
            <w:tcW w:w="288" w:type="dxa"/>
          </w:tcPr>
          <w:p w14:paraId="0DB56DDE" w14:textId="77777777" w:rsidR="00A31CA5" w:rsidRDefault="00A31CA5" w:rsidP="00E46608"/>
        </w:tc>
        <w:tc>
          <w:tcPr>
            <w:tcW w:w="288" w:type="dxa"/>
          </w:tcPr>
          <w:p w14:paraId="0444A8BB" w14:textId="77777777" w:rsidR="00A31CA5" w:rsidRDefault="00A31CA5" w:rsidP="00CF4119">
            <w:pPr>
              <w:pStyle w:val="CopticCross"/>
            </w:pPr>
          </w:p>
        </w:tc>
        <w:tc>
          <w:tcPr>
            <w:tcW w:w="3960" w:type="dxa"/>
          </w:tcPr>
          <w:p w14:paraId="5909C18F" w14:textId="77777777" w:rsidR="00A31CA5" w:rsidRDefault="00A31CA5" w:rsidP="006738A5">
            <w:pPr>
              <w:pStyle w:val="CopticVersemulti-line"/>
            </w:pPr>
            <w:r w:rsidRPr="006738A5">
              <w:t>Ⲁⲩⲉⲛ ⲡⲓϣ̀ⲃⲱⲧ ⲛ̀ⲧⲉ Ⲁ̀ⲁⲣⲱⲛ</w:t>
            </w:r>
          </w:p>
          <w:p w14:paraId="66536A8E" w14:textId="77777777" w:rsidR="00A31CA5" w:rsidRDefault="00A31CA5" w:rsidP="006738A5">
            <w:pPr>
              <w:pStyle w:val="CopticVersemulti-line"/>
            </w:pPr>
            <w:r w:rsidRPr="006738A5">
              <w:t>ϩⲓϫⲉⲛ ⲡ̀ϣⲉ ⲛ̀ⲧⲉ ⲡⲓ̀ⲥⲧⲁⲩⲣⲟⲥ</w:t>
            </w:r>
          </w:p>
          <w:p w14:paraId="292BC119" w14:textId="77777777" w:rsidR="00A31CA5" w:rsidRDefault="00A31CA5" w:rsidP="006738A5">
            <w:pPr>
              <w:pStyle w:val="CopticVersemulti-line"/>
            </w:pPr>
            <w:r w:rsidRPr="006738A5">
              <w:t>ⲉ̀ⲧⲁⲩⲉϣ Ⲡⲁⲟ̅ⲥ̅ ⲉ̀ⲣⲟϥ</w:t>
            </w:r>
          </w:p>
          <w:p w14:paraId="0E9BAB0F" w14:textId="77777777" w:rsidR="00A31CA5" w:rsidRDefault="00A31CA5" w:rsidP="006738A5">
            <w:pPr>
              <w:pStyle w:val="CopticVerse"/>
            </w:pPr>
            <w:r w:rsidRPr="006738A5">
              <w:t>ϣⲁⲛ̀ⲧⲉϥⲥⲱϯ ⲙ̀ⲙⲟⲛ</w:t>
            </w:r>
          </w:p>
        </w:tc>
      </w:tr>
      <w:tr w:rsidR="00A31CA5" w14:paraId="38A5F8AE" w14:textId="77777777" w:rsidTr="00CF4119">
        <w:trPr>
          <w:cantSplit/>
          <w:jc w:val="center"/>
        </w:trPr>
        <w:tc>
          <w:tcPr>
            <w:tcW w:w="288" w:type="dxa"/>
          </w:tcPr>
          <w:p w14:paraId="2497A507" w14:textId="77777777" w:rsidR="00A31CA5" w:rsidRDefault="00A31CA5" w:rsidP="00CF4119">
            <w:pPr>
              <w:pStyle w:val="CopticCross"/>
            </w:pPr>
            <w:r w:rsidRPr="000F6316">
              <w:t>¿</w:t>
            </w:r>
          </w:p>
        </w:tc>
        <w:tc>
          <w:tcPr>
            <w:tcW w:w="3960" w:type="dxa"/>
          </w:tcPr>
          <w:p w14:paraId="68A2BBCE" w14:textId="77777777" w:rsidR="00A31CA5" w:rsidRPr="007425E1" w:rsidRDefault="00A31CA5" w:rsidP="00EB661B">
            <w:pPr>
              <w:pStyle w:val="EngHang"/>
            </w:pPr>
            <w:r>
              <w:t>They likened the table of gold</w:t>
            </w:r>
          </w:p>
          <w:p w14:paraId="460BCBDE" w14:textId="77777777" w:rsidR="00A31CA5" w:rsidRPr="007425E1" w:rsidRDefault="00A31CA5" w:rsidP="00EB661B">
            <w:pPr>
              <w:pStyle w:val="EngHang"/>
            </w:pPr>
            <w:r w:rsidRPr="007425E1">
              <w:t>To the altar,</w:t>
            </w:r>
          </w:p>
          <w:p w14:paraId="4D98CB0E" w14:textId="77777777" w:rsidR="00A31CA5" w:rsidRPr="007425E1" w:rsidRDefault="00A31CA5" w:rsidP="00EB661B">
            <w:pPr>
              <w:pStyle w:val="EngHang"/>
            </w:pPr>
            <w:r>
              <w:t>And the shewbread</w:t>
            </w:r>
          </w:p>
          <w:p w14:paraId="79B2B5E5" w14:textId="77777777" w:rsidR="00A31CA5" w:rsidRPr="007425E1" w:rsidRDefault="00A31CA5" w:rsidP="00EB661B">
            <w:pPr>
              <w:pStyle w:val="EngHangEnd"/>
            </w:pPr>
            <w:r w:rsidRPr="007425E1">
              <w:t>To the Body of the Lord.</w:t>
            </w:r>
          </w:p>
        </w:tc>
        <w:tc>
          <w:tcPr>
            <w:tcW w:w="288" w:type="dxa"/>
          </w:tcPr>
          <w:p w14:paraId="57F8FBEA" w14:textId="77777777" w:rsidR="00A31CA5" w:rsidRDefault="00A31CA5" w:rsidP="00E46608"/>
        </w:tc>
        <w:tc>
          <w:tcPr>
            <w:tcW w:w="288" w:type="dxa"/>
          </w:tcPr>
          <w:p w14:paraId="05E5253D" w14:textId="77777777" w:rsidR="00A31CA5" w:rsidRDefault="00A31CA5" w:rsidP="00CF4119">
            <w:pPr>
              <w:pStyle w:val="CopticCross"/>
            </w:pPr>
            <w:r w:rsidRPr="000F6316">
              <w:t>¿</w:t>
            </w:r>
          </w:p>
        </w:tc>
        <w:tc>
          <w:tcPr>
            <w:tcW w:w="3960" w:type="dxa"/>
          </w:tcPr>
          <w:p w14:paraId="42D257D9" w14:textId="77777777" w:rsidR="00A31CA5" w:rsidRDefault="00A31CA5" w:rsidP="006738A5">
            <w:pPr>
              <w:pStyle w:val="CopticVersemulti-line"/>
            </w:pPr>
            <w:r w:rsidRPr="006738A5">
              <w:t>Ⲁⲩⲉⲛ ϯⲧ̀ⲣⲁⲡⲉⲍⲁ ⲛ̀ⲛⲟⲩⲃ</w:t>
            </w:r>
          </w:p>
          <w:p w14:paraId="1A80ECA3" w14:textId="77777777" w:rsidR="00A31CA5" w:rsidRDefault="00A31CA5" w:rsidP="006738A5">
            <w:pPr>
              <w:pStyle w:val="CopticVersemulti-line"/>
            </w:pPr>
            <w:r w:rsidRPr="006738A5">
              <w:t>ϩⲓϫⲉⲛ ⲡⲓⲙⲁⲛ̀ⲉⲣϣⲱⲟⲩϣⲓ</w:t>
            </w:r>
          </w:p>
          <w:p w14:paraId="5F02E3A8" w14:textId="77777777" w:rsidR="00A31CA5" w:rsidRDefault="00A31CA5" w:rsidP="006738A5">
            <w:pPr>
              <w:pStyle w:val="CopticVersemulti-line"/>
            </w:pPr>
            <w:r w:rsidRPr="006738A5">
              <w:t>ⲡ̀ⲱⲓⲕ ⲛ̀ϯⲡ̀ⲣⲟⲑⲉⲥⲓⲥ</w:t>
            </w:r>
          </w:p>
          <w:p w14:paraId="0CE497F3" w14:textId="77777777" w:rsidR="00A31CA5" w:rsidRDefault="00A31CA5" w:rsidP="006738A5">
            <w:pPr>
              <w:pStyle w:val="CopticVerse"/>
            </w:pPr>
            <w:r w:rsidRPr="006738A5">
              <w:t>ϩⲓϫⲉⲛ ⲡ̀ⲥⲱⲙⲁ ⲙ̀Ⲡⲟ̅ⲥ̅</w:t>
            </w:r>
          </w:p>
        </w:tc>
      </w:tr>
      <w:tr w:rsidR="00A31CA5" w14:paraId="134A0B25" w14:textId="77777777" w:rsidTr="00CF4119">
        <w:trPr>
          <w:cantSplit/>
          <w:jc w:val="center"/>
        </w:trPr>
        <w:tc>
          <w:tcPr>
            <w:tcW w:w="288" w:type="dxa"/>
          </w:tcPr>
          <w:p w14:paraId="5241F5EA" w14:textId="77777777" w:rsidR="00A31CA5" w:rsidRDefault="00A31CA5" w:rsidP="00CF4119">
            <w:pPr>
              <w:pStyle w:val="CopticCross"/>
            </w:pPr>
          </w:p>
        </w:tc>
        <w:tc>
          <w:tcPr>
            <w:tcW w:w="3960" w:type="dxa"/>
          </w:tcPr>
          <w:p w14:paraId="4783EF85" w14:textId="77777777" w:rsidR="00A31CA5" w:rsidRPr="007425E1" w:rsidRDefault="00A31CA5" w:rsidP="00EB661B">
            <w:pPr>
              <w:pStyle w:val="EngHang"/>
            </w:pPr>
            <w:r w:rsidRPr="007425E1">
              <w:t>The</w:t>
            </w:r>
            <w:r>
              <w:t>y likened the High Priest</w:t>
            </w:r>
          </w:p>
          <w:p w14:paraId="2B888F2B" w14:textId="77777777" w:rsidR="00A31CA5" w:rsidRPr="007425E1" w:rsidRDefault="00A31CA5" w:rsidP="00EB661B">
            <w:pPr>
              <w:pStyle w:val="EngHang"/>
            </w:pPr>
            <w:r w:rsidRPr="007425E1">
              <w:t>To our Saviour,</w:t>
            </w:r>
          </w:p>
          <w:p w14:paraId="30E933E5" w14:textId="77777777" w:rsidR="00A31CA5" w:rsidRPr="007425E1" w:rsidRDefault="00A31CA5" w:rsidP="00EB661B">
            <w:pPr>
              <w:pStyle w:val="EngHang"/>
            </w:pPr>
            <w:r w:rsidRPr="007425E1">
              <w:t>The true sacrifice,</w:t>
            </w:r>
          </w:p>
          <w:p w14:paraId="7D78B8C5" w14:textId="77777777" w:rsidR="00A31CA5" w:rsidRPr="007425E1" w:rsidRDefault="00A31CA5" w:rsidP="00EB661B">
            <w:pPr>
              <w:pStyle w:val="EngHangEnd"/>
            </w:pPr>
            <w:r w:rsidRPr="007425E1">
              <w:t>For the forgiveness of sins.</w:t>
            </w:r>
          </w:p>
        </w:tc>
        <w:tc>
          <w:tcPr>
            <w:tcW w:w="288" w:type="dxa"/>
          </w:tcPr>
          <w:p w14:paraId="1B5562F1" w14:textId="77777777" w:rsidR="00A31CA5" w:rsidRDefault="00A31CA5" w:rsidP="00E46608"/>
        </w:tc>
        <w:tc>
          <w:tcPr>
            <w:tcW w:w="288" w:type="dxa"/>
          </w:tcPr>
          <w:p w14:paraId="35C17751" w14:textId="77777777" w:rsidR="00A31CA5" w:rsidRDefault="00A31CA5" w:rsidP="00CF4119">
            <w:pPr>
              <w:pStyle w:val="CopticCross"/>
            </w:pPr>
          </w:p>
        </w:tc>
        <w:tc>
          <w:tcPr>
            <w:tcW w:w="3960" w:type="dxa"/>
          </w:tcPr>
          <w:p w14:paraId="5A0B2801" w14:textId="77777777" w:rsidR="00A31CA5" w:rsidRDefault="00A31CA5" w:rsidP="006738A5">
            <w:pPr>
              <w:pStyle w:val="CopticVersemulti-line"/>
            </w:pPr>
            <w:r w:rsidRPr="006738A5">
              <w:t>Ⲁⲩⲉⲛ ⲡⲓⲁⲣⲭⲏⲉⲣⲉⲩⲥ</w:t>
            </w:r>
          </w:p>
          <w:p w14:paraId="790A966F" w14:textId="77777777" w:rsidR="00A31CA5" w:rsidRDefault="00A31CA5" w:rsidP="006738A5">
            <w:pPr>
              <w:pStyle w:val="CopticVersemulti-line"/>
            </w:pPr>
            <w:r w:rsidRPr="006738A5">
              <w:t>ϩⲓϫⲉⲛ Ⲡⲉⲛⲥⲱⲧⲏⲣ</w:t>
            </w:r>
          </w:p>
          <w:p w14:paraId="263A2BFE" w14:textId="77777777" w:rsidR="00A31CA5" w:rsidRDefault="00A31CA5" w:rsidP="006738A5">
            <w:pPr>
              <w:pStyle w:val="CopticVersemulti-line"/>
            </w:pPr>
            <w:r w:rsidRPr="006738A5">
              <w:t>ⲡⲓϣⲟⲩϣⲱⲟⲩϣⲓ ⲙ̀ⲙⲏⲓ</w:t>
            </w:r>
          </w:p>
          <w:p w14:paraId="20B678EE" w14:textId="77777777" w:rsidR="00A31CA5" w:rsidRDefault="00A31CA5" w:rsidP="006738A5">
            <w:pPr>
              <w:pStyle w:val="CopticVerse"/>
            </w:pPr>
            <w:r w:rsidRPr="006738A5">
              <w:t>ⲛ̀ⲭⲁⲛⲟⲃⲓ ⲉ̀ⲃⲟⲗ</w:t>
            </w:r>
          </w:p>
        </w:tc>
      </w:tr>
      <w:tr w:rsidR="00A31CA5" w14:paraId="50FD924C" w14:textId="77777777" w:rsidTr="00CF4119">
        <w:trPr>
          <w:cantSplit/>
          <w:jc w:val="center"/>
        </w:trPr>
        <w:tc>
          <w:tcPr>
            <w:tcW w:w="288" w:type="dxa"/>
          </w:tcPr>
          <w:p w14:paraId="1A9A4543" w14:textId="77777777" w:rsidR="00A31CA5" w:rsidRDefault="00A31CA5" w:rsidP="00CF4119">
            <w:pPr>
              <w:pStyle w:val="CopticCross"/>
            </w:pPr>
            <w:r w:rsidRPr="000F6316">
              <w:t>¿</w:t>
            </w:r>
          </w:p>
        </w:tc>
        <w:tc>
          <w:tcPr>
            <w:tcW w:w="3960" w:type="dxa"/>
          </w:tcPr>
          <w:p w14:paraId="2B5FE55F" w14:textId="77777777" w:rsidR="00A31CA5" w:rsidRPr="007425E1" w:rsidRDefault="00A31CA5" w:rsidP="00EB661B">
            <w:pPr>
              <w:pStyle w:val="EngHang"/>
            </w:pPr>
            <w:r w:rsidRPr="007425E1">
              <w:t>This is He Who offered Himself,</w:t>
            </w:r>
          </w:p>
          <w:p w14:paraId="18EF32AC" w14:textId="77777777" w:rsidR="00A31CA5" w:rsidRPr="007425E1" w:rsidRDefault="00A31CA5" w:rsidP="00EB661B">
            <w:pPr>
              <w:pStyle w:val="EngHang"/>
            </w:pPr>
            <w:r w:rsidRPr="007425E1">
              <w:t>An acceptable sacrifice,</w:t>
            </w:r>
          </w:p>
          <w:p w14:paraId="2B77BD10" w14:textId="77777777" w:rsidR="00A31CA5" w:rsidRPr="007425E1" w:rsidRDefault="00A31CA5" w:rsidP="00EB661B">
            <w:pPr>
              <w:pStyle w:val="EngHang"/>
            </w:pPr>
            <w:r w:rsidRPr="007425E1">
              <w:t>Upon the Cross,</w:t>
            </w:r>
          </w:p>
          <w:p w14:paraId="2B9CDAB7" w14:textId="77777777" w:rsidR="00A31CA5" w:rsidRPr="007425E1" w:rsidRDefault="00A31CA5" w:rsidP="00EB661B">
            <w:pPr>
              <w:pStyle w:val="EngHangEnd"/>
            </w:pPr>
            <w:r w:rsidRPr="007425E1">
              <w:t>For the salvation of our race.</w:t>
            </w:r>
          </w:p>
        </w:tc>
        <w:tc>
          <w:tcPr>
            <w:tcW w:w="288" w:type="dxa"/>
          </w:tcPr>
          <w:p w14:paraId="3B7F7865" w14:textId="77777777" w:rsidR="00A31CA5" w:rsidRDefault="00A31CA5" w:rsidP="00E46608"/>
        </w:tc>
        <w:tc>
          <w:tcPr>
            <w:tcW w:w="288" w:type="dxa"/>
          </w:tcPr>
          <w:p w14:paraId="243A9355" w14:textId="77777777" w:rsidR="00A31CA5" w:rsidRDefault="00A31CA5" w:rsidP="00CF4119">
            <w:pPr>
              <w:pStyle w:val="CopticCross"/>
            </w:pPr>
            <w:r w:rsidRPr="000F6316">
              <w:t>¿</w:t>
            </w:r>
          </w:p>
        </w:tc>
        <w:tc>
          <w:tcPr>
            <w:tcW w:w="3960" w:type="dxa"/>
          </w:tcPr>
          <w:p w14:paraId="7632F925" w14:textId="77777777" w:rsidR="00A31CA5" w:rsidRDefault="00A31CA5" w:rsidP="006738A5">
            <w:pPr>
              <w:pStyle w:val="CopticVersemulti-line"/>
            </w:pPr>
            <w:r w:rsidRPr="006738A5">
              <w:t>Ⲫⲁⲓ ⲉ̀ⲧⲁϥⲉⲛϥ ⲉ̀ⲡ̀ϣⲱⲓ</w:t>
            </w:r>
          </w:p>
          <w:p w14:paraId="1C8CF568" w14:textId="77777777" w:rsidR="00A31CA5" w:rsidRDefault="00A31CA5" w:rsidP="006738A5">
            <w:pPr>
              <w:pStyle w:val="CopticVersemulti-line"/>
            </w:pPr>
            <w:r w:rsidRPr="006738A5">
              <w:t>ⲛ̀ⲟⲩⲑⲩⲥⲓⲁ̀ ⲉⲥϣⲏⲡ</w:t>
            </w:r>
          </w:p>
          <w:p w14:paraId="66AF5F16" w14:textId="77777777" w:rsidR="00A31CA5" w:rsidRDefault="00A31CA5" w:rsidP="006738A5">
            <w:pPr>
              <w:pStyle w:val="CopticVersemulti-line"/>
            </w:pPr>
            <w:r w:rsidRPr="006738A5">
              <w:t>ϩⲓϫⲉⲛ ⲡⲓ̀ⲥⲧⲁⲩⲣⲟⲥ</w:t>
            </w:r>
          </w:p>
          <w:p w14:paraId="70DFB3B1" w14:textId="77777777" w:rsidR="00A31CA5" w:rsidRDefault="00A31CA5" w:rsidP="006738A5">
            <w:pPr>
              <w:pStyle w:val="CopticVerse"/>
            </w:pPr>
            <w:r w:rsidRPr="006738A5">
              <w:t>ϧⲁ ⲡ̀ⲟⲩϫⲁⲓ ⲙ̀ⲡⲉⲛⲅⲉⲛⲟⲥ</w:t>
            </w:r>
          </w:p>
        </w:tc>
      </w:tr>
      <w:tr w:rsidR="00A31CA5" w14:paraId="255B19E9" w14:textId="77777777" w:rsidTr="00CF4119">
        <w:trPr>
          <w:cantSplit/>
          <w:jc w:val="center"/>
        </w:trPr>
        <w:tc>
          <w:tcPr>
            <w:tcW w:w="288" w:type="dxa"/>
          </w:tcPr>
          <w:p w14:paraId="2AE25756" w14:textId="77777777" w:rsidR="00A31CA5" w:rsidRDefault="00A31CA5" w:rsidP="00CF4119">
            <w:pPr>
              <w:pStyle w:val="CopticCross"/>
            </w:pPr>
          </w:p>
        </w:tc>
        <w:tc>
          <w:tcPr>
            <w:tcW w:w="3960" w:type="dxa"/>
          </w:tcPr>
          <w:p w14:paraId="483D3D08" w14:textId="77777777" w:rsidR="00A31CA5" w:rsidRPr="007425E1" w:rsidRDefault="00A31CA5" w:rsidP="00EB661B">
            <w:pPr>
              <w:pStyle w:val="EngHang"/>
            </w:pPr>
            <w:r w:rsidRPr="007425E1">
              <w:t>And His Good Father,</w:t>
            </w:r>
          </w:p>
          <w:p w14:paraId="705B3DFC" w14:textId="77777777" w:rsidR="00A31CA5" w:rsidRPr="007425E1" w:rsidRDefault="00A31CA5" w:rsidP="00EB661B">
            <w:pPr>
              <w:pStyle w:val="EngHang"/>
            </w:pPr>
            <w:r w:rsidRPr="007425E1">
              <w:t xml:space="preserve">Smelled His sweet </w:t>
            </w:r>
            <w:commentRangeStart w:id="503"/>
            <w:r w:rsidRPr="007425E1">
              <w:t>savour</w:t>
            </w:r>
            <w:commentRangeEnd w:id="503"/>
            <w:r>
              <w:rPr>
                <w:rStyle w:val="CommentReference"/>
                <w:rFonts w:eastAsiaTheme="minorHAnsi" w:cstheme="minorBidi"/>
                <w:color w:val="auto"/>
                <w:lang w:val="en-CA"/>
              </w:rPr>
              <w:commentReference w:id="503"/>
            </w:r>
            <w:r w:rsidRPr="007425E1">
              <w:t>,</w:t>
            </w:r>
          </w:p>
          <w:p w14:paraId="7765E3D4" w14:textId="77777777" w:rsidR="00A31CA5" w:rsidRPr="007425E1" w:rsidRDefault="00A31CA5" w:rsidP="00EB661B">
            <w:pPr>
              <w:pStyle w:val="EngHang"/>
            </w:pPr>
            <w:r w:rsidRPr="007425E1">
              <w:t>In the evening,</w:t>
            </w:r>
          </w:p>
          <w:p w14:paraId="1AE242D0" w14:textId="77777777" w:rsidR="00A31CA5" w:rsidRPr="007425E1" w:rsidRDefault="00A31CA5" w:rsidP="00EB661B">
            <w:pPr>
              <w:pStyle w:val="EngHangEnd"/>
            </w:pPr>
            <w:r w:rsidRPr="007425E1">
              <w:t>On Golgotha.</w:t>
            </w:r>
          </w:p>
        </w:tc>
        <w:tc>
          <w:tcPr>
            <w:tcW w:w="288" w:type="dxa"/>
          </w:tcPr>
          <w:p w14:paraId="7529F6B5" w14:textId="77777777" w:rsidR="00A31CA5" w:rsidRDefault="00A31CA5" w:rsidP="00E46608"/>
        </w:tc>
        <w:tc>
          <w:tcPr>
            <w:tcW w:w="288" w:type="dxa"/>
          </w:tcPr>
          <w:p w14:paraId="65EA7317" w14:textId="77777777" w:rsidR="00A31CA5" w:rsidRDefault="00A31CA5" w:rsidP="00CF4119">
            <w:pPr>
              <w:pStyle w:val="CopticCross"/>
            </w:pPr>
          </w:p>
        </w:tc>
        <w:tc>
          <w:tcPr>
            <w:tcW w:w="3960" w:type="dxa"/>
          </w:tcPr>
          <w:p w14:paraId="6E4E2493" w14:textId="77777777" w:rsidR="00A31CA5" w:rsidRDefault="00A31CA5" w:rsidP="006738A5">
            <w:pPr>
              <w:pStyle w:val="CopticVersemulti-line"/>
            </w:pPr>
            <w:r w:rsidRPr="006738A5">
              <w:t>Ⲁϥϣⲱⲗⲉⲙ ⲉ̀ⲣⲟϥ</w:t>
            </w:r>
          </w:p>
          <w:p w14:paraId="46DE18D5" w14:textId="77777777" w:rsidR="00A31CA5" w:rsidRDefault="00A31CA5" w:rsidP="006738A5">
            <w:pPr>
              <w:pStyle w:val="CopticVersemulti-line"/>
            </w:pPr>
            <w:r w:rsidRPr="006738A5">
              <w:t>ⲛ̀ϫⲉ Ⲡⲉϥⲓⲱⲧ ⲛ̀ⲁ̀ⲅⲁⲑⲟⲥ</w:t>
            </w:r>
          </w:p>
          <w:p w14:paraId="516B7FEA" w14:textId="77777777" w:rsidR="00A31CA5" w:rsidRDefault="00A31CA5" w:rsidP="006738A5">
            <w:pPr>
              <w:pStyle w:val="CopticVersemulti-line"/>
            </w:pPr>
            <w:r w:rsidRPr="006738A5">
              <w:t>ⲙ̀ⲫ̀ⲛⲁⲩ ⲛ̀ⲧⲉ ϩⲁⲛⲁ̀ⲣⲟⲩϩⲓ</w:t>
            </w:r>
          </w:p>
          <w:p w14:paraId="24171A5D" w14:textId="77777777" w:rsidR="00A31CA5" w:rsidRDefault="00A31CA5" w:rsidP="006738A5">
            <w:pPr>
              <w:pStyle w:val="CopticVerse"/>
            </w:pPr>
            <w:r w:rsidRPr="006738A5">
              <w:t>ϩⲓϫⲉⲛ ϯⲅⲟⲗⲅⲟⲑⲁ</w:t>
            </w:r>
          </w:p>
        </w:tc>
      </w:tr>
      <w:tr w:rsidR="00A31CA5" w14:paraId="4E7324A2" w14:textId="77777777" w:rsidTr="00CF4119">
        <w:trPr>
          <w:cantSplit/>
          <w:jc w:val="center"/>
        </w:trPr>
        <w:tc>
          <w:tcPr>
            <w:tcW w:w="288" w:type="dxa"/>
          </w:tcPr>
          <w:p w14:paraId="32FDB4FF" w14:textId="77777777" w:rsidR="00A31CA5" w:rsidRDefault="00A31CA5" w:rsidP="00CF4119">
            <w:pPr>
              <w:pStyle w:val="CopticCross"/>
            </w:pPr>
            <w:r w:rsidRPr="000F6316">
              <w:lastRenderedPageBreak/>
              <w:t>¿</w:t>
            </w:r>
          </w:p>
        </w:tc>
        <w:tc>
          <w:tcPr>
            <w:tcW w:w="3960" w:type="dxa"/>
          </w:tcPr>
          <w:p w14:paraId="4A155AB3" w14:textId="77777777" w:rsidR="00A31CA5" w:rsidRPr="007425E1" w:rsidRDefault="00A31CA5" w:rsidP="00EB661B">
            <w:pPr>
              <w:pStyle w:val="EngHang"/>
            </w:pPr>
            <w:r w:rsidRPr="007425E1">
              <w:t>He opened the door,</w:t>
            </w:r>
          </w:p>
          <w:p w14:paraId="30456A7B" w14:textId="77777777" w:rsidR="00A31CA5" w:rsidRPr="007425E1" w:rsidRDefault="00A31CA5" w:rsidP="00EB661B">
            <w:pPr>
              <w:pStyle w:val="EngHang"/>
            </w:pPr>
            <w:r w:rsidRPr="007425E1">
              <w:t>To Paradise,</w:t>
            </w:r>
          </w:p>
          <w:p w14:paraId="7212C846" w14:textId="77777777" w:rsidR="00A31CA5" w:rsidRPr="007425E1" w:rsidRDefault="00A31CA5" w:rsidP="00EB661B">
            <w:pPr>
              <w:pStyle w:val="EngHang"/>
            </w:pPr>
            <w:r w:rsidRPr="007425E1">
              <w:t>And restored Adam,</w:t>
            </w:r>
          </w:p>
          <w:p w14:paraId="559A0C3B" w14:textId="77777777" w:rsidR="00A31CA5" w:rsidRPr="007425E1" w:rsidRDefault="00A31CA5" w:rsidP="00EB661B">
            <w:pPr>
              <w:pStyle w:val="EngHangEnd"/>
            </w:pPr>
            <w:r w:rsidRPr="007425E1">
              <w:t>Once again to his</w:t>
            </w:r>
            <w:r>
              <w:t xml:space="preserve"> first</w:t>
            </w:r>
            <w:r w:rsidRPr="007425E1">
              <w:t xml:space="preserve"> </w:t>
            </w:r>
            <w:commentRangeStart w:id="504"/>
            <w:r w:rsidRPr="007425E1">
              <w:t>estate</w:t>
            </w:r>
            <w:commentRangeEnd w:id="504"/>
            <w:r>
              <w:rPr>
                <w:rStyle w:val="CommentReference"/>
                <w:rFonts w:eastAsiaTheme="minorHAnsi" w:cstheme="minorBidi"/>
                <w:color w:val="auto"/>
                <w:lang w:val="en-CA"/>
              </w:rPr>
              <w:commentReference w:id="504"/>
            </w:r>
            <w:r w:rsidRPr="007425E1">
              <w:t>.</w:t>
            </w:r>
          </w:p>
        </w:tc>
        <w:tc>
          <w:tcPr>
            <w:tcW w:w="288" w:type="dxa"/>
          </w:tcPr>
          <w:p w14:paraId="11D4155E" w14:textId="77777777" w:rsidR="00A31CA5" w:rsidRDefault="00A31CA5" w:rsidP="00E46608"/>
        </w:tc>
        <w:tc>
          <w:tcPr>
            <w:tcW w:w="288" w:type="dxa"/>
          </w:tcPr>
          <w:p w14:paraId="10447A23" w14:textId="77777777" w:rsidR="00A31CA5" w:rsidRDefault="00A31CA5" w:rsidP="00CF4119">
            <w:pPr>
              <w:pStyle w:val="CopticCross"/>
            </w:pPr>
            <w:r w:rsidRPr="000F6316">
              <w:t>¿</w:t>
            </w:r>
          </w:p>
        </w:tc>
        <w:tc>
          <w:tcPr>
            <w:tcW w:w="3960" w:type="dxa"/>
          </w:tcPr>
          <w:p w14:paraId="2E0E5307" w14:textId="77777777" w:rsidR="00A31CA5" w:rsidRDefault="00A31CA5" w:rsidP="006738A5">
            <w:pPr>
              <w:pStyle w:val="CopticVersemulti-line"/>
            </w:pPr>
            <w:r w:rsidRPr="006738A5">
              <w:t>Ⲁϥⲟⲩⲱⲛ ⲙ̀ⲫ̀ⲣⲟ</w:t>
            </w:r>
          </w:p>
          <w:p w14:paraId="769403DD" w14:textId="77777777" w:rsidR="00A31CA5" w:rsidRDefault="00A31CA5" w:rsidP="006738A5">
            <w:pPr>
              <w:pStyle w:val="CopticVersemulti-line"/>
            </w:pPr>
            <w:r w:rsidRPr="006738A5">
              <w:t>ⲙ̀ⲡⲓⲡⲁⲣⲁⲇⲓⲥⲟⲥ</w:t>
            </w:r>
          </w:p>
          <w:p w14:paraId="27652AB3" w14:textId="77777777" w:rsidR="00A31CA5" w:rsidRDefault="00A31CA5" w:rsidP="006738A5">
            <w:pPr>
              <w:pStyle w:val="CopticVersemulti-line"/>
            </w:pPr>
            <w:r w:rsidRPr="006738A5">
              <w:t>ⲁϥⲧⲁⲥⲑⲟ ⲛ̀Ⲁⲇⲁⲙ</w:t>
            </w:r>
          </w:p>
          <w:p w14:paraId="6F23E0C7" w14:textId="77777777" w:rsidR="00A31CA5" w:rsidRDefault="00A31CA5" w:rsidP="006738A5">
            <w:pPr>
              <w:pStyle w:val="CopticVerse"/>
            </w:pPr>
            <w:r w:rsidRPr="006738A5">
              <w:t>ⲉ̀ⲧⲉϥⲁⲣⲭⲏ ⲛ̀ⲕⲉⲥⲟⲡ</w:t>
            </w:r>
          </w:p>
        </w:tc>
      </w:tr>
      <w:tr w:rsidR="00A31CA5" w14:paraId="7B984042" w14:textId="77777777" w:rsidTr="00CF4119">
        <w:trPr>
          <w:cantSplit/>
          <w:jc w:val="center"/>
        </w:trPr>
        <w:tc>
          <w:tcPr>
            <w:tcW w:w="288" w:type="dxa"/>
          </w:tcPr>
          <w:p w14:paraId="32513BE3" w14:textId="77777777" w:rsidR="00A31CA5" w:rsidRDefault="00A31CA5" w:rsidP="00CF4119">
            <w:pPr>
              <w:pStyle w:val="CopticCross"/>
            </w:pPr>
          </w:p>
        </w:tc>
        <w:tc>
          <w:tcPr>
            <w:tcW w:w="3960" w:type="dxa"/>
          </w:tcPr>
          <w:p w14:paraId="71732F8E" w14:textId="77777777" w:rsidR="00A31CA5" w:rsidRPr="007425E1" w:rsidRDefault="00A31CA5" w:rsidP="00EB661B">
            <w:pPr>
              <w:pStyle w:val="EngHang"/>
            </w:pPr>
            <w:r w:rsidRPr="007425E1">
              <w:t>Through Mary,</w:t>
            </w:r>
          </w:p>
          <w:p w14:paraId="6AF44E59" w14:textId="77777777" w:rsidR="00A31CA5" w:rsidRPr="007425E1" w:rsidRDefault="00A31CA5" w:rsidP="00EB661B">
            <w:pPr>
              <w:pStyle w:val="EngHang"/>
            </w:pPr>
            <w:r w:rsidRPr="007425E1">
              <w:t>The daughter of</w:t>
            </w:r>
            <w:r w:rsidR="00FE0AE4">
              <w:t xml:space="preserve"> </w:t>
            </w:r>
            <w:r w:rsidRPr="007425E1">
              <w:t>Joachim,</w:t>
            </w:r>
          </w:p>
          <w:p w14:paraId="396E9E99" w14:textId="77777777" w:rsidR="00A31CA5" w:rsidRPr="007425E1" w:rsidRDefault="00A31CA5" w:rsidP="00EB661B">
            <w:pPr>
              <w:pStyle w:val="EngHang"/>
            </w:pPr>
            <w:r w:rsidRPr="007425E1">
              <w:t>We knew the true sacrifice,</w:t>
            </w:r>
          </w:p>
          <w:p w14:paraId="63C72D92" w14:textId="77777777" w:rsidR="00A31CA5" w:rsidRPr="007425E1" w:rsidRDefault="00A31CA5" w:rsidP="00EB661B">
            <w:pPr>
              <w:pStyle w:val="EngHangEnd"/>
            </w:pPr>
            <w:r w:rsidRPr="007425E1">
              <w:t>For the forgiveness of sins.</w:t>
            </w:r>
          </w:p>
        </w:tc>
        <w:tc>
          <w:tcPr>
            <w:tcW w:w="288" w:type="dxa"/>
          </w:tcPr>
          <w:p w14:paraId="6B2C19A5" w14:textId="77777777" w:rsidR="00A31CA5" w:rsidRDefault="00A31CA5" w:rsidP="00E46608"/>
        </w:tc>
        <w:tc>
          <w:tcPr>
            <w:tcW w:w="288" w:type="dxa"/>
          </w:tcPr>
          <w:p w14:paraId="15E0C674" w14:textId="77777777" w:rsidR="00A31CA5" w:rsidRDefault="00A31CA5" w:rsidP="00CF4119">
            <w:pPr>
              <w:pStyle w:val="CopticCross"/>
            </w:pPr>
          </w:p>
        </w:tc>
        <w:tc>
          <w:tcPr>
            <w:tcW w:w="3960" w:type="dxa"/>
          </w:tcPr>
          <w:p w14:paraId="6B2A1F30" w14:textId="77777777" w:rsidR="00A31CA5" w:rsidRDefault="00A31CA5" w:rsidP="006738A5">
            <w:pPr>
              <w:pStyle w:val="CopticVersemulti-line"/>
            </w:pPr>
            <w:r w:rsidRPr="00BC6081">
              <w:t>Ⲉ̀ⲃⲟⲗϩⲓⲧⲉⲛ Ⲙⲁⲣⲓⲁ</w:t>
            </w:r>
          </w:p>
          <w:p w14:paraId="49FB667A" w14:textId="77777777" w:rsidR="00A31CA5" w:rsidRDefault="00A31CA5" w:rsidP="006738A5">
            <w:pPr>
              <w:pStyle w:val="CopticVersemulti-line"/>
            </w:pPr>
            <w:r w:rsidRPr="00BC6081">
              <w:t>ⲧ̀ϣⲉⲣⲓ ⲛ̀Ⲓⲱⲁⲕⲓⲙ</w:t>
            </w:r>
          </w:p>
          <w:p w14:paraId="4C9741D8" w14:textId="77777777" w:rsidR="00A31CA5" w:rsidRDefault="00A31CA5" w:rsidP="006738A5">
            <w:pPr>
              <w:pStyle w:val="CopticVersemulti-line"/>
            </w:pPr>
            <w:r w:rsidRPr="00BC6081">
              <w:t>ⲁⲛⲥⲟⲩⲉⲛ ⲡⲓϣⲟⲩϣⲱⲟⲩϣⲓ ⲙ̀ⲙⲏⲓ</w:t>
            </w:r>
          </w:p>
          <w:p w14:paraId="61C5C80B" w14:textId="77777777" w:rsidR="00A31CA5" w:rsidRDefault="00A31CA5" w:rsidP="00BC6081">
            <w:pPr>
              <w:pStyle w:val="CopticVerse"/>
            </w:pPr>
            <w:r w:rsidRPr="00BC6081">
              <w:t>ⲛ̀ⲭⲁⲛⲟⲃⲓ ⲉ̀ⲃⲟⲗ</w:t>
            </w:r>
          </w:p>
        </w:tc>
      </w:tr>
      <w:tr w:rsidR="00A31CA5" w14:paraId="6E042950" w14:textId="77777777" w:rsidTr="00CF4119">
        <w:trPr>
          <w:cantSplit/>
          <w:jc w:val="center"/>
        </w:trPr>
        <w:tc>
          <w:tcPr>
            <w:tcW w:w="288" w:type="dxa"/>
          </w:tcPr>
          <w:p w14:paraId="1AE62442" w14:textId="77777777" w:rsidR="00A31CA5" w:rsidRPr="00FB5ACB" w:rsidRDefault="00A31CA5" w:rsidP="00FB5ACB">
            <w:pPr>
              <w:pStyle w:val="CopticCross"/>
            </w:pPr>
            <w:r w:rsidRPr="00FB5ACB">
              <w:t>¿</w:t>
            </w:r>
          </w:p>
        </w:tc>
        <w:tc>
          <w:tcPr>
            <w:tcW w:w="3960" w:type="dxa"/>
          </w:tcPr>
          <w:p w14:paraId="0A09AA42" w14:textId="77777777" w:rsidR="00A31CA5" w:rsidRPr="007425E1" w:rsidRDefault="00A31CA5" w:rsidP="00EB661B">
            <w:pPr>
              <w:pStyle w:val="EngHang"/>
            </w:pPr>
            <w:r w:rsidRPr="007425E1">
              <w:t>And we too,</w:t>
            </w:r>
          </w:p>
          <w:p w14:paraId="2FD554E2" w14:textId="77777777" w:rsidR="00A31CA5" w:rsidRPr="007425E1" w:rsidRDefault="00A31CA5" w:rsidP="00EB661B">
            <w:pPr>
              <w:pStyle w:val="EngHang"/>
            </w:pPr>
            <w:r w:rsidRPr="007425E1">
              <w:t>Hope to win mercy,</w:t>
            </w:r>
          </w:p>
          <w:p w14:paraId="262630B4" w14:textId="77777777" w:rsidR="00A31CA5" w:rsidRPr="007425E1" w:rsidRDefault="00A31CA5" w:rsidP="00EB661B">
            <w:pPr>
              <w:pStyle w:val="EngHang"/>
            </w:pPr>
            <w:r w:rsidRPr="007425E1">
              <w:t xml:space="preserve">Through your intercessions </w:t>
            </w:r>
          </w:p>
          <w:p w14:paraId="222731A0" w14:textId="77777777" w:rsidR="00A31CA5" w:rsidRPr="007425E1" w:rsidRDefault="00A31CA5" w:rsidP="00EB661B">
            <w:pPr>
              <w:pStyle w:val="EngHangEnd"/>
            </w:pPr>
            <w:r w:rsidRPr="007425E1">
              <w:t>With the Lover of Mankind.</w:t>
            </w:r>
          </w:p>
        </w:tc>
        <w:tc>
          <w:tcPr>
            <w:tcW w:w="288" w:type="dxa"/>
          </w:tcPr>
          <w:p w14:paraId="54A77E7F" w14:textId="77777777" w:rsidR="00A31CA5" w:rsidRDefault="00A31CA5" w:rsidP="00E46608"/>
        </w:tc>
        <w:tc>
          <w:tcPr>
            <w:tcW w:w="288" w:type="dxa"/>
          </w:tcPr>
          <w:p w14:paraId="38ACB0E5" w14:textId="77777777" w:rsidR="00A31CA5" w:rsidRDefault="00A31CA5" w:rsidP="00CF4119">
            <w:pPr>
              <w:pStyle w:val="CopticCross"/>
            </w:pPr>
            <w:r w:rsidRPr="000F6316">
              <w:t>¿</w:t>
            </w:r>
          </w:p>
        </w:tc>
        <w:tc>
          <w:tcPr>
            <w:tcW w:w="3960" w:type="dxa"/>
          </w:tcPr>
          <w:p w14:paraId="540B041A" w14:textId="77777777" w:rsidR="00A31CA5" w:rsidRDefault="00A31CA5" w:rsidP="006738A5">
            <w:pPr>
              <w:pStyle w:val="CopticVersemulti-line"/>
            </w:pPr>
            <w:r w:rsidRPr="00BC6081">
              <w:t>Ⲁ̀ⲛⲟⲛ ϩⲱⲛ ⲧⲉⲛⲧⲱⲃϩ</w:t>
            </w:r>
          </w:p>
          <w:p w14:paraId="45A93B27" w14:textId="77777777" w:rsidR="00A31CA5" w:rsidRDefault="00A31CA5" w:rsidP="006738A5">
            <w:pPr>
              <w:pStyle w:val="CopticVersemulti-line"/>
            </w:pPr>
            <w:r w:rsidRPr="00BC6081">
              <w:t>ⲉⲑⲣⲉⲛϣⲁϣⲛⲓ ⲉⲩⲛⲁⲓ</w:t>
            </w:r>
          </w:p>
          <w:p w14:paraId="084F1B9E" w14:textId="77777777" w:rsidR="00A31CA5" w:rsidRDefault="00A31CA5" w:rsidP="006738A5">
            <w:pPr>
              <w:pStyle w:val="CopticVersemulti-line"/>
            </w:pPr>
            <w:r w:rsidRPr="00BC6081">
              <w:t>ϩⲓⲧⲉⲛ ⲛⲉⲡ̀ⲣⲉⲥⲃⲓⲁ̀</w:t>
            </w:r>
          </w:p>
          <w:p w14:paraId="5DE324B5" w14:textId="77777777" w:rsidR="00A31CA5" w:rsidRDefault="00A31CA5" w:rsidP="00BC6081">
            <w:pPr>
              <w:pStyle w:val="CopticVerse"/>
            </w:pPr>
            <w:r w:rsidRPr="00BC6081">
              <w:t>ⲛ̀ⲧⲟⲧϥ ⲙ̀ⲡⲓⲙⲁⲓⲣⲱⲙⲓ</w:t>
            </w:r>
          </w:p>
        </w:tc>
      </w:tr>
    </w:tbl>
    <w:p w14:paraId="30B1E20B" w14:textId="77777777" w:rsidR="00CF4119" w:rsidRDefault="00CF4119" w:rsidP="00A31CA5">
      <w:pPr>
        <w:pStyle w:val="Rubric"/>
        <w:rPr>
          <w:lang w:val="en-GB"/>
        </w:rPr>
      </w:pPr>
      <w:r w:rsidRPr="00BE26FC">
        <w:rPr>
          <w:lang w:val="en-GB"/>
        </w:rPr>
        <w:t xml:space="preserve">The following hymn is for the Resurrection: It is prayed from </w:t>
      </w:r>
      <w:r>
        <w:rPr>
          <w:lang w:val="en-GB"/>
        </w:rPr>
        <w:t xml:space="preserve">the Feast of the </w:t>
      </w:r>
      <w:r w:rsidR="00BC6081">
        <w:rPr>
          <w:lang w:val="en-GB"/>
        </w:rPr>
        <w:t>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sidR="00BC6081">
        <w:rPr>
          <w:lang w:val="en-GB"/>
        </w:rPr>
        <w:t xml:space="preserve"> (Unless the last Sunday of Athor is treated as the first Sunday of Koiak, in which case it is not said.)</w:t>
      </w:r>
      <w:r>
        <w:rPr>
          <w:lang w:val="en-GB"/>
        </w:rPr>
        <w:t>.</w:t>
      </w:r>
    </w:p>
    <w:p w14:paraId="33397CC4" w14:textId="77777777" w:rsidR="00CF4119" w:rsidRPr="007425E1" w:rsidRDefault="00CF4119" w:rsidP="00A31CA5">
      <w:pPr>
        <w:pStyle w:val="Heading6"/>
        <w:rPr>
          <w:lang w:val="en-GB"/>
        </w:rPr>
      </w:pPr>
      <w:bookmarkStart w:id="505" w:name="_Toc298445781"/>
      <w:bookmarkStart w:id="506" w:name="_Toc298681266"/>
      <w:bookmarkStart w:id="507" w:name="_Toc298447506"/>
      <w:r>
        <w:rPr>
          <w:lang w:val="en-GB"/>
        </w:rPr>
        <w:t>Part Sixteen</w:t>
      </w:r>
      <w:bookmarkEnd w:id="505"/>
      <w:bookmarkEnd w:id="506"/>
      <w:bookmarkEnd w:id="5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5E388DF1" w14:textId="77777777" w:rsidTr="00FB5ACB">
        <w:trPr>
          <w:cantSplit/>
          <w:jc w:val="center"/>
        </w:trPr>
        <w:tc>
          <w:tcPr>
            <w:tcW w:w="288" w:type="dxa"/>
          </w:tcPr>
          <w:p w14:paraId="3F742A98" w14:textId="77777777" w:rsidR="00A31CA5" w:rsidRDefault="00A31CA5" w:rsidP="00FB5ACB">
            <w:pPr>
              <w:pStyle w:val="CopticCross"/>
            </w:pPr>
          </w:p>
        </w:tc>
        <w:tc>
          <w:tcPr>
            <w:tcW w:w="3960" w:type="dxa"/>
          </w:tcPr>
          <w:p w14:paraId="6692D651" w14:textId="77777777" w:rsidR="00A31CA5" w:rsidRPr="007425E1" w:rsidRDefault="00A31CA5" w:rsidP="00EB661B">
            <w:pPr>
              <w:pStyle w:val="EngHang"/>
            </w:pPr>
            <w:r w:rsidRPr="007425E1">
              <w:t>Who among the gods,</w:t>
            </w:r>
          </w:p>
          <w:p w14:paraId="2A34DE1C" w14:textId="77777777" w:rsidR="00A31CA5" w:rsidRPr="007425E1" w:rsidRDefault="00A31CA5" w:rsidP="00EB661B">
            <w:pPr>
              <w:pStyle w:val="EngHang"/>
            </w:pPr>
            <w:r>
              <w:t>Is like You</w:t>
            </w:r>
            <w:r w:rsidRPr="007425E1">
              <w:t>, O Lord?</w:t>
            </w:r>
          </w:p>
          <w:p w14:paraId="4939953D" w14:textId="77777777" w:rsidR="00A31CA5" w:rsidRPr="007425E1" w:rsidRDefault="00A31CA5" w:rsidP="00EB661B">
            <w:pPr>
              <w:pStyle w:val="EngHang"/>
            </w:pPr>
            <w:r>
              <w:t>You are</w:t>
            </w:r>
            <w:r w:rsidRPr="007425E1">
              <w:t xml:space="preserve"> the True God,</w:t>
            </w:r>
          </w:p>
          <w:p w14:paraId="411F206C" w14:textId="77777777" w:rsidR="00A31CA5" w:rsidRPr="001A0083" w:rsidRDefault="00A31CA5" w:rsidP="00EB661B">
            <w:pPr>
              <w:pStyle w:val="EngHangEnd"/>
            </w:pPr>
            <w:r w:rsidRPr="007425E1">
              <w:t>Performing wonders.</w:t>
            </w:r>
          </w:p>
        </w:tc>
        <w:tc>
          <w:tcPr>
            <w:tcW w:w="288" w:type="dxa"/>
          </w:tcPr>
          <w:p w14:paraId="622BB236" w14:textId="77777777" w:rsidR="00A31CA5" w:rsidRDefault="00A31CA5" w:rsidP="00CF4119"/>
        </w:tc>
        <w:tc>
          <w:tcPr>
            <w:tcW w:w="288" w:type="dxa"/>
          </w:tcPr>
          <w:p w14:paraId="4160BFCC" w14:textId="77777777" w:rsidR="00A31CA5" w:rsidRDefault="00A31CA5" w:rsidP="00FB5ACB">
            <w:pPr>
              <w:pStyle w:val="CopticCross"/>
            </w:pPr>
          </w:p>
        </w:tc>
        <w:tc>
          <w:tcPr>
            <w:tcW w:w="3960" w:type="dxa"/>
          </w:tcPr>
          <w:p w14:paraId="37AACA74" w14:textId="77777777" w:rsidR="00A31CA5" w:rsidRDefault="00A31CA5" w:rsidP="00BC6081">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2E2599B6" w14:textId="77777777" w:rsidR="00A31CA5" w:rsidRDefault="00A31CA5" w:rsidP="00BC6081">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73869F39" w14:textId="77777777" w:rsidR="00A31CA5" w:rsidRDefault="00A31CA5" w:rsidP="00BC6081">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E97522F" w14:textId="77777777" w:rsidR="00A31CA5" w:rsidRDefault="00A31CA5" w:rsidP="00BC6081">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A31CA5" w14:paraId="74A72246" w14:textId="77777777" w:rsidTr="00FB5ACB">
        <w:trPr>
          <w:cantSplit/>
          <w:jc w:val="center"/>
        </w:trPr>
        <w:tc>
          <w:tcPr>
            <w:tcW w:w="288" w:type="dxa"/>
          </w:tcPr>
          <w:p w14:paraId="3AAA5195" w14:textId="77777777" w:rsidR="00A31CA5" w:rsidRDefault="00A31CA5" w:rsidP="00FB5ACB">
            <w:pPr>
              <w:pStyle w:val="CopticCross"/>
            </w:pPr>
            <w:r w:rsidRPr="00FB5ACB">
              <w:t>¿</w:t>
            </w:r>
          </w:p>
        </w:tc>
        <w:tc>
          <w:tcPr>
            <w:tcW w:w="3960" w:type="dxa"/>
          </w:tcPr>
          <w:p w14:paraId="3308A4B6" w14:textId="77777777" w:rsidR="00A31CA5" w:rsidRPr="007425E1" w:rsidRDefault="00A31CA5" w:rsidP="00EB661B">
            <w:pPr>
              <w:pStyle w:val="EngHang"/>
            </w:pPr>
            <w:r>
              <w:t>You have declared Your</w:t>
            </w:r>
            <w:r w:rsidRPr="007425E1">
              <w:t xml:space="preserve"> strength,</w:t>
            </w:r>
          </w:p>
          <w:p w14:paraId="6DA39CF3" w14:textId="77777777" w:rsidR="00A31CA5" w:rsidRPr="007425E1" w:rsidRDefault="00A31CA5" w:rsidP="00EB661B">
            <w:pPr>
              <w:pStyle w:val="EngHang"/>
            </w:pPr>
            <w:r w:rsidRPr="007425E1">
              <w:t>Among the people,</w:t>
            </w:r>
          </w:p>
          <w:p w14:paraId="38C91761" w14:textId="77777777" w:rsidR="00A31CA5" w:rsidRPr="007425E1" w:rsidRDefault="00A31CA5" w:rsidP="00EB661B">
            <w:pPr>
              <w:pStyle w:val="EngHang"/>
            </w:pPr>
            <w:r w:rsidRPr="007425E1">
              <w:t xml:space="preserve">And redeemed </w:t>
            </w:r>
            <w:r>
              <w:t>Your</w:t>
            </w:r>
            <w:r w:rsidRPr="007425E1">
              <w:t xml:space="preserve"> people,</w:t>
            </w:r>
          </w:p>
          <w:p w14:paraId="1592BCE2" w14:textId="77777777" w:rsidR="00A31CA5" w:rsidRPr="001A0083" w:rsidRDefault="00A31CA5" w:rsidP="00EB661B">
            <w:pPr>
              <w:pStyle w:val="EngHangEnd"/>
            </w:pPr>
            <w:r w:rsidRPr="007425E1">
              <w:t xml:space="preserve">With </w:t>
            </w:r>
            <w:r>
              <w:t>Your</w:t>
            </w:r>
            <w:r w:rsidRPr="007425E1">
              <w:t xml:space="preserve"> arm.</w:t>
            </w:r>
          </w:p>
        </w:tc>
        <w:tc>
          <w:tcPr>
            <w:tcW w:w="288" w:type="dxa"/>
          </w:tcPr>
          <w:p w14:paraId="3964D902" w14:textId="77777777" w:rsidR="00A31CA5" w:rsidRDefault="00A31CA5" w:rsidP="00CF4119"/>
        </w:tc>
        <w:tc>
          <w:tcPr>
            <w:tcW w:w="288" w:type="dxa"/>
          </w:tcPr>
          <w:p w14:paraId="6CE5F053" w14:textId="77777777" w:rsidR="00A31CA5" w:rsidRDefault="00A31CA5" w:rsidP="00FB5ACB">
            <w:pPr>
              <w:pStyle w:val="CopticCross"/>
            </w:pPr>
            <w:r w:rsidRPr="00FB5ACB">
              <w:t>¿</w:t>
            </w:r>
          </w:p>
        </w:tc>
        <w:tc>
          <w:tcPr>
            <w:tcW w:w="3960" w:type="dxa"/>
          </w:tcPr>
          <w:p w14:paraId="4C418EBF" w14:textId="77777777" w:rsidR="00A31CA5" w:rsidRDefault="00A31CA5" w:rsidP="00BC6081">
            <w:pPr>
              <w:pStyle w:val="CopticVersemulti-line"/>
            </w:pPr>
            <w:r w:rsidRPr="00BC6081">
              <w:t>Ⲁⲕⲟⲩⲱⲛϩ ⲛ̀ⲧⲉⲕϫⲟⲙ</w:t>
            </w:r>
          </w:p>
          <w:p w14:paraId="0A0E1320" w14:textId="77777777" w:rsidR="00A31CA5" w:rsidRDefault="00A31CA5" w:rsidP="00BC6081">
            <w:pPr>
              <w:pStyle w:val="CopticVersemulti-line"/>
            </w:pPr>
            <w:r w:rsidRPr="00BC6081">
              <w:t>ⲉⲃⲟⲗϧⲉⲛ ⲛⲓⲗⲁⲟⲥ</w:t>
            </w:r>
          </w:p>
          <w:p w14:paraId="59006F04" w14:textId="77777777" w:rsidR="00A31CA5" w:rsidRDefault="00A31CA5" w:rsidP="00BC6081">
            <w:pPr>
              <w:pStyle w:val="CopticVersemulti-line"/>
            </w:pPr>
            <w:r w:rsidRPr="00BC6081">
              <w:t>ⲁⲕⲥⲱϯ ⲙ̀ⲡⲉⲕⲗⲁⲟⲥ</w:t>
            </w:r>
          </w:p>
          <w:p w14:paraId="00AFD5BB" w14:textId="77777777" w:rsidR="00A31CA5" w:rsidRDefault="00A31CA5" w:rsidP="00BC6081">
            <w:pPr>
              <w:pStyle w:val="CopticVerse"/>
            </w:pPr>
            <w:r w:rsidRPr="00BC6081">
              <w:t>ⲛ̀ϩ̀ⲣⲏⲓ ϧⲉⲛ ⲡⲉⲕϣⲱⲃϣ</w:t>
            </w:r>
          </w:p>
        </w:tc>
      </w:tr>
      <w:tr w:rsidR="00A31CA5" w14:paraId="70366954" w14:textId="77777777" w:rsidTr="00FB5ACB">
        <w:trPr>
          <w:cantSplit/>
          <w:jc w:val="center"/>
        </w:trPr>
        <w:tc>
          <w:tcPr>
            <w:tcW w:w="288" w:type="dxa"/>
          </w:tcPr>
          <w:p w14:paraId="4ADAD23D" w14:textId="77777777" w:rsidR="00A31CA5" w:rsidRDefault="00A31CA5" w:rsidP="00FB5ACB">
            <w:pPr>
              <w:pStyle w:val="CopticCross"/>
            </w:pPr>
          </w:p>
        </w:tc>
        <w:tc>
          <w:tcPr>
            <w:tcW w:w="3960" w:type="dxa"/>
          </w:tcPr>
          <w:p w14:paraId="47C04873" w14:textId="77777777" w:rsidR="00A31CA5" w:rsidRPr="007425E1" w:rsidRDefault="00A31CA5" w:rsidP="00EB661B">
            <w:pPr>
              <w:pStyle w:val="EngHang"/>
            </w:pPr>
            <w:r>
              <w:t>You</w:t>
            </w:r>
            <w:r w:rsidRPr="007425E1">
              <w:t xml:space="preserve"> descend to </w:t>
            </w:r>
            <w:r>
              <w:t>Hades</w:t>
            </w:r>
            <w:r w:rsidRPr="007425E1">
              <w:t>,</w:t>
            </w:r>
          </w:p>
          <w:p w14:paraId="36A838E6" w14:textId="77777777" w:rsidR="00A31CA5" w:rsidRPr="007425E1" w:rsidRDefault="00A31CA5" w:rsidP="00EB661B">
            <w:pPr>
              <w:pStyle w:val="EngHang"/>
            </w:pPr>
            <w:r>
              <w:t>And brought up</w:t>
            </w:r>
          </w:p>
          <w:p w14:paraId="6E9B9037" w14:textId="77777777" w:rsidR="00A31CA5" w:rsidRPr="007425E1" w:rsidRDefault="00A31CA5" w:rsidP="00EB661B">
            <w:pPr>
              <w:pStyle w:val="EngHang"/>
            </w:pPr>
            <w:r>
              <w:t>The captivity</w:t>
            </w:r>
          </w:p>
          <w:p w14:paraId="60F884D1" w14:textId="77777777" w:rsidR="00A31CA5" w:rsidRDefault="00A31CA5" w:rsidP="00EB661B">
            <w:pPr>
              <w:pStyle w:val="EngHangEnd"/>
            </w:pPr>
            <w:r>
              <w:t>Of that place,</w:t>
            </w:r>
          </w:p>
        </w:tc>
        <w:tc>
          <w:tcPr>
            <w:tcW w:w="288" w:type="dxa"/>
          </w:tcPr>
          <w:p w14:paraId="390C2310" w14:textId="77777777" w:rsidR="00A31CA5" w:rsidRDefault="00A31CA5" w:rsidP="00CF4119"/>
        </w:tc>
        <w:tc>
          <w:tcPr>
            <w:tcW w:w="288" w:type="dxa"/>
          </w:tcPr>
          <w:p w14:paraId="21A9EE30" w14:textId="77777777" w:rsidR="00A31CA5" w:rsidRDefault="00A31CA5" w:rsidP="00FB5ACB">
            <w:pPr>
              <w:pStyle w:val="CopticCross"/>
            </w:pPr>
          </w:p>
        </w:tc>
        <w:tc>
          <w:tcPr>
            <w:tcW w:w="3960" w:type="dxa"/>
          </w:tcPr>
          <w:p w14:paraId="0F2364F5" w14:textId="77777777" w:rsidR="00A31CA5" w:rsidRDefault="00A31CA5" w:rsidP="00BC6081">
            <w:pPr>
              <w:pStyle w:val="CopticVersemulti-line"/>
            </w:pPr>
            <w:r w:rsidRPr="00BC6081">
              <w:t>Ⲁⲕϣⲉⲛⲁⲕ ⲉ̀Ⲁⲙⲉⲛϯ</w:t>
            </w:r>
          </w:p>
          <w:p w14:paraId="5BE4C359" w14:textId="77777777" w:rsidR="00A31CA5" w:rsidRDefault="00A31CA5" w:rsidP="00BC6081">
            <w:pPr>
              <w:pStyle w:val="CopticVersemulti-line"/>
            </w:pPr>
            <w:r w:rsidRPr="00BC6081">
              <w:t>ⲁⲕⲓ̀ⲛⲓ ⲉ̀ⲡ̀ϣⲱⲓ</w:t>
            </w:r>
          </w:p>
          <w:p w14:paraId="72271DF2" w14:textId="77777777" w:rsidR="00A31CA5" w:rsidRDefault="00A31CA5" w:rsidP="00BC6081">
            <w:pPr>
              <w:pStyle w:val="CopticVersemulti-line"/>
            </w:pPr>
            <w:r w:rsidRPr="00BC6081">
              <w:t>ⲛ̀ϯⲉⲭⲙⲁⲗⲱⲥⲓⲁ̀</w:t>
            </w:r>
          </w:p>
          <w:p w14:paraId="61B4CD57" w14:textId="77777777" w:rsidR="00A31CA5" w:rsidRDefault="00A31CA5" w:rsidP="00BC6081">
            <w:pPr>
              <w:pStyle w:val="CopticVerse"/>
            </w:pPr>
            <w:r w:rsidRPr="00BC6081">
              <w:t>ϧⲉⲛ ⲡⲓⲙⲁⲉ̀ⲧⲉⲙ̀ⲙⲁⲩ</w:t>
            </w:r>
          </w:p>
        </w:tc>
      </w:tr>
      <w:tr w:rsidR="00A31CA5" w14:paraId="4F365567" w14:textId="77777777" w:rsidTr="00FB5ACB">
        <w:trPr>
          <w:cantSplit/>
          <w:jc w:val="center"/>
        </w:trPr>
        <w:tc>
          <w:tcPr>
            <w:tcW w:w="288" w:type="dxa"/>
          </w:tcPr>
          <w:p w14:paraId="7273BCD7" w14:textId="77777777" w:rsidR="00A31CA5" w:rsidRDefault="00A31CA5" w:rsidP="00FB5ACB">
            <w:pPr>
              <w:pStyle w:val="CopticCross"/>
            </w:pPr>
            <w:r w:rsidRPr="00FB5ACB">
              <w:lastRenderedPageBreak/>
              <w:t>¿</w:t>
            </w:r>
          </w:p>
        </w:tc>
        <w:tc>
          <w:tcPr>
            <w:tcW w:w="3960" w:type="dxa"/>
          </w:tcPr>
          <w:p w14:paraId="5D2071B9" w14:textId="77777777" w:rsidR="00A31CA5" w:rsidRPr="007425E1" w:rsidRDefault="00A31CA5" w:rsidP="00EB661B">
            <w:pPr>
              <w:pStyle w:val="EngHang"/>
            </w:pPr>
            <w:r w:rsidRPr="007425E1">
              <w:t>And granted us,</w:t>
            </w:r>
          </w:p>
          <w:p w14:paraId="40B7BC85" w14:textId="77777777" w:rsidR="00A31CA5" w:rsidRPr="007425E1" w:rsidRDefault="00A31CA5" w:rsidP="00EB661B">
            <w:pPr>
              <w:pStyle w:val="EngHang"/>
            </w:pPr>
            <w:r w:rsidRPr="007425E1">
              <w:t>Freedom once again,</w:t>
            </w:r>
          </w:p>
          <w:p w14:paraId="63C80CE3" w14:textId="77777777" w:rsidR="00A31CA5" w:rsidRPr="007425E1" w:rsidRDefault="00A31CA5" w:rsidP="00EB661B">
            <w:pPr>
              <w:pStyle w:val="EngHang"/>
            </w:pPr>
            <w:r w:rsidRPr="007425E1">
              <w:t>As a Good God,</w:t>
            </w:r>
          </w:p>
          <w:p w14:paraId="0CA340C0" w14:textId="77777777" w:rsidR="00A31CA5" w:rsidRPr="007425E1" w:rsidRDefault="00A31CA5" w:rsidP="00EB661B">
            <w:pPr>
              <w:pStyle w:val="EngHangEnd"/>
            </w:pPr>
            <w:r w:rsidRPr="007425E1">
              <w:t xml:space="preserve">For </w:t>
            </w:r>
            <w:r>
              <w:t>You have</w:t>
            </w:r>
            <w:r w:rsidRPr="007425E1">
              <w:t xml:space="preserve"> risen and saved us.</w:t>
            </w:r>
          </w:p>
          <w:p w14:paraId="6DF7C8E2" w14:textId="77777777" w:rsidR="00A31CA5" w:rsidRDefault="00A31CA5" w:rsidP="00EB661B"/>
        </w:tc>
        <w:tc>
          <w:tcPr>
            <w:tcW w:w="288" w:type="dxa"/>
          </w:tcPr>
          <w:p w14:paraId="55E27CB6" w14:textId="77777777" w:rsidR="00A31CA5" w:rsidRDefault="00A31CA5" w:rsidP="00CF4119"/>
        </w:tc>
        <w:tc>
          <w:tcPr>
            <w:tcW w:w="288" w:type="dxa"/>
          </w:tcPr>
          <w:p w14:paraId="6CD740A2" w14:textId="77777777" w:rsidR="00A31CA5" w:rsidRDefault="00A31CA5" w:rsidP="00FB5ACB">
            <w:pPr>
              <w:pStyle w:val="CopticCross"/>
            </w:pPr>
            <w:r w:rsidRPr="00FB5ACB">
              <w:t>¿</w:t>
            </w:r>
          </w:p>
        </w:tc>
        <w:tc>
          <w:tcPr>
            <w:tcW w:w="3960" w:type="dxa"/>
          </w:tcPr>
          <w:p w14:paraId="18D783FC" w14:textId="77777777" w:rsidR="00A31CA5" w:rsidRDefault="00A31CA5" w:rsidP="00BC6081">
            <w:pPr>
              <w:pStyle w:val="CopticVersemulti-line"/>
            </w:pPr>
            <w:r w:rsidRPr="00BC6081">
              <w:t>Ⲁⲕⲉⲣϩ̀ⲙⲟⲧ ⲛⲁⲛ ⲛ̀ⲕⲉⲥⲟⲡ</w:t>
            </w:r>
          </w:p>
          <w:p w14:paraId="1EEF1B36" w14:textId="77777777" w:rsidR="00A31CA5" w:rsidRDefault="00A31CA5" w:rsidP="00BC6081">
            <w:pPr>
              <w:pStyle w:val="CopticVersemulti-line"/>
            </w:pPr>
            <w:r w:rsidRPr="00BC6081">
              <w:t>ⲛ̀ϯⲉ̀ⲗⲉⲩⲑⲉⲣⲓⲁ̀</w:t>
            </w:r>
          </w:p>
          <w:p w14:paraId="55F3B717" w14:textId="77777777" w:rsidR="00A31CA5" w:rsidRDefault="00A31CA5" w:rsidP="00BC6081">
            <w:pPr>
              <w:pStyle w:val="CopticVersemulti-line"/>
            </w:pPr>
            <w:r w:rsidRPr="00BC6081">
              <w:t>ϩⲱⲥ ⲛⲟⲩϯ ⲛ̀ⲁ̀ⲅⲁⲑⲟⲥ</w:t>
            </w:r>
          </w:p>
          <w:p w14:paraId="01C3CA58" w14:textId="77777777" w:rsidR="00A31CA5" w:rsidRDefault="00A31CA5" w:rsidP="00BC6081">
            <w:pPr>
              <w:pStyle w:val="CopticVerse"/>
            </w:pPr>
            <w:r w:rsidRPr="00BC6081">
              <w:t>ϫⲉ ⲁⲕⲧⲱⲛⲕ ⲁⲕⲥⲱϯ ⲙ̀ⲙⲟⲛ</w:t>
            </w:r>
          </w:p>
        </w:tc>
      </w:tr>
    </w:tbl>
    <w:p w14:paraId="72773C8A" w14:textId="77777777" w:rsidR="00E46608" w:rsidRDefault="00FB5ACB" w:rsidP="00A31CA5">
      <w:pPr>
        <w:pStyle w:val="Heading6"/>
      </w:pPr>
      <w:bookmarkStart w:id="508" w:name="_Toc298445782"/>
      <w:bookmarkStart w:id="509" w:name="_Toc298681267"/>
      <w:bookmarkStart w:id="510" w:name="_Toc298447507"/>
      <w:r w:rsidRPr="00D24FE1">
        <w:t>Part</w:t>
      </w:r>
      <w:r>
        <w:t xml:space="preserve"> Seventeen</w:t>
      </w:r>
      <w:bookmarkEnd w:id="508"/>
      <w:bookmarkEnd w:id="509"/>
      <w:bookmarkEnd w:id="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47396432" w14:textId="77777777" w:rsidTr="00984BF3">
        <w:trPr>
          <w:cantSplit/>
          <w:jc w:val="center"/>
        </w:trPr>
        <w:tc>
          <w:tcPr>
            <w:tcW w:w="288" w:type="dxa"/>
          </w:tcPr>
          <w:p w14:paraId="635A6F18" w14:textId="77777777" w:rsidR="00A31CA5" w:rsidRDefault="00A31CA5" w:rsidP="00984BF3">
            <w:pPr>
              <w:pStyle w:val="CopticCross"/>
            </w:pPr>
          </w:p>
        </w:tc>
        <w:tc>
          <w:tcPr>
            <w:tcW w:w="3960" w:type="dxa"/>
          </w:tcPr>
          <w:p w14:paraId="1F64DA64" w14:textId="77777777" w:rsidR="00A31CA5" w:rsidRPr="007425E1" w:rsidRDefault="00A31CA5" w:rsidP="00EB661B">
            <w:pPr>
              <w:pStyle w:val="EngHang"/>
            </w:pPr>
            <w:r w:rsidRPr="007425E1">
              <w:t>Christ our God,</w:t>
            </w:r>
          </w:p>
          <w:p w14:paraId="7B1AECAA" w14:textId="77777777" w:rsidR="00A31CA5" w:rsidRPr="007425E1" w:rsidRDefault="00A31CA5" w:rsidP="00EB661B">
            <w:pPr>
              <w:pStyle w:val="EngHang"/>
            </w:pPr>
            <w:r w:rsidRPr="007425E1">
              <w:t>Has risen from the dead,</w:t>
            </w:r>
          </w:p>
          <w:p w14:paraId="52F63AC1" w14:textId="77777777" w:rsidR="00A31CA5" w:rsidRPr="007425E1" w:rsidRDefault="00A31CA5" w:rsidP="00EB661B">
            <w:pPr>
              <w:pStyle w:val="EngHang"/>
            </w:pPr>
            <w:r w:rsidRPr="007425E1">
              <w:t xml:space="preserve">And He is the </w:t>
            </w:r>
            <w:r>
              <w:t>first-</w:t>
            </w:r>
            <w:r w:rsidRPr="007425E1">
              <w:t>fruit,</w:t>
            </w:r>
          </w:p>
          <w:p w14:paraId="4B38E7D6" w14:textId="77777777" w:rsidR="00A31CA5" w:rsidRPr="001A0083" w:rsidRDefault="00A31CA5" w:rsidP="00EB661B">
            <w:pPr>
              <w:pStyle w:val="EngHangEnd"/>
            </w:pPr>
            <w:r w:rsidRPr="007425E1">
              <w:t>Of them that slept.</w:t>
            </w:r>
          </w:p>
        </w:tc>
        <w:tc>
          <w:tcPr>
            <w:tcW w:w="288" w:type="dxa"/>
          </w:tcPr>
          <w:p w14:paraId="6122E1E5" w14:textId="77777777" w:rsidR="00A31CA5" w:rsidRDefault="00A31CA5" w:rsidP="00042E9B"/>
        </w:tc>
        <w:tc>
          <w:tcPr>
            <w:tcW w:w="288" w:type="dxa"/>
          </w:tcPr>
          <w:p w14:paraId="1240F047" w14:textId="77777777" w:rsidR="00A31CA5" w:rsidRDefault="00A31CA5" w:rsidP="00984BF3">
            <w:pPr>
              <w:pStyle w:val="CopticCross"/>
            </w:pPr>
          </w:p>
        </w:tc>
        <w:tc>
          <w:tcPr>
            <w:tcW w:w="3960" w:type="dxa"/>
          </w:tcPr>
          <w:p w14:paraId="604E7E5A" w14:textId="77777777" w:rsidR="00A31CA5" w:rsidRDefault="00A31CA5" w:rsidP="00BC6081">
            <w:pPr>
              <w:pStyle w:val="CopticVersemulti-line"/>
            </w:pPr>
            <w:r w:rsidRPr="00BC6081">
              <w:t>Ⲁ̀ Ⲡⲭ̅ⲥ Ⲡⲉⲛⲛⲟⲩϯ</w:t>
            </w:r>
          </w:p>
          <w:p w14:paraId="3E522321" w14:textId="77777777" w:rsidR="00A31CA5" w:rsidRDefault="00A31CA5" w:rsidP="00BC6081">
            <w:pPr>
              <w:pStyle w:val="CopticVersemulti-line"/>
            </w:pPr>
            <w:r w:rsidRPr="00BC6081">
              <w:t>ⲧⲱⲛϥ ⲉ̀ⲃⲟⲗϧⲉⲛ ⲛⲏⲉⲑⲙⲱⲟⲩⲧ</w:t>
            </w:r>
          </w:p>
          <w:p w14:paraId="701A7A0F" w14:textId="77777777" w:rsidR="00A31CA5" w:rsidRDefault="00A31CA5" w:rsidP="00BC6081">
            <w:pPr>
              <w:pStyle w:val="CopticVersemulti-line"/>
              <w:ind w:left="0" w:firstLine="0"/>
            </w:pPr>
            <w:r w:rsidRPr="00BC6081">
              <w:t>ⲛ̀ⲑⲟϥ ⲡⲉ ⲧ̀ⲁ̀ⲡⲁⲣⲭⲏ</w:t>
            </w:r>
          </w:p>
          <w:p w14:paraId="42C97FD2" w14:textId="77777777" w:rsidR="00A31CA5" w:rsidRDefault="00A31CA5" w:rsidP="00BC6081">
            <w:pPr>
              <w:pStyle w:val="CopticVerse"/>
            </w:pPr>
            <w:r w:rsidRPr="00BC6081">
              <w:t>ⲛ̀ⲧⲉ ⲛⲏⲉ̀ⲧⲁⲩⲉⲛⲕⲟⲧ</w:t>
            </w:r>
          </w:p>
        </w:tc>
      </w:tr>
      <w:tr w:rsidR="00A31CA5" w14:paraId="67E79498" w14:textId="77777777" w:rsidTr="00984BF3">
        <w:trPr>
          <w:cantSplit/>
          <w:jc w:val="center"/>
        </w:trPr>
        <w:tc>
          <w:tcPr>
            <w:tcW w:w="288" w:type="dxa"/>
          </w:tcPr>
          <w:p w14:paraId="7FC5A1E2" w14:textId="77777777" w:rsidR="00A31CA5" w:rsidRDefault="00A31CA5" w:rsidP="00984BF3">
            <w:pPr>
              <w:pStyle w:val="CopticCross"/>
            </w:pPr>
            <w:r w:rsidRPr="00FB5ACB">
              <w:t>¿</w:t>
            </w:r>
          </w:p>
        </w:tc>
        <w:tc>
          <w:tcPr>
            <w:tcW w:w="3960" w:type="dxa"/>
          </w:tcPr>
          <w:p w14:paraId="5BE0657E" w14:textId="77777777" w:rsidR="00A31CA5" w:rsidRPr="007425E1" w:rsidRDefault="00A31CA5" w:rsidP="00EB661B">
            <w:pPr>
              <w:pStyle w:val="EngHang"/>
            </w:pPr>
            <w:r w:rsidRPr="007425E1">
              <w:t>He appeared to,</w:t>
            </w:r>
          </w:p>
          <w:p w14:paraId="4AA27F7E" w14:textId="77777777" w:rsidR="00A31CA5" w:rsidRPr="007425E1" w:rsidRDefault="00A31CA5" w:rsidP="00EB661B">
            <w:pPr>
              <w:pStyle w:val="EngHang"/>
            </w:pPr>
            <w:r>
              <w:t>Mary Magdalene;</w:t>
            </w:r>
          </w:p>
          <w:p w14:paraId="5701F41E" w14:textId="77777777" w:rsidR="00A31CA5" w:rsidRPr="007425E1" w:rsidRDefault="00A31CA5" w:rsidP="00EB661B">
            <w:pPr>
              <w:pStyle w:val="EngHang"/>
            </w:pPr>
            <w:r w:rsidRPr="007425E1">
              <w:t>He spoke unto her,</w:t>
            </w:r>
          </w:p>
          <w:p w14:paraId="00FEF998" w14:textId="77777777" w:rsidR="00A31CA5" w:rsidRPr="001A0083" w:rsidRDefault="00A31CA5" w:rsidP="00EB661B">
            <w:pPr>
              <w:pStyle w:val="EngHangEnd"/>
            </w:pPr>
            <w:r w:rsidRPr="007425E1">
              <w:t>And said,</w:t>
            </w:r>
          </w:p>
        </w:tc>
        <w:tc>
          <w:tcPr>
            <w:tcW w:w="288" w:type="dxa"/>
          </w:tcPr>
          <w:p w14:paraId="50B9F5C3" w14:textId="77777777" w:rsidR="00A31CA5" w:rsidRDefault="00A31CA5" w:rsidP="00042E9B"/>
        </w:tc>
        <w:tc>
          <w:tcPr>
            <w:tcW w:w="288" w:type="dxa"/>
          </w:tcPr>
          <w:p w14:paraId="091626DE" w14:textId="77777777" w:rsidR="00A31CA5" w:rsidRDefault="00A31CA5" w:rsidP="00984BF3">
            <w:pPr>
              <w:pStyle w:val="CopticCross"/>
            </w:pPr>
            <w:r w:rsidRPr="00FB5ACB">
              <w:t>¿</w:t>
            </w:r>
          </w:p>
        </w:tc>
        <w:tc>
          <w:tcPr>
            <w:tcW w:w="3960" w:type="dxa"/>
          </w:tcPr>
          <w:p w14:paraId="31DDB63E" w14:textId="77777777" w:rsidR="00A31CA5" w:rsidRDefault="00A31CA5" w:rsidP="00BC6081">
            <w:pPr>
              <w:pStyle w:val="CopticVersemulti-line"/>
            </w:pPr>
            <w:r w:rsidRPr="00BC6081">
              <w:t>Ⲁϥⲟⲩⲟⲛϩϥ ⲉ̀Ⲙⲁⲣⲓⲁ</w:t>
            </w:r>
          </w:p>
          <w:p w14:paraId="21A526B7" w14:textId="77777777" w:rsidR="00A31CA5" w:rsidRDefault="00A31CA5" w:rsidP="00BC6081">
            <w:pPr>
              <w:pStyle w:val="CopticVersemulti-line"/>
            </w:pPr>
            <w:r w:rsidRPr="00BC6081">
              <w:t>ϯⲙⲁⲅⲇⲁⲗⲓⲛⲏ</w:t>
            </w:r>
          </w:p>
          <w:p w14:paraId="57CB0B2D" w14:textId="77777777" w:rsidR="00A31CA5" w:rsidRDefault="00A31CA5" w:rsidP="00BC6081">
            <w:pPr>
              <w:pStyle w:val="CopticVersemulti-line"/>
            </w:pPr>
            <w:r w:rsidRPr="00BC6081">
              <w:t>ⲁϥⲥⲁϫⲓ ⲛⲉⲙⲁⲥ</w:t>
            </w:r>
          </w:p>
          <w:p w14:paraId="2378AF3E" w14:textId="77777777" w:rsidR="00A31CA5" w:rsidRDefault="00A31CA5" w:rsidP="00BC6081">
            <w:pPr>
              <w:pStyle w:val="CopticVerse"/>
            </w:pPr>
            <w:r w:rsidRPr="00BC6081">
              <w:t>ⲙ̀ⲡⲁⲓⲣⲏϯ ⲉϥϫⲱ ⲙ̀ⲙⲟⲥ</w:t>
            </w:r>
          </w:p>
        </w:tc>
      </w:tr>
      <w:tr w:rsidR="00A31CA5" w14:paraId="48262100" w14:textId="77777777" w:rsidTr="00984BF3">
        <w:trPr>
          <w:cantSplit/>
          <w:jc w:val="center"/>
        </w:trPr>
        <w:tc>
          <w:tcPr>
            <w:tcW w:w="288" w:type="dxa"/>
          </w:tcPr>
          <w:p w14:paraId="3A3C7877" w14:textId="77777777" w:rsidR="00A31CA5" w:rsidRDefault="00A31CA5" w:rsidP="00984BF3">
            <w:pPr>
              <w:pStyle w:val="CopticCross"/>
            </w:pPr>
          </w:p>
        </w:tc>
        <w:tc>
          <w:tcPr>
            <w:tcW w:w="3960" w:type="dxa"/>
          </w:tcPr>
          <w:p w14:paraId="3CE640A0" w14:textId="77777777" w:rsidR="00A31CA5" w:rsidRPr="007425E1" w:rsidRDefault="00A31CA5" w:rsidP="00EB661B">
            <w:pPr>
              <w:pStyle w:val="EngHang"/>
            </w:pPr>
            <w:r w:rsidRPr="007425E1">
              <w:t>“Tell my brethren,</w:t>
            </w:r>
          </w:p>
          <w:p w14:paraId="684A1A55" w14:textId="77777777" w:rsidR="00A31CA5" w:rsidRPr="007425E1" w:rsidRDefault="00A31CA5" w:rsidP="00EB661B">
            <w:pPr>
              <w:pStyle w:val="EngHang"/>
            </w:pPr>
            <w:r w:rsidRPr="007425E1">
              <w:t>That they go,</w:t>
            </w:r>
          </w:p>
          <w:p w14:paraId="7DE11168" w14:textId="77777777" w:rsidR="00A31CA5" w:rsidRPr="007425E1" w:rsidRDefault="00A31CA5" w:rsidP="00EB661B">
            <w:pPr>
              <w:pStyle w:val="EngHang"/>
            </w:pPr>
            <w:r w:rsidRPr="007425E1">
              <w:t>To Galilee,</w:t>
            </w:r>
          </w:p>
          <w:p w14:paraId="3E65BD84" w14:textId="77777777" w:rsidR="00A31CA5" w:rsidRPr="00195761" w:rsidRDefault="00A31CA5" w:rsidP="00EB661B">
            <w:pPr>
              <w:pStyle w:val="EngHangEnd"/>
              <w:rPr>
                <w:szCs w:val="22"/>
              </w:rPr>
            </w:pPr>
            <w:r w:rsidRPr="007425E1">
              <w:t xml:space="preserve">And there </w:t>
            </w:r>
            <w:r>
              <w:t>will</w:t>
            </w:r>
            <w:r w:rsidRPr="007425E1">
              <w:t xml:space="preserve"> they see me.”</w:t>
            </w:r>
          </w:p>
        </w:tc>
        <w:tc>
          <w:tcPr>
            <w:tcW w:w="288" w:type="dxa"/>
          </w:tcPr>
          <w:p w14:paraId="602438CF" w14:textId="77777777" w:rsidR="00A31CA5" w:rsidRDefault="00A31CA5" w:rsidP="00042E9B"/>
        </w:tc>
        <w:tc>
          <w:tcPr>
            <w:tcW w:w="288" w:type="dxa"/>
          </w:tcPr>
          <w:p w14:paraId="68A43E74" w14:textId="77777777" w:rsidR="00A31CA5" w:rsidRDefault="00A31CA5" w:rsidP="00984BF3">
            <w:pPr>
              <w:pStyle w:val="CopticCross"/>
            </w:pPr>
          </w:p>
        </w:tc>
        <w:tc>
          <w:tcPr>
            <w:tcW w:w="3960" w:type="dxa"/>
          </w:tcPr>
          <w:p w14:paraId="7FFCDF7F" w14:textId="77777777" w:rsidR="00A31CA5" w:rsidRDefault="00A31CA5" w:rsidP="00BC6081">
            <w:pPr>
              <w:pStyle w:val="CopticVersemulti-line"/>
            </w:pPr>
            <w:r w:rsidRPr="00BC6081">
              <w:t>Ϫⲉ ⲙⲁⲧⲁⲙⲉ ⲛⲁⲥ̀ⲛⲏⲟⲩ</w:t>
            </w:r>
          </w:p>
          <w:p w14:paraId="231718E7" w14:textId="77777777" w:rsidR="00A31CA5" w:rsidRDefault="00A31CA5" w:rsidP="00BC6081">
            <w:pPr>
              <w:pStyle w:val="CopticVersemulti-line"/>
            </w:pPr>
            <w:r w:rsidRPr="00BC6081">
              <w:t>ϩⲓⲛⲁ ⲛ̀ⲧⲟⲩϣⲉⲛⲱⲟⲩ</w:t>
            </w:r>
          </w:p>
          <w:p w14:paraId="482322DF" w14:textId="77777777" w:rsidR="00A31CA5" w:rsidRDefault="00A31CA5" w:rsidP="00BC6081">
            <w:pPr>
              <w:pStyle w:val="CopticVersemulti-line"/>
            </w:pPr>
            <w:r w:rsidRPr="00BC6081">
              <w:t>ⲉ̀ϯⲅⲁⲗⲓⲗⲉⲁ̀</w:t>
            </w:r>
          </w:p>
          <w:p w14:paraId="06FD8D65" w14:textId="77777777" w:rsidR="00A31CA5" w:rsidRDefault="00A31CA5" w:rsidP="00BC6081">
            <w:pPr>
              <w:pStyle w:val="CopticVerse"/>
            </w:pPr>
            <w:r w:rsidRPr="00BC6081">
              <w:t>ⲥⲉⲛⲁⲛⲁⲩ ⲉ̀ⲣⲟⲓ ⲙ̀ⲙⲁⲩ</w:t>
            </w:r>
          </w:p>
        </w:tc>
      </w:tr>
      <w:tr w:rsidR="00A31CA5" w14:paraId="73BE4DC1" w14:textId="77777777" w:rsidTr="00984BF3">
        <w:trPr>
          <w:cantSplit/>
          <w:jc w:val="center"/>
        </w:trPr>
        <w:tc>
          <w:tcPr>
            <w:tcW w:w="288" w:type="dxa"/>
          </w:tcPr>
          <w:p w14:paraId="79CCD783" w14:textId="77777777" w:rsidR="00A31CA5" w:rsidRDefault="00A31CA5" w:rsidP="00984BF3">
            <w:pPr>
              <w:pStyle w:val="CopticCross"/>
            </w:pPr>
            <w:r w:rsidRPr="00FB5ACB">
              <w:t>¿</w:t>
            </w:r>
          </w:p>
        </w:tc>
        <w:tc>
          <w:tcPr>
            <w:tcW w:w="3960" w:type="dxa"/>
          </w:tcPr>
          <w:p w14:paraId="4274A69D" w14:textId="77777777" w:rsidR="00A31CA5" w:rsidRPr="007425E1" w:rsidRDefault="00A31CA5" w:rsidP="00EB661B">
            <w:pPr>
              <w:pStyle w:val="EngHang"/>
            </w:pPr>
            <w:r w:rsidRPr="007425E1">
              <w:t>Mary came,</w:t>
            </w:r>
          </w:p>
          <w:p w14:paraId="1028AFC7" w14:textId="77777777" w:rsidR="00A31CA5" w:rsidRPr="007425E1" w:rsidRDefault="00A31CA5" w:rsidP="00EB661B">
            <w:pPr>
              <w:pStyle w:val="EngHang"/>
            </w:pPr>
            <w:r w:rsidRPr="007425E1">
              <w:t>To the disciples,</w:t>
            </w:r>
          </w:p>
          <w:p w14:paraId="03EC1780" w14:textId="77777777" w:rsidR="00A31CA5" w:rsidRPr="007425E1" w:rsidRDefault="00A31CA5" w:rsidP="00EB661B">
            <w:pPr>
              <w:pStyle w:val="EngHang"/>
            </w:pPr>
            <w:r w:rsidRPr="007425E1">
              <w:t>And told them she had seen the Lord,</w:t>
            </w:r>
          </w:p>
          <w:p w14:paraId="134E3171" w14:textId="77777777" w:rsidR="00A31CA5" w:rsidRDefault="00A31CA5" w:rsidP="00EB661B">
            <w:pPr>
              <w:pStyle w:val="EngHangEnd"/>
            </w:pPr>
            <w:r w:rsidRPr="007425E1">
              <w:t>And He spoke these things to her.</w:t>
            </w:r>
          </w:p>
        </w:tc>
        <w:tc>
          <w:tcPr>
            <w:tcW w:w="288" w:type="dxa"/>
          </w:tcPr>
          <w:p w14:paraId="39CB6869" w14:textId="77777777" w:rsidR="00A31CA5" w:rsidRDefault="00A31CA5" w:rsidP="00042E9B"/>
        </w:tc>
        <w:tc>
          <w:tcPr>
            <w:tcW w:w="288" w:type="dxa"/>
          </w:tcPr>
          <w:p w14:paraId="4B714C00" w14:textId="77777777" w:rsidR="00A31CA5" w:rsidRDefault="00A31CA5" w:rsidP="00984BF3">
            <w:pPr>
              <w:pStyle w:val="CopticCross"/>
            </w:pPr>
            <w:r w:rsidRPr="00FB5ACB">
              <w:t>¿</w:t>
            </w:r>
          </w:p>
        </w:tc>
        <w:tc>
          <w:tcPr>
            <w:tcW w:w="3960" w:type="dxa"/>
          </w:tcPr>
          <w:p w14:paraId="547D7D42" w14:textId="77777777" w:rsidR="00A31CA5" w:rsidRDefault="00A31CA5" w:rsidP="00BC6081">
            <w:pPr>
              <w:pStyle w:val="CopticVersemulti-line"/>
            </w:pPr>
            <w:r w:rsidRPr="00BC6081">
              <w:t>Ⲁⲥⲓ̀ ⲛ̀ϫⲉ Ⲙⲁⲣⲓⲁ</w:t>
            </w:r>
          </w:p>
          <w:p w14:paraId="6D3B1DF9" w14:textId="77777777" w:rsidR="00A31CA5" w:rsidRDefault="00A31CA5" w:rsidP="00BC6081">
            <w:pPr>
              <w:pStyle w:val="CopticVersemulti-line"/>
            </w:pPr>
            <w:r w:rsidRPr="00BC6081">
              <w:t>ϣⲁ ⲛⲓⲙⲁⲑⲏⲧⲏⲥ</w:t>
            </w:r>
          </w:p>
          <w:p w14:paraId="0FF9C0DD" w14:textId="77777777" w:rsidR="00A31CA5" w:rsidRDefault="00A31CA5" w:rsidP="00BC6081">
            <w:pPr>
              <w:pStyle w:val="CopticVersemulti-line"/>
            </w:pPr>
            <w:r w:rsidRPr="00BC6081">
              <w:t>ⲡⲉϫⲁⲥ ϫⲉ ⲁⲓⲛⲁⲩ ⲉ̀Ⲡⲟ̅ⲥ̅</w:t>
            </w:r>
          </w:p>
          <w:p w14:paraId="7B6884DF" w14:textId="77777777" w:rsidR="00A31CA5" w:rsidRDefault="00A31CA5" w:rsidP="00BC6081">
            <w:pPr>
              <w:pStyle w:val="CopticVerse"/>
            </w:pPr>
            <w:r w:rsidRPr="00BC6081">
              <w:t>ⲟⲩⲟϩ ⲛⲁⲓ ⲡⲉⲧⲁϥϫⲟⲧⲟⲩ ⲛⲁⲥ</w:t>
            </w:r>
          </w:p>
        </w:tc>
      </w:tr>
    </w:tbl>
    <w:p w14:paraId="66B9D0EF" w14:textId="77777777" w:rsidR="00DC3A65" w:rsidRDefault="00042E9B" w:rsidP="00A31CA5">
      <w:pPr>
        <w:pStyle w:val="Heading6"/>
      </w:pPr>
      <w:bookmarkStart w:id="511" w:name="_Toc298445783"/>
      <w:bookmarkStart w:id="512" w:name="_Toc298681268"/>
      <w:bookmarkStart w:id="513" w:name="_Toc298447508"/>
      <w:r>
        <w:t>Part Eighteen</w:t>
      </w:r>
      <w:bookmarkEnd w:id="511"/>
      <w:bookmarkEnd w:id="512"/>
      <w:bookmarkEnd w:id="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1FD13561" w14:textId="77777777" w:rsidTr="00042E9B">
        <w:trPr>
          <w:cantSplit/>
          <w:jc w:val="center"/>
        </w:trPr>
        <w:tc>
          <w:tcPr>
            <w:tcW w:w="288" w:type="dxa"/>
          </w:tcPr>
          <w:p w14:paraId="0191495A" w14:textId="77777777" w:rsidR="00A31CA5" w:rsidRDefault="00A31CA5" w:rsidP="00042E9B">
            <w:pPr>
              <w:pStyle w:val="CopticCross"/>
            </w:pPr>
          </w:p>
        </w:tc>
        <w:tc>
          <w:tcPr>
            <w:tcW w:w="3960" w:type="dxa"/>
          </w:tcPr>
          <w:p w14:paraId="3DB7C415" w14:textId="77777777" w:rsidR="00A31CA5" w:rsidRDefault="00A31CA5" w:rsidP="00EB661B">
            <w:pPr>
              <w:pStyle w:val="EngHang"/>
            </w:pPr>
            <w:r>
              <w:t xml:space="preserve">The </w:t>
            </w:r>
            <w:commentRangeStart w:id="514"/>
            <w:r>
              <w:t>care</w:t>
            </w:r>
            <w:commentRangeEnd w:id="514"/>
            <w:r>
              <w:rPr>
                <w:rStyle w:val="CommentReference"/>
                <w:rFonts w:eastAsiaTheme="minorHAnsi" w:cstheme="minorBidi"/>
                <w:color w:val="auto"/>
                <w:lang w:val="en-CA"/>
              </w:rPr>
              <w:commentReference w:id="514"/>
            </w:r>
          </w:p>
          <w:p w14:paraId="4DEA30EC" w14:textId="77777777" w:rsidR="00A31CA5" w:rsidRDefault="00A31CA5" w:rsidP="00EB661B">
            <w:pPr>
              <w:pStyle w:val="EngHang"/>
            </w:pPr>
            <w:r>
              <w:t>Of St. Mary</w:t>
            </w:r>
          </w:p>
          <w:p w14:paraId="2C63A421" w14:textId="77777777" w:rsidR="00A31CA5" w:rsidRDefault="00A31CA5" w:rsidP="00EB661B">
            <w:pPr>
              <w:pStyle w:val="EngHang"/>
            </w:pPr>
            <w:r>
              <w:t>Magdalene</w:t>
            </w:r>
          </w:p>
          <w:p w14:paraId="059C4A07" w14:textId="77777777" w:rsidR="00A31CA5" w:rsidRPr="001A0083" w:rsidRDefault="00A31CA5" w:rsidP="00EB661B">
            <w:pPr>
              <w:pStyle w:val="EngHangEnd"/>
            </w:pPr>
            <w:r>
              <w:t>Was truly good.</w:t>
            </w:r>
          </w:p>
        </w:tc>
        <w:tc>
          <w:tcPr>
            <w:tcW w:w="288" w:type="dxa"/>
          </w:tcPr>
          <w:p w14:paraId="57D09F52" w14:textId="77777777" w:rsidR="00A31CA5" w:rsidRDefault="00A31CA5" w:rsidP="00042E9B"/>
        </w:tc>
        <w:tc>
          <w:tcPr>
            <w:tcW w:w="288" w:type="dxa"/>
          </w:tcPr>
          <w:p w14:paraId="797CF024" w14:textId="77777777" w:rsidR="00A31CA5" w:rsidRDefault="00A31CA5" w:rsidP="00042E9B">
            <w:pPr>
              <w:pStyle w:val="CopticCross"/>
            </w:pPr>
          </w:p>
        </w:tc>
        <w:tc>
          <w:tcPr>
            <w:tcW w:w="3960" w:type="dxa"/>
          </w:tcPr>
          <w:p w14:paraId="49158FBC" w14:textId="77777777" w:rsidR="00A31CA5" w:rsidRDefault="00A31CA5" w:rsidP="00BC6081">
            <w:pPr>
              <w:pStyle w:val="CopticVersemulti-line"/>
            </w:pPr>
            <w:r w:rsidRPr="00BC6081">
              <w:t>Ⲕⲁⲗⲱⲥ ϧⲉⲛ ⲟⲩⲙⲉⲑⲙⲏⲓ</w:t>
            </w:r>
          </w:p>
          <w:p w14:paraId="5B380679" w14:textId="77777777" w:rsidR="00A31CA5" w:rsidRDefault="00A31CA5" w:rsidP="00BC6081">
            <w:pPr>
              <w:pStyle w:val="CopticVersemulti-line"/>
            </w:pPr>
            <w:r w:rsidRPr="00BC6081">
              <w:t>ⲁⲥϣⲱⲡⲓ ϧⲉⲛ ⲟⲩϥⲓⲣⲱⲟⲩϣ</w:t>
            </w:r>
          </w:p>
          <w:p w14:paraId="0F5D2E5F" w14:textId="77777777" w:rsidR="00A31CA5" w:rsidRDefault="00A31CA5" w:rsidP="00BC6081">
            <w:pPr>
              <w:pStyle w:val="CopticVersemulti-line"/>
            </w:pPr>
            <w:r w:rsidRPr="00BC6081">
              <w:t>ⲛ̀ϫⲉ ⲑⲏⲉ̅ⲑ̅ⲩ Ⲙⲁⲣⲓⲁ</w:t>
            </w:r>
          </w:p>
          <w:p w14:paraId="04C8A0E5" w14:textId="77777777" w:rsidR="00A31CA5" w:rsidRDefault="00A31CA5" w:rsidP="009F7FB6">
            <w:pPr>
              <w:pStyle w:val="CopticVerse"/>
            </w:pPr>
            <w:r w:rsidRPr="00BC6081">
              <w:t>ϯⲙⲁⲅⲇⲁⲗⲓⲛⲏ</w:t>
            </w:r>
          </w:p>
        </w:tc>
      </w:tr>
      <w:tr w:rsidR="00A31CA5" w14:paraId="1E959C45" w14:textId="77777777" w:rsidTr="00042E9B">
        <w:trPr>
          <w:cantSplit/>
          <w:jc w:val="center"/>
        </w:trPr>
        <w:tc>
          <w:tcPr>
            <w:tcW w:w="288" w:type="dxa"/>
          </w:tcPr>
          <w:p w14:paraId="37F988F4" w14:textId="77777777" w:rsidR="00A31CA5" w:rsidRDefault="00A31CA5" w:rsidP="00042E9B">
            <w:pPr>
              <w:pStyle w:val="CopticCross"/>
            </w:pPr>
            <w:r w:rsidRPr="00FB5ACB">
              <w:lastRenderedPageBreak/>
              <w:t>¿</w:t>
            </w:r>
          </w:p>
        </w:tc>
        <w:tc>
          <w:tcPr>
            <w:tcW w:w="3960" w:type="dxa"/>
          </w:tcPr>
          <w:p w14:paraId="7B07D3C0" w14:textId="77777777" w:rsidR="00A31CA5" w:rsidRPr="007425E1" w:rsidRDefault="00A31CA5" w:rsidP="00EB661B">
            <w:pPr>
              <w:pStyle w:val="EngHang"/>
            </w:pPr>
            <w:r w:rsidRPr="007425E1">
              <w:t>She came to the tomb,</w:t>
            </w:r>
          </w:p>
          <w:p w14:paraId="76536827" w14:textId="77777777" w:rsidR="00A31CA5" w:rsidRPr="007425E1" w:rsidRDefault="00A31CA5" w:rsidP="00EB661B">
            <w:pPr>
              <w:pStyle w:val="EngHang"/>
            </w:pPr>
            <w:r w:rsidRPr="007425E1">
              <w:t xml:space="preserve">On the </w:t>
            </w:r>
            <w:commentRangeStart w:id="515"/>
            <w:r w:rsidRPr="007425E1">
              <w:t xml:space="preserve">Sabbath </w:t>
            </w:r>
            <w:commentRangeEnd w:id="515"/>
            <w:r>
              <w:rPr>
                <w:rStyle w:val="CommentReference"/>
                <w:rFonts w:eastAsiaTheme="minorHAnsi" w:cstheme="minorBidi"/>
                <w:color w:val="auto"/>
                <w:lang w:val="en-CA"/>
              </w:rPr>
              <w:commentReference w:id="515"/>
            </w:r>
            <w:r w:rsidRPr="007425E1">
              <w:t>day,</w:t>
            </w:r>
          </w:p>
          <w:p w14:paraId="78CFA6A9" w14:textId="77777777" w:rsidR="00A31CA5" w:rsidRPr="007425E1" w:rsidRDefault="00A31CA5" w:rsidP="00EB661B">
            <w:pPr>
              <w:pStyle w:val="EngHang"/>
            </w:pPr>
            <w:r>
              <w:t>Zealously</w:t>
            </w:r>
            <w:r w:rsidRPr="007425E1">
              <w:t xml:space="preserve"> </w:t>
            </w:r>
            <w:r>
              <w:t>seeking</w:t>
            </w:r>
            <w:r w:rsidRPr="007425E1">
              <w:t>,</w:t>
            </w:r>
          </w:p>
          <w:p w14:paraId="5139A365" w14:textId="77777777" w:rsidR="00A31CA5" w:rsidRPr="001A0083" w:rsidRDefault="00A31CA5" w:rsidP="00EB661B">
            <w:pPr>
              <w:pStyle w:val="EngHangEnd"/>
            </w:pPr>
            <w:r w:rsidRPr="007425E1">
              <w:t>The Resurrection of the Lord.</w:t>
            </w:r>
          </w:p>
        </w:tc>
        <w:tc>
          <w:tcPr>
            <w:tcW w:w="288" w:type="dxa"/>
          </w:tcPr>
          <w:p w14:paraId="2B3E393A" w14:textId="77777777" w:rsidR="00A31CA5" w:rsidRDefault="00A31CA5" w:rsidP="00042E9B"/>
        </w:tc>
        <w:tc>
          <w:tcPr>
            <w:tcW w:w="288" w:type="dxa"/>
          </w:tcPr>
          <w:p w14:paraId="0D263041" w14:textId="77777777" w:rsidR="00A31CA5" w:rsidRDefault="00A31CA5" w:rsidP="00042E9B">
            <w:pPr>
              <w:pStyle w:val="CopticCross"/>
            </w:pPr>
            <w:r w:rsidRPr="00FB5ACB">
              <w:t>¿</w:t>
            </w:r>
          </w:p>
        </w:tc>
        <w:tc>
          <w:tcPr>
            <w:tcW w:w="3960" w:type="dxa"/>
          </w:tcPr>
          <w:p w14:paraId="0D15DA59" w14:textId="77777777" w:rsidR="00A31CA5" w:rsidRDefault="00A31CA5" w:rsidP="00BC6081">
            <w:pPr>
              <w:pStyle w:val="CopticVersemulti-line"/>
            </w:pPr>
            <w:r w:rsidRPr="009F7FB6">
              <w:t>Ⲁⲥⲓ̀ ⲉ̀ⲡⲓⲙ̀ϩⲁⲩ</w:t>
            </w:r>
          </w:p>
          <w:p w14:paraId="1A664CAB" w14:textId="77777777" w:rsidR="00A31CA5" w:rsidRDefault="00A31CA5" w:rsidP="00BC6081">
            <w:pPr>
              <w:pStyle w:val="CopticVersemulti-line"/>
            </w:pPr>
            <w:r w:rsidRPr="009F7FB6">
              <w:t>ϧⲉⲛ ⲫ̀ⲟⲩⲁⲓ ⲛ̀ⲧⲉ ⲛⲓⲥⲁⲃⲃⲁⲧⲟⲛ</w:t>
            </w:r>
          </w:p>
          <w:p w14:paraId="619808C5" w14:textId="77777777" w:rsidR="00A31CA5" w:rsidRDefault="00A31CA5" w:rsidP="00BC6081">
            <w:pPr>
              <w:pStyle w:val="CopticVersemulti-line"/>
            </w:pPr>
            <w:r w:rsidRPr="009F7FB6">
              <w:t>ⲁⲥⲕⲱϯ ϧⲉⲛ ⲟⲩⲥ̀ⲡⲟⲩⲇⲏ</w:t>
            </w:r>
          </w:p>
          <w:p w14:paraId="209566CD" w14:textId="77777777" w:rsidR="00A31CA5" w:rsidRDefault="00A31CA5" w:rsidP="009F7FB6">
            <w:pPr>
              <w:pStyle w:val="CopticVerse"/>
            </w:pPr>
            <w:r w:rsidRPr="009F7FB6">
              <w:t>ⲛ̀ⲥⲁ ⲧ̀ⲁ̀ⲛⲁⲥⲧⲁⲥⲓⲥ ⲙ̀Ⲡⲟ̅ⲥ̅</w:t>
            </w:r>
          </w:p>
        </w:tc>
      </w:tr>
      <w:tr w:rsidR="00A31CA5" w14:paraId="5EF3CE51" w14:textId="77777777" w:rsidTr="00042E9B">
        <w:trPr>
          <w:cantSplit/>
          <w:jc w:val="center"/>
        </w:trPr>
        <w:tc>
          <w:tcPr>
            <w:tcW w:w="288" w:type="dxa"/>
          </w:tcPr>
          <w:p w14:paraId="6C98B5B7" w14:textId="77777777" w:rsidR="00A31CA5" w:rsidRDefault="00A31CA5" w:rsidP="00042E9B">
            <w:pPr>
              <w:pStyle w:val="CopticCross"/>
            </w:pPr>
          </w:p>
        </w:tc>
        <w:tc>
          <w:tcPr>
            <w:tcW w:w="3960" w:type="dxa"/>
          </w:tcPr>
          <w:p w14:paraId="39802597" w14:textId="77777777" w:rsidR="00A31CA5" w:rsidRPr="007425E1" w:rsidRDefault="00A31CA5" w:rsidP="00EB661B">
            <w:pPr>
              <w:pStyle w:val="EngHang"/>
            </w:pPr>
            <w:r w:rsidRPr="007425E1">
              <w:t>She saw the Angel,</w:t>
            </w:r>
          </w:p>
          <w:p w14:paraId="042EF24B" w14:textId="77777777" w:rsidR="00A31CA5" w:rsidRPr="007425E1" w:rsidRDefault="00A31CA5" w:rsidP="00EB661B">
            <w:pPr>
              <w:pStyle w:val="EngHang"/>
            </w:pPr>
            <w:r w:rsidRPr="007425E1">
              <w:t>Sitting on the stone,</w:t>
            </w:r>
          </w:p>
          <w:p w14:paraId="1811D1F5" w14:textId="77777777" w:rsidR="00A31CA5" w:rsidRPr="007425E1" w:rsidRDefault="00A31CA5" w:rsidP="00EB661B">
            <w:pPr>
              <w:pStyle w:val="EngHang"/>
            </w:pPr>
            <w:r w:rsidRPr="007425E1">
              <w:t>Proclaiming and saying,</w:t>
            </w:r>
          </w:p>
          <w:p w14:paraId="7EB06C02" w14:textId="77777777" w:rsidR="00A31CA5" w:rsidRPr="00195761" w:rsidRDefault="00A31CA5" w:rsidP="00EB661B">
            <w:pPr>
              <w:pStyle w:val="EngHangEnd"/>
              <w:rPr>
                <w:szCs w:val="22"/>
              </w:rPr>
            </w:pPr>
            <w:r w:rsidRPr="007425E1">
              <w:t>“He is Risen, He is not here!”</w:t>
            </w:r>
          </w:p>
        </w:tc>
        <w:tc>
          <w:tcPr>
            <w:tcW w:w="288" w:type="dxa"/>
          </w:tcPr>
          <w:p w14:paraId="512C77EB" w14:textId="77777777" w:rsidR="00A31CA5" w:rsidRDefault="00A31CA5" w:rsidP="00042E9B"/>
        </w:tc>
        <w:tc>
          <w:tcPr>
            <w:tcW w:w="288" w:type="dxa"/>
          </w:tcPr>
          <w:p w14:paraId="3201617E" w14:textId="77777777" w:rsidR="00A31CA5" w:rsidRDefault="00A31CA5" w:rsidP="00042E9B">
            <w:pPr>
              <w:pStyle w:val="CopticCross"/>
            </w:pPr>
          </w:p>
        </w:tc>
        <w:tc>
          <w:tcPr>
            <w:tcW w:w="3960" w:type="dxa"/>
          </w:tcPr>
          <w:p w14:paraId="7A05E08F" w14:textId="77777777" w:rsidR="00A31CA5" w:rsidRDefault="00A31CA5" w:rsidP="00BC6081">
            <w:pPr>
              <w:pStyle w:val="CopticVersemulti-line"/>
            </w:pPr>
            <w:r w:rsidRPr="009F7FB6">
              <w:t>Ⲁⲥⲛⲁⲩ ⲉ̀ⲡⲓⲁⲅⲅⲉⲗⲟⲥ</w:t>
            </w:r>
          </w:p>
          <w:p w14:paraId="4E84BA38" w14:textId="77777777" w:rsidR="00A31CA5" w:rsidRDefault="00A31CA5" w:rsidP="00BC6081">
            <w:pPr>
              <w:pStyle w:val="CopticVersemulti-line"/>
            </w:pPr>
            <w:r w:rsidRPr="009F7FB6">
              <w:t>ⲉϥϩⲉⲙⲥⲓ ϩⲓϫⲉⲛ ⲡⲓⲱ̀ⲛⲓ</w:t>
            </w:r>
          </w:p>
          <w:p w14:paraId="54E8E251" w14:textId="77777777" w:rsidR="00A31CA5" w:rsidRDefault="00A31CA5" w:rsidP="00BC6081">
            <w:pPr>
              <w:pStyle w:val="CopticVersemulti-line"/>
            </w:pPr>
            <w:r w:rsidRPr="009F7FB6">
              <w:t>ⲉϥⲱϣ ⲉ̀ⲃⲟⲗ ⲉϥϫⲱ ⲙ̀ⲙⲟⲥ</w:t>
            </w:r>
          </w:p>
          <w:p w14:paraId="053F0D74" w14:textId="77777777" w:rsidR="00A31CA5" w:rsidRDefault="00A31CA5" w:rsidP="009F7FB6">
            <w:pPr>
              <w:pStyle w:val="CopticVerse"/>
            </w:pPr>
            <w:r w:rsidRPr="009F7FB6">
              <w:t>ϫⲉ ⲁϥⲧⲱⲛϥ ϥ̀ⲭⲏ ⲙ̀ⲡⲁⲓⲙⲁ ⲁⲛ</w:t>
            </w:r>
          </w:p>
        </w:tc>
      </w:tr>
      <w:tr w:rsidR="00A31CA5" w14:paraId="0FB294CC" w14:textId="77777777" w:rsidTr="00042E9B">
        <w:trPr>
          <w:cantSplit/>
          <w:jc w:val="center"/>
        </w:trPr>
        <w:tc>
          <w:tcPr>
            <w:tcW w:w="288" w:type="dxa"/>
          </w:tcPr>
          <w:p w14:paraId="4A3ED596" w14:textId="77777777" w:rsidR="00A31CA5" w:rsidRDefault="00A31CA5" w:rsidP="00042E9B">
            <w:pPr>
              <w:pStyle w:val="CopticCross"/>
            </w:pPr>
            <w:r w:rsidRPr="00FB5ACB">
              <w:t>¿</w:t>
            </w:r>
          </w:p>
        </w:tc>
        <w:tc>
          <w:tcPr>
            <w:tcW w:w="3960" w:type="dxa"/>
          </w:tcPr>
          <w:p w14:paraId="6794C55D" w14:textId="77777777" w:rsidR="00A31CA5" w:rsidRPr="007425E1" w:rsidRDefault="00A31CA5" w:rsidP="00EB661B">
            <w:pPr>
              <w:pStyle w:val="EngHang"/>
            </w:pPr>
            <w:r>
              <w:t>Therefore</w:t>
            </w:r>
            <w:r w:rsidRPr="007425E1">
              <w:t xml:space="preserve"> we glorify Him,</w:t>
            </w:r>
          </w:p>
          <w:p w14:paraId="516473E0" w14:textId="77777777" w:rsidR="00A31CA5" w:rsidRPr="007425E1" w:rsidRDefault="00A31CA5" w:rsidP="00EB661B">
            <w:pPr>
              <w:pStyle w:val="EngHang"/>
            </w:pPr>
            <w:r w:rsidRPr="007425E1">
              <w:t>Proclaiming and saying,</w:t>
            </w:r>
          </w:p>
          <w:p w14:paraId="15BE3238" w14:textId="77777777" w:rsidR="00A31CA5" w:rsidRPr="007425E1" w:rsidRDefault="00A31CA5" w:rsidP="00EB661B">
            <w:pPr>
              <w:pStyle w:val="EngHang"/>
            </w:pPr>
            <w:r w:rsidRPr="007425E1">
              <w:t xml:space="preserve">“Blessed </w:t>
            </w:r>
            <w:r w:rsidR="00C104A1">
              <w:t>are</w:t>
            </w:r>
            <w:r w:rsidRPr="007425E1">
              <w:t xml:space="preserve"> </w:t>
            </w:r>
            <w:r>
              <w:t>You</w:t>
            </w:r>
            <w:r w:rsidRPr="007425E1">
              <w:t xml:space="preserve"> O my Lord Jesus,</w:t>
            </w:r>
          </w:p>
          <w:p w14:paraId="3C9939A7" w14:textId="77777777" w:rsidR="00A31CA5" w:rsidRDefault="00A31CA5" w:rsidP="00EB661B">
            <w:pPr>
              <w:pStyle w:val="EngHangEnd"/>
            </w:pPr>
            <w:r w:rsidRPr="007425E1">
              <w:t xml:space="preserve">For </w:t>
            </w:r>
            <w:r>
              <w:t>You have</w:t>
            </w:r>
            <w:r w:rsidRPr="007425E1">
              <w:t xml:space="preserve"> risen and saved us.”</w:t>
            </w:r>
          </w:p>
        </w:tc>
        <w:tc>
          <w:tcPr>
            <w:tcW w:w="288" w:type="dxa"/>
          </w:tcPr>
          <w:p w14:paraId="5D45950E" w14:textId="77777777" w:rsidR="00A31CA5" w:rsidRDefault="00A31CA5" w:rsidP="00042E9B"/>
        </w:tc>
        <w:tc>
          <w:tcPr>
            <w:tcW w:w="288" w:type="dxa"/>
          </w:tcPr>
          <w:p w14:paraId="51742EAC" w14:textId="77777777" w:rsidR="00A31CA5" w:rsidRDefault="00A31CA5" w:rsidP="00042E9B">
            <w:pPr>
              <w:pStyle w:val="CopticCross"/>
            </w:pPr>
            <w:r w:rsidRPr="00FB5ACB">
              <w:t>¿</w:t>
            </w:r>
          </w:p>
        </w:tc>
        <w:tc>
          <w:tcPr>
            <w:tcW w:w="3960" w:type="dxa"/>
          </w:tcPr>
          <w:p w14:paraId="712F6E99" w14:textId="77777777" w:rsidR="00A31CA5" w:rsidRDefault="00A31CA5" w:rsidP="00BC6081">
            <w:pPr>
              <w:pStyle w:val="CopticVersemulti-line"/>
            </w:pPr>
            <w:r w:rsidRPr="009F7FB6">
              <w:t>Ⲉⲑⲃⲉ ⲫⲁⲓ ⲧⲉⲛϯⲱ̀ⲟⲩ ⲛⲁϥ</w:t>
            </w:r>
          </w:p>
          <w:p w14:paraId="43B2D5EC" w14:textId="77777777" w:rsidR="00A31CA5" w:rsidRDefault="00A31CA5" w:rsidP="00BC6081">
            <w:pPr>
              <w:pStyle w:val="CopticVersemulti-line"/>
            </w:pPr>
            <w:r w:rsidRPr="009F7FB6">
              <w:t>ⲉⲛⲱϣ ⲉ̀ⲃⲟⲗ ⲉⲛϫⲱ ⲙ̀ⲙⲟⲥ</w:t>
            </w:r>
          </w:p>
          <w:p w14:paraId="3EC59FC4" w14:textId="77777777" w:rsidR="00A31CA5" w:rsidRDefault="00A31CA5" w:rsidP="00BC6081">
            <w:pPr>
              <w:pStyle w:val="CopticVersemulti-line"/>
            </w:pPr>
            <w:r w:rsidRPr="009F7FB6">
              <w:t>ϫⲉ ⲕ̀ⲥ̀ⲙⲁⲣⲱⲟⲩⲧ ⲱ̀ Ⲡⲁⲟ̅ⲥ̅ Ⲓⲏ̅ⲥ</w:t>
            </w:r>
          </w:p>
          <w:p w14:paraId="3E8F04A9" w14:textId="77777777" w:rsidR="00A31CA5" w:rsidRDefault="00A31CA5" w:rsidP="00BC6081">
            <w:pPr>
              <w:pStyle w:val="CopticVersemulti-line"/>
            </w:pPr>
            <w:r w:rsidRPr="009F7FB6">
              <w:t>ϫⲉ ⲁⲕⲧⲱⲛⲕ ⲁⲕⲥⲱϯ ⲙ̀ⲙⲟⲛ</w:t>
            </w:r>
          </w:p>
        </w:tc>
      </w:tr>
    </w:tbl>
    <w:p w14:paraId="510321F0" w14:textId="77777777" w:rsidR="00A31CA5" w:rsidRDefault="00A31CA5" w:rsidP="00A31CA5">
      <w:pPr>
        <w:pStyle w:val="Rubric"/>
      </w:pPr>
      <w:bookmarkStart w:id="516" w:name="_Toc298445784"/>
      <w:bookmarkStart w:id="517" w:name="_Toc298681269"/>
      <w:bookmarkStart w:id="518" w:name="_Toc298447509"/>
      <w:bookmarkStart w:id="519" w:name="_Ref299212037"/>
      <w:bookmarkStart w:id="520" w:name="_Ref299212071"/>
      <w:bookmarkStart w:id="521" w:name="_Toc308441907"/>
      <w:r>
        <w:t>The Antiphonarium is read.</w:t>
      </w:r>
    </w:p>
    <w:p w14:paraId="0039C723" w14:textId="77777777" w:rsidR="00042E9B" w:rsidRDefault="00042E9B" w:rsidP="00FB5E62">
      <w:pPr>
        <w:pStyle w:val="Heading5"/>
      </w:pPr>
      <w:bookmarkStart w:id="522" w:name="_Ref434564976"/>
      <w:r>
        <w:t>The Conclusion of the Adam Theotokias</w:t>
      </w:r>
      <w:bookmarkEnd w:id="516"/>
      <w:bookmarkEnd w:id="517"/>
      <w:bookmarkEnd w:id="518"/>
      <w:bookmarkEnd w:id="519"/>
      <w:bookmarkEnd w:id="520"/>
      <w:bookmarkEnd w:id="521"/>
      <w:bookmarkEnd w:id="5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31CA5" w14:paraId="781A29BF" w14:textId="77777777" w:rsidTr="006458F1">
        <w:trPr>
          <w:cantSplit/>
          <w:jc w:val="center"/>
        </w:trPr>
        <w:tc>
          <w:tcPr>
            <w:tcW w:w="288" w:type="dxa"/>
          </w:tcPr>
          <w:p w14:paraId="4399401D" w14:textId="77777777" w:rsidR="00A31CA5" w:rsidRDefault="00A31CA5" w:rsidP="00042E9B">
            <w:pPr>
              <w:pStyle w:val="CopticCross"/>
            </w:pPr>
          </w:p>
        </w:tc>
        <w:tc>
          <w:tcPr>
            <w:tcW w:w="3960" w:type="dxa"/>
          </w:tcPr>
          <w:p w14:paraId="693D6D6E" w14:textId="77777777" w:rsidR="00A31CA5" w:rsidRPr="007425E1" w:rsidRDefault="00A31CA5" w:rsidP="00EB661B">
            <w:pPr>
              <w:pStyle w:val="EngHang"/>
              <w:rPr>
                <w:rFonts w:eastAsiaTheme="minorHAnsi"/>
              </w:rPr>
            </w:pPr>
            <w:r>
              <w:rPr>
                <w:rFonts w:eastAsiaTheme="minorHAnsi"/>
              </w:rPr>
              <w:t>Your</w:t>
            </w:r>
            <w:r w:rsidRPr="007425E1">
              <w:rPr>
                <w:rFonts w:eastAsiaTheme="minorHAnsi"/>
              </w:rPr>
              <w:t xml:space="preserve"> mercies, O my God,</w:t>
            </w:r>
          </w:p>
          <w:p w14:paraId="749BF577" w14:textId="77777777" w:rsidR="00A31CA5" w:rsidRPr="007425E1" w:rsidRDefault="00A31CA5" w:rsidP="00EB661B">
            <w:pPr>
              <w:pStyle w:val="EngHang"/>
              <w:rPr>
                <w:rFonts w:eastAsiaTheme="minorHAnsi"/>
              </w:rPr>
            </w:pPr>
            <w:r w:rsidRPr="007425E1">
              <w:rPr>
                <w:rFonts w:eastAsiaTheme="minorHAnsi"/>
              </w:rPr>
              <w:t>Are countless,</w:t>
            </w:r>
          </w:p>
          <w:p w14:paraId="1E24D4A3"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05FE352E" w14:textId="77777777" w:rsidR="00A31CA5" w:rsidRPr="001A0083" w:rsidRDefault="00A31CA5" w:rsidP="00EB661B">
            <w:pPr>
              <w:pStyle w:val="EngHangEnd"/>
            </w:pPr>
            <w:r w:rsidRPr="007425E1">
              <w:rPr>
                <w:rFonts w:eastAsiaTheme="minorHAnsi"/>
              </w:rPr>
              <w:t xml:space="preserve">Are </w:t>
            </w:r>
            <w:commentRangeStart w:id="523"/>
            <w:r w:rsidRPr="007425E1">
              <w:rPr>
                <w:rFonts w:eastAsiaTheme="minorHAnsi"/>
              </w:rPr>
              <w:t xml:space="preserve">too </w:t>
            </w:r>
            <w:commentRangeEnd w:id="523"/>
            <w:r>
              <w:rPr>
                <w:rStyle w:val="CommentReference"/>
                <w:rFonts w:eastAsiaTheme="minorHAnsi" w:cstheme="minorBidi"/>
                <w:color w:val="auto"/>
                <w:lang w:val="en-CA"/>
              </w:rPr>
              <w:commentReference w:id="523"/>
            </w:r>
            <w:r w:rsidRPr="007425E1">
              <w:rPr>
                <w:rFonts w:eastAsiaTheme="minorHAnsi"/>
              </w:rPr>
              <w:t>plenteous.</w:t>
            </w:r>
          </w:p>
        </w:tc>
        <w:tc>
          <w:tcPr>
            <w:tcW w:w="288" w:type="dxa"/>
          </w:tcPr>
          <w:p w14:paraId="044ACF86" w14:textId="77777777" w:rsidR="00A31CA5" w:rsidRDefault="00A31CA5" w:rsidP="00042E9B"/>
        </w:tc>
        <w:tc>
          <w:tcPr>
            <w:tcW w:w="288" w:type="dxa"/>
          </w:tcPr>
          <w:p w14:paraId="450808CB" w14:textId="77777777" w:rsidR="00A31CA5" w:rsidRDefault="00A31CA5" w:rsidP="00042E9B">
            <w:pPr>
              <w:pStyle w:val="CopticCross"/>
            </w:pPr>
          </w:p>
        </w:tc>
        <w:tc>
          <w:tcPr>
            <w:tcW w:w="3960" w:type="dxa"/>
          </w:tcPr>
          <w:p w14:paraId="604627AA" w14:textId="77777777" w:rsidR="00A31CA5" w:rsidRDefault="00A31CA5" w:rsidP="007E5EC8">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7E6C8F61" w14:textId="77777777" w:rsidR="00A31CA5" w:rsidRDefault="00A31CA5" w:rsidP="007E5EC8">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25C56849" w14:textId="77777777" w:rsidR="00A31CA5" w:rsidRDefault="00A31CA5" w:rsidP="007E5EC8">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213E8FAA" w14:textId="77777777" w:rsidR="00A31CA5" w:rsidRDefault="00A31CA5" w:rsidP="007E5EC8">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A31CA5" w14:paraId="0DA83507" w14:textId="77777777" w:rsidTr="006458F1">
        <w:trPr>
          <w:cantSplit/>
          <w:jc w:val="center"/>
        </w:trPr>
        <w:tc>
          <w:tcPr>
            <w:tcW w:w="288" w:type="dxa"/>
          </w:tcPr>
          <w:p w14:paraId="1EC07F0C" w14:textId="77777777" w:rsidR="00A31CA5" w:rsidRDefault="00A31CA5" w:rsidP="00042E9B">
            <w:pPr>
              <w:pStyle w:val="CopticCross"/>
            </w:pPr>
            <w:r w:rsidRPr="00FB5ACB">
              <w:t>¿</w:t>
            </w:r>
          </w:p>
        </w:tc>
        <w:tc>
          <w:tcPr>
            <w:tcW w:w="3960" w:type="dxa"/>
          </w:tcPr>
          <w:p w14:paraId="59D6B02C" w14:textId="77777777" w:rsidR="00A31CA5" w:rsidRPr="007425E1" w:rsidRDefault="00A31CA5" w:rsidP="00EB661B">
            <w:pPr>
              <w:pStyle w:val="EngHang"/>
              <w:rPr>
                <w:rFonts w:eastAsiaTheme="minorHAnsi"/>
              </w:rPr>
            </w:pPr>
            <w:r w:rsidRPr="007425E1">
              <w:rPr>
                <w:rFonts w:eastAsiaTheme="minorHAnsi"/>
              </w:rPr>
              <w:t>All the rain drops</w:t>
            </w:r>
          </w:p>
          <w:p w14:paraId="1C316666" w14:textId="77777777" w:rsidR="00A31CA5" w:rsidRPr="007425E1" w:rsidRDefault="00A31CA5" w:rsidP="00EB661B">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2E320570" w14:textId="77777777" w:rsidR="00A31CA5" w:rsidRPr="007425E1" w:rsidRDefault="00A31CA5" w:rsidP="00EB661B">
            <w:pPr>
              <w:pStyle w:val="EngHang"/>
              <w:rPr>
                <w:rFonts w:eastAsiaTheme="minorHAnsi"/>
              </w:rPr>
            </w:pPr>
            <w:r w:rsidRPr="007425E1">
              <w:rPr>
                <w:rFonts w:eastAsiaTheme="minorHAnsi"/>
              </w:rPr>
              <w:t xml:space="preserve">And the sand of the sea </w:t>
            </w:r>
          </w:p>
          <w:p w14:paraId="50075DDF" w14:textId="77777777" w:rsidR="00A31CA5" w:rsidRPr="001A0083" w:rsidRDefault="00A31CA5" w:rsidP="00EB661B">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45A91917" w14:textId="77777777" w:rsidR="00A31CA5" w:rsidRDefault="00A31CA5" w:rsidP="00042E9B"/>
        </w:tc>
        <w:tc>
          <w:tcPr>
            <w:tcW w:w="288" w:type="dxa"/>
          </w:tcPr>
          <w:p w14:paraId="03346279" w14:textId="77777777" w:rsidR="00A31CA5" w:rsidRDefault="00A31CA5" w:rsidP="00042E9B">
            <w:pPr>
              <w:pStyle w:val="CopticCross"/>
            </w:pPr>
            <w:r w:rsidRPr="00FB5ACB">
              <w:t>¿</w:t>
            </w:r>
          </w:p>
        </w:tc>
        <w:tc>
          <w:tcPr>
            <w:tcW w:w="3960" w:type="dxa"/>
          </w:tcPr>
          <w:p w14:paraId="0BB26AA4" w14:textId="77777777" w:rsidR="00A31CA5" w:rsidRDefault="00A31CA5" w:rsidP="007E5EC8">
            <w:pPr>
              <w:pStyle w:val="CopticVersemulti-line"/>
            </w:pPr>
            <w:r w:rsidRPr="007E5EC8">
              <w:t>Ⲛⲓⲧⲉⲗⲧⲓⲗⲏ ⲙ̀ⲙⲟⲩⲛϩⲱⲟⲩ</w:t>
            </w:r>
          </w:p>
          <w:p w14:paraId="56B1CF46" w14:textId="77777777" w:rsidR="00A31CA5" w:rsidRDefault="00A31CA5" w:rsidP="007E5EC8">
            <w:pPr>
              <w:pStyle w:val="CopticVersemulti-line"/>
            </w:pPr>
            <w:r w:rsidRPr="007E5EC8">
              <w:t>ⲥⲉⲏⲡⲓ ⲛ̀ⲧⲟⲧⲕ ⲧⲏⲣⲟⲩ</w:t>
            </w:r>
          </w:p>
          <w:p w14:paraId="7E699C04" w14:textId="77777777" w:rsidR="00A31CA5" w:rsidRDefault="00A31CA5" w:rsidP="007E5EC8">
            <w:pPr>
              <w:pStyle w:val="CopticVersemulti-line"/>
            </w:pPr>
            <w:r w:rsidRPr="007E5EC8">
              <w:t>ⲡⲓⲕⲉϣⲱ ⲛ̀ⲧⲉ ⲫ̀ⲓⲟⲙ</w:t>
            </w:r>
          </w:p>
          <w:p w14:paraId="34933014" w14:textId="77777777" w:rsidR="00A31CA5" w:rsidRDefault="00A31CA5" w:rsidP="007E5EC8">
            <w:pPr>
              <w:pStyle w:val="CopticVersemulti-line"/>
            </w:pPr>
            <w:r w:rsidRPr="007E5EC8">
              <w:t>ⲥⲉⲭⲏ ⲛⲁϩⲣⲉⲛ ⲛⲉⲕⲃⲁⲗ</w:t>
            </w:r>
          </w:p>
        </w:tc>
      </w:tr>
      <w:tr w:rsidR="00A31CA5" w14:paraId="09954087" w14:textId="77777777" w:rsidTr="006458F1">
        <w:trPr>
          <w:cantSplit/>
          <w:jc w:val="center"/>
        </w:trPr>
        <w:tc>
          <w:tcPr>
            <w:tcW w:w="288" w:type="dxa"/>
          </w:tcPr>
          <w:p w14:paraId="09070525" w14:textId="77777777" w:rsidR="00A31CA5" w:rsidRDefault="00A31CA5" w:rsidP="00042E9B">
            <w:pPr>
              <w:pStyle w:val="CopticCross"/>
            </w:pPr>
          </w:p>
        </w:tc>
        <w:tc>
          <w:tcPr>
            <w:tcW w:w="3960" w:type="dxa"/>
          </w:tcPr>
          <w:p w14:paraId="6D5D075F" w14:textId="77777777" w:rsidR="00A31CA5" w:rsidRPr="007425E1" w:rsidRDefault="00A31CA5" w:rsidP="00EB661B">
            <w:pPr>
              <w:pStyle w:val="EngHang"/>
              <w:rPr>
                <w:rFonts w:eastAsiaTheme="minorHAnsi"/>
              </w:rPr>
            </w:pPr>
            <w:r w:rsidRPr="007425E1">
              <w:rPr>
                <w:rFonts w:eastAsiaTheme="minorHAnsi"/>
              </w:rPr>
              <w:t>How much more are</w:t>
            </w:r>
          </w:p>
          <w:p w14:paraId="24F0CACA" w14:textId="77777777" w:rsidR="00A31CA5" w:rsidRPr="007425E1" w:rsidRDefault="00A31CA5" w:rsidP="00EB661B">
            <w:pPr>
              <w:pStyle w:val="EngHang"/>
              <w:rPr>
                <w:rFonts w:eastAsiaTheme="minorHAnsi"/>
              </w:rPr>
            </w:pPr>
            <w:r w:rsidRPr="007425E1">
              <w:rPr>
                <w:rFonts w:eastAsiaTheme="minorHAnsi"/>
              </w:rPr>
              <w:t>The sins of my soul</w:t>
            </w:r>
          </w:p>
          <w:p w14:paraId="44A063DA" w14:textId="77777777" w:rsidR="00A31CA5" w:rsidRPr="007425E1" w:rsidRDefault="00A31CA5" w:rsidP="00EB661B">
            <w:pPr>
              <w:pStyle w:val="EngHang"/>
              <w:rPr>
                <w:rFonts w:eastAsiaTheme="minorHAnsi"/>
              </w:rPr>
            </w:pPr>
            <w:r w:rsidRPr="007425E1">
              <w:rPr>
                <w:rFonts w:eastAsiaTheme="minorHAnsi"/>
              </w:rPr>
              <w:t>Manifest before</w:t>
            </w:r>
          </w:p>
          <w:p w14:paraId="58236C13" w14:textId="77777777" w:rsidR="00A31CA5" w:rsidRPr="00195761" w:rsidRDefault="00A31CA5" w:rsidP="00EB661B">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61F5F27C" w14:textId="77777777" w:rsidR="00A31CA5" w:rsidRDefault="00A31CA5" w:rsidP="00042E9B"/>
        </w:tc>
        <w:tc>
          <w:tcPr>
            <w:tcW w:w="288" w:type="dxa"/>
          </w:tcPr>
          <w:p w14:paraId="33647A3B" w14:textId="77777777" w:rsidR="00A31CA5" w:rsidRDefault="00A31CA5" w:rsidP="00042E9B">
            <w:pPr>
              <w:pStyle w:val="CopticCross"/>
            </w:pPr>
          </w:p>
        </w:tc>
        <w:tc>
          <w:tcPr>
            <w:tcW w:w="3960" w:type="dxa"/>
          </w:tcPr>
          <w:p w14:paraId="30B1F497" w14:textId="77777777" w:rsidR="00A31CA5" w:rsidRDefault="00A31CA5" w:rsidP="007E5EC8">
            <w:pPr>
              <w:pStyle w:val="CopticVersemulti-line"/>
            </w:pPr>
            <w:r w:rsidRPr="007E5EC8">
              <w:t>Ⲓⲉ ⲁⲩⲏⲣ ⲙⲁⲗⲗⲟⲛ</w:t>
            </w:r>
          </w:p>
          <w:p w14:paraId="3600FF73" w14:textId="77777777" w:rsidR="00A31CA5" w:rsidRDefault="00A31CA5" w:rsidP="007E5EC8">
            <w:pPr>
              <w:pStyle w:val="CopticVersemulti-line"/>
            </w:pPr>
            <w:r w:rsidRPr="007E5EC8">
              <w:t>ⲛⲓⲛⲟⲃⲓ ⲛ̀ⲧⲉ ⲧⲁⲯⲩⲭⲏ</w:t>
            </w:r>
          </w:p>
          <w:p w14:paraId="5F54BA43" w14:textId="77777777" w:rsidR="00A31CA5" w:rsidRDefault="00A31CA5" w:rsidP="007E5EC8">
            <w:pPr>
              <w:pStyle w:val="CopticVersemulti-line"/>
            </w:pPr>
            <w:r w:rsidRPr="007E5EC8">
              <w:t>ⲛⲁⲓ ⲉⲑⲟⲩⲱⲛϩ ⲉ̀ⲃⲟⲗ</w:t>
            </w:r>
          </w:p>
          <w:p w14:paraId="507A9439" w14:textId="77777777" w:rsidR="00A31CA5" w:rsidRDefault="00A31CA5" w:rsidP="007E5EC8">
            <w:pPr>
              <w:pStyle w:val="CopticVerse"/>
            </w:pPr>
            <w:r w:rsidRPr="007E5EC8">
              <w:t>ⲙ̀ⲡⲉⲕⲙ̀ⲑⲟ Ⲡⲁⲟ̅ⲥ̅</w:t>
            </w:r>
          </w:p>
        </w:tc>
      </w:tr>
      <w:tr w:rsidR="00A31CA5" w14:paraId="7EF1904B" w14:textId="77777777" w:rsidTr="006458F1">
        <w:trPr>
          <w:cantSplit/>
          <w:jc w:val="center"/>
        </w:trPr>
        <w:tc>
          <w:tcPr>
            <w:tcW w:w="288" w:type="dxa"/>
          </w:tcPr>
          <w:p w14:paraId="3DD92B26" w14:textId="77777777" w:rsidR="00A31CA5" w:rsidRDefault="00A31CA5" w:rsidP="00042E9B">
            <w:pPr>
              <w:pStyle w:val="CopticCross"/>
            </w:pPr>
            <w:r w:rsidRPr="00FB5ACB">
              <w:lastRenderedPageBreak/>
              <w:t>¿</w:t>
            </w:r>
          </w:p>
        </w:tc>
        <w:tc>
          <w:tcPr>
            <w:tcW w:w="3960" w:type="dxa"/>
          </w:tcPr>
          <w:p w14:paraId="4F591BCF" w14:textId="77777777" w:rsidR="00A31CA5" w:rsidRDefault="00A31CA5" w:rsidP="00EB661B">
            <w:pPr>
              <w:pStyle w:val="EngHang"/>
              <w:rPr>
                <w:rFonts w:eastAsiaTheme="minorHAnsi"/>
              </w:rPr>
            </w:pPr>
            <w:r>
              <w:rPr>
                <w:rFonts w:eastAsiaTheme="minorHAnsi"/>
              </w:rPr>
              <w:t>Do not remember, my Lord,</w:t>
            </w:r>
          </w:p>
          <w:p w14:paraId="288CA739" w14:textId="77777777" w:rsidR="00A31CA5" w:rsidRPr="007425E1" w:rsidRDefault="00A31CA5" w:rsidP="00EB661B">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36F7F313" w14:textId="77777777" w:rsidR="00A31CA5" w:rsidRPr="007425E1" w:rsidRDefault="00A31CA5" w:rsidP="00EB661B">
            <w:pPr>
              <w:pStyle w:val="EngHang"/>
              <w:rPr>
                <w:rFonts w:eastAsiaTheme="minorHAnsi"/>
              </w:rPr>
            </w:pPr>
            <w:r w:rsidRPr="007425E1">
              <w:rPr>
                <w:rFonts w:eastAsiaTheme="minorHAnsi"/>
              </w:rPr>
              <w:t xml:space="preserve">And </w:t>
            </w:r>
            <w:commentRangeStart w:id="524"/>
            <w:r w:rsidRPr="007425E1">
              <w:rPr>
                <w:rFonts w:eastAsiaTheme="minorHAnsi"/>
              </w:rPr>
              <w:t xml:space="preserve">count </w:t>
            </w:r>
            <w:commentRangeEnd w:id="524"/>
            <w:r>
              <w:rPr>
                <w:rStyle w:val="CommentReference"/>
                <w:rFonts w:eastAsiaTheme="minorHAnsi" w:cstheme="minorBidi"/>
                <w:color w:val="auto"/>
                <w:lang w:val="en-CA"/>
              </w:rPr>
              <w:commentReference w:id="524"/>
            </w:r>
            <w:r w:rsidRPr="007425E1">
              <w:rPr>
                <w:rFonts w:eastAsiaTheme="minorHAnsi"/>
              </w:rPr>
              <w:t>not</w:t>
            </w:r>
          </w:p>
          <w:p w14:paraId="6134F0AC" w14:textId="77777777" w:rsidR="00A31CA5" w:rsidRDefault="00A31CA5" w:rsidP="00EB661B">
            <w:pPr>
              <w:pStyle w:val="EngHangEnd"/>
            </w:pPr>
            <w:r w:rsidRPr="007425E1">
              <w:rPr>
                <w:rFonts w:eastAsiaTheme="minorHAnsi"/>
              </w:rPr>
              <w:t>My iniquities.</w:t>
            </w:r>
          </w:p>
        </w:tc>
        <w:tc>
          <w:tcPr>
            <w:tcW w:w="288" w:type="dxa"/>
          </w:tcPr>
          <w:p w14:paraId="4701EF58" w14:textId="77777777" w:rsidR="00A31CA5" w:rsidRDefault="00A31CA5" w:rsidP="00042E9B"/>
        </w:tc>
        <w:tc>
          <w:tcPr>
            <w:tcW w:w="288" w:type="dxa"/>
          </w:tcPr>
          <w:p w14:paraId="3047DC49" w14:textId="77777777" w:rsidR="00A31CA5" w:rsidRDefault="00A31CA5" w:rsidP="00042E9B">
            <w:pPr>
              <w:pStyle w:val="CopticCross"/>
            </w:pPr>
            <w:r w:rsidRPr="00FB5ACB">
              <w:t>¿</w:t>
            </w:r>
          </w:p>
        </w:tc>
        <w:tc>
          <w:tcPr>
            <w:tcW w:w="3960" w:type="dxa"/>
          </w:tcPr>
          <w:p w14:paraId="4FDAA3C7" w14:textId="77777777" w:rsidR="00A31CA5" w:rsidRDefault="00A31CA5" w:rsidP="007E5EC8">
            <w:pPr>
              <w:pStyle w:val="CopticVersemulti-line"/>
            </w:pPr>
            <w:r w:rsidRPr="007E5EC8">
              <w:t>Ⲛⲓⲛⲟⲃⲓ ⲉ̀ⲧⲁⲓⲁⲧⲟⲩ</w:t>
            </w:r>
          </w:p>
          <w:p w14:paraId="11C9D92B" w14:textId="77777777" w:rsidR="00A31CA5" w:rsidRDefault="00A31CA5" w:rsidP="007E5EC8">
            <w:pPr>
              <w:pStyle w:val="CopticVersemulti-line"/>
            </w:pPr>
            <w:r w:rsidRPr="007E5EC8">
              <w:t>Ⲡⲁⲟ̅ⲥ̅ ⲛ̀ⲛⲉⲕⲉⲣⲡⲟⲩⲙⲉⲩⲓ̀</w:t>
            </w:r>
          </w:p>
          <w:p w14:paraId="079D123A" w14:textId="77777777" w:rsidR="00A31CA5" w:rsidRDefault="00A31CA5" w:rsidP="007E5EC8">
            <w:pPr>
              <w:pStyle w:val="CopticVersemulti-line"/>
            </w:pPr>
            <w:r w:rsidRPr="007E5EC8">
              <w:t>ⲟⲩⲇⲉ ⲙ̀ⲡⲉⲣϯϩ̀ⲑⲏⲕ</w:t>
            </w:r>
          </w:p>
          <w:p w14:paraId="2FD0F91D" w14:textId="77777777" w:rsidR="00A31CA5" w:rsidRDefault="00A31CA5" w:rsidP="007E5EC8">
            <w:pPr>
              <w:pStyle w:val="CopticVersemulti-line"/>
            </w:pPr>
            <w:r w:rsidRPr="007E5EC8">
              <w:t>ⲉ̀ⲛⲁⲁ̀ⲛⲟⲙⲓⲁ̀</w:t>
            </w:r>
          </w:p>
        </w:tc>
      </w:tr>
      <w:tr w:rsidR="00A31CA5" w14:paraId="5799A130" w14:textId="77777777" w:rsidTr="006458F1">
        <w:trPr>
          <w:cantSplit/>
          <w:jc w:val="center"/>
        </w:trPr>
        <w:tc>
          <w:tcPr>
            <w:tcW w:w="288" w:type="dxa"/>
          </w:tcPr>
          <w:p w14:paraId="14398762" w14:textId="77777777" w:rsidR="00A31CA5" w:rsidRDefault="00A31CA5" w:rsidP="00042E9B">
            <w:pPr>
              <w:pStyle w:val="CopticCross"/>
            </w:pPr>
          </w:p>
        </w:tc>
        <w:tc>
          <w:tcPr>
            <w:tcW w:w="3960" w:type="dxa"/>
          </w:tcPr>
          <w:p w14:paraId="7E0B7112"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17FDC1C4" w14:textId="77777777" w:rsidR="00A31CA5" w:rsidRPr="007425E1" w:rsidRDefault="00A31CA5" w:rsidP="00EB661B">
            <w:pPr>
              <w:pStyle w:val="EngHang"/>
              <w:rPr>
                <w:rFonts w:eastAsiaTheme="minorHAnsi"/>
              </w:rPr>
            </w:pPr>
            <w:r>
              <w:rPr>
                <w:rFonts w:eastAsiaTheme="minorHAnsi"/>
              </w:rPr>
              <w:t>You have saved the adulteress</w:t>
            </w:r>
            <w:r w:rsidRPr="007425E1">
              <w:rPr>
                <w:rFonts w:eastAsiaTheme="minorHAnsi"/>
              </w:rPr>
              <w:t>,</w:t>
            </w:r>
          </w:p>
          <w:p w14:paraId="7CFF4A5A" w14:textId="77777777" w:rsidR="00A31CA5" w:rsidRPr="007425E1" w:rsidRDefault="00A31CA5" w:rsidP="00EB661B">
            <w:pPr>
              <w:pStyle w:val="EngHang"/>
              <w:rPr>
                <w:rFonts w:eastAsiaTheme="minorHAnsi"/>
              </w:rPr>
            </w:pPr>
            <w:r w:rsidRPr="007425E1">
              <w:rPr>
                <w:rFonts w:eastAsiaTheme="minorHAnsi"/>
              </w:rPr>
              <w:t xml:space="preserve">And </w:t>
            </w:r>
            <w:r>
              <w:rPr>
                <w:rFonts w:eastAsiaTheme="minorHAnsi"/>
              </w:rPr>
              <w:t>You have remembered</w:t>
            </w:r>
          </w:p>
          <w:p w14:paraId="68D449D7" w14:textId="77777777" w:rsidR="00A31CA5" w:rsidRPr="001A0083" w:rsidRDefault="00A31CA5" w:rsidP="00EB661B">
            <w:pPr>
              <w:pStyle w:val="EngHangEnd"/>
            </w:pPr>
            <w:r>
              <w:rPr>
                <w:rFonts w:eastAsiaTheme="minorHAnsi"/>
              </w:rPr>
              <w:t>The right hand thief</w:t>
            </w:r>
            <w:r w:rsidRPr="007425E1">
              <w:rPr>
                <w:rFonts w:eastAsiaTheme="minorHAnsi"/>
              </w:rPr>
              <w:t>.</w:t>
            </w:r>
          </w:p>
        </w:tc>
        <w:tc>
          <w:tcPr>
            <w:tcW w:w="288" w:type="dxa"/>
          </w:tcPr>
          <w:p w14:paraId="3321B3B8" w14:textId="77777777" w:rsidR="00A31CA5" w:rsidRDefault="00A31CA5" w:rsidP="00042E9B"/>
        </w:tc>
        <w:tc>
          <w:tcPr>
            <w:tcW w:w="288" w:type="dxa"/>
          </w:tcPr>
          <w:p w14:paraId="2EF861ED" w14:textId="77777777" w:rsidR="00A31CA5" w:rsidRDefault="00A31CA5" w:rsidP="00042E9B">
            <w:pPr>
              <w:pStyle w:val="CopticCross"/>
            </w:pPr>
          </w:p>
        </w:tc>
        <w:tc>
          <w:tcPr>
            <w:tcW w:w="3960" w:type="dxa"/>
          </w:tcPr>
          <w:p w14:paraId="09D190E6" w14:textId="77777777" w:rsidR="00A31CA5" w:rsidRDefault="00A31CA5" w:rsidP="007E5EC8">
            <w:pPr>
              <w:pStyle w:val="CopticVersemulti-line"/>
            </w:pPr>
            <w:r w:rsidRPr="007E5EC8">
              <w:t>Ϫⲉ ⲡⲓⲧⲉⲗⲱⲛⲏⲥ ⲁⲕⲥⲟⲧⲡϥ</w:t>
            </w:r>
          </w:p>
          <w:p w14:paraId="47B08C30" w14:textId="77777777" w:rsidR="00A31CA5" w:rsidRDefault="00A31CA5" w:rsidP="007E5EC8">
            <w:pPr>
              <w:pStyle w:val="CopticVersemulti-line"/>
            </w:pPr>
            <w:r w:rsidRPr="007E5EC8">
              <w:t>ϯⲡⲟⲣⲛⲏ ⲁⲕⲥⲱϯ ⲙ̀ⲙⲟⲥ</w:t>
            </w:r>
          </w:p>
          <w:p w14:paraId="5AFEF5F6" w14:textId="77777777" w:rsidR="00A31CA5" w:rsidRDefault="00A31CA5" w:rsidP="007E5EC8">
            <w:pPr>
              <w:pStyle w:val="CopticVersemulti-line"/>
            </w:pPr>
            <w:r w:rsidRPr="007E5EC8">
              <w:t>ⲡⲓⲥⲟⲛⲓ ⲉⲧⲥⲁⲟⲩⲓ̀ⲛⲁⲙ</w:t>
            </w:r>
          </w:p>
          <w:p w14:paraId="022EC71F" w14:textId="77777777" w:rsidR="00A31CA5" w:rsidRDefault="00A31CA5" w:rsidP="007E5EC8">
            <w:pPr>
              <w:pStyle w:val="CopticVerse"/>
            </w:pPr>
            <w:r w:rsidRPr="007E5EC8">
              <w:t>Ⲡⲁⲟ̅ⲥ̅ ⲁⲕⲉⲣⲡⲉϥⲙⲉⲩⲓ̀</w:t>
            </w:r>
          </w:p>
        </w:tc>
      </w:tr>
      <w:tr w:rsidR="00A31CA5" w14:paraId="190CC3E1" w14:textId="77777777" w:rsidTr="006458F1">
        <w:trPr>
          <w:cantSplit/>
          <w:jc w:val="center"/>
        </w:trPr>
        <w:tc>
          <w:tcPr>
            <w:tcW w:w="288" w:type="dxa"/>
          </w:tcPr>
          <w:p w14:paraId="3BC99FBB" w14:textId="77777777" w:rsidR="00A31CA5" w:rsidRDefault="00A31CA5" w:rsidP="00042E9B">
            <w:pPr>
              <w:pStyle w:val="CopticCross"/>
            </w:pPr>
            <w:r w:rsidRPr="00FB5ACB">
              <w:t>¿</w:t>
            </w:r>
          </w:p>
        </w:tc>
        <w:tc>
          <w:tcPr>
            <w:tcW w:w="3960" w:type="dxa"/>
          </w:tcPr>
          <w:p w14:paraId="4101ABFD" w14:textId="77777777" w:rsidR="00A31CA5" w:rsidRPr="007425E1" w:rsidRDefault="00A31CA5" w:rsidP="00EB661B">
            <w:pPr>
              <w:pStyle w:val="EngHang"/>
              <w:rPr>
                <w:rFonts w:eastAsiaTheme="minorHAnsi"/>
              </w:rPr>
            </w:pPr>
            <w:r w:rsidRPr="007425E1">
              <w:rPr>
                <w:rFonts w:eastAsiaTheme="minorHAnsi"/>
              </w:rPr>
              <w:t xml:space="preserve">And </w:t>
            </w:r>
            <w:commentRangeStart w:id="525"/>
            <w:r>
              <w:rPr>
                <w:rFonts w:eastAsiaTheme="minorHAnsi"/>
              </w:rPr>
              <w:t>I</w:t>
            </w:r>
            <w:r w:rsidRPr="007425E1">
              <w:rPr>
                <w:rFonts w:eastAsiaTheme="minorHAnsi"/>
              </w:rPr>
              <w:t xml:space="preserve"> </w:t>
            </w:r>
            <w:commentRangeEnd w:id="525"/>
            <w:r>
              <w:rPr>
                <w:rStyle w:val="CommentReference"/>
                <w:rFonts w:eastAsiaTheme="minorHAnsi" w:cstheme="minorBidi"/>
                <w:color w:val="auto"/>
                <w:lang w:val="en-CA"/>
              </w:rPr>
              <w:commentReference w:id="525"/>
            </w:r>
            <w:r w:rsidRPr="007425E1">
              <w:rPr>
                <w:rFonts w:eastAsiaTheme="minorHAnsi"/>
              </w:rPr>
              <w:t>too,</w:t>
            </w:r>
          </w:p>
          <w:p w14:paraId="782FE7B1" w14:textId="77777777" w:rsidR="00A31CA5" w:rsidRPr="007425E1" w:rsidRDefault="00A31CA5" w:rsidP="00EB661B">
            <w:pPr>
              <w:pStyle w:val="EngHang"/>
              <w:rPr>
                <w:rFonts w:eastAsiaTheme="minorHAnsi"/>
              </w:rPr>
            </w:pPr>
            <w:r w:rsidRPr="007425E1">
              <w:rPr>
                <w:rFonts w:eastAsiaTheme="minorHAnsi"/>
              </w:rPr>
              <w:t>The sinner,</w:t>
            </w:r>
          </w:p>
          <w:p w14:paraId="60D868E2" w14:textId="77777777" w:rsidR="00A31CA5" w:rsidRPr="007425E1" w:rsidRDefault="00A31CA5" w:rsidP="00EB661B">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693CA268" w14:textId="77777777" w:rsidR="00A31CA5" w:rsidRPr="007425E1" w:rsidRDefault="00A31CA5" w:rsidP="00EB661B">
            <w:pPr>
              <w:pStyle w:val="EngHangEnd"/>
            </w:pPr>
            <w:commentRangeStart w:id="526"/>
            <w:r w:rsidRPr="007425E1">
              <w:rPr>
                <w:rFonts w:eastAsiaTheme="minorHAnsi"/>
              </w:rPr>
              <w:t>To offer repentance</w:t>
            </w:r>
            <w:commentRangeEnd w:id="526"/>
            <w:r>
              <w:rPr>
                <w:rStyle w:val="CommentReference"/>
                <w:rFonts w:eastAsiaTheme="minorHAnsi" w:cstheme="minorBidi"/>
                <w:color w:val="auto"/>
                <w:lang w:val="en-CA"/>
              </w:rPr>
              <w:commentReference w:id="526"/>
            </w:r>
            <w:r w:rsidRPr="007425E1">
              <w:rPr>
                <w:rFonts w:eastAsiaTheme="minorHAnsi"/>
              </w:rPr>
              <w:t>.</w:t>
            </w:r>
          </w:p>
        </w:tc>
        <w:tc>
          <w:tcPr>
            <w:tcW w:w="288" w:type="dxa"/>
          </w:tcPr>
          <w:p w14:paraId="562F56BB" w14:textId="77777777" w:rsidR="00A31CA5" w:rsidRDefault="00A31CA5" w:rsidP="00042E9B"/>
        </w:tc>
        <w:tc>
          <w:tcPr>
            <w:tcW w:w="288" w:type="dxa"/>
          </w:tcPr>
          <w:p w14:paraId="711F33CD" w14:textId="77777777" w:rsidR="00A31CA5" w:rsidRDefault="00A31CA5" w:rsidP="00042E9B">
            <w:pPr>
              <w:pStyle w:val="CopticCross"/>
            </w:pPr>
            <w:r w:rsidRPr="00FB5ACB">
              <w:t>¿</w:t>
            </w:r>
          </w:p>
        </w:tc>
        <w:tc>
          <w:tcPr>
            <w:tcW w:w="3960" w:type="dxa"/>
          </w:tcPr>
          <w:p w14:paraId="55132094" w14:textId="77777777" w:rsidR="00A31CA5" w:rsidRDefault="00A31CA5" w:rsidP="007E5EC8">
            <w:pPr>
              <w:pStyle w:val="CopticVersemulti-line"/>
            </w:pPr>
            <w:r w:rsidRPr="007E5EC8">
              <w:t>Ⲁ̀ⲛⲟⲕ ϩⲱ Ⲡⲁⲟ̅ⲥ̅</w:t>
            </w:r>
          </w:p>
          <w:p w14:paraId="59D5B730" w14:textId="77777777" w:rsidR="00A31CA5" w:rsidRDefault="00A31CA5" w:rsidP="007E5EC8">
            <w:pPr>
              <w:pStyle w:val="CopticVersemulti-line"/>
            </w:pPr>
            <w:r w:rsidRPr="007E5EC8">
              <w:t>ϧⲁ ⲡⲓⲣⲉϥⲉⲣⲛⲟⲃⲓ</w:t>
            </w:r>
          </w:p>
          <w:p w14:paraId="76E19C14" w14:textId="77777777" w:rsidR="00A31CA5" w:rsidRDefault="00A31CA5" w:rsidP="007E5EC8">
            <w:pPr>
              <w:pStyle w:val="CopticVersemulti-line"/>
            </w:pPr>
            <w:r w:rsidRPr="007E5EC8">
              <w:t>ⲙⲁⲧ̀ⲥⲁⲃⲟⲓ ⲛ̀ⲧⲁⲓ̀ⲣⲓ</w:t>
            </w:r>
          </w:p>
          <w:p w14:paraId="482D9DD5" w14:textId="77777777" w:rsidR="00A31CA5" w:rsidRDefault="00A31CA5" w:rsidP="007E5EC8">
            <w:pPr>
              <w:pStyle w:val="CopticVerse"/>
            </w:pPr>
            <w:r w:rsidRPr="007E5EC8">
              <w:t>ⲛ̀ⲟⲩⲙⲉⲧⲁ̀ⲛⲟⲓⲁ̀</w:t>
            </w:r>
          </w:p>
        </w:tc>
      </w:tr>
      <w:tr w:rsidR="00A31CA5" w14:paraId="061C9C2D" w14:textId="77777777" w:rsidTr="006458F1">
        <w:trPr>
          <w:cantSplit/>
          <w:jc w:val="center"/>
        </w:trPr>
        <w:tc>
          <w:tcPr>
            <w:tcW w:w="288" w:type="dxa"/>
          </w:tcPr>
          <w:p w14:paraId="19C35DDD" w14:textId="77777777" w:rsidR="00A31CA5" w:rsidRDefault="00A31CA5" w:rsidP="00042E9B">
            <w:pPr>
              <w:pStyle w:val="CopticCross"/>
            </w:pPr>
          </w:p>
        </w:tc>
        <w:tc>
          <w:tcPr>
            <w:tcW w:w="3960" w:type="dxa"/>
          </w:tcPr>
          <w:p w14:paraId="76F4B9EE" w14:textId="77777777" w:rsidR="00A31CA5" w:rsidRPr="007425E1" w:rsidRDefault="00A31CA5" w:rsidP="00EB661B">
            <w:pPr>
              <w:pStyle w:val="EngHang"/>
              <w:rPr>
                <w:rFonts w:eastAsiaTheme="minorHAnsi"/>
              </w:rPr>
            </w:pPr>
            <w:r w:rsidRPr="007425E1">
              <w:rPr>
                <w:rFonts w:eastAsiaTheme="minorHAnsi"/>
              </w:rPr>
              <w:t xml:space="preserve">For </w:t>
            </w:r>
            <w:r>
              <w:rPr>
                <w:rFonts w:eastAsiaTheme="minorHAnsi"/>
              </w:rPr>
              <w:t>You do not desire</w:t>
            </w:r>
          </w:p>
          <w:p w14:paraId="258DC6B7" w14:textId="77777777" w:rsidR="00A31CA5" w:rsidRPr="007425E1" w:rsidRDefault="00A31CA5" w:rsidP="00EB661B">
            <w:pPr>
              <w:pStyle w:val="EngHang"/>
              <w:rPr>
                <w:rFonts w:eastAsiaTheme="minorHAnsi"/>
              </w:rPr>
            </w:pPr>
            <w:commentRangeStart w:id="527"/>
            <w:r w:rsidRPr="007425E1">
              <w:rPr>
                <w:rFonts w:eastAsiaTheme="minorHAnsi"/>
              </w:rPr>
              <w:t>The death of a sinner</w:t>
            </w:r>
            <w:commentRangeEnd w:id="527"/>
            <w:r>
              <w:rPr>
                <w:rStyle w:val="CommentReference"/>
                <w:rFonts w:eastAsiaTheme="minorHAnsi" w:cstheme="minorBidi"/>
                <w:color w:val="auto"/>
                <w:lang w:val="en-CA"/>
              </w:rPr>
              <w:commentReference w:id="527"/>
            </w:r>
            <w:r w:rsidRPr="007425E1">
              <w:rPr>
                <w:rFonts w:eastAsiaTheme="minorHAnsi"/>
              </w:rPr>
              <w:t>,</w:t>
            </w:r>
          </w:p>
          <w:p w14:paraId="4B0D19A5" w14:textId="77777777" w:rsidR="00A31CA5" w:rsidRPr="007425E1" w:rsidRDefault="00A31CA5" w:rsidP="00EB661B">
            <w:pPr>
              <w:pStyle w:val="EngHang"/>
              <w:rPr>
                <w:rFonts w:eastAsiaTheme="minorHAnsi"/>
              </w:rPr>
            </w:pPr>
            <w:r w:rsidRPr="007425E1">
              <w:rPr>
                <w:rFonts w:eastAsiaTheme="minorHAnsi"/>
              </w:rPr>
              <w:t>But rather that he</w:t>
            </w:r>
          </w:p>
          <w:p w14:paraId="509DAD80" w14:textId="77777777" w:rsidR="00A31CA5" w:rsidRPr="007425E1" w:rsidRDefault="00A31CA5" w:rsidP="00EB661B">
            <w:pPr>
              <w:pStyle w:val="EngHangEnd"/>
            </w:pPr>
            <w:r w:rsidRPr="007425E1">
              <w:rPr>
                <w:rFonts w:eastAsiaTheme="minorHAnsi"/>
              </w:rPr>
              <w:t>Return and live.</w:t>
            </w:r>
          </w:p>
        </w:tc>
        <w:tc>
          <w:tcPr>
            <w:tcW w:w="288" w:type="dxa"/>
          </w:tcPr>
          <w:p w14:paraId="4C15EA2E" w14:textId="77777777" w:rsidR="00A31CA5" w:rsidRDefault="00A31CA5" w:rsidP="00042E9B"/>
        </w:tc>
        <w:tc>
          <w:tcPr>
            <w:tcW w:w="288" w:type="dxa"/>
          </w:tcPr>
          <w:p w14:paraId="7FC5C903" w14:textId="77777777" w:rsidR="00A31CA5" w:rsidRDefault="00A31CA5" w:rsidP="00042E9B">
            <w:pPr>
              <w:pStyle w:val="CopticCross"/>
            </w:pPr>
          </w:p>
        </w:tc>
        <w:tc>
          <w:tcPr>
            <w:tcW w:w="3960" w:type="dxa"/>
          </w:tcPr>
          <w:p w14:paraId="61BD8447" w14:textId="77777777" w:rsidR="00A31CA5" w:rsidRDefault="00A31CA5" w:rsidP="007E5EC8">
            <w:pPr>
              <w:pStyle w:val="CopticVersemulti-line"/>
            </w:pPr>
            <w:r w:rsidRPr="007E5EC8">
              <w:t>Ϫⲉ ⲭ̀ⲟⲩⲱϣ ⲙ̀ⲫ̀ⲙⲟⲩ ⲁⲛ</w:t>
            </w:r>
          </w:p>
          <w:p w14:paraId="3E88924D" w14:textId="77777777" w:rsidR="00A31CA5" w:rsidRDefault="00A31CA5" w:rsidP="007E5EC8">
            <w:pPr>
              <w:pStyle w:val="CopticVersemulti-line"/>
            </w:pPr>
            <w:r w:rsidRPr="007E5EC8">
              <w:t>ⲙ̀ⲡⲓⲣⲉϥⲉⲣⲛⲟⲃⲓ</w:t>
            </w:r>
          </w:p>
          <w:p w14:paraId="18616D24" w14:textId="77777777" w:rsidR="00A31CA5" w:rsidRDefault="00A31CA5" w:rsidP="007E5EC8">
            <w:pPr>
              <w:pStyle w:val="CopticVersemulti-line"/>
            </w:pPr>
            <w:r w:rsidRPr="007E5EC8">
              <w:t>ⲙ̀ⲫ̀ⲣⲏϯ</w:t>
            </w:r>
            <w:r>
              <w:t xml:space="preserve"> </w:t>
            </w:r>
            <w:r w:rsidRPr="007E5EC8">
              <w:t>ⲛ̀ⲧⲉϥⲧⲁⲥⲑⲟϥ</w:t>
            </w:r>
          </w:p>
          <w:p w14:paraId="6CA4B765" w14:textId="77777777" w:rsidR="00A31CA5" w:rsidRDefault="00A31CA5" w:rsidP="007E5EC8">
            <w:pPr>
              <w:pStyle w:val="CopticVerse"/>
            </w:pPr>
            <w:r w:rsidRPr="007E5EC8">
              <w:t>ⲛ̀ⲧⲉⲥⲱⲛϧ ⲛ̀ϫⲉ ⲧⲉϥⲯⲩⲭⲏ</w:t>
            </w:r>
          </w:p>
        </w:tc>
      </w:tr>
      <w:tr w:rsidR="00A31CA5" w14:paraId="6A055172" w14:textId="77777777" w:rsidTr="006458F1">
        <w:trPr>
          <w:cantSplit/>
          <w:jc w:val="center"/>
        </w:trPr>
        <w:tc>
          <w:tcPr>
            <w:tcW w:w="288" w:type="dxa"/>
          </w:tcPr>
          <w:p w14:paraId="12A00ED7" w14:textId="77777777" w:rsidR="00A31CA5" w:rsidRDefault="00A31CA5" w:rsidP="00042E9B">
            <w:pPr>
              <w:pStyle w:val="CopticCross"/>
            </w:pPr>
            <w:r w:rsidRPr="00FB5ACB">
              <w:t>¿</w:t>
            </w:r>
          </w:p>
        </w:tc>
        <w:tc>
          <w:tcPr>
            <w:tcW w:w="3960" w:type="dxa"/>
          </w:tcPr>
          <w:p w14:paraId="21661331" w14:textId="77777777" w:rsidR="00A31CA5" w:rsidRPr="007425E1" w:rsidRDefault="00A31CA5" w:rsidP="00EB661B">
            <w:pPr>
              <w:pStyle w:val="EngHang"/>
              <w:rPr>
                <w:rFonts w:eastAsiaTheme="minorHAnsi"/>
              </w:rPr>
            </w:pPr>
            <w:r>
              <w:rPr>
                <w:rFonts w:eastAsiaTheme="minorHAnsi"/>
              </w:rPr>
              <w:t>Return</w:t>
            </w:r>
            <w:r w:rsidRPr="007425E1">
              <w:rPr>
                <w:rFonts w:eastAsiaTheme="minorHAnsi"/>
              </w:rPr>
              <w:t xml:space="preserve"> us, O God,</w:t>
            </w:r>
          </w:p>
          <w:p w14:paraId="63FB0468" w14:textId="77777777" w:rsidR="00A31CA5" w:rsidRPr="007425E1" w:rsidRDefault="00A31CA5" w:rsidP="00EB661B">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2FE5002B" w14:textId="77777777" w:rsidR="00A31CA5" w:rsidRPr="007425E1" w:rsidRDefault="00A31CA5" w:rsidP="00EB661B">
            <w:pPr>
              <w:pStyle w:val="EngHang"/>
              <w:rPr>
                <w:rFonts w:eastAsiaTheme="minorHAnsi"/>
              </w:rPr>
            </w:pPr>
            <w:r w:rsidRPr="007425E1">
              <w:rPr>
                <w:rFonts w:eastAsiaTheme="minorHAnsi"/>
              </w:rPr>
              <w:t>And deal with us</w:t>
            </w:r>
          </w:p>
          <w:p w14:paraId="7F444B2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A04400E" w14:textId="77777777" w:rsidR="00A31CA5" w:rsidRDefault="00A31CA5" w:rsidP="00042E9B"/>
        </w:tc>
        <w:tc>
          <w:tcPr>
            <w:tcW w:w="288" w:type="dxa"/>
          </w:tcPr>
          <w:p w14:paraId="101A431D" w14:textId="77777777" w:rsidR="00A31CA5" w:rsidRDefault="00A31CA5" w:rsidP="00042E9B">
            <w:pPr>
              <w:pStyle w:val="CopticCross"/>
            </w:pPr>
            <w:r w:rsidRPr="00FB5ACB">
              <w:t>¿</w:t>
            </w:r>
          </w:p>
        </w:tc>
        <w:tc>
          <w:tcPr>
            <w:tcW w:w="3960" w:type="dxa"/>
          </w:tcPr>
          <w:p w14:paraId="5A8D63E9" w14:textId="77777777" w:rsidR="00A31CA5" w:rsidRDefault="00A31CA5" w:rsidP="007E5EC8">
            <w:pPr>
              <w:pStyle w:val="CopticVersemulti-line"/>
            </w:pPr>
            <w:r w:rsidRPr="005A1198">
              <w:t>Ⲙⲁⲧⲁⲥⲑⲟⲛ Ⲫϯ</w:t>
            </w:r>
          </w:p>
          <w:p w14:paraId="7D3EBA35" w14:textId="77777777" w:rsidR="00A31CA5" w:rsidRDefault="00A31CA5" w:rsidP="007E5EC8">
            <w:pPr>
              <w:pStyle w:val="CopticVersemulti-line"/>
            </w:pPr>
            <w:r w:rsidRPr="005A1198">
              <w:t>ⲉ̀ϧⲟⲩⲛ ⲉ̀ⲡⲉⲕⲟⲩϫⲁⲓ</w:t>
            </w:r>
          </w:p>
          <w:p w14:paraId="6A7A77EA" w14:textId="77777777" w:rsidR="00A31CA5" w:rsidRDefault="00A31CA5" w:rsidP="007E5EC8">
            <w:pPr>
              <w:pStyle w:val="CopticVersemulti-line"/>
            </w:pPr>
            <w:r w:rsidRPr="005A1198">
              <w:t>ⲁ̀ⲣⲓⲟⲩⲓ̀ ⲛⲉⲙⲁⲛ</w:t>
            </w:r>
          </w:p>
          <w:p w14:paraId="7757452A" w14:textId="77777777" w:rsidR="00A31CA5" w:rsidRDefault="00A31CA5" w:rsidP="005A1198">
            <w:pPr>
              <w:pStyle w:val="CopticVerse"/>
            </w:pPr>
            <w:r w:rsidRPr="005A1198">
              <w:t>ⲕⲁⲧⲁ ⲧⲉⲕⲙⲉⲧⲁ̀ⲅⲁⲑⲟⲥ</w:t>
            </w:r>
          </w:p>
        </w:tc>
      </w:tr>
      <w:tr w:rsidR="00A31CA5" w14:paraId="0EEBEBDE" w14:textId="77777777" w:rsidTr="006458F1">
        <w:trPr>
          <w:cantSplit/>
          <w:jc w:val="center"/>
        </w:trPr>
        <w:tc>
          <w:tcPr>
            <w:tcW w:w="288" w:type="dxa"/>
          </w:tcPr>
          <w:p w14:paraId="69125F8C" w14:textId="77777777" w:rsidR="00A31CA5" w:rsidRDefault="00A31CA5" w:rsidP="00042E9B">
            <w:pPr>
              <w:pStyle w:val="CopticCross"/>
            </w:pPr>
          </w:p>
        </w:tc>
        <w:tc>
          <w:tcPr>
            <w:tcW w:w="3960" w:type="dxa"/>
          </w:tcPr>
          <w:p w14:paraId="00E87599" w14:textId="77777777" w:rsidR="00A31CA5" w:rsidRDefault="00A31CA5" w:rsidP="00EB661B">
            <w:pPr>
              <w:pStyle w:val="EngHang"/>
            </w:pPr>
            <w:r>
              <w:t>For You are good</w:t>
            </w:r>
          </w:p>
          <w:p w14:paraId="70F42C18" w14:textId="77777777" w:rsidR="00A31CA5" w:rsidRDefault="00A31CA5" w:rsidP="00EB661B">
            <w:pPr>
              <w:pStyle w:val="EngHang"/>
            </w:pPr>
            <w:r>
              <w:t xml:space="preserve">And </w:t>
            </w:r>
            <w:commentRangeStart w:id="528"/>
            <w:r>
              <w:t>kind-hearted</w:t>
            </w:r>
            <w:commentRangeEnd w:id="528"/>
            <w:r>
              <w:rPr>
                <w:rStyle w:val="CommentReference"/>
                <w:rFonts w:eastAsiaTheme="minorHAnsi" w:cstheme="minorBidi"/>
                <w:color w:val="auto"/>
                <w:lang w:val="en-CA"/>
              </w:rPr>
              <w:commentReference w:id="528"/>
            </w:r>
            <w:r>
              <w:t>.</w:t>
            </w:r>
          </w:p>
          <w:p w14:paraId="624C99CA" w14:textId="77777777" w:rsidR="00A31CA5" w:rsidRDefault="00A31CA5" w:rsidP="00EB661B">
            <w:pPr>
              <w:pStyle w:val="EngHang"/>
            </w:pPr>
            <w:r>
              <w:t>May we be quickly overcome</w:t>
            </w:r>
          </w:p>
          <w:p w14:paraId="2FB4D68A" w14:textId="77777777" w:rsidR="00A31CA5" w:rsidRPr="007425E1" w:rsidRDefault="00A31CA5" w:rsidP="00EB661B">
            <w:pPr>
              <w:pStyle w:val="EngHangEnd"/>
            </w:pPr>
            <w:r>
              <w:t xml:space="preserve">By Your </w:t>
            </w:r>
            <w:commentRangeStart w:id="529"/>
            <w:r>
              <w:t>compassions</w:t>
            </w:r>
            <w:commentRangeEnd w:id="529"/>
            <w:r>
              <w:rPr>
                <w:rStyle w:val="CommentReference"/>
                <w:rFonts w:eastAsiaTheme="minorHAnsi" w:cstheme="minorBidi"/>
                <w:color w:val="auto"/>
                <w:lang w:val="en-CA"/>
              </w:rPr>
              <w:commentReference w:id="529"/>
            </w:r>
            <w:r>
              <w:t>.</w:t>
            </w:r>
          </w:p>
        </w:tc>
        <w:tc>
          <w:tcPr>
            <w:tcW w:w="288" w:type="dxa"/>
          </w:tcPr>
          <w:p w14:paraId="47974526" w14:textId="77777777" w:rsidR="00A31CA5" w:rsidRDefault="00A31CA5" w:rsidP="00042E9B"/>
        </w:tc>
        <w:tc>
          <w:tcPr>
            <w:tcW w:w="288" w:type="dxa"/>
          </w:tcPr>
          <w:p w14:paraId="1144948E" w14:textId="77777777" w:rsidR="00A31CA5" w:rsidRDefault="00A31CA5" w:rsidP="00042E9B">
            <w:pPr>
              <w:pStyle w:val="CopticCross"/>
            </w:pPr>
          </w:p>
        </w:tc>
        <w:tc>
          <w:tcPr>
            <w:tcW w:w="3960" w:type="dxa"/>
          </w:tcPr>
          <w:p w14:paraId="0F03C595" w14:textId="77777777" w:rsidR="00A31CA5" w:rsidRDefault="00A31CA5" w:rsidP="007E5EC8">
            <w:pPr>
              <w:pStyle w:val="CopticVersemulti-line"/>
            </w:pPr>
            <w:r w:rsidRPr="005A1198">
              <w:t>Ϫⲉ ⲛ̀ⲑⲟⲕ ⲟⲩⲁ̀ⲅⲁⲑⲟⲥ</w:t>
            </w:r>
          </w:p>
          <w:p w14:paraId="1EBFAF3C" w14:textId="77777777" w:rsidR="00A31CA5" w:rsidRDefault="00A31CA5" w:rsidP="007E5EC8">
            <w:pPr>
              <w:pStyle w:val="CopticVersemulti-line"/>
            </w:pPr>
            <w:r w:rsidRPr="005A1198">
              <w:t>ⲟⲩⲟϩ ⲛ̀ⲛⲁⲏⲧ</w:t>
            </w:r>
          </w:p>
          <w:p w14:paraId="3AB25CED" w14:textId="77777777" w:rsidR="00A31CA5" w:rsidRDefault="00A31CA5" w:rsidP="007E5EC8">
            <w:pPr>
              <w:pStyle w:val="CopticVersemulti-line"/>
            </w:pPr>
            <w:r w:rsidRPr="005A1198">
              <w:t>ⲙⲁⲣⲟⲩⲧⲁϩⲟⲛ ⲛ̀ⲭⲱⲗⲉⲙ</w:t>
            </w:r>
          </w:p>
          <w:p w14:paraId="67A3B88D" w14:textId="77777777" w:rsidR="00A31CA5" w:rsidRDefault="00A31CA5" w:rsidP="005A1198">
            <w:pPr>
              <w:pStyle w:val="CopticVerse"/>
            </w:pPr>
            <w:r w:rsidRPr="005A1198">
              <w:t>ⲛ̀ϫⲉ ⲛⲉⲕⲙⲉⲧϣⲉⲛϩⲏⲧ</w:t>
            </w:r>
          </w:p>
        </w:tc>
      </w:tr>
      <w:tr w:rsidR="00A31CA5" w14:paraId="2AE94ECA" w14:textId="77777777" w:rsidTr="006458F1">
        <w:trPr>
          <w:cantSplit/>
          <w:jc w:val="center"/>
        </w:trPr>
        <w:tc>
          <w:tcPr>
            <w:tcW w:w="288" w:type="dxa"/>
          </w:tcPr>
          <w:p w14:paraId="0BC453AE" w14:textId="77777777" w:rsidR="00A31CA5" w:rsidRDefault="00A31CA5" w:rsidP="00042E9B">
            <w:pPr>
              <w:pStyle w:val="CopticCross"/>
            </w:pPr>
            <w:r w:rsidRPr="00FB5ACB">
              <w:lastRenderedPageBreak/>
              <w:t>¿</w:t>
            </w:r>
          </w:p>
        </w:tc>
        <w:tc>
          <w:tcPr>
            <w:tcW w:w="3960" w:type="dxa"/>
          </w:tcPr>
          <w:p w14:paraId="05CAFE40" w14:textId="77777777" w:rsidR="00A31CA5" w:rsidRPr="007425E1" w:rsidRDefault="00A31CA5" w:rsidP="00EB661B">
            <w:pPr>
              <w:pStyle w:val="EngHang"/>
              <w:rPr>
                <w:rFonts w:eastAsiaTheme="minorHAnsi"/>
              </w:rPr>
            </w:pPr>
            <w:r w:rsidRPr="007425E1">
              <w:rPr>
                <w:rFonts w:eastAsiaTheme="minorHAnsi"/>
              </w:rPr>
              <w:t>Have compassion on us all,</w:t>
            </w:r>
          </w:p>
          <w:p w14:paraId="57888E07" w14:textId="77777777" w:rsidR="00A31CA5" w:rsidRPr="007425E1" w:rsidRDefault="00A31CA5" w:rsidP="00EB661B">
            <w:pPr>
              <w:pStyle w:val="EngHang"/>
              <w:rPr>
                <w:rFonts w:eastAsiaTheme="minorHAnsi"/>
              </w:rPr>
            </w:pPr>
            <w:r w:rsidRPr="007425E1">
              <w:rPr>
                <w:rFonts w:eastAsiaTheme="minorHAnsi"/>
              </w:rPr>
              <w:t>O Lord God our Saviour,</w:t>
            </w:r>
          </w:p>
          <w:p w14:paraId="2CBD85E6" w14:textId="77777777" w:rsidR="00A31CA5" w:rsidRPr="007425E1" w:rsidRDefault="00A31CA5" w:rsidP="00EB661B">
            <w:pPr>
              <w:pStyle w:val="EngHang"/>
              <w:rPr>
                <w:rFonts w:eastAsiaTheme="minorHAnsi"/>
              </w:rPr>
            </w:pPr>
            <w:r>
              <w:rPr>
                <w:rFonts w:eastAsiaTheme="minorHAnsi"/>
              </w:rPr>
              <w:t xml:space="preserve">And have mercy </w:t>
            </w:r>
            <w:r w:rsidRPr="007425E1">
              <w:rPr>
                <w:rFonts w:eastAsiaTheme="minorHAnsi"/>
              </w:rPr>
              <w:t>on us</w:t>
            </w:r>
          </w:p>
          <w:p w14:paraId="7DC69CD8" w14:textId="77777777" w:rsidR="00A31CA5" w:rsidRPr="007425E1" w:rsidRDefault="00A31CA5" w:rsidP="00EB661B">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477C17EF" w14:textId="77777777" w:rsidR="00A31CA5" w:rsidRDefault="00A31CA5" w:rsidP="00042E9B"/>
        </w:tc>
        <w:tc>
          <w:tcPr>
            <w:tcW w:w="288" w:type="dxa"/>
          </w:tcPr>
          <w:p w14:paraId="7EAF0343" w14:textId="77777777" w:rsidR="00A31CA5" w:rsidRDefault="00A31CA5" w:rsidP="00042E9B">
            <w:pPr>
              <w:pStyle w:val="CopticCross"/>
            </w:pPr>
            <w:r w:rsidRPr="00FB5ACB">
              <w:t>¿</w:t>
            </w:r>
          </w:p>
        </w:tc>
        <w:tc>
          <w:tcPr>
            <w:tcW w:w="3960" w:type="dxa"/>
          </w:tcPr>
          <w:p w14:paraId="1B1D2092" w14:textId="77777777" w:rsidR="00A31CA5" w:rsidRDefault="00A31CA5" w:rsidP="007E5EC8">
            <w:pPr>
              <w:pStyle w:val="CopticVersemulti-line"/>
            </w:pPr>
            <w:r w:rsidRPr="005A1198">
              <w:t>Ϣⲉⲛϩⲏⲧ ϧⲁⲣⲟⲛ ⲧⲏⲣⲉⲛ</w:t>
            </w:r>
          </w:p>
          <w:p w14:paraId="47774500" w14:textId="77777777" w:rsidR="00A31CA5" w:rsidRDefault="00A31CA5" w:rsidP="007E5EC8">
            <w:pPr>
              <w:pStyle w:val="CopticVersemulti-line"/>
            </w:pPr>
            <w:r w:rsidRPr="005A1198">
              <w:t>Ⲡⲟ̅ⲥ̅ Ⲫϯ Ⲡⲉⲛⲥ̅ⲱ̅ⲣ</w:t>
            </w:r>
          </w:p>
          <w:p w14:paraId="459EE12C" w14:textId="77777777" w:rsidR="00A31CA5" w:rsidRDefault="00A31CA5" w:rsidP="007E5EC8">
            <w:pPr>
              <w:pStyle w:val="CopticVersemulti-line"/>
            </w:pPr>
            <w:r w:rsidRPr="005A1198">
              <w:t>ⲟⲩⲟϩ ⲛⲁⲓ ⲛⲁⲛ</w:t>
            </w:r>
          </w:p>
          <w:p w14:paraId="7B313C75" w14:textId="77777777" w:rsidR="00A31CA5" w:rsidRDefault="00A31CA5" w:rsidP="005A1198">
            <w:pPr>
              <w:pStyle w:val="CopticVerse"/>
            </w:pPr>
            <w:r w:rsidRPr="005A1198">
              <w:t>ⲕⲁⲧⲁ ⲡⲉⲕⲛⲓϣϯ ⲛ̀ⲛⲁⲓ</w:t>
            </w:r>
          </w:p>
        </w:tc>
      </w:tr>
      <w:tr w:rsidR="00A31CA5" w14:paraId="6926DA03" w14:textId="77777777" w:rsidTr="006458F1">
        <w:trPr>
          <w:cantSplit/>
          <w:jc w:val="center"/>
        </w:trPr>
        <w:tc>
          <w:tcPr>
            <w:tcW w:w="288" w:type="dxa"/>
          </w:tcPr>
          <w:p w14:paraId="53805FA4" w14:textId="77777777" w:rsidR="00A31CA5" w:rsidRDefault="00A31CA5" w:rsidP="00042E9B">
            <w:pPr>
              <w:pStyle w:val="CopticCross"/>
            </w:pPr>
          </w:p>
        </w:tc>
        <w:tc>
          <w:tcPr>
            <w:tcW w:w="3960" w:type="dxa"/>
          </w:tcPr>
          <w:p w14:paraId="7EE2029F" w14:textId="77777777" w:rsidR="00A31CA5" w:rsidRPr="007425E1" w:rsidRDefault="00A31CA5" w:rsidP="00EB661B">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3F8B8B1E" w14:textId="77777777" w:rsidR="00A31CA5" w:rsidRPr="007425E1" w:rsidRDefault="00A31CA5" w:rsidP="00EB661B">
            <w:pPr>
              <w:pStyle w:val="EngHang"/>
              <w:rPr>
                <w:rFonts w:eastAsiaTheme="minorHAnsi"/>
              </w:rPr>
            </w:pPr>
            <w:r w:rsidRPr="007425E1">
              <w:rPr>
                <w:rFonts w:eastAsiaTheme="minorHAnsi"/>
              </w:rPr>
              <w:t>O Christ our Master.</w:t>
            </w:r>
          </w:p>
          <w:p w14:paraId="6764D364" w14:textId="77777777" w:rsidR="00A31CA5" w:rsidRPr="007425E1" w:rsidRDefault="00A31CA5" w:rsidP="00EB661B">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220E86D6" w14:textId="77777777" w:rsidR="00A31CA5" w:rsidRPr="007425E1" w:rsidRDefault="00A31CA5" w:rsidP="00EB661B">
            <w:pPr>
              <w:pStyle w:val="EngHangEnd"/>
            </w:pPr>
            <w:r w:rsidRPr="007425E1">
              <w:rPr>
                <w:rFonts w:eastAsiaTheme="minorHAnsi"/>
              </w:rPr>
              <w:t>And proclaim and say,</w:t>
            </w:r>
          </w:p>
        </w:tc>
        <w:tc>
          <w:tcPr>
            <w:tcW w:w="288" w:type="dxa"/>
          </w:tcPr>
          <w:p w14:paraId="22577B9D" w14:textId="77777777" w:rsidR="00A31CA5" w:rsidRDefault="00A31CA5" w:rsidP="00042E9B"/>
        </w:tc>
        <w:tc>
          <w:tcPr>
            <w:tcW w:w="288" w:type="dxa"/>
          </w:tcPr>
          <w:p w14:paraId="112DEE89" w14:textId="77777777" w:rsidR="00A31CA5" w:rsidRDefault="00A31CA5" w:rsidP="00042E9B">
            <w:pPr>
              <w:pStyle w:val="CopticCross"/>
            </w:pPr>
          </w:p>
        </w:tc>
        <w:tc>
          <w:tcPr>
            <w:tcW w:w="3960" w:type="dxa"/>
          </w:tcPr>
          <w:p w14:paraId="2A24AF99" w14:textId="77777777" w:rsidR="00A31CA5" w:rsidRDefault="00A31CA5" w:rsidP="007E5EC8">
            <w:pPr>
              <w:pStyle w:val="CopticVersemulti-line"/>
            </w:pPr>
            <w:r w:rsidRPr="005A1198">
              <w:t>Ⲛⲁⲓ ⲕ̀ⲓ̀ⲣⲓ ⲙ̀ⲡⲟⲩⲙⲉⲩⲓ̀</w:t>
            </w:r>
          </w:p>
          <w:p w14:paraId="5C715267" w14:textId="77777777" w:rsidR="00A31CA5" w:rsidRDefault="00A31CA5" w:rsidP="007E5EC8">
            <w:pPr>
              <w:pStyle w:val="CopticVersemulti-line"/>
            </w:pPr>
            <w:r w:rsidRPr="005A1198">
              <w:t>ⲱ̀ ⲡⲉⲛⲛⲏⲃ Ⲡⲭ̅ⲥ</w:t>
            </w:r>
          </w:p>
          <w:p w14:paraId="027320C0" w14:textId="77777777" w:rsidR="00A31CA5" w:rsidRDefault="00A31CA5" w:rsidP="007E5EC8">
            <w:pPr>
              <w:pStyle w:val="CopticVersemulti-line"/>
            </w:pPr>
            <w:r w:rsidRPr="005A1198">
              <w:t>ⲉⲕⲉ̀ϣⲱⲡⲓ ϧⲉⲛ ⲧⲉⲛⲙⲏϯ</w:t>
            </w:r>
          </w:p>
          <w:p w14:paraId="15BC055F" w14:textId="77777777" w:rsidR="00A31CA5" w:rsidRDefault="00A31CA5" w:rsidP="00F31CD1">
            <w:pPr>
              <w:pStyle w:val="CopticVerse"/>
            </w:pPr>
            <w:r w:rsidRPr="005A1198">
              <w:t>ⲉⲕⲱϣ ⲉ̀ⲃⲟⲗ ⲉⲕϫⲱ ⲙ̀ⲙⲟⲥ</w:t>
            </w:r>
          </w:p>
        </w:tc>
      </w:tr>
      <w:tr w:rsidR="00A31CA5" w14:paraId="4D5F5D12" w14:textId="77777777" w:rsidTr="006458F1">
        <w:trPr>
          <w:cantSplit/>
          <w:jc w:val="center"/>
        </w:trPr>
        <w:tc>
          <w:tcPr>
            <w:tcW w:w="288" w:type="dxa"/>
          </w:tcPr>
          <w:p w14:paraId="1286A765" w14:textId="77777777" w:rsidR="00A31CA5" w:rsidRDefault="00A31CA5" w:rsidP="00042E9B">
            <w:pPr>
              <w:pStyle w:val="CopticCross"/>
            </w:pPr>
            <w:r w:rsidRPr="00FB5ACB">
              <w:t>¿</w:t>
            </w:r>
          </w:p>
        </w:tc>
        <w:tc>
          <w:tcPr>
            <w:tcW w:w="3960" w:type="dxa"/>
          </w:tcPr>
          <w:p w14:paraId="52D07C4C" w14:textId="77777777" w:rsidR="00A31CA5" w:rsidRPr="007425E1" w:rsidRDefault="00A31CA5" w:rsidP="00EB661B">
            <w:pPr>
              <w:pStyle w:val="EngHang"/>
              <w:rPr>
                <w:rFonts w:eastAsiaTheme="minorHAnsi"/>
              </w:rPr>
            </w:pPr>
            <w:r w:rsidRPr="007425E1">
              <w:rPr>
                <w:rFonts w:eastAsiaTheme="minorHAnsi"/>
              </w:rPr>
              <w:t>"My peace I</w:t>
            </w:r>
          </w:p>
          <w:p w14:paraId="233D48B4" w14:textId="77777777" w:rsidR="00A31CA5" w:rsidRPr="007425E1" w:rsidRDefault="00A31CA5" w:rsidP="00EB661B">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011AD3BF" w14:textId="77777777" w:rsidR="00A31CA5" w:rsidRPr="007425E1" w:rsidRDefault="00A31CA5" w:rsidP="00EB661B">
            <w:pPr>
              <w:pStyle w:val="EngHang"/>
              <w:rPr>
                <w:rFonts w:eastAsiaTheme="minorHAnsi"/>
              </w:rPr>
            </w:pPr>
            <w:r w:rsidRPr="007425E1">
              <w:rPr>
                <w:rFonts w:eastAsiaTheme="minorHAnsi"/>
              </w:rPr>
              <w:t>The peace of My Father</w:t>
            </w:r>
          </w:p>
          <w:p w14:paraId="7D39FC42" w14:textId="77777777" w:rsidR="00A31CA5" w:rsidRPr="007425E1" w:rsidRDefault="00A31CA5" w:rsidP="00EB661B">
            <w:pPr>
              <w:pStyle w:val="EngHangEnd"/>
            </w:pPr>
            <w:r w:rsidRPr="007425E1">
              <w:rPr>
                <w:rFonts w:eastAsiaTheme="minorHAnsi"/>
              </w:rPr>
              <w:t xml:space="preserve">I leave </w:t>
            </w:r>
            <w:r>
              <w:rPr>
                <w:rFonts w:eastAsiaTheme="minorHAnsi"/>
              </w:rPr>
              <w:t>with</w:t>
            </w:r>
            <w:r w:rsidRPr="007425E1">
              <w:rPr>
                <w:rFonts w:eastAsiaTheme="minorHAnsi"/>
              </w:rPr>
              <w:t xml:space="preserve"> you."</w:t>
            </w:r>
          </w:p>
        </w:tc>
        <w:tc>
          <w:tcPr>
            <w:tcW w:w="288" w:type="dxa"/>
          </w:tcPr>
          <w:p w14:paraId="348F60D2" w14:textId="77777777" w:rsidR="00A31CA5" w:rsidRDefault="00A31CA5" w:rsidP="00042E9B"/>
        </w:tc>
        <w:tc>
          <w:tcPr>
            <w:tcW w:w="288" w:type="dxa"/>
          </w:tcPr>
          <w:p w14:paraId="7B822C6E" w14:textId="77777777" w:rsidR="00A31CA5" w:rsidRDefault="00A31CA5" w:rsidP="00042E9B">
            <w:pPr>
              <w:pStyle w:val="CopticCross"/>
            </w:pPr>
            <w:r w:rsidRPr="00FB5ACB">
              <w:t>¿</w:t>
            </w:r>
          </w:p>
        </w:tc>
        <w:tc>
          <w:tcPr>
            <w:tcW w:w="3960" w:type="dxa"/>
          </w:tcPr>
          <w:p w14:paraId="4BEF777D" w14:textId="77777777" w:rsidR="00A31CA5" w:rsidRDefault="00A31CA5" w:rsidP="00F31CD1">
            <w:pPr>
              <w:pStyle w:val="CopticVersemulti-line"/>
            </w:pPr>
            <w:r w:rsidRPr="00F31CD1">
              <w:t>Ϫⲉ ⲧⲁϩⲓⲣⲏⲛⲏ</w:t>
            </w:r>
            <w:r>
              <w:t xml:space="preserve"> </w:t>
            </w:r>
            <w:r w:rsidRPr="00F31CD1">
              <w:t>ⲁ̀ⲛⲟⲕ</w:t>
            </w:r>
          </w:p>
          <w:p w14:paraId="3CC7D63E" w14:textId="77777777" w:rsidR="00A31CA5" w:rsidRDefault="00A31CA5" w:rsidP="00F31CD1">
            <w:pPr>
              <w:pStyle w:val="CopticVersemulti-line"/>
            </w:pPr>
            <w:r w:rsidRPr="00F31CD1">
              <w:t>ϯϯ ⲙ̀ⲙⲟⲥ ⲛⲱⲧⲉⲛ</w:t>
            </w:r>
          </w:p>
          <w:p w14:paraId="5972EE93" w14:textId="77777777" w:rsidR="00A31CA5" w:rsidRDefault="00A31CA5" w:rsidP="00F31CD1">
            <w:pPr>
              <w:pStyle w:val="CopticVersemulti-line"/>
            </w:pPr>
            <w:r w:rsidRPr="00F31CD1">
              <w:t>ⲧ̀ϩⲓⲣⲏⲛⲏ ⲙ̀ⲡⲁⲓⲱⲧ</w:t>
            </w:r>
          </w:p>
          <w:p w14:paraId="29376661" w14:textId="77777777" w:rsidR="00A31CA5" w:rsidRDefault="00A31CA5" w:rsidP="00F31CD1">
            <w:pPr>
              <w:pStyle w:val="CopticVersemulti-line"/>
            </w:pPr>
            <w:r w:rsidRPr="00F31CD1">
              <w:t>ϯⲭⲱ ⲙ̀ⲙⲟⲥ ⲛⲉⲙⲱⲧⲉⲛ</w:t>
            </w:r>
          </w:p>
        </w:tc>
      </w:tr>
      <w:tr w:rsidR="00A31CA5" w14:paraId="324A6A8A" w14:textId="77777777" w:rsidTr="006458F1">
        <w:trPr>
          <w:cantSplit/>
          <w:jc w:val="center"/>
        </w:trPr>
        <w:tc>
          <w:tcPr>
            <w:tcW w:w="288" w:type="dxa"/>
          </w:tcPr>
          <w:p w14:paraId="5E826077" w14:textId="77777777" w:rsidR="00A31CA5" w:rsidRDefault="00A31CA5" w:rsidP="00042E9B">
            <w:pPr>
              <w:pStyle w:val="CopticCross"/>
            </w:pPr>
          </w:p>
        </w:tc>
        <w:tc>
          <w:tcPr>
            <w:tcW w:w="3960" w:type="dxa"/>
          </w:tcPr>
          <w:p w14:paraId="4ABBA8C5" w14:textId="77777777" w:rsidR="00A31CA5" w:rsidRPr="007425E1" w:rsidRDefault="00A31CA5" w:rsidP="00EB661B">
            <w:pPr>
              <w:pStyle w:val="EngHang"/>
              <w:rPr>
                <w:rFonts w:eastAsiaTheme="minorHAnsi"/>
              </w:rPr>
            </w:pPr>
            <w:r w:rsidRPr="007425E1">
              <w:rPr>
                <w:rFonts w:eastAsiaTheme="minorHAnsi"/>
              </w:rPr>
              <w:t>O King of Peace,</w:t>
            </w:r>
          </w:p>
          <w:p w14:paraId="1C466ADB" w14:textId="77777777" w:rsidR="00A31CA5" w:rsidRPr="007425E1" w:rsidRDefault="00A31CA5" w:rsidP="00EB661B">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47E0C81" w14:textId="77777777" w:rsidR="00A31CA5" w:rsidRPr="007425E1" w:rsidRDefault="00A31CA5" w:rsidP="00EB661B">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02B28C81" w14:textId="77777777" w:rsidR="00A31CA5" w:rsidRPr="007425E1" w:rsidRDefault="00A31CA5" w:rsidP="00EB661B">
            <w:pPr>
              <w:pStyle w:val="EngHangEnd"/>
            </w:pPr>
            <w:r w:rsidRPr="007425E1">
              <w:rPr>
                <w:rFonts w:eastAsiaTheme="minorHAnsi"/>
              </w:rPr>
              <w:t>And forgive us our sins.</w:t>
            </w:r>
          </w:p>
        </w:tc>
        <w:tc>
          <w:tcPr>
            <w:tcW w:w="288" w:type="dxa"/>
          </w:tcPr>
          <w:p w14:paraId="16C4E9F6" w14:textId="77777777" w:rsidR="00A31CA5" w:rsidRDefault="00A31CA5" w:rsidP="00042E9B"/>
        </w:tc>
        <w:tc>
          <w:tcPr>
            <w:tcW w:w="288" w:type="dxa"/>
          </w:tcPr>
          <w:p w14:paraId="1B504595" w14:textId="77777777" w:rsidR="00A31CA5" w:rsidRDefault="00A31CA5" w:rsidP="00042E9B">
            <w:pPr>
              <w:pStyle w:val="CopticCross"/>
            </w:pPr>
          </w:p>
        </w:tc>
        <w:tc>
          <w:tcPr>
            <w:tcW w:w="3960" w:type="dxa"/>
          </w:tcPr>
          <w:p w14:paraId="718A2CFC" w14:textId="77777777" w:rsidR="00A31CA5" w:rsidRDefault="00A31CA5" w:rsidP="007E5EC8">
            <w:pPr>
              <w:pStyle w:val="CopticVersemulti-line"/>
            </w:pPr>
            <w:r w:rsidRPr="00F31CD1">
              <w:t>Ⲡ̀ⲟⲩⲣⲟ ⲛ̀ⲧⲉ ϯϩⲓⲣⲏⲛⲏ</w:t>
            </w:r>
          </w:p>
          <w:p w14:paraId="5CECA0CD" w14:textId="77777777" w:rsidR="00A31CA5" w:rsidRDefault="00A31CA5" w:rsidP="007E5EC8">
            <w:pPr>
              <w:pStyle w:val="CopticVersemulti-line"/>
            </w:pPr>
            <w:r w:rsidRPr="00F31CD1">
              <w:t>ⲙⲟⲓ ⲛⲁⲛ ⲛ̀ⲧⲉⲕϩⲓⲣⲏⲛⲏ</w:t>
            </w:r>
          </w:p>
          <w:p w14:paraId="7CE1CFFB" w14:textId="77777777" w:rsidR="00A31CA5" w:rsidRDefault="00A31CA5" w:rsidP="007E5EC8">
            <w:pPr>
              <w:pStyle w:val="CopticVersemulti-line"/>
            </w:pPr>
            <w:r w:rsidRPr="00F31CD1">
              <w:t>ⲥⲉⲙⲛⲓ ⲛⲁⲛ ⲛ̀ⲧⲉⲕϩⲓⲣⲏⲛⲏ</w:t>
            </w:r>
          </w:p>
          <w:p w14:paraId="7DF4C585" w14:textId="77777777" w:rsidR="00A31CA5" w:rsidRDefault="00A31CA5" w:rsidP="00F31CD1">
            <w:pPr>
              <w:pStyle w:val="CopticVerse"/>
            </w:pPr>
            <w:r w:rsidRPr="00F31CD1">
              <w:t>ⲭⲁ ⲛⲉⲛⲛⲟⲃⲓ ⲛⲁⲛ ⲉⲃⲟⲗ</w:t>
            </w:r>
          </w:p>
        </w:tc>
      </w:tr>
      <w:tr w:rsidR="00A31CA5" w14:paraId="43328EDE" w14:textId="77777777" w:rsidTr="006458F1">
        <w:trPr>
          <w:cantSplit/>
          <w:jc w:val="center"/>
        </w:trPr>
        <w:tc>
          <w:tcPr>
            <w:tcW w:w="288" w:type="dxa"/>
          </w:tcPr>
          <w:p w14:paraId="6BE60746" w14:textId="77777777" w:rsidR="00A31CA5" w:rsidRDefault="00A31CA5" w:rsidP="00042E9B">
            <w:pPr>
              <w:pStyle w:val="CopticCross"/>
            </w:pPr>
            <w:r w:rsidRPr="00FB5ACB">
              <w:t>¿</w:t>
            </w:r>
          </w:p>
        </w:tc>
        <w:tc>
          <w:tcPr>
            <w:tcW w:w="3960" w:type="dxa"/>
          </w:tcPr>
          <w:p w14:paraId="72B1EBC8" w14:textId="77777777" w:rsidR="00A31CA5" w:rsidRDefault="00A31CA5" w:rsidP="00EB661B">
            <w:pPr>
              <w:pStyle w:val="EngHang"/>
            </w:pPr>
            <w:r>
              <w:t>Disperse the enemies</w:t>
            </w:r>
          </w:p>
          <w:p w14:paraId="2EAF5277" w14:textId="77777777" w:rsidR="00A31CA5" w:rsidRDefault="00A31CA5" w:rsidP="00EB661B">
            <w:pPr>
              <w:pStyle w:val="EngHang"/>
            </w:pPr>
            <w:r>
              <w:t>Of the Church.</w:t>
            </w:r>
          </w:p>
          <w:p w14:paraId="16FB6DFC" w14:textId="77777777" w:rsidR="00A31CA5" w:rsidRDefault="00A31CA5" w:rsidP="00EB661B">
            <w:pPr>
              <w:pStyle w:val="EngHang"/>
            </w:pPr>
            <w:r>
              <w:t>Fortify Her that She</w:t>
            </w:r>
          </w:p>
          <w:p w14:paraId="46B70C5A" w14:textId="77777777" w:rsidR="00A31CA5" w:rsidRPr="007425E1" w:rsidRDefault="00A31CA5" w:rsidP="00EB661B">
            <w:pPr>
              <w:pStyle w:val="EngHangEnd"/>
            </w:pPr>
            <w:r>
              <w:t>May not be shaken forever.</w:t>
            </w:r>
          </w:p>
        </w:tc>
        <w:tc>
          <w:tcPr>
            <w:tcW w:w="288" w:type="dxa"/>
          </w:tcPr>
          <w:p w14:paraId="7761AE2F" w14:textId="77777777" w:rsidR="00A31CA5" w:rsidRDefault="00A31CA5" w:rsidP="00042E9B"/>
        </w:tc>
        <w:tc>
          <w:tcPr>
            <w:tcW w:w="288" w:type="dxa"/>
          </w:tcPr>
          <w:p w14:paraId="79644AF0" w14:textId="77777777" w:rsidR="00A31CA5" w:rsidRDefault="00A31CA5" w:rsidP="00042E9B">
            <w:pPr>
              <w:pStyle w:val="CopticCross"/>
            </w:pPr>
            <w:r w:rsidRPr="00FB5ACB">
              <w:t>¿</w:t>
            </w:r>
          </w:p>
        </w:tc>
        <w:tc>
          <w:tcPr>
            <w:tcW w:w="3960" w:type="dxa"/>
          </w:tcPr>
          <w:p w14:paraId="179BE1C9" w14:textId="77777777" w:rsidR="00A31CA5" w:rsidRDefault="00A31CA5" w:rsidP="007E5EC8">
            <w:pPr>
              <w:pStyle w:val="CopticVersemulti-line"/>
            </w:pPr>
            <w:r w:rsidRPr="00F31CD1">
              <w:t>Ϫⲱⲣ ⲉ̀ⲃⲟⲗ ⲛ̀ⲛⲓϫⲁϫⲓ</w:t>
            </w:r>
          </w:p>
          <w:p w14:paraId="52319497" w14:textId="77777777" w:rsidR="00A31CA5" w:rsidRDefault="00A31CA5" w:rsidP="007E5EC8">
            <w:pPr>
              <w:pStyle w:val="CopticVersemulti-line"/>
            </w:pPr>
            <w:r w:rsidRPr="00F31CD1">
              <w:t>ⲛ̀ⲧⲉ ϯⲉⲕⲕⲗⲏⲥⲓⲁ̀</w:t>
            </w:r>
          </w:p>
          <w:p w14:paraId="531E4403" w14:textId="77777777" w:rsidR="00A31CA5" w:rsidRDefault="00A31CA5" w:rsidP="007E5EC8">
            <w:pPr>
              <w:pStyle w:val="CopticVersemulti-line"/>
            </w:pPr>
            <w:r w:rsidRPr="00F31CD1">
              <w:t>ⲁ̀ⲣⲓⲥⲟⲃⲧ ⲉ̀ⲣⲟⲥ</w:t>
            </w:r>
          </w:p>
          <w:p w14:paraId="4B241B27" w14:textId="77777777" w:rsidR="00A31CA5" w:rsidRDefault="00A31CA5" w:rsidP="00F31CD1">
            <w:pPr>
              <w:pStyle w:val="CopticVerse"/>
            </w:pPr>
            <w:r w:rsidRPr="00F31CD1">
              <w:t>ⲛ̀ⲛⲉⲥⲕⲓⲙ ϣⲁ ⲉ̀ⲛⲉϩ</w:t>
            </w:r>
          </w:p>
        </w:tc>
      </w:tr>
      <w:tr w:rsidR="00A31CA5" w14:paraId="0A6A240F" w14:textId="77777777" w:rsidTr="006458F1">
        <w:trPr>
          <w:cantSplit/>
          <w:jc w:val="center"/>
        </w:trPr>
        <w:tc>
          <w:tcPr>
            <w:tcW w:w="288" w:type="dxa"/>
          </w:tcPr>
          <w:p w14:paraId="059FC37A" w14:textId="77777777" w:rsidR="00A31CA5" w:rsidRDefault="00A31CA5" w:rsidP="00042E9B">
            <w:pPr>
              <w:pStyle w:val="CopticCross"/>
            </w:pPr>
          </w:p>
        </w:tc>
        <w:tc>
          <w:tcPr>
            <w:tcW w:w="3960" w:type="dxa"/>
          </w:tcPr>
          <w:p w14:paraId="5D1AD737" w14:textId="77777777" w:rsidR="00A31CA5" w:rsidRPr="007425E1" w:rsidRDefault="00A31CA5" w:rsidP="00EB661B">
            <w:pPr>
              <w:pStyle w:val="EngHang"/>
            </w:pPr>
            <w:r w:rsidRPr="007425E1">
              <w:t>Emmanuel our God</w:t>
            </w:r>
          </w:p>
          <w:p w14:paraId="69BF4626" w14:textId="77777777" w:rsidR="00A31CA5" w:rsidRPr="007425E1" w:rsidRDefault="00A31CA5" w:rsidP="00EB661B">
            <w:pPr>
              <w:pStyle w:val="EngHang"/>
            </w:pPr>
            <w:r w:rsidRPr="007425E1">
              <w:t>Is now in our midst,</w:t>
            </w:r>
          </w:p>
          <w:p w14:paraId="69F31298" w14:textId="77777777" w:rsidR="00A31CA5" w:rsidRPr="007425E1" w:rsidRDefault="00A31CA5" w:rsidP="00EB661B">
            <w:pPr>
              <w:pStyle w:val="EngHang"/>
            </w:pPr>
            <w:r>
              <w:t>With</w:t>
            </w:r>
            <w:r w:rsidRPr="007425E1">
              <w:t xml:space="preserve"> the glory of His Father,</w:t>
            </w:r>
          </w:p>
          <w:p w14:paraId="2D1D358D" w14:textId="77777777" w:rsidR="00A31CA5" w:rsidRPr="007425E1" w:rsidRDefault="00A31CA5" w:rsidP="00EB661B">
            <w:pPr>
              <w:pStyle w:val="EngHangEnd"/>
            </w:pPr>
            <w:r w:rsidRPr="007425E1">
              <w:t>And the Holy Spirit.</w:t>
            </w:r>
          </w:p>
        </w:tc>
        <w:tc>
          <w:tcPr>
            <w:tcW w:w="288" w:type="dxa"/>
          </w:tcPr>
          <w:p w14:paraId="549C1E04" w14:textId="77777777" w:rsidR="00A31CA5" w:rsidRDefault="00A31CA5" w:rsidP="00042E9B"/>
        </w:tc>
        <w:tc>
          <w:tcPr>
            <w:tcW w:w="288" w:type="dxa"/>
          </w:tcPr>
          <w:p w14:paraId="04385759" w14:textId="77777777" w:rsidR="00A31CA5" w:rsidRDefault="00A31CA5" w:rsidP="00042E9B">
            <w:pPr>
              <w:pStyle w:val="CopticCross"/>
            </w:pPr>
          </w:p>
        </w:tc>
        <w:tc>
          <w:tcPr>
            <w:tcW w:w="3960" w:type="dxa"/>
          </w:tcPr>
          <w:p w14:paraId="007BA749" w14:textId="77777777" w:rsidR="00A31CA5" w:rsidRDefault="00A31CA5" w:rsidP="007E5EC8">
            <w:pPr>
              <w:pStyle w:val="CopticVersemulti-line"/>
            </w:pPr>
            <w:r w:rsidRPr="00F31CD1">
              <w:t>Ⲉⲙⲙⲁⲛⲟⲩⲏⲗ Ⲡⲉⲛⲛⲟⲩϯ</w:t>
            </w:r>
          </w:p>
          <w:p w14:paraId="22CD469B" w14:textId="77777777" w:rsidR="00A31CA5" w:rsidRDefault="00A31CA5" w:rsidP="007E5EC8">
            <w:pPr>
              <w:pStyle w:val="CopticVersemulti-line"/>
            </w:pPr>
            <w:r w:rsidRPr="00F31CD1">
              <w:t>ϧⲉⲛ ⲧⲉⲛⲙⲏϯ ϯⲛⲟⲩ</w:t>
            </w:r>
          </w:p>
          <w:p w14:paraId="381A6CCC" w14:textId="77777777" w:rsidR="00A31CA5" w:rsidRDefault="00A31CA5" w:rsidP="007E5EC8">
            <w:pPr>
              <w:pStyle w:val="CopticVersemulti-line"/>
            </w:pPr>
            <w:r w:rsidRPr="00F31CD1">
              <w:t>ϧⲉⲛ ⲡ̀ⲱ̀ⲟⲩ ⲛ̀ⲧⲉ Ⲡⲉϥⲓⲱⲧ</w:t>
            </w:r>
          </w:p>
          <w:p w14:paraId="68CC8DD5" w14:textId="77777777" w:rsidR="00A31CA5" w:rsidRDefault="00A31CA5" w:rsidP="007E5EC8">
            <w:pPr>
              <w:pStyle w:val="CopticVersemulti-line"/>
            </w:pPr>
            <w:r w:rsidRPr="00F31CD1">
              <w:t>ⲛⲉⲙ Ⲡⲓⲡ̅ⲛ̅ⲁ ⲉ̅ⲑ̅ⲩ</w:t>
            </w:r>
          </w:p>
        </w:tc>
      </w:tr>
      <w:tr w:rsidR="00A31CA5" w14:paraId="564BC5BA" w14:textId="77777777" w:rsidTr="006458F1">
        <w:trPr>
          <w:cantSplit/>
          <w:jc w:val="center"/>
        </w:trPr>
        <w:tc>
          <w:tcPr>
            <w:tcW w:w="288" w:type="dxa"/>
          </w:tcPr>
          <w:p w14:paraId="24F61AB5" w14:textId="77777777" w:rsidR="00A31CA5" w:rsidRDefault="00A31CA5" w:rsidP="00042E9B">
            <w:pPr>
              <w:pStyle w:val="CopticCross"/>
            </w:pPr>
            <w:r w:rsidRPr="00FB5ACB">
              <w:t>¿</w:t>
            </w:r>
          </w:p>
        </w:tc>
        <w:tc>
          <w:tcPr>
            <w:tcW w:w="3960" w:type="dxa"/>
          </w:tcPr>
          <w:p w14:paraId="106B61A1" w14:textId="77777777" w:rsidR="00A31CA5" w:rsidRPr="007425E1" w:rsidRDefault="00A31CA5" w:rsidP="00EB661B">
            <w:pPr>
              <w:pStyle w:val="EngHang"/>
            </w:pPr>
            <w:commentRangeStart w:id="530"/>
            <w:r w:rsidRPr="007425E1">
              <w:t xml:space="preserve">May </w:t>
            </w:r>
            <w:commentRangeEnd w:id="530"/>
            <w:r>
              <w:rPr>
                <w:rStyle w:val="CommentReference"/>
                <w:rFonts w:eastAsiaTheme="minorHAnsi" w:cstheme="minorBidi"/>
                <w:color w:val="auto"/>
                <w:lang w:val="en-CA"/>
              </w:rPr>
              <w:commentReference w:id="530"/>
            </w:r>
            <w:r w:rsidRPr="007425E1">
              <w:t>He bless us all,</w:t>
            </w:r>
          </w:p>
          <w:p w14:paraId="028D2918" w14:textId="77777777" w:rsidR="00A31CA5" w:rsidRPr="007425E1" w:rsidRDefault="00A31CA5" w:rsidP="00EB661B">
            <w:pPr>
              <w:pStyle w:val="EngHang"/>
            </w:pPr>
            <w:r w:rsidRPr="007425E1">
              <w:t>Purify our hearts,</w:t>
            </w:r>
          </w:p>
          <w:p w14:paraId="7C6E3BC2" w14:textId="77777777" w:rsidR="00A31CA5" w:rsidRPr="007425E1" w:rsidRDefault="00A31CA5" w:rsidP="00EB661B">
            <w:pPr>
              <w:pStyle w:val="EngHang"/>
            </w:pPr>
            <w:r w:rsidRPr="007425E1">
              <w:t>And heal the sicknesses</w:t>
            </w:r>
          </w:p>
          <w:p w14:paraId="2BF76A9B" w14:textId="77777777" w:rsidR="00A31CA5" w:rsidRPr="004E04E2" w:rsidRDefault="00A31CA5" w:rsidP="00EB661B">
            <w:pPr>
              <w:pStyle w:val="EngHangEnd"/>
            </w:pPr>
            <w:r w:rsidRPr="007425E1">
              <w:t>Of our souls and our bodies.</w:t>
            </w:r>
          </w:p>
        </w:tc>
        <w:tc>
          <w:tcPr>
            <w:tcW w:w="288" w:type="dxa"/>
          </w:tcPr>
          <w:p w14:paraId="4DC180B8" w14:textId="77777777" w:rsidR="00A31CA5" w:rsidRDefault="00A31CA5" w:rsidP="00042E9B"/>
        </w:tc>
        <w:tc>
          <w:tcPr>
            <w:tcW w:w="288" w:type="dxa"/>
          </w:tcPr>
          <w:p w14:paraId="1373E677" w14:textId="77777777" w:rsidR="00A31CA5" w:rsidRDefault="00A31CA5" w:rsidP="00042E9B">
            <w:pPr>
              <w:pStyle w:val="CopticCross"/>
            </w:pPr>
            <w:r w:rsidRPr="00FB5ACB">
              <w:t>¿</w:t>
            </w:r>
          </w:p>
        </w:tc>
        <w:tc>
          <w:tcPr>
            <w:tcW w:w="3960" w:type="dxa"/>
          </w:tcPr>
          <w:p w14:paraId="605D31FA" w14:textId="77777777" w:rsidR="00A31CA5" w:rsidRDefault="00A31CA5" w:rsidP="007E5EC8">
            <w:pPr>
              <w:pStyle w:val="CopticVersemulti-line"/>
            </w:pPr>
            <w:r w:rsidRPr="00F31CD1">
              <w:t>Ⲛ̀ⲧⲉϥⲥ̀ⲙⲟⲩ ⲉ̀ⲣⲟⲛ ⲧⲏⲣⲉⲛ</w:t>
            </w:r>
          </w:p>
          <w:p w14:paraId="72534059" w14:textId="77777777" w:rsidR="00A31CA5" w:rsidRDefault="00A31CA5" w:rsidP="007E5EC8">
            <w:pPr>
              <w:pStyle w:val="CopticVersemulti-line"/>
            </w:pPr>
            <w:r w:rsidRPr="00F31CD1">
              <w:t>ⲛ̀ⲧⲉϥⲧⲟⲩⲃⲟ ⲛ̀ⲛⲉⲛϩⲏⲧ</w:t>
            </w:r>
          </w:p>
          <w:p w14:paraId="7ED8922F" w14:textId="77777777" w:rsidR="00A31CA5" w:rsidRDefault="00A31CA5" w:rsidP="007E5EC8">
            <w:pPr>
              <w:pStyle w:val="CopticVersemulti-line"/>
            </w:pPr>
            <w:r w:rsidRPr="00F31CD1">
              <w:t>ⲛ̀ⲧⲉϥⲧⲁⲗϭⲟ ⲛ̀ⲛⲓϣⲱⲛⲓ</w:t>
            </w:r>
          </w:p>
          <w:p w14:paraId="556D1F04" w14:textId="77777777" w:rsidR="00A31CA5" w:rsidRDefault="00A31CA5" w:rsidP="007E5EC8">
            <w:pPr>
              <w:pStyle w:val="CopticVersemulti-line"/>
            </w:pPr>
            <w:r w:rsidRPr="00F31CD1">
              <w:t>ⲛ̀ⲧⲉ ⲛⲉⲛⲯⲩⲭⲏ ⲛⲉⲙ ⲛⲉⲛⲥⲱⲙⲁ</w:t>
            </w:r>
          </w:p>
        </w:tc>
      </w:tr>
      <w:tr w:rsidR="00A31CA5" w14:paraId="728869D6" w14:textId="77777777" w:rsidTr="006458F1">
        <w:trPr>
          <w:cantSplit/>
          <w:jc w:val="center"/>
        </w:trPr>
        <w:tc>
          <w:tcPr>
            <w:tcW w:w="288" w:type="dxa"/>
          </w:tcPr>
          <w:p w14:paraId="33ED5247" w14:textId="77777777" w:rsidR="00A31CA5" w:rsidRDefault="00A31CA5" w:rsidP="00042E9B">
            <w:pPr>
              <w:pStyle w:val="CopticCross"/>
            </w:pPr>
          </w:p>
        </w:tc>
        <w:tc>
          <w:tcPr>
            <w:tcW w:w="3960" w:type="dxa"/>
          </w:tcPr>
          <w:p w14:paraId="327A423D" w14:textId="77777777" w:rsidR="00A31CA5" w:rsidRPr="007425E1" w:rsidRDefault="00A31CA5" w:rsidP="00EB661B">
            <w:pPr>
              <w:pStyle w:val="EngHang"/>
            </w:pPr>
            <w:r w:rsidRPr="007425E1">
              <w:t xml:space="preserve">We worship </w:t>
            </w:r>
            <w:r>
              <w:t>You</w:t>
            </w:r>
            <w:r w:rsidRPr="007425E1">
              <w:t>, O Christ,</w:t>
            </w:r>
          </w:p>
          <w:p w14:paraId="174BECD6" w14:textId="77777777" w:rsidR="00A31CA5" w:rsidRPr="007425E1" w:rsidRDefault="00A31CA5" w:rsidP="00EB661B">
            <w:pPr>
              <w:pStyle w:val="EngHang"/>
            </w:pPr>
            <w:r w:rsidRPr="007425E1">
              <w:t xml:space="preserve">With </w:t>
            </w:r>
            <w:r>
              <w:t>Your</w:t>
            </w:r>
            <w:r w:rsidRPr="007425E1">
              <w:t xml:space="preserve"> Good Father,</w:t>
            </w:r>
          </w:p>
          <w:p w14:paraId="56C99CF1" w14:textId="77777777" w:rsidR="00A31CA5" w:rsidRPr="007425E1" w:rsidRDefault="00A31CA5" w:rsidP="00EB661B">
            <w:pPr>
              <w:pStyle w:val="EngHang"/>
            </w:pPr>
            <w:r w:rsidRPr="007425E1">
              <w:t>And the Holy Spirit,</w:t>
            </w:r>
          </w:p>
          <w:p w14:paraId="0F96A32B" w14:textId="77777777" w:rsidR="00A31CA5" w:rsidRPr="004E04E2" w:rsidRDefault="00A31CA5" w:rsidP="00EB661B">
            <w:pPr>
              <w:pStyle w:val="EngHangEnd"/>
            </w:pPr>
            <w:r w:rsidRPr="007425E1">
              <w:t xml:space="preserve">For </w:t>
            </w:r>
            <w:r>
              <w:t>You have</w:t>
            </w:r>
            <w:r w:rsidR="00A268DE">
              <w:t xml:space="preserve"> </w:t>
            </w:r>
            <w:r>
              <w:t>{</w:t>
            </w:r>
            <w:r w:rsidRPr="007425E1">
              <w:t>come</w:t>
            </w:r>
            <w:r>
              <w:t>}</w:t>
            </w:r>
            <w:r w:rsidRPr="007425E1">
              <w:t xml:space="preserve"> and saved us.</w:t>
            </w:r>
          </w:p>
        </w:tc>
        <w:tc>
          <w:tcPr>
            <w:tcW w:w="288" w:type="dxa"/>
          </w:tcPr>
          <w:p w14:paraId="20FE6564" w14:textId="77777777" w:rsidR="00A31CA5" w:rsidRDefault="00A31CA5" w:rsidP="00042E9B"/>
        </w:tc>
        <w:tc>
          <w:tcPr>
            <w:tcW w:w="288" w:type="dxa"/>
          </w:tcPr>
          <w:p w14:paraId="5A846CB7" w14:textId="77777777" w:rsidR="00A31CA5" w:rsidRDefault="00A31CA5" w:rsidP="00042E9B">
            <w:pPr>
              <w:pStyle w:val="CopticCross"/>
            </w:pPr>
          </w:p>
        </w:tc>
        <w:tc>
          <w:tcPr>
            <w:tcW w:w="3960" w:type="dxa"/>
          </w:tcPr>
          <w:p w14:paraId="254B9BF2" w14:textId="77777777" w:rsidR="00A31CA5" w:rsidRDefault="00A31CA5" w:rsidP="007E5EC8">
            <w:pPr>
              <w:pStyle w:val="CopticVersemulti-line"/>
            </w:pPr>
            <w:r w:rsidRPr="00F31CD1">
              <w:t>Ⲧⲉⲛⲟⲩⲱϣⲧ ⲙ̀ⲙⲟⲕ ⲱ̀ Ⲡⲭ̅ⲥ</w:t>
            </w:r>
          </w:p>
          <w:p w14:paraId="60AA693B" w14:textId="77777777" w:rsidR="00A31CA5" w:rsidRDefault="00A31CA5" w:rsidP="007E5EC8">
            <w:pPr>
              <w:pStyle w:val="CopticVersemulti-line"/>
            </w:pPr>
            <w:r w:rsidRPr="00F31CD1">
              <w:t>ⲛⲉⲙ Ⲡⲉⲕⲓⲱⲧ ⲛ̀ⲁ̀ⲅⲁⲑⲟⲥ</w:t>
            </w:r>
          </w:p>
          <w:p w14:paraId="0493DFDE" w14:textId="77777777" w:rsidR="00A31CA5" w:rsidRDefault="00A31CA5" w:rsidP="007E5EC8">
            <w:pPr>
              <w:pStyle w:val="CopticVersemulti-line"/>
            </w:pPr>
            <w:r w:rsidRPr="00F31CD1">
              <w:t>ⲛⲉⲙ Ⲡⲓⲡ̅ⲛ̅ⲁ ⲉ̅ⲑ̅ⲩ</w:t>
            </w:r>
          </w:p>
          <w:p w14:paraId="37FFFC8C" w14:textId="77777777" w:rsidR="00A31CA5" w:rsidRDefault="00A31CA5" w:rsidP="00F31CD1">
            <w:pPr>
              <w:pStyle w:val="CopticVerse"/>
            </w:pPr>
            <w:r w:rsidRPr="00F31CD1">
              <w:t xml:space="preserve">ϫⲉ </w:t>
            </w:r>
            <w:r>
              <w:t>{</w:t>
            </w:r>
            <w:r w:rsidRPr="00F31CD1">
              <w:t>ⲁⲕⲓ̀</w:t>
            </w:r>
            <w:r>
              <w:t>}</w:t>
            </w:r>
            <w:r w:rsidRPr="00F31CD1">
              <w:t xml:space="preserve"> ⲁⲕⲥⲱϯ ⲙ̀ⲙⲟⲛ</w:t>
            </w:r>
          </w:p>
        </w:tc>
      </w:tr>
    </w:tbl>
    <w:p w14:paraId="765134EB" w14:textId="77777777" w:rsidR="006458F1" w:rsidRDefault="006458F1" w:rsidP="00FB5E62">
      <w:pPr>
        <w:pStyle w:val="Heading5"/>
      </w:pPr>
      <w:bookmarkStart w:id="531" w:name="_Toc298445785"/>
      <w:bookmarkStart w:id="532" w:name="_Toc298681270"/>
      <w:bookmarkStart w:id="533" w:name="_Toc298447510"/>
      <w:bookmarkStart w:id="534" w:name="_Ref299212181"/>
      <w:bookmarkStart w:id="535" w:name="_Toc308441908"/>
      <w:r>
        <w:t>The Creed</w:t>
      </w:r>
      <w:bookmarkEnd w:id="531"/>
      <w:bookmarkEnd w:id="532"/>
      <w:bookmarkEnd w:id="533"/>
      <w:bookmarkEnd w:id="534"/>
      <w:bookmarkEnd w:id="5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458F1" w14:paraId="611CC8B9" w14:textId="77777777" w:rsidTr="006E3E75">
        <w:tc>
          <w:tcPr>
            <w:tcW w:w="4536" w:type="dxa"/>
          </w:tcPr>
          <w:p w14:paraId="24681714" w14:textId="77777777" w:rsidR="006458F1" w:rsidRDefault="006458F1" w:rsidP="006458F1">
            <w:pPr>
              <w:pStyle w:val="Heading3"/>
              <w:outlineLvl w:val="2"/>
            </w:pPr>
            <w:bookmarkStart w:id="536" w:name="_Toc298445786"/>
            <w:bookmarkStart w:id="537" w:name="_Toc298681271"/>
            <w:bookmarkStart w:id="538" w:name="_Toc298447511"/>
            <w:bookmarkStart w:id="539" w:name="_Toc308441909"/>
            <w:r>
              <w:t>The Introduction to the Creed</w:t>
            </w:r>
            <w:bookmarkEnd w:id="536"/>
            <w:bookmarkEnd w:id="537"/>
            <w:bookmarkEnd w:id="538"/>
            <w:bookmarkEnd w:id="539"/>
          </w:p>
        </w:tc>
        <w:tc>
          <w:tcPr>
            <w:tcW w:w="4536" w:type="dxa"/>
          </w:tcPr>
          <w:p w14:paraId="484A2FE9" w14:textId="77777777" w:rsidR="006458F1" w:rsidRDefault="006458F1" w:rsidP="006458F1"/>
        </w:tc>
      </w:tr>
      <w:tr w:rsidR="006458F1" w14:paraId="2EE5063C" w14:textId="77777777" w:rsidTr="006E3E75">
        <w:tc>
          <w:tcPr>
            <w:tcW w:w="4536" w:type="dxa"/>
          </w:tcPr>
          <w:p w14:paraId="284D3B33" w14:textId="77777777" w:rsidR="006458F1" w:rsidRPr="006458F1" w:rsidRDefault="006458F1" w:rsidP="000E2846">
            <w:pPr>
              <w:pStyle w:val="EngInd"/>
              <w:jc w:val="both"/>
            </w:pPr>
            <w:r w:rsidRPr="006458F1">
              <w:t>We exalt you, the Mother of the True Light</w:t>
            </w:r>
            <w:r w:rsidR="001225FA">
              <w:t xml:space="preserve">. </w:t>
            </w:r>
            <w:r w:rsidRPr="006458F1">
              <w:t>We glorify you, O saint and Mother of God, for you brought forth unto us the Saviour of the whole world; He came and saved our souls.</w:t>
            </w:r>
          </w:p>
          <w:p w14:paraId="35E4CCC6" w14:textId="77777777" w:rsidR="006458F1" w:rsidRPr="006458F1" w:rsidRDefault="006458F1" w:rsidP="000E2846">
            <w:pPr>
              <w:pStyle w:val="EngInd"/>
              <w:jc w:val="both"/>
            </w:pPr>
            <w:r w:rsidRPr="006458F1">
              <w:t xml:space="preserve">Glory to </w:t>
            </w:r>
            <w:r w:rsidR="001040C8">
              <w:t>You</w:t>
            </w:r>
            <w:r w:rsidRPr="006458F1">
              <w:t>, our Master, our King, Christ; the pride of the Apostles, the crown of the martyrs, the joy of the righteous, the firmness of the churches, the forgiveness of sins.</w:t>
            </w:r>
          </w:p>
          <w:p w14:paraId="25909914" w14:textId="77777777" w:rsidR="006458F1" w:rsidRPr="006458F1" w:rsidRDefault="006458F1" w:rsidP="000E2846">
            <w:pPr>
              <w:pStyle w:val="EngInd"/>
              <w:jc w:val="both"/>
            </w:pPr>
            <w:r w:rsidRPr="006458F1">
              <w:t>We proclaim the Holy Trinity in One Godhead</w:t>
            </w:r>
            <w:r w:rsidR="001225FA">
              <w:t xml:space="preserve">. </w:t>
            </w:r>
            <w:r w:rsidRPr="006458F1">
              <w:t>We wor</w:t>
            </w:r>
            <w:r w:rsidRPr="006458F1">
              <w:softHyphen/>
              <w:t>ship Him</w:t>
            </w:r>
            <w:r w:rsidR="001225FA">
              <w:t xml:space="preserve">. </w:t>
            </w:r>
            <w:r w:rsidRPr="006458F1">
              <w:t>We glorify Him</w:t>
            </w:r>
            <w:r w:rsidR="001225FA">
              <w:t xml:space="preserve">. </w:t>
            </w:r>
            <w:r w:rsidRPr="006458F1">
              <w:t>Lord have mercy</w:t>
            </w:r>
            <w:r w:rsidR="001225FA">
              <w:t xml:space="preserve">. </w:t>
            </w:r>
            <w:r w:rsidRPr="006458F1">
              <w:t>Lord have mercy</w:t>
            </w:r>
            <w:r w:rsidR="001225FA">
              <w:t xml:space="preserve">. </w:t>
            </w:r>
            <w:r w:rsidRPr="006458F1">
              <w:t>Lord bless</w:t>
            </w:r>
            <w:r w:rsidR="001225FA">
              <w:t xml:space="preserve">. </w:t>
            </w:r>
            <w:r w:rsidRPr="006458F1">
              <w:t>Amen.</w:t>
            </w:r>
          </w:p>
        </w:tc>
        <w:tc>
          <w:tcPr>
            <w:tcW w:w="4536" w:type="dxa"/>
          </w:tcPr>
          <w:p w14:paraId="374D633E" w14:textId="77777777" w:rsidR="006458F1" w:rsidRDefault="006458F1" w:rsidP="006458F1"/>
        </w:tc>
      </w:tr>
      <w:tr w:rsidR="009E64DA" w14:paraId="059E133E" w14:textId="77777777" w:rsidTr="006E3E75">
        <w:tc>
          <w:tcPr>
            <w:tcW w:w="4536" w:type="dxa"/>
          </w:tcPr>
          <w:p w14:paraId="232CF4EE" w14:textId="77777777" w:rsidR="009E64DA" w:rsidRPr="006458F1" w:rsidRDefault="009E64DA" w:rsidP="009E64DA">
            <w:pPr>
              <w:pStyle w:val="Heading3"/>
              <w:outlineLvl w:val="2"/>
            </w:pPr>
            <w:bookmarkStart w:id="540" w:name="_Toc298445787"/>
            <w:bookmarkStart w:id="541" w:name="_Toc298681272"/>
            <w:bookmarkStart w:id="542" w:name="_Toc298447512"/>
            <w:bookmarkStart w:id="543" w:name="_Toc308441910"/>
            <w:r>
              <w:t>The Creed</w:t>
            </w:r>
            <w:bookmarkEnd w:id="540"/>
            <w:bookmarkEnd w:id="541"/>
            <w:bookmarkEnd w:id="542"/>
            <w:bookmarkEnd w:id="543"/>
          </w:p>
        </w:tc>
        <w:tc>
          <w:tcPr>
            <w:tcW w:w="4536" w:type="dxa"/>
          </w:tcPr>
          <w:p w14:paraId="0EBD0CBB" w14:textId="77777777" w:rsidR="009E64DA" w:rsidRDefault="009E64DA" w:rsidP="006458F1"/>
        </w:tc>
      </w:tr>
      <w:tr w:rsidR="009E64DA" w14:paraId="20890F74" w14:textId="77777777" w:rsidTr="006E3E75">
        <w:tc>
          <w:tcPr>
            <w:tcW w:w="4536" w:type="dxa"/>
          </w:tcPr>
          <w:p w14:paraId="1C54D292" w14:textId="77777777" w:rsidR="009E64DA" w:rsidRPr="009E64DA" w:rsidRDefault="009E64DA" w:rsidP="000E2846">
            <w:pPr>
              <w:pStyle w:val="EngInd"/>
              <w:jc w:val="both"/>
              <w:rPr>
                <w:rFonts w:eastAsia="@MingLiU"/>
              </w:rPr>
            </w:pPr>
            <w:r w:rsidRPr="009E64DA">
              <w:rPr>
                <w:rFonts w:eastAsia="@MingLiU"/>
              </w:rPr>
              <w:t>We believe in one God; God the Father, the Pantocrator, Who created heaven and earth, and all things seen and unseen.</w:t>
            </w:r>
          </w:p>
          <w:p w14:paraId="7D1EE27C" w14:textId="77777777" w:rsidR="009E64DA" w:rsidRPr="009E64DA" w:rsidRDefault="009E64DA" w:rsidP="000E2846">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sidR="001225FA">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24E398C6" w14:textId="77777777" w:rsidR="009E64DA" w:rsidRPr="009E64DA" w:rsidRDefault="009E64DA" w:rsidP="000E2846">
            <w:pPr>
              <w:pStyle w:val="EngInd"/>
              <w:jc w:val="both"/>
              <w:rPr>
                <w:rFonts w:eastAsia="@MingLiU"/>
              </w:rPr>
            </w:pPr>
            <w:r w:rsidRPr="009E64DA">
              <w:rPr>
                <w:rFonts w:eastAsia="@MingLiU"/>
              </w:rPr>
              <w:t xml:space="preserve">And He was crucified for us under Pontius </w:t>
            </w:r>
            <w:r w:rsidRPr="009E64DA">
              <w:rPr>
                <w:rFonts w:eastAsia="@MingLiU"/>
              </w:rPr>
              <w:lastRenderedPageBreak/>
              <w:t>Pilate; suffered and was buried; and the third day He rose from the dead, ac</w:t>
            </w:r>
            <w:r w:rsidRPr="009E64DA">
              <w:rPr>
                <w:rFonts w:eastAsia="@MingLiU"/>
              </w:rPr>
              <w:softHyphen/>
              <w:t>cording to the scriptures</w:t>
            </w:r>
            <w:r w:rsidR="001225FA">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4A68A2CB" w14:textId="77777777" w:rsidR="009E64DA" w:rsidRPr="009E64DA" w:rsidRDefault="009E64DA" w:rsidP="000E2846">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2B3A2ECC" w14:textId="77777777" w:rsidR="009E64DA" w:rsidRPr="009E64DA" w:rsidRDefault="009E64DA" w:rsidP="000E2846">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722214E8" w14:textId="77777777" w:rsidR="009E64DA" w:rsidRDefault="009E64DA" w:rsidP="006458F1"/>
        </w:tc>
      </w:tr>
      <w:tr w:rsidR="009E64DA" w14:paraId="086868E2" w14:textId="77777777" w:rsidTr="006E3E75">
        <w:tc>
          <w:tcPr>
            <w:tcW w:w="4536" w:type="dxa"/>
          </w:tcPr>
          <w:p w14:paraId="4522A2B1" w14:textId="77777777" w:rsidR="009E64DA" w:rsidRPr="006458F1" w:rsidRDefault="009E64DA" w:rsidP="000E2846">
            <w:pPr>
              <w:pStyle w:val="EngIndEnd"/>
              <w:jc w:val="both"/>
            </w:pPr>
            <w:r w:rsidRPr="009E64DA">
              <w:lastRenderedPageBreak/>
              <w:t>We look for the resurrection of the dead, and the life of the coming age</w:t>
            </w:r>
            <w:r w:rsidR="001225FA">
              <w:t xml:space="preserve">. </w:t>
            </w:r>
            <w:r w:rsidRPr="009E64DA">
              <w:t>Amen.</w:t>
            </w:r>
          </w:p>
        </w:tc>
        <w:tc>
          <w:tcPr>
            <w:tcW w:w="4536" w:type="dxa"/>
          </w:tcPr>
          <w:p w14:paraId="5CC83A10" w14:textId="77777777" w:rsidR="009E64DA" w:rsidRDefault="009E64DA" w:rsidP="006458F1"/>
        </w:tc>
      </w:tr>
    </w:tbl>
    <w:p w14:paraId="288C5D40" w14:textId="77777777" w:rsidR="006458F1" w:rsidRDefault="00EB661B" w:rsidP="00EB661B">
      <w:pPr>
        <w:pStyle w:val="Heading4"/>
      </w:pPr>
      <w:r>
        <w:t>The Conclusion of the Midnight Praise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F611E4" w14:paraId="543D359B" w14:textId="77777777" w:rsidTr="00F611E4">
        <w:trPr>
          <w:cantSplit/>
          <w:jc w:val="center"/>
        </w:trPr>
        <w:tc>
          <w:tcPr>
            <w:tcW w:w="4248" w:type="dxa"/>
          </w:tcPr>
          <w:p w14:paraId="2BE22E1A" w14:textId="77777777" w:rsidR="00F611E4" w:rsidRDefault="00F611E4" w:rsidP="00F611E4">
            <w:pPr>
              <w:pStyle w:val="EngHangEnd"/>
            </w:pPr>
            <w:r>
              <w:t>Lord have mercy. (3) (Kyrié eleison.) (3)</w:t>
            </w:r>
          </w:p>
        </w:tc>
        <w:tc>
          <w:tcPr>
            <w:tcW w:w="288" w:type="dxa"/>
          </w:tcPr>
          <w:p w14:paraId="1F0F6AB9" w14:textId="77777777" w:rsidR="00F611E4" w:rsidRDefault="00F611E4" w:rsidP="006E3E75"/>
        </w:tc>
        <w:tc>
          <w:tcPr>
            <w:tcW w:w="4248" w:type="dxa"/>
          </w:tcPr>
          <w:p w14:paraId="2D7DF56E" w14:textId="77777777" w:rsidR="00F611E4" w:rsidRDefault="00F611E4" w:rsidP="00F31CD1">
            <w:pPr>
              <w:pStyle w:val="CopticVersemulti-line"/>
            </w:pPr>
          </w:p>
        </w:tc>
      </w:tr>
      <w:tr w:rsidR="00F611E4" w14:paraId="141FF699" w14:textId="77777777" w:rsidTr="00F611E4">
        <w:trPr>
          <w:cantSplit/>
          <w:jc w:val="center"/>
        </w:trPr>
        <w:tc>
          <w:tcPr>
            <w:tcW w:w="4248" w:type="dxa"/>
          </w:tcPr>
          <w:p w14:paraId="4B3E616F" w14:textId="77777777" w:rsidR="00F611E4" w:rsidRDefault="00F611E4" w:rsidP="00F611E4">
            <w:pPr>
              <w:pStyle w:val="EngHang"/>
            </w:pPr>
            <w:r w:rsidRPr="007425E1">
              <w:rPr>
                <w:rFonts w:eastAsiaTheme="minorHAnsi"/>
              </w:rPr>
              <w:t>God have mercy upon us:</w:t>
            </w:r>
          </w:p>
        </w:tc>
        <w:tc>
          <w:tcPr>
            <w:tcW w:w="288" w:type="dxa"/>
          </w:tcPr>
          <w:p w14:paraId="332CCF45" w14:textId="77777777" w:rsidR="00F611E4" w:rsidRDefault="00F611E4" w:rsidP="006E3E75"/>
        </w:tc>
        <w:tc>
          <w:tcPr>
            <w:tcW w:w="4248" w:type="dxa"/>
          </w:tcPr>
          <w:p w14:paraId="59184BC7" w14:textId="77777777" w:rsidR="00F611E4" w:rsidRPr="00F31CD1" w:rsidRDefault="00F31CD1" w:rsidP="00F31CD1">
            <w:pPr>
              <w:pStyle w:val="CopticVersemulti-line"/>
            </w:pPr>
            <w:r w:rsidRPr="00F31CD1">
              <w:t>Ⲫϯ ⲛⲁⲓ ⲛⲁⲛ</w:t>
            </w:r>
          </w:p>
        </w:tc>
      </w:tr>
      <w:tr w:rsidR="00F611E4" w14:paraId="015EAAEB" w14:textId="77777777" w:rsidTr="00F611E4">
        <w:trPr>
          <w:cantSplit/>
          <w:jc w:val="center"/>
        </w:trPr>
        <w:tc>
          <w:tcPr>
            <w:tcW w:w="4248" w:type="dxa"/>
          </w:tcPr>
          <w:p w14:paraId="2944153D" w14:textId="77777777" w:rsidR="00F611E4" w:rsidRPr="007425E1" w:rsidRDefault="00F611E4" w:rsidP="00F611E4">
            <w:pPr>
              <w:pStyle w:val="EngIndEnd"/>
            </w:pPr>
            <w:r>
              <w:t>Lord have mercy. (3)</w:t>
            </w:r>
          </w:p>
        </w:tc>
        <w:tc>
          <w:tcPr>
            <w:tcW w:w="288" w:type="dxa"/>
          </w:tcPr>
          <w:p w14:paraId="33EF8DD7" w14:textId="77777777" w:rsidR="00F611E4" w:rsidRDefault="00F611E4" w:rsidP="006E3E75"/>
        </w:tc>
        <w:tc>
          <w:tcPr>
            <w:tcW w:w="4248" w:type="dxa"/>
          </w:tcPr>
          <w:p w14:paraId="0821524B" w14:textId="77777777" w:rsidR="00F611E4" w:rsidRDefault="00F611E4" w:rsidP="00F31CD1">
            <w:pPr>
              <w:pStyle w:val="CopticVersemulti-line"/>
            </w:pPr>
          </w:p>
        </w:tc>
      </w:tr>
      <w:tr w:rsidR="00F611E4" w14:paraId="7292E80F" w14:textId="77777777" w:rsidTr="00F611E4">
        <w:trPr>
          <w:cantSplit/>
          <w:jc w:val="center"/>
        </w:trPr>
        <w:tc>
          <w:tcPr>
            <w:tcW w:w="4248" w:type="dxa"/>
          </w:tcPr>
          <w:p w14:paraId="27CF982B" w14:textId="77777777" w:rsidR="00F611E4" w:rsidRDefault="002E67A0" w:rsidP="00F611E4">
            <w:pPr>
              <w:pStyle w:val="EngHang"/>
            </w:pPr>
            <w:r>
              <w:t>God hear us:</w:t>
            </w:r>
          </w:p>
        </w:tc>
        <w:tc>
          <w:tcPr>
            <w:tcW w:w="288" w:type="dxa"/>
          </w:tcPr>
          <w:p w14:paraId="620D7632" w14:textId="77777777" w:rsidR="00F611E4" w:rsidRDefault="00F611E4" w:rsidP="006E3E75"/>
        </w:tc>
        <w:tc>
          <w:tcPr>
            <w:tcW w:w="4248" w:type="dxa"/>
          </w:tcPr>
          <w:p w14:paraId="397C59EF" w14:textId="77777777" w:rsidR="00F611E4" w:rsidRDefault="00F31CD1" w:rsidP="00F31CD1">
            <w:pPr>
              <w:pStyle w:val="CopticVersemulti-line"/>
            </w:pPr>
            <w:r w:rsidRPr="00F31CD1">
              <w:t>Ⲫϯ ⲥⲱⲧⲉⲙ ⲉⲣⲟⲛ</w:t>
            </w:r>
          </w:p>
        </w:tc>
      </w:tr>
      <w:tr w:rsidR="00F611E4" w14:paraId="4FD1D725" w14:textId="77777777" w:rsidTr="00F611E4">
        <w:trPr>
          <w:cantSplit/>
          <w:jc w:val="center"/>
        </w:trPr>
        <w:tc>
          <w:tcPr>
            <w:tcW w:w="4248" w:type="dxa"/>
          </w:tcPr>
          <w:p w14:paraId="08DD772C" w14:textId="77777777" w:rsidR="00F611E4" w:rsidRPr="007425E1" w:rsidRDefault="00F611E4" w:rsidP="00F611E4">
            <w:pPr>
              <w:pStyle w:val="EngIndEnd"/>
            </w:pPr>
            <w:r>
              <w:t>Lord have mercy. (3)</w:t>
            </w:r>
          </w:p>
        </w:tc>
        <w:tc>
          <w:tcPr>
            <w:tcW w:w="288" w:type="dxa"/>
          </w:tcPr>
          <w:p w14:paraId="33317FDE" w14:textId="77777777" w:rsidR="00F611E4" w:rsidRDefault="00F611E4" w:rsidP="006E3E75"/>
        </w:tc>
        <w:tc>
          <w:tcPr>
            <w:tcW w:w="4248" w:type="dxa"/>
          </w:tcPr>
          <w:p w14:paraId="0D0339EC" w14:textId="77777777" w:rsidR="00F611E4" w:rsidRDefault="00F611E4" w:rsidP="00F31CD1">
            <w:pPr>
              <w:pStyle w:val="CopticVersemulti-line"/>
            </w:pPr>
          </w:p>
        </w:tc>
      </w:tr>
      <w:tr w:rsidR="00F611E4" w14:paraId="7D14FC2C" w14:textId="77777777" w:rsidTr="00F611E4">
        <w:trPr>
          <w:cantSplit/>
          <w:jc w:val="center"/>
        </w:trPr>
        <w:tc>
          <w:tcPr>
            <w:tcW w:w="4248" w:type="dxa"/>
          </w:tcPr>
          <w:p w14:paraId="40377A10" w14:textId="77777777" w:rsidR="00F611E4" w:rsidRDefault="00F611E4" w:rsidP="00F611E4">
            <w:pPr>
              <w:pStyle w:val="EngHang"/>
            </w:pPr>
            <w:r w:rsidRPr="007425E1">
              <w:rPr>
                <w:rFonts w:eastAsiaTheme="minorHAnsi"/>
              </w:rPr>
              <w:t>God look unto us:</w:t>
            </w:r>
          </w:p>
        </w:tc>
        <w:tc>
          <w:tcPr>
            <w:tcW w:w="288" w:type="dxa"/>
          </w:tcPr>
          <w:p w14:paraId="2B528690" w14:textId="77777777" w:rsidR="00F611E4" w:rsidRDefault="00F611E4" w:rsidP="006E3E75"/>
        </w:tc>
        <w:tc>
          <w:tcPr>
            <w:tcW w:w="4248" w:type="dxa"/>
          </w:tcPr>
          <w:p w14:paraId="1801187C" w14:textId="77777777" w:rsidR="00F611E4" w:rsidRDefault="00F31CD1" w:rsidP="00F31CD1">
            <w:pPr>
              <w:pStyle w:val="CopticVersemulti-line"/>
            </w:pPr>
            <w:r w:rsidRPr="00F31CD1">
              <w:t>Ⲫϯ ⲥⲟⲙⲥ ⲉⲣⲟⲛ</w:t>
            </w:r>
          </w:p>
        </w:tc>
      </w:tr>
      <w:tr w:rsidR="00F611E4" w14:paraId="14FEDAB3" w14:textId="77777777" w:rsidTr="00F611E4">
        <w:trPr>
          <w:cantSplit/>
          <w:jc w:val="center"/>
        </w:trPr>
        <w:tc>
          <w:tcPr>
            <w:tcW w:w="4248" w:type="dxa"/>
          </w:tcPr>
          <w:p w14:paraId="291B2DDB" w14:textId="77777777" w:rsidR="00F611E4" w:rsidRPr="007425E1" w:rsidRDefault="00F611E4" w:rsidP="00F611E4">
            <w:pPr>
              <w:pStyle w:val="EngIndEnd"/>
            </w:pPr>
            <w:r>
              <w:t>Lord have mercy. (3)</w:t>
            </w:r>
          </w:p>
        </w:tc>
        <w:tc>
          <w:tcPr>
            <w:tcW w:w="288" w:type="dxa"/>
          </w:tcPr>
          <w:p w14:paraId="12BAE66E" w14:textId="77777777" w:rsidR="00F611E4" w:rsidRDefault="00F611E4" w:rsidP="006E3E75"/>
        </w:tc>
        <w:tc>
          <w:tcPr>
            <w:tcW w:w="4248" w:type="dxa"/>
          </w:tcPr>
          <w:p w14:paraId="2726C275" w14:textId="77777777" w:rsidR="00F611E4" w:rsidRDefault="00F611E4" w:rsidP="00F31CD1">
            <w:pPr>
              <w:pStyle w:val="CopticVersemulti-line"/>
            </w:pPr>
          </w:p>
        </w:tc>
      </w:tr>
      <w:tr w:rsidR="00F611E4" w14:paraId="343B186D" w14:textId="77777777" w:rsidTr="00F611E4">
        <w:trPr>
          <w:cantSplit/>
          <w:jc w:val="center"/>
        </w:trPr>
        <w:tc>
          <w:tcPr>
            <w:tcW w:w="4248" w:type="dxa"/>
          </w:tcPr>
          <w:p w14:paraId="1018B07D" w14:textId="77777777" w:rsidR="00F611E4" w:rsidRDefault="00F611E4" w:rsidP="00F611E4">
            <w:pPr>
              <w:pStyle w:val="EngHang"/>
            </w:pPr>
            <w:r w:rsidRPr="007425E1">
              <w:rPr>
                <w:rFonts w:eastAsiaTheme="minorHAnsi"/>
              </w:rPr>
              <w:t>God behold us:</w:t>
            </w:r>
          </w:p>
        </w:tc>
        <w:tc>
          <w:tcPr>
            <w:tcW w:w="288" w:type="dxa"/>
          </w:tcPr>
          <w:p w14:paraId="1E376C60" w14:textId="77777777" w:rsidR="00F611E4" w:rsidRDefault="00F611E4" w:rsidP="006E3E75"/>
        </w:tc>
        <w:tc>
          <w:tcPr>
            <w:tcW w:w="4248" w:type="dxa"/>
          </w:tcPr>
          <w:p w14:paraId="4F4564DB" w14:textId="77777777" w:rsidR="00F611E4" w:rsidRDefault="00F31CD1" w:rsidP="00F31CD1">
            <w:pPr>
              <w:pStyle w:val="CopticVersemulti-line"/>
            </w:pPr>
            <w:r w:rsidRPr="00F31CD1">
              <w:t>Ⲫϯ ϫⲟⲩϣⲧ ⲉⲣⲟⲛ</w:t>
            </w:r>
          </w:p>
        </w:tc>
      </w:tr>
      <w:tr w:rsidR="00F611E4" w14:paraId="56D9D837" w14:textId="77777777" w:rsidTr="00F611E4">
        <w:trPr>
          <w:cantSplit/>
          <w:jc w:val="center"/>
        </w:trPr>
        <w:tc>
          <w:tcPr>
            <w:tcW w:w="4248" w:type="dxa"/>
          </w:tcPr>
          <w:p w14:paraId="5A24D288" w14:textId="77777777" w:rsidR="00F611E4" w:rsidRPr="007425E1" w:rsidRDefault="00F611E4" w:rsidP="00F611E4">
            <w:pPr>
              <w:pStyle w:val="EngIndEnd"/>
            </w:pPr>
            <w:r>
              <w:t>Lord have mercy. (3)</w:t>
            </w:r>
          </w:p>
        </w:tc>
        <w:tc>
          <w:tcPr>
            <w:tcW w:w="288" w:type="dxa"/>
          </w:tcPr>
          <w:p w14:paraId="51AD8971" w14:textId="77777777" w:rsidR="00F611E4" w:rsidRDefault="00F611E4" w:rsidP="006E3E75"/>
        </w:tc>
        <w:tc>
          <w:tcPr>
            <w:tcW w:w="4248" w:type="dxa"/>
          </w:tcPr>
          <w:p w14:paraId="097E8C52" w14:textId="77777777" w:rsidR="00F611E4" w:rsidRDefault="00F611E4" w:rsidP="00F31CD1">
            <w:pPr>
              <w:pStyle w:val="CopticVersemulti-line"/>
            </w:pPr>
          </w:p>
        </w:tc>
      </w:tr>
      <w:tr w:rsidR="00F611E4" w14:paraId="7C5023EA" w14:textId="77777777" w:rsidTr="00F611E4">
        <w:trPr>
          <w:cantSplit/>
          <w:jc w:val="center"/>
        </w:trPr>
        <w:tc>
          <w:tcPr>
            <w:tcW w:w="4248" w:type="dxa"/>
          </w:tcPr>
          <w:p w14:paraId="7E48992F" w14:textId="77777777" w:rsidR="00F611E4" w:rsidRDefault="00F611E4" w:rsidP="00F611E4">
            <w:pPr>
              <w:pStyle w:val="EngHang"/>
            </w:pPr>
            <w:r w:rsidRPr="007425E1">
              <w:rPr>
                <w:rFonts w:eastAsiaTheme="minorHAnsi"/>
              </w:rPr>
              <w:t>God have compassion on us:</w:t>
            </w:r>
          </w:p>
        </w:tc>
        <w:tc>
          <w:tcPr>
            <w:tcW w:w="288" w:type="dxa"/>
          </w:tcPr>
          <w:p w14:paraId="42298CCC" w14:textId="77777777" w:rsidR="00F611E4" w:rsidRDefault="00F611E4" w:rsidP="006E3E75"/>
        </w:tc>
        <w:tc>
          <w:tcPr>
            <w:tcW w:w="4248" w:type="dxa"/>
          </w:tcPr>
          <w:p w14:paraId="4F0B372A" w14:textId="77777777" w:rsidR="00F611E4" w:rsidRDefault="00F31CD1" w:rsidP="00F31CD1">
            <w:pPr>
              <w:pStyle w:val="CopticVersemulti-line"/>
            </w:pPr>
            <w:r w:rsidRPr="00F31CD1">
              <w:t>Ⲫϯ ϣⲉⲛϩⲏⲧ ϧⲁⲣⲟⲛ</w:t>
            </w:r>
          </w:p>
        </w:tc>
      </w:tr>
      <w:tr w:rsidR="00F611E4" w14:paraId="0299E3D3" w14:textId="77777777" w:rsidTr="00F611E4">
        <w:trPr>
          <w:cantSplit/>
          <w:jc w:val="center"/>
        </w:trPr>
        <w:tc>
          <w:tcPr>
            <w:tcW w:w="4248" w:type="dxa"/>
          </w:tcPr>
          <w:p w14:paraId="297ECA29" w14:textId="77777777" w:rsidR="00F611E4" w:rsidRPr="007425E1" w:rsidRDefault="00F611E4" w:rsidP="00F611E4">
            <w:pPr>
              <w:pStyle w:val="EngIndEnd"/>
            </w:pPr>
            <w:r>
              <w:t>Lord have mercy. (3)</w:t>
            </w:r>
          </w:p>
        </w:tc>
        <w:tc>
          <w:tcPr>
            <w:tcW w:w="288" w:type="dxa"/>
          </w:tcPr>
          <w:p w14:paraId="001E4E01" w14:textId="77777777" w:rsidR="00F611E4" w:rsidRDefault="00F611E4" w:rsidP="006E3E75"/>
        </w:tc>
        <w:tc>
          <w:tcPr>
            <w:tcW w:w="4248" w:type="dxa"/>
          </w:tcPr>
          <w:p w14:paraId="25A33E4D" w14:textId="77777777" w:rsidR="00F611E4" w:rsidRDefault="00F611E4" w:rsidP="00F31CD1">
            <w:pPr>
              <w:pStyle w:val="CopticVersemulti-line"/>
            </w:pPr>
          </w:p>
        </w:tc>
      </w:tr>
      <w:tr w:rsidR="00F611E4" w14:paraId="397A3338" w14:textId="77777777" w:rsidTr="00F611E4">
        <w:trPr>
          <w:cantSplit/>
          <w:jc w:val="center"/>
        </w:trPr>
        <w:tc>
          <w:tcPr>
            <w:tcW w:w="4248" w:type="dxa"/>
          </w:tcPr>
          <w:p w14:paraId="64C5BAF7" w14:textId="77777777" w:rsidR="00F611E4" w:rsidRPr="00F611E4" w:rsidRDefault="00F611E4" w:rsidP="002E67A0">
            <w:pPr>
              <w:pStyle w:val="EngHang"/>
              <w:rPr>
                <w:color w:val="auto"/>
                <w:szCs w:val="22"/>
              </w:rPr>
            </w:pPr>
            <w:r w:rsidRPr="007425E1">
              <w:rPr>
                <w:rFonts w:eastAsiaTheme="minorHAnsi"/>
              </w:rPr>
              <w:lastRenderedPageBreak/>
              <w:t xml:space="preserve">We are </w:t>
            </w:r>
            <w:r w:rsidR="002E67A0">
              <w:rPr>
                <w:rFonts w:eastAsiaTheme="minorHAnsi"/>
              </w:rPr>
              <w:t>Your</w:t>
            </w:r>
            <w:r w:rsidRPr="007425E1">
              <w:rPr>
                <w:rFonts w:eastAsiaTheme="minorHAnsi"/>
              </w:rPr>
              <w:t xml:space="preserve"> people:</w:t>
            </w:r>
          </w:p>
        </w:tc>
        <w:tc>
          <w:tcPr>
            <w:tcW w:w="288" w:type="dxa"/>
          </w:tcPr>
          <w:p w14:paraId="10A2811C" w14:textId="77777777" w:rsidR="00F611E4" w:rsidRDefault="00F611E4" w:rsidP="006E3E75"/>
        </w:tc>
        <w:tc>
          <w:tcPr>
            <w:tcW w:w="4248" w:type="dxa"/>
          </w:tcPr>
          <w:p w14:paraId="453FBE74" w14:textId="77777777" w:rsidR="00F611E4" w:rsidRDefault="00F31CD1" w:rsidP="00F31CD1">
            <w:pPr>
              <w:pStyle w:val="CopticVersemulti-line"/>
            </w:pPr>
            <w:r w:rsidRPr="00F31CD1">
              <w:t>Ⲁⲛⲟⲛ ϧⲁ ⲡⲉⲕⲗⲁⲟⲥ</w:t>
            </w:r>
          </w:p>
        </w:tc>
      </w:tr>
      <w:tr w:rsidR="00F611E4" w14:paraId="68CA6DFF" w14:textId="77777777" w:rsidTr="00F611E4">
        <w:trPr>
          <w:cantSplit/>
          <w:jc w:val="center"/>
        </w:trPr>
        <w:tc>
          <w:tcPr>
            <w:tcW w:w="4248" w:type="dxa"/>
          </w:tcPr>
          <w:p w14:paraId="200BC556" w14:textId="77777777" w:rsidR="00F611E4" w:rsidRPr="007425E1" w:rsidRDefault="00F611E4" w:rsidP="00F611E4">
            <w:pPr>
              <w:pStyle w:val="EngIndEnd"/>
            </w:pPr>
            <w:r>
              <w:t>Lord have mercy. (3)</w:t>
            </w:r>
          </w:p>
        </w:tc>
        <w:tc>
          <w:tcPr>
            <w:tcW w:w="288" w:type="dxa"/>
          </w:tcPr>
          <w:p w14:paraId="7E9E2D7C" w14:textId="77777777" w:rsidR="00F611E4" w:rsidRDefault="00F611E4" w:rsidP="006E3E75"/>
        </w:tc>
        <w:tc>
          <w:tcPr>
            <w:tcW w:w="4248" w:type="dxa"/>
          </w:tcPr>
          <w:p w14:paraId="1543E58F" w14:textId="77777777" w:rsidR="00F611E4" w:rsidRDefault="00F611E4" w:rsidP="00F31CD1">
            <w:pPr>
              <w:pStyle w:val="CopticVersemulti-line"/>
            </w:pPr>
          </w:p>
        </w:tc>
      </w:tr>
      <w:tr w:rsidR="00F611E4" w14:paraId="58010C7A" w14:textId="77777777" w:rsidTr="00F611E4">
        <w:trPr>
          <w:cantSplit/>
          <w:jc w:val="center"/>
        </w:trPr>
        <w:tc>
          <w:tcPr>
            <w:tcW w:w="4248" w:type="dxa"/>
          </w:tcPr>
          <w:p w14:paraId="38EAC1AE"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creation:</w:t>
            </w:r>
          </w:p>
        </w:tc>
        <w:tc>
          <w:tcPr>
            <w:tcW w:w="288" w:type="dxa"/>
          </w:tcPr>
          <w:p w14:paraId="2114F539" w14:textId="77777777" w:rsidR="00F611E4" w:rsidRDefault="00F611E4" w:rsidP="006E3E75"/>
        </w:tc>
        <w:tc>
          <w:tcPr>
            <w:tcW w:w="4248" w:type="dxa"/>
          </w:tcPr>
          <w:p w14:paraId="3C104A59" w14:textId="77777777" w:rsidR="00F611E4" w:rsidRDefault="00F31CD1" w:rsidP="00F31CD1">
            <w:pPr>
              <w:pStyle w:val="CopticVersemulti-line"/>
            </w:pPr>
            <w:r w:rsidRPr="00F31CD1">
              <w:t>Ⲁⲛⲟⲛ ϧⲁ ⲡⲉⲕⲡ̀ⲗⲁⲥⲙⲁ</w:t>
            </w:r>
          </w:p>
        </w:tc>
      </w:tr>
      <w:tr w:rsidR="00F611E4" w14:paraId="6B43E893" w14:textId="77777777" w:rsidTr="00F611E4">
        <w:trPr>
          <w:cantSplit/>
          <w:jc w:val="center"/>
        </w:trPr>
        <w:tc>
          <w:tcPr>
            <w:tcW w:w="4248" w:type="dxa"/>
          </w:tcPr>
          <w:p w14:paraId="3B487D7C" w14:textId="77777777" w:rsidR="00F611E4" w:rsidRPr="007425E1" w:rsidRDefault="00F611E4" w:rsidP="00F611E4">
            <w:pPr>
              <w:pStyle w:val="EngIndEnd"/>
            </w:pPr>
            <w:r>
              <w:t>Lord have mercy. (3)</w:t>
            </w:r>
          </w:p>
        </w:tc>
        <w:tc>
          <w:tcPr>
            <w:tcW w:w="288" w:type="dxa"/>
          </w:tcPr>
          <w:p w14:paraId="6702DDBA" w14:textId="77777777" w:rsidR="00F611E4" w:rsidRDefault="00F611E4" w:rsidP="006E3E75"/>
        </w:tc>
        <w:tc>
          <w:tcPr>
            <w:tcW w:w="4248" w:type="dxa"/>
          </w:tcPr>
          <w:p w14:paraId="7401270C" w14:textId="77777777" w:rsidR="00F611E4" w:rsidRDefault="00F611E4" w:rsidP="00F31CD1">
            <w:pPr>
              <w:pStyle w:val="CopticVersemulti-line"/>
            </w:pPr>
          </w:p>
        </w:tc>
      </w:tr>
      <w:tr w:rsidR="00F611E4" w14:paraId="0956D38F" w14:textId="77777777" w:rsidTr="00F611E4">
        <w:trPr>
          <w:cantSplit/>
          <w:jc w:val="center"/>
        </w:trPr>
        <w:tc>
          <w:tcPr>
            <w:tcW w:w="4248" w:type="dxa"/>
          </w:tcPr>
          <w:p w14:paraId="273E3AED" w14:textId="77777777" w:rsidR="00F611E4" w:rsidRPr="007425E1" w:rsidRDefault="00F611E4" w:rsidP="00F611E4">
            <w:pPr>
              <w:pStyle w:val="EngHang"/>
            </w:pPr>
            <w:r w:rsidRPr="007425E1">
              <w:rPr>
                <w:rFonts w:eastAsiaTheme="minorHAnsi"/>
              </w:rPr>
              <w:t>Deliver us from our enemies:</w:t>
            </w:r>
          </w:p>
        </w:tc>
        <w:tc>
          <w:tcPr>
            <w:tcW w:w="288" w:type="dxa"/>
          </w:tcPr>
          <w:p w14:paraId="196762C1" w14:textId="77777777" w:rsidR="00F611E4" w:rsidRDefault="00F611E4" w:rsidP="006E3E75"/>
        </w:tc>
        <w:tc>
          <w:tcPr>
            <w:tcW w:w="4248" w:type="dxa"/>
          </w:tcPr>
          <w:p w14:paraId="2E44329F" w14:textId="77777777" w:rsidR="00F611E4" w:rsidRDefault="00F31CD1" w:rsidP="00F31CD1">
            <w:pPr>
              <w:pStyle w:val="CopticVersemulti-line"/>
            </w:pPr>
            <w:r w:rsidRPr="00F31CD1">
              <w:t>Ⲛⲁϩⲙⲉⲛ ⲉ̀ⲃⲟⲗϧⲉⲛ ⲛⲉⲛϫⲁϫⲓ</w:t>
            </w:r>
          </w:p>
        </w:tc>
      </w:tr>
      <w:tr w:rsidR="00F611E4" w14:paraId="7B4BDB7F" w14:textId="77777777" w:rsidTr="00F611E4">
        <w:trPr>
          <w:cantSplit/>
          <w:jc w:val="center"/>
        </w:trPr>
        <w:tc>
          <w:tcPr>
            <w:tcW w:w="4248" w:type="dxa"/>
          </w:tcPr>
          <w:p w14:paraId="62FEC799" w14:textId="77777777" w:rsidR="00F611E4" w:rsidRPr="007425E1" w:rsidRDefault="00F611E4" w:rsidP="00F611E4">
            <w:pPr>
              <w:pStyle w:val="EngIndEnd"/>
            </w:pPr>
            <w:r>
              <w:t>Lord have mercy. (3)</w:t>
            </w:r>
          </w:p>
        </w:tc>
        <w:tc>
          <w:tcPr>
            <w:tcW w:w="288" w:type="dxa"/>
          </w:tcPr>
          <w:p w14:paraId="633C30B1" w14:textId="77777777" w:rsidR="00F611E4" w:rsidRDefault="00F611E4" w:rsidP="006E3E75"/>
        </w:tc>
        <w:tc>
          <w:tcPr>
            <w:tcW w:w="4248" w:type="dxa"/>
          </w:tcPr>
          <w:p w14:paraId="1724D6A9" w14:textId="77777777" w:rsidR="00F611E4" w:rsidRDefault="00F611E4" w:rsidP="00F31CD1">
            <w:pPr>
              <w:pStyle w:val="CopticVersemulti-line"/>
            </w:pPr>
          </w:p>
        </w:tc>
      </w:tr>
      <w:tr w:rsidR="00F611E4" w14:paraId="0A83D332" w14:textId="77777777" w:rsidTr="00F611E4">
        <w:trPr>
          <w:cantSplit/>
          <w:jc w:val="center"/>
        </w:trPr>
        <w:tc>
          <w:tcPr>
            <w:tcW w:w="4248" w:type="dxa"/>
          </w:tcPr>
          <w:p w14:paraId="283089A1" w14:textId="77777777" w:rsidR="00F611E4" w:rsidRPr="007425E1" w:rsidRDefault="00F611E4" w:rsidP="00F611E4">
            <w:pPr>
              <w:pStyle w:val="EngHang"/>
            </w:pPr>
            <w:r w:rsidRPr="007425E1">
              <w:rPr>
                <w:rFonts w:eastAsiaTheme="minorHAnsi"/>
              </w:rPr>
              <w:t>Deliver us from scarcity:</w:t>
            </w:r>
          </w:p>
        </w:tc>
        <w:tc>
          <w:tcPr>
            <w:tcW w:w="288" w:type="dxa"/>
          </w:tcPr>
          <w:p w14:paraId="691CADF1" w14:textId="77777777" w:rsidR="00F611E4" w:rsidRDefault="00F611E4" w:rsidP="006E3E75"/>
        </w:tc>
        <w:tc>
          <w:tcPr>
            <w:tcW w:w="4248" w:type="dxa"/>
          </w:tcPr>
          <w:p w14:paraId="0C49E932" w14:textId="77777777" w:rsidR="00F611E4" w:rsidRDefault="00F31CD1" w:rsidP="00F31CD1">
            <w:pPr>
              <w:pStyle w:val="CopticVersemulti-line"/>
            </w:pPr>
            <w:r w:rsidRPr="00F31CD1">
              <w:t>Ⲛⲁϩⲙⲉⲛ ⲉ̀ⲃⲟⲗϩⲁ ⲟⲩϩ̀ⲃⲱⲛ</w:t>
            </w:r>
          </w:p>
        </w:tc>
      </w:tr>
      <w:tr w:rsidR="00F611E4" w14:paraId="16EEB390" w14:textId="77777777" w:rsidTr="00F611E4">
        <w:trPr>
          <w:cantSplit/>
          <w:jc w:val="center"/>
        </w:trPr>
        <w:tc>
          <w:tcPr>
            <w:tcW w:w="4248" w:type="dxa"/>
          </w:tcPr>
          <w:p w14:paraId="7E49E932" w14:textId="77777777" w:rsidR="00F611E4" w:rsidRPr="007425E1" w:rsidRDefault="00F611E4" w:rsidP="00F611E4">
            <w:pPr>
              <w:pStyle w:val="EngIndEnd"/>
            </w:pPr>
            <w:r>
              <w:t>Lord have mercy. (3)</w:t>
            </w:r>
          </w:p>
        </w:tc>
        <w:tc>
          <w:tcPr>
            <w:tcW w:w="288" w:type="dxa"/>
          </w:tcPr>
          <w:p w14:paraId="748420AB" w14:textId="77777777" w:rsidR="00F611E4" w:rsidRDefault="00F611E4" w:rsidP="006E3E75"/>
        </w:tc>
        <w:tc>
          <w:tcPr>
            <w:tcW w:w="4248" w:type="dxa"/>
          </w:tcPr>
          <w:p w14:paraId="0BE6238E" w14:textId="77777777" w:rsidR="00F611E4" w:rsidRDefault="00F611E4" w:rsidP="00F31CD1">
            <w:pPr>
              <w:pStyle w:val="CopticVersemulti-line"/>
            </w:pPr>
          </w:p>
        </w:tc>
      </w:tr>
      <w:tr w:rsidR="00F611E4" w14:paraId="3168F124" w14:textId="77777777" w:rsidTr="00F611E4">
        <w:trPr>
          <w:cantSplit/>
          <w:jc w:val="center"/>
        </w:trPr>
        <w:tc>
          <w:tcPr>
            <w:tcW w:w="4248" w:type="dxa"/>
          </w:tcPr>
          <w:p w14:paraId="5E6B5EE5" w14:textId="77777777" w:rsidR="00F611E4" w:rsidRPr="007425E1" w:rsidRDefault="00F611E4" w:rsidP="002E67A0">
            <w:pPr>
              <w:pStyle w:val="EngHang"/>
            </w:pPr>
            <w:r w:rsidRPr="007425E1">
              <w:rPr>
                <w:rFonts w:eastAsiaTheme="minorHAnsi"/>
              </w:rPr>
              <w:t xml:space="preserve">We are </w:t>
            </w:r>
            <w:r w:rsidR="002E67A0">
              <w:rPr>
                <w:rFonts w:eastAsiaTheme="minorHAnsi"/>
              </w:rPr>
              <w:t>Your</w:t>
            </w:r>
            <w:r w:rsidRPr="007425E1">
              <w:rPr>
                <w:rFonts w:eastAsiaTheme="minorHAnsi"/>
              </w:rPr>
              <w:t xml:space="preserve"> servants:</w:t>
            </w:r>
          </w:p>
        </w:tc>
        <w:tc>
          <w:tcPr>
            <w:tcW w:w="288" w:type="dxa"/>
          </w:tcPr>
          <w:p w14:paraId="58247140" w14:textId="77777777" w:rsidR="00F611E4" w:rsidRDefault="00F611E4" w:rsidP="006E3E75"/>
        </w:tc>
        <w:tc>
          <w:tcPr>
            <w:tcW w:w="4248" w:type="dxa"/>
          </w:tcPr>
          <w:p w14:paraId="091979F9" w14:textId="77777777" w:rsidR="00F611E4" w:rsidRDefault="00F31CD1" w:rsidP="00F31CD1">
            <w:pPr>
              <w:pStyle w:val="CopticVersemulti-line"/>
            </w:pPr>
            <w:r w:rsidRPr="00F31CD1">
              <w:t>Ⲁⲛⲟⲛ ϧⲁ ⲛⲉⲕⲉ̀ⲃⲓⲁⲓⲕ</w:t>
            </w:r>
          </w:p>
        </w:tc>
      </w:tr>
      <w:tr w:rsidR="00F611E4" w14:paraId="7F383471" w14:textId="77777777" w:rsidTr="00F611E4">
        <w:trPr>
          <w:cantSplit/>
          <w:jc w:val="center"/>
        </w:trPr>
        <w:tc>
          <w:tcPr>
            <w:tcW w:w="4248" w:type="dxa"/>
          </w:tcPr>
          <w:p w14:paraId="21F7C7F3" w14:textId="77777777" w:rsidR="00F611E4" w:rsidRPr="007425E1" w:rsidRDefault="00F611E4" w:rsidP="00F611E4">
            <w:pPr>
              <w:pStyle w:val="EngIndEnd"/>
            </w:pPr>
            <w:r>
              <w:t>Lord have mercy. (3)</w:t>
            </w:r>
          </w:p>
        </w:tc>
        <w:tc>
          <w:tcPr>
            <w:tcW w:w="288" w:type="dxa"/>
          </w:tcPr>
          <w:p w14:paraId="39BE6EE6" w14:textId="77777777" w:rsidR="00F611E4" w:rsidRDefault="00F611E4" w:rsidP="006E3E75"/>
        </w:tc>
        <w:tc>
          <w:tcPr>
            <w:tcW w:w="4248" w:type="dxa"/>
          </w:tcPr>
          <w:p w14:paraId="59B13B2E" w14:textId="77777777" w:rsidR="00F611E4" w:rsidRDefault="00F611E4" w:rsidP="00F31CD1">
            <w:pPr>
              <w:pStyle w:val="CopticVersemulti-line"/>
            </w:pPr>
          </w:p>
        </w:tc>
      </w:tr>
      <w:tr w:rsidR="00F611E4" w14:paraId="05FF738B" w14:textId="77777777" w:rsidTr="00F611E4">
        <w:trPr>
          <w:cantSplit/>
          <w:jc w:val="center"/>
        </w:trPr>
        <w:tc>
          <w:tcPr>
            <w:tcW w:w="4248" w:type="dxa"/>
          </w:tcPr>
          <w:p w14:paraId="2A40C000" w14:textId="77777777" w:rsidR="00F611E4" w:rsidRPr="007425E1" w:rsidRDefault="002E67A0" w:rsidP="00F611E4">
            <w:pPr>
              <w:pStyle w:val="EngHang"/>
            </w:pPr>
            <w:r>
              <w:rPr>
                <w:rFonts w:eastAsiaTheme="minorHAnsi"/>
              </w:rPr>
              <w:t>You are</w:t>
            </w:r>
            <w:r w:rsidR="00F611E4" w:rsidRPr="007425E1">
              <w:rPr>
                <w:rFonts w:eastAsiaTheme="minorHAnsi"/>
              </w:rPr>
              <w:t xml:space="preserve"> the Son of God:</w:t>
            </w:r>
          </w:p>
        </w:tc>
        <w:tc>
          <w:tcPr>
            <w:tcW w:w="288" w:type="dxa"/>
          </w:tcPr>
          <w:p w14:paraId="111277AD" w14:textId="77777777" w:rsidR="00F611E4" w:rsidRDefault="00F611E4" w:rsidP="006E3E75"/>
        </w:tc>
        <w:tc>
          <w:tcPr>
            <w:tcW w:w="4248" w:type="dxa"/>
          </w:tcPr>
          <w:p w14:paraId="0C85D9C1" w14:textId="77777777" w:rsidR="00F611E4" w:rsidRDefault="00F31CD1" w:rsidP="00F31CD1">
            <w:pPr>
              <w:pStyle w:val="CopticVersemulti-line"/>
            </w:pPr>
            <w:r>
              <w:t>Ⲩ̀ⲓⲟⲥ ⲑⲉⲟⲥ ⲛ̀ⲑⲟⲕ</w:t>
            </w:r>
          </w:p>
        </w:tc>
      </w:tr>
      <w:tr w:rsidR="00F611E4" w14:paraId="775F77CE" w14:textId="77777777" w:rsidTr="00F611E4">
        <w:trPr>
          <w:cantSplit/>
          <w:jc w:val="center"/>
        </w:trPr>
        <w:tc>
          <w:tcPr>
            <w:tcW w:w="4248" w:type="dxa"/>
          </w:tcPr>
          <w:p w14:paraId="34005857" w14:textId="77777777" w:rsidR="00F611E4" w:rsidRPr="007425E1" w:rsidRDefault="00F611E4" w:rsidP="00F611E4">
            <w:pPr>
              <w:pStyle w:val="EngIndEnd"/>
            </w:pPr>
            <w:r>
              <w:t>Lord have mercy. (3)</w:t>
            </w:r>
          </w:p>
        </w:tc>
        <w:tc>
          <w:tcPr>
            <w:tcW w:w="288" w:type="dxa"/>
          </w:tcPr>
          <w:p w14:paraId="0C49C7F7" w14:textId="77777777" w:rsidR="00F611E4" w:rsidRDefault="00F611E4" w:rsidP="006E3E75"/>
        </w:tc>
        <w:tc>
          <w:tcPr>
            <w:tcW w:w="4248" w:type="dxa"/>
          </w:tcPr>
          <w:p w14:paraId="058917B7" w14:textId="77777777" w:rsidR="00F611E4" w:rsidRDefault="00F611E4" w:rsidP="00F31CD1">
            <w:pPr>
              <w:pStyle w:val="CopticVersemulti-line"/>
            </w:pPr>
          </w:p>
        </w:tc>
      </w:tr>
      <w:tr w:rsidR="00F611E4" w14:paraId="3A7CEE5F" w14:textId="77777777" w:rsidTr="00F611E4">
        <w:trPr>
          <w:cantSplit/>
          <w:jc w:val="center"/>
        </w:trPr>
        <w:tc>
          <w:tcPr>
            <w:tcW w:w="4248" w:type="dxa"/>
          </w:tcPr>
          <w:p w14:paraId="2484201C" w14:textId="77777777" w:rsidR="00F611E4" w:rsidRPr="007425E1" w:rsidRDefault="00F611E4" w:rsidP="002E67A0">
            <w:pPr>
              <w:pStyle w:val="EngHang"/>
            </w:pPr>
            <w:r w:rsidRPr="007425E1">
              <w:rPr>
                <w:rFonts w:eastAsiaTheme="minorHAnsi"/>
              </w:rPr>
              <w:t xml:space="preserve">We believe in </w:t>
            </w:r>
            <w:r w:rsidR="002E67A0">
              <w:rPr>
                <w:rFonts w:eastAsiaTheme="minorHAnsi"/>
              </w:rPr>
              <w:t>You</w:t>
            </w:r>
            <w:r w:rsidRPr="007425E1">
              <w:rPr>
                <w:rFonts w:eastAsiaTheme="minorHAnsi"/>
              </w:rPr>
              <w:t>:</w:t>
            </w:r>
          </w:p>
        </w:tc>
        <w:tc>
          <w:tcPr>
            <w:tcW w:w="288" w:type="dxa"/>
          </w:tcPr>
          <w:p w14:paraId="7BD098D3" w14:textId="77777777" w:rsidR="00F611E4" w:rsidRDefault="00F611E4" w:rsidP="006E3E75"/>
        </w:tc>
        <w:tc>
          <w:tcPr>
            <w:tcW w:w="4248" w:type="dxa"/>
          </w:tcPr>
          <w:p w14:paraId="0C83E1DF" w14:textId="77777777" w:rsidR="00F611E4" w:rsidRDefault="00F31CD1" w:rsidP="00F31CD1">
            <w:pPr>
              <w:pStyle w:val="CopticVersemulti-line"/>
            </w:pPr>
            <w:r w:rsidRPr="00F31CD1">
              <w:t>Ⲁⲛⲛⲁϩϯ ⲉ̀ⲣⲟⲕ</w:t>
            </w:r>
          </w:p>
        </w:tc>
      </w:tr>
      <w:tr w:rsidR="00F611E4" w14:paraId="0906CBBD" w14:textId="77777777" w:rsidTr="00F611E4">
        <w:trPr>
          <w:cantSplit/>
          <w:jc w:val="center"/>
        </w:trPr>
        <w:tc>
          <w:tcPr>
            <w:tcW w:w="4248" w:type="dxa"/>
          </w:tcPr>
          <w:p w14:paraId="65D17B7D" w14:textId="77777777" w:rsidR="00F611E4" w:rsidRPr="007425E1" w:rsidRDefault="00F611E4" w:rsidP="00F611E4">
            <w:pPr>
              <w:pStyle w:val="EngIndEnd"/>
            </w:pPr>
            <w:r>
              <w:t>Lord have mercy. (3)</w:t>
            </w:r>
          </w:p>
        </w:tc>
        <w:tc>
          <w:tcPr>
            <w:tcW w:w="288" w:type="dxa"/>
          </w:tcPr>
          <w:p w14:paraId="307B6777" w14:textId="77777777" w:rsidR="00F611E4" w:rsidRDefault="00F611E4" w:rsidP="006E3E75"/>
        </w:tc>
        <w:tc>
          <w:tcPr>
            <w:tcW w:w="4248" w:type="dxa"/>
          </w:tcPr>
          <w:p w14:paraId="093D2024" w14:textId="77777777" w:rsidR="00F611E4" w:rsidRDefault="00F611E4" w:rsidP="00F31CD1">
            <w:pPr>
              <w:pStyle w:val="CopticVersemulti-line"/>
            </w:pPr>
          </w:p>
        </w:tc>
      </w:tr>
      <w:tr w:rsidR="00F611E4" w14:paraId="7CA97B16" w14:textId="77777777" w:rsidTr="00F611E4">
        <w:trPr>
          <w:cantSplit/>
          <w:jc w:val="center"/>
        </w:trPr>
        <w:tc>
          <w:tcPr>
            <w:tcW w:w="4248" w:type="dxa"/>
          </w:tcPr>
          <w:p w14:paraId="64C2D026" w14:textId="77777777" w:rsidR="00F611E4" w:rsidRPr="007425E1" w:rsidRDefault="00F611E4" w:rsidP="002E67A0">
            <w:pPr>
              <w:pStyle w:val="EngHang"/>
            </w:pPr>
            <w:r w:rsidRPr="007425E1">
              <w:rPr>
                <w:rFonts w:eastAsiaTheme="minorHAnsi"/>
              </w:rPr>
              <w:t xml:space="preserve">For </w:t>
            </w:r>
            <w:r w:rsidR="002E67A0">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20B82E61" w14:textId="77777777" w:rsidR="00F611E4" w:rsidRDefault="00F611E4" w:rsidP="006E3E75"/>
        </w:tc>
        <w:tc>
          <w:tcPr>
            <w:tcW w:w="4248" w:type="dxa"/>
          </w:tcPr>
          <w:p w14:paraId="54D7FA48" w14:textId="77777777" w:rsidR="00F611E4" w:rsidRDefault="00F31CD1" w:rsidP="00F31CD1">
            <w:pPr>
              <w:pStyle w:val="CopticVersemulti-line"/>
            </w:pPr>
            <w:r w:rsidRPr="00F31CD1">
              <w:t xml:space="preserve">Ϫⲉ </w:t>
            </w:r>
            <w:r>
              <w:t>{</w:t>
            </w:r>
            <w:r w:rsidRPr="00F31CD1">
              <w:t>ⲁⲕⲓ̀</w:t>
            </w:r>
            <w:r>
              <w:t>}</w:t>
            </w:r>
            <w:r w:rsidRPr="00F31CD1">
              <w:t xml:space="preserve"> ⲁⲕⲥⲱϯ ⲙ̀ⲙⲟⲛ</w:t>
            </w:r>
          </w:p>
        </w:tc>
      </w:tr>
      <w:tr w:rsidR="00F611E4" w14:paraId="5BCD45C1" w14:textId="77777777" w:rsidTr="00F611E4">
        <w:trPr>
          <w:cantSplit/>
          <w:jc w:val="center"/>
        </w:trPr>
        <w:tc>
          <w:tcPr>
            <w:tcW w:w="4248" w:type="dxa"/>
          </w:tcPr>
          <w:p w14:paraId="0CE40085" w14:textId="77777777" w:rsidR="00F611E4" w:rsidRPr="007425E1" w:rsidRDefault="00F611E4" w:rsidP="00F611E4">
            <w:pPr>
              <w:pStyle w:val="EngIndEnd"/>
            </w:pPr>
            <w:r>
              <w:t>Lord have mercy. (3)</w:t>
            </w:r>
          </w:p>
        </w:tc>
        <w:tc>
          <w:tcPr>
            <w:tcW w:w="288" w:type="dxa"/>
          </w:tcPr>
          <w:p w14:paraId="21F495CE" w14:textId="77777777" w:rsidR="00F611E4" w:rsidRDefault="00F611E4" w:rsidP="006E3E75"/>
        </w:tc>
        <w:tc>
          <w:tcPr>
            <w:tcW w:w="4248" w:type="dxa"/>
          </w:tcPr>
          <w:p w14:paraId="3F23CF1C" w14:textId="77777777" w:rsidR="00F611E4" w:rsidRDefault="00F611E4" w:rsidP="00F31CD1">
            <w:pPr>
              <w:pStyle w:val="CopticVersemulti-line"/>
            </w:pPr>
          </w:p>
        </w:tc>
      </w:tr>
      <w:tr w:rsidR="00F611E4" w14:paraId="25AD8C3B" w14:textId="77777777" w:rsidTr="00F611E4">
        <w:trPr>
          <w:cantSplit/>
          <w:jc w:val="center"/>
        </w:trPr>
        <w:tc>
          <w:tcPr>
            <w:tcW w:w="4248" w:type="dxa"/>
          </w:tcPr>
          <w:p w14:paraId="6CF9DC1F" w14:textId="77777777" w:rsidR="00F611E4" w:rsidRPr="007425E1" w:rsidRDefault="00F611E4" w:rsidP="002E67A0">
            <w:pPr>
              <w:pStyle w:val="EngHang"/>
            </w:pPr>
            <w:r w:rsidRPr="007425E1">
              <w:rPr>
                <w:rFonts w:eastAsiaTheme="minorHAnsi"/>
              </w:rPr>
              <w:t xml:space="preserve">Visit us with </w:t>
            </w:r>
            <w:r w:rsidR="002E67A0">
              <w:rPr>
                <w:rFonts w:eastAsiaTheme="minorHAnsi"/>
              </w:rPr>
              <w:t>Your</w:t>
            </w:r>
            <w:r w:rsidRPr="007425E1">
              <w:rPr>
                <w:rFonts w:eastAsiaTheme="minorHAnsi"/>
              </w:rPr>
              <w:t xml:space="preserve"> salvation:</w:t>
            </w:r>
          </w:p>
        </w:tc>
        <w:tc>
          <w:tcPr>
            <w:tcW w:w="288" w:type="dxa"/>
          </w:tcPr>
          <w:p w14:paraId="487E7764" w14:textId="77777777" w:rsidR="00F611E4" w:rsidRDefault="00F611E4" w:rsidP="006E3E75"/>
        </w:tc>
        <w:tc>
          <w:tcPr>
            <w:tcW w:w="4248" w:type="dxa"/>
          </w:tcPr>
          <w:p w14:paraId="36B700FC" w14:textId="77777777" w:rsidR="00F611E4" w:rsidRDefault="00F31CD1" w:rsidP="00F31CD1">
            <w:pPr>
              <w:pStyle w:val="CopticVersemulti-line"/>
            </w:pPr>
            <w:r w:rsidRPr="00F31CD1">
              <w:t>Ϫⲉⲙⲡⲉⲛϣⲓⲛⲓ ϧⲉⲛ ⲡⲉⲕⲟⲩϫⲁⲓ</w:t>
            </w:r>
          </w:p>
        </w:tc>
      </w:tr>
      <w:tr w:rsidR="00F611E4" w14:paraId="7563FA05" w14:textId="77777777" w:rsidTr="00F611E4">
        <w:trPr>
          <w:cantSplit/>
          <w:jc w:val="center"/>
        </w:trPr>
        <w:tc>
          <w:tcPr>
            <w:tcW w:w="4248" w:type="dxa"/>
          </w:tcPr>
          <w:p w14:paraId="0DE96E41" w14:textId="77777777" w:rsidR="00F611E4" w:rsidRPr="007425E1" w:rsidRDefault="00F611E4" w:rsidP="00F611E4">
            <w:pPr>
              <w:pStyle w:val="EngIndEnd"/>
            </w:pPr>
            <w:r>
              <w:t>Lord have mercy. (3)</w:t>
            </w:r>
          </w:p>
        </w:tc>
        <w:tc>
          <w:tcPr>
            <w:tcW w:w="288" w:type="dxa"/>
          </w:tcPr>
          <w:p w14:paraId="4F377DA4" w14:textId="77777777" w:rsidR="00F611E4" w:rsidRDefault="00F611E4" w:rsidP="006E3E75"/>
        </w:tc>
        <w:tc>
          <w:tcPr>
            <w:tcW w:w="4248" w:type="dxa"/>
          </w:tcPr>
          <w:p w14:paraId="1EDBE81A" w14:textId="77777777" w:rsidR="00F611E4" w:rsidRDefault="00F611E4" w:rsidP="00F31CD1">
            <w:pPr>
              <w:pStyle w:val="CopticVersemulti-line"/>
            </w:pPr>
          </w:p>
        </w:tc>
      </w:tr>
      <w:tr w:rsidR="00F611E4" w14:paraId="749E21DF" w14:textId="77777777" w:rsidTr="00F611E4">
        <w:trPr>
          <w:cantSplit/>
          <w:jc w:val="center"/>
        </w:trPr>
        <w:tc>
          <w:tcPr>
            <w:tcW w:w="4248" w:type="dxa"/>
          </w:tcPr>
          <w:p w14:paraId="177B8416" w14:textId="77777777" w:rsidR="00F611E4" w:rsidRPr="007425E1" w:rsidRDefault="00F611E4" w:rsidP="00F611E4">
            <w:pPr>
              <w:pStyle w:val="EngHang"/>
            </w:pPr>
            <w:r w:rsidRPr="007425E1">
              <w:rPr>
                <w:rFonts w:eastAsiaTheme="minorHAnsi"/>
              </w:rPr>
              <w:t>And forgive us our sins:</w:t>
            </w:r>
          </w:p>
        </w:tc>
        <w:tc>
          <w:tcPr>
            <w:tcW w:w="288" w:type="dxa"/>
          </w:tcPr>
          <w:p w14:paraId="7886F39D" w14:textId="77777777" w:rsidR="00F611E4" w:rsidRDefault="00F611E4" w:rsidP="006E3E75"/>
        </w:tc>
        <w:tc>
          <w:tcPr>
            <w:tcW w:w="4248" w:type="dxa"/>
          </w:tcPr>
          <w:p w14:paraId="6C3CD401" w14:textId="77777777" w:rsidR="00F611E4" w:rsidRDefault="00F31CD1" w:rsidP="00F31CD1">
            <w:pPr>
              <w:pStyle w:val="CopticVersemulti-line"/>
            </w:pPr>
            <w:r w:rsidRPr="00F31CD1">
              <w:t>Ⲟⲩⲟϩ ⲭⲁ ⲛⲉⲛⲛⲟⲃⲓ ⲛⲁⲛ ⲉⲃⲟⲗ</w:t>
            </w:r>
          </w:p>
        </w:tc>
      </w:tr>
      <w:tr w:rsidR="00F611E4" w14:paraId="1BE9693D" w14:textId="77777777" w:rsidTr="00F611E4">
        <w:trPr>
          <w:cantSplit/>
          <w:jc w:val="center"/>
        </w:trPr>
        <w:tc>
          <w:tcPr>
            <w:tcW w:w="4248" w:type="dxa"/>
          </w:tcPr>
          <w:p w14:paraId="71865D6C" w14:textId="77777777" w:rsidR="00F611E4" w:rsidRPr="007425E1" w:rsidRDefault="00F611E4" w:rsidP="00F611E4">
            <w:pPr>
              <w:pStyle w:val="EngIndEnd"/>
            </w:pPr>
            <w:r>
              <w:t>Lord have mercy.</w:t>
            </w:r>
          </w:p>
        </w:tc>
        <w:tc>
          <w:tcPr>
            <w:tcW w:w="288" w:type="dxa"/>
          </w:tcPr>
          <w:p w14:paraId="4ABAEA5A" w14:textId="77777777" w:rsidR="00F611E4" w:rsidRDefault="00F611E4" w:rsidP="006E3E75"/>
        </w:tc>
        <w:tc>
          <w:tcPr>
            <w:tcW w:w="4248" w:type="dxa"/>
          </w:tcPr>
          <w:p w14:paraId="7FBD4ABE" w14:textId="77777777" w:rsidR="00F611E4" w:rsidRDefault="00F611E4" w:rsidP="00F31CD1">
            <w:pPr>
              <w:pStyle w:val="CopticVersemulti-line"/>
            </w:pPr>
          </w:p>
        </w:tc>
      </w:tr>
    </w:tbl>
    <w:p w14:paraId="647719B5" w14:textId="77777777" w:rsidR="006E3E75" w:rsidRDefault="006E3E75" w:rsidP="006458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6E3E75" w14:paraId="1FE21176" w14:textId="77777777" w:rsidTr="006E3E75">
        <w:tc>
          <w:tcPr>
            <w:tcW w:w="4536" w:type="dxa"/>
          </w:tcPr>
          <w:p w14:paraId="482218B5" w14:textId="77777777" w:rsidR="006E3E75" w:rsidRPr="009E64DA" w:rsidRDefault="006E3E75" w:rsidP="006E3E75">
            <w:pPr>
              <w:pStyle w:val="Heading3"/>
              <w:outlineLvl w:val="2"/>
              <w:rPr>
                <w:rFonts w:eastAsia="@MingLiU"/>
              </w:rPr>
            </w:pPr>
            <w:bookmarkStart w:id="544" w:name="_Toc298445789"/>
            <w:bookmarkStart w:id="545" w:name="_Toc298681274"/>
            <w:bookmarkStart w:id="546" w:name="_Toc298447514"/>
            <w:bookmarkStart w:id="547" w:name="_Toc308441912"/>
            <w:r>
              <w:rPr>
                <w:rFonts w:eastAsia="@MingLiU"/>
              </w:rPr>
              <w:lastRenderedPageBreak/>
              <w:t>Holy, Holy, Holy</w:t>
            </w:r>
            <w:bookmarkEnd w:id="544"/>
            <w:bookmarkEnd w:id="545"/>
            <w:bookmarkEnd w:id="546"/>
            <w:bookmarkEnd w:id="547"/>
          </w:p>
        </w:tc>
        <w:tc>
          <w:tcPr>
            <w:tcW w:w="4536" w:type="dxa"/>
          </w:tcPr>
          <w:p w14:paraId="5F1ABD6E" w14:textId="77777777" w:rsidR="006E3E75" w:rsidRDefault="006E3E75" w:rsidP="006E3E75"/>
        </w:tc>
      </w:tr>
      <w:tr w:rsidR="006E3E75" w14:paraId="58D86017" w14:textId="77777777" w:rsidTr="006E3E75">
        <w:tc>
          <w:tcPr>
            <w:tcW w:w="4536" w:type="dxa"/>
          </w:tcPr>
          <w:p w14:paraId="3EC48FF1" w14:textId="77777777" w:rsidR="006E3E75" w:rsidRPr="006E3E75" w:rsidRDefault="006E3E75" w:rsidP="000E2846">
            <w:pPr>
              <w:pStyle w:val="EngInd"/>
              <w:jc w:val="both"/>
              <w:rPr>
                <w:rFonts w:eastAsia="@MingLiU"/>
              </w:rPr>
            </w:pPr>
            <w:r w:rsidRPr="006E3E75">
              <w:rPr>
                <w:rFonts w:eastAsia="@MingLiU"/>
              </w:rPr>
              <w:t xml:space="preserve">Holy, Holy, Holy Lord of Hosts, heaven and earth are full of </w:t>
            </w:r>
            <w:r w:rsidR="00E570CB">
              <w:rPr>
                <w:rFonts w:eastAsia="@MingLiU"/>
              </w:rPr>
              <w:t>Your</w:t>
            </w:r>
            <w:r w:rsidRPr="006E3E75">
              <w:rPr>
                <w:rFonts w:eastAsia="@MingLiU"/>
              </w:rPr>
              <w:t xml:space="preserve"> glory and </w:t>
            </w:r>
            <w:r w:rsidR="001040C8">
              <w:rPr>
                <w:rFonts w:eastAsia="@MingLiU"/>
              </w:rPr>
              <w:t>Your</w:t>
            </w:r>
            <w:r w:rsidRPr="006E3E75">
              <w:rPr>
                <w:rFonts w:eastAsia="@MingLiU"/>
              </w:rPr>
              <w:t xml:space="preserve"> honour</w:t>
            </w:r>
            <w:r w:rsidR="001225FA">
              <w:rPr>
                <w:rFonts w:eastAsia="@MingLiU"/>
              </w:rPr>
              <w:t xml:space="preserve">. </w:t>
            </w:r>
            <w:r w:rsidRPr="006E3E75">
              <w:rPr>
                <w:rFonts w:eastAsia="@MingLiU"/>
              </w:rPr>
              <w:t>Have mercy on us, O God, the Father, the Pantocrator</w:t>
            </w:r>
            <w:r w:rsidR="001225FA">
              <w:rPr>
                <w:rFonts w:eastAsia="@MingLiU"/>
              </w:rPr>
              <w:t xml:space="preserve">. </w:t>
            </w:r>
            <w:r w:rsidRPr="006E3E75">
              <w:rPr>
                <w:rFonts w:eastAsia="@MingLiU"/>
              </w:rPr>
              <w:t>All</w:t>
            </w:r>
            <w:r w:rsidRPr="006E3E75">
              <w:rPr>
                <w:rFonts w:eastAsia="@MingLiU"/>
              </w:rPr>
              <w:noBreakHyphen/>
              <w:t>Holy Trinity, have mercy on us</w:t>
            </w:r>
            <w:r w:rsidR="001225FA">
              <w:rPr>
                <w:rFonts w:eastAsia="@MingLiU"/>
              </w:rPr>
              <w:t xml:space="preserve">. </w:t>
            </w:r>
            <w:r w:rsidRPr="006E3E75">
              <w:rPr>
                <w:rFonts w:eastAsia="@MingLiU"/>
              </w:rPr>
              <w:t xml:space="preserve">O Lord, God of the powers be with us, for we have no helper in our afflictions and our troubles, save </w:t>
            </w:r>
            <w:r w:rsidR="001040C8">
              <w:rPr>
                <w:rFonts w:eastAsia="@MingLiU"/>
              </w:rPr>
              <w:t>You</w:t>
            </w:r>
            <w:r w:rsidR="001225FA">
              <w:rPr>
                <w:rFonts w:eastAsia="@MingLiU"/>
              </w:rPr>
              <w:t xml:space="preserve">. </w:t>
            </w:r>
            <w:r w:rsidRPr="006E3E75">
              <w:rPr>
                <w:rFonts w:eastAsia="@MingLiU"/>
              </w:rPr>
              <w:t>Loose, remit and forgive us, O God, our iniquities, which we have committed willingly, and which we have committed unwillingly; which we have committed knowingly, and which we have committed unknowingly</w:t>
            </w:r>
            <w:r w:rsidR="001225FA">
              <w:rPr>
                <w:rFonts w:eastAsia="@MingLiU"/>
              </w:rPr>
              <w:t xml:space="preserve">. </w:t>
            </w:r>
            <w:r w:rsidRPr="006E3E75">
              <w:rPr>
                <w:rFonts w:eastAsia="@MingLiU"/>
              </w:rPr>
              <w:t xml:space="preserve">The hidden and the manifest, O Lord, remit unto us, for the sake of </w:t>
            </w:r>
            <w:r w:rsidR="001040C8">
              <w:rPr>
                <w:rFonts w:eastAsia="@MingLiU"/>
              </w:rPr>
              <w:t>Your</w:t>
            </w:r>
            <w:r w:rsidRPr="006E3E75">
              <w:rPr>
                <w:rFonts w:eastAsia="@MingLiU"/>
              </w:rPr>
              <w:t xml:space="preserve"> Holy Name which is called upon us.</w:t>
            </w:r>
          </w:p>
        </w:tc>
        <w:tc>
          <w:tcPr>
            <w:tcW w:w="4536" w:type="dxa"/>
          </w:tcPr>
          <w:p w14:paraId="15D2F39C" w14:textId="77777777" w:rsidR="006E3E75" w:rsidRDefault="006E3E75" w:rsidP="006E3E75"/>
        </w:tc>
      </w:tr>
      <w:tr w:rsidR="006E3E75" w14:paraId="5B9B60CC" w14:textId="77777777" w:rsidTr="006E3E75">
        <w:tc>
          <w:tcPr>
            <w:tcW w:w="4536" w:type="dxa"/>
          </w:tcPr>
          <w:p w14:paraId="7FEB49F0" w14:textId="77777777" w:rsidR="006E3E75" w:rsidRPr="009E64DA" w:rsidRDefault="006E3E75" w:rsidP="006E3E75">
            <w:pPr>
              <w:pStyle w:val="EngIndEnd"/>
            </w:pPr>
            <w:r w:rsidRPr="006E3E75">
              <w:t xml:space="preserve">According to </w:t>
            </w:r>
            <w:r w:rsidR="00E570CB">
              <w:t>Your</w:t>
            </w:r>
            <w:r w:rsidRPr="006E3E75">
              <w:t xml:space="preserve"> mercy, O Lord, and not according to our sins.</w:t>
            </w:r>
          </w:p>
        </w:tc>
        <w:tc>
          <w:tcPr>
            <w:tcW w:w="4536" w:type="dxa"/>
          </w:tcPr>
          <w:p w14:paraId="0080787F" w14:textId="77777777" w:rsidR="006E3E75" w:rsidRDefault="006E3E75" w:rsidP="006E3E75"/>
        </w:tc>
      </w:tr>
      <w:tr w:rsidR="006E3E75" w14:paraId="061E75B8" w14:textId="77777777" w:rsidTr="006E3E75">
        <w:tc>
          <w:tcPr>
            <w:tcW w:w="4536" w:type="dxa"/>
          </w:tcPr>
          <w:p w14:paraId="72DD68F2" w14:textId="77777777" w:rsidR="006E3E75" w:rsidRPr="009E64DA" w:rsidRDefault="006E3E75" w:rsidP="006E3E75">
            <w:pPr>
              <w:pStyle w:val="Heading3"/>
              <w:outlineLvl w:val="2"/>
              <w:rPr>
                <w:rFonts w:eastAsia="@MingLiU"/>
              </w:rPr>
            </w:pPr>
            <w:bookmarkStart w:id="548" w:name="_Toc298445790"/>
            <w:bookmarkStart w:id="549" w:name="_Toc298681275"/>
            <w:bookmarkStart w:id="550" w:name="_Toc298447515"/>
            <w:bookmarkStart w:id="551" w:name="_Toc308441913"/>
            <w:r>
              <w:rPr>
                <w:rFonts w:eastAsia="@MingLiU"/>
              </w:rPr>
              <w:t>The Lord’s Prayer</w:t>
            </w:r>
            <w:bookmarkEnd w:id="548"/>
            <w:bookmarkEnd w:id="549"/>
            <w:bookmarkEnd w:id="550"/>
            <w:bookmarkEnd w:id="551"/>
          </w:p>
        </w:tc>
        <w:tc>
          <w:tcPr>
            <w:tcW w:w="4536" w:type="dxa"/>
          </w:tcPr>
          <w:p w14:paraId="330FF45D" w14:textId="77777777" w:rsidR="006E3E75" w:rsidRDefault="006E3E75" w:rsidP="006E3E75"/>
        </w:tc>
      </w:tr>
      <w:tr w:rsidR="006E3E75" w14:paraId="797C359F" w14:textId="77777777" w:rsidTr="006E3E75">
        <w:tc>
          <w:tcPr>
            <w:tcW w:w="4536" w:type="dxa"/>
          </w:tcPr>
          <w:p w14:paraId="5996D6D4" w14:textId="77777777" w:rsidR="006E3E75" w:rsidRPr="006E3E75" w:rsidRDefault="006E3E75" w:rsidP="00C104A1">
            <w:pPr>
              <w:pStyle w:val="EngIndEnd"/>
              <w:jc w:val="both"/>
            </w:pPr>
            <w:r w:rsidRPr="006E3E75">
              <w:t xml:space="preserve">Our Father Who in heaven, </w:t>
            </w:r>
            <w:r w:rsidR="00C104A1">
              <w:t>holy is</w:t>
            </w:r>
            <w:r w:rsidRPr="006E3E75">
              <w:t xml:space="preserve"> </w:t>
            </w:r>
            <w:r w:rsidR="00E570CB">
              <w:t>Your</w:t>
            </w:r>
            <w:r w:rsidRPr="006E3E75">
              <w:t xml:space="preserve"> Name</w:t>
            </w:r>
            <w:r w:rsidR="001225FA">
              <w:t xml:space="preserve">. </w:t>
            </w:r>
            <w:r w:rsidR="00E570CB">
              <w:t>Your</w:t>
            </w:r>
            <w:r w:rsidRPr="006E3E75">
              <w:t xml:space="preserve"> Kingdom come</w:t>
            </w:r>
            <w:r w:rsidR="001225FA">
              <w:t xml:space="preserve">. </w:t>
            </w:r>
            <w:r w:rsidR="00E570CB">
              <w:t>Your</w:t>
            </w:r>
            <w:r w:rsidRPr="006E3E75">
              <w:t xml:space="preserve"> will be done, on earth as it is in heaven</w:t>
            </w:r>
            <w:r w:rsidR="001225FA">
              <w:t xml:space="preserve">. </w:t>
            </w:r>
            <w:r w:rsidRPr="006E3E75">
              <w:t xml:space="preserve">Our bread of </w:t>
            </w:r>
            <w:r w:rsidR="00C104A1">
              <w:t>to</w:t>
            </w:r>
            <w:r w:rsidRPr="006E3E75">
              <w:t>morrow, give us today, and forgive us our trespasses as we forgive those who trespass against us</w:t>
            </w:r>
            <w:r w:rsidR="001225FA">
              <w:t xml:space="preserve">. </w:t>
            </w:r>
            <w:r w:rsidRPr="006E3E75">
              <w:t>And lead us not into temptation, but deliver us from the Evil One; in Christ Jesus our Lord</w:t>
            </w:r>
            <w:r w:rsidR="001225FA">
              <w:t xml:space="preserve">. </w:t>
            </w:r>
            <w:r w:rsidRPr="006E3E75">
              <w:t xml:space="preserve">For </w:t>
            </w:r>
            <w:r w:rsidR="001040C8">
              <w:t>Your</w:t>
            </w:r>
            <w:r w:rsidRPr="006E3E75">
              <w:t xml:space="preserve"> is the Kingdom, the power and the glory, forever and ever</w:t>
            </w:r>
            <w:r w:rsidR="001225FA">
              <w:t xml:space="preserve">. </w:t>
            </w:r>
            <w:r w:rsidRPr="006E3E75">
              <w:t>Amen.</w:t>
            </w:r>
          </w:p>
        </w:tc>
        <w:tc>
          <w:tcPr>
            <w:tcW w:w="4536" w:type="dxa"/>
          </w:tcPr>
          <w:p w14:paraId="0ABC6BB2" w14:textId="77777777" w:rsidR="006E3E75" w:rsidRDefault="006E3E75" w:rsidP="006E3E75"/>
        </w:tc>
      </w:tr>
    </w:tbl>
    <w:p w14:paraId="2D220A2D" w14:textId="77777777" w:rsidR="00FD2E69" w:rsidRDefault="00F370C5" w:rsidP="000E062A">
      <w:pPr>
        <w:pStyle w:val="Heading4"/>
      </w:pPr>
      <w:bookmarkStart w:id="552" w:name="_Toc298445791"/>
      <w:bookmarkStart w:id="553" w:name="_Toc298681276"/>
      <w:bookmarkStart w:id="554" w:name="_Toc298447516"/>
      <w:bookmarkStart w:id="555" w:name="_Toc308441914"/>
      <w:r>
        <w:lastRenderedPageBreak/>
        <w:t>Monday</w:t>
      </w:r>
      <w:bookmarkEnd w:id="552"/>
      <w:bookmarkEnd w:id="553"/>
      <w:bookmarkEnd w:id="554"/>
      <w:bookmarkEnd w:id="555"/>
    </w:p>
    <w:p w14:paraId="0DED2C1B" w14:textId="77777777" w:rsidR="006E3E75" w:rsidRDefault="002E365D" w:rsidP="000E062A">
      <w:pPr>
        <w:pStyle w:val="Heading5"/>
      </w:pPr>
      <w:bookmarkStart w:id="556" w:name="_Toc298445792"/>
      <w:bookmarkStart w:id="557" w:name="_Toc298681277"/>
      <w:bookmarkStart w:id="558" w:name="_Toc298447517"/>
      <w:bookmarkStart w:id="559" w:name="_Toc308441915"/>
      <w:r>
        <w:t xml:space="preserve">The Monday </w:t>
      </w:r>
      <w:r w:rsidR="00F370C5">
        <w:t>Psali</w:t>
      </w:r>
      <w:r>
        <w:t xml:space="preserve"> Adam</w:t>
      </w:r>
      <w:bookmarkEnd w:id="556"/>
      <w:bookmarkEnd w:id="557"/>
      <w:bookmarkEnd w:id="558"/>
      <w:bookmarkEnd w:id="5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1F7A3C85" w14:textId="77777777" w:rsidTr="003209AF">
        <w:trPr>
          <w:cantSplit/>
          <w:jc w:val="center"/>
        </w:trPr>
        <w:tc>
          <w:tcPr>
            <w:tcW w:w="288" w:type="dxa"/>
          </w:tcPr>
          <w:p w14:paraId="5EC1AD6C" w14:textId="77777777" w:rsidR="000E062A" w:rsidRDefault="000E062A" w:rsidP="003209AF">
            <w:pPr>
              <w:pStyle w:val="CopticCross"/>
            </w:pPr>
          </w:p>
        </w:tc>
        <w:tc>
          <w:tcPr>
            <w:tcW w:w="3960" w:type="dxa"/>
          </w:tcPr>
          <w:p w14:paraId="4726E91E" w14:textId="77777777" w:rsidR="000E062A" w:rsidRDefault="000E062A" w:rsidP="003B4CB7">
            <w:pPr>
              <w:pStyle w:val="EngHang"/>
            </w:pPr>
            <w:r w:rsidRPr="007425E1">
              <w:t>Thousands of thousands</w:t>
            </w:r>
          </w:p>
          <w:p w14:paraId="3AC9F86B" w14:textId="77777777" w:rsidR="000E062A" w:rsidRDefault="000E062A" w:rsidP="003B4CB7">
            <w:pPr>
              <w:pStyle w:val="EngHang"/>
            </w:pPr>
            <w:r>
              <w:t>A</w:t>
            </w:r>
            <w:r w:rsidRPr="007425E1">
              <w:t xml:space="preserve">nd myriads of myriads </w:t>
            </w:r>
          </w:p>
          <w:p w14:paraId="714BF683" w14:textId="77777777" w:rsidR="000E062A" w:rsidRDefault="000E062A" w:rsidP="003B4CB7">
            <w:pPr>
              <w:pStyle w:val="EngHang"/>
            </w:pPr>
            <w:r>
              <w:t>P</w:t>
            </w:r>
            <w:r w:rsidRPr="007425E1">
              <w:t xml:space="preserve">raise and glorify </w:t>
            </w:r>
          </w:p>
          <w:p w14:paraId="0A3CF109" w14:textId="77777777" w:rsidR="000E062A" w:rsidRDefault="000E062A" w:rsidP="003B4CB7">
            <w:pPr>
              <w:pStyle w:val="EngHangEnd"/>
            </w:pPr>
            <w:r>
              <w:t>M</w:t>
            </w:r>
            <w:r w:rsidRPr="007425E1">
              <w:t>y Lord Jesus.</w:t>
            </w:r>
          </w:p>
        </w:tc>
        <w:tc>
          <w:tcPr>
            <w:tcW w:w="288" w:type="dxa"/>
          </w:tcPr>
          <w:p w14:paraId="5EF79A0B" w14:textId="77777777" w:rsidR="000E062A" w:rsidRDefault="000E062A" w:rsidP="001A77D7"/>
        </w:tc>
        <w:tc>
          <w:tcPr>
            <w:tcW w:w="288" w:type="dxa"/>
          </w:tcPr>
          <w:p w14:paraId="5BDD858A" w14:textId="77777777" w:rsidR="000E062A" w:rsidRDefault="000E062A" w:rsidP="003209AF">
            <w:pPr>
              <w:pStyle w:val="CopticCross"/>
            </w:pPr>
          </w:p>
        </w:tc>
        <w:tc>
          <w:tcPr>
            <w:tcW w:w="3960" w:type="dxa"/>
          </w:tcPr>
          <w:p w14:paraId="5C58EE66" w14:textId="77777777" w:rsidR="000E062A" w:rsidRDefault="000E062A" w:rsidP="00F1032B">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ABEB524" w14:textId="77777777" w:rsidR="000E062A" w:rsidRDefault="000E062A" w:rsidP="00F1032B">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61380A1B" w14:textId="77777777" w:rsidR="000E062A" w:rsidRDefault="000E062A" w:rsidP="00F1032B">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DE89A74" w14:textId="77777777" w:rsidR="000E062A" w:rsidRDefault="000E062A" w:rsidP="00F1032B">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0E062A" w14:paraId="1C6A73D1" w14:textId="77777777" w:rsidTr="003209AF">
        <w:trPr>
          <w:cantSplit/>
          <w:jc w:val="center"/>
        </w:trPr>
        <w:tc>
          <w:tcPr>
            <w:tcW w:w="288" w:type="dxa"/>
          </w:tcPr>
          <w:p w14:paraId="2F706EC4" w14:textId="77777777" w:rsidR="000E062A" w:rsidRDefault="000E062A" w:rsidP="003209AF">
            <w:pPr>
              <w:pStyle w:val="CopticCross"/>
            </w:pPr>
          </w:p>
        </w:tc>
        <w:tc>
          <w:tcPr>
            <w:tcW w:w="3960" w:type="dxa"/>
          </w:tcPr>
          <w:p w14:paraId="075634BE" w14:textId="77777777" w:rsidR="000E062A" w:rsidRDefault="000E062A" w:rsidP="003B4CB7">
            <w:pPr>
              <w:pStyle w:val="EngHang"/>
            </w:pPr>
            <w:r>
              <w:t>Everyone</w:t>
            </w:r>
            <w:r w:rsidRPr="007425E1">
              <w:t xml:space="preserve"> </w:t>
            </w:r>
            <w:r>
              <w:t>who</w:t>
            </w:r>
            <w:r w:rsidRPr="007425E1">
              <w:t xml:space="preserve"> says</w:t>
            </w:r>
            <w:r>
              <w:t>,</w:t>
            </w:r>
          </w:p>
          <w:p w14:paraId="113200D8" w14:textId="77777777" w:rsidR="000E062A" w:rsidRDefault="000E062A" w:rsidP="003B4CB7">
            <w:pPr>
              <w:pStyle w:val="EngHang"/>
            </w:pPr>
            <w:r w:rsidRPr="007425E1">
              <w:t>“O my Lord Jesus”</w:t>
            </w:r>
            <w:r>
              <w:t>,</w:t>
            </w:r>
          </w:p>
          <w:p w14:paraId="46570B33" w14:textId="77777777" w:rsidR="000E062A" w:rsidRDefault="000E062A" w:rsidP="003B4CB7">
            <w:pPr>
              <w:pStyle w:val="EngHang"/>
            </w:pPr>
            <w:r w:rsidRPr="007425E1">
              <w:t>His is a sword at hand</w:t>
            </w:r>
            <w:r>
              <w:t>,</w:t>
            </w:r>
            <w:r w:rsidRPr="007425E1">
              <w:t xml:space="preserve"> </w:t>
            </w:r>
          </w:p>
          <w:p w14:paraId="14558E3A" w14:textId="77777777" w:rsidR="000E062A" w:rsidRDefault="000E062A" w:rsidP="003B4CB7">
            <w:pPr>
              <w:pStyle w:val="EngHangEnd"/>
            </w:pPr>
            <w:r>
              <w:t>Striking down the enemy</w:t>
            </w:r>
            <w:r w:rsidRPr="007425E1">
              <w:t>.</w:t>
            </w:r>
          </w:p>
        </w:tc>
        <w:tc>
          <w:tcPr>
            <w:tcW w:w="288" w:type="dxa"/>
          </w:tcPr>
          <w:p w14:paraId="313E13B9" w14:textId="77777777" w:rsidR="000E062A" w:rsidRDefault="000E062A" w:rsidP="001A77D7"/>
        </w:tc>
        <w:tc>
          <w:tcPr>
            <w:tcW w:w="288" w:type="dxa"/>
          </w:tcPr>
          <w:p w14:paraId="35877314" w14:textId="77777777" w:rsidR="000E062A" w:rsidRDefault="000E062A" w:rsidP="003209AF">
            <w:pPr>
              <w:pStyle w:val="CopticCross"/>
            </w:pPr>
          </w:p>
        </w:tc>
        <w:tc>
          <w:tcPr>
            <w:tcW w:w="3960" w:type="dxa"/>
          </w:tcPr>
          <w:p w14:paraId="28569C0F" w14:textId="77777777" w:rsidR="000E062A" w:rsidRDefault="000E062A" w:rsidP="00F1032B">
            <w:pPr>
              <w:pStyle w:val="CopticVersemulti-line"/>
            </w:pPr>
            <w:r w:rsidRPr="00F1032B">
              <w:t>Ⲃⲟⲛ ⲛⲓⲃⲉⲛ ⲉⲑⲛⲁϫⲟⲥ</w:t>
            </w:r>
          </w:p>
          <w:p w14:paraId="1DADC477" w14:textId="77777777" w:rsidR="000E062A" w:rsidRDefault="000E062A" w:rsidP="00F1032B">
            <w:pPr>
              <w:pStyle w:val="CopticVersemulti-line"/>
            </w:pPr>
            <w:r w:rsidRPr="00F1032B">
              <w:t>ϫⲉ Ⲡⲁⲟ̅ⲥ̅ Ⲓⲏ̅ⲥ</w:t>
            </w:r>
          </w:p>
          <w:p w14:paraId="2E56DAFB" w14:textId="77777777" w:rsidR="000E062A" w:rsidRDefault="000E062A" w:rsidP="00F1032B">
            <w:pPr>
              <w:pStyle w:val="CopticVersemulti-line"/>
            </w:pPr>
            <w:r w:rsidRPr="00F1032B">
              <w:t>ⲟⲩⲟⲛ ⲟⲩⲥⲏϥⲓ ⲛ̀ⲧⲟⲧϥ</w:t>
            </w:r>
          </w:p>
          <w:p w14:paraId="551B892D" w14:textId="77777777" w:rsidR="000E062A" w:rsidRDefault="000E062A" w:rsidP="00F1032B">
            <w:pPr>
              <w:pStyle w:val="CopticVerse"/>
            </w:pPr>
            <w:r w:rsidRPr="00F1032B">
              <w:t>ⲉⲥⲣⲱϧⲧ ⲙ̀ⲡⲓϫⲁϫⲓ</w:t>
            </w:r>
          </w:p>
        </w:tc>
      </w:tr>
      <w:tr w:rsidR="000E062A" w14:paraId="118A79D8" w14:textId="77777777" w:rsidTr="003209AF">
        <w:trPr>
          <w:cantSplit/>
          <w:jc w:val="center"/>
        </w:trPr>
        <w:tc>
          <w:tcPr>
            <w:tcW w:w="288" w:type="dxa"/>
          </w:tcPr>
          <w:p w14:paraId="3AE9E50E" w14:textId="77777777" w:rsidR="000E062A" w:rsidRDefault="000E062A" w:rsidP="003209AF">
            <w:pPr>
              <w:pStyle w:val="CopticCross"/>
            </w:pPr>
            <w:r w:rsidRPr="00FB5ACB">
              <w:t>¿</w:t>
            </w:r>
          </w:p>
        </w:tc>
        <w:tc>
          <w:tcPr>
            <w:tcW w:w="3960" w:type="dxa"/>
          </w:tcPr>
          <w:p w14:paraId="3A05128B" w14:textId="77777777" w:rsidR="000E062A" w:rsidRDefault="000E062A" w:rsidP="003B4CB7">
            <w:pPr>
              <w:pStyle w:val="EngHang"/>
              <w:spacing w:before="2"/>
            </w:pPr>
            <w:r w:rsidRPr="007425E1">
              <w:t xml:space="preserve">For </w:t>
            </w:r>
            <w:r>
              <w:t>truly You</w:t>
            </w:r>
            <w:r w:rsidRPr="007425E1">
              <w:t xml:space="preserve"> </w:t>
            </w:r>
            <w:r>
              <w:t>are,</w:t>
            </w:r>
          </w:p>
          <w:p w14:paraId="6FA52AC5" w14:textId="77777777" w:rsidR="000E062A" w:rsidRDefault="000E062A" w:rsidP="003B4CB7">
            <w:pPr>
              <w:pStyle w:val="EngHang"/>
              <w:spacing w:before="2"/>
            </w:pPr>
            <w:commentRangeStart w:id="560"/>
            <w:r>
              <w:t>G</w:t>
            </w:r>
            <w:r w:rsidRPr="007425E1">
              <w:t xml:space="preserve">reatly </w:t>
            </w:r>
            <w:commentRangeEnd w:id="560"/>
            <w:r>
              <w:rPr>
                <w:rStyle w:val="CommentReference"/>
                <w:rFonts w:ascii="Times New Roman" w:eastAsiaTheme="minorHAnsi" w:hAnsi="Times New Roman" w:cstheme="minorBidi"/>
                <w:color w:val="auto"/>
              </w:rPr>
              <w:commentReference w:id="560"/>
            </w:r>
            <w:r w:rsidRPr="007425E1">
              <w:t>exalted</w:t>
            </w:r>
            <w:r>
              <w:t>,</w:t>
            </w:r>
          </w:p>
          <w:p w14:paraId="2E66C453" w14:textId="77777777" w:rsidR="000E062A" w:rsidRDefault="000E062A" w:rsidP="003B4CB7">
            <w:pPr>
              <w:pStyle w:val="EngHang"/>
              <w:spacing w:before="2"/>
            </w:pPr>
            <w:commentRangeStart w:id="561"/>
            <w:r>
              <w:t>B</w:t>
            </w:r>
            <w:r w:rsidRPr="007425E1">
              <w:t xml:space="preserve">eyond </w:t>
            </w:r>
            <w:commentRangeEnd w:id="561"/>
            <w:r>
              <w:rPr>
                <w:rStyle w:val="CommentReference"/>
                <w:rFonts w:ascii="Times New Roman" w:eastAsiaTheme="minorHAnsi" w:hAnsi="Times New Roman" w:cstheme="minorBidi"/>
                <w:color w:val="auto"/>
              </w:rPr>
              <w:commentReference w:id="561"/>
            </w:r>
            <w:r w:rsidRPr="007425E1">
              <w:t>the heavens</w:t>
            </w:r>
          </w:p>
          <w:p w14:paraId="37866843" w14:textId="77777777" w:rsidR="000E062A" w:rsidRDefault="000E062A" w:rsidP="003B4CB7">
            <w:pPr>
              <w:pStyle w:val="EngHangEnd"/>
            </w:pPr>
            <w:r>
              <w:t>A</w:t>
            </w:r>
            <w:r w:rsidRPr="007425E1">
              <w:t>nd above the earth.</w:t>
            </w:r>
          </w:p>
        </w:tc>
        <w:tc>
          <w:tcPr>
            <w:tcW w:w="288" w:type="dxa"/>
          </w:tcPr>
          <w:p w14:paraId="3A5AB073" w14:textId="77777777" w:rsidR="000E062A" w:rsidRDefault="000E062A" w:rsidP="001A77D7"/>
        </w:tc>
        <w:tc>
          <w:tcPr>
            <w:tcW w:w="288" w:type="dxa"/>
          </w:tcPr>
          <w:p w14:paraId="44300B03" w14:textId="77777777" w:rsidR="000E062A" w:rsidRDefault="000E062A" w:rsidP="003209AF">
            <w:pPr>
              <w:pStyle w:val="CopticCross"/>
            </w:pPr>
            <w:r w:rsidRPr="00FB5ACB">
              <w:t>¿</w:t>
            </w:r>
          </w:p>
        </w:tc>
        <w:tc>
          <w:tcPr>
            <w:tcW w:w="3960" w:type="dxa"/>
          </w:tcPr>
          <w:p w14:paraId="022346C3" w14:textId="77777777" w:rsidR="000E062A" w:rsidRDefault="000E062A" w:rsidP="00F1032B">
            <w:pPr>
              <w:pStyle w:val="CopticVersemulti-line"/>
            </w:pPr>
            <w:r w:rsidRPr="00F1032B">
              <w:t>Ⲅⲉ ⲅⲁⲣ ⲁ̀ⲗⲏⲑⲱⲥ</w:t>
            </w:r>
          </w:p>
          <w:p w14:paraId="1E5E640F" w14:textId="77777777" w:rsidR="000E062A" w:rsidRDefault="000E062A" w:rsidP="00F1032B">
            <w:pPr>
              <w:pStyle w:val="CopticVersemulti-line"/>
            </w:pPr>
            <w:r w:rsidRPr="00F1032B">
              <w:t>ⲁⲕϭⲓⲥⲓ ⲉ̀ⲙⲁϣⲱ</w:t>
            </w:r>
          </w:p>
          <w:p w14:paraId="2631564A" w14:textId="77777777" w:rsidR="000E062A" w:rsidRDefault="000E062A" w:rsidP="00F1032B">
            <w:pPr>
              <w:pStyle w:val="CopticVersemulti-line"/>
            </w:pPr>
            <w:r w:rsidRPr="00F1032B">
              <w:t>ⲛ̀ϩ̀ⲣⲏⲓ ϧⲉⲛ ⲛⲓⲫⲏⲟⲩⲓ̀</w:t>
            </w:r>
          </w:p>
          <w:p w14:paraId="4DC82043" w14:textId="77777777" w:rsidR="000E062A" w:rsidRDefault="000E062A" w:rsidP="00F1032B">
            <w:pPr>
              <w:pStyle w:val="CopticVerse"/>
            </w:pPr>
            <w:r w:rsidRPr="00F1032B">
              <w:t>ⲛⲉⲙ ϩⲓϫⲉⲛ ⲡⲓⲕⲁϩⲓ</w:t>
            </w:r>
          </w:p>
        </w:tc>
      </w:tr>
      <w:tr w:rsidR="000E062A" w14:paraId="1C1F498E" w14:textId="77777777" w:rsidTr="003209AF">
        <w:trPr>
          <w:cantSplit/>
          <w:jc w:val="center"/>
        </w:trPr>
        <w:tc>
          <w:tcPr>
            <w:tcW w:w="288" w:type="dxa"/>
          </w:tcPr>
          <w:p w14:paraId="0870FC3C" w14:textId="77777777" w:rsidR="000E062A" w:rsidRDefault="000E062A" w:rsidP="003209AF">
            <w:pPr>
              <w:pStyle w:val="CopticCross"/>
            </w:pPr>
            <w:r w:rsidRPr="00FB5ACB">
              <w:t>¿</w:t>
            </w:r>
          </w:p>
        </w:tc>
        <w:tc>
          <w:tcPr>
            <w:tcW w:w="3960" w:type="dxa"/>
          </w:tcPr>
          <w:p w14:paraId="71893614" w14:textId="77777777" w:rsidR="000E062A" w:rsidRDefault="000E062A" w:rsidP="003B4CB7">
            <w:pPr>
              <w:pStyle w:val="EngHang"/>
              <w:spacing w:before="2"/>
            </w:pPr>
            <w:r w:rsidRPr="007425E1">
              <w:t xml:space="preserve">For all the </w:t>
            </w:r>
            <w:commentRangeStart w:id="562"/>
            <w:r>
              <w:t>righteous</w:t>
            </w:r>
            <w:commentRangeEnd w:id="562"/>
            <w:r>
              <w:rPr>
                <w:rStyle w:val="CommentReference"/>
                <w:rFonts w:ascii="Times New Roman" w:eastAsiaTheme="minorHAnsi" w:hAnsi="Times New Roman" w:cstheme="minorBidi"/>
                <w:color w:val="auto"/>
              </w:rPr>
              <w:commentReference w:id="562"/>
            </w:r>
            <w:r>
              <w:t>,</w:t>
            </w:r>
          </w:p>
          <w:p w14:paraId="37EC8485" w14:textId="77777777" w:rsidR="000E062A" w:rsidRDefault="000E062A" w:rsidP="003B4CB7">
            <w:pPr>
              <w:pStyle w:val="EngHang"/>
              <w:spacing w:before="2"/>
            </w:pPr>
            <w:r>
              <w:t>W</w:t>
            </w:r>
            <w:r w:rsidRPr="007425E1">
              <w:t>ho have pleased God</w:t>
            </w:r>
            <w:r>
              <w:t>,</w:t>
            </w:r>
          </w:p>
          <w:p w14:paraId="07A4A17C" w14:textId="77777777" w:rsidR="000E062A" w:rsidRDefault="000E062A" w:rsidP="003B4CB7">
            <w:pPr>
              <w:pStyle w:val="EngHang"/>
              <w:spacing w:before="2"/>
            </w:pPr>
            <w:commentRangeStart w:id="563"/>
            <w:r>
              <w:t>M</w:t>
            </w:r>
            <w:r w:rsidRPr="007425E1">
              <w:t xml:space="preserve">editate </w:t>
            </w:r>
            <w:commentRangeEnd w:id="563"/>
            <w:r>
              <w:rPr>
                <w:rStyle w:val="CommentReference"/>
                <w:rFonts w:ascii="Times New Roman" w:eastAsiaTheme="minorHAnsi" w:hAnsi="Times New Roman" w:cstheme="minorBidi"/>
                <w:color w:val="auto"/>
              </w:rPr>
              <w:commentReference w:id="563"/>
            </w:r>
            <w:r w:rsidRPr="007425E1">
              <w:t>on</w:t>
            </w:r>
            <w:r>
              <w:t>,</w:t>
            </w:r>
          </w:p>
          <w:p w14:paraId="51D3CA3E" w14:textId="77777777" w:rsidR="000E062A" w:rsidRDefault="000E062A" w:rsidP="003B4CB7">
            <w:pPr>
              <w:pStyle w:val="EngHangEnd"/>
            </w:pPr>
            <w:r>
              <w:t>A</w:t>
            </w:r>
            <w:r w:rsidRPr="007425E1">
              <w:t>ll the law.</w:t>
            </w:r>
          </w:p>
        </w:tc>
        <w:tc>
          <w:tcPr>
            <w:tcW w:w="288" w:type="dxa"/>
          </w:tcPr>
          <w:p w14:paraId="45028F34" w14:textId="77777777" w:rsidR="000E062A" w:rsidRDefault="000E062A" w:rsidP="001A77D7"/>
        </w:tc>
        <w:tc>
          <w:tcPr>
            <w:tcW w:w="288" w:type="dxa"/>
          </w:tcPr>
          <w:p w14:paraId="0E3CA033" w14:textId="77777777" w:rsidR="000E062A" w:rsidRDefault="000E062A" w:rsidP="003209AF">
            <w:pPr>
              <w:pStyle w:val="CopticCross"/>
            </w:pPr>
            <w:r w:rsidRPr="00FB5ACB">
              <w:t>¿</w:t>
            </w:r>
          </w:p>
        </w:tc>
        <w:tc>
          <w:tcPr>
            <w:tcW w:w="3960" w:type="dxa"/>
          </w:tcPr>
          <w:p w14:paraId="46DA83FE" w14:textId="77777777" w:rsidR="000E062A" w:rsidRDefault="000E062A" w:rsidP="00F1032B">
            <w:pPr>
              <w:pStyle w:val="CopticVersemulti-line"/>
            </w:pPr>
            <w:r w:rsidRPr="00F1032B">
              <w:t>Ⲇⲓⲕⲉⲟⲥ ⲅⲁⲣ ⲛⲓⲃⲉⲛ</w:t>
            </w:r>
          </w:p>
          <w:p w14:paraId="48067B58" w14:textId="77777777" w:rsidR="000E062A" w:rsidRDefault="000E062A" w:rsidP="00F1032B">
            <w:pPr>
              <w:pStyle w:val="CopticVersemulti-line"/>
            </w:pPr>
            <w:r w:rsidRPr="00F1032B">
              <w:t>ⲉ̀ⲧⲁⲩⲣⲁⲛⲁϥ ⲙ̀Ⲫϯ</w:t>
            </w:r>
          </w:p>
          <w:p w14:paraId="3BB6B12A" w14:textId="77777777" w:rsidR="000E062A" w:rsidRDefault="000E062A" w:rsidP="00F1032B">
            <w:pPr>
              <w:pStyle w:val="CopticVersemulti-line"/>
            </w:pPr>
            <w:r w:rsidRPr="00F1032B">
              <w:t>ⲥⲉⲉⲣⲙⲉⲗⲉⲧⲁⲛ</w:t>
            </w:r>
          </w:p>
          <w:p w14:paraId="6AB77C0F" w14:textId="77777777" w:rsidR="000E062A" w:rsidRDefault="000E062A" w:rsidP="00F1032B">
            <w:pPr>
              <w:pStyle w:val="CopticVerse"/>
            </w:pPr>
            <w:r w:rsidRPr="00F1032B">
              <w:t>ϧⲉⲛ ⲡⲓⲛⲟⲙⲟⲥ ⲧⲏⲣϥ</w:t>
            </w:r>
          </w:p>
        </w:tc>
      </w:tr>
      <w:tr w:rsidR="000E062A" w14:paraId="09091B0B" w14:textId="77777777" w:rsidTr="003209AF">
        <w:trPr>
          <w:cantSplit/>
          <w:jc w:val="center"/>
        </w:trPr>
        <w:tc>
          <w:tcPr>
            <w:tcW w:w="288" w:type="dxa"/>
          </w:tcPr>
          <w:p w14:paraId="77559AF5" w14:textId="77777777" w:rsidR="000E062A" w:rsidRDefault="000E062A" w:rsidP="003209AF">
            <w:pPr>
              <w:pStyle w:val="CopticCross"/>
            </w:pPr>
          </w:p>
        </w:tc>
        <w:tc>
          <w:tcPr>
            <w:tcW w:w="3960" w:type="dxa"/>
          </w:tcPr>
          <w:p w14:paraId="2A26A90F" w14:textId="77777777" w:rsidR="000E062A" w:rsidRDefault="000E062A" w:rsidP="003B4CB7">
            <w:pPr>
              <w:pStyle w:val="EngHang"/>
              <w:spacing w:before="2"/>
            </w:pPr>
            <w:r w:rsidRPr="007425E1">
              <w:t>God is placed</w:t>
            </w:r>
            <w:r>
              <w:t>,</w:t>
            </w:r>
            <w:r w:rsidRPr="007425E1">
              <w:t xml:space="preserve"> </w:t>
            </w:r>
          </w:p>
          <w:p w14:paraId="28306843" w14:textId="77777777" w:rsidR="000E062A" w:rsidRDefault="000E062A" w:rsidP="003B4CB7">
            <w:pPr>
              <w:pStyle w:val="EngHang"/>
              <w:spacing w:before="2"/>
            </w:pPr>
            <w:r>
              <w:t>B</w:t>
            </w:r>
            <w:r w:rsidRPr="007425E1">
              <w:t xml:space="preserve">efore them, </w:t>
            </w:r>
          </w:p>
          <w:p w14:paraId="641C9493" w14:textId="77777777" w:rsidR="000E062A" w:rsidRDefault="000E062A" w:rsidP="003B4CB7">
            <w:pPr>
              <w:pStyle w:val="EngHang"/>
              <w:spacing w:before="2"/>
            </w:pPr>
            <w:r>
              <w:t>His Holy N</w:t>
            </w:r>
            <w:r w:rsidRPr="007425E1">
              <w:t xml:space="preserve">ame </w:t>
            </w:r>
          </w:p>
          <w:p w14:paraId="377CBB1F" w14:textId="77777777" w:rsidR="000E062A" w:rsidRDefault="000E062A" w:rsidP="003B4CB7">
            <w:pPr>
              <w:pStyle w:val="EngHangEnd"/>
            </w:pPr>
            <w:r>
              <w:t>I</w:t>
            </w:r>
            <w:r w:rsidRPr="007425E1">
              <w:t xml:space="preserve">s always </w:t>
            </w:r>
            <w:r>
              <w:t xml:space="preserve">on their </w:t>
            </w:r>
            <w:commentRangeStart w:id="564"/>
            <w:r>
              <w:t>lips</w:t>
            </w:r>
            <w:commentRangeEnd w:id="564"/>
            <w:r>
              <w:rPr>
                <w:rStyle w:val="CommentReference"/>
              </w:rPr>
              <w:commentReference w:id="564"/>
            </w:r>
            <w:r>
              <w:t>.</w:t>
            </w:r>
          </w:p>
        </w:tc>
        <w:tc>
          <w:tcPr>
            <w:tcW w:w="288" w:type="dxa"/>
          </w:tcPr>
          <w:p w14:paraId="4723676F" w14:textId="77777777" w:rsidR="000E062A" w:rsidRDefault="000E062A" w:rsidP="001A77D7"/>
        </w:tc>
        <w:tc>
          <w:tcPr>
            <w:tcW w:w="288" w:type="dxa"/>
          </w:tcPr>
          <w:p w14:paraId="3443D8A1" w14:textId="77777777" w:rsidR="000E062A" w:rsidRDefault="000E062A" w:rsidP="003209AF">
            <w:pPr>
              <w:pStyle w:val="CopticCross"/>
            </w:pPr>
          </w:p>
        </w:tc>
        <w:tc>
          <w:tcPr>
            <w:tcW w:w="3960" w:type="dxa"/>
          </w:tcPr>
          <w:p w14:paraId="29DA6105" w14:textId="77777777" w:rsidR="000E062A" w:rsidRDefault="000E062A" w:rsidP="00F1032B">
            <w:pPr>
              <w:pStyle w:val="CopticVersemulti-line"/>
            </w:pPr>
            <w:r w:rsidRPr="00F1032B">
              <w:t>Ⲉ̀ⲣⲉ Ⲫϯ ⲭⲏ</w:t>
            </w:r>
          </w:p>
          <w:p w14:paraId="39C8D010" w14:textId="77777777" w:rsidR="000E062A" w:rsidRDefault="000E062A" w:rsidP="00F1032B">
            <w:pPr>
              <w:pStyle w:val="CopticVersemulti-line"/>
            </w:pPr>
            <w:r w:rsidRPr="00F1032B">
              <w:t>ⲙ̀ⲡⲟⲩⲙ̀ⲑⲟ ⲉ̀ⲃⲟⲗ</w:t>
            </w:r>
          </w:p>
          <w:p w14:paraId="67E2C815" w14:textId="77777777" w:rsidR="000E062A" w:rsidRDefault="000E062A" w:rsidP="00F1032B">
            <w:pPr>
              <w:pStyle w:val="CopticVersemulti-line"/>
            </w:pPr>
            <w:r w:rsidRPr="00F1032B">
              <w:t>ⲉ̀ⲣⲉ ⲡⲉϥⲣⲁⲛ ⲉ̅ⲑ̅ⲩ</w:t>
            </w:r>
          </w:p>
          <w:p w14:paraId="0222B868" w14:textId="77777777" w:rsidR="000E062A" w:rsidRDefault="000E062A" w:rsidP="00F1032B">
            <w:pPr>
              <w:pStyle w:val="CopticVerse"/>
            </w:pPr>
            <w:r w:rsidRPr="00F1032B">
              <w:t>ϧⲉⲛ ⲣⲱⲟⲩ ⲛ̀ⲥⲏⲟⲩ ⲛⲓⲃⲉⲛ</w:t>
            </w:r>
          </w:p>
        </w:tc>
      </w:tr>
      <w:tr w:rsidR="000E062A" w14:paraId="25F9F9F7" w14:textId="77777777" w:rsidTr="003209AF">
        <w:trPr>
          <w:cantSplit/>
          <w:jc w:val="center"/>
        </w:trPr>
        <w:tc>
          <w:tcPr>
            <w:tcW w:w="288" w:type="dxa"/>
          </w:tcPr>
          <w:p w14:paraId="3D5F1D63" w14:textId="77777777" w:rsidR="000E062A" w:rsidRDefault="000E062A" w:rsidP="003209AF">
            <w:pPr>
              <w:pStyle w:val="CopticCross"/>
            </w:pPr>
          </w:p>
        </w:tc>
        <w:tc>
          <w:tcPr>
            <w:tcW w:w="3960" w:type="dxa"/>
          </w:tcPr>
          <w:p w14:paraId="04F725C4" w14:textId="77777777" w:rsidR="000E062A" w:rsidRDefault="000E062A" w:rsidP="003B4CB7">
            <w:pPr>
              <w:pStyle w:val="EngHang"/>
              <w:spacing w:before="2"/>
            </w:pPr>
            <w:r w:rsidRPr="007425E1">
              <w:t>Exceedingly great</w:t>
            </w:r>
            <w:r>
              <w:t>,</w:t>
            </w:r>
            <w:r w:rsidRPr="007425E1">
              <w:t xml:space="preserve"> </w:t>
            </w:r>
          </w:p>
          <w:p w14:paraId="18708D59" w14:textId="77777777" w:rsidR="000E062A" w:rsidRDefault="000E062A" w:rsidP="003B4CB7">
            <w:pPr>
              <w:pStyle w:val="EngHang"/>
              <w:spacing w:before="2"/>
            </w:pPr>
            <w:r>
              <w:t>A</w:t>
            </w:r>
            <w:r w:rsidRPr="007425E1">
              <w:t xml:space="preserve">re </w:t>
            </w:r>
            <w:r>
              <w:t>Your</w:t>
            </w:r>
            <w:r w:rsidRPr="007425E1">
              <w:t xml:space="preserve"> compassions, </w:t>
            </w:r>
          </w:p>
          <w:p w14:paraId="30EB4B33" w14:textId="77777777" w:rsidR="000E062A" w:rsidRDefault="000E062A" w:rsidP="003B4CB7">
            <w:pPr>
              <w:pStyle w:val="EngHang"/>
              <w:spacing w:before="2"/>
            </w:pPr>
            <w:r w:rsidRPr="007425E1">
              <w:t xml:space="preserve">O </w:t>
            </w:r>
            <w:r>
              <w:t>giver</w:t>
            </w:r>
            <w:r w:rsidRPr="007425E1">
              <w:t xml:space="preserve"> of righteous judgments, </w:t>
            </w:r>
          </w:p>
          <w:p w14:paraId="4DB0C263" w14:textId="77777777" w:rsidR="000E062A" w:rsidRDefault="000E062A" w:rsidP="003B4CB7">
            <w:pPr>
              <w:pStyle w:val="EngHangEnd"/>
            </w:pPr>
            <w:r w:rsidRPr="007425E1">
              <w:t xml:space="preserve">O </w:t>
            </w:r>
            <w:r>
              <w:t xml:space="preserve">my </w:t>
            </w:r>
            <w:r w:rsidRPr="007425E1">
              <w:t>Lord Jesus.</w:t>
            </w:r>
          </w:p>
        </w:tc>
        <w:tc>
          <w:tcPr>
            <w:tcW w:w="288" w:type="dxa"/>
          </w:tcPr>
          <w:p w14:paraId="111E2829" w14:textId="77777777" w:rsidR="000E062A" w:rsidRDefault="000E062A" w:rsidP="001A77D7"/>
        </w:tc>
        <w:tc>
          <w:tcPr>
            <w:tcW w:w="288" w:type="dxa"/>
          </w:tcPr>
          <w:p w14:paraId="4CF7585A" w14:textId="77777777" w:rsidR="000E062A" w:rsidRDefault="000E062A" w:rsidP="003209AF">
            <w:pPr>
              <w:pStyle w:val="CopticCross"/>
            </w:pPr>
          </w:p>
        </w:tc>
        <w:tc>
          <w:tcPr>
            <w:tcW w:w="3960" w:type="dxa"/>
          </w:tcPr>
          <w:p w14:paraId="48055C05" w14:textId="77777777" w:rsidR="000E062A" w:rsidRDefault="000E062A" w:rsidP="00F1032B">
            <w:pPr>
              <w:pStyle w:val="CopticVersemulti-line"/>
            </w:pPr>
            <w:r w:rsidRPr="00F1032B">
              <w:t>Ⲍⲉⲟϣ ⲉ̀ⲙⲁϣⲱ</w:t>
            </w:r>
          </w:p>
          <w:p w14:paraId="10A8182A" w14:textId="77777777" w:rsidR="000E062A" w:rsidRDefault="000E062A" w:rsidP="00F1032B">
            <w:pPr>
              <w:pStyle w:val="CopticVersemulti-line"/>
            </w:pPr>
            <w:r w:rsidRPr="00F1032B">
              <w:t>ⲛ̀ϫⲉ ⲛⲉⲕⲙⲉⲧϣⲉⲛϩⲏⲧ</w:t>
            </w:r>
          </w:p>
          <w:p w14:paraId="1BB3CFC3" w14:textId="77777777" w:rsidR="000E062A" w:rsidRDefault="000E062A" w:rsidP="00F1032B">
            <w:pPr>
              <w:pStyle w:val="CopticVersemulti-line"/>
            </w:pPr>
            <w:r w:rsidRPr="00F1032B">
              <w:t>ⲡⲓⲣⲉϥϯϩⲁⲡ ⲙ̀ⲙⲏⲓ</w:t>
            </w:r>
          </w:p>
          <w:p w14:paraId="5C3630C6" w14:textId="77777777" w:rsidR="000E062A" w:rsidRDefault="000E062A" w:rsidP="00F1032B">
            <w:pPr>
              <w:pStyle w:val="CopticVerse"/>
            </w:pPr>
            <w:r w:rsidRPr="00F1032B">
              <w:t>ⲱ̀ Ⲡⲁⲟ̅ⲥ̅ Ⲓⲏ̅ⲥ</w:t>
            </w:r>
          </w:p>
        </w:tc>
      </w:tr>
      <w:tr w:rsidR="000E062A" w14:paraId="357214B4" w14:textId="77777777" w:rsidTr="003209AF">
        <w:trPr>
          <w:cantSplit/>
          <w:jc w:val="center"/>
        </w:trPr>
        <w:tc>
          <w:tcPr>
            <w:tcW w:w="288" w:type="dxa"/>
          </w:tcPr>
          <w:p w14:paraId="01F75100" w14:textId="77777777" w:rsidR="000E062A" w:rsidRDefault="000E062A" w:rsidP="003209AF">
            <w:pPr>
              <w:pStyle w:val="CopticCross"/>
            </w:pPr>
            <w:r w:rsidRPr="00FB5ACB">
              <w:lastRenderedPageBreak/>
              <w:t>¿</w:t>
            </w:r>
          </w:p>
        </w:tc>
        <w:tc>
          <w:tcPr>
            <w:tcW w:w="3960" w:type="dxa"/>
          </w:tcPr>
          <w:p w14:paraId="07EB1F6E" w14:textId="77777777" w:rsidR="000E062A" w:rsidRDefault="000E062A" w:rsidP="003B4CB7">
            <w:pPr>
              <w:pStyle w:val="EngHang"/>
              <w:spacing w:before="2"/>
            </w:pPr>
            <w:r w:rsidRPr="007425E1">
              <w:t xml:space="preserve">God is Emmanuel, </w:t>
            </w:r>
          </w:p>
          <w:p w14:paraId="62217BCE" w14:textId="77777777" w:rsidR="000E062A" w:rsidRDefault="000E062A" w:rsidP="003B4CB7">
            <w:pPr>
              <w:pStyle w:val="EngHang"/>
              <w:spacing w:before="2"/>
            </w:pPr>
            <w:r>
              <w:t>The true food;</w:t>
            </w:r>
          </w:p>
          <w:p w14:paraId="39976B30" w14:textId="77777777" w:rsidR="000E062A" w:rsidRDefault="000E062A" w:rsidP="003B4CB7">
            <w:pPr>
              <w:pStyle w:val="EngHang"/>
              <w:spacing w:before="2"/>
            </w:pPr>
            <w:r>
              <w:t>T</w:t>
            </w:r>
            <w:r w:rsidRPr="007425E1">
              <w:t xml:space="preserve">he tree of life, </w:t>
            </w:r>
          </w:p>
          <w:p w14:paraId="00F7E76F" w14:textId="77777777" w:rsidR="000E062A" w:rsidRDefault="000E062A" w:rsidP="003B4CB7">
            <w:pPr>
              <w:pStyle w:val="EngHangEnd"/>
            </w:pPr>
            <w:commentRangeStart w:id="565"/>
            <w:r>
              <w:t>O</w:t>
            </w:r>
            <w:r w:rsidRPr="007425E1">
              <w:t>f</w:t>
            </w:r>
            <w:commentRangeEnd w:id="565"/>
            <w:r>
              <w:rPr>
                <w:rStyle w:val="CommentReference"/>
              </w:rPr>
              <w:commentReference w:id="565"/>
            </w:r>
            <w:r w:rsidRPr="007425E1">
              <w:t xml:space="preserve"> immortality.</w:t>
            </w:r>
          </w:p>
        </w:tc>
        <w:tc>
          <w:tcPr>
            <w:tcW w:w="288" w:type="dxa"/>
          </w:tcPr>
          <w:p w14:paraId="41763C61" w14:textId="77777777" w:rsidR="000E062A" w:rsidRDefault="000E062A" w:rsidP="001A77D7"/>
        </w:tc>
        <w:tc>
          <w:tcPr>
            <w:tcW w:w="288" w:type="dxa"/>
          </w:tcPr>
          <w:p w14:paraId="6FF731C6" w14:textId="77777777" w:rsidR="000E062A" w:rsidRDefault="000E062A" w:rsidP="003209AF">
            <w:pPr>
              <w:pStyle w:val="CopticCross"/>
            </w:pPr>
            <w:r w:rsidRPr="00FB5ACB">
              <w:t>¿</w:t>
            </w:r>
          </w:p>
        </w:tc>
        <w:tc>
          <w:tcPr>
            <w:tcW w:w="3960" w:type="dxa"/>
          </w:tcPr>
          <w:p w14:paraId="793D6ABE" w14:textId="77777777" w:rsidR="000E062A" w:rsidRDefault="000E062A" w:rsidP="00F1032B">
            <w:pPr>
              <w:pStyle w:val="CopticVersemulti-line"/>
            </w:pPr>
            <w:r w:rsidRPr="00F1032B">
              <w:t>Ⲏⲗ ⲡⲉ Ⲉⲙⲙⲁⲛⲟⲩⲏⲗ</w:t>
            </w:r>
          </w:p>
          <w:p w14:paraId="4434F7EE" w14:textId="77777777" w:rsidR="000E062A" w:rsidRDefault="000E062A" w:rsidP="00F1032B">
            <w:pPr>
              <w:pStyle w:val="CopticVersemulti-line"/>
            </w:pPr>
            <w:r w:rsidRPr="00F1032B">
              <w:t>ϯⲧ̀ⲣⲟⲫⲏ ⲙ̀ⲙⲏⲓ</w:t>
            </w:r>
          </w:p>
          <w:p w14:paraId="3F183782" w14:textId="77777777" w:rsidR="000E062A" w:rsidRDefault="000E062A" w:rsidP="00F1032B">
            <w:pPr>
              <w:pStyle w:val="CopticVersemulti-line"/>
            </w:pPr>
            <w:r w:rsidRPr="00F1032B">
              <w:t>ⲡⲓϣ̀ϣⲏⲛ ⲛ̀ⲧⲉ ⲡ̀ⲱⲛϧ</w:t>
            </w:r>
          </w:p>
          <w:p w14:paraId="1F164C19" w14:textId="77777777" w:rsidR="000E062A" w:rsidRDefault="000E062A" w:rsidP="00F1032B">
            <w:pPr>
              <w:pStyle w:val="CopticVerse"/>
            </w:pPr>
            <w:r w:rsidRPr="00F1032B">
              <w:t>ⲫⲁ ϯⲙⲉⲧⲁⲑⲙⲟⲩ</w:t>
            </w:r>
          </w:p>
        </w:tc>
      </w:tr>
      <w:tr w:rsidR="000E062A" w14:paraId="1EEB25B7" w14:textId="77777777" w:rsidTr="003209AF">
        <w:trPr>
          <w:cantSplit/>
          <w:jc w:val="center"/>
        </w:trPr>
        <w:tc>
          <w:tcPr>
            <w:tcW w:w="288" w:type="dxa"/>
          </w:tcPr>
          <w:p w14:paraId="74910B03" w14:textId="77777777" w:rsidR="000E062A" w:rsidRDefault="000E062A" w:rsidP="003209AF">
            <w:pPr>
              <w:pStyle w:val="CopticCross"/>
            </w:pPr>
            <w:r w:rsidRPr="00FB5ACB">
              <w:t>¿</w:t>
            </w:r>
          </w:p>
        </w:tc>
        <w:tc>
          <w:tcPr>
            <w:tcW w:w="3960" w:type="dxa"/>
          </w:tcPr>
          <w:p w14:paraId="7B60792F" w14:textId="77777777" w:rsidR="000E062A" w:rsidRDefault="000E062A" w:rsidP="003B4CB7">
            <w:pPr>
              <w:pStyle w:val="EngHang"/>
              <w:spacing w:before="2"/>
            </w:pPr>
            <w:r>
              <w:t>Gather</w:t>
            </w:r>
            <w:r w:rsidRPr="007425E1">
              <w:t xml:space="preserve"> within me</w:t>
            </w:r>
            <w:r>
              <w:t>,</w:t>
            </w:r>
          </w:p>
          <w:p w14:paraId="3F15ED18" w14:textId="77777777" w:rsidR="000E062A" w:rsidRDefault="000E062A" w:rsidP="003B4CB7">
            <w:pPr>
              <w:pStyle w:val="EngHang"/>
              <w:spacing w:before="2"/>
            </w:pPr>
            <w:r>
              <w:t>A</w:t>
            </w:r>
            <w:r w:rsidRPr="007425E1">
              <w:t>ll my thoughts</w:t>
            </w:r>
          </w:p>
          <w:p w14:paraId="473596A6" w14:textId="77777777" w:rsidR="000E062A" w:rsidRDefault="000E062A" w:rsidP="003B4CB7">
            <w:pPr>
              <w:pStyle w:val="EngHang"/>
              <w:spacing w:before="2"/>
            </w:pPr>
            <w:r>
              <w:t>T</w:t>
            </w:r>
            <w:r w:rsidRPr="007425E1">
              <w:t xml:space="preserve">hat I may </w:t>
            </w:r>
            <w:commentRangeStart w:id="566"/>
            <w:r w:rsidRPr="007425E1">
              <w:t>praise</w:t>
            </w:r>
            <w:r>
              <w:t xml:space="preserve"> </w:t>
            </w:r>
            <w:commentRangeEnd w:id="566"/>
            <w:r>
              <w:rPr>
                <w:rStyle w:val="CommentReference"/>
                <w:rFonts w:ascii="Times New Roman" w:eastAsiaTheme="minorHAnsi" w:hAnsi="Times New Roman" w:cstheme="minorBidi"/>
                <w:color w:val="auto"/>
              </w:rPr>
              <w:commentReference w:id="566"/>
            </w:r>
            <w:r>
              <w:t>a</w:t>
            </w:r>
            <w:r w:rsidRPr="007425E1">
              <w:t xml:space="preserve">nd glorify </w:t>
            </w:r>
          </w:p>
          <w:p w14:paraId="6DE12B7A" w14:textId="77777777" w:rsidR="000E062A" w:rsidRDefault="000E062A" w:rsidP="003B4CB7">
            <w:pPr>
              <w:pStyle w:val="EngHangEnd"/>
            </w:pPr>
            <w:r>
              <w:t>M</w:t>
            </w:r>
            <w:r w:rsidRPr="007425E1">
              <w:t>y Lord Jesus.</w:t>
            </w:r>
          </w:p>
        </w:tc>
        <w:tc>
          <w:tcPr>
            <w:tcW w:w="288" w:type="dxa"/>
          </w:tcPr>
          <w:p w14:paraId="724DEAF7" w14:textId="77777777" w:rsidR="000E062A" w:rsidRDefault="000E062A" w:rsidP="001A77D7"/>
        </w:tc>
        <w:tc>
          <w:tcPr>
            <w:tcW w:w="288" w:type="dxa"/>
          </w:tcPr>
          <w:p w14:paraId="323C0B7B" w14:textId="77777777" w:rsidR="000E062A" w:rsidRDefault="000E062A" w:rsidP="003209AF">
            <w:pPr>
              <w:pStyle w:val="CopticCross"/>
            </w:pPr>
            <w:r w:rsidRPr="00FB5ACB">
              <w:t>¿</w:t>
            </w:r>
          </w:p>
        </w:tc>
        <w:tc>
          <w:tcPr>
            <w:tcW w:w="3960" w:type="dxa"/>
          </w:tcPr>
          <w:p w14:paraId="44912A00" w14:textId="77777777" w:rsidR="000E062A" w:rsidRDefault="000E062A" w:rsidP="00F1032B">
            <w:pPr>
              <w:pStyle w:val="CopticVersemulti-line"/>
            </w:pPr>
            <w:r w:rsidRPr="00F1032B">
              <w:t>Ⲑⲱⲟⲩϯ ⲉ̀ϧⲟⲩⲛ ϩⲁⲣⲟⲓ</w:t>
            </w:r>
          </w:p>
          <w:p w14:paraId="1005244F" w14:textId="77777777" w:rsidR="000E062A" w:rsidRDefault="000E062A" w:rsidP="00F1032B">
            <w:pPr>
              <w:pStyle w:val="CopticVersemulti-line"/>
            </w:pPr>
            <w:r w:rsidRPr="00F1032B">
              <w:t>ⲛⲁⲗⲟⲅⲓⲥⲙⲟⲥ ⲧⲏⲣⲟⲩ</w:t>
            </w:r>
          </w:p>
          <w:p w14:paraId="304EAA2A" w14:textId="77777777" w:rsidR="000E062A" w:rsidRDefault="000E062A" w:rsidP="00F1032B">
            <w:pPr>
              <w:pStyle w:val="CopticVersemulti-line"/>
            </w:pPr>
            <w:r w:rsidRPr="00F1032B">
              <w:t>ⲛ̀ⲧⲁϩⲱⲥ ⲛ̀ⲧⲁϯⲱ̀ⲟⲩ</w:t>
            </w:r>
          </w:p>
          <w:p w14:paraId="54E2E154" w14:textId="77777777" w:rsidR="000E062A" w:rsidRDefault="000E062A" w:rsidP="00F1032B">
            <w:pPr>
              <w:pStyle w:val="CopticVerse"/>
            </w:pPr>
            <w:r w:rsidRPr="00F1032B">
              <w:t>ⲙ̀Ⲡⲁⲟ̅ⲥ̅ Ⲓⲏ̅ⲥ</w:t>
            </w:r>
          </w:p>
        </w:tc>
      </w:tr>
      <w:tr w:rsidR="000E062A" w14:paraId="21EF5FF9" w14:textId="77777777" w:rsidTr="003209AF">
        <w:trPr>
          <w:cantSplit/>
          <w:jc w:val="center"/>
        </w:trPr>
        <w:tc>
          <w:tcPr>
            <w:tcW w:w="288" w:type="dxa"/>
          </w:tcPr>
          <w:p w14:paraId="3E129AEC" w14:textId="77777777" w:rsidR="000E062A" w:rsidRDefault="000E062A" w:rsidP="003209AF">
            <w:pPr>
              <w:pStyle w:val="CopticCross"/>
            </w:pPr>
          </w:p>
        </w:tc>
        <w:tc>
          <w:tcPr>
            <w:tcW w:w="3960" w:type="dxa"/>
          </w:tcPr>
          <w:p w14:paraId="6ACE2779" w14:textId="77777777" w:rsidR="000E062A" w:rsidRDefault="000E062A" w:rsidP="003B4CB7">
            <w:pPr>
              <w:pStyle w:val="EngHang"/>
              <w:spacing w:before="2"/>
            </w:pPr>
            <w:r w:rsidRPr="007425E1">
              <w:t xml:space="preserve">Jesus is my Lord, </w:t>
            </w:r>
          </w:p>
          <w:p w14:paraId="01CD41B3" w14:textId="77777777" w:rsidR="000E062A" w:rsidRDefault="000E062A" w:rsidP="003B4CB7">
            <w:pPr>
              <w:pStyle w:val="EngHang"/>
              <w:spacing w:before="2"/>
            </w:pPr>
            <w:r w:rsidRPr="007425E1">
              <w:t xml:space="preserve">Jesus is my God, </w:t>
            </w:r>
          </w:p>
          <w:p w14:paraId="3A5E2381" w14:textId="77777777" w:rsidR="000E062A" w:rsidRDefault="000E062A" w:rsidP="003B4CB7">
            <w:pPr>
              <w:pStyle w:val="EngHang"/>
              <w:spacing w:before="2"/>
            </w:pPr>
            <w:r w:rsidRPr="007425E1">
              <w:t xml:space="preserve">Jesus is the hope </w:t>
            </w:r>
          </w:p>
          <w:p w14:paraId="4884DD8A" w14:textId="77777777" w:rsidR="000E062A" w:rsidRDefault="000E062A" w:rsidP="003B4CB7">
            <w:pPr>
              <w:pStyle w:val="EngHangEnd"/>
            </w:pPr>
            <w:r>
              <w:t>O</w:t>
            </w:r>
            <w:r w:rsidRPr="007425E1">
              <w:t>f Christians.</w:t>
            </w:r>
          </w:p>
        </w:tc>
        <w:tc>
          <w:tcPr>
            <w:tcW w:w="288" w:type="dxa"/>
          </w:tcPr>
          <w:p w14:paraId="2C33C12A" w14:textId="77777777" w:rsidR="000E062A" w:rsidRDefault="000E062A" w:rsidP="001A77D7"/>
        </w:tc>
        <w:tc>
          <w:tcPr>
            <w:tcW w:w="288" w:type="dxa"/>
          </w:tcPr>
          <w:p w14:paraId="58862D6A" w14:textId="77777777" w:rsidR="000E062A" w:rsidRDefault="000E062A" w:rsidP="003209AF">
            <w:pPr>
              <w:pStyle w:val="CopticCross"/>
            </w:pPr>
          </w:p>
        </w:tc>
        <w:tc>
          <w:tcPr>
            <w:tcW w:w="3960" w:type="dxa"/>
          </w:tcPr>
          <w:p w14:paraId="2E892E73" w14:textId="77777777" w:rsidR="000E062A" w:rsidRDefault="000E062A" w:rsidP="00F1032B">
            <w:pPr>
              <w:pStyle w:val="CopticVersemulti-line"/>
            </w:pPr>
            <w:r w:rsidRPr="00F1032B">
              <w:t>Ⲓⲏ̅ⲥ ⲡⲉ Ⲡⲁⲟ̅ⲥ̅</w:t>
            </w:r>
          </w:p>
          <w:p w14:paraId="5FC7BDAE" w14:textId="77777777" w:rsidR="000E062A" w:rsidRDefault="000E062A" w:rsidP="00F1032B">
            <w:pPr>
              <w:pStyle w:val="CopticVersemulti-line"/>
            </w:pPr>
            <w:r w:rsidRPr="00F1032B">
              <w:t>Ⲓⲏ̅ⲥ ⲡⲉ Ⲡⲁⲛⲟⲩϯ</w:t>
            </w:r>
          </w:p>
          <w:p w14:paraId="0CC49621" w14:textId="77777777" w:rsidR="000E062A" w:rsidRDefault="000E062A" w:rsidP="00F1032B">
            <w:pPr>
              <w:pStyle w:val="CopticVersemulti-line"/>
            </w:pPr>
            <w:r w:rsidRPr="00F1032B">
              <w:t>Ⲓⲏ̅ⲥ ⲡⲉ ⲧ̀ϩⲉⲗⲡⲓⲥ</w:t>
            </w:r>
          </w:p>
          <w:p w14:paraId="6CC02243" w14:textId="77777777" w:rsidR="000E062A" w:rsidRDefault="000E062A" w:rsidP="00F1032B">
            <w:pPr>
              <w:pStyle w:val="CopticVerse"/>
            </w:pPr>
            <w:r w:rsidRPr="00F1032B">
              <w:t>ⲛ̀ⲛⲓⲭ̀ⲣⲓⲥⲧⲓⲁ̀ⲛⲟⲥ</w:t>
            </w:r>
          </w:p>
        </w:tc>
      </w:tr>
      <w:tr w:rsidR="000E062A" w14:paraId="70AC7354" w14:textId="77777777" w:rsidTr="003209AF">
        <w:trPr>
          <w:cantSplit/>
          <w:jc w:val="center"/>
        </w:trPr>
        <w:tc>
          <w:tcPr>
            <w:tcW w:w="288" w:type="dxa"/>
          </w:tcPr>
          <w:p w14:paraId="7741A234" w14:textId="77777777" w:rsidR="000E062A" w:rsidRDefault="000E062A" w:rsidP="003209AF">
            <w:pPr>
              <w:pStyle w:val="CopticCross"/>
            </w:pPr>
          </w:p>
        </w:tc>
        <w:tc>
          <w:tcPr>
            <w:tcW w:w="3960" w:type="dxa"/>
          </w:tcPr>
          <w:p w14:paraId="2BF8A16C" w14:textId="77777777" w:rsidR="000E062A" w:rsidRDefault="000E062A" w:rsidP="003B4CB7">
            <w:pPr>
              <w:pStyle w:val="EngHang"/>
            </w:pPr>
            <w:r w:rsidRPr="007425E1">
              <w:t>Little by little</w:t>
            </w:r>
            <w:r>
              <w:t>,</w:t>
            </w:r>
            <w:r w:rsidRPr="007425E1">
              <w:t xml:space="preserve"> </w:t>
            </w:r>
          </w:p>
          <w:p w14:paraId="7C5581E0" w14:textId="77777777" w:rsidR="000E062A" w:rsidRDefault="000E062A" w:rsidP="003B4CB7">
            <w:pPr>
              <w:pStyle w:val="EngHang"/>
            </w:pPr>
            <w:r>
              <w:t>W</w:t>
            </w:r>
            <w:r w:rsidRPr="007425E1">
              <w:t xml:space="preserve">e </w:t>
            </w:r>
            <w:r>
              <w:t>remember You</w:t>
            </w:r>
          </w:p>
          <w:p w14:paraId="77645FD0" w14:textId="77777777" w:rsidR="000E062A" w:rsidRDefault="000E062A" w:rsidP="003B4CB7">
            <w:pPr>
              <w:pStyle w:val="EngHang"/>
            </w:pPr>
            <w:r>
              <w:t>A</w:t>
            </w:r>
            <w:r w:rsidRPr="007425E1">
              <w:t xml:space="preserve">nd glorify </w:t>
            </w:r>
            <w:r>
              <w:t>Your N</w:t>
            </w:r>
            <w:r w:rsidRPr="007425E1">
              <w:t xml:space="preserve">ame, </w:t>
            </w:r>
          </w:p>
          <w:p w14:paraId="60BCAF10" w14:textId="77777777" w:rsidR="000E062A" w:rsidRDefault="000E062A" w:rsidP="003B4CB7">
            <w:pPr>
              <w:pStyle w:val="EngHangEnd"/>
            </w:pPr>
            <w:r w:rsidRPr="007425E1">
              <w:t>O my Lord Jesus</w:t>
            </w:r>
            <w:r>
              <w:t>.</w:t>
            </w:r>
          </w:p>
        </w:tc>
        <w:tc>
          <w:tcPr>
            <w:tcW w:w="288" w:type="dxa"/>
          </w:tcPr>
          <w:p w14:paraId="4194E66F" w14:textId="77777777" w:rsidR="000E062A" w:rsidRDefault="000E062A" w:rsidP="001A77D7"/>
        </w:tc>
        <w:tc>
          <w:tcPr>
            <w:tcW w:w="288" w:type="dxa"/>
          </w:tcPr>
          <w:p w14:paraId="08590034" w14:textId="77777777" w:rsidR="000E062A" w:rsidRDefault="000E062A" w:rsidP="003209AF">
            <w:pPr>
              <w:pStyle w:val="CopticCross"/>
            </w:pPr>
          </w:p>
        </w:tc>
        <w:tc>
          <w:tcPr>
            <w:tcW w:w="3960" w:type="dxa"/>
          </w:tcPr>
          <w:p w14:paraId="59697021" w14:textId="77777777" w:rsidR="000E062A" w:rsidRDefault="000E062A" w:rsidP="00F1032B">
            <w:pPr>
              <w:pStyle w:val="CopticVersemulti-line"/>
            </w:pPr>
            <w:r w:rsidRPr="00F1032B">
              <w:t>Ⲕⲁⲧⲁ ⲕⲟⲩϫⲓ ⲕⲟⲩϫⲓ</w:t>
            </w:r>
          </w:p>
          <w:p w14:paraId="3CFF8665" w14:textId="77777777" w:rsidR="000E062A" w:rsidRDefault="000E062A" w:rsidP="00F1032B">
            <w:pPr>
              <w:pStyle w:val="CopticVersemulti-line"/>
            </w:pPr>
            <w:r w:rsidRPr="00F1032B">
              <w:t>ⲧⲉⲛⲓ̀ⲣⲓ ⲙ̀ⲡⲉⲕⲙⲉⲩⲓ̀</w:t>
            </w:r>
          </w:p>
          <w:p w14:paraId="31D39374" w14:textId="77777777" w:rsidR="000E062A" w:rsidRDefault="000E062A" w:rsidP="00F1032B">
            <w:pPr>
              <w:pStyle w:val="CopticVersemulti-line"/>
            </w:pPr>
            <w:r w:rsidRPr="00F1032B">
              <w:t>ⲧⲉⲛϯⲱ̀ⲟⲩ ⲙ̀ⲡⲉⲕⲣⲁⲛ</w:t>
            </w:r>
          </w:p>
          <w:p w14:paraId="1CCC9CEA" w14:textId="77777777" w:rsidR="000E062A" w:rsidRDefault="000E062A" w:rsidP="00F1032B">
            <w:pPr>
              <w:pStyle w:val="CopticVerse"/>
            </w:pPr>
            <w:r w:rsidRPr="00F1032B">
              <w:t>ⲱ̀ Ⲡⲁⲟ̅ⲥ̅ Ⲓⲏ̅ⲥ</w:t>
            </w:r>
          </w:p>
        </w:tc>
      </w:tr>
      <w:tr w:rsidR="000E062A" w14:paraId="108F8869" w14:textId="77777777" w:rsidTr="003209AF">
        <w:trPr>
          <w:cantSplit/>
          <w:jc w:val="center"/>
        </w:trPr>
        <w:tc>
          <w:tcPr>
            <w:tcW w:w="288" w:type="dxa"/>
          </w:tcPr>
          <w:p w14:paraId="22D151CE" w14:textId="77777777" w:rsidR="000E062A" w:rsidRDefault="000E062A" w:rsidP="003209AF">
            <w:pPr>
              <w:pStyle w:val="CopticCross"/>
            </w:pPr>
            <w:r w:rsidRPr="00FB5ACB">
              <w:t>¿</w:t>
            </w:r>
          </w:p>
        </w:tc>
        <w:tc>
          <w:tcPr>
            <w:tcW w:w="3960" w:type="dxa"/>
          </w:tcPr>
          <w:p w14:paraId="533C2214" w14:textId="77777777" w:rsidR="000E062A" w:rsidRDefault="000E062A" w:rsidP="003B4CB7">
            <w:pPr>
              <w:pStyle w:val="EngHang"/>
              <w:spacing w:before="2"/>
            </w:pPr>
            <w:r>
              <w:t>M</w:t>
            </w:r>
            <w:r w:rsidRPr="007425E1">
              <w:t xml:space="preserve">ay we </w:t>
            </w:r>
            <w:commentRangeStart w:id="567"/>
            <w:r>
              <w:t>set</w:t>
            </w:r>
            <w:r w:rsidRPr="007425E1">
              <w:t xml:space="preserve"> </w:t>
            </w:r>
            <w:commentRangeEnd w:id="567"/>
            <w:r>
              <w:rPr>
                <w:rStyle w:val="CommentReference"/>
                <w:rFonts w:ascii="Times New Roman" w:eastAsiaTheme="minorHAnsi" w:hAnsi="Times New Roman" w:cstheme="minorBidi"/>
                <w:color w:val="auto"/>
              </w:rPr>
              <w:commentReference w:id="567"/>
            </w:r>
            <w:r w:rsidRPr="007425E1">
              <w:t xml:space="preserve">aside, </w:t>
            </w:r>
          </w:p>
          <w:p w14:paraId="44F435BA" w14:textId="77777777" w:rsidR="000E062A" w:rsidRDefault="000E062A" w:rsidP="003B4CB7">
            <w:pPr>
              <w:pStyle w:val="EngHang"/>
              <w:spacing w:before="2"/>
            </w:pPr>
            <w:r w:rsidRPr="007425E1">
              <w:t>All the evil causes</w:t>
            </w:r>
            <w:r>
              <w:t>,</w:t>
            </w:r>
            <w:r w:rsidRPr="007425E1">
              <w:t xml:space="preserve"> </w:t>
            </w:r>
          </w:p>
          <w:p w14:paraId="67BDFFF4" w14:textId="77777777" w:rsidR="000E062A" w:rsidRDefault="000E062A" w:rsidP="003B4CB7">
            <w:pPr>
              <w:pStyle w:val="EngHang"/>
              <w:spacing w:before="2"/>
            </w:pPr>
            <w:r>
              <w:t>So that</w:t>
            </w:r>
            <w:r w:rsidRPr="007425E1">
              <w:t xml:space="preserve"> we may purify our hearts </w:t>
            </w:r>
          </w:p>
          <w:p w14:paraId="7F11163E" w14:textId="77777777" w:rsidR="000E062A" w:rsidRDefault="000E062A" w:rsidP="003B4CB7">
            <w:pPr>
              <w:pStyle w:val="EngHangEnd"/>
            </w:pPr>
            <w:r>
              <w:t>W</w:t>
            </w:r>
            <w:r w:rsidRPr="007425E1">
              <w:t xml:space="preserve">ith the </w:t>
            </w:r>
            <w:r>
              <w:t>N</w:t>
            </w:r>
            <w:r w:rsidRPr="007425E1">
              <w:t>ame of the Lord.</w:t>
            </w:r>
          </w:p>
        </w:tc>
        <w:tc>
          <w:tcPr>
            <w:tcW w:w="288" w:type="dxa"/>
          </w:tcPr>
          <w:p w14:paraId="4D8F4A39" w14:textId="77777777" w:rsidR="000E062A" w:rsidRDefault="000E062A" w:rsidP="001A77D7"/>
        </w:tc>
        <w:tc>
          <w:tcPr>
            <w:tcW w:w="288" w:type="dxa"/>
          </w:tcPr>
          <w:p w14:paraId="0D1F56BC" w14:textId="77777777" w:rsidR="000E062A" w:rsidRDefault="000E062A" w:rsidP="003209AF">
            <w:pPr>
              <w:pStyle w:val="CopticCross"/>
            </w:pPr>
            <w:r w:rsidRPr="00FB5ACB">
              <w:t>¿</w:t>
            </w:r>
          </w:p>
        </w:tc>
        <w:tc>
          <w:tcPr>
            <w:tcW w:w="3960" w:type="dxa"/>
          </w:tcPr>
          <w:p w14:paraId="064F1E9A" w14:textId="77777777" w:rsidR="000E062A" w:rsidRDefault="000E062A" w:rsidP="00F1032B">
            <w:pPr>
              <w:pStyle w:val="CopticVersemulti-line"/>
            </w:pPr>
            <w:r w:rsidRPr="00F1032B">
              <w:t>Ⲗⲱⲓϫⲓ ⲛⲓⲃⲉⲛ ⲉⲧϩⲱⲟⲩ</w:t>
            </w:r>
          </w:p>
          <w:p w14:paraId="2455A52E" w14:textId="77777777" w:rsidR="000E062A" w:rsidRDefault="000E062A" w:rsidP="00F1032B">
            <w:pPr>
              <w:pStyle w:val="CopticVersemulti-line"/>
            </w:pPr>
            <w:r w:rsidRPr="00F1032B">
              <w:t>ⲙⲁⲣⲉⲛⲭⲁⲩ ⲛ̀ⲥⲱⲛ</w:t>
            </w:r>
          </w:p>
          <w:p w14:paraId="04AEA823" w14:textId="77777777" w:rsidR="000E062A" w:rsidRDefault="000E062A" w:rsidP="00F1032B">
            <w:pPr>
              <w:pStyle w:val="CopticVersemulti-line"/>
            </w:pPr>
            <w:r w:rsidRPr="00F1032B">
              <w:t>ⲙⲁⲣⲉⲛⲧⲟⲩⲃⲟ ⲛ̀ⲛⲉⲛϩⲏⲧ</w:t>
            </w:r>
          </w:p>
          <w:p w14:paraId="3B74F2B3" w14:textId="77777777" w:rsidR="000E062A" w:rsidRDefault="000E062A" w:rsidP="00F1032B">
            <w:pPr>
              <w:pStyle w:val="CopticVerse"/>
            </w:pPr>
            <w:r w:rsidRPr="00F1032B">
              <w:t>ⲉ̀ϧⲟⲩⲛ ⲉ̀ⲫ̀ⲣⲁⲛ ⲙ̀Ⲡⲟ̅ⲥ̅</w:t>
            </w:r>
          </w:p>
        </w:tc>
      </w:tr>
      <w:tr w:rsidR="000E062A" w14:paraId="52A21602" w14:textId="77777777" w:rsidTr="003209AF">
        <w:trPr>
          <w:cantSplit/>
          <w:jc w:val="center"/>
        </w:trPr>
        <w:tc>
          <w:tcPr>
            <w:tcW w:w="288" w:type="dxa"/>
          </w:tcPr>
          <w:p w14:paraId="6D70CD47" w14:textId="77777777" w:rsidR="000E062A" w:rsidRDefault="000E062A" w:rsidP="003209AF">
            <w:pPr>
              <w:pStyle w:val="CopticCross"/>
            </w:pPr>
            <w:r w:rsidRPr="00FB5ACB">
              <w:t>¿</w:t>
            </w:r>
          </w:p>
        </w:tc>
        <w:tc>
          <w:tcPr>
            <w:tcW w:w="3960" w:type="dxa"/>
          </w:tcPr>
          <w:p w14:paraId="1B801248" w14:textId="77777777" w:rsidR="000E062A" w:rsidRDefault="000E062A" w:rsidP="003B4CB7">
            <w:pPr>
              <w:pStyle w:val="EngHang"/>
              <w:spacing w:before="2"/>
            </w:pPr>
            <w:r>
              <w:t>May the N</w:t>
            </w:r>
            <w:r w:rsidRPr="007425E1">
              <w:t>ame of the Lord,</w:t>
            </w:r>
          </w:p>
          <w:p w14:paraId="1B4A26CE" w14:textId="77777777" w:rsidR="000E062A" w:rsidRDefault="000E062A" w:rsidP="003B4CB7">
            <w:pPr>
              <w:pStyle w:val="EngHang"/>
              <w:spacing w:before="2"/>
            </w:pPr>
            <w:r>
              <w:t>B</w:t>
            </w:r>
            <w:r w:rsidRPr="007425E1">
              <w:t xml:space="preserve">e within us, </w:t>
            </w:r>
          </w:p>
          <w:p w14:paraId="06BF6DBA" w14:textId="77777777" w:rsidR="000E062A" w:rsidRDefault="000E062A" w:rsidP="003B4CB7">
            <w:pPr>
              <w:pStyle w:val="EngHang"/>
              <w:spacing w:before="2"/>
            </w:pPr>
            <w:r>
              <w:t>T</w:t>
            </w:r>
            <w:r w:rsidRPr="007425E1">
              <w:t xml:space="preserve">hat it may enlighten us </w:t>
            </w:r>
          </w:p>
          <w:p w14:paraId="78E13795" w14:textId="77777777" w:rsidR="000E062A" w:rsidRDefault="000E062A" w:rsidP="003B4CB7">
            <w:pPr>
              <w:pStyle w:val="EngHangEnd"/>
            </w:pPr>
            <w:r>
              <w:t>I</w:t>
            </w:r>
            <w:r w:rsidRPr="007425E1">
              <w:t>n our inner man.</w:t>
            </w:r>
          </w:p>
        </w:tc>
        <w:tc>
          <w:tcPr>
            <w:tcW w:w="288" w:type="dxa"/>
          </w:tcPr>
          <w:p w14:paraId="731E461D" w14:textId="77777777" w:rsidR="000E062A" w:rsidRDefault="000E062A" w:rsidP="001A77D7"/>
        </w:tc>
        <w:tc>
          <w:tcPr>
            <w:tcW w:w="288" w:type="dxa"/>
          </w:tcPr>
          <w:p w14:paraId="6B74B175" w14:textId="77777777" w:rsidR="000E062A" w:rsidRDefault="000E062A" w:rsidP="003209AF">
            <w:pPr>
              <w:pStyle w:val="CopticCross"/>
            </w:pPr>
            <w:r w:rsidRPr="00FB5ACB">
              <w:t>¿</w:t>
            </w:r>
          </w:p>
        </w:tc>
        <w:tc>
          <w:tcPr>
            <w:tcW w:w="3960" w:type="dxa"/>
          </w:tcPr>
          <w:p w14:paraId="76C8B722" w14:textId="77777777" w:rsidR="000E062A" w:rsidRDefault="000E062A" w:rsidP="00F1032B">
            <w:pPr>
              <w:pStyle w:val="CopticVersemulti-line"/>
            </w:pPr>
            <w:r w:rsidRPr="00F1032B">
              <w:t>Ⲙⲁⲣⲉ ⲫ̀ⲣⲁⲛ ⲙ̀Ⲡⲟ̅ⲥ̅</w:t>
            </w:r>
          </w:p>
          <w:p w14:paraId="0D268745" w14:textId="77777777" w:rsidR="000E062A" w:rsidRDefault="000E062A" w:rsidP="00F1032B">
            <w:pPr>
              <w:pStyle w:val="CopticVersemulti-line"/>
            </w:pPr>
            <w:r w:rsidRPr="00F1032B">
              <w:t>ϣⲱⲡⲓ ⲛ̀ϧ̀ⲣⲏⲓ ⲛ̀ϧⲏⲧⲉⲛ</w:t>
            </w:r>
          </w:p>
          <w:p w14:paraId="1A20158B" w14:textId="77777777" w:rsidR="000E062A" w:rsidRDefault="000E062A" w:rsidP="00F1032B">
            <w:pPr>
              <w:pStyle w:val="CopticVersemulti-line"/>
            </w:pPr>
            <w:r w:rsidRPr="00F1032B">
              <w:t>ⲛ̀ⲧⲉϥⲉ̀ⲣⲟⲩⲱⲓⲛⲓ ⲉ̀ⲣⲟⲛ</w:t>
            </w:r>
          </w:p>
          <w:p w14:paraId="5BE7472B" w14:textId="77777777" w:rsidR="000E062A" w:rsidRDefault="000E062A" w:rsidP="00F1032B">
            <w:pPr>
              <w:pStyle w:val="CopticVerse"/>
            </w:pPr>
            <w:r w:rsidRPr="00F1032B">
              <w:t>ϧⲉⲛ ⲡⲉⲛⲣⲱⲙⲓ ⲉⲧⲥⲁϧⲟⲩⲛ</w:t>
            </w:r>
          </w:p>
        </w:tc>
      </w:tr>
      <w:tr w:rsidR="000E062A" w14:paraId="6780B87A" w14:textId="77777777" w:rsidTr="003209AF">
        <w:trPr>
          <w:cantSplit/>
          <w:jc w:val="center"/>
        </w:trPr>
        <w:tc>
          <w:tcPr>
            <w:tcW w:w="288" w:type="dxa"/>
          </w:tcPr>
          <w:p w14:paraId="2F333F51" w14:textId="77777777" w:rsidR="000E062A" w:rsidRDefault="000E062A" w:rsidP="003209AF">
            <w:pPr>
              <w:pStyle w:val="CopticCross"/>
            </w:pPr>
          </w:p>
        </w:tc>
        <w:tc>
          <w:tcPr>
            <w:tcW w:w="3960" w:type="dxa"/>
          </w:tcPr>
          <w:p w14:paraId="5C10D22D" w14:textId="77777777" w:rsidR="000E062A" w:rsidRDefault="000E062A" w:rsidP="003B4CB7">
            <w:pPr>
              <w:pStyle w:val="EngHang"/>
              <w:spacing w:before="2"/>
            </w:pPr>
            <w:r w:rsidRPr="007425E1">
              <w:t>For who amongst the gods</w:t>
            </w:r>
            <w:r>
              <w:t>,</w:t>
            </w:r>
          </w:p>
          <w:p w14:paraId="0C5BFAB1" w14:textId="77777777" w:rsidR="000E062A" w:rsidRDefault="000E062A" w:rsidP="003B4CB7">
            <w:pPr>
              <w:pStyle w:val="EngHang"/>
              <w:spacing w:before="2"/>
            </w:pPr>
            <w:r>
              <w:t>I</w:t>
            </w:r>
            <w:r w:rsidRPr="007425E1">
              <w:t xml:space="preserve">s like </w:t>
            </w:r>
            <w:r>
              <w:t>You</w:t>
            </w:r>
            <w:r w:rsidRPr="007425E1">
              <w:t xml:space="preserve">, O Lord? </w:t>
            </w:r>
          </w:p>
          <w:p w14:paraId="3FAD12D2" w14:textId="77777777" w:rsidR="000E062A" w:rsidRDefault="000E062A" w:rsidP="003B4CB7">
            <w:pPr>
              <w:pStyle w:val="EngHang"/>
              <w:spacing w:before="2"/>
            </w:pPr>
            <w:r>
              <w:t>You are</w:t>
            </w:r>
            <w:r w:rsidRPr="007425E1">
              <w:t xml:space="preserve"> the true God</w:t>
            </w:r>
            <w:r>
              <w:t>,</w:t>
            </w:r>
          </w:p>
          <w:p w14:paraId="6DB7D6CE" w14:textId="77777777" w:rsidR="000E062A" w:rsidRDefault="000E062A" w:rsidP="003B4CB7">
            <w:pPr>
              <w:pStyle w:val="EngHangEnd"/>
            </w:pPr>
            <w:r>
              <w:t>Who does</w:t>
            </w:r>
            <w:r w:rsidRPr="007425E1">
              <w:t xml:space="preserve"> wonders.</w:t>
            </w:r>
          </w:p>
        </w:tc>
        <w:tc>
          <w:tcPr>
            <w:tcW w:w="288" w:type="dxa"/>
          </w:tcPr>
          <w:p w14:paraId="40B898D8" w14:textId="77777777" w:rsidR="000E062A" w:rsidRDefault="000E062A" w:rsidP="001A77D7"/>
        </w:tc>
        <w:tc>
          <w:tcPr>
            <w:tcW w:w="288" w:type="dxa"/>
          </w:tcPr>
          <w:p w14:paraId="04CC61A0" w14:textId="77777777" w:rsidR="000E062A" w:rsidRDefault="000E062A" w:rsidP="003209AF">
            <w:pPr>
              <w:pStyle w:val="CopticCross"/>
            </w:pPr>
          </w:p>
        </w:tc>
        <w:tc>
          <w:tcPr>
            <w:tcW w:w="3960" w:type="dxa"/>
          </w:tcPr>
          <w:p w14:paraId="2FC9F1B8" w14:textId="77777777" w:rsidR="000E062A" w:rsidRDefault="000E062A" w:rsidP="00F1032B">
            <w:pPr>
              <w:pStyle w:val="CopticVersemulti-line"/>
            </w:pPr>
            <w:r w:rsidRPr="00F1032B">
              <w:t>Ⲛⲓⲙ ⲅⲁⲣ ϧⲉⲛ ⲛⲓⲛⲟⲩϯ</w:t>
            </w:r>
          </w:p>
          <w:p w14:paraId="714AFB54" w14:textId="77777777" w:rsidR="000E062A" w:rsidRDefault="000E062A" w:rsidP="00F1032B">
            <w:pPr>
              <w:pStyle w:val="CopticVersemulti-line"/>
            </w:pPr>
            <w:r w:rsidRPr="00F1032B">
              <w:t>ⲉⲧⲟ̀ⲛⲓ ⲙ̀ⲙⲟⲕ Ⲡⲟ̅ⲥ̅</w:t>
            </w:r>
          </w:p>
          <w:p w14:paraId="6498BD66" w14:textId="77777777" w:rsidR="000E062A" w:rsidRDefault="000E062A" w:rsidP="00F1032B">
            <w:pPr>
              <w:pStyle w:val="CopticVersemulti-line"/>
            </w:pPr>
            <w:r w:rsidRPr="00F1032B">
              <w:t>ⲛ̀ⲑⲟⲕ ⲡⲉ Ⲫϯ ⲙ̀ⲙⲏⲓ</w:t>
            </w:r>
          </w:p>
          <w:p w14:paraId="52A6E3DF" w14:textId="77777777" w:rsidR="000E062A" w:rsidRDefault="000E062A" w:rsidP="00F1032B">
            <w:pPr>
              <w:pStyle w:val="CopticVerse"/>
            </w:pPr>
            <w:r w:rsidRPr="00F1032B">
              <w:t>ⲉⲧⲓ̀ⲣⲓ ⲛ̀ϩⲁⲛϣ̀ⲫⲏⲣⲓ</w:t>
            </w:r>
          </w:p>
        </w:tc>
      </w:tr>
      <w:tr w:rsidR="000E062A" w14:paraId="5AE8B3F9" w14:textId="77777777" w:rsidTr="003209AF">
        <w:trPr>
          <w:cantSplit/>
          <w:jc w:val="center"/>
        </w:trPr>
        <w:tc>
          <w:tcPr>
            <w:tcW w:w="288" w:type="dxa"/>
          </w:tcPr>
          <w:p w14:paraId="503211B0" w14:textId="77777777" w:rsidR="000E062A" w:rsidRDefault="000E062A" w:rsidP="003209AF">
            <w:pPr>
              <w:pStyle w:val="CopticCross"/>
            </w:pPr>
          </w:p>
        </w:tc>
        <w:tc>
          <w:tcPr>
            <w:tcW w:w="3960" w:type="dxa"/>
          </w:tcPr>
          <w:p w14:paraId="2BDD5FF6" w14:textId="77777777" w:rsidR="000E062A" w:rsidRDefault="000E062A" w:rsidP="003B4CB7">
            <w:pPr>
              <w:pStyle w:val="EngHang"/>
              <w:spacing w:before="2"/>
            </w:pPr>
            <w:r>
              <w:t>Blessed are</w:t>
            </w:r>
            <w:r w:rsidRPr="007425E1">
              <w:t xml:space="preserve"> </w:t>
            </w:r>
            <w:r>
              <w:t>You</w:t>
            </w:r>
            <w:r w:rsidRPr="007425E1">
              <w:t xml:space="preserve"> in truth, </w:t>
            </w:r>
          </w:p>
          <w:p w14:paraId="66B71DBB" w14:textId="77777777" w:rsidR="000E062A" w:rsidRDefault="000E062A" w:rsidP="003B4CB7">
            <w:pPr>
              <w:pStyle w:val="EngHang"/>
              <w:spacing w:before="2"/>
            </w:pPr>
            <w:r w:rsidRPr="007425E1">
              <w:t xml:space="preserve">O my Lord Jesus, </w:t>
            </w:r>
          </w:p>
          <w:p w14:paraId="19FC8612" w14:textId="77777777" w:rsidR="000E062A" w:rsidRDefault="000E062A" w:rsidP="003B4CB7">
            <w:pPr>
              <w:pStyle w:val="EngHang"/>
              <w:spacing w:before="2"/>
            </w:pPr>
            <w:r>
              <w:t>W</w:t>
            </w:r>
            <w:r w:rsidRPr="007425E1">
              <w:t xml:space="preserve">ith thy Good Father </w:t>
            </w:r>
          </w:p>
          <w:p w14:paraId="07B0330A" w14:textId="77777777" w:rsidR="000E062A" w:rsidRDefault="000E062A" w:rsidP="003B4CB7">
            <w:pPr>
              <w:pStyle w:val="EngHangEnd"/>
            </w:pPr>
            <w:r w:rsidRPr="007425E1">
              <w:t>and the Holy Spirit.</w:t>
            </w:r>
          </w:p>
        </w:tc>
        <w:tc>
          <w:tcPr>
            <w:tcW w:w="288" w:type="dxa"/>
          </w:tcPr>
          <w:p w14:paraId="0DA2B996" w14:textId="77777777" w:rsidR="000E062A" w:rsidRDefault="000E062A" w:rsidP="001A77D7"/>
        </w:tc>
        <w:tc>
          <w:tcPr>
            <w:tcW w:w="288" w:type="dxa"/>
          </w:tcPr>
          <w:p w14:paraId="36B676C0" w14:textId="77777777" w:rsidR="000E062A" w:rsidRDefault="000E062A" w:rsidP="003209AF">
            <w:pPr>
              <w:pStyle w:val="CopticCross"/>
            </w:pPr>
          </w:p>
        </w:tc>
        <w:tc>
          <w:tcPr>
            <w:tcW w:w="3960" w:type="dxa"/>
          </w:tcPr>
          <w:p w14:paraId="10F673A0" w14:textId="77777777" w:rsidR="000E062A" w:rsidRDefault="000E062A" w:rsidP="00F1032B">
            <w:pPr>
              <w:pStyle w:val="CopticVersemulti-line"/>
            </w:pPr>
            <w:r w:rsidRPr="00F1032B">
              <w:t>Ⲝ̀ⲙⲁⲣⲱⲟⲩⲧ ⲁ̀ⲗⲏⲑⲱⲥ</w:t>
            </w:r>
          </w:p>
          <w:p w14:paraId="59BE8CBA" w14:textId="77777777" w:rsidR="000E062A" w:rsidRDefault="000E062A" w:rsidP="00F1032B">
            <w:pPr>
              <w:pStyle w:val="CopticVersemulti-line"/>
            </w:pPr>
            <w:r w:rsidRPr="00F1032B">
              <w:t>ⲱ̀ Ⲡⲁⲟ̅ⲥ̅ Ⲓⲏ̅ⲥ</w:t>
            </w:r>
          </w:p>
          <w:p w14:paraId="7E299FF9" w14:textId="77777777" w:rsidR="000E062A" w:rsidRDefault="000E062A" w:rsidP="00F1032B">
            <w:pPr>
              <w:pStyle w:val="CopticVersemulti-line"/>
            </w:pPr>
            <w:r w:rsidRPr="00F1032B">
              <w:t>ⲛⲉⲙ Ⲡⲉⲕⲓⲱⲧ ⲛ̀ⲁ̀ⲅⲁⲑⲟⲥ</w:t>
            </w:r>
          </w:p>
          <w:p w14:paraId="1DEAFC95" w14:textId="77777777" w:rsidR="000E062A" w:rsidRDefault="000E062A" w:rsidP="00F1032B">
            <w:pPr>
              <w:pStyle w:val="CopticVerse"/>
            </w:pPr>
            <w:r w:rsidRPr="00F1032B">
              <w:t>ⲛⲉⲙ Ⲡⲓⲡ̅ⲛ̅ⲁ ⲉ̅ⲑ̅ⲩ</w:t>
            </w:r>
          </w:p>
        </w:tc>
      </w:tr>
      <w:tr w:rsidR="000E062A" w14:paraId="627033E6" w14:textId="77777777" w:rsidTr="003209AF">
        <w:trPr>
          <w:cantSplit/>
          <w:jc w:val="center"/>
        </w:trPr>
        <w:tc>
          <w:tcPr>
            <w:tcW w:w="288" w:type="dxa"/>
          </w:tcPr>
          <w:p w14:paraId="2C4D3B1D" w14:textId="77777777" w:rsidR="000E062A" w:rsidRDefault="000E062A" w:rsidP="003209AF">
            <w:pPr>
              <w:pStyle w:val="CopticCross"/>
            </w:pPr>
            <w:r w:rsidRPr="00FB5ACB">
              <w:t>¿</w:t>
            </w:r>
          </w:p>
        </w:tc>
        <w:tc>
          <w:tcPr>
            <w:tcW w:w="3960" w:type="dxa"/>
          </w:tcPr>
          <w:p w14:paraId="29E19157" w14:textId="77777777" w:rsidR="000E062A" w:rsidRDefault="000E062A" w:rsidP="003B4CB7">
            <w:pPr>
              <w:pStyle w:val="EngHang"/>
              <w:spacing w:before="2"/>
            </w:pPr>
            <w:r>
              <w:t>Your Holy Name,</w:t>
            </w:r>
          </w:p>
          <w:p w14:paraId="4D918D39" w14:textId="77777777" w:rsidR="000E062A" w:rsidRDefault="000E062A" w:rsidP="003B4CB7">
            <w:pPr>
              <w:pStyle w:val="EngHang"/>
              <w:spacing w:before="2"/>
            </w:pPr>
            <w:r>
              <w:t>Is a very</w:t>
            </w:r>
          </w:p>
          <w:p w14:paraId="63E39CA5" w14:textId="77777777" w:rsidR="000E062A" w:rsidRDefault="000E062A" w:rsidP="003B4CB7">
            <w:pPr>
              <w:pStyle w:val="EngHang"/>
              <w:spacing w:before="2"/>
            </w:pPr>
            <w:r>
              <w:t>Precious ointment,</w:t>
            </w:r>
          </w:p>
          <w:p w14:paraId="2DFD5716" w14:textId="77777777" w:rsidR="000E062A" w:rsidRDefault="000E062A" w:rsidP="003B4CB7">
            <w:pPr>
              <w:pStyle w:val="EngHangEnd"/>
            </w:pPr>
            <w:r>
              <w:t>O my Lord Jesus.</w:t>
            </w:r>
          </w:p>
        </w:tc>
        <w:tc>
          <w:tcPr>
            <w:tcW w:w="288" w:type="dxa"/>
          </w:tcPr>
          <w:p w14:paraId="6B02A51B" w14:textId="77777777" w:rsidR="000E062A" w:rsidRDefault="000E062A" w:rsidP="001A77D7"/>
        </w:tc>
        <w:tc>
          <w:tcPr>
            <w:tcW w:w="288" w:type="dxa"/>
          </w:tcPr>
          <w:p w14:paraId="5F84ECE6" w14:textId="77777777" w:rsidR="000E062A" w:rsidRDefault="000E062A" w:rsidP="003209AF">
            <w:pPr>
              <w:pStyle w:val="CopticCross"/>
            </w:pPr>
            <w:r w:rsidRPr="00FB5ACB">
              <w:t>¿</w:t>
            </w:r>
          </w:p>
        </w:tc>
        <w:tc>
          <w:tcPr>
            <w:tcW w:w="3960" w:type="dxa"/>
          </w:tcPr>
          <w:p w14:paraId="09812992" w14:textId="77777777" w:rsidR="000E062A" w:rsidRDefault="000E062A" w:rsidP="00F1032B">
            <w:pPr>
              <w:pStyle w:val="CopticVersemulti-line"/>
            </w:pPr>
            <w:r w:rsidRPr="00F1032B">
              <w:t>Ⲟⲩⲁ̀ⲣⲱⲙⲁⲧⲁ</w:t>
            </w:r>
          </w:p>
          <w:p w14:paraId="3B247CBD" w14:textId="77777777" w:rsidR="000E062A" w:rsidRDefault="000E062A" w:rsidP="00F1032B">
            <w:pPr>
              <w:pStyle w:val="CopticVersemulti-line"/>
            </w:pPr>
            <w:r w:rsidRPr="00F1032B">
              <w:t>ⲉ̀ⲛⲁϣⲉⲛⲥⲟⲩⲉⲛϥ</w:t>
            </w:r>
          </w:p>
          <w:p w14:paraId="01D22911" w14:textId="77777777" w:rsidR="000E062A" w:rsidRDefault="000E062A" w:rsidP="00F1032B">
            <w:pPr>
              <w:pStyle w:val="CopticVersemulti-line"/>
            </w:pPr>
            <w:r w:rsidRPr="00F1032B">
              <w:t>ⲡⲉ ⲡⲉⲕⲣⲁⲛ ⲉ̅ⲑ̅ⲩ</w:t>
            </w:r>
          </w:p>
          <w:p w14:paraId="767E32CF" w14:textId="77777777" w:rsidR="000E062A" w:rsidRDefault="000E062A" w:rsidP="00F1032B">
            <w:pPr>
              <w:pStyle w:val="CopticVerse"/>
            </w:pPr>
            <w:r w:rsidRPr="00F1032B">
              <w:t>ⲱ̀ Ⲡⲁⲟ̅ⲥ̅ Ⲓⲏ̅ⲥ</w:t>
            </w:r>
          </w:p>
        </w:tc>
      </w:tr>
      <w:tr w:rsidR="000E062A" w14:paraId="000A50A2" w14:textId="77777777" w:rsidTr="003209AF">
        <w:trPr>
          <w:cantSplit/>
          <w:jc w:val="center"/>
        </w:trPr>
        <w:tc>
          <w:tcPr>
            <w:tcW w:w="288" w:type="dxa"/>
          </w:tcPr>
          <w:p w14:paraId="0583E356" w14:textId="77777777" w:rsidR="000E062A" w:rsidRDefault="000E062A" w:rsidP="003209AF">
            <w:pPr>
              <w:pStyle w:val="CopticCross"/>
            </w:pPr>
            <w:r w:rsidRPr="00FB5ACB">
              <w:t>¿</w:t>
            </w:r>
          </w:p>
        </w:tc>
        <w:tc>
          <w:tcPr>
            <w:tcW w:w="3960" w:type="dxa"/>
          </w:tcPr>
          <w:p w14:paraId="2FB5197C" w14:textId="77777777" w:rsidR="000E062A" w:rsidRDefault="000E062A" w:rsidP="003B4CB7">
            <w:pPr>
              <w:pStyle w:val="EngHang"/>
              <w:spacing w:before="2"/>
            </w:pPr>
            <w:r w:rsidRPr="007425E1">
              <w:t>O true lamb</w:t>
            </w:r>
            <w:r>
              <w:t>,</w:t>
            </w:r>
          </w:p>
          <w:p w14:paraId="519F6936" w14:textId="77777777" w:rsidR="000E062A" w:rsidRDefault="000E062A" w:rsidP="003B4CB7">
            <w:pPr>
              <w:pStyle w:val="EngHang"/>
              <w:spacing w:before="2"/>
            </w:pPr>
            <w:r>
              <w:t>O</w:t>
            </w:r>
            <w:r w:rsidRPr="007425E1">
              <w:t>f God the Father</w:t>
            </w:r>
            <w:r>
              <w:t>,</w:t>
            </w:r>
          </w:p>
          <w:p w14:paraId="6B941B2D" w14:textId="77777777" w:rsidR="000E062A" w:rsidRDefault="000E062A" w:rsidP="003B4CB7">
            <w:pPr>
              <w:pStyle w:val="EngHang"/>
              <w:spacing w:before="2"/>
            </w:pPr>
            <w:commentRangeStart w:id="568"/>
            <w:r>
              <w:t>Grant</w:t>
            </w:r>
            <w:r w:rsidRPr="007425E1">
              <w:t xml:space="preserve"> </w:t>
            </w:r>
            <w:commentRangeEnd w:id="568"/>
            <w:r>
              <w:rPr>
                <w:rStyle w:val="CommentReference"/>
                <w:rFonts w:ascii="Times New Roman" w:eastAsiaTheme="minorHAnsi" w:hAnsi="Times New Roman" w:cstheme="minorBidi"/>
                <w:color w:val="auto"/>
              </w:rPr>
              <w:commentReference w:id="568"/>
            </w:r>
            <w:r>
              <w:t>mercy to</w:t>
            </w:r>
            <w:r w:rsidRPr="007425E1">
              <w:t xml:space="preserve"> us</w:t>
            </w:r>
            <w:r>
              <w:t>,</w:t>
            </w:r>
          </w:p>
          <w:p w14:paraId="2BE37008" w14:textId="77777777" w:rsidR="000E062A" w:rsidRDefault="000E062A" w:rsidP="003B4CB7">
            <w:pPr>
              <w:pStyle w:val="EngHangEnd"/>
            </w:pPr>
            <w:r>
              <w:t>I</w:t>
            </w:r>
            <w:r w:rsidRPr="007425E1">
              <w:t xml:space="preserve">n </w:t>
            </w:r>
            <w:r>
              <w:t>Your</w:t>
            </w:r>
            <w:r w:rsidRPr="007425E1">
              <w:t xml:space="preserve"> kingdom.</w:t>
            </w:r>
          </w:p>
        </w:tc>
        <w:tc>
          <w:tcPr>
            <w:tcW w:w="288" w:type="dxa"/>
          </w:tcPr>
          <w:p w14:paraId="4F4D9EEC" w14:textId="77777777" w:rsidR="000E062A" w:rsidRDefault="000E062A" w:rsidP="001A77D7"/>
        </w:tc>
        <w:tc>
          <w:tcPr>
            <w:tcW w:w="288" w:type="dxa"/>
          </w:tcPr>
          <w:p w14:paraId="6FD6B087" w14:textId="77777777" w:rsidR="000E062A" w:rsidRDefault="000E062A" w:rsidP="003209AF">
            <w:pPr>
              <w:pStyle w:val="CopticCross"/>
            </w:pPr>
            <w:r w:rsidRPr="00FB5ACB">
              <w:t>¿</w:t>
            </w:r>
          </w:p>
        </w:tc>
        <w:tc>
          <w:tcPr>
            <w:tcW w:w="3960" w:type="dxa"/>
          </w:tcPr>
          <w:p w14:paraId="1A3F215B" w14:textId="77777777" w:rsidR="000E062A" w:rsidRDefault="000E062A" w:rsidP="00F1032B">
            <w:pPr>
              <w:pStyle w:val="CopticVersemulti-line"/>
            </w:pPr>
            <w:r w:rsidRPr="00F1032B">
              <w:t>Ⲡⲓϩⲓⲏⲃ ⲙ̀ⲙⲏⲓ</w:t>
            </w:r>
          </w:p>
          <w:p w14:paraId="02EF72B5" w14:textId="77777777" w:rsidR="000E062A" w:rsidRDefault="000E062A" w:rsidP="00F1032B">
            <w:pPr>
              <w:pStyle w:val="CopticVersemulti-line"/>
            </w:pPr>
            <w:r w:rsidRPr="00F1032B">
              <w:t>ⲛ̀ⲧⲉ Ⲫϯ Ⲫ̀ⲓⲱⲧ</w:t>
            </w:r>
          </w:p>
          <w:p w14:paraId="37104AA5" w14:textId="77777777" w:rsidR="000E062A" w:rsidRDefault="000E062A" w:rsidP="00F1032B">
            <w:pPr>
              <w:pStyle w:val="CopticVersemulti-line"/>
            </w:pPr>
            <w:r w:rsidRPr="00F1032B">
              <w:t>ⲁ̀ⲣⲓⲟⲩⲛⲁⲓ ⲛⲉⲙⲁⲛ</w:t>
            </w:r>
          </w:p>
          <w:p w14:paraId="070C5AF6" w14:textId="77777777" w:rsidR="000E062A" w:rsidRDefault="000E062A" w:rsidP="00F1032B">
            <w:pPr>
              <w:pStyle w:val="CopticVerse"/>
            </w:pPr>
            <w:r w:rsidRPr="00F1032B">
              <w:t>ϧⲉⲛ ⲧⲉⲕⲙⲉⲧⲟⲩⲣⲟ</w:t>
            </w:r>
          </w:p>
        </w:tc>
      </w:tr>
      <w:tr w:rsidR="000E062A" w14:paraId="27FF5209" w14:textId="77777777" w:rsidTr="003209AF">
        <w:trPr>
          <w:cantSplit/>
          <w:jc w:val="center"/>
        </w:trPr>
        <w:tc>
          <w:tcPr>
            <w:tcW w:w="288" w:type="dxa"/>
          </w:tcPr>
          <w:p w14:paraId="26C41259" w14:textId="77777777" w:rsidR="000E062A" w:rsidRDefault="000E062A" w:rsidP="003209AF">
            <w:pPr>
              <w:pStyle w:val="CopticCross"/>
            </w:pPr>
          </w:p>
        </w:tc>
        <w:tc>
          <w:tcPr>
            <w:tcW w:w="3960" w:type="dxa"/>
          </w:tcPr>
          <w:p w14:paraId="4B009C5A" w14:textId="77777777" w:rsidR="000E062A" w:rsidRDefault="000E062A" w:rsidP="003B4CB7">
            <w:pPr>
              <w:pStyle w:val="EngHang"/>
            </w:pPr>
            <w:r>
              <w:t>For the voice of Your Father,</w:t>
            </w:r>
          </w:p>
          <w:p w14:paraId="717AFCC3" w14:textId="77777777" w:rsidR="000E062A" w:rsidRDefault="000E062A" w:rsidP="003B4CB7">
            <w:pPr>
              <w:pStyle w:val="EngHang"/>
            </w:pPr>
            <w:r>
              <w:t>Bears witness of You saying,</w:t>
            </w:r>
          </w:p>
          <w:p w14:paraId="163FBD67" w14:textId="77777777" w:rsidR="000E062A" w:rsidRDefault="000E062A" w:rsidP="003B4CB7">
            <w:pPr>
              <w:pStyle w:val="EngHang"/>
            </w:pPr>
            <w:r>
              <w:t>"You are my Son,</w:t>
            </w:r>
          </w:p>
          <w:p w14:paraId="2651D5F0" w14:textId="77777777" w:rsidR="000E062A" w:rsidRDefault="000E062A" w:rsidP="003B4CB7">
            <w:pPr>
              <w:pStyle w:val="EngHangEnd"/>
            </w:pPr>
            <w:r>
              <w:t>Today I have begotten You."</w:t>
            </w:r>
          </w:p>
        </w:tc>
        <w:tc>
          <w:tcPr>
            <w:tcW w:w="288" w:type="dxa"/>
          </w:tcPr>
          <w:p w14:paraId="2C891089" w14:textId="77777777" w:rsidR="000E062A" w:rsidRDefault="000E062A" w:rsidP="001A77D7"/>
        </w:tc>
        <w:tc>
          <w:tcPr>
            <w:tcW w:w="288" w:type="dxa"/>
          </w:tcPr>
          <w:p w14:paraId="214C2207" w14:textId="77777777" w:rsidR="000E062A" w:rsidRDefault="000E062A" w:rsidP="003209AF">
            <w:pPr>
              <w:pStyle w:val="CopticCross"/>
            </w:pPr>
          </w:p>
        </w:tc>
        <w:tc>
          <w:tcPr>
            <w:tcW w:w="3960" w:type="dxa"/>
          </w:tcPr>
          <w:p w14:paraId="00C21A3F" w14:textId="77777777" w:rsidR="000E062A" w:rsidRDefault="000E062A" w:rsidP="00F1032B">
            <w:pPr>
              <w:pStyle w:val="CopticVersemulti-line"/>
            </w:pPr>
            <w:r w:rsidRPr="00F1032B">
              <w:t>Ⲣⲱϥ ⲅⲁⲣ ⲙ̀Ⲡⲉⲕⲓⲱⲧ</w:t>
            </w:r>
          </w:p>
          <w:p w14:paraId="3175A31A" w14:textId="77777777" w:rsidR="000E062A" w:rsidRDefault="000E062A" w:rsidP="00F1032B">
            <w:pPr>
              <w:pStyle w:val="CopticVersemulti-line"/>
            </w:pPr>
            <w:r w:rsidRPr="00F1032B">
              <w:t>ⲉⲧⲟⲓ ⲙ̀ⲙⲉⲑⲣⲉ ϧⲁⲣⲟⲕ</w:t>
            </w:r>
          </w:p>
          <w:p w14:paraId="08FEE97A" w14:textId="77777777" w:rsidR="000E062A" w:rsidRDefault="000E062A" w:rsidP="00F1032B">
            <w:pPr>
              <w:pStyle w:val="CopticVersemulti-line"/>
            </w:pPr>
            <w:r w:rsidRPr="00F1032B">
              <w:t>ϫⲉ ⲛ̀ⲑⲟⲕ ⲡⲉ ⲡⲁϣⲏⲣⲓ</w:t>
            </w:r>
          </w:p>
          <w:p w14:paraId="364FA1CF" w14:textId="77777777" w:rsidR="000E062A" w:rsidRDefault="000E062A" w:rsidP="00F1032B">
            <w:pPr>
              <w:pStyle w:val="CopticVerse"/>
            </w:pPr>
            <w:r w:rsidRPr="00F1032B">
              <w:t>ⲁ̀ⲛⲟⲕ ⲁⲓϫ̀ⲫⲟⲕ ⲙ̀ⲫⲟⲟⲩ</w:t>
            </w:r>
          </w:p>
        </w:tc>
      </w:tr>
      <w:tr w:rsidR="000E062A" w14:paraId="49EED5A1" w14:textId="77777777" w:rsidTr="003209AF">
        <w:trPr>
          <w:cantSplit/>
          <w:jc w:val="center"/>
        </w:trPr>
        <w:tc>
          <w:tcPr>
            <w:tcW w:w="288" w:type="dxa"/>
          </w:tcPr>
          <w:p w14:paraId="08FAFE89" w14:textId="77777777" w:rsidR="000E062A" w:rsidRDefault="000E062A" w:rsidP="003209AF">
            <w:pPr>
              <w:pStyle w:val="CopticCross"/>
            </w:pPr>
          </w:p>
        </w:tc>
        <w:tc>
          <w:tcPr>
            <w:tcW w:w="3960" w:type="dxa"/>
          </w:tcPr>
          <w:p w14:paraId="20038A64" w14:textId="77777777" w:rsidR="000E062A" w:rsidRDefault="000E062A" w:rsidP="003B4CB7">
            <w:pPr>
              <w:pStyle w:val="EngHang"/>
              <w:spacing w:before="2"/>
            </w:pPr>
            <w:r w:rsidRPr="007425E1">
              <w:t>The cherubim</w:t>
            </w:r>
          </w:p>
          <w:p w14:paraId="42E0CFC8" w14:textId="77777777" w:rsidR="000E062A" w:rsidRDefault="000E062A" w:rsidP="003B4CB7">
            <w:pPr>
              <w:pStyle w:val="EngHang"/>
              <w:spacing w:before="2"/>
            </w:pPr>
            <w:r>
              <w:t>A</w:t>
            </w:r>
            <w:r w:rsidRPr="007425E1">
              <w:t>nd seraphim</w:t>
            </w:r>
          </w:p>
          <w:p w14:paraId="45900100" w14:textId="77777777" w:rsidR="000E062A" w:rsidRDefault="000E062A" w:rsidP="003B4CB7">
            <w:pPr>
              <w:pStyle w:val="EngHang"/>
              <w:spacing w:before="2"/>
            </w:pPr>
            <w:r>
              <w:t>S</w:t>
            </w:r>
            <w:r w:rsidRPr="007425E1">
              <w:t xml:space="preserve">tand by </w:t>
            </w:r>
            <w:r>
              <w:t>You</w:t>
            </w:r>
            <w:r w:rsidRPr="007425E1">
              <w:t xml:space="preserve">, </w:t>
            </w:r>
          </w:p>
          <w:p w14:paraId="40833292" w14:textId="77777777" w:rsidR="000E062A" w:rsidRDefault="000E062A" w:rsidP="003B4CB7">
            <w:pPr>
              <w:pStyle w:val="EngHangEnd"/>
            </w:pPr>
            <w:r>
              <w:t>But do not look upon You</w:t>
            </w:r>
            <w:r w:rsidRPr="007425E1">
              <w:t>.</w:t>
            </w:r>
          </w:p>
        </w:tc>
        <w:tc>
          <w:tcPr>
            <w:tcW w:w="288" w:type="dxa"/>
          </w:tcPr>
          <w:p w14:paraId="0437CF27" w14:textId="77777777" w:rsidR="000E062A" w:rsidRDefault="000E062A" w:rsidP="001A77D7"/>
        </w:tc>
        <w:tc>
          <w:tcPr>
            <w:tcW w:w="288" w:type="dxa"/>
          </w:tcPr>
          <w:p w14:paraId="6C12C2EA" w14:textId="77777777" w:rsidR="000E062A" w:rsidRDefault="000E062A" w:rsidP="003209AF">
            <w:pPr>
              <w:pStyle w:val="CopticCross"/>
            </w:pPr>
          </w:p>
        </w:tc>
        <w:tc>
          <w:tcPr>
            <w:tcW w:w="3960" w:type="dxa"/>
          </w:tcPr>
          <w:p w14:paraId="26CC6A3E" w14:textId="77777777" w:rsidR="000E062A" w:rsidRDefault="000E062A" w:rsidP="00F1032B">
            <w:pPr>
              <w:pStyle w:val="CopticVersemulti-line"/>
            </w:pPr>
            <w:r w:rsidRPr="00F1032B">
              <w:t>Ⲥⲉⲧⲱⲟⲩⲛⲟⲩ ϩⲁⲣⲟⲕ</w:t>
            </w:r>
          </w:p>
          <w:p w14:paraId="0B14A145" w14:textId="77777777" w:rsidR="000E062A" w:rsidRDefault="000E062A" w:rsidP="00F1032B">
            <w:pPr>
              <w:pStyle w:val="CopticVersemulti-line"/>
            </w:pPr>
            <w:r w:rsidRPr="00F1032B">
              <w:t>ⲛ̀ϫⲉ Ⲛⲓⲭⲉⲣⲟⲩⲃⲓⲙ</w:t>
            </w:r>
          </w:p>
          <w:p w14:paraId="317B9841" w14:textId="77777777" w:rsidR="000E062A" w:rsidRDefault="000E062A" w:rsidP="00F1032B">
            <w:pPr>
              <w:pStyle w:val="CopticVersemulti-line"/>
            </w:pPr>
            <w:r w:rsidRPr="00F1032B">
              <w:t>ⲛⲉⲙ Ⲛⲓⲥⲉⲣⲁⲫⲓⲙ</w:t>
            </w:r>
          </w:p>
          <w:p w14:paraId="6D8CB453" w14:textId="77777777" w:rsidR="000E062A" w:rsidRDefault="000E062A" w:rsidP="00F1032B">
            <w:pPr>
              <w:pStyle w:val="CopticVerse"/>
            </w:pPr>
            <w:r w:rsidRPr="00F1032B">
              <w:t>ⲥⲉϣ̀ⲛⲁⲩ ⲉ̀ⲣⲟⲕ ⲁⲛ</w:t>
            </w:r>
          </w:p>
        </w:tc>
      </w:tr>
      <w:tr w:rsidR="000E062A" w14:paraId="506BEB3D" w14:textId="77777777" w:rsidTr="003209AF">
        <w:trPr>
          <w:cantSplit/>
          <w:jc w:val="center"/>
        </w:trPr>
        <w:tc>
          <w:tcPr>
            <w:tcW w:w="288" w:type="dxa"/>
          </w:tcPr>
          <w:p w14:paraId="6A865688" w14:textId="77777777" w:rsidR="000E062A" w:rsidRDefault="000E062A" w:rsidP="003209AF">
            <w:pPr>
              <w:pStyle w:val="CopticCross"/>
            </w:pPr>
            <w:r w:rsidRPr="00FB5ACB">
              <w:t>¿</w:t>
            </w:r>
          </w:p>
        </w:tc>
        <w:tc>
          <w:tcPr>
            <w:tcW w:w="3960" w:type="dxa"/>
          </w:tcPr>
          <w:p w14:paraId="3EB27F77" w14:textId="77777777" w:rsidR="000E062A" w:rsidRDefault="000E062A" w:rsidP="003B4CB7">
            <w:pPr>
              <w:pStyle w:val="EngHang"/>
              <w:spacing w:before="2"/>
            </w:pPr>
            <w:r w:rsidRPr="007425E1">
              <w:t xml:space="preserve">We behold </w:t>
            </w:r>
            <w:r>
              <w:t>You</w:t>
            </w:r>
            <w:r w:rsidRPr="007425E1">
              <w:t xml:space="preserve">, </w:t>
            </w:r>
            <w:r>
              <w:t>Yourself</w:t>
            </w:r>
          </w:p>
          <w:p w14:paraId="60D0CCD3" w14:textId="77777777" w:rsidR="000E062A" w:rsidRDefault="000E062A" w:rsidP="003B4CB7">
            <w:pPr>
              <w:pStyle w:val="EngHang"/>
              <w:spacing w:before="2"/>
            </w:pPr>
            <w:r>
              <w:t>Upon the altar;</w:t>
            </w:r>
          </w:p>
          <w:p w14:paraId="454E9744" w14:textId="77777777" w:rsidR="000E062A" w:rsidRDefault="000E062A" w:rsidP="003B4CB7">
            <w:pPr>
              <w:pStyle w:val="EngHang"/>
              <w:spacing w:before="2"/>
            </w:pPr>
            <w:r>
              <w:t>W</w:t>
            </w:r>
            <w:r w:rsidRPr="007425E1">
              <w:t xml:space="preserve">e </w:t>
            </w:r>
            <w:r>
              <w:t>par</w:t>
            </w:r>
            <w:r w:rsidRPr="007425E1">
              <w:t xml:space="preserve">take of </w:t>
            </w:r>
            <w:r>
              <w:t>Your B</w:t>
            </w:r>
            <w:r w:rsidRPr="007425E1">
              <w:t xml:space="preserve">ody </w:t>
            </w:r>
          </w:p>
          <w:p w14:paraId="730DD2A8" w14:textId="77777777" w:rsidR="000E062A" w:rsidRDefault="000E062A" w:rsidP="003B4CB7">
            <w:pPr>
              <w:pStyle w:val="EngHangEnd"/>
            </w:pPr>
            <w:r>
              <w:t>A</w:t>
            </w:r>
            <w:r w:rsidRPr="007425E1">
              <w:t xml:space="preserve">nd </w:t>
            </w:r>
            <w:r>
              <w:t>Your</w:t>
            </w:r>
            <w:r w:rsidRPr="007425E1">
              <w:t xml:space="preserve"> precious blood.</w:t>
            </w:r>
          </w:p>
        </w:tc>
        <w:tc>
          <w:tcPr>
            <w:tcW w:w="288" w:type="dxa"/>
          </w:tcPr>
          <w:p w14:paraId="745777C1" w14:textId="77777777" w:rsidR="000E062A" w:rsidRDefault="000E062A" w:rsidP="001A77D7"/>
        </w:tc>
        <w:tc>
          <w:tcPr>
            <w:tcW w:w="288" w:type="dxa"/>
          </w:tcPr>
          <w:p w14:paraId="5A9A29B6" w14:textId="77777777" w:rsidR="000E062A" w:rsidRDefault="000E062A" w:rsidP="003209AF">
            <w:pPr>
              <w:pStyle w:val="CopticCross"/>
            </w:pPr>
            <w:r w:rsidRPr="00FB5ACB">
              <w:t>¿</w:t>
            </w:r>
          </w:p>
        </w:tc>
        <w:tc>
          <w:tcPr>
            <w:tcW w:w="3960" w:type="dxa"/>
          </w:tcPr>
          <w:p w14:paraId="673F1C08" w14:textId="77777777" w:rsidR="000E062A" w:rsidRDefault="000E062A" w:rsidP="00F1032B">
            <w:pPr>
              <w:pStyle w:val="CopticVersemulti-line"/>
            </w:pPr>
            <w:r w:rsidRPr="00F1032B">
              <w:t>Ⲧⲉⲛⲛⲁⲩ ⲉ̀ⲣⲟⲕ ⲙ̀ⲙⲏⲛⲓ</w:t>
            </w:r>
          </w:p>
          <w:p w14:paraId="7B2354D7" w14:textId="77777777" w:rsidR="000E062A" w:rsidRDefault="000E062A" w:rsidP="00F1032B">
            <w:pPr>
              <w:pStyle w:val="CopticVersemulti-line"/>
            </w:pPr>
            <w:r w:rsidRPr="00F1032B">
              <w:t>ϩⲓϫⲉⲛ ⲡⲓⲙⲁⲛ̀ⲉⲣϣⲱⲟⲩϣⲓ</w:t>
            </w:r>
          </w:p>
          <w:p w14:paraId="157AB890" w14:textId="77777777" w:rsidR="000E062A" w:rsidRDefault="000E062A" w:rsidP="00F1032B">
            <w:pPr>
              <w:pStyle w:val="CopticVersemulti-line"/>
            </w:pPr>
            <w:r w:rsidRPr="00F1032B">
              <w:t>ⲧⲉⲛϭⲓ ⲉ̀ⲃⲟⲗϧⲉⲛ ⲡⲉⲕⲥⲱⲙⲁ</w:t>
            </w:r>
          </w:p>
          <w:p w14:paraId="20073AEA" w14:textId="77777777" w:rsidR="000E062A" w:rsidRDefault="000E062A" w:rsidP="00F1032B">
            <w:pPr>
              <w:pStyle w:val="CopticVerse"/>
            </w:pPr>
            <w:r w:rsidRPr="00F1032B">
              <w:t>ⲛⲉⲙ ⲡⲉⲕⲥ̀ⲛⲟϥ ⲉⲧⲧⲁⲓⲏⲟⲩⲧ</w:t>
            </w:r>
          </w:p>
        </w:tc>
      </w:tr>
      <w:tr w:rsidR="000E062A" w14:paraId="1346129D" w14:textId="77777777" w:rsidTr="003209AF">
        <w:trPr>
          <w:cantSplit/>
          <w:jc w:val="center"/>
        </w:trPr>
        <w:tc>
          <w:tcPr>
            <w:tcW w:w="288" w:type="dxa"/>
          </w:tcPr>
          <w:p w14:paraId="572C60E5" w14:textId="77777777" w:rsidR="000E062A" w:rsidRDefault="000E062A" w:rsidP="003209AF">
            <w:pPr>
              <w:pStyle w:val="CopticCross"/>
            </w:pPr>
            <w:r w:rsidRPr="00FB5ACB">
              <w:lastRenderedPageBreak/>
              <w:t>¿</w:t>
            </w:r>
          </w:p>
        </w:tc>
        <w:tc>
          <w:tcPr>
            <w:tcW w:w="3960" w:type="dxa"/>
          </w:tcPr>
          <w:p w14:paraId="5C8E13F2" w14:textId="77777777" w:rsidR="000E062A" w:rsidRDefault="000E062A" w:rsidP="003B4CB7">
            <w:pPr>
              <w:pStyle w:val="EngHang"/>
              <w:spacing w:before="2"/>
            </w:pPr>
            <w:r>
              <w:t>There is nothing in</w:t>
            </w:r>
          </w:p>
          <w:p w14:paraId="51A01430" w14:textId="77777777" w:rsidR="000E062A" w:rsidRDefault="000E062A" w:rsidP="003B4CB7">
            <w:pPr>
              <w:pStyle w:val="EngHang"/>
              <w:spacing w:before="2"/>
            </w:pPr>
            <w:r>
              <w:t>Every hymn</w:t>
            </w:r>
          </w:p>
          <w:p w14:paraId="05335726" w14:textId="77777777" w:rsidR="000E062A" w:rsidRDefault="000E062A" w:rsidP="003B4CB7">
            <w:pPr>
              <w:pStyle w:val="EngHang"/>
              <w:spacing w:before="2"/>
            </w:pPr>
            <w:r>
              <w:t>In all the Law,</w:t>
            </w:r>
          </w:p>
          <w:p w14:paraId="1DA2FAE3" w14:textId="77777777" w:rsidR="000E062A" w:rsidRDefault="000E062A" w:rsidP="003B4CB7">
            <w:pPr>
              <w:pStyle w:val="EngHangEnd"/>
            </w:pPr>
            <w:r>
              <w:t xml:space="preserve">But </w:t>
            </w:r>
            <w:commentRangeStart w:id="569"/>
            <w:r>
              <w:t xml:space="preserve">similitudes </w:t>
            </w:r>
            <w:commentRangeEnd w:id="569"/>
            <w:r>
              <w:rPr>
                <w:rStyle w:val="CommentReference"/>
                <w:rFonts w:ascii="Times New Roman" w:eastAsiaTheme="minorHAnsi" w:hAnsi="Times New Roman" w:cstheme="minorBidi"/>
                <w:color w:val="auto"/>
              </w:rPr>
              <w:commentReference w:id="569"/>
            </w:r>
            <w:r>
              <w:t>of You.</w:t>
            </w:r>
          </w:p>
        </w:tc>
        <w:tc>
          <w:tcPr>
            <w:tcW w:w="288" w:type="dxa"/>
          </w:tcPr>
          <w:p w14:paraId="107FA525" w14:textId="77777777" w:rsidR="000E062A" w:rsidRDefault="000E062A" w:rsidP="001A77D7"/>
        </w:tc>
        <w:tc>
          <w:tcPr>
            <w:tcW w:w="288" w:type="dxa"/>
          </w:tcPr>
          <w:p w14:paraId="0BEF2548" w14:textId="77777777" w:rsidR="000E062A" w:rsidRDefault="000E062A" w:rsidP="003209AF">
            <w:pPr>
              <w:pStyle w:val="CopticCross"/>
            </w:pPr>
            <w:r w:rsidRPr="00FB5ACB">
              <w:t>¿</w:t>
            </w:r>
          </w:p>
        </w:tc>
        <w:tc>
          <w:tcPr>
            <w:tcW w:w="3960" w:type="dxa"/>
          </w:tcPr>
          <w:p w14:paraId="7075EE68" w14:textId="77777777" w:rsidR="000E062A" w:rsidRDefault="000E062A" w:rsidP="00F1032B">
            <w:pPr>
              <w:pStyle w:val="CopticVersemulti-line"/>
            </w:pPr>
            <w:r w:rsidRPr="00F1032B">
              <w:t>Ⲩⲙⲛⲟⲗⲟⲅⲓⲁ̀ ⲛⲓⲃⲉⲛ</w:t>
            </w:r>
          </w:p>
          <w:p w14:paraId="7747EEE9" w14:textId="77777777" w:rsidR="000E062A" w:rsidRDefault="000E062A" w:rsidP="00F1032B">
            <w:pPr>
              <w:pStyle w:val="CopticVersemulti-line"/>
            </w:pPr>
            <w:r w:rsidRPr="00F1032B">
              <w:t>ⲉⲧ ϧⲉⲛ ⲡⲓⲛⲟⲙⲟⲥ ⲧⲏⲣϥ</w:t>
            </w:r>
          </w:p>
          <w:p w14:paraId="1DA54679" w14:textId="77777777" w:rsidR="000E062A" w:rsidRDefault="000E062A" w:rsidP="00F1032B">
            <w:pPr>
              <w:pStyle w:val="CopticVersemulti-line"/>
            </w:pPr>
            <w:r w:rsidRPr="00F1032B">
              <w:t>ⲙ̀ⲙⲟⲛ ϩ̀ⲗⲓ ⲛ̀ϧⲏⲧⲟⲩ</w:t>
            </w:r>
          </w:p>
          <w:p w14:paraId="688D6419" w14:textId="77777777" w:rsidR="000E062A" w:rsidRDefault="000E062A" w:rsidP="00046257">
            <w:pPr>
              <w:pStyle w:val="CopticVerse"/>
            </w:pPr>
            <w:r w:rsidRPr="00F1032B">
              <w:t>ϥ̀ⲧⲉⲛⲑⲱⲛⲧ ⲉ̀ⲣⲟⲕ</w:t>
            </w:r>
          </w:p>
        </w:tc>
      </w:tr>
      <w:tr w:rsidR="000E062A" w14:paraId="79B89DF6" w14:textId="77777777" w:rsidTr="003209AF">
        <w:trPr>
          <w:cantSplit/>
          <w:jc w:val="center"/>
        </w:trPr>
        <w:tc>
          <w:tcPr>
            <w:tcW w:w="288" w:type="dxa"/>
          </w:tcPr>
          <w:p w14:paraId="0244CA5C" w14:textId="77777777" w:rsidR="000E062A" w:rsidRDefault="000E062A" w:rsidP="003209AF">
            <w:pPr>
              <w:pStyle w:val="CopticCross"/>
            </w:pPr>
          </w:p>
        </w:tc>
        <w:tc>
          <w:tcPr>
            <w:tcW w:w="3960" w:type="dxa"/>
          </w:tcPr>
          <w:p w14:paraId="2413DD2D" w14:textId="77777777" w:rsidR="000E062A" w:rsidRDefault="000E062A" w:rsidP="003B4CB7">
            <w:pPr>
              <w:pStyle w:val="EngHang"/>
              <w:spacing w:before="2"/>
            </w:pPr>
            <w:r w:rsidRPr="007425E1">
              <w:t xml:space="preserve">This is </w:t>
            </w:r>
            <w:r>
              <w:t>most precious,</w:t>
            </w:r>
            <w:r w:rsidRPr="007425E1">
              <w:t xml:space="preserve"> </w:t>
            </w:r>
          </w:p>
          <w:p w14:paraId="2918D235" w14:textId="77777777" w:rsidR="000E062A" w:rsidRDefault="000E062A" w:rsidP="003B4CB7">
            <w:pPr>
              <w:pStyle w:val="EngHang"/>
              <w:spacing w:before="2"/>
            </w:pPr>
            <w:r>
              <w:t>True</w:t>
            </w:r>
            <w:r w:rsidRPr="007425E1">
              <w:t xml:space="preserve"> stone</w:t>
            </w:r>
            <w:r>
              <w:t xml:space="preserve"> for which</w:t>
            </w:r>
            <w:r w:rsidRPr="007425E1">
              <w:t xml:space="preserve">, </w:t>
            </w:r>
          </w:p>
          <w:p w14:paraId="3844F0FA" w14:textId="77777777" w:rsidR="000E062A" w:rsidRDefault="000E062A" w:rsidP="003B4CB7">
            <w:pPr>
              <w:pStyle w:val="EngHang"/>
              <w:spacing w:before="2"/>
            </w:pPr>
            <w:r>
              <w:t>T</w:t>
            </w:r>
            <w:r w:rsidRPr="007425E1">
              <w:t>he merchant sold</w:t>
            </w:r>
          </w:p>
          <w:p w14:paraId="47DD89BA" w14:textId="77777777" w:rsidR="000E062A" w:rsidRDefault="000E062A" w:rsidP="003B4CB7">
            <w:pPr>
              <w:pStyle w:val="EngHangEnd"/>
            </w:pPr>
            <w:r>
              <w:t>H</w:t>
            </w:r>
            <w:r w:rsidRPr="007425E1">
              <w:t xml:space="preserve">is possessions </w:t>
            </w:r>
            <w:r>
              <w:t>to purchase</w:t>
            </w:r>
            <w:r w:rsidRPr="007425E1">
              <w:t>.</w:t>
            </w:r>
          </w:p>
        </w:tc>
        <w:tc>
          <w:tcPr>
            <w:tcW w:w="288" w:type="dxa"/>
          </w:tcPr>
          <w:p w14:paraId="18F9756C" w14:textId="77777777" w:rsidR="000E062A" w:rsidRDefault="000E062A" w:rsidP="001A77D7"/>
        </w:tc>
        <w:tc>
          <w:tcPr>
            <w:tcW w:w="288" w:type="dxa"/>
          </w:tcPr>
          <w:p w14:paraId="351A6356" w14:textId="77777777" w:rsidR="000E062A" w:rsidRDefault="000E062A" w:rsidP="003209AF">
            <w:pPr>
              <w:pStyle w:val="CopticCross"/>
            </w:pPr>
          </w:p>
        </w:tc>
        <w:tc>
          <w:tcPr>
            <w:tcW w:w="3960" w:type="dxa"/>
          </w:tcPr>
          <w:p w14:paraId="5061AF6F" w14:textId="77777777" w:rsidR="000E062A" w:rsidRDefault="000E062A" w:rsidP="00F1032B">
            <w:pPr>
              <w:pStyle w:val="CopticVersemulti-line"/>
            </w:pPr>
            <w:r w:rsidRPr="00046257">
              <w:t>Ⲫⲁⲓ ⲡⲉ ⲡⲓⲱ̀ⲛⲓ ⲙ̀ⲙⲏⲓ</w:t>
            </w:r>
          </w:p>
          <w:p w14:paraId="4E942352" w14:textId="77777777" w:rsidR="000E062A" w:rsidRDefault="000E062A" w:rsidP="00F1032B">
            <w:pPr>
              <w:pStyle w:val="CopticVersemulti-line"/>
            </w:pPr>
            <w:r w:rsidRPr="00046257">
              <w:t>ⲉⲑⲛⲁϣⲉⲛⲥⲟⲩⲉⲛϥ</w:t>
            </w:r>
          </w:p>
          <w:p w14:paraId="241BCD25" w14:textId="77777777" w:rsidR="000E062A" w:rsidRDefault="000E062A" w:rsidP="00F1032B">
            <w:pPr>
              <w:pStyle w:val="CopticVersemulti-line"/>
            </w:pPr>
            <w:r w:rsidRPr="00046257">
              <w:t>ⲉ̀ⲧⲁ ⲡⲓⲣⲱⲙⲓ ⲛ̀ⲉ̀ϣⲱⲧ</w:t>
            </w:r>
          </w:p>
          <w:p w14:paraId="5999BB70" w14:textId="77777777" w:rsidR="000E062A" w:rsidRDefault="000E062A" w:rsidP="00046257">
            <w:pPr>
              <w:pStyle w:val="CopticVerse"/>
            </w:pPr>
            <w:r w:rsidRPr="00046257">
              <w:t>ϯⲙ̀ⲡⲉⲧⲉⲛ̀ⲧⲁϥ ⲁϥϣⲟⲡϥ</w:t>
            </w:r>
          </w:p>
        </w:tc>
      </w:tr>
      <w:tr w:rsidR="000E062A" w14:paraId="67CF439D" w14:textId="77777777" w:rsidTr="003209AF">
        <w:trPr>
          <w:cantSplit/>
          <w:jc w:val="center"/>
        </w:trPr>
        <w:tc>
          <w:tcPr>
            <w:tcW w:w="288" w:type="dxa"/>
          </w:tcPr>
          <w:p w14:paraId="3A90E43F" w14:textId="77777777" w:rsidR="000E062A" w:rsidRDefault="000E062A" w:rsidP="003209AF">
            <w:pPr>
              <w:pStyle w:val="CopticCross"/>
            </w:pPr>
          </w:p>
        </w:tc>
        <w:tc>
          <w:tcPr>
            <w:tcW w:w="3960" w:type="dxa"/>
          </w:tcPr>
          <w:p w14:paraId="639124B8" w14:textId="77777777" w:rsidR="000E062A" w:rsidRDefault="000E062A" w:rsidP="003B4CB7">
            <w:pPr>
              <w:pStyle w:val="EngHang"/>
              <w:spacing w:before="2"/>
            </w:pPr>
            <w:r w:rsidRPr="007425E1">
              <w:t>Bestow upon us</w:t>
            </w:r>
            <w:r>
              <w:t xml:space="preserve"> </w:t>
            </w:r>
            <w:r w:rsidRPr="007425E1">
              <w:t>now</w:t>
            </w:r>
            <w:r>
              <w:t>,</w:t>
            </w:r>
          </w:p>
          <w:p w14:paraId="523A8CE5" w14:textId="77777777" w:rsidR="000E062A" w:rsidRDefault="000E062A" w:rsidP="003B4CB7">
            <w:pPr>
              <w:pStyle w:val="EngHang"/>
              <w:spacing w:before="2"/>
            </w:pPr>
            <w:r>
              <w:t>T</w:t>
            </w:r>
            <w:r w:rsidRPr="007425E1">
              <w:t xml:space="preserve">his stone, </w:t>
            </w:r>
          </w:p>
          <w:p w14:paraId="2B3C162B" w14:textId="77777777" w:rsidR="000E062A" w:rsidRDefault="000E062A" w:rsidP="003B4CB7">
            <w:pPr>
              <w:pStyle w:val="EngHang"/>
              <w:spacing w:before="2"/>
            </w:pPr>
            <w:r>
              <w:t>T</w:t>
            </w:r>
            <w:r w:rsidRPr="007425E1">
              <w:t xml:space="preserve">hat it may illuminate us </w:t>
            </w:r>
          </w:p>
          <w:p w14:paraId="3B2B3574" w14:textId="77777777" w:rsidR="000E062A" w:rsidRDefault="000E062A" w:rsidP="003B4CB7">
            <w:pPr>
              <w:pStyle w:val="EngHangEnd"/>
            </w:pPr>
            <w:r>
              <w:t>I</w:t>
            </w:r>
            <w:r w:rsidRPr="007425E1">
              <w:t xml:space="preserve">n </w:t>
            </w:r>
            <w:r>
              <w:t>our</w:t>
            </w:r>
            <w:r w:rsidRPr="007425E1">
              <w:t xml:space="preserve"> inner man.</w:t>
            </w:r>
          </w:p>
        </w:tc>
        <w:tc>
          <w:tcPr>
            <w:tcW w:w="288" w:type="dxa"/>
          </w:tcPr>
          <w:p w14:paraId="03AE8813" w14:textId="77777777" w:rsidR="000E062A" w:rsidRDefault="000E062A" w:rsidP="001A77D7"/>
        </w:tc>
        <w:tc>
          <w:tcPr>
            <w:tcW w:w="288" w:type="dxa"/>
          </w:tcPr>
          <w:p w14:paraId="59A6E7B7" w14:textId="77777777" w:rsidR="000E062A" w:rsidRDefault="000E062A" w:rsidP="003209AF">
            <w:pPr>
              <w:pStyle w:val="CopticCross"/>
            </w:pPr>
          </w:p>
        </w:tc>
        <w:tc>
          <w:tcPr>
            <w:tcW w:w="3960" w:type="dxa"/>
          </w:tcPr>
          <w:p w14:paraId="731434C3" w14:textId="77777777" w:rsidR="000E062A" w:rsidRDefault="000E062A" w:rsidP="00F1032B">
            <w:pPr>
              <w:pStyle w:val="CopticVersemulti-line"/>
            </w:pPr>
            <w:r w:rsidRPr="00046257">
              <w:t>Ⲭⲱ ⲛⲁⲛ ϩⲱⲛ ϯⲛⲟⲩ</w:t>
            </w:r>
          </w:p>
          <w:p w14:paraId="69392282" w14:textId="77777777" w:rsidR="000E062A" w:rsidRDefault="000E062A" w:rsidP="00F1032B">
            <w:pPr>
              <w:pStyle w:val="CopticVersemulti-line"/>
            </w:pPr>
            <w:r w:rsidRPr="00046257">
              <w:t>ⲙ̀ⲡⲁⲓⲱ̀ⲛⲓ ⲫⲁⲓ</w:t>
            </w:r>
          </w:p>
          <w:p w14:paraId="4FEDD73A" w14:textId="77777777" w:rsidR="000E062A" w:rsidRDefault="000E062A" w:rsidP="00046257">
            <w:pPr>
              <w:pStyle w:val="CopticVersemulti-line"/>
            </w:pPr>
            <w:r w:rsidRPr="00046257">
              <w:t>ⲛ̀ⲧⲉϥⲉ̀ⲣⲟⲩⲱⲓⲛⲓ ⲉ̀ⲣⲟⲛ</w:t>
            </w:r>
          </w:p>
          <w:p w14:paraId="7266AB87" w14:textId="77777777" w:rsidR="000E062A" w:rsidRDefault="000E062A" w:rsidP="00046257">
            <w:pPr>
              <w:pStyle w:val="CopticVerse"/>
            </w:pPr>
            <w:r w:rsidRPr="00046257">
              <w:t>ϧⲉⲛ ⲡⲉⲛⲣⲱⲙⲓ ⲉⲧⲥⲁϧⲟⲩⲛ</w:t>
            </w:r>
          </w:p>
        </w:tc>
      </w:tr>
      <w:tr w:rsidR="000E062A" w14:paraId="452483F4" w14:textId="77777777" w:rsidTr="003209AF">
        <w:trPr>
          <w:cantSplit/>
          <w:jc w:val="center"/>
        </w:trPr>
        <w:tc>
          <w:tcPr>
            <w:tcW w:w="288" w:type="dxa"/>
          </w:tcPr>
          <w:p w14:paraId="1561DBB1" w14:textId="77777777" w:rsidR="000E062A" w:rsidRPr="003209AF" w:rsidRDefault="000E062A" w:rsidP="003209AF">
            <w:pPr>
              <w:pStyle w:val="CopticCross"/>
              <w:rPr>
                <w:b/>
              </w:rPr>
            </w:pPr>
            <w:r w:rsidRPr="00FB5ACB">
              <w:t>¿</w:t>
            </w:r>
          </w:p>
        </w:tc>
        <w:tc>
          <w:tcPr>
            <w:tcW w:w="3960" w:type="dxa"/>
          </w:tcPr>
          <w:p w14:paraId="6635E03A" w14:textId="77777777" w:rsidR="000E062A" w:rsidRDefault="000E062A" w:rsidP="003B4CB7">
            <w:pPr>
              <w:pStyle w:val="EngHang"/>
              <w:spacing w:before="2"/>
            </w:pPr>
            <w:r>
              <w:t>Your Holy Name is the</w:t>
            </w:r>
          </w:p>
          <w:p w14:paraId="3BE8037D" w14:textId="77777777" w:rsidR="000E062A" w:rsidRDefault="000E062A" w:rsidP="003B4CB7">
            <w:pPr>
              <w:pStyle w:val="EngHang"/>
              <w:spacing w:before="2"/>
            </w:pPr>
            <w:r w:rsidRPr="007425E1">
              <w:t xml:space="preserve">Adornment of our souls, </w:t>
            </w:r>
          </w:p>
          <w:p w14:paraId="4EDA93E6" w14:textId="77777777" w:rsidR="000E062A" w:rsidRDefault="000E062A" w:rsidP="003B4CB7">
            <w:pPr>
              <w:pStyle w:val="EngHang"/>
              <w:spacing w:before="2"/>
            </w:pPr>
            <w:r>
              <w:t>And the g</w:t>
            </w:r>
            <w:r w:rsidRPr="007425E1">
              <w:t xml:space="preserve">ladness of our hearts </w:t>
            </w:r>
          </w:p>
          <w:p w14:paraId="3268AEF4" w14:textId="77777777" w:rsidR="000E062A" w:rsidRDefault="000E062A" w:rsidP="003B4CB7">
            <w:pPr>
              <w:pStyle w:val="EngHangEnd"/>
            </w:pPr>
            <w:r w:rsidRPr="007425E1">
              <w:t>O my Lord Jesus.</w:t>
            </w:r>
          </w:p>
        </w:tc>
        <w:tc>
          <w:tcPr>
            <w:tcW w:w="288" w:type="dxa"/>
          </w:tcPr>
          <w:p w14:paraId="750C9CA8" w14:textId="77777777" w:rsidR="000E062A" w:rsidRDefault="000E062A" w:rsidP="001A77D7"/>
        </w:tc>
        <w:tc>
          <w:tcPr>
            <w:tcW w:w="288" w:type="dxa"/>
          </w:tcPr>
          <w:p w14:paraId="7FE2C6F3" w14:textId="77777777" w:rsidR="000E062A" w:rsidRDefault="000E062A" w:rsidP="003209AF">
            <w:pPr>
              <w:pStyle w:val="CopticCross"/>
            </w:pPr>
            <w:r w:rsidRPr="00FB5ACB">
              <w:t>¿</w:t>
            </w:r>
          </w:p>
        </w:tc>
        <w:tc>
          <w:tcPr>
            <w:tcW w:w="3960" w:type="dxa"/>
          </w:tcPr>
          <w:p w14:paraId="39F7441A" w14:textId="77777777" w:rsidR="000E062A" w:rsidRDefault="000E062A" w:rsidP="00F1032B">
            <w:pPr>
              <w:pStyle w:val="CopticVersemulti-line"/>
            </w:pPr>
            <w:r w:rsidRPr="00046257">
              <w:t>Ⲯ̀ⲟⲗⲥⲉⲗ ⲛ̀ⲛⲉⲛⲯⲩⲭⲏ</w:t>
            </w:r>
          </w:p>
          <w:p w14:paraId="5DFC5B9B" w14:textId="77777777" w:rsidR="000E062A" w:rsidRDefault="000E062A" w:rsidP="00F1032B">
            <w:pPr>
              <w:pStyle w:val="CopticVersemulti-line"/>
            </w:pPr>
            <w:r w:rsidRPr="00046257">
              <w:t>ⲡ̀ⲉ̀ⲣⲟⲩⲱⲧ ⲛ̀ⲛⲉⲛϩⲏⲧ</w:t>
            </w:r>
          </w:p>
          <w:p w14:paraId="3553320F" w14:textId="77777777" w:rsidR="000E062A" w:rsidRDefault="000E062A" w:rsidP="00F1032B">
            <w:pPr>
              <w:pStyle w:val="CopticVersemulti-line"/>
            </w:pPr>
            <w:r w:rsidRPr="00046257">
              <w:t>ⲡⲉ ⲡⲉⲕⲣⲁⲛ ⲉ̅ⲑ̅ⲩ</w:t>
            </w:r>
          </w:p>
          <w:p w14:paraId="53B440BD" w14:textId="77777777" w:rsidR="000E062A" w:rsidRDefault="000E062A" w:rsidP="00046257">
            <w:pPr>
              <w:pStyle w:val="CopticVerse"/>
            </w:pPr>
            <w:r w:rsidRPr="00046257">
              <w:t>ⲱ̀ Ⲡⲁⲟ̅ⲥ̅ Ⲓⲏ̅ⲥ</w:t>
            </w:r>
          </w:p>
        </w:tc>
      </w:tr>
      <w:tr w:rsidR="000E062A" w14:paraId="542DC87E" w14:textId="77777777" w:rsidTr="003209AF">
        <w:trPr>
          <w:cantSplit/>
          <w:jc w:val="center"/>
        </w:trPr>
        <w:tc>
          <w:tcPr>
            <w:tcW w:w="288" w:type="dxa"/>
          </w:tcPr>
          <w:p w14:paraId="24E6F3B2" w14:textId="77777777" w:rsidR="000E062A" w:rsidRDefault="000E062A" w:rsidP="003209AF">
            <w:pPr>
              <w:pStyle w:val="CopticCross"/>
            </w:pPr>
            <w:r w:rsidRPr="00FB5ACB">
              <w:t>¿</w:t>
            </w:r>
          </w:p>
        </w:tc>
        <w:tc>
          <w:tcPr>
            <w:tcW w:w="3960" w:type="dxa"/>
          </w:tcPr>
          <w:p w14:paraId="4B1FB527" w14:textId="77777777" w:rsidR="000E062A" w:rsidRDefault="000E062A" w:rsidP="003B4CB7">
            <w:pPr>
              <w:pStyle w:val="EngHang"/>
              <w:spacing w:before="2"/>
            </w:pPr>
            <w:r>
              <w:t>You are the</w:t>
            </w:r>
            <w:r w:rsidRPr="007425E1">
              <w:t xml:space="preserve"> compassionate</w:t>
            </w:r>
          </w:p>
          <w:p w14:paraId="1A756992" w14:textId="77777777" w:rsidR="000E062A" w:rsidRDefault="000E062A" w:rsidP="003B4CB7">
            <w:pPr>
              <w:pStyle w:val="EngHang"/>
              <w:spacing w:before="2"/>
            </w:pPr>
            <w:r>
              <w:t>A</w:t>
            </w:r>
            <w:r w:rsidRPr="007425E1">
              <w:t xml:space="preserve">nd </w:t>
            </w:r>
            <w:r>
              <w:t xml:space="preserve">the </w:t>
            </w:r>
            <w:r w:rsidRPr="007425E1">
              <w:t xml:space="preserve">merciful, </w:t>
            </w:r>
          </w:p>
          <w:p w14:paraId="255FB5B2" w14:textId="77777777" w:rsidR="000E062A" w:rsidRDefault="000E062A" w:rsidP="003B4CB7">
            <w:pPr>
              <w:pStyle w:val="EngHang"/>
              <w:spacing w:before="2"/>
            </w:pPr>
            <w:r>
              <w:t>With</w:t>
            </w:r>
            <w:r w:rsidRPr="007425E1">
              <w:t xml:space="preserve"> great mercy, </w:t>
            </w:r>
          </w:p>
          <w:p w14:paraId="63CA3538" w14:textId="77777777" w:rsidR="000E062A" w:rsidRDefault="000E062A" w:rsidP="003B4CB7">
            <w:pPr>
              <w:pStyle w:val="EngHangEnd"/>
            </w:pPr>
            <w:r w:rsidRPr="007425E1">
              <w:t>O Lord Jesus</w:t>
            </w:r>
          </w:p>
        </w:tc>
        <w:tc>
          <w:tcPr>
            <w:tcW w:w="288" w:type="dxa"/>
          </w:tcPr>
          <w:p w14:paraId="5F689117" w14:textId="77777777" w:rsidR="000E062A" w:rsidRDefault="000E062A" w:rsidP="001A77D7"/>
        </w:tc>
        <w:tc>
          <w:tcPr>
            <w:tcW w:w="288" w:type="dxa"/>
          </w:tcPr>
          <w:p w14:paraId="499300D6" w14:textId="77777777" w:rsidR="000E062A" w:rsidRDefault="000E062A" w:rsidP="003209AF">
            <w:pPr>
              <w:pStyle w:val="CopticCross"/>
            </w:pPr>
            <w:r w:rsidRPr="00FB5ACB">
              <w:t>¿</w:t>
            </w:r>
          </w:p>
        </w:tc>
        <w:tc>
          <w:tcPr>
            <w:tcW w:w="3960" w:type="dxa"/>
          </w:tcPr>
          <w:p w14:paraId="2793F7A5" w14:textId="77777777" w:rsidR="000E062A" w:rsidRDefault="000E062A" w:rsidP="00F1032B">
            <w:pPr>
              <w:pStyle w:val="CopticVersemulti-line"/>
            </w:pPr>
            <w:r w:rsidRPr="00046257">
              <w:t>Ⲱ ⲡⲓϣⲁⲛϩ̀ⲑⲏϥ</w:t>
            </w:r>
          </w:p>
          <w:p w14:paraId="72904FFA" w14:textId="77777777" w:rsidR="000E062A" w:rsidRDefault="000E062A" w:rsidP="00F1032B">
            <w:pPr>
              <w:pStyle w:val="CopticVersemulti-line"/>
            </w:pPr>
            <w:r w:rsidRPr="00046257">
              <w:t>ⲟⲩⲟϩ ⲛ̀ⲛⲁⲏⲧ</w:t>
            </w:r>
          </w:p>
          <w:p w14:paraId="25591E43" w14:textId="77777777" w:rsidR="000E062A" w:rsidRDefault="000E062A" w:rsidP="00F1032B">
            <w:pPr>
              <w:pStyle w:val="CopticVersemulti-line"/>
            </w:pPr>
            <w:r w:rsidRPr="00046257">
              <w:t>ⲫⲁ ⲡⲓⲙⲏϣ ⲛ̀ⲛⲁⲓ</w:t>
            </w:r>
          </w:p>
          <w:p w14:paraId="66EAAE4E" w14:textId="77777777" w:rsidR="000E062A" w:rsidRDefault="000E062A" w:rsidP="00046257">
            <w:pPr>
              <w:pStyle w:val="CopticVerse"/>
            </w:pPr>
            <w:r w:rsidRPr="00046257">
              <w:t>ⲱ̀ Ⲡⲁⲟ̅ⲥ̅ Ⲓⲏ̅ⲥ</w:t>
            </w:r>
          </w:p>
        </w:tc>
      </w:tr>
      <w:tr w:rsidR="000E062A" w14:paraId="08C9EDD2" w14:textId="77777777" w:rsidTr="003209AF">
        <w:trPr>
          <w:cantSplit/>
          <w:jc w:val="center"/>
        </w:trPr>
        <w:tc>
          <w:tcPr>
            <w:tcW w:w="288" w:type="dxa"/>
          </w:tcPr>
          <w:p w14:paraId="7B7161A9" w14:textId="77777777" w:rsidR="000E062A" w:rsidRDefault="000E062A" w:rsidP="003209AF">
            <w:pPr>
              <w:pStyle w:val="CopticCross"/>
            </w:pPr>
          </w:p>
        </w:tc>
        <w:tc>
          <w:tcPr>
            <w:tcW w:w="3960" w:type="dxa"/>
          </w:tcPr>
          <w:p w14:paraId="47BC9312" w14:textId="77777777" w:rsidR="000E062A" w:rsidRDefault="000E062A" w:rsidP="003B4CB7">
            <w:pPr>
              <w:pStyle w:val="EngHang"/>
              <w:spacing w:before="2"/>
            </w:pPr>
            <w:r w:rsidRPr="007425E1">
              <w:t>The cherubim</w:t>
            </w:r>
            <w:r>
              <w:t>,</w:t>
            </w:r>
            <w:r w:rsidRPr="007425E1">
              <w:t xml:space="preserve"> </w:t>
            </w:r>
          </w:p>
          <w:p w14:paraId="2862EAFD" w14:textId="77777777" w:rsidR="000E062A" w:rsidRDefault="000E062A" w:rsidP="003B4CB7">
            <w:pPr>
              <w:pStyle w:val="EngHang"/>
              <w:spacing w:before="2"/>
            </w:pPr>
            <w:r>
              <w:t>W</w:t>
            </w:r>
            <w:r w:rsidRPr="007425E1">
              <w:t xml:space="preserve">ave their wings; </w:t>
            </w:r>
          </w:p>
          <w:p w14:paraId="75DDB064" w14:textId="77777777" w:rsidR="000E062A" w:rsidRDefault="000E062A" w:rsidP="003B4CB7">
            <w:pPr>
              <w:pStyle w:val="EngHang"/>
              <w:spacing w:before="2"/>
            </w:pPr>
            <w:r>
              <w:t>T</w:t>
            </w:r>
            <w:r w:rsidRPr="007425E1">
              <w:t xml:space="preserve">hey praise, they glorify, </w:t>
            </w:r>
          </w:p>
          <w:p w14:paraId="54C4ED47" w14:textId="77777777" w:rsidR="000E062A" w:rsidRDefault="000E062A" w:rsidP="003B4CB7">
            <w:pPr>
              <w:pStyle w:val="EngHangEnd"/>
            </w:pPr>
            <w:r>
              <w:t xml:space="preserve">You </w:t>
            </w:r>
            <w:r w:rsidRPr="007425E1">
              <w:t>O my Lord Jesus.</w:t>
            </w:r>
          </w:p>
        </w:tc>
        <w:tc>
          <w:tcPr>
            <w:tcW w:w="288" w:type="dxa"/>
          </w:tcPr>
          <w:p w14:paraId="21CFADDD" w14:textId="77777777" w:rsidR="000E062A" w:rsidRDefault="000E062A" w:rsidP="001A77D7"/>
        </w:tc>
        <w:tc>
          <w:tcPr>
            <w:tcW w:w="288" w:type="dxa"/>
          </w:tcPr>
          <w:p w14:paraId="374DAE6F" w14:textId="77777777" w:rsidR="000E062A" w:rsidRDefault="000E062A" w:rsidP="003209AF">
            <w:pPr>
              <w:pStyle w:val="CopticCross"/>
            </w:pPr>
          </w:p>
        </w:tc>
        <w:tc>
          <w:tcPr>
            <w:tcW w:w="3960" w:type="dxa"/>
          </w:tcPr>
          <w:p w14:paraId="3A29A62D" w14:textId="77777777" w:rsidR="000E062A" w:rsidRDefault="000E062A" w:rsidP="00F1032B">
            <w:pPr>
              <w:pStyle w:val="CopticVersemulti-line"/>
            </w:pPr>
            <w:r w:rsidRPr="00046257">
              <w:t>Ϣⲁⲩϭⲁⲕ ⲛ̀ⲛⲟⲩⲧⲉⲛϩ</w:t>
            </w:r>
          </w:p>
          <w:p w14:paraId="6AD8DB9F" w14:textId="77777777" w:rsidR="000E062A" w:rsidRDefault="000E062A" w:rsidP="00F1032B">
            <w:pPr>
              <w:pStyle w:val="CopticVersemulti-line"/>
            </w:pPr>
            <w:r w:rsidRPr="00046257">
              <w:t>ⲛ̀ϫⲉ Ⲛⲓⲭⲉⲣⲟⲩⲃⲓⲙ</w:t>
            </w:r>
          </w:p>
          <w:p w14:paraId="1C6E4359" w14:textId="77777777" w:rsidR="000E062A" w:rsidRDefault="000E062A" w:rsidP="00F1032B">
            <w:pPr>
              <w:pStyle w:val="CopticVersemulti-line"/>
            </w:pPr>
            <w:r w:rsidRPr="00046257">
              <w:t>ϣⲁⲩϩⲱⲥ ϣⲁⲩϯⲱ̀ⲟⲩ</w:t>
            </w:r>
          </w:p>
          <w:p w14:paraId="4D1A660D" w14:textId="77777777" w:rsidR="000E062A" w:rsidRDefault="000E062A" w:rsidP="00046257">
            <w:pPr>
              <w:pStyle w:val="CopticVerse"/>
            </w:pPr>
            <w:r w:rsidRPr="00046257">
              <w:t>ⲙ̀Ⲡⲁⲟ̅ⲥ̅ Ⲓⲏ̅ⲥ</w:t>
            </w:r>
          </w:p>
        </w:tc>
      </w:tr>
      <w:tr w:rsidR="000E062A" w14:paraId="2A7C4BD3" w14:textId="77777777" w:rsidTr="003209AF">
        <w:trPr>
          <w:cantSplit/>
          <w:jc w:val="center"/>
        </w:trPr>
        <w:tc>
          <w:tcPr>
            <w:tcW w:w="288" w:type="dxa"/>
          </w:tcPr>
          <w:p w14:paraId="45B556BF" w14:textId="77777777" w:rsidR="000E062A" w:rsidRDefault="000E062A" w:rsidP="003209AF">
            <w:pPr>
              <w:pStyle w:val="CopticCross"/>
            </w:pPr>
          </w:p>
        </w:tc>
        <w:tc>
          <w:tcPr>
            <w:tcW w:w="3960" w:type="dxa"/>
          </w:tcPr>
          <w:p w14:paraId="58CDC5D6" w14:textId="77777777" w:rsidR="000E062A" w:rsidRDefault="000E062A" w:rsidP="003B4CB7">
            <w:pPr>
              <w:pStyle w:val="EngHang"/>
              <w:spacing w:before="2"/>
            </w:pPr>
            <w:r>
              <w:t>In time the sun</w:t>
            </w:r>
          </w:p>
          <w:p w14:paraId="692B8485" w14:textId="77777777" w:rsidR="000E062A" w:rsidRDefault="000E062A" w:rsidP="003B4CB7">
            <w:pPr>
              <w:pStyle w:val="EngHang"/>
              <w:spacing w:before="2"/>
            </w:pPr>
            <w:r>
              <w:t>And the moon will set,</w:t>
            </w:r>
          </w:p>
          <w:p w14:paraId="4587E418" w14:textId="77777777" w:rsidR="000E062A" w:rsidRDefault="000E062A" w:rsidP="003B4CB7">
            <w:pPr>
              <w:pStyle w:val="EngHang"/>
              <w:spacing w:before="2"/>
            </w:pPr>
            <w:r>
              <w:t>But You ARE,</w:t>
            </w:r>
          </w:p>
          <w:p w14:paraId="09463747" w14:textId="77777777" w:rsidR="000E062A" w:rsidRDefault="000E062A" w:rsidP="003B4CB7">
            <w:pPr>
              <w:pStyle w:val="EngHangEnd"/>
            </w:pPr>
            <w:r>
              <w:t>Your years Do not fail.</w:t>
            </w:r>
          </w:p>
        </w:tc>
        <w:tc>
          <w:tcPr>
            <w:tcW w:w="288" w:type="dxa"/>
          </w:tcPr>
          <w:p w14:paraId="65C34800" w14:textId="77777777" w:rsidR="000E062A" w:rsidRDefault="000E062A" w:rsidP="001A77D7"/>
        </w:tc>
        <w:tc>
          <w:tcPr>
            <w:tcW w:w="288" w:type="dxa"/>
          </w:tcPr>
          <w:p w14:paraId="0FAE2476" w14:textId="77777777" w:rsidR="000E062A" w:rsidRDefault="000E062A" w:rsidP="003209AF">
            <w:pPr>
              <w:pStyle w:val="CopticCross"/>
            </w:pPr>
          </w:p>
        </w:tc>
        <w:tc>
          <w:tcPr>
            <w:tcW w:w="3960" w:type="dxa"/>
          </w:tcPr>
          <w:p w14:paraId="26B96B08" w14:textId="77777777" w:rsidR="000E062A" w:rsidRDefault="000E062A" w:rsidP="00F1032B">
            <w:pPr>
              <w:pStyle w:val="CopticVersemulti-line"/>
            </w:pPr>
            <w:r w:rsidRPr="00046257">
              <w:t>ϥ̀ⲛⲁϩⲱⲧⲡ ⲛ̀ϫⲉ ⲫ̀ⲣⲏ</w:t>
            </w:r>
          </w:p>
          <w:p w14:paraId="324BD32C" w14:textId="77777777" w:rsidR="000E062A" w:rsidRDefault="000E062A" w:rsidP="00F1032B">
            <w:pPr>
              <w:pStyle w:val="CopticVersemulti-line"/>
            </w:pPr>
            <w:r w:rsidRPr="00046257">
              <w:t>ⲛⲉⲙ ⲡⲓⲓⲟϩ ϧⲉⲛ ⲡⲟⲩⲥⲏⲟⲩ</w:t>
            </w:r>
          </w:p>
          <w:p w14:paraId="21F0FA7B" w14:textId="77777777" w:rsidR="000E062A" w:rsidRDefault="000E062A" w:rsidP="00F1032B">
            <w:pPr>
              <w:pStyle w:val="CopticVersemulti-line"/>
            </w:pPr>
            <w:r w:rsidRPr="00046257">
              <w:t>ⲛ̀ⲑⲟⲕ ϫⲉ ⲛ̀ⲑⲟⲕ ⲡⲉ</w:t>
            </w:r>
          </w:p>
          <w:p w14:paraId="34C5FCB4" w14:textId="77777777" w:rsidR="000E062A" w:rsidRDefault="000E062A" w:rsidP="00046257">
            <w:pPr>
              <w:pStyle w:val="CopticVerse"/>
            </w:pPr>
            <w:r w:rsidRPr="00046257">
              <w:t>ⲛⲉⲕⲣⲟⲙⲡⲓ ⲙ̀ⲡⲁⲩⲙⲟⲩⲛⲕ</w:t>
            </w:r>
          </w:p>
        </w:tc>
      </w:tr>
      <w:tr w:rsidR="000E062A" w14:paraId="31B97DB6" w14:textId="77777777" w:rsidTr="003209AF">
        <w:trPr>
          <w:cantSplit/>
          <w:jc w:val="center"/>
        </w:trPr>
        <w:tc>
          <w:tcPr>
            <w:tcW w:w="288" w:type="dxa"/>
          </w:tcPr>
          <w:p w14:paraId="7D75AD99" w14:textId="77777777" w:rsidR="000E062A" w:rsidRDefault="000E062A" w:rsidP="003209AF">
            <w:pPr>
              <w:pStyle w:val="CopticCross"/>
            </w:pPr>
            <w:r w:rsidRPr="00FB5ACB">
              <w:lastRenderedPageBreak/>
              <w:t>¿</w:t>
            </w:r>
          </w:p>
        </w:tc>
        <w:tc>
          <w:tcPr>
            <w:tcW w:w="3960" w:type="dxa"/>
          </w:tcPr>
          <w:p w14:paraId="2691BF85" w14:textId="77777777" w:rsidR="000E062A" w:rsidRDefault="000E062A" w:rsidP="003B4CB7">
            <w:pPr>
              <w:pStyle w:val="EngHang"/>
              <w:spacing w:before="2"/>
            </w:pPr>
            <w:r w:rsidRPr="007425E1">
              <w:t>In the providence</w:t>
            </w:r>
            <w:r>
              <w:t>,</w:t>
            </w:r>
          </w:p>
          <w:p w14:paraId="406D0B63" w14:textId="77777777" w:rsidR="000E062A" w:rsidRDefault="000E062A" w:rsidP="003B4CB7">
            <w:pPr>
              <w:pStyle w:val="EngHang"/>
              <w:spacing w:before="2"/>
            </w:pPr>
            <w:r>
              <w:t>O</w:t>
            </w:r>
            <w:r w:rsidRPr="007425E1">
              <w:t xml:space="preserve">f </w:t>
            </w:r>
            <w:r>
              <w:t>Your</w:t>
            </w:r>
            <w:r w:rsidRPr="007425E1">
              <w:t xml:space="preserve"> goodness</w:t>
            </w:r>
            <w:r>
              <w:t>,</w:t>
            </w:r>
          </w:p>
          <w:p w14:paraId="325AA60A" w14:textId="77777777" w:rsidR="000E062A" w:rsidRDefault="000E062A" w:rsidP="003B4CB7">
            <w:pPr>
              <w:pStyle w:val="EngHang"/>
              <w:spacing w:before="2"/>
            </w:pPr>
            <w:r>
              <w:t>You</w:t>
            </w:r>
            <w:r w:rsidRPr="007425E1">
              <w:t xml:space="preserve"> </w:t>
            </w:r>
            <w:r>
              <w:t>bent</w:t>
            </w:r>
            <w:r w:rsidRPr="007425E1">
              <w:t xml:space="preserve"> the heavens, </w:t>
            </w:r>
          </w:p>
          <w:p w14:paraId="5AA095A3" w14:textId="77777777" w:rsidR="000E062A" w:rsidRDefault="000E062A" w:rsidP="003B4CB7">
            <w:pPr>
              <w:pStyle w:val="EngHangEnd"/>
            </w:pPr>
            <w:r>
              <w:t>And</w:t>
            </w:r>
            <w:r w:rsidRPr="007425E1">
              <w:t xml:space="preserve"> descend</w:t>
            </w:r>
            <w:r>
              <w:t>ed</w:t>
            </w:r>
            <w:r w:rsidRPr="007425E1">
              <w:t xml:space="preserve"> </w:t>
            </w:r>
            <w:r>
              <w:t>to</w:t>
            </w:r>
            <w:r w:rsidRPr="007425E1">
              <w:t xml:space="preserve"> us.</w:t>
            </w:r>
          </w:p>
        </w:tc>
        <w:tc>
          <w:tcPr>
            <w:tcW w:w="288" w:type="dxa"/>
          </w:tcPr>
          <w:p w14:paraId="5D997D68" w14:textId="77777777" w:rsidR="000E062A" w:rsidRDefault="000E062A" w:rsidP="001A77D7"/>
        </w:tc>
        <w:tc>
          <w:tcPr>
            <w:tcW w:w="288" w:type="dxa"/>
          </w:tcPr>
          <w:p w14:paraId="646CEDE6" w14:textId="77777777" w:rsidR="000E062A" w:rsidRDefault="000E062A" w:rsidP="003209AF">
            <w:pPr>
              <w:pStyle w:val="CopticCross"/>
            </w:pPr>
            <w:r w:rsidRPr="00FB5ACB">
              <w:t>¿</w:t>
            </w:r>
          </w:p>
        </w:tc>
        <w:tc>
          <w:tcPr>
            <w:tcW w:w="3960" w:type="dxa"/>
          </w:tcPr>
          <w:p w14:paraId="41EF78B5" w14:textId="77777777" w:rsidR="000E062A" w:rsidRDefault="000E062A" w:rsidP="00F1032B">
            <w:pPr>
              <w:pStyle w:val="CopticVersemulti-line"/>
            </w:pPr>
            <w:r w:rsidRPr="00046257">
              <w:t>Ϧⲉⲛ ⲟⲩⲙⲉⲧϥⲁⲓⲣⲱⲟⲩϣ</w:t>
            </w:r>
          </w:p>
          <w:p w14:paraId="1AF67DAA" w14:textId="77777777" w:rsidR="000E062A" w:rsidRDefault="000E062A" w:rsidP="00F1032B">
            <w:pPr>
              <w:pStyle w:val="CopticVersemulti-line"/>
            </w:pPr>
            <w:r w:rsidRPr="00046257">
              <w:t>ⲛ̀ⲧⲉ ⲧⲉⲕⲙⲉⲧⲁ̀ⲅⲁⲑⲟⲥ</w:t>
            </w:r>
          </w:p>
          <w:p w14:paraId="7D3FA84A" w14:textId="77777777" w:rsidR="000E062A" w:rsidRDefault="000E062A" w:rsidP="00F1032B">
            <w:pPr>
              <w:pStyle w:val="CopticVersemulti-line"/>
            </w:pPr>
            <w:r w:rsidRPr="00046257">
              <w:t>ⲁⲕⲣⲓⲕⲓ ⲛ̀ⲛⲓⲫⲏⲟⲩⲓ̀</w:t>
            </w:r>
          </w:p>
          <w:p w14:paraId="0E280E4E" w14:textId="77777777" w:rsidR="000E062A" w:rsidRDefault="000E062A" w:rsidP="00046257">
            <w:pPr>
              <w:pStyle w:val="CopticVerse"/>
            </w:pPr>
            <w:r w:rsidRPr="00046257">
              <w:t>ⲁⲕⲓ̀ ⲉ̀ⲡⲉⲥⲏⲧ ϣⲁⲣⲟⲛ</w:t>
            </w:r>
          </w:p>
        </w:tc>
      </w:tr>
      <w:tr w:rsidR="000E062A" w14:paraId="613DAAFB" w14:textId="77777777" w:rsidTr="003209AF">
        <w:trPr>
          <w:cantSplit/>
          <w:jc w:val="center"/>
        </w:trPr>
        <w:tc>
          <w:tcPr>
            <w:tcW w:w="288" w:type="dxa"/>
          </w:tcPr>
          <w:p w14:paraId="34186B83" w14:textId="77777777" w:rsidR="000E062A" w:rsidRDefault="000E062A" w:rsidP="003209AF">
            <w:pPr>
              <w:pStyle w:val="CopticCross"/>
            </w:pPr>
            <w:r w:rsidRPr="00FB5ACB">
              <w:t>¿</w:t>
            </w:r>
          </w:p>
        </w:tc>
        <w:tc>
          <w:tcPr>
            <w:tcW w:w="3960" w:type="dxa"/>
          </w:tcPr>
          <w:p w14:paraId="27E14381" w14:textId="77777777" w:rsidR="000E062A" w:rsidRDefault="000E062A" w:rsidP="003B4CB7">
            <w:pPr>
              <w:pStyle w:val="EngHang"/>
              <w:spacing w:before="2"/>
            </w:pPr>
            <w:r w:rsidRPr="007425E1">
              <w:t>As the true physician</w:t>
            </w:r>
            <w:r>
              <w:t>,</w:t>
            </w:r>
          </w:p>
          <w:p w14:paraId="07E76736" w14:textId="77777777" w:rsidR="000E062A" w:rsidRDefault="000E062A" w:rsidP="003B4CB7">
            <w:pPr>
              <w:pStyle w:val="EngHang"/>
              <w:spacing w:before="2"/>
            </w:pPr>
            <w:r>
              <w:t>W</w:t>
            </w:r>
            <w:r w:rsidRPr="007425E1">
              <w:t>ho gives healing</w:t>
            </w:r>
            <w:r>
              <w:t>,</w:t>
            </w:r>
            <w:r w:rsidRPr="007425E1">
              <w:t xml:space="preserve"> </w:t>
            </w:r>
          </w:p>
          <w:p w14:paraId="536F30B2" w14:textId="77777777" w:rsidR="000E062A" w:rsidRDefault="000E062A" w:rsidP="003B4CB7">
            <w:pPr>
              <w:pStyle w:val="EngHang"/>
              <w:spacing w:before="2"/>
            </w:pPr>
            <w:r>
              <w:t>You</w:t>
            </w:r>
            <w:r w:rsidRPr="007425E1">
              <w:t xml:space="preserve"> </w:t>
            </w:r>
            <w:r>
              <w:t>did</w:t>
            </w:r>
            <w:r w:rsidRPr="007425E1">
              <w:t xml:space="preserve"> cure </w:t>
            </w:r>
          </w:p>
          <w:p w14:paraId="6BAC11B3" w14:textId="77777777" w:rsidR="000E062A" w:rsidRDefault="000E062A" w:rsidP="003B4CB7">
            <w:pPr>
              <w:pStyle w:val="EngHangEnd"/>
            </w:pPr>
            <w:r>
              <w:t>A</w:t>
            </w:r>
            <w:r w:rsidRPr="007425E1">
              <w:t xml:space="preserve">ll our </w:t>
            </w:r>
            <w:r>
              <w:t>sicknesses</w:t>
            </w:r>
            <w:r w:rsidRPr="007425E1">
              <w:t>.</w:t>
            </w:r>
          </w:p>
        </w:tc>
        <w:tc>
          <w:tcPr>
            <w:tcW w:w="288" w:type="dxa"/>
          </w:tcPr>
          <w:p w14:paraId="432FF597" w14:textId="77777777" w:rsidR="000E062A" w:rsidRDefault="000E062A" w:rsidP="001A77D7"/>
        </w:tc>
        <w:tc>
          <w:tcPr>
            <w:tcW w:w="288" w:type="dxa"/>
          </w:tcPr>
          <w:p w14:paraId="21ED7B8C" w14:textId="77777777" w:rsidR="000E062A" w:rsidRDefault="000E062A" w:rsidP="003209AF">
            <w:pPr>
              <w:pStyle w:val="CopticCross"/>
            </w:pPr>
            <w:r w:rsidRPr="00FB5ACB">
              <w:t>¿</w:t>
            </w:r>
          </w:p>
        </w:tc>
        <w:tc>
          <w:tcPr>
            <w:tcW w:w="3960" w:type="dxa"/>
          </w:tcPr>
          <w:p w14:paraId="2EA96D99" w14:textId="77777777" w:rsidR="000E062A" w:rsidRDefault="000E062A" w:rsidP="00F1032B">
            <w:pPr>
              <w:pStyle w:val="CopticVersemulti-line"/>
            </w:pPr>
            <w:r w:rsidRPr="00046257">
              <w:t>Ϩⲱⲥ ⲥⲏⲓⲛⲓ ⲙ̀ⲙⲏⲓ</w:t>
            </w:r>
          </w:p>
          <w:p w14:paraId="34DE41DA" w14:textId="77777777" w:rsidR="000E062A" w:rsidRDefault="000E062A" w:rsidP="00F1032B">
            <w:pPr>
              <w:pStyle w:val="CopticVersemulti-line"/>
            </w:pPr>
            <w:r w:rsidRPr="00046257">
              <w:t>ⲟⲩⲟϩ ⲛ̀ⲣⲉϥϯ ⲫⲁϧⲣⲓ</w:t>
            </w:r>
          </w:p>
          <w:p w14:paraId="4D9115AC" w14:textId="77777777" w:rsidR="000E062A" w:rsidRDefault="000E062A" w:rsidP="00F1032B">
            <w:pPr>
              <w:pStyle w:val="CopticVersemulti-line"/>
            </w:pPr>
            <w:r w:rsidRPr="00046257">
              <w:t>ⲁⲕⲉⲣⲑⲉⲣⲁⲡⲉⲩⲓⲛ</w:t>
            </w:r>
          </w:p>
          <w:p w14:paraId="51F93A48" w14:textId="77777777" w:rsidR="000E062A" w:rsidRDefault="000E062A" w:rsidP="00046257">
            <w:pPr>
              <w:pStyle w:val="CopticVerse"/>
            </w:pPr>
            <w:r w:rsidRPr="00046257">
              <w:t>ⲛ̀ⲛⲉⲛϣⲱⲛⲓ ⲧⲏⲣⲟⲩ</w:t>
            </w:r>
          </w:p>
        </w:tc>
      </w:tr>
      <w:tr w:rsidR="000E062A" w14:paraId="411A8C99" w14:textId="77777777" w:rsidTr="003209AF">
        <w:trPr>
          <w:cantSplit/>
          <w:jc w:val="center"/>
        </w:trPr>
        <w:tc>
          <w:tcPr>
            <w:tcW w:w="288" w:type="dxa"/>
          </w:tcPr>
          <w:p w14:paraId="15D53C53" w14:textId="77777777" w:rsidR="000E062A" w:rsidRDefault="000E062A" w:rsidP="003209AF">
            <w:pPr>
              <w:pStyle w:val="CopticCross"/>
            </w:pPr>
          </w:p>
        </w:tc>
        <w:tc>
          <w:tcPr>
            <w:tcW w:w="3960" w:type="dxa"/>
          </w:tcPr>
          <w:p w14:paraId="3077E72A" w14:textId="77777777" w:rsidR="000E062A" w:rsidRDefault="000E062A" w:rsidP="003B4CB7">
            <w:pPr>
              <w:pStyle w:val="EngHang"/>
              <w:spacing w:before="2"/>
            </w:pPr>
            <w:r w:rsidRPr="007425E1">
              <w:t xml:space="preserve">Look </w:t>
            </w:r>
            <w:r>
              <w:t>to</w:t>
            </w:r>
            <w:r w:rsidRPr="007425E1">
              <w:t xml:space="preserve"> us, </w:t>
            </w:r>
          </w:p>
          <w:p w14:paraId="02EBF3C7" w14:textId="77777777" w:rsidR="000E062A" w:rsidRDefault="000E062A" w:rsidP="003B4CB7">
            <w:pPr>
              <w:pStyle w:val="EngHang"/>
              <w:spacing w:before="2"/>
            </w:pPr>
            <w:r w:rsidRPr="007425E1">
              <w:t xml:space="preserve">O my Lord Jesus, </w:t>
            </w:r>
          </w:p>
          <w:p w14:paraId="30F3D1A4" w14:textId="77777777" w:rsidR="000E062A" w:rsidRDefault="000E062A" w:rsidP="003B4CB7">
            <w:pPr>
              <w:pStyle w:val="EngHang"/>
              <w:spacing w:before="2"/>
            </w:pPr>
            <w:r>
              <w:t>W</w:t>
            </w:r>
            <w:r w:rsidRPr="007425E1">
              <w:t>ith the merciful eye</w:t>
            </w:r>
            <w:r>
              <w:t>,</w:t>
            </w:r>
          </w:p>
          <w:p w14:paraId="14BE4AD6" w14:textId="77777777" w:rsidR="000E062A" w:rsidRDefault="000E062A" w:rsidP="003B4CB7">
            <w:pPr>
              <w:pStyle w:val="EngHangEnd"/>
            </w:pPr>
            <w:r>
              <w:t>O</w:t>
            </w:r>
            <w:r w:rsidRPr="007425E1">
              <w:t xml:space="preserve">f </w:t>
            </w:r>
            <w:r>
              <w:t>Your</w:t>
            </w:r>
            <w:r w:rsidRPr="007425E1">
              <w:t xml:space="preserve"> goodness.</w:t>
            </w:r>
          </w:p>
        </w:tc>
        <w:tc>
          <w:tcPr>
            <w:tcW w:w="288" w:type="dxa"/>
          </w:tcPr>
          <w:p w14:paraId="6349BE72" w14:textId="77777777" w:rsidR="000E062A" w:rsidRDefault="000E062A" w:rsidP="001A77D7"/>
        </w:tc>
        <w:tc>
          <w:tcPr>
            <w:tcW w:w="288" w:type="dxa"/>
          </w:tcPr>
          <w:p w14:paraId="1F1BF8ED" w14:textId="77777777" w:rsidR="000E062A" w:rsidRDefault="000E062A" w:rsidP="003209AF">
            <w:pPr>
              <w:pStyle w:val="CopticCross"/>
            </w:pPr>
          </w:p>
        </w:tc>
        <w:tc>
          <w:tcPr>
            <w:tcW w:w="3960" w:type="dxa"/>
          </w:tcPr>
          <w:p w14:paraId="0F2969F4" w14:textId="77777777" w:rsidR="000E062A" w:rsidRDefault="000E062A" w:rsidP="00F1032B">
            <w:pPr>
              <w:pStyle w:val="CopticVersemulti-line"/>
            </w:pPr>
            <w:r w:rsidRPr="00046257">
              <w:t>Ϫⲟⲩϣⲧ ⲉ̀ϧ̀ⲣⲏⲓ ⲉ̀ϫⲱⲛ</w:t>
            </w:r>
          </w:p>
          <w:p w14:paraId="42D25E8D" w14:textId="77777777" w:rsidR="000E062A" w:rsidRDefault="000E062A" w:rsidP="00F1032B">
            <w:pPr>
              <w:pStyle w:val="CopticVersemulti-line"/>
            </w:pPr>
            <w:r w:rsidRPr="00046257">
              <w:t>ⲱ̀ Ⲡⲁⲟ̅ⲥ̅ Ⲓⲏ̅ⲥ</w:t>
            </w:r>
          </w:p>
          <w:p w14:paraId="1B8227CF" w14:textId="77777777" w:rsidR="000E062A" w:rsidRDefault="000E062A" w:rsidP="00F1032B">
            <w:pPr>
              <w:pStyle w:val="CopticVersemulti-line"/>
            </w:pPr>
            <w:r w:rsidRPr="00046257">
              <w:t>ϧⲉⲛ ⲟⲩⲃⲁⲗ ⲛ̀ⲛⲁⲏⲧ</w:t>
            </w:r>
          </w:p>
          <w:p w14:paraId="6B3DE8D8" w14:textId="77777777" w:rsidR="000E062A" w:rsidRDefault="000E062A" w:rsidP="00046257">
            <w:pPr>
              <w:pStyle w:val="CopticVerse"/>
            </w:pPr>
            <w:r w:rsidRPr="00046257">
              <w:t>ⲛ̀ⲧⲉ ⲧⲉⲕⲙⲉⲧⲁ̀ⲅⲁⲑⲟⲥ</w:t>
            </w:r>
          </w:p>
        </w:tc>
      </w:tr>
      <w:tr w:rsidR="000E062A" w14:paraId="66CEFF3A" w14:textId="77777777" w:rsidTr="003209AF">
        <w:trPr>
          <w:cantSplit/>
          <w:jc w:val="center"/>
        </w:trPr>
        <w:tc>
          <w:tcPr>
            <w:tcW w:w="288" w:type="dxa"/>
          </w:tcPr>
          <w:p w14:paraId="3290933D" w14:textId="77777777" w:rsidR="000E062A" w:rsidRDefault="000E062A" w:rsidP="003209AF">
            <w:pPr>
              <w:pStyle w:val="CopticCross"/>
            </w:pPr>
          </w:p>
        </w:tc>
        <w:tc>
          <w:tcPr>
            <w:tcW w:w="3960" w:type="dxa"/>
          </w:tcPr>
          <w:p w14:paraId="6F6D53D7" w14:textId="77777777" w:rsidR="000E062A" w:rsidRDefault="000E062A" w:rsidP="003B4CB7">
            <w:pPr>
              <w:pStyle w:val="EngHang"/>
              <w:spacing w:before="2"/>
            </w:pPr>
            <w:r w:rsidRPr="007425E1">
              <w:t>Plant within us</w:t>
            </w:r>
            <w:r>
              <w:t>,</w:t>
            </w:r>
          </w:p>
          <w:p w14:paraId="50364049" w14:textId="77777777" w:rsidR="000E062A" w:rsidRDefault="000E062A" w:rsidP="003B4CB7">
            <w:pPr>
              <w:pStyle w:val="EngHang"/>
              <w:spacing w:before="2"/>
            </w:pPr>
            <w:r>
              <w:t>A</w:t>
            </w:r>
            <w:r w:rsidRPr="007425E1">
              <w:t>n upright heart</w:t>
            </w:r>
            <w:r>
              <w:t>,</w:t>
            </w:r>
          </w:p>
          <w:p w14:paraId="4C4D20FD" w14:textId="77777777" w:rsidR="000E062A" w:rsidRDefault="000E062A" w:rsidP="003B4CB7">
            <w:pPr>
              <w:pStyle w:val="EngHang"/>
              <w:spacing w:before="2"/>
            </w:pPr>
            <w:r>
              <w:t>T</w:t>
            </w:r>
            <w:r w:rsidRPr="007425E1">
              <w:t xml:space="preserve">hat we may bless </w:t>
            </w:r>
            <w:r>
              <w:t>You</w:t>
            </w:r>
            <w:r w:rsidRPr="007425E1">
              <w:t xml:space="preserve">, </w:t>
            </w:r>
          </w:p>
          <w:p w14:paraId="45F7560A" w14:textId="77777777" w:rsidR="000E062A" w:rsidRDefault="000E062A" w:rsidP="003B4CB7">
            <w:pPr>
              <w:pStyle w:val="EngHangEnd"/>
            </w:pPr>
            <w:r w:rsidRPr="007425E1">
              <w:t>O my Lord Jesus.</w:t>
            </w:r>
          </w:p>
        </w:tc>
        <w:tc>
          <w:tcPr>
            <w:tcW w:w="288" w:type="dxa"/>
          </w:tcPr>
          <w:p w14:paraId="3CAC8617" w14:textId="77777777" w:rsidR="000E062A" w:rsidRDefault="000E062A" w:rsidP="001A77D7"/>
        </w:tc>
        <w:tc>
          <w:tcPr>
            <w:tcW w:w="288" w:type="dxa"/>
          </w:tcPr>
          <w:p w14:paraId="41A0ECA2" w14:textId="77777777" w:rsidR="000E062A" w:rsidRDefault="000E062A" w:rsidP="003209AF">
            <w:pPr>
              <w:pStyle w:val="CopticCross"/>
            </w:pPr>
          </w:p>
        </w:tc>
        <w:tc>
          <w:tcPr>
            <w:tcW w:w="3960" w:type="dxa"/>
          </w:tcPr>
          <w:p w14:paraId="55A2D93E" w14:textId="77777777" w:rsidR="000E062A" w:rsidRDefault="000E062A" w:rsidP="00F1032B">
            <w:pPr>
              <w:pStyle w:val="CopticVersemulti-line"/>
            </w:pPr>
            <w:r w:rsidRPr="00046257">
              <w:t>ϭⲟ ⲛ̀ϧ̀ⲣⲏⲓ ⲛ̀ϧⲏⲧⲉⲛ</w:t>
            </w:r>
          </w:p>
          <w:p w14:paraId="637509EB" w14:textId="77777777" w:rsidR="000E062A" w:rsidRDefault="000E062A" w:rsidP="00F1032B">
            <w:pPr>
              <w:pStyle w:val="CopticVersemulti-line"/>
            </w:pPr>
            <w:r w:rsidRPr="00046257">
              <w:t>ⲛ̀ⲟⲩϩⲏⲧ ⲉϥⲥⲟⲩⲧⲱⲛ</w:t>
            </w:r>
          </w:p>
          <w:p w14:paraId="1C0A79E1" w14:textId="77777777" w:rsidR="000E062A" w:rsidRDefault="000E062A" w:rsidP="00F1032B">
            <w:pPr>
              <w:pStyle w:val="CopticVersemulti-line"/>
            </w:pPr>
            <w:r w:rsidRPr="00046257">
              <w:t>ⲉⲑⲣⲉⲛⲥ̀ⲙⲟⲩ ⲉ̀ⲣⲟⲕ</w:t>
            </w:r>
          </w:p>
          <w:p w14:paraId="58F269BB" w14:textId="77777777" w:rsidR="000E062A" w:rsidRDefault="000E062A" w:rsidP="00046257">
            <w:pPr>
              <w:pStyle w:val="CopticVerse"/>
            </w:pPr>
            <w:r w:rsidRPr="00046257">
              <w:t>ⲱ̀ Ⲡⲁⲟ̅ⲥ̅ Ⲓⲏ̅ⲥ</w:t>
            </w:r>
          </w:p>
        </w:tc>
      </w:tr>
      <w:tr w:rsidR="000E062A" w14:paraId="3C4DA4D3" w14:textId="77777777" w:rsidTr="003209AF">
        <w:trPr>
          <w:cantSplit/>
          <w:jc w:val="center"/>
        </w:trPr>
        <w:tc>
          <w:tcPr>
            <w:tcW w:w="288" w:type="dxa"/>
          </w:tcPr>
          <w:p w14:paraId="2E223B2C" w14:textId="77777777" w:rsidR="000E062A" w:rsidRDefault="000E062A" w:rsidP="003209AF">
            <w:pPr>
              <w:pStyle w:val="CopticCross"/>
            </w:pPr>
            <w:r w:rsidRPr="00FA5B8C">
              <w:t>¿</w:t>
            </w:r>
          </w:p>
        </w:tc>
        <w:tc>
          <w:tcPr>
            <w:tcW w:w="3960" w:type="dxa"/>
          </w:tcPr>
          <w:p w14:paraId="7244DE6C" w14:textId="77777777" w:rsidR="000E062A" w:rsidRDefault="000E062A" w:rsidP="003B4CB7">
            <w:pPr>
              <w:pStyle w:val="EngHang"/>
              <w:spacing w:before="2"/>
            </w:pPr>
            <w:r w:rsidRPr="007425E1">
              <w:t xml:space="preserve">I ask </w:t>
            </w:r>
            <w:r>
              <w:t>You</w:t>
            </w:r>
            <w:r w:rsidRPr="007425E1">
              <w:t xml:space="preserve">, </w:t>
            </w:r>
          </w:p>
          <w:p w14:paraId="5715D476" w14:textId="77777777" w:rsidR="000E062A" w:rsidRDefault="000E062A" w:rsidP="003B4CB7">
            <w:pPr>
              <w:pStyle w:val="EngHang"/>
              <w:spacing w:before="2"/>
            </w:pPr>
            <w:r w:rsidRPr="007425E1">
              <w:t xml:space="preserve">O my Lord Jesus, </w:t>
            </w:r>
          </w:p>
          <w:p w14:paraId="7B849D30" w14:textId="77777777" w:rsidR="000E062A" w:rsidRDefault="000E062A" w:rsidP="003B4CB7">
            <w:pPr>
              <w:pStyle w:val="EngHang"/>
              <w:spacing w:before="2"/>
            </w:pPr>
            <w:r>
              <w:t>Grant</w:t>
            </w:r>
            <w:r w:rsidRPr="007425E1">
              <w:t xml:space="preserve"> mercy </w:t>
            </w:r>
            <w:r>
              <w:t>to</w:t>
            </w:r>
            <w:r w:rsidRPr="007425E1">
              <w:t xml:space="preserve"> us </w:t>
            </w:r>
          </w:p>
          <w:p w14:paraId="298F30FA" w14:textId="77777777" w:rsidR="000E062A" w:rsidRDefault="000E062A" w:rsidP="003B4CB7">
            <w:pPr>
              <w:pStyle w:val="EngHangEnd"/>
            </w:pPr>
            <w:r>
              <w:t>I</w:t>
            </w:r>
            <w:r w:rsidRPr="007425E1">
              <w:t xml:space="preserve">n </w:t>
            </w:r>
            <w:r>
              <w:t>Your K</w:t>
            </w:r>
            <w:r w:rsidRPr="007425E1">
              <w:t>ingdom.</w:t>
            </w:r>
          </w:p>
        </w:tc>
        <w:tc>
          <w:tcPr>
            <w:tcW w:w="288" w:type="dxa"/>
          </w:tcPr>
          <w:p w14:paraId="7556A814" w14:textId="77777777" w:rsidR="000E062A" w:rsidRDefault="000E062A" w:rsidP="001A77D7"/>
        </w:tc>
        <w:tc>
          <w:tcPr>
            <w:tcW w:w="288" w:type="dxa"/>
          </w:tcPr>
          <w:p w14:paraId="187B0F7D" w14:textId="77777777" w:rsidR="000E062A" w:rsidRDefault="000E062A" w:rsidP="003209AF">
            <w:pPr>
              <w:pStyle w:val="CopticCross"/>
            </w:pPr>
            <w:r w:rsidRPr="00FB5ACB">
              <w:t>¿</w:t>
            </w:r>
          </w:p>
        </w:tc>
        <w:tc>
          <w:tcPr>
            <w:tcW w:w="3960" w:type="dxa"/>
          </w:tcPr>
          <w:p w14:paraId="440DEA94" w14:textId="77777777" w:rsidR="000E062A" w:rsidRDefault="000E062A" w:rsidP="00F1032B">
            <w:pPr>
              <w:pStyle w:val="CopticVersemulti-line"/>
            </w:pPr>
            <w:r w:rsidRPr="00046257">
              <w:t>Ϯϯϩⲟ ⲉ̀ⲣⲟⲕ</w:t>
            </w:r>
          </w:p>
          <w:p w14:paraId="64ED0422" w14:textId="77777777" w:rsidR="000E062A" w:rsidRDefault="000E062A" w:rsidP="00F1032B">
            <w:pPr>
              <w:pStyle w:val="CopticVersemulti-line"/>
            </w:pPr>
            <w:r w:rsidRPr="00046257">
              <w:t>ⲱ̀ Ⲡⲁⲟ̅ⲥ̅ Ⲓⲏ̅ⲥ</w:t>
            </w:r>
          </w:p>
          <w:p w14:paraId="73C47A6B" w14:textId="77777777" w:rsidR="000E062A" w:rsidRDefault="000E062A" w:rsidP="00F1032B">
            <w:pPr>
              <w:pStyle w:val="CopticVersemulti-line"/>
            </w:pPr>
            <w:r w:rsidRPr="00046257">
              <w:t>ⲁ̀ⲣⲓ ⲟⲩⲛⲁⲓ ⲛⲉⲙⲁⲛ</w:t>
            </w:r>
          </w:p>
          <w:p w14:paraId="5399548E" w14:textId="77777777" w:rsidR="000E062A" w:rsidRDefault="000E062A" w:rsidP="00046257">
            <w:pPr>
              <w:pStyle w:val="CopticVerse"/>
            </w:pPr>
            <w:r w:rsidRPr="00046257">
              <w:t>ϧⲉⲛ ⲧⲉⲕⲙⲉⲧⲟⲩⲣⲟ</w:t>
            </w:r>
          </w:p>
        </w:tc>
      </w:tr>
    </w:tbl>
    <w:p w14:paraId="09B9194F" w14:textId="77777777" w:rsidR="003209AF" w:rsidRPr="00A742AC" w:rsidRDefault="003209AF" w:rsidP="000E062A">
      <w:pPr>
        <w:pStyle w:val="Heading5"/>
      </w:pPr>
      <w:bookmarkStart w:id="570" w:name="_Toc298445793"/>
      <w:bookmarkStart w:id="571" w:name="_Toc298681278"/>
      <w:bookmarkStart w:id="572" w:name="_Toc298447518"/>
      <w:bookmarkStart w:id="573" w:name="_Toc308441916"/>
      <w:r w:rsidRPr="00FD2E69">
        <w:t xml:space="preserve">The </w:t>
      </w:r>
      <w:r w:rsidR="002D610D" w:rsidRPr="00FD2E69">
        <w:t>C</w:t>
      </w:r>
      <w:r w:rsidRPr="00FD2E69">
        <w:t>onclusion of the Adam Psali</w:t>
      </w:r>
      <w:bookmarkEnd w:id="570"/>
      <w:bookmarkEnd w:id="571"/>
      <w:bookmarkEnd w:id="572"/>
      <w:bookmarkEnd w:id="5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209AF" w14:paraId="2AD79374" w14:textId="77777777" w:rsidTr="003209AF">
        <w:trPr>
          <w:cantSplit/>
          <w:jc w:val="center"/>
        </w:trPr>
        <w:tc>
          <w:tcPr>
            <w:tcW w:w="288" w:type="dxa"/>
          </w:tcPr>
          <w:p w14:paraId="1D0C9955" w14:textId="77777777" w:rsidR="003209AF" w:rsidRDefault="003209AF" w:rsidP="003209AF">
            <w:pPr>
              <w:pStyle w:val="CopticCross"/>
            </w:pPr>
          </w:p>
        </w:tc>
        <w:tc>
          <w:tcPr>
            <w:tcW w:w="3960" w:type="dxa"/>
          </w:tcPr>
          <w:p w14:paraId="07631D1C" w14:textId="77777777" w:rsidR="003209AF" w:rsidRPr="00A16DFE" w:rsidRDefault="003209AF" w:rsidP="003209AF">
            <w:pPr>
              <w:pStyle w:val="EngHang"/>
              <w:rPr>
                <w:rFonts w:ascii="Times" w:eastAsiaTheme="minorHAnsi" w:hAnsi="Times"/>
                <w:sz w:val="20"/>
              </w:rPr>
            </w:pPr>
            <w:r w:rsidRPr="00A16DFE">
              <w:rPr>
                <w:rFonts w:eastAsiaTheme="minorHAnsi"/>
              </w:rPr>
              <w:t>And whenever we</w:t>
            </w:r>
          </w:p>
          <w:p w14:paraId="00607CBD" w14:textId="77777777" w:rsidR="003209AF" w:rsidRPr="00A16DFE" w:rsidRDefault="003209AF" w:rsidP="003209AF">
            <w:pPr>
              <w:pStyle w:val="EngHang"/>
              <w:rPr>
                <w:rFonts w:ascii="Times" w:eastAsiaTheme="minorHAnsi" w:hAnsi="Times"/>
                <w:sz w:val="20"/>
              </w:rPr>
            </w:pPr>
            <w:r w:rsidRPr="00A16DFE">
              <w:rPr>
                <w:rFonts w:eastAsiaTheme="minorHAnsi"/>
              </w:rPr>
              <w:t>Gather for prayer,</w:t>
            </w:r>
          </w:p>
          <w:p w14:paraId="109E0FAB" w14:textId="77777777" w:rsidR="003209AF" w:rsidRPr="00A16DFE" w:rsidRDefault="003209AF" w:rsidP="003209AF">
            <w:pPr>
              <w:pStyle w:val="EngHang"/>
              <w:rPr>
                <w:rFonts w:ascii="Times" w:eastAsiaTheme="minorHAnsi" w:hAnsi="Times"/>
                <w:sz w:val="20"/>
              </w:rPr>
            </w:pPr>
            <w:r w:rsidRPr="00A16DFE">
              <w:rPr>
                <w:rFonts w:eastAsiaTheme="minorHAnsi"/>
              </w:rPr>
              <w:t>Let us bless the Name</w:t>
            </w:r>
          </w:p>
          <w:p w14:paraId="1ACBBEA9" w14:textId="77777777" w:rsidR="003209AF" w:rsidRDefault="003209AF" w:rsidP="003209AF">
            <w:pPr>
              <w:pStyle w:val="EngHangEnd"/>
            </w:pPr>
            <w:r w:rsidRPr="00A16DFE">
              <w:rPr>
                <w:rFonts w:eastAsiaTheme="minorHAnsi"/>
              </w:rPr>
              <w:t>Of my Lord, Jesus.</w:t>
            </w:r>
          </w:p>
        </w:tc>
        <w:tc>
          <w:tcPr>
            <w:tcW w:w="288" w:type="dxa"/>
          </w:tcPr>
          <w:p w14:paraId="155E0955" w14:textId="77777777" w:rsidR="003209AF" w:rsidRDefault="003209AF" w:rsidP="002904CF"/>
        </w:tc>
        <w:tc>
          <w:tcPr>
            <w:tcW w:w="288" w:type="dxa"/>
          </w:tcPr>
          <w:p w14:paraId="5398C6D0" w14:textId="77777777" w:rsidR="003209AF" w:rsidRDefault="003209AF" w:rsidP="003209AF">
            <w:pPr>
              <w:pStyle w:val="CopticCross"/>
            </w:pPr>
          </w:p>
        </w:tc>
        <w:tc>
          <w:tcPr>
            <w:tcW w:w="3960" w:type="dxa"/>
          </w:tcPr>
          <w:p w14:paraId="27275CB1" w14:textId="77777777" w:rsidR="00FA5B8C" w:rsidRPr="00FA5B8C" w:rsidRDefault="00FA5B8C" w:rsidP="00FA5B8C">
            <w:pPr>
              <w:pStyle w:val="CopticVersemulti-line"/>
            </w:pPr>
            <w:r w:rsidRPr="00FA5B8C">
              <w:t>Ⲗⲟⲓⲡⲟⲛ ⲁⲛϣⲁⲛⲑⲱⲟⲩϯ:</w:t>
            </w:r>
          </w:p>
          <w:p w14:paraId="2C1BBE5B" w14:textId="77777777" w:rsidR="00FA5B8C" w:rsidRPr="00FA5B8C" w:rsidRDefault="00FA5B8C" w:rsidP="00FA5B8C">
            <w:pPr>
              <w:pStyle w:val="CopticVersemulti-line"/>
            </w:pPr>
            <w:r w:rsidRPr="00FA5B8C">
              <w:t>ⲉ̀ϯⲡ̀ⲣⲟⲥⲉⲩⲭⲏ:</w:t>
            </w:r>
          </w:p>
          <w:p w14:paraId="3F626A8C" w14:textId="77777777" w:rsidR="00FA5B8C" w:rsidRPr="00FA5B8C" w:rsidRDefault="00FA5B8C" w:rsidP="00FA5B8C">
            <w:pPr>
              <w:pStyle w:val="CopticVersemulti-line"/>
            </w:pPr>
            <w:r w:rsidRPr="00FA5B8C">
              <w:t>ⲙⲁⲣⲉⲛⲥ̀ⲙⲟⲩ ⲉ̀ⲡⲓⲣⲁⲛ:</w:t>
            </w:r>
          </w:p>
          <w:p w14:paraId="3A3BFFF8" w14:textId="3D9E4D42" w:rsidR="003209AF" w:rsidRPr="00FA5B8C" w:rsidRDefault="00FA5B8C" w:rsidP="00FA5B8C">
            <w:pPr>
              <w:pStyle w:val="CopticVerse"/>
            </w:pPr>
            <w:r w:rsidRPr="00FA5B8C">
              <w:t>ⲛ̀ⲧⲉ Ⲡⲁⲟ̅ⲥ̅ Ⲓⲏ̅ⲥ̅.</w:t>
            </w:r>
          </w:p>
        </w:tc>
      </w:tr>
      <w:tr w:rsidR="003209AF" w14:paraId="30FF80EE" w14:textId="77777777" w:rsidTr="003209AF">
        <w:trPr>
          <w:cantSplit/>
          <w:jc w:val="center"/>
        </w:trPr>
        <w:tc>
          <w:tcPr>
            <w:tcW w:w="288" w:type="dxa"/>
          </w:tcPr>
          <w:p w14:paraId="2B40921F" w14:textId="77777777" w:rsidR="003209AF" w:rsidRDefault="003209AF" w:rsidP="003209AF">
            <w:pPr>
              <w:pStyle w:val="CopticCross"/>
            </w:pPr>
            <w:r w:rsidRPr="00FB5ACB">
              <w:lastRenderedPageBreak/>
              <w:t>¿</w:t>
            </w:r>
          </w:p>
        </w:tc>
        <w:tc>
          <w:tcPr>
            <w:tcW w:w="3960" w:type="dxa"/>
          </w:tcPr>
          <w:p w14:paraId="673285F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We bless </w:t>
            </w:r>
            <w:r w:rsidR="000E062A">
              <w:rPr>
                <w:rFonts w:eastAsiaTheme="minorHAnsi"/>
              </w:rPr>
              <w:t>You</w:t>
            </w:r>
            <w:r w:rsidRPr="00A16DFE">
              <w:rPr>
                <w:rFonts w:eastAsiaTheme="minorHAnsi"/>
              </w:rPr>
              <w:t>,</w:t>
            </w:r>
          </w:p>
          <w:p w14:paraId="1849C18D" w14:textId="77777777" w:rsidR="003209AF" w:rsidRPr="00A16DFE" w:rsidRDefault="003209AF" w:rsidP="003209AF">
            <w:pPr>
              <w:pStyle w:val="EngHang"/>
              <w:rPr>
                <w:rFonts w:ascii="Times" w:eastAsiaTheme="minorHAnsi" w:hAnsi="Times"/>
                <w:sz w:val="20"/>
              </w:rPr>
            </w:pPr>
            <w:r w:rsidRPr="00A16DFE">
              <w:rPr>
                <w:rFonts w:eastAsiaTheme="minorHAnsi"/>
              </w:rPr>
              <w:t>O my Lord, Jesus.</w:t>
            </w:r>
          </w:p>
          <w:p w14:paraId="609304E1" w14:textId="77777777" w:rsidR="003209AF" w:rsidRPr="00A16DFE" w:rsidRDefault="003209AF" w:rsidP="003209AF">
            <w:pPr>
              <w:pStyle w:val="EngHang"/>
              <w:rPr>
                <w:rFonts w:ascii="Times" w:eastAsiaTheme="minorHAnsi" w:hAnsi="Times"/>
                <w:sz w:val="20"/>
              </w:rPr>
            </w:pPr>
            <w:r w:rsidRPr="00A16DFE">
              <w:rPr>
                <w:rFonts w:eastAsiaTheme="minorHAnsi"/>
              </w:rPr>
              <w:t xml:space="preserve">Keep us through </w:t>
            </w:r>
            <w:r w:rsidR="000E062A">
              <w:rPr>
                <w:rFonts w:eastAsiaTheme="minorHAnsi"/>
              </w:rPr>
              <w:t>Your</w:t>
            </w:r>
            <w:r w:rsidRPr="00A16DFE">
              <w:rPr>
                <w:rFonts w:eastAsiaTheme="minorHAnsi"/>
              </w:rPr>
              <w:t xml:space="preserve"> Name,</w:t>
            </w:r>
          </w:p>
          <w:p w14:paraId="032F1099" w14:textId="77777777" w:rsidR="003209AF" w:rsidRDefault="003209AF" w:rsidP="000E062A">
            <w:pPr>
              <w:pStyle w:val="EngHangEnd"/>
            </w:pPr>
            <w:r w:rsidRPr="00A16DFE">
              <w:rPr>
                <w:rFonts w:eastAsiaTheme="minorHAnsi"/>
              </w:rPr>
              <w:t xml:space="preserve">For we have hope in </w:t>
            </w:r>
            <w:r w:rsidR="000E062A">
              <w:rPr>
                <w:rFonts w:eastAsiaTheme="minorHAnsi"/>
              </w:rPr>
              <w:t>You</w:t>
            </w:r>
            <w:r w:rsidRPr="00A16DFE">
              <w:rPr>
                <w:rFonts w:eastAsiaTheme="minorHAnsi"/>
              </w:rPr>
              <w:t>.</w:t>
            </w:r>
          </w:p>
        </w:tc>
        <w:tc>
          <w:tcPr>
            <w:tcW w:w="288" w:type="dxa"/>
          </w:tcPr>
          <w:p w14:paraId="3F9C5D6D" w14:textId="77777777" w:rsidR="003209AF" w:rsidRDefault="003209AF" w:rsidP="002904CF"/>
        </w:tc>
        <w:tc>
          <w:tcPr>
            <w:tcW w:w="288" w:type="dxa"/>
          </w:tcPr>
          <w:p w14:paraId="6CB90001" w14:textId="77777777" w:rsidR="003209AF" w:rsidRDefault="003209AF" w:rsidP="003209AF">
            <w:pPr>
              <w:pStyle w:val="CopticCross"/>
            </w:pPr>
            <w:r w:rsidRPr="00FB5ACB">
              <w:t>¿</w:t>
            </w:r>
          </w:p>
        </w:tc>
        <w:tc>
          <w:tcPr>
            <w:tcW w:w="3960" w:type="dxa"/>
          </w:tcPr>
          <w:p w14:paraId="5E184225" w14:textId="77777777" w:rsidR="00FA5B8C" w:rsidRPr="00FA5B8C" w:rsidRDefault="00FA5B8C" w:rsidP="00FA5B8C">
            <w:pPr>
              <w:pStyle w:val="CopticVersemulti-line"/>
            </w:pPr>
            <w:r w:rsidRPr="00FA5B8C">
              <w:t>Ϫⲉ ⲧⲉⲛⲛⲁⲥ̀ⲙⲟⲩ ⲉ̀ⲣⲟⲕ:</w:t>
            </w:r>
          </w:p>
          <w:p w14:paraId="63AE7B74" w14:textId="77777777" w:rsidR="00FA5B8C" w:rsidRPr="00FA5B8C" w:rsidRDefault="00FA5B8C" w:rsidP="00FA5B8C">
            <w:pPr>
              <w:pStyle w:val="CopticVersemulti-line"/>
            </w:pPr>
            <w:r w:rsidRPr="00FA5B8C">
              <w:t>ⲱ̀ Ⲡⲁⲟ̅ⲥ̅ Ⲓⲏ̅ⲥ̅:</w:t>
            </w:r>
          </w:p>
          <w:p w14:paraId="37C2EE34" w14:textId="77777777" w:rsidR="00FA5B8C" w:rsidRPr="00FA5B8C" w:rsidRDefault="00FA5B8C" w:rsidP="00FA5B8C">
            <w:pPr>
              <w:pStyle w:val="CopticVersemulti-line"/>
            </w:pPr>
            <w:r w:rsidRPr="00FA5B8C">
              <w:t>ⲛⲁϩⲙⲉⲛ ⳉⲉⲛ Ⲡⲉⲕⲣⲁⲛ:</w:t>
            </w:r>
          </w:p>
          <w:p w14:paraId="03D22C70" w14:textId="4C390B4B" w:rsidR="003209AF" w:rsidRPr="00FA5B8C" w:rsidRDefault="00FA5B8C" w:rsidP="00FA5B8C">
            <w:pPr>
              <w:pStyle w:val="CopticVerse"/>
            </w:pPr>
            <w:r w:rsidRPr="00FA5B8C">
              <w:t>ϫⲉ ⲁⲛⲉⲣϩⲉⲗⲡⲓⲥ ⲉ̀ⲣⲟⲕ.</w:t>
            </w:r>
          </w:p>
        </w:tc>
      </w:tr>
      <w:tr w:rsidR="003209AF" w14:paraId="36C073FB" w14:textId="77777777" w:rsidTr="003209AF">
        <w:trPr>
          <w:cantSplit/>
          <w:jc w:val="center"/>
        </w:trPr>
        <w:tc>
          <w:tcPr>
            <w:tcW w:w="288" w:type="dxa"/>
          </w:tcPr>
          <w:p w14:paraId="550205CC" w14:textId="77777777" w:rsidR="003209AF" w:rsidRDefault="003209AF" w:rsidP="003209AF">
            <w:pPr>
              <w:pStyle w:val="CopticCross"/>
            </w:pPr>
          </w:p>
        </w:tc>
        <w:tc>
          <w:tcPr>
            <w:tcW w:w="3960" w:type="dxa"/>
          </w:tcPr>
          <w:p w14:paraId="49A54D0F" w14:textId="77777777" w:rsidR="003209AF" w:rsidRPr="00A16DFE" w:rsidRDefault="003209AF" w:rsidP="003209AF">
            <w:pPr>
              <w:pStyle w:val="EngHang"/>
              <w:rPr>
                <w:rFonts w:ascii="Times" w:eastAsiaTheme="minorHAnsi" w:hAnsi="Times"/>
                <w:sz w:val="20"/>
              </w:rPr>
            </w:pPr>
            <w:r w:rsidRPr="00A16DFE">
              <w:rPr>
                <w:rFonts w:eastAsiaTheme="minorHAnsi"/>
              </w:rPr>
              <w:t xml:space="preserve">That we may praise </w:t>
            </w:r>
            <w:r w:rsidR="000E062A">
              <w:rPr>
                <w:rFonts w:eastAsiaTheme="minorHAnsi"/>
              </w:rPr>
              <w:t>You</w:t>
            </w:r>
            <w:r w:rsidRPr="00A16DFE">
              <w:rPr>
                <w:rFonts w:eastAsiaTheme="minorHAnsi"/>
              </w:rPr>
              <w:t>,</w:t>
            </w:r>
          </w:p>
          <w:p w14:paraId="658A0C24" w14:textId="77777777" w:rsidR="003209AF" w:rsidRPr="00A16DFE" w:rsidRDefault="003209AF" w:rsidP="003209AF">
            <w:pPr>
              <w:pStyle w:val="EngHang"/>
              <w:rPr>
                <w:rFonts w:ascii="Times" w:eastAsiaTheme="minorHAnsi" w:hAnsi="Times"/>
                <w:sz w:val="20"/>
              </w:rPr>
            </w:pPr>
            <w:r w:rsidRPr="00A16DFE">
              <w:rPr>
                <w:rFonts w:eastAsiaTheme="minorHAnsi"/>
              </w:rPr>
              <w:t xml:space="preserve">With </w:t>
            </w:r>
            <w:r w:rsidR="000E062A">
              <w:rPr>
                <w:rFonts w:eastAsiaTheme="minorHAnsi"/>
              </w:rPr>
              <w:t>Your</w:t>
            </w:r>
            <w:r w:rsidRPr="00A16DFE">
              <w:rPr>
                <w:rFonts w:eastAsiaTheme="minorHAnsi"/>
              </w:rPr>
              <w:t xml:space="preserve"> Good Father,</w:t>
            </w:r>
          </w:p>
          <w:p w14:paraId="7C00BD28" w14:textId="77777777" w:rsidR="003209AF" w:rsidRPr="00A16DFE" w:rsidRDefault="003209AF" w:rsidP="003209AF">
            <w:pPr>
              <w:pStyle w:val="EngHang"/>
              <w:rPr>
                <w:rFonts w:ascii="Times" w:eastAsiaTheme="minorHAnsi" w:hAnsi="Times"/>
                <w:sz w:val="20"/>
              </w:rPr>
            </w:pPr>
            <w:r w:rsidRPr="00A16DFE">
              <w:rPr>
                <w:rFonts w:eastAsiaTheme="minorHAnsi"/>
              </w:rPr>
              <w:t>And the Holy Spirit,</w:t>
            </w:r>
          </w:p>
          <w:p w14:paraId="43659FF1" w14:textId="77777777" w:rsidR="003209AF" w:rsidRDefault="003209AF" w:rsidP="000E062A">
            <w:pPr>
              <w:pStyle w:val="EngHangEnd"/>
            </w:pPr>
            <w:r w:rsidRPr="00A16DFE">
              <w:rPr>
                <w:rFonts w:eastAsiaTheme="minorHAnsi"/>
              </w:rPr>
              <w:t xml:space="preserve">For </w:t>
            </w:r>
            <w:r w:rsidR="000E062A">
              <w:rPr>
                <w:rFonts w:eastAsiaTheme="minorHAnsi"/>
              </w:rPr>
              <w:t>You have</w:t>
            </w:r>
            <w:r w:rsidRPr="00A16DFE">
              <w:rPr>
                <w:rFonts w:eastAsiaTheme="minorHAnsi"/>
              </w:rPr>
              <w:t xml:space="preserve"> come and saved us.</w:t>
            </w:r>
          </w:p>
        </w:tc>
        <w:tc>
          <w:tcPr>
            <w:tcW w:w="288" w:type="dxa"/>
          </w:tcPr>
          <w:p w14:paraId="2CB5B67F" w14:textId="77777777" w:rsidR="003209AF" w:rsidRDefault="003209AF" w:rsidP="002904CF"/>
        </w:tc>
        <w:tc>
          <w:tcPr>
            <w:tcW w:w="288" w:type="dxa"/>
          </w:tcPr>
          <w:p w14:paraId="5226E6B9" w14:textId="77777777" w:rsidR="003209AF" w:rsidRDefault="003209AF" w:rsidP="003209AF">
            <w:pPr>
              <w:pStyle w:val="CopticCross"/>
            </w:pPr>
          </w:p>
        </w:tc>
        <w:tc>
          <w:tcPr>
            <w:tcW w:w="3960" w:type="dxa"/>
          </w:tcPr>
          <w:p w14:paraId="23C1ED97" w14:textId="77777777" w:rsidR="00FA5B8C" w:rsidRPr="00FA5B8C" w:rsidRDefault="00FA5B8C" w:rsidP="00FA5B8C">
            <w:pPr>
              <w:pStyle w:val="CopticVersemulti-line"/>
            </w:pPr>
            <w:r w:rsidRPr="00FA5B8C">
              <w:t>Ⲉⲑⲣⲉⲛϩⲱⲥ ⲉ̀ⲣⲟⲕ:</w:t>
            </w:r>
          </w:p>
          <w:p w14:paraId="61C471AD" w14:textId="77777777" w:rsidR="00FA5B8C" w:rsidRPr="00FA5B8C" w:rsidRDefault="00FA5B8C" w:rsidP="00FA5B8C">
            <w:pPr>
              <w:pStyle w:val="CopticVersemulti-line"/>
            </w:pPr>
            <w:r w:rsidRPr="00FA5B8C">
              <w:t>ⲛⲉⲙ Ⲡⲉⲕⲓⲱⲧ ⲛ̀ⲁ̀ⲅⲁⲑⲟⲥ:</w:t>
            </w:r>
          </w:p>
          <w:p w14:paraId="4849E00D" w14:textId="77777777" w:rsidR="00FA5B8C" w:rsidRPr="00FA5B8C" w:rsidRDefault="00FA5B8C" w:rsidP="00FA5B8C">
            <w:pPr>
              <w:pStyle w:val="CopticVersemulti-line"/>
            </w:pPr>
            <w:r w:rsidRPr="00FA5B8C">
              <w:t>ⲛⲉⲙ Ⲡⲓⲡ̅ⲛ̅ⲁ̅ ⲉ̅ⲑ̅ⲩ̅:</w:t>
            </w:r>
          </w:p>
          <w:p w14:paraId="15AD5C73" w14:textId="55252345" w:rsidR="003209AF" w:rsidRPr="00FA5B8C" w:rsidRDefault="00FA5B8C" w:rsidP="00FA5B8C">
            <w:pPr>
              <w:pStyle w:val="CopticVerse"/>
            </w:pPr>
            <w:r w:rsidRPr="00FA5B8C">
              <w:t>ϫⲉ (ⲁⲕⲓ̀) ⲁⲕⲥⲱϯ ⲙ̀ⲙⲟⲛ</w:t>
            </w:r>
          </w:p>
        </w:tc>
      </w:tr>
      <w:tr w:rsidR="003209AF" w14:paraId="7C0E4551" w14:textId="77777777" w:rsidTr="003209AF">
        <w:trPr>
          <w:cantSplit/>
          <w:jc w:val="center"/>
        </w:trPr>
        <w:tc>
          <w:tcPr>
            <w:tcW w:w="288" w:type="dxa"/>
          </w:tcPr>
          <w:p w14:paraId="102E339C" w14:textId="77777777" w:rsidR="003209AF" w:rsidRDefault="003209AF" w:rsidP="003209AF">
            <w:pPr>
              <w:pStyle w:val="CopticCross"/>
            </w:pPr>
            <w:r w:rsidRPr="00FB5ACB">
              <w:t>¿</w:t>
            </w:r>
          </w:p>
        </w:tc>
        <w:tc>
          <w:tcPr>
            <w:tcW w:w="3960" w:type="dxa"/>
          </w:tcPr>
          <w:p w14:paraId="577EAFD4" w14:textId="77777777" w:rsidR="003209AF" w:rsidRPr="00A16DFE" w:rsidRDefault="003209AF" w:rsidP="003209AF">
            <w:pPr>
              <w:pStyle w:val="EngHang"/>
              <w:rPr>
                <w:rFonts w:ascii="Times" w:eastAsiaTheme="minorHAnsi" w:hAnsi="Times"/>
                <w:sz w:val="20"/>
              </w:rPr>
            </w:pPr>
            <w:r w:rsidRPr="00A16DFE">
              <w:rPr>
                <w:rFonts w:eastAsiaTheme="minorHAnsi"/>
              </w:rPr>
              <w:t>Glory to the Father,</w:t>
            </w:r>
          </w:p>
          <w:p w14:paraId="322C2EC9" w14:textId="77777777" w:rsidR="003209AF" w:rsidRPr="00A16DFE" w:rsidRDefault="003209AF" w:rsidP="003209AF">
            <w:pPr>
              <w:pStyle w:val="EngHang"/>
              <w:rPr>
                <w:rFonts w:ascii="Times" w:eastAsiaTheme="minorHAnsi" w:hAnsi="Times"/>
                <w:sz w:val="20"/>
              </w:rPr>
            </w:pPr>
            <w:r w:rsidRPr="00A16DFE">
              <w:rPr>
                <w:rFonts w:eastAsiaTheme="minorHAnsi"/>
              </w:rPr>
              <w:t>And the Son and the Holy Spirit,</w:t>
            </w:r>
          </w:p>
          <w:p w14:paraId="640B9588" w14:textId="77777777" w:rsidR="003209AF" w:rsidRPr="00A16DFE" w:rsidRDefault="003209AF" w:rsidP="003209AF">
            <w:pPr>
              <w:pStyle w:val="EngHang"/>
              <w:rPr>
                <w:rFonts w:ascii="Times" w:eastAsiaTheme="minorHAnsi" w:hAnsi="Times"/>
                <w:sz w:val="20"/>
              </w:rPr>
            </w:pPr>
            <w:r w:rsidRPr="00A16DFE">
              <w:rPr>
                <w:rFonts w:eastAsiaTheme="minorHAnsi"/>
              </w:rPr>
              <w:t>Now, and forever,</w:t>
            </w:r>
          </w:p>
          <w:p w14:paraId="2B746B4F" w14:textId="77777777" w:rsidR="003209AF" w:rsidRDefault="003209AF" w:rsidP="003209AF">
            <w:pPr>
              <w:pStyle w:val="EngHangEnd"/>
            </w:pPr>
            <w:r w:rsidRPr="00A16DFE">
              <w:rPr>
                <w:rFonts w:eastAsiaTheme="minorHAnsi"/>
              </w:rPr>
              <w:t>And to the age of ages. Amen</w:t>
            </w:r>
            <w:r w:rsidRPr="00BE26FC">
              <w:rPr>
                <w:rFonts w:eastAsiaTheme="minorHAnsi"/>
              </w:rPr>
              <w:t>.</w:t>
            </w:r>
          </w:p>
        </w:tc>
        <w:tc>
          <w:tcPr>
            <w:tcW w:w="288" w:type="dxa"/>
          </w:tcPr>
          <w:p w14:paraId="2C457491" w14:textId="77777777" w:rsidR="003209AF" w:rsidRDefault="003209AF" w:rsidP="002904CF"/>
        </w:tc>
        <w:tc>
          <w:tcPr>
            <w:tcW w:w="288" w:type="dxa"/>
          </w:tcPr>
          <w:p w14:paraId="7F95A15C" w14:textId="77777777" w:rsidR="003209AF" w:rsidRDefault="003209AF" w:rsidP="003209AF">
            <w:pPr>
              <w:pStyle w:val="CopticCross"/>
            </w:pPr>
            <w:r w:rsidRPr="00FB5ACB">
              <w:t>¿</w:t>
            </w:r>
          </w:p>
        </w:tc>
        <w:tc>
          <w:tcPr>
            <w:tcW w:w="3960" w:type="dxa"/>
          </w:tcPr>
          <w:p w14:paraId="396BECA5" w14:textId="77777777" w:rsidR="00FA5B8C" w:rsidRPr="00FA5B8C" w:rsidRDefault="00FA5B8C" w:rsidP="00FA5B8C">
            <w:pPr>
              <w:pStyle w:val="CopticVersemulti-line"/>
            </w:pPr>
            <w:r w:rsidRPr="00FA5B8C">
              <w:t>Ⲇⲟⲝⲁ Ⲡⲁⲧⲣⲓ ⲕⲉ Ⲩⲓⲱ:</w:t>
            </w:r>
          </w:p>
          <w:p w14:paraId="7C624C55" w14:textId="77777777" w:rsidR="00FA5B8C" w:rsidRPr="00FA5B8C" w:rsidRDefault="00FA5B8C" w:rsidP="00FA5B8C">
            <w:pPr>
              <w:pStyle w:val="CopticVersemulti-line"/>
            </w:pPr>
            <w:r w:rsidRPr="00FA5B8C">
              <w:t>ⲕⲉ ⲁ̀ⲅⲓⲱ̀ Ⲡⲛⲉⲩⲙⲁⲧⲓ:</w:t>
            </w:r>
          </w:p>
          <w:p w14:paraId="62174346" w14:textId="77777777" w:rsidR="00FA5B8C" w:rsidRPr="00FA5B8C" w:rsidRDefault="00FA5B8C" w:rsidP="00FA5B8C">
            <w:pPr>
              <w:pStyle w:val="CopticVersemulti-line"/>
            </w:pPr>
            <w:r w:rsidRPr="00FA5B8C">
              <w:t>ⲕⲉ ⲛⲩⲛ ⲕⲉ ⲁ̀ⲓ̀ ⲕⲉ ⲓⲥⲧⲟⲩⲥ</w:t>
            </w:r>
          </w:p>
          <w:p w14:paraId="276F8356" w14:textId="317CD1F0" w:rsidR="003209AF" w:rsidRPr="00FA5B8C" w:rsidRDefault="00FA5B8C" w:rsidP="00FA5B8C">
            <w:pPr>
              <w:pStyle w:val="CopticVerse"/>
            </w:pPr>
            <w:r w:rsidRPr="00FA5B8C">
              <w:t>ⲉ̀ⲱ̀ⲛⲁⲥ ⲧⲱⲛ ⲉ̀ⲱ̀ⲛⲱⲛ: ⲁ̀ⲙⲉⲛ.</w:t>
            </w:r>
          </w:p>
        </w:tc>
      </w:tr>
    </w:tbl>
    <w:p w14:paraId="4A8634C7" w14:textId="77777777" w:rsidR="00F370C5" w:rsidRDefault="00FD2E69" w:rsidP="000E062A">
      <w:pPr>
        <w:pStyle w:val="Heading5"/>
      </w:pPr>
      <w:r>
        <w:t xml:space="preserve">The </w:t>
      </w:r>
      <w:r w:rsidR="000E062A">
        <w:t xml:space="preserve">Monday </w:t>
      </w:r>
      <w:r>
        <w:t>Theotokia</w:t>
      </w:r>
    </w:p>
    <w:p w14:paraId="19A395FB" w14:textId="77777777" w:rsidR="00FD2E69" w:rsidRDefault="00FD2E69" w:rsidP="000E062A">
      <w:pPr>
        <w:pStyle w:val="Heading6"/>
      </w:pPr>
      <w:bookmarkStart w:id="574" w:name="_Toc298445794"/>
      <w:bookmarkStart w:id="575" w:name="_Toc298681279"/>
      <w:bookmarkStart w:id="576" w:name="_Toc298447519"/>
      <w:r>
        <w:t>Part One</w:t>
      </w:r>
      <w:bookmarkEnd w:id="574"/>
      <w:bookmarkEnd w:id="575"/>
      <w:bookmarkEnd w:id="5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7CB2DA1" w14:textId="77777777" w:rsidTr="00FD2E69">
        <w:trPr>
          <w:cantSplit/>
          <w:jc w:val="center"/>
        </w:trPr>
        <w:tc>
          <w:tcPr>
            <w:tcW w:w="288" w:type="dxa"/>
          </w:tcPr>
          <w:p w14:paraId="33BD6FF0" w14:textId="77777777" w:rsidR="000E062A" w:rsidRDefault="000E062A" w:rsidP="00FD2E69">
            <w:pPr>
              <w:pStyle w:val="CopticCross"/>
            </w:pPr>
          </w:p>
        </w:tc>
        <w:tc>
          <w:tcPr>
            <w:tcW w:w="3960" w:type="dxa"/>
          </w:tcPr>
          <w:p w14:paraId="057C150B" w14:textId="77777777" w:rsidR="000E062A" w:rsidRDefault="000E062A" w:rsidP="003B4CB7">
            <w:pPr>
              <w:pStyle w:val="EngHang"/>
            </w:pPr>
            <w:r w:rsidRPr="007425E1">
              <w:t>When Adam</w:t>
            </w:r>
            <w:r>
              <w:t xml:space="preserve"> b</w:t>
            </w:r>
            <w:r w:rsidRPr="007425E1">
              <w:t xml:space="preserve">ecame sorrowful, </w:t>
            </w:r>
          </w:p>
          <w:p w14:paraId="04400C15" w14:textId="77777777" w:rsidR="000E062A" w:rsidRDefault="000E062A" w:rsidP="003B4CB7">
            <w:pPr>
              <w:pStyle w:val="EngHang"/>
            </w:pPr>
            <w:r>
              <w:t>T</w:t>
            </w:r>
            <w:r w:rsidRPr="007425E1">
              <w:t xml:space="preserve">he Lord was pleased </w:t>
            </w:r>
          </w:p>
          <w:p w14:paraId="281C473D" w14:textId="77777777" w:rsidR="000E062A" w:rsidRDefault="000E062A" w:rsidP="003B4CB7">
            <w:pPr>
              <w:pStyle w:val="EngHang"/>
            </w:pPr>
            <w:r>
              <w:t>T</w:t>
            </w:r>
            <w:r w:rsidRPr="007425E1">
              <w:t xml:space="preserve">o restore him, </w:t>
            </w:r>
          </w:p>
          <w:p w14:paraId="5FE5BF2F" w14:textId="77777777" w:rsidR="000E062A" w:rsidRDefault="000E062A" w:rsidP="003B4CB7">
            <w:pPr>
              <w:pStyle w:val="EngHangEnd"/>
            </w:pPr>
            <w:r>
              <w:t xml:space="preserve">To </w:t>
            </w:r>
            <w:commentRangeStart w:id="577"/>
            <w:r>
              <w:t xml:space="preserve">his </w:t>
            </w:r>
            <w:commentRangeEnd w:id="577"/>
            <w:r>
              <w:rPr>
                <w:rStyle w:val="CommentReference"/>
              </w:rPr>
              <w:commentReference w:id="577"/>
            </w:r>
            <w:r>
              <w:t>first estate</w:t>
            </w:r>
            <w:r w:rsidRPr="007425E1">
              <w:t>.</w:t>
            </w:r>
          </w:p>
        </w:tc>
        <w:tc>
          <w:tcPr>
            <w:tcW w:w="288" w:type="dxa"/>
          </w:tcPr>
          <w:p w14:paraId="0BE4479E" w14:textId="77777777" w:rsidR="000E062A" w:rsidRDefault="000E062A" w:rsidP="00FD2E69"/>
        </w:tc>
        <w:tc>
          <w:tcPr>
            <w:tcW w:w="288" w:type="dxa"/>
          </w:tcPr>
          <w:p w14:paraId="4F9C2E32" w14:textId="77777777" w:rsidR="000E062A" w:rsidRDefault="000E062A" w:rsidP="00FD2E69">
            <w:pPr>
              <w:pStyle w:val="CopticCross"/>
            </w:pPr>
          </w:p>
        </w:tc>
        <w:tc>
          <w:tcPr>
            <w:tcW w:w="3960" w:type="dxa"/>
          </w:tcPr>
          <w:p w14:paraId="35A51E0A" w14:textId="77777777" w:rsidR="000E062A" w:rsidRDefault="000E062A" w:rsidP="00046257">
            <w:pPr>
              <w:pStyle w:val="CopticVersemulti-line"/>
            </w:pPr>
            <w:r w:rsidRPr="00046257">
              <w:t>Ⲁⲇⲁⲙ ⲉⲧⲓⲉ</w:t>
            </w:r>
            <w:r w:rsidRPr="00046257">
              <w:rPr>
                <w:rFonts w:ascii="Times New Roman" w:hAnsi="Times New Roman" w:cs="Times New Roman"/>
              </w:rPr>
              <w:t>ϥ</w:t>
            </w:r>
            <w:r w:rsidRPr="00046257">
              <w:t>ⲟⲓ</w:t>
            </w:r>
          </w:p>
          <w:p w14:paraId="1A7E325D" w14:textId="77777777" w:rsidR="000E062A" w:rsidRDefault="000E062A" w:rsidP="00046257">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65ECD42" w14:textId="77777777" w:rsidR="000E062A" w:rsidRDefault="000E062A" w:rsidP="00046257">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DF55503" w14:textId="77777777" w:rsidR="000E062A" w:rsidRDefault="000E062A" w:rsidP="00046257">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0E062A" w14:paraId="4D277353" w14:textId="77777777" w:rsidTr="00FD2E69">
        <w:trPr>
          <w:cantSplit/>
          <w:jc w:val="center"/>
        </w:trPr>
        <w:tc>
          <w:tcPr>
            <w:tcW w:w="288" w:type="dxa"/>
          </w:tcPr>
          <w:p w14:paraId="08A255A7" w14:textId="77777777" w:rsidR="000E062A" w:rsidRDefault="000E062A" w:rsidP="00FD2E69">
            <w:pPr>
              <w:pStyle w:val="CopticCross"/>
            </w:pPr>
            <w:r w:rsidRPr="00FB5ACB">
              <w:t>¿</w:t>
            </w:r>
          </w:p>
        </w:tc>
        <w:tc>
          <w:tcPr>
            <w:tcW w:w="3960" w:type="dxa"/>
          </w:tcPr>
          <w:p w14:paraId="56BCAB2D" w14:textId="77777777" w:rsidR="000E062A" w:rsidRDefault="000E062A" w:rsidP="003B4CB7">
            <w:pPr>
              <w:pStyle w:val="EngHang"/>
            </w:pPr>
            <w:r w:rsidRPr="007425E1">
              <w:t xml:space="preserve">He has </w:t>
            </w:r>
            <w:commentRangeStart w:id="578"/>
            <w:r w:rsidRPr="007425E1">
              <w:t xml:space="preserve">risen </w:t>
            </w:r>
            <w:commentRangeEnd w:id="578"/>
            <w:r>
              <w:rPr>
                <w:rStyle w:val="CommentReference"/>
                <w:rFonts w:ascii="Times New Roman" w:eastAsiaTheme="minorHAnsi" w:hAnsi="Times New Roman" w:cstheme="minorBidi"/>
                <w:color w:val="auto"/>
              </w:rPr>
              <w:commentReference w:id="578"/>
            </w:r>
            <w:r w:rsidRPr="007425E1">
              <w:t>bodily</w:t>
            </w:r>
            <w:r>
              <w:t>,</w:t>
            </w:r>
          </w:p>
          <w:p w14:paraId="1EFFD071" w14:textId="77777777" w:rsidR="000E062A" w:rsidRDefault="000E062A" w:rsidP="003B4CB7">
            <w:pPr>
              <w:pStyle w:val="EngHang"/>
            </w:pPr>
            <w:r>
              <w:t>F</w:t>
            </w:r>
            <w:r w:rsidRPr="007425E1">
              <w:t xml:space="preserve">rom the Virgin, </w:t>
            </w:r>
          </w:p>
          <w:p w14:paraId="56EC3287" w14:textId="77777777" w:rsidR="000E062A" w:rsidRDefault="000E062A" w:rsidP="003B4CB7">
            <w:pPr>
              <w:pStyle w:val="EngHang"/>
            </w:pPr>
            <w:r>
              <w:t>W</w:t>
            </w:r>
            <w:r w:rsidRPr="007425E1">
              <w:t xml:space="preserve">ithout the seed of man, </w:t>
            </w:r>
          </w:p>
          <w:p w14:paraId="3E5B36B7" w14:textId="77777777" w:rsidR="000E062A" w:rsidRDefault="000E062A" w:rsidP="003B4CB7">
            <w:pPr>
              <w:pStyle w:val="EngHangEnd"/>
            </w:pPr>
            <w:r>
              <w:t>T</w:t>
            </w:r>
            <w:r w:rsidRPr="007425E1">
              <w:t>hat he might save us.</w:t>
            </w:r>
          </w:p>
        </w:tc>
        <w:tc>
          <w:tcPr>
            <w:tcW w:w="288" w:type="dxa"/>
          </w:tcPr>
          <w:p w14:paraId="4C4EE3DF" w14:textId="77777777" w:rsidR="000E062A" w:rsidRDefault="000E062A" w:rsidP="00FD2E69"/>
        </w:tc>
        <w:tc>
          <w:tcPr>
            <w:tcW w:w="288" w:type="dxa"/>
          </w:tcPr>
          <w:p w14:paraId="0988B03E" w14:textId="77777777" w:rsidR="000E062A" w:rsidRDefault="000E062A" w:rsidP="00FD2E69">
            <w:pPr>
              <w:pStyle w:val="CopticCross"/>
            </w:pPr>
            <w:r w:rsidRPr="00FB5ACB">
              <w:t>¿</w:t>
            </w:r>
          </w:p>
        </w:tc>
        <w:tc>
          <w:tcPr>
            <w:tcW w:w="3960" w:type="dxa"/>
          </w:tcPr>
          <w:p w14:paraId="5BDDDFE9" w14:textId="77777777" w:rsidR="000E062A" w:rsidRDefault="000E062A" w:rsidP="00046257">
            <w:pPr>
              <w:pStyle w:val="CopticVersemulti-line"/>
            </w:pPr>
            <w:r w:rsidRPr="00D807EF">
              <w:t>Ⲁϥϣⲁⲓ ⲥⲱⲙⲁⲧⲓⲕⲱⲥ</w:t>
            </w:r>
          </w:p>
          <w:p w14:paraId="69E3DFFC" w14:textId="77777777" w:rsidR="000E062A" w:rsidRDefault="000E062A" w:rsidP="00046257">
            <w:pPr>
              <w:pStyle w:val="CopticVersemulti-line"/>
            </w:pPr>
            <w:r w:rsidRPr="00D807EF">
              <w:t>ⲉⲃⲟⲗϧⲉⲛ ϯⲡⲁⲣⲑⲉⲛⲟⲥ</w:t>
            </w:r>
          </w:p>
          <w:p w14:paraId="6614A76D" w14:textId="77777777" w:rsidR="000E062A" w:rsidRDefault="000E062A" w:rsidP="00046257">
            <w:pPr>
              <w:pStyle w:val="CopticVersemulti-line"/>
            </w:pPr>
            <w:r w:rsidRPr="00D807EF">
              <w:t>ⲁϭⲛⲉ ⲥ̀ⲡⲉⲣⲙⲁ ⲛ̀ⲣⲱⲙⲓ</w:t>
            </w:r>
          </w:p>
          <w:p w14:paraId="4167FB7B" w14:textId="77777777" w:rsidR="000E062A" w:rsidRDefault="000E062A" w:rsidP="00046257">
            <w:pPr>
              <w:pStyle w:val="CopticVersemulti-line"/>
            </w:pPr>
            <w:r w:rsidRPr="00D807EF">
              <w:t>ϣⲁⲛ̀ⲧⲉϥⲥⲱϯ ⲙ̀ⲙⲟⲛ</w:t>
            </w:r>
          </w:p>
        </w:tc>
      </w:tr>
    </w:tbl>
    <w:p w14:paraId="7D802897" w14:textId="77777777" w:rsidR="00FD2E69" w:rsidRDefault="00FD2E69" w:rsidP="000E062A">
      <w:pPr>
        <w:pStyle w:val="Heading6"/>
      </w:pPr>
      <w:bookmarkStart w:id="579" w:name="_Toc298445795"/>
      <w:bookmarkStart w:id="580" w:name="_Toc298681280"/>
      <w:bookmarkStart w:id="581" w:name="_Toc298447520"/>
      <w:r>
        <w:t>Part Two</w:t>
      </w:r>
      <w:bookmarkEnd w:id="579"/>
      <w:bookmarkEnd w:id="580"/>
      <w:bookmarkEnd w:id="5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0147B1C" w14:textId="77777777" w:rsidTr="00FD2E69">
        <w:trPr>
          <w:cantSplit/>
          <w:jc w:val="center"/>
        </w:trPr>
        <w:tc>
          <w:tcPr>
            <w:tcW w:w="288" w:type="dxa"/>
          </w:tcPr>
          <w:p w14:paraId="38A22935" w14:textId="77777777" w:rsidR="000E062A" w:rsidRDefault="000E062A" w:rsidP="00FD2E69">
            <w:pPr>
              <w:pStyle w:val="CopticCross"/>
            </w:pPr>
          </w:p>
        </w:tc>
        <w:tc>
          <w:tcPr>
            <w:tcW w:w="3960" w:type="dxa"/>
          </w:tcPr>
          <w:p w14:paraId="4013B5F0" w14:textId="77777777" w:rsidR="000E062A" w:rsidRDefault="000E062A" w:rsidP="003B4CB7">
            <w:pPr>
              <w:pStyle w:val="EngHang"/>
            </w:pPr>
            <w:r w:rsidRPr="007425E1">
              <w:t>Eve</w:t>
            </w:r>
            <w:r>
              <w:t xml:space="preserve"> who was deceived</w:t>
            </w:r>
          </w:p>
          <w:p w14:paraId="4F37904D" w14:textId="77777777" w:rsidR="000E062A" w:rsidRDefault="000E062A" w:rsidP="003B4CB7">
            <w:pPr>
              <w:pStyle w:val="EngHang"/>
            </w:pPr>
            <w:r>
              <w:t>By the serpent,</w:t>
            </w:r>
          </w:p>
          <w:p w14:paraId="21A7CB31" w14:textId="77777777" w:rsidR="000E062A" w:rsidRDefault="000E062A" w:rsidP="003B4CB7">
            <w:pPr>
              <w:pStyle w:val="EngHang"/>
            </w:pPr>
            <w:r>
              <w:t>R</w:t>
            </w:r>
            <w:r w:rsidRPr="007425E1">
              <w:t xml:space="preserve">eceived sentence </w:t>
            </w:r>
          </w:p>
          <w:p w14:paraId="3D2ADBE3" w14:textId="77777777" w:rsidR="000E062A" w:rsidRDefault="000E062A" w:rsidP="003B4CB7">
            <w:pPr>
              <w:pStyle w:val="EngHangEnd"/>
            </w:pPr>
            <w:r>
              <w:t>F</w:t>
            </w:r>
            <w:r w:rsidRPr="007425E1">
              <w:t>rom the Lord:</w:t>
            </w:r>
          </w:p>
        </w:tc>
        <w:tc>
          <w:tcPr>
            <w:tcW w:w="288" w:type="dxa"/>
          </w:tcPr>
          <w:p w14:paraId="30425913" w14:textId="77777777" w:rsidR="000E062A" w:rsidRDefault="000E062A" w:rsidP="00FD2E69"/>
        </w:tc>
        <w:tc>
          <w:tcPr>
            <w:tcW w:w="288" w:type="dxa"/>
          </w:tcPr>
          <w:p w14:paraId="7C5FFDEC" w14:textId="77777777" w:rsidR="000E062A" w:rsidRDefault="000E062A" w:rsidP="00FD2E69">
            <w:pPr>
              <w:pStyle w:val="CopticCross"/>
            </w:pPr>
          </w:p>
        </w:tc>
        <w:tc>
          <w:tcPr>
            <w:tcW w:w="3960" w:type="dxa"/>
          </w:tcPr>
          <w:p w14:paraId="099D46A4" w14:textId="77777777" w:rsidR="000E062A" w:rsidRDefault="000E062A" w:rsidP="00D807E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71ABB773" w14:textId="77777777" w:rsidR="000E062A" w:rsidRDefault="000E062A" w:rsidP="00D807E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63A9A79E" w14:textId="77777777" w:rsidR="000E062A" w:rsidRDefault="000E062A" w:rsidP="00D807EF">
            <w:pPr>
              <w:pStyle w:val="CopticVersemulti-line"/>
            </w:pPr>
            <w:r w:rsidRPr="00D807EF">
              <w:t>ⲁⲥ</w:t>
            </w:r>
            <w:r w:rsidRPr="00D807EF">
              <w:rPr>
                <w:rFonts w:ascii="Times New Roman" w:hAnsi="Times New Roman" w:cs="Times New Roman"/>
              </w:rPr>
              <w:t>ϭ</w:t>
            </w:r>
            <w:r w:rsidRPr="00D807EF">
              <w:t>ⲓⲁⲡⲟⲫⲁⲥⲓⲥ</w:t>
            </w:r>
          </w:p>
          <w:p w14:paraId="7E904783" w14:textId="77777777" w:rsidR="000E062A" w:rsidRDefault="000E062A" w:rsidP="00D807E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0E062A" w14:paraId="7BAEC41B" w14:textId="77777777" w:rsidTr="00FD2E69">
        <w:trPr>
          <w:cantSplit/>
          <w:jc w:val="center"/>
        </w:trPr>
        <w:tc>
          <w:tcPr>
            <w:tcW w:w="288" w:type="dxa"/>
          </w:tcPr>
          <w:p w14:paraId="2CC380DE" w14:textId="77777777" w:rsidR="000E062A" w:rsidRDefault="000E062A" w:rsidP="00FD2E69">
            <w:pPr>
              <w:pStyle w:val="CopticCross"/>
            </w:pPr>
            <w:r w:rsidRPr="00FB5ACB">
              <w:lastRenderedPageBreak/>
              <w:t>¿</w:t>
            </w:r>
          </w:p>
        </w:tc>
        <w:tc>
          <w:tcPr>
            <w:tcW w:w="3960" w:type="dxa"/>
          </w:tcPr>
          <w:p w14:paraId="6333981E" w14:textId="77777777" w:rsidR="000E062A" w:rsidRDefault="000E062A" w:rsidP="003B4CB7">
            <w:pPr>
              <w:pStyle w:val="EngHang"/>
            </w:pPr>
            <w:r w:rsidRPr="007425E1">
              <w:t>In multiplying</w:t>
            </w:r>
            <w:r>
              <w:t>,</w:t>
            </w:r>
            <w:r w:rsidRPr="007425E1">
              <w:t xml:space="preserve"> </w:t>
            </w:r>
          </w:p>
          <w:p w14:paraId="4D5FABB6" w14:textId="77777777" w:rsidR="000E062A" w:rsidRDefault="000E062A" w:rsidP="003B4CB7">
            <w:pPr>
              <w:pStyle w:val="EngHang"/>
            </w:pPr>
            <w:r w:rsidRPr="007425E1">
              <w:t>I will multiply</w:t>
            </w:r>
            <w:r>
              <w:t>,</w:t>
            </w:r>
          </w:p>
          <w:p w14:paraId="6A4B45C6" w14:textId="77777777" w:rsidR="000E062A" w:rsidRDefault="000E062A" w:rsidP="003B4CB7">
            <w:pPr>
              <w:pStyle w:val="EngHang"/>
            </w:pPr>
            <w:r>
              <w:t>Y</w:t>
            </w:r>
            <w:r w:rsidRPr="007425E1">
              <w:t xml:space="preserve">our sorrows </w:t>
            </w:r>
          </w:p>
          <w:p w14:paraId="64C0A2E8" w14:textId="77777777" w:rsidR="000E062A" w:rsidRDefault="000E062A" w:rsidP="003B4CB7">
            <w:pPr>
              <w:pStyle w:val="EngHangEnd"/>
            </w:pPr>
            <w:r>
              <w:t>A</w:t>
            </w:r>
            <w:r w:rsidRPr="007425E1">
              <w:t>nd groanings.</w:t>
            </w:r>
          </w:p>
        </w:tc>
        <w:tc>
          <w:tcPr>
            <w:tcW w:w="288" w:type="dxa"/>
          </w:tcPr>
          <w:p w14:paraId="4D368049" w14:textId="77777777" w:rsidR="000E062A" w:rsidRDefault="000E062A" w:rsidP="00FD2E69"/>
        </w:tc>
        <w:tc>
          <w:tcPr>
            <w:tcW w:w="288" w:type="dxa"/>
          </w:tcPr>
          <w:p w14:paraId="3EE460D6" w14:textId="77777777" w:rsidR="000E062A" w:rsidRDefault="000E062A" w:rsidP="00FD2E69">
            <w:pPr>
              <w:pStyle w:val="CopticCross"/>
            </w:pPr>
            <w:r w:rsidRPr="00FB5ACB">
              <w:t>¿</w:t>
            </w:r>
          </w:p>
        </w:tc>
        <w:tc>
          <w:tcPr>
            <w:tcW w:w="3960" w:type="dxa"/>
          </w:tcPr>
          <w:p w14:paraId="5A63D64B" w14:textId="77777777" w:rsidR="000E062A" w:rsidRDefault="000E062A" w:rsidP="00D807EF">
            <w:pPr>
              <w:pStyle w:val="CopticVersemulti-line"/>
            </w:pPr>
            <w:r w:rsidRPr="00D807EF">
              <w:t>Ϫⲉ ϧⲉⲛ ⲟⲩⲁ̀ϣⲁⲓ</w:t>
            </w:r>
          </w:p>
          <w:p w14:paraId="4320F24F" w14:textId="77777777" w:rsidR="000E062A" w:rsidRDefault="000E062A" w:rsidP="00D807EF">
            <w:pPr>
              <w:pStyle w:val="CopticVersemulti-line"/>
            </w:pPr>
            <w:r w:rsidRPr="00D807EF">
              <w:t>ϯⲛⲁⲑ̀ⲣⲟⲩⲁϣⲁⲓ</w:t>
            </w:r>
          </w:p>
          <w:p w14:paraId="61FC8C3A" w14:textId="77777777" w:rsidR="000E062A" w:rsidRDefault="000E062A" w:rsidP="00D807EF">
            <w:pPr>
              <w:pStyle w:val="CopticVersemulti-line"/>
            </w:pPr>
            <w:r w:rsidRPr="00D807EF">
              <w:t>ⲛ̀ϫⲉ ⲛⲉⲉⲙⲕⲁϩⲛ̀ϩⲏⲧ</w:t>
            </w:r>
          </w:p>
          <w:p w14:paraId="309C6A82" w14:textId="77777777" w:rsidR="000E062A" w:rsidRDefault="000E062A" w:rsidP="00D807EF">
            <w:pPr>
              <w:pStyle w:val="CopticVerse"/>
            </w:pPr>
            <w:r w:rsidRPr="00D807EF">
              <w:t>ⲛⲉⲙ ⲛⲉϥⲓⲁ̀ϩⲟⲙ</w:t>
            </w:r>
          </w:p>
        </w:tc>
      </w:tr>
      <w:tr w:rsidR="000E062A" w14:paraId="7F99487F" w14:textId="77777777" w:rsidTr="00FD2E69">
        <w:trPr>
          <w:cantSplit/>
          <w:jc w:val="center"/>
        </w:trPr>
        <w:tc>
          <w:tcPr>
            <w:tcW w:w="288" w:type="dxa"/>
          </w:tcPr>
          <w:p w14:paraId="7AA63990" w14:textId="77777777" w:rsidR="000E062A" w:rsidRDefault="000E062A" w:rsidP="00FD2E69">
            <w:pPr>
              <w:pStyle w:val="CopticCross"/>
            </w:pPr>
          </w:p>
        </w:tc>
        <w:tc>
          <w:tcPr>
            <w:tcW w:w="3960" w:type="dxa"/>
          </w:tcPr>
          <w:p w14:paraId="55FB4FF5" w14:textId="77777777" w:rsidR="000E062A" w:rsidRDefault="000E062A" w:rsidP="003B4CB7">
            <w:pPr>
              <w:pStyle w:val="EngHang"/>
            </w:pPr>
            <w:r w:rsidRPr="007425E1">
              <w:t>The Lord had compassion</w:t>
            </w:r>
            <w:r>
              <w:t>,</w:t>
            </w:r>
          </w:p>
          <w:p w14:paraId="25375394" w14:textId="77777777" w:rsidR="000E062A" w:rsidRDefault="000E062A" w:rsidP="003B4CB7">
            <w:pPr>
              <w:pStyle w:val="EngHang"/>
            </w:pPr>
            <w:r>
              <w:t>B</w:t>
            </w:r>
            <w:r w:rsidRPr="007425E1">
              <w:t xml:space="preserve">ecause of his love for men: </w:t>
            </w:r>
          </w:p>
          <w:p w14:paraId="568E2BFB" w14:textId="77777777" w:rsidR="000E062A" w:rsidRDefault="000E062A" w:rsidP="003B4CB7">
            <w:pPr>
              <w:pStyle w:val="EngHang"/>
            </w:pPr>
            <w:r>
              <w:t>He was pleased</w:t>
            </w:r>
          </w:p>
          <w:p w14:paraId="273A2682" w14:textId="77777777" w:rsidR="000E062A" w:rsidRDefault="000E062A" w:rsidP="003B4CB7">
            <w:pPr>
              <w:pStyle w:val="EngHangEnd"/>
            </w:pPr>
            <w:r>
              <w:t>T</w:t>
            </w:r>
            <w:r w:rsidRPr="007425E1">
              <w:t xml:space="preserve">o set </w:t>
            </w:r>
            <w:r w:rsidRPr="00D807EF">
              <w:t>her</w:t>
            </w:r>
            <w:r w:rsidRPr="007425E1">
              <w:t xml:space="preserve"> free</w:t>
            </w:r>
            <w:r>
              <w:t xml:space="preserve"> again.</w:t>
            </w:r>
          </w:p>
        </w:tc>
        <w:tc>
          <w:tcPr>
            <w:tcW w:w="288" w:type="dxa"/>
          </w:tcPr>
          <w:p w14:paraId="7CE41965" w14:textId="77777777" w:rsidR="000E062A" w:rsidRDefault="000E062A" w:rsidP="00FD2E69"/>
        </w:tc>
        <w:tc>
          <w:tcPr>
            <w:tcW w:w="288" w:type="dxa"/>
          </w:tcPr>
          <w:p w14:paraId="55AF4588" w14:textId="77777777" w:rsidR="000E062A" w:rsidRDefault="000E062A" w:rsidP="00FD2E69">
            <w:pPr>
              <w:pStyle w:val="CopticCross"/>
            </w:pPr>
          </w:p>
        </w:tc>
        <w:tc>
          <w:tcPr>
            <w:tcW w:w="3960" w:type="dxa"/>
          </w:tcPr>
          <w:p w14:paraId="400B4667" w14:textId="77777777" w:rsidR="000E062A" w:rsidRDefault="000E062A" w:rsidP="00D807EF">
            <w:pPr>
              <w:pStyle w:val="CopticVersemulti-line"/>
            </w:pPr>
            <w:r w:rsidRPr="00D807EF">
              <w:t>Ⲁϥϣⲉⲛϩⲏⲧ ⲛ̀ϫⲉ Ⲡⲟ̅ⲥ̅</w:t>
            </w:r>
          </w:p>
          <w:p w14:paraId="0B98A8A6" w14:textId="77777777" w:rsidR="000E062A" w:rsidRDefault="000E062A" w:rsidP="00D807EF">
            <w:pPr>
              <w:pStyle w:val="CopticVersemulti-line"/>
            </w:pPr>
            <w:r w:rsidRPr="00D807EF">
              <w:t>ϩⲓⲧⲉⲛ ⲧⲉϥⲙⲉⲧⲙⲁⲓⲣⲱⲙⲓ</w:t>
            </w:r>
          </w:p>
          <w:p w14:paraId="7A8AA9DD" w14:textId="77777777" w:rsidR="000E062A" w:rsidRDefault="000E062A" w:rsidP="00D807EF">
            <w:pPr>
              <w:pStyle w:val="CopticVersemulti-line"/>
            </w:pPr>
            <w:r w:rsidRPr="00D807EF">
              <w:t>ⲁϥϯⲙⲁϯ ⲛ̀ⲕⲉⲥⲟⲡ</w:t>
            </w:r>
          </w:p>
          <w:p w14:paraId="34A38104" w14:textId="77777777" w:rsidR="000E062A" w:rsidRDefault="000E062A" w:rsidP="0049637C">
            <w:pPr>
              <w:pStyle w:val="CopticVerse"/>
            </w:pPr>
            <w:r w:rsidRPr="00D807EF">
              <w:t>ⲉ̀ⲁⲓⲥ ⲛ̀ⲣⲉⲙϩⲉ</w:t>
            </w:r>
          </w:p>
        </w:tc>
      </w:tr>
      <w:tr w:rsidR="000E062A" w14:paraId="03831E0D" w14:textId="77777777" w:rsidTr="00FD2E69">
        <w:trPr>
          <w:cantSplit/>
          <w:jc w:val="center"/>
        </w:trPr>
        <w:tc>
          <w:tcPr>
            <w:tcW w:w="288" w:type="dxa"/>
          </w:tcPr>
          <w:p w14:paraId="367F2C5E" w14:textId="77777777" w:rsidR="000E062A" w:rsidRDefault="000E062A" w:rsidP="00FD2E69">
            <w:pPr>
              <w:pStyle w:val="CopticCross"/>
            </w:pPr>
            <w:r w:rsidRPr="00FB5ACB">
              <w:t>¿</w:t>
            </w:r>
          </w:p>
        </w:tc>
        <w:tc>
          <w:tcPr>
            <w:tcW w:w="3960" w:type="dxa"/>
          </w:tcPr>
          <w:p w14:paraId="47D5F248" w14:textId="77777777" w:rsidR="000E062A" w:rsidRDefault="000E062A" w:rsidP="003B4CB7">
            <w:pPr>
              <w:pStyle w:val="EngHang"/>
            </w:pPr>
            <w:r w:rsidRPr="007425E1">
              <w:t>He has risen bodily</w:t>
            </w:r>
            <w:r>
              <w:t>,</w:t>
            </w:r>
          </w:p>
          <w:p w14:paraId="75BC8FB7" w14:textId="77777777" w:rsidR="000E062A" w:rsidRDefault="000E062A" w:rsidP="003B4CB7">
            <w:pPr>
              <w:pStyle w:val="EngHang"/>
            </w:pPr>
            <w:r>
              <w:t>F</w:t>
            </w:r>
            <w:r w:rsidRPr="007425E1">
              <w:t xml:space="preserve">rom the Virgin, </w:t>
            </w:r>
          </w:p>
          <w:p w14:paraId="5DE25E55" w14:textId="77777777" w:rsidR="000E062A" w:rsidRDefault="000E062A" w:rsidP="003B4CB7">
            <w:pPr>
              <w:pStyle w:val="EngHang"/>
            </w:pPr>
            <w:r>
              <w:t>W</w:t>
            </w:r>
            <w:r w:rsidRPr="007425E1">
              <w:t xml:space="preserve">ithout the seed of man, </w:t>
            </w:r>
          </w:p>
          <w:p w14:paraId="5049D0A6" w14:textId="77777777" w:rsidR="000E062A" w:rsidRDefault="000E062A" w:rsidP="003B4CB7">
            <w:pPr>
              <w:pStyle w:val="EngHangEnd"/>
            </w:pPr>
            <w:r>
              <w:t>T</w:t>
            </w:r>
            <w:r w:rsidRPr="007425E1">
              <w:t>hat he might save us.</w:t>
            </w:r>
          </w:p>
        </w:tc>
        <w:tc>
          <w:tcPr>
            <w:tcW w:w="288" w:type="dxa"/>
          </w:tcPr>
          <w:p w14:paraId="3AD64E1E" w14:textId="77777777" w:rsidR="000E062A" w:rsidRDefault="000E062A" w:rsidP="00FD2E69"/>
        </w:tc>
        <w:tc>
          <w:tcPr>
            <w:tcW w:w="288" w:type="dxa"/>
          </w:tcPr>
          <w:p w14:paraId="4A7F9842" w14:textId="77777777" w:rsidR="000E062A" w:rsidRDefault="000E062A" w:rsidP="00FD2E69">
            <w:pPr>
              <w:pStyle w:val="CopticCross"/>
            </w:pPr>
            <w:r w:rsidRPr="00FB5ACB">
              <w:t>¿</w:t>
            </w:r>
          </w:p>
        </w:tc>
        <w:tc>
          <w:tcPr>
            <w:tcW w:w="3960" w:type="dxa"/>
          </w:tcPr>
          <w:p w14:paraId="1C010122" w14:textId="77777777" w:rsidR="000E062A" w:rsidRDefault="000E062A" w:rsidP="0049637C">
            <w:pPr>
              <w:pStyle w:val="CopticVersemulti-line"/>
            </w:pPr>
            <w:r w:rsidRPr="00D807EF">
              <w:t>Ⲁϥϣⲁⲓ ⲥⲱⲙⲁⲧⲓⲕⲱⲥ</w:t>
            </w:r>
          </w:p>
          <w:p w14:paraId="6D953111" w14:textId="77777777" w:rsidR="000E062A" w:rsidRDefault="000E062A" w:rsidP="0049637C">
            <w:pPr>
              <w:pStyle w:val="CopticVersemulti-line"/>
            </w:pPr>
            <w:r w:rsidRPr="00D807EF">
              <w:t>ⲉⲃⲟⲗϧⲉⲛ ϯⲡⲁⲣⲑⲉⲛⲟⲥ</w:t>
            </w:r>
          </w:p>
          <w:p w14:paraId="0F885077" w14:textId="77777777" w:rsidR="000E062A" w:rsidRDefault="000E062A" w:rsidP="0049637C">
            <w:pPr>
              <w:pStyle w:val="CopticVersemulti-line"/>
            </w:pPr>
            <w:r w:rsidRPr="00D807EF">
              <w:t>ⲁϭⲛⲉ ⲥ̀ⲡⲉⲣⲙⲁ ⲛ̀ⲣⲱⲙⲓ</w:t>
            </w:r>
          </w:p>
          <w:p w14:paraId="7B839F4C" w14:textId="77777777" w:rsidR="000E062A" w:rsidRDefault="000E062A" w:rsidP="0049637C">
            <w:pPr>
              <w:pStyle w:val="CopticVersemulti-line"/>
            </w:pPr>
            <w:r w:rsidRPr="00D807EF">
              <w:t>ϣⲁⲛ̀ⲧⲉϥⲥⲱϯ ⲙ̀ⲙⲟⲛ</w:t>
            </w:r>
          </w:p>
        </w:tc>
      </w:tr>
    </w:tbl>
    <w:p w14:paraId="58247A84" w14:textId="77777777" w:rsidR="00FD2E69" w:rsidRDefault="00FD2E69" w:rsidP="000E062A">
      <w:pPr>
        <w:pStyle w:val="Heading6"/>
      </w:pPr>
      <w:bookmarkStart w:id="582" w:name="_Toc298445796"/>
      <w:bookmarkStart w:id="583" w:name="_Toc298681281"/>
      <w:bookmarkStart w:id="584" w:name="_Toc298447521"/>
      <w:r>
        <w:t>Part Three</w:t>
      </w:r>
      <w:bookmarkEnd w:id="582"/>
      <w:bookmarkEnd w:id="583"/>
      <w:bookmarkEnd w:id="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5B7AE4" w14:textId="77777777" w:rsidTr="00FD2E69">
        <w:trPr>
          <w:cantSplit/>
          <w:jc w:val="center"/>
        </w:trPr>
        <w:tc>
          <w:tcPr>
            <w:tcW w:w="288" w:type="dxa"/>
          </w:tcPr>
          <w:p w14:paraId="0A7CF0B9" w14:textId="77777777" w:rsidR="000E062A" w:rsidRDefault="000E062A" w:rsidP="00FD2E69">
            <w:pPr>
              <w:pStyle w:val="CopticCross"/>
            </w:pPr>
          </w:p>
        </w:tc>
        <w:tc>
          <w:tcPr>
            <w:tcW w:w="3960" w:type="dxa"/>
          </w:tcPr>
          <w:p w14:paraId="762BA9B8" w14:textId="77777777" w:rsidR="000E062A" w:rsidRDefault="000E062A" w:rsidP="003B4CB7">
            <w:pPr>
              <w:pStyle w:val="EngHang"/>
            </w:pPr>
            <w:r>
              <w:t>Jesus Christ</w:t>
            </w:r>
            <w:r w:rsidRPr="007425E1">
              <w:t xml:space="preserve"> the Logos, </w:t>
            </w:r>
          </w:p>
          <w:p w14:paraId="041AE0BF" w14:textId="77777777" w:rsidR="000E062A" w:rsidRDefault="000E062A" w:rsidP="003B4CB7">
            <w:pPr>
              <w:pStyle w:val="EngHang"/>
            </w:pPr>
            <w:r>
              <w:t>W</w:t>
            </w:r>
            <w:r w:rsidRPr="007425E1">
              <w:t xml:space="preserve">ho was incarnate, </w:t>
            </w:r>
          </w:p>
          <w:p w14:paraId="162CBE41" w14:textId="77777777" w:rsidR="000E062A" w:rsidRDefault="000E062A" w:rsidP="003B4CB7">
            <w:pPr>
              <w:pStyle w:val="EngHang"/>
            </w:pPr>
            <w:r>
              <w:t>D</w:t>
            </w:r>
            <w:r w:rsidRPr="007425E1">
              <w:t xml:space="preserve">welt among us: </w:t>
            </w:r>
          </w:p>
          <w:p w14:paraId="4D8B864D" w14:textId="77777777" w:rsidR="000E062A" w:rsidRDefault="000E062A" w:rsidP="003B4CB7">
            <w:pPr>
              <w:pStyle w:val="EngHangEnd"/>
            </w:pPr>
            <w:r>
              <w:t>And we saw H</w:t>
            </w:r>
            <w:r w:rsidRPr="007425E1">
              <w:t>is glory.</w:t>
            </w:r>
          </w:p>
        </w:tc>
        <w:tc>
          <w:tcPr>
            <w:tcW w:w="288" w:type="dxa"/>
          </w:tcPr>
          <w:p w14:paraId="7CAC04C5" w14:textId="77777777" w:rsidR="000E062A" w:rsidRDefault="000E062A" w:rsidP="00FD2E69"/>
        </w:tc>
        <w:tc>
          <w:tcPr>
            <w:tcW w:w="288" w:type="dxa"/>
          </w:tcPr>
          <w:p w14:paraId="6E4000BC" w14:textId="77777777" w:rsidR="000E062A" w:rsidRDefault="000E062A" w:rsidP="00FD2E69">
            <w:pPr>
              <w:pStyle w:val="CopticCross"/>
            </w:pPr>
          </w:p>
        </w:tc>
        <w:tc>
          <w:tcPr>
            <w:tcW w:w="3960" w:type="dxa"/>
          </w:tcPr>
          <w:p w14:paraId="28692036" w14:textId="77777777" w:rsidR="000E062A" w:rsidRDefault="000E062A" w:rsidP="0049637C">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64059174" w14:textId="77777777" w:rsidR="000E062A" w:rsidRDefault="000E062A" w:rsidP="0049637C">
            <w:pPr>
              <w:pStyle w:val="CopticVersemulti-line"/>
            </w:pPr>
            <w:r w:rsidRPr="0049637C">
              <w:t>ⲉⲧⲁ</w:t>
            </w:r>
            <w:r w:rsidRPr="0049637C">
              <w:rPr>
                <w:rFonts w:ascii="Times New Roman" w:hAnsi="Times New Roman" w:cs="Times New Roman"/>
              </w:rPr>
              <w:t>ϥϭ</w:t>
            </w:r>
            <w:r w:rsidRPr="0049637C">
              <w:t>ⲓⲥⲁⲣⲝ</w:t>
            </w:r>
          </w:p>
          <w:p w14:paraId="44AA072D" w14:textId="77777777" w:rsidR="000E062A" w:rsidRDefault="000E062A" w:rsidP="0049637C">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49E222BD" w14:textId="77777777" w:rsidR="000E062A" w:rsidRDefault="000E062A" w:rsidP="0049637C">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0E062A" w14:paraId="7FF600F9" w14:textId="77777777" w:rsidTr="00FD2E69">
        <w:trPr>
          <w:cantSplit/>
          <w:jc w:val="center"/>
        </w:trPr>
        <w:tc>
          <w:tcPr>
            <w:tcW w:w="288" w:type="dxa"/>
          </w:tcPr>
          <w:p w14:paraId="67862237" w14:textId="77777777" w:rsidR="000E062A" w:rsidRDefault="000E062A" w:rsidP="00FD2E69">
            <w:pPr>
              <w:pStyle w:val="CopticCross"/>
            </w:pPr>
            <w:r w:rsidRPr="00FB5ACB">
              <w:t>¿</w:t>
            </w:r>
          </w:p>
        </w:tc>
        <w:tc>
          <w:tcPr>
            <w:tcW w:w="3960" w:type="dxa"/>
          </w:tcPr>
          <w:p w14:paraId="1FDB8A53" w14:textId="77777777" w:rsidR="000E062A" w:rsidRDefault="000E062A" w:rsidP="003B4CB7">
            <w:pPr>
              <w:pStyle w:val="EngHang"/>
            </w:pPr>
            <w:r>
              <w:t>As</w:t>
            </w:r>
            <w:r w:rsidRPr="007425E1">
              <w:t xml:space="preserve"> the glory</w:t>
            </w:r>
            <w:r>
              <w:t>,</w:t>
            </w:r>
          </w:p>
          <w:p w14:paraId="44564CAC" w14:textId="77777777" w:rsidR="000E062A" w:rsidRDefault="000E062A" w:rsidP="003B4CB7">
            <w:pPr>
              <w:pStyle w:val="EngHang"/>
            </w:pPr>
            <w:r>
              <w:t>O</w:t>
            </w:r>
            <w:r w:rsidRPr="007425E1">
              <w:t xml:space="preserve">f the </w:t>
            </w:r>
            <w:commentRangeStart w:id="585"/>
            <w:r w:rsidRPr="007425E1">
              <w:t xml:space="preserve">only </w:t>
            </w:r>
            <w:commentRangeEnd w:id="585"/>
            <w:r>
              <w:rPr>
                <w:rStyle w:val="CommentReference"/>
                <w:rFonts w:ascii="Times New Roman" w:eastAsiaTheme="minorHAnsi" w:hAnsi="Times New Roman" w:cstheme="minorBidi"/>
                <w:color w:val="auto"/>
              </w:rPr>
              <w:commentReference w:id="585"/>
            </w:r>
            <w:r w:rsidRPr="007425E1">
              <w:t xml:space="preserve">Son </w:t>
            </w:r>
          </w:p>
          <w:p w14:paraId="3DC83701" w14:textId="77777777" w:rsidR="000E062A" w:rsidRDefault="000E062A" w:rsidP="003B4CB7">
            <w:pPr>
              <w:pStyle w:val="EngHang"/>
            </w:pPr>
            <w:r>
              <w:t>Of the Father.</w:t>
            </w:r>
          </w:p>
          <w:p w14:paraId="44F2F702" w14:textId="77777777" w:rsidR="000E062A" w:rsidRDefault="000E062A" w:rsidP="003B4CB7">
            <w:pPr>
              <w:pStyle w:val="EngHangEnd"/>
            </w:pPr>
            <w:r>
              <w:t>H</w:t>
            </w:r>
            <w:r w:rsidRPr="007425E1">
              <w:t xml:space="preserve">e was pleased to </w:t>
            </w:r>
            <w:commentRangeStart w:id="586"/>
            <w:r w:rsidRPr="007425E1">
              <w:t xml:space="preserve">save </w:t>
            </w:r>
            <w:commentRangeEnd w:id="586"/>
            <w:r>
              <w:rPr>
                <w:rStyle w:val="CommentReference"/>
              </w:rPr>
              <w:commentReference w:id="586"/>
            </w:r>
            <w:r w:rsidRPr="007425E1">
              <w:t>us</w:t>
            </w:r>
          </w:p>
        </w:tc>
        <w:tc>
          <w:tcPr>
            <w:tcW w:w="288" w:type="dxa"/>
          </w:tcPr>
          <w:p w14:paraId="37FAD2CE" w14:textId="77777777" w:rsidR="000E062A" w:rsidRDefault="000E062A" w:rsidP="00FD2E69"/>
        </w:tc>
        <w:tc>
          <w:tcPr>
            <w:tcW w:w="288" w:type="dxa"/>
          </w:tcPr>
          <w:p w14:paraId="2C7602D4" w14:textId="77777777" w:rsidR="000E062A" w:rsidRDefault="000E062A" w:rsidP="00FD2E69">
            <w:pPr>
              <w:pStyle w:val="CopticCross"/>
            </w:pPr>
            <w:r w:rsidRPr="00FB5ACB">
              <w:t>¿</w:t>
            </w:r>
          </w:p>
        </w:tc>
        <w:tc>
          <w:tcPr>
            <w:tcW w:w="3960" w:type="dxa"/>
          </w:tcPr>
          <w:p w14:paraId="46573843" w14:textId="77777777" w:rsidR="000E062A" w:rsidRDefault="000E062A" w:rsidP="0049637C">
            <w:pPr>
              <w:pStyle w:val="CopticVersemulti-line"/>
            </w:pPr>
            <w:r w:rsidRPr="0049637C">
              <w:t>Ⲙ̀ⲫ̀ⲣⲏϯ ⲙ̀ⲡ̀ⲱ̀ⲟⲩ</w:t>
            </w:r>
          </w:p>
          <w:p w14:paraId="1B16337D" w14:textId="77777777" w:rsidR="000E062A" w:rsidRDefault="000E062A" w:rsidP="0049637C">
            <w:pPr>
              <w:pStyle w:val="CopticVersemulti-line"/>
            </w:pPr>
            <w:r w:rsidRPr="0049637C">
              <w:t>ⲛ̀ⲟⲩϣⲏⲣⲓ ⲙ̀ⲙⲁⲩⲁⲧϥ</w:t>
            </w:r>
          </w:p>
          <w:p w14:paraId="3DC21163" w14:textId="77777777" w:rsidR="000E062A" w:rsidRDefault="000E062A" w:rsidP="0049637C">
            <w:pPr>
              <w:pStyle w:val="CopticVersemulti-line"/>
            </w:pPr>
            <w:r w:rsidRPr="0049637C">
              <w:t>ⲛ̀ⲧⲟⲧϥ ⲙ̀ⲡⲉϥⲓⲱⲧ</w:t>
            </w:r>
          </w:p>
          <w:p w14:paraId="5921C7AC" w14:textId="77777777" w:rsidR="000E062A" w:rsidRDefault="000E062A" w:rsidP="0049637C">
            <w:pPr>
              <w:pStyle w:val="CopticVerse"/>
            </w:pPr>
            <w:r w:rsidRPr="0049637C">
              <w:t>ⲁϥϯⲙⲁϯ ⲉⲫⲛⲁϩⲙⲉⲛ</w:t>
            </w:r>
          </w:p>
        </w:tc>
      </w:tr>
      <w:tr w:rsidR="000E062A" w14:paraId="7B9F8D77" w14:textId="77777777" w:rsidTr="00FD2E69">
        <w:trPr>
          <w:cantSplit/>
          <w:jc w:val="center"/>
        </w:trPr>
        <w:tc>
          <w:tcPr>
            <w:tcW w:w="288" w:type="dxa"/>
          </w:tcPr>
          <w:p w14:paraId="1B905B74" w14:textId="77777777" w:rsidR="000E062A" w:rsidRDefault="000E062A" w:rsidP="00FD2E69">
            <w:pPr>
              <w:pStyle w:val="CopticCross"/>
            </w:pPr>
          </w:p>
        </w:tc>
        <w:tc>
          <w:tcPr>
            <w:tcW w:w="3960" w:type="dxa"/>
          </w:tcPr>
          <w:p w14:paraId="0C112286" w14:textId="77777777" w:rsidR="000E062A" w:rsidRDefault="000E062A" w:rsidP="003B4CB7">
            <w:pPr>
              <w:pStyle w:val="EngHang"/>
            </w:pPr>
            <w:r w:rsidRPr="007425E1">
              <w:t>He has risen bodily</w:t>
            </w:r>
            <w:r>
              <w:t>,</w:t>
            </w:r>
          </w:p>
          <w:p w14:paraId="086616B2" w14:textId="77777777" w:rsidR="000E062A" w:rsidRDefault="000E062A" w:rsidP="003B4CB7">
            <w:pPr>
              <w:pStyle w:val="EngHang"/>
            </w:pPr>
            <w:r>
              <w:t>F</w:t>
            </w:r>
            <w:r w:rsidRPr="007425E1">
              <w:t xml:space="preserve">rom the Virgin, </w:t>
            </w:r>
          </w:p>
          <w:p w14:paraId="4F815DFD" w14:textId="77777777" w:rsidR="000E062A" w:rsidRDefault="000E062A" w:rsidP="003B4CB7">
            <w:pPr>
              <w:pStyle w:val="EngHang"/>
            </w:pPr>
            <w:r>
              <w:t>W</w:t>
            </w:r>
            <w:r w:rsidRPr="007425E1">
              <w:t xml:space="preserve">ithout the seed of man, </w:t>
            </w:r>
          </w:p>
          <w:p w14:paraId="30FF9D03" w14:textId="77777777" w:rsidR="000E062A" w:rsidRDefault="000E062A" w:rsidP="003B4CB7">
            <w:pPr>
              <w:pStyle w:val="EngHangEnd"/>
            </w:pPr>
            <w:r>
              <w:t>T</w:t>
            </w:r>
            <w:r w:rsidRPr="007425E1">
              <w:t>hat he might save us.</w:t>
            </w:r>
          </w:p>
        </w:tc>
        <w:tc>
          <w:tcPr>
            <w:tcW w:w="288" w:type="dxa"/>
          </w:tcPr>
          <w:p w14:paraId="5937375B" w14:textId="77777777" w:rsidR="000E062A" w:rsidRDefault="000E062A" w:rsidP="00FD2E69"/>
        </w:tc>
        <w:tc>
          <w:tcPr>
            <w:tcW w:w="288" w:type="dxa"/>
          </w:tcPr>
          <w:p w14:paraId="365391E6" w14:textId="77777777" w:rsidR="000E062A" w:rsidRDefault="000E062A" w:rsidP="00FD2E69">
            <w:pPr>
              <w:pStyle w:val="CopticCross"/>
            </w:pPr>
          </w:p>
        </w:tc>
        <w:tc>
          <w:tcPr>
            <w:tcW w:w="3960" w:type="dxa"/>
          </w:tcPr>
          <w:p w14:paraId="3F10F75A" w14:textId="77777777" w:rsidR="000E062A" w:rsidRDefault="000E062A" w:rsidP="0049637C">
            <w:pPr>
              <w:pStyle w:val="CopticVersemulti-line"/>
            </w:pPr>
            <w:r w:rsidRPr="00D807EF">
              <w:t>Ⲁϥϣⲁⲓ ⲥⲱⲙⲁⲧⲓⲕⲱⲥ</w:t>
            </w:r>
          </w:p>
          <w:p w14:paraId="08EE0686" w14:textId="77777777" w:rsidR="000E062A" w:rsidRDefault="000E062A" w:rsidP="0049637C">
            <w:pPr>
              <w:pStyle w:val="CopticVersemulti-line"/>
            </w:pPr>
            <w:r w:rsidRPr="00D807EF">
              <w:t>ⲉⲃⲟⲗϧⲉⲛ ϯⲡⲁⲣⲑⲉⲛⲟⲥ</w:t>
            </w:r>
          </w:p>
          <w:p w14:paraId="2E7CF974" w14:textId="77777777" w:rsidR="000E062A" w:rsidRDefault="000E062A" w:rsidP="0049637C">
            <w:pPr>
              <w:pStyle w:val="CopticVersemulti-line"/>
            </w:pPr>
            <w:r w:rsidRPr="00D807EF">
              <w:t>ⲁϭⲛⲉ ⲥ̀ⲡⲉⲣⲙⲁ ⲛ̀ⲣⲱⲙⲓ</w:t>
            </w:r>
          </w:p>
          <w:p w14:paraId="0B7AA884" w14:textId="77777777" w:rsidR="000E062A" w:rsidRDefault="000E062A" w:rsidP="0049637C">
            <w:pPr>
              <w:pStyle w:val="CopticVersemulti-line"/>
            </w:pPr>
            <w:r w:rsidRPr="00D807EF">
              <w:t>ϣⲁⲛ̀ⲧⲉϥⲥⲱϯ ⲙ̀ⲙⲟⲛ</w:t>
            </w:r>
          </w:p>
        </w:tc>
      </w:tr>
    </w:tbl>
    <w:p w14:paraId="3303134E" w14:textId="77777777" w:rsidR="00FD2E69" w:rsidRDefault="007D773B" w:rsidP="000E062A">
      <w:pPr>
        <w:pStyle w:val="Heading6"/>
      </w:pPr>
      <w:bookmarkStart w:id="587" w:name="_Toc298445797"/>
      <w:bookmarkStart w:id="588" w:name="_Toc298681282"/>
      <w:bookmarkStart w:id="589" w:name="_Toc298447522"/>
      <w:r>
        <w:lastRenderedPageBreak/>
        <w:t>Part Four</w:t>
      </w:r>
      <w:bookmarkEnd w:id="587"/>
      <w:bookmarkEnd w:id="588"/>
      <w:bookmarkEnd w:id="5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D4AA3DD" w14:textId="77777777" w:rsidTr="007D773B">
        <w:trPr>
          <w:cantSplit/>
          <w:jc w:val="center"/>
        </w:trPr>
        <w:tc>
          <w:tcPr>
            <w:tcW w:w="288" w:type="dxa"/>
          </w:tcPr>
          <w:p w14:paraId="18086198" w14:textId="77777777" w:rsidR="000E062A" w:rsidRDefault="000E062A" w:rsidP="007D773B">
            <w:pPr>
              <w:pStyle w:val="CopticCross"/>
            </w:pPr>
            <w:r w:rsidRPr="00FB5ACB">
              <w:t>¿</w:t>
            </w:r>
          </w:p>
        </w:tc>
        <w:tc>
          <w:tcPr>
            <w:tcW w:w="3960" w:type="dxa"/>
          </w:tcPr>
          <w:p w14:paraId="1494B7EC" w14:textId="77777777" w:rsidR="000E062A" w:rsidRDefault="000E062A" w:rsidP="003B4CB7">
            <w:pPr>
              <w:pStyle w:val="EngHang"/>
            </w:pPr>
            <w:commentRangeStart w:id="590"/>
            <w:r w:rsidRPr="007425E1">
              <w:t>Esaias</w:t>
            </w:r>
            <w:commentRangeEnd w:id="590"/>
            <w:r>
              <w:rPr>
                <w:rStyle w:val="CommentReference"/>
                <w:rFonts w:ascii="Times New Roman" w:eastAsiaTheme="minorHAnsi" w:hAnsi="Times New Roman" w:cstheme="minorBidi"/>
                <w:color w:val="auto"/>
              </w:rPr>
              <w:commentReference w:id="590"/>
            </w:r>
            <w:r>
              <w:t xml:space="preserve"> saw </w:t>
            </w:r>
          </w:p>
          <w:p w14:paraId="286098F3" w14:textId="77777777" w:rsidR="000E062A" w:rsidRDefault="000E062A" w:rsidP="003B4CB7">
            <w:pPr>
              <w:pStyle w:val="EngHang"/>
            </w:pPr>
            <w:r>
              <w:t>The Mystery</w:t>
            </w:r>
          </w:p>
          <w:p w14:paraId="1CD86F4E" w14:textId="77777777" w:rsidR="000E062A" w:rsidRDefault="000E062A" w:rsidP="003B4CB7">
            <w:pPr>
              <w:pStyle w:val="EngHang"/>
            </w:pPr>
            <w:r>
              <w:t>Of Emmanuel</w:t>
            </w:r>
          </w:p>
          <w:p w14:paraId="3632D2B0" w14:textId="77777777" w:rsidR="000E062A" w:rsidRDefault="000E062A" w:rsidP="003B4CB7">
            <w:pPr>
              <w:pStyle w:val="EngHangEnd"/>
            </w:pPr>
            <w:r>
              <w:t>With prophetic eyes.</w:t>
            </w:r>
          </w:p>
        </w:tc>
        <w:tc>
          <w:tcPr>
            <w:tcW w:w="288" w:type="dxa"/>
          </w:tcPr>
          <w:p w14:paraId="56C96B20" w14:textId="77777777" w:rsidR="000E062A" w:rsidRDefault="000E062A" w:rsidP="007D773B"/>
        </w:tc>
        <w:tc>
          <w:tcPr>
            <w:tcW w:w="288" w:type="dxa"/>
          </w:tcPr>
          <w:p w14:paraId="081F8584" w14:textId="77777777" w:rsidR="000E062A" w:rsidRDefault="000E062A" w:rsidP="007D773B">
            <w:pPr>
              <w:pStyle w:val="CopticCross"/>
            </w:pPr>
            <w:r w:rsidRPr="00FB5ACB">
              <w:t>¿</w:t>
            </w:r>
          </w:p>
        </w:tc>
        <w:tc>
          <w:tcPr>
            <w:tcW w:w="3960" w:type="dxa"/>
          </w:tcPr>
          <w:p w14:paraId="3C51D918" w14:textId="77777777" w:rsidR="000E062A" w:rsidRDefault="000E062A" w:rsidP="0049637C">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2B0233C7" w14:textId="77777777" w:rsidR="000E062A" w:rsidRDefault="000E062A" w:rsidP="0049637C">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0E892CC4" w14:textId="77777777" w:rsidR="000E062A" w:rsidRDefault="000E062A" w:rsidP="0049637C">
            <w:pPr>
              <w:pStyle w:val="CopticVersemulti-line"/>
            </w:pPr>
            <w:r w:rsidRPr="0049637C">
              <w:t>ⲉⲡⲓⲙⲩⲥⲧⲏⲣⲓⲟⲛ</w:t>
            </w:r>
          </w:p>
          <w:p w14:paraId="3F871C04" w14:textId="77777777" w:rsidR="000E062A" w:rsidRDefault="000E062A" w:rsidP="0049637C">
            <w:pPr>
              <w:pStyle w:val="CopticVerse"/>
            </w:pPr>
            <w:r w:rsidRPr="0049637C">
              <w:t>ⲛ</w:t>
            </w:r>
            <w:r w:rsidRPr="0049637C">
              <w:rPr>
                <w:rFonts w:ascii="Times New Roman" w:hAnsi="Times New Roman" w:cs="Times New Roman"/>
              </w:rPr>
              <w:t>̀</w:t>
            </w:r>
            <w:r w:rsidRPr="0049637C">
              <w:t>ⲧⲉ Ⲉⲙⲙⲁⲛⲟⲩⲏⲗ</w:t>
            </w:r>
          </w:p>
        </w:tc>
      </w:tr>
      <w:tr w:rsidR="000E062A" w14:paraId="5F621BF0" w14:textId="77777777" w:rsidTr="007D773B">
        <w:trPr>
          <w:cantSplit/>
          <w:jc w:val="center"/>
        </w:trPr>
        <w:tc>
          <w:tcPr>
            <w:tcW w:w="288" w:type="dxa"/>
          </w:tcPr>
          <w:p w14:paraId="737D2A07" w14:textId="77777777" w:rsidR="000E062A" w:rsidRDefault="000E062A" w:rsidP="007D773B">
            <w:pPr>
              <w:pStyle w:val="CopticCross"/>
            </w:pPr>
          </w:p>
        </w:tc>
        <w:tc>
          <w:tcPr>
            <w:tcW w:w="3960" w:type="dxa"/>
          </w:tcPr>
          <w:p w14:paraId="23C23918" w14:textId="77777777" w:rsidR="000E062A" w:rsidRDefault="000E062A" w:rsidP="003B4CB7">
            <w:pPr>
              <w:pStyle w:val="EngHang"/>
            </w:pPr>
            <w:r>
              <w:t>This great prophet</w:t>
            </w:r>
          </w:p>
          <w:p w14:paraId="6D150C95" w14:textId="77777777" w:rsidR="000E062A" w:rsidRDefault="000E062A" w:rsidP="003B4CB7">
            <w:pPr>
              <w:pStyle w:val="EngHang"/>
            </w:pPr>
            <w:r>
              <w:t>Cried out</w:t>
            </w:r>
          </w:p>
          <w:p w14:paraId="5B90992D" w14:textId="77777777" w:rsidR="000E062A" w:rsidRDefault="000E062A" w:rsidP="003B4CB7">
            <w:pPr>
              <w:pStyle w:val="EngHang"/>
            </w:pPr>
            <w:r>
              <w:t>Proclaiming</w:t>
            </w:r>
          </w:p>
          <w:p w14:paraId="555146A9" w14:textId="77777777" w:rsidR="000E062A" w:rsidRDefault="000E062A" w:rsidP="003B4CB7">
            <w:pPr>
              <w:pStyle w:val="EngHangEnd"/>
            </w:pPr>
            <w:r>
              <w:t>And saying:</w:t>
            </w:r>
          </w:p>
        </w:tc>
        <w:tc>
          <w:tcPr>
            <w:tcW w:w="288" w:type="dxa"/>
          </w:tcPr>
          <w:p w14:paraId="2A10B024" w14:textId="77777777" w:rsidR="000E062A" w:rsidRDefault="000E062A" w:rsidP="007D773B"/>
        </w:tc>
        <w:tc>
          <w:tcPr>
            <w:tcW w:w="288" w:type="dxa"/>
          </w:tcPr>
          <w:p w14:paraId="5D421A63" w14:textId="77777777" w:rsidR="000E062A" w:rsidRDefault="000E062A" w:rsidP="007D773B">
            <w:pPr>
              <w:pStyle w:val="CopticCross"/>
            </w:pPr>
          </w:p>
        </w:tc>
        <w:tc>
          <w:tcPr>
            <w:tcW w:w="3960" w:type="dxa"/>
          </w:tcPr>
          <w:p w14:paraId="4BFB227A" w14:textId="77777777" w:rsidR="000E062A" w:rsidRDefault="000E062A" w:rsidP="0049637C">
            <w:pPr>
              <w:pStyle w:val="CopticVersemulti-line"/>
            </w:pPr>
            <w:r w:rsidRPr="0049637C">
              <w:t>Ⲛ̀ϫⲉ Ⲏⲥⲁⲏⲁⲥ</w:t>
            </w:r>
          </w:p>
          <w:p w14:paraId="7C668C57" w14:textId="77777777" w:rsidR="000E062A" w:rsidRDefault="000E062A" w:rsidP="0049637C">
            <w:pPr>
              <w:pStyle w:val="CopticVersemulti-line"/>
            </w:pPr>
            <w:r w:rsidRPr="0049637C">
              <w:t>ⲡⲓⲛⲓϣϯ ⲙ̀ⲡ̀ⲣⲟⲫⲏⲧⲏⲥ</w:t>
            </w:r>
          </w:p>
          <w:p w14:paraId="0522E6A3" w14:textId="77777777" w:rsidR="000E062A" w:rsidRDefault="000E062A" w:rsidP="0049637C">
            <w:pPr>
              <w:pStyle w:val="CopticVersemulti-line"/>
            </w:pPr>
            <w:r w:rsidRPr="0049637C">
              <w:t>ⲉⲑⲃⲉ ⲫⲁⲓ ⲁϥⲱϣ ⲉⲃⲟⲗ</w:t>
            </w:r>
          </w:p>
          <w:p w14:paraId="26F6A69A" w14:textId="77777777" w:rsidR="000E062A" w:rsidRDefault="000E062A" w:rsidP="0049637C">
            <w:pPr>
              <w:pStyle w:val="CopticVerse"/>
            </w:pPr>
            <w:r w:rsidRPr="0049637C">
              <w:t>ⲉϥϫⲱ ⲙ̀ⲙⲟⲥ</w:t>
            </w:r>
          </w:p>
        </w:tc>
      </w:tr>
      <w:tr w:rsidR="000E062A" w14:paraId="687E8179" w14:textId="77777777" w:rsidTr="007D773B">
        <w:trPr>
          <w:cantSplit/>
          <w:jc w:val="center"/>
        </w:trPr>
        <w:tc>
          <w:tcPr>
            <w:tcW w:w="288" w:type="dxa"/>
          </w:tcPr>
          <w:p w14:paraId="51D6B6A7" w14:textId="77777777" w:rsidR="000E062A" w:rsidRDefault="000E062A" w:rsidP="007D773B">
            <w:pPr>
              <w:pStyle w:val="CopticCross"/>
            </w:pPr>
            <w:r w:rsidRPr="00FB5ACB">
              <w:t>¿</w:t>
            </w:r>
          </w:p>
        </w:tc>
        <w:tc>
          <w:tcPr>
            <w:tcW w:w="3960" w:type="dxa"/>
          </w:tcPr>
          <w:p w14:paraId="352A1729" w14:textId="77777777" w:rsidR="000E062A" w:rsidRDefault="000E062A" w:rsidP="003B4CB7">
            <w:pPr>
              <w:pStyle w:val="EngHang"/>
            </w:pPr>
            <w:r>
              <w:t>"</w:t>
            </w:r>
            <w:r w:rsidRPr="007425E1">
              <w:t xml:space="preserve">A child is born to us, </w:t>
            </w:r>
          </w:p>
          <w:p w14:paraId="2AC7485A" w14:textId="77777777" w:rsidR="000E062A" w:rsidRDefault="000E062A" w:rsidP="003B4CB7">
            <w:pPr>
              <w:pStyle w:val="EngHang"/>
            </w:pPr>
            <w:r>
              <w:t>A</w:t>
            </w:r>
            <w:r w:rsidRPr="007425E1">
              <w:t xml:space="preserve"> son is given to us: </w:t>
            </w:r>
          </w:p>
          <w:p w14:paraId="3A2F70F9" w14:textId="77777777" w:rsidR="000E062A" w:rsidRDefault="000E062A" w:rsidP="003B4CB7">
            <w:pPr>
              <w:pStyle w:val="EngHang"/>
            </w:pPr>
            <w:r>
              <w:t>Authority is placed</w:t>
            </w:r>
          </w:p>
          <w:p w14:paraId="490DD6D9" w14:textId="77777777" w:rsidR="000E062A" w:rsidRDefault="000E062A" w:rsidP="003B4CB7">
            <w:pPr>
              <w:pStyle w:val="EngHangEnd"/>
            </w:pPr>
            <w:r>
              <w:t>Upon his shoulders."</w:t>
            </w:r>
          </w:p>
        </w:tc>
        <w:tc>
          <w:tcPr>
            <w:tcW w:w="288" w:type="dxa"/>
          </w:tcPr>
          <w:p w14:paraId="32F82D3B" w14:textId="77777777" w:rsidR="000E062A" w:rsidRDefault="000E062A" w:rsidP="007D773B"/>
        </w:tc>
        <w:tc>
          <w:tcPr>
            <w:tcW w:w="288" w:type="dxa"/>
          </w:tcPr>
          <w:p w14:paraId="75EC0792" w14:textId="77777777" w:rsidR="000E062A" w:rsidRDefault="000E062A" w:rsidP="007D773B">
            <w:pPr>
              <w:pStyle w:val="CopticCross"/>
            </w:pPr>
            <w:r w:rsidRPr="00FB5ACB">
              <w:t>¿</w:t>
            </w:r>
          </w:p>
        </w:tc>
        <w:tc>
          <w:tcPr>
            <w:tcW w:w="3960" w:type="dxa"/>
          </w:tcPr>
          <w:p w14:paraId="7AEB75C1" w14:textId="77777777" w:rsidR="000E062A" w:rsidRDefault="000E062A" w:rsidP="0049637C">
            <w:pPr>
              <w:pStyle w:val="CopticVersemulti-line"/>
            </w:pPr>
            <w:r w:rsidRPr="0049637C">
              <w:t>Ϫⲉ ⲁⲩⲙⲓⲥⲓ ⲛⲁⲛ ⲛ̀ⲟⲩⲁ̀ⲗⲟⲩ</w:t>
            </w:r>
          </w:p>
          <w:p w14:paraId="361167EC" w14:textId="77777777" w:rsidR="000E062A" w:rsidRDefault="000E062A" w:rsidP="0049637C">
            <w:pPr>
              <w:pStyle w:val="CopticVersemulti-line"/>
            </w:pPr>
            <w:r w:rsidRPr="0049637C">
              <w:t>ⲁⲩϯ ⲛⲁⲛ ⲛ̀ⲟⲩϣⲏⲣⲓ</w:t>
            </w:r>
          </w:p>
          <w:p w14:paraId="54CC977C" w14:textId="77777777" w:rsidR="000E062A" w:rsidRDefault="000E062A" w:rsidP="0049637C">
            <w:pPr>
              <w:pStyle w:val="CopticVersemulti-line"/>
            </w:pPr>
            <w:r w:rsidRPr="0049637C">
              <w:t>ⲫⲏⲉ̀ⲧⲉⲣⲉ ⲧⲉϥⲁⲣⲭⲏ</w:t>
            </w:r>
          </w:p>
          <w:p w14:paraId="47DC4637" w14:textId="77777777" w:rsidR="000E062A" w:rsidRDefault="000E062A" w:rsidP="0049637C">
            <w:pPr>
              <w:pStyle w:val="CopticVerse"/>
            </w:pPr>
            <w:r w:rsidRPr="0049637C">
              <w:t>ⲭⲏ ϩⲓϫⲉⲛ ⲧⲉϥⲛⲁϩⲃ</w:t>
            </w:r>
          </w:p>
        </w:tc>
      </w:tr>
      <w:tr w:rsidR="000E062A" w14:paraId="26F5100A" w14:textId="77777777" w:rsidTr="007D773B">
        <w:trPr>
          <w:cantSplit/>
          <w:jc w:val="center"/>
        </w:trPr>
        <w:tc>
          <w:tcPr>
            <w:tcW w:w="288" w:type="dxa"/>
          </w:tcPr>
          <w:p w14:paraId="5839E276" w14:textId="77777777" w:rsidR="000E062A" w:rsidRDefault="000E062A" w:rsidP="007D773B">
            <w:pPr>
              <w:pStyle w:val="CopticCross"/>
            </w:pPr>
          </w:p>
        </w:tc>
        <w:tc>
          <w:tcPr>
            <w:tcW w:w="3960" w:type="dxa"/>
          </w:tcPr>
          <w:p w14:paraId="3FB1AB19" w14:textId="77777777" w:rsidR="000E062A" w:rsidRDefault="000E062A" w:rsidP="003B4CB7">
            <w:pPr>
              <w:pStyle w:val="EngHang"/>
            </w:pPr>
            <w:r w:rsidRPr="007425E1">
              <w:t xml:space="preserve">God, who is powerful, </w:t>
            </w:r>
          </w:p>
          <w:p w14:paraId="1DFDBCF2" w14:textId="77777777" w:rsidR="000E062A" w:rsidRDefault="000E062A" w:rsidP="003B4CB7">
            <w:pPr>
              <w:pStyle w:val="EngHang"/>
            </w:pPr>
            <w:r>
              <w:t>W</w:t>
            </w:r>
            <w:r w:rsidRPr="007425E1">
              <w:t xml:space="preserve">ho wields authority, </w:t>
            </w:r>
          </w:p>
          <w:p w14:paraId="2A4641BE" w14:textId="77777777" w:rsidR="000E062A" w:rsidRDefault="000E062A" w:rsidP="003B4CB7">
            <w:pPr>
              <w:pStyle w:val="EngHang"/>
            </w:pPr>
            <w:r>
              <w:t>A</w:t>
            </w:r>
            <w:r w:rsidRPr="007425E1">
              <w:t xml:space="preserve">nd the angel </w:t>
            </w:r>
          </w:p>
          <w:p w14:paraId="6454E7D8" w14:textId="77777777" w:rsidR="000E062A" w:rsidRDefault="000E062A" w:rsidP="003B4CB7">
            <w:pPr>
              <w:pStyle w:val="EngHangEnd"/>
            </w:pPr>
            <w:r>
              <w:t>O</w:t>
            </w:r>
            <w:r w:rsidRPr="007425E1">
              <w:t xml:space="preserve">f great </w:t>
            </w:r>
            <w:commentRangeStart w:id="591"/>
            <w:r w:rsidRPr="007425E1">
              <w:t>counsel</w:t>
            </w:r>
            <w:commentRangeEnd w:id="591"/>
            <w:r>
              <w:rPr>
                <w:rStyle w:val="CommentReference"/>
              </w:rPr>
              <w:commentReference w:id="591"/>
            </w:r>
            <w:r w:rsidRPr="007425E1">
              <w:t>.</w:t>
            </w:r>
          </w:p>
        </w:tc>
        <w:tc>
          <w:tcPr>
            <w:tcW w:w="288" w:type="dxa"/>
          </w:tcPr>
          <w:p w14:paraId="284F30CC" w14:textId="77777777" w:rsidR="000E062A" w:rsidRDefault="000E062A" w:rsidP="007D773B"/>
        </w:tc>
        <w:tc>
          <w:tcPr>
            <w:tcW w:w="288" w:type="dxa"/>
          </w:tcPr>
          <w:p w14:paraId="010FC819" w14:textId="77777777" w:rsidR="000E062A" w:rsidRDefault="000E062A" w:rsidP="007D773B">
            <w:pPr>
              <w:pStyle w:val="CopticCross"/>
            </w:pPr>
          </w:p>
        </w:tc>
        <w:tc>
          <w:tcPr>
            <w:tcW w:w="3960" w:type="dxa"/>
          </w:tcPr>
          <w:p w14:paraId="557C0D38" w14:textId="77777777" w:rsidR="000E062A" w:rsidRDefault="000E062A" w:rsidP="0049637C">
            <w:pPr>
              <w:pStyle w:val="CopticVersemulti-line"/>
            </w:pPr>
            <w:r w:rsidRPr="0049637C">
              <w:t>Ⲫϯ ⲫⲏⲉⲧϫⲟⲣ</w:t>
            </w:r>
          </w:p>
          <w:p w14:paraId="131408A5" w14:textId="77777777" w:rsidR="000E062A" w:rsidRDefault="000E062A" w:rsidP="0049637C">
            <w:pPr>
              <w:pStyle w:val="CopticVersemulti-line"/>
            </w:pPr>
            <w:r w:rsidRPr="0049637C">
              <w:t>ⲛ̀ⲉⲝⲟⲩⲥⲓⲁⲥⲧⲏⲥ</w:t>
            </w:r>
          </w:p>
          <w:p w14:paraId="029C6515" w14:textId="77777777" w:rsidR="000E062A" w:rsidRDefault="000E062A" w:rsidP="0049637C">
            <w:pPr>
              <w:pStyle w:val="CopticVersemulti-line"/>
            </w:pPr>
            <w:r w:rsidRPr="0049637C">
              <w:t>ⲟⲩⲟϩ ⲡⲓⲁⲅⲅⲉⲗⲟⲥ</w:t>
            </w:r>
          </w:p>
          <w:p w14:paraId="44DE8084" w14:textId="77777777" w:rsidR="000E062A" w:rsidRDefault="000E062A" w:rsidP="0049637C">
            <w:pPr>
              <w:pStyle w:val="CopticVerse"/>
            </w:pPr>
            <w:r w:rsidRPr="0049637C">
              <w:t>ⲛ̀ⲧⲉ ⲡⲓⲛⲓϣϯ ⲛ̀ⲥⲟϭⲛⲓ</w:t>
            </w:r>
          </w:p>
        </w:tc>
      </w:tr>
      <w:tr w:rsidR="000E062A" w14:paraId="1D5A99E2" w14:textId="77777777" w:rsidTr="007D773B">
        <w:trPr>
          <w:cantSplit/>
          <w:jc w:val="center"/>
        </w:trPr>
        <w:tc>
          <w:tcPr>
            <w:tcW w:w="288" w:type="dxa"/>
          </w:tcPr>
          <w:p w14:paraId="22751013" w14:textId="77777777" w:rsidR="000E062A" w:rsidRDefault="000E062A" w:rsidP="007D773B">
            <w:pPr>
              <w:pStyle w:val="CopticCross"/>
            </w:pPr>
            <w:r w:rsidRPr="00FB5ACB">
              <w:t>¿</w:t>
            </w:r>
          </w:p>
        </w:tc>
        <w:tc>
          <w:tcPr>
            <w:tcW w:w="3960" w:type="dxa"/>
          </w:tcPr>
          <w:p w14:paraId="7FF66477" w14:textId="77777777" w:rsidR="000E062A" w:rsidRDefault="000E062A" w:rsidP="003B4CB7">
            <w:pPr>
              <w:pStyle w:val="EngHang"/>
            </w:pPr>
            <w:r w:rsidRPr="007425E1">
              <w:t>He has risen bodily</w:t>
            </w:r>
            <w:r>
              <w:t>,</w:t>
            </w:r>
          </w:p>
          <w:p w14:paraId="2A7938F2" w14:textId="77777777" w:rsidR="000E062A" w:rsidRDefault="000E062A" w:rsidP="003B4CB7">
            <w:pPr>
              <w:pStyle w:val="EngHang"/>
            </w:pPr>
            <w:r>
              <w:t>F</w:t>
            </w:r>
            <w:r w:rsidRPr="007425E1">
              <w:t xml:space="preserve">rom the Virgin, </w:t>
            </w:r>
          </w:p>
          <w:p w14:paraId="078A5E61" w14:textId="77777777" w:rsidR="000E062A" w:rsidRDefault="000E062A" w:rsidP="003B4CB7">
            <w:pPr>
              <w:pStyle w:val="EngHang"/>
            </w:pPr>
            <w:r>
              <w:t>W</w:t>
            </w:r>
            <w:r w:rsidRPr="007425E1">
              <w:t xml:space="preserve">ithout the seed of man, </w:t>
            </w:r>
          </w:p>
          <w:p w14:paraId="62536722" w14:textId="77777777" w:rsidR="000E062A" w:rsidRDefault="000E062A" w:rsidP="003B4CB7">
            <w:pPr>
              <w:pStyle w:val="EngHangEnd"/>
            </w:pPr>
            <w:r>
              <w:t>T</w:t>
            </w:r>
            <w:r w:rsidRPr="007425E1">
              <w:t>hat he might save us.</w:t>
            </w:r>
          </w:p>
        </w:tc>
        <w:tc>
          <w:tcPr>
            <w:tcW w:w="288" w:type="dxa"/>
          </w:tcPr>
          <w:p w14:paraId="34A87086" w14:textId="77777777" w:rsidR="000E062A" w:rsidRDefault="000E062A" w:rsidP="007D773B"/>
        </w:tc>
        <w:tc>
          <w:tcPr>
            <w:tcW w:w="288" w:type="dxa"/>
          </w:tcPr>
          <w:p w14:paraId="3CF1911B" w14:textId="77777777" w:rsidR="000E062A" w:rsidRDefault="000E062A" w:rsidP="007D773B">
            <w:pPr>
              <w:pStyle w:val="CopticCross"/>
            </w:pPr>
            <w:r w:rsidRPr="00FB5ACB">
              <w:t>¿</w:t>
            </w:r>
          </w:p>
        </w:tc>
        <w:tc>
          <w:tcPr>
            <w:tcW w:w="3960" w:type="dxa"/>
          </w:tcPr>
          <w:p w14:paraId="1A589D24" w14:textId="77777777" w:rsidR="000E062A" w:rsidRDefault="000E062A" w:rsidP="0049637C">
            <w:pPr>
              <w:pStyle w:val="CopticVersemulti-line"/>
            </w:pPr>
            <w:r w:rsidRPr="00D807EF">
              <w:t>Ⲁϥϣⲁⲓ ⲥⲱⲙⲁⲧⲓⲕⲱⲥ</w:t>
            </w:r>
          </w:p>
          <w:p w14:paraId="549129DF" w14:textId="77777777" w:rsidR="000E062A" w:rsidRDefault="000E062A" w:rsidP="0049637C">
            <w:pPr>
              <w:pStyle w:val="CopticVersemulti-line"/>
            </w:pPr>
            <w:r w:rsidRPr="00D807EF">
              <w:t>ⲉⲃⲟⲗϧⲉⲛ ϯⲡⲁⲣⲑⲉⲛⲟⲥ</w:t>
            </w:r>
          </w:p>
          <w:p w14:paraId="600027E7" w14:textId="77777777" w:rsidR="000E062A" w:rsidRDefault="000E062A" w:rsidP="0049637C">
            <w:pPr>
              <w:pStyle w:val="CopticVersemulti-line"/>
            </w:pPr>
            <w:r w:rsidRPr="00D807EF">
              <w:t>ⲁϭⲛⲉ ⲥ̀ⲡⲉⲣⲙⲁ ⲛ̀ⲣⲱⲙⲓ</w:t>
            </w:r>
          </w:p>
          <w:p w14:paraId="0107A53C" w14:textId="77777777" w:rsidR="000E062A" w:rsidRDefault="000E062A" w:rsidP="0049637C">
            <w:pPr>
              <w:pStyle w:val="CopticVersemulti-line"/>
            </w:pPr>
            <w:r w:rsidRPr="00D807EF">
              <w:t>ϣⲁⲛ̀ⲧⲉϥⲥⲱϯ ⲙ̀ⲙⲟⲛ</w:t>
            </w:r>
          </w:p>
        </w:tc>
      </w:tr>
    </w:tbl>
    <w:p w14:paraId="37CE3797" w14:textId="77777777" w:rsidR="007D773B" w:rsidRDefault="008C0462" w:rsidP="000E062A">
      <w:pPr>
        <w:pStyle w:val="Heading6"/>
      </w:pPr>
      <w:bookmarkStart w:id="592" w:name="_Toc298445798"/>
      <w:bookmarkStart w:id="593" w:name="_Toc298681283"/>
      <w:bookmarkStart w:id="594" w:name="_Toc298447523"/>
      <w:r>
        <w:t>Part Five</w:t>
      </w:r>
      <w:bookmarkEnd w:id="592"/>
      <w:bookmarkEnd w:id="593"/>
      <w:bookmarkEnd w:id="5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3B205AA" w14:textId="77777777" w:rsidTr="008C0462">
        <w:trPr>
          <w:cantSplit/>
          <w:jc w:val="center"/>
        </w:trPr>
        <w:tc>
          <w:tcPr>
            <w:tcW w:w="288" w:type="dxa"/>
          </w:tcPr>
          <w:p w14:paraId="7D375B94" w14:textId="77777777" w:rsidR="000E062A" w:rsidRDefault="000E062A" w:rsidP="008C0462">
            <w:pPr>
              <w:pStyle w:val="CopticCross"/>
            </w:pPr>
          </w:p>
        </w:tc>
        <w:tc>
          <w:tcPr>
            <w:tcW w:w="3960" w:type="dxa"/>
          </w:tcPr>
          <w:p w14:paraId="4FC13C71" w14:textId="77777777" w:rsidR="000E062A" w:rsidRDefault="000E062A" w:rsidP="003B4CB7">
            <w:pPr>
              <w:pStyle w:val="EngHang"/>
            </w:pPr>
            <w:r w:rsidRPr="007425E1">
              <w:t xml:space="preserve">Be glad and rejoice, </w:t>
            </w:r>
          </w:p>
          <w:p w14:paraId="4338A8AC" w14:textId="77777777" w:rsidR="000E062A" w:rsidRDefault="000E062A" w:rsidP="003B4CB7">
            <w:pPr>
              <w:pStyle w:val="EngHang"/>
            </w:pPr>
            <w:r>
              <w:t>O human race,</w:t>
            </w:r>
            <w:r w:rsidRPr="007425E1">
              <w:t xml:space="preserve"> </w:t>
            </w:r>
          </w:p>
          <w:p w14:paraId="6FAB9E5B" w14:textId="77777777" w:rsidR="000E062A" w:rsidRDefault="000E062A" w:rsidP="003B4CB7">
            <w:pPr>
              <w:pStyle w:val="EngHang"/>
            </w:pPr>
            <w:r>
              <w:t>F</w:t>
            </w:r>
            <w:r w:rsidRPr="007425E1">
              <w:t xml:space="preserve">or God so </w:t>
            </w:r>
          </w:p>
          <w:p w14:paraId="25E6FB07" w14:textId="77777777" w:rsidR="000E062A" w:rsidRDefault="000E062A" w:rsidP="003B4CB7">
            <w:pPr>
              <w:pStyle w:val="EngHangEnd"/>
            </w:pPr>
            <w:r>
              <w:t>L</w:t>
            </w:r>
            <w:r w:rsidRPr="007425E1">
              <w:t>oved the world:</w:t>
            </w:r>
          </w:p>
        </w:tc>
        <w:tc>
          <w:tcPr>
            <w:tcW w:w="288" w:type="dxa"/>
          </w:tcPr>
          <w:p w14:paraId="2938F9A9" w14:textId="77777777" w:rsidR="000E062A" w:rsidRDefault="000E062A" w:rsidP="00DB5AC8"/>
        </w:tc>
        <w:tc>
          <w:tcPr>
            <w:tcW w:w="288" w:type="dxa"/>
          </w:tcPr>
          <w:p w14:paraId="09CE9221" w14:textId="77777777" w:rsidR="000E062A" w:rsidRDefault="000E062A" w:rsidP="008C0462">
            <w:pPr>
              <w:pStyle w:val="CopticCross"/>
            </w:pPr>
          </w:p>
        </w:tc>
        <w:tc>
          <w:tcPr>
            <w:tcW w:w="3960" w:type="dxa"/>
          </w:tcPr>
          <w:p w14:paraId="54C8A546" w14:textId="77777777" w:rsidR="000E062A" w:rsidRDefault="000E062A" w:rsidP="0049637C">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30794B7E" w14:textId="77777777" w:rsidR="000E062A" w:rsidRDefault="000E062A" w:rsidP="0049637C">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3851EB2E" w14:textId="77777777" w:rsidR="000E062A" w:rsidRDefault="000E062A" w:rsidP="0049637C">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39B80559" w14:textId="77777777" w:rsidR="000E062A" w:rsidRDefault="000E062A" w:rsidP="0049637C">
            <w:pPr>
              <w:pStyle w:val="CopticVerse"/>
            </w:pPr>
            <w:r w:rsidRPr="0049637C">
              <w:t>ⲙⲉⲛⲣⲉ ⲡⲓⲕⲟⲥⲙⲟⲥ</w:t>
            </w:r>
          </w:p>
        </w:tc>
      </w:tr>
      <w:tr w:rsidR="000E062A" w14:paraId="1BEA26D4" w14:textId="77777777" w:rsidTr="008C0462">
        <w:trPr>
          <w:cantSplit/>
          <w:jc w:val="center"/>
        </w:trPr>
        <w:tc>
          <w:tcPr>
            <w:tcW w:w="288" w:type="dxa"/>
          </w:tcPr>
          <w:p w14:paraId="3F903EE6" w14:textId="77777777" w:rsidR="000E062A" w:rsidRDefault="000E062A" w:rsidP="008C0462">
            <w:pPr>
              <w:pStyle w:val="CopticCross"/>
            </w:pPr>
            <w:r w:rsidRPr="00FB5ACB">
              <w:lastRenderedPageBreak/>
              <w:t>¿</w:t>
            </w:r>
          </w:p>
        </w:tc>
        <w:tc>
          <w:tcPr>
            <w:tcW w:w="3960" w:type="dxa"/>
          </w:tcPr>
          <w:p w14:paraId="1BC9C5DD" w14:textId="77777777" w:rsidR="000E062A" w:rsidRDefault="000E062A" w:rsidP="003B4CB7">
            <w:pPr>
              <w:pStyle w:val="EngHang"/>
            </w:pPr>
            <w:r w:rsidRPr="007425E1">
              <w:t>That he gave</w:t>
            </w:r>
            <w:r>
              <w:t>,</w:t>
            </w:r>
          </w:p>
          <w:p w14:paraId="26B86DA1" w14:textId="77777777" w:rsidR="000E062A" w:rsidRDefault="000E062A" w:rsidP="003B4CB7">
            <w:pPr>
              <w:pStyle w:val="EngHang"/>
            </w:pPr>
            <w:r>
              <w:t>H</w:t>
            </w:r>
            <w:r w:rsidRPr="007425E1">
              <w:t xml:space="preserve">is beloved son, </w:t>
            </w:r>
          </w:p>
          <w:p w14:paraId="0C5271C3" w14:textId="77777777" w:rsidR="000E062A" w:rsidRDefault="000E062A" w:rsidP="003B4CB7">
            <w:pPr>
              <w:pStyle w:val="EngHang"/>
            </w:pPr>
            <w:r>
              <w:t>That those who believe on Him</w:t>
            </w:r>
          </w:p>
          <w:p w14:paraId="51E30920" w14:textId="77777777" w:rsidR="000E062A" w:rsidRDefault="000E062A" w:rsidP="003B4CB7">
            <w:pPr>
              <w:pStyle w:val="EngHangEnd"/>
            </w:pPr>
            <w:r>
              <w:t>M</w:t>
            </w:r>
            <w:r w:rsidRPr="007425E1">
              <w:t>ight live forever.</w:t>
            </w:r>
          </w:p>
        </w:tc>
        <w:tc>
          <w:tcPr>
            <w:tcW w:w="288" w:type="dxa"/>
          </w:tcPr>
          <w:p w14:paraId="0DE1EED0" w14:textId="77777777" w:rsidR="000E062A" w:rsidRDefault="000E062A" w:rsidP="00DB5AC8"/>
        </w:tc>
        <w:tc>
          <w:tcPr>
            <w:tcW w:w="288" w:type="dxa"/>
          </w:tcPr>
          <w:p w14:paraId="2F936167" w14:textId="77777777" w:rsidR="000E062A" w:rsidRDefault="000E062A" w:rsidP="008C0462">
            <w:pPr>
              <w:pStyle w:val="CopticCross"/>
            </w:pPr>
            <w:r w:rsidRPr="00FB5ACB">
              <w:t>¿</w:t>
            </w:r>
          </w:p>
        </w:tc>
        <w:tc>
          <w:tcPr>
            <w:tcW w:w="3960" w:type="dxa"/>
          </w:tcPr>
          <w:p w14:paraId="440C7CF7" w14:textId="77777777" w:rsidR="000E062A" w:rsidRDefault="000E062A" w:rsidP="0049637C">
            <w:pPr>
              <w:pStyle w:val="CopticVersemulti-line"/>
            </w:pPr>
            <w:r w:rsidRPr="0049637C">
              <w:t>Ϩⲱⲥⲧⲉ ⲛ̀ⲧⲉ</w:t>
            </w:r>
            <w:r>
              <w:t>ϥ</w:t>
            </w:r>
          </w:p>
          <w:p w14:paraId="2E22F3B0" w14:textId="77777777" w:rsidR="000E062A" w:rsidRDefault="000E062A" w:rsidP="0049637C">
            <w:pPr>
              <w:pStyle w:val="CopticVersemulti-line"/>
            </w:pPr>
            <w:r w:rsidRPr="0049637C">
              <w:t>ⲙ̀ⲡⲉϥϣⲏⲣⲓ ⲙ̀ⲙⲉⲛⲣⲓⲧ</w:t>
            </w:r>
          </w:p>
          <w:p w14:paraId="0DEB6641" w14:textId="77777777" w:rsidR="000E062A" w:rsidRDefault="000E062A" w:rsidP="0049637C">
            <w:pPr>
              <w:pStyle w:val="CopticVersemulti-line"/>
            </w:pPr>
            <w:r w:rsidRPr="0049637C">
              <w:t>ϧⲁ ⲛⲏⲉⲑⲛⲁϩϯ ⲉⲣⲟϥ</w:t>
            </w:r>
          </w:p>
          <w:p w14:paraId="1ABE91C0" w14:textId="77777777" w:rsidR="000E062A" w:rsidRDefault="000E062A" w:rsidP="0049637C">
            <w:pPr>
              <w:pStyle w:val="CopticVerse"/>
            </w:pPr>
            <w:r w:rsidRPr="0049637C">
              <w:t>ⲉⲑⲣⲟⲩⲱⲛϧ ϣⲁ ⲉⲛⲉϩ</w:t>
            </w:r>
          </w:p>
        </w:tc>
      </w:tr>
      <w:tr w:rsidR="000E062A" w14:paraId="2CF25DF8" w14:textId="77777777" w:rsidTr="008C0462">
        <w:trPr>
          <w:cantSplit/>
          <w:jc w:val="center"/>
        </w:trPr>
        <w:tc>
          <w:tcPr>
            <w:tcW w:w="288" w:type="dxa"/>
          </w:tcPr>
          <w:p w14:paraId="00E04FB6" w14:textId="77777777" w:rsidR="000E062A" w:rsidRDefault="000E062A" w:rsidP="008C0462">
            <w:pPr>
              <w:pStyle w:val="CopticCross"/>
            </w:pPr>
          </w:p>
        </w:tc>
        <w:tc>
          <w:tcPr>
            <w:tcW w:w="3960" w:type="dxa"/>
          </w:tcPr>
          <w:p w14:paraId="385EB18A" w14:textId="77777777" w:rsidR="000E062A" w:rsidRDefault="000E062A" w:rsidP="003B4CB7">
            <w:pPr>
              <w:pStyle w:val="EngHang"/>
            </w:pPr>
            <w:r w:rsidRPr="007425E1">
              <w:t xml:space="preserve">For he was </w:t>
            </w:r>
            <w:commentRangeStart w:id="595"/>
            <w:r w:rsidRPr="007425E1">
              <w:t>overcome</w:t>
            </w:r>
            <w:commentRangeEnd w:id="595"/>
            <w:r>
              <w:rPr>
                <w:rStyle w:val="CommentReference"/>
                <w:rFonts w:ascii="Times New Roman" w:eastAsiaTheme="minorHAnsi" w:hAnsi="Times New Roman" w:cstheme="minorBidi"/>
                <w:color w:val="auto"/>
              </w:rPr>
              <w:commentReference w:id="595"/>
            </w:r>
            <w:r>
              <w:t>,</w:t>
            </w:r>
          </w:p>
          <w:p w14:paraId="23CDCC5C" w14:textId="77777777" w:rsidR="000E062A" w:rsidRDefault="000E062A" w:rsidP="003B4CB7">
            <w:pPr>
              <w:pStyle w:val="EngHang"/>
            </w:pPr>
            <w:r>
              <w:t>B</w:t>
            </w:r>
            <w:r w:rsidRPr="007425E1">
              <w:t>y his compassion</w:t>
            </w:r>
            <w:r>
              <w:t>,</w:t>
            </w:r>
          </w:p>
          <w:p w14:paraId="2925A078" w14:textId="77777777" w:rsidR="000E062A" w:rsidRDefault="000E062A" w:rsidP="003B4CB7">
            <w:pPr>
              <w:pStyle w:val="EngHang"/>
            </w:pPr>
            <w:r>
              <w:t>A</w:t>
            </w:r>
            <w:r w:rsidRPr="007425E1">
              <w:t xml:space="preserve">nd he sent </w:t>
            </w:r>
            <w:r>
              <w:t>to</w:t>
            </w:r>
            <w:r w:rsidRPr="007425E1">
              <w:t xml:space="preserve"> us</w:t>
            </w:r>
            <w:r>
              <w:t>,</w:t>
            </w:r>
          </w:p>
          <w:p w14:paraId="2389D42B" w14:textId="77777777" w:rsidR="000E062A" w:rsidRDefault="000E062A" w:rsidP="003B4CB7">
            <w:pPr>
              <w:pStyle w:val="EngHangEnd"/>
            </w:pPr>
            <w:r>
              <w:t>H</w:t>
            </w:r>
            <w:r w:rsidRPr="007425E1">
              <w:t>is exalted arm.</w:t>
            </w:r>
          </w:p>
        </w:tc>
        <w:tc>
          <w:tcPr>
            <w:tcW w:w="288" w:type="dxa"/>
          </w:tcPr>
          <w:p w14:paraId="799D2E6A" w14:textId="77777777" w:rsidR="000E062A" w:rsidRDefault="000E062A" w:rsidP="00DB5AC8"/>
        </w:tc>
        <w:tc>
          <w:tcPr>
            <w:tcW w:w="288" w:type="dxa"/>
          </w:tcPr>
          <w:p w14:paraId="1E0A8C93" w14:textId="77777777" w:rsidR="000E062A" w:rsidRDefault="000E062A" w:rsidP="008C0462">
            <w:pPr>
              <w:pStyle w:val="CopticCross"/>
            </w:pPr>
          </w:p>
        </w:tc>
        <w:tc>
          <w:tcPr>
            <w:tcW w:w="3960" w:type="dxa"/>
          </w:tcPr>
          <w:p w14:paraId="15BFA4D1" w14:textId="77777777" w:rsidR="000E062A" w:rsidRDefault="000E062A" w:rsidP="0049637C">
            <w:pPr>
              <w:pStyle w:val="CopticVersemulti-line"/>
            </w:pPr>
            <w:r w:rsidRPr="0049637C">
              <w:t>Ⲁⲩϭ̀ⲣⲟ ⲅⲁⲣ ⲉⲣⲟϥ</w:t>
            </w:r>
          </w:p>
          <w:p w14:paraId="7422AF5A" w14:textId="77777777" w:rsidR="000E062A" w:rsidRDefault="000E062A" w:rsidP="0049637C">
            <w:pPr>
              <w:pStyle w:val="CopticVersemulti-line"/>
            </w:pPr>
            <w:r w:rsidRPr="0049637C">
              <w:t>ϩⲓⲧⲉⲛ ⲧⲉϥⲙⲉⲧϣⲉⲛϩⲏⲧ</w:t>
            </w:r>
          </w:p>
          <w:p w14:paraId="71AE1032" w14:textId="77777777" w:rsidR="000E062A" w:rsidRDefault="000E062A" w:rsidP="0049637C">
            <w:pPr>
              <w:pStyle w:val="CopticVersemulti-line"/>
            </w:pPr>
            <w:r w:rsidRPr="0049637C">
              <w:t>ⲟⲩⲟϩ ⲁϥⲟⲩⲱⲣⲡ ⲛⲁⲛ</w:t>
            </w:r>
          </w:p>
          <w:p w14:paraId="3DB03BC9" w14:textId="77777777" w:rsidR="000E062A" w:rsidRDefault="000E062A" w:rsidP="0049637C">
            <w:pPr>
              <w:pStyle w:val="CopticVerse"/>
            </w:pPr>
            <w:r w:rsidRPr="0049637C">
              <w:t>ⲙ̀ⲡⲉϥϫ̀ⲫⲟⲓ ⲉⲧϭⲟⲥⲓ</w:t>
            </w:r>
          </w:p>
        </w:tc>
      </w:tr>
      <w:tr w:rsidR="000E062A" w14:paraId="4FFC8F4C" w14:textId="77777777" w:rsidTr="008C0462">
        <w:trPr>
          <w:cantSplit/>
          <w:jc w:val="center"/>
        </w:trPr>
        <w:tc>
          <w:tcPr>
            <w:tcW w:w="288" w:type="dxa"/>
          </w:tcPr>
          <w:p w14:paraId="690BC5AA" w14:textId="77777777" w:rsidR="000E062A" w:rsidRDefault="000E062A" w:rsidP="008C0462">
            <w:pPr>
              <w:pStyle w:val="CopticCross"/>
            </w:pPr>
            <w:r w:rsidRPr="00FB5ACB">
              <w:t>¿</w:t>
            </w:r>
          </w:p>
        </w:tc>
        <w:tc>
          <w:tcPr>
            <w:tcW w:w="3960" w:type="dxa"/>
          </w:tcPr>
          <w:p w14:paraId="03AAEB0B" w14:textId="77777777" w:rsidR="000E062A" w:rsidRDefault="000E062A" w:rsidP="003B4CB7">
            <w:pPr>
              <w:pStyle w:val="EngHang"/>
            </w:pPr>
            <w:r w:rsidRPr="007425E1">
              <w:t>He has risen bodily</w:t>
            </w:r>
            <w:r>
              <w:t>,</w:t>
            </w:r>
          </w:p>
          <w:p w14:paraId="4F07C822" w14:textId="77777777" w:rsidR="000E062A" w:rsidRDefault="000E062A" w:rsidP="003B4CB7">
            <w:pPr>
              <w:pStyle w:val="EngHang"/>
            </w:pPr>
            <w:r>
              <w:t>F</w:t>
            </w:r>
            <w:r w:rsidRPr="007425E1">
              <w:t xml:space="preserve">rom the Virgin, </w:t>
            </w:r>
          </w:p>
          <w:p w14:paraId="78959099" w14:textId="77777777" w:rsidR="000E062A" w:rsidRDefault="000E062A" w:rsidP="003B4CB7">
            <w:pPr>
              <w:pStyle w:val="EngHang"/>
            </w:pPr>
            <w:r>
              <w:t>W</w:t>
            </w:r>
            <w:r w:rsidRPr="007425E1">
              <w:t xml:space="preserve">ithout the seed of man, </w:t>
            </w:r>
          </w:p>
          <w:p w14:paraId="1CD92C07" w14:textId="77777777" w:rsidR="000E062A" w:rsidRDefault="000E062A" w:rsidP="003B4CB7">
            <w:pPr>
              <w:pStyle w:val="EngHangEnd"/>
            </w:pPr>
            <w:r>
              <w:t>T</w:t>
            </w:r>
            <w:r w:rsidRPr="007425E1">
              <w:t>hat he might save us.</w:t>
            </w:r>
          </w:p>
        </w:tc>
        <w:tc>
          <w:tcPr>
            <w:tcW w:w="288" w:type="dxa"/>
          </w:tcPr>
          <w:p w14:paraId="527AD87E" w14:textId="77777777" w:rsidR="000E062A" w:rsidRDefault="000E062A" w:rsidP="00DB5AC8"/>
        </w:tc>
        <w:tc>
          <w:tcPr>
            <w:tcW w:w="288" w:type="dxa"/>
          </w:tcPr>
          <w:p w14:paraId="4DD02C58" w14:textId="77777777" w:rsidR="000E062A" w:rsidRDefault="000E062A" w:rsidP="008C0462">
            <w:pPr>
              <w:pStyle w:val="CopticCross"/>
            </w:pPr>
            <w:r w:rsidRPr="00FB5ACB">
              <w:t>¿</w:t>
            </w:r>
          </w:p>
        </w:tc>
        <w:tc>
          <w:tcPr>
            <w:tcW w:w="3960" w:type="dxa"/>
          </w:tcPr>
          <w:p w14:paraId="46420C40" w14:textId="77777777" w:rsidR="000E062A" w:rsidRDefault="000E062A" w:rsidP="0049637C">
            <w:pPr>
              <w:pStyle w:val="CopticVersemulti-line"/>
            </w:pPr>
            <w:r w:rsidRPr="00D807EF">
              <w:t>Ⲁϥϣⲁⲓ ⲥⲱⲙⲁⲧⲓⲕⲱⲥ</w:t>
            </w:r>
          </w:p>
          <w:p w14:paraId="6EDCDCBF" w14:textId="77777777" w:rsidR="000E062A" w:rsidRDefault="000E062A" w:rsidP="0049637C">
            <w:pPr>
              <w:pStyle w:val="CopticVersemulti-line"/>
            </w:pPr>
            <w:r w:rsidRPr="00D807EF">
              <w:t>ⲉⲃⲟⲗϧⲉⲛ ϯⲡⲁⲣⲑⲉⲛⲟⲥ</w:t>
            </w:r>
          </w:p>
          <w:p w14:paraId="2A0D8200" w14:textId="77777777" w:rsidR="000E062A" w:rsidRDefault="000E062A" w:rsidP="0049637C">
            <w:pPr>
              <w:pStyle w:val="CopticVersemulti-line"/>
            </w:pPr>
            <w:r w:rsidRPr="00D807EF">
              <w:t>ⲁϭⲛⲉ ⲥ̀ⲡⲉⲣⲙⲁ ⲛ̀ⲣⲱⲙⲓ</w:t>
            </w:r>
          </w:p>
          <w:p w14:paraId="63410227" w14:textId="77777777" w:rsidR="000E062A" w:rsidRDefault="000E062A" w:rsidP="0049637C">
            <w:pPr>
              <w:pStyle w:val="CopticVersemulti-line"/>
            </w:pPr>
            <w:r w:rsidRPr="00D807EF">
              <w:t>ϣⲁⲛ̀ⲧⲉϥⲥⲱϯ ⲙ̀ⲙⲟⲛ</w:t>
            </w:r>
          </w:p>
        </w:tc>
      </w:tr>
    </w:tbl>
    <w:p w14:paraId="27123D7D" w14:textId="77777777" w:rsidR="008C0462" w:rsidRDefault="008C0462" w:rsidP="000E062A">
      <w:pPr>
        <w:pStyle w:val="Heading6"/>
      </w:pPr>
      <w:bookmarkStart w:id="596" w:name="_Toc298445799"/>
      <w:bookmarkStart w:id="597" w:name="_Toc298681284"/>
      <w:bookmarkStart w:id="598" w:name="_Toc298447524"/>
      <w:r>
        <w:t>Part Six</w:t>
      </w:r>
      <w:bookmarkEnd w:id="596"/>
      <w:bookmarkEnd w:id="597"/>
      <w:bookmarkEnd w:id="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0CEF43B" w14:textId="77777777" w:rsidTr="000010C9">
        <w:trPr>
          <w:cantSplit/>
          <w:jc w:val="center"/>
        </w:trPr>
        <w:tc>
          <w:tcPr>
            <w:tcW w:w="288" w:type="dxa"/>
          </w:tcPr>
          <w:p w14:paraId="01CDA6F3" w14:textId="77777777" w:rsidR="000E062A" w:rsidRDefault="000E062A" w:rsidP="000010C9">
            <w:pPr>
              <w:pStyle w:val="CopticCross"/>
            </w:pPr>
          </w:p>
        </w:tc>
        <w:tc>
          <w:tcPr>
            <w:tcW w:w="3960" w:type="dxa"/>
          </w:tcPr>
          <w:p w14:paraId="498A7724" w14:textId="77777777" w:rsidR="000E062A" w:rsidRDefault="000E062A" w:rsidP="003B4CB7">
            <w:pPr>
              <w:pStyle w:val="EngHang"/>
            </w:pPr>
            <w:r>
              <w:t>He who IS</w:t>
            </w:r>
            <w:r w:rsidRPr="007425E1">
              <w:t xml:space="preserve">, </w:t>
            </w:r>
          </w:p>
          <w:p w14:paraId="60098921" w14:textId="77777777" w:rsidR="000E062A" w:rsidRDefault="000E062A" w:rsidP="003B4CB7">
            <w:pPr>
              <w:pStyle w:val="EngHang"/>
            </w:pPr>
            <w:r w:rsidRPr="007425E1">
              <w:t>Who was,</w:t>
            </w:r>
          </w:p>
          <w:p w14:paraId="68DE9ACA" w14:textId="77777777" w:rsidR="000E062A" w:rsidRDefault="000E062A" w:rsidP="003B4CB7">
            <w:pPr>
              <w:pStyle w:val="EngHang"/>
            </w:pPr>
            <w:r w:rsidRPr="007425E1">
              <w:t xml:space="preserve">Who has come </w:t>
            </w:r>
          </w:p>
          <w:p w14:paraId="3EE5357D" w14:textId="77777777" w:rsidR="000E062A" w:rsidRDefault="000E062A" w:rsidP="003B4CB7">
            <w:pPr>
              <w:pStyle w:val="EngHangEnd"/>
            </w:pPr>
            <w:r w:rsidRPr="007425E1">
              <w:t>and Who will come again:</w:t>
            </w:r>
          </w:p>
        </w:tc>
        <w:tc>
          <w:tcPr>
            <w:tcW w:w="288" w:type="dxa"/>
          </w:tcPr>
          <w:p w14:paraId="7A41CAC8" w14:textId="77777777" w:rsidR="000E062A" w:rsidRDefault="000E062A" w:rsidP="00DB5AC8"/>
        </w:tc>
        <w:tc>
          <w:tcPr>
            <w:tcW w:w="288" w:type="dxa"/>
          </w:tcPr>
          <w:p w14:paraId="490D5AB5" w14:textId="77777777" w:rsidR="000E062A" w:rsidRDefault="000E062A" w:rsidP="000010C9">
            <w:pPr>
              <w:pStyle w:val="CopticCross"/>
            </w:pPr>
          </w:p>
        </w:tc>
        <w:tc>
          <w:tcPr>
            <w:tcW w:w="3960" w:type="dxa"/>
          </w:tcPr>
          <w:p w14:paraId="205DBBEE" w14:textId="77777777" w:rsidR="000E062A" w:rsidRDefault="000E062A" w:rsidP="0049637C">
            <w:pPr>
              <w:pStyle w:val="CopticVersemulti-line"/>
            </w:pPr>
            <w:r w:rsidRPr="0049637C">
              <w:t>Ⲫⲏⲉⲧ</w:t>
            </w:r>
            <w:r w:rsidRPr="0049637C">
              <w:rPr>
                <w:rFonts w:ascii="Times New Roman" w:hAnsi="Times New Roman" w:cs="Times New Roman"/>
              </w:rPr>
              <w:t>ϣ</w:t>
            </w:r>
            <w:r w:rsidRPr="0049637C">
              <w:t>ⲟⲡ</w:t>
            </w:r>
          </w:p>
          <w:p w14:paraId="46FF5BB3" w14:textId="77777777" w:rsidR="000E062A" w:rsidRDefault="000E062A" w:rsidP="0049637C">
            <w:pPr>
              <w:pStyle w:val="CopticVersemulti-line"/>
            </w:pPr>
            <w:r w:rsidRPr="0049637C">
              <w:t>ⲫⲏⲉⲛⲁ</w:t>
            </w:r>
            <w:r w:rsidRPr="0049637C">
              <w:rPr>
                <w:rFonts w:ascii="Times New Roman" w:hAnsi="Times New Roman" w:cs="Times New Roman"/>
              </w:rPr>
              <w:t>ϥϣ</w:t>
            </w:r>
            <w:r w:rsidRPr="0049637C">
              <w:t>ⲟⲡ</w:t>
            </w:r>
          </w:p>
          <w:p w14:paraId="4D6DAB62" w14:textId="77777777" w:rsidR="000E062A" w:rsidRDefault="000E062A" w:rsidP="0049637C">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0354A1C7" w14:textId="77777777" w:rsidR="000E062A" w:rsidRDefault="000E062A" w:rsidP="0049637C">
            <w:pPr>
              <w:pStyle w:val="CopticVerse"/>
            </w:pPr>
            <w:r w:rsidRPr="0049637C">
              <w:t xml:space="preserve">ⲡⲁⲗⲓⲛ ⲟⲛ </w:t>
            </w:r>
            <w:r w:rsidRPr="0049637C">
              <w:rPr>
                <w:rFonts w:ascii="Times New Roman" w:hAnsi="Times New Roman" w:cs="Times New Roman"/>
              </w:rPr>
              <w:t>ϥ̀</w:t>
            </w:r>
            <w:r w:rsidRPr="0049637C">
              <w:t>ⲛⲏⲟⲩ</w:t>
            </w:r>
          </w:p>
        </w:tc>
      </w:tr>
      <w:tr w:rsidR="000E062A" w14:paraId="44AB51E0" w14:textId="77777777" w:rsidTr="000010C9">
        <w:trPr>
          <w:cantSplit/>
          <w:jc w:val="center"/>
        </w:trPr>
        <w:tc>
          <w:tcPr>
            <w:tcW w:w="288" w:type="dxa"/>
          </w:tcPr>
          <w:p w14:paraId="7E7C6A54" w14:textId="77777777" w:rsidR="000E062A" w:rsidRDefault="000E062A" w:rsidP="000010C9">
            <w:pPr>
              <w:pStyle w:val="CopticCross"/>
            </w:pPr>
            <w:r w:rsidRPr="00FB5ACB">
              <w:t>¿</w:t>
            </w:r>
          </w:p>
        </w:tc>
        <w:tc>
          <w:tcPr>
            <w:tcW w:w="3960" w:type="dxa"/>
          </w:tcPr>
          <w:p w14:paraId="060802C5" w14:textId="77777777" w:rsidR="000E062A" w:rsidRDefault="000E062A" w:rsidP="003B4CB7">
            <w:pPr>
              <w:pStyle w:val="EngHang"/>
            </w:pPr>
            <w:r w:rsidRPr="007425E1">
              <w:t>Jesus Christ the Logos</w:t>
            </w:r>
            <w:r>
              <w:t>,</w:t>
            </w:r>
            <w:r w:rsidRPr="007425E1">
              <w:t xml:space="preserve"> </w:t>
            </w:r>
          </w:p>
          <w:p w14:paraId="7C5EE28E" w14:textId="77777777" w:rsidR="000E062A" w:rsidRDefault="000E062A" w:rsidP="003B4CB7">
            <w:pPr>
              <w:pStyle w:val="EngHang"/>
            </w:pPr>
            <w:r w:rsidRPr="007425E1">
              <w:t xml:space="preserve">Who was incarnate, </w:t>
            </w:r>
          </w:p>
          <w:p w14:paraId="5F265B1E" w14:textId="77777777" w:rsidR="000E062A" w:rsidRDefault="000E062A" w:rsidP="003B4CB7">
            <w:pPr>
              <w:pStyle w:val="EngHang"/>
            </w:pPr>
            <w:r>
              <w:t>W</w:t>
            </w:r>
            <w:r w:rsidRPr="007425E1">
              <w:t xml:space="preserve">ithout change, </w:t>
            </w:r>
          </w:p>
          <w:p w14:paraId="5D827FB7" w14:textId="77777777" w:rsidR="000E062A" w:rsidRDefault="000E062A" w:rsidP="003B4CB7">
            <w:pPr>
              <w:pStyle w:val="EngHang"/>
            </w:pPr>
            <w:commentRangeStart w:id="599"/>
            <w:r>
              <w:t>A</w:t>
            </w:r>
            <w:r w:rsidRPr="007425E1">
              <w:t>nd became perfect man</w:t>
            </w:r>
            <w:commentRangeEnd w:id="599"/>
            <w:r>
              <w:rPr>
                <w:rStyle w:val="CommentReference"/>
              </w:rPr>
              <w:commentReference w:id="599"/>
            </w:r>
            <w:r w:rsidRPr="007425E1">
              <w:t>.</w:t>
            </w:r>
          </w:p>
        </w:tc>
        <w:tc>
          <w:tcPr>
            <w:tcW w:w="288" w:type="dxa"/>
          </w:tcPr>
          <w:p w14:paraId="726A65F2" w14:textId="77777777" w:rsidR="000E062A" w:rsidRDefault="000E062A" w:rsidP="00DB5AC8"/>
        </w:tc>
        <w:tc>
          <w:tcPr>
            <w:tcW w:w="288" w:type="dxa"/>
          </w:tcPr>
          <w:p w14:paraId="76D5E647" w14:textId="77777777" w:rsidR="000E062A" w:rsidRDefault="000E062A" w:rsidP="000010C9">
            <w:pPr>
              <w:pStyle w:val="CopticCross"/>
            </w:pPr>
            <w:r w:rsidRPr="00FB5ACB">
              <w:t>¿</w:t>
            </w:r>
          </w:p>
        </w:tc>
        <w:tc>
          <w:tcPr>
            <w:tcW w:w="3960" w:type="dxa"/>
          </w:tcPr>
          <w:p w14:paraId="06F02B41" w14:textId="77777777" w:rsidR="000E062A" w:rsidRDefault="000E062A" w:rsidP="0049637C">
            <w:pPr>
              <w:pStyle w:val="CopticVersemulti-line"/>
            </w:pPr>
            <w:r w:rsidRPr="0049637C">
              <w:t>Ⲓⲏ̅ⲥ Ⲡⲭ̅ⲥ ⲡⲓⲗⲟⲅⲟⲥ</w:t>
            </w:r>
          </w:p>
          <w:p w14:paraId="46B82106" w14:textId="77777777" w:rsidR="000E062A" w:rsidRDefault="000E062A" w:rsidP="0049637C">
            <w:pPr>
              <w:pStyle w:val="CopticVersemulti-line"/>
            </w:pPr>
            <w:r w:rsidRPr="0049637C">
              <w:t>ⲉⲧⲁϥϭⲓⲥⲁⲣⲝ</w:t>
            </w:r>
          </w:p>
          <w:p w14:paraId="20D7B6CD" w14:textId="77777777" w:rsidR="000E062A" w:rsidRDefault="000E062A" w:rsidP="0049637C">
            <w:pPr>
              <w:pStyle w:val="CopticVersemulti-line"/>
            </w:pPr>
            <w:r w:rsidRPr="0049637C">
              <w:t>ϧⲉⲛ ⲟⲩⲙⲉⲧⲁⲧϣⲓⲃⲧ</w:t>
            </w:r>
          </w:p>
          <w:p w14:paraId="0E8CA53A" w14:textId="77777777" w:rsidR="000E062A" w:rsidRDefault="000E062A" w:rsidP="0049637C">
            <w:pPr>
              <w:pStyle w:val="CopticVerse"/>
            </w:pPr>
            <w:r w:rsidRPr="0049637C">
              <w:t>ⲁϥϣⲱⲡⲓ ⲛ̀ⲣⲱⲙⲓ ⲛ̀ⲧⲉⲗⲓⲟⲥ</w:t>
            </w:r>
          </w:p>
        </w:tc>
      </w:tr>
      <w:tr w:rsidR="000E062A" w14:paraId="7091E5E5" w14:textId="77777777" w:rsidTr="000010C9">
        <w:trPr>
          <w:cantSplit/>
          <w:jc w:val="center"/>
        </w:trPr>
        <w:tc>
          <w:tcPr>
            <w:tcW w:w="288" w:type="dxa"/>
          </w:tcPr>
          <w:p w14:paraId="7B70D3DD" w14:textId="77777777" w:rsidR="000E062A" w:rsidRDefault="000E062A" w:rsidP="000010C9">
            <w:pPr>
              <w:pStyle w:val="CopticCross"/>
            </w:pPr>
          </w:p>
        </w:tc>
        <w:tc>
          <w:tcPr>
            <w:tcW w:w="3960" w:type="dxa"/>
          </w:tcPr>
          <w:p w14:paraId="327CCF28" w14:textId="77777777" w:rsidR="000E062A" w:rsidRDefault="000E062A" w:rsidP="003B4CB7">
            <w:pPr>
              <w:pStyle w:val="EngHang"/>
            </w:pPr>
            <w:commentRangeStart w:id="600"/>
            <w:r w:rsidRPr="007425E1">
              <w:t xml:space="preserve">Without </w:t>
            </w:r>
            <w:commentRangeEnd w:id="600"/>
            <w:r>
              <w:rPr>
                <w:rStyle w:val="CommentReference"/>
                <w:rFonts w:ascii="Times New Roman" w:eastAsiaTheme="minorHAnsi" w:hAnsi="Times New Roman" w:cstheme="minorBidi"/>
                <w:color w:val="auto"/>
              </w:rPr>
              <w:commentReference w:id="600"/>
            </w:r>
            <w:r w:rsidRPr="007425E1">
              <w:t xml:space="preserve">confusion, </w:t>
            </w:r>
          </w:p>
          <w:p w14:paraId="7923ED65" w14:textId="77777777" w:rsidR="000E062A" w:rsidRDefault="000E062A" w:rsidP="003B4CB7">
            <w:pPr>
              <w:pStyle w:val="EngHang"/>
            </w:pPr>
            <w:r>
              <w:t>O</w:t>
            </w:r>
            <w:r w:rsidRPr="007425E1">
              <w:t xml:space="preserve">r mixture </w:t>
            </w:r>
          </w:p>
          <w:p w14:paraId="725740E9" w14:textId="77777777" w:rsidR="000E062A" w:rsidRDefault="000E062A" w:rsidP="003B4CB7">
            <w:pPr>
              <w:pStyle w:val="EngHang"/>
            </w:pPr>
            <w:r>
              <w:t>Or</w:t>
            </w:r>
            <w:r w:rsidRPr="007425E1">
              <w:t xml:space="preserve"> division </w:t>
            </w:r>
          </w:p>
          <w:p w14:paraId="1862295A" w14:textId="77777777" w:rsidR="000E062A" w:rsidRDefault="000E062A" w:rsidP="003B4CB7">
            <w:pPr>
              <w:pStyle w:val="EngHangEnd"/>
            </w:pPr>
            <w:r>
              <w:t>A</w:t>
            </w:r>
            <w:r w:rsidRPr="007425E1">
              <w:t>fter the union.</w:t>
            </w:r>
          </w:p>
        </w:tc>
        <w:tc>
          <w:tcPr>
            <w:tcW w:w="288" w:type="dxa"/>
          </w:tcPr>
          <w:p w14:paraId="08D91B2B" w14:textId="77777777" w:rsidR="000E062A" w:rsidRDefault="000E062A" w:rsidP="00DB5AC8"/>
        </w:tc>
        <w:tc>
          <w:tcPr>
            <w:tcW w:w="288" w:type="dxa"/>
          </w:tcPr>
          <w:p w14:paraId="0BF40050" w14:textId="77777777" w:rsidR="000E062A" w:rsidRDefault="000E062A" w:rsidP="000010C9">
            <w:pPr>
              <w:pStyle w:val="CopticCross"/>
            </w:pPr>
          </w:p>
        </w:tc>
        <w:tc>
          <w:tcPr>
            <w:tcW w:w="3960" w:type="dxa"/>
          </w:tcPr>
          <w:p w14:paraId="2ABCBFAD" w14:textId="77777777" w:rsidR="000E062A" w:rsidRDefault="000E062A" w:rsidP="0049637C">
            <w:pPr>
              <w:pStyle w:val="CopticVersemulti-line"/>
            </w:pPr>
            <w:r w:rsidRPr="0049637C">
              <w:t>Ⲙ̀ⲡⲉϥϫⲱϣ ⲙ̀ⲡⲉϥⲑⲱϧ</w:t>
            </w:r>
          </w:p>
          <w:p w14:paraId="261215AF" w14:textId="77777777" w:rsidR="000E062A" w:rsidRDefault="000E062A" w:rsidP="0049637C">
            <w:pPr>
              <w:pStyle w:val="CopticVersemulti-line"/>
            </w:pPr>
            <w:r w:rsidRPr="0049637C">
              <w:t>ⲟⲩⲇⲉ ⲙ̀ⲡⲉϥⲫⲱⲣϫ</w:t>
            </w:r>
          </w:p>
          <w:p w14:paraId="1ED69924" w14:textId="77777777" w:rsidR="000E062A" w:rsidRDefault="000E062A" w:rsidP="0049637C">
            <w:pPr>
              <w:pStyle w:val="CopticVersemulti-line"/>
            </w:pPr>
            <w:r w:rsidRPr="0049637C">
              <w:t>ⲕⲁⲧⲁ ϩ̀ⲗⲓ ⲛ̀ⲥ̀ⲙⲟⲧ</w:t>
            </w:r>
          </w:p>
          <w:p w14:paraId="29BDC742" w14:textId="77777777" w:rsidR="000E062A" w:rsidRDefault="000E062A" w:rsidP="0049637C">
            <w:pPr>
              <w:pStyle w:val="CopticVerse"/>
            </w:pPr>
            <w:r w:rsidRPr="0049637C">
              <w:t>ⲙⲉⲛⲉⲛⲥⲁ ϯⲙⲉⲧⲟⲩⲁⲓ</w:t>
            </w:r>
          </w:p>
        </w:tc>
      </w:tr>
      <w:tr w:rsidR="000E062A" w14:paraId="6E0466E8" w14:textId="77777777" w:rsidTr="000010C9">
        <w:trPr>
          <w:cantSplit/>
          <w:jc w:val="center"/>
        </w:trPr>
        <w:tc>
          <w:tcPr>
            <w:tcW w:w="288" w:type="dxa"/>
          </w:tcPr>
          <w:p w14:paraId="282D87DE" w14:textId="77777777" w:rsidR="000E062A" w:rsidRDefault="000E062A" w:rsidP="000010C9">
            <w:pPr>
              <w:pStyle w:val="CopticCross"/>
            </w:pPr>
            <w:r w:rsidRPr="00FB5ACB">
              <w:lastRenderedPageBreak/>
              <w:t>¿</w:t>
            </w:r>
          </w:p>
        </w:tc>
        <w:tc>
          <w:tcPr>
            <w:tcW w:w="3960" w:type="dxa"/>
          </w:tcPr>
          <w:p w14:paraId="75C204EB" w14:textId="77777777" w:rsidR="000E062A" w:rsidRDefault="000E062A" w:rsidP="003B4CB7">
            <w:pPr>
              <w:pStyle w:val="EngHang"/>
            </w:pPr>
            <w:r>
              <w:t>Rather He is</w:t>
            </w:r>
            <w:r w:rsidRPr="007425E1">
              <w:t xml:space="preserve"> one nature, </w:t>
            </w:r>
          </w:p>
          <w:p w14:paraId="2F43B132" w14:textId="77777777" w:rsidR="000E062A" w:rsidRDefault="000E062A" w:rsidP="003B4CB7">
            <w:pPr>
              <w:pStyle w:val="EngHang"/>
            </w:pPr>
            <w:r>
              <w:t>O</w:t>
            </w:r>
            <w:r w:rsidRPr="007425E1">
              <w:t xml:space="preserve">ne hypostasis, </w:t>
            </w:r>
          </w:p>
          <w:p w14:paraId="52F18E86" w14:textId="77777777" w:rsidR="000E062A" w:rsidRDefault="000E062A" w:rsidP="003B4CB7">
            <w:pPr>
              <w:pStyle w:val="EngHang"/>
            </w:pPr>
            <w:r>
              <w:t>O</w:t>
            </w:r>
            <w:r w:rsidRPr="007425E1">
              <w:t xml:space="preserve">ne person, </w:t>
            </w:r>
          </w:p>
          <w:p w14:paraId="17F58FD6" w14:textId="77777777" w:rsidR="000E062A" w:rsidRDefault="000E062A" w:rsidP="003B4CB7">
            <w:pPr>
              <w:pStyle w:val="EngHangEnd"/>
            </w:pPr>
            <w:r>
              <w:t>O</w:t>
            </w:r>
            <w:r w:rsidRPr="007425E1">
              <w:t>f God the Logos.</w:t>
            </w:r>
          </w:p>
        </w:tc>
        <w:tc>
          <w:tcPr>
            <w:tcW w:w="288" w:type="dxa"/>
          </w:tcPr>
          <w:p w14:paraId="429BC076" w14:textId="77777777" w:rsidR="000E062A" w:rsidRDefault="000E062A" w:rsidP="00DB5AC8"/>
        </w:tc>
        <w:tc>
          <w:tcPr>
            <w:tcW w:w="288" w:type="dxa"/>
          </w:tcPr>
          <w:p w14:paraId="6C333FCA" w14:textId="77777777" w:rsidR="000E062A" w:rsidRDefault="000E062A" w:rsidP="000010C9">
            <w:pPr>
              <w:pStyle w:val="CopticCross"/>
            </w:pPr>
            <w:r w:rsidRPr="00FB5ACB">
              <w:t>¿</w:t>
            </w:r>
          </w:p>
        </w:tc>
        <w:tc>
          <w:tcPr>
            <w:tcW w:w="3960" w:type="dxa"/>
          </w:tcPr>
          <w:p w14:paraId="052308D2" w14:textId="77777777" w:rsidR="000E062A" w:rsidRDefault="000E062A" w:rsidP="0049637C">
            <w:pPr>
              <w:pStyle w:val="CopticVersemulti-line"/>
            </w:pPr>
            <w:r w:rsidRPr="0049637C">
              <w:t>Ⲁⲗⲗⲁ ⲟⲩⲫⲩⲥⲓⲥ ⲛ̀ⲟⲩⲱⲧ</w:t>
            </w:r>
          </w:p>
          <w:p w14:paraId="2C160B13" w14:textId="77777777" w:rsidR="000E062A" w:rsidRDefault="000E062A" w:rsidP="0049637C">
            <w:pPr>
              <w:pStyle w:val="CopticVersemulti-line"/>
            </w:pPr>
            <w:r w:rsidRPr="0049637C">
              <w:t>ⲟⲩϩⲩⲡⲟⲥⲧⲁⲥⲓⲥ ⲛ̀ⲟⲩⲱⲧ</w:t>
            </w:r>
          </w:p>
          <w:p w14:paraId="64B3A6E0" w14:textId="77777777" w:rsidR="000E062A" w:rsidRDefault="000E062A" w:rsidP="0049637C">
            <w:pPr>
              <w:pStyle w:val="CopticVersemulti-line"/>
            </w:pPr>
            <w:r w:rsidRPr="0049637C">
              <w:t>ⲟⲩ̀ⲡⲣⲟⲥⲟⲡⲟⲛ ⲛ̀ⲟⲩⲱⲧ</w:t>
            </w:r>
          </w:p>
          <w:p w14:paraId="5B15CA72" w14:textId="77777777" w:rsidR="000E062A" w:rsidRDefault="000E062A" w:rsidP="0049637C">
            <w:pPr>
              <w:pStyle w:val="CopticVerse"/>
            </w:pPr>
            <w:r w:rsidRPr="0049637C">
              <w:t>ⲛ̀ⲧⲉ Ⲫϯ ⲡⲓⲗⲟⲅⲟⲥ</w:t>
            </w:r>
          </w:p>
        </w:tc>
      </w:tr>
      <w:tr w:rsidR="000E062A" w14:paraId="10172787" w14:textId="77777777" w:rsidTr="000010C9">
        <w:trPr>
          <w:cantSplit/>
          <w:jc w:val="center"/>
        </w:trPr>
        <w:tc>
          <w:tcPr>
            <w:tcW w:w="288" w:type="dxa"/>
          </w:tcPr>
          <w:p w14:paraId="39ECB6E9" w14:textId="77777777" w:rsidR="000E062A" w:rsidRDefault="000E062A" w:rsidP="000010C9">
            <w:pPr>
              <w:pStyle w:val="CopticCross"/>
            </w:pPr>
          </w:p>
        </w:tc>
        <w:tc>
          <w:tcPr>
            <w:tcW w:w="3960" w:type="dxa"/>
          </w:tcPr>
          <w:p w14:paraId="4931E063" w14:textId="77777777" w:rsidR="000E062A" w:rsidRDefault="000E062A" w:rsidP="003B4CB7">
            <w:pPr>
              <w:pStyle w:val="EngHang"/>
            </w:pPr>
            <w:r w:rsidRPr="007425E1">
              <w:t>He has risen bodily</w:t>
            </w:r>
            <w:r>
              <w:t>,</w:t>
            </w:r>
          </w:p>
          <w:p w14:paraId="197A0458" w14:textId="77777777" w:rsidR="000E062A" w:rsidRDefault="000E062A" w:rsidP="003B4CB7">
            <w:pPr>
              <w:pStyle w:val="EngHang"/>
            </w:pPr>
            <w:r>
              <w:t>F</w:t>
            </w:r>
            <w:r w:rsidRPr="007425E1">
              <w:t xml:space="preserve">rom the Virgin, </w:t>
            </w:r>
          </w:p>
          <w:p w14:paraId="7905574B" w14:textId="77777777" w:rsidR="000E062A" w:rsidRDefault="000E062A" w:rsidP="003B4CB7">
            <w:pPr>
              <w:pStyle w:val="EngHang"/>
            </w:pPr>
            <w:r>
              <w:t>W</w:t>
            </w:r>
            <w:r w:rsidRPr="007425E1">
              <w:t xml:space="preserve">ithout the seed of man, </w:t>
            </w:r>
          </w:p>
          <w:p w14:paraId="5CF2C258" w14:textId="77777777" w:rsidR="000E062A" w:rsidRDefault="000E062A" w:rsidP="003B4CB7">
            <w:pPr>
              <w:pStyle w:val="EngHangEnd"/>
            </w:pPr>
            <w:r>
              <w:t>T</w:t>
            </w:r>
            <w:r w:rsidRPr="007425E1">
              <w:t>hat he might save us.</w:t>
            </w:r>
          </w:p>
        </w:tc>
        <w:tc>
          <w:tcPr>
            <w:tcW w:w="288" w:type="dxa"/>
          </w:tcPr>
          <w:p w14:paraId="68168B99" w14:textId="77777777" w:rsidR="000E062A" w:rsidRDefault="000E062A" w:rsidP="00DB5AC8"/>
        </w:tc>
        <w:tc>
          <w:tcPr>
            <w:tcW w:w="288" w:type="dxa"/>
          </w:tcPr>
          <w:p w14:paraId="43F6606C" w14:textId="77777777" w:rsidR="000E062A" w:rsidRDefault="000E062A" w:rsidP="000010C9">
            <w:pPr>
              <w:pStyle w:val="CopticCross"/>
            </w:pPr>
          </w:p>
        </w:tc>
        <w:tc>
          <w:tcPr>
            <w:tcW w:w="3960" w:type="dxa"/>
          </w:tcPr>
          <w:p w14:paraId="5DDDE207" w14:textId="77777777" w:rsidR="000E062A" w:rsidRDefault="000E062A" w:rsidP="0049637C">
            <w:pPr>
              <w:pStyle w:val="CopticVersemulti-line"/>
            </w:pPr>
            <w:r w:rsidRPr="00D807EF">
              <w:t>Ⲁϥϣⲁⲓ ⲥⲱⲙⲁⲧⲓⲕⲱⲥ</w:t>
            </w:r>
          </w:p>
          <w:p w14:paraId="24351BBC" w14:textId="77777777" w:rsidR="000E062A" w:rsidRDefault="000E062A" w:rsidP="0049637C">
            <w:pPr>
              <w:pStyle w:val="CopticVersemulti-line"/>
            </w:pPr>
            <w:r w:rsidRPr="00D807EF">
              <w:t>ⲉⲃⲟⲗϧⲉⲛ ϯⲡⲁⲣⲑⲉⲛⲟⲥ</w:t>
            </w:r>
          </w:p>
          <w:p w14:paraId="2475B212" w14:textId="77777777" w:rsidR="000E062A" w:rsidRDefault="000E062A" w:rsidP="0049637C">
            <w:pPr>
              <w:pStyle w:val="CopticVersemulti-line"/>
            </w:pPr>
            <w:r w:rsidRPr="00D807EF">
              <w:t>ⲁϭⲛⲉ ⲥ̀ⲡⲉⲣⲙⲁ ⲛ̀ⲣⲱⲙⲓ</w:t>
            </w:r>
          </w:p>
          <w:p w14:paraId="523D2DE9" w14:textId="77777777" w:rsidR="000E062A" w:rsidRDefault="000E062A" w:rsidP="0049637C">
            <w:pPr>
              <w:pStyle w:val="CopticVersemulti-line"/>
            </w:pPr>
            <w:r w:rsidRPr="00D807EF">
              <w:t>ϣⲁⲛ̀ⲧⲉϥⲥⲱϯ ⲙ̀ⲙⲟⲛ</w:t>
            </w:r>
          </w:p>
        </w:tc>
      </w:tr>
    </w:tbl>
    <w:p w14:paraId="63541E63" w14:textId="77777777" w:rsidR="000010C9" w:rsidRDefault="000010C9" w:rsidP="000E062A">
      <w:pPr>
        <w:pStyle w:val="Heading6"/>
      </w:pPr>
      <w:bookmarkStart w:id="601" w:name="_Toc298445800"/>
      <w:bookmarkStart w:id="602" w:name="_Toc298681285"/>
      <w:bookmarkStart w:id="603" w:name="_Toc298447525"/>
      <w:r>
        <w:t>Part Seven</w:t>
      </w:r>
      <w:bookmarkEnd w:id="601"/>
      <w:bookmarkEnd w:id="602"/>
      <w:bookmarkEnd w:id="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65007492" w14:textId="77777777" w:rsidTr="000010C9">
        <w:trPr>
          <w:cantSplit/>
          <w:jc w:val="center"/>
        </w:trPr>
        <w:tc>
          <w:tcPr>
            <w:tcW w:w="288" w:type="dxa"/>
          </w:tcPr>
          <w:p w14:paraId="2D1EAC95" w14:textId="77777777" w:rsidR="000E062A" w:rsidRDefault="000E062A" w:rsidP="000010C9">
            <w:pPr>
              <w:pStyle w:val="CopticCross"/>
            </w:pPr>
            <w:r w:rsidRPr="00FB5ACB">
              <w:t>¿</w:t>
            </w:r>
          </w:p>
        </w:tc>
        <w:tc>
          <w:tcPr>
            <w:tcW w:w="3960" w:type="dxa"/>
          </w:tcPr>
          <w:p w14:paraId="0CCFAA32" w14:textId="77777777" w:rsidR="000E062A" w:rsidRDefault="000E062A" w:rsidP="003B4CB7">
            <w:pPr>
              <w:pStyle w:val="EngHang"/>
            </w:pPr>
            <w:r w:rsidRPr="007425E1">
              <w:t xml:space="preserve">Hail to Bethlehem, </w:t>
            </w:r>
          </w:p>
          <w:p w14:paraId="15C10061" w14:textId="77777777" w:rsidR="000E062A" w:rsidRDefault="000E062A" w:rsidP="003B4CB7">
            <w:pPr>
              <w:pStyle w:val="EngHang"/>
            </w:pPr>
            <w:r>
              <w:t>T</w:t>
            </w:r>
            <w:r w:rsidRPr="007425E1">
              <w:t xml:space="preserve">he city of the prophets, </w:t>
            </w:r>
          </w:p>
          <w:p w14:paraId="28385644" w14:textId="77777777" w:rsidR="000E062A" w:rsidRDefault="000E062A" w:rsidP="003B4CB7">
            <w:pPr>
              <w:pStyle w:val="EngHang"/>
            </w:pPr>
            <w:r>
              <w:t>Where Christ, the second Adam,</w:t>
            </w:r>
          </w:p>
          <w:p w14:paraId="14523E0E" w14:textId="77777777" w:rsidR="000E062A" w:rsidRDefault="000E062A" w:rsidP="003B4CB7">
            <w:pPr>
              <w:pStyle w:val="EngHangEnd"/>
            </w:pPr>
            <w:r>
              <w:t>Was born.</w:t>
            </w:r>
          </w:p>
        </w:tc>
        <w:tc>
          <w:tcPr>
            <w:tcW w:w="288" w:type="dxa"/>
          </w:tcPr>
          <w:p w14:paraId="32236046" w14:textId="77777777" w:rsidR="000E062A" w:rsidRDefault="000E062A" w:rsidP="000010C9"/>
        </w:tc>
        <w:tc>
          <w:tcPr>
            <w:tcW w:w="288" w:type="dxa"/>
          </w:tcPr>
          <w:p w14:paraId="12313852" w14:textId="77777777" w:rsidR="000E062A" w:rsidRDefault="000E062A" w:rsidP="000010C9">
            <w:pPr>
              <w:pStyle w:val="CopticCross"/>
            </w:pPr>
            <w:r w:rsidRPr="00FB5ACB">
              <w:t>¿</w:t>
            </w:r>
          </w:p>
        </w:tc>
        <w:tc>
          <w:tcPr>
            <w:tcW w:w="3960" w:type="dxa"/>
          </w:tcPr>
          <w:p w14:paraId="054A61EE" w14:textId="77777777" w:rsidR="000E062A" w:rsidRDefault="000E062A" w:rsidP="0049637C">
            <w:pPr>
              <w:pStyle w:val="CopticVersemulti-line"/>
            </w:pPr>
            <w:r w:rsidRPr="0049637C">
              <w:t>Ⲭⲉⲣⲉ Ⲃⲏⲑⲗⲉⲉⲙ</w:t>
            </w:r>
          </w:p>
          <w:p w14:paraId="119BAD86" w14:textId="77777777" w:rsidR="000E062A" w:rsidRDefault="000E062A" w:rsidP="0049637C">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1C5C9ACA" w14:textId="77777777" w:rsidR="000E062A" w:rsidRDefault="000E062A" w:rsidP="0049637C">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27AAF833" w14:textId="77777777" w:rsidR="000E062A" w:rsidRDefault="000E062A" w:rsidP="0049637C">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0E062A" w14:paraId="3C1A75E4" w14:textId="77777777" w:rsidTr="000010C9">
        <w:trPr>
          <w:cantSplit/>
          <w:jc w:val="center"/>
        </w:trPr>
        <w:tc>
          <w:tcPr>
            <w:tcW w:w="288" w:type="dxa"/>
          </w:tcPr>
          <w:p w14:paraId="5D850025" w14:textId="77777777" w:rsidR="000E062A" w:rsidRDefault="000E062A" w:rsidP="000010C9">
            <w:pPr>
              <w:pStyle w:val="CopticCross"/>
            </w:pPr>
          </w:p>
        </w:tc>
        <w:tc>
          <w:tcPr>
            <w:tcW w:w="3960" w:type="dxa"/>
          </w:tcPr>
          <w:p w14:paraId="526375FD" w14:textId="77777777" w:rsidR="000E062A" w:rsidRDefault="000E062A" w:rsidP="003B4CB7">
            <w:pPr>
              <w:pStyle w:val="EngHang"/>
            </w:pPr>
            <w:r w:rsidRPr="007425E1">
              <w:t xml:space="preserve">That he might restore </w:t>
            </w:r>
          </w:p>
          <w:p w14:paraId="4CB24FFD" w14:textId="77777777" w:rsidR="000E062A" w:rsidRDefault="000E062A" w:rsidP="003B4CB7">
            <w:pPr>
              <w:pStyle w:val="EngHang"/>
            </w:pPr>
            <w:r w:rsidRPr="007425E1">
              <w:t>Adam</w:t>
            </w:r>
            <w:r>
              <w:t>, the first man</w:t>
            </w:r>
            <w:r w:rsidRPr="007425E1">
              <w:t xml:space="preserve"> </w:t>
            </w:r>
          </w:p>
          <w:p w14:paraId="6FB37805" w14:textId="77777777" w:rsidR="000E062A" w:rsidRDefault="000E062A" w:rsidP="003B4CB7">
            <w:pPr>
              <w:pStyle w:val="EngHang"/>
            </w:pPr>
            <w:r w:rsidRPr="007425E1">
              <w:t xml:space="preserve">Who is from the earth </w:t>
            </w:r>
          </w:p>
          <w:p w14:paraId="53105339" w14:textId="77777777" w:rsidR="000E062A" w:rsidRDefault="000E062A" w:rsidP="003B4CB7">
            <w:pPr>
              <w:pStyle w:val="EngHangEnd"/>
            </w:pPr>
            <w:r>
              <w:t>T</w:t>
            </w:r>
            <w:r w:rsidRPr="007425E1">
              <w:t>o Paradise,</w:t>
            </w:r>
          </w:p>
        </w:tc>
        <w:tc>
          <w:tcPr>
            <w:tcW w:w="288" w:type="dxa"/>
          </w:tcPr>
          <w:p w14:paraId="345591D7" w14:textId="77777777" w:rsidR="000E062A" w:rsidRDefault="000E062A" w:rsidP="000010C9"/>
        </w:tc>
        <w:tc>
          <w:tcPr>
            <w:tcW w:w="288" w:type="dxa"/>
          </w:tcPr>
          <w:p w14:paraId="51C8C0AB" w14:textId="77777777" w:rsidR="000E062A" w:rsidRDefault="000E062A" w:rsidP="000010C9">
            <w:pPr>
              <w:pStyle w:val="CopticCross"/>
            </w:pPr>
          </w:p>
        </w:tc>
        <w:tc>
          <w:tcPr>
            <w:tcW w:w="3960" w:type="dxa"/>
          </w:tcPr>
          <w:p w14:paraId="1D94389D" w14:textId="77777777" w:rsidR="000E062A" w:rsidRDefault="000E062A" w:rsidP="0049637C">
            <w:pPr>
              <w:pStyle w:val="CopticVersemulti-line"/>
            </w:pPr>
            <w:r w:rsidRPr="0049637C">
              <w:t>Ϩⲓⲛⲁ ⲛ̀ⲧⲉϥⲧⲁⲑⲥⲟ ⲛ̀Ⲁⲇⲁⲙ</w:t>
            </w:r>
          </w:p>
          <w:p w14:paraId="5A4CA65E" w14:textId="77777777" w:rsidR="000E062A" w:rsidRDefault="000E062A" w:rsidP="0049637C">
            <w:pPr>
              <w:pStyle w:val="CopticVersemulti-line"/>
            </w:pPr>
            <w:r w:rsidRPr="0049637C">
              <w:t>ⲡⲓϩⲟⲩⲓⲧ ⲛ̀ⲣⲱⲙⲓ</w:t>
            </w:r>
          </w:p>
          <w:p w14:paraId="49973AFD" w14:textId="77777777" w:rsidR="000E062A" w:rsidRDefault="000E062A" w:rsidP="0049637C">
            <w:pPr>
              <w:pStyle w:val="CopticVersemulti-line"/>
            </w:pPr>
            <w:r w:rsidRPr="0049637C">
              <w:t>ⲡⲓ ⲉⲃⲟⲗϧⲉⲛ ⲡ̀ⲕⲁϩⲓ</w:t>
            </w:r>
          </w:p>
          <w:p w14:paraId="49BEE9C1" w14:textId="77777777" w:rsidR="000E062A" w:rsidRDefault="000E062A" w:rsidP="0049637C">
            <w:pPr>
              <w:pStyle w:val="CopticVerse"/>
            </w:pPr>
            <w:r w:rsidRPr="0049637C">
              <w:t>ⲉⲡⲓⲡⲁⲣⲁⲇⲓⲥⲟⲥ</w:t>
            </w:r>
          </w:p>
        </w:tc>
      </w:tr>
      <w:tr w:rsidR="000E062A" w14:paraId="4F8E1079" w14:textId="77777777" w:rsidTr="000010C9">
        <w:trPr>
          <w:cantSplit/>
          <w:jc w:val="center"/>
        </w:trPr>
        <w:tc>
          <w:tcPr>
            <w:tcW w:w="288" w:type="dxa"/>
          </w:tcPr>
          <w:p w14:paraId="5E29916E" w14:textId="77777777" w:rsidR="000E062A" w:rsidRDefault="000E062A" w:rsidP="000010C9">
            <w:pPr>
              <w:pStyle w:val="CopticCross"/>
            </w:pPr>
            <w:r w:rsidRPr="00FB5ACB">
              <w:t>¿</w:t>
            </w:r>
          </w:p>
        </w:tc>
        <w:tc>
          <w:tcPr>
            <w:tcW w:w="3960" w:type="dxa"/>
          </w:tcPr>
          <w:p w14:paraId="7BBD0E7C" w14:textId="77777777" w:rsidR="000E062A" w:rsidRDefault="000E062A" w:rsidP="003B4CB7">
            <w:pPr>
              <w:pStyle w:val="EngHang"/>
            </w:pPr>
            <w:r w:rsidRPr="007425E1">
              <w:t xml:space="preserve">And </w:t>
            </w:r>
            <w:r>
              <w:t>abolish</w:t>
            </w:r>
            <w:r w:rsidRPr="007425E1">
              <w:t xml:space="preserve"> </w:t>
            </w:r>
            <w:r>
              <w:t>the sentence</w:t>
            </w:r>
          </w:p>
          <w:p w14:paraId="1EE1AFF9" w14:textId="77777777" w:rsidR="000E062A" w:rsidRDefault="000E062A" w:rsidP="003B4CB7">
            <w:pPr>
              <w:pStyle w:val="EngHang"/>
            </w:pPr>
            <w:r>
              <w:t>Of</w:t>
            </w:r>
            <w:r w:rsidRPr="007425E1">
              <w:t xml:space="preserve"> death</w:t>
            </w:r>
            <w:r>
              <w:t>, which said</w:t>
            </w:r>
            <w:r w:rsidRPr="007425E1">
              <w:t xml:space="preserve">: </w:t>
            </w:r>
          </w:p>
          <w:p w14:paraId="53289FEC" w14:textId="77777777" w:rsidR="000E062A" w:rsidRDefault="000E062A" w:rsidP="003B4CB7">
            <w:pPr>
              <w:pStyle w:val="EngHang"/>
            </w:pPr>
            <w:r>
              <w:t>"</w:t>
            </w:r>
            <w:r w:rsidRPr="007425E1">
              <w:t xml:space="preserve">Adam you are earth: </w:t>
            </w:r>
          </w:p>
          <w:p w14:paraId="588C10FA" w14:textId="77777777" w:rsidR="000E062A" w:rsidRDefault="000E062A" w:rsidP="003B4CB7">
            <w:pPr>
              <w:pStyle w:val="EngHangEnd"/>
            </w:pPr>
            <w:r>
              <w:t>A</w:t>
            </w:r>
            <w:r w:rsidRPr="007425E1">
              <w:t>nd shall return to earth.</w:t>
            </w:r>
            <w:r>
              <w:t>"</w:t>
            </w:r>
          </w:p>
        </w:tc>
        <w:tc>
          <w:tcPr>
            <w:tcW w:w="288" w:type="dxa"/>
          </w:tcPr>
          <w:p w14:paraId="10742469" w14:textId="77777777" w:rsidR="000E062A" w:rsidRDefault="000E062A" w:rsidP="000010C9"/>
        </w:tc>
        <w:tc>
          <w:tcPr>
            <w:tcW w:w="288" w:type="dxa"/>
          </w:tcPr>
          <w:p w14:paraId="52A57E99" w14:textId="77777777" w:rsidR="000E062A" w:rsidRDefault="000E062A" w:rsidP="000010C9">
            <w:pPr>
              <w:pStyle w:val="CopticCross"/>
            </w:pPr>
            <w:r w:rsidRPr="00FB5ACB">
              <w:t>¿</w:t>
            </w:r>
          </w:p>
        </w:tc>
        <w:tc>
          <w:tcPr>
            <w:tcW w:w="3960" w:type="dxa"/>
          </w:tcPr>
          <w:p w14:paraId="31F6A519" w14:textId="77777777" w:rsidR="000E062A" w:rsidRDefault="000E062A" w:rsidP="0049637C">
            <w:pPr>
              <w:pStyle w:val="CopticVersemulti-line"/>
            </w:pPr>
            <w:r w:rsidRPr="0049637C">
              <w:t>Ⲟⲩⲟϩ ⲛ̀ⲧⲉϥⲃⲱⲗ ⲉ̀ⲃⲟⲗ</w:t>
            </w:r>
          </w:p>
          <w:p w14:paraId="5E28910A" w14:textId="77777777" w:rsidR="000E062A" w:rsidRDefault="000E062A" w:rsidP="0049637C">
            <w:pPr>
              <w:pStyle w:val="CopticVersemulti-line"/>
            </w:pPr>
            <w:r w:rsidRPr="0049637C">
              <w:t>ⲛ̀ⲧⲁⲡⲟⲫⲁⲥⲓⲥ ⲙ̀ⲫ̀ⲙⲟⲩ</w:t>
            </w:r>
          </w:p>
          <w:p w14:paraId="5551081F" w14:textId="77777777" w:rsidR="000E062A" w:rsidRDefault="000E062A" w:rsidP="0049637C">
            <w:pPr>
              <w:pStyle w:val="CopticVersemulti-line"/>
            </w:pPr>
            <w:r w:rsidRPr="0049637C">
              <w:t>ϫⲉ Ⲁⲇⲁⲙ ⲛ̀ⲑⲟⲕ ⲟⲩⲕⲁϩⲓ</w:t>
            </w:r>
          </w:p>
          <w:p w14:paraId="20B15EC9" w14:textId="77777777" w:rsidR="000E062A" w:rsidRDefault="000E062A" w:rsidP="0049637C">
            <w:pPr>
              <w:pStyle w:val="CopticVerse"/>
            </w:pPr>
            <w:r w:rsidRPr="0049637C">
              <w:t>ⲭ̀ⲛⲁⲧⲁⲥⲑⲟⲕ ⲉⲡⲕⲁϩⲓ</w:t>
            </w:r>
          </w:p>
        </w:tc>
      </w:tr>
      <w:tr w:rsidR="000E062A" w14:paraId="43AA3AD5" w14:textId="77777777" w:rsidTr="000010C9">
        <w:trPr>
          <w:cantSplit/>
          <w:jc w:val="center"/>
        </w:trPr>
        <w:tc>
          <w:tcPr>
            <w:tcW w:w="288" w:type="dxa"/>
          </w:tcPr>
          <w:p w14:paraId="181AC86D" w14:textId="77777777" w:rsidR="000E062A" w:rsidRDefault="000E062A" w:rsidP="000010C9">
            <w:pPr>
              <w:pStyle w:val="CopticCross"/>
            </w:pPr>
          </w:p>
        </w:tc>
        <w:tc>
          <w:tcPr>
            <w:tcW w:w="3960" w:type="dxa"/>
          </w:tcPr>
          <w:p w14:paraId="5687C89A" w14:textId="77777777" w:rsidR="000E062A" w:rsidRDefault="000E062A" w:rsidP="003B4CB7">
            <w:pPr>
              <w:pStyle w:val="EngHang"/>
            </w:pPr>
            <w:r>
              <w:t>The grace of Christ</w:t>
            </w:r>
          </w:p>
          <w:p w14:paraId="32278EF8" w14:textId="77777777" w:rsidR="000E062A" w:rsidRDefault="000E062A" w:rsidP="003B4CB7">
            <w:pPr>
              <w:pStyle w:val="EngHang"/>
            </w:pPr>
            <w:r>
              <w:t>Abounded much more</w:t>
            </w:r>
          </w:p>
          <w:p w14:paraId="32A47D76" w14:textId="77777777" w:rsidR="000E062A" w:rsidRDefault="000E062A" w:rsidP="003B4CB7">
            <w:pPr>
              <w:pStyle w:val="EngHang"/>
            </w:pPr>
            <w:r>
              <w:t>In the place where</w:t>
            </w:r>
          </w:p>
          <w:p w14:paraId="6B6DE8A3" w14:textId="77777777" w:rsidR="000E062A" w:rsidRDefault="000E062A" w:rsidP="003B4CB7">
            <w:pPr>
              <w:pStyle w:val="EngHangEnd"/>
            </w:pPr>
            <w:r>
              <w:t>Sin had abounded.</w:t>
            </w:r>
          </w:p>
        </w:tc>
        <w:tc>
          <w:tcPr>
            <w:tcW w:w="288" w:type="dxa"/>
          </w:tcPr>
          <w:p w14:paraId="7282AE12" w14:textId="77777777" w:rsidR="000E062A" w:rsidRDefault="000E062A" w:rsidP="000010C9"/>
        </w:tc>
        <w:tc>
          <w:tcPr>
            <w:tcW w:w="288" w:type="dxa"/>
          </w:tcPr>
          <w:p w14:paraId="1A5CE84B" w14:textId="77777777" w:rsidR="000E062A" w:rsidRDefault="000E062A" w:rsidP="000010C9">
            <w:pPr>
              <w:pStyle w:val="CopticCross"/>
            </w:pPr>
          </w:p>
        </w:tc>
        <w:tc>
          <w:tcPr>
            <w:tcW w:w="3960" w:type="dxa"/>
          </w:tcPr>
          <w:p w14:paraId="7948538B" w14:textId="77777777" w:rsidR="000E062A" w:rsidRDefault="000E062A" w:rsidP="0049637C">
            <w:pPr>
              <w:pStyle w:val="CopticVersemulti-line"/>
            </w:pPr>
            <w:r w:rsidRPr="0049637C">
              <w:t>Ⲡⲓⲙⲁ ⲅⲁⲣ ⲉ̀ⲧⲁϥⲁϣⲁⲓ</w:t>
            </w:r>
          </w:p>
          <w:p w14:paraId="66B9F494" w14:textId="77777777" w:rsidR="000E062A" w:rsidRDefault="000E062A" w:rsidP="0049637C">
            <w:pPr>
              <w:pStyle w:val="CopticVersemulti-line"/>
            </w:pPr>
            <w:r w:rsidRPr="0049637C">
              <w:t>ⲙ̀ⲙⲟϥ ⲛ̀ϫⲉ ⲫ̀ⲛⲟⲃⲓ</w:t>
            </w:r>
          </w:p>
          <w:p w14:paraId="06E8BFFD" w14:textId="77777777" w:rsidR="000E062A" w:rsidRDefault="000E062A" w:rsidP="0049637C">
            <w:pPr>
              <w:pStyle w:val="CopticVersemulti-line"/>
            </w:pPr>
            <w:r w:rsidRPr="0049637C">
              <w:t>ⲁϥⲉⲣϩⲟⲩⲟ ⲁ̀ϣⲁⲓ ⲛ̀ϧⲏⲧϥ</w:t>
            </w:r>
          </w:p>
          <w:p w14:paraId="2A1A07CE" w14:textId="77777777" w:rsidR="000E062A" w:rsidRDefault="000E062A" w:rsidP="0049637C">
            <w:pPr>
              <w:pStyle w:val="CopticVerse"/>
            </w:pPr>
            <w:r w:rsidRPr="0049637C">
              <w:t>ⲛ̀ϫⲉ ⲡⲓϩ̀ⲙⲟⲧ ⲙ̀Ⲡⲭ̅ⲥ</w:t>
            </w:r>
          </w:p>
        </w:tc>
      </w:tr>
      <w:tr w:rsidR="000E062A" w14:paraId="0231D897" w14:textId="77777777" w:rsidTr="000010C9">
        <w:trPr>
          <w:cantSplit/>
          <w:jc w:val="center"/>
        </w:trPr>
        <w:tc>
          <w:tcPr>
            <w:tcW w:w="288" w:type="dxa"/>
          </w:tcPr>
          <w:p w14:paraId="749FE4C7" w14:textId="77777777" w:rsidR="000E062A" w:rsidRDefault="000E062A" w:rsidP="000010C9">
            <w:pPr>
              <w:pStyle w:val="CopticCross"/>
            </w:pPr>
            <w:r w:rsidRPr="00FB5ACB">
              <w:lastRenderedPageBreak/>
              <w:t>¿</w:t>
            </w:r>
          </w:p>
        </w:tc>
        <w:tc>
          <w:tcPr>
            <w:tcW w:w="3960" w:type="dxa"/>
          </w:tcPr>
          <w:p w14:paraId="3518999C" w14:textId="77777777" w:rsidR="000E062A" w:rsidRDefault="000E062A" w:rsidP="003B4CB7">
            <w:pPr>
              <w:pStyle w:val="EngHang"/>
            </w:pPr>
            <w:r w:rsidRPr="007425E1">
              <w:t>He has risen bodily</w:t>
            </w:r>
            <w:r>
              <w:t>,</w:t>
            </w:r>
          </w:p>
          <w:p w14:paraId="0BC9BE22" w14:textId="77777777" w:rsidR="000E062A" w:rsidRDefault="000E062A" w:rsidP="003B4CB7">
            <w:pPr>
              <w:pStyle w:val="EngHang"/>
            </w:pPr>
            <w:r>
              <w:t>F</w:t>
            </w:r>
            <w:r w:rsidRPr="007425E1">
              <w:t xml:space="preserve">rom the Virgin, </w:t>
            </w:r>
          </w:p>
          <w:p w14:paraId="558FC444" w14:textId="77777777" w:rsidR="000E062A" w:rsidRDefault="000E062A" w:rsidP="003B4CB7">
            <w:pPr>
              <w:pStyle w:val="EngHang"/>
            </w:pPr>
            <w:r>
              <w:t>W</w:t>
            </w:r>
            <w:r w:rsidRPr="007425E1">
              <w:t xml:space="preserve">ithout the seed of man, </w:t>
            </w:r>
          </w:p>
          <w:p w14:paraId="07693B19" w14:textId="77777777" w:rsidR="000E062A" w:rsidRDefault="000E062A" w:rsidP="003B4CB7">
            <w:pPr>
              <w:pStyle w:val="EngHangEnd"/>
            </w:pPr>
            <w:r>
              <w:t>T</w:t>
            </w:r>
            <w:r w:rsidRPr="007425E1">
              <w:t>hat he might save us.</w:t>
            </w:r>
          </w:p>
        </w:tc>
        <w:tc>
          <w:tcPr>
            <w:tcW w:w="288" w:type="dxa"/>
          </w:tcPr>
          <w:p w14:paraId="6B0CF21D" w14:textId="77777777" w:rsidR="000E062A" w:rsidRDefault="000E062A" w:rsidP="000010C9"/>
        </w:tc>
        <w:tc>
          <w:tcPr>
            <w:tcW w:w="288" w:type="dxa"/>
          </w:tcPr>
          <w:p w14:paraId="6AB1400A" w14:textId="77777777" w:rsidR="000E062A" w:rsidRDefault="000E062A" w:rsidP="000010C9">
            <w:pPr>
              <w:pStyle w:val="CopticCross"/>
            </w:pPr>
            <w:r w:rsidRPr="00FB5ACB">
              <w:t>¿</w:t>
            </w:r>
          </w:p>
        </w:tc>
        <w:tc>
          <w:tcPr>
            <w:tcW w:w="3960" w:type="dxa"/>
          </w:tcPr>
          <w:p w14:paraId="2CF2A310" w14:textId="77777777" w:rsidR="000E062A" w:rsidRDefault="000E062A" w:rsidP="0049637C">
            <w:pPr>
              <w:pStyle w:val="CopticVersemulti-line"/>
            </w:pPr>
            <w:r w:rsidRPr="00D807EF">
              <w:t>Ⲁϥϣⲁⲓ ⲥⲱⲙⲁⲧⲓⲕⲱⲥ</w:t>
            </w:r>
          </w:p>
          <w:p w14:paraId="73667813" w14:textId="77777777" w:rsidR="000E062A" w:rsidRDefault="000E062A" w:rsidP="0049637C">
            <w:pPr>
              <w:pStyle w:val="CopticVersemulti-line"/>
            </w:pPr>
            <w:r w:rsidRPr="00D807EF">
              <w:t>ⲉⲃⲟⲗϧⲉⲛ ϯⲡⲁⲣⲑⲉⲛⲟⲥ</w:t>
            </w:r>
          </w:p>
          <w:p w14:paraId="3D1953E2" w14:textId="77777777" w:rsidR="000E062A" w:rsidRDefault="000E062A" w:rsidP="0049637C">
            <w:pPr>
              <w:pStyle w:val="CopticVersemulti-line"/>
            </w:pPr>
            <w:r w:rsidRPr="00D807EF">
              <w:t>ⲁϭⲛⲉ ⲥ̀ⲡⲉⲣⲙⲁ ⲛ̀ⲣⲱⲙⲓ</w:t>
            </w:r>
          </w:p>
          <w:p w14:paraId="0FB3DCFF" w14:textId="77777777" w:rsidR="000E062A" w:rsidRDefault="000E062A" w:rsidP="0049637C">
            <w:pPr>
              <w:pStyle w:val="CopticVersemulti-line"/>
            </w:pPr>
            <w:r w:rsidRPr="00D807EF">
              <w:t>ϣⲁⲛ̀ⲧⲉϥⲥⲱϯ ⲙ̀ⲙⲟⲛ</w:t>
            </w:r>
          </w:p>
        </w:tc>
      </w:tr>
    </w:tbl>
    <w:p w14:paraId="4D4EC3F0" w14:textId="77777777" w:rsidR="000010C9" w:rsidRDefault="000010C9" w:rsidP="000E062A">
      <w:pPr>
        <w:pStyle w:val="Heading6"/>
      </w:pPr>
      <w:bookmarkStart w:id="604" w:name="_Toc298445801"/>
      <w:bookmarkStart w:id="605" w:name="_Toc298681286"/>
      <w:bookmarkStart w:id="606" w:name="_Toc298447526"/>
      <w:r>
        <w:t>Part Eight</w:t>
      </w:r>
      <w:bookmarkEnd w:id="604"/>
      <w:bookmarkEnd w:id="605"/>
      <w:bookmarkEnd w:id="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5424A06A" w14:textId="77777777" w:rsidTr="004568B8">
        <w:trPr>
          <w:cantSplit/>
          <w:jc w:val="center"/>
        </w:trPr>
        <w:tc>
          <w:tcPr>
            <w:tcW w:w="288" w:type="dxa"/>
          </w:tcPr>
          <w:p w14:paraId="61BFB909" w14:textId="77777777" w:rsidR="000E062A" w:rsidRDefault="000E062A" w:rsidP="000010C9">
            <w:pPr>
              <w:pStyle w:val="CopticCross"/>
            </w:pPr>
          </w:p>
        </w:tc>
        <w:tc>
          <w:tcPr>
            <w:tcW w:w="3960" w:type="dxa"/>
          </w:tcPr>
          <w:p w14:paraId="132A7FDD" w14:textId="77777777" w:rsidR="000E062A" w:rsidRDefault="000E062A" w:rsidP="003B4CB7">
            <w:pPr>
              <w:pStyle w:val="EngHang"/>
            </w:pPr>
            <w:r>
              <w:t>All souls rejoice and sing</w:t>
            </w:r>
          </w:p>
          <w:p w14:paraId="607802D9" w14:textId="77777777" w:rsidR="000E062A" w:rsidRDefault="000E062A" w:rsidP="003B4CB7">
            <w:pPr>
              <w:pStyle w:val="EngHang"/>
            </w:pPr>
            <w:r>
              <w:t>A hymn to Christ the King,</w:t>
            </w:r>
          </w:p>
          <w:p w14:paraId="77121632" w14:textId="77777777" w:rsidR="000E062A" w:rsidRDefault="000E062A" w:rsidP="003B4CB7">
            <w:pPr>
              <w:pStyle w:val="EngHang"/>
            </w:pPr>
            <w:r>
              <w:t>In chorus</w:t>
            </w:r>
          </w:p>
          <w:p w14:paraId="0BEA746D" w14:textId="77777777" w:rsidR="000E062A" w:rsidRDefault="000E062A" w:rsidP="003B4CB7">
            <w:pPr>
              <w:pStyle w:val="EngHangEnd"/>
            </w:pPr>
            <w:r>
              <w:t>With the angels.</w:t>
            </w:r>
          </w:p>
        </w:tc>
        <w:tc>
          <w:tcPr>
            <w:tcW w:w="288" w:type="dxa"/>
          </w:tcPr>
          <w:p w14:paraId="3C81419B" w14:textId="77777777" w:rsidR="000E062A" w:rsidRDefault="000E062A" w:rsidP="000010C9"/>
        </w:tc>
        <w:tc>
          <w:tcPr>
            <w:tcW w:w="288" w:type="dxa"/>
          </w:tcPr>
          <w:p w14:paraId="45BEA024" w14:textId="77777777" w:rsidR="000E062A" w:rsidRDefault="000E062A" w:rsidP="000010C9">
            <w:pPr>
              <w:pStyle w:val="CopticCross"/>
            </w:pPr>
          </w:p>
        </w:tc>
        <w:tc>
          <w:tcPr>
            <w:tcW w:w="3960" w:type="dxa"/>
          </w:tcPr>
          <w:p w14:paraId="3D124DD6" w14:textId="77777777" w:rsidR="000E062A" w:rsidRDefault="000E062A" w:rsidP="0049637C">
            <w:pPr>
              <w:pStyle w:val="CopticVersemulti-line"/>
            </w:pPr>
            <w:r w:rsidRPr="0049637C">
              <w:t>Ⲯⲩⲭⲏ ⲛⲓⲃⲉⲛ ⲣⲁ</w:t>
            </w:r>
            <w:r w:rsidRPr="0049637C">
              <w:rPr>
                <w:rFonts w:ascii="Times New Roman" w:hAnsi="Times New Roman" w:cs="Times New Roman"/>
              </w:rPr>
              <w:t>ϣ</w:t>
            </w:r>
            <w:r w:rsidRPr="0049637C">
              <w:t>ⲓ</w:t>
            </w:r>
          </w:p>
          <w:p w14:paraId="0240CC89" w14:textId="77777777" w:rsidR="000E062A" w:rsidRDefault="000E062A" w:rsidP="0049637C">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0AF34351" w14:textId="77777777" w:rsidR="000E062A" w:rsidRDefault="000E062A" w:rsidP="0049637C">
            <w:pPr>
              <w:pStyle w:val="CopticVersemulti-line"/>
            </w:pPr>
            <w:r w:rsidRPr="0049637C">
              <w:t>ⲛⲉⲙ ⲛⲓⲁⲅⲅⲉⲗⲟⲥ</w:t>
            </w:r>
          </w:p>
          <w:p w14:paraId="316A3FF6" w14:textId="77777777" w:rsidR="000E062A" w:rsidRDefault="000E062A" w:rsidP="0049637C">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0E062A" w14:paraId="6EFBAC9E" w14:textId="77777777" w:rsidTr="004568B8">
        <w:trPr>
          <w:cantSplit/>
          <w:jc w:val="center"/>
        </w:trPr>
        <w:tc>
          <w:tcPr>
            <w:tcW w:w="288" w:type="dxa"/>
          </w:tcPr>
          <w:p w14:paraId="1C2AEE38" w14:textId="77777777" w:rsidR="000E062A" w:rsidRDefault="000E062A" w:rsidP="000010C9">
            <w:pPr>
              <w:pStyle w:val="CopticCross"/>
            </w:pPr>
            <w:r w:rsidRPr="00FB5ACB">
              <w:t>¿</w:t>
            </w:r>
          </w:p>
        </w:tc>
        <w:tc>
          <w:tcPr>
            <w:tcW w:w="3960" w:type="dxa"/>
          </w:tcPr>
          <w:p w14:paraId="3601A520" w14:textId="77777777" w:rsidR="000E062A" w:rsidRDefault="000E062A" w:rsidP="003B4CB7">
            <w:pPr>
              <w:pStyle w:val="EngHang"/>
            </w:pPr>
            <w:r>
              <w:t>Proclaiming and saying,</w:t>
            </w:r>
          </w:p>
          <w:p w14:paraId="78287ABD" w14:textId="77777777" w:rsidR="000E062A" w:rsidRDefault="000E062A" w:rsidP="003B4CB7">
            <w:pPr>
              <w:pStyle w:val="EngHang"/>
            </w:pPr>
            <w:r>
              <w:t>"</w:t>
            </w:r>
            <w:r w:rsidRPr="007425E1">
              <w:t xml:space="preserve">Glory to God in the highest, </w:t>
            </w:r>
          </w:p>
          <w:p w14:paraId="43F994C1" w14:textId="77777777" w:rsidR="000E062A" w:rsidRDefault="000E062A" w:rsidP="003B4CB7">
            <w:pPr>
              <w:pStyle w:val="EngHang"/>
            </w:pPr>
            <w:r>
              <w:t>P</w:t>
            </w:r>
            <w:r w:rsidRPr="007425E1">
              <w:t xml:space="preserve">eace upon the earth, </w:t>
            </w:r>
          </w:p>
          <w:p w14:paraId="58CC7FC3" w14:textId="77777777" w:rsidR="000E062A" w:rsidRDefault="000E062A" w:rsidP="003B4CB7">
            <w:pPr>
              <w:pStyle w:val="EngHangEnd"/>
            </w:pPr>
            <w:commentRangeStart w:id="607"/>
            <w:r>
              <w:t>And good</w:t>
            </w:r>
            <w:r w:rsidRPr="007425E1">
              <w:t>will toward men</w:t>
            </w:r>
            <w:commentRangeEnd w:id="607"/>
            <w:r>
              <w:rPr>
                <w:rStyle w:val="CommentReference"/>
              </w:rPr>
              <w:commentReference w:id="607"/>
            </w:r>
            <w:r w:rsidRPr="007425E1">
              <w:t>.</w:t>
            </w:r>
            <w:r>
              <w:t>"</w:t>
            </w:r>
          </w:p>
        </w:tc>
        <w:tc>
          <w:tcPr>
            <w:tcW w:w="288" w:type="dxa"/>
          </w:tcPr>
          <w:p w14:paraId="384E38E7" w14:textId="77777777" w:rsidR="000E062A" w:rsidRDefault="000E062A" w:rsidP="000010C9"/>
        </w:tc>
        <w:tc>
          <w:tcPr>
            <w:tcW w:w="288" w:type="dxa"/>
          </w:tcPr>
          <w:p w14:paraId="2BE9C053" w14:textId="77777777" w:rsidR="000E062A" w:rsidRDefault="000E062A" w:rsidP="000010C9">
            <w:pPr>
              <w:pStyle w:val="CopticCross"/>
            </w:pPr>
            <w:r w:rsidRPr="00FB5ACB">
              <w:t>¿</w:t>
            </w:r>
          </w:p>
        </w:tc>
        <w:tc>
          <w:tcPr>
            <w:tcW w:w="3960" w:type="dxa"/>
          </w:tcPr>
          <w:p w14:paraId="4183F1CA" w14:textId="77777777" w:rsidR="000E062A" w:rsidRDefault="000E062A" w:rsidP="0049637C">
            <w:pPr>
              <w:pStyle w:val="CopticVersemulti-line"/>
            </w:pPr>
            <w:r w:rsidRPr="0049637C">
              <w:t>Ⲉⲩⲱϣ ⲉⲃⲟⲗ ⲉⲩϫⲱ ⲙ̀ⲙⲟⲥ</w:t>
            </w:r>
          </w:p>
          <w:p w14:paraId="7DDFB0B7" w14:textId="77777777" w:rsidR="000E062A" w:rsidRDefault="000E062A" w:rsidP="0049637C">
            <w:pPr>
              <w:pStyle w:val="CopticVersemulti-line"/>
            </w:pPr>
            <w:r w:rsidRPr="0049637C">
              <w:t>ϫⲉ ⲟⲩⲱ̀ⲟⲩ ϧⲉⲛ ⲛⲏⲉⲧϭⲟⲥⲓ ⲙ̀Ⲫϯ</w:t>
            </w:r>
          </w:p>
          <w:p w14:paraId="098B509F" w14:textId="77777777" w:rsidR="000E062A" w:rsidRDefault="000E062A" w:rsidP="0049637C">
            <w:pPr>
              <w:pStyle w:val="CopticVersemulti-line"/>
            </w:pPr>
            <w:r w:rsidRPr="0049637C">
              <w:t>ⲛⲉⲙ ⲟⲩϩⲓⲣⲏⲛⲏ ϩⲓϫⲉⲛ ⲡⲓⲕⲁϩⲓ</w:t>
            </w:r>
          </w:p>
          <w:p w14:paraId="40A0AC38" w14:textId="77777777" w:rsidR="000E062A" w:rsidRDefault="000E062A" w:rsidP="0049637C">
            <w:pPr>
              <w:pStyle w:val="CopticVerse"/>
            </w:pPr>
            <w:r w:rsidRPr="0049637C">
              <w:t>ⲛⲉⲙ ⲟⲩϯⲙⲁϯ ϧⲉⲛ ⲛⲓⲣⲱⲙⲓ</w:t>
            </w:r>
          </w:p>
        </w:tc>
      </w:tr>
      <w:tr w:rsidR="000E062A" w14:paraId="45468DF2" w14:textId="77777777" w:rsidTr="004568B8">
        <w:trPr>
          <w:cantSplit/>
          <w:jc w:val="center"/>
        </w:trPr>
        <w:tc>
          <w:tcPr>
            <w:tcW w:w="288" w:type="dxa"/>
          </w:tcPr>
          <w:p w14:paraId="481A2627" w14:textId="77777777" w:rsidR="000E062A" w:rsidRDefault="000E062A" w:rsidP="000010C9">
            <w:pPr>
              <w:pStyle w:val="CopticCross"/>
            </w:pPr>
          </w:p>
        </w:tc>
        <w:tc>
          <w:tcPr>
            <w:tcW w:w="3960" w:type="dxa"/>
          </w:tcPr>
          <w:p w14:paraId="2E3690A4" w14:textId="77777777" w:rsidR="000E062A" w:rsidRDefault="000E062A" w:rsidP="003B4CB7">
            <w:pPr>
              <w:pStyle w:val="EngHang"/>
            </w:pPr>
            <w:r>
              <w:t>For he has broken down</w:t>
            </w:r>
          </w:p>
          <w:p w14:paraId="7E57C1AF" w14:textId="77777777" w:rsidR="000E062A" w:rsidRDefault="000E062A" w:rsidP="003B4CB7">
            <w:pPr>
              <w:pStyle w:val="EngHang"/>
            </w:pPr>
            <w:r>
              <w:t>T</w:t>
            </w:r>
            <w:r w:rsidRPr="007425E1">
              <w:t xml:space="preserve">he </w:t>
            </w:r>
            <w:commentRangeStart w:id="608"/>
            <w:r w:rsidRPr="007425E1">
              <w:t xml:space="preserve">middle </w:t>
            </w:r>
            <w:commentRangeEnd w:id="608"/>
            <w:r>
              <w:rPr>
                <w:rStyle w:val="CommentReference"/>
                <w:rFonts w:ascii="Times New Roman" w:eastAsiaTheme="minorHAnsi" w:hAnsi="Times New Roman" w:cstheme="minorBidi"/>
                <w:color w:val="auto"/>
              </w:rPr>
              <w:commentReference w:id="608"/>
            </w:r>
            <w:r>
              <w:t>wall,</w:t>
            </w:r>
          </w:p>
          <w:p w14:paraId="07AE5C2D" w14:textId="77777777" w:rsidR="000E062A" w:rsidRDefault="000E062A" w:rsidP="003B4CB7">
            <w:pPr>
              <w:pStyle w:val="EngHang"/>
            </w:pPr>
            <w:r>
              <w:t>And completely abolished</w:t>
            </w:r>
            <w:r w:rsidRPr="007425E1">
              <w:t xml:space="preserve"> </w:t>
            </w:r>
          </w:p>
          <w:p w14:paraId="4712D8BA" w14:textId="77777777" w:rsidR="000E062A" w:rsidRDefault="000E062A" w:rsidP="003B4CB7">
            <w:pPr>
              <w:pStyle w:val="EngHangEnd"/>
            </w:pPr>
            <w:r>
              <w:t>T</w:t>
            </w:r>
            <w:r w:rsidRPr="007425E1">
              <w:t>he enmity.</w:t>
            </w:r>
          </w:p>
        </w:tc>
        <w:tc>
          <w:tcPr>
            <w:tcW w:w="288" w:type="dxa"/>
          </w:tcPr>
          <w:p w14:paraId="3911421E" w14:textId="77777777" w:rsidR="000E062A" w:rsidRDefault="000E062A" w:rsidP="000010C9"/>
        </w:tc>
        <w:tc>
          <w:tcPr>
            <w:tcW w:w="288" w:type="dxa"/>
          </w:tcPr>
          <w:p w14:paraId="66225DFA" w14:textId="77777777" w:rsidR="000E062A" w:rsidRDefault="000E062A" w:rsidP="000010C9">
            <w:pPr>
              <w:pStyle w:val="CopticCross"/>
            </w:pPr>
          </w:p>
        </w:tc>
        <w:tc>
          <w:tcPr>
            <w:tcW w:w="3960" w:type="dxa"/>
          </w:tcPr>
          <w:p w14:paraId="4F7C1AEF" w14:textId="77777777" w:rsidR="000E062A" w:rsidRDefault="000E062A" w:rsidP="0049637C">
            <w:pPr>
              <w:pStyle w:val="CopticVersemulti-line"/>
            </w:pPr>
            <w:r w:rsidRPr="007E3D46">
              <w:t>Ϫⲉ ⲁϥⲃⲱⲗ ⲅⲁⲣ ⲉⲃⲟⲗ</w:t>
            </w:r>
          </w:p>
          <w:p w14:paraId="672217DE" w14:textId="77777777" w:rsidR="000E062A" w:rsidRDefault="000E062A" w:rsidP="0049637C">
            <w:pPr>
              <w:pStyle w:val="CopticVersemulti-line"/>
            </w:pPr>
            <w:r w:rsidRPr="007E3D46">
              <w:t>ⲙ̀ⲡⲓϫⲓⲛⲓ ⲉⲑⲙⲏϯ</w:t>
            </w:r>
          </w:p>
          <w:p w14:paraId="21FA7FB5" w14:textId="77777777" w:rsidR="000E062A" w:rsidRDefault="000E062A" w:rsidP="0049637C">
            <w:pPr>
              <w:pStyle w:val="CopticVersemulti-line"/>
            </w:pPr>
            <w:r w:rsidRPr="007E3D46">
              <w:t>ⲁϥϧⲱⲧⲉⲃϧⲉⲛ ⲟⲩϫⲱⲕ</w:t>
            </w:r>
          </w:p>
          <w:p w14:paraId="2202175A" w14:textId="77777777" w:rsidR="000E062A" w:rsidRDefault="000E062A" w:rsidP="007E3D46">
            <w:pPr>
              <w:pStyle w:val="CopticVerse"/>
            </w:pPr>
            <w:r w:rsidRPr="007E3D46">
              <w:t>ⲛ̀ϯⲙⲉⲧϫⲁϫⲓ</w:t>
            </w:r>
          </w:p>
        </w:tc>
      </w:tr>
      <w:tr w:rsidR="000E062A" w14:paraId="38BF912C" w14:textId="77777777" w:rsidTr="004568B8">
        <w:trPr>
          <w:cantSplit/>
          <w:jc w:val="center"/>
        </w:trPr>
        <w:tc>
          <w:tcPr>
            <w:tcW w:w="288" w:type="dxa"/>
          </w:tcPr>
          <w:p w14:paraId="3EC043DF" w14:textId="77777777" w:rsidR="000E062A" w:rsidRDefault="000E062A" w:rsidP="000010C9">
            <w:pPr>
              <w:pStyle w:val="CopticCross"/>
            </w:pPr>
            <w:r w:rsidRPr="00FB5ACB">
              <w:t>¿</w:t>
            </w:r>
          </w:p>
        </w:tc>
        <w:tc>
          <w:tcPr>
            <w:tcW w:w="3960" w:type="dxa"/>
          </w:tcPr>
          <w:p w14:paraId="70F89C5F" w14:textId="77777777" w:rsidR="000E062A" w:rsidRDefault="000E062A" w:rsidP="003B4CB7">
            <w:pPr>
              <w:pStyle w:val="EngHang"/>
            </w:pPr>
            <w:r>
              <w:t>He has blotted out</w:t>
            </w:r>
          </w:p>
          <w:p w14:paraId="0C93EAF7" w14:textId="77777777" w:rsidR="000E062A" w:rsidRDefault="000E062A" w:rsidP="003B4CB7">
            <w:pPr>
              <w:pStyle w:val="EngHang"/>
            </w:pPr>
            <w:r>
              <w:t>The handwriting of servitude</w:t>
            </w:r>
          </w:p>
          <w:p w14:paraId="21A9C25A" w14:textId="77777777" w:rsidR="000E062A" w:rsidRDefault="000E062A" w:rsidP="003B4CB7">
            <w:pPr>
              <w:pStyle w:val="EngHang"/>
            </w:pPr>
            <w:r>
              <w:t>Upon Adam and Eve,</w:t>
            </w:r>
          </w:p>
          <w:p w14:paraId="0891A827" w14:textId="77777777" w:rsidR="000E062A" w:rsidRDefault="000E062A" w:rsidP="003B4CB7">
            <w:pPr>
              <w:pStyle w:val="EngHangEnd"/>
            </w:pPr>
            <w:r>
              <w:t>A</w:t>
            </w:r>
            <w:r w:rsidRPr="007425E1">
              <w:t>nd made them free.</w:t>
            </w:r>
          </w:p>
        </w:tc>
        <w:tc>
          <w:tcPr>
            <w:tcW w:w="288" w:type="dxa"/>
          </w:tcPr>
          <w:p w14:paraId="56EC8F26" w14:textId="77777777" w:rsidR="000E062A" w:rsidRDefault="000E062A" w:rsidP="000010C9"/>
        </w:tc>
        <w:tc>
          <w:tcPr>
            <w:tcW w:w="288" w:type="dxa"/>
          </w:tcPr>
          <w:p w14:paraId="4C3C7A5F" w14:textId="77777777" w:rsidR="000E062A" w:rsidRDefault="000E062A" w:rsidP="000010C9">
            <w:pPr>
              <w:pStyle w:val="CopticCross"/>
            </w:pPr>
            <w:r w:rsidRPr="00FB5ACB">
              <w:t>¿</w:t>
            </w:r>
          </w:p>
        </w:tc>
        <w:tc>
          <w:tcPr>
            <w:tcW w:w="3960" w:type="dxa"/>
          </w:tcPr>
          <w:p w14:paraId="472F78FC" w14:textId="77777777" w:rsidR="000E062A" w:rsidRDefault="000E062A" w:rsidP="0049637C">
            <w:pPr>
              <w:pStyle w:val="CopticVersemulti-line"/>
            </w:pPr>
            <w:r w:rsidRPr="007E3D46">
              <w:t>Ⲁϥⲫⲱϧ ⲙ̀ⲡⲓⲥ̀ϧⲓ ⲛ̀ϫⲓϫ</w:t>
            </w:r>
          </w:p>
          <w:p w14:paraId="034139A9" w14:textId="77777777" w:rsidR="000E062A" w:rsidRDefault="000E062A" w:rsidP="0049637C">
            <w:pPr>
              <w:pStyle w:val="CopticVersemulti-line"/>
            </w:pPr>
            <w:r w:rsidRPr="007E3D46">
              <w:t>ⲛ̀ⲧⲉ ϯⲙⲉⲧⲃⲱⲕ</w:t>
            </w:r>
          </w:p>
          <w:p w14:paraId="784DC143" w14:textId="77777777" w:rsidR="000E062A" w:rsidRDefault="000E062A" w:rsidP="0049637C">
            <w:pPr>
              <w:pStyle w:val="CopticVersemulti-line"/>
            </w:pPr>
            <w:r w:rsidRPr="007E3D46">
              <w:t>ⲛ̀ⲧⲉ Ⲁⲇⲁⲙ ⲛⲉⲙ</w:t>
            </w:r>
          </w:p>
          <w:p w14:paraId="59FC2260" w14:textId="77777777" w:rsidR="000E062A" w:rsidRDefault="000E062A" w:rsidP="0049637C">
            <w:pPr>
              <w:pStyle w:val="CopticVersemulti-line"/>
            </w:pPr>
            <w:r w:rsidRPr="007E3D46">
              <w:t>Ⲉⲩⲁ ⲁϥⲁⲓⲧⲟⲩ ⲛ̀ⲣⲉⲙϩⲉ</w:t>
            </w:r>
          </w:p>
        </w:tc>
      </w:tr>
      <w:tr w:rsidR="000E062A" w14:paraId="5393D03C" w14:textId="77777777" w:rsidTr="004568B8">
        <w:trPr>
          <w:cantSplit/>
          <w:jc w:val="center"/>
        </w:trPr>
        <w:tc>
          <w:tcPr>
            <w:tcW w:w="288" w:type="dxa"/>
          </w:tcPr>
          <w:p w14:paraId="283105B9" w14:textId="77777777" w:rsidR="000E062A" w:rsidRDefault="000E062A" w:rsidP="000010C9">
            <w:pPr>
              <w:pStyle w:val="CopticCross"/>
            </w:pPr>
          </w:p>
        </w:tc>
        <w:tc>
          <w:tcPr>
            <w:tcW w:w="3960" w:type="dxa"/>
          </w:tcPr>
          <w:p w14:paraId="7BB561A5" w14:textId="77777777" w:rsidR="000E062A" w:rsidRDefault="000E062A" w:rsidP="003B4CB7">
            <w:pPr>
              <w:pStyle w:val="EngHang"/>
            </w:pPr>
            <w:r>
              <w:t>He who was born to us</w:t>
            </w:r>
          </w:p>
          <w:p w14:paraId="786FF62B" w14:textId="77777777" w:rsidR="000E062A" w:rsidRDefault="000E062A" w:rsidP="003B4CB7">
            <w:pPr>
              <w:pStyle w:val="EngHang"/>
            </w:pPr>
            <w:r>
              <w:t>In the city of David,</w:t>
            </w:r>
          </w:p>
          <w:p w14:paraId="7A43B9F1" w14:textId="77777777" w:rsidR="000E062A" w:rsidRDefault="000E062A" w:rsidP="003B4CB7">
            <w:pPr>
              <w:pStyle w:val="EngHang"/>
            </w:pPr>
            <w:r>
              <w:t>A</w:t>
            </w:r>
            <w:r w:rsidRPr="007425E1">
              <w:t xml:space="preserve">ccording to the </w:t>
            </w:r>
            <w:r>
              <w:t>angel's word:</w:t>
            </w:r>
          </w:p>
          <w:p w14:paraId="1341492A" w14:textId="77777777" w:rsidR="000E062A" w:rsidRDefault="000E062A" w:rsidP="003B4CB7">
            <w:pPr>
              <w:pStyle w:val="EngHangEnd"/>
            </w:pPr>
            <w:r>
              <w:t>Our Saviour Jesus</w:t>
            </w:r>
            <w:r w:rsidRPr="007425E1">
              <w:t>.</w:t>
            </w:r>
          </w:p>
        </w:tc>
        <w:tc>
          <w:tcPr>
            <w:tcW w:w="288" w:type="dxa"/>
          </w:tcPr>
          <w:p w14:paraId="4AA0986A" w14:textId="77777777" w:rsidR="000E062A" w:rsidRDefault="000E062A" w:rsidP="000010C9"/>
        </w:tc>
        <w:tc>
          <w:tcPr>
            <w:tcW w:w="288" w:type="dxa"/>
          </w:tcPr>
          <w:p w14:paraId="0E03F147" w14:textId="77777777" w:rsidR="000E062A" w:rsidRDefault="000E062A" w:rsidP="000010C9">
            <w:pPr>
              <w:pStyle w:val="CopticCross"/>
            </w:pPr>
          </w:p>
        </w:tc>
        <w:tc>
          <w:tcPr>
            <w:tcW w:w="3960" w:type="dxa"/>
          </w:tcPr>
          <w:p w14:paraId="484BF14E" w14:textId="77777777" w:rsidR="000E062A" w:rsidRDefault="000E062A" w:rsidP="007E3D46">
            <w:pPr>
              <w:pStyle w:val="CopticVersemulti-line"/>
            </w:pPr>
            <w:r w:rsidRPr="007E3D46">
              <w:t>Ⲛ̀ϫⲉ ⲫⲏⲉⲧⲁⲩⲙⲁⲥϥ</w:t>
            </w:r>
            <w:r>
              <w:t xml:space="preserve"> </w:t>
            </w:r>
            <w:r w:rsidRPr="007E3D46">
              <w:t>ⲛⲁⲛ</w:t>
            </w:r>
          </w:p>
          <w:p w14:paraId="2475263D" w14:textId="77777777" w:rsidR="000E062A" w:rsidRDefault="000E062A" w:rsidP="007E3D46">
            <w:pPr>
              <w:pStyle w:val="CopticVersemulti-line"/>
            </w:pPr>
            <w:r w:rsidRPr="007E3D46">
              <w:t>ϧⲉⲛ ⲑ̀ⲃⲁⲕⲓ ⲛ̀Ⲇⲁⲩⲓⲇ</w:t>
            </w:r>
          </w:p>
          <w:p w14:paraId="3D48B107" w14:textId="77777777" w:rsidR="000E062A" w:rsidRDefault="000E062A" w:rsidP="007E3D46">
            <w:pPr>
              <w:pStyle w:val="CopticVersemulti-line"/>
            </w:pPr>
            <w:r w:rsidRPr="007E3D46">
              <w:t>ⲕⲁⲧⲁ ⲡ̀ⲥⲁϫⲓ ⲙ̀ⲡⲓⲁⲅⲅⲉⲗⲟⲥ</w:t>
            </w:r>
          </w:p>
          <w:p w14:paraId="28BC1C3B" w14:textId="77777777" w:rsidR="000E062A" w:rsidRDefault="000E062A" w:rsidP="007E3D46">
            <w:pPr>
              <w:pStyle w:val="CopticVerse"/>
            </w:pPr>
            <w:r w:rsidRPr="007E3D46">
              <w:t>ⲡⲉⲛⲥ̅ⲱ̅ⲣ Ⲓⲏ̅ⲥ</w:t>
            </w:r>
          </w:p>
        </w:tc>
      </w:tr>
      <w:tr w:rsidR="000E062A" w14:paraId="56DF6149" w14:textId="77777777" w:rsidTr="004568B8">
        <w:trPr>
          <w:cantSplit/>
          <w:jc w:val="center"/>
        </w:trPr>
        <w:tc>
          <w:tcPr>
            <w:tcW w:w="288" w:type="dxa"/>
          </w:tcPr>
          <w:p w14:paraId="68A86E9A" w14:textId="77777777" w:rsidR="000E062A" w:rsidRDefault="000E062A" w:rsidP="000010C9">
            <w:pPr>
              <w:pStyle w:val="CopticCross"/>
            </w:pPr>
            <w:r w:rsidRPr="00FB5ACB">
              <w:lastRenderedPageBreak/>
              <w:t>¿</w:t>
            </w:r>
          </w:p>
        </w:tc>
        <w:tc>
          <w:tcPr>
            <w:tcW w:w="3960" w:type="dxa"/>
          </w:tcPr>
          <w:p w14:paraId="20A7FDDD" w14:textId="77777777" w:rsidR="000E062A" w:rsidRDefault="000E062A" w:rsidP="003B4CB7">
            <w:pPr>
              <w:pStyle w:val="EngHang"/>
            </w:pPr>
            <w:r w:rsidRPr="007425E1">
              <w:t>He has risen bodily</w:t>
            </w:r>
            <w:r>
              <w:t>,</w:t>
            </w:r>
          </w:p>
          <w:p w14:paraId="67C2BAAF" w14:textId="77777777" w:rsidR="000E062A" w:rsidRDefault="000E062A" w:rsidP="003B4CB7">
            <w:pPr>
              <w:pStyle w:val="EngHang"/>
            </w:pPr>
            <w:r>
              <w:t>F</w:t>
            </w:r>
            <w:r w:rsidRPr="007425E1">
              <w:t xml:space="preserve">rom the Virgin, </w:t>
            </w:r>
          </w:p>
          <w:p w14:paraId="3480BCA4" w14:textId="77777777" w:rsidR="000E062A" w:rsidRDefault="000E062A" w:rsidP="003B4CB7">
            <w:pPr>
              <w:pStyle w:val="EngHang"/>
            </w:pPr>
            <w:r>
              <w:t>W</w:t>
            </w:r>
            <w:r w:rsidRPr="007425E1">
              <w:t xml:space="preserve">ithout the seed of man, </w:t>
            </w:r>
          </w:p>
          <w:p w14:paraId="49D1BD17" w14:textId="77777777" w:rsidR="000E062A" w:rsidRDefault="000E062A" w:rsidP="003B4CB7">
            <w:pPr>
              <w:pStyle w:val="EngHangEnd"/>
            </w:pPr>
            <w:r>
              <w:t>T</w:t>
            </w:r>
            <w:r w:rsidRPr="007425E1">
              <w:t>hat he might save us.</w:t>
            </w:r>
          </w:p>
        </w:tc>
        <w:tc>
          <w:tcPr>
            <w:tcW w:w="288" w:type="dxa"/>
          </w:tcPr>
          <w:p w14:paraId="0E4FE936" w14:textId="77777777" w:rsidR="000E062A" w:rsidRDefault="000E062A" w:rsidP="000010C9"/>
        </w:tc>
        <w:tc>
          <w:tcPr>
            <w:tcW w:w="288" w:type="dxa"/>
          </w:tcPr>
          <w:p w14:paraId="2AB26588" w14:textId="77777777" w:rsidR="000E062A" w:rsidRDefault="000E062A" w:rsidP="000010C9">
            <w:pPr>
              <w:pStyle w:val="CopticCross"/>
            </w:pPr>
            <w:r w:rsidRPr="00FB5ACB">
              <w:t>¿</w:t>
            </w:r>
          </w:p>
        </w:tc>
        <w:tc>
          <w:tcPr>
            <w:tcW w:w="3960" w:type="dxa"/>
          </w:tcPr>
          <w:p w14:paraId="18EDCCA1" w14:textId="77777777" w:rsidR="000E062A" w:rsidRDefault="000E062A" w:rsidP="007E3D46">
            <w:pPr>
              <w:pStyle w:val="CopticVersemulti-line"/>
            </w:pPr>
            <w:r w:rsidRPr="00D807EF">
              <w:t>Ⲁϥϣⲁⲓ ⲥⲱⲙⲁⲧⲓⲕⲱⲥ</w:t>
            </w:r>
          </w:p>
          <w:p w14:paraId="75CFF522" w14:textId="77777777" w:rsidR="000E062A" w:rsidRDefault="000E062A" w:rsidP="007E3D46">
            <w:pPr>
              <w:pStyle w:val="CopticVersemulti-line"/>
            </w:pPr>
            <w:r w:rsidRPr="00D807EF">
              <w:t>ⲉⲃⲟⲗϧⲉⲛ ϯⲡⲁⲣⲑⲉⲛⲟⲥ</w:t>
            </w:r>
          </w:p>
          <w:p w14:paraId="45FBFF7B" w14:textId="77777777" w:rsidR="000E062A" w:rsidRDefault="000E062A" w:rsidP="007E3D46">
            <w:pPr>
              <w:pStyle w:val="CopticVersemulti-line"/>
            </w:pPr>
            <w:r w:rsidRPr="00D807EF">
              <w:t>ⲁϭⲛⲉ ⲥ̀ⲡⲉⲣⲙⲁ ⲛ̀ⲣⲱⲙⲓ</w:t>
            </w:r>
          </w:p>
          <w:p w14:paraId="6F84DB56" w14:textId="77777777" w:rsidR="000E062A" w:rsidRDefault="000E062A" w:rsidP="007E3D46">
            <w:pPr>
              <w:pStyle w:val="CopticVersemulti-line"/>
            </w:pPr>
            <w:r w:rsidRPr="00D807EF">
              <w:t>ϣⲁⲛ̀ⲧⲉϥⲥⲱϯ ⲙ̀ⲙⲟⲛ</w:t>
            </w:r>
          </w:p>
        </w:tc>
      </w:tr>
    </w:tbl>
    <w:p w14:paraId="52A40EDA" w14:textId="77777777" w:rsidR="000010C9" w:rsidRDefault="004568B8" w:rsidP="000E062A">
      <w:pPr>
        <w:pStyle w:val="Heading6"/>
      </w:pPr>
      <w:bookmarkStart w:id="609" w:name="_Toc298445802"/>
      <w:bookmarkStart w:id="610" w:name="_Toc298681287"/>
      <w:bookmarkStart w:id="611" w:name="_Toc298447527"/>
      <w:r>
        <w:t>Part Nine</w:t>
      </w:r>
      <w:bookmarkEnd w:id="609"/>
      <w:bookmarkEnd w:id="610"/>
      <w:bookmarkEnd w:id="6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03CFEEA2" w14:textId="77777777" w:rsidTr="004568B8">
        <w:trPr>
          <w:cantSplit/>
          <w:jc w:val="center"/>
        </w:trPr>
        <w:tc>
          <w:tcPr>
            <w:tcW w:w="288" w:type="dxa"/>
          </w:tcPr>
          <w:p w14:paraId="7ADA9928" w14:textId="77777777" w:rsidR="000E062A" w:rsidRDefault="000E062A" w:rsidP="004568B8">
            <w:pPr>
              <w:pStyle w:val="CopticCross"/>
            </w:pPr>
          </w:p>
        </w:tc>
        <w:tc>
          <w:tcPr>
            <w:tcW w:w="3960" w:type="dxa"/>
          </w:tcPr>
          <w:p w14:paraId="2F329D2D" w14:textId="77777777" w:rsidR="000E062A" w:rsidRDefault="000E062A" w:rsidP="003B4CB7">
            <w:pPr>
              <w:pStyle w:val="EngHang"/>
            </w:pPr>
            <w:r w:rsidRPr="007425E1">
              <w:t xml:space="preserve">God is Light, </w:t>
            </w:r>
          </w:p>
          <w:p w14:paraId="43C494C0" w14:textId="77777777" w:rsidR="000E062A" w:rsidRDefault="000E062A" w:rsidP="003B4CB7">
            <w:pPr>
              <w:pStyle w:val="EngHang"/>
            </w:pPr>
            <w:r>
              <w:t>He dwells in light.</w:t>
            </w:r>
          </w:p>
          <w:p w14:paraId="678B5593" w14:textId="77777777" w:rsidR="000E062A" w:rsidRDefault="000E062A" w:rsidP="003B4CB7">
            <w:pPr>
              <w:pStyle w:val="EngHang"/>
            </w:pPr>
            <w:commentRangeStart w:id="612"/>
            <w:r>
              <w:t>A</w:t>
            </w:r>
            <w:r w:rsidRPr="007425E1">
              <w:t>ngels</w:t>
            </w:r>
            <w:commentRangeEnd w:id="612"/>
            <w:r>
              <w:rPr>
                <w:rStyle w:val="CommentReference"/>
                <w:rFonts w:ascii="Times New Roman" w:eastAsiaTheme="minorHAnsi" w:hAnsi="Times New Roman" w:cstheme="minorBidi"/>
                <w:color w:val="auto"/>
              </w:rPr>
              <w:commentReference w:id="612"/>
            </w:r>
            <w:r w:rsidRPr="007425E1">
              <w:t xml:space="preserve"> of light </w:t>
            </w:r>
          </w:p>
          <w:p w14:paraId="675EE1B6" w14:textId="77777777" w:rsidR="000E062A" w:rsidRDefault="000E062A" w:rsidP="003B4CB7">
            <w:pPr>
              <w:pStyle w:val="EngHangEnd"/>
            </w:pPr>
            <w:commentRangeStart w:id="613"/>
            <w:r>
              <w:t>P</w:t>
            </w:r>
            <w:r w:rsidRPr="007425E1">
              <w:t xml:space="preserve">raise </w:t>
            </w:r>
            <w:commentRangeEnd w:id="613"/>
            <w:r>
              <w:rPr>
                <w:rStyle w:val="CommentReference"/>
              </w:rPr>
              <w:commentReference w:id="613"/>
            </w:r>
            <w:r w:rsidRPr="007425E1">
              <w:t>Him.</w:t>
            </w:r>
          </w:p>
        </w:tc>
        <w:tc>
          <w:tcPr>
            <w:tcW w:w="288" w:type="dxa"/>
          </w:tcPr>
          <w:p w14:paraId="3E05DFE1" w14:textId="77777777" w:rsidR="000E062A" w:rsidRDefault="000E062A" w:rsidP="004568B8"/>
        </w:tc>
        <w:tc>
          <w:tcPr>
            <w:tcW w:w="288" w:type="dxa"/>
          </w:tcPr>
          <w:p w14:paraId="026A8FA3" w14:textId="77777777" w:rsidR="000E062A" w:rsidRDefault="000E062A" w:rsidP="004568B8">
            <w:pPr>
              <w:pStyle w:val="CopticCross"/>
            </w:pPr>
          </w:p>
        </w:tc>
        <w:tc>
          <w:tcPr>
            <w:tcW w:w="3960" w:type="dxa"/>
          </w:tcPr>
          <w:p w14:paraId="4D150BF9" w14:textId="77777777" w:rsidR="000E062A" w:rsidRDefault="000E062A" w:rsidP="007E3D46">
            <w:pPr>
              <w:pStyle w:val="CopticVersemulti-line"/>
            </w:pPr>
            <w:r w:rsidRPr="007E3D46">
              <w:t>Ⲟⲩⲟⲩⲱⲓⲛⲓ ⲡⲉ Ⲫ</w:t>
            </w:r>
            <w:r w:rsidRPr="007E3D46">
              <w:rPr>
                <w:rFonts w:ascii="Times New Roman" w:hAnsi="Times New Roman" w:cs="Times New Roman"/>
              </w:rPr>
              <w:t>ϯ</w:t>
            </w:r>
          </w:p>
          <w:p w14:paraId="3B792C4C" w14:textId="77777777" w:rsidR="000E062A" w:rsidRDefault="000E062A" w:rsidP="007E3D46">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32A52C1D" w14:textId="77777777" w:rsidR="000E062A" w:rsidRDefault="000E062A" w:rsidP="007E3D46">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59A1979" w14:textId="77777777" w:rsidR="000E062A" w:rsidRDefault="000E062A" w:rsidP="007E3D46">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0E062A" w14:paraId="7E3D5290" w14:textId="77777777" w:rsidTr="004568B8">
        <w:trPr>
          <w:cantSplit/>
          <w:jc w:val="center"/>
        </w:trPr>
        <w:tc>
          <w:tcPr>
            <w:tcW w:w="288" w:type="dxa"/>
          </w:tcPr>
          <w:p w14:paraId="5B026EC1" w14:textId="77777777" w:rsidR="000E062A" w:rsidRDefault="000E062A" w:rsidP="004568B8">
            <w:pPr>
              <w:pStyle w:val="CopticCross"/>
            </w:pPr>
            <w:r w:rsidRPr="00FB5ACB">
              <w:t>¿</w:t>
            </w:r>
          </w:p>
        </w:tc>
        <w:tc>
          <w:tcPr>
            <w:tcW w:w="3960" w:type="dxa"/>
          </w:tcPr>
          <w:p w14:paraId="075FBAE8" w14:textId="77777777" w:rsidR="000E062A" w:rsidRDefault="000E062A" w:rsidP="003B4CB7">
            <w:pPr>
              <w:pStyle w:val="EngHang"/>
            </w:pPr>
            <w:r w:rsidRPr="007425E1">
              <w:t xml:space="preserve">The Light </w:t>
            </w:r>
            <w:commentRangeStart w:id="614"/>
            <w:r>
              <w:t>shone</w:t>
            </w:r>
            <w:commentRangeEnd w:id="614"/>
            <w:r>
              <w:rPr>
                <w:rStyle w:val="CommentReference"/>
                <w:rFonts w:ascii="Times New Roman" w:eastAsiaTheme="minorHAnsi" w:hAnsi="Times New Roman" w:cstheme="minorBidi"/>
                <w:color w:val="auto"/>
              </w:rPr>
              <w:commentReference w:id="614"/>
            </w:r>
            <w:r>
              <w:t>,</w:t>
            </w:r>
          </w:p>
          <w:p w14:paraId="7E92131F" w14:textId="77777777" w:rsidR="000E062A" w:rsidRDefault="000E062A" w:rsidP="003B4CB7">
            <w:pPr>
              <w:pStyle w:val="EngHang"/>
            </w:pPr>
            <w:r>
              <w:t>From Mary;</w:t>
            </w:r>
          </w:p>
          <w:p w14:paraId="44F478FC" w14:textId="77777777" w:rsidR="000E062A" w:rsidRDefault="000E062A" w:rsidP="003B4CB7">
            <w:pPr>
              <w:pStyle w:val="EngHang"/>
            </w:pPr>
            <w:r w:rsidRPr="007425E1">
              <w:t>Elisabeth bore</w:t>
            </w:r>
          </w:p>
          <w:p w14:paraId="71D22499" w14:textId="77777777" w:rsidR="000E062A" w:rsidRDefault="000E062A" w:rsidP="003B4CB7">
            <w:pPr>
              <w:pStyle w:val="EngHang"/>
            </w:pPr>
            <w:r>
              <w:t>The Fore</w:t>
            </w:r>
            <w:r w:rsidRPr="007425E1">
              <w:t>runner.</w:t>
            </w:r>
          </w:p>
        </w:tc>
        <w:tc>
          <w:tcPr>
            <w:tcW w:w="288" w:type="dxa"/>
          </w:tcPr>
          <w:p w14:paraId="25D3059C" w14:textId="77777777" w:rsidR="000E062A" w:rsidRDefault="000E062A" w:rsidP="004568B8"/>
        </w:tc>
        <w:tc>
          <w:tcPr>
            <w:tcW w:w="288" w:type="dxa"/>
          </w:tcPr>
          <w:p w14:paraId="2B8AE73F" w14:textId="77777777" w:rsidR="000E062A" w:rsidRDefault="000E062A" w:rsidP="004568B8">
            <w:pPr>
              <w:pStyle w:val="CopticCross"/>
            </w:pPr>
            <w:r w:rsidRPr="00FB5ACB">
              <w:t>¿</w:t>
            </w:r>
          </w:p>
        </w:tc>
        <w:tc>
          <w:tcPr>
            <w:tcW w:w="3960" w:type="dxa"/>
          </w:tcPr>
          <w:p w14:paraId="0AD630DC" w14:textId="77777777" w:rsidR="000E062A" w:rsidRDefault="000E062A" w:rsidP="007E3D46">
            <w:pPr>
              <w:pStyle w:val="CopticVersemulti-line"/>
            </w:pPr>
            <w:r w:rsidRPr="007E3D46">
              <w:t>Ⲁ̀ⲡⲓⲟⲩⲱⲓⲛⲓ ϣⲁⲓ</w:t>
            </w:r>
          </w:p>
          <w:p w14:paraId="561D1AA6" w14:textId="77777777" w:rsidR="000E062A" w:rsidRDefault="000E062A" w:rsidP="007E3D46">
            <w:pPr>
              <w:pStyle w:val="CopticVersemulti-line"/>
            </w:pPr>
            <w:r w:rsidRPr="007E3D46">
              <w:t>ⲉⲃⲟⲗϧⲉⲛ Ⲙⲁⲣⲓⲁ</w:t>
            </w:r>
          </w:p>
          <w:p w14:paraId="35942B05" w14:textId="77777777" w:rsidR="000E062A" w:rsidRDefault="000E062A" w:rsidP="007E3D46">
            <w:pPr>
              <w:pStyle w:val="CopticVersemulti-line"/>
            </w:pPr>
            <w:r w:rsidRPr="007E3D46">
              <w:t>ⲁ̀Ⲉ̀ⲗⲓⲥⲁⲃⲉⲧ ⲙⲓⲥⲓ</w:t>
            </w:r>
          </w:p>
          <w:p w14:paraId="10433B0E" w14:textId="77777777" w:rsidR="000E062A" w:rsidRDefault="000E062A" w:rsidP="007E3D46">
            <w:pPr>
              <w:pStyle w:val="CopticVerse"/>
            </w:pPr>
            <w:r w:rsidRPr="007E3D46">
              <w:t>ⲙ̀ⲡⲓⲡⲣⲟⲇⲣⲟⲙⲟⲥ</w:t>
            </w:r>
          </w:p>
        </w:tc>
      </w:tr>
      <w:tr w:rsidR="000E062A" w14:paraId="183C3FB2" w14:textId="77777777" w:rsidTr="004568B8">
        <w:trPr>
          <w:cantSplit/>
          <w:jc w:val="center"/>
        </w:trPr>
        <w:tc>
          <w:tcPr>
            <w:tcW w:w="288" w:type="dxa"/>
          </w:tcPr>
          <w:p w14:paraId="11954D49" w14:textId="77777777" w:rsidR="000E062A" w:rsidRDefault="000E062A" w:rsidP="004568B8">
            <w:pPr>
              <w:pStyle w:val="CopticCross"/>
            </w:pPr>
          </w:p>
        </w:tc>
        <w:tc>
          <w:tcPr>
            <w:tcW w:w="3960" w:type="dxa"/>
          </w:tcPr>
          <w:p w14:paraId="27C29D72" w14:textId="77777777" w:rsidR="000E062A" w:rsidRDefault="000E062A" w:rsidP="003B4CB7">
            <w:pPr>
              <w:pStyle w:val="EngHang"/>
            </w:pPr>
            <w:r w:rsidRPr="007425E1">
              <w:t>The Holy Spirit</w:t>
            </w:r>
            <w:r>
              <w:t>,</w:t>
            </w:r>
            <w:r w:rsidRPr="007425E1">
              <w:t xml:space="preserve"> </w:t>
            </w:r>
          </w:p>
          <w:p w14:paraId="701EF388" w14:textId="77777777" w:rsidR="000E062A" w:rsidRDefault="000E062A" w:rsidP="003B4CB7">
            <w:pPr>
              <w:pStyle w:val="EngHang"/>
            </w:pPr>
            <w:r>
              <w:t>W</w:t>
            </w:r>
            <w:r w:rsidRPr="007425E1">
              <w:t xml:space="preserve">oke David, </w:t>
            </w:r>
          </w:p>
          <w:p w14:paraId="6E718F6E" w14:textId="77777777" w:rsidR="000E062A" w:rsidRDefault="000E062A" w:rsidP="003B4CB7">
            <w:pPr>
              <w:pStyle w:val="EngHang"/>
            </w:pPr>
            <w:r w:rsidRPr="007425E1">
              <w:t>“</w:t>
            </w:r>
            <w:r>
              <w:t>A</w:t>
            </w:r>
            <w:r w:rsidRPr="007425E1">
              <w:t xml:space="preserve">rise, sing, </w:t>
            </w:r>
          </w:p>
          <w:p w14:paraId="159865E0" w14:textId="77777777" w:rsidR="000E062A" w:rsidRDefault="000E062A" w:rsidP="003B4CB7">
            <w:pPr>
              <w:pStyle w:val="EngHangEnd"/>
            </w:pPr>
            <w:r>
              <w:t>F</w:t>
            </w:r>
            <w:r w:rsidRPr="007425E1">
              <w:t>or the Light has arisen.”</w:t>
            </w:r>
          </w:p>
        </w:tc>
        <w:tc>
          <w:tcPr>
            <w:tcW w:w="288" w:type="dxa"/>
          </w:tcPr>
          <w:p w14:paraId="1289000B" w14:textId="77777777" w:rsidR="000E062A" w:rsidRDefault="000E062A" w:rsidP="004568B8"/>
        </w:tc>
        <w:tc>
          <w:tcPr>
            <w:tcW w:w="288" w:type="dxa"/>
          </w:tcPr>
          <w:p w14:paraId="2CD36C48" w14:textId="77777777" w:rsidR="000E062A" w:rsidRDefault="000E062A" w:rsidP="004568B8">
            <w:pPr>
              <w:pStyle w:val="CopticCross"/>
            </w:pPr>
          </w:p>
        </w:tc>
        <w:tc>
          <w:tcPr>
            <w:tcW w:w="3960" w:type="dxa"/>
          </w:tcPr>
          <w:p w14:paraId="45EDC82B" w14:textId="77777777" w:rsidR="000E062A" w:rsidRDefault="000E062A" w:rsidP="007E3D46">
            <w:pPr>
              <w:pStyle w:val="CopticVersemulti-line"/>
            </w:pPr>
            <w:r w:rsidRPr="007E3D46">
              <w:t>Ⲁ̀ Ⲡⲓⲡ̅ⲛ̅ⲁ ⲉ̅ⲑ̅ⲩ</w:t>
            </w:r>
          </w:p>
          <w:p w14:paraId="4E24F46F" w14:textId="77777777" w:rsidR="000E062A" w:rsidRDefault="000E062A" w:rsidP="007E3D46">
            <w:pPr>
              <w:pStyle w:val="CopticVersemulti-line"/>
            </w:pPr>
            <w:r w:rsidRPr="007E3D46">
              <w:t>ⲛⲉϩⲥⲓ ϧⲉⲛ Ⲇⲁⲩⲓⲇ</w:t>
            </w:r>
            <w:r>
              <w:t>:</w:t>
            </w:r>
          </w:p>
          <w:p w14:paraId="7AC225DB" w14:textId="77777777" w:rsidR="000E062A" w:rsidRDefault="000E062A" w:rsidP="007E3D46">
            <w:pPr>
              <w:pStyle w:val="CopticVersemulti-line"/>
            </w:pPr>
            <w:r w:rsidRPr="007E3D46">
              <w:t>ϫⲉ ⲧⲱⲛⲕ ̀ⲁⲣⲓⲯⲁⲗⲓⲛ</w:t>
            </w:r>
          </w:p>
          <w:p w14:paraId="0533331B" w14:textId="77777777" w:rsidR="000E062A" w:rsidRDefault="000E062A" w:rsidP="007E3D46">
            <w:pPr>
              <w:pStyle w:val="CopticVersemulti-line"/>
            </w:pPr>
            <w:r w:rsidRPr="007E3D46">
              <w:t>ϫⲉ ̀ⲁⲡⲓⲟⲩⲱⲓⲛⲓ ϣⲁⲓ</w:t>
            </w:r>
          </w:p>
        </w:tc>
      </w:tr>
      <w:tr w:rsidR="000E062A" w14:paraId="570C4B75" w14:textId="77777777" w:rsidTr="004568B8">
        <w:trPr>
          <w:cantSplit/>
          <w:jc w:val="center"/>
        </w:trPr>
        <w:tc>
          <w:tcPr>
            <w:tcW w:w="288" w:type="dxa"/>
          </w:tcPr>
          <w:p w14:paraId="5A643B92" w14:textId="77777777" w:rsidR="000E062A" w:rsidRDefault="000E062A" w:rsidP="004568B8">
            <w:pPr>
              <w:pStyle w:val="CopticCross"/>
            </w:pPr>
            <w:r w:rsidRPr="00FB5ACB">
              <w:t>¿</w:t>
            </w:r>
          </w:p>
        </w:tc>
        <w:tc>
          <w:tcPr>
            <w:tcW w:w="3960" w:type="dxa"/>
          </w:tcPr>
          <w:p w14:paraId="524E3AD0" w14:textId="77777777" w:rsidR="000E062A" w:rsidRDefault="000E062A" w:rsidP="003B4CB7">
            <w:pPr>
              <w:pStyle w:val="EngHang"/>
            </w:pPr>
            <w:r>
              <w:t>T</w:t>
            </w:r>
            <w:r w:rsidRPr="007425E1">
              <w:t>he holy psalmist</w:t>
            </w:r>
          </w:p>
          <w:p w14:paraId="1E33112F" w14:textId="77777777" w:rsidR="000E062A" w:rsidRDefault="000E062A" w:rsidP="003B4CB7">
            <w:pPr>
              <w:pStyle w:val="EngHang"/>
            </w:pPr>
            <w:r w:rsidRPr="007425E1">
              <w:t>David arose</w:t>
            </w:r>
            <w:r>
              <w:t>.</w:t>
            </w:r>
          </w:p>
          <w:p w14:paraId="282706D3" w14:textId="77777777" w:rsidR="000E062A" w:rsidRDefault="000E062A" w:rsidP="003B4CB7">
            <w:pPr>
              <w:pStyle w:val="EngHang"/>
            </w:pPr>
            <w:r>
              <w:t>H</w:t>
            </w:r>
            <w:r w:rsidRPr="007425E1">
              <w:t>e took his</w:t>
            </w:r>
            <w:r>
              <w:t>,</w:t>
            </w:r>
          </w:p>
          <w:p w14:paraId="7C3DA2D1" w14:textId="77777777" w:rsidR="000E062A" w:rsidRDefault="000E062A" w:rsidP="003B4CB7">
            <w:pPr>
              <w:pStyle w:val="EngHangEnd"/>
            </w:pPr>
            <w:r>
              <w:t>S</w:t>
            </w:r>
            <w:r w:rsidRPr="007425E1">
              <w:t>piritual harp.</w:t>
            </w:r>
          </w:p>
        </w:tc>
        <w:tc>
          <w:tcPr>
            <w:tcW w:w="288" w:type="dxa"/>
          </w:tcPr>
          <w:p w14:paraId="639C27C8" w14:textId="77777777" w:rsidR="000E062A" w:rsidRDefault="000E062A" w:rsidP="004568B8"/>
        </w:tc>
        <w:tc>
          <w:tcPr>
            <w:tcW w:w="288" w:type="dxa"/>
          </w:tcPr>
          <w:p w14:paraId="78AF073C" w14:textId="77777777" w:rsidR="000E062A" w:rsidRDefault="000E062A" w:rsidP="004568B8">
            <w:pPr>
              <w:pStyle w:val="CopticCross"/>
            </w:pPr>
            <w:r w:rsidRPr="00FB5ACB">
              <w:t>¿</w:t>
            </w:r>
          </w:p>
        </w:tc>
        <w:tc>
          <w:tcPr>
            <w:tcW w:w="3960" w:type="dxa"/>
          </w:tcPr>
          <w:p w14:paraId="6DB571FE" w14:textId="77777777" w:rsidR="000E062A" w:rsidRDefault="000E062A" w:rsidP="007E3D46">
            <w:pPr>
              <w:pStyle w:val="CopticVersemulti-line"/>
            </w:pPr>
            <w:r w:rsidRPr="007E3D46">
              <w:t>ⲁϤⲧⲱⲛϤ ̀ⲛϫⲉ ⲇⲁⲩⲓⲇ</w:t>
            </w:r>
          </w:p>
          <w:p w14:paraId="64E31E5F" w14:textId="77777777" w:rsidR="000E062A" w:rsidRDefault="000E062A" w:rsidP="007E3D46">
            <w:pPr>
              <w:pStyle w:val="CopticVersemulti-line"/>
            </w:pPr>
            <w:r w:rsidRPr="007E3D46">
              <w:t>ⲡⲓϩⲩⲙⲛⲟⲇⲟⲥ ⲉ̅ⲑ̅ⲩ</w:t>
            </w:r>
          </w:p>
          <w:p w14:paraId="78112183" w14:textId="77777777" w:rsidR="000E062A" w:rsidRDefault="000E062A" w:rsidP="007E3D46">
            <w:pPr>
              <w:pStyle w:val="CopticVersemulti-line"/>
            </w:pPr>
            <w:r w:rsidRPr="007E3D46">
              <w:t>ⲁϥϭⲓ ⲛ̀ⲧⲉϥⲕⲩⲑⲁⲣⲁ</w:t>
            </w:r>
          </w:p>
          <w:p w14:paraId="443F9A39" w14:textId="77777777" w:rsidR="000E062A" w:rsidRDefault="000E062A" w:rsidP="007E3D46">
            <w:pPr>
              <w:pStyle w:val="CopticVerse"/>
            </w:pPr>
            <w:r w:rsidRPr="007E3D46">
              <w:t>ⲙ̀ⲡ̀ⲛⲉⲩⲙⲁⲧⲓⲕⲟⲛ</w:t>
            </w:r>
          </w:p>
        </w:tc>
      </w:tr>
      <w:tr w:rsidR="000E062A" w14:paraId="1AB05C87" w14:textId="77777777" w:rsidTr="004568B8">
        <w:trPr>
          <w:cantSplit/>
          <w:jc w:val="center"/>
        </w:trPr>
        <w:tc>
          <w:tcPr>
            <w:tcW w:w="288" w:type="dxa"/>
          </w:tcPr>
          <w:p w14:paraId="0DB79DAD" w14:textId="77777777" w:rsidR="000E062A" w:rsidRDefault="000E062A" w:rsidP="004568B8">
            <w:pPr>
              <w:pStyle w:val="CopticCross"/>
            </w:pPr>
          </w:p>
        </w:tc>
        <w:tc>
          <w:tcPr>
            <w:tcW w:w="3960" w:type="dxa"/>
          </w:tcPr>
          <w:p w14:paraId="5828A4FA" w14:textId="77777777" w:rsidR="000E062A" w:rsidRDefault="000E062A" w:rsidP="003B4CB7">
            <w:pPr>
              <w:pStyle w:val="EngHang"/>
            </w:pPr>
            <w:r w:rsidRPr="007425E1">
              <w:t xml:space="preserve">He went into the church, </w:t>
            </w:r>
          </w:p>
          <w:p w14:paraId="2A4DEE54" w14:textId="77777777" w:rsidR="000E062A" w:rsidRDefault="000E062A" w:rsidP="003B4CB7">
            <w:pPr>
              <w:pStyle w:val="EngHang"/>
            </w:pPr>
            <w:r>
              <w:t>T</w:t>
            </w:r>
            <w:r w:rsidRPr="007425E1">
              <w:t xml:space="preserve">he house of the angels; </w:t>
            </w:r>
          </w:p>
          <w:p w14:paraId="0ABCC863" w14:textId="77777777" w:rsidR="000E062A" w:rsidRDefault="000E062A" w:rsidP="003B4CB7">
            <w:pPr>
              <w:pStyle w:val="EngHang"/>
            </w:pPr>
            <w:r>
              <w:t>He praised and</w:t>
            </w:r>
            <w:r w:rsidRPr="007425E1">
              <w:t xml:space="preserve"> hymned </w:t>
            </w:r>
          </w:p>
          <w:p w14:paraId="07603677" w14:textId="77777777" w:rsidR="000E062A" w:rsidRDefault="000E062A" w:rsidP="003B4CB7">
            <w:pPr>
              <w:pStyle w:val="EngHangEnd"/>
            </w:pPr>
            <w:r>
              <w:t>T</w:t>
            </w:r>
            <w:r w:rsidRPr="007425E1">
              <w:t>he Holy Trinity.</w:t>
            </w:r>
          </w:p>
        </w:tc>
        <w:tc>
          <w:tcPr>
            <w:tcW w:w="288" w:type="dxa"/>
          </w:tcPr>
          <w:p w14:paraId="11162510" w14:textId="77777777" w:rsidR="000E062A" w:rsidRDefault="000E062A" w:rsidP="004568B8"/>
        </w:tc>
        <w:tc>
          <w:tcPr>
            <w:tcW w:w="288" w:type="dxa"/>
          </w:tcPr>
          <w:p w14:paraId="19988246" w14:textId="77777777" w:rsidR="000E062A" w:rsidRDefault="000E062A" w:rsidP="004568B8">
            <w:pPr>
              <w:pStyle w:val="CopticCross"/>
            </w:pPr>
          </w:p>
        </w:tc>
        <w:tc>
          <w:tcPr>
            <w:tcW w:w="3960" w:type="dxa"/>
          </w:tcPr>
          <w:p w14:paraId="0ACA7865" w14:textId="77777777" w:rsidR="000E062A" w:rsidRDefault="000E062A" w:rsidP="007E3D46">
            <w:pPr>
              <w:pStyle w:val="CopticVersemulti-line"/>
            </w:pPr>
            <w:r w:rsidRPr="007E3D46">
              <w:t>Ⲁϥϩⲱⲗ ⲉ̀ϯⲉⲕⲕⲗⲏⲥⲓⲁ</w:t>
            </w:r>
          </w:p>
          <w:p w14:paraId="147980AD" w14:textId="77777777" w:rsidR="000E062A" w:rsidRDefault="000E062A" w:rsidP="007E3D46">
            <w:pPr>
              <w:pStyle w:val="CopticVersemulti-line"/>
            </w:pPr>
            <w:r w:rsidRPr="007E3D46">
              <w:t>ⲡ̀ⲏⲓ ⲛ̀ⲧⲉ ⲛⲓⲁⲅⲅⲉⲗⲟⲥ</w:t>
            </w:r>
          </w:p>
          <w:p w14:paraId="144A395A" w14:textId="77777777" w:rsidR="000E062A" w:rsidRDefault="000E062A" w:rsidP="007E3D46">
            <w:pPr>
              <w:pStyle w:val="CopticVersemulti-line"/>
            </w:pPr>
            <w:r w:rsidRPr="007E3D46">
              <w:t>ⲁϥϩⲱⲥ ⲁϥⲉⲣϩⲩⲙⲛⲟⲥ</w:t>
            </w:r>
          </w:p>
          <w:p w14:paraId="7E86F6A0" w14:textId="77777777" w:rsidR="000E062A" w:rsidRDefault="000E062A" w:rsidP="007E3D46">
            <w:pPr>
              <w:pStyle w:val="CopticVerse"/>
            </w:pPr>
            <w:r w:rsidRPr="007E3D46">
              <w:t>ⲉ̀ϯⲧⲣⲓⲁⲥ ⲉ̅ⲑ̅</w:t>
            </w:r>
          </w:p>
        </w:tc>
      </w:tr>
      <w:tr w:rsidR="000E062A" w14:paraId="44FBB641" w14:textId="77777777" w:rsidTr="004568B8">
        <w:trPr>
          <w:cantSplit/>
          <w:jc w:val="center"/>
        </w:trPr>
        <w:tc>
          <w:tcPr>
            <w:tcW w:w="288" w:type="dxa"/>
          </w:tcPr>
          <w:p w14:paraId="7ADA5904" w14:textId="77777777" w:rsidR="000E062A" w:rsidRDefault="000E062A" w:rsidP="004568B8">
            <w:pPr>
              <w:pStyle w:val="CopticCross"/>
            </w:pPr>
            <w:r w:rsidRPr="00FB5ACB">
              <w:lastRenderedPageBreak/>
              <w:t>¿</w:t>
            </w:r>
          </w:p>
        </w:tc>
        <w:tc>
          <w:tcPr>
            <w:tcW w:w="3960" w:type="dxa"/>
          </w:tcPr>
          <w:p w14:paraId="2595F494" w14:textId="77777777" w:rsidR="000E062A" w:rsidRDefault="000E062A" w:rsidP="003B4CB7">
            <w:pPr>
              <w:pStyle w:val="EngHang"/>
            </w:pPr>
            <w:r w:rsidRPr="007425E1">
              <w:t>“</w:t>
            </w:r>
            <w:commentRangeStart w:id="615"/>
            <w:r w:rsidRPr="007425E1">
              <w:t xml:space="preserve">In </w:t>
            </w:r>
            <w:commentRangeEnd w:id="615"/>
            <w:r>
              <w:rPr>
                <w:rStyle w:val="CommentReference"/>
                <w:rFonts w:ascii="Times New Roman" w:eastAsiaTheme="minorHAnsi" w:hAnsi="Times New Roman" w:cstheme="minorBidi"/>
                <w:color w:val="auto"/>
              </w:rPr>
              <w:commentReference w:id="615"/>
            </w:r>
            <w:r>
              <w:t>Your</w:t>
            </w:r>
            <w:r w:rsidRPr="007425E1">
              <w:t xml:space="preserve"> light O Lord, </w:t>
            </w:r>
          </w:p>
          <w:p w14:paraId="04D48AA4" w14:textId="77777777" w:rsidR="000E062A" w:rsidRDefault="000E062A" w:rsidP="003B4CB7">
            <w:pPr>
              <w:pStyle w:val="EngHang"/>
            </w:pPr>
            <w:r>
              <w:t>W</w:t>
            </w:r>
            <w:r w:rsidRPr="007425E1">
              <w:t xml:space="preserve">e </w:t>
            </w:r>
            <w:r>
              <w:t>will see light.</w:t>
            </w:r>
          </w:p>
          <w:p w14:paraId="68D763E2" w14:textId="77777777" w:rsidR="000E062A" w:rsidRDefault="000E062A" w:rsidP="003B4CB7">
            <w:pPr>
              <w:pStyle w:val="EngHang"/>
            </w:pPr>
            <w:r w:rsidRPr="007425E1">
              <w:t xml:space="preserve">Let </w:t>
            </w:r>
            <w:r>
              <w:t>Your</w:t>
            </w:r>
            <w:r w:rsidRPr="007425E1">
              <w:t xml:space="preserve"> mercy come </w:t>
            </w:r>
          </w:p>
          <w:p w14:paraId="2A1FB8AF" w14:textId="77777777" w:rsidR="000E062A" w:rsidRDefault="000E062A" w:rsidP="003B4CB7">
            <w:pPr>
              <w:pStyle w:val="EngHangEnd"/>
            </w:pPr>
            <w:r>
              <w:t>T</w:t>
            </w:r>
            <w:r w:rsidRPr="007425E1">
              <w:t xml:space="preserve">o those who know </w:t>
            </w:r>
            <w:r>
              <w:t>You</w:t>
            </w:r>
            <w:r w:rsidRPr="007425E1">
              <w:t>.</w:t>
            </w:r>
          </w:p>
        </w:tc>
        <w:tc>
          <w:tcPr>
            <w:tcW w:w="288" w:type="dxa"/>
          </w:tcPr>
          <w:p w14:paraId="1DFCD46A" w14:textId="77777777" w:rsidR="000E062A" w:rsidRDefault="000E062A" w:rsidP="004568B8"/>
        </w:tc>
        <w:tc>
          <w:tcPr>
            <w:tcW w:w="288" w:type="dxa"/>
          </w:tcPr>
          <w:p w14:paraId="076D9AE3" w14:textId="77777777" w:rsidR="000E062A" w:rsidRDefault="000E062A" w:rsidP="004568B8">
            <w:pPr>
              <w:pStyle w:val="CopticCross"/>
            </w:pPr>
            <w:r w:rsidRPr="00FB5ACB">
              <w:t>¿</w:t>
            </w:r>
          </w:p>
        </w:tc>
        <w:tc>
          <w:tcPr>
            <w:tcW w:w="3960" w:type="dxa"/>
          </w:tcPr>
          <w:p w14:paraId="12DBA8AB" w14:textId="77777777" w:rsidR="000E062A" w:rsidRDefault="000E062A" w:rsidP="007E3D46">
            <w:pPr>
              <w:pStyle w:val="CopticVersemulti-line"/>
            </w:pPr>
            <w:r w:rsidRPr="007E3D46">
              <w:t>Ϫⲉ ϧⲉⲛ ⲡⲉⲕⲟⲩⲱⲓⲛⲓ</w:t>
            </w:r>
          </w:p>
          <w:p w14:paraId="0FE2766D" w14:textId="77777777" w:rsidR="000E062A" w:rsidRDefault="000E062A" w:rsidP="007E3D46">
            <w:pPr>
              <w:pStyle w:val="CopticVersemulti-line"/>
            </w:pPr>
            <w:r w:rsidRPr="007E3D46">
              <w:t>Ⲡⲟ̅ⲥ̅ ⲉⲛⲉ̀ⲛⲁⲩ ⲉ̀ⲟⲩⲱⲓⲛⲓ</w:t>
            </w:r>
          </w:p>
          <w:p w14:paraId="7DE5DFF4" w14:textId="77777777" w:rsidR="000E062A" w:rsidRDefault="000E062A" w:rsidP="007E3D46">
            <w:pPr>
              <w:pStyle w:val="CopticVersemulti-line"/>
            </w:pPr>
            <w:r w:rsidRPr="007E3D46">
              <w:t>ⲙⲁⲣⲉϥⲓ̀ ⲛ̀ϫⲉ ⲡⲉⲕⲛⲁⲓ</w:t>
            </w:r>
          </w:p>
          <w:p w14:paraId="76CD81DB" w14:textId="77777777" w:rsidR="000E062A" w:rsidRDefault="000E062A" w:rsidP="007E3D46">
            <w:pPr>
              <w:pStyle w:val="CopticVerse"/>
            </w:pPr>
            <w:r w:rsidRPr="007E3D46">
              <w:t>ⲛ̀ⲛⲏⲉⲧⲥⲱⲟⲩⲛ ⲙ̀ⲙⲟⲕ</w:t>
            </w:r>
          </w:p>
        </w:tc>
      </w:tr>
      <w:tr w:rsidR="000E062A" w14:paraId="6E4FA0DE" w14:textId="77777777" w:rsidTr="004568B8">
        <w:trPr>
          <w:cantSplit/>
          <w:jc w:val="center"/>
        </w:trPr>
        <w:tc>
          <w:tcPr>
            <w:tcW w:w="288" w:type="dxa"/>
          </w:tcPr>
          <w:p w14:paraId="078BB3A8" w14:textId="77777777" w:rsidR="000E062A" w:rsidRDefault="000E062A" w:rsidP="004568B8">
            <w:pPr>
              <w:pStyle w:val="CopticCross"/>
            </w:pPr>
          </w:p>
        </w:tc>
        <w:tc>
          <w:tcPr>
            <w:tcW w:w="3960" w:type="dxa"/>
          </w:tcPr>
          <w:p w14:paraId="1577F7EB" w14:textId="77777777" w:rsidR="000E062A" w:rsidRDefault="000E062A" w:rsidP="003B4CB7">
            <w:pPr>
              <w:pStyle w:val="EngHang"/>
            </w:pPr>
            <w:r w:rsidRPr="007425E1">
              <w:t xml:space="preserve">O True Light, </w:t>
            </w:r>
          </w:p>
          <w:p w14:paraId="366EBB94" w14:textId="77777777" w:rsidR="000E062A" w:rsidRDefault="000E062A" w:rsidP="003B4CB7">
            <w:pPr>
              <w:pStyle w:val="EngHang"/>
            </w:pPr>
            <w:r>
              <w:t>W</w:t>
            </w:r>
            <w:r w:rsidRPr="007425E1">
              <w:t>hich lights every man</w:t>
            </w:r>
          </w:p>
          <w:p w14:paraId="511EE200" w14:textId="77777777" w:rsidR="000E062A" w:rsidRDefault="000E062A" w:rsidP="003B4CB7">
            <w:pPr>
              <w:pStyle w:val="EngHang"/>
            </w:pPr>
            <w:commentRangeStart w:id="616"/>
            <w:r>
              <w:t>W</w:t>
            </w:r>
            <w:r w:rsidRPr="007425E1">
              <w:t xml:space="preserve">ho </w:t>
            </w:r>
            <w:commentRangeEnd w:id="616"/>
            <w:r>
              <w:rPr>
                <w:rStyle w:val="CommentReference"/>
                <w:rFonts w:ascii="Times New Roman" w:eastAsiaTheme="minorHAnsi" w:hAnsi="Times New Roman" w:cstheme="minorBidi"/>
                <w:color w:val="auto"/>
              </w:rPr>
              <w:commentReference w:id="616"/>
            </w:r>
            <w:r w:rsidRPr="007425E1">
              <w:t xml:space="preserve">comes </w:t>
            </w:r>
          </w:p>
          <w:p w14:paraId="28D0ED8C" w14:textId="77777777" w:rsidR="000E062A" w:rsidRDefault="000E062A" w:rsidP="003B4CB7">
            <w:pPr>
              <w:pStyle w:val="EngHangEnd"/>
            </w:pPr>
            <w:r>
              <w:t>I</w:t>
            </w:r>
            <w:r w:rsidRPr="007425E1">
              <w:t>nto the world.</w:t>
            </w:r>
          </w:p>
        </w:tc>
        <w:tc>
          <w:tcPr>
            <w:tcW w:w="288" w:type="dxa"/>
          </w:tcPr>
          <w:p w14:paraId="7235DBA3" w14:textId="77777777" w:rsidR="000E062A" w:rsidRDefault="000E062A" w:rsidP="004568B8"/>
        </w:tc>
        <w:tc>
          <w:tcPr>
            <w:tcW w:w="288" w:type="dxa"/>
          </w:tcPr>
          <w:p w14:paraId="1737FCDF" w14:textId="77777777" w:rsidR="000E062A" w:rsidRDefault="000E062A" w:rsidP="004568B8">
            <w:pPr>
              <w:pStyle w:val="CopticCross"/>
            </w:pPr>
          </w:p>
        </w:tc>
        <w:tc>
          <w:tcPr>
            <w:tcW w:w="3960" w:type="dxa"/>
          </w:tcPr>
          <w:p w14:paraId="59ECA5D7" w14:textId="77777777" w:rsidR="000E062A" w:rsidRDefault="000E062A" w:rsidP="007E3D46">
            <w:pPr>
              <w:pStyle w:val="CopticVersemulti-line"/>
            </w:pPr>
            <w:r w:rsidRPr="007E3D46">
              <w:t>Ⲡⲓⲟⲩⲱⲓⲛⲓ ⲛ̀ⲧⲁⲫ̀ⲙⲏⲓ</w:t>
            </w:r>
          </w:p>
          <w:p w14:paraId="66A31719" w14:textId="77777777" w:rsidR="000E062A" w:rsidRDefault="000E062A" w:rsidP="007E3D46">
            <w:pPr>
              <w:pStyle w:val="CopticVersemulti-line"/>
            </w:pPr>
            <w:r w:rsidRPr="007E3D46">
              <w:t>ⲫⲏⲉⲧⲉⲣⲟⲩⲱⲓⲛⲓ</w:t>
            </w:r>
          </w:p>
          <w:p w14:paraId="19BA0CCD" w14:textId="77777777" w:rsidR="000E062A" w:rsidRDefault="000E062A" w:rsidP="007E3D46">
            <w:pPr>
              <w:pStyle w:val="CopticVersemulti-line"/>
            </w:pPr>
            <w:r w:rsidRPr="007E3D46">
              <w:t>ⲉⲣⲱⲙⲓ ⲛⲓⲃⲉⲛ</w:t>
            </w:r>
          </w:p>
          <w:p w14:paraId="1189CB79" w14:textId="77777777" w:rsidR="000E062A" w:rsidRDefault="000E062A" w:rsidP="007E3D46">
            <w:pPr>
              <w:pStyle w:val="CopticVerse"/>
            </w:pPr>
            <w:r w:rsidRPr="007E3D46">
              <w:t>ⲉⲑⲛⲏⲟⲩ ⲉ̀ⲡⲓⲕⲟⲥⲙⲟⲥ</w:t>
            </w:r>
          </w:p>
        </w:tc>
      </w:tr>
      <w:tr w:rsidR="000E062A" w14:paraId="739DDFBC" w14:textId="77777777" w:rsidTr="004568B8">
        <w:trPr>
          <w:cantSplit/>
          <w:jc w:val="center"/>
        </w:trPr>
        <w:tc>
          <w:tcPr>
            <w:tcW w:w="288" w:type="dxa"/>
          </w:tcPr>
          <w:p w14:paraId="7FDB6286" w14:textId="77777777" w:rsidR="000E062A" w:rsidRDefault="000E062A" w:rsidP="004568B8">
            <w:pPr>
              <w:pStyle w:val="CopticCross"/>
            </w:pPr>
            <w:r w:rsidRPr="00FB5ACB">
              <w:t>¿</w:t>
            </w:r>
          </w:p>
        </w:tc>
        <w:tc>
          <w:tcPr>
            <w:tcW w:w="3960" w:type="dxa"/>
          </w:tcPr>
          <w:p w14:paraId="1E5FB4E1" w14:textId="77777777" w:rsidR="000E062A" w:rsidRDefault="000E062A" w:rsidP="003B4CB7">
            <w:pPr>
              <w:pStyle w:val="EngHang"/>
            </w:pPr>
            <w:r>
              <w:t xml:space="preserve">You have </w:t>
            </w:r>
            <w:r w:rsidRPr="007425E1">
              <w:t>come to the world</w:t>
            </w:r>
            <w:r>
              <w:t>,</w:t>
            </w:r>
          </w:p>
          <w:p w14:paraId="58AADB80" w14:textId="77777777" w:rsidR="000E062A" w:rsidRDefault="000E062A" w:rsidP="003B4CB7">
            <w:pPr>
              <w:pStyle w:val="EngHang"/>
            </w:pPr>
            <w:r>
              <w:t>T</w:t>
            </w:r>
            <w:r w:rsidRPr="007425E1">
              <w:t xml:space="preserve">hrough </w:t>
            </w:r>
            <w:r>
              <w:t>Your</w:t>
            </w:r>
            <w:r w:rsidRPr="007425E1">
              <w:t xml:space="preserve"> love for man</w:t>
            </w:r>
            <w:r>
              <w:t>.</w:t>
            </w:r>
          </w:p>
          <w:p w14:paraId="2DB3AD72" w14:textId="77777777" w:rsidR="000E062A" w:rsidRDefault="000E062A" w:rsidP="003B4CB7">
            <w:pPr>
              <w:pStyle w:val="EngHang"/>
            </w:pPr>
            <w:r>
              <w:t>A</w:t>
            </w:r>
            <w:r w:rsidRPr="007425E1">
              <w:t xml:space="preserve">ll the creation </w:t>
            </w:r>
          </w:p>
          <w:p w14:paraId="6111B020" w14:textId="77777777" w:rsidR="000E062A" w:rsidRDefault="000E062A" w:rsidP="003B4CB7">
            <w:pPr>
              <w:pStyle w:val="EngHangEnd"/>
            </w:pPr>
            <w:r>
              <w:t>H</w:t>
            </w:r>
            <w:r w:rsidRPr="007425E1">
              <w:t xml:space="preserve">as rejoiced at </w:t>
            </w:r>
            <w:r>
              <w:t>Your</w:t>
            </w:r>
            <w:r w:rsidRPr="007425E1">
              <w:t xml:space="preserve"> coming.</w:t>
            </w:r>
          </w:p>
        </w:tc>
        <w:tc>
          <w:tcPr>
            <w:tcW w:w="288" w:type="dxa"/>
          </w:tcPr>
          <w:p w14:paraId="7E9EA0ED" w14:textId="77777777" w:rsidR="000E062A" w:rsidRDefault="000E062A" w:rsidP="004568B8"/>
        </w:tc>
        <w:tc>
          <w:tcPr>
            <w:tcW w:w="288" w:type="dxa"/>
          </w:tcPr>
          <w:p w14:paraId="2690941E" w14:textId="77777777" w:rsidR="000E062A" w:rsidRDefault="000E062A" w:rsidP="004568B8">
            <w:pPr>
              <w:pStyle w:val="CopticCross"/>
            </w:pPr>
            <w:r w:rsidRPr="00FB5ACB">
              <w:t>¿</w:t>
            </w:r>
          </w:p>
        </w:tc>
        <w:tc>
          <w:tcPr>
            <w:tcW w:w="3960" w:type="dxa"/>
          </w:tcPr>
          <w:p w14:paraId="138F0BA8" w14:textId="77777777" w:rsidR="000E062A" w:rsidRDefault="000E062A" w:rsidP="007E3D46">
            <w:pPr>
              <w:pStyle w:val="CopticVersemulti-line"/>
            </w:pPr>
            <w:r w:rsidRPr="007E3D46">
              <w:t>Ⲁⲕⲓ̀ ⲉⲡⲓⲕⲟⲥⲙⲟⲥ</w:t>
            </w:r>
          </w:p>
          <w:p w14:paraId="71BEEDD1" w14:textId="77777777" w:rsidR="000E062A" w:rsidRDefault="000E062A" w:rsidP="007E3D46">
            <w:pPr>
              <w:pStyle w:val="CopticVersemulti-line"/>
            </w:pPr>
            <w:r w:rsidRPr="007E3D46">
              <w:t>ϩⲓⲧⲉⲛ ⲧⲉⲕⲙⲉⲧⲙⲁⲓⲣⲱⲙⲓ</w:t>
            </w:r>
          </w:p>
          <w:p w14:paraId="44B65732" w14:textId="77777777" w:rsidR="000E062A" w:rsidRDefault="000E062A" w:rsidP="007E3D46">
            <w:pPr>
              <w:pStyle w:val="CopticVersemulti-line"/>
            </w:pPr>
            <w:r w:rsidRPr="007E3D46">
              <w:t>ⲁϯⲕⲧⲏⲥⲓⲥ ⲧⲏⲣⲥ</w:t>
            </w:r>
          </w:p>
          <w:p w14:paraId="223C0523" w14:textId="77777777" w:rsidR="000E062A" w:rsidRDefault="000E062A" w:rsidP="007E3D46">
            <w:pPr>
              <w:pStyle w:val="CopticVerse"/>
            </w:pPr>
            <w:r w:rsidRPr="007E3D46">
              <w:t>ⲑⲉⲗⲏⲗ ϧⲁ ⲡⲉⲕϫⲓⲛⲓ</w:t>
            </w:r>
          </w:p>
        </w:tc>
      </w:tr>
      <w:tr w:rsidR="000E062A" w14:paraId="658DF182" w14:textId="77777777" w:rsidTr="004568B8">
        <w:trPr>
          <w:cantSplit/>
          <w:jc w:val="center"/>
        </w:trPr>
        <w:tc>
          <w:tcPr>
            <w:tcW w:w="288" w:type="dxa"/>
          </w:tcPr>
          <w:p w14:paraId="0A9D2F34" w14:textId="77777777" w:rsidR="000E062A" w:rsidRDefault="000E062A" w:rsidP="004568B8">
            <w:pPr>
              <w:pStyle w:val="CopticCross"/>
            </w:pPr>
          </w:p>
        </w:tc>
        <w:tc>
          <w:tcPr>
            <w:tcW w:w="3960" w:type="dxa"/>
          </w:tcPr>
          <w:p w14:paraId="4B2893C4" w14:textId="77777777" w:rsidR="000E062A" w:rsidRDefault="000E062A" w:rsidP="003B4CB7">
            <w:pPr>
              <w:pStyle w:val="EngHang"/>
            </w:pPr>
            <w:r>
              <w:t>You</w:t>
            </w:r>
            <w:r w:rsidRPr="007425E1">
              <w:t xml:space="preserve"> save Adam </w:t>
            </w:r>
          </w:p>
          <w:p w14:paraId="6EB990AE" w14:textId="77777777" w:rsidR="000E062A" w:rsidRDefault="000E062A" w:rsidP="003B4CB7">
            <w:pPr>
              <w:pStyle w:val="EngHang"/>
            </w:pPr>
            <w:r>
              <w:t>F</w:t>
            </w:r>
            <w:r w:rsidRPr="007425E1">
              <w:t xml:space="preserve">rom the beguiling, </w:t>
            </w:r>
          </w:p>
          <w:p w14:paraId="5FF0522E" w14:textId="77777777" w:rsidR="000E062A" w:rsidRDefault="000E062A" w:rsidP="003B4CB7">
            <w:pPr>
              <w:pStyle w:val="EngHang"/>
            </w:pPr>
            <w:r>
              <w:t>You</w:t>
            </w:r>
            <w:r w:rsidRPr="007425E1">
              <w:t xml:space="preserve"> delivered Eve </w:t>
            </w:r>
          </w:p>
          <w:p w14:paraId="218D8900" w14:textId="77777777" w:rsidR="000E062A" w:rsidRDefault="000E062A" w:rsidP="003B4CB7">
            <w:pPr>
              <w:pStyle w:val="EngHangEnd"/>
            </w:pPr>
            <w:r>
              <w:t>F</w:t>
            </w:r>
            <w:r w:rsidRPr="007425E1">
              <w:t>rom the pangs of death.</w:t>
            </w:r>
          </w:p>
        </w:tc>
        <w:tc>
          <w:tcPr>
            <w:tcW w:w="288" w:type="dxa"/>
          </w:tcPr>
          <w:p w14:paraId="4DCD9A1E" w14:textId="77777777" w:rsidR="000E062A" w:rsidRDefault="000E062A" w:rsidP="004568B8"/>
        </w:tc>
        <w:tc>
          <w:tcPr>
            <w:tcW w:w="288" w:type="dxa"/>
          </w:tcPr>
          <w:p w14:paraId="639E57EC" w14:textId="77777777" w:rsidR="000E062A" w:rsidRDefault="000E062A" w:rsidP="004568B8">
            <w:pPr>
              <w:pStyle w:val="CopticCross"/>
            </w:pPr>
          </w:p>
        </w:tc>
        <w:tc>
          <w:tcPr>
            <w:tcW w:w="3960" w:type="dxa"/>
          </w:tcPr>
          <w:p w14:paraId="4C9FEF92" w14:textId="77777777" w:rsidR="000E062A" w:rsidRDefault="000E062A" w:rsidP="007E3D46">
            <w:pPr>
              <w:pStyle w:val="CopticVersemulti-line"/>
            </w:pPr>
            <w:r w:rsidRPr="007E3D46">
              <w:t>Ⲁⲕⲥⲱϯ ⲛ̀Ⲁⲇⲁⲙ</w:t>
            </w:r>
          </w:p>
          <w:p w14:paraId="2EB69107" w14:textId="77777777" w:rsidR="000E062A" w:rsidRDefault="000E062A" w:rsidP="007E3D46">
            <w:pPr>
              <w:pStyle w:val="CopticVersemulti-line"/>
            </w:pPr>
            <w:r w:rsidRPr="007E3D46">
              <w:t>ⲉⲃⲟⲗϧⲉⲛ ϯⲁ̀ⲡⲁⲧⲏ</w:t>
            </w:r>
          </w:p>
          <w:p w14:paraId="2CE67CFB" w14:textId="77777777" w:rsidR="000E062A" w:rsidRDefault="000E062A" w:rsidP="007E3D46">
            <w:pPr>
              <w:pStyle w:val="CopticVersemulti-line"/>
            </w:pPr>
            <w:r w:rsidRPr="007E3D46">
              <w:t>ⲁⲕⲉⲣ Ⲉⲩⲁ ⲛ̀ⲣⲉⲙϩⲉ</w:t>
            </w:r>
          </w:p>
          <w:p w14:paraId="21556EF2" w14:textId="77777777" w:rsidR="000E062A" w:rsidRDefault="000E062A" w:rsidP="007E3D46">
            <w:pPr>
              <w:pStyle w:val="CopticVerse"/>
            </w:pPr>
            <w:r w:rsidRPr="007E3D46">
              <w:t>ϧⲉⲛ ⲛⲓⲛⲁⲕϩⲓ ⲛ̀ⲧⲉ ⲫ̀ⲙⲟⲩ</w:t>
            </w:r>
          </w:p>
        </w:tc>
      </w:tr>
      <w:tr w:rsidR="000E062A" w14:paraId="2EE008F9" w14:textId="77777777" w:rsidTr="004568B8">
        <w:trPr>
          <w:cantSplit/>
          <w:jc w:val="center"/>
        </w:trPr>
        <w:tc>
          <w:tcPr>
            <w:tcW w:w="288" w:type="dxa"/>
          </w:tcPr>
          <w:p w14:paraId="1176FFE4" w14:textId="77777777" w:rsidR="000E062A" w:rsidRDefault="000E062A" w:rsidP="004568B8">
            <w:pPr>
              <w:pStyle w:val="CopticCross"/>
            </w:pPr>
            <w:r w:rsidRPr="00FB5ACB">
              <w:t>¿</w:t>
            </w:r>
          </w:p>
        </w:tc>
        <w:tc>
          <w:tcPr>
            <w:tcW w:w="3960" w:type="dxa"/>
          </w:tcPr>
          <w:p w14:paraId="1D438461" w14:textId="77777777" w:rsidR="000E062A" w:rsidRDefault="000E062A" w:rsidP="003B4CB7">
            <w:pPr>
              <w:pStyle w:val="EngHang"/>
            </w:pPr>
            <w:r>
              <w:t>You have</w:t>
            </w:r>
            <w:r w:rsidRPr="007425E1">
              <w:t xml:space="preserve"> given us </w:t>
            </w:r>
          </w:p>
          <w:p w14:paraId="423A39B5" w14:textId="77777777" w:rsidR="000E062A" w:rsidRDefault="000E062A" w:rsidP="003B4CB7">
            <w:pPr>
              <w:pStyle w:val="EngHang"/>
            </w:pPr>
            <w:r>
              <w:t>T</w:t>
            </w:r>
            <w:r w:rsidRPr="007425E1">
              <w:t xml:space="preserve">he Spirit of sonship; </w:t>
            </w:r>
          </w:p>
          <w:p w14:paraId="4EC49EA2" w14:textId="77777777" w:rsidR="000E062A" w:rsidRDefault="000E062A" w:rsidP="003B4CB7">
            <w:pPr>
              <w:pStyle w:val="EngHang"/>
            </w:pPr>
            <w:r>
              <w:t>W</w:t>
            </w:r>
            <w:r w:rsidRPr="007425E1">
              <w:t xml:space="preserve">e praise </w:t>
            </w:r>
            <w:r>
              <w:t>You</w:t>
            </w:r>
            <w:r w:rsidRPr="007425E1">
              <w:t xml:space="preserve">, </w:t>
            </w:r>
            <w:commentRangeStart w:id="617"/>
            <w:r w:rsidRPr="007425E1">
              <w:t xml:space="preserve">we bless </w:t>
            </w:r>
            <w:r>
              <w:t>You</w:t>
            </w:r>
            <w:r w:rsidRPr="007425E1">
              <w:t xml:space="preserve"> </w:t>
            </w:r>
            <w:commentRangeEnd w:id="617"/>
            <w:r>
              <w:rPr>
                <w:rStyle w:val="CommentReference"/>
                <w:rFonts w:ascii="Times New Roman" w:eastAsiaTheme="minorHAnsi" w:hAnsi="Times New Roman" w:cstheme="minorBidi"/>
                <w:color w:val="auto"/>
              </w:rPr>
              <w:commentReference w:id="617"/>
            </w:r>
          </w:p>
          <w:p w14:paraId="68068A6F" w14:textId="77777777" w:rsidR="000E062A" w:rsidRDefault="000E062A" w:rsidP="003B4CB7">
            <w:pPr>
              <w:pStyle w:val="EngHangEnd"/>
            </w:pPr>
            <w:r>
              <w:t>W</w:t>
            </w:r>
            <w:r w:rsidRPr="007425E1">
              <w:t xml:space="preserve">ith </w:t>
            </w:r>
            <w:r>
              <w:t>Your</w:t>
            </w:r>
            <w:r w:rsidRPr="007425E1">
              <w:t xml:space="preserve"> angels.</w:t>
            </w:r>
          </w:p>
        </w:tc>
        <w:tc>
          <w:tcPr>
            <w:tcW w:w="288" w:type="dxa"/>
          </w:tcPr>
          <w:p w14:paraId="5DF9BF81" w14:textId="77777777" w:rsidR="000E062A" w:rsidRDefault="000E062A" w:rsidP="004568B8"/>
        </w:tc>
        <w:tc>
          <w:tcPr>
            <w:tcW w:w="288" w:type="dxa"/>
          </w:tcPr>
          <w:p w14:paraId="5134A961" w14:textId="77777777" w:rsidR="000E062A" w:rsidRDefault="000E062A" w:rsidP="004568B8">
            <w:pPr>
              <w:pStyle w:val="CopticCross"/>
            </w:pPr>
            <w:r w:rsidRPr="00FB5ACB">
              <w:t>¿</w:t>
            </w:r>
          </w:p>
        </w:tc>
        <w:tc>
          <w:tcPr>
            <w:tcW w:w="3960" w:type="dxa"/>
          </w:tcPr>
          <w:p w14:paraId="6C52CF31" w14:textId="77777777" w:rsidR="000E062A" w:rsidRDefault="000E062A" w:rsidP="007E3D46">
            <w:pPr>
              <w:pStyle w:val="CopticVersemulti-line"/>
            </w:pPr>
            <w:r w:rsidRPr="007E3D46">
              <w:t>Ⲁⲕϯ ⲛⲁⲛ ⲙ̀ⲡⲓⲡ̅ⲛ̅ⲁ</w:t>
            </w:r>
          </w:p>
          <w:p w14:paraId="3FE38CA7" w14:textId="77777777" w:rsidR="000E062A" w:rsidRDefault="000E062A" w:rsidP="007E3D46">
            <w:pPr>
              <w:pStyle w:val="CopticVersemulti-line"/>
            </w:pPr>
            <w:r w:rsidRPr="007E3D46">
              <w:t>ⲛ̀ⲧⲉ ϯⲙⲉⲧϣⲏⲣⲓ</w:t>
            </w:r>
          </w:p>
          <w:p w14:paraId="1797B445" w14:textId="77777777" w:rsidR="000E062A" w:rsidRDefault="000E062A" w:rsidP="007E3D46">
            <w:pPr>
              <w:pStyle w:val="CopticVersemulti-line"/>
            </w:pPr>
            <w:r w:rsidRPr="007E3D46">
              <w:t>ⲉⲛϩⲱⲥ ⲉⲛⲥ̀ⲙⲟⲩ ⲉⲣⲟⲕ</w:t>
            </w:r>
          </w:p>
          <w:p w14:paraId="31EB6720" w14:textId="77777777" w:rsidR="000E062A" w:rsidRDefault="000E062A" w:rsidP="007E3D46">
            <w:pPr>
              <w:pStyle w:val="CopticVerse"/>
            </w:pPr>
            <w:r w:rsidRPr="007E3D46">
              <w:t>ⲛⲉⲙ ⲛⲉⲕⲁⲅⲅⲉⲗⲟⲥ</w:t>
            </w:r>
          </w:p>
        </w:tc>
      </w:tr>
      <w:tr w:rsidR="000E062A" w14:paraId="00611103" w14:textId="77777777" w:rsidTr="004568B8">
        <w:trPr>
          <w:cantSplit/>
          <w:jc w:val="center"/>
        </w:trPr>
        <w:tc>
          <w:tcPr>
            <w:tcW w:w="288" w:type="dxa"/>
          </w:tcPr>
          <w:p w14:paraId="63C503D5" w14:textId="77777777" w:rsidR="000E062A" w:rsidRDefault="000E062A" w:rsidP="004568B8">
            <w:pPr>
              <w:pStyle w:val="CopticCross"/>
            </w:pPr>
          </w:p>
        </w:tc>
        <w:tc>
          <w:tcPr>
            <w:tcW w:w="3960" w:type="dxa"/>
          </w:tcPr>
          <w:p w14:paraId="1830F83E" w14:textId="77777777" w:rsidR="000E062A" w:rsidRDefault="000E062A" w:rsidP="003B4CB7">
            <w:pPr>
              <w:pStyle w:val="EngHang"/>
            </w:pPr>
            <w:r w:rsidRPr="007425E1">
              <w:t>He has risen bodily</w:t>
            </w:r>
            <w:r>
              <w:t>,</w:t>
            </w:r>
          </w:p>
          <w:p w14:paraId="29B031A6" w14:textId="77777777" w:rsidR="000E062A" w:rsidRDefault="000E062A" w:rsidP="003B4CB7">
            <w:pPr>
              <w:pStyle w:val="EngHang"/>
            </w:pPr>
            <w:r>
              <w:t>F</w:t>
            </w:r>
            <w:r w:rsidRPr="007425E1">
              <w:t xml:space="preserve">rom the Virgin, </w:t>
            </w:r>
          </w:p>
          <w:p w14:paraId="676D7FF3" w14:textId="77777777" w:rsidR="000E062A" w:rsidRDefault="000E062A" w:rsidP="003B4CB7">
            <w:pPr>
              <w:pStyle w:val="EngHang"/>
            </w:pPr>
            <w:r>
              <w:t>W</w:t>
            </w:r>
            <w:r w:rsidRPr="007425E1">
              <w:t xml:space="preserve">ithout the seed of man, </w:t>
            </w:r>
          </w:p>
          <w:p w14:paraId="6ED27487" w14:textId="77777777" w:rsidR="000E062A" w:rsidRDefault="000E062A" w:rsidP="003B4CB7">
            <w:pPr>
              <w:pStyle w:val="EngHangEnd"/>
            </w:pPr>
            <w:r>
              <w:t>T</w:t>
            </w:r>
            <w:r w:rsidRPr="007425E1">
              <w:t>hat he might save us.</w:t>
            </w:r>
          </w:p>
        </w:tc>
        <w:tc>
          <w:tcPr>
            <w:tcW w:w="288" w:type="dxa"/>
          </w:tcPr>
          <w:p w14:paraId="1ACD446C" w14:textId="77777777" w:rsidR="000E062A" w:rsidRDefault="000E062A" w:rsidP="004568B8"/>
        </w:tc>
        <w:tc>
          <w:tcPr>
            <w:tcW w:w="288" w:type="dxa"/>
          </w:tcPr>
          <w:p w14:paraId="4FC6B3EE" w14:textId="77777777" w:rsidR="000E062A" w:rsidRDefault="000E062A" w:rsidP="004568B8">
            <w:pPr>
              <w:pStyle w:val="CopticCross"/>
            </w:pPr>
          </w:p>
        </w:tc>
        <w:tc>
          <w:tcPr>
            <w:tcW w:w="3960" w:type="dxa"/>
          </w:tcPr>
          <w:p w14:paraId="14F1A35B" w14:textId="77777777" w:rsidR="000E062A" w:rsidRDefault="000E062A" w:rsidP="007E3D46">
            <w:pPr>
              <w:pStyle w:val="CopticVersemulti-line"/>
            </w:pPr>
            <w:r w:rsidRPr="00D807EF">
              <w:t>Ⲁϥϣⲁⲓ ⲥⲱⲙⲁⲧⲓⲕⲱⲥ</w:t>
            </w:r>
          </w:p>
          <w:p w14:paraId="15149122" w14:textId="77777777" w:rsidR="000E062A" w:rsidRDefault="000E062A" w:rsidP="007E3D46">
            <w:pPr>
              <w:pStyle w:val="CopticVersemulti-line"/>
            </w:pPr>
            <w:r w:rsidRPr="00D807EF">
              <w:t>ⲉⲃⲟⲗϧⲉⲛ ϯⲡⲁⲣⲑⲉⲛⲟⲥ</w:t>
            </w:r>
          </w:p>
          <w:p w14:paraId="51108C3C" w14:textId="77777777" w:rsidR="000E062A" w:rsidRDefault="000E062A" w:rsidP="007E3D46">
            <w:pPr>
              <w:pStyle w:val="CopticVersemulti-line"/>
            </w:pPr>
            <w:r w:rsidRPr="00D807EF">
              <w:t>ⲁϭⲛⲉ ⲥ̀ⲡⲉⲣⲙⲁ ⲛ̀ⲣⲱⲙⲓ</w:t>
            </w:r>
          </w:p>
          <w:p w14:paraId="02E0AD32" w14:textId="77777777" w:rsidR="000E062A" w:rsidRDefault="000E062A" w:rsidP="007E3D46">
            <w:pPr>
              <w:pStyle w:val="CopticVersemulti-line"/>
            </w:pPr>
            <w:r w:rsidRPr="00D807EF">
              <w:t>ϣⲁⲛ̀ⲧⲉϥⲥⲱϯ ⲙ̀ⲙⲟⲛ</w:t>
            </w:r>
          </w:p>
        </w:tc>
      </w:tr>
    </w:tbl>
    <w:p w14:paraId="26D65C43" w14:textId="77777777" w:rsidR="004568B8" w:rsidRDefault="004568B8" w:rsidP="000E062A">
      <w:pPr>
        <w:pStyle w:val="Heading6"/>
      </w:pPr>
      <w:bookmarkStart w:id="618" w:name="_Toc298445803"/>
      <w:bookmarkStart w:id="619" w:name="_Toc298681288"/>
      <w:bookmarkStart w:id="620" w:name="_Toc298447528"/>
      <w:bookmarkStart w:id="621" w:name="_Toc308441917"/>
      <w:r>
        <w:lastRenderedPageBreak/>
        <w:t>The Crown Adam</w:t>
      </w:r>
      <w:bookmarkEnd w:id="618"/>
      <w:bookmarkEnd w:id="619"/>
      <w:bookmarkEnd w:id="620"/>
      <w:bookmarkEnd w:id="621"/>
    </w:p>
    <w:p w14:paraId="089E3B59" w14:textId="77777777" w:rsidR="007E3D46" w:rsidRPr="007E3D46" w:rsidRDefault="007E3D46" w:rsidP="000E062A">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E062A" w14:paraId="36FA02A5" w14:textId="77777777" w:rsidTr="002E365D">
        <w:trPr>
          <w:cantSplit/>
          <w:jc w:val="center"/>
        </w:trPr>
        <w:tc>
          <w:tcPr>
            <w:tcW w:w="288" w:type="dxa"/>
          </w:tcPr>
          <w:p w14:paraId="395773B7" w14:textId="77777777" w:rsidR="000E062A" w:rsidRDefault="000E062A" w:rsidP="002E365D">
            <w:pPr>
              <w:pStyle w:val="CopticCross"/>
            </w:pPr>
          </w:p>
        </w:tc>
        <w:tc>
          <w:tcPr>
            <w:tcW w:w="3960" w:type="dxa"/>
          </w:tcPr>
          <w:p w14:paraId="6AFEF7AA" w14:textId="77777777" w:rsidR="000E062A" w:rsidRDefault="000E062A" w:rsidP="003B4CB7">
            <w:pPr>
              <w:pStyle w:val="EngHang"/>
            </w:pPr>
            <w:r>
              <w:t>Indeed my lowly,</w:t>
            </w:r>
          </w:p>
          <w:p w14:paraId="527019D6" w14:textId="77777777" w:rsidR="000E062A" w:rsidRDefault="000E062A" w:rsidP="003B4CB7">
            <w:pPr>
              <w:pStyle w:val="EngHang"/>
            </w:pPr>
            <w:r>
              <w:t>And sinful tongue,</w:t>
            </w:r>
          </w:p>
          <w:p w14:paraId="319C01EE" w14:textId="77777777" w:rsidR="000E062A" w:rsidRDefault="000E062A" w:rsidP="003B4CB7">
            <w:pPr>
              <w:pStyle w:val="EngHang"/>
            </w:pPr>
            <w:r>
              <w:t>Is not able to speak</w:t>
            </w:r>
          </w:p>
          <w:p w14:paraId="4902E379" w14:textId="77777777" w:rsidR="000E062A" w:rsidRDefault="000E062A" w:rsidP="003B4CB7">
            <w:pPr>
              <w:pStyle w:val="EngHangEnd"/>
            </w:pPr>
            <w:r>
              <w:t>Of your glory, O Mary.</w:t>
            </w:r>
          </w:p>
        </w:tc>
        <w:tc>
          <w:tcPr>
            <w:tcW w:w="288" w:type="dxa"/>
          </w:tcPr>
          <w:p w14:paraId="0EDD74E6" w14:textId="77777777" w:rsidR="000E062A" w:rsidRDefault="000E062A" w:rsidP="004568B8"/>
        </w:tc>
        <w:tc>
          <w:tcPr>
            <w:tcW w:w="288" w:type="dxa"/>
          </w:tcPr>
          <w:p w14:paraId="60DA4A29" w14:textId="77777777" w:rsidR="000E062A" w:rsidRDefault="000E062A" w:rsidP="002E365D">
            <w:pPr>
              <w:pStyle w:val="CopticCross"/>
            </w:pPr>
          </w:p>
        </w:tc>
        <w:tc>
          <w:tcPr>
            <w:tcW w:w="3960" w:type="dxa"/>
          </w:tcPr>
          <w:p w14:paraId="315BDFFC" w14:textId="77777777" w:rsidR="000E062A" w:rsidRDefault="000E062A" w:rsidP="007E3D46">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2CAC9F43" w14:textId="77777777" w:rsidR="000E062A" w:rsidRDefault="000E062A" w:rsidP="007E3D46">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7566A993" w14:textId="77777777" w:rsidR="000E062A" w:rsidRDefault="000E062A" w:rsidP="007E3D46">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7E845D3E" w14:textId="77777777" w:rsidR="000E062A" w:rsidRDefault="000E062A" w:rsidP="007E3D46">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0E062A" w14:paraId="5145B772" w14:textId="77777777" w:rsidTr="002E365D">
        <w:trPr>
          <w:cantSplit/>
          <w:jc w:val="center"/>
        </w:trPr>
        <w:tc>
          <w:tcPr>
            <w:tcW w:w="288" w:type="dxa"/>
          </w:tcPr>
          <w:p w14:paraId="304435CE" w14:textId="77777777" w:rsidR="000E062A" w:rsidRDefault="000E062A" w:rsidP="002E365D">
            <w:pPr>
              <w:pStyle w:val="CopticCross"/>
            </w:pPr>
            <w:r w:rsidRPr="00FB5ACB">
              <w:t>¿</w:t>
            </w:r>
          </w:p>
        </w:tc>
        <w:tc>
          <w:tcPr>
            <w:tcW w:w="3960" w:type="dxa"/>
          </w:tcPr>
          <w:p w14:paraId="43D0ECB6" w14:textId="77777777" w:rsidR="000E062A" w:rsidRDefault="000E062A" w:rsidP="003B4CB7">
            <w:pPr>
              <w:pStyle w:val="EngHang"/>
            </w:pPr>
            <w:r>
              <w:t>For our father Adam,</w:t>
            </w:r>
          </w:p>
          <w:p w14:paraId="4115E9E5" w14:textId="77777777" w:rsidR="000E062A" w:rsidRDefault="000E062A" w:rsidP="003B4CB7">
            <w:pPr>
              <w:pStyle w:val="EngHang"/>
            </w:pPr>
            <w:r>
              <w:t>The first man created</w:t>
            </w:r>
          </w:p>
          <w:p w14:paraId="00BABFA0" w14:textId="77777777" w:rsidR="000E062A" w:rsidRDefault="000E062A" w:rsidP="003B4CB7">
            <w:pPr>
              <w:pStyle w:val="EngHang"/>
            </w:pPr>
            <w:r>
              <w:t>By the hands of God</w:t>
            </w:r>
          </w:p>
          <w:p w14:paraId="175610E7" w14:textId="77777777" w:rsidR="000E062A" w:rsidRDefault="000E062A" w:rsidP="003B4CB7">
            <w:pPr>
              <w:pStyle w:val="EngHangEnd"/>
            </w:pPr>
            <w:r>
              <w:t>The Creator,</w:t>
            </w:r>
          </w:p>
        </w:tc>
        <w:tc>
          <w:tcPr>
            <w:tcW w:w="288" w:type="dxa"/>
          </w:tcPr>
          <w:p w14:paraId="5BD3351A" w14:textId="77777777" w:rsidR="000E062A" w:rsidRDefault="000E062A" w:rsidP="004568B8"/>
        </w:tc>
        <w:tc>
          <w:tcPr>
            <w:tcW w:w="288" w:type="dxa"/>
          </w:tcPr>
          <w:p w14:paraId="50A8FADA" w14:textId="77777777" w:rsidR="000E062A" w:rsidRDefault="000E062A" w:rsidP="002E365D">
            <w:pPr>
              <w:pStyle w:val="CopticCross"/>
            </w:pPr>
            <w:r w:rsidRPr="00FB5ACB">
              <w:t>¿</w:t>
            </w:r>
          </w:p>
        </w:tc>
        <w:tc>
          <w:tcPr>
            <w:tcW w:w="3960" w:type="dxa"/>
          </w:tcPr>
          <w:p w14:paraId="7DAC5B9A" w14:textId="77777777" w:rsidR="000E062A" w:rsidRDefault="000E062A" w:rsidP="007E3D46">
            <w:pPr>
              <w:pStyle w:val="CopticVersemulti-line"/>
            </w:pPr>
            <w:r w:rsidRPr="007E3D46">
              <w:t>Ⲁ̀ⲇⲁⲙ ⲅⲁⲣ ⲡⲉⲛⲓⲱⲧ</w:t>
            </w:r>
          </w:p>
          <w:p w14:paraId="58431E0D" w14:textId="77777777" w:rsidR="000E062A" w:rsidRDefault="000E062A" w:rsidP="007E3D46">
            <w:pPr>
              <w:pStyle w:val="CopticVersemulti-line"/>
            </w:pPr>
            <w:r w:rsidRPr="007E3D46">
              <w:t>ⲡⲓϣⲟⲣⲡ ⲛ̀ⲑⲁⲙⲓⲟ̀</w:t>
            </w:r>
          </w:p>
          <w:p w14:paraId="21E4C359" w14:textId="77777777" w:rsidR="000E062A" w:rsidRDefault="000E062A" w:rsidP="007E3D46">
            <w:pPr>
              <w:pStyle w:val="CopticVersemulti-line"/>
            </w:pPr>
            <w:r w:rsidRPr="007E3D46">
              <w:t>ϧⲉⲛ ⲛⲉⲛϫⲓϫ ⲙ̀Ⲫϯ</w:t>
            </w:r>
          </w:p>
          <w:p w14:paraId="6026F304" w14:textId="77777777" w:rsidR="000E062A" w:rsidRDefault="000E062A" w:rsidP="007E3D46">
            <w:pPr>
              <w:pStyle w:val="CopticVerse"/>
            </w:pPr>
            <w:r w:rsidRPr="007E3D46">
              <w:t>ⲡⲓⲇⲏⲙⲓⲟⲩⲣⲅⲟⲥ</w:t>
            </w:r>
          </w:p>
        </w:tc>
      </w:tr>
      <w:tr w:rsidR="000E062A" w14:paraId="688190B7" w14:textId="77777777" w:rsidTr="002E365D">
        <w:trPr>
          <w:cantSplit/>
          <w:jc w:val="center"/>
        </w:trPr>
        <w:tc>
          <w:tcPr>
            <w:tcW w:w="288" w:type="dxa"/>
          </w:tcPr>
          <w:p w14:paraId="7A9B65D4" w14:textId="77777777" w:rsidR="000E062A" w:rsidRDefault="000E062A" w:rsidP="002E365D">
            <w:pPr>
              <w:pStyle w:val="CopticCross"/>
            </w:pPr>
          </w:p>
        </w:tc>
        <w:tc>
          <w:tcPr>
            <w:tcW w:w="3960" w:type="dxa"/>
          </w:tcPr>
          <w:p w14:paraId="369E78EB" w14:textId="77777777" w:rsidR="000E062A" w:rsidRDefault="000E062A" w:rsidP="003B4CB7">
            <w:pPr>
              <w:pStyle w:val="EngHang"/>
            </w:pPr>
            <w:r>
              <w:t>Through the counsel of Eve</w:t>
            </w:r>
          </w:p>
          <w:p w14:paraId="78918F6F" w14:textId="77777777" w:rsidR="000E062A" w:rsidRDefault="000E062A" w:rsidP="003B4CB7">
            <w:pPr>
              <w:pStyle w:val="EngHang"/>
            </w:pPr>
            <w:r>
              <w:t>O</w:t>
            </w:r>
            <w:r w:rsidRPr="007425E1">
              <w:t xml:space="preserve">ur first mother, </w:t>
            </w:r>
          </w:p>
          <w:p w14:paraId="03387AC8" w14:textId="77777777" w:rsidR="000E062A" w:rsidRDefault="000E062A" w:rsidP="003B4CB7">
            <w:pPr>
              <w:pStyle w:val="EngHang"/>
            </w:pPr>
            <w:commentRangeStart w:id="622"/>
            <w:r>
              <w:t>D</w:t>
            </w:r>
            <w:r w:rsidRPr="007425E1">
              <w:t xml:space="preserve">id </w:t>
            </w:r>
            <w:commentRangeEnd w:id="622"/>
            <w:r>
              <w:rPr>
                <w:rStyle w:val="CommentReference"/>
                <w:rFonts w:ascii="Times New Roman" w:eastAsiaTheme="minorHAnsi" w:hAnsi="Times New Roman" w:cstheme="minorBidi"/>
                <w:color w:val="auto"/>
              </w:rPr>
              <w:commentReference w:id="622"/>
            </w:r>
            <w:r w:rsidRPr="007425E1">
              <w:t xml:space="preserve">eat </w:t>
            </w:r>
            <w:r>
              <w:t>of the fruit</w:t>
            </w:r>
          </w:p>
          <w:p w14:paraId="28CAFC09" w14:textId="77777777" w:rsidR="000E062A" w:rsidRDefault="000E062A" w:rsidP="003B4CB7">
            <w:pPr>
              <w:pStyle w:val="EngHangEnd"/>
            </w:pPr>
            <w:r>
              <w:t>Of</w:t>
            </w:r>
            <w:r w:rsidRPr="007425E1">
              <w:t xml:space="preserve"> the tree.</w:t>
            </w:r>
          </w:p>
        </w:tc>
        <w:tc>
          <w:tcPr>
            <w:tcW w:w="288" w:type="dxa"/>
          </w:tcPr>
          <w:p w14:paraId="0E33B3A6" w14:textId="77777777" w:rsidR="000E062A" w:rsidRDefault="000E062A" w:rsidP="004568B8"/>
        </w:tc>
        <w:tc>
          <w:tcPr>
            <w:tcW w:w="288" w:type="dxa"/>
          </w:tcPr>
          <w:p w14:paraId="707FB1A2" w14:textId="77777777" w:rsidR="000E062A" w:rsidRDefault="000E062A" w:rsidP="002E365D">
            <w:pPr>
              <w:pStyle w:val="CopticCross"/>
            </w:pPr>
          </w:p>
        </w:tc>
        <w:tc>
          <w:tcPr>
            <w:tcW w:w="3960" w:type="dxa"/>
          </w:tcPr>
          <w:p w14:paraId="6DCE74E2" w14:textId="77777777" w:rsidR="000E062A" w:rsidRDefault="000E062A" w:rsidP="007E3D46">
            <w:pPr>
              <w:pStyle w:val="CopticVersemulti-line"/>
            </w:pPr>
            <w:r w:rsidRPr="007E3D46">
              <w:t>Ϩⲓⲧⲉⲛ ⲡ̀ⲥⲟϭⲛⲓ ⲛ̀Ⲉⲩⲁ̀</w:t>
            </w:r>
          </w:p>
          <w:p w14:paraId="2466E4A2" w14:textId="77777777" w:rsidR="000E062A" w:rsidRDefault="000E062A" w:rsidP="007E3D46">
            <w:pPr>
              <w:pStyle w:val="CopticVersemulti-line"/>
            </w:pPr>
            <w:r w:rsidRPr="007E3D46">
              <w:t>ⲧⲉⲛϣⲟⲣⲡⲓ ⲙ̀ⲙⲁⲩ</w:t>
            </w:r>
          </w:p>
          <w:p w14:paraId="1A5DEF4C" w14:textId="77777777" w:rsidR="000E062A" w:rsidRDefault="000E062A" w:rsidP="007E3D46">
            <w:pPr>
              <w:pStyle w:val="CopticVersemulti-line"/>
            </w:pPr>
            <w:r w:rsidRPr="007E3D46">
              <w:t>ⲁϥⲟⲩⲱⲙ ⲛ̀ϫⲉ Ⲁ̀ⲇⲁⲙ</w:t>
            </w:r>
          </w:p>
          <w:p w14:paraId="20B20549" w14:textId="77777777" w:rsidR="000E062A" w:rsidRDefault="000E062A" w:rsidP="007E3D46">
            <w:pPr>
              <w:pStyle w:val="CopticVerse"/>
            </w:pPr>
            <w:r w:rsidRPr="007E3D46">
              <w:t>ⲉ̀ⲃⲟⲗϧⲉⲛ ⲡ̀ⲟⲩⲧⲁϩ ⲙ̀ⲡⲓϣ̀ϣⲏⲛ</w:t>
            </w:r>
          </w:p>
        </w:tc>
      </w:tr>
      <w:tr w:rsidR="000E062A" w14:paraId="6643004C" w14:textId="77777777" w:rsidTr="002E365D">
        <w:trPr>
          <w:cantSplit/>
          <w:jc w:val="center"/>
        </w:trPr>
        <w:tc>
          <w:tcPr>
            <w:tcW w:w="288" w:type="dxa"/>
          </w:tcPr>
          <w:p w14:paraId="4D99BC75" w14:textId="77777777" w:rsidR="000E062A" w:rsidRDefault="000E062A" w:rsidP="002E365D">
            <w:pPr>
              <w:pStyle w:val="CopticCross"/>
            </w:pPr>
            <w:r w:rsidRPr="00FB5ACB">
              <w:t>¿</w:t>
            </w:r>
          </w:p>
        </w:tc>
        <w:tc>
          <w:tcPr>
            <w:tcW w:w="3960" w:type="dxa"/>
          </w:tcPr>
          <w:p w14:paraId="1DDFB7A3" w14:textId="77777777" w:rsidR="000E062A" w:rsidRDefault="000E062A" w:rsidP="003B4CB7">
            <w:pPr>
              <w:pStyle w:val="EngHang"/>
            </w:pPr>
            <w:r>
              <w:t>The authority of death</w:t>
            </w:r>
          </w:p>
          <w:p w14:paraId="2A94A79B" w14:textId="77777777" w:rsidR="000E062A" w:rsidRDefault="000E062A" w:rsidP="003B4CB7">
            <w:pPr>
              <w:pStyle w:val="EngHang"/>
            </w:pPr>
            <w:r>
              <w:t>And of corruption</w:t>
            </w:r>
          </w:p>
          <w:p w14:paraId="23EEB269" w14:textId="77777777" w:rsidR="000E062A" w:rsidRDefault="000E062A" w:rsidP="003B4CB7">
            <w:pPr>
              <w:pStyle w:val="EngHang"/>
            </w:pPr>
            <w:r>
              <w:t>Came upon our race</w:t>
            </w:r>
          </w:p>
          <w:p w14:paraId="173F3C77" w14:textId="77777777" w:rsidR="000E062A" w:rsidRDefault="000E062A" w:rsidP="003B4CB7">
            <w:pPr>
              <w:pStyle w:val="EngHangEnd"/>
            </w:pPr>
            <w:r>
              <w:t>And all of creation.</w:t>
            </w:r>
          </w:p>
        </w:tc>
        <w:tc>
          <w:tcPr>
            <w:tcW w:w="288" w:type="dxa"/>
          </w:tcPr>
          <w:p w14:paraId="6FFF5E4B" w14:textId="77777777" w:rsidR="000E062A" w:rsidRDefault="000E062A" w:rsidP="004568B8"/>
        </w:tc>
        <w:tc>
          <w:tcPr>
            <w:tcW w:w="288" w:type="dxa"/>
          </w:tcPr>
          <w:p w14:paraId="32D164E0" w14:textId="77777777" w:rsidR="000E062A" w:rsidRDefault="000E062A" w:rsidP="002E365D">
            <w:pPr>
              <w:pStyle w:val="CopticCross"/>
            </w:pPr>
            <w:r w:rsidRPr="00FB5ACB">
              <w:t>¿</w:t>
            </w:r>
          </w:p>
        </w:tc>
        <w:tc>
          <w:tcPr>
            <w:tcW w:w="3960" w:type="dxa"/>
          </w:tcPr>
          <w:p w14:paraId="2617A225" w14:textId="77777777" w:rsidR="000E062A" w:rsidRDefault="000E062A" w:rsidP="007E3D46">
            <w:pPr>
              <w:pStyle w:val="CopticVersemulti-line"/>
            </w:pPr>
            <w:r w:rsidRPr="007E3D46">
              <w:t>Ⲁϥⲓ̀ ϩⲓϫⲉⲛ ⲡⲉⲛⲅⲉⲛⲟⲥ</w:t>
            </w:r>
          </w:p>
          <w:p w14:paraId="73B424D4" w14:textId="77777777" w:rsidR="000E062A" w:rsidRDefault="000E062A" w:rsidP="007E3D46">
            <w:pPr>
              <w:pStyle w:val="CopticVersemulti-line"/>
            </w:pPr>
            <w:r w:rsidRPr="007E3D46">
              <w:t>ⲛⲉⲙ ϯⲕ̀ⲧⲏⲥⲓⲥ ⲧⲏⲣⲥ</w:t>
            </w:r>
          </w:p>
          <w:p w14:paraId="60F5CC7A" w14:textId="77777777" w:rsidR="000E062A" w:rsidRDefault="000E062A" w:rsidP="007E3D46">
            <w:pPr>
              <w:pStyle w:val="CopticVersemulti-line"/>
            </w:pPr>
            <w:r w:rsidRPr="007E3D46">
              <w:t>ⲛ̀ϫⲉ ⲡⲓⲉⲣϣⲓϣⲓ</w:t>
            </w:r>
          </w:p>
          <w:p w14:paraId="50B26113" w14:textId="77777777" w:rsidR="000E062A" w:rsidRDefault="000E062A" w:rsidP="007E3D46">
            <w:pPr>
              <w:pStyle w:val="CopticVerse"/>
            </w:pPr>
            <w:r w:rsidRPr="007E3D46">
              <w:t>ⲛ̀ⲧⲉ ⲫ̀ⲙⲟⲩ ⲛⲉⲙ ⲡ̀ⲧⲁⲕⲟ</w:t>
            </w:r>
          </w:p>
        </w:tc>
      </w:tr>
      <w:tr w:rsidR="000E062A" w14:paraId="72985159" w14:textId="77777777" w:rsidTr="002E365D">
        <w:trPr>
          <w:cantSplit/>
          <w:jc w:val="center"/>
        </w:trPr>
        <w:tc>
          <w:tcPr>
            <w:tcW w:w="288" w:type="dxa"/>
          </w:tcPr>
          <w:p w14:paraId="336F611E" w14:textId="77777777" w:rsidR="000E062A" w:rsidRDefault="000E062A" w:rsidP="002E365D">
            <w:pPr>
              <w:pStyle w:val="CopticCross"/>
            </w:pPr>
          </w:p>
        </w:tc>
        <w:tc>
          <w:tcPr>
            <w:tcW w:w="3960" w:type="dxa"/>
          </w:tcPr>
          <w:p w14:paraId="52ED78E4" w14:textId="77777777" w:rsidR="000E062A" w:rsidRDefault="000E062A" w:rsidP="003B4CB7">
            <w:pPr>
              <w:pStyle w:val="EngHang"/>
            </w:pPr>
            <w:r w:rsidRPr="007425E1">
              <w:t xml:space="preserve">Through Mary, </w:t>
            </w:r>
          </w:p>
          <w:p w14:paraId="7B43971F" w14:textId="77777777" w:rsidR="000E062A" w:rsidRDefault="000E062A" w:rsidP="003B4CB7">
            <w:pPr>
              <w:pStyle w:val="EngHang"/>
            </w:pPr>
            <w:r>
              <w:t>T</w:t>
            </w:r>
            <w:r w:rsidRPr="007425E1">
              <w:t xml:space="preserve">he </w:t>
            </w:r>
            <w:r>
              <w:t>Theotokos</w:t>
            </w:r>
            <w:r w:rsidRPr="007425E1">
              <w:t xml:space="preserve">, </w:t>
            </w:r>
          </w:p>
          <w:p w14:paraId="6B09675C" w14:textId="77777777" w:rsidR="000E062A" w:rsidRDefault="000E062A" w:rsidP="003B4CB7">
            <w:pPr>
              <w:pStyle w:val="EngHang"/>
            </w:pPr>
            <w:r w:rsidRPr="007425E1">
              <w:t xml:space="preserve">Adam was restored again </w:t>
            </w:r>
          </w:p>
          <w:p w14:paraId="62CF323A" w14:textId="77777777" w:rsidR="000E062A" w:rsidRDefault="000E062A" w:rsidP="003B4CB7">
            <w:pPr>
              <w:pStyle w:val="EngHangEnd"/>
            </w:pPr>
            <w:r>
              <w:t>T</w:t>
            </w:r>
            <w:r w:rsidRPr="007425E1">
              <w:t xml:space="preserve">o his first </w:t>
            </w:r>
            <w:commentRangeStart w:id="623"/>
            <w:r w:rsidRPr="007425E1">
              <w:t>estate</w:t>
            </w:r>
            <w:commentRangeEnd w:id="623"/>
            <w:r>
              <w:rPr>
                <w:rStyle w:val="CommentReference"/>
              </w:rPr>
              <w:commentReference w:id="623"/>
            </w:r>
            <w:r w:rsidRPr="007425E1">
              <w:t>.</w:t>
            </w:r>
          </w:p>
        </w:tc>
        <w:tc>
          <w:tcPr>
            <w:tcW w:w="288" w:type="dxa"/>
          </w:tcPr>
          <w:p w14:paraId="41C6B403" w14:textId="77777777" w:rsidR="000E062A" w:rsidRDefault="000E062A" w:rsidP="004568B8"/>
        </w:tc>
        <w:tc>
          <w:tcPr>
            <w:tcW w:w="288" w:type="dxa"/>
          </w:tcPr>
          <w:p w14:paraId="7EF4A1DD" w14:textId="77777777" w:rsidR="000E062A" w:rsidRDefault="000E062A" w:rsidP="002E365D">
            <w:pPr>
              <w:pStyle w:val="CopticCross"/>
            </w:pPr>
          </w:p>
        </w:tc>
        <w:tc>
          <w:tcPr>
            <w:tcW w:w="3960" w:type="dxa"/>
          </w:tcPr>
          <w:p w14:paraId="09F2A622" w14:textId="77777777" w:rsidR="000E062A" w:rsidRDefault="000E062A" w:rsidP="007E3D46">
            <w:pPr>
              <w:pStyle w:val="CopticVersemulti-line"/>
            </w:pPr>
            <w:r w:rsidRPr="007E3D46">
              <w:t>Ⲉ̀ⲃⲟⲗϩⲓⲧⲉⲛ Ⲙⲁⲣⲓⲁ̀</w:t>
            </w:r>
          </w:p>
          <w:p w14:paraId="3CDC09CB" w14:textId="77777777" w:rsidR="000E062A" w:rsidRDefault="000E062A" w:rsidP="007E3D46">
            <w:pPr>
              <w:pStyle w:val="CopticVersemulti-line"/>
            </w:pPr>
            <w:r w:rsidRPr="007E3D46">
              <w:t>ϯⲑⲉⲟ̀ⲧⲟⲕⲟⲥ</w:t>
            </w:r>
          </w:p>
          <w:p w14:paraId="6070875D" w14:textId="77777777" w:rsidR="000E062A" w:rsidRDefault="000E062A" w:rsidP="007E3D46">
            <w:pPr>
              <w:pStyle w:val="CopticVersemulti-line"/>
            </w:pPr>
            <w:r w:rsidRPr="007E3D46">
              <w:t>ⲁⲩⲧⲁⲥⲑⲟ ⲛ̀Ⲁ̀ⲇⲁⲙ</w:t>
            </w:r>
          </w:p>
          <w:p w14:paraId="5805D3B9" w14:textId="77777777" w:rsidR="000E062A" w:rsidRDefault="000E062A" w:rsidP="007E3D46">
            <w:pPr>
              <w:pStyle w:val="CopticVerse"/>
            </w:pPr>
            <w:r w:rsidRPr="007E3D46">
              <w:t>ⲉ̀ⲧⲉϥⲁⲣⲭⲏ ⲛ̀ⲕⲉⲥⲟⲡ</w:t>
            </w:r>
          </w:p>
        </w:tc>
      </w:tr>
      <w:tr w:rsidR="000E062A" w14:paraId="240402C5" w14:textId="77777777" w:rsidTr="002E365D">
        <w:trPr>
          <w:cantSplit/>
          <w:jc w:val="center"/>
        </w:trPr>
        <w:tc>
          <w:tcPr>
            <w:tcW w:w="288" w:type="dxa"/>
          </w:tcPr>
          <w:p w14:paraId="5875A7CF" w14:textId="77777777" w:rsidR="000E062A" w:rsidRDefault="000E062A" w:rsidP="002E365D">
            <w:pPr>
              <w:pStyle w:val="CopticCross"/>
            </w:pPr>
            <w:r w:rsidRPr="00FB5ACB">
              <w:t>¿</w:t>
            </w:r>
          </w:p>
        </w:tc>
        <w:tc>
          <w:tcPr>
            <w:tcW w:w="3960" w:type="dxa"/>
          </w:tcPr>
          <w:p w14:paraId="34B3A05E" w14:textId="77777777" w:rsidR="000E062A" w:rsidRDefault="000E062A" w:rsidP="003B4CB7">
            <w:pPr>
              <w:pStyle w:val="EngHang"/>
            </w:pPr>
            <w:r w:rsidRPr="007425E1">
              <w:t xml:space="preserve">Behold, the exalted kings, </w:t>
            </w:r>
          </w:p>
          <w:p w14:paraId="6A1C0CC3" w14:textId="77777777" w:rsidR="000E062A" w:rsidRDefault="000E062A" w:rsidP="003B4CB7">
            <w:pPr>
              <w:pStyle w:val="EngHang"/>
            </w:pPr>
            <w:r w:rsidRPr="007425E1">
              <w:t xml:space="preserve">David and Solomon, </w:t>
            </w:r>
          </w:p>
          <w:p w14:paraId="51229424" w14:textId="77777777" w:rsidR="000E062A" w:rsidRDefault="000E062A" w:rsidP="003B4CB7">
            <w:pPr>
              <w:pStyle w:val="EngHang"/>
            </w:pPr>
            <w:r>
              <w:t>Write</w:t>
            </w:r>
            <w:r w:rsidRPr="007425E1">
              <w:t xml:space="preserve"> hymns to her</w:t>
            </w:r>
            <w:r>
              <w:t>,</w:t>
            </w:r>
            <w:r w:rsidRPr="007425E1">
              <w:t xml:space="preserve"> </w:t>
            </w:r>
          </w:p>
          <w:p w14:paraId="369A1A39" w14:textId="77777777" w:rsidR="000E062A" w:rsidRDefault="000E062A" w:rsidP="003B4CB7">
            <w:pPr>
              <w:pStyle w:val="EngHangEnd"/>
            </w:pPr>
            <w:r>
              <w:t>A</w:t>
            </w:r>
            <w:r w:rsidRPr="007425E1">
              <w:t>nd honour her.</w:t>
            </w:r>
          </w:p>
        </w:tc>
        <w:tc>
          <w:tcPr>
            <w:tcW w:w="288" w:type="dxa"/>
          </w:tcPr>
          <w:p w14:paraId="50ECBAD2" w14:textId="77777777" w:rsidR="000E062A" w:rsidRDefault="000E062A" w:rsidP="004568B8"/>
        </w:tc>
        <w:tc>
          <w:tcPr>
            <w:tcW w:w="288" w:type="dxa"/>
          </w:tcPr>
          <w:p w14:paraId="24C7FA62" w14:textId="77777777" w:rsidR="000E062A" w:rsidRDefault="000E062A" w:rsidP="002E365D">
            <w:pPr>
              <w:pStyle w:val="CopticCross"/>
            </w:pPr>
            <w:r w:rsidRPr="00FB5ACB">
              <w:t>¿</w:t>
            </w:r>
          </w:p>
        </w:tc>
        <w:tc>
          <w:tcPr>
            <w:tcW w:w="3960" w:type="dxa"/>
          </w:tcPr>
          <w:p w14:paraId="26DD5141" w14:textId="77777777" w:rsidR="000E062A" w:rsidRDefault="000E062A" w:rsidP="007E3D46">
            <w:pPr>
              <w:pStyle w:val="CopticVersemulti-line"/>
            </w:pPr>
            <w:r w:rsidRPr="007E3D46">
              <w:t>Ⲓⲥ ⲛⲓⲟⲩⲣⲱⲟⲩ ⲉⲧϭⲟⲥⲓ</w:t>
            </w:r>
          </w:p>
          <w:p w14:paraId="1382E150" w14:textId="77777777" w:rsidR="000E062A" w:rsidRDefault="000E062A" w:rsidP="007E3D46">
            <w:pPr>
              <w:pStyle w:val="CopticVersemulti-line"/>
            </w:pPr>
            <w:r w:rsidRPr="007E3D46">
              <w:t>Ⲇⲁⲩⲓⲇ ⲛⲉⲙ Ⲥⲟⲗⲟⲙⲱⲛ</w:t>
            </w:r>
          </w:p>
          <w:p w14:paraId="1F0A8478" w14:textId="77777777" w:rsidR="000E062A" w:rsidRDefault="000E062A" w:rsidP="007E3D46">
            <w:pPr>
              <w:pStyle w:val="CopticVersemulti-line"/>
            </w:pPr>
            <w:r w:rsidRPr="007E3D46">
              <w:t>ⲉⲩⲉⲣϩⲩⲙⲛⲟⲥ ⲉ̀ⲣⲟⲥ</w:t>
            </w:r>
          </w:p>
          <w:p w14:paraId="7188B13A" w14:textId="77777777" w:rsidR="000E062A" w:rsidRDefault="000E062A" w:rsidP="007E3D46">
            <w:pPr>
              <w:pStyle w:val="CopticVerse"/>
            </w:pPr>
            <w:r w:rsidRPr="007E3D46">
              <w:t>ⲉⲩϯⲧⲁⲓⲟ̀ ⲛⲁⲥ</w:t>
            </w:r>
          </w:p>
        </w:tc>
      </w:tr>
      <w:tr w:rsidR="000E062A" w14:paraId="76401A9E" w14:textId="77777777" w:rsidTr="002E365D">
        <w:trPr>
          <w:cantSplit/>
          <w:jc w:val="center"/>
        </w:trPr>
        <w:tc>
          <w:tcPr>
            <w:tcW w:w="288" w:type="dxa"/>
          </w:tcPr>
          <w:p w14:paraId="48EB0D6B" w14:textId="77777777" w:rsidR="000E062A" w:rsidRDefault="000E062A" w:rsidP="002E365D">
            <w:pPr>
              <w:pStyle w:val="CopticCross"/>
            </w:pPr>
          </w:p>
        </w:tc>
        <w:tc>
          <w:tcPr>
            <w:tcW w:w="3960" w:type="dxa"/>
          </w:tcPr>
          <w:p w14:paraId="7C6E9124" w14:textId="77777777" w:rsidR="000E062A" w:rsidRDefault="000E062A" w:rsidP="003B4CB7">
            <w:pPr>
              <w:pStyle w:val="EngHang"/>
            </w:pPr>
            <w:r w:rsidRPr="007425E1">
              <w:t>David the prophet</w:t>
            </w:r>
            <w:r>
              <w:t>,</w:t>
            </w:r>
          </w:p>
          <w:p w14:paraId="38C31906" w14:textId="77777777" w:rsidR="000E062A" w:rsidRDefault="000E062A" w:rsidP="003B4CB7">
            <w:pPr>
              <w:pStyle w:val="EngHang"/>
            </w:pPr>
            <w:r>
              <w:t>S</w:t>
            </w:r>
            <w:r w:rsidRPr="007425E1">
              <w:t xml:space="preserve">poke of her honour, </w:t>
            </w:r>
          </w:p>
          <w:p w14:paraId="2FA3DA44" w14:textId="77777777" w:rsidR="000E062A" w:rsidRDefault="000E062A" w:rsidP="003B4CB7">
            <w:pPr>
              <w:pStyle w:val="EngHang"/>
            </w:pPr>
            <w:r>
              <w:t>And</w:t>
            </w:r>
            <w:r w:rsidRPr="007425E1">
              <w:t xml:space="preserve"> called her </w:t>
            </w:r>
          </w:p>
          <w:p w14:paraId="3BF92970" w14:textId="77777777" w:rsidR="000E062A" w:rsidRDefault="000E062A" w:rsidP="003B4CB7">
            <w:pPr>
              <w:pStyle w:val="EngHangEnd"/>
            </w:pPr>
            <w:r>
              <w:t>T</w:t>
            </w:r>
            <w:r w:rsidRPr="007425E1">
              <w:t>he city of God.</w:t>
            </w:r>
          </w:p>
        </w:tc>
        <w:tc>
          <w:tcPr>
            <w:tcW w:w="288" w:type="dxa"/>
          </w:tcPr>
          <w:p w14:paraId="60B77325" w14:textId="77777777" w:rsidR="000E062A" w:rsidRDefault="000E062A" w:rsidP="004568B8"/>
        </w:tc>
        <w:tc>
          <w:tcPr>
            <w:tcW w:w="288" w:type="dxa"/>
          </w:tcPr>
          <w:p w14:paraId="78C93AE3" w14:textId="77777777" w:rsidR="000E062A" w:rsidRDefault="000E062A" w:rsidP="002E365D">
            <w:pPr>
              <w:pStyle w:val="CopticCross"/>
            </w:pPr>
          </w:p>
        </w:tc>
        <w:tc>
          <w:tcPr>
            <w:tcW w:w="3960" w:type="dxa"/>
          </w:tcPr>
          <w:p w14:paraId="5AE51E9C" w14:textId="77777777" w:rsidR="000E062A" w:rsidRDefault="000E062A" w:rsidP="007E3D46">
            <w:pPr>
              <w:pStyle w:val="CopticVersemulti-line"/>
            </w:pPr>
            <w:r w:rsidRPr="007E3D46">
              <w:t>Ⲇⲁⲩⲓⲇ ⲡⲓⲡ̀ⲣⲟⲫⲏⲧⲏⲥ</w:t>
            </w:r>
          </w:p>
          <w:p w14:paraId="22D42229" w14:textId="77777777" w:rsidR="000E062A" w:rsidRDefault="000E062A" w:rsidP="007E3D46">
            <w:pPr>
              <w:pStyle w:val="CopticVersemulti-line"/>
            </w:pPr>
            <w:r w:rsidRPr="007E3D46">
              <w:t>ⲥⲁϫⲓ ⲉ̀ⲡⲉⲥⲧⲁⲓⲟ̀</w:t>
            </w:r>
          </w:p>
          <w:p w14:paraId="3F2F506B" w14:textId="77777777" w:rsidR="000E062A" w:rsidRDefault="000E062A" w:rsidP="007E3D46">
            <w:pPr>
              <w:pStyle w:val="CopticVersemulti-line"/>
            </w:pPr>
            <w:r w:rsidRPr="007E3D46">
              <w:t>ⲁϥⲙⲟⲩϯ ⲉ̀ⲣⲟⲥ</w:t>
            </w:r>
          </w:p>
          <w:p w14:paraId="152CE454" w14:textId="77777777" w:rsidR="000E062A" w:rsidRDefault="000E062A" w:rsidP="007E3D46">
            <w:pPr>
              <w:pStyle w:val="CopticVerse"/>
            </w:pPr>
            <w:r w:rsidRPr="007E3D46">
              <w:t>ϫⲉ ϯⲃⲁⲕⲓ ⲛ̀ⲧⲉ Ⲫϯ</w:t>
            </w:r>
          </w:p>
        </w:tc>
      </w:tr>
      <w:tr w:rsidR="000E062A" w14:paraId="43D22C63" w14:textId="77777777" w:rsidTr="002E365D">
        <w:trPr>
          <w:cantSplit/>
          <w:jc w:val="center"/>
        </w:trPr>
        <w:tc>
          <w:tcPr>
            <w:tcW w:w="288" w:type="dxa"/>
          </w:tcPr>
          <w:p w14:paraId="144A10C5" w14:textId="77777777" w:rsidR="000E062A" w:rsidRDefault="000E062A" w:rsidP="002E365D">
            <w:pPr>
              <w:pStyle w:val="CopticCross"/>
            </w:pPr>
            <w:r w:rsidRPr="00FB5ACB">
              <w:t>¿</w:t>
            </w:r>
          </w:p>
        </w:tc>
        <w:tc>
          <w:tcPr>
            <w:tcW w:w="3960" w:type="dxa"/>
          </w:tcPr>
          <w:p w14:paraId="7872024C" w14:textId="77777777" w:rsidR="000E062A" w:rsidRDefault="000E062A" w:rsidP="003B4CB7">
            <w:pPr>
              <w:pStyle w:val="EngHang"/>
            </w:pPr>
            <w:r>
              <w:t>In the Song of Songs,</w:t>
            </w:r>
          </w:p>
          <w:p w14:paraId="48CF084F" w14:textId="77777777" w:rsidR="000E062A" w:rsidRDefault="000E062A" w:rsidP="003B4CB7">
            <w:pPr>
              <w:pStyle w:val="EngHang"/>
            </w:pPr>
            <w:r>
              <w:t>Solomon,</w:t>
            </w:r>
          </w:p>
          <w:p w14:paraId="497E8B5A" w14:textId="77777777" w:rsidR="000E062A" w:rsidRDefault="000E062A" w:rsidP="003B4CB7">
            <w:pPr>
              <w:pStyle w:val="EngHang"/>
            </w:pPr>
            <w:r>
              <w:t>The Preacher also</w:t>
            </w:r>
          </w:p>
          <w:p w14:paraId="16B4CE92" w14:textId="77777777" w:rsidR="000E062A" w:rsidRDefault="000E062A" w:rsidP="003B4CB7">
            <w:pPr>
              <w:pStyle w:val="EngHangEnd"/>
            </w:pPr>
            <w:r>
              <w:t>Spoke of her saying,</w:t>
            </w:r>
          </w:p>
          <w:p w14:paraId="31656678" w14:textId="77777777" w:rsidR="000E062A" w:rsidRDefault="000E062A" w:rsidP="003B4CB7">
            <w:pPr>
              <w:pStyle w:val="EngHang"/>
            </w:pPr>
          </w:p>
        </w:tc>
        <w:tc>
          <w:tcPr>
            <w:tcW w:w="288" w:type="dxa"/>
          </w:tcPr>
          <w:p w14:paraId="1A18E29C" w14:textId="77777777" w:rsidR="000E062A" w:rsidRDefault="000E062A" w:rsidP="004568B8"/>
        </w:tc>
        <w:tc>
          <w:tcPr>
            <w:tcW w:w="288" w:type="dxa"/>
          </w:tcPr>
          <w:p w14:paraId="47BA4C6B" w14:textId="77777777" w:rsidR="000E062A" w:rsidRDefault="000E062A" w:rsidP="002E365D">
            <w:pPr>
              <w:pStyle w:val="CopticCross"/>
            </w:pPr>
            <w:r w:rsidRPr="00FB5ACB">
              <w:t>¿</w:t>
            </w:r>
          </w:p>
        </w:tc>
        <w:tc>
          <w:tcPr>
            <w:tcW w:w="3960" w:type="dxa"/>
          </w:tcPr>
          <w:p w14:paraId="5112853A" w14:textId="77777777" w:rsidR="000E062A" w:rsidRDefault="000E062A" w:rsidP="007E3D46">
            <w:pPr>
              <w:pStyle w:val="CopticVersemulti-line"/>
            </w:pPr>
            <w:r w:rsidRPr="007E3D46">
              <w:t>Ⲥⲟⲗⲟⲙⲱⲛ ⲇⲉ ⲟⲛ</w:t>
            </w:r>
          </w:p>
          <w:p w14:paraId="4E8DF28A" w14:textId="77777777" w:rsidR="000E062A" w:rsidRDefault="000E062A" w:rsidP="007E3D46">
            <w:pPr>
              <w:pStyle w:val="CopticVersemulti-line"/>
            </w:pPr>
            <w:r w:rsidRPr="007E3D46">
              <w:t>ⲡⲓⲉⲕⲕⲗⲏⲥⲓⲁⲥⲧⲏⲥ</w:t>
            </w:r>
          </w:p>
          <w:p w14:paraId="369E6443" w14:textId="77777777" w:rsidR="000E062A" w:rsidRDefault="000E062A" w:rsidP="007E3D46">
            <w:pPr>
              <w:pStyle w:val="CopticVersemulti-line"/>
            </w:pPr>
            <w:r w:rsidRPr="007E3D46">
              <w:t>ϧⲉⲛ ⲡⲓϫⲱ ⲛ̀ⲧⲉ ⲛⲓϫⲱ</w:t>
            </w:r>
          </w:p>
          <w:p w14:paraId="757926CB" w14:textId="77777777" w:rsidR="000E062A" w:rsidRDefault="000E062A" w:rsidP="007E3D46">
            <w:pPr>
              <w:pStyle w:val="CopticVersemulti-line"/>
            </w:pPr>
            <w:r w:rsidRPr="007E3D46">
              <w:t>ⲙ̀ⲡⲁⲓⲣⲏϯ ⲉϥϫⲱ ⲙ̀ⲙⲟⲥ</w:t>
            </w:r>
          </w:p>
        </w:tc>
      </w:tr>
      <w:tr w:rsidR="000E062A" w14:paraId="231E5124" w14:textId="77777777" w:rsidTr="002E365D">
        <w:trPr>
          <w:cantSplit/>
          <w:jc w:val="center"/>
        </w:trPr>
        <w:tc>
          <w:tcPr>
            <w:tcW w:w="288" w:type="dxa"/>
          </w:tcPr>
          <w:p w14:paraId="70FDA881" w14:textId="77777777" w:rsidR="000E062A" w:rsidRDefault="000E062A" w:rsidP="002E365D">
            <w:pPr>
              <w:pStyle w:val="CopticCross"/>
            </w:pPr>
          </w:p>
        </w:tc>
        <w:tc>
          <w:tcPr>
            <w:tcW w:w="3960" w:type="dxa"/>
          </w:tcPr>
          <w:p w14:paraId="4E365533" w14:textId="77777777" w:rsidR="000E062A" w:rsidRDefault="000E062A" w:rsidP="003B4CB7">
            <w:pPr>
              <w:pStyle w:val="EngHang"/>
            </w:pPr>
            <w:r>
              <w:t>"The fragrance of the clothing</w:t>
            </w:r>
          </w:p>
          <w:p w14:paraId="156F5494" w14:textId="77777777" w:rsidR="000E062A" w:rsidRDefault="000E062A" w:rsidP="003B4CB7">
            <w:pPr>
              <w:pStyle w:val="EngHang"/>
            </w:pPr>
            <w:r>
              <w:t>Of my perfect</w:t>
            </w:r>
          </w:p>
          <w:p w14:paraId="6B0C7D71" w14:textId="77777777" w:rsidR="000E062A" w:rsidRDefault="000E062A" w:rsidP="003B4CB7">
            <w:pPr>
              <w:pStyle w:val="EngHang"/>
            </w:pPr>
            <w:r>
              <w:t>sister and spouse,</w:t>
            </w:r>
          </w:p>
          <w:p w14:paraId="5935436C" w14:textId="77777777" w:rsidR="000E062A" w:rsidRDefault="000E062A" w:rsidP="003B4CB7">
            <w:pPr>
              <w:pStyle w:val="EngHangEnd"/>
            </w:pPr>
            <w:r>
              <w:t>Is a sweet aroma."</w:t>
            </w:r>
          </w:p>
        </w:tc>
        <w:tc>
          <w:tcPr>
            <w:tcW w:w="288" w:type="dxa"/>
          </w:tcPr>
          <w:p w14:paraId="6B686B4F" w14:textId="77777777" w:rsidR="000E062A" w:rsidRDefault="000E062A" w:rsidP="004568B8"/>
        </w:tc>
        <w:tc>
          <w:tcPr>
            <w:tcW w:w="288" w:type="dxa"/>
          </w:tcPr>
          <w:p w14:paraId="1FE9B72D" w14:textId="77777777" w:rsidR="000E062A" w:rsidRDefault="000E062A" w:rsidP="002E365D">
            <w:pPr>
              <w:pStyle w:val="CopticCross"/>
            </w:pPr>
          </w:p>
        </w:tc>
        <w:tc>
          <w:tcPr>
            <w:tcW w:w="3960" w:type="dxa"/>
          </w:tcPr>
          <w:p w14:paraId="64250E64" w14:textId="77777777" w:rsidR="000E062A" w:rsidRDefault="000E062A" w:rsidP="007E3D46">
            <w:pPr>
              <w:pStyle w:val="CopticVersemulti-line"/>
            </w:pPr>
            <w:r w:rsidRPr="00BD21C4">
              <w:t>Ϫⲉ ⲧⲁⲥⲱⲛⲓ ⲧⲁϣ̀ⲫⲉⲣⲓ</w:t>
            </w:r>
          </w:p>
          <w:p w14:paraId="7CA5F262" w14:textId="77777777" w:rsidR="000E062A" w:rsidRDefault="000E062A" w:rsidP="007E3D46">
            <w:pPr>
              <w:pStyle w:val="CopticVersemulti-line"/>
            </w:pPr>
            <w:r w:rsidRPr="00BD21C4">
              <w:t>ⲑⲏⲉⲧϫⲏⲕ ⲉ̀ⲃⲟⲗ</w:t>
            </w:r>
          </w:p>
          <w:p w14:paraId="05509490" w14:textId="77777777" w:rsidR="000E062A" w:rsidRDefault="000E062A" w:rsidP="007E3D46">
            <w:pPr>
              <w:pStyle w:val="CopticVersemulti-line"/>
            </w:pPr>
            <w:r w:rsidRPr="00BD21C4">
              <w:t>ⲡⲓⲥ̀ⲑⲟⲓ ⲛ̀ⲧⲉ ⲛⲉϩ̀ⲃⲱⲥ</w:t>
            </w:r>
          </w:p>
          <w:p w14:paraId="7F600EA2" w14:textId="77777777" w:rsidR="000E062A" w:rsidRDefault="000E062A" w:rsidP="00BD21C4">
            <w:pPr>
              <w:pStyle w:val="CopticVerse"/>
            </w:pPr>
            <w:r w:rsidRPr="00BD21C4">
              <w:t>ⲟⲩⲁ̀ⲣⲱⲙⲁⲧⲁ ⲡⲉ</w:t>
            </w:r>
          </w:p>
        </w:tc>
      </w:tr>
      <w:tr w:rsidR="000E062A" w14:paraId="7C3B7FD4" w14:textId="77777777" w:rsidTr="002E365D">
        <w:trPr>
          <w:cantSplit/>
          <w:jc w:val="center"/>
        </w:trPr>
        <w:tc>
          <w:tcPr>
            <w:tcW w:w="288" w:type="dxa"/>
          </w:tcPr>
          <w:p w14:paraId="5D1BA852" w14:textId="77777777" w:rsidR="000E062A" w:rsidRDefault="000E062A" w:rsidP="002E365D">
            <w:pPr>
              <w:pStyle w:val="CopticCross"/>
            </w:pPr>
            <w:r w:rsidRPr="00FB5ACB">
              <w:t>¿</w:t>
            </w:r>
          </w:p>
        </w:tc>
        <w:tc>
          <w:tcPr>
            <w:tcW w:w="3960" w:type="dxa"/>
          </w:tcPr>
          <w:p w14:paraId="09152E41" w14:textId="77777777" w:rsidR="000E062A" w:rsidRDefault="000E062A" w:rsidP="003B4CB7">
            <w:pPr>
              <w:pStyle w:val="EngHang"/>
            </w:pPr>
            <w:r w:rsidRPr="007425E1">
              <w:t xml:space="preserve">All </w:t>
            </w:r>
            <w:r>
              <w:t>you</w:t>
            </w:r>
            <w:r w:rsidRPr="007425E1">
              <w:t xml:space="preserve"> virgins, </w:t>
            </w:r>
          </w:p>
          <w:p w14:paraId="0C9C2CA3" w14:textId="77777777" w:rsidR="000E062A" w:rsidRDefault="000E062A" w:rsidP="003B4CB7">
            <w:pPr>
              <w:pStyle w:val="EngHang"/>
            </w:pPr>
            <w:r>
              <w:t>L</w:t>
            </w:r>
            <w:r w:rsidRPr="007425E1">
              <w:t xml:space="preserve">ove purity, </w:t>
            </w:r>
          </w:p>
          <w:p w14:paraId="5E692575" w14:textId="77777777" w:rsidR="000E062A" w:rsidRDefault="000E062A" w:rsidP="003B4CB7">
            <w:pPr>
              <w:pStyle w:val="EngHang"/>
            </w:pPr>
            <w:r>
              <w:t>T</w:t>
            </w:r>
            <w:r w:rsidRPr="007425E1">
              <w:t xml:space="preserve">hat </w:t>
            </w:r>
            <w:r>
              <w:t>you</w:t>
            </w:r>
            <w:r w:rsidRPr="007425E1">
              <w:t xml:space="preserve"> may be daughters </w:t>
            </w:r>
          </w:p>
          <w:p w14:paraId="02CED4D8" w14:textId="77777777" w:rsidR="000E062A" w:rsidRDefault="000E062A" w:rsidP="003B4CB7">
            <w:pPr>
              <w:pStyle w:val="EngHangEnd"/>
            </w:pPr>
            <w:r>
              <w:t>O</w:t>
            </w:r>
            <w:r w:rsidRPr="007425E1">
              <w:t xml:space="preserve">f the </w:t>
            </w:r>
            <w:commentRangeStart w:id="624"/>
            <w:r w:rsidRPr="007425E1">
              <w:t xml:space="preserve">holy </w:t>
            </w:r>
            <w:commentRangeEnd w:id="624"/>
            <w:r>
              <w:rPr>
                <w:rStyle w:val="CommentReference"/>
              </w:rPr>
              <w:commentReference w:id="624"/>
            </w:r>
            <w:r w:rsidRPr="007425E1">
              <w:t>Mary.</w:t>
            </w:r>
          </w:p>
        </w:tc>
        <w:tc>
          <w:tcPr>
            <w:tcW w:w="288" w:type="dxa"/>
          </w:tcPr>
          <w:p w14:paraId="53C8260E" w14:textId="77777777" w:rsidR="000E062A" w:rsidRDefault="000E062A" w:rsidP="004568B8"/>
        </w:tc>
        <w:tc>
          <w:tcPr>
            <w:tcW w:w="288" w:type="dxa"/>
          </w:tcPr>
          <w:p w14:paraId="4068BAC9" w14:textId="77777777" w:rsidR="000E062A" w:rsidRDefault="000E062A" w:rsidP="002E365D">
            <w:pPr>
              <w:pStyle w:val="CopticCross"/>
            </w:pPr>
            <w:r w:rsidRPr="00FB5ACB">
              <w:t>¿</w:t>
            </w:r>
          </w:p>
        </w:tc>
        <w:tc>
          <w:tcPr>
            <w:tcW w:w="3960" w:type="dxa"/>
          </w:tcPr>
          <w:p w14:paraId="0CD27761" w14:textId="77777777" w:rsidR="000E062A" w:rsidRDefault="000E062A" w:rsidP="007E3D46">
            <w:pPr>
              <w:pStyle w:val="CopticVersemulti-line"/>
            </w:pPr>
            <w:r w:rsidRPr="00BD21C4">
              <w:t>Ⲛⲓⲡⲁⲣⲑⲉⲛⲟⲥ ⲧⲏⲣⲟⲩ</w:t>
            </w:r>
          </w:p>
          <w:p w14:paraId="013A8D39" w14:textId="77777777" w:rsidR="000E062A" w:rsidRDefault="000E062A" w:rsidP="007E3D46">
            <w:pPr>
              <w:pStyle w:val="CopticVersemulti-line"/>
            </w:pPr>
            <w:r w:rsidRPr="00BD21C4">
              <w:t xml:space="preserve">ⲙⲉⲛⲣⲉ ⲡⲓⲧⲟⲩⲃⲟ </w:t>
            </w:r>
          </w:p>
          <w:p w14:paraId="3E487409" w14:textId="77777777" w:rsidR="000E062A" w:rsidRDefault="000E062A" w:rsidP="007E3D46">
            <w:pPr>
              <w:pStyle w:val="CopticVersemulti-line"/>
            </w:pPr>
            <w:r w:rsidRPr="00BD21C4">
              <w:t>ϩⲓⲛⲁ ⲛ̀ⲧⲉⲧⲉⲛϣⲱⲡⲓ ⲛ̀ϣⲉⲣⲓ</w:t>
            </w:r>
          </w:p>
          <w:p w14:paraId="7C985D2D" w14:textId="77777777" w:rsidR="000E062A" w:rsidRDefault="000E062A" w:rsidP="00BD21C4">
            <w:pPr>
              <w:pStyle w:val="CopticVerse"/>
            </w:pPr>
            <w:r w:rsidRPr="00BD21C4">
              <w:t>ⲛ̀ⲑⲏⲉ̅ⲑ̅ⲩ Ⲙⲁⲣⲓⲁ̀</w:t>
            </w:r>
          </w:p>
        </w:tc>
      </w:tr>
      <w:tr w:rsidR="000E062A" w14:paraId="75EAA7BF" w14:textId="77777777" w:rsidTr="002E365D">
        <w:trPr>
          <w:cantSplit/>
          <w:jc w:val="center"/>
        </w:trPr>
        <w:tc>
          <w:tcPr>
            <w:tcW w:w="288" w:type="dxa"/>
          </w:tcPr>
          <w:p w14:paraId="11A3EB38" w14:textId="77777777" w:rsidR="000E062A" w:rsidRDefault="000E062A" w:rsidP="002E365D">
            <w:pPr>
              <w:pStyle w:val="CopticCross"/>
            </w:pPr>
          </w:p>
        </w:tc>
        <w:tc>
          <w:tcPr>
            <w:tcW w:w="3960" w:type="dxa"/>
          </w:tcPr>
          <w:p w14:paraId="588378EB" w14:textId="77777777" w:rsidR="000E062A" w:rsidRDefault="000E062A" w:rsidP="003B4CB7">
            <w:pPr>
              <w:pStyle w:val="EngHang"/>
            </w:pPr>
            <w:r w:rsidRPr="007425E1">
              <w:t>For indeed through her</w:t>
            </w:r>
            <w:r>
              <w:t>,</w:t>
            </w:r>
          </w:p>
          <w:p w14:paraId="46C2A457" w14:textId="77777777" w:rsidR="000E062A" w:rsidRDefault="000E062A" w:rsidP="003B4CB7">
            <w:pPr>
              <w:pStyle w:val="EngHang"/>
            </w:pPr>
            <w:commentRangeStart w:id="625"/>
            <w:r>
              <w:t xml:space="preserve">Womanhood </w:t>
            </w:r>
            <w:commentRangeEnd w:id="625"/>
            <w:r>
              <w:rPr>
                <w:rStyle w:val="CommentReference"/>
                <w:rFonts w:ascii="Times New Roman" w:eastAsiaTheme="minorHAnsi" w:hAnsi="Times New Roman" w:cstheme="minorBidi"/>
                <w:color w:val="auto"/>
              </w:rPr>
              <w:commentReference w:id="625"/>
            </w:r>
            <w:r>
              <w:t>did</w:t>
            </w:r>
          </w:p>
          <w:p w14:paraId="342776B2" w14:textId="77777777" w:rsidR="000E062A" w:rsidRDefault="000E062A" w:rsidP="003B4CB7">
            <w:pPr>
              <w:pStyle w:val="EngHang"/>
            </w:pPr>
            <w:r>
              <w:t>F</w:t>
            </w:r>
            <w:r w:rsidRPr="007425E1">
              <w:t xml:space="preserve">ind favour </w:t>
            </w:r>
          </w:p>
          <w:p w14:paraId="69016361" w14:textId="77777777" w:rsidR="000E062A" w:rsidRDefault="000E062A" w:rsidP="003B4CB7">
            <w:pPr>
              <w:pStyle w:val="EngHangEnd"/>
            </w:pPr>
            <w:r>
              <w:t>B</w:t>
            </w:r>
            <w:r w:rsidRPr="007425E1">
              <w:t>efore the Lord.</w:t>
            </w:r>
          </w:p>
        </w:tc>
        <w:tc>
          <w:tcPr>
            <w:tcW w:w="288" w:type="dxa"/>
          </w:tcPr>
          <w:p w14:paraId="754E5C79" w14:textId="77777777" w:rsidR="000E062A" w:rsidRDefault="000E062A" w:rsidP="004568B8"/>
        </w:tc>
        <w:tc>
          <w:tcPr>
            <w:tcW w:w="288" w:type="dxa"/>
          </w:tcPr>
          <w:p w14:paraId="5A3E7ECC" w14:textId="77777777" w:rsidR="000E062A" w:rsidRDefault="000E062A" w:rsidP="002E365D">
            <w:pPr>
              <w:pStyle w:val="CopticCross"/>
            </w:pPr>
          </w:p>
        </w:tc>
        <w:tc>
          <w:tcPr>
            <w:tcW w:w="3960" w:type="dxa"/>
          </w:tcPr>
          <w:p w14:paraId="2A93473B" w14:textId="77777777" w:rsidR="000E062A" w:rsidRDefault="000E062A" w:rsidP="007E3D46">
            <w:pPr>
              <w:pStyle w:val="CopticVersemulti-line"/>
            </w:pPr>
            <w:r w:rsidRPr="00BD21C4">
              <w:t>Ϫⲉ ⲟⲩⲏⲓ ⲉ̀ⲃⲟⲗϩⲓⲧⲟⲧⲥ</w:t>
            </w:r>
          </w:p>
          <w:p w14:paraId="6F206438" w14:textId="77777777" w:rsidR="000E062A" w:rsidRDefault="000E062A" w:rsidP="007E3D46">
            <w:pPr>
              <w:pStyle w:val="CopticVersemulti-line"/>
            </w:pPr>
            <w:r w:rsidRPr="00BD21C4">
              <w:t>ⲁ̀ⲡ̀ⲅⲉⲛⲟⲥ ̀ⲛⲛⲓϩⲓⲟ̀ⲙⲓ</w:t>
            </w:r>
          </w:p>
          <w:p w14:paraId="48B1A49D" w14:textId="77777777" w:rsidR="000E062A" w:rsidRDefault="000E062A" w:rsidP="007E3D46">
            <w:pPr>
              <w:pStyle w:val="CopticVersemulti-line"/>
            </w:pPr>
            <w:r w:rsidRPr="00BD21C4">
              <w:t>ϫⲓⲙⲓ ⲛ̀ⲟⲩⲡⲁⲣⲣⲏⲥⲓⲁ̀</w:t>
            </w:r>
          </w:p>
          <w:p w14:paraId="62050701" w14:textId="77777777" w:rsidR="000E062A" w:rsidRDefault="000E062A" w:rsidP="00BD21C4">
            <w:pPr>
              <w:pStyle w:val="CopticVerse"/>
            </w:pPr>
            <w:r w:rsidRPr="00BD21C4">
              <w:t>ⲙ̀ⲡⲉⲙ̀ⲑⲟ ⲉ̀ⲃⲟⲗ ⲙ̀Ⲡⲟ̅ⲥ̅</w:t>
            </w:r>
          </w:p>
        </w:tc>
      </w:tr>
      <w:tr w:rsidR="000E062A" w14:paraId="3C7EE0FD" w14:textId="77777777" w:rsidTr="002E365D">
        <w:trPr>
          <w:cantSplit/>
          <w:jc w:val="center"/>
        </w:trPr>
        <w:tc>
          <w:tcPr>
            <w:tcW w:w="288" w:type="dxa"/>
          </w:tcPr>
          <w:p w14:paraId="46324A4A" w14:textId="77777777" w:rsidR="000E062A" w:rsidRDefault="000E062A" w:rsidP="002E365D">
            <w:pPr>
              <w:pStyle w:val="CopticCross"/>
            </w:pPr>
            <w:r w:rsidRPr="00FB5ACB">
              <w:t>¿</w:t>
            </w:r>
          </w:p>
        </w:tc>
        <w:tc>
          <w:tcPr>
            <w:tcW w:w="3960" w:type="dxa"/>
          </w:tcPr>
          <w:p w14:paraId="1258D51F" w14:textId="77777777" w:rsidR="000E062A" w:rsidRDefault="000E062A" w:rsidP="003B4CB7">
            <w:pPr>
              <w:pStyle w:val="EngHang"/>
            </w:pPr>
            <w:r>
              <w:t>And we too,</w:t>
            </w:r>
          </w:p>
          <w:p w14:paraId="74F4D0BD" w14:textId="77777777" w:rsidR="000E062A" w:rsidRDefault="000E062A" w:rsidP="003B4CB7">
            <w:pPr>
              <w:pStyle w:val="EngHang"/>
            </w:pPr>
            <w:r>
              <w:t>Hope to win mercy</w:t>
            </w:r>
          </w:p>
          <w:p w14:paraId="6EF8D1A0" w14:textId="77777777" w:rsidR="000E062A" w:rsidRDefault="000E062A" w:rsidP="003B4CB7">
            <w:pPr>
              <w:pStyle w:val="EngHang"/>
            </w:pPr>
            <w:r>
              <w:t>Through your intercessions,</w:t>
            </w:r>
          </w:p>
          <w:p w14:paraId="5A8EE7C7" w14:textId="77777777" w:rsidR="000E062A" w:rsidRDefault="000E062A" w:rsidP="003B4CB7">
            <w:pPr>
              <w:pStyle w:val="EngHangEnd"/>
            </w:pPr>
            <w:r>
              <w:t>With the Lover of Mankind.</w:t>
            </w:r>
          </w:p>
        </w:tc>
        <w:tc>
          <w:tcPr>
            <w:tcW w:w="288" w:type="dxa"/>
          </w:tcPr>
          <w:p w14:paraId="375E927D" w14:textId="77777777" w:rsidR="000E062A" w:rsidRDefault="000E062A" w:rsidP="004568B8"/>
        </w:tc>
        <w:tc>
          <w:tcPr>
            <w:tcW w:w="288" w:type="dxa"/>
          </w:tcPr>
          <w:p w14:paraId="42268D0B" w14:textId="77777777" w:rsidR="000E062A" w:rsidRDefault="000E062A" w:rsidP="002E365D">
            <w:pPr>
              <w:pStyle w:val="CopticCross"/>
            </w:pPr>
            <w:r w:rsidRPr="00FB5ACB">
              <w:t>¿</w:t>
            </w:r>
          </w:p>
        </w:tc>
        <w:tc>
          <w:tcPr>
            <w:tcW w:w="3960" w:type="dxa"/>
          </w:tcPr>
          <w:p w14:paraId="5BFDAB59" w14:textId="77777777" w:rsidR="000E062A" w:rsidRDefault="000E062A" w:rsidP="007E3D46">
            <w:pPr>
              <w:pStyle w:val="CopticVersemulti-line"/>
            </w:pPr>
            <w:r w:rsidRPr="00BD21C4">
              <w:t>Ⲁ̀ⲛⲟⲛ ϩⲱⲛ ⲧⲉⲛⲧⲱⲃϩ</w:t>
            </w:r>
          </w:p>
          <w:p w14:paraId="2DA352B2" w14:textId="77777777" w:rsidR="000E062A" w:rsidRDefault="000E062A" w:rsidP="007E3D46">
            <w:pPr>
              <w:pStyle w:val="CopticVersemulti-line"/>
            </w:pPr>
            <w:r w:rsidRPr="00BD21C4">
              <w:t>ⲉⲑⲣⲉⲛϣⲁϣⲛⲓ ⲉⲩⲛⲁⲓ</w:t>
            </w:r>
          </w:p>
          <w:p w14:paraId="6DA83693" w14:textId="77777777" w:rsidR="000E062A" w:rsidRDefault="000E062A" w:rsidP="007E3D46">
            <w:pPr>
              <w:pStyle w:val="CopticVersemulti-line"/>
            </w:pPr>
            <w:r w:rsidRPr="00BD21C4">
              <w:t>ϩⲓⲧⲉⲛ ⲛⲓⲡ̀ⲣⲉⲥⲃⲓⲁ̀</w:t>
            </w:r>
          </w:p>
          <w:p w14:paraId="6942A348" w14:textId="77777777" w:rsidR="000E062A" w:rsidRDefault="000E062A" w:rsidP="00BD21C4">
            <w:pPr>
              <w:pStyle w:val="CopticVerse"/>
            </w:pPr>
            <w:r w:rsidRPr="00BD21C4">
              <w:t>ⲛ̀ⲧⲟⲧϥ ⲙ̀ⲡⲓⲙⲁⲓⲣⲱⲙⲓ</w:t>
            </w:r>
          </w:p>
        </w:tc>
      </w:tr>
    </w:tbl>
    <w:p w14:paraId="6A8A2FF6" w14:textId="77777777" w:rsidR="004568B8" w:rsidRDefault="004568B8" w:rsidP="004568B8">
      <w:r>
        <w:t xml:space="preserve">Continue to the Conclusion of the Adam Theotokias on page </w:t>
      </w:r>
      <w:r w:rsidR="003A78C2">
        <w:fldChar w:fldCharType="begin"/>
      </w:r>
      <w:r w:rsidR="00DA18ED">
        <w:instrText xml:space="preserve"> PAGEREF _Ref299212037 \h </w:instrText>
      </w:r>
      <w:r w:rsidR="003A78C2">
        <w:fldChar w:fldCharType="separate"/>
      </w:r>
      <w:r w:rsidR="00B50C35">
        <w:rPr>
          <w:noProof/>
        </w:rPr>
        <w:t>164</w:t>
      </w:r>
      <w:r w:rsidR="003A78C2">
        <w:fldChar w:fldCharType="end"/>
      </w:r>
      <w:r>
        <w:t>.</w:t>
      </w:r>
    </w:p>
    <w:p w14:paraId="525ED957" w14:textId="77777777" w:rsidR="004568B8" w:rsidRDefault="004568B8" w:rsidP="00DB5AC8"/>
    <w:p w14:paraId="1BC4CACE" w14:textId="77777777" w:rsidR="002E365D" w:rsidRDefault="002E365D" w:rsidP="000D107E">
      <w:pPr>
        <w:pStyle w:val="Heading4"/>
      </w:pPr>
      <w:bookmarkStart w:id="626" w:name="_Toc298445804"/>
      <w:bookmarkStart w:id="627" w:name="_Toc298681289"/>
      <w:bookmarkStart w:id="628" w:name="_Toc298447529"/>
      <w:bookmarkStart w:id="629" w:name="_Toc308441918"/>
      <w:r>
        <w:lastRenderedPageBreak/>
        <w:t>Tuesday</w:t>
      </w:r>
      <w:bookmarkEnd w:id="626"/>
      <w:bookmarkEnd w:id="627"/>
      <w:bookmarkEnd w:id="628"/>
      <w:bookmarkEnd w:id="629"/>
    </w:p>
    <w:p w14:paraId="67A4FF66" w14:textId="77777777" w:rsidR="002E365D" w:rsidRDefault="002E365D" w:rsidP="000D107E">
      <w:pPr>
        <w:pStyle w:val="Heading5"/>
      </w:pPr>
      <w:bookmarkStart w:id="630" w:name="_Toc298445805"/>
      <w:bookmarkStart w:id="631" w:name="_Toc298681290"/>
      <w:bookmarkStart w:id="632" w:name="_Toc298447530"/>
      <w:bookmarkStart w:id="633" w:name="_Toc308441919"/>
      <w:r>
        <w:t>The Tuesday Psali Adam</w:t>
      </w:r>
      <w:bookmarkEnd w:id="630"/>
      <w:bookmarkEnd w:id="631"/>
      <w:bookmarkEnd w:id="632"/>
      <w:bookmarkEnd w:id="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B4CB7" w14:paraId="35F7F575" w14:textId="77777777" w:rsidTr="002315D6">
        <w:trPr>
          <w:cantSplit/>
          <w:jc w:val="center"/>
        </w:trPr>
        <w:tc>
          <w:tcPr>
            <w:tcW w:w="288" w:type="dxa"/>
          </w:tcPr>
          <w:p w14:paraId="3FE6DF98" w14:textId="77777777" w:rsidR="003B4CB7" w:rsidRDefault="003B4CB7" w:rsidP="002315D6">
            <w:pPr>
              <w:pStyle w:val="CopticCross"/>
            </w:pPr>
          </w:p>
        </w:tc>
        <w:tc>
          <w:tcPr>
            <w:tcW w:w="3960" w:type="dxa"/>
          </w:tcPr>
          <w:p w14:paraId="171CA782" w14:textId="77777777" w:rsidR="003B4CB7" w:rsidRDefault="003B4CB7" w:rsidP="003B4CB7">
            <w:pPr>
              <w:pStyle w:val="EngHang"/>
            </w:pPr>
            <w:r w:rsidRPr="007425E1">
              <w:t xml:space="preserve">Come to us </w:t>
            </w:r>
            <w:r>
              <w:t>today</w:t>
            </w:r>
            <w:r w:rsidRPr="007425E1">
              <w:t xml:space="preserve">, </w:t>
            </w:r>
          </w:p>
          <w:p w14:paraId="4152DF2C" w14:textId="77777777" w:rsidR="003B4CB7" w:rsidRDefault="003B4CB7" w:rsidP="003B4CB7">
            <w:pPr>
              <w:pStyle w:val="EngHang"/>
            </w:pPr>
            <w:r w:rsidRPr="007425E1">
              <w:t xml:space="preserve">O Christ our Master; </w:t>
            </w:r>
          </w:p>
          <w:p w14:paraId="234876A0" w14:textId="77777777" w:rsidR="003B4CB7" w:rsidRDefault="003B4CB7" w:rsidP="003B4CB7">
            <w:pPr>
              <w:pStyle w:val="EngHang"/>
            </w:pPr>
            <w:r w:rsidRPr="007425E1">
              <w:t xml:space="preserve">Enlighten us in </w:t>
            </w:r>
            <w:r>
              <w:t>Your</w:t>
            </w:r>
            <w:r w:rsidRPr="007425E1">
              <w:t xml:space="preserve"> </w:t>
            </w:r>
          </w:p>
          <w:p w14:paraId="2DFB9139" w14:textId="77777777" w:rsidR="003B4CB7" w:rsidRDefault="003B4CB7" w:rsidP="003B4CB7">
            <w:pPr>
              <w:pStyle w:val="EngHangEnd"/>
            </w:pPr>
            <w:r>
              <w:t>E</w:t>
            </w:r>
            <w:r w:rsidRPr="007425E1">
              <w:t>xalted divinity.</w:t>
            </w:r>
          </w:p>
        </w:tc>
        <w:tc>
          <w:tcPr>
            <w:tcW w:w="288" w:type="dxa"/>
          </w:tcPr>
          <w:p w14:paraId="26FEFAEB" w14:textId="77777777" w:rsidR="003B4CB7" w:rsidRDefault="003B4CB7" w:rsidP="002E365D"/>
        </w:tc>
        <w:tc>
          <w:tcPr>
            <w:tcW w:w="288" w:type="dxa"/>
          </w:tcPr>
          <w:p w14:paraId="1EECE097" w14:textId="77777777" w:rsidR="003B4CB7" w:rsidRDefault="003B4CB7" w:rsidP="002315D6">
            <w:pPr>
              <w:pStyle w:val="CopticCross"/>
            </w:pPr>
          </w:p>
        </w:tc>
        <w:tc>
          <w:tcPr>
            <w:tcW w:w="3960" w:type="dxa"/>
          </w:tcPr>
          <w:p w14:paraId="0070C4D2" w14:textId="77777777" w:rsidR="003B4CB7" w:rsidRDefault="003B4CB7" w:rsidP="006F5C01">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013B561A" w14:textId="77777777" w:rsidR="003B4CB7" w:rsidRDefault="003B4CB7" w:rsidP="006F5C01">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5C62E48F" w14:textId="77777777" w:rsidR="003B4CB7" w:rsidRDefault="003B4CB7" w:rsidP="006F5C01">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58E7215E" w14:textId="77777777" w:rsidR="003B4CB7" w:rsidRDefault="003B4CB7" w:rsidP="006F5C01">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3B4CB7" w14:paraId="55F88EF6" w14:textId="77777777" w:rsidTr="002315D6">
        <w:trPr>
          <w:cantSplit/>
          <w:jc w:val="center"/>
        </w:trPr>
        <w:tc>
          <w:tcPr>
            <w:tcW w:w="288" w:type="dxa"/>
          </w:tcPr>
          <w:p w14:paraId="049048F9" w14:textId="77777777" w:rsidR="003B4CB7" w:rsidRDefault="003B4CB7" w:rsidP="002315D6">
            <w:pPr>
              <w:pStyle w:val="CopticCross"/>
            </w:pPr>
          </w:p>
        </w:tc>
        <w:tc>
          <w:tcPr>
            <w:tcW w:w="3960" w:type="dxa"/>
          </w:tcPr>
          <w:p w14:paraId="2E4C262A" w14:textId="77777777" w:rsidR="003B4CB7" w:rsidRDefault="003B4CB7" w:rsidP="003B4CB7">
            <w:pPr>
              <w:pStyle w:val="EngHang"/>
            </w:pPr>
            <w:r>
              <w:t>Send the great grace</w:t>
            </w:r>
          </w:p>
          <w:p w14:paraId="3A60EB74" w14:textId="77777777" w:rsidR="003B4CB7" w:rsidRDefault="003B4CB7" w:rsidP="003B4CB7">
            <w:pPr>
              <w:pStyle w:val="EngHang"/>
            </w:pPr>
            <w:r>
              <w:t>Of Your Holy Spirit,</w:t>
            </w:r>
          </w:p>
          <w:p w14:paraId="3335A4F2" w14:textId="77777777" w:rsidR="003B4CB7" w:rsidRDefault="003B4CB7" w:rsidP="003B4CB7">
            <w:pPr>
              <w:pStyle w:val="EngHang"/>
            </w:pPr>
            <w:r>
              <w:t>The Paraclete,</w:t>
            </w:r>
          </w:p>
          <w:p w14:paraId="2C05AFA8" w14:textId="77777777" w:rsidR="003B4CB7" w:rsidRDefault="003B4CB7" w:rsidP="003B4CB7">
            <w:pPr>
              <w:pStyle w:val="EngHangEnd"/>
            </w:pPr>
            <w:r>
              <w:t>Upon on.</w:t>
            </w:r>
          </w:p>
        </w:tc>
        <w:tc>
          <w:tcPr>
            <w:tcW w:w="288" w:type="dxa"/>
          </w:tcPr>
          <w:p w14:paraId="71308E67" w14:textId="77777777" w:rsidR="003B4CB7" w:rsidRDefault="003B4CB7" w:rsidP="002E365D"/>
        </w:tc>
        <w:tc>
          <w:tcPr>
            <w:tcW w:w="288" w:type="dxa"/>
          </w:tcPr>
          <w:p w14:paraId="6ED40578" w14:textId="77777777" w:rsidR="003B4CB7" w:rsidRDefault="003B4CB7" w:rsidP="002315D6">
            <w:pPr>
              <w:pStyle w:val="CopticCross"/>
            </w:pPr>
          </w:p>
        </w:tc>
        <w:tc>
          <w:tcPr>
            <w:tcW w:w="3960" w:type="dxa"/>
          </w:tcPr>
          <w:p w14:paraId="56E2B6C4" w14:textId="77777777" w:rsidR="003B4CB7" w:rsidRDefault="003B4CB7" w:rsidP="006F5C01">
            <w:pPr>
              <w:pStyle w:val="CopticVersemulti-line"/>
            </w:pPr>
            <w:r w:rsidRPr="006F5C01">
              <w:t>Ⲟⲩⲱⲣⲡ ⲉ̀ϧ̀ⲣⲏⲓ ⲉ̀ϫⲱⲛ</w:t>
            </w:r>
          </w:p>
          <w:p w14:paraId="528A65E1" w14:textId="77777777" w:rsidR="003B4CB7" w:rsidRDefault="003B4CB7" w:rsidP="006F5C01">
            <w:pPr>
              <w:pStyle w:val="CopticVersemulti-line"/>
            </w:pPr>
            <w:r w:rsidRPr="006F5C01">
              <w:t>ⲙ̀ⲡⲁⲓⲛⲓϣϯ ⲛ̀ϩ̀ⲙⲟⲧ</w:t>
            </w:r>
          </w:p>
          <w:p w14:paraId="22733910" w14:textId="77777777" w:rsidR="003B4CB7" w:rsidRDefault="003B4CB7" w:rsidP="006F5C01">
            <w:pPr>
              <w:pStyle w:val="CopticVersemulti-line"/>
            </w:pPr>
            <w:r w:rsidRPr="006F5C01">
              <w:t>ⲛ̀ⲧⲉ Ⲡⲉⲕⲡ̅ⲛ̅ⲁ ⲉ̅ⲑ̅ⲩ</w:t>
            </w:r>
          </w:p>
          <w:p w14:paraId="3960E9DD" w14:textId="77777777" w:rsidR="003B4CB7" w:rsidRDefault="003B4CB7" w:rsidP="006F5C01">
            <w:pPr>
              <w:pStyle w:val="CopticVerse"/>
            </w:pPr>
            <w:r w:rsidRPr="006F5C01">
              <w:t>ⲙ̀ⲡⲁⲣⲁⲕⲗⲏⲧⲟⲛ</w:t>
            </w:r>
          </w:p>
        </w:tc>
      </w:tr>
      <w:tr w:rsidR="003B4CB7" w14:paraId="7764F619" w14:textId="77777777" w:rsidTr="002315D6">
        <w:trPr>
          <w:cantSplit/>
          <w:jc w:val="center"/>
        </w:trPr>
        <w:tc>
          <w:tcPr>
            <w:tcW w:w="288" w:type="dxa"/>
          </w:tcPr>
          <w:p w14:paraId="3B915EBD" w14:textId="77777777" w:rsidR="003B4CB7" w:rsidRDefault="003B4CB7" w:rsidP="002315D6">
            <w:pPr>
              <w:pStyle w:val="CopticCross"/>
            </w:pPr>
            <w:r w:rsidRPr="00FB5ACB">
              <w:t>¿</w:t>
            </w:r>
          </w:p>
        </w:tc>
        <w:tc>
          <w:tcPr>
            <w:tcW w:w="3960" w:type="dxa"/>
          </w:tcPr>
          <w:p w14:paraId="52EC5DAA" w14:textId="77777777" w:rsidR="003B4CB7" w:rsidRDefault="003B4CB7" w:rsidP="003B4CB7">
            <w:pPr>
              <w:pStyle w:val="EngHang"/>
            </w:pPr>
            <w:r>
              <w:t>That I may speak</w:t>
            </w:r>
          </w:p>
          <w:p w14:paraId="50D216E7" w14:textId="77777777" w:rsidR="003B4CB7" w:rsidRDefault="003B4CB7" w:rsidP="003B4CB7">
            <w:pPr>
              <w:pStyle w:val="EngHang"/>
            </w:pPr>
            <w:r>
              <w:t>Giving</w:t>
            </w:r>
            <w:r w:rsidRPr="007425E1">
              <w:t xml:space="preserve"> some small </w:t>
            </w:r>
            <w:r>
              <w:t>honour,</w:t>
            </w:r>
          </w:p>
          <w:p w14:paraId="26C57516" w14:textId="77777777" w:rsidR="003B4CB7" w:rsidRDefault="003B4CB7" w:rsidP="003B4CB7">
            <w:pPr>
              <w:pStyle w:val="EngHang"/>
            </w:pPr>
            <w:r>
              <w:t>About</w:t>
            </w:r>
            <w:r w:rsidRPr="007425E1">
              <w:t xml:space="preserve"> </w:t>
            </w:r>
            <w:r>
              <w:t>Your</w:t>
            </w:r>
            <w:r w:rsidRPr="007425E1">
              <w:t xml:space="preserve"> holy </w:t>
            </w:r>
          </w:p>
          <w:p w14:paraId="00298651" w14:textId="77777777" w:rsidR="003B4CB7" w:rsidRDefault="003B4CB7" w:rsidP="003B4CB7">
            <w:pPr>
              <w:pStyle w:val="EngHangEnd"/>
            </w:pPr>
            <w:r>
              <w:t>And blessed N</w:t>
            </w:r>
            <w:r w:rsidRPr="007425E1">
              <w:t>ame.</w:t>
            </w:r>
          </w:p>
        </w:tc>
        <w:tc>
          <w:tcPr>
            <w:tcW w:w="288" w:type="dxa"/>
          </w:tcPr>
          <w:p w14:paraId="5412832D" w14:textId="77777777" w:rsidR="003B4CB7" w:rsidRDefault="003B4CB7" w:rsidP="002E365D"/>
        </w:tc>
        <w:tc>
          <w:tcPr>
            <w:tcW w:w="288" w:type="dxa"/>
          </w:tcPr>
          <w:p w14:paraId="653F4690" w14:textId="77777777" w:rsidR="003B4CB7" w:rsidRDefault="003B4CB7" w:rsidP="002315D6">
            <w:pPr>
              <w:pStyle w:val="CopticCross"/>
            </w:pPr>
            <w:r w:rsidRPr="00FB5ACB">
              <w:t>¿</w:t>
            </w:r>
          </w:p>
        </w:tc>
        <w:tc>
          <w:tcPr>
            <w:tcW w:w="3960" w:type="dxa"/>
          </w:tcPr>
          <w:p w14:paraId="4782FC25" w14:textId="77777777" w:rsidR="003B4CB7" w:rsidRDefault="003B4CB7" w:rsidP="006F5C01">
            <w:pPr>
              <w:pStyle w:val="CopticVersemulti-line"/>
            </w:pPr>
            <w:r w:rsidRPr="006F5C01">
              <w:t>Ϩⲓⲛⲁ ⲛ̀ⲧⲁⲥⲁϫⲓ</w:t>
            </w:r>
          </w:p>
          <w:p w14:paraId="070FFE9F" w14:textId="77777777" w:rsidR="003B4CB7" w:rsidRDefault="003B4CB7" w:rsidP="006F5C01">
            <w:pPr>
              <w:pStyle w:val="CopticVersemulti-line"/>
            </w:pPr>
            <w:r w:rsidRPr="006F5C01">
              <w:t>ⲛ̀ϩⲁⲛⲕⲟⲩϫⲓ ⲛ̀ⲧⲁⲓⲟ̀</w:t>
            </w:r>
          </w:p>
          <w:p w14:paraId="0BA7D1D0" w14:textId="77777777" w:rsidR="003B4CB7" w:rsidRDefault="003B4CB7" w:rsidP="006F5C01">
            <w:pPr>
              <w:pStyle w:val="CopticVersemulti-line"/>
            </w:pPr>
            <w:r w:rsidRPr="006F5C01">
              <w:t>ⲉⲑⲃⲉ ⲡⲉⲕⲣⲁⲛ ⲉ̅ⲑ̅ⲩ</w:t>
            </w:r>
          </w:p>
          <w:p w14:paraId="4028C6F2" w14:textId="77777777" w:rsidR="003B4CB7" w:rsidRDefault="003B4CB7" w:rsidP="006F5C01">
            <w:pPr>
              <w:pStyle w:val="CopticVerse"/>
            </w:pPr>
            <w:r w:rsidRPr="006F5C01">
              <w:t>ⲟⲩⲟϩ ⲉⲧⲥ̀ⲙⲁⲣⲱⲟⲩⲧ</w:t>
            </w:r>
          </w:p>
        </w:tc>
      </w:tr>
      <w:tr w:rsidR="003B4CB7" w14:paraId="758369E6" w14:textId="77777777" w:rsidTr="002315D6">
        <w:trPr>
          <w:cantSplit/>
          <w:jc w:val="center"/>
        </w:trPr>
        <w:tc>
          <w:tcPr>
            <w:tcW w:w="288" w:type="dxa"/>
          </w:tcPr>
          <w:p w14:paraId="77420228" w14:textId="77777777" w:rsidR="003B4CB7" w:rsidRDefault="003B4CB7" w:rsidP="002315D6">
            <w:pPr>
              <w:pStyle w:val="CopticCross"/>
            </w:pPr>
            <w:r w:rsidRPr="00FB5ACB">
              <w:t>¿</w:t>
            </w:r>
          </w:p>
        </w:tc>
        <w:tc>
          <w:tcPr>
            <w:tcW w:w="3960" w:type="dxa"/>
          </w:tcPr>
          <w:p w14:paraId="3A59BA15" w14:textId="77777777" w:rsidR="003B4CB7" w:rsidRDefault="003B4CB7" w:rsidP="003B4CB7">
            <w:pPr>
              <w:pStyle w:val="EngHang"/>
            </w:pPr>
            <w:r>
              <w:t>Which has been glorified</w:t>
            </w:r>
            <w:r w:rsidRPr="007425E1">
              <w:t xml:space="preserve"> </w:t>
            </w:r>
          </w:p>
          <w:p w14:paraId="1F4493B8" w14:textId="77777777" w:rsidR="003B4CB7" w:rsidRDefault="003B4CB7" w:rsidP="003B4CB7">
            <w:pPr>
              <w:pStyle w:val="EngHang"/>
            </w:pPr>
            <w:r>
              <w:t>On the lips of the righteous,</w:t>
            </w:r>
          </w:p>
          <w:p w14:paraId="24E3B663" w14:textId="77777777" w:rsidR="003B4CB7" w:rsidRDefault="003B4CB7" w:rsidP="003B4CB7">
            <w:pPr>
              <w:pStyle w:val="EngHang"/>
            </w:pPr>
            <w:r>
              <w:t>Your</w:t>
            </w:r>
            <w:r w:rsidRPr="007425E1">
              <w:t xml:space="preserve"> holy ones </w:t>
            </w:r>
          </w:p>
          <w:p w14:paraId="4ED8C4D0" w14:textId="77777777" w:rsidR="003B4CB7" w:rsidRDefault="003B4CB7" w:rsidP="003B4CB7">
            <w:pPr>
              <w:pStyle w:val="EngHangEnd"/>
            </w:pPr>
            <w:r>
              <w:t>W</w:t>
            </w:r>
            <w:r w:rsidRPr="007425E1">
              <w:t>ho are upon</w:t>
            </w:r>
            <w:r>
              <w:t xml:space="preserve"> the earth.</w:t>
            </w:r>
          </w:p>
        </w:tc>
        <w:tc>
          <w:tcPr>
            <w:tcW w:w="288" w:type="dxa"/>
          </w:tcPr>
          <w:p w14:paraId="6D033906" w14:textId="77777777" w:rsidR="003B4CB7" w:rsidRDefault="003B4CB7" w:rsidP="002E365D"/>
        </w:tc>
        <w:tc>
          <w:tcPr>
            <w:tcW w:w="288" w:type="dxa"/>
          </w:tcPr>
          <w:p w14:paraId="2FAF96BD" w14:textId="77777777" w:rsidR="003B4CB7" w:rsidRDefault="003B4CB7" w:rsidP="002315D6">
            <w:pPr>
              <w:pStyle w:val="CopticCross"/>
            </w:pPr>
            <w:r w:rsidRPr="00FB5ACB">
              <w:t>¿</w:t>
            </w:r>
          </w:p>
        </w:tc>
        <w:tc>
          <w:tcPr>
            <w:tcW w:w="3960" w:type="dxa"/>
          </w:tcPr>
          <w:p w14:paraId="7E36985D" w14:textId="77777777" w:rsidR="003B4CB7" w:rsidRDefault="003B4CB7" w:rsidP="006F5C01">
            <w:pPr>
              <w:pStyle w:val="CopticVersemulti-line"/>
            </w:pPr>
            <w:r w:rsidRPr="006F5C01">
              <w:t>Ⲫⲁⲓ ⲉ̀ⲧⲁϥϭⲓⲱ̀ⲟⲩ</w:t>
            </w:r>
          </w:p>
          <w:p w14:paraId="0F802179" w14:textId="77777777" w:rsidR="003B4CB7" w:rsidRDefault="003B4CB7" w:rsidP="006F5C01">
            <w:pPr>
              <w:pStyle w:val="CopticVersemulti-line"/>
            </w:pPr>
            <w:r w:rsidRPr="006F5C01">
              <w:t>ϧⲉⲛ ⲣⲱⲟⲩ ⲛ̀ⲛⲓⲑ̀ⲙⲏⲓ</w:t>
            </w:r>
          </w:p>
          <w:p w14:paraId="4190D1D5" w14:textId="77777777" w:rsidR="003B4CB7" w:rsidRDefault="003B4CB7" w:rsidP="006F5C01">
            <w:pPr>
              <w:pStyle w:val="CopticVersemulti-line"/>
            </w:pPr>
            <w:r w:rsidRPr="006F5C01">
              <w:t>ⲛⲏⲉ̅ⲑ̅ⲩ ⲛ̀ⲧⲁⲕ</w:t>
            </w:r>
          </w:p>
          <w:p w14:paraId="6BCEBF07" w14:textId="77777777" w:rsidR="003B4CB7" w:rsidRDefault="003B4CB7" w:rsidP="006F5C01">
            <w:pPr>
              <w:pStyle w:val="CopticVerse"/>
            </w:pPr>
            <w:r w:rsidRPr="006F5C01">
              <w:t>ⲉⲧϣⲟⲡ ϩⲓϫⲉⲛ ⲡⲓⲕⲁϩ</w:t>
            </w:r>
          </w:p>
        </w:tc>
      </w:tr>
      <w:tr w:rsidR="003B4CB7" w14:paraId="45FCE9DF" w14:textId="77777777" w:rsidTr="002315D6">
        <w:trPr>
          <w:cantSplit/>
          <w:jc w:val="center"/>
        </w:trPr>
        <w:tc>
          <w:tcPr>
            <w:tcW w:w="288" w:type="dxa"/>
          </w:tcPr>
          <w:p w14:paraId="4D828E38" w14:textId="77777777" w:rsidR="003B4CB7" w:rsidRDefault="003B4CB7" w:rsidP="002315D6">
            <w:pPr>
              <w:pStyle w:val="CopticCross"/>
            </w:pPr>
          </w:p>
        </w:tc>
        <w:tc>
          <w:tcPr>
            <w:tcW w:w="3960" w:type="dxa"/>
          </w:tcPr>
          <w:p w14:paraId="2496E951" w14:textId="77777777" w:rsidR="003B4CB7" w:rsidRDefault="003B4CB7" w:rsidP="003B4CB7">
            <w:pPr>
              <w:pStyle w:val="EngHang"/>
            </w:pPr>
            <w:r w:rsidRPr="007425E1">
              <w:t xml:space="preserve">Who </w:t>
            </w:r>
            <w:commentRangeStart w:id="634"/>
            <w:r w:rsidRPr="007425E1">
              <w:t>wandered</w:t>
            </w:r>
            <w:commentRangeEnd w:id="634"/>
            <w:r>
              <w:rPr>
                <w:rStyle w:val="CommentReference"/>
                <w:rFonts w:ascii="Times New Roman" w:eastAsiaTheme="minorHAnsi" w:hAnsi="Times New Roman" w:cstheme="minorBidi"/>
                <w:color w:val="auto"/>
              </w:rPr>
              <w:commentReference w:id="634"/>
            </w:r>
          </w:p>
          <w:p w14:paraId="4C817C47" w14:textId="77777777" w:rsidR="003B4CB7" w:rsidRDefault="003B4CB7" w:rsidP="003B4CB7">
            <w:pPr>
              <w:pStyle w:val="EngHang"/>
            </w:pPr>
            <w:r>
              <w:t>I</w:t>
            </w:r>
            <w:r w:rsidRPr="007425E1">
              <w:t>n the mountain</w:t>
            </w:r>
            <w:r>
              <w:t>ous deserts,</w:t>
            </w:r>
          </w:p>
          <w:p w14:paraId="1E897DF2" w14:textId="77777777" w:rsidR="003B4CB7" w:rsidRDefault="003B4CB7" w:rsidP="003B4CB7">
            <w:pPr>
              <w:pStyle w:val="EngHang"/>
            </w:pPr>
            <w:r>
              <w:t>In hunger and thirst,</w:t>
            </w:r>
            <w:r w:rsidRPr="007425E1">
              <w:t xml:space="preserve"> </w:t>
            </w:r>
          </w:p>
          <w:p w14:paraId="1BB171B3" w14:textId="77777777" w:rsidR="003B4CB7" w:rsidRDefault="003B4CB7" w:rsidP="003B4CB7">
            <w:pPr>
              <w:pStyle w:val="EngHangEnd"/>
            </w:pPr>
            <w:r>
              <w:t>A</w:t>
            </w:r>
            <w:r w:rsidRPr="007425E1">
              <w:t xml:space="preserve">nd </w:t>
            </w:r>
            <w:commentRangeStart w:id="635"/>
            <w:r w:rsidRPr="007425E1">
              <w:t>cold and frost</w:t>
            </w:r>
            <w:commentRangeEnd w:id="635"/>
            <w:r>
              <w:rPr>
                <w:rStyle w:val="CommentReference"/>
              </w:rPr>
              <w:commentReference w:id="635"/>
            </w:r>
            <w:r w:rsidRPr="007425E1">
              <w:t>.</w:t>
            </w:r>
          </w:p>
        </w:tc>
        <w:tc>
          <w:tcPr>
            <w:tcW w:w="288" w:type="dxa"/>
          </w:tcPr>
          <w:p w14:paraId="0163B021" w14:textId="77777777" w:rsidR="003B4CB7" w:rsidRDefault="003B4CB7" w:rsidP="002E365D"/>
        </w:tc>
        <w:tc>
          <w:tcPr>
            <w:tcW w:w="288" w:type="dxa"/>
          </w:tcPr>
          <w:p w14:paraId="68689C21" w14:textId="77777777" w:rsidR="003B4CB7" w:rsidRDefault="003B4CB7" w:rsidP="002315D6">
            <w:pPr>
              <w:pStyle w:val="CopticCross"/>
            </w:pPr>
          </w:p>
        </w:tc>
        <w:tc>
          <w:tcPr>
            <w:tcW w:w="3960" w:type="dxa"/>
          </w:tcPr>
          <w:p w14:paraId="103A9C66" w14:textId="77777777" w:rsidR="003B4CB7" w:rsidRDefault="003B4CB7" w:rsidP="006F5C01">
            <w:pPr>
              <w:pStyle w:val="CopticVersemulti-line"/>
            </w:pPr>
            <w:r w:rsidRPr="006F5C01">
              <w:t>Ⲛⲁⲓ ⲉⲧⲥⲱⲣⲉⲙ ⲉ̀ⲃⲟⲗ</w:t>
            </w:r>
          </w:p>
          <w:p w14:paraId="338E9E0B" w14:textId="77777777" w:rsidR="003B4CB7" w:rsidRDefault="003B4CB7" w:rsidP="006F5C01">
            <w:pPr>
              <w:pStyle w:val="CopticVersemulti-line"/>
            </w:pPr>
            <w:r w:rsidRPr="006F5C01">
              <w:t>ϧⲉⲛ ⲛⲓⲧⲱⲟⲩ ⲛ̀ϣⲁϥⲉ</w:t>
            </w:r>
          </w:p>
          <w:p w14:paraId="0151CD30" w14:textId="77777777" w:rsidR="003B4CB7" w:rsidRDefault="003B4CB7" w:rsidP="006F5C01">
            <w:pPr>
              <w:pStyle w:val="CopticVersemulti-line"/>
            </w:pPr>
            <w:r w:rsidRPr="006F5C01">
              <w:t>ϧⲉⲛ ⲟⲩϩ̀ⲕⲟ ⲛⲉⲙ ⲟⲩⲓ̀ⲃⲓ</w:t>
            </w:r>
          </w:p>
          <w:p w14:paraId="3A395EF7" w14:textId="77777777" w:rsidR="003B4CB7" w:rsidRDefault="003B4CB7" w:rsidP="006F5C01">
            <w:pPr>
              <w:pStyle w:val="CopticVerse"/>
            </w:pPr>
            <w:r w:rsidRPr="006F5C01">
              <w:t>ϧⲉⲛ ⲟⲩϫⲁϥ ⲛⲉⲙ ⲟⲩⲱ̀ϫⲉⲃ</w:t>
            </w:r>
          </w:p>
        </w:tc>
      </w:tr>
      <w:tr w:rsidR="003B4CB7" w14:paraId="19F66E8D" w14:textId="77777777" w:rsidTr="002315D6">
        <w:trPr>
          <w:cantSplit/>
          <w:jc w:val="center"/>
        </w:trPr>
        <w:tc>
          <w:tcPr>
            <w:tcW w:w="288" w:type="dxa"/>
          </w:tcPr>
          <w:p w14:paraId="12A4E189" w14:textId="77777777" w:rsidR="003B4CB7" w:rsidRDefault="003B4CB7" w:rsidP="002315D6">
            <w:pPr>
              <w:pStyle w:val="CopticCross"/>
            </w:pPr>
          </w:p>
        </w:tc>
        <w:tc>
          <w:tcPr>
            <w:tcW w:w="3960" w:type="dxa"/>
          </w:tcPr>
          <w:p w14:paraId="5A6D1039" w14:textId="77777777" w:rsidR="003B4CB7" w:rsidRDefault="003B4CB7" w:rsidP="003B4CB7">
            <w:pPr>
              <w:pStyle w:val="EngHang"/>
            </w:pPr>
            <w:r>
              <w:t>In want a</w:t>
            </w:r>
            <w:r w:rsidRPr="007425E1">
              <w:t xml:space="preserve">nd in distress, </w:t>
            </w:r>
          </w:p>
          <w:p w14:paraId="2514312D" w14:textId="77777777" w:rsidR="003B4CB7" w:rsidRDefault="003B4CB7" w:rsidP="003B4CB7">
            <w:pPr>
              <w:pStyle w:val="EngHang"/>
            </w:pPr>
            <w:r>
              <w:t>And suffering,</w:t>
            </w:r>
          </w:p>
          <w:p w14:paraId="12AF565B" w14:textId="77777777" w:rsidR="003B4CB7" w:rsidRDefault="003B4CB7" w:rsidP="003B4CB7">
            <w:pPr>
              <w:pStyle w:val="EngHang"/>
            </w:pPr>
            <w:r>
              <w:t>A</w:t>
            </w:r>
            <w:r w:rsidRPr="007425E1">
              <w:t xml:space="preserve">ccording to the sayings </w:t>
            </w:r>
          </w:p>
          <w:p w14:paraId="6B908DB7" w14:textId="77777777" w:rsidR="003B4CB7" w:rsidRDefault="003B4CB7" w:rsidP="003B4CB7">
            <w:pPr>
              <w:pStyle w:val="EngHangEnd"/>
            </w:pPr>
            <w:r>
              <w:t>O</w:t>
            </w:r>
            <w:r w:rsidRPr="007425E1">
              <w:t>f Paul</w:t>
            </w:r>
            <w:r>
              <w:t>,</w:t>
            </w:r>
            <w:r w:rsidRPr="007425E1">
              <w:t xml:space="preserve"> the Apostle.</w:t>
            </w:r>
          </w:p>
        </w:tc>
        <w:tc>
          <w:tcPr>
            <w:tcW w:w="288" w:type="dxa"/>
          </w:tcPr>
          <w:p w14:paraId="23998936" w14:textId="77777777" w:rsidR="003B4CB7" w:rsidRDefault="003B4CB7" w:rsidP="002E365D"/>
        </w:tc>
        <w:tc>
          <w:tcPr>
            <w:tcW w:w="288" w:type="dxa"/>
          </w:tcPr>
          <w:p w14:paraId="5431AD77" w14:textId="77777777" w:rsidR="003B4CB7" w:rsidRDefault="003B4CB7" w:rsidP="002315D6">
            <w:pPr>
              <w:pStyle w:val="CopticCross"/>
            </w:pPr>
          </w:p>
        </w:tc>
        <w:tc>
          <w:tcPr>
            <w:tcW w:w="3960" w:type="dxa"/>
          </w:tcPr>
          <w:p w14:paraId="10D887B3" w14:textId="77777777" w:rsidR="003B4CB7" w:rsidRDefault="003B4CB7" w:rsidP="006F5C01">
            <w:pPr>
              <w:pStyle w:val="CopticVersemulti-line"/>
            </w:pPr>
            <w:r w:rsidRPr="006F5C01">
              <w:t>Ⲉⲩⲉⲣϧⲁⲉ̀ ⲉⲩϩⲉϫϩⲱϫ</w:t>
            </w:r>
          </w:p>
          <w:p w14:paraId="5DDA8CDB" w14:textId="77777777" w:rsidR="003B4CB7" w:rsidRDefault="003B4CB7" w:rsidP="006F5C01">
            <w:pPr>
              <w:pStyle w:val="CopticVersemulti-line"/>
            </w:pPr>
            <w:r w:rsidRPr="006F5C01">
              <w:t>ⲟⲩⲟϩ ⲉⲩϭⲓⲙ̀ⲕⲁϩ</w:t>
            </w:r>
          </w:p>
          <w:p w14:paraId="245A9B8E" w14:textId="77777777" w:rsidR="003B4CB7" w:rsidRDefault="003B4CB7" w:rsidP="006F5C01">
            <w:pPr>
              <w:pStyle w:val="CopticVersemulti-line"/>
            </w:pPr>
            <w:r w:rsidRPr="006F5C01">
              <w:t>ⲕⲁⲧⲁ ⲡ̀ⲥⲁϫⲓ ⲙ̀Ⲡⲁⲩⲗⲟⲥ</w:t>
            </w:r>
          </w:p>
          <w:p w14:paraId="430E62F0" w14:textId="77777777" w:rsidR="003B4CB7" w:rsidRDefault="003B4CB7" w:rsidP="006F5C01">
            <w:pPr>
              <w:pStyle w:val="CopticVerse"/>
            </w:pPr>
            <w:r w:rsidRPr="006F5C01">
              <w:t>ⲡⲓⲁ̀ⲡⲟⲥⲧⲟⲗⲟⲥ</w:t>
            </w:r>
          </w:p>
        </w:tc>
      </w:tr>
      <w:tr w:rsidR="003B4CB7" w14:paraId="55149AB9" w14:textId="77777777" w:rsidTr="002315D6">
        <w:trPr>
          <w:cantSplit/>
          <w:jc w:val="center"/>
        </w:trPr>
        <w:tc>
          <w:tcPr>
            <w:tcW w:w="288" w:type="dxa"/>
          </w:tcPr>
          <w:p w14:paraId="1DFBD724" w14:textId="77777777" w:rsidR="003B4CB7" w:rsidRDefault="003B4CB7" w:rsidP="002315D6">
            <w:pPr>
              <w:pStyle w:val="CopticCross"/>
            </w:pPr>
            <w:r w:rsidRPr="00FB5ACB">
              <w:lastRenderedPageBreak/>
              <w:t>¿</w:t>
            </w:r>
          </w:p>
        </w:tc>
        <w:tc>
          <w:tcPr>
            <w:tcW w:w="3960" w:type="dxa"/>
          </w:tcPr>
          <w:p w14:paraId="6179313B" w14:textId="77777777" w:rsidR="003B4CB7" w:rsidRDefault="003B4CB7" w:rsidP="003B4CB7">
            <w:pPr>
              <w:pStyle w:val="EngHang"/>
            </w:pPr>
            <w:r w:rsidRPr="007425E1">
              <w:t xml:space="preserve">But </w:t>
            </w:r>
            <w:r>
              <w:t>Your holy N</w:t>
            </w:r>
            <w:r w:rsidRPr="007425E1">
              <w:t xml:space="preserve">ame, </w:t>
            </w:r>
          </w:p>
          <w:p w14:paraId="01628445" w14:textId="77777777" w:rsidR="003B4CB7" w:rsidRDefault="003B4CB7" w:rsidP="003B4CB7">
            <w:pPr>
              <w:pStyle w:val="EngHang"/>
            </w:pPr>
            <w:r w:rsidRPr="007425E1">
              <w:t xml:space="preserve">O my Lord Jesus, </w:t>
            </w:r>
          </w:p>
          <w:p w14:paraId="3B790AC2" w14:textId="77777777" w:rsidR="003B4CB7" w:rsidRDefault="003B4CB7" w:rsidP="003B4CB7">
            <w:pPr>
              <w:pStyle w:val="EngHang"/>
            </w:pPr>
            <w:r>
              <w:t>Has been to them a protector</w:t>
            </w:r>
          </w:p>
          <w:p w14:paraId="2D9E7717" w14:textId="77777777" w:rsidR="003B4CB7" w:rsidRDefault="003B4CB7" w:rsidP="003B4CB7">
            <w:pPr>
              <w:pStyle w:val="EngHangEnd"/>
            </w:pPr>
            <w:r>
              <w:t>I</w:t>
            </w:r>
            <w:r w:rsidRPr="007425E1">
              <w:t>n all their afflictions.</w:t>
            </w:r>
          </w:p>
        </w:tc>
        <w:tc>
          <w:tcPr>
            <w:tcW w:w="288" w:type="dxa"/>
          </w:tcPr>
          <w:p w14:paraId="334B7EA7" w14:textId="77777777" w:rsidR="003B4CB7" w:rsidRDefault="003B4CB7" w:rsidP="002E365D"/>
        </w:tc>
        <w:tc>
          <w:tcPr>
            <w:tcW w:w="288" w:type="dxa"/>
          </w:tcPr>
          <w:p w14:paraId="7246A994" w14:textId="77777777" w:rsidR="003B4CB7" w:rsidRDefault="003B4CB7" w:rsidP="002315D6">
            <w:pPr>
              <w:pStyle w:val="CopticCross"/>
            </w:pPr>
            <w:r w:rsidRPr="00FB5ACB">
              <w:t>¿</w:t>
            </w:r>
          </w:p>
        </w:tc>
        <w:tc>
          <w:tcPr>
            <w:tcW w:w="3960" w:type="dxa"/>
          </w:tcPr>
          <w:p w14:paraId="1BE47599" w14:textId="77777777" w:rsidR="003B4CB7" w:rsidRDefault="003B4CB7" w:rsidP="006F5C01">
            <w:pPr>
              <w:pStyle w:val="CopticVersemulti-line"/>
            </w:pPr>
            <w:r w:rsidRPr="006F5C01">
              <w:t>Ⲁⲗⲗⲁ ⲡⲉⲕⲣⲁⲛ ⲉ̅ⲑ̅ⲩ</w:t>
            </w:r>
          </w:p>
          <w:p w14:paraId="2680388A" w14:textId="77777777" w:rsidR="003B4CB7" w:rsidRDefault="003B4CB7" w:rsidP="006F5C01">
            <w:pPr>
              <w:pStyle w:val="CopticVersemulti-line"/>
            </w:pPr>
            <w:r w:rsidRPr="006F5C01">
              <w:t>ⲱ̀ Ⲡⲁⲟ̅ⲥ̅ Ⲓⲏ̅ⲥ</w:t>
            </w:r>
          </w:p>
          <w:p w14:paraId="2005C453" w14:textId="77777777" w:rsidR="003B4CB7" w:rsidRDefault="003B4CB7" w:rsidP="006F5C01">
            <w:pPr>
              <w:pStyle w:val="CopticVersemulti-line"/>
            </w:pPr>
            <w:r w:rsidRPr="006F5C01">
              <w:t>ⲉⲧϣⲟⲡ ⲛⲱⲟⲩ ⲛ̀ⲛⲁϣϯ</w:t>
            </w:r>
          </w:p>
          <w:p w14:paraId="184974DA" w14:textId="77777777" w:rsidR="003B4CB7" w:rsidRDefault="003B4CB7" w:rsidP="006F5C01">
            <w:pPr>
              <w:pStyle w:val="CopticVerse"/>
            </w:pPr>
            <w:r w:rsidRPr="006F5C01">
              <w:t>ϧⲉⲛ ⲛⲟⲩϩⲟϫϩⲉϫ ⲧⲏⲣⲟⲩ</w:t>
            </w:r>
          </w:p>
        </w:tc>
      </w:tr>
      <w:tr w:rsidR="003B4CB7" w14:paraId="08291F87" w14:textId="77777777" w:rsidTr="002315D6">
        <w:trPr>
          <w:cantSplit/>
          <w:jc w:val="center"/>
        </w:trPr>
        <w:tc>
          <w:tcPr>
            <w:tcW w:w="288" w:type="dxa"/>
          </w:tcPr>
          <w:p w14:paraId="128088A5" w14:textId="77777777" w:rsidR="003B4CB7" w:rsidRDefault="003B4CB7" w:rsidP="002315D6">
            <w:pPr>
              <w:pStyle w:val="CopticCross"/>
            </w:pPr>
            <w:r w:rsidRPr="00FB5ACB">
              <w:t>¿</w:t>
            </w:r>
          </w:p>
        </w:tc>
        <w:tc>
          <w:tcPr>
            <w:tcW w:w="3960" w:type="dxa"/>
          </w:tcPr>
          <w:p w14:paraId="6806E8D2" w14:textId="77777777" w:rsidR="003B4CB7" w:rsidRDefault="003B4CB7" w:rsidP="003B4CB7">
            <w:pPr>
              <w:pStyle w:val="EngHang"/>
            </w:pPr>
            <w:r>
              <w:t>Your holy N</w:t>
            </w:r>
            <w:r w:rsidRPr="007425E1">
              <w:t xml:space="preserve">ame, </w:t>
            </w:r>
          </w:p>
          <w:p w14:paraId="6C1EBA0C" w14:textId="77777777" w:rsidR="003B4CB7" w:rsidRDefault="003B4CB7" w:rsidP="003B4CB7">
            <w:pPr>
              <w:pStyle w:val="EngHang"/>
            </w:pPr>
            <w:r w:rsidRPr="007425E1">
              <w:t xml:space="preserve">O my Lord Jesus, </w:t>
            </w:r>
          </w:p>
          <w:p w14:paraId="71D43E91" w14:textId="77777777" w:rsidR="003B4CB7" w:rsidRDefault="003B4CB7" w:rsidP="003B4CB7">
            <w:pPr>
              <w:pStyle w:val="EngHang"/>
            </w:pPr>
            <w:r>
              <w:t>D</w:t>
            </w:r>
            <w:r w:rsidRPr="007425E1">
              <w:t xml:space="preserve">elivers them </w:t>
            </w:r>
          </w:p>
          <w:p w14:paraId="76712334" w14:textId="77777777" w:rsidR="003B4CB7" w:rsidRDefault="003B4CB7" w:rsidP="003B4CB7">
            <w:pPr>
              <w:pStyle w:val="EngHangEnd"/>
            </w:pPr>
            <w:commentRangeStart w:id="636"/>
            <w:r>
              <w:t>From</w:t>
            </w:r>
            <w:r w:rsidRPr="007425E1">
              <w:t xml:space="preserve"> </w:t>
            </w:r>
            <w:commentRangeEnd w:id="636"/>
            <w:r>
              <w:rPr>
                <w:rStyle w:val="CommentReference"/>
              </w:rPr>
              <w:commentReference w:id="636"/>
            </w:r>
            <w:r w:rsidRPr="007425E1">
              <w:t>all their tribulations.</w:t>
            </w:r>
          </w:p>
        </w:tc>
        <w:tc>
          <w:tcPr>
            <w:tcW w:w="288" w:type="dxa"/>
          </w:tcPr>
          <w:p w14:paraId="6D607CB2" w14:textId="77777777" w:rsidR="003B4CB7" w:rsidRDefault="003B4CB7" w:rsidP="002E365D"/>
        </w:tc>
        <w:tc>
          <w:tcPr>
            <w:tcW w:w="288" w:type="dxa"/>
          </w:tcPr>
          <w:p w14:paraId="299CADC7" w14:textId="77777777" w:rsidR="003B4CB7" w:rsidRDefault="003B4CB7" w:rsidP="002315D6">
            <w:pPr>
              <w:pStyle w:val="CopticCross"/>
            </w:pPr>
            <w:r w:rsidRPr="00FB5ACB">
              <w:t>¿</w:t>
            </w:r>
          </w:p>
        </w:tc>
        <w:tc>
          <w:tcPr>
            <w:tcW w:w="3960" w:type="dxa"/>
          </w:tcPr>
          <w:p w14:paraId="7AC38188" w14:textId="77777777" w:rsidR="003B4CB7" w:rsidRDefault="003B4CB7" w:rsidP="006F5C01">
            <w:pPr>
              <w:pStyle w:val="CopticVersemulti-line"/>
            </w:pPr>
            <w:r w:rsidRPr="006F5C01">
              <w:t>Ⲡⲉⲕⲣⲁⲛ ⲉ̅ⲑ̅ⲩ</w:t>
            </w:r>
          </w:p>
          <w:p w14:paraId="394D413B" w14:textId="77777777" w:rsidR="003B4CB7" w:rsidRDefault="003B4CB7" w:rsidP="006F5C01">
            <w:pPr>
              <w:pStyle w:val="CopticVersemulti-line"/>
            </w:pPr>
            <w:r w:rsidRPr="006F5C01">
              <w:t>ⲱ̀ Ⲡⲁⲟ̅ⲥ̅ Ⲓⲏ̅ⲥ</w:t>
            </w:r>
          </w:p>
          <w:p w14:paraId="63CC53F7" w14:textId="77777777" w:rsidR="003B4CB7" w:rsidRDefault="003B4CB7" w:rsidP="006F5C01">
            <w:pPr>
              <w:pStyle w:val="CopticVersemulti-line"/>
            </w:pPr>
            <w:r w:rsidRPr="006F5C01">
              <w:t>ⲉⲑⲛⲟϩⲉⲙ ⲙ̀ⲙⲱⲟⲩ</w:t>
            </w:r>
          </w:p>
          <w:p w14:paraId="30BE1B46" w14:textId="77777777" w:rsidR="003B4CB7" w:rsidRDefault="003B4CB7" w:rsidP="006F5C01">
            <w:pPr>
              <w:pStyle w:val="CopticVerse"/>
            </w:pPr>
            <w:r w:rsidRPr="006F5C01">
              <w:t>ϧⲉⲛ ⲛⲟⲩⲑ̀ⲗⲓⲯⲓⲥ ⲧⲏⲣⲟⲩ</w:t>
            </w:r>
          </w:p>
        </w:tc>
      </w:tr>
      <w:tr w:rsidR="003B4CB7" w14:paraId="0E45F1B3" w14:textId="77777777" w:rsidTr="002315D6">
        <w:trPr>
          <w:cantSplit/>
          <w:jc w:val="center"/>
        </w:trPr>
        <w:tc>
          <w:tcPr>
            <w:tcW w:w="288" w:type="dxa"/>
          </w:tcPr>
          <w:p w14:paraId="2CAB4261" w14:textId="77777777" w:rsidR="003B4CB7" w:rsidRDefault="003B4CB7" w:rsidP="002315D6">
            <w:pPr>
              <w:pStyle w:val="CopticCross"/>
            </w:pPr>
          </w:p>
        </w:tc>
        <w:tc>
          <w:tcPr>
            <w:tcW w:w="3960" w:type="dxa"/>
          </w:tcPr>
          <w:p w14:paraId="411E4FE4" w14:textId="77777777" w:rsidR="003B4CB7" w:rsidRDefault="003B4CB7" w:rsidP="003B4CB7">
            <w:pPr>
              <w:pStyle w:val="EngHang"/>
            </w:pPr>
            <w:r w:rsidRPr="007425E1">
              <w:t>It is to them</w:t>
            </w:r>
            <w:r>
              <w:t>,</w:t>
            </w:r>
            <w:r w:rsidRPr="007425E1">
              <w:t xml:space="preserve"> </w:t>
            </w:r>
          </w:p>
          <w:p w14:paraId="42EBB0B3" w14:textId="77777777" w:rsidR="003B4CB7" w:rsidRDefault="003B4CB7" w:rsidP="003B4CB7">
            <w:pPr>
              <w:pStyle w:val="EngHang"/>
            </w:pPr>
            <w:r>
              <w:t>Life-giving nourishment</w:t>
            </w:r>
            <w:r w:rsidRPr="007425E1">
              <w:t xml:space="preserve">, </w:t>
            </w:r>
          </w:p>
          <w:p w14:paraId="66E698D1" w14:textId="77777777" w:rsidR="003B4CB7" w:rsidRDefault="003B4CB7" w:rsidP="003B4CB7">
            <w:pPr>
              <w:pStyle w:val="EngHang"/>
            </w:pPr>
            <w:r>
              <w:t>F</w:t>
            </w:r>
            <w:r w:rsidRPr="007425E1">
              <w:t xml:space="preserve">eeding both </w:t>
            </w:r>
          </w:p>
          <w:p w14:paraId="3781894E" w14:textId="77777777" w:rsidR="003B4CB7" w:rsidRDefault="003B4CB7" w:rsidP="003B4CB7">
            <w:pPr>
              <w:pStyle w:val="EngHangEnd"/>
            </w:pPr>
            <w:r>
              <w:t>T</w:t>
            </w:r>
            <w:r w:rsidRPr="007425E1">
              <w:t>heir souls and</w:t>
            </w:r>
            <w:r>
              <w:t xml:space="preserve"> their</w:t>
            </w:r>
            <w:r w:rsidRPr="007425E1">
              <w:t xml:space="preserve"> bodies.</w:t>
            </w:r>
          </w:p>
        </w:tc>
        <w:tc>
          <w:tcPr>
            <w:tcW w:w="288" w:type="dxa"/>
          </w:tcPr>
          <w:p w14:paraId="7F7D4714" w14:textId="77777777" w:rsidR="003B4CB7" w:rsidRDefault="003B4CB7" w:rsidP="002E365D"/>
        </w:tc>
        <w:tc>
          <w:tcPr>
            <w:tcW w:w="288" w:type="dxa"/>
          </w:tcPr>
          <w:p w14:paraId="041CD0FE" w14:textId="77777777" w:rsidR="003B4CB7" w:rsidRDefault="003B4CB7" w:rsidP="002315D6">
            <w:pPr>
              <w:pStyle w:val="CopticCross"/>
            </w:pPr>
          </w:p>
        </w:tc>
        <w:tc>
          <w:tcPr>
            <w:tcW w:w="3960" w:type="dxa"/>
          </w:tcPr>
          <w:p w14:paraId="608A442A" w14:textId="77777777" w:rsidR="003B4CB7" w:rsidRDefault="003B4CB7" w:rsidP="006F5C01">
            <w:pPr>
              <w:pStyle w:val="CopticVersemulti-line"/>
            </w:pPr>
            <w:r w:rsidRPr="006F5C01">
              <w:t>Ⲛ̀ⲑⲟϥ ⲉⲧϣⲟⲡ ⲛⲱⲟⲩ</w:t>
            </w:r>
          </w:p>
          <w:p w14:paraId="3365D953" w14:textId="77777777" w:rsidR="003B4CB7" w:rsidRDefault="003B4CB7" w:rsidP="006F5C01">
            <w:pPr>
              <w:pStyle w:val="CopticVersemulti-line"/>
            </w:pPr>
            <w:r w:rsidRPr="006F5C01">
              <w:t>ⲛ̀ⲟⲩⲧ̀ⲣⲟⲫⲏ ⲛ̀ⲱⲛϧ</w:t>
            </w:r>
          </w:p>
          <w:p w14:paraId="654F055D" w14:textId="77777777" w:rsidR="003B4CB7" w:rsidRDefault="003B4CB7" w:rsidP="006F5C01">
            <w:pPr>
              <w:pStyle w:val="CopticVersemulti-line"/>
            </w:pPr>
            <w:r w:rsidRPr="006F5C01">
              <w:t>ⲉⲥϣⲁⲛϣ ⲛ̀ⲛⲟⲩⲯⲩⲭⲏ</w:t>
            </w:r>
          </w:p>
          <w:p w14:paraId="238DB42D" w14:textId="77777777" w:rsidR="003B4CB7" w:rsidRDefault="003B4CB7" w:rsidP="006F5C01">
            <w:pPr>
              <w:pStyle w:val="CopticVerse"/>
            </w:pPr>
            <w:r w:rsidRPr="006F5C01">
              <w:t>ⲛⲉⲙ ⲛⲟⲩⲥⲱⲙⲁ ⲉⲩⲥⲟⲡ</w:t>
            </w:r>
          </w:p>
        </w:tc>
      </w:tr>
      <w:tr w:rsidR="003B4CB7" w14:paraId="6F113629" w14:textId="77777777" w:rsidTr="002315D6">
        <w:trPr>
          <w:cantSplit/>
          <w:jc w:val="center"/>
        </w:trPr>
        <w:tc>
          <w:tcPr>
            <w:tcW w:w="288" w:type="dxa"/>
          </w:tcPr>
          <w:p w14:paraId="2C562137" w14:textId="77777777" w:rsidR="003B4CB7" w:rsidRDefault="003B4CB7" w:rsidP="002315D6">
            <w:pPr>
              <w:pStyle w:val="CopticCross"/>
            </w:pPr>
          </w:p>
        </w:tc>
        <w:tc>
          <w:tcPr>
            <w:tcW w:w="3960" w:type="dxa"/>
          </w:tcPr>
          <w:p w14:paraId="7F4515DD" w14:textId="77777777" w:rsidR="003B4CB7" w:rsidRDefault="003B4CB7" w:rsidP="003B4CB7">
            <w:pPr>
              <w:pStyle w:val="EngHang"/>
            </w:pPr>
            <w:r w:rsidRPr="007425E1">
              <w:t>It is to them a fountain</w:t>
            </w:r>
          </w:p>
          <w:p w14:paraId="1864CC27" w14:textId="77777777" w:rsidR="003B4CB7" w:rsidRDefault="003B4CB7" w:rsidP="003B4CB7">
            <w:pPr>
              <w:pStyle w:val="EngHang"/>
            </w:pPr>
            <w:r>
              <w:t>O</w:t>
            </w:r>
            <w:r w:rsidRPr="007425E1">
              <w:t xml:space="preserve">f </w:t>
            </w:r>
            <w:r>
              <w:t>living water</w:t>
            </w:r>
            <w:r w:rsidRPr="007425E1">
              <w:t xml:space="preserve">, </w:t>
            </w:r>
          </w:p>
          <w:p w14:paraId="6DF8BA39" w14:textId="77777777" w:rsidR="003B4CB7" w:rsidRDefault="003B4CB7" w:rsidP="003B4CB7">
            <w:pPr>
              <w:pStyle w:val="EngHang"/>
            </w:pPr>
            <w:r>
              <w:t>S</w:t>
            </w:r>
            <w:r w:rsidRPr="007425E1">
              <w:t>weet</w:t>
            </w:r>
            <w:r>
              <w:t>er than honey</w:t>
            </w:r>
          </w:p>
          <w:p w14:paraId="7A0D168A" w14:textId="77777777" w:rsidR="003B4CB7" w:rsidRDefault="003B4CB7" w:rsidP="003B4CB7">
            <w:pPr>
              <w:pStyle w:val="EngHangEnd"/>
            </w:pPr>
            <w:r>
              <w:t>In their mouths</w:t>
            </w:r>
            <w:r w:rsidRPr="007425E1">
              <w:t>.</w:t>
            </w:r>
          </w:p>
        </w:tc>
        <w:tc>
          <w:tcPr>
            <w:tcW w:w="288" w:type="dxa"/>
          </w:tcPr>
          <w:p w14:paraId="63269375" w14:textId="77777777" w:rsidR="003B4CB7" w:rsidRDefault="003B4CB7" w:rsidP="002E365D"/>
        </w:tc>
        <w:tc>
          <w:tcPr>
            <w:tcW w:w="288" w:type="dxa"/>
          </w:tcPr>
          <w:p w14:paraId="59F3DBED" w14:textId="77777777" w:rsidR="003B4CB7" w:rsidRDefault="003B4CB7" w:rsidP="002315D6">
            <w:pPr>
              <w:pStyle w:val="CopticCross"/>
            </w:pPr>
          </w:p>
        </w:tc>
        <w:tc>
          <w:tcPr>
            <w:tcW w:w="3960" w:type="dxa"/>
          </w:tcPr>
          <w:p w14:paraId="7B48E691" w14:textId="77777777" w:rsidR="003B4CB7" w:rsidRDefault="003B4CB7" w:rsidP="006F5C01">
            <w:pPr>
              <w:pStyle w:val="CopticVersemulti-line"/>
            </w:pPr>
            <w:r w:rsidRPr="006F5C01">
              <w:t>Ⲛ̀ⲑⲟϥ ⲉⲧϣⲟⲡ ⲛⲱⲟⲩ</w:t>
            </w:r>
          </w:p>
          <w:p w14:paraId="36C22FDA" w14:textId="77777777" w:rsidR="003B4CB7" w:rsidRDefault="003B4CB7" w:rsidP="006F5C01">
            <w:pPr>
              <w:pStyle w:val="CopticVersemulti-line"/>
            </w:pPr>
            <w:r w:rsidRPr="006F5C01">
              <w:t>ⲛ̀ⲟⲩⲙⲟⲩⲙⲓ ⲙ̀ⲙⲱⲟⲩ ⲛ̀ⲱⲛϧ</w:t>
            </w:r>
          </w:p>
          <w:p w14:paraId="52B29CAE" w14:textId="77777777" w:rsidR="003B4CB7" w:rsidRDefault="003B4CB7" w:rsidP="006F5C01">
            <w:pPr>
              <w:pStyle w:val="CopticVersemulti-line"/>
            </w:pPr>
            <w:r w:rsidRPr="006F5C01">
              <w:t>ⲉⲥϩⲟⲗϫ ϧⲉⲛ ⲧⲟⲩϣ̀ⲃⲱⲃⲓ</w:t>
            </w:r>
          </w:p>
          <w:p w14:paraId="29319AED" w14:textId="77777777" w:rsidR="003B4CB7" w:rsidRDefault="003B4CB7" w:rsidP="006F5C01">
            <w:pPr>
              <w:pStyle w:val="CopticVerse"/>
            </w:pPr>
            <w:r w:rsidRPr="006F5C01">
              <w:t>ⲉ̀ϩⲟⲧⲉ ⲡⲓⲉ̀ⲃⲓⲱ̀</w:t>
            </w:r>
          </w:p>
        </w:tc>
      </w:tr>
      <w:tr w:rsidR="003B4CB7" w14:paraId="4EB4632F" w14:textId="77777777" w:rsidTr="002315D6">
        <w:trPr>
          <w:cantSplit/>
          <w:jc w:val="center"/>
        </w:trPr>
        <w:tc>
          <w:tcPr>
            <w:tcW w:w="288" w:type="dxa"/>
          </w:tcPr>
          <w:p w14:paraId="0257A85A" w14:textId="77777777" w:rsidR="003B4CB7" w:rsidRDefault="003B4CB7" w:rsidP="002315D6">
            <w:pPr>
              <w:pStyle w:val="CopticCross"/>
            </w:pPr>
            <w:r w:rsidRPr="00FB5ACB">
              <w:t>¿</w:t>
            </w:r>
          </w:p>
        </w:tc>
        <w:tc>
          <w:tcPr>
            <w:tcW w:w="3960" w:type="dxa"/>
          </w:tcPr>
          <w:p w14:paraId="77E23612" w14:textId="77777777" w:rsidR="003B4CB7" w:rsidRDefault="003B4CB7" w:rsidP="003B4CB7">
            <w:pPr>
              <w:pStyle w:val="EngHang"/>
            </w:pPr>
            <w:r w:rsidRPr="007425E1">
              <w:t xml:space="preserve">When they declare </w:t>
            </w:r>
            <w:r>
              <w:t>It,</w:t>
            </w:r>
          </w:p>
          <w:p w14:paraId="3C414548" w14:textId="77777777" w:rsidR="003B4CB7" w:rsidRDefault="003B4CB7" w:rsidP="003B4CB7">
            <w:pPr>
              <w:pStyle w:val="EngHang"/>
            </w:pPr>
            <w:r>
              <w:t>T</w:t>
            </w:r>
            <w:r w:rsidRPr="007425E1">
              <w:t xml:space="preserve">heir hearts will become joyful; </w:t>
            </w:r>
          </w:p>
          <w:p w14:paraId="2F0BA590" w14:textId="77777777" w:rsidR="003B4CB7" w:rsidRDefault="003B4CB7" w:rsidP="003B4CB7">
            <w:pPr>
              <w:pStyle w:val="EngHang"/>
            </w:pPr>
            <w:r>
              <w:t>And their flesh</w:t>
            </w:r>
            <w:r w:rsidRPr="007425E1">
              <w:t xml:space="preserve"> </w:t>
            </w:r>
          </w:p>
          <w:p w14:paraId="6CDB46F3" w14:textId="77777777" w:rsidR="003B4CB7" w:rsidRDefault="003B4CB7" w:rsidP="003B4CB7">
            <w:pPr>
              <w:pStyle w:val="EngHangEnd"/>
            </w:pPr>
            <w:r>
              <w:t>will blossom</w:t>
            </w:r>
            <w:r w:rsidRPr="007425E1">
              <w:t>.</w:t>
            </w:r>
          </w:p>
        </w:tc>
        <w:tc>
          <w:tcPr>
            <w:tcW w:w="288" w:type="dxa"/>
          </w:tcPr>
          <w:p w14:paraId="333DB69D" w14:textId="77777777" w:rsidR="003B4CB7" w:rsidRDefault="003B4CB7" w:rsidP="002E365D"/>
        </w:tc>
        <w:tc>
          <w:tcPr>
            <w:tcW w:w="288" w:type="dxa"/>
          </w:tcPr>
          <w:p w14:paraId="619372E2" w14:textId="77777777" w:rsidR="003B4CB7" w:rsidRDefault="003B4CB7" w:rsidP="002315D6">
            <w:pPr>
              <w:pStyle w:val="CopticCross"/>
            </w:pPr>
            <w:r w:rsidRPr="00FB5ACB">
              <w:t>¿</w:t>
            </w:r>
          </w:p>
        </w:tc>
        <w:tc>
          <w:tcPr>
            <w:tcW w:w="3960" w:type="dxa"/>
          </w:tcPr>
          <w:p w14:paraId="70AB3DBD" w14:textId="77777777" w:rsidR="003B4CB7" w:rsidRDefault="003B4CB7" w:rsidP="006F5C01">
            <w:pPr>
              <w:pStyle w:val="CopticVersemulti-line"/>
            </w:pPr>
            <w:r w:rsidRPr="006F5C01">
              <w:t>Ⲁⲩϣⲁⲛⲫⲓⲣⲓ ⲉ̀ⲣⲟϥ</w:t>
            </w:r>
          </w:p>
          <w:p w14:paraId="746C5C3D" w14:textId="77777777" w:rsidR="003B4CB7" w:rsidRDefault="003B4CB7" w:rsidP="006F5C01">
            <w:pPr>
              <w:pStyle w:val="CopticVersemulti-line"/>
            </w:pPr>
            <w:r w:rsidRPr="006F5C01">
              <w:t>ϣⲁⲣⲉ ⲡⲟⲩϩⲏⲧ ⲟⲩⲛⲟϥ</w:t>
            </w:r>
          </w:p>
          <w:p w14:paraId="7C1B959B" w14:textId="77777777" w:rsidR="003B4CB7" w:rsidRDefault="003B4CB7" w:rsidP="006F5C01">
            <w:pPr>
              <w:pStyle w:val="CopticVersemulti-line"/>
            </w:pPr>
            <w:r w:rsidRPr="006F5C01">
              <w:t>ⲛ̀ⲧⲉⲥⲫⲓⲣⲓ ⲉ̀ⲃⲟⲗ</w:t>
            </w:r>
          </w:p>
          <w:p w14:paraId="4947487B" w14:textId="77777777" w:rsidR="003B4CB7" w:rsidRDefault="003B4CB7" w:rsidP="006F5C01">
            <w:pPr>
              <w:pStyle w:val="CopticVerse"/>
            </w:pPr>
            <w:r w:rsidRPr="006F5C01">
              <w:t>ⲛ̀ϫⲉ ⲧⲟⲩⲕⲉⲣⲥⲁⲣⲝ</w:t>
            </w:r>
          </w:p>
        </w:tc>
      </w:tr>
      <w:tr w:rsidR="003B4CB7" w14:paraId="3F886992" w14:textId="77777777" w:rsidTr="002315D6">
        <w:trPr>
          <w:cantSplit/>
          <w:jc w:val="center"/>
        </w:trPr>
        <w:tc>
          <w:tcPr>
            <w:tcW w:w="288" w:type="dxa"/>
          </w:tcPr>
          <w:p w14:paraId="794DED5E" w14:textId="77777777" w:rsidR="003B4CB7" w:rsidRDefault="003B4CB7" w:rsidP="002315D6">
            <w:pPr>
              <w:pStyle w:val="CopticCross"/>
            </w:pPr>
            <w:r w:rsidRPr="00FB5ACB">
              <w:t>¿</w:t>
            </w:r>
          </w:p>
        </w:tc>
        <w:tc>
          <w:tcPr>
            <w:tcW w:w="3960" w:type="dxa"/>
          </w:tcPr>
          <w:p w14:paraId="3D98338C" w14:textId="77777777" w:rsidR="003B4CB7" w:rsidRDefault="003B4CB7" w:rsidP="003B4CB7">
            <w:pPr>
              <w:pStyle w:val="EngHang"/>
            </w:pPr>
            <w:r w:rsidRPr="007425E1">
              <w:t xml:space="preserve">When they say </w:t>
            </w:r>
            <w:r>
              <w:t>It</w:t>
            </w:r>
            <w:r w:rsidRPr="007425E1">
              <w:t xml:space="preserve">: </w:t>
            </w:r>
          </w:p>
          <w:p w14:paraId="12FE5A34" w14:textId="77777777" w:rsidR="003B4CB7" w:rsidRDefault="003B4CB7" w:rsidP="003B4CB7">
            <w:pPr>
              <w:pStyle w:val="EngHang"/>
            </w:pPr>
            <w:r>
              <w:t>T</w:t>
            </w:r>
            <w:r w:rsidRPr="007425E1">
              <w:t>heir mind</w:t>
            </w:r>
            <w:r>
              <w:t>s</w:t>
            </w:r>
            <w:r w:rsidRPr="007425E1">
              <w:t xml:space="preserve"> </w:t>
            </w:r>
            <w:r>
              <w:t>are</w:t>
            </w:r>
            <w:r w:rsidRPr="007425E1">
              <w:t xml:space="preserve"> enlightened, </w:t>
            </w:r>
          </w:p>
          <w:p w14:paraId="42D73649" w14:textId="77777777" w:rsidR="003B4CB7" w:rsidRDefault="003B4CB7" w:rsidP="003B4CB7">
            <w:pPr>
              <w:pStyle w:val="EngHang"/>
            </w:pPr>
            <w:r>
              <w:t>A</w:t>
            </w:r>
            <w:r w:rsidRPr="007425E1">
              <w:t>nd their heart</w:t>
            </w:r>
            <w:r>
              <w:t>s</w:t>
            </w:r>
            <w:r w:rsidRPr="007425E1">
              <w:t xml:space="preserve"> </w:t>
            </w:r>
            <w:r>
              <w:t>ascend</w:t>
            </w:r>
          </w:p>
          <w:p w14:paraId="554A6D9A" w14:textId="77777777" w:rsidR="003B4CB7" w:rsidRDefault="003B4CB7" w:rsidP="003B4CB7">
            <w:pPr>
              <w:pStyle w:val="EngHangEnd"/>
            </w:pPr>
            <w:r>
              <w:t>To the heights</w:t>
            </w:r>
            <w:r w:rsidRPr="007425E1">
              <w:t>.</w:t>
            </w:r>
          </w:p>
        </w:tc>
        <w:tc>
          <w:tcPr>
            <w:tcW w:w="288" w:type="dxa"/>
          </w:tcPr>
          <w:p w14:paraId="235B9A0B" w14:textId="77777777" w:rsidR="003B4CB7" w:rsidRDefault="003B4CB7" w:rsidP="002E365D"/>
        </w:tc>
        <w:tc>
          <w:tcPr>
            <w:tcW w:w="288" w:type="dxa"/>
          </w:tcPr>
          <w:p w14:paraId="0C315D75" w14:textId="77777777" w:rsidR="003B4CB7" w:rsidRDefault="003B4CB7" w:rsidP="002315D6">
            <w:pPr>
              <w:pStyle w:val="CopticCross"/>
            </w:pPr>
            <w:r w:rsidRPr="00FB5ACB">
              <w:t>¿</w:t>
            </w:r>
          </w:p>
        </w:tc>
        <w:tc>
          <w:tcPr>
            <w:tcW w:w="3960" w:type="dxa"/>
          </w:tcPr>
          <w:p w14:paraId="5CDB1397" w14:textId="77777777" w:rsidR="003B4CB7" w:rsidRDefault="003B4CB7" w:rsidP="006F5C01">
            <w:pPr>
              <w:pStyle w:val="CopticVersemulti-line"/>
            </w:pPr>
            <w:r w:rsidRPr="006F5C01">
              <w:t>Ⲁⲩϣⲁⲛⲥⲁϫⲓ ⲉ̀ⲣⲟϥ</w:t>
            </w:r>
          </w:p>
          <w:p w14:paraId="5B8B69A3" w14:textId="77777777" w:rsidR="003B4CB7" w:rsidRDefault="003B4CB7" w:rsidP="006F5C01">
            <w:pPr>
              <w:pStyle w:val="CopticVersemulti-line"/>
            </w:pPr>
            <w:r w:rsidRPr="006F5C01">
              <w:t>ϣⲁⲣⲉ ⲡⲟⲩⲛⲟⲩⲥ ϭⲓⲟⲩⲱⲓⲛⲓ</w:t>
            </w:r>
          </w:p>
          <w:p w14:paraId="0E606DA1" w14:textId="77777777" w:rsidR="003B4CB7" w:rsidRDefault="003B4CB7" w:rsidP="006F5C01">
            <w:pPr>
              <w:pStyle w:val="CopticVersemulti-line"/>
            </w:pPr>
            <w:r w:rsidRPr="006F5C01">
              <w:t>ⲛ̀ⲧⲉϥϣⲉⲛⲁϥ ⲉ̀ⲡ̀ϭⲓⲥⲓ</w:t>
            </w:r>
          </w:p>
          <w:p w14:paraId="245A840B" w14:textId="77777777" w:rsidR="003B4CB7" w:rsidRDefault="003B4CB7" w:rsidP="006F5C01">
            <w:pPr>
              <w:pStyle w:val="CopticVerse"/>
            </w:pPr>
            <w:r w:rsidRPr="006F5C01">
              <w:t>ⲛ̀ϫⲉ ⲡⲟⲩⲕⲉϩⲏⲧ</w:t>
            </w:r>
          </w:p>
        </w:tc>
      </w:tr>
    </w:tbl>
    <w:p w14:paraId="6E2CDEE5" w14:textId="01DB0F6D" w:rsidR="00FA5B8C" w:rsidRPr="00A742AC" w:rsidRDefault="002E365D" w:rsidP="00FA5B8C">
      <w:pPr>
        <w:pStyle w:val="Heading5"/>
      </w:pPr>
      <w:bookmarkStart w:id="637" w:name="_Toc298445806"/>
      <w:bookmarkStart w:id="638" w:name="_Toc298681291"/>
      <w:bookmarkStart w:id="639" w:name="_Toc298447531"/>
      <w:bookmarkStart w:id="640" w:name="_Toc308441920"/>
      <w:r w:rsidRPr="00FD2E69">
        <w:lastRenderedPageBreak/>
        <w:t>The Conclusion of the Adam Psali</w:t>
      </w:r>
      <w:bookmarkEnd w:id="637"/>
      <w:bookmarkEnd w:id="638"/>
      <w:bookmarkEnd w:id="639"/>
      <w:bookmarkEnd w:id="6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5B8C" w14:paraId="22FC9DEA" w14:textId="77777777" w:rsidTr="00FA5B8C">
        <w:trPr>
          <w:cantSplit/>
          <w:jc w:val="center"/>
        </w:trPr>
        <w:tc>
          <w:tcPr>
            <w:tcW w:w="288" w:type="dxa"/>
          </w:tcPr>
          <w:p w14:paraId="4A6FDC6B" w14:textId="77777777" w:rsidR="00FA5B8C" w:rsidRDefault="00FA5B8C" w:rsidP="00FA5B8C">
            <w:pPr>
              <w:pStyle w:val="CopticCross"/>
            </w:pPr>
          </w:p>
        </w:tc>
        <w:tc>
          <w:tcPr>
            <w:tcW w:w="3960" w:type="dxa"/>
          </w:tcPr>
          <w:p w14:paraId="4067DDFF" w14:textId="77777777" w:rsidR="00FA5B8C" w:rsidRPr="00A16DFE" w:rsidRDefault="00FA5B8C" w:rsidP="00FA5B8C">
            <w:pPr>
              <w:pStyle w:val="EngHang"/>
              <w:rPr>
                <w:rFonts w:ascii="Times" w:eastAsiaTheme="minorHAnsi" w:hAnsi="Times"/>
                <w:sz w:val="20"/>
              </w:rPr>
            </w:pPr>
            <w:r w:rsidRPr="00A16DFE">
              <w:rPr>
                <w:rFonts w:eastAsiaTheme="minorHAnsi"/>
              </w:rPr>
              <w:t>And whenever we</w:t>
            </w:r>
          </w:p>
          <w:p w14:paraId="6BBC5367" w14:textId="77777777" w:rsidR="00FA5B8C" w:rsidRPr="00A16DFE" w:rsidRDefault="00FA5B8C" w:rsidP="00FA5B8C">
            <w:pPr>
              <w:pStyle w:val="EngHang"/>
              <w:rPr>
                <w:rFonts w:ascii="Times" w:eastAsiaTheme="minorHAnsi" w:hAnsi="Times"/>
                <w:sz w:val="20"/>
              </w:rPr>
            </w:pPr>
            <w:r w:rsidRPr="00A16DFE">
              <w:rPr>
                <w:rFonts w:eastAsiaTheme="minorHAnsi"/>
              </w:rPr>
              <w:t>Gather for prayer,</w:t>
            </w:r>
          </w:p>
          <w:p w14:paraId="32D89978" w14:textId="77777777" w:rsidR="00FA5B8C" w:rsidRPr="00A16DFE" w:rsidRDefault="00FA5B8C" w:rsidP="00FA5B8C">
            <w:pPr>
              <w:pStyle w:val="EngHang"/>
              <w:rPr>
                <w:rFonts w:ascii="Times" w:eastAsiaTheme="minorHAnsi" w:hAnsi="Times"/>
                <w:sz w:val="20"/>
              </w:rPr>
            </w:pPr>
            <w:r w:rsidRPr="00A16DFE">
              <w:rPr>
                <w:rFonts w:eastAsiaTheme="minorHAnsi"/>
              </w:rPr>
              <w:t>Let us bless the Name</w:t>
            </w:r>
          </w:p>
          <w:p w14:paraId="3A845E98" w14:textId="77777777" w:rsidR="00FA5B8C" w:rsidRDefault="00FA5B8C" w:rsidP="00FA5B8C">
            <w:pPr>
              <w:pStyle w:val="EngHangEnd"/>
            </w:pPr>
            <w:r w:rsidRPr="00A16DFE">
              <w:rPr>
                <w:rFonts w:eastAsiaTheme="minorHAnsi"/>
              </w:rPr>
              <w:t>Of my Lord, Jesus.</w:t>
            </w:r>
          </w:p>
        </w:tc>
        <w:tc>
          <w:tcPr>
            <w:tcW w:w="288" w:type="dxa"/>
          </w:tcPr>
          <w:p w14:paraId="032DCA6F" w14:textId="77777777" w:rsidR="00FA5B8C" w:rsidRDefault="00FA5B8C" w:rsidP="00FA5B8C"/>
        </w:tc>
        <w:tc>
          <w:tcPr>
            <w:tcW w:w="288" w:type="dxa"/>
          </w:tcPr>
          <w:p w14:paraId="0EBBB64E" w14:textId="77777777" w:rsidR="00FA5B8C" w:rsidRDefault="00FA5B8C" w:rsidP="00FA5B8C">
            <w:pPr>
              <w:pStyle w:val="CopticCross"/>
            </w:pPr>
          </w:p>
        </w:tc>
        <w:tc>
          <w:tcPr>
            <w:tcW w:w="3960" w:type="dxa"/>
          </w:tcPr>
          <w:p w14:paraId="524D87BC" w14:textId="77777777" w:rsidR="00FA5B8C" w:rsidRPr="00FA5B8C" w:rsidRDefault="00FA5B8C" w:rsidP="00FA5B8C">
            <w:pPr>
              <w:pStyle w:val="CopticVersemulti-line"/>
            </w:pPr>
            <w:r w:rsidRPr="00FA5B8C">
              <w:t>Ⲗⲟⲓⲡⲟⲛ ⲁⲛϣⲁⲛⲑⲱⲟⲩϯ:</w:t>
            </w:r>
          </w:p>
          <w:p w14:paraId="035D0706" w14:textId="77777777" w:rsidR="00FA5B8C" w:rsidRPr="00FA5B8C" w:rsidRDefault="00FA5B8C" w:rsidP="00FA5B8C">
            <w:pPr>
              <w:pStyle w:val="CopticVersemulti-line"/>
            </w:pPr>
            <w:r w:rsidRPr="00FA5B8C">
              <w:t>ⲉ̀ϯⲡ̀ⲣⲟⲥⲉⲩⲭⲏ:</w:t>
            </w:r>
          </w:p>
          <w:p w14:paraId="22E32ED9" w14:textId="77777777" w:rsidR="00FA5B8C" w:rsidRPr="00FA5B8C" w:rsidRDefault="00FA5B8C" w:rsidP="00FA5B8C">
            <w:pPr>
              <w:pStyle w:val="CopticVersemulti-line"/>
            </w:pPr>
            <w:r w:rsidRPr="00FA5B8C">
              <w:t>ⲙⲁⲣⲉⲛⲥ̀ⲙⲟⲩ ⲉ̀ⲡⲓⲣⲁⲛ:</w:t>
            </w:r>
          </w:p>
          <w:p w14:paraId="0089011E" w14:textId="77777777" w:rsidR="00FA5B8C" w:rsidRPr="00FA5B8C" w:rsidRDefault="00FA5B8C" w:rsidP="00FA5B8C">
            <w:pPr>
              <w:pStyle w:val="CopticVerse"/>
            </w:pPr>
            <w:r w:rsidRPr="00FA5B8C">
              <w:t>ⲛ̀ⲧⲉ Ⲡⲁⲟ̅ⲥ̅ Ⲓⲏ̅ⲥ̅.</w:t>
            </w:r>
          </w:p>
        </w:tc>
      </w:tr>
      <w:tr w:rsidR="00FA5B8C" w14:paraId="4E1D8F7F" w14:textId="77777777" w:rsidTr="00FA5B8C">
        <w:trPr>
          <w:cantSplit/>
          <w:jc w:val="center"/>
        </w:trPr>
        <w:tc>
          <w:tcPr>
            <w:tcW w:w="288" w:type="dxa"/>
          </w:tcPr>
          <w:p w14:paraId="5042CE75" w14:textId="77777777" w:rsidR="00FA5B8C" w:rsidRDefault="00FA5B8C" w:rsidP="00FA5B8C">
            <w:pPr>
              <w:pStyle w:val="CopticCross"/>
            </w:pPr>
            <w:r w:rsidRPr="00FB5ACB">
              <w:t>¿</w:t>
            </w:r>
          </w:p>
        </w:tc>
        <w:tc>
          <w:tcPr>
            <w:tcW w:w="3960" w:type="dxa"/>
          </w:tcPr>
          <w:p w14:paraId="2DF7498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2CD0C00" w14:textId="77777777" w:rsidR="00FA5B8C" w:rsidRPr="00A16DFE" w:rsidRDefault="00FA5B8C" w:rsidP="00FA5B8C">
            <w:pPr>
              <w:pStyle w:val="EngHang"/>
              <w:rPr>
                <w:rFonts w:ascii="Times" w:eastAsiaTheme="minorHAnsi" w:hAnsi="Times"/>
                <w:sz w:val="20"/>
              </w:rPr>
            </w:pPr>
            <w:r w:rsidRPr="00A16DFE">
              <w:rPr>
                <w:rFonts w:eastAsiaTheme="minorHAnsi"/>
              </w:rPr>
              <w:t>O my Lord, Jesus.</w:t>
            </w:r>
          </w:p>
          <w:p w14:paraId="0F521FD0" w14:textId="77777777" w:rsidR="00FA5B8C" w:rsidRPr="00A16DFE" w:rsidRDefault="00FA5B8C" w:rsidP="00FA5B8C">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5C9B30CD" w14:textId="77777777" w:rsidR="00FA5B8C" w:rsidRDefault="00FA5B8C" w:rsidP="00FA5B8C">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8AC08D5" w14:textId="77777777" w:rsidR="00FA5B8C" w:rsidRDefault="00FA5B8C" w:rsidP="00FA5B8C"/>
        </w:tc>
        <w:tc>
          <w:tcPr>
            <w:tcW w:w="288" w:type="dxa"/>
          </w:tcPr>
          <w:p w14:paraId="0ADB9D7D" w14:textId="77777777" w:rsidR="00FA5B8C" w:rsidRDefault="00FA5B8C" w:rsidP="00FA5B8C">
            <w:pPr>
              <w:pStyle w:val="CopticCross"/>
            </w:pPr>
            <w:r w:rsidRPr="00FB5ACB">
              <w:t>¿</w:t>
            </w:r>
          </w:p>
        </w:tc>
        <w:tc>
          <w:tcPr>
            <w:tcW w:w="3960" w:type="dxa"/>
          </w:tcPr>
          <w:p w14:paraId="26356A2D" w14:textId="77777777" w:rsidR="00FA5B8C" w:rsidRPr="00FA5B8C" w:rsidRDefault="00FA5B8C" w:rsidP="00FA5B8C">
            <w:pPr>
              <w:pStyle w:val="CopticVersemulti-line"/>
            </w:pPr>
            <w:r w:rsidRPr="00FA5B8C">
              <w:t>Ϫⲉ ⲧⲉⲛⲛⲁⲥ̀ⲙⲟⲩ ⲉ̀ⲣⲟⲕ:</w:t>
            </w:r>
          </w:p>
          <w:p w14:paraId="6A3708CD" w14:textId="77777777" w:rsidR="00FA5B8C" w:rsidRPr="00FA5B8C" w:rsidRDefault="00FA5B8C" w:rsidP="00FA5B8C">
            <w:pPr>
              <w:pStyle w:val="CopticVersemulti-line"/>
            </w:pPr>
            <w:r w:rsidRPr="00FA5B8C">
              <w:t>ⲱ̀ Ⲡⲁⲟ̅ⲥ̅ Ⲓⲏ̅ⲥ̅:</w:t>
            </w:r>
          </w:p>
          <w:p w14:paraId="5C59931D" w14:textId="77777777" w:rsidR="00FA5B8C" w:rsidRPr="00FA5B8C" w:rsidRDefault="00FA5B8C" w:rsidP="00FA5B8C">
            <w:pPr>
              <w:pStyle w:val="CopticVersemulti-line"/>
            </w:pPr>
            <w:r w:rsidRPr="00FA5B8C">
              <w:t>ⲛⲁϩⲙⲉⲛ ⳉⲉⲛ Ⲡⲉⲕⲣⲁⲛ:</w:t>
            </w:r>
          </w:p>
          <w:p w14:paraId="736D95ED" w14:textId="77777777" w:rsidR="00FA5B8C" w:rsidRPr="00FA5B8C" w:rsidRDefault="00FA5B8C" w:rsidP="00FA5B8C">
            <w:pPr>
              <w:pStyle w:val="CopticVerse"/>
            </w:pPr>
            <w:r w:rsidRPr="00FA5B8C">
              <w:t>ϫⲉ ⲁⲛⲉⲣϩⲉⲗⲡⲓⲥ ⲉ̀ⲣⲟⲕ.</w:t>
            </w:r>
          </w:p>
        </w:tc>
      </w:tr>
      <w:tr w:rsidR="00FA5B8C" w14:paraId="24F21A10" w14:textId="77777777" w:rsidTr="00FA5B8C">
        <w:trPr>
          <w:cantSplit/>
          <w:jc w:val="center"/>
        </w:trPr>
        <w:tc>
          <w:tcPr>
            <w:tcW w:w="288" w:type="dxa"/>
          </w:tcPr>
          <w:p w14:paraId="5F16D247" w14:textId="77777777" w:rsidR="00FA5B8C" w:rsidRDefault="00FA5B8C" w:rsidP="00FA5B8C">
            <w:pPr>
              <w:pStyle w:val="CopticCross"/>
            </w:pPr>
          </w:p>
        </w:tc>
        <w:tc>
          <w:tcPr>
            <w:tcW w:w="3960" w:type="dxa"/>
          </w:tcPr>
          <w:p w14:paraId="098DD127" w14:textId="77777777" w:rsidR="00FA5B8C" w:rsidRPr="00A16DFE" w:rsidRDefault="00FA5B8C" w:rsidP="00FA5B8C">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209D731A" w14:textId="77777777" w:rsidR="00FA5B8C" w:rsidRPr="00A16DFE" w:rsidRDefault="00FA5B8C" w:rsidP="00FA5B8C">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53556D2F" w14:textId="77777777" w:rsidR="00FA5B8C" w:rsidRPr="00A16DFE" w:rsidRDefault="00FA5B8C" w:rsidP="00FA5B8C">
            <w:pPr>
              <w:pStyle w:val="EngHang"/>
              <w:rPr>
                <w:rFonts w:ascii="Times" w:eastAsiaTheme="minorHAnsi" w:hAnsi="Times"/>
                <w:sz w:val="20"/>
              </w:rPr>
            </w:pPr>
            <w:r w:rsidRPr="00A16DFE">
              <w:rPr>
                <w:rFonts w:eastAsiaTheme="minorHAnsi"/>
              </w:rPr>
              <w:t>And the Holy Spirit,</w:t>
            </w:r>
          </w:p>
          <w:p w14:paraId="0F4A7B85" w14:textId="77777777" w:rsidR="00FA5B8C" w:rsidRDefault="00FA5B8C" w:rsidP="00FA5B8C">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37714FD2" w14:textId="77777777" w:rsidR="00FA5B8C" w:rsidRDefault="00FA5B8C" w:rsidP="00FA5B8C"/>
        </w:tc>
        <w:tc>
          <w:tcPr>
            <w:tcW w:w="288" w:type="dxa"/>
          </w:tcPr>
          <w:p w14:paraId="110FEF1A" w14:textId="77777777" w:rsidR="00FA5B8C" w:rsidRDefault="00FA5B8C" w:rsidP="00FA5B8C">
            <w:pPr>
              <w:pStyle w:val="CopticCross"/>
            </w:pPr>
          </w:p>
        </w:tc>
        <w:tc>
          <w:tcPr>
            <w:tcW w:w="3960" w:type="dxa"/>
          </w:tcPr>
          <w:p w14:paraId="2B547AAF" w14:textId="77777777" w:rsidR="00FA5B8C" w:rsidRPr="00FA5B8C" w:rsidRDefault="00FA5B8C" w:rsidP="00FA5B8C">
            <w:pPr>
              <w:pStyle w:val="CopticVersemulti-line"/>
            </w:pPr>
            <w:r w:rsidRPr="00FA5B8C">
              <w:t>Ⲉⲑⲣⲉⲛϩⲱⲥ ⲉ̀ⲣⲟⲕ:</w:t>
            </w:r>
          </w:p>
          <w:p w14:paraId="62F354ED" w14:textId="77777777" w:rsidR="00FA5B8C" w:rsidRPr="00FA5B8C" w:rsidRDefault="00FA5B8C" w:rsidP="00FA5B8C">
            <w:pPr>
              <w:pStyle w:val="CopticVersemulti-line"/>
            </w:pPr>
            <w:r w:rsidRPr="00FA5B8C">
              <w:t>ⲛⲉⲙ Ⲡⲉⲕⲓⲱⲧ ⲛ̀ⲁ̀ⲅⲁⲑⲟⲥ:</w:t>
            </w:r>
          </w:p>
          <w:p w14:paraId="2C0E01A2" w14:textId="77777777" w:rsidR="00FA5B8C" w:rsidRPr="00FA5B8C" w:rsidRDefault="00FA5B8C" w:rsidP="00FA5B8C">
            <w:pPr>
              <w:pStyle w:val="CopticVersemulti-line"/>
            </w:pPr>
            <w:r w:rsidRPr="00FA5B8C">
              <w:t>ⲛⲉⲙ Ⲡⲓⲡ̅ⲛ̅ⲁ̅ ⲉ̅ⲑ̅ⲩ̅:</w:t>
            </w:r>
          </w:p>
          <w:p w14:paraId="30616F28" w14:textId="77777777" w:rsidR="00FA5B8C" w:rsidRPr="00FA5B8C" w:rsidRDefault="00FA5B8C" w:rsidP="00FA5B8C">
            <w:pPr>
              <w:pStyle w:val="CopticVerse"/>
            </w:pPr>
            <w:r w:rsidRPr="00FA5B8C">
              <w:t>ϫⲉ (ⲁⲕⲓ̀) ⲁⲕⲥⲱϯ ⲙ̀ⲙⲟⲛ</w:t>
            </w:r>
          </w:p>
        </w:tc>
      </w:tr>
      <w:tr w:rsidR="00FA5B8C" w14:paraId="6DB38191" w14:textId="77777777" w:rsidTr="00FA5B8C">
        <w:trPr>
          <w:cantSplit/>
          <w:jc w:val="center"/>
        </w:trPr>
        <w:tc>
          <w:tcPr>
            <w:tcW w:w="288" w:type="dxa"/>
          </w:tcPr>
          <w:p w14:paraId="76DEAB0E" w14:textId="77777777" w:rsidR="00FA5B8C" w:rsidRDefault="00FA5B8C" w:rsidP="00FA5B8C">
            <w:pPr>
              <w:pStyle w:val="CopticCross"/>
            </w:pPr>
            <w:r w:rsidRPr="00FB5ACB">
              <w:t>¿</w:t>
            </w:r>
          </w:p>
        </w:tc>
        <w:tc>
          <w:tcPr>
            <w:tcW w:w="3960" w:type="dxa"/>
          </w:tcPr>
          <w:p w14:paraId="575530B8" w14:textId="77777777" w:rsidR="00FA5B8C" w:rsidRPr="00A16DFE" w:rsidRDefault="00FA5B8C" w:rsidP="00FA5B8C">
            <w:pPr>
              <w:pStyle w:val="EngHang"/>
              <w:rPr>
                <w:rFonts w:ascii="Times" w:eastAsiaTheme="minorHAnsi" w:hAnsi="Times"/>
                <w:sz w:val="20"/>
              </w:rPr>
            </w:pPr>
            <w:r w:rsidRPr="00A16DFE">
              <w:rPr>
                <w:rFonts w:eastAsiaTheme="minorHAnsi"/>
              </w:rPr>
              <w:t>Glory to the Father,</w:t>
            </w:r>
          </w:p>
          <w:p w14:paraId="7A3AED9D" w14:textId="77777777" w:rsidR="00FA5B8C" w:rsidRPr="00A16DFE" w:rsidRDefault="00FA5B8C" w:rsidP="00FA5B8C">
            <w:pPr>
              <w:pStyle w:val="EngHang"/>
              <w:rPr>
                <w:rFonts w:ascii="Times" w:eastAsiaTheme="minorHAnsi" w:hAnsi="Times"/>
                <w:sz w:val="20"/>
              </w:rPr>
            </w:pPr>
            <w:r w:rsidRPr="00A16DFE">
              <w:rPr>
                <w:rFonts w:eastAsiaTheme="minorHAnsi"/>
              </w:rPr>
              <w:t>And the Son and the Holy Spirit,</w:t>
            </w:r>
          </w:p>
          <w:p w14:paraId="41BA9A05" w14:textId="77777777" w:rsidR="00FA5B8C" w:rsidRPr="00A16DFE" w:rsidRDefault="00FA5B8C" w:rsidP="00FA5B8C">
            <w:pPr>
              <w:pStyle w:val="EngHang"/>
              <w:rPr>
                <w:rFonts w:ascii="Times" w:eastAsiaTheme="minorHAnsi" w:hAnsi="Times"/>
                <w:sz w:val="20"/>
              </w:rPr>
            </w:pPr>
            <w:r w:rsidRPr="00A16DFE">
              <w:rPr>
                <w:rFonts w:eastAsiaTheme="minorHAnsi"/>
              </w:rPr>
              <w:t>Now, and forever,</w:t>
            </w:r>
          </w:p>
          <w:p w14:paraId="2EB38091" w14:textId="77777777" w:rsidR="00FA5B8C" w:rsidRDefault="00FA5B8C" w:rsidP="00FA5B8C">
            <w:pPr>
              <w:pStyle w:val="EngHangEnd"/>
            </w:pPr>
            <w:r w:rsidRPr="00A16DFE">
              <w:rPr>
                <w:rFonts w:eastAsiaTheme="minorHAnsi"/>
              </w:rPr>
              <w:t>And to the age of ages. Amen</w:t>
            </w:r>
            <w:r w:rsidRPr="00BE26FC">
              <w:rPr>
                <w:rFonts w:eastAsiaTheme="minorHAnsi"/>
              </w:rPr>
              <w:t>.</w:t>
            </w:r>
          </w:p>
        </w:tc>
        <w:tc>
          <w:tcPr>
            <w:tcW w:w="288" w:type="dxa"/>
          </w:tcPr>
          <w:p w14:paraId="375810D8" w14:textId="77777777" w:rsidR="00FA5B8C" w:rsidRDefault="00FA5B8C" w:rsidP="00FA5B8C"/>
        </w:tc>
        <w:tc>
          <w:tcPr>
            <w:tcW w:w="288" w:type="dxa"/>
          </w:tcPr>
          <w:p w14:paraId="488B03F6" w14:textId="77777777" w:rsidR="00FA5B8C" w:rsidRDefault="00FA5B8C" w:rsidP="00FA5B8C">
            <w:pPr>
              <w:pStyle w:val="CopticCross"/>
            </w:pPr>
            <w:r w:rsidRPr="00FB5ACB">
              <w:t>¿</w:t>
            </w:r>
          </w:p>
        </w:tc>
        <w:tc>
          <w:tcPr>
            <w:tcW w:w="3960" w:type="dxa"/>
          </w:tcPr>
          <w:p w14:paraId="1823D7E0" w14:textId="77777777" w:rsidR="00FA5B8C" w:rsidRPr="00FA5B8C" w:rsidRDefault="00FA5B8C" w:rsidP="00FA5B8C">
            <w:pPr>
              <w:pStyle w:val="CopticVersemulti-line"/>
            </w:pPr>
            <w:r w:rsidRPr="00FA5B8C">
              <w:t>Ⲇⲟⲝⲁ Ⲡⲁⲧⲣⲓ ⲕⲉ Ⲩⲓⲱ:</w:t>
            </w:r>
          </w:p>
          <w:p w14:paraId="321D683E" w14:textId="77777777" w:rsidR="00FA5B8C" w:rsidRPr="00FA5B8C" w:rsidRDefault="00FA5B8C" w:rsidP="00FA5B8C">
            <w:pPr>
              <w:pStyle w:val="CopticVersemulti-line"/>
            </w:pPr>
            <w:r w:rsidRPr="00FA5B8C">
              <w:t>ⲕⲉ ⲁ̀ⲅⲓⲱ̀ Ⲡⲛⲉⲩⲙⲁⲧⲓ:</w:t>
            </w:r>
          </w:p>
          <w:p w14:paraId="2D34F162" w14:textId="77777777" w:rsidR="00FA5B8C" w:rsidRPr="00FA5B8C" w:rsidRDefault="00FA5B8C" w:rsidP="00FA5B8C">
            <w:pPr>
              <w:pStyle w:val="CopticVersemulti-line"/>
            </w:pPr>
            <w:r w:rsidRPr="00FA5B8C">
              <w:t>ⲕⲉ ⲛⲩⲛ ⲕⲉ ⲁ̀ⲓ̀ ⲕⲉ ⲓⲥⲧⲟⲩⲥ</w:t>
            </w:r>
          </w:p>
          <w:p w14:paraId="631D14CA" w14:textId="77777777" w:rsidR="00FA5B8C" w:rsidRPr="00FA5B8C" w:rsidRDefault="00FA5B8C" w:rsidP="00FA5B8C">
            <w:pPr>
              <w:pStyle w:val="CopticVerse"/>
            </w:pPr>
            <w:r w:rsidRPr="00FA5B8C">
              <w:t>ⲉ̀ⲱ̀ⲛⲁⲥ ⲧⲱⲛ ⲉ̀ⲱ̀ⲛⲱⲛ: ⲁ̀ⲙⲉⲛ.</w:t>
            </w:r>
          </w:p>
        </w:tc>
      </w:tr>
    </w:tbl>
    <w:p w14:paraId="1BA1D352" w14:textId="77777777" w:rsidR="002E365D" w:rsidRDefault="002315D6" w:rsidP="003B4CB7">
      <w:pPr>
        <w:pStyle w:val="Heading5"/>
      </w:pPr>
      <w:bookmarkStart w:id="641" w:name="_Toc298445807"/>
      <w:bookmarkStart w:id="642" w:name="_Toc298681292"/>
      <w:bookmarkStart w:id="643" w:name="_Toc298447532"/>
      <w:bookmarkStart w:id="644" w:name="_Toc308441921"/>
      <w:r>
        <w:t>The Tuesday Theotokia</w:t>
      </w:r>
      <w:bookmarkEnd w:id="641"/>
      <w:bookmarkEnd w:id="642"/>
      <w:bookmarkEnd w:id="643"/>
      <w:bookmarkEnd w:id="644"/>
    </w:p>
    <w:p w14:paraId="2A34C409" w14:textId="77777777" w:rsidR="007047B8" w:rsidRPr="007047B8" w:rsidRDefault="007047B8" w:rsidP="003B4CB7">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45515F8A" w14:textId="77777777" w:rsidR="002315D6" w:rsidRDefault="002315D6" w:rsidP="00DB1FC6">
      <w:pPr>
        <w:pStyle w:val="Heading6"/>
      </w:pPr>
      <w:bookmarkStart w:id="645" w:name="_Toc298445808"/>
      <w:bookmarkStart w:id="646" w:name="_Toc298681293"/>
      <w:bookmarkStart w:id="647" w:name="_Toc298447533"/>
      <w:r>
        <w:t>Part One</w:t>
      </w:r>
      <w:bookmarkEnd w:id="645"/>
      <w:bookmarkEnd w:id="646"/>
      <w:bookmarkEnd w:id="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52BA11B" w14:textId="77777777" w:rsidTr="002315D6">
        <w:trPr>
          <w:cantSplit/>
          <w:jc w:val="center"/>
        </w:trPr>
        <w:tc>
          <w:tcPr>
            <w:tcW w:w="288" w:type="dxa"/>
          </w:tcPr>
          <w:p w14:paraId="5DCB1BE7" w14:textId="77777777" w:rsidR="00DB1FC6" w:rsidRDefault="00DB1FC6" w:rsidP="002315D6">
            <w:pPr>
              <w:pStyle w:val="CopticCross"/>
            </w:pPr>
          </w:p>
        </w:tc>
        <w:tc>
          <w:tcPr>
            <w:tcW w:w="3960" w:type="dxa"/>
          </w:tcPr>
          <w:p w14:paraId="53FA66E6" w14:textId="77777777" w:rsidR="00DB1FC6" w:rsidRDefault="00DB1FC6" w:rsidP="00DB1FC6">
            <w:pPr>
              <w:pStyle w:val="EngHang"/>
            </w:pPr>
            <w:r w:rsidRPr="007425E1">
              <w:t xml:space="preserve">The crown of our pride, </w:t>
            </w:r>
          </w:p>
          <w:p w14:paraId="484A7AAB" w14:textId="77777777" w:rsidR="00DB1FC6" w:rsidRDefault="00DB1FC6" w:rsidP="00DB1FC6">
            <w:pPr>
              <w:pStyle w:val="EngHang"/>
            </w:pPr>
            <w:r>
              <w:t>T</w:t>
            </w:r>
            <w:r w:rsidRPr="007425E1">
              <w:t>he first</w:t>
            </w:r>
            <w:r>
              <w:t>-</w:t>
            </w:r>
            <w:r w:rsidRPr="007425E1">
              <w:t xml:space="preserve">fruit of our salvation, </w:t>
            </w:r>
          </w:p>
          <w:p w14:paraId="6C50C849" w14:textId="77777777" w:rsidR="00DB1FC6" w:rsidRDefault="00DB1FC6" w:rsidP="00DB1FC6">
            <w:pPr>
              <w:pStyle w:val="EngHang"/>
            </w:pPr>
            <w:r>
              <w:t>A</w:t>
            </w:r>
            <w:r w:rsidRPr="007425E1">
              <w:t xml:space="preserve">nd the steadfastness of </w:t>
            </w:r>
            <w:r>
              <w:t>our purity:</w:t>
            </w:r>
          </w:p>
          <w:p w14:paraId="72209460" w14:textId="77777777" w:rsidR="00DB1FC6" w:rsidRDefault="00DB1FC6" w:rsidP="00DB1FC6">
            <w:pPr>
              <w:pStyle w:val="EngHangEnd"/>
            </w:pPr>
            <w:r>
              <w:t>The Virgin Mary.</w:t>
            </w:r>
          </w:p>
        </w:tc>
        <w:tc>
          <w:tcPr>
            <w:tcW w:w="288" w:type="dxa"/>
          </w:tcPr>
          <w:p w14:paraId="66E90A74" w14:textId="77777777" w:rsidR="00DB1FC6" w:rsidRDefault="00DB1FC6" w:rsidP="002315D6"/>
        </w:tc>
        <w:tc>
          <w:tcPr>
            <w:tcW w:w="288" w:type="dxa"/>
          </w:tcPr>
          <w:p w14:paraId="1542ED6B" w14:textId="77777777" w:rsidR="00DB1FC6" w:rsidRDefault="00DB1FC6" w:rsidP="002315D6">
            <w:pPr>
              <w:pStyle w:val="CopticCross"/>
            </w:pPr>
          </w:p>
        </w:tc>
        <w:tc>
          <w:tcPr>
            <w:tcW w:w="3960" w:type="dxa"/>
          </w:tcPr>
          <w:p w14:paraId="439ADD37" w14:textId="77777777" w:rsidR="00DB1FC6" w:rsidRDefault="00DB1FC6" w:rsidP="007047B8">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27255B6D" w14:textId="77777777" w:rsidR="00DB1FC6" w:rsidRDefault="00DB1FC6" w:rsidP="007047B8">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5F313345" w14:textId="77777777" w:rsidR="00DB1FC6" w:rsidRDefault="00DB1FC6" w:rsidP="007047B8">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7D88D3A0" w14:textId="77777777" w:rsidR="00DB1FC6" w:rsidRDefault="00DB1FC6" w:rsidP="007047B8">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DB1FC6" w14:paraId="41B53890" w14:textId="77777777" w:rsidTr="002315D6">
        <w:trPr>
          <w:cantSplit/>
          <w:jc w:val="center"/>
        </w:trPr>
        <w:tc>
          <w:tcPr>
            <w:tcW w:w="288" w:type="dxa"/>
          </w:tcPr>
          <w:p w14:paraId="75D04593" w14:textId="77777777" w:rsidR="00DB1FC6" w:rsidRDefault="00DB1FC6" w:rsidP="002315D6">
            <w:pPr>
              <w:pStyle w:val="CopticCross"/>
            </w:pPr>
            <w:r w:rsidRPr="00FB5ACB">
              <w:lastRenderedPageBreak/>
              <w:t>¿</w:t>
            </w:r>
          </w:p>
        </w:tc>
        <w:tc>
          <w:tcPr>
            <w:tcW w:w="3960" w:type="dxa"/>
          </w:tcPr>
          <w:p w14:paraId="5209FE27" w14:textId="77777777" w:rsidR="00DB1FC6" w:rsidRDefault="00DB1FC6" w:rsidP="00DB1FC6">
            <w:pPr>
              <w:pStyle w:val="EngHang"/>
            </w:pPr>
            <w:r w:rsidRPr="007425E1">
              <w:t xml:space="preserve">Who has borne </w:t>
            </w:r>
            <w:r>
              <w:t>to</w:t>
            </w:r>
            <w:r w:rsidRPr="007425E1">
              <w:t xml:space="preserve"> us</w:t>
            </w:r>
            <w:r>
              <w:t>,</w:t>
            </w:r>
          </w:p>
          <w:p w14:paraId="646811C8" w14:textId="77777777" w:rsidR="00DB1FC6" w:rsidRDefault="00DB1FC6" w:rsidP="00DB1FC6">
            <w:pPr>
              <w:pStyle w:val="EngHang"/>
            </w:pPr>
            <w:r w:rsidRPr="007425E1">
              <w:t xml:space="preserve">God the Logos, </w:t>
            </w:r>
          </w:p>
          <w:p w14:paraId="077F09EA" w14:textId="77777777" w:rsidR="00DB1FC6" w:rsidRDefault="00DB1FC6" w:rsidP="00DB1FC6">
            <w:pPr>
              <w:pStyle w:val="EngHang"/>
            </w:pPr>
            <w:r>
              <w:t>W</w:t>
            </w:r>
            <w:r w:rsidRPr="007425E1">
              <w:t xml:space="preserve">ho became man </w:t>
            </w:r>
          </w:p>
          <w:p w14:paraId="2FAC0AD5" w14:textId="77777777" w:rsidR="00DB1FC6" w:rsidRDefault="00DB1FC6" w:rsidP="00DB1FC6">
            <w:pPr>
              <w:pStyle w:val="EngHangEnd"/>
            </w:pPr>
            <w:r>
              <w:t>F</w:t>
            </w:r>
            <w:r w:rsidRPr="007425E1">
              <w:t>or our salvation.</w:t>
            </w:r>
          </w:p>
        </w:tc>
        <w:tc>
          <w:tcPr>
            <w:tcW w:w="288" w:type="dxa"/>
          </w:tcPr>
          <w:p w14:paraId="76286963" w14:textId="77777777" w:rsidR="00DB1FC6" w:rsidRDefault="00DB1FC6" w:rsidP="002315D6"/>
        </w:tc>
        <w:tc>
          <w:tcPr>
            <w:tcW w:w="288" w:type="dxa"/>
          </w:tcPr>
          <w:p w14:paraId="075FFD45" w14:textId="77777777" w:rsidR="00DB1FC6" w:rsidRDefault="00DB1FC6" w:rsidP="002315D6">
            <w:pPr>
              <w:pStyle w:val="CopticCross"/>
            </w:pPr>
            <w:r w:rsidRPr="00FB5ACB">
              <w:t>¿</w:t>
            </w:r>
          </w:p>
        </w:tc>
        <w:tc>
          <w:tcPr>
            <w:tcW w:w="3960" w:type="dxa"/>
          </w:tcPr>
          <w:p w14:paraId="0883EEC0" w14:textId="77777777" w:rsidR="00DB1FC6" w:rsidRDefault="00DB1FC6" w:rsidP="007047B8">
            <w:pPr>
              <w:pStyle w:val="CopticVersemulti-line"/>
            </w:pPr>
            <w:r w:rsidRPr="007047B8">
              <w:t>Ⲑⲏⲉⲧⲁⲥⲙⲓⲥⲓ ⲛⲁⲛ</w:t>
            </w:r>
          </w:p>
          <w:p w14:paraId="486AF572" w14:textId="77777777" w:rsidR="00DB1FC6" w:rsidRDefault="00DB1FC6" w:rsidP="007047B8">
            <w:pPr>
              <w:pStyle w:val="CopticVersemulti-line"/>
            </w:pPr>
            <w:r w:rsidRPr="007047B8">
              <w:t>ⲙ̀Ⲫϯ ⲡⲓⲗⲟⲅⲟⲥ</w:t>
            </w:r>
          </w:p>
          <w:p w14:paraId="4A56EB02" w14:textId="77777777" w:rsidR="00DB1FC6" w:rsidRDefault="00DB1FC6" w:rsidP="007047B8">
            <w:pPr>
              <w:pStyle w:val="CopticVersemulti-line"/>
            </w:pPr>
            <w:r w:rsidRPr="007047B8">
              <w:t>ⲫⲏⲉⲧⲁϥϣⲱⲡⲓ ⲛ̀ⲣⲱⲙⲓ</w:t>
            </w:r>
          </w:p>
          <w:p w14:paraId="03828858" w14:textId="77777777" w:rsidR="00DB1FC6" w:rsidRDefault="00DB1FC6" w:rsidP="007047B8">
            <w:pPr>
              <w:pStyle w:val="CopticVerse"/>
            </w:pPr>
            <w:r w:rsidRPr="007047B8">
              <w:t>ⲉⲑⲃⲉ ⲡⲉⲛⲟⲩϫⲁⲓ</w:t>
            </w:r>
          </w:p>
        </w:tc>
      </w:tr>
      <w:tr w:rsidR="00DB1FC6" w14:paraId="1C59E536" w14:textId="77777777" w:rsidTr="002315D6">
        <w:trPr>
          <w:cantSplit/>
          <w:jc w:val="center"/>
        </w:trPr>
        <w:tc>
          <w:tcPr>
            <w:tcW w:w="288" w:type="dxa"/>
          </w:tcPr>
          <w:p w14:paraId="6047C6AD" w14:textId="77777777" w:rsidR="00DB1FC6" w:rsidRDefault="00DB1FC6" w:rsidP="002315D6">
            <w:pPr>
              <w:pStyle w:val="CopticCross"/>
            </w:pPr>
          </w:p>
        </w:tc>
        <w:tc>
          <w:tcPr>
            <w:tcW w:w="3960" w:type="dxa"/>
          </w:tcPr>
          <w:p w14:paraId="3C9DB6EF" w14:textId="77777777" w:rsidR="00DB1FC6" w:rsidRDefault="00DB1FC6" w:rsidP="00DB1FC6">
            <w:pPr>
              <w:pStyle w:val="EngHang"/>
            </w:pPr>
            <w:r>
              <w:t>After He became man,</w:t>
            </w:r>
          </w:p>
          <w:p w14:paraId="097FD1BC" w14:textId="77777777" w:rsidR="00DB1FC6" w:rsidRDefault="00DB1FC6" w:rsidP="00DB1FC6">
            <w:pPr>
              <w:pStyle w:val="EngHang"/>
            </w:pPr>
            <w:r>
              <w:t>He remained God,</w:t>
            </w:r>
          </w:p>
          <w:p w14:paraId="079DC3C9" w14:textId="77777777" w:rsidR="00DB1FC6" w:rsidRDefault="00DB1FC6" w:rsidP="00DB1FC6">
            <w:pPr>
              <w:pStyle w:val="EngHang"/>
            </w:pPr>
            <w:r>
              <w:t>As after she Bore Him,</w:t>
            </w:r>
          </w:p>
          <w:p w14:paraId="4A6CA91F" w14:textId="77777777" w:rsidR="00DB1FC6" w:rsidRDefault="00DB1FC6" w:rsidP="00DB1FC6">
            <w:pPr>
              <w:pStyle w:val="EngHangEnd"/>
            </w:pPr>
            <w:r>
              <w:t>She remained a Virgin.</w:t>
            </w:r>
          </w:p>
        </w:tc>
        <w:tc>
          <w:tcPr>
            <w:tcW w:w="288" w:type="dxa"/>
          </w:tcPr>
          <w:p w14:paraId="45A0DF75" w14:textId="77777777" w:rsidR="00DB1FC6" w:rsidRDefault="00DB1FC6" w:rsidP="002315D6"/>
        </w:tc>
        <w:tc>
          <w:tcPr>
            <w:tcW w:w="288" w:type="dxa"/>
          </w:tcPr>
          <w:p w14:paraId="47A95323" w14:textId="77777777" w:rsidR="00DB1FC6" w:rsidRDefault="00DB1FC6" w:rsidP="002315D6">
            <w:pPr>
              <w:pStyle w:val="CopticCross"/>
            </w:pPr>
          </w:p>
        </w:tc>
        <w:tc>
          <w:tcPr>
            <w:tcW w:w="3960" w:type="dxa"/>
          </w:tcPr>
          <w:p w14:paraId="45E73211" w14:textId="77777777" w:rsidR="00DB1FC6" w:rsidRDefault="00DB1FC6" w:rsidP="007047B8">
            <w:pPr>
              <w:pStyle w:val="CopticVersemulti-line"/>
            </w:pPr>
            <w:r w:rsidRPr="007047B8">
              <w:t>Ⲙⲉⲛⲉⲛⲥⲁ ⲑ̀ⲣⲉϥⲉⲣⲣⲱⲙⲓ</w:t>
            </w:r>
          </w:p>
          <w:p w14:paraId="51789389" w14:textId="77777777" w:rsidR="00DB1FC6" w:rsidRDefault="00DB1FC6" w:rsidP="007047B8">
            <w:pPr>
              <w:pStyle w:val="CopticVersemulti-line"/>
            </w:pPr>
            <w:r w:rsidRPr="007047B8">
              <w:t>ⲛ̀ⲑⲟϥ ⲟⲛ ⲡⲉ Ⲫϯ</w:t>
            </w:r>
          </w:p>
          <w:p w14:paraId="19C0D50D" w14:textId="77777777" w:rsidR="00DB1FC6" w:rsidRDefault="00DB1FC6" w:rsidP="007047B8">
            <w:pPr>
              <w:pStyle w:val="CopticVersemulti-line"/>
            </w:pPr>
            <w:r w:rsidRPr="007047B8">
              <w:t>ⲉⲑⲃⲉ ⲫⲁⲓ ⲁⲥⲙⲁⲥϥ</w:t>
            </w:r>
          </w:p>
          <w:p w14:paraId="15BA04E1" w14:textId="77777777" w:rsidR="00DB1FC6" w:rsidRDefault="00DB1FC6" w:rsidP="007047B8">
            <w:pPr>
              <w:pStyle w:val="CopticVerse"/>
            </w:pPr>
            <w:r w:rsidRPr="007047B8">
              <w:t>ⲉⲥⲟⲓ ⲙ̀ⲡⲁⲣⲑⲉⲛⲟⲥ</w:t>
            </w:r>
          </w:p>
        </w:tc>
      </w:tr>
      <w:tr w:rsidR="00DB1FC6" w14:paraId="16E5BE56" w14:textId="77777777" w:rsidTr="002315D6">
        <w:trPr>
          <w:cantSplit/>
          <w:jc w:val="center"/>
        </w:trPr>
        <w:tc>
          <w:tcPr>
            <w:tcW w:w="288" w:type="dxa"/>
          </w:tcPr>
          <w:p w14:paraId="3FBB084E" w14:textId="77777777" w:rsidR="00DB1FC6" w:rsidRDefault="00DB1FC6" w:rsidP="002315D6">
            <w:pPr>
              <w:pStyle w:val="CopticCross"/>
            </w:pPr>
            <w:r w:rsidRPr="00FB5ACB">
              <w:t>¿</w:t>
            </w:r>
          </w:p>
        </w:tc>
        <w:tc>
          <w:tcPr>
            <w:tcW w:w="3960" w:type="dxa"/>
          </w:tcPr>
          <w:p w14:paraId="053A8150" w14:textId="77777777" w:rsidR="00DB1FC6" w:rsidRDefault="00DB1FC6" w:rsidP="00DB1FC6">
            <w:pPr>
              <w:pStyle w:val="EngHang"/>
            </w:pPr>
            <w:r w:rsidRPr="007425E1">
              <w:t>Exalted is the wonder</w:t>
            </w:r>
          </w:p>
          <w:p w14:paraId="307F9FE6" w14:textId="77777777" w:rsidR="00DB1FC6" w:rsidRDefault="00DB1FC6" w:rsidP="00DB1FC6">
            <w:pPr>
              <w:pStyle w:val="EngHang"/>
            </w:pPr>
            <w:r>
              <w:t>O</w:t>
            </w:r>
            <w:r w:rsidRPr="007425E1">
              <w:t>f her conception</w:t>
            </w:r>
            <w:r>
              <w:t>,</w:t>
            </w:r>
            <w:r w:rsidRPr="007425E1">
              <w:t xml:space="preserve"> </w:t>
            </w:r>
          </w:p>
          <w:p w14:paraId="2B25F91F" w14:textId="77777777" w:rsidR="00DB1FC6" w:rsidRDefault="00DB1FC6" w:rsidP="00DB1FC6">
            <w:pPr>
              <w:pStyle w:val="EngHang"/>
            </w:pPr>
            <w:r>
              <w:t>Her</w:t>
            </w:r>
            <w:r w:rsidRPr="007425E1">
              <w:t xml:space="preserve"> </w:t>
            </w:r>
            <w:r>
              <w:t>delivery</w:t>
            </w:r>
            <w:r w:rsidRPr="007425E1">
              <w:t xml:space="preserve"> </w:t>
            </w:r>
          </w:p>
          <w:p w14:paraId="6AD2E770" w14:textId="77777777" w:rsidR="00DB1FC6" w:rsidRDefault="00DB1FC6" w:rsidP="00DB1FC6">
            <w:pPr>
              <w:pStyle w:val="EngHangEnd"/>
            </w:pPr>
            <w:r>
              <w:t>I</w:t>
            </w:r>
            <w:r w:rsidRPr="007425E1">
              <w:t xml:space="preserve">s beyond </w:t>
            </w:r>
            <w:r>
              <w:t>words</w:t>
            </w:r>
            <w:r w:rsidRPr="007425E1">
              <w:t>.</w:t>
            </w:r>
          </w:p>
        </w:tc>
        <w:tc>
          <w:tcPr>
            <w:tcW w:w="288" w:type="dxa"/>
          </w:tcPr>
          <w:p w14:paraId="380590F9" w14:textId="77777777" w:rsidR="00DB1FC6" w:rsidRDefault="00DB1FC6" w:rsidP="002315D6"/>
        </w:tc>
        <w:tc>
          <w:tcPr>
            <w:tcW w:w="288" w:type="dxa"/>
          </w:tcPr>
          <w:p w14:paraId="48977FD7" w14:textId="77777777" w:rsidR="00DB1FC6" w:rsidRDefault="00DB1FC6" w:rsidP="002315D6">
            <w:pPr>
              <w:pStyle w:val="CopticCross"/>
            </w:pPr>
            <w:r w:rsidRPr="00FB5ACB">
              <w:t>¿</w:t>
            </w:r>
          </w:p>
        </w:tc>
        <w:tc>
          <w:tcPr>
            <w:tcW w:w="3960" w:type="dxa"/>
          </w:tcPr>
          <w:p w14:paraId="77103DB5" w14:textId="77777777" w:rsidR="00DB1FC6" w:rsidRDefault="00DB1FC6" w:rsidP="007047B8">
            <w:pPr>
              <w:pStyle w:val="CopticVersemulti-line"/>
            </w:pPr>
            <w:r w:rsidRPr="007047B8">
              <w:t>Ⲥ̀ϭⲟⲥⲓ ⲛ̀ϫⲉ ϯϣ̀ⲫⲏⲣⲓ</w:t>
            </w:r>
          </w:p>
          <w:p w14:paraId="451C4A74" w14:textId="77777777" w:rsidR="00DB1FC6" w:rsidRDefault="00DB1FC6" w:rsidP="007047B8">
            <w:pPr>
              <w:pStyle w:val="CopticVersemulti-line"/>
            </w:pPr>
            <w:r w:rsidRPr="007047B8">
              <w:t>ⲛ̀ⲧⲉ ⲡⲉⲥϫⲓⲛⲉⲣⲃⲟⲕⲓ</w:t>
            </w:r>
          </w:p>
          <w:p w14:paraId="69612E29" w14:textId="77777777" w:rsidR="00DB1FC6" w:rsidRDefault="00DB1FC6" w:rsidP="007047B8">
            <w:pPr>
              <w:pStyle w:val="CopticVersemulti-line"/>
            </w:pPr>
            <w:r w:rsidRPr="007047B8">
              <w:t>ⲡⲉⲥϫⲓⲛⲙⲓⲥⲓ ⲟⲛ</w:t>
            </w:r>
          </w:p>
          <w:p w14:paraId="5034DBEC" w14:textId="77777777" w:rsidR="00DB1FC6" w:rsidRDefault="00DB1FC6" w:rsidP="007047B8">
            <w:pPr>
              <w:pStyle w:val="CopticVerse"/>
            </w:pPr>
            <w:r w:rsidRPr="007047B8">
              <w:t>ⲟⲩⲁⲧⲥⲁϫⲓ ⲙ̀ⲙⲟϥ ⲡⲉ</w:t>
            </w:r>
          </w:p>
        </w:tc>
      </w:tr>
      <w:tr w:rsidR="00DB1FC6" w14:paraId="6DE71C75" w14:textId="77777777" w:rsidTr="002315D6">
        <w:trPr>
          <w:cantSplit/>
          <w:jc w:val="center"/>
        </w:trPr>
        <w:tc>
          <w:tcPr>
            <w:tcW w:w="288" w:type="dxa"/>
          </w:tcPr>
          <w:p w14:paraId="06C3954E" w14:textId="77777777" w:rsidR="00DB1FC6" w:rsidRDefault="00DB1FC6" w:rsidP="002315D6">
            <w:pPr>
              <w:pStyle w:val="CopticCross"/>
            </w:pPr>
          </w:p>
        </w:tc>
        <w:tc>
          <w:tcPr>
            <w:tcW w:w="3960" w:type="dxa"/>
          </w:tcPr>
          <w:p w14:paraId="18437D52" w14:textId="77777777" w:rsidR="00DB1FC6" w:rsidRDefault="00DB1FC6" w:rsidP="00DB1FC6">
            <w:pPr>
              <w:pStyle w:val="EngHang"/>
            </w:pPr>
            <w:r w:rsidRPr="007425E1">
              <w:t>For of His own will</w:t>
            </w:r>
            <w:r>
              <w:t>,</w:t>
            </w:r>
          </w:p>
          <w:p w14:paraId="702B7E2A" w14:textId="77777777" w:rsidR="00DB1FC6" w:rsidRDefault="00DB1FC6" w:rsidP="00DB1FC6">
            <w:pPr>
              <w:pStyle w:val="EngHang"/>
            </w:pPr>
            <w:r>
              <w:t>And the good</w:t>
            </w:r>
            <w:r w:rsidRPr="007425E1">
              <w:t xml:space="preserve">will of </w:t>
            </w:r>
            <w:r>
              <w:t>H</w:t>
            </w:r>
            <w:r w:rsidRPr="007425E1">
              <w:t xml:space="preserve">is Father </w:t>
            </w:r>
          </w:p>
          <w:p w14:paraId="4F94071F" w14:textId="77777777" w:rsidR="00DB1FC6" w:rsidRDefault="00DB1FC6" w:rsidP="00DB1FC6">
            <w:pPr>
              <w:pStyle w:val="EngHang"/>
            </w:pPr>
            <w:r>
              <w:t>A</w:t>
            </w:r>
            <w:r w:rsidRPr="007425E1">
              <w:t xml:space="preserve">nd the Holy Spirit, </w:t>
            </w:r>
          </w:p>
          <w:p w14:paraId="7CE1FF75" w14:textId="77777777" w:rsidR="00DB1FC6" w:rsidRDefault="00DB1FC6" w:rsidP="00DB1FC6">
            <w:pPr>
              <w:pStyle w:val="EngHangEnd"/>
            </w:pPr>
            <w:r w:rsidRPr="007425E1">
              <w:t>He came and saved us.</w:t>
            </w:r>
          </w:p>
        </w:tc>
        <w:tc>
          <w:tcPr>
            <w:tcW w:w="288" w:type="dxa"/>
          </w:tcPr>
          <w:p w14:paraId="05122B7C" w14:textId="77777777" w:rsidR="00DB1FC6" w:rsidRDefault="00DB1FC6" w:rsidP="002315D6"/>
        </w:tc>
        <w:tc>
          <w:tcPr>
            <w:tcW w:w="288" w:type="dxa"/>
          </w:tcPr>
          <w:p w14:paraId="251AF0D1" w14:textId="77777777" w:rsidR="00DB1FC6" w:rsidRDefault="00DB1FC6" w:rsidP="002315D6">
            <w:pPr>
              <w:pStyle w:val="CopticCross"/>
            </w:pPr>
          </w:p>
        </w:tc>
        <w:tc>
          <w:tcPr>
            <w:tcW w:w="3960" w:type="dxa"/>
          </w:tcPr>
          <w:p w14:paraId="15954151" w14:textId="77777777" w:rsidR="00DB1FC6" w:rsidRDefault="00DB1FC6" w:rsidP="007047B8">
            <w:pPr>
              <w:pStyle w:val="CopticVersemulti-line"/>
            </w:pPr>
            <w:r w:rsidRPr="007047B8">
              <w:t>Ϫⲉ ⲛ̀ⲑⲟϥ ϧⲉⲛ ⲡⲉϥⲟⲩⲱϣ</w:t>
            </w:r>
          </w:p>
          <w:p w14:paraId="19F78D88" w14:textId="77777777" w:rsidR="00DB1FC6" w:rsidRDefault="00DB1FC6" w:rsidP="007047B8">
            <w:pPr>
              <w:pStyle w:val="CopticVersemulti-line"/>
            </w:pPr>
            <w:r w:rsidRPr="007047B8">
              <w:t>ⲛⲉⲙ ⲡ̀ϯⲙⲁϯ ⲙ̀Ⲡⲉϥⲓⲱⲧ</w:t>
            </w:r>
          </w:p>
          <w:p w14:paraId="48FD4A5C" w14:textId="77777777" w:rsidR="00DB1FC6" w:rsidRDefault="00DB1FC6" w:rsidP="007047B8">
            <w:pPr>
              <w:pStyle w:val="CopticVersemulti-line"/>
            </w:pPr>
            <w:r w:rsidRPr="007047B8">
              <w:t>ⲛⲉⲙ Ⲡⲓⲡ̅ⲛ̅ⲁ ⲉ̅ⲑ̅ⲩ</w:t>
            </w:r>
          </w:p>
          <w:p w14:paraId="381A8EDA" w14:textId="77777777" w:rsidR="00DB1FC6" w:rsidRDefault="00DB1FC6" w:rsidP="007047B8">
            <w:pPr>
              <w:pStyle w:val="CopticVerse"/>
            </w:pPr>
            <w:r w:rsidRPr="007047B8">
              <w:t>ⲁϥⲓ̀ ⲁϥⲥⲱϯ ⲙ̀ⲙⲟⲛ</w:t>
            </w:r>
          </w:p>
        </w:tc>
      </w:tr>
    </w:tbl>
    <w:p w14:paraId="563B977C" w14:textId="77777777" w:rsidR="002315D6" w:rsidRDefault="002315D6" w:rsidP="00DB1FC6">
      <w:pPr>
        <w:pStyle w:val="Heading6"/>
      </w:pPr>
      <w:bookmarkStart w:id="648" w:name="_Toc298445809"/>
      <w:bookmarkStart w:id="649" w:name="_Toc298681294"/>
      <w:bookmarkStart w:id="650" w:name="_Toc298447534"/>
      <w:r>
        <w:t>Part Tw</w:t>
      </w:r>
      <w:bookmarkEnd w:id="648"/>
      <w:r w:rsidR="00236E2B">
        <w:t>o</w:t>
      </w:r>
      <w:bookmarkEnd w:id="649"/>
      <w:bookmarkEnd w:id="6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DB1FC6" w14:paraId="2490D201" w14:textId="77777777" w:rsidTr="007047B8">
        <w:trPr>
          <w:cantSplit/>
          <w:jc w:val="center"/>
        </w:trPr>
        <w:tc>
          <w:tcPr>
            <w:tcW w:w="288" w:type="dxa"/>
          </w:tcPr>
          <w:p w14:paraId="472F47F0" w14:textId="77777777" w:rsidR="00DB1FC6" w:rsidRDefault="00DB1FC6" w:rsidP="00236E2B">
            <w:pPr>
              <w:pStyle w:val="CopticCross"/>
            </w:pPr>
            <w:r w:rsidRPr="00FB5ACB">
              <w:t>¿</w:t>
            </w:r>
          </w:p>
        </w:tc>
        <w:tc>
          <w:tcPr>
            <w:tcW w:w="3960" w:type="dxa"/>
          </w:tcPr>
          <w:p w14:paraId="7BE79E7F" w14:textId="77777777" w:rsidR="00DB1FC6" w:rsidRDefault="00DB1FC6" w:rsidP="00DB1FC6">
            <w:pPr>
              <w:pStyle w:val="EngHang"/>
            </w:pPr>
            <w:r w:rsidRPr="007425E1">
              <w:t>Great is the glory</w:t>
            </w:r>
          </w:p>
          <w:p w14:paraId="7FB865F2" w14:textId="77777777" w:rsidR="00DB1FC6" w:rsidRDefault="00DB1FC6" w:rsidP="00DB1FC6">
            <w:pPr>
              <w:pStyle w:val="EngHang"/>
            </w:pPr>
            <w:r>
              <w:t>Of your virginity</w:t>
            </w:r>
          </w:p>
          <w:p w14:paraId="602BDFD6" w14:textId="77777777" w:rsidR="00DB1FC6" w:rsidRDefault="00DB1FC6" w:rsidP="00DB1FC6">
            <w:pPr>
              <w:pStyle w:val="EngHang"/>
            </w:pPr>
            <w:r w:rsidRPr="007425E1">
              <w:t>O Virgin Mary</w:t>
            </w:r>
            <w:r>
              <w:t>,</w:t>
            </w:r>
          </w:p>
          <w:p w14:paraId="0E36F661" w14:textId="77777777" w:rsidR="00DB1FC6" w:rsidRDefault="00DB1FC6" w:rsidP="00DB1FC6">
            <w:pPr>
              <w:pStyle w:val="EngHangEnd"/>
            </w:pPr>
            <w:r w:rsidRPr="007425E1">
              <w:t>The perfect one</w:t>
            </w:r>
            <w:r>
              <w:t>.</w:t>
            </w:r>
          </w:p>
        </w:tc>
        <w:tc>
          <w:tcPr>
            <w:tcW w:w="306" w:type="dxa"/>
          </w:tcPr>
          <w:p w14:paraId="6D968E59" w14:textId="77777777" w:rsidR="00DB1FC6" w:rsidRDefault="00DB1FC6" w:rsidP="00236E2B"/>
        </w:tc>
        <w:tc>
          <w:tcPr>
            <w:tcW w:w="270" w:type="dxa"/>
          </w:tcPr>
          <w:p w14:paraId="43DFE57E" w14:textId="77777777" w:rsidR="00DB1FC6" w:rsidRDefault="00DB1FC6" w:rsidP="00236E2B">
            <w:pPr>
              <w:pStyle w:val="CopticCross"/>
            </w:pPr>
            <w:r w:rsidRPr="00FB5ACB">
              <w:t>¿</w:t>
            </w:r>
          </w:p>
        </w:tc>
        <w:tc>
          <w:tcPr>
            <w:tcW w:w="3960" w:type="dxa"/>
          </w:tcPr>
          <w:p w14:paraId="7F73E1AB" w14:textId="77777777" w:rsidR="00DB1FC6" w:rsidRDefault="00DB1FC6" w:rsidP="007047B8">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1BA56797" w14:textId="77777777" w:rsidR="00DB1FC6" w:rsidRDefault="00DB1FC6" w:rsidP="007047B8">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3383D91C" w14:textId="77777777" w:rsidR="00DB1FC6" w:rsidRDefault="00DB1FC6" w:rsidP="007047B8">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642CC510" w14:textId="77777777" w:rsidR="00DB1FC6" w:rsidRDefault="00DB1FC6" w:rsidP="007047B8">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DB1FC6" w14:paraId="624BFCA0" w14:textId="77777777" w:rsidTr="007047B8">
        <w:trPr>
          <w:cantSplit/>
          <w:jc w:val="center"/>
        </w:trPr>
        <w:tc>
          <w:tcPr>
            <w:tcW w:w="288" w:type="dxa"/>
          </w:tcPr>
          <w:p w14:paraId="62D52603" w14:textId="77777777" w:rsidR="00DB1FC6" w:rsidRDefault="00DB1FC6" w:rsidP="00236E2B">
            <w:pPr>
              <w:pStyle w:val="CopticCross"/>
            </w:pPr>
          </w:p>
        </w:tc>
        <w:tc>
          <w:tcPr>
            <w:tcW w:w="3960" w:type="dxa"/>
          </w:tcPr>
          <w:p w14:paraId="26201D07" w14:textId="77777777" w:rsidR="00DB1FC6" w:rsidRDefault="00DB1FC6" w:rsidP="00DB1FC6">
            <w:pPr>
              <w:pStyle w:val="EngHang"/>
            </w:pPr>
            <w:r w:rsidRPr="007425E1">
              <w:t xml:space="preserve">You have found grace, </w:t>
            </w:r>
          </w:p>
          <w:p w14:paraId="39066A83" w14:textId="77777777" w:rsidR="00DB1FC6" w:rsidRDefault="00DB1FC6" w:rsidP="00DB1FC6">
            <w:pPr>
              <w:pStyle w:val="EngHang"/>
            </w:pPr>
            <w:r>
              <w:t>The Lord is with you,</w:t>
            </w:r>
          </w:p>
          <w:p w14:paraId="4630FCAE" w14:textId="77777777" w:rsidR="00DB1FC6" w:rsidRDefault="00DB1FC6" w:rsidP="00DB1FC6">
            <w:pPr>
              <w:pStyle w:val="EngHang"/>
            </w:pPr>
            <w:r>
              <w:t>You are the ladder</w:t>
            </w:r>
          </w:p>
          <w:p w14:paraId="605A77ED" w14:textId="77777777" w:rsidR="00DB1FC6" w:rsidRDefault="00DB1FC6" w:rsidP="00DB1FC6">
            <w:pPr>
              <w:pStyle w:val="EngHangEnd"/>
            </w:pPr>
            <w:r>
              <w:t>That</w:t>
            </w:r>
            <w:r w:rsidRPr="007425E1">
              <w:t xml:space="preserve"> Jacob saw.</w:t>
            </w:r>
          </w:p>
        </w:tc>
        <w:tc>
          <w:tcPr>
            <w:tcW w:w="306" w:type="dxa"/>
          </w:tcPr>
          <w:p w14:paraId="09B79B57" w14:textId="77777777" w:rsidR="00DB1FC6" w:rsidRDefault="00DB1FC6" w:rsidP="00236E2B"/>
        </w:tc>
        <w:tc>
          <w:tcPr>
            <w:tcW w:w="270" w:type="dxa"/>
          </w:tcPr>
          <w:p w14:paraId="63CEFCB8" w14:textId="77777777" w:rsidR="00DB1FC6" w:rsidRDefault="00DB1FC6" w:rsidP="00236E2B">
            <w:pPr>
              <w:pStyle w:val="CopticCross"/>
            </w:pPr>
          </w:p>
        </w:tc>
        <w:tc>
          <w:tcPr>
            <w:tcW w:w="3960" w:type="dxa"/>
          </w:tcPr>
          <w:p w14:paraId="16C20DD1" w14:textId="77777777" w:rsidR="00DB1FC6" w:rsidRDefault="00DB1FC6" w:rsidP="007047B8">
            <w:pPr>
              <w:pStyle w:val="CopticVersemulti-line"/>
            </w:pPr>
            <w:r w:rsidRPr="007047B8">
              <w:t>Ⲁ̀ⲣⲉϫⲉⲙ ϩ̀ⲙⲟⲧ</w:t>
            </w:r>
          </w:p>
          <w:p w14:paraId="2D98BEC7" w14:textId="77777777" w:rsidR="00DB1FC6" w:rsidRDefault="00DB1FC6" w:rsidP="007047B8">
            <w:pPr>
              <w:pStyle w:val="CopticVersemulti-line"/>
            </w:pPr>
            <w:r w:rsidRPr="007047B8">
              <w:t>Ⲡⲟ̅ⲥ̅ ϣⲟⲡ ⲛⲉⲙⲉ</w:t>
            </w:r>
          </w:p>
          <w:p w14:paraId="57DBA671" w14:textId="77777777" w:rsidR="00DB1FC6" w:rsidRDefault="00DB1FC6" w:rsidP="007047B8">
            <w:pPr>
              <w:pStyle w:val="CopticVersemulti-line"/>
            </w:pPr>
            <w:r w:rsidRPr="007047B8">
              <w:t>ⲛ̀ⲑⲟ ⲧⲉ ϯⲙⲟⲕⲓ</w:t>
            </w:r>
          </w:p>
          <w:p w14:paraId="208D2833" w14:textId="77777777" w:rsidR="00DB1FC6" w:rsidRDefault="00DB1FC6" w:rsidP="007047B8">
            <w:pPr>
              <w:pStyle w:val="CopticVerse"/>
            </w:pPr>
            <w:r w:rsidRPr="007047B8">
              <w:t>ⲑⲏⲉ̀ⲧⲁ Ⲓⲁⲕⲱⲃ ⲛⲁⲩ ⲉ̀ⲣⲟⲥ</w:t>
            </w:r>
          </w:p>
        </w:tc>
      </w:tr>
      <w:tr w:rsidR="00DB1FC6" w14:paraId="635D6C7D" w14:textId="77777777" w:rsidTr="007047B8">
        <w:trPr>
          <w:cantSplit/>
          <w:jc w:val="center"/>
        </w:trPr>
        <w:tc>
          <w:tcPr>
            <w:tcW w:w="288" w:type="dxa"/>
          </w:tcPr>
          <w:p w14:paraId="182766A3" w14:textId="77777777" w:rsidR="00DB1FC6" w:rsidRDefault="00DB1FC6" w:rsidP="00236E2B">
            <w:pPr>
              <w:pStyle w:val="CopticCross"/>
            </w:pPr>
            <w:r w:rsidRPr="00FB5ACB">
              <w:lastRenderedPageBreak/>
              <w:t>¿</w:t>
            </w:r>
          </w:p>
        </w:tc>
        <w:tc>
          <w:tcPr>
            <w:tcW w:w="3960" w:type="dxa"/>
          </w:tcPr>
          <w:p w14:paraId="3A992CE5" w14:textId="77777777" w:rsidR="00DB1FC6" w:rsidRDefault="00DB1FC6" w:rsidP="00DB1FC6">
            <w:pPr>
              <w:pStyle w:val="EngHang"/>
            </w:pPr>
            <w:r>
              <w:t>Set firmly on the earth,</w:t>
            </w:r>
          </w:p>
          <w:p w14:paraId="215C1114" w14:textId="77777777" w:rsidR="00DB1FC6" w:rsidRDefault="00DB1FC6" w:rsidP="00DB1FC6">
            <w:pPr>
              <w:pStyle w:val="EngHang"/>
            </w:pPr>
            <w:r>
              <w:t>Reaching high up to heaven,</w:t>
            </w:r>
          </w:p>
          <w:p w14:paraId="6407F578" w14:textId="77777777" w:rsidR="00DB1FC6" w:rsidRDefault="00DB1FC6" w:rsidP="00DB1FC6">
            <w:pPr>
              <w:pStyle w:val="EngHang"/>
            </w:pPr>
            <w:r>
              <w:t>On which the angels</w:t>
            </w:r>
          </w:p>
          <w:p w14:paraId="2060E831" w14:textId="77777777" w:rsidR="00DB1FC6" w:rsidRDefault="00DB1FC6" w:rsidP="00DB1FC6">
            <w:pPr>
              <w:pStyle w:val="EngHangEnd"/>
            </w:pPr>
            <w:r>
              <w:t>Descended.</w:t>
            </w:r>
          </w:p>
        </w:tc>
        <w:tc>
          <w:tcPr>
            <w:tcW w:w="306" w:type="dxa"/>
          </w:tcPr>
          <w:p w14:paraId="40B87359" w14:textId="77777777" w:rsidR="00DB1FC6" w:rsidRDefault="00DB1FC6" w:rsidP="00236E2B"/>
        </w:tc>
        <w:tc>
          <w:tcPr>
            <w:tcW w:w="270" w:type="dxa"/>
          </w:tcPr>
          <w:p w14:paraId="7F2DE51C" w14:textId="77777777" w:rsidR="00DB1FC6" w:rsidRDefault="00DB1FC6" w:rsidP="00236E2B">
            <w:pPr>
              <w:pStyle w:val="CopticCross"/>
            </w:pPr>
            <w:r w:rsidRPr="00FB5ACB">
              <w:t>¿</w:t>
            </w:r>
          </w:p>
        </w:tc>
        <w:tc>
          <w:tcPr>
            <w:tcW w:w="3960" w:type="dxa"/>
          </w:tcPr>
          <w:p w14:paraId="1EBB63D3" w14:textId="77777777" w:rsidR="00DB1FC6" w:rsidRDefault="00DB1FC6" w:rsidP="007047B8">
            <w:pPr>
              <w:pStyle w:val="CopticVersemulti-line"/>
            </w:pPr>
            <w:r w:rsidRPr="007047B8">
              <w:t>Ⲉⲥⲧⲁϫⲣⲏⲟⲩⲧ ϩⲓϫⲉⲛ ⲡⲓⲕⲁϩⲓ</w:t>
            </w:r>
          </w:p>
          <w:p w14:paraId="15F16AD9" w14:textId="77777777" w:rsidR="00DB1FC6" w:rsidRDefault="00DB1FC6" w:rsidP="007047B8">
            <w:pPr>
              <w:pStyle w:val="CopticVersemulti-line"/>
            </w:pPr>
            <w:r w:rsidRPr="007047B8">
              <w:t>ⲉⲥϭⲟⲥⲓ ϣⲁ ⲉ̀ϩ̀ⲣⲏⲓ ⲉ̀ⲧ̀ⲫⲉ</w:t>
            </w:r>
          </w:p>
          <w:p w14:paraId="699CCE76" w14:textId="77777777" w:rsidR="00DB1FC6" w:rsidRDefault="00DB1FC6" w:rsidP="007047B8">
            <w:pPr>
              <w:pStyle w:val="CopticVersemulti-line"/>
            </w:pPr>
            <w:r w:rsidRPr="007047B8">
              <w:t>ⲉ̀ⲣⲉ ⲛⲓⲁⲅⲅⲉⲗⲟⲥ</w:t>
            </w:r>
          </w:p>
          <w:p w14:paraId="3FA97795" w14:textId="77777777" w:rsidR="00DB1FC6" w:rsidRDefault="00DB1FC6" w:rsidP="007047B8">
            <w:pPr>
              <w:pStyle w:val="CopticVerse"/>
            </w:pPr>
            <w:r w:rsidRPr="007047B8">
              <w:t>ⲛⲏⲟⲩ ⲉ̀ⲡⲉⲥⲏⲧ ϩⲓⲱⲧⲥ</w:t>
            </w:r>
          </w:p>
        </w:tc>
      </w:tr>
      <w:tr w:rsidR="00DB1FC6" w14:paraId="29F2E3E7" w14:textId="77777777" w:rsidTr="007047B8">
        <w:trPr>
          <w:cantSplit/>
          <w:jc w:val="center"/>
        </w:trPr>
        <w:tc>
          <w:tcPr>
            <w:tcW w:w="288" w:type="dxa"/>
          </w:tcPr>
          <w:p w14:paraId="1217DDB1" w14:textId="77777777" w:rsidR="00DB1FC6" w:rsidRDefault="00DB1FC6" w:rsidP="00236E2B">
            <w:pPr>
              <w:pStyle w:val="CopticCross"/>
            </w:pPr>
          </w:p>
        </w:tc>
        <w:tc>
          <w:tcPr>
            <w:tcW w:w="3960" w:type="dxa"/>
          </w:tcPr>
          <w:p w14:paraId="38A08074" w14:textId="77777777" w:rsidR="00DB1FC6" w:rsidRDefault="00DB1FC6" w:rsidP="00DB1FC6">
            <w:pPr>
              <w:pStyle w:val="EngHang"/>
            </w:pPr>
            <w:r>
              <w:t>You are</w:t>
            </w:r>
            <w:r w:rsidRPr="007425E1">
              <w:t xml:space="preserve"> the tree</w:t>
            </w:r>
            <w:r>
              <w:t>,</w:t>
            </w:r>
          </w:p>
          <w:p w14:paraId="006CC1FA" w14:textId="77777777" w:rsidR="00DB1FC6" w:rsidRDefault="00DB1FC6" w:rsidP="00DB1FC6">
            <w:pPr>
              <w:pStyle w:val="EngHang"/>
            </w:pPr>
            <w:r>
              <w:t>W</w:t>
            </w:r>
            <w:r w:rsidRPr="007425E1">
              <w:t xml:space="preserve">hich Moses saw, </w:t>
            </w:r>
          </w:p>
          <w:p w14:paraId="675A5382" w14:textId="77777777" w:rsidR="00DB1FC6" w:rsidRDefault="00DB1FC6" w:rsidP="00DB1FC6">
            <w:pPr>
              <w:pStyle w:val="EngHang"/>
            </w:pPr>
            <w:r>
              <w:t>F</w:t>
            </w:r>
            <w:r w:rsidRPr="007425E1">
              <w:t xml:space="preserve">illed with fire </w:t>
            </w:r>
          </w:p>
          <w:p w14:paraId="0F428B35" w14:textId="77777777" w:rsidR="00DB1FC6" w:rsidRDefault="00DB1FC6" w:rsidP="00DB1FC6">
            <w:pPr>
              <w:pStyle w:val="EngHangEnd"/>
            </w:pPr>
            <w:r>
              <w:t>Yet</w:t>
            </w:r>
            <w:r w:rsidRPr="007425E1">
              <w:t xml:space="preserve"> not consumed.</w:t>
            </w:r>
          </w:p>
        </w:tc>
        <w:tc>
          <w:tcPr>
            <w:tcW w:w="306" w:type="dxa"/>
          </w:tcPr>
          <w:p w14:paraId="06E31B31" w14:textId="77777777" w:rsidR="00DB1FC6" w:rsidRDefault="00DB1FC6" w:rsidP="00236E2B"/>
        </w:tc>
        <w:tc>
          <w:tcPr>
            <w:tcW w:w="270" w:type="dxa"/>
          </w:tcPr>
          <w:p w14:paraId="5196DD59" w14:textId="77777777" w:rsidR="00DB1FC6" w:rsidRDefault="00DB1FC6" w:rsidP="00236E2B">
            <w:pPr>
              <w:pStyle w:val="CopticCross"/>
            </w:pPr>
          </w:p>
        </w:tc>
        <w:tc>
          <w:tcPr>
            <w:tcW w:w="3960" w:type="dxa"/>
          </w:tcPr>
          <w:p w14:paraId="23B6822A" w14:textId="77777777" w:rsidR="00DB1FC6" w:rsidRDefault="00DB1FC6" w:rsidP="007047B8">
            <w:pPr>
              <w:pStyle w:val="CopticVersemulti-line"/>
            </w:pPr>
            <w:r w:rsidRPr="007047B8">
              <w:t>Ⲛ̀ⲑⲟ ⲡⲉ ⲡⲓϣ̀ϣⲏⲛ</w:t>
            </w:r>
          </w:p>
          <w:p w14:paraId="2BAC4F24" w14:textId="77777777" w:rsidR="00DB1FC6" w:rsidRDefault="00DB1FC6" w:rsidP="007047B8">
            <w:pPr>
              <w:pStyle w:val="CopticVersemulti-line"/>
            </w:pPr>
            <w:r w:rsidRPr="007047B8">
              <w:t>ⲉ̀ⲧⲁϥⲛⲁⲩ ⲉ̀ⲣⲟϥ ⲛ̀ϫⲉ Ⲙⲱⲩⲥⲏⲥ</w:t>
            </w:r>
          </w:p>
          <w:p w14:paraId="0C64CF4E" w14:textId="77777777" w:rsidR="00DB1FC6" w:rsidRDefault="00DB1FC6" w:rsidP="007047B8">
            <w:pPr>
              <w:pStyle w:val="CopticVersemulti-line"/>
            </w:pPr>
            <w:r w:rsidRPr="007047B8">
              <w:t>ⲉϥⲙⲟϩ ϧⲉⲛ ⲡⲓⲭ̀ⲣⲱⲙ</w:t>
            </w:r>
          </w:p>
          <w:p w14:paraId="127191CB" w14:textId="77777777" w:rsidR="00DB1FC6" w:rsidRDefault="00DB1FC6" w:rsidP="007047B8">
            <w:pPr>
              <w:pStyle w:val="CopticVerse"/>
            </w:pPr>
            <w:r w:rsidRPr="007047B8">
              <w:t>ⲟⲩⲟϩ ⲛⲁϥⲣⲱⲕϩ ⲁⲛ</w:t>
            </w:r>
          </w:p>
        </w:tc>
      </w:tr>
      <w:tr w:rsidR="00DB1FC6" w14:paraId="2594E617" w14:textId="77777777" w:rsidTr="007047B8">
        <w:trPr>
          <w:cantSplit/>
          <w:jc w:val="center"/>
        </w:trPr>
        <w:tc>
          <w:tcPr>
            <w:tcW w:w="288" w:type="dxa"/>
          </w:tcPr>
          <w:p w14:paraId="661DCF83" w14:textId="77777777" w:rsidR="00DB1FC6" w:rsidRDefault="00DB1FC6" w:rsidP="00236E2B">
            <w:pPr>
              <w:pStyle w:val="CopticCross"/>
            </w:pPr>
            <w:r w:rsidRPr="00FB5ACB">
              <w:t>¿</w:t>
            </w:r>
          </w:p>
        </w:tc>
        <w:tc>
          <w:tcPr>
            <w:tcW w:w="3960" w:type="dxa"/>
          </w:tcPr>
          <w:p w14:paraId="20AEB014" w14:textId="77777777" w:rsidR="00DB1FC6" w:rsidRDefault="00DB1FC6" w:rsidP="00DB1FC6">
            <w:pPr>
              <w:pStyle w:val="EngHang"/>
            </w:pPr>
            <w:r w:rsidRPr="007425E1">
              <w:t>Which is the Son of God</w:t>
            </w:r>
            <w:r>
              <w:t>,</w:t>
            </w:r>
          </w:p>
          <w:p w14:paraId="68A5C0C9" w14:textId="77777777" w:rsidR="00DB1FC6" w:rsidRDefault="00DB1FC6" w:rsidP="00DB1FC6">
            <w:pPr>
              <w:pStyle w:val="EngHang"/>
            </w:pPr>
            <w:r>
              <w:t>W</w:t>
            </w:r>
            <w:r w:rsidRPr="007425E1">
              <w:t>ho became in your womb</w:t>
            </w:r>
            <w:r>
              <w:t>,</w:t>
            </w:r>
            <w:r w:rsidRPr="007425E1">
              <w:t xml:space="preserve"> </w:t>
            </w:r>
          </w:p>
          <w:p w14:paraId="39E1D0D6" w14:textId="77777777" w:rsidR="00DB1FC6" w:rsidRDefault="00DB1FC6" w:rsidP="00DB1FC6">
            <w:pPr>
              <w:pStyle w:val="EngHang"/>
            </w:pPr>
            <w:r>
              <w:t>Yet the fire of H</w:t>
            </w:r>
            <w:r w:rsidRPr="007425E1">
              <w:t xml:space="preserve">is Divinity </w:t>
            </w:r>
          </w:p>
          <w:p w14:paraId="27157836" w14:textId="77777777" w:rsidR="00DB1FC6" w:rsidRDefault="00DB1FC6" w:rsidP="00DB1FC6">
            <w:pPr>
              <w:pStyle w:val="EngHangEnd"/>
            </w:pPr>
            <w:r>
              <w:t>D</w:t>
            </w:r>
            <w:r w:rsidRPr="007425E1">
              <w:t>id not consume your body</w:t>
            </w:r>
            <w:r>
              <w:t>.</w:t>
            </w:r>
          </w:p>
        </w:tc>
        <w:tc>
          <w:tcPr>
            <w:tcW w:w="306" w:type="dxa"/>
          </w:tcPr>
          <w:p w14:paraId="7DB17A9E" w14:textId="77777777" w:rsidR="00DB1FC6" w:rsidRDefault="00DB1FC6" w:rsidP="00236E2B"/>
        </w:tc>
        <w:tc>
          <w:tcPr>
            <w:tcW w:w="270" w:type="dxa"/>
          </w:tcPr>
          <w:p w14:paraId="1CB9F8C9" w14:textId="77777777" w:rsidR="00DB1FC6" w:rsidRDefault="00DB1FC6" w:rsidP="00236E2B">
            <w:pPr>
              <w:pStyle w:val="CopticCross"/>
            </w:pPr>
            <w:r w:rsidRPr="00FB5ACB">
              <w:t>¿</w:t>
            </w:r>
          </w:p>
        </w:tc>
        <w:tc>
          <w:tcPr>
            <w:tcW w:w="3960" w:type="dxa"/>
          </w:tcPr>
          <w:p w14:paraId="2589F463" w14:textId="77777777" w:rsidR="00DB1FC6" w:rsidRDefault="00DB1FC6" w:rsidP="007047B8">
            <w:pPr>
              <w:pStyle w:val="CopticVersemulti-line"/>
            </w:pPr>
            <w:r w:rsidRPr="007047B8">
              <w:t>Ⲉ̀ⲧⲉ ⲫⲁⲓ ⲡⲉ ⲡ̀ϣⲏⲣⲓ ⲙ̀Ⲫϯ</w:t>
            </w:r>
          </w:p>
          <w:p w14:paraId="38714ABD" w14:textId="77777777" w:rsidR="00DB1FC6" w:rsidRDefault="00DB1FC6" w:rsidP="007047B8">
            <w:pPr>
              <w:pStyle w:val="CopticVersemulti-line"/>
            </w:pPr>
            <w:r w:rsidRPr="007047B8">
              <w:t>ⲉ̀ⲧⲁϥϣⲱⲡⲓ ϧⲉⲛ ⲧⲉⲛⲉϫⲓ</w:t>
            </w:r>
          </w:p>
          <w:p w14:paraId="6D4D0727" w14:textId="77777777" w:rsidR="00DB1FC6" w:rsidRDefault="00DB1FC6" w:rsidP="007047B8">
            <w:pPr>
              <w:pStyle w:val="CopticVersemulti-line"/>
            </w:pPr>
            <w:r w:rsidRPr="007047B8">
              <w:t>ⲙ̀ⲡⲉ ⲡⲓⲭ̀ⲣⲱⲙ ⲛ̀ⲧⲉ ⲧⲉϥⲙⲉⲑⲛⲟⲩϯ</w:t>
            </w:r>
          </w:p>
          <w:p w14:paraId="3F1862D9" w14:textId="77777777" w:rsidR="00DB1FC6" w:rsidRDefault="00DB1FC6" w:rsidP="007047B8">
            <w:pPr>
              <w:pStyle w:val="CopticVerse"/>
            </w:pPr>
            <w:r w:rsidRPr="007047B8">
              <w:t>ⲣⲱⲕϩ ⲙ̀ⲡⲉⲥⲱⲙⲁ</w:t>
            </w:r>
          </w:p>
        </w:tc>
      </w:tr>
      <w:tr w:rsidR="00DB1FC6" w14:paraId="7A344729" w14:textId="77777777" w:rsidTr="007047B8">
        <w:trPr>
          <w:cantSplit/>
          <w:jc w:val="center"/>
        </w:trPr>
        <w:tc>
          <w:tcPr>
            <w:tcW w:w="288" w:type="dxa"/>
          </w:tcPr>
          <w:p w14:paraId="5C4BD03A" w14:textId="77777777" w:rsidR="00DB1FC6" w:rsidRDefault="00DB1FC6" w:rsidP="00236E2B">
            <w:pPr>
              <w:pStyle w:val="CopticCross"/>
            </w:pPr>
          </w:p>
        </w:tc>
        <w:tc>
          <w:tcPr>
            <w:tcW w:w="3960" w:type="dxa"/>
          </w:tcPr>
          <w:p w14:paraId="63803309" w14:textId="77777777" w:rsidR="00DB1FC6" w:rsidRDefault="00DB1FC6" w:rsidP="00DB1FC6">
            <w:pPr>
              <w:pStyle w:val="EngHang"/>
            </w:pPr>
            <w:r w:rsidRPr="007425E1">
              <w:t>You are the field</w:t>
            </w:r>
            <w:r>
              <w:t>,</w:t>
            </w:r>
            <w:r w:rsidRPr="007425E1">
              <w:t xml:space="preserve"> </w:t>
            </w:r>
          </w:p>
          <w:p w14:paraId="4832C4AC" w14:textId="77777777" w:rsidR="00DB1FC6" w:rsidRDefault="00DB1FC6" w:rsidP="00DB1FC6">
            <w:pPr>
              <w:pStyle w:val="EngHang"/>
            </w:pPr>
            <w:r>
              <w:t>Which was not seeded,</w:t>
            </w:r>
          </w:p>
          <w:p w14:paraId="5EAFE39B" w14:textId="77777777" w:rsidR="00DB1FC6" w:rsidRDefault="00DB1FC6" w:rsidP="00DB1FC6">
            <w:pPr>
              <w:pStyle w:val="EngHang"/>
            </w:pPr>
            <w:r>
              <w:t>Yet it brought forth</w:t>
            </w:r>
          </w:p>
          <w:p w14:paraId="1CBBAB72" w14:textId="77777777" w:rsidR="00DB1FC6" w:rsidRDefault="00DB1FC6" w:rsidP="00DB1FC6">
            <w:pPr>
              <w:pStyle w:val="EngHangEnd"/>
            </w:pPr>
            <w:r>
              <w:t>T</w:t>
            </w:r>
            <w:r w:rsidRPr="007425E1">
              <w:t>he Fruit of Life</w:t>
            </w:r>
            <w:r>
              <w:t>.</w:t>
            </w:r>
          </w:p>
        </w:tc>
        <w:tc>
          <w:tcPr>
            <w:tcW w:w="306" w:type="dxa"/>
          </w:tcPr>
          <w:p w14:paraId="66ACEABC" w14:textId="77777777" w:rsidR="00DB1FC6" w:rsidRDefault="00DB1FC6" w:rsidP="00236E2B"/>
        </w:tc>
        <w:tc>
          <w:tcPr>
            <w:tcW w:w="270" w:type="dxa"/>
          </w:tcPr>
          <w:p w14:paraId="12B62297" w14:textId="77777777" w:rsidR="00DB1FC6" w:rsidRDefault="00DB1FC6" w:rsidP="00236E2B">
            <w:pPr>
              <w:pStyle w:val="CopticCross"/>
            </w:pPr>
          </w:p>
        </w:tc>
        <w:tc>
          <w:tcPr>
            <w:tcW w:w="3960" w:type="dxa"/>
          </w:tcPr>
          <w:p w14:paraId="7059AABB" w14:textId="77777777" w:rsidR="00DB1FC6" w:rsidRDefault="00DB1FC6" w:rsidP="007047B8">
            <w:pPr>
              <w:pStyle w:val="CopticVersemulti-line"/>
            </w:pPr>
            <w:r w:rsidRPr="007047B8">
              <w:t>Ⲛ̀ⲑⲟ ⲧⲉ ϯⲕⲟⲓ</w:t>
            </w:r>
          </w:p>
          <w:p w14:paraId="3AF7CAC2" w14:textId="77777777" w:rsidR="00DB1FC6" w:rsidRDefault="00DB1FC6" w:rsidP="007047B8">
            <w:pPr>
              <w:pStyle w:val="CopticVersemulti-line"/>
            </w:pPr>
            <w:r w:rsidRPr="007047B8">
              <w:t>ⲙ̀ⲡⲟⲩϯϫ̀ⲣⲟϫ ⲉ̀ⲣⲟⲥ</w:t>
            </w:r>
          </w:p>
          <w:p w14:paraId="4F2A5402" w14:textId="77777777" w:rsidR="00DB1FC6" w:rsidRDefault="00DB1FC6" w:rsidP="007047B8">
            <w:pPr>
              <w:pStyle w:val="CopticVersemulti-line"/>
            </w:pPr>
            <w:r w:rsidRPr="007047B8">
              <w:t>ⲁ̀ⲣⲉⲧⲁⲟⲩⲟ̀ ⲉ̀ⲃⲟⲗ</w:t>
            </w:r>
          </w:p>
          <w:p w14:paraId="25E5C145" w14:textId="77777777" w:rsidR="00DB1FC6" w:rsidRDefault="00DB1FC6" w:rsidP="007047B8">
            <w:pPr>
              <w:pStyle w:val="CopticVerse"/>
            </w:pPr>
            <w:r w:rsidRPr="007047B8">
              <w:t>ⲛ̀ⲟⲩⲕⲁⲣⲡⲟⲥ ⲛ̀ⲱⲛϧ</w:t>
            </w:r>
          </w:p>
        </w:tc>
      </w:tr>
      <w:tr w:rsidR="00DB1FC6" w14:paraId="3BABE80F" w14:textId="77777777" w:rsidTr="007047B8">
        <w:trPr>
          <w:cantSplit/>
          <w:jc w:val="center"/>
        </w:trPr>
        <w:tc>
          <w:tcPr>
            <w:tcW w:w="288" w:type="dxa"/>
          </w:tcPr>
          <w:p w14:paraId="429ADA98" w14:textId="77777777" w:rsidR="00DB1FC6" w:rsidRDefault="00DB1FC6" w:rsidP="00236E2B">
            <w:pPr>
              <w:pStyle w:val="CopticCross"/>
            </w:pPr>
            <w:r w:rsidRPr="00FB5ACB">
              <w:t>¿</w:t>
            </w:r>
          </w:p>
        </w:tc>
        <w:tc>
          <w:tcPr>
            <w:tcW w:w="3960" w:type="dxa"/>
          </w:tcPr>
          <w:p w14:paraId="49C0C5DF" w14:textId="77777777" w:rsidR="00DB1FC6" w:rsidRDefault="00DB1FC6" w:rsidP="00DB1FC6">
            <w:pPr>
              <w:pStyle w:val="EngHang"/>
            </w:pPr>
            <w:r w:rsidRPr="007425E1">
              <w:t xml:space="preserve">You are the treasure </w:t>
            </w:r>
          </w:p>
          <w:p w14:paraId="0373CEE3" w14:textId="77777777" w:rsidR="00DB1FC6" w:rsidRDefault="00DB1FC6" w:rsidP="00DB1FC6">
            <w:pPr>
              <w:pStyle w:val="EngHang"/>
            </w:pPr>
            <w:r>
              <w:t xml:space="preserve">That Joseph </w:t>
            </w:r>
            <w:commentRangeStart w:id="651"/>
            <w:r>
              <w:t>received</w:t>
            </w:r>
            <w:commentRangeEnd w:id="651"/>
            <w:r>
              <w:rPr>
                <w:rStyle w:val="CommentReference"/>
                <w:rFonts w:ascii="Times New Roman" w:eastAsiaTheme="minorHAnsi" w:hAnsi="Times New Roman" w:cstheme="minorBidi"/>
                <w:color w:val="auto"/>
              </w:rPr>
              <w:commentReference w:id="651"/>
            </w:r>
            <w:r>
              <w:t>.</w:t>
            </w:r>
          </w:p>
          <w:p w14:paraId="0CD489E6" w14:textId="77777777" w:rsidR="00DB1FC6" w:rsidRDefault="00DB1FC6" w:rsidP="00DB1FC6">
            <w:pPr>
              <w:pStyle w:val="EngHang"/>
            </w:pPr>
            <w:r>
              <w:t>And H</w:t>
            </w:r>
            <w:r w:rsidRPr="007425E1">
              <w:t xml:space="preserve">e found the pearl </w:t>
            </w:r>
          </w:p>
          <w:p w14:paraId="50BAEF35" w14:textId="77777777" w:rsidR="00DB1FC6" w:rsidRDefault="00DB1FC6" w:rsidP="00DB1FC6">
            <w:pPr>
              <w:pStyle w:val="EngHangEnd"/>
            </w:pPr>
            <w:r>
              <w:t>H</w:t>
            </w:r>
            <w:r w:rsidRPr="007425E1">
              <w:t>idden in its midst.</w:t>
            </w:r>
          </w:p>
        </w:tc>
        <w:tc>
          <w:tcPr>
            <w:tcW w:w="306" w:type="dxa"/>
          </w:tcPr>
          <w:p w14:paraId="2E779601" w14:textId="77777777" w:rsidR="00DB1FC6" w:rsidRDefault="00DB1FC6" w:rsidP="00236E2B"/>
        </w:tc>
        <w:tc>
          <w:tcPr>
            <w:tcW w:w="270" w:type="dxa"/>
          </w:tcPr>
          <w:p w14:paraId="3CC25E5C" w14:textId="77777777" w:rsidR="00DB1FC6" w:rsidRDefault="00DB1FC6" w:rsidP="00236E2B">
            <w:pPr>
              <w:pStyle w:val="CopticCross"/>
            </w:pPr>
            <w:r w:rsidRPr="00FB5ACB">
              <w:t>¿</w:t>
            </w:r>
          </w:p>
        </w:tc>
        <w:tc>
          <w:tcPr>
            <w:tcW w:w="3960" w:type="dxa"/>
          </w:tcPr>
          <w:p w14:paraId="07AAB988" w14:textId="77777777" w:rsidR="00DB1FC6" w:rsidRDefault="00DB1FC6" w:rsidP="007047B8">
            <w:pPr>
              <w:pStyle w:val="CopticVersemulti-line"/>
            </w:pPr>
            <w:r w:rsidRPr="007047B8">
              <w:t>Ⲛ̀ⲑⲟ ⲡⲉ ⲡⲓⲁ̀ϩⲟ</w:t>
            </w:r>
          </w:p>
          <w:p w14:paraId="3B9C3C2C" w14:textId="77777777" w:rsidR="00DB1FC6" w:rsidRDefault="00DB1FC6" w:rsidP="007047B8">
            <w:pPr>
              <w:pStyle w:val="CopticVersemulti-line"/>
            </w:pPr>
            <w:r w:rsidRPr="007047B8">
              <w:t>ⲉ̀ⲧⲁϥϣⲟⲡϥ ⲛ̀ϫⲉ Ⲓⲱⲥⲏⲫ</w:t>
            </w:r>
          </w:p>
          <w:p w14:paraId="73BD2C70" w14:textId="77777777" w:rsidR="00DB1FC6" w:rsidRDefault="00DB1FC6" w:rsidP="007047B8">
            <w:pPr>
              <w:pStyle w:val="CopticVersemulti-line"/>
            </w:pPr>
            <w:r w:rsidRPr="007047B8">
              <w:t>ⲁϥϫⲉⲙ ⲡⲓⲙⲁⲣϫⲁⲣⲓⲧⲏⲥ</w:t>
            </w:r>
          </w:p>
          <w:p w14:paraId="3B5EB754" w14:textId="77777777" w:rsidR="00DB1FC6" w:rsidRDefault="00DB1FC6" w:rsidP="007047B8">
            <w:pPr>
              <w:pStyle w:val="CopticVerse"/>
            </w:pPr>
            <w:r w:rsidRPr="007047B8">
              <w:t>ⲉϥϩⲏⲡ ϧⲉⲛ ⲧⲉϥⲙⲏϯ</w:t>
            </w:r>
          </w:p>
        </w:tc>
      </w:tr>
      <w:tr w:rsidR="00DB1FC6" w14:paraId="58CE133F" w14:textId="77777777" w:rsidTr="007047B8">
        <w:trPr>
          <w:cantSplit/>
          <w:jc w:val="center"/>
        </w:trPr>
        <w:tc>
          <w:tcPr>
            <w:tcW w:w="288" w:type="dxa"/>
          </w:tcPr>
          <w:p w14:paraId="4CF2596C" w14:textId="77777777" w:rsidR="00DB1FC6" w:rsidRDefault="00DB1FC6" w:rsidP="00236E2B">
            <w:pPr>
              <w:pStyle w:val="CopticCross"/>
            </w:pPr>
          </w:p>
        </w:tc>
        <w:tc>
          <w:tcPr>
            <w:tcW w:w="3960" w:type="dxa"/>
          </w:tcPr>
          <w:p w14:paraId="085D5323" w14:textId="77777777" w:rsidR="00DB1FC6" w:rsidRDefault="00DB1FC6" w:rsidP="00DB1FC6">
            <w:pPr>
              <w:pStyle w:val="EngHang"/>
            </w:pPr>
            <w:r>
              <w:t>Our Saviour Jesus</w:t>
            </w:r>
          </w:p>
          <w:p w14:paraId="7F4B2374" w14:textId="77777777" w:rsidR="00DB1FC6" w:rsidRDefault="00DB1FC6" w:rsidP="00DB1FC6">
            <w:pPr>
              <w:pStyle w:val="EngHang"/>
            </w:pPr>
            <w:r>
              <w:t>Was found in your womb.</w:t>
            </w:r>
          </w:p>
          <w:p w14:paraId="009C0CC2" w14:textId="77777777" w:rsidR="00DB1FC6" w:rsidRDefault="00DB1FC6" w:rsidP="00DB1FC6">
            <w:pPr>
              <w:pStyle w:val="EngHang"/>
            </w:pPr>
            <w:r>
              <w:t>Y</w:t>
            </w:r>
            <w:r w:rsidRPr="007425E1">
              <w:t>ou</w:t>
            </w:r>
            <w:r>
              <w:t xml:space="preserve"> bore him into the world</w:t>
            </w:r>
          </w:p>
          <w:p w14:paraId="7DA22C70" w14:textId="77777777" w:rsidR="00DB1FC6" w:rsidRDefault="00DB1FC6" w:rsidP="00DB1FC6">
            <w:pPr>
              <w:pStyle w:val="EngHangEnd"/>
            </w:pPr>
            <w:r>
              <w:t>T</w:t>
            </w:r>
            <w:r w:rsidRPr="007425E1">
              <w:t>hat he may save us.</w:t>
            </w:r>
          </w:p>
        </w:tc>
        <w:tc>
          <w:tcPr>
            <w:tcW w:w="306" w:type="dxa"/>
          </w:tcPr>
          <w:p w14:paraId="518FCD35" w14:textId="77777777" w:rsidR="00DB1FC6" w:rsidRDefault="00DB1FC6" w:rsidP="00236E2B"/>
        </w:tc>
        <w:tc>
          <w:tcPr>
            <w:tcW w:w="270" w:type="dxa"/>
          </w:tcPr>
          <w:p w14:paraId="14C04DB0" w14:textId="77777777" w:rsidR="00DB1FC6" w:rsidRDefault="00DB1FC6" w:rsidP="00236E2B">
            <w:pPr>
              <w:pStyle w:val="CopticCross"/>
            </w:pPr>
          </w:p>
        </w:tc>
        <w:tc>
          <w:tcPr>
            <w:tcW w:w="3960" w:type="dxa"/>
          </w:tcPr>
          <w:p w14:paraId="30710DD7" w14:textId="77777777" w:rsidR="00DB1FC6" w:rsidRDefault="00DB1FC6" w:rsidP="007047B8">
            <w:pPr>
              <w:pStyle w:val="CopticVersemulti-line"/>
            </w:pPr>
            <w:r w:rsidRPr="007047B8">
              <w:t>Ⲁϥϫⲉⲙ Ⲡⲉⲛⲥⲱⲧⲏⲣ</w:t>
            </w:r>
          </w:p>
          <w:p w14:paraId="7C2CADB8" w14:textId="77777777" w:rsidR="00DB1FC6" w:rsidRDefault="00DB1FC6" w:rsidP="007047B8">
            <w:pPr>
              <w:pStyle w:val="CopticVersemulti-line"/>
            </w:pPr>
            <w:r w:rsidRPr="007047B8">
              <w:t>Ⲓⲏ̅ⲥ ϧⲉⲛ ⲧⲉⲛⲉϫⲓ</w:t>
            </w:r>
          </w:p>
          <w:p w14:paraId="59116A06" w14:textId="77777777" w:rsidR="00DB1FC6" w:rsidRDefault="00DB1FC6" w:rsidP="007047B8">
            <w:pPr>
              <w:pStyle w:val="CopticVersemulti-line"/>
            </w:pPr>
            <w:r w:rsidRPr="007047B8">
              <w:t>ⲁ̀ⲣⲉϫ̀ⲫⲟϥ ⲉ̀ⲡⲓⲕⲟⲥⲙⲟⲥ</w:t>
            </w:r>
          </w:p>
          <w:p w14:paraId="0C1D3D87" w14:textId="77777777" w:rsidR="00DB1FC6" w:rsidRDefault="00DB1FC6" w:rsidP="007047B8">
            <w:pPr>
              <w:pStyle w:val="CopticVerse"/>
            </w:pPr>
            <w:r w:rsidRPr="007047B8">
              <w:t>ϣⲁⲛ̀ⲧⲉϥⲥⲱϯ ⲙ̀ⲙⲟⲛ</w:t>
            </w:r>
          </w:p>
        </w:tc>
      </w:tr>
      <w:tr w:rsidR="00DB1FC6" w14:paraId="7D278F83" w14:textId="77777777" w:rsidTr="007047B8">
        <w:trPr>
          <w:cantSplit/>
          <w:jc w:val="center"/>
        </w:trPr>
        <w:tc>
          <w:tcPr>
            <w:tcW w:w="288" w:type="dxa"/>
          </w:tcPr>
          <w:p w14:paraId="74C5425B" w14:textId="77777777" w:rsidR="00DB1FC6" w:rsidRDefault="00DB1FC6" w:rsidP="00236E2B">
            <w:pPr>
              <w:pStyle w:val="CopticCross"/>
            </w:pPr>
            <w:r w:rsidRPr="00FB5ACB">
              <w:t>¿</w:t>
            </w:r>
          </w:p>
        </w:tc>
        <w:tc>
          <w:tcPr>
            <w:tcW w:w="3960" w:type="dxa"/>
          </w:tcPr>
          <w:p w14:paraId="4E8FA188" w14:textId="77777777" w:rsidR="00DB1FC6" w:rsidRDefault="00DB1FC6" w:rsidP="00DB1FC6">
            <w:pPr>
              <w:pStyle w:val="EngHang"/>
            </w:pPr>
            <w:r w:rsidRPr="007425E1">
              <w:t>For of His own will</w:t>
            </w:r>
            <w:r>
              <w:t>,</w:t>
            </w:r>
          </w:p>
          <w:p w14:paraId="7734BDA3" w14:textId="77777777" w:rsidR="00DB1FC6" w:rsidRDefault="00DB1FC6" w:rsidP="00DB1FC6">
            <w:pPr>
              <w:pStyle w:val="EngHang"/>
            </w:pPr>
            <w:r>
              <w:t>And the good</w:t>
            </w:r>
            <w:r w:rsidRPr="007425E1">
              <w:t xml:space="preserve">will of </w:t>
            </w:r>
            <w:r>
              <w:t>H</w:t>
            </w:r>
            <w:r w:rsidRPr="007425E1">
              <w:t xml:space="preserve">is Father </w:t>
            </w:r>
          </w:p>
          <w:p w14:paraId="3D5C113F" w14:textId="77777777" w:rsidR="00DB1FC6" w:rsidRDefault="00DB1FC6" w:rsidP="00DB1FC6">
            <w:pPr>
              <w:pStyle w:val="EngHang"/>
            </w:pPr>
            <w:r>
              <w:t>A</w:t>
            </w:r>
            <w:r w:rsidRPr="007425E1">
              <w:t xml:space="preserve">nd the Holy Spirit, </w:t>
            </w:r>
          </w:p>
          <w:p w14:paraId="100E819F" w14:textId="77777777" w:rsidR="00DB1FC6" w:rsidRDefault="00DB1FC6" w:rsidP="00DB1FC6">
            <w:pPr>
              <w:pStyle w:val="EngHangEnd"/>
            </w:pPr>
            <w:r w:rsidRPr="007425E1">
              <w:t>He came and saved us.</w:t>
            </w:r>
          </w:p>
        </w:tc>
        <w:tc>
          <w:tcPr>
            <w:tcW w:w="306" w:type="dxa"/>
          </w:tcPr>
          <w:p w14:paraId="178F5B2D" w14:textId="77777777" w:rsidR="00DB1FC6" w:rsidRDefault="00DB1FC6" w:rsidP="00236E2B"/>
        </w:tc>
        <w:tc>
          <w:tcPr>
            <w:tcW w:w="270" w:type="dxa"/>
          </w:tcPr>
          <w:p w14:paraId="71A9797A" w14:textId="77777777" w:rsidR="00DB1FC6" w:rsidRDefault="00DB1FC6" w:rsidP="00236E2B">
            <w:pPr>
              <w:pStyle w:val="CopticCross"/>
            </w:pPr>
            <w:r w:rsidRPr="00FB5ACB">
              <w:t>¿</w:t>
            </w:r>
          </w:p>
        </w:tc>
        <w:tc>
          <w:tcPr>
            <w:tcW w:w="3960" w:type="dxa"/>
          </w:tcPr>
          <w:p w14:paraId="0DA63D00" w14:textId="77777777" w:rsidR="00DB1FC6" w:rsidRDefault="00DB1FC6" w:rsidP="007047B8">
            <w:pPr>
              <w:pStyle w:val="CopticVersemulti-line"/>
            </w:pPr>
            <w:r w:rsidRPr="007047B8">
              <w:t>Ϫⲉ ⲛ̀ⲑⲟϥ ϧⲉⲛ ⲡⲉϥⲟⲩⲱϣ</w:t>
            </w:r>
          </w:p>
          <w:p w14:paraId="3D7EF042" w14:textId="77777777" w:rsidR="00DB1FC6" w:rsidRDefault="00DB1FC6" w:rsidP="007047B8">
            <w:pPr>
              <w:pStyle w:val="CopticVersemulti-line"/>
            </w:pPr>
            <w:r w:rsidRPr="007047B8">
              <w:t>ⲛⲉⲙ ⲡ̀ϯⲙⲁϯ ⲙ̀Ⲡⲉϥⲓⲱⲧ</w:t>
            </w:r>
          </w:p>
          <w:p w14:paraId="49D3E3DA" w14:textId="77777777" w:rsidR="00DB1FC6" w:rsidRDefault="00DB1FC6" w:rsidP="007047B8">
            <w:pPr>
              <w:pStyle w:val="CopticVersemulti-line"/>
            </w:pPr>
            <w:r w:rsidRPr="007047B8">
              <w:t>ⲛⲉⲙ Ⲡⲓⲡ̅ⲛ̅ⲁ ⲉ̅ⲑ̅ⲩ</w:t>
            </w:r>
          </w:p>
          <w:p w14:paraId="60D8EDCC" w14:textId="77777777" w:rsidR="00DB1FC6" w:rsidRDefault="00DB1FC6" w:rsidP="007047B8">
            <w:pPr>
              <w:pStyle w:val="CopticVersemulti-line"/>
            </w:pPr>
            <w:r w:rsidRPr="007047B8">
              <w:t>ⲁϥⲓ̀ ⲁϥⲥⲱϯ ⲙ̀ⲙⲟⲛ</w:t>
            </w:r>
          </w:p>
        </w:tc>
      </w:tr>
    </w:tbl>
    <w:p w14:paraId="71B97DB6" w14:textId="77777777" w:rsidR="00236E2B" w:rsidRDefault="00236E2B" w:rsidP="00DB1FC6">
      <w:pPr>
        <w:pStyle w:val="Heading6"/>
      </w:pPr>
      <w:bookmarkStart w:id="652" w:name="_Toc298681295"/>
      <w:bookmarkStart w:id="653" w:name="_Toc298447535"/>
      <w:r>
        <w:lastRenderedPageBreak/>
        <w:t>Part Three</w:t>
      </w:r>
      <w:bookmarkEnd w:id="652"/>
      <w:bookmarkEnd w:id="6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B30515" w14:textId="77777777" w:rsidTr="00236E2B">
        <w:trPr>
          <w:cantSplit/>
          <w:jc w:val="center"/>
        </w:trPr>
        <w:tc>
          <w:tcPr>
            <w:tcW w:w="288" w:type="dxa"/>
          </w:tcPr>
          <w:p w14:paraId="7418A953" w14:textId="77777777" w:rsidR="00DB1FC6" w:rsidRDefault="00DB1FC6" w:rsidP="00236E2B">
            <w:pPr>
              <w:pStyle w:val="CopticCross"/>
            </w:pPr>
          </w:p>
        </w:tc>
        <w:tc>
          <w:tcPr>
            <w:tcW w:w="3960" w:type="dxa"/>
          </w:tcPr>
          <w:p w14:paraId="7124B8E1" w14:textId="77777777" w:rsidR="00DB1FC6" w:rsidRDefault="00DB1FC6" w:rsidP="00DB1FC6">
            <w:pPr>
              <w:pStyle w:val="EngHang"/>
            </w:pPr>
            <w:commentRangeStart w:id="654"/>
            <w:r w:rsidRPr="007425E1">
              <w:t>Hail</w:t>
            </w:r>
            <w:commentRangeEnd w:id="654"/>
            <w:r>
              <w:rPr>
                <w:rStyle w:val="CommentReference"/>
                <w:rFonts w:ascii="Times New Roman" w:eastAsiaTheme="minorHAnsi" w:hAnsi="Times New Roman" w:cstheme="minorBidi"/>
                <w:color w:val="auto"/>
              </w:rPr>
              <w:commentReference w:id="654"/>
            </w:r>
            <w:r w:rsidRPr="007425E1">
              <w:t xml:space="preserve">, Mother of God, </w:t>
            </w:r>
          </w:p>
          <w:p w14:paraId="28D586F3" w14:textId="77777777" w:rsidR="00DB1FC6" w:rsidRDefault="00DB1FC6" w:rsidP="00DB1FC6">
            <w:pPr>
              <w:pStyle w:val="EngHang"/>
            </w:pPr>
            <w:r>
              <w:t>The rejoicing of the angels.</w:t>
            </w:r>
          </w:p>
          <w:p w14:paraId="22A6F1D2" w14:textId="77777777" w:rsidR="00DB1FC6" w:rsidRDefault="00DB1FC6" w:rsidP="00DB1FC6">
            <w:pPr>
              <w:pStyle w:val="EngHang"/>
            </w:pPr>
            <w:r>
              <w:t>H</w:t>
            </w:r>
            <w:r w:rsidRPr="007425E1">
              <w:t xml:space="preserve">ail to the chaste one, </w:t>
            </w:r>
          </w:p>
          <w:p w14:paraId="7997BB16" w14:textId="77777777" w:rsidR="00DB1FC6" w:rsidRDefault="00DB1FC6" w:rsidP="00DB1FC6">
            <w:pPr>
              <w:pStyle w:val="EngHangEnd"/>
            </w:pPr>
            <w:r>
              <w:t>T</w:t>
            </w:r>
            <w:r w:rsidRPr="007425E1">
              <w:t>he preaching of the prophets</w:t>
            </w:r>
            <w:r>
              <w:t>.</w:t>
            </w:r>
          </w:p>
        </w:tc>
        <w:tc>
          <w:tcPr>
            <w:tcW w:w="288" w:type="dxa"/>
          </w:tcPr>
          <w:p w14:paraId="4CF124DE" w14:textId="77777777" w:rsidR="00DB1FC6" w:rsidRDefault="00DB1FC6" w:rsidP="00236E2B"/>
        </w:tc>
        <w:tc>
          <w:tcPr>
            <w:tcW w:w="288" w:type="dxa"/>
          </w:tcPr>
          <w:p w14:paraId="5A202573" w14:textId="77777777" w:rsidR="00DB1FC6" w:rsidRDefault="00DB1FC6" w:rsidP="00236E2B">
            <w:pPr>
              <w:pStyle w:val="CopticCross"/>
            </w:pPr>
          </w:p>
        </w:tc>
        <w:tc>
          <w:tcPr>
            <w:tcW w:w="3960" w:type="dxa"/>
          </w:tcPr>
          <w:p w14:paraId="1E498D96"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06C9810C" w14:textId="77777777" w:rsidR="00DB1FC6" w:rsidRDefault="00DB1FC6" w:rsidP="007047B8">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7B685CC2" w14:textId="77777777" w:rsidR="00DB1FC6" w:rsidRDefault="00DB1FC6" w:rsidP="007047B8">
            <w:pPr>
              <w:pStyle w:val="CopticVersemulti-line"/>
            </w:pPr>
            <w:r w:rsidRPr="007047B8">
              <w:t xml:space="preserve">ⲭⲉⲣⲉ </w:t>
            </w:r>
            <w:r w:rsidRPr="007047B8">
              <w:rPr>
                <w:rFonts w:ascii="Times New Roman" w:hAnsi="Times New Roman" w:cs="Times New Roman"/>
              </w:rPr>
              <w:t>ϯ</w:t>
            </w:r>
            <w:r w:rsidRPr="007047B8">
              <w:t>ⲥⲉⲙⲛⲉ</w:t>
            </w:r>
          </w:p>
          <w:p w14:paraId="6DBB6F8A" w14:textId="77777777" w:rsidR="00DB1FC6" w:rsidRDefault="00DB1FC6" w:rsidP="007047B8">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DB1FC6" w14:paraId="0BE9BD21" w14:textId="77777777" w:rsidTr="00236E2B">
        <w:trPr>
          <w:cantSplit/>
          <w:jc w:val="center"/>
        </w:trPr>
        <w:tc>
          <w:tcPr>
            <w:tcW w:w="288" w:type="dxa"/>
          </w:tcPr>
          <w:p w14:paraId="50D6CB86" w14:textId="77777777" w:rsidR="00DB1FC6" w:rsidRDefault="00DB1FC6" w:rsidP="00236E2B">
            <w:pPr>
              <w:pStyle w:val="CopticCross"/>
            </w:pPr>
            <w:r w:rsidRPr="00FB5ACB">
              <w:t>¿</w:t>
            </w:r>
          </w:p>
        </w:tc>
        <w:tc>
          <w:tcPr>
            <w:tcW w:w="3960" w:type="dxa"/>
          </w:tcPr>
          <w:p w14:paraId="5B4AA5CD" w14:textId="77777777" w:rsidR="00DB1FC6" w:rsidRDefault="00DB1FC6" w:rsidP="00DB1FC6">
            <w:pPr>
              <w:pStyle w:val="EngHang"/>
            </w:pPr>
            <w:r>
              <w:t>Hail</w:t>
            </w:r>
            <w:r w:rsidRPr="007425E1">
              <w:t xml:space="preserve"> to you who has found grace, </w:t>
            </w:r>
          </w:p>
          <w:p w14:paraId="59C7864F" w14:textId="77777777" w:rsidR="00DB1FC6" w:rsidRDefault="00DB1FC6" w:rsidP="00DB1FC6">
            <w:pPr>
              <w:pStyle w:val="EngHang"/>
            </w:pPr>
            <w:r>
              <w:t>T</w:t>
            </w:r>
            <w:r w:rsidRPr="007425E1">
              <w:t xml:space="preserve">he Lord is with you; </w:t>
            </w:r>
          </w:p>
          <w:p w14:paraId="5678608F" w14:textId="77777777" w:rsidR="00DB1FC6" w:rsidRDefault="00DB1FC6" w:rsidP="00DB1FC6">
            <w:pPr>
              <w:pStyle w:val="EngHang"/>
            </w:pPr>
            <w:r>
              <w:t>H</w:t>
            </w:r>
            <w:r w:rsidRPr="007425E1">
              <w:t xml:space="preserve">ail to her who received from the angels, </w:t>
            </w:r>
          </w:p>
          <w:p w14:paraId="631D4250" w14:textId="77777777" w:rsidR="00DB1FC6" w:rsidRDefault="00DB1FC6" w:rsidP="00DB1FC6">
            <w:pPr>
              <w:pStyle w:val="EngHangEnd"/>
            </w:pPr>
            <w:r>
              <w:t>T</w:t>
            </w:r>
            <w:r w:rsidRPr="007425E1">
              <w:t>he joy of the world.</w:t>
            </w:r>
          </w:p>
        </w:tc>
        <w:tc>
          <w:tcPr>
            <w:tcW w:w="288" w:type="dxa"/>
          </w:tcPr>
          <w:p w14:paraId="7485D445" w14:textId="77777777" w:rsidR="00DB1FC6" w:rsidRDefault="00DB1FC6" w:rsidP="00236E2B"/>
        </w:tc>
        <w:tc>
          <w:tcPr>
            <w:tcW w:w="288" w:type="dxa"/>
          </w:tcPr>
          <w:p w14:paraId="4D2D59C5" w14:textId="77777777" w:rsidR="00DB1FC6" w:rsidRDefault="00DB1FC6" w:rsidP="00236E2B">
            <w:pPr>
              <w:pStyle w:val="CopticCross"/>
            </w:pPr>
            <w:r w:rsidRPr="00FB5ACB">
              <w:t>¿</w:t>
            </w:r>
          </w:p>
        </w:tc>
        <w:tc>
          <w:tcPr>
            <w:tcW w:w="3960" w:type="dxa"/>
          </w:tcPr>
          <w:p w14:paraId="5FD9BA66" w14:textId="77777777" w:rsidR="00DB1FC6" w:rsidRDefault="00DB1FC6" w:rsidP="007047B8">
            <w:pPr>
              <w:pStyle w:val="CopticVersemulti-line"/>
            </w:pPr>
            <w:r w:rsidRPr="007047B8">
              <w:t>Ⲭⲉⲣⲉ ⲑⲏⲉ̀ⲧⲁⲥϫⲉⲙ ϩ̀ⲙⲟⲧ</w:t>
            </w:r>
          </w:p>
          <w:p w14:paraId="3ED0C11B" w14:textId="77777777" w:rsidR="00DB1FC6" w:rsidRDefault="00DB1FC6" w:rsidP="007047B8">
            <w:pPr>
              <w:pStyle w:val="CopticVersemulti-line"/>
            </w:pPr>
            <w:r w:rsidRPr="007047B8">
              <w:t>Ⲡⲟ̅ⲥ̅ ϣⲟⲡ ⲛⲉⲙⲉ</w:t>
            </w:r>
          </w:p>
          <w:p w14:paraId="698D11C8" w14:textId="77777777" w:rsidR="00DB1FC6" w:rsidRDefault="00DB1FC6" w:rsidP="007047B8">
            <w:pPr>
              <w:pStyle w:val="CopticVersemulti-line"/>
            </w:pPr>
            <w:r w:rsidRPr="007047B8">
              <w:t>Ⲭⲉⲣⲉ ⲑⲏⲉ̀ⲧⲁⲥϭⲓ ⲛ̀ⲧⲉ ⲡⲓⲁⲅⲅⲉⲗⲟⲥ</w:t>
            </w:r>
          </w:p>
          <w:p w14:paraId="63F011DA" w14:textId="77777777" w:rsidR="00DB1FC6" w:rsidRDefault="00DB1FC6" w:rsidP="007047B8">
            <w:pPr>
              <w:pStyle w:val="CopticVerse"/>
            </w:pPr>
            <w:r w:rsidRPr="007047B8">
              <w:t>ⲙ̀ⲫ̀ⲣⲁϣⲓ ⲙ̀ⲡⲓⲕⲟⲥⲙⲟⲥ</w:t>
            </w:r>
          </w:p>
        </w:tc>
      </w:tr>
      <w:tr w:rsidR="00DB1FC6" w14:paraId="0C37A0EF" w14:textId="77777777" w:rsidTr="00236E2B">
        <w:trPr>
          <w:cantSplit/>
          <w:jc w:val="center"/>
        </w:trPr>
        <w:tc>
          <w:tcPr>
            <w:tcW w:w="288" w:type="dxa"/>
          </w:tcPr>
          <w:p w14:paraId="210941CE" w14:textId="77777777" w:rsidR="00DB1FC6" w:rsidRDefault="00DB1FC6" w:rsidP="00236E2B">
            <w:pPr>
              <w:pStyle w:val="CopticCross"/>
            </w:pPr>
          </w:p>
        </w:tc>
        <w:tc>
          <w:tcPr>
            <w:tcW w:w="3960" w:type="dxa"/>
          </w:tcPr>
          <w:p w14:paraId="7B2E32C1" w14:textId="77777777" w:rsidR="00DB1FC6" w:rsidRDefault="00DB1FC6" w:rsidP="00DB1FC6">
            <w:pPr>
              <w:pStyle w:val="EngHang"/>
            </w:pPr>
            <w:r>
              <w:t xml:space="preserve">Hail </w:t>
            </w:r>
            <w:r w:rsidRPr="007425E1">
              <w:t>to you</w:t>
            </w:r>
            <w:r>
              <w:t xml:space="preserve"> who</w:t>
            </w:r>
            <w:r w:rsidRPr="007425E1">
              <w:t xml:space="preserve"> </w:t>
            </w:r>
            <w:r>
              <w:t>gave birth</w:t>
            </w:r>
          </w:p>
          <w:p w14:paraId="365E1BC9" w14:textId="77777777" w:rsidR="00DB1FC6" w:rsidRPr="007425E1" w:rsidRDefault="00DB1FC6" w:rsidP="00DB1FC6">
            <w:pPr>
              <w:pStyle w:val="EngHang"/>
            </w:pPr>
            <w:r>
              <w:t>To t</w:t>
            </w:r>
            <w:r w:rsidRPr="007425E1">
              <w:t xml:space="preserve">he creator of all; </w:t>
            </w:r>
          </w:p>
          <w:p w14:paraId="535CC9A8" w14:textId="77777777" w:rsidR="00DB1FC6" w:rsidRDefault="00DB1FC6" w:rsidP="00DB1FC6">
            <w:pPr>
              <w:pStyle w:val="EngHang"/>
            </w:pPr>
            <w:r>
              <w:t xml:space="preserve">Hail </w:t>
            </w:r>
            <w:r w:rsidRPr="007425E1">
              <w:t xml:space="preserve">to you who became worthy to be called </w:t>
            </w:r>
          </w:p>
          <w:p w14:paraId="29B1117E" w14:textId="77777777" w:rsidR="00DB1FC6" w:rsidRDefault="00DB1FC6" w:rsidP="00DB1FC6">
            <w:pPr>
              <w:pStyle w:val="EngHangEnd"/>
            </w:pPr>
            <w:r>
              <w:t>T</w:t>
            </w:r>
            <w:r w:rsidRPr="007425E1">
              <w:t>he Mother of the Christ.</w:t>
            </w:r>
          </w:p>
        </w:tc>
        <w:tc>
          <w:tcPr>
            <w:tcW w:w="288" w:type="dxa"/>
          </w:tcPr>
          <w:p w14:paraId="08F8D1FD" w14:textId="77777777" w:rsidR="00DB1FC6" w:rsidRDefault="00DB1FC6" w:rsidP="00236E2B"/>
        </w:tc>
        <w:tc>
          <w:tcPr>
            <w:tcW w:w="288" w:type="dxa"/>
          </w:tcPr>
          <w:p w14:paraId="4C9C87C3" w14:textId="77777777" w:rsidR="00DB1FC6" w:rsidRDefault="00DB1FC6" w:rsidP="00236E2B">
            <w:pPr>
              <w:pStyle w:val="CopticCross"/>
            </w:pPr>
          </w:p>
        </w:tc>
        <w:tc>
          <w:tcPr>
            <w:tcW w:w="3960" w:type="dxa"/>
          </w:tcPr>
          <w:p w14:paraId="2C112E2A" w14:textId="77777777" w:rsidR="00DB1FC6" w:rsidRDefault="00DB1FC6" w:rsidP="007047B8">
            <w:pPr>
              <w:pStyle w:val="CopticVersemulti-line"/>
            </w:pPr>
            <w:r w:rsidRPr="007047B8">
              <w:t>Ⲭⲉⲣⲉ ⲑⲏⲉ̀ⲧⲁⲥⲙⲓⲥⲓ</w:t>
            </w:r>
          </w:p>
          <w:p w14:paraId="2A24D16F" w14:textId="77777777" w:rsidR="00DB1FC6" w:rsidRDefault="00DB1FC6" w:rsidP="007047B8">
            <w:pPr>
              <w:pStyle w:val="CopticVersemulti-line"/>
            </w:pPr>
            <w:r w:rsidRPr="007047B8">
              <w:t>ⲙ̀ⲫ̀ⲣⲉϥⲑⲁⲙⲓⲟ ⲙ̀ⲡⲓⲉ̀ⲡ̀ⲧⲏⲣϥ</w:t>
            </w:r>
          </w:p>
          <w:p w14:paraId="6183506F" w14:textId="77777777" w:rsidR="00DB1FC6" w:rsidRDefault="00DB1FC6" w:rsidP="007047B8">
            <w:pPr>
              <w:pStyle w:val="CopticVersemulti-line"/>
            </w:pPr>
            <w:r w:rsidRPr="007047B8">
              <w:t>ⲭⲉⲣⲉ ⲑⲏⲉ̀ⲧⲁⲥⲙ̀ⲡ̀ϣⲁ ⲙ̀ⲙⲟⲩϯ ⲉ̀ⲣⲟⲥ</w:t>
            </w:r>
          </w:p>
          <w:p w14:paraId="05B1AC9C" w14:textId="77777777" w:rsidR="00DB1FC6" w:rsidRDefault="00DB1FC6" w:rsidP="007047B8">
            <w:pPr>
              <w:pStyle w:val="CopticVerse"/>
            </w:pPr>
            <w:r w:rsidRPr="007047B8">
              <w:t>ϫⲉ ⲑ̀ⲙⲁⲩ ⲙ̀Ⲡⲭ̅ⲥ</w:t>
            </w:r>
          </w:p>
        </w:tc>
      </w:tr>
      <w:tr w:rsidR="00DB1FC6" w14:paraId="048F9C64" w14:textId="77777777" w:rsidTr="00236E2B">
        <w:trPr>
          <w:cantSplit/>
          <w:jc w:val="center"/>
        </w:trPr>
        <w:tc>
          <w:tcPr>
            <w:tcW w:w="288" w:type="dxa"/>
          </w:tcPr>
          <w:p w14:paraId="4D25B682" w14:textId="77777777" w:rsidR="00DB1FC6" w:rsidRDefault="00DB1FC6" w:rsidP="00236E2B">
            <w:pPr>
              <w:pStyle w:val="CopticCross"/>
            </w:pPr>
            <w:r w:rsidRPr="00FB5ACB">
              <w:t>¿</w:t>
            </w:r>
          </w:p>
        </w:tc>
        <w:tc>
          <w:tcPr>
            <w:tcW w:w="3960" w:type="dxa"/>
          </w:tcPr>
          <w:p w14:paraId="3AD77038" w14:textId="77777777" w:rsidR="00DB1FC6" w:rsidRDefault="00DB1FC6" w:rsidP="00DB1FC6">
            <w:pPr>
              <w:pStyle w:val="EngHang"/>
            </w:pPr>
            <w:r>
              <w:t>Hail</w:t>
            </w:r>
            <w:r w:rsidRPr="007425E1">
              <w:t xml:space="preserve"> to you who gave </w:t>
            </w:r>
          </w:p>
          <w:p w14:paraId="75F8E9C2" w14:textId="77777777" w:rsidR="00DB1FC6" w:rsidRDefault="00DB1FC6" w:rsidP="00DB1FC6">
            <w:pPr>
              <w:pStyle w:val="EngHang"/>
            </w:pPr>
            <w:r>
              <w:t>S</w:t>
            </w:r>
            <w:r w:rsidRPr="007425E1">
              <w:t xml:space="preserve">alvation </w:t>
            </w:r>
            <w:r>
              <w:t>to Adam and Eve.</w:t>
            </w:r>
          </w:p>
          <w:p w14:paraId="692CBA60" w14:textId="77777777" w:rsidR="00DB1FC6" w:rsidRDefault="00DB1FC6" w:rsidP="00DB1FC6">
            <w:pPr>
              <w:pStyle w:val="EngHang"/>
            </w:pPr>
            <w:r>
              <w:t xml:space="preserve">Hail </w:t>
            </w:r>
            <w:r w:rsidRPr="007425E1">
              <w:t xml:space="preserve">to you who nursed </w:t>
            </w:r>
            <w:r>
              <w:t>He</w:t>
            </w:r>
            <w:r w:rsidRPr="007425E1">
              <w:t xml:space="preserve"> </w:t>
            </w:r>
          </w:p>
          <w:p w14:paraId="73F6DB4D" w14:textId="77777777" w:rsidR="00DB1FC6" w:rsidRDefault="00DB1FC6" w:rsidP="00DB1FC6">
            <w:pPr>
              <w:pStyle w:val="EngHangEnd"/>
            </w:pPr>
            <w:r>
              <w:t>Who nourishes every</w:t>
            </w:r>
            <w:r w:rsidRPr="007425E1">
              <w:t>one.</w:t>
            </w:r>
          </w:p>
        </w:tc>
        <w:tc>
          <w:tcPr>
            <w:tcW w:w="288" w:type="dxa"/>
          </w:tcPr>
          <w:p w14:paraId="6047FE6D" w14:textId="77777777" w:rsidR="00DB1FC6" w:rsidRDefault="00DB1FC6" w:rsidP="00236E2B"/>
        </w:tc>
        <w:tc>
          <w:tcPr>
            <w:tcW w:w="288" w:type="dxa"/>
          </w:tcPr>
          <w:p w14:paraId="44F87357" w14:textId="77777777" w:rsidR="00DB1FC6" w:rsidRDefault="00DB1FC6" w:rsidP="00236E2B">
            <w:pPr>
              <w:pStyle w:val="CopticCross"/>
            </w:pPr>
            <w:r w:rsidRPr="00FB5ACB">
              <w:t>¿</w:t>
            </w:r>
          </w:p>
        </w:tc>
        <w:tc>
          <w:tcPr>
            <w:tcW w:w="3960" w:type="dxa"/>
          </w:tcPr>
          <w:p w14:paraId="0A6D9EFC" w14:textId="77777777" w:rsidR="00DB1FC6" w:rsidRDefault="00DB1FC6" w:rsidP="007047B8">
            <w:pPr>
              <w:pStyle w:val="CopticVersemulti-line"/>
            </w:pPr>
            <w:r w:rsidRPr="00AA6F55">
              <w:t>Ⲭⲉⲣⲉ ⲑⲏⲉ̀ⲧⲁⲥϯ</w:t>
            </w:r>
          </w:p>
          <w:p w14:paraId="2A78DCE0" w14:textId="77777777" w:rsidR="00DB1FC6" w:rsidRDefault="00DB1FC6" w:rsidP="007047B8">
            <w:pPr>
              <w:pStyle w:val="CopticVersemulti-line"/>
            </w:pPr>
            <w:r w:rsidRPr="00AA6F55">
              <w:t>ⲙ̀ⲡ̀ⲥⲱϯ ⲛ̀Ⲁⲇⲁⲙ ⲛⲉⲙ Ⲉⲩⲁ</w:t>
            </w:r>
          </w:p>
          <w:p w14:paraId="79BE411B" w14:textId="77777777" w:rsidR="00DB1FC6" w:rsidRDefault="00DB1FC6" w:rsidP="007047B8">
            <w:pPr>
              <w:pStyle w:val="CopticVersemulti-line"/>
            </w:pPr>
            <w:r w:rsidRPr="00AA6F55">
              <w:t>ⲭⲉⲣⲉ ⲑⲏⲉⲧⲁⲥϯϭⲓ</w:t>
            </w:r>
          </w:p>
          <w:p w14:paraId="12D4B0CE" w14:textId="77777777" w:rsidR="00DB1FC6" w:rsidRDefault="00DB1FC6" w:rsidP="00AA6F55">
            <w:pPr>
              <w:pStyle w:val="CopticVerse"/>
            </w:pPr>
            <w:r w:rsidRPr="00AA6F55">
              <w:t>ⲙ̀ⲫ̀ⲣⲉϥϣⲁⲛϣ ⲛ̀ⲟⲩⲟⲛ ⲛⲓⲃⲉⲛ</w:t>
            </w:r>
          </w:p>
        </w:tc>
      </w:tr>
      <w:tr w:rsidR="00DB1FC6" w14:paraId="2A91DB98" w14:textId="77777777" w:rsidTr="00236E2B">
        <w:trPr>
          <w:cantSplit/>
          <w:jc w:val="center"/>
        </w:trPr>
        <w:tc>
          <w:tcPr>
            <w:tcW w:w="288" w:type="dxa"/>
          </w:tcPr>
          <w:p w14:paraId="146F5BBB" w14:textId="77777777" w:rsidR="00DB1FC6" w:rsidRDefault="00DB1FC6" w:rsidP="00236E2B">
            <w:pPr>
              <w:pStyle w:val="CopticCross"/>
            </w:pPr>
          </w:p>
        </w:tc>
        <w:tc>
          <w:tcPr>
            <w:tcW w:w="3960" w:type="dxa"/>
          </w:tcPr>
          <w:p w14:paraId="0F1EDFA4" w14:textId="77777777" w:rsidR="00DB1FC6" w:rsidRDefault="00DB1FC6" w:rsidP="00DB1FC6">
            <w:pPr>
              <w:pStyle w:val="EngHang"/>
            </w:pPr>
            <w:r w:rsidRPr="007425E1">
              <w:t xml:space="preserve">Hail to the holy one, </w:t>
            </w:r>
          </w:p>
          <w:p w14:paraId="2E764DBA" w14:textId="77777777" w:rsidR="00DB1FC6" w:rsidRDefault="00DB1FC6" w:rsidP="00DB1FC6">
            <w:pPr>
              <w:pStyle w:val="EngHang"/>
            </w:pPr>
            <w:r>
              <w:t>The M</w:t>
            </w:r>
            <w:r w:rsidRPr="007425E1">
              <w:t xml:space="preserve">other of all </w:t>
            </w:r>
            <w:r>
              <w:t>living.</w:t>
            </w:r>
          </w:p>
          <w:p w14:paraId="0B90A66D" w14:textId="77777777" w:rsidR="00DB1FC6" w:rsidRDefault="00DB1FC6" w:rsidP="00DB1FC6">
            <w:pPr>
              <w:pStyle w:val="EngHang"/>
            </w:pPr>
            <w:r>
              <w:t>Y</w:t>
            </w:r>
            <w:r w:rsidRPr="007425E1">
              <w:t xml:space="preserve">ou are the one we ask </w:t>
            </w:r>
          </w:p>
          <w:p w14:paraId="474D4C82" w14:textId="77777777" w:rsidR="00DB1FC6" w:rsidRDefault="00DB1FC6" w:rsidP="00DB1FC6">
            <w:pPr>
              <w:pStyle w:val="EngHangEnd"/>
            </w:pPr>
            <w:r>
              <w:t>T</w:t>
            </w:r>
            <w:r w:rsidRPr="007425E1">
              <w:t>o intercede for us.</w:t>
            </w:r>
          </w:p>
        </w:tc>
        <w:tc>
          <w:tcPr>
            <w:tcW w:w="288" w:type="dxa"/>
          </w:tcPr>
          <w:p w14:paraId="7B7CF7CE" w14:textId="77777777" w:rsidR="00DB1FC6" w:rsidRDefault="00DB1FC6" w:rsidP="00236E2B"/>
        </w:tc>
        <w:tc>
          <w:tcPr>
            <w:tcW w:w="288" w:type="dxa"/>
          </w:tcPr>
          <w:p w14:paraId="043B9F36" w14:textId="77777777" w:rsidR="00DB1FC6" w:rsidRDefault="00DB1FC6" w:rsidP="00236E2B">
            <w:pPr>
              <w:pStyle w:val="CopticCross"/>
            </w:pPr>
          </w:p>
        </w:tc>
        <w:tc>
          <w:tcPr>
            <w:tcW w:w="3960" w:type="dxa"/>
          </w:tcPr>
          <w:p w14:paraId="7E579A61" w14:textId="77777777" w:rsidR="00DB1FC6" w:rsidRDefault="00DB1FC6" w:rsidP="007047B8">
            <w:pPr>
              <w:pStyle w:val="CopticVersemulti-line"/>
            </w:pPr>
            <w:r w:rsidRPr="00AA6F55">
              <w:t>Ⲭⲉⲣⲉ ⲑⲏⲉ̅ⲑ̅ⲩ</w:t>
            </w:r>
          </w:p>
          <w:p w14:paraId="01CA6B2F" w14:textId="77777777" w:rsidR="00DB1FC6" w:rsidRDefault="00DB1FC6" w:rsidP="007047B8">
            <w:pPr>
              <w:pStyle w:val="CopticVersemulti-line"/>
            </w:pPr>
            <w:r w:rsidRPr="00AA6F55">
              <w:t>ⲑ̀ⲙⲁⲩ ⲛ̀ⲛⲏⲉⲧⲟⲛϧ ⲧⲏⲣⲟⲩ</w:t>
            </w:r>
          </w:p>
          <w:p w14:paraId="4D7EABF0" w14:textId="77777777" w:rsidR="00DB1FC6" w:rsidRDefault="00DB1FC6" w:rsidP="007047B8">
            <w:pPr>
              <w:pStyle w:val="CopticVersemulti-line"/>
            </w:pPr>
            <w:r w:rsidRPr="00AA6F55">
              <w:t>ⲛ̀ⲑⲟ ⲡⲉ ⲉ̀ⲧⲉⲛⲧⲱⲃϩ ⲙ̀ⲙⲟ</w:t>
            </w:r>
          </w:p>
          <w:p w14:paraId="0F96E312" w14:textId="77777777" w:rsidR="00DB1FC6" w:rsidRDefault="00DB1FC6" w:rsidP="00AA6F55">
            <w:pPr>
              <w:pStyle w:val="CopticVerse"/>
            </w:pPr>
            <w:r w:rsidRPr="00AA6F55">
              <w:t>ⲁ̀ⲣⲓⲡ̀ⲣⲉⲥⲃⲉⲩⲓⲛ ⲉ̀ϫⲱⲛ</w:t>
            </w:r>
          </w:p>
        </w:tc>
      </w:tr>
      <w:tr w:rsidR="00DB1FC6" w14:paraId="23A4F2B9" w14:textId="77777777" w:rsidTr="00236E2B">
        <w:trPr>
          <w:cantSplit/>
          <w:jc w:val="center"/>
        </w:trPr>
        <w:tc>
          <w:tcPr>
            <w:tcW w:w="288" w:type="dxa"/>
          </w:tcPr>
          <w:p w14:paraId="38A21695" w14:textId="77777777" w:rsidR="00DB1FC6" w:rsidRDefault="00DB1FC6" w:rsidP="00236E2B">
            <w:pPr>
              <w:pStyle w:val="CopticCross"/>
            </w:pPr>
            <w:r w:rsidRPr="00FB5ACB">
              <w:t>¿</w:t>
            </w:r>
          </w:p>
        </w:tc>
        <w:tc>
          <w:tcPr>
            <w:tcW w:w="3960" w:type="dxa"/>
          </w:tcPr>
          <w:p w14:paraId="3D492D18" w14:textId="77777777" w:rsidR="00DB1FC6" w:rsidRDefault="00DB1FC6" w:rsidP="00DB1FC6">
            <w:pPr>
              <w:pStyle w:val="EngHang"/>
            </w:pPr>
            <w:r w:rsidRPr="007425E1">
              <w:t>For of His own will</w:t>
            </w:r>
            <w:r>
              <w:t>,</w:t>
            </w:r>
          </w:p>
          <w:p w14:paraId="3B53B8D4" w14:textId="77777777" w:rsidR="00DB1FC6" w:rsidRDefault="00DB1FC6" w:rsidP="00DB1FC6">
            <w:pPr>
              <w:pStyle w:val="EngHang"/>
            </w:pPr>
            <w:r>
              <w:t>And the good</w:t>
            </w:r>
            <w:r w:rsidRPr="007425E1">
              <w:t xml:space="preserve">will of </w:t>
            </w:r>
            <w:r>
              <w:t>H</w:t>
            </w:r>
            <w:r w:rsidRPr="007425E1">
              <w:t xml:space="preserve">is Father </w:t>
            </w:r>
          </w:p>
          <w:p w14:paraId="15E65EF5" w14:textId="77777777" w:rsidR="00DB1FC6" w:rsidRDefault="00DB1FC6" w:rsidP="00DB1FC6">
            <w:pPr>
              <w:pStyle w:val="EngHang"/>
            </w:pPr>
            <w:r>
              <w:t>A</w:t>
            </w:r>
            <w:r w:rsidRPr="007425E1">
              <w:t xml:space="preserve">nd the Holy Spirit, </w:t>
            </w:r>
          </w:p>
          <w:p w14:paraId="41D58A7C" w14:textId="77777777" w:rsidR="00DB1FC6" w:rsidRDefault="00DB1FC6" w:rsidP="00DB1FC6">
            <w:pPr>
              <w:pStyle w:val="EngHangEnd"/>
            </w:pPr>
            <w:r w:rsidRPr="007425E1">
              <w:t>He came and saved us.</w:t>
            </w:r>
          </w:p>
        </w:tc>
        <w:tc>
          <w:tcPr>
            <w:tcW w:w="288" w:type="dxa"/>
          </w:tcPr>
          <w:p w14:paraId="382E9AB4" w14:textId="77777777" w:rsidR="00DB1FC6" w:rsidRDefault="00DB1FC6" w:rsidP="00236E2B"/>
        </w:tc>
        <w:tc>
          <w:tcPr>
            <w:tcW w:w="288" w:type="dxa"/>
          </w:tcPr>
          <w:p w14:paraId="6EF1B531" w14:textId="77777777" w:rsidR="00DB1FC6" w:rsidRDefault="00DB1FC6" w:rsidP="00236E2B">
            <w:pPr>
              <w:pStyle w:val="CopticCross"/>
            </w:pPr>
            <w:r w:rsidRPr="00FB5ACB">
              <w:t>¿</w:t>
            </w:r>
          </w:p>
        </w:tc>
        <w:tc>
          <w:tcPr>
            <w:tcW w:w="3960" w:type="dxa"/>
          </w:tcPr>
          <w:p w14:paraId="49C115C8" w14:textId="77777777" w:rsidR="00DB1FC6" w:rsidRDefault="00DB1FC6" w:rsidP="00AA6F55">
            <w:pPr>
              <w:pStyle w:val="CopticVersemulti-line"/>
            </w:pPr>
            <w:r w:rsidRPr="007047B8">
              <w:t>Ϫⲉ ⲛ̀ⲑⲟϥ ϧⲉⲛ ⲡⲉϥⲟⲩⲱϣ</w:t>
            </w:r>
          </w:p>
          <w:p w14:paraId="0F6D7299" w14:textId="77777777" w:rsidR="00DB1FC6" w:rsidRDefault="00DB1FC6" w:rsidP="00AA6F55">
            <w:pPr>
              <w:pStyle w:val="CopticVersemulti-line"/>
            </w:pPr>
            <w:r w:rsidRPr="007047B8">
              <w:t>ⲛⲉⲙ ⲡ̀ϯⲙⲁϯ ⲙ̀Ⲡⲉϥⲓⲱⲧ</w:t>
            </w:r>
          </w:p>
          <w:p w14:paraId="74D2225C" w14:textId="77777777" w:rsidR="00DB1FC6" w:rsidRDefault="00DB1FC6" w:rsidP="00AA6F55">
            <w:pPr>
              <w:pStyle w:val="CopticVersemulti-line"/>
            </w:pPr>
            <w:r w:rsidRPr="007047B8">
              <w:t>ⲛⲉⲙ Ⲡⲓⲡ̅ⲛ̅ⲁ ⲉ̅ⲑ̅ⲩ</w:t>
            </w:r>
          </w:p>
          <w:p w14:paraId="3C7D07E7" w14:textId="77777777" w:rsidR="00DB1FC6" w:rsidRDefault="00DB1FC6" w:rsidP="00AA6F55">
            <w:pPr>
              <w:pStyle w:val="CopticVersemulti-line"/>
            </w:pPr>
            <w:r w:rsidRPr="007047B8">
              <w:t>ⲁϥⲓ̀ ⲁϥⲥⲱϯ ⲙ̀ⲙⲟⲛ</w:t>
            </w:r>
          </w:p>
        </w:tc>
      </w:tr>
    </w:tbl>
    <w:p w14:paraId="0A0079D4" w14:textId="77777777" w:rsidR="00236E2B" w:rsidRDefault="006174EF" w:rsidP="00DB1FC6">
      <w:pPr>
        <w:pStyle w:val="Heading6"/>
      </w:pPr>
      <w:bookmarkStart w:id="655" w:name="_Toc298681296"/>
      <w:bookmarkStart w:id="656" w:name="_Toc298447536"/>
      <w:r>
        <w:lastRenderedPageBreak/>
        <w:t>Part Four</w:t>
      </w:r>
      <w:bookmarkEnd w:id="655"/>
      <w:bookmarkEnd w:id="6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A98BAA5" w14:textId="77777777" w:rsidTr="006174EF">
        <w:trPr>
          <w:cantSplit/>
          <w:jc w:val="center"/>
        </w:trPr>
        <w:tc>
          <w:tcPr>
            <w:tcW w:w="288" w:type="dxa"/>
          </w:tcPr>
          <w:p w14:paraId="4F4E6C97" w14:textId="77777777" w:rsidR="00DB1FC6" w:rsidRDefault="00DB1FC6" w:rsidP="006174EF">
            <w:pPr>
              <w:pStyle w:val="CopticCross"/>
            </w:pPr>
          </w:p>
        </w:tc>
        <w:tc>
          <w:tcPr>
            <w:tcW w:w="3960" w:type="dxa"/>
          </w:tcPr>
          <w:p w14:paraId="0EA8CE00" w14:textId="77777777" w:rsidR="00DB1FC6" w:rsidRDefault="00DB1FC6" w:rsidP="00DB1FC6">
            <w:pPr>
              <w:pStyle w:val="EngHang"/>
            </w:pPr>
            <w:r>
              <w:t>Every</w:t>
            </w:r>
            <w:r w:rsidRPr="007425E1">
              <w:t>one</w:t>
            </w:r>
            <w:r>
              <w:t>,</w:t>
            </w:r>
          </w:p>
          <w:p w14:paraId="7CF3941D" w14:textId="77777777" w:rsidR="00DB1FC6" w:rsidRDefault="00DB1FC6" w:rsidP="00DB1FC6">
            <w:pPr>
              <w:pStyle w:val="EngHang"/>
            </w:pPr>
            <w:r>
              <w:t>Regarding</w:t>
            </w:r>
            <w:r w:rsidRPr="007425E1">
              <w:t xml:space="preserve"> you, </w:t>
            </w:r>
          </w:p>
          <w:p w14:paraId="27860CA1" w14:textId="77777777" w:rsidR="00DB1FC6" w:rsidRDefault="00DB1FC6" w:rsidP="00DB1FC6">
            <w:pPr>
              <w:pStyle w:val="EngHang"/>
            </w:pPr>
            <w:r w:rsidRPr="007425E1">
              <w:t xml:space="preserve">O holy Virgin </w:t>
            </w:r>
          </w:p>
          <w:p w14:paraId="5C9F4C23" w14:textId="77777777" w:rsidR="00DB1FC6" w:rsidRDefault="00DB1FC6" w:rsidP="00DB1FC6">
            <w:pPr>
              <w:pStyle w:val="EngHangEnd"/>
            </w:pPr>
            <w:r w:rsidRPr="007425E1">
              <w:t>And Mother of God,</w:t>
            </w:r>
          </w:p>
        </w:tc>
        <w:tc>
          <w:tcPr>
            <w:tcW w:w="288" w:type="dxa"/>
          </w:tcPr>
          <w:p w14:paraId="6638B7C6" w14:textId="77777777" w:rsidR="00DB1FC6" w:rsidRDefault="00DB1FC6" w:rsidP="00FE7FB3"/>
        </w:tc>
        <w:tc>
          <w:tcPr>
            <w:tcW w:w="288" w:type="dxa"/>
          </w:tcPr>
          <w:p w14:paraId="28EF17B3" w14:textId="77777777" w:rsidR="00DB1FC6" w:rsidRDefault="00DB1FC6" w:rsidP="006174EF">
            <w:pPr>
              <w:pStyle w:val="CopticCross"/>
            </w:pPr>
          </w:p>
        </w:tc>
        <w:tc>
          <w:tcPr>
            <w:tcW w:w="3960" w:type="dxa"/>
          </w:tcPr>
          <w:p w14:paraId="776CEFA9" w14:textId="77777777" w:rsidR="00DB1FC6" w:rsidRDefault="00DB1FC6" w:rsidP="00AA6F55">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29332B18" w14:textId="77777777" w:rsidR="00DB1FC6" w:rsidRDefault="00DB1FC6" w:rsidP="00AA6F55">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2B090592" w14:textId="77777777" w:rsidR="00DB1FC6" w:rsidRDefault="00DB1FC6" w:rsidP="00AA6F55">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14278151" w14:textId="77777777" w:rsidR="00DB1FC6" w:rsidRDefault="00DB1FC6" w:rsidP="00AA6F55">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DB1FC6" w14:paraId="6B89AF75" w14:textId="77777777" w:rsidTr="006174EF">
        <w:trPr>
          <w:cantSplit/>
          <w:jc w:val="center"/>
        </w:trPr>
        <w:tc>
          <w:tcPr>
            <w:tcW w:w="288" w:type="dxa"/>
          </w:tcPr>
          <w:p w14:paraId="603D2AF3" w14:textId="77777777" w:rsidR="00DB1FC6" w:rsidRDefault="00DB1FC6" w:rsidP="006174EF">
            <w:pPr>
              <w:pStyle w:val="CopticCross"/>
            </w:pPr>
            <w:r w:rsidRPr="00FB5ACB">
              <w:t>¿</w:t>
            </w:r>
          </w:p>
        </w:tc>
        <w:tc>
          <w:tcPr>
            <w:tcW w:w="3960" w:type="dxa"/>
          </w:tcPr>
          <w:p w14:paraId="25A59268" w14:textId="77777777" w:rsidR="00DB1FC6" w:rsidRDefault="00DB1FC6" w:rsidP="00DB1FC6">
            <w:pPr>
              <w:pStyle w:val="EngHang"/>
            </w:pPr>
            <w:r w:rsidRPr="007425E1">
              <w:t xml:space="preserve">And the </w:t>
            </w:r>
            <w:r>
              <w:t>wonderful</w:t>
            </w:r>
            <w:r w:rsidRPr="007425E1">
              <w:t xml:space="preserve"> </w:t>
            </w:r>
          </w:p>
          <w:p w14:paraId="5BEE695C" w14:textId="77777777" w:rsidR="00DB1FC6" w:rsidRDefault="00DB1FC6" w:rsidP="00DB1FC6">
            <w:pPr>
              <w:pStyle w:val="EngHang"/>
            </w:pPr>
            <w:r>
              <w:t>Mystery</w:t>
            </w:r>
            <w:r w:rsidRPr="007425E1">
              <w:t xml:space="preserve"> </w:t>
            </w:r>
          </w:p>
          <w:p w14:paraId="644CD67F" w14:textId="77777777" w:rsidR="00DB1FC6" w:rsidRDefault="00DB1FC6" w:rsidP="00DB1FC6">
            <w:pPr>
              <w:pStyle w:val="EngHang"/>
            </w:pPr>
            <w:r>
              <w:t>T</w:t>
            </w:r>
            <w:r w:rsidRPr="007425E1">
              <w:t xml:space="preserve">hat was in </w:t>
            </w:r>
            <w:r>
              <w:t>you</w:t>
            </w:r>
            <w:r w:rsidRPr="007425E1">
              <w:t xml:space="preserve"> </w:t>
            </w:r>
          </w:p>
          <w:p w14:paraId="72CDAB70" w14:textId="77777777" w:rsidR="00DB1FC6" w:rsidRDefault="00DB1FC6" w:rsidP="00DB1FC6">
            <w:pPr>
              <w:pStyle w:val="EngHangEnd"/>
            </w:pPr>
            <w:r>
              <w:t>F</w:t>
            </w:r>
            <w:r w:rsidRPr="007425E1">
              <w:t>or our salvation</w:t>
            </w:r>
            <w:r>
              <w:t>,</w:t>
            </w:r>
          </w:p>
        </w:tc>
        <w:tc>
          <w:tcPr>
            <w:tcW w:w="288" w:type="dxa"/>
          </w:tcPr>
          <w:p w14:paraId="5736D7B4" w14:textId="77777777" w:rsidR="00DB1FC6" w:rsidRDefault="00DB1FC6" w:rsidP="00FE7FB3"/>
        </w:tc>
        <w:tc>
          <w:tcPr>
            <w:tcW w:w="288" w:type="dxa"/>
          </w:tcPr>
          <w:p w14:paraId="6DFE0382" w14:textId="77777777" w:rsidR="00DB1FC6" w:rsidRDefault="00DB1FC6" w:rsidP="006174EF">
            <w:pPr>
              <w:pStyle w:val="CopticCross"/>
            </w:pPr>
            <w:r w:rsidRPr="003D112D">
              <w:t>¿</w:t>
            </w:r>
          </w:p>
        </w:tc>
        <w:tc>
          <w:tcPr>
            <w:tcW w:w="3960" w:type="dxa"/>
          </w:tcPr>
          <w:p w14:paraId="44D97A60" w14:textId="77777777" w:rsidR="00DB1FC6" w:rsidRDefault="00DB1FC6" w:rsidP="00AA6F55">
            <w:pPr>
              <w:pStyle w:val="CopticVersemulti-line"/>
            </w:pPr>
            <w:r w:rsidRPr="00AA6F55">
              <w:t>Ⲛⲉⲙ ⲡⲓⲙⲩⲥⲧⲏⲣⲓⲟⲛ</w:t>
            </w:r>
          </w:p>
          <w:p w14:paraId="6638A14B" w14:textId="77777777" w:rsidR="00DB1FC6" w:rsidRDefault="00DB1FC6" w:rsidP="00AA6F55">
            <w:pPr>
              <w:pStyle w:val="CopticVersemulti-line"/>
            </w:pPr>
            <w:r w:rsidRPr="00AA6F55">
              <w:t>ⲉⲧⲟⲓ ⲛ̀ϣ̀ⲫⲏⲣⲓ</w:t>
            </w:r>
          </w:p>
          <w:p w14:paraId="2590B415" w14:textId="77777777" w:rsidR="00DB1FC6" w:rsidRDefault="00DB1FC6" w:rsidP="00AA6F55">
            <w:pPr>
              <w:pStyle w:val="CopticVersemulti-line"/>
            </w:pPr>
            <w:r w:rsidRPr="00AA6F55">
              <w:t>ⲉ̀ⲧⲁϥϣⲱⲡⲓ ⲛ̀ϧⲏϯ</w:t>
            </w:r>
          </w:p>
          <w:p w14:paraId="3B594A71" w14:textId="77777777" w:rsidR="00DB1FC6" w:rsidRDefault="00DB1FC6" w:rsidP="00AA6F55">
            <w:pPr>
              <w:pStyle w:val="CopticVerse"/>
            </w:pPr>
            <w:r w:rsidRPr="00AA6F55">
              <w:t>ⲉⲑⲃⲉ ⲡⲉⲛⲟⲩϫⲁⲓ</w:t>
            </w:r>
          </w:p>
        </w:tc>
      </w:tr>
      <w:tr w:rsidR="00DB1FC6" w14:paraId="0A53AFA2" w14:textId="77777777" w:rsidTr="006174EF">
        <w:trPr>
          <w:cantSplit/>
          <w:jc w:val="center"/>
        </w:trPr>
        <w:tc>
          <w:tcPr>
            <w:tcW w:w="288" w:type="dxa"/>
          </w:tcPr>
          <w:p w14:paraId="1C1D169D" w14:textId="77777777" w:rsidR="00DB1FC6" w:rsidRDefault="00DB1FC6" w:rsidP="006174EF">
            <w:pPr>
              <w:pStyle w:val="CopticCross"/>
            </w:pPr>
          </w:p>
        </w:tc>
        <w:tc>
          <w:tcPr>
            <w:tcW w:w="3960" w:type="dxa"/>
          </w:tcPr>
          <w:p w14:paraId="22F9494C" w14:textId="77777777" w:rsidR="00DB1FC6" w:rsidRDefault="00DB1FC6" w:rsidP="00DB1FC6">
            <w:pPr>
              <w:pStyle w:val="EngHang"/>
            </w:pPr>
            <w:r>
              <w:t>W</w:t>
            </w:r>
            <w:r w:rsidRPr="007425E1">
              <w:t>ill not be silent</w:t>
            </w:r>
            <w:r>
              <w:t>,</w:t>
            </w:r>
          </w:p>
          <w:p w14:paraId="507DAE4B" w14:textId="77777777" w:rsidR="00DB1FC6" w:rsidRDefault="00DB1FC6" w:rsidP="00DB1FC6">
            <w:pPr>
              <w:pStyle w:val="EngHang"/>
            </w:pPr>
            <w:r>
              <w:t>B</w:t>
            </w:r>
            <w:r w:rsidRPr="007425E1">
              <w:t xml:space="preserve">ecause of its unspeakable character; </w:t>
            </w:r>
          </w:p>
          <w:p w14:paraId="00944A3E" w14:textId="77777777" w:rsidR="00DB1FC6" w:rsidRDefault="00DB1FC6" w:rsidP="00DB1FC6">
            <w:pPr>
              <w:pStyle w:val="EngHang"/>
            </w:pPr>
            <w:r>
              <w:t>H</w:t>
            </w:r>
            <w:r w:rsidRPr="007425E1">
              <w:t xml:space="preserve">e will raise us up </w:t>
            </w:r>
          </w:p>
          <w:p w14:paraId="53F0DB94" w14:textId="77777777" w:rsidR="00DB1FC6" w:rsidRDefault="00DB1FC6" w:rsidP="00DB1FC6">
            <w:pPr>
              <w:pStyle w:val="EngHangEnd"/>
            </w:pPr>
            <w:r>
              <w:t>T</w:t>
            </w:r>
            <w:r w:rsidRPr="007425E1">
              <w:t>o sing hymns</w:t>
            </w:r>
            <w:r>
              <w:t>,</w:t>
            </w:r>
          </w:p>
        </w:tc>
        <w:tc>
          <w:tcPr>
            <w:tcW w:w="288" w:type="dxa"/>
          </w:tcPr>
          <w:p w14:paraId="5A24994D" w14:textId="77777777" w:rsidR="00DB1FC6" w:rsidRDefault="00DB1FC6" w:rsidP="00FE7FB3"/>
        </w:tc>
        <w:tc>
          <w:tcPr>
            <w:tcW w:w="288" w:type="dxa"/>
          </w:tcPr>
          <w:p w14:paraId="491A10CA" w14:textId="77777777" w:rsidR="00DB1FC6" w:rsidRDefault="00DB1FC6" w:rsidP="006174EF">
            <w:pPr>
              <w:pStyle w:val="CopticCross"/>
            </w:pPr>
          </w:p>
        </w:tc>
        <w:tc>
          <w:tcPr>
            <w:tcW w:w="3960" w:type="dxa"/>
          </w:tcPr>
          <w:p w14:paraId="0802EBDB" w14:textId="77777777" w:rsidR="00DB1FC6" w:rsidRDefault="00DB1FC6" w:rsidP="00AA6F55">
            <w:pPr>
              <w:pStyle w:val="CopticVersemulti-line"/>
            </w:pPr>
            <w:r w:rsidRPr="00AA6F55">
              <w:t>ϥ̀ⲛⲁⲭⲁⲣⲱϥ ⲙⲉⲛ</w:t>
            </w:r>
          </w:p>
          <w:p w14:paraId="731ED532" w14:textId="77777777" w:rsidR="00DB1FC6" w:rsidRDefault="00DB1FC6" w:rsidP="00AA6F55">
            <w:pPr>
              <w:pStyle w:val="CopticVersemulti-line"/>
            </w:pPr>
            <w:r w:rsidRPr="00AA6F55">
              <w:t>ⲉⲑⲃⲉ ϯⲙⲉⲧⲁⲧⲥⲁϫⲓ ⲙ̀ⲙⲟϥ</w:t>
            </w:r>
          </w:p>
          <w:p w14:paraId="00E5D88D" w14:textId="77777777" w:rsidR="00DB1FC6" w:rsidRDefault="00DB1FC6" w:rsidP="00AA6F55">
            <w:pPr>
              <w:pStyle w:val="CopticVersemulti-line"/>
            </w:pPr>
            <w:r w:rsidRPr="00AA6F55">
              <w:t>ϥ̀ⲛⲁⲧⲟⲩⲛⲟⲥⲧⲉⲛ ⲉ̀ⲡ̀ϣⲱⲓ</w:t>
            </w:r>
          </w:p>
          <w:p w14:paraId="0CB15698" w14:textId="77777777" w:rsidR="00DB1FC6" w:rsidRDefault="00DB1FC6" w:rsidP="00AA6F55">
            <w:pPr>
              <w:pStyle w:val="CopticVerse"/>
            </w:pPr>
            <w:r w:rsidRPr="00AA6F55">
              <w:t>ⲉ̀ⲟⲩϫⲓⲛⲉⲣϩⲩⲙⲛⲟⲥ</w:t>
            </w:r>
          </w:p>
        </w:tc>
      </w:tr>
      <w:tr w:rsidR="00DB1FC6" w14:paraId="36616648" w14:textId="77777777" w:rsidTr="006174EF">
        <w:trPr>
          <w:cantSplit/>
          <w:jc w:val="center"/>
        </w:trPr>
        <w:tc>
          <w:tcPr>
            <w:tcW w:w="288" w:type="dxa"/>
          </w:tcPr>
          <w:p w14:paraId="4785917C" w14:textId="77777777" w:rsidR="00DB1FC6" w:rsidRDefault="00DB1FC6" w:rsidP="006174EF">
            <w:pPr>
              <w:pStyle w:val="CopticCross"/>
            </w:pPr>
            <w:r w:rsidRPr="00FB5ACB">
              <w:t>¿</w:t>
            </w:r>
          </w:p>
        </w:tc>
        <w:tc>
          <w:tcPr>
            <w:tcW w:w="3960" w:type="dxa"/>
          </w:tcPr>
          <w:p w14:paraId="6A2B2A02" w14:textId="77777777" w:rsidR="00DB1FC6" w:rsidRDefault="00DB1FC6" w:rsidP="00DB1FC6">
            <w:pPr>
              <w:pStyle w:val="EngHang"/>
            </w:pPr>
            <w:r w:rsidRPr="007425E1">
              <w:t>On account of the greatness</w:t>
            </w:r>
          </w:p>
          <w:p w14:paraId="14F77CB9" w14:textId="77777777" w:rsidR="00DB1FC6" w:rsidRDefault="00DB1FC6" w:rsidP="00DB1FC6">
            <w:pPr>
              <w:pStyle w:val="EngHang"/>
            </w:pPr>
            <w:r>
              <w:t>O</w:t>
            </w:r>
            <w:r w:rsidRPr="007425E1">
              <w:t xml:space="preserve">f that miracle, </w:t>
            </w:r>
          </w:p>
          <w:p w14:paraId="7578918E" w14:textId="77777777" w:rsidR="00DB1FC6" w:rsidRDefault="00DB1FC6" w:rsidP="00DB1FC6">
            <w:pPr>
              <w:pStyle w:val="EngHang"/>
            </w:pPr>
            <w:r>
              <w:t>T</w:t>
            </w:r>
            <w:r w:rsidRPr="007425E1">
              <w:t xml:space="preserve">hat it might be beneficial </w:t>
            </w:r>
          </w:p>
          <w:p w14:paraId="2D74F850" w14:textId="77777777" w:rsidR="00DB1FC6" w:rsidRDefault="00DB1FC6" w:rsidP="00DB1FC6">
            <w:pPr>
              <w:pStyle w:val="EngHangEnd"/>
            </w:pPr>
            <w:r>
              <w:t>I</w:t>
            </w:r>
            <w:r w:rsidRPr="007425E1">
              <w:t xml:space="preserve">n </w:t>
            </w:r>
            <w:r>
              <w:t>diverse</w:t>
            </w:r>
            <w:r w:rsidRPr="007425E1">
              <w:t xml:space="preserve"> ways.</w:t>
            </w:r>
          </w:p>
        </w:tc>
        <w:tc>
          <w:tcPr>
            <w:tcW w:w="288" w:type="dxa"/>
          </w:tcPr>
          <w:p w14:paraId="7B66D51F" w14:textId="77777777" w:rsidR="00DB1FC6" w:rsidRDefault="00DB1FC6" w:rsidP="00FE7FB3"/>
        </w:tc>
        <w:tc>
          <w:tcPr>
            <w:tcW w:w="288" w:type="dxa"/>
          </w:tcPr>
          <w:p w14:paraId="330B1214" w14:textId="77777777" w:rsidR="00DB1FC6" w:rsidRDefault="00DB1FC6" w:rsidP="006174EF">
            <w:pPr>
              <w:pStyle w:val="CopticCross"/>
            </w:pPr>
            <w:r w:rsidRPr="003D112D">
              <w:t>¿</w:t>
            </w:r>
          </w:p>
        </w:tc>
        <w:tc>
          <w:tcPr>
            <w:tcW w:w="3960" w:type="dxa"/>
          </w:tcPr>
          <w:p w14:paraId="4AC16102" w14:textId="77777777" w:rsidR="00DB1FC6" w:rsidRDefault="00DB1FC6" w:rsidP="00AA6F55">
            <w:pPr>
              <w:pStyle w:val="CopticVersemulti-line"/>
            </w:pPr>
            <w:r w:rsidRPr="00AA6F55">
              <w:t>Ⲉⲑⲃⲉ ϯⲙⲉⲧⲛⲓϣϯ</w:t>
            </w:r>
          </w:p>
          <w:p w14:paraId="77B35819" w14:textId="77777777" w:rsidR="00DB1FC6" w:rsidRDefault="00DB1FC6" w:rsidP="00AA6F55">
            <w:pPr>
              <w:pStyle w:val="CopticVersemulti-line"/>
            </w:pPr>
            <w:r w:rsidRPr="00AA6F55">
              <w:t>ⲛ̀ⲧⲉ ⲫⲏⲉⲧⲟⲓ ⲛ̀ϣ̀ⲫⲏⲣⲓ</w:t>
            </w:r>
          </w:p>
          <w:p w14:paraId="3647B723" w14:textId="77777777" w:rsidR="00DB1FC6" w:rsidRDefault="00DB1FC6" w:rsidP="00AA6F55">
            <w:pPr>
              <w:pStyle w:val="CopticVersemulti-line"/>
            </w:pPr>
            <w:r w:rsidRPr="00AA6F55">
              <w:t>ⲛ̀ⲣⲉϥⲉⲣⲡⲉⲑⲛⲁⲛⲉϥ</w:t>
            </w:r>
          </w:p>
          <w:p w14:paraId="78497D86" w14:textId="77777777" w:rsidR="00DB1FC6" w:rsidRDefault="00DB1FC6" w:rsidP="00AA6F55">
            <w:pPr>
              <w:pStyle w:val="CopticVerse"/>
            </w:pPr>
            <w:r w:rsidRPr="00AA6F55">
              <w:t>ⲉⲧⲟⲓ ⲛ̀ⲟⲩⲑⲟ ⲛ̀ⲣⲏϯ</w:t>
            </w:r>
          </w:p>
        </w:tc>
      </w:tr>
      <w:tr w:rsidR="00DB1FC6" w14:paraId="2E556890" w14:textId="77777777" w:rsidTr="006174EF">
        <w:trPr>
          <w:cantSplit/>
          <w:jc w:val="center"/>
        </w:trPr>
        <w:tc>
          <w:tcPr>
            <w:tcW w:w="288" w:type="dxa"/>
          </w:tcPr>
          <w:p w14:paraId="519DA183" w14:textId="77777777" w:rsidR="00DB1FC6" w:rsidRDefault="00DB1FC6" w:rsidP="006174EF">
            <w:pPr>
              <w:pStyle w:val="CopticCross"/>
            </w:pPr>
          </w:p>
        </w:tc>
        <w:tc>
          <w:tcPr>
            <w:tcW w:w="3960" w:type="dxa"/>
          </w:tcPr>
          <w:p w14:paraId="2749F1C3" w14:textId="77777777" w:rsidR="00DB1FC6" w:rsidRDefault="00DB1FC6" w:rsidP="00DB1FC6">
            <w:pPr>
              <w:pStyle w:val="EngHang"/>
            </w:pPr>
            <w:r w:rsidRPr="007425E1">
              <w:t xml:space="preserve">For the living </w:t>
            </w:r>
            <w:r>
              <w:t>Logos</w:t>
            </w:r>
          </w:p>
          <w:p w14:paraId="5ACC9124" w14:textId="77777777" w:rsidR="00DB1FC6" w:rsidRDefault="00DB1FC6" w:rsidP="00DB1FC6">
            <w:pPr>
              <w:pStyle w:val="EngHang"/>
            </w:pPr>
            <w:r>
              <w:t>O</w:t>
            </w:r>
            <w:r w:rsidRPr="007425E1">
              <w:t xml:space="preserve">f God the Father, </w:t>
            </w:r>
          </w:p>
          <w:p w14:paraId="74E900F8" w14:textId="77777777" w:rsidR="00DB1FC6" w:rsidRDefault="00DB1FC6" w:rsidP="00DB1FC6">
            <w:pPr>
              <w:pStyle w:val="EngHang"/>
            </w:pPr>
            <w:r>
              <w:t>W</w:t>
            </w:r>
            <w:r w:rsidRPr="007425E1">
              <w:t>ho came down to give</w:t>
            </w:r>
            <w:r>
              <w:t xml:space="preserve"> the Law</w:t>
            </w:r>
            <w:r w:rsidRPr="007425E1">
              <w:t xml:space="preserve"> </w:t>
            </w:r>
          </w:p>
          <w:p w14:paraId="29D723B4" w14:textId="77777777" w:rsidR="00DB1FC6" w:rsidRDefault="00DB1FC6" w:rsidP="00DB1FC6">
            <w:pPr>
              <w:pStyle w:val="EngHangEnd"/>
            </w:pPr>
            <w:r>
              <w:t>O</w:t>
            </w:r>
            <w:r w:rsidRPr="007425E1">
              <w:t>n Mount Sinai.</w:t>
            </w:r>
          </w:p>
        </w:tc>
        <w:tc>
          <w:tcPr>
            <w:tcW w:w="288" w:type="dxa"/>
          </w:tcPr>
          <w:p w14:paraId="3D8182BD" w14:textId="77777777" w:rsidR="00DB1FC6" w:rsidRDefault="00DB1FC6" w:rsidP="00FE7FB3"/>
        </w:tc>
        <w:tc>
          <w:tcPr>
            <w:tcW w:w="288" w:type="dxa"/>
          </w:tcPr>
          <w:p w14:paraId="2C81580A" w14:textId="77777777" w:rsidR="00DB1FC6" w:rsidRDefault="00DB1FC6" w:rsidP="006174EF">
            <w:pPr>
              <w:pStyle w:val="CopticCross"/>
            </w:pPr>
          </w:p>
        </w:tc>
        <w:tc>
          <w:tcPr>
            <w:tcW w:w="3960" w:type="dxa"/>
          </w:tcPr>
          <w:p w14:paraId="791B4721" w14:textId="77777777" w:rsidR="00DB1FC6" w:rsidRDefault="00DB1FC6" w:rsidP="00AA6F55">
            <w:pPr>
              <w:pStyle w:val="CopticVersemulti-line"/>
            </w:pPr>
            <w:r w:rsidRPr="00AA6F55">
              <w:t>Ⲡⲓⲗⲟⲅⲟⲥ ⲅⲁⲣ ⲉⲧⲟⲛϧ</w:t>
            </w:r>
          </w:p>
          <w:p w14:paraId="2684B27A" w14:textId="77777777" w:rsidR="00DB1FC6" w:rsidRDefault="00DB1FC6" w:rsidP="00AA6F55">
            <w:pPr>
              <w:pStyle w:val="CopticVersemulti-line"/>
            </w:pPr>
            <w:r w:rsidRPr="00AA6F55">
              <w:t>ⲛ̀ⲧⲉ Ⲫϯ Ⲫ̀ⲓⲱⲧ</w:t>
            </w:r>
          </w:p>
          <w:p w14:paraId="4BBFC4F7" w14:textId="77777777" w:rsidR="00DB1FC6" w:rsidRDefault="00DB1FC6" w:rsidP="00AA6F55">
            <w:pPr>
              <w:pStyle w:val="CopticVersemulti-line"/>
            </w:pPr>
            <w:r w:rsidRPr="00AA6F55">
              <w:t>ⲉ̀ⲧⲁϥⲓ̀ ⲉ̀ⲡⲉⲥⲏⲧ ⲉ̀ϯⲛⲟⲙⲟⲥ</w:t>
            </w:r>
          </w:p>
          <w:p w14:paraId="16F41EFC" w14:textId="77777777" w:rsidR="00DB1FC6" w:rsidRDefault="00DB1FC6" w:rsidP="00AA6F55">
            <w:pPr>
              <w:pStyle w:val="CopticVerse"/>
            </w:pPr>
            <w:r w:rsidRPr="00AA6F55">
              <w:t>ϩⲓϫⲉⲛ ⲡ̀ⲧⲱⲟⲩ ⲛ̀Ⲥⲓⲛⲁ</w:t>
            </w:r>
          </w:p>
        </w:tc>
      </w:tr>
      <w:tr w:rsidR="00DB1FC6" w14:paraId="24EB4A1D" w14:textId="77777777" w:rsidTr="006174EF">
        <w:trPr>
          <w:cantSplit/>
          <w:jc w:val="center"/>
        </w:trPr>
        <w:tc>
          <w:tcPr>
            <w:tcW w:w="288" w:type="dxa"/>
          </w:tcPr>
          <w:p w14:paraId="1D992CF0" w14:textId="77777777" w:rsidR="00DB1FC6" w:rsidRDefault="00DB1FC6" w:rsidP="006174EF">
            <w:pPr>
              <w:pStyle w:val="CopticCross"/>
            </w:pPr>
            <w:r w:rsidRPr="00FB5ACB">
              <w:t>¿</w:t>
            </w:r>
          </w:p>
        </w:tc>
        <w:tc>
          <w:tcPr>
            <w:tcW w:w="3960" w:type="dxa"/>
          </w:tcPr>
          <w:p w14:paraId="185DB7C0" w14:textId="77777777" w:rsidR="00DB1FC6" w:rsidRDefault="00DB1FC6" w:rsidP="00DB1FC6">
            <w:pPr>
              <w:pStyle w:val="EngHang"/>
            </w:pPr>
            <w:r>
              <w:t>He covered</w:t>
            </w:r>
          </w:p>
          <w:p w14:paraId="5E5EFBF1" w14:textId="77777777" w:rsidR="00DB1FC6" w:rsidRDefault="00DB1FC6" w:rsidP="00DB1FC6">
            <w:pPr>
              <w:pStyle w:val="EngHang"/>
            </w:pPr>
            <w:r>
              <w:t>The mountain top</w:t>
            </w:r>
          </w:p>
          <w:p w14:paraId="7CF4396B" w14:textId="77777777" w:rsidR="00DB1FC6" w:rsidRDefault="00DB1FC6" w:rsidP="00DB1FC6">
            <w:pPr>
              <w:pStyle w:val="EngHang"/>
            </w:pPr>
            <w:r>
              <w:t>With smoke and darkness</w:t>
            </w:r>
          </w:p>
          <w:p w14:paraId="404BBB27" w14:textId="77777777" w:rsidR="00DB1FC6" w:rsidRDefault="00DB1FC6" w:rsidP="00DB1FC6">
            <w:pPr>
              <w:pStyle w:val="EngHangEnd"/>
            </w:pPr>
            <w:r>
              <w:t>Darkness, and storm.</w:t>
            </w:r>
          </w:p>
        </w:tc>
        <w:tc>
          <w:tcPr>
            <w:tcW w:w="288" w:type="dxa"/>
          </w:tcPr>
          <w:p w14:paraId="3457959E" w14:textId="77777777" w:rsidR="00DB1FC6" w:rsidRDefault="00DB1FC6" w:rsidP="00FE7FB3"/>
        </w:tc>
        <w:tc>
          <w:tcPr>
            <w:tcW w:w="288" w:type="dxa"/>
          </w:tcPr>
          <w:p w14:paraId="1F13AF0F" w14:textId="77777777" w:rsidR="00DB1FC6" w:rsidRDefault="00DB1FC6" w:rsidP="006174EF">
            <w:pPr>
              <w:pStyle w:val="CopticCross"/>
            </w:pPr>
            <w:r w:rsidRPr="003D112D">
              <w:t>¿</w:t>
            </w:r>
          </w:p>
        </w:tc>
        <w:tc>
          <w:tcPr>
            <w:tcW w:w="3960" w:type="dxa"/>
          </w:tcPr>
          <w:p w14:paraId="512F9210" w14:textId="77777777" w:rsidR="00DB1FC6" w:rsidRDefault="00DB1FC6" w:rsidP="00AA6F55">
            <w:pPr>
              <w:pStyle w:val="CopticVersemulti-line"/>
            </w:pPr>
            <w:r w:rsidRPr="00AA6F55">
              <w:t>Ⲁϥϩⲱⲃⲥ ⲛ̀ⲧ̀ⲁ̀ⲫⲉ</w:t>
            </w:r>
          </w:p>
          <w:p w14:paraId="290351D2" w14:textId="77777777" w:rsidR="00DB1FC6" w:rsidRDefault="00DB1FC6" w:rsidP="00AA6F55">
            <w:pPr>
              <w:pStyle w:val="CopticVersemulti-line"/>
            </w:pPr>
            <w:r w:rsidRPr="00AA6F55">
              <w:t>ⲙ̀ⲡⲓⲧⲱⲟⲩ ϧⲉⲛ ⲟⲩⲭ̀ⲣⲉⲙⲧⲥ</w:t>
            </w:r>
          </w:p>
          <w:p w14:paraId="7F66AF3D" w14:textId="77777777" w:rsidR="00DB1FC6" w:rsidRDefault="00DB1FC6" w:rsidP="00AA6F55">
            <w:pPr>
              <w:pStyle w:val="CopticVersemulti-line"/>
            </w:pPr>
            <w:r w:rsidRPr="00AA6F55">
              <w:t>ⲛⲉⲙ ⲟⲩⲭⲁⲕⲓ ⲛⲉⲙ ⲟⲩⲅ̀ⲛⲟⲫⲟⲥ</w:t>
            </w:r>
          </w:p>
          <w:p w14:paraId="215DC214" w14:textId="77777777" w:rsidR="00DB1FC6" w:rsidRDefault="00DB1FC6" w:rsidP="00AA6F55">
            <w:pPr>
              <w:pStyle w:val="CopticVerse"/>
            </w:pPr>
            <w:r w:rsidRPr="00AA6F55">
              <w:t>ⲛⲉⲙ ⲟⲩⲥⲁⲣⲁⲑⲏⲟⲩ</w:t>
            </w:r>
          </w:p>
        </w:tc>
      </w:tr>
      <w:tr w:rsidR="00DB1FC6" w14:paraId="4226B27C" w14:textId="77777777" w:rsidTr="006174EF">
        <w:trPr>
          <w:cantSplit/>
          <w:jc w:val="center"/>
        </w:trPr>
        <w:tc>
          <w:tcPr>
            <w:tcW w:w="288" w:type="dxa"/>
          </w:tcPr>
          <w:p w14:paraId="718713FF" w14:textId="77777777" w:rsidR="00DB1FC6" w:rsidRDefault="00DB1FC6" w:rsidP="006174EF">
            <w:pPr>
              <w:pStyle w:val="CopticCross"/>
            </w:pPr>
          </w:p>
        </w:tc>
        <w:tc>
          <w:tcPr>
            <w:tcW w:w="3960" w:type="dxa"/>
          </w:tcPr>
          <w:p w14:paraId="66171931" w14:textId="77777777" w:rsidR="00DB1FC6" w:rsidRDefault="00DB1FC6" w:rsidP="00DB1FC6">
            <w:pPr>
              <w:pStyle w:val="EngHang"/>
            </w:pPr>
            <w:r w:rsidRPr="007425E1">
              <w:t xml:space="preserve">Through the sound </w:t>
            </w:r>
          </w:p>
          <w:p w14:paraId="1F2E5ADF" w14:textId="77777777" w:rsidR="00DB1FC6" w:rsidRDefault="00DB1FC6" w:rsidP="00DB1FC6">
            <w:pPr>
              <w:pStyle w:val="EngHang"/>
            </w:pPr>
            <w:r>
              <w:t>Of the trumpets,</w:t>
            </w:r>
          </w:p>
          <w:p w14:paraId="5060F055" w14:textId="77777777" w:rsidR="00DB1FC6" w:rsidRPr="007425E1" w:rsidRDefault="00DB1FC6" w:rsidP="00DB1FC6">
            <w:pPr>
              <w:pStyle w:val="EngHang"/>
            </w:pPr>
            <w:r>
              <w:t>H</w:t>
            </w:r>
            <w:r w:rsidRPr="007425E1">
              <w:t xml:space="preserve">e taught those </w:t>
            </w:r>
          </w:p>
          <w:p w14:paraId="31F0C61F" w14:textId="77777777" w:rsidR="00DB1FC6" w:rsidRDefault="00DB1FC6" w:rsidP="00DB1FC6">
            <w:pPr>
              <w:pStyle w:val="EngHangEnd"/>
            </w:pPr>
            <w:r>
              <w:t>Who stood there in fear</w:t>
            </w:r>
            <w:r w:rsidRPr="007425E1">
              <w:t>.</w:t>
            </w:r>
          </w:p>
        </w:tc>
        <w:tc>
          <w:tcPr>
            <w:tcW w:w="288" w:type="dxa"/>
          </w:tcPr>
          <w:p w14:paraId="7CED538C" w14:textId="77777777" w:rsidR="00DB1FC6" w:rsidRDefault="00DB1FC6" w:rsidP="00FE7FB3"/>
        </w:tc>
        <w:tc>
          <w:tcPr>
            <w:tcW w:w="288" w:type="dxa"/>
          </w:tcPr>
          <w:p w14:paraId="37AB1C38" w14:textId="77777777" w:rsidR="00DB1FC6" w:rsidRDefault="00DB1FC6" w:rsidP="006174EF">
            <w:pPr>
              <w:pStyle w:val="CopticCross"/>
            </w:pPr>
          </w:p>
        </w:tc>
        <w:tc>
          <w:tcPr>
            <w:tcW w:w="3960" w:type="dxa"/>
          </w:tcPr>
          <w:p w14:paraId="3A665BA6" w14:textId="77777777" w:rsidR="00DB1FC6" w:rsidRDefault="00DB1FC6" w:rsidP="00AA6F55">
            <w:pPr>
              <w:pStyle w:val="CopticVersemulti-line"/>
            </w:pPr>
            <w:r w:rsidRPr="00AA6F55">
              <w:t>Ⲁϥϩⲱⲃⲥ ⲛ̀ⲧ̀ⲁ̀ⲫⲉ</w:t>
            </w:r>
          </w:p>
          <w:p w14:paraId="03D6B7D7" w14:textId="77777777" w:rsidR="00DB1FC6" w:rsidRDefault="00DB1FC6" w:rsidP="00AA6F55">
            <w:pPr>
              <w:pStyle w:val="CopticVersemulti-line"/>
            </w:pPr>
            <w:r w:rsidRPr="00AA6F55">
              <w:t>ⲙ̀ⲡⲓⲧⲱⲟⲩ ϧⲉⲛ ⲟⲩⲭ̀ⲣⲉⲙⲧⲥ</w:t>
            </w:r>
          </w:p>
          <w:p w14:paraId="5F575FFC" w14:textId="77777777" w:rsidR="00DB1FC6" w:rsidRDefault="00DB1FC6" w:rsidP="00AA6F55">
            <w:pPr>
              <w:pStyle w:val="CopticVersemulti-line"/>
            </w:pPr>
            <w:r w:rsidRPr="00AA6F55">
              <w:t>ⲛⲉⲙ ⲟⲩⲭⲁⲕⲓ ⲛⲉⲙ ⲟⲩⲅ̀ⲛⲟⲫⲟⲥ</w:t>
            </w:r>
          </w:p>
          <w:p w14:paraId="360A3F2F" w14:textId="77777777" w:rsidR="00DB1FC6" w:rsidRDefault="00DB1FC6" w:rsidP="00AA6F55">
            <w:pPr>
              <w:pStyle w:val="CopticVerse"/>
            </w:pPr>
            <w:r w:rsidRPr="00AA6F55">
              <w:t>ⲛⲉⲙ ⲟⲩⲥⲁⲣⲁⲑⲏⲟⲩ</w:t>
            </w:r>
          </w:p>
        </w:tc>
      </w:tr>
      <w:tr w:rsidR="00DB1FC6" w14:paraId="07E7600D" w14:textId="77777777" w:rsidTr="006174EF">
        <w:trPr>
          <w:cantSplit/>
          <w:jc w:val="center"/>
        </w:trPr>
        <w:tc>
          <w:tcPr>
            <w:tcW w:w="288" w:type="dxa"/>
          </w:tcPr>
          <w:p w14:paraId="619A12AA" w14:textId="77777777" w:rsidR="00DB1FC6" w:rsidRDefault="00DB1FC6" w:rsidP="006174EF">
            <w:pPr>
              <w:pStyle w:val="CopticCross"/>
            </w:pPr>
            <w:r w:rsidRPr="00FB5ACB">
              <w:lastRenderedPageBreak/>
              <w:t>¿</w:t>
            </w:r>
          </w:p>
        </w:tc>
        <w:tc>
          <w:tcPr>
            <w:tcW w:w="3960" w:type="dxa"/>
          </w:tcPr>
          <w:p w14:paraId="6ECAF8DE" w14:textId="77777777" w:rsidR="00DB1FC6" w:rsidRDefault="00DB1FC6" w:rsidP="00DB1FC6">
            <w:pPr>
              <w:pStyle w:val="EngHang"/>
            </w:pPr>
            <w:r w:rsidRPr="007425E1">
              <w:t xml:space="preserve">He came down upon you, </w:t>
            </w:r>
          </w:p>
          <w:p w14:paraId="7BBA592D" w14:textId="77777777" w:rsidR="00DB1FC6" w:rsidRDefault="00DB1FC6" w:rsidP="00DB1FC6">
            <w:pPr>
              <w:pStyle w:val="EngHang"/>
            </w:pPr>
            <w:r w:rsidRPr="007425E1">
              <w:t xml:space="preserve">O rational mountain, </w:t>
            </w:r>
          </w:p>
          <w:p w14:paraId="36FC0F5B" w14:textId="77777777" w:rsidR="00DB1FC6" w:rsidRDefault="00DB1FC6" w:rsidP="00DB1FC6">
            <w:pPr>
              <w:pStyle w:val="EngHang"/>
            </w:pPr>
            <w:r>
              <w:t>I</w:t>
            </w:r>
            <w:r w:rsidRPr="007425E1">
              <w:t xml:space="preserve">n gentleness </w:t>
            </w:r>
          </w:p>
          <w:p w14:paraId="7EE5E135" w14:textId="77777777" w:rsidR="00DB1FC6" w:rsidRDefault="00DB1FC6" w:rsidP="00DB1FC6">
            <w:pPr>
              <w:pStyle w:val="EngHangEnd"/>
            </w:pPr>
            <w:r>
              <w:t>A</w:t>
            </w:r>
            <w:r w:rsidRPr="007425E1">
              <w:t>nd love for mankind:</w:t>
            </w:r>
          </w:p>
        </w:tc>
        <w:tc>
          <w:tcPr>
            <w:tcW w:w="288" w:type="dxa"/>
          </w:tcPr>
          <w:p w14:paraId="53FDB593" w14:textId="77777777" w:rsidR="00DB1FC6" w:rsidRDefault="00DB1FC6" w:rsidP="00FE7FB3"/>
        </w:tc>
        <w:tc>
          <w:tcPr>
            <w:tcW w:w="288" w:type="dxa"/>
          </w:tcPr>
          <w:p w14:paraId="472BA40A" w14:textId="77777777" w:rsidR="00DB1FC6" w:rsidRDefault="00DB1FC6" w:rsidP="006174EF">
            <w:pPr>
              <w:pStyle w:val="CopticCross"/>
            </w:pPr>
            <w:r w:rsidRPr="003D112D">
              <w:t>¿</w:t>
            </w:r>
          </w:p>
        </w:tc>
        <w:tc>
          <w:tcPr>
            <w:tcW w:w="3960" w:type="dxa"/>
          </w:tcPr>
          <w:p w14:paraId="7040F317" w14:textId="77777777" w:rsidR="00DB1FC6" w:rsidRDefault="00DB1FC6" w:rsidP="00AA6F55">
            <w:pPr>
              <w:pStyle w:val="CopticVersemulti-line"/>
            </w:pPr>
            <w:r w:rsidRPr="00AA6F55">
              <w:t>Ⲉ̀ⲃⲟⲗϩⲓⲧⲉⲛ ϯⲥ̀ⲙⲏ</w:t>
            </w:r>
          </w:p>
          <w:p w14:paraId="06BAA2EF" w14:textId="77777777" w:rsidR="00DB1FC6" w:rsidRDefault="00DB1FC6" w:rsidP="00AA6F55">
            <w:pPr>
              <w:pStyle w:val="CopticVersemulti-line"/>
            </w:pPr>
            <w:r w:rsidRPr="00AA6F55">
              <w:t>ⲛ̀ⲧⲉ ϩⲁⲛⲥⲁⲗⲡⲓⲅⲅⲟⲥ</w:t>
            </w:r>
          </w:p>
          <w:p w14:paraId="41095BC1" w14:textId="77777777" w:rsidR="00DB1FC6" w:rsidRDefault="00DB1FC6" w:rsidP="00AA6F55">
            <w:pPr>
              <w:pStyle w:val="CopticVersemulti-line"/>
            </w:pPr>
            <w:r w:rsidRPr="00AA6F55">
              <w:t>ⲛⲁϥϯⲥ̀ⲃⲱ ϧⲉⲛ ⲟⲩϩⲟϯ</w:t>
            </w:r>
          </w:p>
          <w:p w14:paraId="1F11C60B" w14:textId="77777777" w:rsidR="00DB1FC6" w:rsidRDefault="00DB1FC6" w:rsidP="00AA6F55">
            <w:pPr>
              <w:pStyle w:val="CopticVerse"/>
            </w:pPr>
            <w:r w:rsidRPr="00AA6F55">
              <w:t>ⲛ̀ⲛⲏⲉⲧⲟ̀ϩⲓ ⲉ̀ⲣⲁⲧⲟⲩ</w:t>
            </w:r>
          </w:p>
        </w:tc>
      </w:tr>
      <w:tr w:rsidR="00DB1FC6" w14:paraId="3ED164B7" w14:textId="77777777" w:rsidTr="006174EF">
        <w:trPr>
          <w:cantSplit/>
          <w:jc w:val="center"/>
        </w:trPr>
        <w:tc>
          <w:tcPr>
            <w:tcW w:w="288" w:type="dxa"/>
          </w:tcPr>
          <w:p w14:paraId="525C9436" w14:textId="77777777" w:rsidR="00DB1FC6" w:rsidRDefault="00DB1FC6" w:rsidP="006174EF">
            <w:pPr>
              <w:pStyle w:val="CopticCross"/>
            </w:pPr>
          </w:p>
        </w:tc>
        <w:tc>
          <w:tcPr>
            <w:tcW w:w="3960" w:type="dxa"/>
          </w:tcPr>
          <w:p w14:paraId="44AEAC04" w14:textId="77777777" w:rsidR="00DB1FC6" w:rsidRDefault="00DB1FC6" w:rsidP="00DB1FC6">
            <w:pPr>
              <w:pStyle w:val="EngHang"/>
            </w:pPr>
            <w:r>
              <w:t>And</w:t>
            </w:r>
            <w:r w:rsidRPr="007425E1">
              <w:t xml:space="preserve"> in this manner</w:t>
            </w:r>
            <w:r>
              <w:t>,</w:t>
            </w:r>
          </w:p>
          <w:p w14:paraId="7C09EB78" w14:textId="77777777" w:rsidR="00DB1FC6" w:rsidRDefault="00DB1FC6" w:rsidP="00DB1FC6">
            <w:pPr>
              <w:pStyle w:val="EngHang"/>
            </w:pPr>
            <w:r w:rsidRPr="007425E1">
              <w:t xml:space="preserve">He was incarnate of you, </w:t>
            </w:r>
          </w:p>
          <w:p w14:paraId="239B4884" w14:textId="77777777" w:rsidR="00DB1FC6" w:rsidRDefault="00DB1FC6" w:rsidP="00DB1FC6">
            <w:pPr>
              <w:pStyle w:val="EngHang"/>
            </w:pPr>
            <w:r>
              <w:t>Without change,</w:t>
            </w:r>
          </w:p>
          <w:p w14:paraId="1739B56A" w14:textId="77777777" w:rsidR="00DB1FC6" w:rsidRDefault="00DB1FC6" w:rsidP="00DB1FC6">
            <w:pPr>
              <w:pStyle w:val="EngHangEnd"/>
            </w:pPr>
            <w:r>
              <w:t>W</w:t>
            </w:r>
            <w:r w:rsidRPr="007425E1">
              <w:t>ith a rational body.</w:t>
            </w:r>
          </w:p>
        </w:tc>
        <w:tc>
          <w:tcPr>
            <w:tcW w:w="288" w:type="dxa"/>
          </w:tcPr>
          <w:p w14:paraId="1BF16599" w14:textId="77777777" w:rsidR="00DB1FC6" w:rsidRDefault="00DB1FC6" w:rsidP="00FE7FB3"/>
        </w:tc>
        <w:tc>
          <w:tcPr>
            <w:tcW w:w="288" w:type="dxa"/>
          </w:tcPr>
          <w:p w14:paraId="16D35A01" w14:textId="77777777" w:rsidR="00DB1FC6" w:rsidRDefault="00DB1FC6" w:rsidP="006174EF">
            <w:pPr>
              <w:pStyle w:val="CopticCross"/>
            </w:pPr>
          </w:p>
        </w:tc>
        <w:tc>
          <w:tcPr>
            <w:tcW w:w="3960" w:type="dxa"/>
          </w:tcPr>
          <w:p w14:paraId="45308D6A" w14:textId="77777777" w:rsidR="00DB1FC6" w:rsidRDefault="00DB1FC6" w:rsidP="00AA6F55">
            <w:pPr>
              <w:pStyle w:val="CopticVersemulti-line"/>
            </w:pPr>
            <w:r w:rsidRPr="00AA6F55">
              <w:t>Ⲛ̀ⲑⲟϥ ⲟⲛ ⲁϥⲓ̀ ⲉ̀ⲡⲉⲥⲏⲧ ⲉ̀ϫⲱ</w:t>
            </w:r>
          </w:p>
          <w:p w14:paraId="72ADE60F" w14:textId="77777777" w:rsidR="00DB1FC6" w:rsidRDefault="00DB1FC6" w:rsidP="00AA6F55">
            <w:pPr>
              <w:pStyle w:val="CopticVersemulti-line"/>
            </w:pPr>
            <w:r w:rsidRPr="00AA6F55">
              <w:t xml:space="preserve">ϧⲁ ⲡⲓⲧⲱⲟⲩ </w:t>
            </w:r>
            <w:r>
              <w:t>ⲛ̀ⲗⲟⲅⲓⲕⲟ</w:t>
            </w:r>
          </w:p>
          <w:p w14:paraId="145FC364" w14:textId="77777777" w:rsidR="00DB1FC6" w:rsidRDefault="00DB1FC6" w:rsidP="00AA6F55">
            <w:pPr>
              <w:pStyle w:val="CopticVersemulti-line"/>
            </w:pPr>
            <w:r w:rsidRPr="00AA6F55">
              <w:t xml:space="preserve"> ϧⲉⲛ ⲟⲩⲙⲉⲧⲣⲉⲙⲣⲁⲩϣ</w:t>
            </w:r>
          </w:p>
          <w:p w14:paraId="38D78335" w14:textId="77777777" w:rsidR="00DB1FC6" w:rsidRDefault="00DB1FC6" w:rsidP="00AA6F55">
            <w:pPr>
              <w:pStyle w:val="CopticVerse"/>
            </w:pPr>
            <w:r w:rsidRPr="00AA6F55">
              <w:t>ⲛⲉⲙ ⲟⲩⲙⲉⲧⲙⲁⲓⲣⲱⲙⲓ</w:t>
            </w:r>
          </w:p>
        </w:tc>
      </w:tr>
      <w:tr w:rsidR="00DB1FC6" w14:paraId="51B2EF85" w14:textId="77777777" w:rsidTr="006174EF">
        <w:trPr>
          <w:cantSplit/>
          <w:jc w:val="center"/>
        </w:trPr>
        <w:tc>
          <w:tcPr>
            <w:tcW w:w="288" w:type="dxa"/>
          </w:tcPr>
          <w:p w14:paraId="02119FDE" w14:textId="77777777" w:rsidR="00DB1FC6" w:rsidRDefault="00DB1FC6" w:rsidP="006174EF">
            <w:pPr>
              <w:pStyle w:val="CopticCross"/>
            </w:pPr>
            <w:r w:rsidRPr="00FB5ACB">
              <w:t>¿</w:t>
            </w:r>
          </w:p>
        </w:tc>
        <w:tc>
          <w:tcPr>
            <w:tcW w:w="3960" w:type="dxa"/>
          </w:tcPr>
          <w:p w14:paraId="792EC3E3" w14:textId="77777777" w:rsidR="00DB1FC6" w:rsidRDefault="00DB1FC6" w:rsidP="00DB1FC6">
            <w:r>
              <w:t>Perfectly</w:t>
            </w:r>
          </w:p>
          <w:p w14:paraId="121DDD2C" w14:textId="77777777" w:rsidR="00DB1FC6" w:rsidRDefault="00DB1FC6" w:rsidP="00DB1FC6">
            <w:r>
              <w:t>Consubstantial with us,</w:t>
            </w:r>
          </w:p>
          <w:p w14:paraId="1EBA9536" w14:textId="77777777" w:rsidR="00DB1FC6" w:rsidRDefault="00DB1FC6" w:rsidP="00DB1FC6">
            <w:r>
              <w:t>And one with His mother,</w:t>
            </w:r>
          </w:p>
          <w:p w14:paraId="76FB033E" w14:textId="77777777" w:rsidR="00DB1FC6" w:rsidRDefault="00DB1FC6" w:rsidP="00DB1FC6">
            <w:pPr>
              <w:pStyle w:val="EngHangEnd"/>
            </w:pPr>
            <w:r>
              <w:t>With a rational soul.</w:t>
            </w:r>
          </w:p>
        </w:tc>
        <w:tc>
          <w:tcPr>
            <w:tcW w:w="288" w:type="dxa"/>
          </w:tcPr>
          <w:p w14:paraId="16B85E6F" w14:textId="77777777" w:rsidR="00DB1FC6" w:rsidRDefault="00DB1FC6" w:rsidP="00FE7FB3"/>
        </w:tc>
        <w:tc>
          <w:tcPr>
            <w:tcW w:w="288" w:type="dxa"/>
          </w:tcPr>
          <w:p w14:paraId="3A0B7402" w14:textId="77777777" w:rsidR="00DB1FC6" w:rsidRDefault="00DB1FC6" w:rsidP="006174EF">
            <w:pPr>
              <w:pStyle w:val="CopticCross"/>
            </w:pPr>
            <w:r w:rsidRPr="003D112D">
              <w:t>¿</w:t>
            </w:r>
          </w:p>
        </w:tc>
        <w:tc>
          <w:tcPr>
            <w:tcW w:w="3960" w:type="dxa"/>
          </w:tcPr>
          <w:p w14:paraId="646E4698" w14:textId="77777777" w:rsidR="00DB1FC6" w:rsidRDefault="00DB1FC6" w:rsidP="00AA6F55">
            <w:pPr>
              <w:pStyle w:val="CopticVersemulti-line"/>
            </w:pPr>
            <w:r w:rsidRPr="00AA6F55">
              <w:t>Ⲛ̀ⲟ̀ⲙⲟⲟⲩⲥⲓⲟⲥ ⲛⲉⲙⲁⲛ</w:t>
            </w:r>
          </w:p>
          <w:p w14:paraId="75971533" w14:textId="77777777" w:rsidR="00DB1FC6" w:rsidRDefault="00DB1FC6" w:rsidP="00AA6F55">
            <w:pPr>
              <w:pStyle w:val="CopticVersemulti-line"/>
            </w:pPr>
            <w:r w:rsidRPr="00AA6F55">
              <w:t>ⲉⲥϫⲏⲕ ⲉ̀ⲃⲟⲗ</w:t>
            </w:r>
          </w:p>
          <w:p w14:paraId="40153984" w14:textId="77777777" w:rsidR="00DB1FC6" w:rsidRDefault="00DB1FC6" w:rsidP="00AA6F55">
            <w:pPr>
              <w:pStyle w:val="CopticVersemulti-line"/>
            </w:pPr>
            <w:r w:rsidRPr="00AA6F55">
              <w:t>ⲉ̀ⲟⲩⲟⲛ ⲛ̀ⲧⲁⲥ ⲙ̀ⲙⲁⲩ</w:t>
            </w:r>
          </w:p>
          <w:p w14:paraId="094C5DB0" w14:textId="77777777" w:rsidR="00DB1FC6" w:rsidRDefault="00DB1FC6" w:rsidP="00AA6F55">
            <w:pPr>
              <w:pStyle w:val="CopticVerse"/>
            </w:pPr>
            <w:r w:rsidRPr="00AA6F55">
              <w:t>ⲛ̀ⲟⲩⲯⲩⲭⲏ ⲛ̀ⲛⲟⲏ̀ⲣⲁ</w:t>
            </w:r>
          </w:p>
        </w:tc>
      </w:tr>
      <w:tr w:rsidR="00DB1FC6" w14:paraId="779CC927" w14:textId="77777777" w:rsidTr="006174EF">
        <w:trPr>
          <w:cantSplit/>
          <w:jc w:val="center"/>
        </w:trPr>
        <w:tc>
          <w:tcPr>
            <w:tcW w:w="288" w:type="dxa"/>
          </w:tcPr>
          <w:p w14:paraId="589B9F33" w14:textId="77777777" w:rsidR="00DB1FC6" w:rsidRDefault="00DB1FC6" w:rsidP="006174EF">
            <w:pPr>
              <w:pStyle w:val="CopticCross"/>
            </w:pPr>
          </w:p>
        </w:tc>
        <w:tc>
          <w:tcPr>
            <w:tcW w:w="3960" w:type="dxa"/>
          </w:tcPr>
          <w:p w14:paraId="65375838" w14:textId="77777777" w:rsidR="00DB1FC6" w:rsidRDefault="00DB1FC6" w:rsidP="00DB1FC6">
            <w:pPr>
              <w:pStyle w:val="EngHang"/>
            </w:pPr>
            <w:r w:rsidRPr="007425E1">
              <w:t>He remained God</w:t>
            </w:r>
            <w:r>
              <w:t>,</w:t>
            </w:r>
          </w:p>
          <w:p w14:paraId="17403D61" w14:textId="77777777" w:rsidR="00DB1FC6" w:rsidRDefault="00DB1FC6" w:rsidP="00DB1FC6">
            <w:pPr>
              <w:pStyle w:val="EngHang"/>
            </w:pPr>
            <w:r>
              <w:t>At all times</w:t>
            </w:r>
            <w:r w:rsidRPr="007425E1">
              <w:t xml:space="preserve">, </w:t>
            </w:r>
          </w:p>
          <w:p w14:paraId="167F6E55" w14:textId="77777777" w:rsidR="00DB1FC6" w:rsidRDefault="00DB1FC6" w:rsidP="00DB1FC6">
            <w:pPr>
              <w:pStyle w:val="EngHang"/>
            </w:pPr>
            <w:r>
              <w:t>I</w:t>
            </w:r>
            <w:r w:rsidRPr="007425E1">
              <w:t xml:space="preserve">n </w:t>
            </w:r>
            <w:r>
              <w:t>His own S</w:t>
            </w:r>
            <w:r w:rsidRPr="007425E1">
              <w:t xml:space="preserve">elf, </w:t>
            </w:r>
          </w:p>
          <w:p w14:paraId="31B88048" w14:textId="77777777" w:rsidR="00DB1FC6" w:rsidRDefault="00DB1FC6" w:rsidP="00DB1FC6">
            <w:pPr>
              <w:pStyle w:val="EngHangEnd"/>
            </w:pPr>
            <w:r>
              <w:t>A</w:t>
            </w:r>
            <w:r w:rsidRPr="007425E1">
              <w:t xml:space="preserve">nd became </w:t>
            </w:r>
            <w:commentRangeStart w:id="657"/>
            <w:r w:rsidRPr="007425E1">
              <w:t xml:space="preserve">perfect </w:t>
            </w:r>
            <w:commentRangeEnd w:id="657"/>
            <w:r>
              <w:rPr>
                <w:rStyle w:val="CommentReference"/>
              </w:rPr>
              <w:commentReference w:id="657"/>
            </w:r>
            <w:r w:rsidRPr="007425E1">
              <w:t>man;</w:t>
            </w:r>
          </w:p>
        </w:tc>
        <w:tc>
          <w:tcPr>
            <w:tcW w:w="288" w:type="dxa"/>
          </w:tcPr>
          <w:p w14:paraId="0E1E15FD" w14:textId="77777777" w:rsidR="00DB1FC6" w:rsidRDefault="00DB1FC6" w:rsidP="00FE7FB3"/>
        </w:tc>
        <w:tc>
          <w:tcPr>
            <w:tcW w:w="288" w:type="dxa"/>
          </w:tcPr>
          <w:p w14:paraId="333E377E" w14:textId="77777777" w:rsidR="00DB1FC6" w:rsidRDefault="00DB1FC6" w:rsidP="006174EF">
            <w:pPr>
              <w:pStyle w:val="CopticCross"/>
            </w:pPr>
          </w:p>
        </w:tc>
        <w:tc>
          <w:tcPr>
            <w:tcW w:w="3960" w:type="dxa"/>
          </w:tcPr>
          <w:p w14:paraId="74E3B988" w14:textId="77777777" w:rsidR="00DB1FC6" w:rsidRDefault="00DB1FC6" w:rsidP="00AA6F55">
            <w:pPr>
              <w:pStyle w:val="CopticVersemulti-line"/>
            </w:pPr>
            <w:r w:rsidRPr="00AA6F55">
              <w:t>Ⲁϥⲟ̀ϩⲓ ⲉϥⲟⲓ ⲛ̀ⲛⲟⲩϯ</w:t>
            </w:r>
          </w:p>
          <w:p w14:paraId="5F5191A9" w14:textId="77777777" w:rsidR="00DB1FC6" w:rsidRDefault="00DB1FC6" w:rsidP="00AA6F55">
            <w:pPr>
              <w:pStyle w:val="CopticVersemulti-line"/>
            </w:pPr>
            <w:r w:rsidRPr="00AA6F55">
              <w:t>ϧⲉⲛ ⲫⲏⲉ̀ⲛⲁϥⲟⲓ ⲙ̀ⲙⲟϥ</w:t>
            </w:r>
          </w:p>
          <w:p w14:paraId="574DF8F4" w14:textId="77777777" w:rsidR="00DB1FC6" w:rsidRDefault="00DB1FC6" w:rsidP="00AA6F55">
            <w:pPr>
              <w:pStyle w:val="CopticVersemulti-line"/>
            </w:pPr>
            <w:r w:rsidRPr="00AA6F55">
              <w:t>ⲟⲩⲟϩ ⲁϥϣⲱⲡⲓ ⲛ̀ⲣⲱⲙⲓ</w:t>
            </w:r>
          </w:p>
          <w:p w14:paraId="65548C71" w14:textId="77777777" w:rsidR="00DB1FC6" w:rsidRDefault="00DB1FC6" w:rsidP="00AA6F55">
            <w:pPr>
              <w:pStyle w:val="CopticVerse"/>
            </w:pPr>
            <w:r w:rsidRPr="00AA6F55">
              <w:t>ⲛ̀ⲧⲉⲗⲓⲟⲥ</w:t>
            </w:r>
          </w:p>
        </w:tc>
      </w:tr>
      <w:tr w:rsidR="00DB1FC6" w14:paraId="6DEBDF27" w14:textId="77777777" w:rsidTr="006174EF">
        <w:trPr>
          <w:cantSplit/>
          <w:jc w:val="center"/>
        </w:trPr>
        <w:tc>
          <w:tcPr>
            <w:tcW w:w="288" w:type="dxa"/>
          </w:tcPr>
          <w:p w14:paraId="54DDD1E8" w14:textId="77777777" w:rsidR="00DB1FC6" w:rsidRDefault="00DB1FC6" w:rsidP="006174EF">
            <w:pPr>
              <w:pStyle w:val="CopticCross"/>
            </w:pPr>
            <w:r w:rsidRPr="00FB5ACB">
              <w:t>¿</w:t>
            </w:r>
          </w:p>
        </w:tc>
        <w:tc>
          <w:tcPr>
            <w:tcW w:w="3960" w:type="dxa"/>
          </w:tcPr>
          <w:p w14:paraId="5CCA8B1E" w14:textId="77777777" w:rsidR="00DB1FC6" w:rsidRDefault="00DB1FC6" w:rsidP="00DB1FC6">
            <w:pPr>
              <w:pStyle w:val="EngHang"/>
            </w:pPr>
            <w:r w:rsidRPr="007425E1">
              <w:t xml:space="preserve">In order that </w:t>
            </w:r>
            <w:r>
              <w:t>H</w:t>
            </w:r>
            <w:r w:rsidRPr="007425E1">
              <w:t xml:space="preserve">e </w:t>
            </w:r>
            <w:r>
              <w:t>might</w:t>
            </w:r>
          </w:p>
          <w:p w14:paraId="6147F5EF" w14:textId="77777777" w:rsidR="00DB1FC6" w:rsidRDefault="00DB1FC6" w:rsidP="00DB1FC6">
            <w:pPr>
              <w:pStyle w:val="EngHang"/>
            </w:pPr>
            <w:r>
              <w:t>L</w:t>
            </w:r>
            <w:r w:rsidRPr="007425E1">
              <w:t>oose the iniquity</w:t>
            </w:r>
            <w:r>
              <w:t xml:space="preserve"> o</w:t>
            </w:r>
            <w:r w:rsidRPr="007425E1">
              <w:t xml:space="preserve">f Adam </w:t>
            </w:r>
          </w:p>
          <w:p w14:paraId="20B2AB37" w14:textId="77777777" w:rsidR="00DB1FC6" w:rsidRDefault="00DB1FC6" w:rsidP="00DB1FC6">
            <w:pPr>
              <w:pStyle w:val="EngHang"/>
            </w:pPr>
            <w:r>
              <w:t>A</w:t>
            </w:r>
            <w:r w:rsidRPr="007425E1">
              <w:t xml:space="preserve">nd save him </w:t>
            </w:r>
          </w:p>
          <w:p w14:paraId="015F2B36" w14:textId="77777777" w:rsidR="00DB1FC6" w:rsidRDefault="00DB1FC6" w:rsidP="00DB1FC6">
            <w:pPr>
              <w:pStyle w:val="EngHangEnd"/>
            </w:pPr>
            <w:r>
              <w:t>Who had</w:t>
            </w:r>
            <w:r w:rsidRPr="007425E1">
              <w:t xml:space="preserve"> perished;</w:t>
            </w:r>
          </w:p>
        </w:tc>
        <w:tc>
          <w:tcPr>
            <w:tcW w:w="288" w:type="dxa"/>
          </w:tcPr>
          <w:p w14:paraId="3B095C02" w14:textId="77777777" w:rsidR="00DB1FC6" w:rsidRDefault="00DB1FC6" w:rsidP="00FE7FB3"/>
        </w:tc>
        <w:tc>
          <w:tcPr>
            <w:tcW w:w="288" w:type="dxa"/>
          </w:tcPr>
          <w:p w14:paraId="711B84B4" w14:textId="77777777" w:rsidR="00DB1FC6" w:rsidRDefault="00DB1FC6" w:rsidP="006174EF">
            <w:pPr>
              <w:pStyle w:val="CopticCross"/>
            </w:pPr>
            <w:r w:rsidRPr="003D112D">
              <w:t>¿</w:t>
            </w:r>
          </w:p>
        </w:tc>
        <w:tc>
          <w:tcPr>
            <w:tcW w:w="3960" w:type="dxa"/>
          </w:tcPr>
          <w:p w14:paraId="47BED9BD" w14:textId="77777777" w:rsidR="00DB1FC6" w:rsidRDefault="00DB1FC6" w:rsidP="00AA6F55">
            <w:pPr>
              <w:pStyle w:val="CopticVersemulti-line"/>
            </w:pPr>
            <w:r w:rsidRPr="00AA6F55">
              <w:t>Ϩⲓⲛⲁ ⲛ̀ⲧⲉϥⲃⲱⲗ ⲉ̀ⲃⲟⲗ</w:t>
            </w:r>
          </w:p>
          <w:p w14:paraId="7FB3F44F" w14:textId="77777777" w:rsidR="00DB1FC6" w:rsidRDefault="00DB1FC6" w:rsidP="00AA6F55">
            <w:pPr>
              <w:pStyle w:val="CopticVersemulti-line"/>
            </w:pPr>
            <w:r w:rsidRPr="00AA6F55">
              <w:t>ⲙ̀ⲡⲁⲣⲁⲡ̀ⲧⲱⲙⲁ ⲛ̀Ⲁⲇⲁⲙ</w:t>
            </w:r>
          </w:p>
          <w:p w14:paraId="35B073EF" w14:textId="77777777" w:rsidR="00DB1FC6" w:rsidRDefault="00DB1FC6" w:rsidP="00AA6F55">
            <w:pPr>
              <w:pStyle w:val="CopticVersemulti-line"/>
            </w:pPr>
            <w:r w:rsidRPr="00AA6F55">
              <w:t>ⲟⲩⲟϩ ⲛ̀ⲧⲉϥⲥⲱϯ</w:t>
            </w:r>
          </w:p>
          <w:p w14:paraId="4D5C6DC4" w14:textId="77777777" w:rsidR="00DB1FC6" w:rsidRDefault="00DB1FC6" w:rsidP="00AA6F55">
            <w:pPr>
              <w:pStyle w:val="CopticVerse"/>
            </w:pPr>
            <w:r w:rsidRPr="00AA6F55">
              <w:t>ⲙ̀ⲫⲏⲉ̀ⲧⲁϥⲧⲁⲕⲟ</w:t>
            </w:r>
          </w:p>
        </w:tc>
      </w:tr>
      <w:tr w:rsidR="00DB1FC6" w14:paraId="668C3EEC" w14:textId="77777777" w:rsidTr="006174EF">
        <w:trPr>
          <w:cantSplit/>
          <w:jc w:val="center"/>
        </w:trPr>
        <w:tc>
          <w:tcPr>
            <w:tcW w:w="288" w:type="dxa"/>
          </w:tcPr>
          <w:p w14:paraId="0CDCCB0A" w14:textId="77777777" w:rsidR="00DB1FC6" w:rsidRDefault="00DB1FC6" w:rsidP="006174EF">
            <w:pPr>
              <w:pStyle w:val="CopticCross"/>
            </w:pPr>
          </w:p>
        </w:tc>
        <w:tc>
          <w:tcPr>
            <w:tcW w:w="3960" w:type="dxa"/>
          </w:tcPr>
          <w:p w14:paraId="0D65F974" w14:textId="77777777" w:rsidR="00DB1FC6" w:rsidRDefault="00DB1FC6" w:rsidP="00DB1FC6">
            <w:pPr>
              <w:pStyle w:val="EngHang"/>
            </w:pPr>
            <w:r w:rsidRPr="007425E1">
              <w:t>That He may make him</w:t>
            </w:r>
            <w:r>
              <w:t xml:space="preserve"> a citizen,</w:t>
            </w:r>
          </w:p>
          <w:p w14:paraId="1C1FA12C" w14:textId="77777777" w:rsidR="00DB1FC6" w:rsidRDefault="00DB1FC6" w:rsidP="00DB1FC6">
            <w:pPr>
              <w:pStyle w:val="EngHang"/>
            </w:pPr>
            <w:r>
              <w:t xml:space="preserve"> O</w:t>
            </w:r>
            <w:r w:rsidRPr="007425E1">
              <w:t xml:space="preserve">f the heavens above, </w:t>
            </w:r>
          </w:p>
          <w:p w14:paraId="0476DA26" w14:textId="77777777" w:rsidR="00DB1FC6" w:rsidRDefault="00DB1FC6" w:rsidP="00DB1FC6">
            <w:pPr>
              <w:pStyle w:val="EngHang"/>
            </w:pPr>
            <w:r>
              <w:t>A</w:t>
            </w:r>
            <w:r w:rsidRPr="007425E1">
              <w:t xml:space="preserve">nd restore him to his first estate, </w:t>
            </w:r>
          </w:p>
          <w:p w14:paraId="5E9B8A04" w14:textId="77777777" w:rsidR="00DB1FC6" w:rsidRDefault="00DB1FC6" w:rsidP="00DB1FC6">
            <w:pPr>
              <w:pStyle w:val="EngHangEnd"/>
            </w:pPr>
            <w:r>
              <w:t>According to H</w:t>
            </w:r>
            <w:r w:rsidRPr="007425E1">
              <w:t>is great mercy.</w:t>
            </w:r>
          </w:p>
        </w:tc>
        <w:tc>
          <w:tcPr>
            <w:tcW w:w="288" w:type="dxa"/>
          </w:tcPr>
          <w:p w14:paraId="100AADB9" w14:textId="77777777" w:rsidR="00DB1FC6" w:rsidRDefault="00DB1FC6" w:rsidP="00FE7FB3"/>
        </w:tc>
        <w:tc>
          <w:tcPr>
            <w:tcW w:w="288" w:type="dxa"/>
          </w:tcPr>
          <w:p w14:paraId="04B745C3" w14:textId="77777777" w:rsidR="00DB1FC6" w:rsidRDefault="00DB1FC6" w:rsidP="006174EF">
            <w:pPr>
              <w:pStyle w:val="CopticCross"/>
            </w:pPr>
          </w:p>
        </w:tc>
        <w:tc>
          <w:tcPr>
            <w:tcW w:w="3960" w:type="dxa"/>
          </w:tcPr>
          <w:p w14:paraId="05FBFC1F" w14:textId="77777777" w:rsidR="00DB1FC6" w:rsidRDefault="00DB1FC6" w:rsidP="00AA6F55">
            <w:pPr>
              <w:pStyle w:val="CopticVersemulti-line"/>
            </w:pPr>
            <w:r w:rsidRPr="00AA6F55">
              <w:t>Ⲛ̀ⲧⲉϥⲁⲓϥ ⲙ̀ⲡⲟⲗⲓⲧⲏⲥ</w:t>
            </w:r>
          </w:p>
          <w:p w14:paraId="2F03E02B" w14:textId="77777777" w:rsidR="00DB1FC6" w:rsidRDefault="00DB1FC6" w:rsidP="00AA6F55">
            <w:pPr>
              <w:pStyle w:val="CopticVersemulti-line"/>
            </w:pPr>
            <w:r w:rsidRPr="00AA6F55">
              <w:t>ⲛ̀ϩ̀ⲣⲏⲓ ϧⲉⲛ ⲛⲓⲫⲏⲟⲩⲓ̀</w:t>
            </w:r>
          </w:p>
          <w:p w14:paraId="42BBA039" w14:textId="77777777" w:rsidR="00DB1FC6" w:rsidRDefault="00DB1FC6" w:rsidP="00AA6F55">
            <w:pPr>
              <w:pStyle w:val="CopticVersemulti-line"/>
            </w:pPr>
            <w:r w:rsidRPr="00AA6F55">
              <w:t>ⲛ̀ⲧⲉϥⲧⲁⲥⲑⲟϥ ⲉ̀ⲧⲉϥⲁⲣⲭⲏ</w:t>
            </w:r>
          </w:p>
          <w:p w14:paraId="32FE72F0" w14:textId="77777777" w:rsidR="00DB1FC6" w:rsidRDefault="00DB1FC6" w:rsidP="00AA6F55">
            <w:pPr>
              <w:pStyle w:val="CopticVerse"/>
            </w:pPr>
            <w:r w:rsidRPr="00AA6F55">
              <w:t>ⲕⲁⲧⲁ ⲡⲉϥⲛⲓϣϯ ⲛ̀ⲛⲁⲓ</w:t>
            </w:r>
          </w:p>
        </w:tc>
      </w:tr>
      <w:tr w:rsidR="00DB1FC6" w14:paraId="21BDCF8F" w14:textId="77777777" w:rsidTr="006174EF">
        <w:trPr>
          <w:cantSplit/>
          <w:jc w:val="center"/>
        </w:trPr>
        <w:tc>
          <w:tcPr>
            <w:tcW w:w="288" w:type="dxa"/>
          </w:tcPr>
          <w:p w14:paraId="2D56C67E" w14:textId="77777777" w:rsidR="00DB1FC6" w:rsidRDefault="00DB1FC6" w:rsidP="006174EF">
            <w:pPr>
              <w:pStyle w:val="CopticCross"/>
            </w:pPr>
            <w:r w:rsidRPr="00FB5ACB">
              <w:lastRenderedPageBreak/>
              <w:t>¿</w:t>
            </w:r>
          </w:p>
        </w:tc>
        <w:tc>
          <w:tcPr>
            <w:tcW w:w="3960" w:type="dxa"/>
          </w:tcPr>
          <w:p w14:paraId="750992AE" w14:textId="77777777" w:rsidR="00DB1FC6" w:rsidRDefault="00DB1FC6" w:rsidP="00DB1FC6">
            <w:pPr>
              <w:pStyle w:val="EngHang"/>
            </w:pPr>
            <w:r w:rsidRPr="007425E1">
              <w:t>For of His own will</w:t>
            </w:r>
            <w:r>
              <w:t>,</w:t>
            </w:r>
          </w:p>
          <w:p w14:paraId="0B4D2549" w14:textId="77777777" w:rsidR="00DB1FC6" w:rsidRDefault="00DB1FC6" w:rsidP="00DB1FC6">
            <w:pPr>
              <w:pStyle w:val="EngHang"/>
            </w:pPr>
            <w:r>
              <w:t>And the good</w:t>
            </w:r>
            <w:r w:rsidRPr="007425E1">
              <w:t xml:space="preserve">will of </w:t>
            </w:r>
            <w:r>
              <w:t>H</w:t>
            </w:r>
            <w:r w:rsidRPr="007425E1">
              <w:t xml:space="preserve">is Father </w:t>
            </w:r>
          </w:p>
          <w:p w14:paraId="299C0F9A" w14:textId="77777777" w:rsidR="00DB1FC6" w:rsidRDefault="00DB1FC6" w:rsidP="00DB1FC6">
            <w:pPr>
              <w:pStyle w:val="EngHang"/>
            </w:pPr>
            <w:r>
              <w:t>A</w:t>
            </w:r>
            <w:r w:rsidRPr="007425E1">
              <w:t xml:space="preserve">nd the Holy Spirit, </w:t>
            </w:r>
          </w:p>
          <w:p w14:paraId="630F559E" w14:textId="77777777" w:rsidR="00DB1FC6" w:rsidRDefault="00DB1FC6" w:rsidP="00DB1FC6">
            <w:pPr>
              <w:pStyle w:val="EngHangEnd"/>
            </w:pPr>
            <w:r w:rsidRPr="007425E1">
              <w:t>He came and saved us.</w:t>
            </w:r>
          </w:p>
        </w:tc>
        <w:tc>
          <w:tcPr>
            <w:tcW w:w="288" w:type="dxa"/>
          </w:tcPr>
          <w:p w14:paraId="5E5483F6" w14:textId="77777777" w:rsidR="00DB1FC6" w:rsidRDefault="00DB1FC6" w:rsidP="00FE7FB3"/>
        </w:tc>
        <w:tc>
          <w:tcPr>
            <w:tcW w:w="288" w:type="dxa"/>
          </w:tcPr>
          <w:p w14:paraId="6B574DFB" w14:textId="77777777" w:rsidR="00DB1FC6" w:rsidRDefault="00DB1FC6" w:rsidP="006174EF">
            <w:pPr>
              <w:pStyle w:val="CopticCross"/>
            </w:pPr>
            <w:r w:rsidRPr="003D112D">
              <w:t>¿</w:t>
            </w:r>
          </w:p>
        </w:tc>
        <w:tc>
          <w:tcPr>
            <w:tcW w:w="3960" w:type="dxa"/>
          </w:tcPr>
          <w:p w14:paraId="0F577951" w14:textId="77777777" w:rsidR="00DB1FC6" w:rsidRDefault="00DB1FC6" w:rsidP="00AA6F55">
            <w:pPr>
              <w:pStyle w:val="CopticVersemulti-line"/>
            </w:pPr>
            <w:r w:rsidRPr="007047B8">
              <w:t>Ϫⲉ ⲛ̀ⲑⲟϥ ϧⲉⲛ ⲡⲉϥⲟⲩⲱϣ</w:t>
            </w:r>
          </w:p>
          <w:p w14:paraId="29D5D7E4" w14:textId="77777777" w:rsidR="00DB1FC6" w:rsidRDefault="00DB1FC6" w:rsidP="00AA6F55">
            <w:pPr>
              <w:pStyle w:val="CopticVersemulti-line"/>
            </w:pPr>
            <w:r w:rsidRPr="007047B8">
              <w:t>ⲛⲉⲙ ⲡ̀ϯⲙⲁϯ ⲙ̀Ⲡⲉϥⲓⲱⲧ</w:t>
            </w:r>
          </w:p>
          <w:p w14:paraId="0BC819E7" w14:textId="77777777" w:rsidR="00DB1FC6" w:rsidRDefault="00DB1FC6" w:rsidP="00AA6F55">
            <w:pPr>
              <w:pStyle w:val="CopticVersemulti-line"/>
            </w:pPr>
            <w:r w:rsidRPr="007047B8">
              <w:t>ⲛⲉⲙ Ⲡⲓⲡ̅ⲛ̅ⲁ ⲉ̅ⲑ̅ⲩ</w:t>
            </w:r>
          </w:p>
          <w:p w14:paraId="16965EC1" w14:textId="77777777" w:rsidR="00DB1FC6" w:rsidRDefault="00DB1FC6" w:rsidP="00AA6F55">
            <w:pPr>
              <w:pStyle w:val="CopticVersemulti-line"/>
            </w:pPr>
            <w:r w:rsidRPr="007047B8">
              <w:t>ⲁϥⲓ̀ ⲁϥⲥⲱϯ ⲙ̀ⲙⲟⲛ</w:t>
            </w:r>
          </w:p>
        </w:tc>
      </w:tr>
    </w:tbl>
    <w:p w14:paraId="09D05255" w14:textId="77777777" w:rsidR="006174EF" w:rsidRDefault="006174EF" w:rsidP="00DB1FC6">
      <w:pPr>
        <w:pStyle w:val="Heading6"/>
      </w:pPr>
      <w:bookmarkStart w:id="658" w:name="_Toc298681297"/>
      <w:bookmarkStart w:id="659" w:name="_Toc298447537"/>
      <w:r>
        <w:t>Part Five</w:t>
      </w:r>
      <w:bookmarkEnd w:id="658"/>
      <w:bookmarkEnd w:id="6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42E59D5" w14:textId="77777777" w:rsidTr="006174EF">
        <w:trPr>
          <w:cantSplit/>
          <w:jc w:val="center"/>
        </w:trPr>
        <w:tc>
          <w:tcPr>
            <w:tcW w:w="288" w:type="dxa"/>
          </w:tcPr>
          <w:p w14:paraId="17F32EE5" w14:textId="77777777" w:rsidR="00DB1FC6" w:rsidRDefault="00DB1FC6" w:rsidP="006174EF">
            <w:pPr>
              <w:pStyle w:val="CopticCross"/>
            </w:pPr>
          </w:p>
        </w:tc>
        <w:tc>
          <w:tcPr>
            <w:tcW w:w="3960" w:type="dxa"/>
          </w:tcPr>
          <w:p w14:paraId="675ABA84" w14:textId="77777777" w:rsidR="00DB1FC6" w:rsidRDefault="00DB1FC6" w:rsidP="00DB1FC6">
            <w:pPr>
              <w:pStyle w:val="EngHang"/>
            </w:pPr>
            <w:r w:rsidRPr="007425E1">
              <w:t>The honour of the Virgin</w:t>
            </w:r>
            <w:r>
              <w:t>,</w:t>
            </w:r>
          </w:p>
          <w:p w14:paraId="1EB2440E" w14:textId="77777777" w:rsidR="00DB1FC6" w:rsidRDefault="00DB1FC6" w:rsidP="00DB1FC6">
            <w:pPr>
              <w:pStyle w:val="EngHang"/>
            </w:pPr>
            <w:r>
              <w:t>I</w:t>
            </w:r>
            <w:r w:rsidRPr="007425E1">
              <w:t xml:space="preserve">s </w:t>
            </w:r>
            <w:r>
              <w:t>inexpressible</w:t>
            </w:r>
            <w:r w:rsidRPr="007425E1">
              <w:t xml:space="preserve">, </w:t>
            </w:r>
          </w:p>
          <w:p w14:paraId="37E9885B" w14:textId="77777777" w:rsidR="00DB1FC6" w:rsidRDefault="00DB1FC6" w:rsidP="00DB1FC6">
            <w:pPr>
              <w:pStyle w:val="EngHang"/>
            </w:pPr>
            <w:r>
              <w:t>F</w:t>
            </w:r>
            <w:r w:rsidRPr="007425E1">
              <w:t xml:space="preserve">or God has desired her; </w:t>
            </w:r>
          </w:p>
          <w:p w14:paraId="1520D88A" w14:textId="77777777" w:rsidR="00DB1FC6" w:rsidRDefault="00DB1FC6" w:rsidP="00DB1FC6">
            <w:pPr>
              <w:pStyle w:val="EngHangEnd"/>
            </w:pPr>
            <w:r>
              <w:t>H</w:t>
            </w:r>
            <w:r w:rsidRPr="007425E1">
              <w:t>e came and dwelt in her.</w:t>
            </w:r>
          </w:p>
        </w:tc>
        <w:tc>
          <w:tcPr>
            <w:tcW w:w="288" w:type="dxa"/>
          </w:tcPr>
          <w:p w14:paraId="281FD291" w14:textId="77777777" w:rsidR="00DB1FC6" w:rsidRDefault="00DB1FC6" w:rsidP="00FE7FB3"/>
        </w:tc>
        <w:tc>
          <w:tcPr>
            <w:tcW w:w="288" w:type="dxa"/>
          </w:tcPr>
          <w:p w14:paraId="67DDD380" w14:textId="77777777" w:rsidR="00DB1FC6" w:rsidRDefault="00DB1FC6" w:rsidP="006174EF">
            <w:pPr>
              <w:pStyle w:val="CopticCross"/>
            </w:pPr>
          </w:p>
        </w:tc>
        <w:tc>
          <w:tcPr>
            <w:tcW w:w="3960" w:type="dxa"/>
          </w:tcPr>
          <w:p w14:paraId="4407B2A3" w14:textId="77777777" w:rsidR="00DB1FC6" w:rsidRDefault="00DB1FC6" w:rsidP="00AA6F55">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765CE895" w14:textId="77777777" w:rsidR="00DB1FC6" w:rsidRDefault="00DB1FC6" w:rsidP="00AA6F55">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6553A65F" w14:textId="77777777" w:rsidR="00DB1FC6" w:rsidRDefault="00DB1FC6" w:rsidP="00AA6F55">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5522694C" w14:textId="77777777" w:rsidR="00DB1FC6" w:rsidRDefault="00DB1FC6" w:rsidP="00AA6F55">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DB1FC6" w14:paraId="25FE80B1" w14:textId="77777777" w:rsidTr="006174EF">
        <w:trPr>
          <w:cantSplit/>
          <w:jc w:val="center"/>
        </w:trPr>
        <w:tc>
          <w:tcPr>
            <w:tcW w:w="288" w:type="dxa"/>
          </w:tcPr>
          <w:p w14:paraId="21391653" w14:textId="77777777" w:rsidR="00DB1FC6" w:rsidRDefault="00DB1FC6" w:rsidP="006174EF">
            <w:pPr>
              <w:pStyle w:val="CopticCross"/>
            </w:pPr>
            <w:r w:rsidRPr="00FB5ACB">
              <w:t>¿</w:t>
            </w:r>
          </w:p>
        </w:tc>
        <w:tc>
          <w:tcPr>
            <w:tcW w:w="3960" w:type="dxa"/>
          </w:tcPr>
          <w:p w14:paraId="261A2EBE" w14:textId="77777777" w:rsidR="00DB1FC6" w:rsidRDefault="00DB1FC6" w:rsidP="00DB1FC6">
            <w:pPr>
              <w:pStyle w:val="EngHang"/>
            </w:pPr>
            <w:r w:rsidRPr="007425E1">
              <w:t>He who dwells</w:t>
            </w:r>
            <w:r>
              <w:t xml:space="preserve"> in</w:t>
            </w:r>
          </w:p>
          <w:p w14:paraId="557FF887" w14:textId="77777777" w:rsidR="00DB1FC6" w:rsidRDefault="00DB1FC6" w:rsidP="00DB1FC6">
            <w:pPr>
              <w:pStyle w:val="EngHang"/>
            </w:pPr>
            <w:r>
              <w:t>U</w:t>
            </w:r>
            <w:r w:rsidRPr="007425E1">
              <w:t>napproachable light</w:t>
            </w:r>
            <w:r>
              <w:t>,</w:t>
            </w:r>
          </w:p>
          <w:p w14:paraId="296E3427" w14:textId="77777777" w:rsidR="00DB1FC6" w:rsidRDefault="00DB1FC6" w:rsidP="00DB1FC6">
            <w:pPr>
              <w:pStyle w:val="EngHang"/>
            </w:pPr>
            <w:r>
              <w:t>H</w:t>
            </w:r>
            <w:r w:rsidRPr="007425E1">
              <w:t>as remained in her womb</w:t>
            </w:r>
            <w:r>
              <w:t>,</w:t>
            </w:r>
            <w:r w:rsidRPr="007425E1">
              <w:t xml:space="preserve"> </w:t>
            </w:r>
          </w:p>
          <w:p w14:paraId="03D37F3C" w14:textId="77777777" w:rsidR="00DB1FC6" w:rsidRDefault="00DB1FC6" w:rsidP="00DB1FC6">
            <w:pPr>
              <w:pStyle w:val="EngHangEnd"/>
            </w:pPr>
            <w:r>
              <w:t>For n</w:t>
            </w:r>
            <w:r w:rsidRPr="007425E1">
              <w:t>ine months.</w:t>
            </w:r>
          </w:p>
        </w:tc>
        <w:tc>
          <w:tcPr>
            <w:tcW w:w="288" w:type="dxa"/>
          </w:tcPr>
          <w:p w14:paraId="63C4C3B6" w14:textId="77777777" w:rsidR="00DB1FC6" w:rsidRDefault="00DB1FC6" w:rsidP="00FE7FB3"/>
        </w:tc>
        <w:tc>
          <w:tcPr>
            <w:tcW w:w="288" w:type="dxa"/>
          </w:tcPr>
          <w:p w14:paraId="0E950FB0" w14:textId="77777777" w:rsidR="00DB1FC6" w:rsidRDefault="00DB1FC6" w:rsidP="006174EF">
            <w:pPr>
              <w:pStyle w:val="CopticCross"/>
            </w:pPr>
            <w:r w:rsidRPr="00FB5ACB">
              <w:t>¿</w:t>
            </w:r>
          </w:p>
        </w:tc>
        <w:tc>
          <w:tcPr>
            <w:tcW w:w="3960" w:type="dxa"/>
          </w:tcPr>
          <w:p w14:paraId="07877C01" w14:textId="77777777" w:rsidR="00DB1FC6" w:rsidRDefault="00DB1FC6" w:rsidP="00AA6F55">
            <w:pPr>
              <w:pStyle w:val="CopticVersemulti-line"/>
            </w:pPr>
            <w:r w:rsidRPr="00953CB8">
              <w:t>Ⲫⲏⲉⲧⲱⲟⲡ ϧⲉⲛ ⲡⲓⲟⲩⲱⲓⲛⲓ</w:t>
            </w:r>
          </w:p>
          <w:p w14:paraId="73ACD427" w14:textId="77777777" w:rsidR="00DB1FC6" w:rsidRDefault="00DB1FC6" w:rsidP="00AA6F55">
            <w:pPr>
              <w:pStyle w:val="CopticVersemulti-line"/>
            </w:pPr>
            <w:r w:rsidRPr="00953CB8">
              <w:t>ⲛ̀ⲁⲧϣ̀ϧⲱⲛⲧ ⲉ̀ⲣⲟϥ</w:t>
            </w:r>
          </w:p>
          <w:p w14:paraId="4853D94C" w14:textId="77777777" w:rsidR="00DB1FC6" w:rsidRDefault="00DB1FC6" w:rsidP="00AA6F55">
            <w:pPr>
              <w:pStyle w:val="CopticVersemulti-line"/>
            </w:pPr>
            <w:r w:rsidRPr="00953CB8">
              <w:t>ⲁϥϣⲱⲡⲓ ϧⲉⲛ ⲧⲉⲥⲛⲉϫⲓ</w:t>
            </w:r>
          </w:p>
          <w:p w14:paraId="53C41FA3" w14:textId="77777777" w:rsidR="00DB1FC6" w:rsidRDefault="00DB1FC6" w:rsidP="00953CB8">
            <w:pPr>
              <w:pStyle w:val="CopticVerse"/>
            </w:pPr>
            <w:r w:rsidRPr="00953CB8">
              <w:t>ⲙ̀ⲯⲓⲧ ⲛ̀ⲁ̀ⲃⲟⲧ</w:t>
            </w:r>
          </w:p>
        </w:tc>
      </w:tr>
      <w:tr w:rsidR="00DB1FC6" w14:paraId="4839CFBB" w14:textId="77777777" w:rsidTr="006174EF">
        <w:trPr>
          <w:cantSplit/>
          <w:jc w:val="center"/>
        </w:trPr>
        <w:tc>
          <w:tcPr>
            <w:tcW w:w="288" w:type="dxa"/>
          </w:tcPr>
          <w:p w14:paraId="2F9BBCED" w14:textId="77777777" w:rsidR="00DB1FC6" w:rsidRDefault="00DB1FC6" w:rsidP="006174EF">
            <w:pPr>
              <w:pStyle w:val="CopticCross"/>
            </w:pPr>
          </w:p>
        </w:tc>
        <w:tc>
          <w:tcPr>
            <w:tcW w:w="3960" w:type="dxa"/>
          </w:tcPr>
          <w:p w14:paraId="04AB9389" w14:textId="77777777" w:rsidR="00DB1FC6" w:rsidRDefault="00DB1FC6" w:rsidP="00DB1FC6">
            <w:pPr>
              <w:pStyle w:val="EngHang"/>
            </w:pPr>
            <w:r>
              <w:t>Mary did conceive</w:t>
            </w:r>
          </w:p>
          <w:p w14:paraId="4547B487" w14:textId="77777777" w:rsidR="00DB1FC6" w:rsidRDefault="00DB1FC6" w:rsidP="00DB1FC6">
            <w:pPr>
              <w:pStyle w:val="EngHang"/>
            </w:pPr>
            <w:r>
              <w:t>The invisible</w:t>
            </w:r>
          </w:p>
          <w:p w14:paraId="6AE57D00" w14:textId="77777777" w:rsidR="00DB1FC6" w:rsidRDefault="00DB1FC6" w:rsidP="00DB1FC6">
            <w:pPr>
              <w:pStyle w:val="EngHang"/>
            </w:pPr>
            <w:r>
              <w:t xml:space="preserve">And </w:t>
            </w:r>
            <w:commentRangeStart w:id="660"/>
            <w:r>
              <w:t>unlimited</w:t>
            </w:r>
            <w:commentRangeEnd w:id="660"/>
            <w:r>
              <w:rPr>
                <w:rStyle w:val="CommentReference"/>
                <w:rFonts w:ascii="Times New Roman" w:eastAsiaTheme="minorHAnsi" w:hAnsi="Times New Roman" w:cstheme="minorBidi"/>
                <w:color w:val="auto"/>
              </w:rPr>
              <w:commentReference w:id="660"/>
            </w:r>
            <w:r>
              <w:t>,</w:t>
            </w:r>
          </w:p>
          <w:p w14:paraId="00F960AA" w14:textId="77777777" w:rsidR="00DB1FC6" w:rsidRDefault="00DB1FC6" w:rsidP="00DB1FC6">
            <w:pPr>
              <w:pStyle w:val="EngHangEnd"/>
            </w:pPr>
            <w:r>
              <w:t>While remaining a virgin.</w:t>
            </w:r>
          </w:p>
          <w:p w14:paraId="79FE1061" w14:textId="77777777" w:rsidR="00DB1FC6" w:rsidRDefault="00DB1FC6" w:rsidP="00DB1FC6"/>
        </w:tc>
        <w:tc>
          <w:tcPr>
            <w:tcW w:w="288" w:type="dxa"/>
          </w:tcPr>
          <w:p w14:paraId="22C7430A" w14:textId="77777777" w:rsidR="00DB1FC6" w:rsidRDefault="00DB1FC6" w:rsidP="00FE7FB3"/>
        </w:tc>
        <w:tc>
          <w:tcPr>
            <w:tcW w:w="288" w:type="dxa"/>
          </w:tcPr>
          <w:p w14:paraId="5163A7EE" w14:textId="77777777" w:rsidR="00DB1FC6" w:rsidRDefault="00DB1FC6" w:rsidP="006174EF">
            <w:pPr>
              <w:pStyle w:val="CopticCross"/>
            </w:pPr>
          </w:p>
        </w:tc>
        <w:tc>
          <w:tcPr>
            <w:tcW w:w="3960" w:type="dxa"/>
          </w:tcPr>
          <w:p w14:paraId="772E325E" w14:textId="77777777" w:rsidR="00DB1FC6" w:rsidRDefault="00DB1FC6" w:rsidP="00AA6F55">
            <w:pPr>
              <w:pStyle w:val="CopticVersemulti-line"/>
            </w:pPr>
            <w:r w:rsidRPr="00953CB8">
              <w:t>Ⲡⲓⲁⲑⲛⲁⲩ ⲉ̀ⲣⲟϥ</w:t>
            </w:r>
          </w:p>
          <w:p w14:paraId="424F4958" w14:textId="77777777" w:rsidR="00DB1FC6" w:rsidRDefault="00DB1FC6" w:rsidP="00AA6F55">
            <w:pPr>
              <w:pStyle w:val="CopticVersemulti-line"/>
            </w:pPr>
            <w:r w:rsidRPr="00953CB8">
              <w:t>ⲡⲓⲁⲧϯⲑⲱϣ ⲉ̀ⲣⲟϥ</w:t>
            </w:r>
          </w:p>
          <w:p w14:paraId="76BD7EEC" w14:textId="77777777" w:rsidR="00DB1FC6" w:rsidRDefault="00DB1FC6" w:rsidP="00AA6F55">
            <w:pPr>
              <w:pStyle w:val="CopticVersemulti-line"/>
            </w:pPr>
            <w:r w:rsidRPr="00953CB8">
              <w:t>ⲁ̀Ⲙⲁⲣⲓⲁ ⲙⲁⲥϥ</w:t>
            </w:r>
          </w:p>
          <w:p w14:paraId="5EBB0849" w14:textId="77777777" w:rsidR="00DB1FC6" w:rsidRDefault="00DB1FC6" w:rsidP="00953CB8">
            <w:pPr>
              <w:pStyle w:val="CopticVerse"/>
            </w:pPr>
            <w:r w:rsidRPr="00953CB8">
              <w:t>ⲉⲥⲟⲓ ⲙ̀ⲡⲁⲣⲑⲉⲛⲟⲥ</w:t>
            </w:r>
          </w:p>
        </w:tc>
      </w:tr>
      <w:tr w:rsidR="00DB1FC6" w14:paraId="421DF813" w14:textId="77777777" w:rsidTr="006174EF">
        <w:trPr>
          <w:cantSplit/>
          <w:jc w:val="center"/>
        </w:trPr>
        <w:tc>
          <w:tcPr>
            <w:tcW w:w="288" w:type="dxa"/>
          </w:tcPr>
          <w:p w14:paraId="6CE31265" w14:textId="77777777" w:rsidR="00DB1FC6" w:rsidRDefault="00DB1FC6" w:rsidP="006174EF">
            <w:pPr>
              <w:pStyle w:val="CopticCross"/>
            </w:pPr>
            <w:r w:rsidRPr="00FB5ACB">
              <w:t>¿</w:t>
            </w:r>
          </w:p>
        </w:tc>
        <w:tc>
          <w:tcPr>
            <w:tcW w:w="3960" w:type="dxa"/>
          </w:tcPr>
          <w:p w14:paraId="5E45A83F" w14:textId="77777777" w:rsidR="00DB1FC6" w:rsidRDefault="00DB1FC6" w:rsidP="00DB1FC6">
            <w:pPr>
              <w:pStyle w:val="EngHang"/>
            </w:pPr>
            <w:r w:rsidRPr="007425E1">
              <w:t>For this is the stone</w:t>
            </w:r>
            <w:r>
              <w:t>,</w:t>
            </w:r>
          </w:p>
          <w:p w14:paraId="315466F5" w14:textId="77777777" w:rsidR="00DB1FC6" w:rsidRDefault="00DB1FC6" w:rsidP="00DB1FC6">
            <w:pPr>
              <w:pStyle w:val="EngHang"/>
            </w:pPr>
            <w:r>
              <w:t>W</w:t>
            </w:r>
            <w:r w:rsidRPr="007425E1">
              <w:t xml:space="preserve">hich Daniel saw, </w:t>
            </w:r>
          </w:p>
          <w:p w14:paraId="0DFE9854" w14:textId="77777777" w:rsidR="00DB1FC6" w:rsidRDefault="00DB1FC6" w:rsidP="00DB1FC6">
            <w:pPr>
              <w:pStyle w:val="EngHang"/>
            </w:pPr>
            <w:r>
              <w:t>T</w:t>
            </w:r>
            <w:r w:rsidRPr="007425E1">
              <w:t xml:space="preserve">hat was cut out </w:t>
            </w:r>
          </w:p>
          <w:p w14:paraId="7B268163" w14:textId="77777777" w:rsidR="00DB1FC6" w:rsidRDefault="00DB1FC6" w:rsidP="00DB1FC6">
            <w:pPr>
              <w:pStyle w:val="EngHangEnd"/>
            </w:pPr>
            <w:r>
              <w:t>F</w:t>
            </w:r>
            <w:r w:rsidRPr="007425E1">
              <w:t>rom the mountain.</w:t>
            </w:r>
          </w:p>
        </w:tc>
        <w:tc>
          <w:tcPr>
            <w:tcW w:w="288" w:type="dxa"/>
          </w:tcPr>
          <w:p w14:paraId="0F3EBFFC" w14:textId="77777777" w:rsidR="00DB1FC6" w:rsidRDefault="00DB1FC6" w:rsidP="00FE7FB3"/>
        </w:tc>
        <w:tc>
          <w:tcPr>
            <w:tcW w:w="288" w:type="dxa"/>
          </w:tcPr>
          <w:p w14:paraId="7557D453" w14:textId="77777777" w:rsidR="00DB1FC6" w:rsidRDefault="00DB1FC6" w:rsidP="006174EF">
            <w:pPr>
              <w:pStyle w:val="CopticCross"/>
            </w:pPr>
            <w:r w:rsidRPr="00FB5ACB">
              <w:t>¿</w:t>
            </w:r>
          </w:p>
        </w:tc>
        <w:tc>
          <w:tcPr>
            <w:tcW w:w="3960" w:type="dxa"/>
          </w:tcPr>
          <w:p w14:paraId="457973AE" w14:textId="77777777" w:rsidR="00DB1FC6" w:rsidRDefault="00DB1FC6" w:rsidP="00AA6F55">
            <w:pPr>
              <w:pStyle w:val="CopticVersemulti-line"/>
            </w:pPr>
            <w:r w:rsidRPr="00953CB8">
              <w:t>Ⲫⲁⲓ ⲅⲁⲣ ⲡⲉ ⲡⲓⲱ̀ⲛⲓ</w:t>
            </w:r>
          </w:p>
          <w:p w14:paraId="5F57BA0B" w14:textId="77777777" w:rsidR="00DB1FC6" w:rsidRDefault="00DB1FC6" w:rsidP="00AA6F55">
            <w:pPr>
              <w:pStyle w:val="CopticVersemulti-line"/>
            </w:pPr>
            <w:r w:rsidRPr="00953CB8">
              <w:t>ⲫⲏⲉ̀ⲧⲁ Ⲇⲁⲛⲓⲏⲗ</w:t>
            </w:r>
          </w:p>
          <w:p w14:paraId="43891E0C" w14:textId="77777777" w:rsidR="00DB1FC6" w:rsidRDefault="00DB1FC6" w:rsidP="00AA6F55">
            <w:pPr>
              <w:pStyle w:val="CopticVersemulti-line"/>
            </w:pPr>
            <w:r w:rsidRPr="00953CB8">
              <w:t>ⲛⲁⲩ ⲉ̀ⲣⲟϥ ⲉ̀ⲁⲩϣⲁⲧϥ</w:t>
            </w:r>
          </w:p>
          <w:p w14:paraId="7E529B55" w14:textId="77777777" w:rsidR="00DB1FC6" w:rsidRDefault="00DB1FC6" w:rsidP="00953CB8">
            <w:pPr>
              <w:pStyle w:val="CopticVerse"/>
            </w:pPr>
            <w:r w:rsidRPr="00953CB8">
              <w:t>ⲉ̀ⲃⲟⲗϩⲓ ⲟⲩⲧⲱⲟⲩ</w:t>
            </w:r>
          </w:p>
        </w:tc>
      </w:tr>
      <w:tr w:rsidR="00DB1FC6" w14:paraId="5A365DC4" w14:textId="77777777" w:rsidTr="006174EF">
        <w:trPr>
          <w:cantSplit/>
          <w:jc w:val="center"/>
        </w:trPr>
        <w:tc>
          <w:tcPr>
            <w:tcW w:w="288" w:type="dxa"/>
          </w:tcPr>
          <w:p w14:paraId="12C2D5D5" w14:textId="77777777" w:rsidR="00DB1FC6" w:rsidRDefault="00DB1FC6" w:rsidP="006174EF">
            <w:pPr>
              <w:pStyle w:val="CopticCross"/>
            </w:pPr>
          </w:p>
        </w:tc>
        <w:tc>
          <w:tcPr>
            <w:tcW w:w="3960" w:type="dxa"/>
          </w:tcPr>
          <w:p w14:paraId="5792198E" w14:textId="77777777" w:rsidR="00DB1FC6" w:rsidRDefault="00DB1FC6" w:rsidP="00DB1FC6">
            <w:pPr>
              <w:pStyle w:val="EngHang"/>
            </w:pPr>
            <w:r w:rsidRPr="007425E1">
              <w:t xml:space="preserve">The hand of man </w:t>
            </w:r>
          </w:p>
          <w:p w14:paraId="1AEB39E0" w14:textId="77777777" w:rsidR="00DB1FC6" w:rsidRDefault="00DB1FC6" w:rsidP="00DB1FC6">
            <w:pPr>
              <w:pStyle w:val="EngHang"/>
            </w:pPr>
            <w:r>
              <w:t>Never touched this,</w:t>
            </w:r>
          </w:p>
          <w:p w14:paraId="4D17FF52" w14:textId="77777777" w:rsidR="00DB1FC6" w:rsidRDefault="00DB1FC6" w:rsidP="00DB1FC6">
            <w:pPr>
              <w:pStyle w:val="EngHang"/>
            </w:pPr>
            <w:r>
              <w:t>Which is the Logos,</w:t>
            </w:r>
          </w:p>
          <w:p w14:paraId="2CAAC86E" w14:textId="77777777" w:rsidR="00DB1FC6" w:rsidRDefault="00DB1FC6" w:rsidP="00DB1FC6">
            <w:pPr>
              <w:pStyle w:val="EngHangEnd"/>
            </w:pPr>
            <w:r>
              <w:t>From</w:t>
            </w:r>
            <w:r w:rsidRPr="007425E1">
              <w:t xml:space="preserve"> the Father.</w:t>
            </w:r>
          </w:p>
        </w:tc>
        <w:tc>
          <w:tcPr>
            <w:tcW w:w="288" w:type="dxa"/>
          </w:tcPr>
          <w:p w14:paraId="2ED7DD0F" w14:textId="77777777" w:rsidR="00DB1FC6" w:rsidRDefault="00DB1FC6" w:rsidP="00FE7FB3"/>
        </w:tc>
        <w:tc>
          <w:tcPr>
            <w:tcW w:w="288" w:type="dxa"/>
          </w:tcPr>
          <w:p w14:paraId="2A484BA9" w14:textId="77777777" w:rsidR="00DB1FC6" w:rsidRDefault="00DB1FC6" w:rsidP="006174EF">
            <w:pPr>
              <w:pStyle w:val="CopticCross"/>
            </w:pPr>
          </w:p>
        </w:tc>
        <w:tc>
          <w:tcPr>
            <w:tcW w:w="3960" w:type="dxa"/>
          </w:tcPr>
          <w:p w14:paraId="328B699D" w14:textId="77777777" w:rsidR="00DB1FC6" w:rsidRDefault="00DB1FC6" w:rsidP="00AA6F55">
            <w:pPr>
              <w:pStyle w:val="CopticVersemulti-line"/>
            </w:pPr>
            <w:r w:rsidRPr="00953CB8">
              <w:t>Ⲉ̀ⲧⲉ ⲙ̀ⲡⲉϫⲓϫ ⲛ̀ⲣⲱⲙⲓ</w:t>
            </w:r>
          </w:p>
          <w:p w14:paraId="295F6FFF" w14:textId="77777777" w:rsidR="00DB1FC6" w:rsidRDefault="00DB1FC6" w:rsidP="00AA6F55">
            <w:pPr>
              <w:pStyle w:val="CopticVersemulti-line"/>
            </w:pPr>
            <w:r w:rsidRPr="00953CB8">
              <w:t>ϭⲟϩ ⲉ̀ⲣⲟϥ ⲉ̀ⲡ̀ⲧⲏⲣϥ</w:t>
            </w:r>
          </w:p>
          <w:p w14:paraId="4D5859CF" w14:textId="77777777" w:rsidR="00DB1FC6" w:rsidRDefault="00DB1FC6" w:rsidP="00AA6F55">
            <w:pPr>
              <w:pStyle w:val="CopticVersemulti-line"/>
            </w:pPr>
            <w:r w:rsidRPr="00953CB8">
              <w:t>ⲉ̀ⲧⲉ ⲫⲁⲓ ⲡⲉ ⲡⲓⲗⲟⲅⲟⲥ</w:t>
            </w:r>
          </w:p>
          <w:p w14:paraId="517A41AD" w14:textId="77777777" w:rsidR="00DB1FC6" w:rsidRDefault="00DB1FC6" w:rsidP="00953CB8">
            <w:pPr>
              <w:pStyle w:val="CopticVerse"/>
            </w:pPr>
            <w:r w:rsidRPr="00953CB8">
              <w:t>ⲡⲓ ⲉ̀ⲃⲟⲗϧⲉⲛ Ⲫ̀ⲓⲱⲧ</w:t>
            </w:r>
          </w:p>
        </w:tc>
      </w:tr>
      <w:tr w:rsidR="00DB1FC6" w14:paraId="248A19F6" w14:textId="77777777" w:rsidTr="006174EF">
        <w:trPr>
          <w:cantSplit/>
          <w:jc w:val="center"/>
        </w:trPr>
        <w:tc>
          <w:tcPr>
            <w:tcW w:w="288" w:type="dxa"/>
          </w:tcPr>
          <w:p w14:paraId="72B812D3" w14:textId="77777777" w:rsidR="00DB1FC6" w:rsidRDefault="00DB1FC6" w:rsidP="006174EF">
            <w:pPr>
              <w:pStyle w:val="CopticCross"/>
            </w:pPr>
            <w:r w:rsidRPr="00FB5ACB">
              <w:lastRenderedPageBreak/>
              <w:t>¿</w:t>
            </w:r>
          </w:p>
        </w:tc>
        <w:tc>
          <w:tcPr>
            <w:tcW w:w="3960" w:type="dxa"/>
          </w:tcPr>
          <w:p w14:paraId="1AB714B4" w14:textId="77777777" w:rsidR="00DB1FC6" w:rsidRDefault="00DB1FC6" w:rsidP="00DB1FC6">
            <w:pPr>
              <w:pStyle w:val="EngHang"/>
            </w:pPr>
            <w:r w:rsidRPr="007425E1">
              <w:t>He came and was incarnate</w:t>
            </w:r>
            <w:r>
              <w:t>,</w:t>
            </w:r>
          </w:p>
          <w:p w14:paraId="7CA1EE2A" w14:textId="77777777" w:rsidR="00DB1FC6" w:rsidRDefault="00DB1FC6" w:rsidP="00DB1FC6">
            <w:pPr>
              <w:pStyle w:val="EngHang"/>
            </w:pPr>
            <w:r>
              <w:t>From</w:t>
            </w:r>
            <w:r w:rsidRPr="007425E1">
              <w:t xml:space="preserve"> the Virgin, </w:t>
            </w:r>
          </w:p>
          <w:p w14:paraId="6B3ACAF9" w14:textId="77777777" w:rsidR="00DB1FC6" w:rsidRPr="007425E1" w:rsidRDefault="00DB1FC6" w:rsidP="00DB1FC6">
            <w:pPr>
              <w:pStyle w:val="EngHang"/>
            </w:pPr>
            <w:r>
              <w:t>W</w:t>
            </w:r>
            <w:r w:rsidRPr="007425E1">
              <w:t>ithout</w:t>
            </w:r>
            <w:r>
              <w:t xml:space="preserve"> the</w:t>
            </w:r>
            <w:r w:rsidRPr="007425E1">
              <w:t xml:space="preserve"> seed of man,</w:t>
            </w:r>
          </w:p>
          <w:p w14:paraId="4989AD44" w14:textId="77777777" w:rsidR="00DB1FC6" w:rsidRDefault="00DB1FC6" w:rsidP="00DB1FC6">
            <w:pPr>
              <w:pStyle w:val="EngHangEnd"/>
            </w:pPr>
            <w:r>
              <w:t>T</w:t>
            </w:r>
            <w:r w:rsidRPr="007425E1">
              <w:t>hat he may save us.</w:t>
            </w:r>
          </w:p>
        </w:tc>
        <w:tc>
          <w:tcPr>
            <w:tcW w:w="288" w:type="dxa"/>
          </w:tcPr>
          <w:p w14:paraId="41C8D874" w14:textId="77777777" w:rsidR="00DB1FC6" w:rsidRDefault="00DB1FC6" w:rsidP="00FE7FB3"/>
        </w:tc>
        <w:tc>
          <w:tcPr>
            <w:tcW w:w="288" w:type="dxa"/>
          </w:tcPr>
          <w:p w14:paraId="5124B04F" w14:textId="77777777" w:rsidR="00DB1FC6" w:rsidRDefault="00DB1FC6" w:rsidP="006174EF">
            <w:pPr>
              <w:pStyle w:val="CopticCross"/>
            </w:pPr>
            <w:r w:rsidRPr="00FB5ACB">
              <w:t>¿</w:t>
            </w:r>
          </w:p>
        </w:tc>
        <w:tc>
          <w:tcPr>
            <w:tcW w:w="3960" w:type="dxa"/>
          </w:tcPr>
          <w:p w14:paraId="078C9C32" w14:textId="77777777" w:rsidR="00DB1FC6" w:rsidRDefault="00DB1FC6" w:rsidP="00AA6F55">
            <w:pPr>
              <w:pStyle w:val="CopticVersemulti-line"/>
            </w:pPr>
            <w:r w:rsidRPr="00953CB8">
              <w:t>Ⲁϥⲓ̀ ⲁϥϭⲓⲥⲁⲣⲝ</w:t>
            </w:r>
          </w:p>
          <w:p w14:paraId="3850E74E" w14:textId="77777777" w:rsidR="00DB1FC6" w:rsidRDefault="00DB1FC6" w:rsidP="00AA6F55">
            <w:pPr>
              <w:pStyle w:val="CopticVersemulti-line"/>
            </w:pPr>
            <w:r w:rsidRPr="00953CB8">
              <w:t>ⲉ̀ⲃⲟⲗϧⲉⲛ ϯⲡⲁⲣⲑⲉⲛⲟⲥ</w:t>
            </w:r>
          </w:p>
          <w:p w14:paraId="12C67D92" w14:textId="77777777" w:rsidR="00DB1FC6" w:rsidRDefault="00DB1FC6" w:rsidP="00AA6F55">
            <w:pPr>
              <w:pStyle w:val="CopticVersemulti-line"/>
            </w:pPr>
            <w:r w:rsidRPr="00953CB8">
              <w:t>ⲁϭⲛⲉ ⲥ̀ⲡⲉⲣⲙⲁ ⲛ̀ⲣⲱⲙⲓ</w:t>
            </w:r>
          </w:p>
          <w:p w14:paraId="63CC0288" w14:textId="77777777" w:rsidR="00DB1FC6" w:rsidRDefault="00DB1FC6" w:rsidP="00953CB8">
            <w:pPr>
              <w:pStyle w:val="CopticVerse"/>
            </w:pPr>
            <w:r w:rsidRPr="00953CB8">
              <w:t>ϣⲁⲛ̀ⲧⲉϥⲥⲱϯ ⲙ̀ⲙⲟⲛ</w:t>
            </w:r>
          </w:p>
        </w:tc>
      </w:tr>
      <w:tr w:rsidR="00DB1FC6" w14:paraId="09D53937" w14:textId="77777777" w:rsidTr="006174EF">
        <w:trPr>
          <w:cantSplit/>
          <w:jc w:val="center"/>
        </w:trPr>
        <w:tc>
          <w:tcPr>
            <w:tcW w:w="288" w:type="dxa"/>
          </w:tcPr>
          <w:p w14:paraId="6112C430" w14:textId="77777777" w:rsidR="00DB1FC6" w:rsidRDefault="00DB1FC6" w:rsidP="006174EF">
            <w:pPr>
              <w:pStyle w:val="CopticCross"/>
            </w:pPr>
          </w:p>
        </w:tc>
        <w:tc>
          <w:tcPr>
            <w:tcW w:w="3960" w:type="dxa"/>
          </w:tcPr>
          <w:p w14:paraId="27FD4CC4" w14:textId="77777777" w:rsidR="00DB1FC6" w:rsidRDefault="00DB1FC6" w:rsidP="00DB1FC6">
            <w:pPr>
              <w:pStyle w:val="EngHang"/>
            </w:pPr>
            <w:r w:rsidRPr="007425E1">
              <w:t>For of His own will</w:t>
            </w:r>
            <w:r>
              <w:t>,</w:t>
            </w:r>
          </w:p>
          <w:p w14:paraId="3B76C130" w14:textId="77777777" w:rsidR="00DB1FC6" w:rsidRDefault="00DB1FC6" w:rsidP="00DB1FC6">
            <w:pPr>
              <w:pStyle w:val="EngHang"/>
            </w:pPr>
            <w:r>
              <w:t>And the good</w:t>
            </w:r>
            <w:r w:rsidRPr="007425E1">
              <w:t xml:space="preserve">will of </w:t>
            </w:r>
            <w:r>
              <w:t>H</w:t>
            </w:r>
            <w:r w:rsidRPr="007425E1">
              <w:t xml:space="preserve">is Father </w:t>
            </w:r>
          </w:p>
          <w:p w14:paraId="55DE1AF0" w14:textId="77777777" w:rsidR="00DB1FC6" w:rsidRDefault="00DB1FC6" w:rsidP="00DB1FC6">
            <w:pPr>
              <w:pStyle w:val="EngHang"/>
            </w:pPr>
            <w:r>
              <w:t>A</w:t>
            </w:r>
            <w:r w:rsidRPr="007425E1">
              <w:t xml:space="preserve">nd the Holy Spirit, </w:t>
            </w:r>
          </w:p>
          <w:p w14:paraId="44BC547C" w14:textId="77777777" w:rsidR="00DB1FC6" w:rsidRDefault="00DB1FC6" w:rsidP="00DB1FC6">
            <w:pPr>
              <w:pStyle w:val="EngHangEnd"/>
            </w:pPr>
            <w:r w:rsidRPr="007425E1">
              <w:t>He came and saved us.</w:t>
            </w:r>
          </w:p>
        </w:tc>
        <w:tc>
          <w:tcPr>
            <w:tcW w:w="288" w:type="dxa"/>
          </w:tcPr>
          <w:p w14:paraId="0801F716" w14:textId="77777777" w:rsidR="00DB1FC6" w:rsidRDefault="00DB1FC6" w:rsidP="00FE7FB3"/>
        </w:tc>
        <w:tc>
          <w:tcPr>
            <w:tcW w:w="288" w:type="dxa"/>
          </w:tcPr>
          <w:p w14:paraId="4E70B8E5" w14:textId="77777777" w:rsidR="00DB1FC6" w:rsidRDefault="00DB1FC6" w:rsidP="006174EF">
            <w:pPr>
              <w:pStyle w:val="CopticCross"/>
            </w:pPr>
          </w:p>
        </w:tc>
        <w:tc>
          <w:tcPr>
            <w:tcW w:w="3960" w:type="dxa"/>
          </w:tcPr>
          <w:p w14:paraId="557201FB" w14:textId="77777777" w:rsidR="00DB1FC6" w:rsidRDefault="00DB1FC6" w:rsidP="00953CB8">
            <w:pPr>
              <w:pStyle w:val="CopticVersemulti-line"/>
            </w:pPr>
            <w:r w:rsidRPr="007047B8">
              <w:t>Ϫⲉ ⲛ̀ⲑⲟϥ ϧⲉⲛ ⲡⲉϥⲟⲩⲱϣ</w:t>
            </w:r>
          </w:p>
          <w:p w14:paraId="11C2DD64" w14:textId="77777777" w:rsidR="00DB1FC6" w:rsidRDefault="00DB1FC6" w:rsidP="00953CB8">
            <w:pPr>
              <w:pStyle w:val="CopticVersemulti-line"/>
            </w:pPr>
            <w:r w:rsidRPr="007047B8">
              <w:t>ⲛⲉⲙ ⲡ̀ϯⲙⲁϯ ⲙ̀Ⲡⲉϥⲓⲱⲧ</w:t>
            </w:r>
          </w:p>
          <w:p w14:paraId="7BB40BAF" w14:textId="77777777" w:rsidR="00DB1FC6" w:rsidRDefault="00DB1FC6" w:rsidP="00953CB8">
            <w:pPr>
              <w:pStyle w:val="CopticVersemulti-line"/>
            </w:pPr>
            <w:r w:rsidRPr="007047B8">
              <w:t>ⲛⲉⲙ Ⲡⲓⲡ̅ⲛ̅ⲁ ⲉ̅ⲑ̅ⲩ</w:t>
            </w:r>
          </w:p>
          <w:p w14:paraId="453127EB" w14:textId="77777777" w:rsidR="00DB1FC6" w:rsidRDefault="00DB1FC6" w:rsidP="00953CB8">
            <w:pPr>
              <w:pStyle w:val="CopticVersemulti-line"/>
            </w:pPr>
            <w:r w:rsidRPr="007047B8">
              <w:t>ⲁϥⲓ̀ ⲁϥⲥⲱϯ ⲙ̀ⲙⲟⲛ</w:t>
            </w:r>
          </w:p>
        </w:tc>
      </w:tr>
    </w:tbl>
    <w:p w14:paraId="5400BA76" w14:textId="77777777" w:rsidR="006174EF" w:rsidRDefault="006174EF" w:rsidP="00DB1FC6">
      <w:pPr>
        <w:pStyle w:val="Heading6"/>
      </w:pPr>
      <w:bookmarkStart w:id="661" w:name="_Toc298681298"/>
      <w:bookmarkStart w:id="662" w:name="_Toc298447538"/>
      <w:r>
        <w:t>Part Six</w:t>
      </w:r>
      <w:bookmarkEnd w:id="661"/>
      <w:bookmarkEnd w:id="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D5C8634" w14:textId="77777777" w:rsidTr="00FE7FB3">
        <w:trPr>
          <w:cantSplit/>
          <w:jc w:val="center"/>
        </w:trPr>
        <w:tc>
          <w:tcPr>
            <w:tcW w:w="288" w:type="dxa"/>
          </w:tcPr>
          <w:p w14:paraId="3AFE25A5" w14:textId="77777777" w:rsidR="00DB1FC6" w:rsidRDefault="00DB1FC6" w:rsidP="00FE7FB3">
            <w:pPr>
              <w:pStyle w:val="CopticCross"/>
            </w:pPr>
            <w:r w:rsidRPr="00FB5ACB">
              <w:t>¿</w:t>
            </w:r>
          </w:p>
        </w:tc>
        <w:tc>
          <w:tcPr>
            <w:tcW w:w="3960" w:type="dxa"/>
          </w:tcPr>
          <w:p w14:paraId="42F7108B" w14:textId="77777777" w:rsidR="00DB1FC6" w:rsidRDefault="00DB1FC6" w:rsidP="00DB1FC6">
            <w:pPr>
              <w:pStyle w:val="EngHang"/>
            </w:pPr>
            <w:r w:rsidRPr="007425E1">
              <w:t xml:space="preserve">You became the branch </w:t>
            </w:r>
          </w:p>
          <w:p w14:paraId="1B428A07" w14:textId="77777777" w:rsidR="00DB1FC6" w:rsidRDefault="00DB1FC6" w:rsidP="00DB1FC6">
            <w:pPr>
              <w:pStyle w:val="EngHang"/>
            </w:pPr>
            <w:r>
              <w:t>O</w:t>
            </w:r>
            <w:r w:rsidRPr="007425E1">
              <w:t>f purity</w:t>
            </w:r>
            <w:r>
              <w:t>,</w:t>
            </w:r>
          </w:p>
          <w:p w14:paraId="62B5E6BD" w14:textId="77777777" w:rsidR="00DB1FC6" w:rsidRDefault="00DB1FC6" w:rsidP="00DB1FC6">
            <w:pPr>
              <w:pStyle w:val="EngHang"/>
            </w:pPr>
            <w:r>
              <w:t>A</w:t>
            </w:r>
            <w:r w:rsidRPr="007425E1">
              <w:t xml:space="preserve">nd the vessel </w:t>
            </w:r>
          </w:p>
          <w:p w14:paraId="7761C356" w14:textId="77777777" w:rsidR="00DB1FC6" w:rsidRDefault="00DB1FC6" w:rsidP="00DB1FC6">
            <w:pPr>
              <w:pStyle w:val="EngHangEnd"/>
            </w:pPr>
            <w:r>
              <w:t>Of the Orthodox</w:t>
            </w:r>
            <w:commentRangeStart w:id="663"/>
            <w:r>
              <w:t xml:space="preserve"> </w:t>
            </w:r>
            <w:commentRangeEnd w:id="663"/>
            <w:r>
              <w:rPr>
                <w:rStyle w:val="CommentReference"/>
              </w:rPr>
              <w:commentReference w:id="663"/>
            </w:r>
            <w:r>
              <w:t>f</w:t>
            </w:r>
            <w:commentRangeStart w:id="664"/>
            <w:r>
              <w:t>aith</w:t>
            </w:r>
            <w:commentRangeEnd w:id="664"/>
            <w:r>
              <w:rPr>
                <w:rStyle w:val="CommentReference"/>
              </w:rPr>
              <w:commentReference w:id="664"/>
            </w:r>
            <w:r>
              <w:t>,</w:t>
            </w:r>
          </w:p>
        </w:tc>
        <w:tc>
          <w:tcPr>
            <w:tcW w:w="288" w:type="dxa"/>
          </w:tcPr>
          <w:p w14:paraId="7C8FC2E8" w14:textId="77777777" w:rsidR="00DB1FC6" w:rsidRDefault="00DB1FC6" w:rsidP="00FE7FB3"/>
        </w:tc>
        <w:tc>
          <w:tcPr>
            <w:tcW w:w="288" w:type="dxa"/>
          </w:tcPr>
          <w:p w14:paraId="32354A79" w14:textId="77777777" w:rsidR="00DB1FC6" w:rsidRDefault="00DB1FC6" w:rsidP="00FE7FB3">
            <w:pPr>
              <w:pStyle w:val="CopticCross"/>
            </w:pPr>
            <w:r w:rsidRPr="00FB5ACB">
              <w:t>¿</w:t>
            </w:r>
          </w:p>
        </w:tc>
        <w:tc>
          <w:tcPr>
            <w:tcW w:w="3960" w:type="dxa"/>
          </w:tcPr>
          <w:p w14:paraId="4176D81A" w14:textId="77777777" w:rsidR="00DB1FC6" w:rsidRDefault="00DB1FC6" w:rsidP="00953CB8">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074D369D" w14:textId="77777777" w:rsidR="00DB1FC6" w:rsidRDefault="00DB1FC6" w:rsidP="00953CB8">
            <w:pPr>
              <w:pStyle w:val="CopticVersemulti-line"/>
            </w:pPr>
            <w:r w:rsidRPr="00953CB8">
              <w:t>ⲛ</w:t>
            </w:r>
            <w:r w:rsidRPr="00953CB8">
              <w:rPr>
                <w:rFonts w:ascii="Times New Roman" w:hAnsi="Times New Roman" w:cs="Times New Roman"/>
              </w:rPr>
              <w:t>̀</w:t>
            </w:r>
            <w:r w:rsidRPr="00953CB8">
              <w:t>ⲧⲉ ⲡⲓⲧⲟⲩⲃⲟ</w:t>
            </w:r>
          </w:p>
          <w:p w14:paraId="3834DE5B" w14:textId="77777777" w:rsidR="00DB1FC6" w:rsidRDefault="00DB1FC6" w:rsidP="00953CB8">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5F43212C" w14:textId="77777777" w:rsidR="00DB1FC6" w:rsidRDefault="00DB1FC6" w:rsidP="00953CB8">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DB1FC6" w14:paraId="19BAEB8B" w14:textId="77777777" w:rsidTr="00FE7FB3">
        <w:trPr>
          <w:cantSplit/>
          <w:jc w:val="center"/>
        </w:trPr>
        <w:tc>
          <w:tcPr>
            <w:tcW w:w="288" w:type="dxa"/>
          </w:tcPr>
          <w:p w14:paraId="51953DF9" w14:textId="77777777" w:rsidR="00DB1FC6" w:rsidRDefault="00DB1FC6" w:rsidP="00FE7FB3">
            <w:pPr>
              <w:pStyle w:val="CopticCross"/>
            </w:pPr>
          </w:p>
        </w:tc>
        <w:tc>
          <w:tcPr>
            <w:tcW w:w="3960" w:type="dxa"/>
          </w:tcPr>
          <w:p w14:paraId="6577656D" w14:textId="77777777" w:rsidR="00DB1FC6" w:rsidRDefault="00DB1FC6" w:rsidP="00DB1FC6">
            <w:pPr>
              <w:pStyle w:val="EngHang"/>
            </w:pPr>
            <w:r w:rsidRPr="007425E1">
              <w:t>Of our</w:t>
            </w:r>
          </w:p>
          <w:p w14:paraId="307AFCFC" w14:textId="77777777" w:rsidR="00DB1FC6" w:rsidRDefault="00DB1FC6" w:rsidP="00DB1FC6">
            <w:pPr>
              <w:pStyle w:val="EngHang"/>
            </w:pPr>
            <w:r>
              <w:t>H</w:t>
            </w:r>
            <w:r w:rsidRPr="007425E1">
              <w:t xml:space="preserve">oly fathers, </w:t>
            </w:r>
          </w:p>
          <w:p w14:paraId="79482915" w14:textId="77777777" w:rsidR="00DB1FC6" w:rsidRDefault="00DB1FC6" w:rsidP="00DB1FC6">
            <w:pPr>
              <w:pStyle w:val="EngHang"/>
            </w:pPr>
            <w:r w:rsidRPr="007425E1">
              <w:t xml:space="preserve">O chaste Mother of God, </w:t>
            </w:r>
          </w:p>
          <w:p w14:paraId="605D0D27" w14:textId="77777777" w:rsidR="00DB1FC6" w:rsidRDefault="00DB1FC6" w:rsidP="00DB1FC6">
            <w:pPr>
              <w:pStyle w:val="EngHangEnd"/>
            </w:pPr>
            <w:r>
              <w:t>T</w:t>
            </w:r>
            <w:r w:rsidRPr="007425E1">
              <w:t>he honoured Virgin.</w:t>
            </w:r>
          </w:p>
        </w:tc>
        <w:tc>
          <w:tcPr>
            <w:tcW w:w="288" w:type="dxa"/>
          </w:tcPr>
          <w:p w14:paraId="6CCE7B30" w14:textId="77777777" w:rsidR="00DB1FC6" w:rsidRDefault="00DB1FC6" w:rsidP="00FE7FB3"/>
        </w:tc>
        <w:tc>
          <w:tcPr>
            <w:tcW w:w="288" w:type="dxa"/>
          </w:tcPr>
          <w:p w14:paraId="4858E177" w14:textId="77777777" w:rsidR="00DB1FC6" w:rsidRDefault="00DB1FC6" w:rsidP="00FE7FB3">
            <w:pPr>
              <w:pStyle w:val="CopticCross"/>
            </w:pPr>
          </w:p>
        </w:tc>
        <w:tc>
          <w:tcPr>
            <w:tcW w:w="3960" w:type="dxa"/>
          </w:tcPr>
          <w:p w14:paraId="14CE63FB" w14:textId="77777777" w:rsidR="00DB1FC6" w:rsidRDefault="00DB1FC6" w:rsidP="00953CB8">
            <w:pPr>
              <w:pStyle w:val="CopticVersemulti-line"/>
            </w:pPr>
            <w:r w:rsidRPr="00953CB8">
              <w:t>Ⲛ̀ⲟⲣⲑⲟⲇⲟⲝⲟⲥ</w:t>
            </w:r>
          </w:p>
          <w:p w14:paraId="4CDE4E2D" w14:textId="77777777" w:rsidR="00DB1FC6" w:rsidRDefault="00DB1FC6" w:rsidP="00953CB8">
            <w:pPr>
              <w:pStyle w:val="CopticVersemulti-line"/>
            </w:pPr>
            <w:r w:rsidRPr="00953CB8">
              <w:t>ⲛ̀ⲧⲉ ⲛⲉⲛⲓⲟϯ ⲉ̅ⲑ̅ⲩ</w:t>
            </w:r>
          </w:p>
          <w:p w14:paraId="076A04D2" w14:textId="77777777" w:rsidR="00DB1FC6" w:rsidRDefault="00DB1FC6" w:rsidP="00953CB8">
            <w:pPr>
              <w:pStyle w:val="CopticVersemulti-line"/>
            </w:pPr>
            <w:r w:rsidRPr="00953CB8">
              <w:t>ⲱ̀ ϯⲥⲉⲙⲛⲉ ⲙ̀ⲙⲁⲥⲛⲟⲩϯ</w:t>
            </w:r>
          </w:p>
          <w:p w14:paraId="0947920E" w14:textId="77777777" w:rsidR="00DB1FC6" w:rsidRDefault="00DB1FC6" w:rsidP="00953CB8">
            <w:pPr>
              <w:pStyle w:val="CopticVerse"/>
            </w:pPr>
            <w:r w:rsidRPr="00953CB8">
              <w:t>ⲉⲧⲧⲁⲓⲏⲟⲩⲧ ⲙ̀ⲡⲁⲣⲑⲉⲛⲟⲥ</w:t>
            </w:r>
          </w:p>
        </w:tc>
      </w:tr>
      <w:tr w:rsidR="00DB1FC6" w14:paraId="17A273DA" w14:textId="77777777" w:rsidTr="00FE7FB3">
        <w:trPr>
          <w:cantSplit/>
          <w:jc w:val="center"/>
        </w:trPr>
        <w:tc>
          <w:tcPr>
            <w:tcW w:w="288" w:type="dxa"/>
          </w:tcPr>
          <w:p w14:paraId="32EAFFC6" w14:textId="77777777" w:rsidR="00DB1FC6" w:rsidRDefault="00DB1FC6" w:rsidP="00FE7FB3">
            <w:pPr>
              <w:pStyle w:val="CopticCross"/>
            </w:pPr>
            <w:r w:rsidRPr="00FB5ACB">
              <w:t>¿</w:t>
            </w:r>
          </w:p>
        </w:tc>
        <w:tc>
          <w:tcPr>
            <w:tcW w:w="3960" w:type="dxa"/>
          </w:tcPr>
          <w:p w14:paraId="7C632552" w14:textId="77777777" w:rsidR="00DB1FC6" w:rsidRDefault="00DB1FC6" w:rsidP="00DB1FC6">
            <w:pPr>
              <w:pStyle w:val="EngHang"/>
            </w:pPr>
            <w:r w:rsidRPr="007425E1">
              <w:t>For y</w:t>
            </w:r>
            <w:r>
              <w:t>o</w:t>
            </w:r>
            <w:r w:rsidRPr="007425E1">
              <w:t xml:space="preserve">u </w:t>
            </w:r>
            <w:r>
              <w:t>bore</w:t>
            </w:r>
            <w:r w:rsidRPr="007425E1">
              <w:t xml:space="preserve"> for us</w:t>
            </w:r>
            <w:r>
              <w:t>,</w:t>
            </w:r>
          </w:p>
          <w:p w14:paraId="029BA531" w14:textId="77777777" w:rsidR="00DB1FC6" w:rsidRDefault="00DB1FC6" w:rsidP="00DB1FC6">
            <w:pPr>
              <w:pStyle w:val="EngHang"/>
            </w:pPr>
            <w:r>
              <w:t>God the Logos:</w:t>
            </w:r>
          </w:p>
          <w:p w14:paraId="281CF995" w14:textId="77777777" w:rsidR="00DB1FC6" w:rsidRDefault="00DB1FC6" w:rsidP="00DB1FC6">
            <w:pPr>
              <w:pStyle w:val="EngHang"/>
            </w:pPr>
            <w:r>
              <w:t>Our Saviour Jesus,</w:t>
            </w:r>
          </w:p>
          <w:p w14:paraId="7A9F861F" w14:textId="77777777" w:rsidR="00DB1FC6" w:rsidRDefault="00DB1FC6" w:rsidP="00DB1FC6">
            <w:pPr>
              <w:pStyle w:val="EngHangEnd"/>
            </w:pPr>
            <w:r>
              <w:t>Who</w:t>
            </w:r>
            <w:r w:rsidRPr="007425E1">
              <w:t xml:space="preserve"> came and saved us.</w:t>
            </w:r>
          </w:p>
        </w:tc>
        <w:tc>
          <w:tcPr>
            <w:tcW w:w="288" w:type="dxa"/>
          </w:tcPr>
          <w:p w14:paraId="54E93E8F" w14:textId="77777777" w:rsidR="00DB1FC6" w:rsidRDefault="00DB1FC6" w:rsidP="00FE7FB3"/>
        </w:tc>
        <w:tc>
          <w:tcPr>
            <w:tcW w:w="288" w:type="dxa"/>
          </w:tcPr>
          <w:p w14:paraId="1311D1FD" w14:textId="77777777" w:rsidR="00DB1FC6" w:rsidRDefault="00DB1FC6" w:rsidP="00FE7FB3">
            <w:pPr>
              <w:pStyle w:val="CopticCross"/>
            </w:pPr>
            <w:r w:rsidRPr="00FB5ACB">
              <w:t>¿</w:t>
            </w:r>
          </w:p>
        </w:tc>
        <w:tc>
          <w:tcPr>
            <w:tcW w:w="3960" w:type="dxa"/>
          </w:tcPr>
          <w:p w14:paraId="2DB188D0" w14:textId="77777777" w:rsidR="00DB1FC6" w:rsidRDefault="00DB1FC6" w:rsidP="00953CB8">
            <w:pPr>
              <w:pStyle w:val="CopticVersemulti-line"/>
            </w:pPr>
            <w:r w:rsidRPr="00953CB8">
              <w:t>Ϫⲉ ⲁ̀ⲣⲉⲙⲓⲥⲓ ⲛⲁⲛ</w:t>
            </w:r>
          </w:p>
          <w:p w14:paraId="0EDA6C5B" w14:textId="77777777" w:rsidR="00DB1FC6" w:rsidRDefault="00DB1FC6" w:rsidP="00953CB8">
            <w:pPr>
              <w:pStyle w:val="CopticVersemulti-line"/>
            </w:pPr>
            <w:r w:rsidRPr="00953CB8">
              <w:t>ⲙ̀Ⲫϯ ⲡⲓⲗⲟⲅⲟⲥ</w:t>
            </w:r>
          </w:p>
          <w:p w14:paraId="6C7B9BE6" w14:textId="77777777" w:rsidR="00DB1FC6" w:rsidRDefault="00DB1FC6" w:rsidP="00953CB8">
            <w:pPr>
              <w:pStyle w:val="CopticVersemulti-line"/>
            </w:pPr>
            <w:r w:rsidRPr="00953CB8">
              <w:t>Ⲡⲉⲛⲥ̅ⲱ̅ⲣ Ⲓⲏ̅ⲥ</w:t>
            </w:r>
          </w:p>
          <w:p w14:paraId="5D18B346" w14:textId="77777777" w:rsidR="00DB1FC6" w:rsidRDefault="00DB1FC6" w:rsidP="00953CB8">
            <w:pPr>
              <w:pStyle w:val="CopticVerse"/>
            </w:pPr>
            <w:r w:rsidRPr="00953CB8">
              <w:t>ⲁϥⲓ̀ ⲁϥⲥⲱϯ ⲙ̀ⲙⲟⲛ</w:t>
            </w:r>
          </w:p>
        </w:tc>
      </w:tr>
      <w:tr w:rsidR="00DB1FC6" w14:paraId="2EBA95A0" w14:textId="77777777" w:rsidTr="00FE7FB3">
        <w:trPr>
          <w:cantSplit/>
          <w:jc w:val="center"/>
        </w:trPr>
        <w:tc>
          <w:tcPr>
            <w:tcW w:w="288" w:type="dxa"/>
          </w:tcPr>
          <w:p w14:paraId="4E43297E" w14:textId="77777777" w:rsidR="00DB1FC6" w:rsidRDefault="00DB1FC6" w:rsidP="00FE7FB3">
            <w:pPr>
              <w:pStyle w:val="CopticCross"/>
            </w:pPr>
          </w:p>
        </w:tc>
        <w:tc>
          <w:tcPr>
            <w:tcW w:w="3960" w:type="dxa"/>
          </w:tcPr>
          <w:p w14:paraId="019BA291" w14:textId="77777777" w:rsidR="00DB1FC6" w:rsidRDefault="00DB1FC6" w:rsidP="00DB1FC6">
            <w:pPr>
              <w:pStyle w:val="EngHang"/>
            </w:pPr>
            <w:r w:rsidRPr="007425E1">
              <w:t>For of His own will</w:t>
            </w:r>
            <w:r>
              <w:t>,</w:t>
            </w:r>
          </w:p>
          <w:p w14:paraId="4AB83558" w14:textId="77777777" w:rsidR="00DB1FC6" w:rsidRDefault="00DB1FC6" w:rsidP="00DB1FC6">
            <w:pPr>
              <w:pStyle w:val="EngHang"/>
            </w:pPr>
            <w:r>
              <w:t>And the good</w:t>
            </w:r>
            <w:r w:rsidRPr="007425E1">
              <w:t xml:space="preserve">will of </w:t>
            </w:r>
            <w:r>
              <w:t>H</w:t>
            </w:r>
            <w:r w:rsidRPr="007425E1">
              <w:t xml:space="preserve">is Father </w:t>
            </w:r>
          </w:p>
          <w:p w14:paraId="17E3524E" w14:textId="77777777" w:rsidR="00DB1FC6" w:rsidRDefault="00DB1FC6" w:rsidP="00DB1FC6">
            <w:pPr>
              <w:pStyle w:val="EngHang"/>
            </w:pPr>
            <w:r>
              <w:t>A</w:t>
            </w:r>
            <w:r w:rsidRPr="007425E1">
              <w:t xml:space="preserve">nd the Holy Spirit, </w:t>
            </w:r>
          </w:p>
          <w:p w14:paraId="06D93768" w14:textId="77777777" w:rsidR="00DB1FC6" w:rsidRDefault="00DB1FC6" w:rsidP="00DB1FC6">
            <w:pPr>
              <w:pStyle w:val="EngHangEnd"/>
            </w:pPr>
            <w:r w:rsidRPr="007425E1">
              <w:t>He came and saved us.</w:t>
            </w:r>
          </w:p>
        </w:tc>
        <w:tc>
          <w:tcPr>
            <w:tcW w:w="288" w:type="dxa"/>
          </w:tcPr>
          <w:p w14:paraId="562F45AE" w14:textId="77777777" w:rsidR="00DB1FC6" w:rsidRDefault="00DB1FC6" w:rsidP="00FE7FB3"/>
        </w:tc>
        <w:tc>
          <w:tcPr>
            <w:tcW w:w="288" w:type="dxa"/>
          </w:tcPr>
          <w:p w14:paraId="6E910730" w14:textId="77777777" w:rsidR="00DB1FC6" w:rsidRDefault="00DB1FC6" w:rsidP="00FE7FB3"/>
        </w:tc>
        <w:tc>
          <w:tcPr>
            <w:tcW w:w="3960" w:type="dxa"/>
          </w:tcPr>
          <w:p w14:paraId="4CCDBA9E" w14:textId="77777777" w:rsidR="00DB1FC6" w:rsidRDefault="00DB1FC6" w:rsidP="00953CB8">
            <w:pPr>
              <w:pStyle w:val="CopticVersemulti-line"/>
            </w:pPr>
            <w:r w:rsidRPr="007047B8">
              <w:t>Ϫⲉ ⲛ̀ⲑⲟϥ ϧⲉⲛ ⲡⲉϥⲟⲩⲱϣ</w:t>
            </w:r>
          </w:p>
          <w:p w14:paraId="0B7D14BF" w14:textId="77777777" w:rsidR="00DB1FC6" w:rsidRDefault="00DB1FC6" w:rsidP="00953CB8">
            <w:pPr>
              <w:pStyle w:val="CopticVersemulti-line"/>
            </w:pPr>
            <w:r w:rsidRPr="007047B8">
              <w:t>ⲛⲉⲙ ⲡ̀ϯⲙⲁϯ ⲙ̀Ⲡⲉϥⲓⲱⲧ</w:t>
            </w:r>
          </w:p>
          <w:p w14:paraId="58919297" w14:textId="77777777" w:rsidR="00DB1FC6" w:rsidRDefault="00DB1FC6" w:rsidP="00953CB8">
            <w:pPr>
              <w:pStyle w:val="CopticVersemulti-line"/>
            </w:pPr>
            <w:r w:rsidRPr="007047B8">
              <w:t>ⲛⲉⲙ Ⲡⲓⲡ̅ⲛ̅ⲁ ⲉ̅ⲑ̅ⲩ</w:t>
            </w:r>
          </w:p>
          <w:p w14:paraId="63B19554" w14:textId="77777777" w:rsidR="00DB1FC6" w:rsidRDefault="00DB1FC6" w:rsidP="00953CB8">
            <w:pPr>
              <w:pStyle w:val="CopticVersemulti-line"/>
            </w:pPr>
            <w:r w:rsidRPr="007047B8">
              <w:t>ⲁϥⲓ̀ ⲁϥⲥⲱϯ ⲙ̀ⲙⲟⲛ</w:t>
            </w:r>
          </w:p>
        </w:tc>
      </w:tr>
    </w:tbl>
    <w:p w14:paraId="470AFA5C" w14:textId="77777777" w:rsidR="00FE7FB3" w:rsidRDefault="00FE7FB3" w:rsidP="00DB1FC6">
      <w:pPr>
        <w:pStyle w:val="Heading6"/>
      </w:pPr>
      <w:bookmarkStart w:id="665" w:name="_Toc298681299"/>
      <w:bookmarkStart w:id="666" w:name="_Toc298447539"/>
      <w:r>
        <w:lastRenderedPageBreak/>
        <w:t>Part Seven</w:t>
      </w:r>
      <w:bookmarkEnd w:id="665"/>
      <w:bookmarkEnd w:id="6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6B286424" w14:textId="77777777" w:rsidTr="00FE7FB3">
        <w:trPr>
          <w:cantSplit/>
          <w:jc w:val="center"/>
        </w:trPr>
        <w:tc>
          <w:tcPr>
            <w:tcW w:w="288" w:type="dxa"/>
          </w:tcPr>
          <w:p w14:paraId="0B337018" w14:textId="77777777" w:rsidR="00DB1FC6" w:rsidRDefault="00DB1FC6" w:rsidP="00FE7FB3">
            <w:pPr>
              <w:pStyle w:val="CopticCross"/>
            </w:pPr>
            <w:r w:rsidRPr="00FB5ACB">
              <w:t>¿</w:t>
            </w:r>
          </w:p>
        </w:tc>
        <w:tc>
          <w:tcPr>
            <w:tcW w:w="3960" w:type="dxa"/>
          </w:tcPr>
          <w:p w14:paraId="4F6005EF" w14:textId="77777777" w:rsidR="00DB1FC6" w:rsidRDefault="00DB1FC6" w:rsidP="00DB1FC6">
            <w:pPr>
              <w:pStyle w:val="EngHang"/>
            </w:pPr>
            <w:r w:rsidRPr="007425E1">
              <w:t xml:space="preserve">You </w:t>
            </w:r>
            <w:r>
              <w:t xml:space="preserve">are </w:t>
            </w:r>
            <w:r w:rsidRPr="007425E1">
              <w:t xml:space="preserve">the mother of the light, </w:t>
            </w:r>
          </w:p>
          <w:p w14:paraId="31D08B06" w14:textId="77777777" w:rsidR="00DB1FC6" w:rsidRDefault="00DB1FC6" w:rsidP="00DB1FC6">
            <w:pPr>
              <w:pStyle w:val="EngHang"/>
            </w:pPr>
            <w:r>
              <w:t>T</w:t>
            </w:r>
            <w:r w:rsidRPr="007425E1">
              <w:t xml:space="preserve">he honoured mother of God, </w:t>
            </w:r>
          </w:p>
          <w:p w14:paraId="28723FEB" w14:textId="77777777" w:rsidR="00DB1FC6" w:rsidRDefault="00DB1FC6" w:rsidP="00DB1FC6">
            <w:pPr>
              <w:pStyle w:val="EngHang"/>
            </w:pPr>
            <w:r>
              <w:t>W</w:t>
            </w:r>
            <w:r w:rsidRPr="007425E1">
              <w:t xml:space="preserve">ho carried </w:t>
            </w:r>
          </w:p>
          <w:p w14:paraId="420AF2F0" w14:textId="77777777" w:rsidR="00DB1FC6" w:rsidRDefault="00DB1FC6" w:rsidP="00DB1FC6">
            <w:pPr>
              <w:pStyle w:val="EngHangEnd"/>
            </w:pPr>
            <w:r>
              <w:t>T</w:t>
            </w:r>
            <w:r w:rsidRPr="007425E1">
              <w:t>he uncircumscript Logos.</w:t>
            </w:r>
          </w:p>
        </w:tc>
        <w:tc>
          <w:tcPr>
            <w:tcW w:w="288" w:type="dxa"/>
          </w:tcPr>
          <w:p w14:paraId="3916AF7D" w14:textId="77777777" w:rsidR="00DB1FC6" w:rsidRDefault="00DB1FC6" w:rsidP="00FE7FB3"/>
        </w:tc>
        <w:tc>
          <w:tcPr>
            <w:tcW w:w="288" w:type="dxa"/>
          </w:tcPr>
          <w:p w14:paraId="36572122" w14:textId="77777777" w:rsidR="00DB1FC6" w:rsidRDefault="00DB1FC6" w:rsidP="00FE7FB3">
            <w:pPr>
              <w:pStyle w:val="CopticCross"/>
            </w:pPr>
            <w:r w:rsidRPr="00FB5ACB">
              <w:t>¿</w:t>
            </w:r>
          </w:p>
        </w:tc>
        <w:tc>
          <w:tcPr>
            <w:tcW w:w="3960" w:type="dxa"/>
          </w:tcPr>
          <w:p w14:paraId="479EDD35" w14:textId="77777777" w:rsidR="00DB1FC6" w:rsidRDefault="00DB1FC6" w:rsidP="00953CB8">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34991B83" w14:textId="77777777" w:rsidR="00DB1FC6" w:rsidRDefault="00DB1FC6" w:rsidP="00953CB8">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70C14196" w14:textId="77777777" w:rsidR="00DB1FC6" w:rsidRDefault="00DB1FC6" w:rsidP="00953CB8">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40FDFEE5" w14:textId="77777777" w:rsidR="00DB1FC6" w:rsidRDefault="00DB1FC6" w:rsidP="00953CB8">
            <w:pPr>
              <w:pStyle w:val="CopticVerse"/>
            </w:pPr>
            <w:r w:rsidRPr="00953CB8">
              <w:t>ⲡⲓⲁ</w:t>
            </w:r>
            <w:r w:rsidRPr="00953CB8">
              <w:rPr>
                <w:rFonts w:ascii="Times New Roman" w:hAnsi="Times New Roman" w:cs="Times New Roman"/>
              </w:rPr>
              <w:t>̀</w:t>
            </w:r>
            <w:r w:rsidRPr="00953CB8">
              <w:t>ⲭⲱⲣⲓⲧⲟⲥ</w:t>
            </w:r>
          </w:p>
        </w:tc>
      </w:tr>
      <w:tr w:rsidR="00DB1FC6" w14:paraId="22C2DF5E" w14:textId="77777777" w:rsidTr="00FE7FB3">
        <w:trPr>
          <w:cantSplit/>
          <w:jc w:val="center"/>
        </w:trPr>
        <w:tc>
          <w:tcPr>
            <w:tcW w:w="288" w:type="dxa"/>
          </w:tcPr>
          <w:p w14:paraId="0796A7D3" w14:textId="77777777" w:rsidR="00DB1FC6" w:rsidRDefault="00DB1FC6" w:rsidP="00FE7FB3">
            <w:pPr>
              <w:pStyle w:val="CopticCross"/>
            </w:pPr>
          </w:p>
        </w:tc>
        <w:tc>
          <w:tcPr>
            <w:tcW w:w="3960" w:type="dxa"/>
          </w:tcPr>
          <w:p w14:paraId="39B10F1D" w14:textId="77777777" w:rsidR="00DB1FC6" w:rsidRDefault="00DB1FC6" w:rsidP="00DB1FC6">
            <w:pPr>
              <w:pStyle w:val="EngHang"/>
            </w:pPr>
            <w:r w:rsidRPr="007425E1">
              <w:t xml:space="preserve">After </w:t>
            </w:r>
            <w:r>
              <w:t xml:space="preserve">having </w:t>
            </w:r>
            <w:r w:rsidRPr="007425E1">
              <w:t>borne him</w:t>
            </w:r>
          </w:p>
          <w:p w14:paraId="589D8D9F" w14:textId="77777777" w:rsidR="00DB1FC6" w:rsidRDefault="00DB1FC6" w:rsidP="00DB1FC6">
            <w:pPr>
              <w:pStyle w:val="EngHang"/>
            </w:pPr>
            <w:r>
              <w:t xml:space="preserve">You remained </w:t>
            </w:r>
            <w:commentRangeStart w:id="667"/>
            <w:r>
              <w:t xml:space="preserve">a </w:t>
            </w:r>
            <w:commentRangeEnd w:id="667"/>
            <w:r>
              <w:rPr>
                <w:rStyle w:val="CommentReference"/>
                <w:rFonts w:ascii="Times New Roman" w:eastAsiaTheme="minorHAnsi" w:hAnsi="Times New Roman" w:cstheme="minorBidi"/>
                <w:color w:val="auto"/>
              </w:rPr>
              <w:commentReference w:id="667"/>
            </w:r>
            <w:r>
              <w:t>virgin.</w:t>
            </w:r>
          </w:p>
          <w:p w14:paraId="2F4EEE8B" w14:textId="77777777" w:rsidR="00DB1FC6" w:rsidRDefault="00DB1FC6" w:rsidP="00DB1FC6">
            <w:pPr>
              <w:pStyle w:val="EngHang"/>
            </w:pPr>
            <w:r>
              <w:t>W</w:t>
            </w:r>
            <w:r w:rsidRPr="007425E1">
              <w:t xml:space="preserve">e magnify you </w:t>
            </w:r>
          </w:p>
          <w:p w14:paraId="022225EA" w14:textId="77777777" w:rsidR="00DB1FC6" w:rsidRDefault="00DB1FC6" w:rsidP="00DB1FC6">
            <w:pPr>
              <w:pStyle w:val="EngHangEnd"/>
            </w:pPr>
            <w:r>
              <w:t>W</w:t>
            </w:r>
            <w:r w:rsidRPr="007425E1">
              <w:t>ith praises and blessings.</w:t>
            </w:r>
          </w:p>
        </w:tc>
        <w:tc>
          <w:tcPr>
            <w:tcW w:w="288" w:type="dxa"/>
          </w:tcPr>
          <w:p w14:paraId="73152632" w14:textId="77777777" w:rsidR="00DB1FC6" w:rsidRDefault="00DB1FC6" w:rsidP="00FE7FB3"/>
        </w:tc>
        <w:tc>
          <w:tcPr>
            <w:tcW w:w="288" w:type="dxa"/>
          </w:tcPr>
          <w:p w14:paraId="0D67421B" w14:textId="77777777" w:rsidR="00DB1FC6" w:rsidRDefault="00DB1FC6" w:rsidP="00FE7FB3">
            <w:pPr>
              <w:pStyle w:val="CopticCross"/>
            </w:pPr>
          </w:p>
        </w:tc>
        <w:tc>
          <w:tcPr>
            <w:tcW w:w="3960" w:type="dxa"/>
          </w:tcPr>
          <w:p w14:paraId="4D5FCC9E" w14:textId="77777777" w:rsidR="00DB1FC6" w:rsidRDefault="00DB1FC6" w:rsidP="00953CB8">
            <w:pPr>
              <w:pStyle w:val="CopticVersemulti-line"/>
            </w:pPr>
            <w:r w:rsidRPr="00953CB8">
              <w:t>Ⲙⲉⲛⲉⲛⲥⲁ ⲑ̀ⲣⲉ ⲙⲁⲥϥ</w:t>
            </w:r>
          </w:p>
          <w:p w14:paraId="6F3995D3" w14:textId="77777777" w:rsidR="00DB1FC6" w:rsidRDefault="00DB1FC6" w:rsidP="00953CB8">
            <w:pPr>
              <w:pStyle w:val="CopticVersemulti-line"/>
            </w:pPr>
            <w:r w:rsidRPr="00953CB8">
              <w:t>ⲁ̀ⲣⲉⲟ̀ϩⲓ ⲉ̀ⲣⲉⲟⲓ ⲙ̀ⲡⲁⲣⲑⲉⲛⲟⲥ</w:t>
            </w:r>
          </w:p>
          <w:p w14:paraId="0F35A3FC" w14:textId="77777777" w:rsidR="00DB1FC6" w:rsidRDefault="00DB1FC6" w:rsidP="00953CB8">
            <w:pPr>
              <w:pStyle w:val="CopticVersemulti-line"/>
            </w:pPr>
            <w:r w:rsidRPr="00953CB8">
              <w:t>ϧⲉⲛ ϩⲁⲛϩⲱⲥ ⲛⲉⲙ ϩⲁⲛⲥ̀ⲙⲟⲩ</w:t>
            </w:r>
          </w:p>
          <w:p w14:paraId="17E0B66B" w14:textId="77777777" w:rsidR="00DB1FC6" w:rsidRDefault="00DB1FC6" w:rsidP="00953CB8">
            <w:pPr>
              <w:pStyle w:val="CopticVerse"/>
            </w:pPr>
            <w:r w:rsidRPr="00953CB8">
              <w:t>ⲧⲉⲛϭⲓⲥⲓ ⲙ̀ⲙⲟ</w:t>
            </w:r>
          </w:p>
        </w:tc>
      </w:tr>
      <w:tr w:rsidR="00DB1FC6" w14:paraId="45043009" w14:textId="77777777" w:rsidTr="00FE7FB3">
        <w:trPr>
          <w:cantSplit/>
          <w:jc w:val="center"/>
        </w:trPr>
        <w:tc>
          <w:tcPr>
            <w:tcW w:w="288" w:type="dxa"/>
          </w:tcPr>
          <w:p w14:paraId="28FFF157" w14:textId="77777777" w:rsidR="00DB1FC6" w:rsidRDefault="00DB1FC6" w:rsidP="00FE7FB3">
            <w:pPr>
              <w:pStyle w:val="CopticCross"/>
            </w:pPr>
            <w:r w:rsidRPr="00FB5ACB">
              <w:t>¿</w:t>
            </w:r>
          </w:p>
        </w:tc>
        <w:tc>
          <w:tcPr>
            <w:tcW w:w="3960" w:type="dxa"/>
          </w:tcPr>
          <w:p w14:paraId="7DDA686C" w14:textId="77777777" w:rsidR="00DB1FC6" w:rsidRDefault="00DB1FC6" w:rsidP="00DB1FC6">
            <w:pPr>
              <w:pStyle w:val="EngHang"/>
            </w:pPr>
            <w:r w:rsidRPr="007425E1">
              <w:t>For of His own will</w:t>
            </w:r>
            <w:r>
              <w:t>,</w:t>
            </w:r>
          </w:p>
          <w:p w14:paraId="3EE504ED" w14:textId="77777777" w:rsidR="00DB1FC6" w:rsidRDefault="00DB1FC6" w:rsidP="00DB1FC6">
            <w:pPr>
              <w:pStyle w:val="EngHang"/>
            </w:pPr>
            <w:r>
              <w:t>And the good</w:t>
            </w:r>
            <w:r w:rsidRPr="007425E1">
              <w:t xml:space="preserve">will of </w:t>
            </w:r>
            <w:r>
              <w:t>H</w:t>
            </w:r>
            <w:r w:rsidRPr="007425E1">
              <w:t xml:space="preserve">is Father </w:t>
            </w:r>
          </w:p>
          <w:p w14:paraId="72FABE27" w14:textId="77777777" w:rsidR="00DB1FC6" w:rsidRDefault="00DB1FC6" w:rsidP="00DB1FC6">
            <w:pPr>
              <w:pStyle w:val="EngHang"/>
            </w:pPr>
            <w:r>
              <w:t>A</w:t>
            </w:r>
            <w:r w:rsidRPr="007425E1">
              <w:t xml:space="preserve">nd the Holy Spirit, </w:t>
            </w:r>
          </w:p>
          <w:p w14:paraId="185DD801" w14:textId="77777777" w:rsidR="00DB1FC6" w:rsidRDefault="00DB1FC6" w:rsidP="00DB1FC6">
            <w:pPr>
              <w:pStyle w:val="EngHangEnd"/>
            </w:pPr>
            <w:r w:rsidRPr="007425E1">
              <w:t>He came and saved us.</w:t>
            </w:r>
          </w:p>
        </w:tc>
        <w:tc>
          <w:tcPr>
            <w:tcW w:w="288" w:type="dxa"/>
          </w:tcPr>
          <w:p w14:paraId="63345F53" w14:textId="77777777" w:rsidR="00DB1FC6" w:rsidRDefault="00DB1FC6" w:rsidP="00FE7FB3"/>
        </w:tc>
        <w:tc>
          <w:tcPr>
            <w:tcW w:w="288" w:type="dxa"/>
          </w:tcPr>
          <w:p w14:paraId="6B39DF7F" w14:textId="77777777" w:rsidR="00DB1FC6" w:rsidRDefault="00DB1FC6" w:rsidP="00FE7FB3">
            <w:pPr>
              <w:pStyle w:val="CopticCross"/>
            </w:pPr>
            <w:r w:rsidRPr="00FB5ACB">
              <w:t>¿</w:t>
            </w:r>
          </w:p>
        </w:tc>
        <w:tc>
          <w:tcPr>
            <w:tcW w:w="3960" w:type="dxa"/>
          </w:tcPr>
          <w:p w14:paraId="263FFE01" w14:textId="77777777" w:rsidR="00DB1FC6" w:rsidRDefault="00DB1FC6" w:rsidP="00953CB8">
            <w:pPr>
              <w:pStyle w:val="CopticVersemulti-line"/>
            </w:pPr>
            <w:r w:rsidRPr="007047B8">
              <w:t>Ϫⲉ ⲛ̀ⲑⲟϥ ϧⲉⲛ ⲡⲉϥⲟⲩⲱϣ</w:t>
            </w:r>
          </w:p>
          <w:p w14:paraId="00003160" w14:textId="77777777" w:rsidR="00DB1FC6" w:rsidRDefault="00DB1FC6" w:rsidP="00953CB8">
            <w:pPr>
              <w:pStyle w:val="CopticVersemulti-line"/>
            </w:pPr>
            <w:r w:rsidRPr="007047B8">
              <w:t>ⲛⲉⲙ ⲡ̀ϯⲙⲁϯ ⲙ̀Ⲡⲉϥⲓⲱⲧ</w:t>
            </w:r>
          </w:p>
          <w:p w14:paraId="2272EE84" w14:textId="77777777" w:rsidR="00DB1FC6" w:rsidRDefault="00DB1FC6" w:rsidP="00953CB8">
            <w:pPr>
              <w:pStyle w:val="CopticVersemulti-line"/>
            </w:pPr>
            <w:r w:rsidRPr="007047B8">
              <w:t>ⲛⲉⲙ Ⲡⲓⲡ̅ⲛ̅ⲁ ⲉ̅ⲑ̅ⲩ</w:t>
            </w:r>
          </w:p>
          <w:p w14:paraId="2E35121A" w14:textId="77777777" w:rsidR="00DB1FC6" w:rsidRDefault="00DB1FC6" w:rsidP="00953CB8">
            <w:pPr>
              <w:pStyle w:val="CopticVersemulti-line"/>
            </w:pPr>
            <w:r w:rsidRPr="007047B8">
              <w:t>ⲁϥⲓ̀ ⲁϥⲥⲱϯ ⲙ̀ⲙⲟⲛ</w:t>
            </w:r>
          </w:p>
        </w:tc>
      </w:tr>
    </w:tbl>
    <w:p w14:paraId="4CB392C6" w14:textId="77777777" w:rsidR="00FE7FB3" w:rsidRDefault="00FE7FB3" w:rsidP="00DB1FC6">
      <w:pPr>
        <w:pStyle w:val="Heading6"/>
      </w:pPr>
      <w:bookmarkStart w:id="668" w:name="_Toc298681300"/>
      <w:bookmarkStart w:id="669" w:name="_Toc298447540"/>
      <w:bookmarkStart w:id="670" w:name="_Toc308441922"/>
      <w:r>
        <w:t>The Crown Adam</w:t>
      </w:r>
      <w:bookmarkEnd w:id="668"/>
      <w:bookmarkEnd w:id="669"/>
      <w:bookmarkEnd w:id="670"/>
    </w:p>
    <w:p w14:paraId="2012970A" w14:textId="77777777" w:rsidR="00953CB8" w:rsidRPr="00953CB8" w:rsidRDefault="00953CB8" w:rsidP="00DB1FC6">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2624364" w14:textId="77777777" w:rsidTr="00FE7FB3">
        <w:trPr>
          <w:cantSplit/>
          <w:jc w:val="center"/>
        </w:trPr>
        <w:tc>
          <w:tcPr>
            <w:tcW w:w="288" w:type="dxa"/>
          </w:tcPr>
          <w:p w14:paraId="04391DB3" w14:textId="77777777" w:rsidR="00DB1FC6" w:rsidRDefault="00DB1FC6" w:rsidP="00FE7FB3">
            <w:pPr>
              <w:pStyle w:val="CopticCross"/>
            </w:pPr>
          </w:p>
        </w:tc>
        <w:tc>
          <w:tcPr>
            <w:tcW w:w="3960" w:type="dxa"/>
          </w:tcPr>
          <w:p w14:paraId="1E34FEF2" w14:textId="77777777" w:rsidR="00DB1FC6" w:rsidRDefault="00DB1FC6" w:rsidP="00DB1FC6">
            <w:pPr>
              <w:pStyle w:val="EngHang"/>
            </w:pPr>
            <w:r w:rsidRPr="007425E1">
              <w:t xml:space="preserve">What tongue of flesh </w:t>
            </w:r>
          </w:p>
          <w:p w14:paraId="7225561D" w14:textId="77777777" w:rsidR="00DB1FC6" w:rsidRDefault="00DB1FC6" w:rsidP="00DB1FC6">
            <w:pPr>
              <w:pStyle w:val="EngHang"/>
            </w:pPr>
            <w:r>
              <w:t>C</w:t>
            </w:r>
            <w:r w:rsidRPr="007425E1">
              <w:t xml:space="preserve">an presume to </w:t>
            </w:r>
            <w:r>
              <w:t>describe you,</w:t>
            </w:r>
          </w:p>
          <w:p w14:paraId="1D658C53" w14:textId="77777777" w:rsidR="00DB1FC6" w:rsidRDefault="00DB1FC6" w:rsidP="00DB1FC6">
            <w:pPr>
              <w:pStyle w:val="EngHang"/>
            </w:pPr>
            <w:r w:rsidRPr="007425E1">
              <w:t xml:space="preserve">O holy Virgin, </w:t>
            </w:r>
          </w:p>
          <w:p w14:paraId="5BC5144F" w14:textId="77777777" w:rsidR="00DB1FC6" w:rsidRDefault="00DB1FC6" w:rsidP="00DB1FC6">
            <w:pPr>
              <w:pStyle w:val="EngHangEnd"/>
            </w:pPr>
            <w:r>
              <w:t>A</w:t>
            </w:r>
            <w:r w:rsidRPr="007425E1">
              <w:t>nd Mother of God</w:t>
            </w:r>
            <w:r>
              <w:t>?</w:t>
            </w:r>
          </w:p>
        </w:tc>
        <w:tc>
          <w:tcPr>
            <w:tcW w:w="288" w:type="dxa"/>
          </w:tcPr>
          <w:p w14:paraId="32A8F178" w14:textId="77777777" w:rsidR="00DB1FC6" w:rsidRDefault="00DB1FC6" w:rsidP="00FE7FB3"/>
        </w:tc>
        <w:tc>
          <w:tcPr>
            <w:tcW w:w="288" w:type="dxa"/>
          </w:tcPr>
          <w:p w14:paraId="1644491C" w14:textId="77777777" w:rsidR="00DB1FC6" w:rsidRDefault="00DB1FC6" w:rsidP="00FE7FB3">
            <w:pPr>
              <w:pStyle w:val="CopticCross"/>
            </w:pPr>
          </w:p>
        </w:tc>
        <w:tc>
          <w:tcPr>
            <w:tcW w:w="3960" w:type="dxa"/>
          </w:tcPr>
          <w:p w14:paraId="54B579B5" w14:textId="77777777" w:rsidR="00DB1FC6" w:rsidRDefault="00DB1FC6" w:rsidP="00953CB8">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510AF9FB" w14:textId="77777777" w:rsidR="00DB1FC6" w:rsidRDefault="00DB1FC6" w:rsidP="00953CB8">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2D24FB3C" w14:textId="77777777" w:rsidR="00DB1FC6" w:rsidRDefault="00DB1FC6" w:rsidP="00953CB8">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7EC6F998" w14:textId="77777777" w:rsidR="00DB1FC6" w:rsidRDefault="00DB1FC6" w:rsidP="00953CB8">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DB1FC6" w14:paraId="672E98A1" w14:textId="77777777" w:rsidTr="00FE7FB3">
        <w:trPr>
          <w:cantSplit/>
          <w:jc w:val="center"/>
        </w:trPr>
        <w:tc>
          <w:tcPr>
            <w:tcW w:w="288" w:type="dxa"/>
          </w:tcPr>
          <w:p w14:paraId="7EC020E0" w14:textId="77777777" w:rsidR="00DB1FC6" w:rsidRDefault="00DB1FC6" w:rsidP="00FE7FB3">
            <w:pPr>
              <w:pStyle w:val="CopticCross"/>
            </w:pPr>
            <w:r w:rsidRPr="00FB5ACB">
              <w:t>¿</w:t>
            </w:r>
          </w:p>
        </w:tc>
        <w:tc>
          <w:tcPr>
            <w:tcW w:w="3960" w:type="dxa"/>
          </w:tcPr>
          <w:p w14:paraId="2BBA3181" w14:textId="77777777" w:rsidR="00DB1FC6" w:rsidRDefault="00DB1FC6" w:rsidP="00DB1FC6">
            <w:pPr>
              <w:pStyle w:val="EngHang"/>
            </w:pPr>
            <w:r w:rsidRPr="007425E1">
              <w:t xml:space="preserve">For you became </w:t>
            </w:r>
          </w:p>
          <w:p w14:paraId="2109ECB8" w14:textId="77777777" w:rsidR="00DB1FC6" w:rsidRDefault="00DB1FC6" w:rsidP="00DB1FC6">
            <w:pPr>
              <w:pStyle w:val="EngHang"/>
            </w:pPr>
            <w:r>
              <w:t>A</w:t>
            </w:r>
            <w:r w:rsidRPr="007425E1">
              <w:t xml:space="preserve"> royal throne </w:t>
            </w:r>
          </w:p>
          <w:p w14:paraId="14CB13EE" w14:textId="77777777" w:rsidR="00DB1FC6" w:rsidRDefault="00DB1FC6" w:rsidP="00DB1FC6">
            <w:pPr>
              <w:pStyle w:val="EngHang"/>
            </w:pPr>
            <w:r>
              <w:t>F</w:t>
            </w:r>
            <w:r w:rsidRPr="007425E1">
              <w:t xml:space="preserve">or </w:t>
            </w:r>
            <w:commentRangeStart w:id="671"/>
            <w:r>
              <w:t>He</w:t>
            </w:r>
            <w:r w:rsidRPr="007425E1">
              <w:t xml:space="preserve"> </w:t>
            </w:r>
            <w:commentRangeEnd w:id="671"/>
            <w:r>
              <w:rPr>
                <w:rStyle w:val="CommentReference"/>
                <w:rFonts w:ascii="Times New Roman" w:eastAsiaTheme="minorHAnsi" w:hAnsi="Times New Roman" w:cstheme="minorBidi"/>
                <w:color w:val="auto"/>
              </w:rPr>
              <w:commentReference w:id="671"/>
            </w:r>
            <w:r w:rsidRPr="007425E1">
              <w:t xml:space="preserve">who is carried </w:t>
            </w:r>
          </w:p>
          <w:p w14:paraId="4DC85712" w14:textId="77777777" w:rsidR="00DB1FC6" w:rsidRDefault="00DB1FC6" w:rsidP="00DB1FC6">
            <w:pPr>
              <w:pStyle w:val="EngHangEnd"/>
            </w:pPr>
            <w:commentRangeStart w:id="672"/>
            <w:r>
              <w:t>O</w:t>
            </w:r>
            <w:r w:rsidRPr="007425E1">
              <w:t xml:space="preserve">n </w:t>
            </w:r>
            <w:commentRangeEnd w:id="672"/>
            <w:r>
              <w:rPr>
                <w:rStyle w:val="CommentReference"/>
              </w:rPr>
              <w:commentReference w:id="672"/>
            </w:r>
            <w:r w:rsidRPr="007425E1">
              <w:t>the cherubim.</w:t>
            </w:r>
          </w:p>
        </w:tc>
        <w:tc>
          <w:tcPr>
            <w:tcW w:w="288" w:type="dxa"/>
          </w:tcPr>
          <w:p w14:paraId="19C11D91" w14:textId="77777777" w:rsidR="00DB1FC6" w:rsidRDefault="00DB1FC6" w:rsidP="00FE7FB3"/>
        </w:tc>
        <w:tc>
          <w:tcPr>
            <w:tcW w:w="288" w:type="dxa"/>
          </w:tcPr>
          <w:p w14:paraId="2097F6DB" w14:textId="77777777" w:rsidR="00DB1FC6" w:rsidRDefault="00DB1FC6" w:rsidP="00FE7FB3">
            <w:pPr>
              <w:pStyle w:val="CopticCross"/>
            </w:pPr>
            <w:r w:rsidRPr="00FB5ACB">
              <w:t>¿</w:t>
            </w:r>
          </w:p>
        </w:tc>
        <w:tc>
          <w:tcPr>
            <w:tcW w:w="3960" w:type="dxa"/>
          </w:tcPr>
          <w:p w14:paraId="00E5E55C" w14:textId="77777777" w:rsidR="00DB1FC6" w:rsidRDefault="00DB1FC6" w:rsidP="00953CB8">
            <w:pPr>
              <w:pStyle w:val="CopticVersemulti-line"/>
            </w:pPr>
            <w:r w:rsidRPr="00953CB8">
              <w:t>Ϫⲉ ⲁ̀ⲣⲉϣⲱⲡⲓ ⲛ̀ⲟⲩⲑ̀ⲣⲟⲛⲟⲥ</w:t>
            </w:r>
          </w:p>
          <w:p w14:paraId="0E9CBDF0" w14:textId="77777777" w:rsidR="00DB1FC6" w:rsidRPr="00FA5B8C" w:rsidRDefault="00DB1FC6" w:rsidP="00953CB8">
            <w:pPr>
              <w:pStyle w:val="CopticVersemulti-line"/>
            </w:pPr>
            <w:commentRangeStart w:id="673"/>
            <w:r w:rsidRPr="00FA5B8C">
              <w:t>ⲙ̀Ⲃⲁⲥⲓⲗⲓⲕⲟⲛ</w:t>
            </w:r>
          </w:p>
          <w:p w14:paraId="2E2F468E" w14:textId="77777777" w:rsidR="00DB1FC6" w:rsidRDefault="00DB1FC6" w:rsidP="00953CB8">
            <w:pPr>
              <w:pStyle w:val="CopticVersemulti-line"/>
            </w:pPr>
            <w:r w:rsidRPr="00FA5B8C">
              <w:t>ⲙ̀ⲫⲏⲉ̀ⲧⲟⲩϥⲁⲓ ⲙ̀ⲙⲟϥ</w:t>
            </w:r>
            <w:commentRangeEnd w:id="673"/>
            <w:r w:rsidR="00FA5B8C">
              <w:rPr>
                <w:rStyle w:val="CommentReference"/>
                <w:rFonts w:ascii="Garamond" w:hAnsi="Garamond" w:cstheme="minorBidi"/>
                <w:noProof w:val="0"/>
                <w:lang w:val="en-CA"/>
              </w:rPr>
              <w:commentReference w:id="673"/>
            </w:r>
          </w:p>
          <w:p w14:paraId="66B27490" w14:textId="77777777" w:rsidR="00DB1FC6" w:rsidRDefault="00DB1FC6" w:rsidP="00953CB8">
            <w:pPr>
              <w:pStyle w:val="CopticVersemulti-line"/>
            </w:pPr>
            <w:r w:rsidRPr="00953CB8">
              <w:t>ϩⲓϫⲉⲛ Ⲛⲓⲭⲉⲣⲟⲩⲃⲓⲙ</w:t>
            </w:r>
          </w:p>
        </w:tc>
      </w:tr>
      <w:tr w:rsidR="00DB1FC6" w14:paraId="0D565535" w14:textId="77777777" w:rsidTr="00FE7FB3">
        <w:trPr>
          <w:cantSplit/>
          <w:jc w:val="center"/>
        </w:trPr>
        <w:tc>
          <w:tcPr>
            <w:tcW w:w="288" w:type="dxa"/>
          </w:tcPr>
          <w:p w14:paraId="01A2589F" w14:textId="77777777" w:rsidR="00DB1FC6" w:rsidRDefault="00DB1FC6" w:rsidP="00FE7FB3">
            <w:pPr>
              <w:pStyle w:val="CopticCross"/>
            </w:pPr>
          </w:p>
        </w:tc>
        <w:tc>
          <w:tcPr>
            <w:tcW w:w="3960" w:type="dxa"/>
          </w:tcPr>
          <w:p w14:paraId="4C2E701A" w14:textId="77777777" w:rsidR="00DB1FC6" w:rsidRDefault="00DB1FC6" w:rsidP="00DB1FC6">
            <w:pPr>
              <w:pStyle w:val="EngHang"/>
            </w:pPr>
            <w:r w:rsidRPr="007425E1">
              <w:t xml:space="preserve">In what manner </w:t>
            </w:r>
          </w:p>
          <w:p w14:paraId="2C8F72F5" w14:textId="77777777" w:rsidR="00DB1FC6" w:rsidRDefault="00DB1FC6" w:rsidP="00DB1FC6">
            <w:pPr>
              <w:pStyle w:val="EngHang"/>
            </w:pPr>
            <w:r>
              <w:t>Shall</w:t>
            </w:r>
            <w:r w:rsidRPr="007425E1">
              <w:t xml:space="preserve"> we bless you? </w:t>
            </w:r>
          </w:p>
          <w:p w14:paraId="1639FA52" w14:textId="77777777" w:rsidR="00DB1FC6" w:rsidRDefault="00DB1FC6" w:rsidP="00DB1FC6">
            <w:pPr>
              <w:pStyle w:val="EngHang"/>
            </w:pPr>
            <w:r>
              <w:t>F</w:t>
            </w:r>
            <w:r w:rsidRPr="007425E1">
              <w:t xml:space="preserve">or </w:t>
            </w:r>
            <w:r>
              <w:t xml:space="preserve">you </w:t>
            </w:r>
            <w:r w:rsidRPr="007425E1">
              <w:t xml:space="preserve">became exalted </w:t>
            </w:r>
            <w:r>
              <w:t>above,</w:t>
            </w:r>
          </w:p>
          <w:p w14:paraId="4944E30C" w14:textId="77777777" w:rsidR="00DB1FC6" w:rsidRDefault="00DB1FC6" w:rsidP="00DB1FC6">
            <w:pPr>
              <w:pStyle w:val="EngHangEnd"/>
            </w:pPr>
            <w:r>
              <w:t>T</w:t>
            </w:r>
            <w:r w:rsidRPr="007425E1">
              <w:t>he higher rational natures.</w:t>
            </w:r>
          </w:p>
        </w:tc>
        <w:tc>
          <w:tcPr>
            <w:tcW w:w="288" w:type="dxa"/>
          </w:tcPr>
          <w:p w14:paraId="72C7133B" w14:textId="77777777" w:rsidR="00DB1FC6" w:rsidRDefault="00DB1FC6" w:rsidP="00FE7FB3"/>
        </w:tc>
        <w:tc>
          <w:tcPr>
            <w:tcW w:w="288" w:type="dxa"/>
          </w:tcPr>
          <w:p w14:paraId="5A39B066" w14:textId="77777777" w:rsidR="00DB1FC6" w:rsidRDefault="00DB1FC6" w:rsidP="00FE7FB3">
            <w:pPr>
              <w:pStyle w:val="CopticCross"/>
            </w:pPr>
          </w:p>
        </w:tc>
        <w:tc>
          <w:tcPr>
            <w:tcW w:w="3960" w:type="dxa"/>
          </w:tcPr>
          <w:p w14:paraId="72311D88" w14:textId="77777777" w:rsidR="00DB1FC6" w:rsidRDefault="00DB1FC6" w:rsidP="00953CB8">
            <w:pPr>
              <w:pStyle w:val="CopticVersemulti-line"/>
            </w:pPr>
            <w:r w:rsidRPr="00953CB8">
              <w:t>Ⲉⲛⲛⲁϣ̀ⲉⲣⲙⲁⲕⲁⲣⲓⲍⲓⲛ</w:t>
            </w:r>
          </w:p>
          <w:p w14:paraId="6146DA7F" w14:textId="77777777" w:rsidR="00DB1FC6" w:rsidRDefault="00DB1FC6" w:rsidP="00953CB8">
            <w:pPr>
              <w:pStyle w:val="CopticVersemulti-line"/>
            </w:pPr>
            <w:r w:rsidRPr="00953CB8">
              <w:t>ⲙ̀ⲙⲟ ⲛ̀ⲁϣ ⲛ̀ⲣⲏϯ</w:t>
            </w:r>
          </w:p>
          <w:p w14:paraId="76393025" w14:textId="77777777" w:rsidR="00DB1FC6" w:rsidRDefault="00DB1FC6" w:rsidP="00953CB8">
            <w:pPr>
              <w:pStyle w:val="CopticVersemulti-line"/>
            </w:pPr>
            <w:r w:rsidRPr="00953CB8">
              <w:t>ϫⲉ ⲁ̀ⲣⲉϭⲓⲥⲓ ⲉ̀ⲛⲓⲫⲩⲥⲓⲥ</w:t>
            </w:r>
          </w:p>
          <w:p w14:paraId="0AF8FEDF" w14:textId="77777777" w:rsidR="00DB1FC6" w:rsidRDefault="00DB1FC6" w:rsidP="00953CB8">
            <w:pPr>
              <w:pStyle w:val="CopticVerse"/>
            </w:pPr>
            <w:r w:rsidRPr="00953CB8">
              <w:t>ⲛ̀ⲟⲏ̀ⲣⲟⲛ ⲉⲧⲥⲁⲡ̀ϣⲱⲓ</w:t>
            </w:r>
          </w:p>
        </w:tc>
      </w:tr>
      <w:tr w:rsidR="00DB1FC6" w14:paraId="45E40B1C" w14:textId="77777777" w:rsidTr="00FE7FB3">
        <w:trPr>
          <w:cantSplit/>
          <w:jc w:val="center"/>
        </w:trPr>
        <w:tc>
          <w:tcPr>
            <w:tcW w:w="288" w:type="dxa"/>
          </w:tcPr>
          <w:p w14:paraId="440F7B77" w14:textId="77777777" w:rsidR="00DB1FC6" w:rsidRDefault="00DB1FC6" w:rsidP="00FE7FB3">
            <w:pPr>
              <w:pStyle w:val="CopticCross"/>
            </w:pPr>
            <w:r w:rsidRPr="00FB5ACB">
              <w:lastRenderedPageBreak/>
              <w:t>¿</w:t>
            </w:r>
          </w:p>
        </w:tc>
        <w:tc>
          <w:tcPr>
            <w:tcW w:w="3960" w:type="dxa"/>
          </w:tcPr>
          <w:p w14:paraId="21005A53" w14:textId="77777777" w:rsidR="00DB1FC6" w:rsidRDefault="00DB1FC6" w:rsidP="00DB1FC6">
            <w:pPr>
              <w:pStyle w:val="EngHang"/>
            </w:pPr>
            <w:r w:rsidRPr="007425E1">
              <w:t xml:space="preserve">Your name shall be remembered </w:t>
            </w:r>
          </w:p>
          <w:p w14:paraId="2595F0AE" w14:textId="77777777" w:rsidR="00DB1FC6" w:rsidRDefault="00DB1FC6" w:rsidP="00DB1FC6">
            <w:pPr>
              <w:pStyle w:val="EngHang"/>
            </w:pPr>
            <w:r>
              <w:t>Through</w:t>
            </w:r>
            <w:r w:rsidRPr="007425E1">
              <w:t xml:space="preserve"> all generations, </w:t>
            </w:r>
          </w:p>
          <w:p w14:paraId="043F047A" w14:textId="77777777" w:rsidR="00DB1FC6" w:rsidRDefault="00DB1FC6" w:rsidP="00DB1FC6">
            <w:pPr>
              <w:pStyle w:val="EngHang"/>
            </w:pPr>
            <w:r w:rsidRPr="007425E1">
              <w:t xml:space="preserve">O </w:t>
            </w:r>
            <w:r>
              <w:t>beautiful dove,</w:t>
            </w:r>
          </w:p>
          <w:p w14:paraId="009B77D1" w14:textId="77777777" w:rsidR="00DB1FC6" w:rsidRDefault="00DB1FC6" w:rsidP="00DB1FC6">
            <w:pPr>
              <w:pStyle w:val="EngHangEnd"/>
            </w:pPr>
            <w:r>
              <w:t>A</w:t>
            </w:r>
            <w:r w:rsidRPr="007425E1">
              <w:t>nd mother of Christ.</w:t>
            </w:r>
          </w:p>
        </w:tc>
        <w:tc>
          <w:tcPr>
            <w:tcW w:w="288" w:type="dxa"/>
          </w:tcPr>
          <w:p w14:paraId="675048F1" w14:textId="77777777" w:rsidR="00DB1FC6" w:rsidRDefault="00DB1FC6" w:rsidP="00FE7FB3"/>
        </w:tc>
        <w:tc>
          <w:tcPr>
            <w:tcW w:w="288" w:type="dxa"/>
          </w:tcPr>
          <w:p w14:paraId="0E0B325A" w14:textId="77777777" w:rsidR="00DB1FC6" w:rsidRDefault="00DB1FC6" w:rsidP="00FE7FB3">
            <w:pPr>
              <w:pStyle w:val="CopticCross"/>
            </w:pPr>
            <w:r w:rsidRPr="00FB5ACB">
              <w:t>¿</w:t>
            </w:r>
          </w:p>
        </w:tc>
        <w:tc>
          <w:tcPr>
            <w:tcW w:w="3960" w:type="dxa"/>
          </w:tcPr>
          <w:p w14:paraId="5E975BBE" w14:textId="77777777" w:rsidR="00DB1FC6" w:rsidRDefault="00DB1FC6" w:rsidP="00953CB8">
            <w:pPr>
              <w:pStyle w:val="CopticVersemulti-line"/>
            </w:pPr>
            <w:r w:rsidRPr="00953CB8">
              <w:t>Ⲥⲉⲉⲣⲫ̀ⲙⲉⲩⲓ̀ ⲙ̀ⲡⲉⲣⲁⲛ</w:t>
            </w:r>
          </w:p>
          <w:p w14:paraId="6FA778F0" w14:textId="77777777" w:rsidR="00DB1FC6" w:rsidRDefault="00DB1FC6" w:rsidP="00953CB8">
            <w:pPr>
              <w:pStyle w:val="CopticVersemulti-line"/>
            </w:pPr>
            <w:r w:rsidRPr="00953CB8">
              <w:t>ϧⲉⲛ ⲅⲉⲛⲉⲁ̀ ⲛⲓⲃⲉⲛ</w:t>
            </w:r>
          </w:p>
          <w:p w14:paraId="06D78521" w14:textId="77777777" w:rsidR="00DB1FC6" w:rsidRDefault="00DB1FC6" w:rsidP="00953CB8">
            <w:pPr>
              <w:pStyle w:val="CopticVersemulti-line"/>
            </w:pPr>
            <w:r w:rsidRPr="00953CB8">
              <w:t>ⲱ̀ ϯϭ̀ⲣⲟⲙⲡⲓ ⲉⲑⲛⲉⲥⲱⲥ</w:t>
            </w:r>
          </w:p>
          <w:p w14:paraId="151AF2DF" w14:textId="77777777" w:rsidR="00DB1FC6" w:rsidRDefault="00DB1FC6" w:rsidP="00953CB8">
            <w:pPr>
              <w:pStyle w:val="CopticVerse"/>
            </w:pPr>
            <w:r w:rsidRPr="00953CB8">
              <w:t>ⲟⲩⲟϩ ⲑ̀ⲙⲁⲩ ⲙ̀Ⲡⲭ̅ⲥ</w:t>
            </w:r>
          </w:p>
        </w:tc>
      </w:tr>
      <w:tr w:rsidR="00DB1FC6" w14:paraId="256F15AB" w14:textId="77777777" w:rsidTr="00FE7FB3">
        <w:trPr>
          <w:cantSplit/>
          <w:jc w:val="center"/>
        </w:trPr>
        <w:tc>
          <w:tcPr>
            <w:tcW w:w="288" w:type="dxa"/>
          </w:tcPr>
          <w:p w14:paraId="588B108E" w14:textId="77777777" w:rsidR="00DB1FC6" w:rsidRDefault="00DB1FC6" w:rsidP="00FE7FB3">
            <w:pPr>
              <w:pStyle w:val="CopticCross"/>
            </w:pPr>
          </w:p>
        </w:tc>
        <w:tc>
          <w:tcPr>
            <w:tcW w:w="3960" w:type="dxa"/>
          </w:tcPr>
          <w:p w14:paraId="6A06FA30" w14:textId="77777777" w:rsidR="00DB1FC6" w:rsidRDefault="00DB1FC6" w:rsidP="00DB1FC6">
            <w:pPr>
              <w:pStyle w:val="EngHang"/>
            </w:pPr>
            <w:r w:rsidRPr="007425E1">
              <w:t xml:space="preserve">Rejoice, O Mary, </w:t>
            </w:r>
          </w:p>
          <w:p w14:paraId="28B90524" w14:textId="77777777" w:rsidR="00DB1FC6" w:rsidRDefault="00DB1FC6" w:rsidP="00DB1FC6">
            <w:pPr>
              <w:pStyle w:val="EngHang"/>
            </w:pPr>
            <w:r>
              <w:t>H</w:t>
            </w:r>
            <w:r w:rsidRPr="007425E1">
              <w:t xml:space="preserve">andmaid and Mother, </w:t>
            </w:r>
          </w:p>
          <w:p w14:paraId="5D06F9A9" w14:textId="77777777" w:rsidR="00DB1FC6" w:rsidRDefault="00DB1FC6" w:rsidP="00DB1FC6">
            <w:pPr>
              <w:pStyle w:val="EngHang"/>
            </w:pPr>
            <w:r>
              <w:t>F</w:t>
            </w:r>
            <w:r w:rsidRPr="007425E1">
              <w:t xml:space="preserve">or the angels praise Him </w:t>
            </w:r>
          </w:p>
          <w:p w14:paraId="6FA4C273" w14:textId="77777777" w:rsidR="00DB1FC6" w:rsidRDefault="00DB1FC6" w:rsidP="00DB1FC6">
            <w:pPr>
              <w:pStyle w:val="EngHangEnd"/>
            </w:pPr>
            <w:r w:rsidRPr="007425E1">
              <w:t>Who is in your arms,</w:t>
            </w:r>
          </w:p>
        </w:tc>
        <w:tc>
          <w:tcPr>
            <w:tcW w:w="288" w:type="dxa"/>
          </w:tcPr>
          <w:p w14:paraId="1EC4B1DC" w14:textId="77777777" w:rsidR="00DB1FC6" w:rsidRDefault="00DB1FC6" w:rsidP="00FE7FB3"/>
        </w:tc>
        <w:tc>
          <w:tcPr>
            <w:tcW w:w="288" w:type="dxa"/>
          </w:tcPr>
          <w:p w14:paraId="7AE816F7" w14:textId="77777777" w:rsidR="00DB1FC6" w:rsidRDefault="00DB1FC6" w:rsidP="00FE7FB3">
            <w:pPr>
              <w:pStyle w:val="CopticCross"/>
            </w:pPr>
          </w:p>
        </w:tc>
        <w:tc>
          <w:tcPr>
            <w:tcW w:w="3960" w:type="dxa"/>
          </w:tcPr>
          <w:p w14:paraId="34C5FDF6" w14:textId="77777777" w:rsidR="00DB1FC6" w:rsidRDefault="00DB1FC6" w:rsidP="00953CB8">
            <w:pPr>
              <w:pStyle w:val="CopticVersemulti-line"/>
            </w:pPr>
            <w:r w:rsidRPr="00953CB8">
              <w:t>Ⲟⲩⲛⲟϥ ⲙ̀ⲙⲟ Ⲙⲁⲣⲓⲁ̀</w:t>
            </w:r>
          </w:p>
          <w:p w14:paraId="2AACA680" w14:textId="77777777" w:rsidR="00DB1FC6" w:rsidRDefault="00DB1FC6" w:rsidP="00953CB8">
            <w:pPr>
              <w:pStyle w:val="CopticVersemulti-line"/>
            </w:pPr>
            <w:r w:rsidRPr="00953CB8">
              <w:t>ϯⲃⲱⲕⲓ ⲟⲩⲟϩ ϯⲙⲁⲩ</w:t>
            </w:r>
          </w:p>
          <w:p w14:paraId="3C7C5810" w14:textId="77777777" w:rsidR="00DB1FC6" w:rsidRDefault="00DB1FC6" w:rsidP="00953CB8">
            <w:pPr>
              <w:pStyle w:val="CopticVersemulti-line"/>
            </w:pPr>
            <w:r w:rsidRPr="00953CB8">
              <w:t>ϫⲉ ⲫⲏⲉⲧ ϧⲉⲛ ⲡⲉⲁ̀ⲙⲏⲣ</w:t>
            </w:r>
          </w:p>
          <w:p w14:paraId="094B364E" w14:textId="77777777" w:rsidR="00DB1FC6" w:rsidRDefault="00DB1FC6" w:rsidP="00953CB8">
            <w:pPr>
              <w:pStyle w:val="CopticVerse"/>
            </w:pPr>
            <w:r w:rsidRPr="00953CB8">
              <w:t>ⲛⲓⲁⲅⲅⲉⲗⲟⲥ ⲥⲉϩⲱⲥ ⲉ̀ⲣⲟϥ</w:t>
            </w:r>
          </w:p>
        </w:tc>
      </w:tr>
      <w:tr w:rsidR="00DB1FC6" w14:paraId="4937E64A" w14:textId="77777777" w:rsidTr="00FE7FB3">
        <w:trPr>
          <w:cantSplit/>
          <w:jc w:val="center"/>
        </w:trPr>
        <w:tc>
          <w:tcPr>
            <w:tcW w:w="288" w:type="dxa"/>
          </w:tcPr>
          <w:p w14:paraId="319F17F7" w14:textId="77777777" w:rsidR="00DB1FC6" w:rsidRDefault="00DB1FC6" w:rsidP="00FE7FB3">
            <w:pPr>
              <w:pStyle w:val="CopticCross"/>
            </w:pPr>
            <w:r w:rsidRPr="00FB5ACB">
              <w:t>¿</w:t>
            </w:r>
          </w:p>
        </w:tc>
        <w:tc>
          <w:tcPr>
            <w:tcW w:w="3960" w:type="dxa"/>
          </w:tcPr>
          <w:p w14:paraId="3F672636" w14:textId="77777777" w:rsidR="00DB1FC6" w:rsidRDefault="00DB1FC6" w:rsidP="00DB1FC6">
            <w:pPr>
              <w:pStyle w:val="EngHang"/>
            </w:pPr>
            <w:r>
              <w:t>A</w:t>
            </w:r>
            <w:r w:rsidRPr="007425E1">
              <w:t xml:space="preserve">nd the Cherubim </w:t>
            </w:r>
          </w:p>
          <w:p w14:paraId="7331CA65" w14:textId="77777777" w:rsidR="00DB1FC6" w:rsidRDefault="00DB1FC6" w:rsidP="00DB1FC6">
            <w:pPr>
              <w:pStyle w:val="EngHang"/>
            </w:pPr>
            <w:r>
              <w:t>And The Seraphim</w:t>
            </w:r>
          </w:p>
          <w:p w14:paraId="582E6A4B" w14:textId="77777777" w:rsidR="00DB1FC6" w:rsidRDefault="00DB1FC6" w:rsidP="00DB1FC6">
            <w:pPr>
              <w:pStyle w:val="EngHang"/>
            </w:pPr>
            <w:r>
              <w:t>Worthily worship Him,</w:t>
            </w:r>
          </w:p>
          <w:p w14:paraId="07B0A4C7" w14:textId="77777777" w:rsidR="00DB1FC6" w:rsidRDefault="00DB1FC6" w:rsidP="00DB1FC6">
            <w:pPr>
              <w:pStyle w:val="EngHangEnd"/>
            </w:pPr>
            <w:r>
              <w:t>W</w:t>
            </w:r>
            <w:r w:rsidRPr="007425E1">
              <w:t>ithout ceasing.</w:t>
            </w:r>
          </w:p>
        </w:tc>
        <w:tc>
          <w:tcPr>
            <w:tcW w:w="288" w:type="dxa"/>
          </w:tcPr>
          <w:p w14:paraId="1EAE1E7E" w14:textId="77777777" w:rsidR="00DB1FC6" w:rsidRDefault="00DB1FC6" w:rsidP="00FE7FB3"/>
        </w:tc>
        <w:tc>
          <w:tcPr>
            <w:tcW w:w="288" w:type="dxa"/>
          </w:tcPr>
          <w:p w14:paraId="18D48418" w14:textId="77777777" w:rsidR="00DB1FC6" w:rsidRDefault="00DB1FC6" w:rsidP="00FE7FB3">
            <w:pPr>
              <w:pStyle w:val="CopticCross"/>
            </w:pPr>
            <w:r w:rsidRPr="00FB5ACB">
              <w:t>¿</w:t>
            </w:r>
          </w:p>
        </w:tc>
        <w:tc>
          <w:tcPr>
            <w:tcW w:w="3960" w:type="dxa"/>
          </w:tcPr>
          <w:p w14:paraId="2BDC48AA" w14:textId="77777777" w:rsidR="00DB1FC6" w:rsidRDefault="00DB1FC6" w:rsidP="00953CB8">
            <w:pPr>
              <w:pStyle w:val="CopticVersemulti-line"/>
            </w:pPr>
            <w:r w:rsidRPr="00953CB8">
              <w:t>Ⲟⲩⲟϩ Ⲛⲓⲭⲉⲣⲟⲩⲃⲓⲙ</w:t>
            </w:r>
          </w:p>
          <w:p w14:paraId="3CDC6139" w14:textId="77777777" w:rsidR="00DB1FC6" w:rsidRDefault="00DB1FC6" w:rsidP="00953CB8">
            <w:pPr>
              <w:pStyle w:val="CopticVersemulti-line"/>
            </w:pPr>
            <w:r w:rsidRPr="00953CB8">
              <w:t>ⲥⲉⲟⲩⲱϣⲧ ⲙ̀ⲙⲟϥ ⲁ̀ⲝⲓⲱⲥ</w:t>
            </w:r>
          </w:p>
          <w:p w14:paraId="6D8A9BC6" w14:textId="77777777" w:rsidR="00DB1FC6" w:rsidRDefault="00DB1FC6" w:rsidP="00953CB8">
            <w:pPr>
              <w:pStyle w:val="CopticVersemulti-line"/>
            </w:pPr>
            <w:r w:rsidRPr="00953CB8">
              <w:t>ⲛⲉⲙ Ⲛⲓⲥⲉⲣⲁⲫⲓⲙ</w:t>
            </w:r>
          </w:p>
          <w:p w14:paraId="7986F37C" w14:textId="77777777" w:rsidR="00DB1FC6" w:rsidRDefault="00DB1FC6" w:rsidP="00BE705A">
            <w:pPr>
              <w:pStyle w:val="CopticVerse"/>
            </w:pPr>
            <w:r w:rsidRPr="00953CB8">
              <w:t>ϧⲉⲛ ⲟⲩⲙⲉⲧⲁⲧⲙⲟⲩⲛⲕ</w:t>
            </w:r>
          </w:p>
        </w:tc>
      </w:tr>
      <w:tr w:rsidR="00DB1FC6" w14:paraId="62CEF0E0" w14:textId="77777777" w:rsidTr="00FE7FB3">
        <w:trPr>
          <w:cantSplit/>
          <w:jc w:val="center"/>
        </w:trPr>
        <w:tc>
          <w:tcPr>
            <w:tcW w:w="288" w:type="dxa"/>
          </w:tcPr>
          <w:p w14:paraId="008A83AC" w14:textId="77777777" w:rsidR="00DB1FC6" w:rsidRDefault="00DB1FC6" w:rsidP="00FE7FB3">
            <w:pPr>
              <w:pStyle w:val="CopticCross"/>
            </w:pPr>
          </w:p>
        </w:tc>
        <w:tc>
          <w:tcPr>
            <w:tcW w:w="3960" w:type="dxa"/>
          </w:tcPr>
          <w:p w14:paraId="5CEA0858" w14:textId="77777777" w:rsidR="00DB1FC6" w:rsidRDefault="00DB1FC6" w:rsidP="00DB1FC6">
            <w:pPr>
              <w:pStyle w:val="EngHang"/>
            </w:pPr>
            <w:r w:rsidRPr="007425E1">
              <w:t xml:space="preserve">They cover </w:t>
            </w:r>
            <w:r>
              <w:t>H</w:t>
            </w:r>
            <w:r w:rsidRPr="007425E1">
              <w:t>im</w:t>
            </w:r>
            <w:r>
              <w:t xml:space="preserve"> with their wings, </w:t>
            </w:r>
          </w:p>
          <w:p w14:paraId="194EEDEA" w14:textId="77777777" w:rsidR="00DB1FC6" w:rsidRDefault="00DB1FC6" w:rsidP="00DB1FC6">
            <w:pPr>
              <w:pStyle w:val="EngHang"/>
            </w:pPr>
            <w:r>
              <w:t>Saying</w:t>
            </w:r>
            <w:r w:rsidR="001225FA">
              <w:t xml:space="preserve">, </w:t>
            </w:r>
            <w:r>
              <w:t>“T</w:t>
            </w:r>
            <w:r w:rsidRPr="007425E1">
              <w:t xml:space="preserve">his is the King of Glory, </w:t>
            </w:r>
          </w:p>
          <w:p w14:paraId="0409F610" w14:textId="77777777" w:rsidR="00DB1FC6" w:rsidRDefault="00DB1FC6" w:rsidP="00DB1FC6">
            <w:pPr>
              <w:pStyle w:val="EngHang"/>
            </w:pPr>
            <w:r>
              <w:t>W</w:t>
            </w:r>
            <w:r w:rsidRPr="007425E1">
              <w:t xml:space="preserve">ho takes away the sin of the world </w:t>
            </w:r>
          </w:p>
          <w:p w14:paraId="0D31854E" w14:textId="77777777" w:rsidR="00DB1FC6" w:rsidRDefault="00DB1FC6" w:rsidP="00DB1FC6">
            <w:pPr>
              <w:pStyle w:val="EngHangEnd"/>
            </w:pPr>
            <w:r>
              <w:t>A</w:t>
            </w:r>
            <w:r w:rsidRPr="007425E1">
              <w:t>ccording to his great mercy.</w:t>
            </w:r>
            <w:r>
              <w:t>”</w:t>
            </w:r>
          </w:p>
        </w:tc>
        <w:tc>
          <w:tcPr>
            <w:tcW w:w="288" w:type="dxa"/>
          </w:tcPr>
          <w:p w14:paraId="3FD3AB5F" w14:textId="77777777" w:rsidR="00DB1FC6" w:rsidRDefault="00DB1FC6" w:rsidP="00FE7FB3"/>
        </w:tc>
        <w:tc>
          <w:tcPr>
            <w:tcW w:w="288" w:type="dxa"/>
          </w:tcPr>
          <w:p w14:paraId="36623188" w14:textId="77777777" w:rsidR="00DB1FC6" w:rsidRDefault="00DB1FC6" w:rsidP="00FE7FB3">
            <w:pPr>
              <w:pStyle w:val="CopticCross"/>
            </w:pPr>
          </w:p>
        </w:tc>
        <w:tc>
          <w:tcPr>
            <w:tcW w:w="3960" w:type="dxa"/>
          </w:tcPr>
          <w:p w14:paraId="7012F5F6" w14:textId="77777777" w:rsidR="00DB1FC6" w:rsidRDefault="00DB1FC6" w:rsidP="00953CB8">
            <w:pPr>
              <w:pStyle w:val="CopticVersemulti-line"/>
            </w:pPr>
            <w:r w:rsidRPr="00BE705A">
              <w:t>Ⲉⲩⲉⲣⲣⲓⲡⲓⲍⲓⲛ ϧⲉⲛ ⲛⲟⲩⲧⲉⲛϩ</w:t>
            </w:r>
          </w:p>
          <w:p w14:paraId="2272CA1E" w14:textId="77777777" w:rsidR="00DB1FC6" w:rsidRDefault="00DB1FC6" w:rsidP="00953CB8">
            <w:pPr>
              <w:pStyle w:val="CopticVersemulti-line"/>
            </w:pPr>
            <w:r w:rsidRPr="00BE705A">
              <w:t>ϫⲉ ⲫⲁⲓ ⲡⲉ ⲡ̀ⲟⲩⲣⲟ ⲛ̀ⲧⲉ ⲡ̀ⲱ̀ⲟⲩ</w:t>
            </w:r>
          </w:p>
          <w:p w14:paraId="28C09C2B" w14:textId="77777777" w:rsidR="00DB1FC6" w:rsidRDefault="00DB1FC6" w:rsidP="00953CB8">
            <w:pPr>
              <w:pStyle w:val="CopticVersemulti-line"/>
            </w:pPr>
            <w:r w:rsidRPr="00BE705A">
              <w:t>ⲫⲏⲉⲧⲱ̀ⲗⲓ ⲙ̀ⲫ̀ⲛⲟⲃⲓ ⲙ̀ⲡⲓⲕⲟⲥⲙⲟⲥ</w:t>
            </w:r>
          </w:p>
          <w:p w14:paraId="0033EB1A" w14:textId="77777777" w:rsidR="00DB1FC6" w:rsidRDefault="00DB1FC6" w:rsidP="00BE705A">
            <w:pPr>
              <w:pStyle w:val="CopticVerse"/>
            </w:pPr>
            <w:r w:rsidRPr="00BE705A">
              <w:t>ⲕⲁⲧⲁ ⲡⲉϥⲛⲓϣϯ ⲛ̀ⲛⲁⲓ</w:t>
            </w:r>
          </w:p>
        </w:tc>
      </w:tr>
      <w:tr w:rsidR="00DB1FC6" w14:paraId="2E52D949" w14:textId="77777777" w:rsidTr="00FE7FB3">
        <w:trPr>
          <w:cantSplit/>
          <w:jc w:val="center"/>
        </w:trPr>
        <w:tc>
          <w:tcPr>
            <w:tcW w:w="288" w:type="dxa"/>
          </w:tcPr>
          <w:p w14:paraId="37FBB691" w14:textId="77777777" w:rsidR="00DB1FC6" w:rsidRDefault="00DB1FC6" w:rsidP="00FE7FB3">
            <w:pPr>
              <w:pStyle w:val="CopticCross"/>
            </w:pPr>
            <w:r w:rsidRPr="00FB5ACB">
              <w:t>¿</w:t>
            </w:r>
          </w:p>
        </w:tc>
        <w:tc>
          <w:tcPr>
            <w:tcW w:w="3960" w:type="dxa"/>
          </w:tcPr>
          <w:p w14:paraId="4E979DD6" w14:textId="77777777" w:rsidR="00DB1FC6" w:rsidRDefault="00DB1FC6" w:rsidP="00DB1FC6">
            <w:pPr>
              <w:pStyle w:val="EngHang"/>
            </w:pPr>
            <w:r w:rsidRPr="007425E1">
              <w:t xml:space="preserve">And we too, </w:t>
            </w:r>
          </w:p>
          <w:p w14:paraId="298EE752" w14:textId="77777777" w:rsidR="00DB1FC6" w:rsidRDefault="00DB1FC6" w:rsidP="00DB1FC6">
            <w:pPr>
              <w:pStyle w:val="EngHang"/>
            </w:pPr>
            <w:r>
              <w:t>H</w:t>
            </w:r>
            <w:r w:rsidRPr="007425E1">
              <w:t>ope to win</w:t>
            </w:r>
            <w:r>
              <w:t xml:space="preserve"> mercy,</w:t>
            </w:r>
          </w:p>
          <w:p w14:paraId="6A4D00B0" w14:textId="77777777" w:rsidR="00DB1FC6" w:rsidRDefault="00DB1FC6" w:rsidP="00DB1FC6">
            <w:pPr>
              <w:pStyle w:val="EngHang"/>
            </w:pPr>
            <w:r>
              <w:t>Through your intercessions,</w:t>
            </w:r>
          </w:p>
          <w:p w14:paraId="27206037" w14:textId="77777777" w:rsidR="00DB1FC6" w:rsidRDefault="00DB1FC6" w:rsidP="00DB1FC6">
            <w:pPr>
              <w:pStyle w:val="EngHangEnd"/>
            </w:pPr>
            <w:r>
              <w:t>With the Lover of Mankind.</w:t>
            </w:r>
          </w:p>
        </w:tc>
        <w:tc>
          <w:tcPr>
            <w:tcW w:w="288" w:type="dxa"/>
          </w:tcPr>
          <w:p w14:paraId="2017F69F" w14:textId="77777777" w:rsidR="00DB1FC6" w:rsidRDefault="00DB1FC6" w:rsidP="00FE7FB3"/>
        </w:tc>
        <w:tc>
          <w:tcPr>
            <w:tcW w:w="288" w:type="dxa"/>
          </w:tcPr>
          <w:p w14:paraId="525D0708" w14:textId="77777777" w:rsidR="00DB1FC6" w:rsidRDefault="00DB1FC6" w:rsidP="00FE7FB3">
            <w:pPr>
              <w:pStyle w:val="CopticCross"/>
            </w:pPr>
            <w:r w:rsidRPr="00FB5ACB">
              <w:t>¿</w:t>
            </w:r>
          </w:p>
        </w:tc>
        <w:tc>
          <w:tcPr>
            <w:tcW w:w="3960" w:type="dxa"/>
          </w:tcPr>
          <w:p w14:paraId="55E38C81" w14:textId="77777777" w:rsidR="00DB1FC6" w:rsidRDefault="00DB1FC6" w:rsidP="00BE705A">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5921F76" w14:textId="77777777" w:rsidR="00DB1FC6" w:rsidRDefault="00DB1FC6" w:rsidP="00BE705A">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CDA93E" w14:textId="77777777" w:rsidR="00DB1FC6" w:rsidRDefault="00DB1FC6" w:rsidP="00BE705A">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9E26BEA" w14:textId="77777777" w:rsidR="00DB1FC6" w:rsidRDefault="00DB1FC6" w:rsidP="00BE705A">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B6680DD" w14:textId="77777777" w:rsidR="00FE7FB3" w:rsidRDefault="00FE7FB3" w:rsidP="00FE7FB3">
      <w:r>
        <w:t xml:space="preserve">Continue to the Conclusion of the Adam Theotokias on page </w:t>
      </w:r>
      <w:r w:rsidR="003A78C2">
        <w:fldChar w:fldCharType="begin"/>
      </w:r>
      <w:r w:rsidR="00DA18ED">
        <w:instrText xml:space="preserve"> PAGEREF _Ref299212071 \h </w:instrText>
      </w:r>
      <w:r w:rsidR="003A78C2">
        <w:fldChar w:fldCharType="separate"/>
      </w:r>
      <w:r w:rsidR="00B50C35">
        <w:rPr>
          <w:noProof/>
        </w:rPr>
        <w:t>164</w:t>
      </w:r>
      <w:r w:rsidR="003A78C2">
        <w:fldChar w:fldCharType="end"/>
      </w:r>
      <w:r>
        <w:t>.</w:t>
      </w:r>
    </w:p>
    <w:p w14:paraId="666A72BA" w14:textId="77777777" w:rsidR="00FE7FB3" w:rsidRDefault="00FE7FB3" w:rsidP="00DB1FC6">
      <w:pPr>
        <w:pStyle w:val="Heading4"/>
      </w:pPr>
      <w:bookmarkStart w:id="674" w:name="_Toc298681301"/>
      <w:bookmarkStart w:id="675" w:name="_Toc308441923"/>
      <w:r>
        <w:lastRenderedPageBreak/>
        <w:t>Wednesday</w:t>
      </w:r>
      <w:bookmarkEnd w:id="674"/>
      <w:bookmarkEnd w:id="675"/>
    </w:p>
    <w:p w14:paraId="1CC03E9C" w14:textId="77777777" w:rsidR="00703BF0" w:rsidRDefault="00703BF0" w:rsidP="00DB1FC6">
      <w:pPr>
        <w:pStyle w:val="Heading5"/>
      </w:pPr>
      <w:bookmarkStart w:id="676" w:name="_Toc298681302"/>
      <w:bookmarkStart w:id="677" w:name="_Toc308441924"/>
      <w:r>
        <w:t>The Wednesday Psali Batos</w:t>
      </w:r>
      <w:bookmarkEnd w:id="676"/>
      <w:bookmarkEnd w:id="677"/>
    </w:p>
    <w:p w14:paraId="162EB5E0" w14:textId="77777777" w:rsidR="00A37A1B" w:rsidRPr="00A37A1B" w:rsidRDefault="00A37A1B" w:rsidP="00DB1FC6">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D5E34A6" w14:textId="77777777" w:rsidTr="00703BF0">
        <w:trPr>
          <w:cantSplit/>
          <w:jc w:val="center"/>
        </w:trPr>
        <w:tc>
          <w:tcPr>
            <w:tcW w:w="288" w:type="dxa"/>
          </w:tcPr>
          <w:p w14:paraId="190405A1" w14:textId="77777777" w:rsidR="00DB1FC6" w:rsidRDefault="00DB1FC6" w:rsidP="00703BF0">
            <w:pPr>
              <w:pStyle w:val="CopticCross"/>
            </w:pPr>
          </w:p>
        </w:tc>
        <w:tc>
          <w:tcPr>
            <w:tcW w:w="3960" w:type="dxa"/>
          </w:tcPr>
          <w:p w14:paraId="4A58AE41" w14:textId="77777777" w:rsidR="00DB1FC6" w:rsidRDefault="00DB1FC6" w:rsidP="00DB1FC6">
            <w:pPr>
              <w:pStyle w:val="EngHang"/>
            </w:pPr>
            <w:r>
              <w:t>Let those who seek the Lord,</w:t>
            </w:r>
          </w:p>
          <w:p w14:paraId="4721D95E" w14:textId="77777777" w:rsidR="00DB1FC6" w:rsidRDefault="00DB1FC6" w:rsidP="00DB1FC6">
            <w:pPr>
              <w:pStyle w:val="EngHang"/>
            </w:pPr>
            <w:r>
              <w:t>Who are constantly,</w:t>
            </w:r>
          </w:p>
          <w:p w14:paraId="789CB83F" w14:textId="77777777" w:rsidR="00DB1FC6" w:rsidRDefault="00DB1FC6" w:rsidP="00DB1FC6">
            <w:pPr>
              <w:pStyle w:val="EngHang"/>
            </w:pPr>
            <w:r>
              <w:t>Calling upon His Holy Name</w:t>
            </w:r>
          </w:p>
          <w:p w14:paraId="2F554592" w14:textId="77777777" w:rsidR="00DB1FC6" w:rsidRDefault="00DB1FC6" w:rsidP="00DB1FC6">
            <w:pPr>
              <w:pStyle w:val="EngHangEnd"/>
            </w:pPr>
            <w:r>
              <w:t>Rejoice and be glad.</w:t>
            </w:r>
          </w:p>
        </w:tc>
        <w:tc>
          <w:tcPr>
            <w:tcW w:w="288" w:type="dxa"/>
          </w:tcPr>
          <w:p w14:paraId="755AAF1A" w14:textId="77777777" w:rsidR="00DB1FC6" w:rsidRDefault="00DB1FC6" w:rsidP="00161998"/>
        </w:tc>
        <w:tc>
          <w:tcPr>
            <w:tcW w:w="288" w:type="dxa"/>
          </w:tcPr>
          <w:p w14:paraId="32FC7A13" w14:textId="77777777" w:rsidR="00DB1FC6" w:rsidRDefault="00DB1FC6" w:rsidP="00703BF0">
            <w:pPr>
              <w:pStyle w:val="CopticCross"/>
            </w:pPr>
          </w:p>
        </w:tc>
        <w:tc>
          <w:tcPr>
            <w:tcW w:w="3960" w:type="dxa"/>
          </w:tcPr>
          <w:p w14:paraId="1AE3E7AC" w14:textId="77777777" w:rsidR="00DB1FC6" w:rsidRDefault="00DB1FC6" w:rsidP="00A37A1B">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343B70E0" w14:textId="77777777" w:rsidR="00DB1FC6" w:rsidRDefault="00DB1FC6" w:rsidP="00A37A1B">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7660E79" w14:textId="77777777" w:rsidR="00DB1FC6" w:rsidRDefault="00DB1FC6" w:rsidP="00A37A1B">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514634A3" w14:textId="77777777" w:rsidR="00DB1FC6" w:rsidRDefault="00DB1FC6" w:rsidP="00A37A1B">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DB1FC6" w14:paraId="3C93D0EA" w14:textId="77777777" w:rsidTr="00703BF0">
        <w:trPr>
          <w:cantSplit/>
          <w:jc w:val="center"/>
        </w:trPr>
        <w:tc>
          <w:tcPr>
            <w:tcW w:w="288" w:type="dxa"/>
          </w:tcPr>
          <w:p w14:paraId="72167934" w14:textId="77777777" w:rsidR="00DB1FC6" w:rsidRDefault="00DB1FC6" w:rsidP="00703BF0">
            <w:pPr>
              <w:pStyle w:val="CopticCross"/>
            </w:pPr>
          </w:p>
        </w:tc>
        <w:tc>
          <w:tcPr>
            <w:tcW w:w="3960" w:type="dxa"/>
          </w:tcPr>
          <w:p w14:paraId="6334A2DE" w14:textId="77777777" w:rsidR="00DB1FC6" w:rsidRDefault="00DB1FC6" w:rsidP="00DB1FC6">
            <w:pPr>
              <w:pStyle w:val="EngHang"/>
            </w:pPr>
            <w:r>
              <w:t>They are the trees,</w:t>
            </w:r>
          </w:p>
          <w:p w14:paraId="75591CE6" w14:textId="77777777" w:rsidR="00DB1FC6" w:rsidRDefault="00DB1FC6" w:rsidP="00DB1FC6">
            <w:pPr>
              <w:pStyle w:val="EngHang"/>
            </w:pPr>
            <w:r>
              <w:t>Spoken of by David the Psalmist,</w:t>
            </w:r>
          </w:p>
          <w:p w14:paraId="76B6A63A" w14:textId="77777777" w:rsidR="00DB1FC6" w:rsidRDefault="00DB1FC6" w:rsidP="00DB1FC6">
            <w:pPr>
              <w:pStyle w:val="EngHang"/>
            </w:pPr>
            <w:r>
              <w:t>Planted by the rivers of water,</w:t>
            </w:r>
          </w:p>
          <w:p w14:paraId="5813F6E1" w14:textId="77777777" w:rsidR="00DB1FC6" w:rsidRDefault="00DB1FC6" w:rsidP="00DB1FC6">
            <w:pPr>
              <w:pStyle w:val="EngHangEnd"/>
            </w:pPr>
            <w:r>
              <w:t>And bringing forth perfect fruit.</w:t>
            </w:r>
          </w:p>
        </w:tc>
        <w:tc>
          <w:tcPr>
            <w:tcW w:w="288" w:type="dxa"/>
          </w:tcPr>
          <w:p w14:paraId="10F300AA" w14:textId="77777777" w:rsidR="00DB1FC6" w:rsidRDefault="00DB1FC6" w:rsidP="00161998"/>
        </w:tc>
        <w:tc>
          <w:tcPr>
            <w:tcW w:w="288" w:type="dxa"/>
          </w:tcPr>
          <w:p w14:paraId="556D34F3" w14:textId="77777777" w:rsidR="00DB1FC6" w:rsidRDefault="00DB1FC6" w:rsidP="00703BF0">
            <w:pPr>
              <w:pStyle w:val="CopticCross"/>
            </w:pPr>
          </w:p>
        </w:tc>
        <w:tc>
          <w:tcPr>
            <w:tcW w:w="3960" w:type="dxa"/>
          </w:tcPr>
          <w:p w14:paraId="59953B26" w14:textId="77777777" w:rsidR="00DB1FC6" w:rsidRDefault="00DB1FC6" w:rsidP="00A37A1B">
            <w:pPr>
              <w:pStyle w:val="CopticVersemulti-line"/>
            </w:pPr>
            <w:r w:rsidRPr="00A37A1B">
              <w:t>Ⲛⲁⲓ ⲛⲉ ⲛⲓϣ̀ϣⲏⲛ ⲉ̀ⲧⲁϥⲥⲁϫⲓ ⲉⲑⲃⲏⲧⲟⲩ</w:t>
            </w:r>
          </w:p>
          <w:p w14:paraId="4D0AF7B9" w14:textId="77777777" w:rsidR="00DB1FC6" w:rsidRDefault="00DB1FC6" w:rsidP="00A37A1B">
            <w:pPr>
              <w:pStyle w:val="CopticVersemulti-line"/>
            </w:pPr>
            <w:r w:rsidRPr="00A37A1B">
              <w:t>ⲛ̀ϫⲉ ⲡⲓϩⲩⲙⲛⲟⲇⲟⲥ Ⲇⲁⲩⲓⲇ</w:t>
            </w:r>
          </w:p>
          <w:p w14:paraId="38CE42A8" w14:textId="77777777" w:rsidR="00DB1FC6" w:rsidRDefault="00DB1FC6" w:rsidP="00A37A1B">
            <w:pPr>
              <w:pStyle w:val="CopticVersemulti-line"/>
            </w:pPr>
            <w:r w:rsidRPr="00A37A1B">
              <w:t>ⲇⲉ ⲉⲩⲣⲏⲧ ϧⲁⲧⲉⲛ ⲛⲓϥⲟⲓ ⲙ̀ⲙⲱⲟⲩ</w:t>
            </w:r>
          </w:p>
          <w:p w14:paraId="5BE007B0" w14:textId="77777777" w:rsidR="00DB1FC6" w:rsidRDefault="00DB1FC6" w:rsidP="00A37A1B">
            <w:pPr>
              <w:pStyle w:val="CopticVerse"/>
            </w:pPr>
            <w:r w:rsidRPr="00A37A1B">
              <w:t>ⲉⲩϯⲕⲁⲣⲡⲟⲥ ⲉϥϫⲏⲕ ⲉ̀ⲃⲟⲗ</w:t>
            </w:r>
          </w:p>
        </w:tc>
      </w:tr>
      <w:tr w:rsidR="00DB1FC6" w14:paraId="5FF9CAE4" w14:textId="77777777" w:rsidTr="00703BF0">
        <w:trPr>
          <w:cantSplit/>
          <w:jc w:val="center"/>
        </w:trPr>
        <w:tc>
          <w:tcPr>
            <w:tcW w:w="288" w:type="dxa"/>
          </w:tcPr>
          <w:p w14:paraId="0DC28304" w14:textId="77777777" w:rsidR="00DB1FC6" w:rsidRDefault="00DB1FC6" w:rsidP="00703BF0">
            <w:pPr>
              <w:pStyle w:val="CopticCross"/>
            </w:pPr>
            <w:r w:rsidRPr="00FB5ACB">
              <w:t>¿</w:t>
            </w:r>
          </w:p>
        </w:tc>
        <w:tc>
          <w:tcPr>
            <w:tcW w:w="3960" w:type="dxa"/>
          </w:tcPr>
          <w:p w14:paraId="7A28FA67" w14:textId="77777777" w:rsidR="00DB1FC6" w:rsidRDefault="00DB1FC6" w:rsidP="00DB1FC6">
            <w:pPr>
              <w:pStyle w:val="EngHang"/>
            </w:pPr>
            <w:r>
              <w:t>The river of water is our Saviour,</w:t>
            </w:r>
          </w:p>
          <w:p w14:paraId="111B4C57" w14:textId="77777777" w:rsidR="00DB1FC6" w:rsidRDefault="00DB1FC6" w:rsidP="00DB1FC6">
            <w:pPr>
              <w:pStyle w:val="EngHang"/>
            </w:pPr>
            <w:r>
              <w:t>Jesus Christ our Lord,</w:t>
            </w:r>
          </w:p>
          <w:p w14:paraId="5F4C5017" w14:textId="77777777" w:rsidR="00DB1FC6" w:rsidRDefault="00DB1FC6" w:rsidP="00DB1FC6">
            <w:pPr>
              <w:pStyle w:val="EngHang"/>
            </w:pPr>
            <w:r>
              <w:t>And those who abide in Him</w:t>
            </w:r>
          </w:p>
          <w:p w14:paraId="0DA95BD3" w14:textId="77777777" w:rsidR="00DB1FC6" w:rsidRDefault="00DB1FC6" w:rsidP="00DB1FC6">
            <w:pPr>
              <w:pStyle w:val="EngHangEnd"/>
            </w:pPr>
            <w:r>
              <w:t>Will live forever.</w:t>
            </w:r>
          </w:p>
        </w:tc>
        <w:tc>
          <w:tcPr>
            <w:tcW w:w="288" w:type="dxa"/>
          </w:tcPr>
          <w:p w14:paraId="35345C7C" w14:textId="77777777" w:rsidR="00DB1FC6" w:rsidRDefault="00DB1FC6" w:rsidP="00161998"/>
        </w:tc>
        <w:tc>
          <w:tcPr>
            <w:tcW w:w="288" w:type="dxa"/>
          </w:tcPr>
          <w:p w14:paraId="34CCC8AE" w14:textId="77777777" w:rsidR="00DB1FC6" w:rsidRDefault="00DB1FC6" w:rsidP="00703BF0">
            <w:pPr>
              <w:pStyle w:val="CopticCross"/>
            </w:pPr>
            <w:r w:rsidRPr="00FB5ACB">
              <w:t>¿</w:t>
            </w:r>
          </w:p>
        </w:tc>
        <w:tc>
          <w:tcPr>
            <w:tcW w:w="3960" w:type="dxa"/>
          </w:tcPr>
          <w:p w14:paraId="2F3B8790" w14:textId="77777777" w:rsidR="00DB1FC6" w:rsidRDefault="00DB1FC6" w:rsidP="00A37A1B">
            <w:pPr>
              <w:pStyle w:val="CopticVersemulti-line"/>
            </w:pPr>
            <w:r w:rsidRPr="00A37A1B">
              <w:t>Ϯϥⲟⲓ ⲙ̀ⲙⲱⲟⲩ ⲡⲉ Ⲡⲉⲛⲥⲱⲧⲏⲣ</w:t>
            </w:r>
          </w:p>
          <w:p w14:paraId="19CC7CAD" w14:textId="77777777" w:rsidR="00DB1FC6" w:rsidRDefault="00DB1FC6" w:rsidP="00A37A1B">
            <w:pPr>
              <w:pStyle w:val="CopticVersemulti-line"/>
            </w:pPr>
            <w:r w:rsidRPr="00A37A1B">
              <w:t>Ⲡⲉⲛⲟ̅ⲥ̅ Ⲓⲏ̅ⲥ Ⲡⲭ̅ⲥ</w:t>
            </w:r>
          </w:p>
          <w:p w14:paraId="54D7B8C3" w14:textId="77777777" w:rsidR="00DB1FC6" w:rsidRDefault="00DB1FC6" w:rsidP="00A37A1B">
            <w:pPr>
              <w:pStyle w:val="CopticVersemulti-line"/>
            </w:pPr>
            <w:r w:rsidRPr="00A37A1B">
              <w:t>ⲛⲏⲉⲑⲛⲁϣⲱⲡⲓ ⲉⲩⲙⲏⲛ ⲉ̀ⲣⲟϥ</w:t>
            </w:r>
          </w:p>
          <w:p w14:paraId="72D7E85A" w14:textId="77777777" w:rsidR="00DB1FC6" w:rsidRDefault="00DB1FC6" w:rsidP="00A37A1B">
            <w:pPr>
              <w:pStyle w:val="CopticVerse"/>
            </w:pPr>
            <w:r w:rsidRPr="00A37A1B">
              <w:t>ⲥⲉⲛⲁⲱⲛϧ ⲛ̀ϫⲉ ⲧⲟⲩⲯⲩⲭⲏ</w:t>
            </w:r>
          </w:p>
        </w:tc>
      </w:tr>
      <w:tr w:rsidR="00DB1FC6" w14:paraId="349EA8E6" w14:textId="77777777" w:rsidTr="00703BF0">
        <w:trPr>
          <w:cantSplit/>
          <w:jc w:val="center"/>
        </w:trPr>
        <w:tc>
          <w:tcPr>
            <w:tcW w:w="288" w:type="dxa"/>
          </w:tcPr>
          <w:p w14:paraId="0CE972F5" w14:textId="77777777" w:rsidR="00DB1FC6" w:rsidRDefault="00DB1FC6" w:rsidP="00703BF0">
            <w:pPr>
              <w:pStyle w:val="CopticCross"/>
            </w:pPr>
            <w:r w:rsidRPr="00FB5ACB">
              <w:t>¿</w:t>
            </w:r>
          </w:p>
        </w:tc>
        <w:tc>
          <w:tcPr>
            <w:tcW w:w="3960" w:type="dxa"/>
          </w:tcPr>
          <w:p w14:paraId="72EBEA95" w14:textId="77777777" w:rsidR="00DB1FC6" w:rsidRDefault="00DB1FC6" w:rsidP="00DB1FC6">
            <w:pPr>
              <w:pStyle w:val="EngHang"/>
            </w:pPr>
            <w:r>
              <w:t>The Holy Books teach us,</w:t>
            </w:r>
          </w:p>
          <w:p w14:paraId="5F933E34" w14:textId="77777777" w:rsidR="00DB1FC6" w:rsidRDefault="00DB1FC6" w:rsidP="00DB1FC6">
            <w:pPr>
              <w:pStyle w:val="EngHang"/>
            </w:pPr>
            <w:r>
              <w:t xml:space="preserve">To be like the </w:t>
            </w:r>
            <w:commentRangeStart w:id="678"/>
            <w:r>
              <w:t xml:space="preserve">breaths </w:t>
            </w:r>
            <w:commentRangeEnd w:id="678"/>
            <w:r>
              <w:rPr>
                <w:rStyle w:val="CommentReference"/>
                <w:rFonts w:ascii="Times New Roman" w:eastAsiaTheme="minorHAnsi" w:hAnsi="Times New Roman" w:cstheme="minorBidi"/>
                <w:color w:val="auto"/>
              </w:rPr>
              <w:commentReference w:id="678"/>
            </w:r>
            <w:r>
              <w:t>of God,</w:t>
            </w:r>
          </w:p>
          <w:p w14:paraId="2EC63645" w14:textId="77777777" w:rsidR="00DB1FC6" w:rsidRDefault="00DB1FC6" w:rsidP="00DB1FC6">
            <w:pPr>
              <w:pStyle w:val="EngHang"/>
            </w:pPr>
            <w:r>
              <w:t>Merciful to the creation,</w:t>
            </w:r>
          </w:p>
          <w:p w14:paraId="051CC5B1" w14:textId="77777777" w:rsidR="00DB1FC6" w:rsidRDefault="00DB1FC6" w:rsidP="00DB1FC6">
            <w:pPr>
              <w:pStyle w:val="EngHangEnd"/>
            </w:pPr>
            <w:r>
              <w:t>Which He has created.</w:t>
            </w:r>
          </w:p>
        </w:tc>
        <w:tc>
          <w:tcPr>
            <w:tcW w:w="288" w:type="dxa"/>
          </w:tcPr>
          <w:p w14:paraId="3BD8DBDC" w14:textId="77777777" w:rsidR="00DB1FC6" w:rsidRDefault="00DB1FC6" w:rsidP="00161998"/>
        </w:tc>
        <w:tc>
          <w:tcPr>
            <w:tcW w:w="288" w:type="dxa"/>
          </w:tcPr>
          <w:p w14:paraId="0977687B" w14:textId="77777777" w:rsidR="00DB1FC6" w:rsidRDefault="00DB1FC6" w:rsidP="00703BF0">
            <w:pPr>
              <w:pStyle w:val="CopticCross"/>
            </w:pPr>
            <w:r w:rsidRPr="00FB5ACB">
              <w:t>¿</w:t>
            </w:r>
          </w:p>
        </w:tc>
        <w:tc>
          <w:tcPr>
            <w:tcW w:w="3960" w:type="dxa"/>
          </w:tcPr>
          <w:p w14:paraId="44EFFD31" w14:textId="77777777" w:rsidR="00DB1FC6" w:rsidRDefault="00DB1FC6" w:rsidP="00A37A1B">
            <w:pPr>
              <w:pStyle w:val="CopticVersemulti-line"/>
            </w:pPr>
            <w:r w:rsidRPr="00A37A1B">
              <w:t>Ⲥⲉϯⲥ̀ⲃⲱ ⲛⲁⲛ ϧⲉⲛ ⲛⲓⲅ̀ⲣⲁⲫⲏ ⲉ̅ⲑ̅ⲩ</w:t>
            </w:r>
          </w:p>
          <w:p w14:paraId="45D117B8" w14:textId="77777777" w:rsidR="00DB1FC6" w:rsidRDefault="00DB1FC6" w:rsidP="00A37A1B">
            <w:pPr>
              <w:pStyle w:val="CopticVersemulti-line"/>
            </w:pPr>
            <w:r w:rsidRPr="00A37A1B">
              <w:t>ⲛⲓⲛⲓϥⲓ ⲛ̀ⲧⲉ Ⲫϯ</w:t>
            </w:r>
          </w:p>
          <w:p w14:paraId="0187BC4C" w14:textId="77777777" w:rsidR="00DB1FC6" w:rsidRDefault="00DB1FC6" w:rsidP="00A37A1B">
            <w:pPr>
              <w:pStyle w:val="CopticVersemulti-line"/>
            </w:pPr>
            <w:r w:rsidRPr="00A37A1B">
              <w:t>ⲉⲑⲣⲉⲛϣⲱⲡⲓ ⲉⲛⲟⲓ ⲛ̀ⲛⲁⲏⲧ</w:t>
            </w:r>
          </w:p>
          <w:p w14:paraId="4F4F69E7" w14:textId="77777777" w:rsidR="00DB1FC6" w:rsidRDefault="00DB1FC6" w:rsidP="00A37A1B">
            <w:pPr>
              <w:pStyle w:val="CopticVerse"/>
            </w:pPr>
            <w:r w:rsidRPr="00A37A1B">
              <w:t>ⲉ̀ϧⲟⲩⲛ ⲉ̀ⲡⲓⲥⲱⲛⲧ ⲉ̀ⲧⲁϥⲑⲁⲙⲓⲟϥ</w:t>
            </w:r>
          </w:p>
        </w:tc>
      </w:tr>
      <w:tr w:rsidR="00DB1FC6" w14:paraId="117804B6" w14:textId="77777777" w:rsidTr="00703BF0">
        <w:trPr>
          <w:cantSplit/>
          <w:jc w:val="center"/>
        </w:trPr>
        <w:tc>
          <w:tcPr>
            <w:tcW w:w="288" w:type="dxa"/>
          </w:tcPr>
          <w:p w14:paraId="45C246A9" w14:textId="77777777" w:rsidR="00DB1FC6" w:rsidRDefault="00DB1FC6" w:rsidP="00703BF0">
            <w:pPr>
              <w:pStyle w:val="CopticCross"/>
            </w:pPr>
          </w:p>
        </w:tc>
        <w:tc>
          <w:tcPr>
            <w:tcW w:w="3960" w:type="dxa"/>
          </w:tcPr>
          <w:p w14:paraId="491DA9B2" w14:textId="77777777" w:rsidR="00DB1FC6" w:rsidRDefault="00DB1FC6" w:rsidP="00DB1FC6">
            <w:pPr>
              <w:pStyle w:val="EngHang"/>
            </w:pPr>
            <w:r>
              <w:t>And teach us that love,</w:t>
            </w:r>
          </w:p>
          <w:p w14:paraId="1203E583" w14:textId="77777777" w:rsidR="00DB1FC6" w:rsidRDefault="00DB1FC6" w:rsidP="00DB1FC6">
            <w:pPr>
              <w:pStyle w:val="EngHang"/>
            </w:pPr>
            <w:r>
              <w:t>Will never fail,</w:t>
            </w:r>
          </w:p>
          <w:p w14:paraId="3A888FE2" w14:textId="77777777" w:rsidR="00DB1FC6" w:rsidRDefault="00DB1FC6" w:rsidP="00DB1FC6">
            <w:pPr>
              <w:pStyle w:val="EngHang"/>
            </w:pPr>
            <w:r>
              <w:t>As the wise,</w:t>
            </w:r>
          </w:p>
          <w:p w14:paraId="24049AE8" w14:textId="77777777" w:rsidR="00DB1FC6" w:rsidRDefault="00DB1FC6" w:rsidP="00DB1FC6">
            <w:pPr>
              <w:pStyle w:val="EngHangEnd"/>
            </w:pPr>
            <w:r>
              <w:t>Apostle Paul said.</w:t>
            </w:r>
          </w:p>
        </w:tc>
        <w:tc>
          <w:tcPr>
            <w:tcW w:w="288" w:type="dxa"/>
          </w:tcPr>
          <w:p w14:paraId="5FB78CE6" w14:textId="77777777" w:rsidR="00DB1FC6" w:rsidRDefault="00DB1FC6" w:rsidP="00161998"/>
        </w:tc>
        <w:tc>
          <w:tcPr>
            <w:tcW w:w="288" w:type="dxa"/>
          </w:tcPr>
          <w:p w14:paraId="1FA52C7F" w14:textId="77777777" w:rsidR="00DB1FC6" w:rsidRDefault="00DB1FC6" w:rsidP="00703BF0">
            <w:pPr>
              <w:pStyle w:val="CopticCross"/>
            </w:pPr>
          </w:p>
        </w:tc>
        <w:tc>
          <w:tcPr>
            <w:tcW w:w="3960" w:type="dxa"/>
          </w:tcPr>
          <w:p w14:paraId="1EA8CEEB" w14:textId="77777777" w:rsidR="00DB1FC6" w:rsidRDefault="00DB1FC6" w:rsidP="00A37A1B">
            <w:pPr>
              <w:pStyle w:val="CopticVersemulti-line"/>
            </w:pPr>
            <w:r w:rsidRPr="00A37A1B">
              <w:t>Ⲟⲩⲟϩ ⲟⲛ ϫⲉ ϯⲁ̀ⲅⲁⲡⲏ</w:t>
            </w:r>
          </w:p>
          <w:p w14:paraId="4D16CB7C" w14:textId="77777777" w:rsidR="00DB1FC6" w:rsidRDefault="00DB1FC6" w:rsidP="00A37A1B">
            <w:pPr>
              <w:pStyle w:val="CopticVersemulti-line"/>
            </w:pPr>
            <w:r w:rsidRPr="00A37A1B">
              <w:t>ⲙ̀ⲡⲁⲥϩⲉⲓ ⲉ̀ⲃⲟⲗ ⲉ̀ⲛⲉϩ</w:t>
            </w:r>
          </w:p>
          <w:p w14:paraId="7E894423" w14:textId="77777777" w:rsidR="00DB1FC6" w:rsidRDefault="00DB1FC6" w:rsidP="00A37A1B">
            <w:pPr>
              <w:pStyle w:val="CopticVersemulti-line"/>
            </w:pPr>
            <w:r w:rsidRPr="00A37A1B">
              <w:t>ⲕⲁⲧⲁ ⲡ̀ⲥⲁϫⲓ ⲙ̀ⲡⲓⲥⲟⲫⲟⲥ</w:t>
            </w:r>
          </w:p>
          <w:p w14:paraId="7307E8B9" w14:textId="77777777" w:rsidR="00DB1FC6" w:rsidRDefault="00DB1FC6" w:rsidP="00A37A1B">
            <w:pPr>
              <w:pStyle w:val="CopticVerse"/>
            </w:pPr>
            <w:r w:rsidRPr="00A37A1B">
              <w:t>Ⲡⲁⲩⲗⲟⲥ ⲡⲓⲁ̀ⲡⲟⲥⲧⲟⲗⲟⲥ</w:t>
            </w:r>
          </w:p>
        </w:tc>
      </w:tr>
      <w:tr w:rsidR="00DB1FC6" w14:paraId="0F70DECA" w14:textId="77777777" w:rsidTr="00703BF0">
        <w:trPr>
          <w:cantSplit/>
          <w:jc w:val="center"/>
        </w:trPr>
        <w:tc>
          <w:tcPr>
            <w:tcW w:w="288" w:type="dxa"/>
          </w:tcPr>
          <w:p w14:paraId="44596533" w14:textId="77777777" w:rsidR="00DB1FC6" w:rsidRDefault="00DB1FC6" w:rsidP="00703BF0">
            <w:pPr>
              <w:pStyle w:val="CopticCross"/>
            </w:pPr>
          </w:p>
        </w:tc>
        <w:tc>
          <w:tcPr>
            <w:tcW w:w="3960" w:type="dxa"/>
          </w:tcPr>
          <w:p w14:paraId="348C4060" w14:textId="77777777" w:rsidR="00DB1FC6" w:rsidRDefault="00DB1FC6" w:rsidP="00DB1FC6">
            <w:pPr>
              <w:pStyle w:val="EngHang"/>
            </w:pPr>
            <w:r>
              <w:t>The love spoken of,</w:t>
            </w:r>
          </w:p>
          <w:p w14:paraId="038E7D78" w14:textId="77777777" w:rsidR="00DB1FC6" w:rsidRDefault="00DB1FC6" w:rsidP="00DB1FC6">
            <w:pPr>
              <w:pStyle w:val="EngHang"/>
            </w:pPr>
            <w:r>
              <w:t>By the holy Apostle,</w:t>
            </w:r>
          </w:p>
          <w:p w14:paraId="0C7008DD" w14:textId="77777777" w:rsidR="00DB1FC6" w:rsidRDefault="00DB1FC6" w:rsidP="00DB1FC6">
            <w:pPr>
              <w:pStyle w:val="EngHang"/>
            </w:pPr>
            <w:r>
              <w:t>Is the Name of Salvation,</w:t>
            </w:r>
          </w:p>
          <w:p w14:paraId="4110B677" w14:textId="77777777" w:rsidR="00DB1FC6" w:rsidRDefault="00DB1FC6" w:rsidP="00DB1FC6">
            <w:pPr>
              <w:pStyle w:val="EngHangEnd"/>
            </w:pPr>
            <w:r>
              <w:t>Of our Lord Jesus Christ.</w:t>
            </w:r>
          </w:p>
        </w:tc>
        <w:tc>
          <w:tcPr>
            <w:tcW w:w="288" w:type="dxa"/>
          </w:tcPr>
          <w:p w14:paraId="3934C534" w14:textId="77777777" w:rsidR="00DB1FC6" w:rsidRDefault="00DB1FC6" w:rsidP="00161998"/>
        </w:tc>
        <w:tc>
          <w:tcPr>
            <w:tcW w:w="288" w:type="dxa"/>
          </w:tcPr>
          <w:p w14:paraId="387E2ACA" w14:textId="77777777" w:rsidR="00DB1FC6" w:rsidRDefault="00DB1FC6" w:rsidP="00703BF0">
            <w:pPr>
              <w:pStyle w:val="CopticCross"/>
            </w:pPr>
          </w:p>
        </w:tc>
        <w:tc>
          <w:tcPr>
            <w:tcW w:w="3960" w:type="dxa"/>
          </w:tcPr>
          <w:p w14:paraId="5B3C6B7C" w14:textId="77777777" w:rsidR="00DB1FC6" w:rsidRDefault="00DB1FC6" w:rsidP="00A37A1B">
            <w:pPr>
              <w:pStyle w:val="CopticVersemulti-line"/>
            </w:pPr>
            <w:r w:rsidRPr="00A37A1B">
              <w:t>Ϯⲁ̀ⲅⲁⲡⲏ ⲉ̀ⲧⲁϥⲥⲁϫⲓ ⲉⲑⲃⲏⲧⲥ</w:t>
            </w:r>
          </w:p>
          <w:p w14:paraId="37F467A9" w14:textId="77777777" w:rsidR="00DB1FC6" w:rsidRDefault="00DB1FC6" w:rsidP="00A37A1B">
            <w:pPr>
              <w:pStyle w:val="CopticVersemulti-line"/>
            </w:pPr>
            <w:r w:rsidRPr="00A37A1B">
              <w:t>ⲛ̀ϫⲉ ⲡⲓⲁ̀ⲡⲟⲥⲧⲟⲗⲟⲥ ⲉ̅ⲑ̅ⲩ</w:t>
            </w:r>
          </w:p>
          <w:p w14:paraId="3639A2A6" w14:textId="77777777" w:rsidR="00DB1FC6" w:rsidRDefault="00DB1FC6" w:rsidP="00A37A1B">
            <w:pPr>
              <w:pStyle w:val="CopticVersemulti-line"/>
            </w:pPr>
            <w:r w:rsidRPr="00A37A1B">
              <w:t>ⲉ̀ⲧⲉ ⲫⲁⲓ ⲡⲉ ⲡⲓⲣⲁⲛ ⲛ̀ⲟⲩϫⲁⲓ</w:t>
            </w:r>
          </w:p>
          <w:p w14:paraId="5C21957E" w14:textId="77777777" w:rsidR="00DB1FC6" w:rsidRDefault="00DB1FC6" w:rsidP="00A37A1B">
            <w:pPr>
              <w:pStyle w:val="CopticVerse"/>
            </w:pPr>
            <w:r w:rsidRPr="00A37A1B">
              <w:t>ⲛ̀ⲧⲉ Ⲡⲉⲛⲟ̅ⲥ̅ Ⲓⲏ̅ⲥ Ⲡⲭ̅ⲥ</w:t>
            </w:r>
          </w:p>
        </w:tc>
      </w:tr>
      <w:tr w:rsidR="00DB1FC6" w14:paraId="55959042" w14:textId="77777777" w:rsidTr="00703BF0">
        <w:trPr>
          <w:cantSplit/>
          <w:jc w:val="center"/>
        </w:trPr>
        <w:tc>
          <w:tcPr>
            <w:tcW w:w="288" w:type="dxa"/>
          </w:tcPr>
          <w:p w14:paraId="781FA0F4" w14:textId="77777777" w:rsidR="00DB1FC6" w:rsidRDefault="00DB1FC6" w:rsidP="00703BF0">
            <w:pPr>
              <w:pStyle w:val="CopticCross"/>
            </w:pPr>
            <w:r w:rsidRPr="00FB5ACB">
              <w:lastRenderedPageBreak/>
              <w:t>¿</w:t>
            </w:r>
          </w:p>
        </w:tc>
        <w:tc>
          <w:tcPr>
            <w:tcW w:w="3960" w:type="dxa"/>
          </w:tcPr>
          <w:p w14:paraId="706EABF8" w14:textId="77777777" w:rsidR="00DB1FC6" w:rsidRDefault="00DB1FC6" w:rsidP="00DB1FC6">
            <w:pPr>
              <w:pStyle w:val="EngHang"/>
            </w:pPr>
            <w:commentRangeStart w:id="679"/>
            <w:r>
              <w:t xml:space="preserve">When </w:t>
            </w:r>
            <w:commentRangeEnd w:id="679"/>
            <w:r>
              <w:rPr>
                <w:rStyle w:val="CommentReference"/>
                <w:rFonts w:ascii="Times New Roman" w:eastAsiaTheme="minorHAnsi" w:hAnsi="Times New Roman" w:cstheme="minorBidi"/>
                <w:color w:val="auto"/>
              </w:rPr>
              <w:commentReference w:id="679"/>
            </w:r>
            <w:r>
              <w:t>we love the Name of Salvation,</w:t>
            </w:r>
          </w:p>
          <w:p w14:paraId="60C848B2" w14:textId="77777777" w:rsidR="00DB1FC6" w:rsidRDefault="00DB1FC6" w:rsidP="00DB1FC6">
            <w:pPr>
              <w:pStyle w:val="EngHang"/>
            </w:pPr>
            <w:r>
              <w:t>Of our Lord Jesus Christ,</w:t>
            </w:r>
          </w:p>
          <w:p w14:paraId="7E99BB63" w14:textId="77777777" w:rsidR="00DB1FC6" w:rsidRDefault="00DB1FC6" w:rsidP="00DB1FC6">
            <w:pPr>
              <w:pStyle w:val="EngHang"/>
            </w:pPr>
            <w:r>
              <w:t>And have mercy towards one another,</w:t>
            </w:r>
          </w:p>
          <w:p w14:paraId="6AB6C64A" w14:textId="77777777" w:rsidR="00DB1FC6" w:rsidRDefault="00DB1FC6" w:rsidP="00DB1FC6">
            <w:pPr>
              <w:pStyle w:val="EngHangEnd"/>
            </w:pPr>
            <w:r>
              <w:t>We fulfill all the Law.</w:t>
            </w:r>
          </w:p>
        </w:tc>
        <w:tc>
          <w:tcPr>
            <w:tcW w:w="288" w:type="dxa"/>
          </w:tcPr>
          <w:p w14:paraId="00E1F282" w14:textId="77777777" w:rsidR="00DB1FC6" w:rsidRDefault="00DB1FC6" w:rsidP="00161998"/>
        </w:tc>
        <w:tc>
          <w:tcPr>
            <w:tcW w:w="288" w:type="dxa"/>
          </w:tcPr>
          <w:p w14:paraId="77210EBC" w14:textId="77777777" w:rsidR="00DB1FC6" w:rsidRDefault="00DB1FC6" w:rsidP="00703BF0">
            <w:pPr>
              <w:pStyle w:val="CopticCross"/>
            </w:pPr>
            <w:r w:rsidRPr="00FB5ACB">
              <w:t>¿</w:t>
            </w:r>
          </w:p>
        </w:tc>
        <w:tc>
          <w:tcPr>
            <w:tcW w:w="3960" w:type="dxa"/>
          </w:tcPr>
          <w:p w14:paraId="4A3F3444" w14:textId="77777777" w:rsidR="00DB1FC6" w:rsidRDefault="00DB1FC6" w:rsidP="00A37A1B">
            <w:pPr>
              <w:pStyle w:val="CopticVersemulti-line"/>
            </w:pPr>
            <w:r w:rsidRPr="00A37A1B">
              <w:t>Ⲉ̀ϣⲱⲡ ⲁⲛϣⲁⲛⲙⲉⲛⲣⲉ ⲡⲓⲣⲁⲛ ⲛ̀ⲟⲩϫⲁⲓ</w:t>
            </w:r>
          </w:p>
          <w:p w14:paraId="75C4DE5B" w14:textId="77777777" w:rsidR="00DB1FC6" w:rsidRDefault="00DB1FC6" w:rsidP="00A37A1B">
            <w:pPr>
              <w:pStyle w:val="CopticVersemulti-line"/>
            </w:pPr>
            <w:r w:rsidRPr="00A37A1B">
              <w:t>ⲛ̀ⲧⲉ Ⲡⲉⲛⲟ̅ⲥ̅ Ⲓⲏ̅ⲥ Ⲡⲭ̅ⲥ</w:t>
            </w:r>
          </w:p>
          <w:p w14:paraId="1C93381B" w14:textId="77777777" w:rsidR="00DB1FC6" w:rsidRDefault="00DB1FC6" w:rsidP="00A37A1B">
            <w:pPr>
              <w:pStyle w:val="CopticVersemulti-line"/>
            </w:pPr>
            <w:r w:rsidRPr="00A37A1B">
              <w:t>ⲛ̀ⲧⲉⲛⲉⲣⲡⲓⲛⲁⲓ ⲛⲉⲙ ⲛⲉⲛⲉ̀ⲣⲏⲟⲩ</w:t>
            </w:r>
          </w:p>
          <w:p w14:paraId="56DC1EC7" w14:textId="77777777" w:rsidR="00DB1FC6" w:rsidRDefault="00DB1FC6" w:rsidP="00A37A1B">
            <w:pPr>
              <w:pStyle w:val="CopticVerse"/>
            </w:pPr>
            <w:r w:rsidRPr="00A37A1B">
              <w:t>ϣⲁⲛϫⲱⲕ ⲙ̀ⲡⲓⲛⲟⲙⲟⲥ ⲧⲏⲣϥ ⲉ̀ⲃⲟⲗ</w:t>
            </w:r>
          </w:p>
        </w:tc>
      </w:tr>
      <w:tr w:rsidR="00DB1FC6" w14:paraId="1EC8356D" w14:textId="77777777" w:rsidTr="00703BF0">
        <w:trPr>
          <w:cantSplit/>
          <w:jc w:val="center"/>
        </w:trPr>
        <w:tc>
          <w:tcPr>
            <w:tcW w:w="288" w:type="dxa"/>
          </w:tcPr>
          <w:p w14:paraId="65CC1741" w14:textId="77777777" w:rsidR="00DB1FC6" w:rsidRDefault="00DB1FC6" w:rsidP="00703BF0">
            <w:pPr>
              <w:pStyle w:val="CopticCross"/>
            </w:pPr>
            <w:r w:rsidRPr="00FB5ACB">
              <w:t>¿</w:t>
            </w:r>
          </w:p>
        </w:tc>
        <w:tc>
          <w:tcPr>
            <w:tcW w:w="3960" w:type="dxa"/>
          </w:tcPr>
          <w:p w14:paraId="61A50C4D" w14:textId="77777777" w:rsidR="00DB1FC6" w:rsidRDefault="00DB1FC6" w:rsidP="00DB1FC6">
            <w:pPr>
              <w:pStyle w:val="EngHang"/>
            </w:pPr>
            <w:r>
              <w:t>Through mercy,</w:t>
            </w:r>
          </w:p>
          <w:p w14:paraId="13D5D133" w14:textId="77777777" w:rsidR="00DB1FC6" w:rsidRDefault="00DB1FC6" w:rsidP="00DB1FC6">
            <w:pPr>
              <w:pStyle w:val="EngHang"/>
            </w:pPr>
            <w:r>
              <w:t>Abraham was pleased,</w:t>
            </w:r>
          </w:p>
          <w:p w14:paraId="0CC7423C" w14:textId="77777777" w:rsidR="00DB1FC6" w:rsidRDefault="00DB1FC6" w:rsidP="00DB1FC6">
            <w:pPr>
              <w:pStyle w:val="EngHang"/>
            </w:pPr>
            <w:r>
              <w:t>To host God,</w:t>
            </w:r>
          </w:p>
          <w:p w14:paraId="5344ADD2" w14:textId="77777777" w:rsidR="00DB1FC6" w:rsidRDefault="00DB1FC6" w:rsidP="00DB1FC6">
            <w:pPr>
              <w:pStyle w:val="EngHangEnd"/>
            </w:pPr>
            <w:r>
              <w:t>And His holy angels.</w:t>
            </w:r>
          </w:p>
        </w:tc>
        <w:tc>
          <w:tcPr>
            <w:tcW w:w="288" w:type="dxa"/>
          </w:tcPr>
          <w:p w14:paraId="0CCD29B5" w14:textId="77777777" w:rsidR="00DB1FC6" w:rsidRDefault="00DB1FC6" w:rsidP="00161998"/>
        </w:tc>
        <w:tc>
          <w:tcPr>
            <w:tcW w:w="288" w:type="dxa"/>
          </w:tcPr>
          <w:p w14:paraId="35C5C51E" w14:textId="77777777" w:rsidR="00DB1FC6" w:rsidRDefault="00DB1FC6" w:rsidP="00703BF0">
            <w:pPr>
              <w:pStyle w:val="CopticCross"/>
            </w:pPr>
            <w:r w:rsidRPr="00FB5ACB">
              <w:t>¿</w:t>
            </w:r>
          </w:p>
        </w:tc>
        <w:tc>
          <w:tcPr>
            <w:tcW w:w="3960" w:type="dxa"/>
          </w:tcPr>
          <w:p w14:paraId="7F27EADC" w14:textId="77777777" w:rsidR="00DB1FC6" w:rsidRDefault="00DB1FC6" w:rsidP="00A37A1B">
            <w:pPr>
              <w:pStyle w:val="CopticVersemulti-line"/>
            </w:pPr>
            <w:r w:rsidRPr="00A37A1B">
              <w:t>Ⲉ̀ⲃⲟⲗϩⲓⲧⲉⲛ ϯⲙⲉⲑⲛⲁⲏⲧ</w:t>
            </w:r>
          </w:p>
          <w:p w14:paraId="3969E765" w14:textId="77777777" w:rsidR="00DB1FC6" w:rsidRDefault="00DB1FC6" w:rsidP="00A37A1B">
            <w:pPr>
              <w:pStyle w:val="CopticVersemulti-line"/>
            </w:pPr>
            <w:r w:rsidRPr="00A37A1B">
              <w:t>ⲁϥϯⲙⲁϯ ⲛ̀ϫⲉ Ⲁⲃⲣⲁⲁⲙ</w:t>
            </w:r>
          </w:p>
          <w:p w14:paraId="2EDECFB4" w14:textId="77777777" w:rsidR="00DB1FC6" w:rsidRDefault="00DB1FC6" w:rsidP="00A37A1B">
            <w:pPr>
              <w:pStyle w:val="CopticVersemulti-line"/>
            </w:pPr>
            <w:r w:rsidRPr="00A37A1B">
              <w:t>ⲉⲑⲣⲉ Ⲫϯ ϫⲱⲓⲗⲓ ⲉ̀ⲣⲟϥ</w:t>
            </w:r>
          </w:p>
          <w:p w14:paraId="34D30734" w14:textId="77777777" w:rsidR="00DB1FC6" w:rsidRDefault="00DB1FC6" w:rsidP="00A37A1B">
            <w:pPr>
              <w:pStyle w:val="CopticVerse"/>
            </w:pPr>
            <w:r w:rsidRPr="00A37A1B">
              <w:t>ⲛⲉⲙ ⲛⲉϥⲁⲅⲅⲉⲗⲟⲥ ⲉ̅ⲑ̅ⲩ</w:t>
            </w:r>
          </w:p>
        </w:tc>
      </w:tr>
      <w:tr w:rsidR="00DB1FC6" w14:paraId="334E8561" w14:textId="77777777" w:rsidTr="00703BF0">
        <w:trPr>
          <w:cantSplit/>
          <w:jc w:val="center"/>
        </w:trPr>
        <w:tc>
          <w:tcPr>
            <w:tcW w:w="288" w:type="dxa"/>
          </w:tcPr>
          <w:p w14:paraId="01B660C8" w14:textId="77777777" w:rsidR="00DB1FC6" w:rsidRDefault="00DB1FC6" w:rsidP="00703BF0">
            <w:pPr>
              <w:pStyle w:val="CopticCross"/>
            </w:pPr>
          </w:p>
        </w:tc>
        <w:tc>
          <w:tcPr>
            <w:tcW w:w="3960" w:type="dxa"/>
          </w:tcPr>
          <w:p w14:paraId="4CAB8563" w14:textId="77777777" w:rsidR="00DB1FC6" w:rsidRDefault="00DB1FC6" w:rsidP="00DB1FC6">
            <w:pPr>
              <w:pStyle w:val="EngHang"/>
            </w:pPr>
            <w:r>
              <w:t>Through mercy,</w:t>
            </w:r>
          </w:p>
          <w:p w14:paraId="6B2911AA" w14:textId="77777777" w:rsidR="00DB1FC6" w:rsidRDefault="00DB1FC6" w:rsidP="00DB1FC6">
            <w:pPr>
              <w:pStyle w:val="EngHang"/>
            </w:pPr>
            <w:r>
              <w:t>The righteous Lot was saved,</w:t>
            </w:r>
          </w:p>
          <w:p w14:paraId="21978A6A" w14:textId="77777777" w:rsidR="00DB1FC6" w:rsidRDefault="00DB1FC6" w:rsidP="00DB1FC6">
            <w:pPr>
              <w:pStyle w:val="EngHang"/>
            </w:pPr>
            <w:r>
              <w:t xml:space="preserve">From the </w:t>
            </w:r>
            <w:commentRangeStart w:id="680"/>
            <w:r>
              <w:t>tribulations</w:t>
            </w:r>
            <w:commentRangeEnd w:id="680"/>
            <w:r>
              <w:rPr>
                <w:rStyle w:val="CommentReference"/>
                <w:rFonts w:ascii="Times New Roman" w:eastAsiaTheme="minorHAnsi" w:hAnsi="Times New Roman" w:cstheme="minorBidi"/>
                <w:color w:val="auto"/>
              </w:rPr>
              <w:commentReference w:id="680"/>
            </w:r>
            <w:r>
              <w:t>,</w:t>
            </w:r>
          </w:p>
          <w:p w14:paraId="4DA5CE76" w14:textId="77777777" w:rsidR="00DB1FC6" w:rsidRDefault="00DB1FC6" w:rsidP="00DB1FC6">
            <w:pPr>
              <w:pStyle w:val="EngHangEnd"/>
            </w:pPr>
            <w:r>
              <w:t>That befell Sodom.</w:t>
            </w:r>
          </w:p>
        </w:tc>
        <w:tc>
          <w:tcPr>
            <w:tcW w:w="288" w:type="dxa"/>
          </w:tcPr>
          <w:p w14:paraId="6CEE696B" w14:textId="77777777" w:rsidR="00DB1FC6" w:rsidRDefault="00DB1FC6" w:rsidP="00161998"/>
        </w:tc>
        <w:tc>
          <w:tcPr>
            <w:tcW w:w="288" w:type="dxa"/>
          </w:tcPr>
          <w:p w14:paraId="114F24EF" w14:textId="77777777" w:rsidR="00DB1FC6" w:rsidRDefault="00DB1FC6" w:rsidP="00703BF0">
            <w:pPr>
              <w:pStyle w:val="CopticCross"/>
            </w:pPr>
          </w:p>
        </w:tc>
        <w:tc>
          <w:tcPr>
            <w:tcW w:w="3960" w:type="dxa"/>
          </w:tcPr>
          <w:p w14:paraId="2448B06E" w14:textId="77777777" w:rsidR="00DB1FC6" w:rsidRDefault="00DB1FC6" w:rsidP="00A37A1B">
            <w:pPr>
              <w:pStyle w:val="CopticVersemulti-line"/>
            </w:pPr>
            <w:r w:rsidRPr="00A37A1B">
              <w:t>Ⲉ̀ⲃⲟⲗϩⲓⲧⲉⲛ ϯⲙⲉⲑⲛⲁⲏⲧ</w:t>
            </w:r>
          </w:p>
          <w:p w14:paraId="13A52A01" w14:textId="77777777" w:rsidR="00DB1FC6" w:rsidRDefault="00DB1FC6" w:rsidP="00A37A1B">
            <w:pPr>
              <w:pStyle w:val="CopticVersemulti-line"/>
            </w:pPr>
            <w:r w:rsidRPr="00A37A1B">
              <w:t>ⲁϥⲛⲟϩⲉⲙ ⲛ̀ϫⲉ Ⲗⲱⲧ ⲡⲓⲑ̀ⲙⲏⲓ</w:t>
            </w:r>
          </w:p>
          <w:p w14:paraId="42492B20" w14:textId="77777777" w:rsidR="00DB1FC6" w:rsidRDefault="00DB1FC6" w:rsidP="00A37A1B">
            <w:pPr>
              <w:pStyle w:val="CopticVersemulti-line"/>
            </w:pPr>
            <w:r w:rsidRPr="00A37A1B">
              <w:t>ⲉ̀ⲃⲟⲗϩⲁ ⲡⲓⲕⲩⲛⲁⲇⲓⲛⲟⲥ ⲉⲑⲛⲁϣⲧ</w:t>
            </w:r>
          </w:p>
          <w:p w14:paraId="0C083E66" w14:textId="77777777" w:rsidR="00DB1FC6" w:rsidRDefault="00DB1FC6" w:rsidP="00A37A1B">
            <w:pPr>
              <w:pStyle w:val="CopticVerse"/>
            </w:pPr>
            <w:r w:rsidRPr="00A37A1B">
              <w:t>ⲉ̀ⲧⲁϥⲓ̀ ⲉ̀ϩ̀ⲣⲏⲓ ⲉ̀ϫⲉⲛ Ⲥⲟⲇⲟⲙⲁ</w:t>
            </w:r>
          </w:p>
        </w:tc>
      </w:tr>
      <w:tr w:rsidR="00DB1FC6" w14:paraId="79AF6A0B" w14:textId="77777777" w:rsidTr="00703BF0">
        <w:trPr>
          <w:cantSplit/>
          <w:jc w:val="center"/>
        </w:trPr>
        <w:tc>
          <w:tcPr>
            <w:tcW w:w="288" w:type="dxa"/>
          </w:tcPr>
          <w:p w14:paraId="665FA829" w14:textId="77777777" w:rsidR="00DB1FC6" w:rsidRDefault="00DB1FC6" w:rsidP="00703BF0">
            <w:pPr>
              <w:pStyle w:val="CopticCross"/>
            </w:pPr>
          </w:p>
        </w:tc>
        <w:tc>
          <w:tcPr>
            <w:tcW w:w="3960" w:type="dxa"/>
          </w:tcPr>
          <w:p w14:paraId="7EC3297F" w14:textId="77777777" w:rsidR="00DB1FC6" w:rsidRDefault="00DB1FC6" w:rsidP="00DB1FC6">
            <w:pPr>
              <w:pStyle w:val="EngHang"/>
            </w:pPr>
            <w:r>
              <w:t>Through mercy,</w:t>
            </w:r>
          </w:p>
          <w:p w14:paraId="201BEFF7" w14:textId="77777777" w:rsidR="00DB1FC6" w:rsidRDefault="00DB1FC6" w:rsidP="00DB1FC6">
            <w:pPr>
              <w:pStyle w:val="EngHang"/>
            </w:pPr>
            <w:r>
              <w:t>Cornelius was worthy,</w:t>
            </w:r>
          </w:p>
          <w:p w14:paraId="6AD18FE6" w14:textId="77777777" w:rsidR="00DB1FC6" w:rsidRDefault="00DB1FC6" w:rsidP="00DB1FC6">
            <w:pPr>
              <w:pStyle w:val="EngHang"/>
            </w:pPr>
            <w:r>
              <w:t>To be baptised,</w:t>
            </w:r>
          </w:p>
          <w:p w14:paraId="048A5B1A" w14:textId="77777777" w:rsidR="00DB1FC6" w:rsidRDefault="00DB1FC6" w:rsidP="00DB1FC6">
            <w:pPr>
              <w:pStyle w:val="EngHangEnd"/>
            </w:pPr>
            <w:r>
              <w:t>At the hands of our father Peter.</w:t>
            </w:r>
          </w:p>
        </w:tc>
        <w:tc>
          <w:tcPr>
            <w:tcW w:w="288" w:type="dxa"/>
          </w:tcPr>
          <w:p w14:paraId="4AD5A154" w14:textId="77777777" w:rsidR="00DB1FC6" w:rsidRDefault="00DB1FC6" w:rsidP="00161998"/>
        </w:tc>
        <w:tc>
          <w:tcPr>
            <w:tcW w:w="288" w:type="dxa"/>
          </w:tcPr>
          <w:p w14:paraId="009AE5CB" w14:textId="77777777" w:rsidR="00DB1FC6" w:rsidRDefault="00DB1FC6" w:rsidP="00703BF0">
            <w:pPr>
              <w:pStyle w:val="CopticCross"/>
            </w:pPr>
          </w:p>
        </w:tc>
        <w:tc>
          <w:tcPr>
            <w:tcW w:w="3960" w:type="dxa"/>
          </w:tcPr>
          <w:p w14:paraId="516E3ACB" w14:textId="77777777" w:rsidR="00DB1FC6" w:rsidRDefault="00DB1FC6" w:rsidP="00A37A1B">
            <w:pPr>
              <w:pStyle w:val="CopticVersemulti-line"/>
            </w:pPr>
            <w:r w:rsidRPr="00A37A1B">
              <w:t>Ⲉ̀ⲃⲟⲗϩⲓⲧⲉⲛ ϯⲙⲉⲑⲛⲁⲏⲧ</w:t>
            </w:r>
          </w:p>
          <w:p w14:paraId="0CD2515F" w14:textId="77777777" w:rsidR="00DB1FC6" w:rsidRDefault="00DB1FC6" w:rsidP="00A37A1B">
            <w:pPr>
              <w:pStyle w:val="CopticVersemulti-line"/>
            </w:pPr>
            <w:r w:rsidRPr="00A37A1B">
              <w:t>ⲁϥⲉⲣ ⲡ̀ⲉⲙⲡ̀ϣⲁ ⲛ̀ϫⲉ Ⲕⲟⲣⲛⲏⲗⲓⲟⲥ</w:t>
            </w:r>
          </w:p>
          <w:p w14:paraId="7B885D5C" w14:textId="77777777" w:rsidR="00DB1FC6" w:rsidRDefault="00DB1FC6" w:rsidP="00A37A1B">
            <w:pPr>
              <w:pStyle w:val="CopticVersemulti-line"/>
            </w:pPr>
            <w:r w:rsidRPr="00A37A1B">
              <w:t>ⲉⲑⲣⲉϥϭⲓ ⲙ̀ⲡⲓⲃⲁⲡⲧⲓⲥⲙⲁ</w:t>
            </w:r>
          </w:p>
          <w:p w14:paraId="397286F0" w14:textId="77777777" w:rsidR="00DB1FC6" w:rsidRDefault="00DB1FC6" w:rsidP="00A37A1B">
            <w:pPr>
              <w:pStyle w:val="CopticVerse"/>
            </w:pPr>
            <w:r w:rsidRPr="00A37A1B">
              <w:t>ϧⲉⲛ ⲛⲉⲛϫⲓϫ ⲙ̀ⲡⲉⲛⲓⲱⲧ Ⲡⲉⲧⲣⲟⲥ</w:t>
            </w:r>
          </w:p>
        </w:tc>
      </w:tr>
      <w:tr w:rsidR="00DB1FC6" w14:paraId="23E6CCDE" w14:textId="77777777" w:rsidTr="00703BF0">
        <w:trPr>
          <w:cantSplit/>
          <w:jc w:val="center"/>
        </w:trPr>
        <w:tc>
          <w:tcPr>
            <w:tcW w:w="288" w:type="dxa"/>
          </w:tcPr>
          <w:p w14:paraId="5984256D" w14:textId="77777777" w:rsidR="00DB1FC6" w:rsidRDefault="00DB1FC6" w:rsidP="00703BF0">
            <w:pPr>
              <w:pStyle w:val="CopticCross"/>
            </w:pPr>
            <w:r w:rsidRPr="00FB5ACB">
              <w:t>¿</w:t>
            </w:r>
          </w:p>
        </w:tc>
        <w:tc>
          <w:tcPr>
            <w:tcW w:w="3960" w:type="dxa"/>
          </w:tcPr>
          <w:p w14:paraId="3D9CA322" w14:textId="77777777" w:rsidR="00DB1FC6" w:rsidRDefault="00DB1FC6" w:rsidP="00DB1FC6">
            <w:pPr>
              <w:pStyle w:val="EngHang"/>
            </w:pPr>
            <w:r>
              <w:t>If we are impoverished,</w:t>
            </w:r>
          </w:p>
          <w:p w14:paraId="3D2B35B4" w14:textId="77777777" w:rsidR="00DB1FC6" w:rsidRDefault="00DB1FC6" w:rsidP="00DB1FC6">
            <w:pPr>
              <w:pStyle w:val="EngHang"/>
            </w:pPr>
            <w:r>
              <w:t>Lacking material wealth,</w:t>
            </w:r>
          </w:p>
          <w:p w14:paraId="3DB818E0" w14:textId="77777777" w:rsidR="00DB1FC6" w:rsidRDefault="00DB1FC6" w:rsidP="00DB1FC6">
            <w:pPr>
              <w:pStyle w:val="EngHang"/>
            </w:pPr>
            <w:r>
              <w:t>And have nothing,</w:t>
            </w:r>
          </w:p>
          <w:p w14:paraId="5A9F2516" w14:textId="77777777" w:rsidR="00DB1FC6" w:rsidRDefault="00DB1FC6" w:rsidP="00DB1FC6">
            <w:pPr>
              <w:pStyle w:val="EngHangEnd"/>
            </w:pPr>
            <w:r>
              <w:t>To offer as alms.</w:t>
            </w:r>
          </w:p>
        </w:tc>
        <w:tc>
          <w:tcPr>
            <w:tcW w:w="288" w:type="dxa"/>
          </w:tcPr>
          <w:p w14:paraId="265EA36C" w14:textId="77777777" w:rsidR="00DB1FC6" w:rsidRDefault="00DB1FC6" w:rsidP="00161998"/>
        </w:tc>
        <w:tc>
          <w:tcPr>
            <w:tcW w:w="288" w:type="dxa"/>
          </w:tcPr>
          <w:p w14:paraId="17B02554" w14:textId="77777777" w:rsidR="00DB1FC6" w:rsidRDefault="00DB1FC6" w:rsidP="00703BF0">
            <w:pPr>
              <w:pStyle w:val="CopticCross"/>
            </w:pPr>
            <w:r w:rsidRPr="00FB5ACB">
              <w:t>¿</w:t>
            </w:r>
          </w:p>
        </w:tc>
        <w:tc>
          <w:tcPr>
            <w:tcW w:w="3960" w:type="dxa"/>
          </w:tcPr>
          <w:p w14:paraId="5B94B8BE" w14:textId="77777777" w:rsidR="00DB1FC6" w:rsidRDefault="00DB1FC6" w:rsidP="00A37A1B">
            <w:pPr>
              <w:pStyle w:val="CopticVersemulti-line"/>
            </w:pPr>
            <w:r w:rsidRPr="00A37A1B">
              <w:t>Ⲓⲥϫⲉ ⲅⲁⲣ ⲧⲉⲛⲟⲓ ⲛ̀ϧⲁⲉ̀</w:t>
            </w:r>
          </w:p>
          <w:p w14:paraId="738037D2" w14:textId="77777777" w:rsidR="00DB1FC6" w:rsidRDefault="00DB1FC6" w:rsidP="00A37A1B">
            <w:pPr>
              <w:pStyle w:val="CopticVersemulti-line"/>
            </w:pPr>
            <w:r w:rsidRPr="00A37A1B">
              <w:t>ϧⲉⲛ ⲛⲓⲭ̀ⲣⲏⲙⲁ ⲛ̀ⲧⲉ ⲡⲁⲓⲕⲟⲥⲙⲟⲥ</w:t>
            </w:r>
          </w:p>
          <w:p w14:paraId="18EA7B96" w14:textId="77777777" w:rsidR="00DB1FC6" w:rsidRDefault="00DB1FC6" w:rsidP="00A37A1B">
            <w:pPr>
              <w:pStyle w:val="CopticVersemulti-line"/>
            </w:pPr>
            <w:r w:rsidRPr="00A37A1B">
              <w:t>ⲙ̀ⲙⲟⲛ ⲛ̀ⲧⲁⲛ ⲛ̀ϩ̀ⲗⲓ ⲙ̀ⲙⲁⲩ</w:t>
            </w:r>
          </w:p>
          <w:p w14:paraId="7693EC8D" w14:textId="77777777" w:rsidR="00DB1FC6" w:rsidRDefault="00DB1FC6" w:rsidP="00A37A1B">
            <w:pPr>
              <w:pStyle w:val="CopticVerse"/>
            </w:pPr>
            <w:r w:rsidRPr="00A37A1B">
              <w:t>ⲉⲑⲣⲉⲛⲧⲏⲓⲧⲟⲩ ⲙ̀ⲙⲉⲑⲛⲁⲏⲧ</w:t>
            </w:r>
          </w:p>
        </w:tc>
      </w:tr>
      <w:tr w:rsidR="00DB1FC6" w14:paraId="313968D4" w14:textId="77777777" w:rsidTr="00703BF0">
        <w:trPr>
          <w:cantSplit/>
          <w:jc w:val="center"/>
        </w:trPr>
        <w:tc>
          <w:tcPr>
            <w:tcW w:w="288" w:type="dxa"/>
          </w:tcPr>
          <w:p w14:paraId="684E2D00" w14:textId="77777777" w:rsidR="00DB1FC6" w:rsidRDefault="00DB1FC6" w:rsidP="00703BF0">
            <w:pPr>
              <w:pStyle w:val="CopticCross"/>
            </w:pPr>
            <w:r w:rsidRPr="00FB5ACB">
              <w:t>¿</w:t>
            </w:r>
          </w:p>
        </w:tc>
        <w:tc>
          <w:tcPr>
            <w:tcW w:w="3960" w:type="dxa"/>
          </w:tcPr>
          <w:p w14:paraId="1A21365D" w14:textId="77777777" w:rsidR="00DB1FC6" w:rsidRDefault="00DB1FC6" w:rsidP="00DB1FC6">
            <w:pPr>
              <w:pStyle w:val="EngHang"/>
            </w:pPr>
            <w:r>
              <w:t>Yet we truly have</w:t>
            </w:r>
          </w:p>
          <w:p w14:paraId="072F4DB4" w14:textId="77777777" w:rsidR="00DB1FC6" w:rsidRDefault="00DB1FC6" w:rsidP="00DB1FC6">
            <w:pPr>
              <w:pStyle w:val="EngHang"/>
            </w:pPr>
            <w:r>
              <w:t>The precious pearl of great price,</w:t>
            </w:r>
          </w:p>
          <w:p w14:paraId="3CC4A38B" w14:textId="77777777" w:rsidR="00DB1FC6" w:rsidRDefault="00DB1FC6" w:rsidP="00DB1FC6">
            <w:pPr>
              <w:pStyle w:val="EngHang"/>
            </w:pPr>
            <w:r>
              <w:t>Which is the sweet Name full of glory,</w:t>
            </w:r>
          </w:p>
          <w:p w14:paraId="5EC2EB54" w14:textId="77777777" w:rsidR="00DB1FC6" w:rsidRDefault="00DB1FC6" w:rsidP="00DB1FC6">
            <w:pPr>
              <w:pStyle w:val="EngHangEnd"/>
            </w:pPr>
            <w:r>
              <w:t>Of our Lord Jesus Christ.</w:t>
            </w:r>
          </w:p>
        </w:tc>
        <w:tc>
          <w:tcPr>
            <w:tcW w:w="288" w:type="dxa"/>
          </w:tcPr>
          <w:p w14:paraId="76CADB91" w14:textId="77777777" w:rsidR="00DB1FC6" w:rsidRDefault="00DB1FC6" w:rsidP="00161998"/>
        </w:tc>
        <w:tc>
          <w:tcPr>
            <w:tcW w:w="288" w:type="dxa"/>
          </w:tcPr>
          <w:p w14:paraId="5F5632A6" w14:textId="77777777" w:rsidR="00DB1FC6" w:rsidRDefault="00DB1FC6" w:rsidP="00703BF0">
            <w:pPr>
              <w:pStyle w:val="CopticCross"/>
            </w:pPr>
            <w:r w:rsidRPr="00FB5ACB">
              <w:t>¿</w:t>
            </w:r>
          </w:p>
        </w:tc>
        <w:tc>
          <w:tcPr>
            <w:tcW w:w="3960" w:type="dxa"/>
          </w:tcPr>
          <w:p w14:paraId="08E1F694" w14:textId="77777777" w:rsidR="00DB1FC6" w:rsidRDefault="00DB1FC6" w:rsidP="00A37A1B">
            <w:pPr>
              <w:pStyle w:val="CopticVersemulti-line"/>
            </w:pPr>
            <w:r w:rsidRPr="00A37A1B">
              <w:t>Ⲟⲩⲟⲛ ⲛ̀ⲧⲁⲛ ⲙ̀ⲡⲓⲁ̀ⲛⲁⲙⲏⲓ</w:t>
            </w:r>
          </w:p>
          <w:p w14:paraId="5FBD514C" w14:textId="77777777" w:rsidR="00DB1FC6" w:rsidRDefault="00DB1FC6" w:rsidP="00A37A1B">
            <w:pPr>
              <w:pStyle w:val="CopticVersemulti-line"/>
            </w:pPr>
            <w:r w:rsidRPr="00A37A1B">
              <w:t>ⲡⲓⲙⲁⲣⲅⲁⲣⲓⲧⲏⲥ ⲉⲑⲛⲁϣⲉⲛⲥⲟⲩⲉⲛϥ</w:t>
            </w:r>
          </w:p>
          <w:p w14:paraId="7CE4C006" w14:textId="77777777" w:rsidR="00DB1FC6" w:rsidRDefault="00DB1FC6" w:rsidP="00A37A1B">
            <w:pPr>
              <w:pStyle w:val="CopticVersemulti-line"/>
            </w:pPr>
            <w:r w:rsidRPr="00A37A1B">
              <w:t>ⲡⲓⲣⲁⲛ ⲉⲧϩⲟⲗϫ ⲉⲑⲙⲉϩ ⲛ̀ⲱ̀ⲟⲩ</w:t>
            </w:r>
          </w:p>
          <w:p w14:paraId="6EA7AA33" w14:textId="77777777" w:rsidR="00DB1FC6" w:rsidRDefault="00DB1FC6" w:rsidP="00A37A1B">
            <w:pPr>
              <w:pStyle w:val="CopticVerse"/>
            </w:pPr>
            <w:r w:rsidRPr="00A37A1B">
              <w:t>ⲛ̀ⲧⲉ Ⲡⲉⲛⲟ̅ⲥ̅ Ⲓⲏ̅ⲥ Ⲡⲭ̅ⲥ</w:t>
            </w:r>
          </w:p>
        </w:tc>
      </w:tr>
      <w:tr w:rsidR="00DB1FC6" w14:paraId="073A81A3" w14:textId="77777777" w:rsidTr="00703BF0">
        <w:trPr>
          <w:cantSplit/>
          <w:jc w:val="center"/>
        </w:trPr>
        <w:tc>
          <w:tcPr>
            <w:tcW w:w="288" w:type="dxa"/>
          </w:tcPr>
          <w:p w14:paraId="02776210" w14:textId="77777777" w:rsidR="00DB1FC6" w:rsidRDefault="00DB1FC6" w:rsidP="00703BF0">
            <w:pPr>
              <w:pStyle w:val="CopticCross"/>
            </w:pPr>
          </w:p>
        </w:tc>
        <w:tc>
          <w:tcPr>
            <w:tcW w:w="3960" w:type="dxa"/>
          </w:tcPr>
          <w:p w14:paraId="38F9B982" w14:textId="77777777" w:rsidR="00DB1FC6" w:rsidRDefault="00DB1FC6" w:rsidP="00DB1FC6">
            <w:pPr>
              <w:pStyle w:val="EngHang"/>
            </w:pPr>
            <w:r>
              <w:t>When we remain with Him continually,</w:t>
            </w:r>
          </w:p>
          <w:p w14:paraId="5F4E84D2" w14:textId="77777777" w:rsidR="00DB1FC6" w:rsidRDefault="00DB1FC6" w:rsidP="00DB1FC6">
            <w:pPr>
              <w:pStyle w:val="EngHang"/>
            </w:pPr>
            <w:r>
              <w:t>In our inner being,</w:t>
            </w:r>
          </w:p>
          <w:p w14:paraId="624A5FE7" w14:textId="77777777" w:rsidR="00DB1FC6" w:rsidRDefault="00DB1FC6" w:rsidP="00DB1FC6">
            <w:pPr>
              <w:pStyle w:val="EngHang"/>
            </w:pPr>
            <w:r>
              <w:t>He will make us spiritually rich,</w:t>
            </w:r>
          </w:p>
          <w:p w14:paraId="5A4E052C" w14:textId="77777777" w:rsidR="00DB1FC6" w:rsidRDefault="00DB1FC6" w:rsidP="00DB1FC6">
            <w:pPr>
              <w:pStyle w:val="EngHangEnd"/>
            </w:pPr>
            <w:r>
              <w:t>So we can give to others.</w:t>
            </w:r>
          </w:p>
        </w:tc>
        <w:tc>
          <w:tcPr>
            <w:tcW w:w="288" w:type="dxa"/>
          </w:tcPr>
          <w:p w14:paraId="7E29442B" w14:textId="77777777" w:rsidR="00DB1FC6" w:rsidRDefault="00DB1FC6" w:rsidP="00161998"/>
        </w:tc>
        <w:tc>
          <w:tcPr>
            <w:tcW w:w="288" w:type="dxa"/>
          </w:tcPr>
          <w:p w14:paraId="10292800" w14:textId="77777777" w:rsidR="00DB1FC6" w:rsidRDefault="00DB1FC6" w:rsidP="00703BF0">
            <w:pPr>
              <w:pStyle w:val="CopticCross"/>
            </w:pPr>
          </w:p>
        </w:tc>
        <w:tc>
          <w:tcPr>
            <w:tcW w:w="3960" w:type="dxa"/>
          </w:tcPr>
          <w:p w14:paraId="15F03D94" w14:textId="77777777" w:rsidR="00DB1FC6" w:rsidRDefault="00DB1FC6" w:rsidP="00A37A1B">
            <w:pPr>
              <w:pStyle w:val="CopticVersemulti-line"/>
            </w:pPr>
            <w:r w:rsidRPr="00A37A1B">
              <w:t>Ⲉ̀ϣⲱⲡ ⲁⲛϣⲁⲛⲙⲟⲩⲛ ⲉ̀ⲣⲟϥ</w:t>
            </w:r>
          </w:p>
          <w:p w14:paraId="3C77055F" w14:textId="77777777" w:rsidR="00DB1FC6" w:rsidRDefault="00DB1FC6" w:rsidP="00A37A1B">
            <w:pPr>
              <w:pStyle w:val="CopticVersemulti-line"/>
            </w:pPr>
            <w:r w:rsidRPr="00A37A1B">
              <w:t>ϧⲉⲛ ⲡⲉⲛⲣⲱⲙⲓ ⲉⲧⲥⲁϧⲟⲩⲛ</w:t>
            </w:r>
          </w:p>
          <w:p w14:paraId="3D15E69A" w14:textId="77777777" w:rsidR="00DB1FC6" w:rsidRDefault="00DB1FC6" w:rsidP="00A37A1B">
            <w:pPr>
              <w:pStyle w:val="CopticVersemulti-line"/>
            </w:pPr>
            <w:r w:rsidRPr="00A37A1B">
              <w:t>ϥ̀ⲛⲁⲁⲓⲧⲉⲛ ⲛ̀ⲣⲁⲙⲁⲟ̀</w:t>
            </w:r>
          </w:p>
          <w:p w14:paraId="0C3C7AAA" w14:textId="77777777" w:rsidR="00DB1FC6" w:rsidRDefault="00DB1FC6" w:rsidP="00A37A1B">
            <w:pPr>
              <w:pStyle w:val="CopticVerse"/>
            </w:pPr>
            <w:r w:rsidRPr="00A37A1B">
              <w:t>ϣⲁⲛ̀ⲧⲉⲛϯ ⲛ̀ϩⲁⲛⲕⲉⲭⲱⲟⲩⲛⲓ</w:t>
            </w:r>
          </w:p>
        </w:tc>
      </w:tr>
      <w:tr w:rsidR="00DB1FC6" w14:paraId="175432E5" w14:textId="77777777" w:rsidTr="00703BF0">
        <w:trPr>
          <w:cantSplit/>
          <w:jc w:val="center"/>
        </w:trPr>
        <w:tc>
          <w:tcPr>
            <w:tcW w:w="288" w:type="dxa"/>
          </w:tcPr>
          <w:p w14:paraId="6A8BEE54" w14:textId="77777777" w:rsidR="00DB1FC6" w:rsidRDefault="00DB1FC6" w:rsidP="00703BF0">
            <w:pPr>
              <w:pStyle w:val="CopticCross"/>
            </w:pPr>
          </w:p>
        </w:tc>
        <w:tc>
          <w:tcPr>
            <w:tcW w:w="3960" w:type="dxa"/>
          </w:tcPr>
          <w:p w14:paraId="1542FB7D" w14:textId="77777777" w:rsidR="00DB1FC6" w:rsidRDefault="00DB1FC6" w:rsidP="00DB1FC6">
            <w:pPr>
              <w:pStyle w:val="EngHang"/>
            </w:pPr>
            <w:r>
              <w:t>We do not ask for,</w:t>
            </w:r>
          </w:p>
          <w:p w14:paraId="45B69E43" w14:textId="77777777" w:rsidR="00DB1FC6" w:rsidRDefault="00DB1FC6" w:rsidP="00DB1FC6">
            <w:pPr>
              <w:pStyle w:val="EngHang"/>
            </w:pPr>
            <w:r>
              <w:t>The wealth of this world,</w:t>
            </w:r>
          </w:p>
          <w:p w14:paraId="09E23E7E" w14:textId="77777777" w:rsidR="00DB1FC6" w:rsidRDefault="00DB1FC6" w:rsidP="00DB1FC6">
            <w:pPr>
              <w:pStyle w:val="EngHang"/>
            </w:pPr>
            <w:r>
              <w:t>But for the salvation of our souls,</w:t>
            </w:r>
          </w:p>
          <w:p w14:paraId="47842C8F" w14:textId="77777777" w:rsidR="00DB1FC6" w:rsidRDefault="00DB1FC6" w:rsidP="00DB1FC6">
            <w:pPr>
              <w:pStyle w:val="EngHangEnd"/>
            </w:pPr>
            <w:r>
              <w:t>Calling upon His Holy Name.</w:t>
            </w:r>
          </w:p>
        </w:tc>
        <w:tc>
          <w:tcPr>
            <w:tcW w:w="288" w:type="dxa"/>
          </w:tcPr>
          <w:p w14:paraId="34AE3A0C" w14:textId="77777777" w:rsidR="00DB1FC6" w:rsidRDefault="00DB1FC6" w:rsidP="00161998"/>
        </w:tc>
        <w:tc>
          <w:tcPr>
            <w:tcW w:w="288" w:type="dxa"/>
          </w:tcPr>
          <w:p w14:paraId="1AF5BEDF" w14:textId="77777777" w:rsidR="00DB1FC6" w:rsidRDefault="00DB1FC6" w:rsidP="00703BF0">
            <w:pPr>
              <w:pStyle w:val="CopticCross"/>
            </w:pPr>
          </w:p>
        </w:tc>
        <w:tc>
          <w:tcPr>
            <w:tcW w:w="3960" w:type="dxa"/>
          </w:tcPr>
          <w:p w14:paraId="60A822B0" w14:textId="77777777" w:rsidR="00DB1FC6" w:rsidRDefault="00DB1FC6" w:rsidP="00A37A1B">
            <w:pPr>
              <w:pStyle w:val="CopticVersemulti-line"/>
            </w:pPr>
            <w:r w:rsidRPr="00F6464C">
              <w:t>Ⲛⲓⲭ̀ⲣⲏⲙⲁ ⲁⲛ ⲛ̀ⲧⲉ ⲡⲁⲓⲕⲟⲥⲙⲟⲥ</w:t>
            </w:r>
          </w:p>
          <w:p w14:paraId="2D47A430" w14:textId="77777777" w:rsidR="00DB1FC6" w:rsidRDefault="00DB1FC6" w:rsidP="00A37A1B">
            <w:pPr>
              <w:pStyle w:val="CopticVersemulti-line"/>
            </w:pPr>
            <w:r w:rsidRPr="00F6464C">
              <w:t>ⲉⲑⲛⲁⲥⲓⲛⲓ ⲉ̀ⲧⲉⲛⲕⲱϯ ⲛ̀ⲥⲱⲟⲩ</w:t>
            </w:r>
          </w:p>
          <w:p w14:paraId="30728EA5" w14:textId="77777777" w:rsidR="00DB1FC6" w:rsidRDefault="00DB1FC6" w:rsidP="00A37A1B">
            <w:pPr>
              <w:pStyle w:val="CopticVersemulti-line"/>
            </w:pPr>
            <w:r w:rsidRPr="00F6464C">
              <w:t>ⲁⲗⲗⲁ ⲫ̀ⲛⲟϩⲉⲙ ⲛ̀ⲧⲉ ⲛⲉⲛⲯⲩⲭⲏ</w:t>
            </w:r>
          </w:p>
          <w:p w14:paraId="35D7152D" w14:textId="77777777" w:rsidR="00DB1FC6" w:rsidRDefault="00DB1FC6" w:rsidP="00F6464C">
            <w:pPr>
              <w:pStyle w:val="CopticVerse"/>
            </w:pPr>
            <w:r w:rsidRPr="00F6464C">
              <w:t>ϧⲉⲛ ⲑ̀ⲙⲉⲗⲉⲧⲏ ⲙ̀ⲡⲉϥⲣⲁⲛ ⲉ̅ⲑ̅ⲩ</w:t>
            </w:r>
          </w:p>
        </w:tc>
      </w:tr>
    </w:tbl>
    <w:p w14:paraId="143142FA" w14:textId="77777777" w:rsidR="00703BF0" w:rsidRPr="00A742AC" w:rsidRDefault="00703BF0" w:rsidP="000D107E">
      <w:pPr>
        <w:pStyle w:val="Heading5"/>
      </w:pPr>
      <w:bookmarkStart w:id="681" w:name="_Toc298681303"/>
      <w:bookmarkStart w:id="682" w:name="_Toc308441925"/>
      <w:r w:rsidRPr="00FD2E69">
        <w:t xml:space="preserve">The Conclusion of the </w:t>
      </w:r>
      <w:r>
        <w:t>Batos</w:t>
      </w:r>
      <w:r w:rsidRPr="00FD2E69">
        <w:t xml:space="preserve"> Psali</w:t>
      </w:r>
      <w:bookmarkEnd w:id="681"/>
      <w:bookmarkEnd w:id="6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03BF0" w14:paraId="3BC55E3D" w14:textId="77777777" w:rsidTr="00161998">
        <w:trPr>
          <w:cantSplit/>
          <w:jc w:val="center"/>
        </w:trPr>
        <w:tc>
          <w:tcPr>
            <w:tcW w:w="288" w:type="dxa"/>
          </w:tcPr>
          <w:p w14:paraId="40E324BF" w14:textId="77777777" w:rsidR="00703BF0" w:rsidRDefault="00703BF0" w:rsidP="00161998">
            <w:pPr>
              <w:pStyle w:val="CopticCross"/>
            </w:pPr>
            <w:r w:rsidRPr="00FB5ACB">
              <w:t>¿</w:t>
            </w:r>
          </w:p>
        </w:tc>
        <w:tc>
          <w:tcPr>
            <w:tcW w:w="3960" w:type="dxa"/>
          </w:tcPr>
          <w:p w14:paraId="65058881" w14:textId="77777777" w:rsidR="00703BF0" w:rsidRPr="0042513B" w:rsidRDefault="00703BF0" w:rsidP="00703BF0">
            <w:pPr>
              <w:pStyle w:val="EngHang"/>
              <w:rPr>
                <w:rFonts w:ascii="Times" w:eastAsiaTheme="minorHAnsi" w:hAnsi="Times"/>
                <w:sz w:val="20"/>
              </w:rPr>
            </w:pPr>
            <w:r w:rsidRPr="0042513B">
              <w:rPr>
                <w:rFonts w:eastAsiaTheme="minorHAnsi"/>
              </w:rPr>
              <w:t>And whenever we sing hymns</w:t>
            </w:r>
          </w:p>
          <w:p w14:paraId="2052A3E4" w14:textId="77777777" w:rsidR="00703BF0" w:rsidRPr="0042513B" w:rsidRDefault="00703BF0" w:rsidP="00703BF0">
            <w:pPr>
              <w:pStyle w:val="EngHang"/>
              <w:rPr>
                <w:rFonts w:ascii="Times" w:eastAsiaTheme="minorHAnsi" w:hAnsi="Times"/>
                <w:sz w:val="20"/>
              </w:rPr>
            </w:pPr>
            <w:r w:rsidRPr="0042513B">
              <w:rPr>
                <w:rFonts w:eastAsiaTheme="minorHAnsi"/>
              </w:rPr>
              <w:t>Let us say tenderly,</w:t>
            </w:r>
          </w:p>
          <w:p w14:paraId="1D66324E" w14:textId="77777777" w:rsidR="00703BF0" w:rsidRPr="0042513B" w:rsidRDefault="00703BF0" w:rsidP="00703BF0">
            <w:pPr>
              <w:pStyle w:val="EngHang"/>
              <w:rPr>
                <w:rFonts w:ascii="Times" w:eastAsiaTheme="minorHAnsi" w:hAnsi="Times"/>
                <w:sz w:val="20"/>
              </w:rPr>
            </w:pPr>
            <w:r w:rsidRPr="0042513B">
              <w:rPr>
                <w:rFonts w:eastAsiaTheme="minorHAnsi"/>
              </w:rPr>
              <w:t>"O our Lord, Jesus Christ,</w:t>
            </w:r>
          </w:p>
          <w:p w14:paraId="74A490F5" w14:textId="77777777" w:rsidR="00703BF0" w:rsidRDefault="00703BF0" w:rsidP="00703BF0">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6859F0CD" w14:textId="77777777" w:rsidR="00703BF0" w:rsidRDefault="00703BF0" w:rsidP="00161998"/>
        </w:tc>
        <w:tc>
          <w:tcPr>
            <w:tcW w:w="288" w:type="dxa"/>
          </w:tcPr>
          <w:p w14:paraId="5D77D498" w14:textId="77777777" w:rsidR="00703BF0" w:rsidRDefault="00703BF0" w:rsidP="00161998">
            <w:pPr>
              <w:pStyle w:val="CopticCross"/>
            </w:pPr>
            <w:r w:rsidRPr="00FB5ACB">
              <w:t>¿</w:t>
            </w:r>
          </w:p>
        </w:tc>
        <w:tc>
          <w:tcPr>
            <w:tcW w:w="3960" w:type="dxa"/>
          </w:tcPr>
          <w:p w14:paraId="5923A92D" w14:textId="77777777" w:rsidR="00F6464C" w:rsidRDefault="00F6464C" w:rsidP="00F6464C">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481E1B02" w14:textId="77777777" w:rsidR="00F6464C" w:rsidRDefault="00F6464C" w:rsidP="00F6464C">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45FEF8A3" w14:textId="77777777" w:rsidR="00F6464C" w:rsidRDefault="00F6464C" w:rsidP="00F6464C">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6195680B" w14:textId="77777777" w:rsidR="00703BF0" w:rsidRDefault="00F6464C" w:rsidP="00F6464C">
            <w:pPr>
              <w:pStyle w:val="CopticVerse"/>
            </w:pPr>
            <w:r w:rsidRPr="00F6464C">
              <w:t>ⲁ</w:t>
            </w:r>
            <w:r w:rsidRPr="00F6464C">
              <w:rPr>
                <w:rFonts w:ascii="Times New Roman" w:hAnsi="Times New Roman" w:cs="Times New Roman"/>
              </w:rPr>
              <w:t>̀</w:t>
            </w:r>
            <w:r w:rsidRPr="00F6464C">
              <w:t>ⲣⲓⲟⲩⲛⲁⲓ ⲛⲉⲙ ⲛⲉⲛⲯⲩⲭⲏ</w:t>
            </w:r>
          </w:p>
        </w:tc>
      </w:tr>
      <w:tr w:rsidR="00703BF0" w14:paraId="7B7ACBC0" w14:textId="77777777" w:rsidTr="00161998">
        <w:trPr>
          <w:cantSplit/>
          <w:jc w:val="center"/>
        </w:trPr>
        <w:tc>
          <w:tcPr>
            <w:tcW w:w="288" w:type="dxa"/>
          </w:tcPr>
          <w:p w14:paraId="1DBD27BF" w14:textId="77777777" w:rsidR="00703BF0" w:rsidRDefault="00703BF0" w:rsidP="00161998">
            <w:pPr>
              <w:pStyle w:val="CopticCross"/>
            </w:pPr>
          </w:p>
        </w:tc>
        <w:tc>
          <w:tcPr>
            <w:tcW w:w="3960" w:type="dxa"/>
          </w:tcPr>
          <w:p w14:paraId="7CAA9F34" w14:textId="77777777" w:rsidR="00703BF0" w:rsidRPr="0042513B" w:rsidRDefault="00703BF0" w:rsidP="00703BF0">
            <w:pPr>
              <w:pStyle w:val="EngHang"/>
              <w:rPr>
                <w:rFonts w:ascii="Times" w:eastAsiaTheme="minorHAnsi" w:hAnsi="Times"/>
                <w:sz w:val="20"/>
              </w:rPr>
            </w:pPr>
            <w:r w:rsidRPr="0042513B">
              <w:rPr>
                <w:rFonts w:eastAsiaTheme="minorHAnsi"/>
              </w:rPr>
              <w:t>Glory to the Father</w:t>
            </w:r>
          </w:p>
          <w:p w14:paraId="38AA7F68" w14:textId="77777777" w:rsidR="00703BF0" w:rsidRPr="0042513B" w:rsidRDefault="00703BF0" w:rsidP="00703BF0">
            <w:pPr>
              <w:pStyle w:val="EngHang"/>
              <w:rPr>
                <w:rFonts w:ascii="Times" w:eastAsiaTheme="minorHAnsi" w:hAnsi="Times"/>
                <w:sz w:val="20"/>
              </w:rPr>
            </w:pPr>
            <w:r w:rsidRPr="0042513B">
              <w:rPr>
                <w:rFonts w:eastAsiaTheme="minorHAnsi"/>
              </w:rPr>
              <w:t>And the Son and the Holy Spirit,</w:t>
            </w:r>
          </w:p>
          <w:p w14:paraId="7FE699CF" w14:textId="77777777" w:rsidR="00703BF0" w:rsidRPr="0042513B" w:rsidRDefault="00703BF0" w:rsidP="00703BF0">
            <w:pPr>
              <w:pStyle w:val="EngHang"/>
              <w:rPr>
                <w:rFonts w:ascii="Times" w:eastAsiaTheme="minorHAnsi" w:hAnsi="Times"/>
                <w:sz w:val="20"/>
              </w:rPr>
            </w:pPr>
            <w:r w:rsidRPr="0042513B">
              <w:rPr>
                <w:rFonts w:eastAsiaTheme="minorHAnsi"/>
              </w:rPr>
              <w:t>Now, and forever,</w:t>
            </w:r>
          </w:p>
          <w:p w14:paraId="4CA7A305" w14:textId="77777777" w:rsidR="00703BF0" w:rsidRDefault="00703BF0" w:rsidP="00703BF0">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5625C45E" w14:textId="77777777" w:rsidR="00703BF0" w:rsidRDefault="00703BF0" w:rsidP="00161998"/>
        </w:tc>
        <w:tc>
          <w:tcPr>
            <w:tcW w:w="288" w:type="dxa"/>
          </w:tcPr>
          <w:p w14:paraId="01EB23EB" w14:textId="77777777" w:rsidR="00703BF0" w:rsidRDefault="00703BF0" w:rsidP="00161998">
            <w:pPr>
              <w:pStyle w:val="CopticCross"/>
            </w:pPr>
          </w:p>
        </w:tc>
        <w:tc>
          <w:tcPr>
            <w:tcW w:w="3960" w:type="dxa"/>
          </w:tcPr>
          <w:p w14:paraId="34CD92B6" w14:textId="77777777" w:rsidR="00F6464C" w:rsidRDefault="00F6464C" w:rsidP="00F6464C">
            <w:pPr>
              <w:pStyle w:val="CopticVersemulti-line"/>
            </w:pPr>
            <w:r>
              <w:t>Ⲇⲟⲝⲁ Ⲡⲁⲧⲣⲓ</w:t>
            </w:r>
          </w:p>
          <w:p w14:paraId="4D822DA1" w14:textId="77777777" w:rsidR="00F6464C" w:rsidRDefault="00F6464C" w:rsidP="00F6464C">
            <w:pPr>
              <w:pStyle w:val="CopticVersemulti-line"/>
            </w:pPr>
            <w:r>
              <w:t>ⲕⲉ ⲩ̀ⲓⲱ̀ ⲕⲉ ⲁ̀ⲅⲓⲱ̀ Ⲡ̀ⲛⲉⲩⲙⲁⲧⲓ</w:t>
            </w:r>
          </w:p>
          <w:p w14:paraId="161D5E58" w14:textId="77777777" w:rsidR="00F6464C" w:rsidRDefault="00F6464C" w:rsidP="00F6464C">
            <w:pPr>
              <w:pStyle w:val="CopticVersemulti-line"/>
            </w:pPr>
            <w:r>
              <w:t>Ⲕⲉ ⲛⲩⲛ ⲕⲉ ⲁ̀ⲓ̀</w:t>
            </w:r>
          </w:p>
          <w:p w14:paraId="7FB91C2C" w14:textId="77777777" w:rsidR="00703BF0" w:rsidRDefault="00F6464C" w:rsidP="00F6464C">
            <w:pPr>
              <w:pStyle w:val="CopticVerse"/>
            </w:pPr>
            <w:r>
              <w:t>ⲕⲉ ⲓⲥ ⲧⲟⲩⲥ ⲉ̀ⲱ̀ⲛⲁⲥ ⲧⲱⲛ ⲉ̀ⲱ̀ⲛⲱⲛ ⲁ̀ⲙⲏⲛ</w:t>
            </w:r>
          </w:p>
        </w:tc>
      </w:tr>
    </w:tbl>
    <w:p w14:paraId="30E78A0C" w14:textId="77777777" w:rsidR="00703BF0" w:rsidRDefault="00703BF0" w:rsidP="00DB1FC6">
      <w:pPr>
        <w:pStyle w:val="Heading5"/>
      </w:pPr>
      <w:bookmarkStart w:id="683" w:name="_Toc298681304"/>
      <w:bookmarkStart w:id="684" w:name="_Toc308441926"/>
      <w:r>
        <w:t>The Wednesday Theotokia</w:t>
      </w:r>
      <w:bookmarkEnd w:id="683"/>
      <w:bookmarkEnd w:id="684"/>
    </w:p>
    <w:p w14:paraId="3DA7CD98" w14:textId="77777777" w:rsidR="00F6464C" w:rsidRPr="00F6464C" w:rsidRDefault="00F6464C" w:rsidP="00DB1FC6">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698714E3" w14:textId="77777777" w:rsidR="00703BF0" w:rsidRDefault="00703BF0" w:rsidP="00DB1FC6">
      <w:pPr>
        <w:pStyle w:val="Heading6"/>
      </w:pPr>
      <w:bookmarkStart w:id="685" w:name="_Toc298681305"/>
      <w:r>
        <w:t>Part One</w:t>
      </w:r>
      <w:bookmarkEnd w:id="6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184063AB" w14:textId="77777777" w:rsidTr="00161998">
        <w:trPr>
          <w:cantSplit/>
          <w:jc w:val="center"/>
        </w:trPr>
        <w:tc>
          <w:tcPr>
            <w:tcW w:w="288" w:type="dxa"/>
          </w:tcPr>
          <w:p w14:paraId="7E392C0B" w14:textId="77777777" w:rsidR="00DB1FC6" w:rsidRDefault="00DB1FC6" w:rsidP="00161998">
            <w:pPr>
              <w:pStyle w:val="CopticCross"/>
            </w:pPr>
          </w:p>
        </w:tc>
        <w:tc>
          <w:tcPr>
            <w:tcW w:w="3960" w:type="dxa"/>
          </w:tcPr>
          <w:p w14:paraId="725B8B31" w14:textId="77777777" w:rsidR="00DB1FC6" w:rsidRPr="007425E1" w:rsidRDefault="00DB1FC6" w:rsidP="00DB1FC6">
            <w:pPr>
              <w:pStyle w:val="EngHang"/>
            </w:pPr>
            <w:r w:rsidRPr="007425E1">
              <w:t>All the heavenly orders,</w:t>
            </w:r>
          </w:p>
          <w:p w14:paraId="3CF7D7E7" w14:textId="77777777" w:rsidR="00DB1FC6" w:rsidRPr="007425E1" w:rsidRDefault="00DB1FC6" w:rsidP="00DB1FC6">
            <w:pPr>
              <w:pStyle w:val="EngHang"/>
            </w:pPr>
            <w:r w:rsidRPr="007425E1">
              <w:t>Sing</w:t>
            </w:r>
            <w:r>
              <w:t>,</w:t>
            </w:r>
            <w:r w:rsidRPr="007425E1">
              <w:t xml:space="preserve"> </w:t>
            </w:r>
            <w:r>
              <w:t>blessing you</w:t>
            </w:r>
            <w:r w:rsidRPr="007425E1">
              <w:t xml:space="preserve">, </w:t>
            </w:r>
          </w:p>
          <w:p w14:paraId="0B229190" w14:textId="77777777" w:rsidR="00DB1FC6" w:rsidRPr="007425E1" w:rsidRDefault="00DB1FC6" w:rsidP="00DB1FC6">
            <w:pPr>
              <w:pStyle w:val="EngHang"/>
            </w:pPr>
            <w:r w:rsidRPr="007425E1">
              <w:t>For you are the second heaven,</w:t>
            </w:r>
          </w:p>
          <w:p w14:paraId="4836F038" w14:textId="77777777" w:rsidR="00DB1FC6" w:rsidRDefault="00DB1FC6" w:rsidP="00DB1FC6">
            <w:pPr>
              <w:pStyle w:val="EngHangEnd"/>
            </w:pPr>
            <w:r>
              <w:t>Which is u</w:t>
            </w:r>
            <w:r w:rsidRPr="007425E1">
              <w:t>pon the earth.</w:t>
            </w:r>
          </w:p>
        </w:tc>
        <w:tc>
          <w:tcPr>
            <w:tcW w:w="288" w:type="dxa"/>
          </w:tcPr>
          <w:p w14:paraId="7EAA62F1" w14:textId="77777777" w:rsidR="00DB1FC6" w:rsidRDefault="00DB1FC6" w:rsidP="00161998"/>
        </w:tc>
        <w:tc>
          <w:tcPr>
            <w:tcW w:w="288" w:type="dxa"/>
          </w:tcPr>
          <w:p w14:paraId="69A2A625" w14:textId="77777777" w:rsidR="00DB1FC6" w:rsidRDefault="00DB1FC6" w:rsidP="00161998">
            <w:pPr>
              <w:pStyle w:val="CopticCross"/>
            </w:pPr>
          </w:p>
        </w:tc>
        <w:tc>
          <w:tcPr>
            <w:tcW w:w="3960" w:type="dxa"/>
          </w:tcPr>
          <w:p w14:paraId="1FCCB72E" w14:textId="77777777" w:rsidR="00DB1FC6" w:rsidRDefault="00DB1FC6" w:rsidP="00F6464C">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0B9C1C1B" w14:textId="77777777" w:rsidR="00DB1FC6" w:rsidRDefault="00DB1FC6" w:rsidP="00F6464C">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7EEEFAB7" w14:textId="77777777" w:rsidR="00DB1FC6" w:rsidRDefault="00DB1FC6" w:rsidP="00F6464C">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3115468D" w14:textId="77777777" w:rsidR="00DB1FC6" w:rsidRDefault="00DB1FC6" w:rsidP="00F6464C">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DB1FC6" w14:paraId="4EC2AAFF" w14:textId="77777777" w:rsidTr="00161998">
        <w:trPr>
          <w:cantSplit/>
          <w:jc w:val="center"/>
        </w:trPr>
        <w:tc>
          <w:tcPr>
            <w:tcW w:w="288" w:type="dxa"/>
          </w:tcPr>
          <w:p w14:paraId="793C65CB" w14:textId="77777777" w:rsidR="00DB1FC6" w:rsidRDefault="00DB1FC6" w:rsidP="00161998">
            <w:pPr>
              <w:pStyle w:val="CopticCross"/>
            </w:pPr>
            <w:r w:rsidRPr="00FB5ACB">
              <w:lastRenderedPageBreak/>
              <w:t>¿</w:t>
            </w:r>
          </w:p>
        </w:tc>
        <w:tc>
          <w:tcPr>
            <w:tcW w:w="3960" w:type="dxa"/>
          </w:tcPr>
          <w:p w14:paraId="1D1A1250" w14:textId="77777777" w:rsidR="00DB1FC6" w:rsidRDefault="00DB1FC6" w:rsidP="00DB1FC6">
            <w:pPr>
              <w:pStyle w:val="EngHang"/>
            </w:pPr>
            <w:r>
              <w:t>The Virgin Mary</w:t>
            </w:r>
          </w:p>
          <w:p w14:paraId="0C3D3A64" w14:textId="77777777" w:rsidR="00DB1FC6" w:rsidRPr="007425E1" w:rsidRDefault="00DB1FC6" w:rsidP="00DB1FC6">
            <w:pPr>
              <w:pStyle w:val="EngHang"/>
            </w:pPr>
            <w:r>
              <w:t>Is t</w:t>
            </w:r>
            <w:r w:rsidRPr="007425E1">
              <w:t xml:space="preserve">he gate </w:t>
            </w:r>
            <w:r>
              <w:t>towards</w:t>
            </w:r>
            <w:r w:rsidRPr="007425E1">
              <w:t xml:space="preserve"> the east,</w:t>
            </w:r>
          </w:p>
          <w:p w14:paraId="23F5D211" w14:textId="77777777" w:rsidR="00DB1FC6" w:rsidRPr="007425E1" w:rsidRDefault="00DB1FC6" w:rsidP="00DB1FC6">
            <w:pPr>
              <w:pStyle w:val="EngHang"/>
            </w:pPr>
            <w:r w:rsidRPr="007425E1">
              <w:t>The pure bride,</w:t>
            </w:r>
          </w:p>
          <w:p w14:paraId="28889172" w14:textId="77777777" w:rsidR="00DB1FC6" w:rsidRDefault="00DB1FC6" w:rsidP="00DB1FC6">
            <w:pPr>
              <w:pStyle w:val="EngHangEnd"/>
            </w:pPr>
            <w:r w:rsidRPr="007425E1">
              <w:t>Of the pure bridegroom.</w:t>
            </w:r>
          </w:p>
        </w:tc>
        <w:tc>
          <w:tcPr>
            <w:tcW w:w="288" w:type="dxa"/>
          </w:tcPr>
          <w:p w14:paraId="1A408FE4" w14:textId="77777777" w:rsidR="00DB1FC6" w:rsidRDefault="00DB1FC6" w:rsidP="00161998"/>
        </w:tc>
        <w:tc>
          <w:tcPr>
            <w:tcW w:w="288" w:type="dxa"/>
          </w:tcPr>
          <w:p w14:paraId="39DCF0A0" w14:textId="77777777" w:rsidR="00DB1FC6" w:rsidRDefault="00DB1FC6" w:rsidP="00161998">
            <w:pPr>
              <w:pStyle w:val="CopticCross"/>
            </w:pPr>
            <w:r w:rsidRPr="00FB5ACB">
              <w:t>¿</w:t>
            </w:r>
          </w:p>
        </w:tc>
        <w:tc>
          <w:tcPr>
            <w:tcW w:w="3960" w:type="dxa"/>
          </w:tcPr>
          <w:p w14:paraId="6C07F8F2" w14:textId="77777777" w:rsidR="00DB1FC6" w:rsidRDefault="00DB1FC6" w:rsidP="00F6464C">
            <w:pPr>
              <w:pStyle w:val="CopticVersemulti-line"/>
            </w:pPr>
            <w:r w:rsidRPr="00F6464C">
              <w:t>Ϯⲡⲩⲗⲏ ⲛ̀ⲧⲉ ⲛⲓⲙⲁⲛ̀ϣⲁⲓ</w:t>
            </w:r>
          </w:p>
          <w:p w14:paraId="08E65F6B" w14:textId="77777777" w:rsidR="00DB1FC6" w:rsidRDefault="00DB1FC6" w:rsidP="00F6464C">
            <w:pPr>
              <w:pStyle w:val="CopticVersemulti-line"/>
            </w:pPr>
            <w:r w:rsidRPr="00F6464C">
              <w:t>ⲧⲉ Ⲙⲁⲣⲓⲁ ϯⲡⲁⲣⲑⲉⲛⲟⲥ</w:t>
            </w:r>
          </w:p>
          <w:p w14:paraId="08E736F5" w14:textId="77777777" w:rsidR="00DB1FC6" w:rsidRDefault="00DB1FC6" w:rsidP="00F6464C">
            <w:pPr>
              <w:pStyle w:val="CopticVersemulti-line"/>
            </w:pPr>
            <w:r w:rsidRPr="00F6464C">
              <w:t>ⲡⲓⲙⲁⲛ̀ϣⲉⲗⲉⲧ ⲉⲧⲧⲟⲩⲃⲏⲟⲩⲧ</w:t>
            </w:r>
          </w:p>
          <w:p w14:paraId="2934197D" w14:textId="77777777" w:rsidR="00DB1FC6" w:rsidRDefault="00DB1FC6" w:rsidP="00F6464C">
            <w:pPr>
              <w:pStyle w:val="CopticVerse"/>
            </w:pPr>
            <w:r w:rsidRPr="00F6464C">
              <w:t>ⲛ̀ⲧⲉ ⲡⲓⲛⲩⲙⲫⲓⲟⲥ ⲛ̀ⲕⲁⲑⲁⲣⲟⲥ</w:t>
            </w:r>
          </w:p>
        </w:tc>
      </w:tr>
      <w:tr w:rsidR="00DB1FC6" w14:paraId="678FBF7C" w14:textId="77777777" w:rsidTr="00161998">
        <w:trPr>
          <w:cantSplit/>
          <w:jc w:val="center"/>
        </w:trPr>
        <w:tc>
          <w:tcPr>
            <w:tcW w:w="288" w:type="dxa"/>
          </w:tcPr>
          <w:p w14:paraId="1D26E9A2" w14:textId="77777777" w:rsidR="00DB1FC6" w:rsidRDefault="00DB1FC6" w:rsidP="00161998">
            <w:pPr>
              <w:pStyle w:val="CopticCross"/>
            </w:pPr>
          </w:p>
        </w:tc>
        <w:tc>
          <w:tcPr>
            <w:tcW w:w="3960" w:type="dxa"/>
          </w:tcPr>
          <w:p w14:paraId="78DD9C07" w14:textId="77777777" w:rsidR="00DB1FC6" w:rsidRPr="007425E1" w:rsidRDefault="00DB1FC6" w:rsidP="00DB1FC6">
            <w:pPr>
              <w:pStyle w:val="EngHang"/>
            </w:pPr>
            <w:r w:rsidRPr="007425E1">
              <w:t xml:space="preserve">The Father looked from heaven, </w:t>
            </w:r>
          </w:p>
          <w:p w14:paraId="68B7B0E0" w14:textId="77777777" w:rsidR="00DB1FC6" w:rsidRPr="007425E1" w:rsidRDefault="00DB1FC6" w:rsidP="00DB1FC6">
            <w:pPr>
              <w:pStyle w:val="EngHang"/>
            </w:pPr>
            <w:r>
              <w:t>And found no</w:t>
            </w:r>
            <w:r w:rsidRPr="007425E1">
              <w:t xml:space="preserve"> one like you, </w:t>
            </w:r>
          </w:p>
          <w:p w14:paraId="6A0976C9" w14:textId="77777777" w:rsidR="00DB1FC6" w:rsidRPr="007425E1" w:rsidRDefault="00DB1FC6" w:rsidP="00DB1FC6">
            <w:pPr>
              <w:pStyle w:val="EngHang"/>
            </w:pPr>
            <w:r>
              <w:t>He sent his Only-B</w:t>
            </w:r>
            <w:r w:rsidRPr="007425E1">
              <w:t xml:space="preserve">egotten, </w:t>
            </w:r>
          </w:p>
          <w:p w14:paraId="081EEF10" w14:textId="77777777" w:rsidR="00DB1FC6" w:rsidRDefault="00DB1FC6" w:rsidP="00DB1FC6">
            <w:pPr>
              <w:pStyle w:val="EngHangEnd"/>
            </w:pPr>
            <w:r w:rsidRPr="007425E1">
              <w:t>Who came and was incarnate of you.</w:t>
            </w:r>
          </w:p>
        </w:tc>
        <w:tc>
          <w:tcPr>
            <w:tcW w:w="288" w:type="dxa"/>
          </w:tcPr>
          <w:p w14:paraId="25C5FDD3" w14:textId="77777777" w:rsidR="00DB1FC6" w:rsidRDefault="00DB1FC6" w:rsidP="00161998"/>
        </w:tc>
        <w:tc>
          <w:tcPr>
            <w:tcW w:w="288" w:type="dxa"/>
          </w:tcPr>
          <w:p w14:paraId="37A7464B" w14:textId="77777777" w:rsidR="00DB1FC6" w:rsidRDefault="00DB1FC6" w:rsidP="00161998">
            <w:pPr>
              <w:pStyle w:val="CopticCross"/>
            </w:pPr>
          </w:p>
        </w:tc>
        <w:tc>
          <w:tcPr>
            <w:tcW w:w="3960" w:type="dxa"/>
          </w:tcPr>
          <w:p w14:paraId="27407F64" w14:textId="77777777" w:rsidR="00DB1FC6" w:rsidRDefault="00DB1FC6" w:rsidP="00F6464C">
            <w:pPr>
              <w:pStyle w:val="CopticVersemulti-line"/>
            </w:pPr>
            <w:r w:rsidRPr="00F6464C">
              <w:t>Ⲁⲫ̀ⲓⲱⲧ ϫⲟⲩϣⲧ ⲉ̀ⲃⲟⲗϧⲉⲛ ⲧ̀ⲫⲉ</w:t>
            </w:r>
          </w:p>
          <w:p w14:paraId="7063F87D" w14:textId="77777777" w:rsidR="00DB1FC6" w:rsidRDefault="00DB1FC6" w:rsidP="00F6464C">
            <w:pPr>
              <w:pStyle w:val="CopticVersemulti-line"/>
            </w:pPr>
            <w:r w:rsidRPr="00F6464C">
              <w:t>ⲙ̀ⲡⲉϥϫⲉⲙ ⲫⲏⲉⲧⲟ̀ⲛⲓ ⲙ̀ⲙⲟ</w:t>
            </w:r>
          </w:p>
          <w:p w14:paraId="4640D975" w14:textId="77777777" w:rsidR="00DB1FC6" w:rsidRDefault="00DB1FC6" w:rsidP="00F6464C">
            <w:pPr>
              <w:pStyle w:val="CopticVersemulti-line"/>
            </w:pPr>
            <w:r w:rsidRPr="00F6464C">
              <w:t>ⲁϥⲟⲩⲱⲣⲡ ⲙ̀ⲡⲉϥⲙⲟⲛⲟⲅⲉⲛⲏⲥ</w:t>
            </w:r>
          </w:p>
          <w:p w14:paraId="40E335B2" w14:textId="77777777" w:rsidR="00DB1FC6" w:rsidRDefault="00DB1FC6" w:rsidP="00F6464C">
            <w:pPr>
              <w:pStyle w:val="CopticVersemulti-line"/>
            </w:pPr>
            <w:r w:rsidRPr="00F6464C">
              <w:t>ⲓ̀ ⲁϥϭⲓⲥⲁⲣⲝ ⲉ̀ⲃⲟⲗⲛ̀ϧⲏϯ</w:t>
            </w:r>
          </w:p>
        </w:tc>
      </w:tr>
    </w:tbl>
    <w:p w14:paraId="10B1DF60" w14:textId="77777777" w:rsidR="00703BF0" w:rsidRDefault="00161998" w:rsidP="00DB1FC6">
      <w:pPr>
        <w:pStyle w:val="Heading6"/>
      </w:pPr>
      <w:bookmarkStart w:id="686" w:name="_Toc298681306"/>
      <w:r>
        <w:t>Part Two</w:t>
      </w:r>
      <w:bookmarkEnd w:id="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DCE4109" w14:textId="77777777" w:rsidTr="0006697F">
        <w:trPr>
          <w:cantSplit/>
          <w:jc w:val="center"/>
        </w:trPr>
        <w:tc>
          <w:tcPr>
            <w:tcW w:w="288" w:type="dxa"/>
          </w:tcPr>
          <w:p w14:paraId="12D32BDC" w14:textId="77777777" w:rsidR="00DB1FC6" w:rsidRDefault="00DB1FC6" w:rsidP="0006697F">
            <w:pPr>
              <w:pStyle w:val="CopticCross"/>
            </w:pPr>
            <w:r w:rsidRPr="00FB5ACB">
              <w:t>¿</w:t>
            </w:r>
          </w:p>
        </w:tc>
        <w:tc>
          <w:tcPr>
            <w:tcW w:w="3960" w:type="dxa"/>
          </w:tcPr>
          <w:p w14:paraId="4A46636C" w14:textId="77777777" w:rsidR="00DB1FC6" w:rsidRPr="007425E1" w:rsidRDefault="00DB1FC6" w:rsidP="00DB1FC6">
            <w:pPr>
              <w:pStyle w:val="EngHang"/>
            </w:pPr>
            <w:r w:rsidRPr="007425E1">
              <w:t xml:space="preserve">Glorious things are spoken of you, </w:t>
            </w:r>
          </w:p>
          <w:p w14:paraId="09611189" w14:textId="77777777" w:rsidR="00DB1FC6" w:rsidRPr="007425E1" w:rsidRDefault="00DB1FC6" w:rsidP="00DB1FC6">
            <w:pPr>
              <w:pStyle w:val="EngHang"/>
            </w:pPr>
            <w:r w:rsidRPr="007425E1">
              <w:t xml:space="preserve">O city of God, </w:t>
            </w:r>
          </w:p>
          <w:p w14:paraId="6BEA6C70" w14:textId="77777777" w:rsidR="00DB1FC6" w:rsidRPr="007425E1" w:rsidRDefault="00DB1FC6" w:rsidP="00DB1FC6">
            <w:pPr>
              <w:pStyle w:val="EngHang"/>
            </w:pPr>
            <w:r w:rsidRPr="007425E1">
              <w:t>For you are the dwelling place,</w:t>
            </w:r>
          </w:p>
          <w:p w14:paraId="1B4F0352" w14:textId="77777777" w:rsidR="00DB1FC6" w:rsidRDefault="00DB1FC6" w:rsidP="00DB1FC6">
            <w:pPr>
              <w:pStyle w:val="EngHangEnd"/>
            </w:pPr>
            <w:r w:rsidRPr="007425E1">
              <w:t>Of all the joyful.</w:t>
            </w:r>
          </w:p>
        </w:tc>
        <w:tc>
          <w:tcPr>
            <w:tcW w:w="288" w:type="dxa"/>
          </w:tcPr>
          <w:p w14:paraId="413F135E" w14:textId="77777777" w:rsidR="00DB1FC6" w:rsidRDefault="00DB1FC6" w:rsidP="00161998"/>
        </w:tc>
        <w:tc>
          <w:tcPr>
            <w:tcW w:w="288" w:type="dxa"/>
          </w:tcPr>
          <w:p w14:paraId="2BD6C7EE" w14:textId="77777777" w:rsidR="00DB1FC6" w:rsidRDefault="00DB1FC6" w:rsidP="0006697F">
            <w:pPr>
              <w:pStyle w:val="CopticCross"/>
            </w:pPr>
            <w:r w:rsidRPr="00FB5ACB">
              <w:t>¿</w:t>
            </w:r>
          </w:p>
        </w:tc>
        <w:tc>
          <w:tcPr>
            <w:tcW w:w="3960" w:type="dxa"/>
          </w:tcPr>
          <w:p w14:paraId="69C0B393" w14:textId="77777777" w:rsidR="00DB1FC6" w:rsidRPr="00582AD7" w:rsidRDefault="00DB1FC6" w:rsidP="00582AD7">
            <w:pPr>
              <w:pStyle w:val="CopticVersemulti-line"/>
            </w:pPr>
            <w:r w:rsidRPr="00582AD7">
              <w:t>Ⲁⲩⲥⲁϫⲓ ⲛ̀ϩⲁⲛⲧⲁⲓⲟ ⲉⲑⲃⲏϯ</w:t>
            </w:r>
          </w:p>
          <w:p w14:paraId="20B5FE7F" w14:textId="77777777" w:rsidR="00DB1FC6" w:rsidRPr="00582AD7" w:rsidRDefault="00DB1FC6" w:rsidP="00582AD7">
            <w:pPr>
              <w:pStyle w:val="CopticVersemulti-line"/>
            </w:pPr>
            <w:r w:rsidRPr="00582AD7">
              <w:t>ⲱ̀ ϯⲃⲁⲕⲓ ⲛ̀ⲧⲉ ⲫϯ</w:t>
            </w:r>
          </w:p>
          <w:p w14:paraId="00F11DCA" w14:textId="77777777" w:rsidR="00DB1FC6" w:rsidRPr="00582AD7" w:rsidRDefault="00DB1FC6" w:rsidP="00582AD7">
            <w:pPr>
              <w:pStyle w:val="CopticVersemulti-line"/>
            </w:pPr>
            <w:r w:rsidRPr="00582AD7">
              <w:t>ϫⲉ ⲛ̀ⲑⲟ ⲡⲉⲧⲉⲣⲉ ⲫ̀ⲙⲁⲛ̀ϣⲱⲡⲓ</w:t>
            </w:r>
          </w:p>
          <w:p w14:paraId="3D108515" w14:textId="77777777" w:rsidR="00DB1FC6" w:rsidRDefault="00DB1FC6" w:rsidP="00582AD7">
            <w:pPr>
              <w:pStyle w:val="CopticHangingVerse"/>
            </w:pPr>
            <w:r w:rsidRPr="00582AD7">
              <w:t>ⲛ̀ⲛⲏⲉ̀ⲧⲟⲩⲛⲟϥ ⲧⲏⲣⲟⲩ ⲛ̀ϧⲏϯ</w:t>
            </w:r>
          </w:p>
        </w:tc>
      </w:tr>
      <w:tr w:rsidR="00DB1FC6" w14:paraId="36307DFD" w14:textId="77777777" w:rsidTr="0006697F">
        <w:trPr>
          <w:cantSplit/>
          <w:jc w:val="center"/>
        </w:trPr>
        <w:tc>
          <w:tcPr>
            <w:tcW w:w="288" w:type="dxa"/>
          </w:tcPr>
          <w:p w14:paraId="2CA1C35F" w14:textId="77777777" w:rsidR="00DB1FC6" w:rsidRDefault="00DB1FC6" w:rsidP="0006697F">
            <w:pPr>
              <w:pStyle w:val="CopticCross"/>
            </w:pPr>
          </w:p>
        </w:tc>
        <w:tc>
          <w:tcPr>
            <w:tcW w:w="3960" w:type="dxa"/>
          </w:tcPr>
          <w:p w14:paraId="54D0E9D4" w14:textId="77777777" w:rsidR="00DB1FC6" w:rsidRPr="007425E1" w:rsidRDefault="00DB1FC6" w:rsidP="00DB1FC6">
            <w:pPr>
              <w:pStyle w:val="EngHang"/>
            </w:pPr>
            <w:r w:rsidRPr="007425E1">
              <w:t>All the kings of the earth,</w:t>
            </w:r>
          </w:p>
          <w:p w14:paraId="6DA74D71" w14:textId="77777777" w:rsidR="00DB1FC6" w:rsidRPr="007425E1" w:rsidRDefault="00DB1FC6" w:rsidP="00DB1FC6">
            <w:pPr>
              <w:pStyle w:val="EngHang"/>
            </w:pPr>
            <w:r w:rsidRPr="007425E1">
              <w:t>Walk in your light,</w:t>
            </w:r>
          </w:p>
          <w:p w14:paraId="4652E9AD" w14:textId="77777777" w:rsidR="00DB1FC6" w:rsidRPr="007425E1" w:rsidRDefault="00DB1FC6" w:rsidP="00DB1FC6">
            <w:pPr>
              <w:pStyle w:val="EngHang"/>
            </w:pPr>
            <w:r w:rsidRPr="007425E1">
              <w:t xml:space="preserve">And the Gentiles in your brightness, </w:t>
            </w:r>
            <w:r w:rsidRPr="007425E1">
              <w:tab/>
            </w:r>
          </w:p>
          <w:p w14:paraId="75DB74FA" w14:textId="77777777" w:rsidR="00DB1FC6" w:rsidRDefault="00DB1FC6" w:rsidP="00DB1FC6">
            <w:pPr>
              <w:pStyle w:val="EngHangEnd"/>
            </w:pPr>
            <w:r w:rsidRPr="007425E1">
              <w:t>O Mary, the mother of God.</w:t>
            </w:r>
          </w:p>
        </w:tc>
        <w:tc>
          <w:tcPr>
            <w:tcW w:w="288" w:type="dxa"/>
          </w:tcPr>
          <w:p w14:paraId="7F238092" w14:textId="77777777" w:rsidR="00DB1FC6" w:rsidRDefault="00DB1FC6" w:rsidP="00161998"/>
        </w:tc>
        <w:tc>
          <w:tcPr>
            <w:tcW w:w="288" w:type="dxa"/>
          </w:tcPr>
          <w:p w14:paraId="100854A8" w14:textId="77777777" w:rsidR="00DB1FC6" w:rsidRDefault="00DB1FC6" w:rsidP="0006697F">
            <w:pPr>
              <w:pStyle w:val="CopticCross"/>
            </w:pPr>
          </w:p>
        </w:tc>
        <w:tc>
          <w:tcPr>
            <w:tcW w:w="3960" w:type="dxa"/>
          </w:tcPr>
          <w:p w14:paraId="2AA46F00" w14:textId="77777777" w:rsidR="00DB1FC6" w:rsidRDefault="00DB1FC6" w:rsidP="00F6464C">
            <w:pPr>
              <w:pStyle w:val="CopticVersemulti-line"/>
            </w:pPr>
            <w:r w:rsidRPr="00F6464C">
              <w:t>Ⲛⲓⲟⲩⲣⲱⲟⲩ ⲧⲏⲣⲟⲩ ⲛ̀ⲧⲉ ⲡ̀ⲕⲁϩⲓ</w:t>
            </w:r>
          </w:p>
          <w:p w14:paraId="01430ECC" w14:textId="77777777" w:rsidR="00DB1FC6" w:rsidRDefault="00DB1FC6" w:rsidP="00F6464C">
            <w:pPr>
              <w:pStyle w:val="CopticVersemulti-line"/>
            </w:pPr>
            <w:commentRangeStart w:id="687"/>
            <w:r w:rsidRPr="00FA5B8C">
              <w:t>ⲥⲉⲙⲟϣⲓ ϧⲉⲛ ⲛ̀ⲧⲉ ⲡ̀ⲕⲁϩⲓ ⲥⲉⲙⲟϣⲓ ϧⲉⲛ ⲡⲉⲟⲩⲱⲓⲛⲓ</w:t>
            </w:r>
            <w:r w:rsidRPr="00F6464C">
              <w:t xml:space="preserve"> </w:t>
            </w:r>
            <w:commentRangeEnd w:id="687"/>
            <w:r w:rsidR="00FA5B8C">
              <w:rPr>
                <w:rStyle w:val="CommentReference"/>
                <w:rFonts w:ascii="Garamond" w:hAnsi="Garamond" w:cstheme="minorBidi"/>
                <w:noProof w:val="0"/>
                <w:lang w:val="en-CA"/>
              </w:rPr>
              <w:commentReference w:id="687"/>
            </w:r>
          </w:p>
          <w:p w14:paraId="049B59A4" w14:textId="77777777" w:rsidR="00DB1FC6" w:rsidRDefault="00DB1FC6" w:rsidP="00F6464C">
            <w:pPr>
              <w:pStyle w:val="CopticVersemulti-line"/>
            </w:pPr>
            <w:r w:rsidRPr="00F6464C">
              <w:t xml:space="preserve">ⲟⲩⲟϩ ⲛⲓⲉⲑⲛⲟⲥ ϧⲉⲛ ⲡⲉⲫⲓⲣⲓ </w:t>
            </w:r>
          </w:p>
          <w:p w14:paraId="56CA9E87" w14:textId="77777777" w:rsidR="00DB1FC6" w:rsidRDefault="00DB1FC6" w:rsidP="00F6464C">
            <w:pPr>
              <w:pStyle w:val="CopticVerse"/>
            </w:pPr>
            <w:r w:rsidRPr="00F6464C">
              <w:t>ⲱ̀ Ⲙⲁⲣⲓⲁ ⲑ̀ⲙⲁⲩ ⲙ̀ⲫϯ</w:t>
            </w:r>
          </w:p>
        </w:tc>
      </w:tr>
      <w:tr w:rsidR="00DB1FC6" w14:paraId="30A9EBFB" w14:textId="77777777" w:rsidTr="0006697F">
        <w:trPr>
          <w:cantSplit/>
          <w:jc w:val="center"/>
        </w:trPr>
        <w:tc>
          <w:tcPr>
            <w:tcW w:w="288" w:type="dxa"/>
          </w:tcPr>
          <w:p w14:paraId="7D5E1E6F" w14:textId="77777777" w:rsidR="00DB1FC6" w:rsidRDefault="00DB1FC6" w:rsidP="0006697F">
            <w:pPr>
              <w:pStyle w:val="CopticCross"/>
            </w:pPr>
            <w:r w:rsidRPr="00FB5ACB">
              <w:t>¿</w:t>
            </w:r>
          </w:p>
        </w:tc>
        <w:tc>
          <w:tcPr>
            <w:tcW w:w="3960" w:type="dxa"/>
          </w:tcPr>
          <w:p w14:paraId="1EC28C20" w14:textId="77777777" w:rsidR="00DB1FC6" w:rsidRPr="007425E1" w:rsidRDefault="00DB1FC6" w:rsidP="00DB1FC6">
            <w:pPr>
              <w:pStyle w:val="EngHang"/>
            </w:pPr>
            <w:r w:rsidRPr="007425E1">
              <w:t>All generations,</w:t>
            </w:r>
          </w:p>
          <w:p w14:paraId="28866E95" w14:textId="77777777" w:rsidR="00DB1FC6" w:rsidRPr="007425E1" w:rsidRDefault="00DB1FC6" w:rsidP="00DB1FC6">
            <w:pPr>
              <w:pStyle w:val="EngHang"/>
            </w:pPr>
            <w:r w:rsidRPr="007425E1">
              <w:t xml:space="preserve">Call you blessed; </w:t>
            </w:r>
            <w:r w:rsidRPr="007425E1">
              <w:tab/>
            </w:r>
          </w:p>
          <w:p w14:paraId="484D247E" w14:textId="77777777" w:rsidR="00DB1FC6" w:rsidRPr="007425E1" w:rsidRDefault="00DB1FC6" w:rsidP="00DB1FC6">
            <w:pPr>
              <w:pStyle w:val="EngHang"/>
            </w:pPr>
            <w:r w:rsidRPr="007425E1">
              <w:t>We worship Him Whom you brought forth,</w:t>
            </w:r>
          </w:p>
          <w:p w14:paraId="527DD1DC" w14:textId="77777777" w:rsidR="00DB1FC6" w:rsidRDefault="00DB1FC6" w:rsidP="00DB1FC6">
            <w:pPr>
              <w:pStyle w:val="EngHangEnd"/>
            </w:pPr>
            <w:r w:rsidRPr="007425E1">
              <w:t xml:space="preserve">And </w:t>
            </w:r>
            <w:r>
              <w:t>greatly</w:t>
            </w:r>
            <w:r w:rsidRPr="007425E1">
              <w:t xml:space="preserve"> exalt Him.</w:t>
            </w:r>
          </w:p>
        </w:tc>
        <w:tc>
          <w:tcPr>
            <w:tcW w:w="288" w:type="dxa"/>
          </w:tcPr>
          <w:p w14:paraId="3FE8C7D4" w14:textId="77777777" w:rsidR="00DB1FC6" w:rsidRDefault="00DB1FC6" w:rsidP="00161998"/>
        </w:tc>
        <w:tc>
          <w:tcPr>
            <w:tcW w:w="288" w:type="dxa"/>
          </w:tcPr>
          <w:p w14:paraId="6046E0DD" w14:textId="77777777" w:rsidR="00DB1FC6" w:rsidRDefault="00DB1FC6" w:rsidP="0006697F">
            <w:pPr>
              <w:pStyle w:val="CopticCross"/>
            </w:pPr>
            <w:r w:rsidRPr="00FB5ACB">
              <w:t>¿</w:t>
            </w:r>
          </w:p>
        </w:tc>
        <w:tc>
          <w:tcPr>
            <w:tcW w:w="3960" w:type="dxa"/>
          </w:tcPr>
          <w:p w14:paraId="1A2D57C1" w14:textId="77777777" w:rsidR="00DB1FC6" w:rsidRDefault="00DB1FC6" w:rsidP="00F6464C">
            <w:pPr>
              <w:pStyle w:val="CopticVersemulti-line"/>
            </w:pPr>
            <w:r w:rsidRPr="00FF006C">
              <w:t>Ⲥⲉⲉⲣⲙⲁⲕⲁⲣⲓⲍⲓⲛ ⲙ̀ⲙⲟ</w:t>
            </w:r>
          </w:p>
          <w:p w14:paraId="588C35F1" w14:textId="77777777" w:rsidR="00DB1FC6" w:rsidRDefault="00DB1FC6" w:rsidP="00F6464C">
            <w:pPr>
              <w:pStyle w:val="CopticVersemulti-line"/>
            </w:pPr>
            <w:r w:rsidRPr="00FF006C">
              <w:t>ⲛ̀ϫⲉ ⲛⲓⲅⲉⲛⲉⲁ ⲧⲏⲣⲟⲩ</w:t>
            </w:r>
          </w:p>
          <w:p w14:paraId="15FE4C8C" w14:textId="77777777" w:rsidR="00DB1FC6" w:rsidRDefault="00DB1FC6" w:rsidP="00F6464C">
            <w:pPr>
              <w:pStyle w:val="CopticVersemulti-line"/>
            </w:pPr>
            <w:r w:rsidRPr="00FF006C">
              <w:t>ⲧⲉⲛⲟⲩⲱϣⲧ ⲙ̀ⲫⲏⲉ̀ⲧⲁⲣⲉϫ̀ⲫⲟϥ</w:t>
            </w:r>
          </w:p>
          <w:p w14:paraId="57CB6336" w14:textId="77777777" w:rsidR="00DB1FC6" w:rsidRDefault="00DB1FC6" w:rsidP="00FF006C">
            <w:pPr>
              <w:pStyle w:val="CopticVerse"/>
            </w:pPr>
            <w:r w:rsidRPr="00FF006C">
              <w:t>ⲧⲉⲛⲉⲣϩⲟⲩⲟ̀ ϭⲓⲥⲓ ⲙ̀ⲙⲟϥ</w:t>
            </w:r>
          </w:p>
        </w:tc>
      </w:tr>
      <w:tr w:rsidR="00DB1FC6" w14:paraId="1A4B5095" w14:textId="77777777" w:rsidTr="0006697F">
        <w:trPr>
          <w:cantSplit/>
          <w:jc w:val="center"/>
        </w:trPr>
        <w:tc>
          <w:tcPr>
            <w:tcW w:w="288" w:type="dxa"/>
          </w:tcPr>
          <w:p w14:paraId="01CEBC1A" w14:textId="77777777" w:rsidR="00DB1FC6" w:rsidRDefault="00DB1FC6" w:rsidP="0006697F">
            <w:pPr>
              <w:pStyle w:val="CopticCross"/>
            </w:pPr>
          </w:p>
        </w:tc>
        <w:tc>
          <w:tcPr>
            <w:tcW w:w="3960" w:type="dxa"/>
          </w:tcPr>
          <w:p w14:paraId="7312E298" w14:textId="77777777" w:rsidR="00DB1FC6" w:rsidRPr="007425E1" w:rsidRDefault="00DB1FC6" w:rsidP="00DB1FC6">
            <w:pPr>
              <w:pStyle w:val="EngHang"/>
            </w:pPr>
            <w:r w:rsidRPr="007425E1">
              <w:t xml:space="preserve">The Father looked from heaven, </w:t>
            </w:r>
          </w:p>
          <w:p w14:paraId="368BE76B" w14:textId="77777777" w:rsidR="00DB1FC6" w:rsidRPr="007425E1" w:rsidRDefault="00DB1FC6" w:rsidP="00DB1FC6">
            <w:pPr>
              <w:pStyle w:val="EngHang"/>
            </w:pPr>
            <w:r>
              <w:t xml:space="preserve">And found no </w:t>
            </w:r>
            <w:r w:rsidRPr="007425E1">
              <w:t xml:space="preserve">one like you, </w:t>
            </w:r>
          </w:p>
          <w:p w14:paraId="3039CA90" w14:textId="77777777" w:rsidR="00DB1FC6" w:rsidRPr="007425E1" w:rsidRDefault="00DB1FC6" w:rsidP="00DB1FC6">
            <w:pPr>
              <w:pStyle w:val="EngHang"/>
            </w:pPr>
            <w:r>
              <w:t>He sent his Only-B</w:t>
            </w:r>
            <w:r w:rsidRPr="007425E1">
              <w:t xml:space="preserve">egotten, </w:t>
            </w:r>
          </w:p>
          <w:p w14:paraId="341CD639" w14:textId="77777777" w:rsidR="00DB1FC6" w:rsidRDefault="00DB1FC6" w:rsidP="00DB1FC6">
            <w:pPr>
              <w:pStyle w:val="EngHangEnd"/>
            </w:pPr>
            <w:r w:rsidRPr="007425E1">
              <w:t>Who came and was incarnate of you.</w:t>
            </w:r>
          </w:p>
        </w:tc>
        <w:tc>
          <w:tcPr>
            <w:tcW w:w="288" w:type="dxa"/>
          </w:tcPr>
          <w:p w14:paraId="51530F5D" w14:textId="77777777" w:rsidR="00DB1FC6" w:rsidRDefault="00DB1FC6" w:rsidP="00161998"/>
        </w:tc>
        <w:tc>
          <w:tcPr>
            <w:tcW w:w="288" w:type="dxa"/>
          </w:tcPr>
          <w:p w14:paraId="7A8147A3" w14:textId="77777777" w:rsidR="00DB1FC6" w:rsidRDefault="00DB1FC6" w:rsidP="0006697F">
            <w:pPr>
              <w:pStyle w:val="CopticCross"/>
            </w:pPr>
          </w:p>
        </w:tc>
        <w:tc>
          <w:tcPr>
            <w:tcW w:w="3960" w:type="dxa"/>
          </w:tcPr>
          <w:p w14:paraId="4CA624C9" w14:textId="77777777" w:rsidR="00DB1FC6" w:rsidRDefault="00DB1FC6" w:rsidP="00FF006C">
            <w:pPr>
              <w:pStyle w:val="CopticVersemulti-line"/>
            </w:pPr>
            <w:r w:rsidRPr="00F6464C">
              <w:t>Ⲁⲫ̀ⲓⲱⲧ ϫⲟⲩϣⲧ ⲉ̀ⲃⲟⲗϧⲉⲛ ⲧ̀ⲫⲉ</w:t>
            </w:r>
          </w:p>
          <w:p w14:paraId="1CDE1481" w14:textId="77777777" w:rsidR="00DB1FC6" w:rsidRDefault="00DB1FC6" w:rsidP="00FF006C">
            <w:pPr>
              <w:pStyle w:val="CopticVersemulti-line"/>
            </w:pPr>
            <w:r w:rsidRPr="00F6464C">
              <w:t>ⲙ̀ⲡⲉϥϫⲉⲙ ⲫⲏⲉⲧⲟ̀ⲛⲓ ⲙ̀ⲙⲟ</w:t>
            </w:r>
          </w:p>
          <w:p w14:paraId="0EC55868" w14:textId="77777777" w:rsidR="00DB1FC6" w:rsidRDefault="00DB1FC6" w:rsidP="00FF006C">
            <w:pPr>
              <w:pStyle w:val="CopticVersemulti-line"/>
            </w:pPr>
            <w:r w:rsidRPr="00F6464C">
              <w:t>ⲁϥⲟⲩⲱⲣⲡ ⲙ̀ⲡⲉϥⲙⲟⲛⲟⲅⲉⲛⲏⲥ</w:t>
            </w:r>
          </w:p>
          <w:p w14:paraId="43DD4275" w14:textId="77777777" w:rsidR="00DB1FC6" w:rsidRDefault="00DB1FC6" w:rsidP="00FF006C">
            <w:pPr>
              <w:pStyle w:val="CopticVersemulti-line"/>
            </w:pPr>
            <w:r w:rsidRPr="00F6464C">
              <w:t>ⲓ̀ ⲁϥϭⲓⲥⲁⲣⲝ ⲉ̀ⲃⲟⲗⲛ̀ϧⲏϯ</w:t>
            </w:r>
          </w:p>
        </w:tc>
      </w:tr>
    </w:tbl>
    <w:p w14:paraId="565F21F2" w14:textId="77777777" w:rsidR="00161998" w:rsidRDefault="00161998" w:rsidP="00DB1FC6">
      <w:pPr>
        <w:pStyle w:val="Heading6"/>
      </w:pPr>
      <w:bookmarkStart w:id="688" w:name="_Toc298681307"/>
      <w:r>
        <w:lastRenderedPageBreak/>
        <w:t>Part Three</w:t>
      </w:r>
      <w:bookmarkEnd w:id="6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7D20CFE" w14:textId="77777777" w:rsidTr="0006697F">
        <w:trPr>
          <w:cantSplit/>
          <w:jc w:val="center"/>
        </w:trPr>
        <w:tc>
          <w:tcPr>
            <w:tcW w:w="288" w:type="dxa"/>
          </w:tcPr>
          <w:p w14:paraId="1AA61523" w14:textId="77777777" w:rsidR="00DB1FC6" w:rsidRDefault="00DB1FC6" w:rsidP="0006697F">
            <w:pPr>
              <w:pStyle w:val="CopticCross"/>
            </w:pPr>
            <w:r w:rsidRPr="00FB5ACB">
              <w:t>¿</w:t>
            </w:r>
          </w:p>
        </w:tc>
        <w:tc>
          <w:tcPr>
            <w:tcW w:w="3960" w:type="dxa"/>
          </w:tcPr>
          <w:p w14:paraId="7085997B" w14:textId="77777777" w:rsidR="00DB1FC6" w:rsidRPr="007425E1" w:rsidRDefault="00DB1FC6" w:rsidP="00DB1FC6">
            <w:pPr>
              <w:pStyle w:val="EngHang"/>
            </w:pPr>
            <w:r w:rsidRPr="007425E1">
              <w:t>You are the swift cloud,</w:t>
            </w:r>
          </w:p>
          <w:p w14:paraId="505E059C" w14:textId="77777777" w:rsidR="00DB1FC6" w:rsidRPr="007425E1" w:rsidRDefault="00DB1FC6" w:rsidP="00DB1FC6">
            <w:pPr>
              <w:pStyle w:val="EngHang"/>
            </w:pPr>
            <w:r>
              <w:t>That pointed us to</w:t>
            </w:r>
            <w:r w:rsidRPr="007425E1">
              <w:t>,</w:t>
            </w:r>
          </w:p>
          <w:p w14:paraId="420A0A50" w14:textId="77777777" w:rsidR="00DB1FC6" w:rsidRPr="007425E1" w:rsidRDefault="00DB1FC6" w:rsidP="00DB1FC6">
            <w:pPr>
              <w:pStyle w:val="EngHang"/>
            </w:pPr>
            <w:r>
              <w:t>The rainfall of the coming,</w:t>
            </w:r>
          </w:p>
          <w:p w14:paraId="163A7455" w14:textId="77777777" w:rsidR="00DB1FC6" w:rsidRDefault="00DB1FC6" w:rsidP="00DB1FC6">
            <w:pPr>
              <w:pStyle w:val="EngHangEnd"/>
            </w:pPr>
            <w:r>
              <w:t>Of the Only-B</w:t>
            </w:r>
            <w:r w:rsidRPr="007425E1">
              <w:t>egotten God.</w:t>
            </w:r>
          </w:p>
        </w:tc>
        <w:tc>
          <w:tcPr>
            <w:tcW w:w="288" w:type="dxa"/>
          </w:tcPr>
          <w:p w14:paraId="5B8DAF7A" w14:textId="77777777" w:rsidR="00DB1FC6" w:rsidRDefault="00DB1FC6" w:rsidP="0006697F"/>
        </w:tc>
        <w:tc>
          <w:tcPr>
            <w:tcW w:w="288" w:type="dxa"/>
          </w:tcPr>
          <w:p w14:paraId="6591C9EA" w14:textId="77777777" w:rsidR="00DB1FC6" w:rsidRDefault="00DB1FC6" w:rsidP="0006697F">
            <w:pPr>
              <w:pStyle w:val="CopticCross"/>
            </w:pPr>
            <w:r w:rsidRPr="00FB5ACB">
              <w:t>¿</w:t>
            </w:r>
          </w:p>
        </w:tc>
        <w:tc>
          <w:tcPr>
            <w:tcW w:w="3960" w:type="dxa"/>
          </w:tcPr>
          <w:p w14:paraId="24FBF3BF" w14:textId="77777777" w:rsidR="00DB1FC6" w:rsidRDefault="00DB1FC6" w:rsidP="00FF006C">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70C2A2C7" w14:textId="77777777" w:rsidR="00DB1FC6" w:rsidRDefault="00DB1FC6" w:rsidP="00FF006C">
            <w:pPr>
              <w:pStyle w:val="CopticVersemulti-line"/>
            </w:pPr>
            <w:r w:rsidRPr="00FF006C">
              <w:t>ⲑⲏⲉⲧⲁⲥⲉⲣⲥⲩⲙⲙⲉⲛⲓⲛ ⲛⲁⲛ</w:t>
            </w:r>
          </w:p>
          <w:p w14:paraId="75EB9590" w14:textId="77777777" w:rsidR="00DB1FC6" w:rsidRDefault="00DB1FC6" w:rsidP="00FF006C">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69D5BD74" w14:textId="77777777" w:rsidR="00DB1FC6" w:rsidRDefault="00DB1FC6" w:rsidP="00FF006C">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DB1FC6" w14:paraId="00B615ED" w14:textId="77777777" w:rsidTr="0006697F">
        <w:trPr>
          <w:cantSplit/>
          <w:jc w:val="center"/>
        </w:trPr>
        <w:tc>
          <w:tcPr>
            <w:tcW w:w="288" w:type="dxa"/>
          </w:tcPr>
          <w:p w14:paraId="60493DCB" w14:textId="77777777" w:rsidR="00DB1FC6" w:rsidRDefault="00DB1FC6" w:rsidP="0006697F">
            <w:pPr>
              <w:pStyle w:val="CopticCross"/>
            </w:pPr>
          </w:p>
        </w:tc>
        <w:tc>
          <w:tcPr>
            <w:tcW w:w="3960" w:type="dxa"/>
          </w:tcPr>
          <w:p w14:paraId="74D4868F" w14:textId="77777777" w:rsidR="00DB1FC6" w:rsidRPr="007425E1" w:rsidRDefault="00DB1FC6" w:rsidP="00DB1FC6">
            <w:pPr>
              <w:pStyle w:val="EngHang"/>
            </w:pPr>
            <w:r w:rsidRPr="007425E1">
              <w:t xml:space="preserve">The </w:t>
            </w:r>
            <w:r>
              <w:t>Father fashioned you,</w:t>
            </w:r>
          </w:p>
          <w:p w14:paraId="183B18C8" w14:textId="77777777" w:rsidR="00DB1FC6" w:rsidRPr="007425E1" w:rsidRDefault="00DB1FC6" w:rsidP="00DB1FC6">
            <w:pPr>
              <w:pStyle w:val="EngHang"/>
            </w:pPr>
            <w:r w:rsidRPr="007425E1">
              <w:t>The Holy Spirit came upon you,</w:t>
            </w:r>
          </w:p>
          <w:p w14:paraId="2E327BD0" w14:textId="77777777" w:rsidR="00DB1FC6" w:rsidRPr="007425E1" w:rsidRDefault="00DB1FC6" w:rsidP="00DB1FC6">
            <w:pPr>
              <w:pStyle w:val="EngHang"/>
            </w:pPr>
            <w:r>
              <w:t>And t</w:t>
            </w:r>
            <w:r w:rsidRPr="007425E1">
              <w:t>he power of the most High,</w:t>
            </w:r>
          </w:p>
          <w:p w14:paraId="61C49528" w14:textId="77777777" w:rsidR="00DB1FC6" w:rsidRDefault="00DB1FC6" w:rsidP="00DB1FC6">
            <w:pPr>
              <w:pStyle w:val="EngHangEnd"/>
            </w:pPr>
            <w:r w:rsidRPr="007425E1">
              <w:t>Overshadowed you, O Mary.</w:t>
            </w:r>
          </w:p>
        </w:tc>
        <w:tc>
          <w:tcPr>
            <w:tcW w:w="288" w:type="dxa"/>
          </w:tcPr>
          <w:p w14:paraId="4D9AFB05" w14:textId="77777777" w:rsidR="00DB1FC6" w:rsidRDefault="00DB1FC6" w:rsidP="0006697F"/>
        </w:tc>
        <w:tc>
          <w:tcPr>
            <w:tcW w:w="288" w:type="dxa"/>
          </w:tcPr>
          <w:p w14:paraId="4D9CC056" w14:textId="77777777" w:rsidR="00DB1FC6" w:rsidRDefault="00DB1FC6" w:rsidP="0006697F">
            <w:pPr>
              <w:pStyle w:val="CopticCross"/>
            </w:pPr>
          </w:p>
        </w:tc>
        <w:tc>
          <w:tcPr>
            <w:tcW w:w="3960" w:type="dxa"/>
          </w:tcPr>
          <w:p w14:paraId="118B9510" w14:textId="77777777" w:rsidR="00DB1FC6" w:rsidRDefault="00DB1FC6" w:rsidP="00FF006C">
            <w:pPr>
              <w:pStyle w:val="CopticVersemulti-line"/>
            </w:pPr>
            <w:r w:rsidRPr="00FF006C">
              <w:t>Ⲁ̀ⲫⲓⲱⲧ ⲉⲣⲧⲉⲭⲛⲓⲧⲏⲥ ⲉ̀ⲣⲟ</w:t>
            </w:r>
          </w:p>
          <w:p w14:paraId="32E236EB" w14:textId="77777777" w:rsidR="00DB1FC6" w:rsidRDefault="00DB1FC6" w:rsidP="00FF006C">
            <w:pPr>
              <w:pStyle w:val="CopticVersemulti-line"/>
            </w:pPr>
            <w:r w:rsidRPr="00FF006C">
              <w:t>ⲁ̀Ⲡⲓⲡ̅ⲛ̅ⲁ ⲉ̅ⲑ̅ⲩ ⲓ̀ ⲉϫⲱ</w:t>
            </w:r>
          </w:p>
          <w:p w14:paraId="2B61A060" w14:textId="77777777" w:rsidR="00DB1FC6" w:rsidRDefault="00DB1FC6" w:rsidP="00FF006C">
            <w:pPr>
              <w:pStyle w:val="CopticVersemulti-line"/>
            </w:pPr>
            <w:r w:rsidRPr="00FF006C">
              <w:t>ⲟⲩϫⲟⲙ ⲛ̀ⲧⲉ ⲫⲏⲉⲧϭⲟⲥⲓ</w:t>
            </w:r>
          </w:p>
          <w:p w14:paraId="5B5255E5" w14:textId="77777777" w:rsidR="00DB1FC6" w:rsidRDefault="00DB1FC6" w:rsidP="00FF006C">
            <w:pPr>
              <w:pStyle w:val="CopticVerse"/>
            </w:pPr>
            <w:r w:rsidRPr="00FF006C">
              <w:t>ⲉⲑⲛⲁⲉⲣϧⲏⲓⲃⲓ ⲉ̀ⲣⲟ Ⲙⲁⲣⲓⲁ</w:t>
            </w:r>
          </w:p>
        </w:tc>
      </w:tr>
      <w:tr w:rsidR="00DB1FC6" w14:paraId="7FE5A8B4" w14:textId="77777777" w:rsidTr="0006697F">
        <w:trPr>
          <w:cantSplit/>
          <w:jc w:val="center"/>
        </w:trPr>
        <w:tc>
          <w:tcPr>
            <w:tcW w:w="288" w:type="dxa"/>
          </w:tcPr>
          <w:p w14:paraId="6473CF81" w14:textId="77777777" w:rsidR="00DB1FC6" w:rsidRDefault="00DB1FC6" w:rsidP="0006697F">
            <w:pPr>
              <w:pStyle w:val="CopticCross"/>
            </w:pPr>
            <w:r w:rsidRPr="00FB5ACB">
              <w:t>¿</w:t>
            </w:r>
          </w:p>
        </w:tc>
        <w:tc>
          <w:tcPr>
            <w:tcW w:w="3960" w:type="dxa"/>
          </w:tcPr>
          <w:p w14:paraId="49EC80B9" w14:textId="77777777" w:rsidR="00DB1FC6" w:rsidRPr="007425E1" w:rsidRDefault="00DB1FC6" w:rsidP="00DB1FC6">
            <w:pPr>
              <w:pStyle w:val="EngHang"/>
            </w:pPr>
            <w:commentRangeStart w:id="689"/>
            <w:r w:rsidRPr="007425E1">
              <w:t>For you brought forth</w:t>
            </w:r>
            <w:commentRangeEnd w:id="689"/>
            <w:r>
              <w:rPr>
                <w:rStyle w:val="CommentReference"/>
                <w:rFonts w:ascii="Times New Roman" w:eastAsiaTheme="minorHAnsi" w:hAnsi="Times New Roman" w:cstheme="minorBidi"/>
                <w:color w:val="auto"/>
              </w:rPr>
              <w:commentReference w:id="689"/>
            </w:r>
            <w:r w:rsidRPr="007425E1">
              <w:t>,</w:t>
            </w:r>
          </w:p>
          <w:p w14:paraId="11131DFD" w14:textId="77777777" w:rsidR="00DB1FC6" w:rsidRPr="007425E1" w:rsidRDefault="00DB1FC6" w:rsidP="00DB1FC6">
            <w:pPr>
              <w:pStyle w:val="EngHang"/>
            </w:pPr>
            <w:r w:rsidRPr="007425E1">
              <w:t>The true Logos the Son of</w:t>
            </w:r>
            <w:r>
              <w:t xml:space="preserve"> the</w:t>
            </w:r>
            <w:r w:rsidRPr="007425E1">
              <w:t xml:space="preserve"> Father,</w:t>
            </w:r>
          </w:p>
          <w:p w14:paraId="25723227" w14:textId="77777777" w:rsidR="00DB1FC6" w:rsidRPr="007425E1" w:rsidRDefault="00DB1FC6" w:rsidP="00DB1FC6">
            <w:pPr>
              <w:pStyle w:val="EngHang"/>
            </w:pPr>
            <w:r>
              <w:t>Who endures forever;</w:t>
            </w:r>
          </w:p>
          <w:p w14:paraId="28FAC156" w14:textId="77777777" w:rsidR="00DB1FC6" w:rsidRDefault="00DB1FC6" w:rsidP="00DB1FC6">
            <w:pPr>
              <w:pStyle w:val="EngHangEnd"/>
            </w:pPr>
            <w:r w:rsidRPr="007425E1">
              <w:t>He came and saved us from our sins.</w:t>
            </w:r>
          </w:p>
        </w:tc>
        <w:tc>
          <w:tcPr>
            <w:tcW w:w="288" w:type="dxa"/>
          </w:tcPr>
          <w:p w14:paraId="36D7B870" w14:textId="77777777" w:rsidR="00DB1FC6" w:rsidRDefault="00DB1FC6" w:rsidP="0006697F"/>
        </w:tc>
        <w:tc>
          <w:tcPr>
            <w:tcW w:w="288" w:type="dxa"/>
          </w:tcPr>
          <w:p w14:paraId="0CCB835F" w14:textId="77777777" w:rsidR="00DB1FC6" w:rsidRDefault="00DB1FC6" w:rsidP="0006697F">
            <w:pPr>
              <w:pStyle w:val="CopticCross"/>
            </w:pPr>
            <w:r w:rsidRPr="00FB5ACB">
              <w:t>¿</w:t>
            </w:r>
          </w:p>
        </w:tc>
        <w:tc>
          <w:tcPr>
            <w:tcW w:w="3960" w:type="dxa"/>
          </w:tcPr>
          <w:p w14:paraId="767B8F74" w14:textId="77777777" w:rsidR="00DB1FC6" w:rsidRDefault="00DB1FC6" w:rsidP="00FF006C">
            <w:pPr>
              <w:pStyle w:val="CopticVersemulti-line"/>
            </w:pPr>
            <w:r w:rsidRPr="00FF006C">
              <w:t>Ϫⲉ ⲁⲣⲉϫ̀ⲫⲟ ⲙ̀ⲡⲓⲁ̀ⲗⲏⲑⲓⲛⲟⲥ</w:t>
            </w:r>
          </w:p>
          <w:p w14:paraId="7D3B3AF7" w14:textId="77777777" w:rsidR="00DB1FC6" w:rsidRDefault="00DB1FC6" w:rsidP="00FF006C">
            <w:pPr>
              <w:pStyle w:val="CopticVersemulti-line"/>
            </w:pPr>
            <w:r w:rsidRPr="00FF006C">
              <w:t>ⲛ̀ⲗⲟⲅⲟⲥ ⲛ̀ϣⲏⲣⲓ ⲛ̀ⲧⲉ ⲫ̀ⲓⲱⲧ</w:t>
            </w:r>
          </w:p>
          <w:p w14:paraId="6452103D" w14:textId="77777777" w:rsidR="00DB1FC6" w:rsidRDefault="00DB1FC6" w:rsidP="00FF006C">
            <w:pPr>
              <w:pStyle w:val="CopticVersemulti-line"/>
            </w:pPr>
            <w:r w:rsidRPr="00FF006C">
              <w:t>ⲉⲑⲙⲏⲛ ⲉⲃⲟⲗ ϣⲁ ⲉⲛⲉϩ</w:t>
            </w:r>
          </w:p>
          <w:p w14:paraId="3B45CD66" w14:textId="77777777" w:rsidR="00DB1FC6" w:rsidRDefault="00DB1FC6" w:rsidP="00FF006C">
            <w:pPr>
              <w:pStyle w:val="CopticVerse"/>
            </w:pPr>
            <w:r w:rsidRPr="00FF006C">
              <w:t>ⲁϥⲓ̀ ⲁϥⲥⲟⲧⲧⲉⲛ ϧⲉⲛ ⲛⲉⲛⲛⲟⲃⲓ</w:t>
            </w:r>
          </w:p>
        </w:tc>
      </w:tr>
      <w:tr w:rsidR="00DB1FC6" w14:paraId="743EE893" w14:textId="77777777" w:rsidTr="0006697F">
        <w:trPr>
          <w:cantSplit/>
          <w:jc w:val="center"/>
        </w:trPr>
        <w:tc>
          <w:tcPr>
            <w:tcW w:w="288" w:type="dxa"/>
          </w:tcPr>
          <w:p w14:paraId="2885FBC0" w14:textId="77777777" w:rsidR="00DB1FC6" w:rsidRDefault="00DB1FC6" w:rsidP="0006697F">
            <w:pPr>
              <w:pStyle w:val="CopticCross"/>
            </w:pPr>
          </w:p>
        </w:tc>
        <w:tc>
          <w:tcPr>
            <w:tcW w:w="3960" w:type="dxa"/>
          </w:tcPr>
          <w:p w14:paraId="3717C00E" w14:textId="77777777" w:rsidR="00DB1FC6" w:rsidRPr="007425E1" w:rsidRDefault="00DB1FC6" w:rsidP="00DB1FC6">
            <w:pPr>
              <w:pStyle w:val="EngHang"/>
            </w:pPr>
            <w:r w:rsidRPr="007425E1">
              <w:t xml:space="preserve">The Father looked from heaven, </w:t>
            </w:r>
          </w:p>
          <w:p w14:paraId="252FA19E" w14:textId="77777777" w:rsidR="00DB1FC6" w:rsidRPr="007425E1" w:rsidRDefault="00DB1FC6" w:rsidP="00DB1FC6">
            <w:pPr>
              <w:pStyle w:val="EngHang"/>
            </w:pPr>
            <w:r>
              <w:t xml:space="preserve">And found no </w:t>
            </w:r>
            <w:r w:rsidRPr="007425E1">
              <w:t xml:space="preserve">one like you, </w:t>
            </w:r>
          </w:p>
          <w:p w14:paraId="2F57FDA5" w14:textId="77777777" w:rsidR="00DB1FC6" w:rsidRPr="007425E1" w:rsidRDefault="00DB1FC6" w:rsidP="00DB1FC6">
            <w:pPr>
              <w:pStyle w:val="EngHang"/>
            </w:pPr>
            <w:r>
              <w:t>He sent his Only-B</w:t>
            </w:r>
            <w:r w:rsidRPr="007425E1">
              <w:t>egotten</w:t>
            </w:r>
            <w:r>
              <w:t>,</w:t>
            </w:r>
          </w:p>
          <w:p w14:paraId="5DAA7536" w14:textId="77777777" w:rsidR="00DB1FC6" w:rsidRDefault="00DB1FC6" w:rsidP="00DB1FC6">
            <w:pPr>
              <w:pStyle w:val="EngHangEnd"/>
            </w:pPr>
            <w:r w:rsidRPr="007425E1">
              <w:t>Who came and was incarnate of you.</w:t>
            </w:r>
          </w:p>
        </w:tc>
        <w:tc>
          <w:tcPr>
            <w:tcW w:w="288" w:type="dxa"/>
          </w:tcPr>
          <w:p w14:paraId="6F5F8363" w14:textId="77777777" w:rsidR="00DB1FC6" w:rsidRDefault="00DB1FC6" w:rsidP="0006697F"/>
        </w:tc>
        <w:tc>
          <w:tcPr>
            <w:tcW w:w="288" w:type="dxa"/>
          </w:tcPr>
          <w:p w14:paraId="3E4066F3" w14:textId="77777777" w:rsidR="00DB1FC6" w:rsidRDefault="00DB1FC6" w:rsidP="0006697F">
            <w:pPr>
              <w:pStyle w:val="CopticCross"/>
            </w:pPr>
          </w:p>
        </w:tc>
        <w:tc>
          <w:tcPr>
            <w:tcW w:w="3960" w:type="dxa"/>
          </w:tcPr>
          <w:p w14:paraId="47BA4707" w14:textId="77777777" w:rsidR="00DB1FC6" w:rsidRDefault="00DB1FC6" w:rsidP="00FF006C">
            <w:pPr>
              <w:pStyle w:val="CopticVersemulti-line"/>
            </w:pPr>
            <w:r w:rsidRPr="00F6464C">
              <w:t>Ⲁⲫ̀ⲓⲱⲧ ϫⲟⲩϣⲧ ⲉ̀ⲃⲟⲗϧⲉⲛ ⲧ̀ⲫⲉ</w:t>
            </w:r>
          </w:p>
          <w:p w14:paraId="5043ADB6" w14:textId="77777777" w:rsidR="00DB1FC6" w:rsidRDefault="00DB1FC6" w:rsidP="00FF006C">
            <w:pPr>
              <w:pStyle w:val="CopticVersemulti-line"/>
            </w:pPr>
            <w:r w:rsidRPr="00F6464C">
              <w:t>ⲙ̀ⲡⲉϥϫⲉⲙ ⲫⲏⲉⲧⲟ̀ⲛⲓ ⲙ̀ⲙⲟ</w:t>
            </w:r>
          </w:p>
          <w:p w14:paraId="4F6BF49C" w14:textId="77777777" w:rsidR="00DB1FC6" w:rsidRDefault="00DB1FC6" w:rsidP="00FF006C">
            <w:pPr>
              <w:pStyle w:val="CopticVersemulti-line"/>
            </w:pPr>
            <w:r w:rsidRPr="00F6464C">
              <w:t>ⲁϥⲟⲩⲱⲣⲡ ⲙ̀ⲡⲉϥⲙⲟⲛⲟⲅⲉⲛⲏⲥ</w:t>
            </w:r>
          </w:p>
          <w:p w14:paraId="7B93E82C" w14:textId="77777777" w:rsidR="00DB1FC6" w:rsidRDefault="00DB1FC6" w:rsidP="00FF006C">
            <w:pPr>
              <w:pStyle w:val="CopticVersemulti-line"/>
            </w:pPr>
            <w:r w:rsidRPr="00F6464C">
              <w:t>ⲓ̀ ⲁϥϭⲓⲥⲁⲣⲝ ⲉ̀ⲃⲟⲗⲛ̀ϧⲏϯ</w:t>
            </w:r>
          </w:p>
        </w:tc>
      </w:tr>
    </w:tbl>
    <w:p w14:paraId="2C6D54B4" w14:textId="77777777" w:rsidR="0006697F" w:rsidRPr="0006697F" w:rsidRDefault="0006697F" w:rsidP="0006697F"/>
    <w:p w14:paraId="79573642" w14:textId="77777777" w:rsidR="0006697F" w:rsidRPr="0006697F" w:rsidRDefault="0006697F" w:rsidP="00DB1FC6">
      <w:pPr>
        <w:pStyle w:val="Heading6"/>
      </w:pPr>
      <w:bookmarkStart w:id="690" w:name="_Toc298681308"/>
      <w:r>
        <w:t>Part Four</w:t>
      </w:r>
      <w:bookmarkEnd w:id="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2B4DDA57" w14:textId="77777777" w:rsidTr="00D96A5F">
        <w:trPr>
          <w:cantSplit/>
          <w:jc w:val="center"/>
        </w:trPr>
        <w:tc>
          <w:tcPr>
            <w:tcW w:w="288" w:type="dxa"/>
          </w:tcPr>
          <w:p w14:paraId="21C97D03" w14:textId="77777777" w:rsidR="00DB1FC6" w:rsidRDefault="00DB1FC6" w:rsidP="00D96A5F">
            <w:pPr>
              <w:pStyle w:val="CopticCross"/>
            </w:pPr>
            <w:r w:rsidRPr="00FB5ACB">
              <w:t>¿</w:t>
            </w:r>
          </w:p>
        </w:tc>
        <w:tc>
          <w:tcPr>
            <w:tcW w:w="3960" w:type="dxa"/>
          </w:tcPr>
          <w:p w14:paraId="49CD9975" w14:textId="77777777" w:rsidR="00DB1FC6" w:rsidRPr="007425E1" w:rsidRDefault="00DB1FC6" w:rsidP="00DB1FC6">
            <w:pPr>
              <w:pStyle w:val="EngHang"/>
            </w:pPr>
            <w:r>
              <w:t>You became worthy</w:t>
            </w:r>
          </w:p>
          <w:p w14:paraId="6F84EE46" w14:textId="77777777" w:rsidR="00DB1FC6" w:rsidRPr="007425E1" w:rsidRDefault="00DB1FC6" w:rsidP="00DB1FC6">
            <w:pPr>
              <w:pStyle w:val="EngHang"/>
              <w:rPr>
                <w:color w:val="FF0000"/>
              </w:rPr>
            </w:pPr>
            <w:r>
              <w:t>Of great honour,</w:t>
            </w:r>
            <w:r w:rsidRPr="007425E1">
              <w:t xml:space="preserve"> O G</w:t>
            </w:r>
            <w:r>
              <w:t>abriel,</w:t>
            </w:r>
          </w:p>
          <w:p w14:paraId="59B5EC4A" w14:textId="77777777" w:rsidR="00DB1FC6" w:rsidRPr="007425E1" w:rsidRDefault="00DB1FC6" w:rsidP="00DB1FC6">
            <w:pPr>
              <w:pStyle w:val="EngHang"/>
            </w:pPr>
            <w:r>
              <w:t>The angel-evangel</w:t>
            </w:r>
          </w:p>
          <w:p w14:paraId="3336AC46" w14:textId="77777777" w:rsidR="00DB1FC6" w:rsidRDefault="00DB1FC6" w:rsidP="00DB1FC6">
            <w:pPr>
              <w:pStyle w:val="EngHangEnd"/>
            </w:pPr>
            <w:r>
              <w:t>Y</w:t>
            </w:r>
            <w:r w:rsidRPr="007425E1">
              <w:t>our face beams with joy.</w:t>
            </w:r>
          </w:p>
        </w:tc>
        <w:tc>
          <w:tcPr>
            <w:tcW w:w="288" w:type="dxa"/>
          </w:tcPr>
          <w:p w14:paraId="537BC7A7" w14:textId="77777777" w:rsidR="00DB1FC6" w:rsidRDefault="00DB1FC6" w:rsidP="0006697F"/>
        </w:tc>
        <w:tc>
          <w:tcPr>
            <w:tcW w:w="288" w:type="dxa"/>
          </w:tcPr>
          <w:p w14:paraId="4EA743C8" w14:textId="77777777" w:rsidR="00DB1FC6" w:rsidRDefault="00DB1FC6" w:rsidP="00D96A5F">
            <w:pPr>
              <w:pStyle w:val="CopticCross"/>
            </w:pPr>
            <w:r w:rsidRPr="00FB5ACB">
              <w:t>¿</w:t>
            </w:r>
          </w:p>
        </w:tc>
        <w:tc>
          <w:tcPr>
            <w:tcW w:w="3960" w:type="dxa"/>
          </w:tcPr>
          <w:p w14:paraId="01E04200" w14:textId="77777777" w:rsidR="00DB1FC6" w:rsidRDefault="00DB1FC6" w:rsidP="00866C14">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350B486" w14:textId="77777777" w:rsidR="00DB1FC6" w:rsidRDefault="00DB1FC6" w:rsidP="00866C14">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1A2A26D7" w14:textId="77777777" w:rsidR="00DB1FC6" w:rsidRDefault="00DB1FC6" w:rsidP="00866C14">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5E20CC63" w14:textId="77777777" w:rsidR="00DB1FC6" w:rsidRDefault="00DB1FC6" w:rsidP="00866C14">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DB1FC6" w14:paraId="7C9BF001" w14:textId="77777777" w:rsidTr="00D96A5F">
        <w:trPr>
          <w:cantSplit/>
          <w:jc w:val="center"/>
        </w:trPr>
        <w:tc>
          <w:tcPr>
            <w:tcW w:w="288" w:type="dxa"/>
          </w:tcPr>
          <w:p w14:paraId="64BE166B" w14:textId="77777777" w:rsidR="00DB1FC6" w:rsidRDefault="00DB1FC6" w:rsidP="00D96A5F">
            <w:pPr>
              <w:pStyle w:val="CopticCross"/>
            </w:pPr>
          </w:p>
        </w:tc>
        <w:tc>
          <w:tcPr>
            <w:tcW w:w="3960" w:type="dxa"/>
          </w:tcPr>
          <w:p w14:paraId="6B6EE667" w14:textId="77777777" w:rsidR="00DB1FC6" w:rsidRPr="007425E1" w:rsidRDefault="00DB1FC6" w:rsidP="00DB1FC6">
            <w:pPr>
              <w:pStyle w:val="EngHang"/>
            </w:pPr>
            <w:r w:rsidRPr="007425E1">
              <w:t xml:space="preserve">You </w:t>
            </w:r>
            <w:r>
              <w:t xml:space="preserve">showed to us the birth, </w:t>
            </w:r>
          </w:p>
          <w:p w14:paraId="1889EDF7" w14:textId="77777777" w:rsidR="00DB1FC6" w:rsidRPr="007425E1" w:rsidRDefault="00DB1FC6" w:rsidP="00DB1FC6">
            <w:pPr>
              <w:pStyle w:val="EngHang"/>
            </w:pPr>
            <w:r w:rsidRPr="007425E1">
              <w:t xml:space="preserve">Of God who came to us; </w:t>
            </w:r>
          </w:p>
          <w:p w14:paraId="7E7AC99C" w14:textId="77777777" w:rsidR="00DB1FC6" w:rsidRPr="007425E1" w:rsidRDefault="00DB1FC6" w:rsidP="00DB1FC6">
            <w:pPr>
              <w:pStyle w:val="EngHang"/>
            </w:pPr>
            <w:r w:rsidRPr="007425E1">
              <w:t xml:space="preserve">You brought good tidings to Mary, </w:t>
            </w:r>
          </w:p>
          <w:p w14:paraId="47955E4E" w14:textId="77777777" w:rsidR="00DB1FC6" w:rsidRDefault="00DB1FC6" w:rsidP="00DB1FC6">
            <w:pPr>
              <w:pStyle w:val="EngHangEnd"/>
            </w:pPr>
            <w:r w:rsidRPr="007425E1">
              <w:t>The undefiled virgin.</w:t>
            </w:r>
          </w:p>
        </w:tc>
        <w:tc>
          <w:tcPr>
            <w:tcW w:w="288" w:type="dxa"/>
          </w:tcPr>
          <w:p w14:paraId="484FC142" w14:textId="77777777" w:rsidR="00DB1FC6" w:rsidRDefault="00DB1FC6" w:rsidP="0006697F"/>
        </w:tc>
        <w:tc>
          <w:tcPr>
            <w:tcW w:w="288" w:type="dxa"/>
          </w:tcPr>
          <w:p w14:paraId="36B5E289" w14:textId="77777777" w:rsidR="00DB1FC6" w:rsidRDefault="00DB1FC6" w:rsidP="00D96A5F">
            <w:pPr>
              <w:pStyle w:val="CopticCross"/>
            </w:pPr>
          </w:p>
        </w:tc>
        <w:tc>
          <w:tcPr>
            <w:tcW w:w="3960" w:type="dxa"/>
          </w:tcPr>
          <w:p w14:paraId="7AC06846" w14:textId="77777777" w:rsidR="00DB1FC6" w:rsidRDefault="00DB1FC6" w:rsidP="00866C14">
            <w:pPr>
              <w:pStyle w:val="CopticVersemulti-line"/>
            </w:pPr>
            <w:r w:rsidRPr="00866C14">
              <w:t>Ⲁⲕⲉⲣⲥⲩⲙⲙⲉⲛⲓⲛ ⲛⲁⲛ ⲙ̀ⲡⲓϫ̀ⲫⲟ</w:t>
            </w:r>
          </w:p>
          <w:p w14:paraId="426D42B6" w14:textId="77777777" w:rsidR="00DB1FC6" w:rsidRDefault="00DB1FC6" w:rsidP="00866C14">
            <w:pPr>
              <w:pStyle w:val="CopticVersemulti-line"/>
            </w:pPr>
            <w:r w:rsidRPr="00866C14">
              <w:t>ⲛ̀ⲧⲉ ⲫϯ ⲉ̀ⲧⲁϥⲓ̀ ϣⲁⲣⲟⲛ</w:t>
            </w:r>
          </w:p>
          <w:p w14:paraId="74A50E90" w14:textId="77777777" w:rsidR="00DB1FC6" w:rsidRDefault="00DB1FC6" w:rsidP="00866C14">
            <w:pPr>
              <w:pStyle w:val="CopticVersemulti-line"/>
            </w:pPr>
            <w:r w:rsidRPr="00866C14">
              <w:t>ⲁⲕϩⲓϣⲉⲛⲛⲟⲩϥⲓ ⲙ̀Ⲙⲁⲣⲓⲁ</w:t>
            </w:r>
          </w:p>
          <w:p w14:paraId="7B2CB154" w14:textId="77777777" w:rsidR="00DB1FC6" w:rsidRDefault="00DB1FC6" w:rsidP="00866C14">
            <w:pPr>
              <w:pStyle w:val="CopticVerse"/>
            </w:pPr>
            <w:r w:rsidRPr="00866C14">
              <w:t>ϯⲡⲁⲣⲑⲉⲛⲟⲥ ⲛ̀ⲁⲧⲑⲱⲗⲉⲃ</w:t>
            </w:r>
          </w:p>
        </w:tc>
      </w:tr>
      <w:tr w:rsidR="00DB1FC6" w14:paraId="4CAC89B6" w14:textId="77777777" w:rsidTr="00D96A5F">
        <w:trPr>
          <w:cantSplit/>
          <w:jc w:val="center"/>
        </w:trPr>
        <w:tc>
          <w:tcPr>
            <w:tcW w:w="288" w:type="dxa"/>
          </w:tcPr>
          <w:p w14:paraId="05534663" w14:textId="77777777" w:rsidR="00DB1FC6" w:rsidRPr="00D96A5F" w:rsidRDefault="00DB1FC6" w:rsidP="00D96A5F">
            <w:pPr>
              <w:pStyle w:val="CopticCross"/>
              <w:rPr>
                <w:b/>
              </w:rPr>
            </w:pPr>
            <w:r w:rsidRPr="00FB5ACB">
              <w:lastRenderedPageBreak/>
              <w:t>¿</w:t>
            </w:r>
          </w:p>
        </w:tc>
        <w:tc>
          <w:tcPr>
            <w:tcW w:w="3960" w:type="dxa"/>
          </w:tcPr>
          <w:p w14:paraId="66BFE65B" w14:textId="77777777" w:rsidR="00DB1FC6" w:rsidRPr="007425E1" w:rsidRDefault="00DB1FC6" w:rsidP="00DB1FC6">
            <w:pPr>
              <w:pStyle w:val="EngHang"/>
            </w:pPr>
            <w:r w:rsidRPr="007425E1">
              <w:t>Saying, “Hail to you O full of grace,</w:t>
            </w:r>
            <w:r w:rsidRPr="007425E1">
              <w:tab/>
            </w:r>
          </w:p>
          <w:p w14:paraId="6AF51935" w14:textId="77777777" w:rsidR="00DB1FC6" w:rsidRPr="007425E1" w:rsidRDefault="00DB1FC6" w:rsidP="00DB1FC6">
            <w:pPr>
              <w:pStyle w:val="EngHang"/>
            </w:pPr>
            <w:r w:rsidRPr="007425E1">
              <w:t>The Lord is with you,</w:t>
            </w:r>
          </w:p>
          <w:p w14:paraId="57D4F286" w14:textId="77777777" w:rsidR="00DB1FC6" w:rsidRPr="007425E1" w:rsidRDefault="00DB1FC6" w:rsidP="00DB1FC6">
            <w:pPr>
              <w:pStyle w:val="EngHang"/>
            </w:pPr>
            <w:r w:rsidRPr="007425E1">
              <w:t>For you have found grace,</w:t>
            </w:r>
          </w:p>
          <w:p w14:paraId="1F68EAA7" w14:textId="77777777" w:rsidR="00DB1FC6" w:rsidRDefault="00DB1FC6" w:rsidP="00DB1FC6">
            <w:pPr>
              <w:pStyle w:val="EngHangEnd"/>
            </w:pPr>
            <w:r w:rsidRPr="007425E1">
              <w:t xml:space="preserve">The Holy Spirit </w:t>
            </w:r>
            <w:r>
              <w:t>will</w:t>
            </w:r>
            <w:r w:rsidRPr="007425E1">
              <w:t xml:space="preserve"> come upon you</w:t>
            </w:r>
            <w:r>
              <w:t>.</w:t>
            </w:r>
            <w:r w:rsidRPr="007425E1">
              <w:t>”</w:t>
            </w:r>
          </w:p>
        </w:tc>
        <w:tc>
          <w:tcPr>
            <w:tcW w:w="288" w:type="dxa"/>
          </w:tcPr>
          <w:p w14:paraId="16FED8B2" w14:textId="77777777" w:rsidR="00DB1FC6" w:rsidRDefault="00DB1FC6" w:rsidP="0006697F"/>
        </w:tc>
        <w:tc>
          <w:tcPr>
            <w:tcW w:w="288" w:type="dxa"/>
          </w:tcPr>
          <w:p w14:paraId="49CBD7D7" w14:textId="77777777" w:rsidR="00DB1FC6" w:rsidRDefault="00DB1FC6" w:rsidP="00D96A5F">
            <w:pPr>
              <w:pStyle w:val="CopticCross"/>
            </w:pPr>
            <w:r w:rsidRPr="00FB5ACB">
              <w:t>¿</w:t>
            </w:r>
          </w:p>
        </w:tc>
        <w:tc>
          <w:tcPr>
            <w:tcW w:w="3960" w:type="dxa"/>
          </w:tcPr>
          <w:p w14:paraId="2C242F45" w14:textId="77777777" w:rsidR="00DB1FC6" w:rsidRDefault="00DB1FC6" w:rsidP="00866C14">
            <w:pPr>
              <w:pStyle w:val="CopticVersemulti-line"/>
            </w:pPr>
            <w:r w:rsidRPr="00866C14">
              <w:t>Ϫⲉ ⲭⲉⲣⲉ ⲑⲏⲉⲑⲙⲉϩ ⲛ̀ϩ̀ⲙⲟⲧ</w:t>
            </w:r>
          </w:p>
          <w:p w14:paraId="03362D95" w14:textId="77777777" w:rsidR="00DB1FC6" w:rsidRDefault="00DB1FC6" w:rsidP="00866C14">
            <w:pPr>
              <w:pStyle w:val="CopticVersemulti-line"/>
            </w:pPr>
            <w:r w:rsidRPr="00866C14">
              <w:t>ⲟⲩⲟϩ Ⲡⲟ̅ⲥ̅ ϣⲟⲡ ⲛⲉⲙⲉ</w:t>
            </w:r>
          </w:p>
          <w:p w14:paraId="507F537E" w14:textId="77777777" w:rsidR="00DB1FC6" w:rsidRDefault="00DB1FC6" w:rsidP="00866C14">
            <w:pPr>
              <w:pStyle w:val="CopticVersemulti-line"/>
            </w:pPr>
            <w:r w:rsidRPr="00866C14">
              <w:t>ⲁ̀ⲣⲉϫⲓⲙⲓ ⲅⲁⲣ ⲛ̀ⲟⲩϩ̀ⲙⲟⲧ</w:t>
            </w:r>
          </w:p>
          <w:p w14:paraId="3FB2E29D" w14:textId="77777777" w:rsidR="00DB1FC6" w:rsidRDefault="00DB1FC6" w:rsidP="00866C14">
            <w:pPr>
              <w:pStyle w:val="CopticVerse"/>
            </w:pPr>
            <w:r w:rsidRPr="00866C14">
              <w:t>ⲟⲩⲡ̅ⲛ̅ⲁ ⲉϥⲟⲩⲁⲃ ⲉⲑⲛⲏⲟⲩ ⲉ̀ϫⲱ</w:t>
            </w:r>
          </w:p>
        </w:tc>
      </w:tr>
      <w:tr w:rsidR="00DB1FC6" w14:paraId="61F0B29E" w14:textId="77777777" w:rsidTr="00D96A5F">
        <w:trPr>
          <w:cantSplit/>
          <w:jc w:val="center"/>
        </w:trPr>
        <w:tc>
          <w:tcPr>
            <w:tcW w:w="288" w:type="dxa"/>
          </w:tcPr>
          <w:p w14:paraId="122BDB72" w14:textId="77777777" w:rsidR="00DB1FC6" w:rsidRDefault="00DB1FC6" w:rsidP="00D96A5F">
            <w:pPr>
              <w:pStyle w:val="CopticCross"/>
            </w:pPr>
          </w:p>
        </w:tc>
        <w:tc>
          <w:tcPr>
            <w:tcW w:w="3960" w:type="dxa"/>
          </w:tcPr>
          <w:p w14:paraId="378E4D1A" w14:textId="77777777" w:rsidR="00DB1FC6" w:rsidRPr="007425E1" w:rsidRDefault="00DB1FC6" w:rsidP="00DB1FC6">
            <w:pPr>
              <w:pStyle w:val="EngHang"/>
            </w:pPr>
            <w:r w:rsidRPr="007425E1">
              <w:t>"The power of the Most High,</w:t>
            </w:r>
          </w:p>
          <w:p w14:paraId="6930AA1F" w14:textId="77777777" w:rsidR="00DB1FC6" w:rsidRPr="007425E1" w:rsidRDefault="00DB1FC6" w:rsidP="00DB1FC6">
            <w:pPr>
              <w:pStyle w:val="EngHang"/>
            </w:pPr>
            <w:r w:rsidRPr="007425E1">
              <w:t>Will overshadow you, O Mary,</w:t>
            </w:r>
          </w:p>
          <w:p w14:paraId="0AFB52A3" w14:textId="77777777" w:rsidR="00DB1FC6" w:rsidRPr="007425E1" w:rsidRDefault="00DB1FC6" w:rsidP="00DB1FC6">
            <w:pPr>
              <w:pStyle w:val="EngHang"/>
            </w:pPr>
            <w:r w:rsidRPr="007425E1">
              <w:t>You will give birth to the Holy,</w:t>
            </w:r>
          </w:p>
          <w:p w14:paraId="669DF5DA" w14:textId="77777777" w:rsidR="00DB1FC6" w:rsidRDefault="00DB1FC6" w:rsidP="00DB1FC6">
            <w:pPr>
              <w:pStyle w:val="EngHangEnd"/>
            </w:pPr>
            <w:r w:rsidRPr="007425E1">
              <w:t>The Saviour of the whole world.</w:t>
            </w:r>
          </w:p>
        </w:tc>
        <w:tc>
          <w:tcPr>
            <w:tcW w:w="288" w:type="dxa"/>
          </w:tcPr>
          <w:p w14:paraId="54EDA6B4" w14:textId="77777777" w:rsidR="00DB1FC6" w:rsidRDefault="00DB1FC6" w:rsidP="0006697F"/>
        </w:tc>
        <w:tc>
          <w:tcPr>
            <w:tcW w:w="288" w:type="dxa"/>
          </w:tcPr>
          <w:p w14:paraId="3C21208E" w14:textId="77777777" w:rsidR="00DB1FC6" w:rsidRDefault="00DB1FC6" w:rsidP="00D96A5F">
            <w:pPr>
              <w:pStyle w:val="CopticCross"/>
            </w:pPr>
          </w:p>
        </w:tc>
        <w:tc>
          <w:tcPr>
            <w:tcW w:w="3960" w:type="dxa"/>
          </w:tcPr>
          <w:p w14:paraId="5DEAC745" w14:textId="77777777" w:rsidR="00DB1FC6" w:rsidRDefault="00DB1FC6" w:rsidP="00866C14">
            <w:pPr>
              <w:pStyle w:val="CopticVersemulti-line"/>
            </w:pPr>
            <w:r w:rsidRPr="00866C14">
              <w:t>Ⲟⲩϫⲟⲙ ⲛ̀ⲧⲉ ⲫⲏⲉⲧϭⲟⲥⲓ</w:t>
            </w:r>
          </w:p>
          <w:p w14:paraId="12EB7A2F" w14:textId="77777777" w:rsidR="00DB1FC6" w:rsidRDefault="00DB1FC6" w:rsidP="00866C14">
            <w:pPr>
              <w:pStyle w:val="CopticVersemulti-line"/>
            </w:pPr>
            <w:r w:rsidRPr="00866C14">
              <w:t>ⲉⲑⲛⲁⲉⲣϧⲏⲓⲃⲓ ⲉ̀ⲣⲟ Ⲙⲁⲣⲓⲁ</w:t>
            </w:r>
          </w:p>
          <w:p w14:paraId="6EBB27ED" w14:textId="77777777" w:rsidR="00DB1FC6" w:rsidRDefault="00DB1FC6" w:rsidP="00866C14">
            <w:pPr>
              <w:pStyle w:val="CopticVersemulti-line"/>
            </w:pPr>
            <w:r w:rsidRPr="00866C14">
              <w:t>ⲧⲉⲣⲁⲙⲓⲥⲓ ⲙ̀ⲫⲏⲉ̅ⲑ̅ⲩ</w:t>
            </w:r>
          </w:p>
          <w:p w14:paraId="1CF79A8C" w14:textId="77777777" w:rsidR="00DB1FC6" w:rsidRDefault="00DB1FC6" w:rsidP="00866C14">
            <w:pPr>
              <w:pStyle w:val="CopticVerse"/>
            </w:pPr>
            <w:r w:rsidRPr="00866C14">
              <w:t>ⲡ̀ⲥ̅ⲱ̅ⲣ ⲙ̀ⲡⲓⲕⲟⲥⲙⲟⲥ ⲧⲏⲣϥ</w:t>
            </w:r>
          </w:p>
        </w:tc>
      </w:tr>
      <w:tr w:rsidR="00DB1FC6" w14:paraId="496860ED" w14:textId="77777777" w:rsidTr="00D96A5F">
        <w:trPr>
          <w:cantSplit/>
          <w:jc w:val="center"/>
        </w:trPr>
        <w:tc>
          <w:tcPr>
            <w:tcW w:w="288" w:type="dxa"/>
          </w:tcPr>
          <w:p w14:paraId="6A01355B" w14:textId="77777777" w:rsidR="00DB1FC6" w:rsidRDefault="00DB1FC6" w:rsidP="00D96A5F">
            <w:pPr>
              <w:pStyle w:val="CopticCross"/>
            </w:pPr>
            <w:r w:rsidRPr="00FB5ACB">
              <w:t>¿</w:t>
            </w:r>
          </w:p>
        </w:tc>
        <w:tc>
          <w:tcPr>
            <w:tcW w:w="3960" w:type="dxa"/>
          </w:tcPr>
          <w:p w14:paraId="4B68DBB8" w14:textId="77777777" w:rsidR="00DB1FC6" w:rsidRPr="007425E1" w:rsidRDefault="00DB1FC6" w:rsidP="00DB1FC6">
            <w:pPr>
              <w:pStyle w:val="EngHang"/>
            </w:pPr>
            <w:r w:rsidRPr="007425E1">
              <w:t xml:space="preserve">The Father looked from heaven, </w:t>
            </w:r>
          </w:p>
          <w:p w14:paraId="10C1FEC2" w14:textId="77777777" w:rsidR="00DB1FC6" w:rsidRPr="007425E1" w:rsidRDefault="00DB1FC6" w:rsidP="00DB1FC6">
            <w:pPr>
              <w:pStyle w:val="EngHang"/>
            </w:pPr>
            <w:r>
              <w:t xml:space="preserve">And found no </w:t>
            </w:r>
            <w:r w:rsidRPr="007425E1">
              <w:t xml:space="preserve">one like you, </w:t>
            </w:r>
          </w:p>
          <w:p w14:paraId="7D5714F1" w14:textId="77777777" w:rsidR="00DB1FC6" w:rsidRPr="007425E1" w:rsidRDefault="00DB1FC6" w:rsidP="00DB1FC6">
            <w:pPr>
              <w:pStyle w:val="EngHang"/>
            </w:pPr>
            <w:r>
              <w:t>He sent his Only-B</w:t>
            </w:r>
            <w:r w:rsidRPr="007425E1">
              <w:t xml:space="preserve">egotten, </w:t>
            </w:r>
          </w:p>
          <w:p w14:paraId="10CB51CC" w14:textId="77777777" w:rsidR="00DB1FC6" w:rsidRDefault="00DB1FC6" w:rsidP="00DB1FC6">
            <w:pPr>
              <w:pStyle w:val="EngHangEnd"/>
            </w:pPr>
            <w:r w:rsidRPr="007425E1">
              <w:t>Who came and was incarnate of you.</w:t>
            </w:r>
          </w:p>
        </w:tc>
        <w:tc>
          <w:tcPr>
            <w:tcW w:w="288" w:type="dxa"/>
          </w:tcPr>
          <w:p w14:paraId="630DB67B" w14:textId="77777777" w:rsidR="00DB1FC6" w:rsidRDefault="00DB1FC6" w:rsidP="0006697F"/>
        </w:tc>
        <w:tc>
          <w:tcPr>
            <w:tcW w:w="288" w:type="dxa"/>
          </w:tcPr>
          <w:p w14:paraId="201E6F71" w14:textId="77777777" w:rsidR="00DB1FC6" w:rsidRDefault="00DB1FC6" w:rsidP="00D96A5F">
            <w:pPr>
              <w:pStyle w:val="CopticCross"/>
            </w:pPr>
            <w:r w:rsidRPr="00FB5ACB">
              <w:t>¿</w:t>
            </w:r>
          </w:p>
        </w:tc>
        <w:tc>
          <w:tcPr>
            <w:tcW w:w="3960" w:type="dxa"/>
          </w:tcPr>
          <w:p w14:paraId="4AA604F6" w14:textId="77777777" w:rsidR="00DB1FC6" w:rsidRDefault="00DB1FC6" w:rsidP="00866C14">
            <w:pPr>
              <w:pStyle w:val="CopticVersemulti-line"/>
            </w:pPr>
            <w:r w:rsidRPr="00F6464C">
              <w:t>Ⲁⲫ̀ⲓⲱⲧ ϫⲟⲩϣⲧ ⲉ̀ⲃⲟⲗϧⲉⲛ ⲧ̀ⲫⲉ</w:t>
            </w:r>
          </w:p>
          <w:p w14:paraId="5E193312" w14:textId="77777777" w:rsidR="00DB1FC6" w:rsidRDefault="00DB1FC6" w:rsidP="00866C14">
            <w:pPr>
              <w:pStyle w:val="CopticVersemulti-line"/>
            </w:pPr>
            <w:r w:rsidRPr="00F6464C">
              <w:t>ⲙ̀ⲡⲉϥϫⲉⲙ ⲫⲏⲉⲧⲟ̀ⲛⲓ ⲙ̀ⲙⲟ</w:t>
            </w:r>
          </w:p>
          <w:p w14:paraId="07C9345A" w14:textId="77777777" w:rsidR="00DB1FC6" w:rsidRDefault="00DB1FC6" w:rsidP="00866C14">
            <w:pPr>
              <w:pStyle w:val="CopticVersemulti-line"/>
            </w:pPr>
            <w:r w:rsidRPr="00F6464C">
              <w:t>ⲁϥⲟⲩⲱⲣⲡ ⲙ̀ⲡⲉϥⲙⲟⲛⲟⲅⲉⲛⲏⲥ</w:t>
            </w:r>
          </w:p>
          <w:p w14:paraId="4CEA0902" w14:textId="77777777" w:rsidR="00DB1FC6" w:rsidRDefault="00DB1FC6" w:rsidP="00866C14">
            <w:pPr>
              <w:pStyle w:val="CopticVersemulti-line"/>
            </w:pPr>
            <w:r w:rsidRPr="00F6464C">
              <w:t>ⲓ̀ ⲁϥϭⲓⲥⲁⲣⲝ ⲉ̀ⲃⲟⲗⲛ̀ϧⲏϯ</w:t>
            </w:r>
          </w:p>
        </w:tc>
      </w:tr>
    </w:tbl>
    <w:p w14:paraId="445B3DB6" w14:textId="77777777" w:rsidR="00161998" w:rsidRDefault="0006697F" w:rsidP="00DB1FC6">
      <w:pPr>
        <w:pStyle w:val="Heading6"/>
      </w:pPr>
      <w:bookmarkStart w:id="691" w:name="_Toc298681309"/>
      <w:r>
        <w:t>Part Five</w:t>
      </w:r>
      <w:bookmarkEnd w:id="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7EFAC02A" w14:textId="77777777" w:rsidTr="00163A7A">
        <w:trPr>
          <w:cantSplit/>
          <w:jc w:val="center"/>
        </w:trPr>
        <w:tc>
          <w:tcPr>
            <w:tcW w:w="288" w:type="dxa"/>
          </w:tcPr>
          <w:p w14:paraId="7B5B523E" w14:textId="77777777" w:rsidR="00DB1FC6" w:rsidRDefault="00DB1FC6" w:rsidP="00163A7A">
            <w:pPr>
              <w:pStyle w:val="CopticCross"/>
            </w:pPr>
          </w:p>
        </w:tc>
        <w:tc>
          <w:tcPr>
            <w:tcW w:w="3960" w:type="dxa"/>
          </w:tcPr>
          <w:p w14:paraId="796F20A3" w14:textId="77777777" w:rsidR="00DB1FC6" w:rsidRDefault="00DB1FC6" w:rsidP="00DB1FC6">
            <w:r>
              <w:t>Every day a feast</w:t>
            </w:r>
          </w:p>
          <w:p w14:paraId="374400D4" w14:textId="77777777" w:rsidR="00DB1FC6" w:rsidRDefault="00DB1FC6" w:rsidP="00DB1FC6">
            <w:r>
              <w:t>of virginity Invites</w:t>
            </w:r>
          </w:p>
          <w:p w14:paraId="46E0A958" w14:textId="77777777" w:rsidR="00DB1FC6" w:rsidRDefault="00DB1FC6" w:rsidP="00DB1FC6">
            <w:r>
              <w:t>our tongues to venerate</w:t>
            </w:r>
          </w:p>
          <w:p w14:paraId="33CD7720" w14:textId="77777777" w:rsidR="00DB1FC6" w:rsidRDefault="00DB1FC6" w:rsidP="00DB1FC6">
            <w:pPr>
              <w:pStyle w:val="EngHangEnd"/>
            </w:pPr>
            <w:r>
              <w:t>Mary the Theotokos</w:t>
            </w:r>
          </w:p>
          <w:p w14:paraId="6C5FDE83" w14:textId="77777777" w:rsidR="00DB1FC6" w:rsidRDefault="00DB1FC6" w:rsidP="00DB1FC6"/>
        </w:tc>
        <w:tc>
          <w:tcPr>
            <w:tcW w:w="288" w:type="dxa"/>
          </w:tcPr>
          <w:p w14:paraId="34E84A44" w14:textId="77777777" w:rsidR="00DB1FC6" w:rsidRDefault="00DB1FC6" w:rsidP="00163A7A"/>
        </w:tc>
        <w:tc>
          <w:tcPr>
            <w:tcW w:w="288" w:type="dxa"/>
          </w:tcPr>
          <w:p w14:paraId="4E75E426" w14:textId="77777777" w:rsidR="00DB1FC6" w:rsidRDefault="00DB1FC6" w:rsidP="00163A7A">
            <w:pPr>
              <w:pStyle w:val="CopticCross"/>
            </w:pPr>
          </w:p>
        </w:tc>
        <w:tc>
          <w:tcPr>
            <w:tcW w:w="3960" w:type="dxa"/>
          </w:tcPr>
          <w:p w14:paraId="1BBE70A8" w14:textId="77777777" w:rsidR="00DB1FC6" w:rsidRDefault="00DB1FC6" w:rsidP="00866C14">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73F49141" w14:textId="77777777" w:rsidR="00DB1FC6" w:rsidRDefault="00DB1FC6" w:rsidP="00866C14">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08755B9C" w14:textId="77777777" w:rsidR="00DB1FC6" w:rsidRDefault="00DB1FC6" w:rsidP="00866C14">
            <w:pPr>
              <w:pStyle w:val="CopticVersemulti-line"/>
            </w:pPr>
            <w:r w:rsidRPr="00866C14">
              <w:t>ⲉⲑⲣⲉⲛⲉⲣⲉⲩⲫⲟⲙⲓⲛ</w:t>
            </w:r>
          </w:p>
          <w:p w14:paraId="19481FDA" w14:textId="77777777" w:rsidR="00DB1FC6" w:rsidRDefault="00DB1FC6" w:rsidP="00866C14">
            <w:pPr>
              <w:pStyle w:val="CopticVerse"/>
            </w:pPr>
            <w:r w:rsidRPr="00866C14">
              <w:t>ⲛ</w:t>
            </w:r>
            <w:r w:rsidRPr="00866C14">
              <w:rPr>
                <w:rFonts w:ascii="Times New Roman" w:hAnsi="Times New Roman" w:cs="Times New Roman"/>
              </w:rPr>
              <w:t>̀ϯ</w:t>
            </w:r>
            <w:r w:rsidRPr="00866C14">
              <w:t>ⲑⲉⲟⲧⲟⲕⲟⲥ Ⲙⲁⲣⲓⲁ</w:t>
            </w:r>
          </w:p>
        </w:tc>
      </w:tr>
      <w:tr w:rsidR="00DB1FC6" w14:paraId="34B4FA16" w14:textId="77777777" w:rsidTr="00163A7A">
        <w:trPr>
          <w:cantSplit/>
          <w:jc w:val="center"/>
        </w:trPr>
        <w:tc>
          <w:tcPr>
            <w:tcW w:w="288" w:type="dxa"/>
          </w:tcPr>
          <w:p w14:paraId="74AB0085" w14:textId="77777777" w:rsidR="00DB1FC6" w:rsidRDefault="00DB1FC6" w:rsidP="00163A7A">
            <w:pPr>
              <w:pStyle w:val="CopticCross"/>
            </w:pPr>
            <w:r w:rsidRPr="00FB5ACB">
              <w:t>¿</w:t>
            </w:r>
          </w:p>
        </w:tc>
        <w:tc>
          <w:tcPr>
            <w:tcW w:w="3960" w:type="dxa"/>
          </w:tcPr>
          <w:p w14:paraId="5F3FD27E" w14:textId="77777777" w:rsidR="00DB1FC6" w:rsidRPr="007425E1" w:rsidRDefault="00DB1FC6" w:rsidP="00DB1FC6">
            <w:pPr>
              <w:pStyle w:val="EngHang"/>
            </w:pPr>
            <w:r w:rsidRPr="007425E1">
              <w:t>Because of Him Who was born to us,</w:t>
            </w:r>
            <w:r w:rsidRPr="007425E1">
              <w:tab/>
            </w:r>
          </w:p>
          <w:p w14:paraId="2E7B266F" w14:textId="77777777" w:rsidR="00DB1FC6" w:rsidRPr="007425E1" w:rsidRDefault="00DB1FC6" w:rsidP="00DB1FC6">
            <w:pPr>
              <w:pStyle w:val="EngHang"/>
            </w:pPr>
            <w:r w:rsidRPr="007425E1">
              <w:t>In the city of Davi</w:t>
            </w:r>
            <w:r>
              <w:t>d:</w:t>
            </w:r>
          </w:p>
          <w:p w14:paraId="457E3110" w14:textId="77777777" w:rsidR="00DB1FC6" w:rsidRPr="007425E1" w:rsidRDefault="00DB1FC6" w:rsidP="00DB1FC6">
            <w:pPr>
              <w:pStyle w:val="EngHang"/>
            </w:pPr>
            <w:r w:rsidRPr="007425E1">
              <w:t>Our Saviour Jesus,</w:t>
            </w:r>
          </w:p>
          <w:p w14:paraId="152D0A42" w14:textId="77777777" w:rsidR="00DB1FC6" w:rsidRDefault="00DB1FC6" w:rsidP="00DB1FC6">
            <w:pPr>
              <w:pStyle w:val="EngHangEnd"/>
            </w:pPr>
            <w:r w:rsidRPr="007425E1">
              <w:t>Christ the Lord.</w:t>
            </w:r>
          </w:p>
        </w:tc>
        <w:tc>
          <w:tcPr>
            <w:tcW w:w="288" w:type="dxa"/>
          </w:tcPr>
          <w:p w14:paraId="7BEF387A" w14:textId="77777777" w:rsidR="00DB1FC6" w:rsidRDefault="00DB1FC6" w:rsidP="00163A7A"/>
        </w:tc>
        <w:tc>
          <w:tcPr>
            <w:tcW w:w="288" w:type="dxa"/>
          </w:tcPr>
          <w:p w14:paraId="23568A7F" w14:textId="77777777" w:rsidR="00DB1FC6" w:rsidRDefault="00DB1FC6" w:rsidP="00163A7A">
            <w:pPr>
              <w:pStyle w:val="CopticCross"/>
            </w:pPr>
            <w:r w:rsidRPr="00FB5ACB">
              <w:t>¿</w:t>
            </w:r>
          </w:p>
        </w:tc>
        <w:tc>
          <w:tcPr>
            <w:tcW w:w="3960" w:type="dxa"/>
          </w:tcPr>
          <w:p w14:paraId="4A0BEC73" w14:textId="77777777" w:rsidR="00DB1FC6" w:rsidRDefault="00DB1FC6" w:rsidP="00866C14">
            <w:pPr>
              <w:pStyle w:val="CopticVersemulti-line"/>
            </w:pPr>
            <w:r w:rsidRPr="00866C14">
              <w:t>Ⲉⲑⲃⲉ ⲫⲏⲉⲧⲁⲩⲙⲁⲥϥ ⲛⲁⲛ</w:t>
            </w:r>
          </w:p>
          <w:p w14:paraId="467AC81A" w14:textId="77777777" w:rsidR="00DB1FC6" w:rsidRDefault="00DB1FC6" w:rsidP="00866C14">
            <w:pPr>
              <w:pStyle w:val="CopticVersemulti-line"/>
            </w:pPr>
            <w:r w:rsidRPr="00866C14">
              <w:t>ϧⲉⲛ ⲑ̀ⲃⲁⲕⲓ ⲛ̀Ⲇⲁⲩⲓⲇ</w:t>
            </w:r>
          </w:p>
          <w:p w14:paraId="6F5B5C7E" w14:textId="77777777" w:rsidR="00DB1FC6" w:rsidRDefault="00DB1FC6" w:rsidP="00866C14">
            <w:pPr>
              <w:pStyle w:val="CopticVersemulti-line"/>
            </w:pPr>
            <w:r w:rsidRPr="00866C14">
              <w:t>Ⲡⲉⲛⲑⲱⲧⲏⲣ Ⲓⲏ̅ⲥ</w:t>
            </w:r>
          </w:p>
          <w:p w14:paraId="1EF83FD1" w14:textId="77777777" w:rsidR="00DB1FC6" w:rsidRDefault="00DB1FC6" w:rsidP="00866C14">
            <w:pPr>
              <w:pStyle w:val="CopticVerse"/>
            </w:pPr>
            <w:r w:rsidRPr="00866C14">
              <w:t>ⲟⲩⲟϩ Ⲡⲭ̅ⲥ Ⲡⲟ̅ⲥ̅</w:t>
            </w:r>
          </w:p>
        </w:tc>
      </w:tr>
      <w:tr w:rsidR="00DB1FC6" w14:paraId="046A2B4B" w14:textId="77777777" w:rsidTr="00163A7A">
        <w:trPr>
          <w:cantSplit/>
          <w:jc w:val="center"/>
        </w:trPr>
        <w:tc>
          <w:tcPr>
            <w:tcW w:w="288" w:type="dxa"/>
          </w:tcPr>
          <w:p w14:paraId="1DEAEA92" w14:textId="77777777" w:rsidR="00DB1FC6" w:rsidRDefault="00DB1FC6" w:rsidP="00163A7A">
            <w:pPr>
              <w:pStyle w:val="CopticCross"/>
            </w:pPr>
          </w:p>
        </w:tc>
        <w:tc>
          <w:tcPr>
            <w:tcW w:w="3960" w:type="dxa"/>
          </w:tcPr>
          <w:p w14:paraId="5835AEF1" w14:textId="77777777" w:rsidR="00DB1FC6" w:rsidRPr="007425E1" w:rsidRDefault="00DB1FC6" w:rsidP="00DB1FC6">
            <w:pPr>
              <w:pStyle w:val="EngHang"/>
            </w:pPr>
            <w:r w:rsidRPr="007425E1">
              <w:t xml:space="preserve">O come all </w:t>
            </w:r>
            <w:r>
              <w:t>you nations,</w:t>
            </w:r>
          </w:p>
          <w:p w14:paraId="1E852D78" w14:textId="77777777" w:rsidR="00DB1FC6" w:rsidRPr="007425E1" w:rsidRDefault="00DB1FC6" w:rsidP="00DB1FC6">
            <w:pPr>
              <w:pStyle w:val="EngHang"/>
            </w:pPr>
            <w:r w:rsidRPr="007425E1">
              <w:t>That we may bless her,</w:t>
            </w:r>
          </w:p>
          <w:p w14:paraId="762E06DE" w14:textId="77777777" w:rsidR="00DB1FC6" w:rsidRPr="007425E1" w:rsidRDefault="00DB1FC6" w:rsidP="00DB1FC6">
            <w:pPr>
              <w:pStyle w:val="EngHang"/>
            </w:pPr>
            <w:r w:rsidRPr="007425E1">
              <w:t>For she became both</w:t>
            </w:r>
          </w:p>
          <w:p w14:paraId="5ECA6E47" w14:textId="77777777" w:rsidR="00DB1FC6" w:rsidRDefault="00DB1FC6" w:rsidP="00DB1FC6">
            <w:pPr>
              <w:pStyle w:val="EngHangEnd"/>
            </w:pPr>
            <w:r w:rsidRPr="007425E1">
              <w:t>Mother and virgin.</w:t>
            </w:r>
          </w:p>
        </w:tc>
        <w:tc>
          <w:tcPr>
            <w:tcW w:w="288" w:type="dxa"/>
          </w:tcPr>
          <w:p w14:paraId="16F58EE9" w14:textId="77777777" w:rsidR="00DB1FC6" w:rsidRDefault="00DB1FC6" w:rsidP="00163A7A"/>
        </w:tc>
        <w:tc>
          <w:tcPr>
            <w:tcW w:w="288" w:type="dxa"/>
          </w:tcPr>
          <w:p w14:paraId="65783072" w14:textId="77777777" w:rsidR="00DB1FC6" w:rsidRDefault="00DB1FC6" w:rsidP="00163A7A">
            <w:pPr>
              <w:pStyle w:val="CopticCross"/>
            </w:pPr>
          </w:p>
        </w:tc>
        <w:tc>
          <w:tcPr>
            <w:tcW w:w="3960" w:type="dxa"/>
          </w:tcPr>
          <w:p w14:paraId="4EE78145" w14:textId="77777777" w:rsidR="00DB1FC6" w:rsidRDefault="00DB1FC6" w:rsidP="00866C14">
            <w:pPr>
              <w:pStyle w:val="CopticVersemulti-line"/>
            </w:pPr>
            <w:r w:rsidRPr="00866C14">
              <w:t>Ⲁⲙⲱⲓⲛⲓ ⲛⲓⲗⲁⲟⲥ ⲧⲏⲣⲟⲩ</w:t>
            </w:r>
          </w:p>
          <w:p w14:paraId="22571793" w14:textId="77777777" w:rsidR="00DB1FC6" w:rsidRDefault="00DB1FC6" w:rsidP="00866C14">
            <w:pPr>
              <w:pStyle w:val="CopticVersemulti-line"/>
            </w:pPr>
            <w:r w:rsidRPr="00866C14">
              <w:t>ⲛ̀ⲧⲉⲛⲉⲣⲙⲁⲕⲁⲣⲓⲍⲓⲛ ⲙ̀ⲙⲟⲥ</w:t>
            </w:r>
          </w:p>
          <w:p w14:paraId="02301E46" w14:textId="77777777" w:rsidR="00DB1FC6" w:rsidRDefault="00DB1FC6" w:rsidP="00866C14">
            <w:pPr>
              <w:pStyle w:val="CopticVersemulti-line"/>
            </w:pPr>
            <w:r w:rsidRPr="00866C14">
              <w:t>ϫⲉ ⲁⲥϣⲱⲡⲓ ⲙ̀ⲙⲁⲩ</w:t>
            </w:r>
          </w:p>
          <w:p w14:paraId="0B061BEE" w14:textId="77777777" w:rsidR="00DB1FC6" w:rsidRDefault="00DB1FC6" w:rsidP="00866C14">
            <w:pPr>
              <w:pStyle w:val="CopticVerse"/>
            </w:pPr>
            <w:r w:rsidRPr="00866C14">
              <w:t>ⲟⲩⲟϩ ⲙ̀ⲡⲁⲣⲑⲉⲛⲟⲥ ⲉⲩⲥⲟⲡ</w:t>
            </w:r>
          </w:p>
        </w:tc>
      </w:tr>
      <w:tr w:rsidR="00DB1FC6" w14:paraId="42A9C536" w14:textId="77777777" w:rsidTr="00163A7A">
        <w:trPr>
          <w:cantSplit/>
          <w:jc w:val="center"/>
        </w:trPr>
        <w:tc>
          <w:tcPr>
            <w:tcW w:w="288" w:type="dxa"/>
          </w:tcPr>
          <w:p w14:paraId="780B9EB2" w14:textId="77777777" w:rsidR="00DB1FC6" w:rsidRDefault="00DB1FC6" w:rsidP="00163A7A">
            <w:pPr>
              <w:pStyle w:val="CopticCross"/>
            </w:pPr>
            <w:r w:rsidRPr="00FB5ACB">
              <w:lastRenderedPageBreak/>
              <w:t>¿</w:t>
            </w:r>
          </w:p>
        </w:tc>
        <w:tc>
          <w:tcPr>
            <w:tcW w:w="3960" w:type="dxa"/>
          </w:tcPr>
          <w:p w14:paraId="70D40807" w14:textId="77777777" w:rsidR="00DB1FC6" w:rsidRPr="007425E1" w:rsidRDefault="00DB1FC6" w:rsidP="00DB1FC6">
            <w:pPr>
              <w:pStyle w:val="EngHang"/>
            </w:pPr>
            <w:r w:rsidRPr="007425E1">
              <w:t>Hail to you O Virgin,</w:t>
            </w:r>
          </w:p>
          <w:p w14:paraId="1144E71D" w14:textId="77777777" w:rsidR="00DB1FC6" w:rsidRPr="007425E1" w:rsidRDefault="00DB1FC6" w:rsidP="00DB1FC6">
            <w:pPr>
              <w:pStyle w:val="EngHang"/>
            </w:pPr>
            <w:r>
              <w:t>Pure and incorrupt;</w:t>
            </w:r>
          </w:p>
          <w:p w14:paraId="1B62ECAC" w14:textId="77777777" w:rsidR="00DB1FC6" w:rsidRPr="007425E1" w:rsidRDefault="00DB1FC6" w:rsidP="00DB1FC6">
            <w:pPr>
              <w:pStyle w:val="EngHang"/>
            </w:pPr>
            <w:r>
              <w:t>T</w:t>
            </w:r>
            <w:r w:rsidRPr="007425E1">
              <w:t>he Logos of God,</w:t>
            </w:r>
          </w:p>
          <w:p w14:paraId="3D1E519C" w14:textId="77777777" w:rsidR="00DB1FC6" w:rsidRDefault="00DB1FC6" w:rsidP="00DB1FC6">
            <w:pPr>
              <w:pStyle w:val="EngHangEnd"/>
            </w:pPr>
            <w:r w:rsidRPr="007425E1">
              <w:t>Came and was incarnate of you.</w:t>
            </w:r>
          </w:p>
        </w:tc>
        <w:tc>
          <w:tcPr>
            <w:tcW w:w="288" w:type="dxa"/>
          </w:tcPr>
          <w:p w14:paraId="4F2DA051" w14:textId="77777777" w:rsidR="00DB1FC6" w:rsidRDefault="00DB1FC6" w:rsidP="00163A7A"/>
        </w:tc>
        <w:tc>
          <w:tcPr>
            <w:tcW w:w="288" w:type="dxa"/>
          </w:tcPr>
          <w:p w14:paraId="246C2AAE" w14:textId="77777777" w:rsidR="00DB1FC6" w:rsidRDefault="00DB1FC6" w:rsidP="00163A7A">
            <w:pPr>
              <w:pStyle w:val="CopticCross"/>
            </w:pPr>
            <w:r w:rsidRPr="00FB5ACB">
              <w:t>¿</w:t>
            </w:r>
          </w:p>
        </w:tc>
        <w:tc>
          <w:tcPr>
            <w:tcW w:w="3960" w:type="dxa"/>
          </w:tcPr>
          <w:p w14:paraId="64AE1439" w14:textId="77777777" w:rsidR="00DB1FC6" w:rsidRDefault="00DB1FC6" w:rsidP="00866C14">
            <w:pPr>
              <w:pStyle w:val="CopticVersemulti-line"/>
            </w:pPr>
            <w:r w:rsidRPr="002147AA">
              <w:t>Ⲭⲉⲣⲉ ⲛⲉ ⲱ̀ ϯⲡⲁⲣⲑⲉⲛⲟⲥ</w:t>
            </w:r>
          </w:p>
          <w:p w14:paraId="054AC5B2" w14:textId="77777777" w:rsidR="00DB1FC6" w:rsidRDefault="00DB1FC6" w:rsidP="00866C14">
            <w:pPr>
              <w:pStyle w:val="CopticVersemulti-line"/>
            </w:pPr>
            <w:r w:rsidRPr="002147AA">
              <w:t>ⲑⲏⲉⲧⲧⲟⲩⲃⲏⲟⲩⲧ ⲛ̀ⲁⲧⲧⲁⲕⲟ</w:t>
            </w:r>
          </w:p>
          <w:p w14:paraId="208F023A" w14:textId="77777777" w:rsidR="00DB1FC6" w:rsidRDefault="00DB1FC6" w:rsidP="00866C14">
            <w:pPr>
              <w:pStyle w:val="CopticVersemulti-line"/>
            </w:pPr>
            <w:r w:rsidRPr="002147AA">
              <w:t>ⲉ̀ⲧⲁ ⲡⲓⲗⲟⲅⲟⲥ ⲛ̀ⲧⲉ ⲫ̀ⲓⲱⲧ</w:t>
            </w:r>
          </w:p>
          <w:p w14:paraId="29552644" w14:textId="77777777" w:rsidR="00DB1FC6" w:rsidRDefault="00DB1FC6" w:rsidP="002147AA">
            <w:pPr>
              <w:pStyle w:val="CopticVerse"/>
            </w:pPr>
            <w:r w:rsidRPr="002147AA">
              <w:t>ⲓ̀ ⲁϥϭⲓⲥⲁⲣⲝ ⲉⲃⲟⲗⲛ̀ϧⲏϯ</w:t>
            </w:r>
          </w:p>
        </w:tc>
      </w:tr>
      <w:tr w:rsidR="00DB1FC6" w14:paraId="0C6D683C" w14:textId="77777777" w:rsidTr="00163A7A">
        <w:trPr>
          <w:cantSplit/>
          <w:jc w:val="center"/>
        </w:trPr>
        <w:tc>
          <w:tcPr>
            <w:tcW w:w="288" w:type="dxa"/>
          </w:tcPr>
          <w:p w14:paraId="05FF7F8A" w14:textId="77777777" w:rsidR="00DB1FC6" w:rsidRDefault="00DB1FC6" w:rsidP="00163A7A">
            <w:pPr>
              <w:pStyle w:val="CopticCross"/>
            </w:pPr>
          </w:p>
        </w:tc>
        <w:tc>
          <w:tcPr>
            <w:tcW w:w="3960" w:type="dxa"/>
          </w:tcPr>
          <w:p w14:paraId="35CC7938" w14:textId="77777777" w:rsidR="00DB1FC6" w:rsidRPr="007425E1" w:rsidRDefault="00DB1FC6" w:rsidP="00DB1FC6">
            <w:pPr>
              <w:pStyle w:val="EngHang"/>
            </w:pPr>
            <w:r>
              <w:t>Hail to the unblemished,</w:t>
            </w:r>
          </w:p>
          <w:p w14:paraId="00533A01" w14:textId="77777777" w:rsidR="00DB1FC6" w:rsidRPr="007425E1" w:rsidRDefault="00DB1FC6" w:rsidP="00DB1FC6">
            <w:pPr>
              <w:pStyle w:val="EngHang"/>
            </w:pPr>
            <w:r>
              <w:t>A</w:t>
            </w:r>
            <w:r w:rsidRPr="007425E1">
              <w:t>nd elect</w:t>
            </w:r>
            <w:r>
              <w:t xml:space="preserve"> vessel</w:t>
            </w:r>
            <w:r w:rsidRPr="007425E1">
              <w:t>,</w:t>
            </w:r>
          </w:p>
          <w:p w14:paraId="13E4F7FB" w14:textId="77777777" w:rsidR="00DB1FC6" w:rsidRPr="007425E1" w:rsidRDefault="00DB1FC6" w:rsidP="00DB1FC6">
            <w:pPr>
              <w:pStyle w:val="EngHang"/>
            </w:pPr>
            <w:r>
              <w:t xml:space="preserve">Of your true </w:t>
            </w:r>
            <w:r>
              <w:tab/>
            </w:r>
            <w:r>
              <w:tab/>
            </w:r>
          </w:p>
          <w:p w14:paraId="520A13D4" w14:textId="77777777" w:rsidR="00DB1FC6" w:rsidRDefault="00DB1FC6" w:rsidP="00DB1FC6">
            <w:pPr>
              <w:pStyle w:val="EngHangEnd"/>
            </w:pPr>
            <w:r w:rsidRPr="007425E1">
              <w:t>And perfect virginity.</w:t>
            </w:r>
          </w:p>
        </w:tc>
        <w:tc>
          <w:tcPr>
            <w:tcW w:w="288" w:type="dxa"/>
          </w:tcPr>
          <w:p w14:paraId="67A78456" w14:textId="77777777" w:rsidR="00DB1FC6" w:rsidRDefault="00DB1FC6" w:rsidP="00163A7A"/>
        </w:tc>
        <w:tc>
          <w:tcPr>
            <w:tcW w:w="288" w:type="dxa"/>
          </w:tcPr>
          <w:p w14:paraId="208CBEDF" w14:textId="77777777" w:rsidR="00DB1FC6" w:rsidRDefault="00DB1FC6" w:rsidP="00163A7A">
            <w:pPr>
              <w:pStyle w:val="CopticCross"/>
            </w:pPr>
          </w:p>
        </w:tc>
        <w:tc>
          <w:tcPr>
            <w:tcW w:w="3960" w:type="dxa"/>
          </w:tcPr>
          <w:p w14:paraId="52832C81" w14:textId="77777777" w:rsidR="00DB1FC6" w:rsidRDefault="00DB1FC6" w:rsidP="00866C14">
            <w:pPr>
              <w:pStyle w:val="CopticVersemulti-line"/>
            </w:pPr>
            <w:r w:rsidRPr="002147AA">
              <w:t>Ⲭⲉⲣⲉ ⲡⲓⲕⲩⲙⲓⲗⲗⲓⲟⲛ</w:t>
            </w:r>
          </w:p>
          <w:p w14:paraId="0D4F333F" w14:textId="77777777" w:rsidR="00DB1FC6" w:rsidRDefault="00DB1FC6" w:rsidP="00866C14">
            <w:pPr>
              <w:pStyle w:val="CopticVersemulti-line"/>
            </w:pPr>
            <w:r w:rsidRPr="002147AA">
              <w:t>ⲛ̀ⲁⲧⲁϭⲛⲓ ⲟⲩⲟϩ ⲉⲧⲥⲱⲧⲡ</w:t>
            </w:r>
          </w:p>
          <w:p w14:paraId="326DBE52" w14:textId="77777777" w:rsidR="00DB1FC6" w:rsidRDefault="00DB1FC6" w:rsidP="00866C14">
            <w:pPr>
              <w:pStyle w:val="CopticVersemulti-line"/>
            </w:pPr>
            <w:r w:rsidRPr="002147AA">
              <w:t>ⲛ̀ⲧⲉ ⲧⲉⲡⲁⲣⲑⲉⲛⲓⲁ̀ ⲙ̀ⲙⲏⲓ</w:t>
            </w:r>
          </w:p>
          <w:p w14:paraId="372B1FBD" w14:textId="77777777" w:rsidR="00DB1FC6" w:rsidRDefault="00DB1FC6" w:rsidP="002147AA">
            <w:pPr>
              <w:pStyle w:val="CopticVerse"/>
            </w:pPr>
            <w:r w:rsidRPr="002147AA">
              <w:t>ⲟⲩⲟϩ ⲉⲧϫⲏⲕ ⲉⲃⲟⲗ</w:t>
            </w:r>
          </w:p>
        </w:tc>
      </w:tr>
      <w:tr w:rsidR="00DB1FC6" w14:paraId="0A480E1D" w14:textId="77777777" w:rsidTr="00163A7A">
        <w:trPr>
          <w:cantSplit/>
          <w:jc w:val="center"/>
        </w:trPr>
        <w:tc>
          <w:tcPr>
            <w:tcW w:w="288" w:type="dxa"/>
          </w:tcPr>
          <w:p w14:paraId="5C447FB7" w14:textId="77777777" w:rsidR="00DB1FC6" w:rsidRDefault="00DB1FC6" w:rsidP="00163A7A">
            <w:pPr>
              <w:pStyle w:val="CopticCross"/>
            </w:pPr>
            <w:r w:rsidRPr="00FB5ACB">
              <w:t>¿</w:t>
            </w:r>
          </w:p>
        </w:tc>
        <w:tc>
          <w:tcPr>
            <w:tcW w:w="3960" w:type="dxa"/>
          </w:tcPr>
          <w:p w14:paraId="4AE478FB" w14:textId="77777777" w:rsidR="00DB1FC6" w:rsidRPr="007425E1" w:rsidRDefault="00DB1FC6" w:rsidP="00DB1FC6">
            <w:pPr>
              <w:pStyle w:val="EngHang"/>
            </w:pPr>
            <w:r w:rsidRPr="007425E1">
              <w:t>Hail to the rational,</w:t>
            </w:r>
          </w:p>
          <w:p w14:paraId="3A02056F" w14:textId="77777777" w:rsidR="00DB1FC6" w:rsidRPr="007425E1" w:rsidRDefault="00DB1FC6" w:rsidP="00DB1FC6">
            <w:pPr>
              <w:pStyle w:val="EngHang"/>
            </w:pPr>
            <w:r w:rsidRPr="007425E1">
              <w:t>Paradise of Christ,</w:t>
            </w:r>
          </w:p>
          <w:p w14:paraId="7A973B67" w14:textId="77777777" w:rsidR="00DB1FC6" w:rsidRPr="007425E1" w:rsidRDefault="00DB1FC6" w:rsidP="00DB1FC6">
            <w:pPr>
              <w:pStyle w:val="EngHang"/>
            </w:pPr>
            <w:r w:rsidRPr="007425E1">
              <w:t>Who became a Second Adam,</w:t>
            </w:r>
          </w:p>
          <w:p w14:paraId="16CED495" w14:textId="77777777" w:rsidR="00DB1FC6" w:rsidRDefault="00DB1FC6" w:rsidP="00DB1FC6">
            <w:pPr>
              <w:pStyle w:val="EngHangEnd"/>
            </w:pPr>
            <w:r w:rsidRPr="007425E1">
              <w:t>For Adam, the first man.</w:t>
            </w:r>
          </w:p>
        </w:tc>
        <w:tc>
          <w:tcPr>
            <w:tcW w:w="288" w:type="dxa"/>
          </w:tcPr>
          <w:p w14:paraId="17BE1CD7" w14:textId="77777777" w:rsidR="00DB1FC6" w:rsidRDefault="00DB1FC6" w:rsidP="00163A7A"/>
        </w:tc>
        <w:tc>
          <w:tcPr>
            <w:tcW w:w="288" w:type="dxa"/>
          </w:tcPr>
          <w:p w14:paraId="73652D3C" w14:textId="77777777" w:rsidR="00DB1FC6" w:rsidRDefault="00DB1FC6" w:rsidP="00163A7A">
            <w:pPr>
              <w:pStyle w:val="CopticCross"/>
            </w:pPr>
            <w:r w:rsidRPr="00FB5ACB">
              <w:t>¿</w:t>
            </w:r>
          </w:p>
        </w:tc>
        <w:tc>
          <w:tcPr>
            <w:tcW w:w="3960" w:type="dxa"/>
          </w:tcPr>
          <w:p w14:paraId="0B853B6E" w14:textId="77777777" w:rsidR="00DB1FC6" w:rsidRDefault="00DB1FC6" w:rsidP="00866C14">
            <w:pPr>
              <w:pStyle w:val="CopticVersemulti-line"/>
            </w:pPr>
            <w:r w:rsidRPr="002147AA">
              <w:t>Ⲭⲉⲣⲉ ⲡⲓⲡⲁⲣⲁⲇⲓⲥⲟⲥ</w:t>
            </w:r>
          </w:p>
          <w:p w14:paraId="11459C58" w14:textId="77777777" w:rsidR="00DB1FC6" w:rsidRDefault="00DB1FC6" w:rsidP="00866C14">
            <w:pPr>
              <w:pStyle w:val="CopticVersemulti-line"/>
            </w:pPr>
            <w:r w:rsidRPr="002147AA">
              <w:t>ⲛ̀ⲗⲟⲅⲓⲕⲟⲛ ⲛ̀ⲧⲉ Ⲡⲭ̅ⲥ</w:t>
            </w:r>
          </w:p>
          <w:p w14:paraId="368B83FB" w14:textId="77777777" w:rsidR="00DB1FC6" w:rsidRDefault="00DB1FC6" w:rsidP="00866C14">
            <w:pPr>
              <w:pStyle w:val="CopticVersemulti-line"/>
            </w:pPr>
            <w:r w:rsidRPr="002147AA">
              <w:t>ⲫⲏⲉⲧⲁϥϣⲱⲡⲓ ⲙ̀ⲙⲁϩⲥ̀ⲛⲁⲩ ⲛ̀Ⲁⲇⲁⲙ</w:t>
            </w:r>
          </w:p>
          <w:p w14:paraId="21530DE0" w14:textId="77777777" w:rsidR="00DB1FC6" w:rsidRDefault="00DB1FC6" w:rsidP="002147AA">
            <w:pPr>
              <w:pStyle w:val="CopticVerse"/>
            </w:pPr>
            <w:r w:rsidRPr="002147AA">
              <w:t>ⲉⲑⲃⲉ Ⲁⲇⲁⲙ ⲡⲓϣⲟⲣⲡ ⲛ̀ⲣⲱⲙⲓ</w:t>
            </w:r>
          </w:p>
        </w:tc>
      </w:tr>
      <w:tr w:rsidR="00DB1FC6" w14:paraId="3047E9FF" w14:textId="77777777" w:rsidTr="00163A7A">
        <w:trPr>
          <w:cantSplit/>
          <w:jc w:val="center"/>
        </w:trPr>
        <w:tc>
          <w:tcPr>
            <w:tcW w:w="288" w:type="dxa"/>
          </w:tcPr>
          <w:p w14:paraId="095229CF" w14:textId="77777777" w:rsidR="00DB1FC6" w:rsidRDefault="00DB1FC6" w:rsidP="00163A7A">
            <w:pPr>
              <w:pStyle w:val="CopticCross"/>
            </w:pPr>
          </w:p>
        </w:tc>
        <w:tc>
          <w:tcPr>
            <w:tcW w:w="3960" w:type="dxa"/>
          </w:tcPr>
          <w:p w14:paraId="301A9150" w14:textId="77777777" w:rsidR="00DB1FC6" w:rsidRPr="007425E1" w:rsidRDefault="00DB1FC6" w:rsidP="00DB1FC6">
            <w:pPr>
              <w:pStyle w:val="EngHang"/>
              <w:rPr>
                <w:color w:val="FF0000"/>
              </w:rPr>
            </w:pPr>
            <w:r w:rsidRPr="007425E1">
              <w:t>Hail to the workshop</w:t>
            </w:r>
            <w:r>
              <w:rPr>
                <w:rStyle w:val="FootnoteReference"/>
                <w:rFonts w:eastAsiaTheme="majorEastAsia"/>
              </w:rPr>
              <w:t xml:space="preserve"> </w:t>
            </w:r>
            <w:r>
              <w:t>,</w:t>
            </w:r>
            <w:r>
              <w:tab/>
            </w:r>
          </w:p>
          <w:p w14:paraId="06457CDD" w14:textId="77777777" w:rsidR="00DB1FC6" w:rsidRPr="007425E1" w:rsidRDefault="00DB1FC6" w:rsidP="00DB1FC6">
            <w:pPr>
              <w:pStyle w:val="EngHang"/>
            </w:pPr>
            <w:r w:rsidRPr="007425E1">
              <w:t>Of the undivided unity,</w:t>
            </w:r>
          </w:p>
          <w:p w14:paraId="32D3D2BF" w14:textId="77777777" w:rsidR="00DB1FC6" w:rsidRPr="007425E1" w:rsidRDefault="00DB1FC6" w:rsidP="00DB1FC6">
            <w:pPr>
              <w:pStyle w:val="EngHang"/>
            </w:pPr>
            <w:r w:rsidRPr="007425E1">
              <w:t>Of the natures that came together in one place,</w:t>
            </w:r>
          </w:p>
          <w:p w14:paraId="0348C687" w14:textId="77777777" w:rsidR="00DB1FC6" w:rsidRDefault="00DB1FC6" w:rsidP="00DB1FC6">
            <w:pPr>
              <w:pStyle w:val="EngHangEnd"/>
            </w:pPr>
            <w:r w:rsidRPr="007425E1">
              <w:t>Without mingling.</w:t>
            </w:r>
          </w:p>
        </w:tc>
        <w:tc>
          <w:tcPr>
            <w:tcW w:w="288" w:type="dxa"/>
          </w:tcPr>
          <w:p w14:paraId="19F4D40E" w14:textId="77777777" w:rsidR="00DB1FC6" w:rsidRDefault="00DB1FC6" w:rsidP="00163A7A"/>
        </w:tc>
        <w:tc>
          <w:tcPr>
            <w:tcW w:w="288" w:type="dxa"/>
          </w:tcPr>
          <w:p w14:paraId="6077DA9A" w14:textId="77777777" w:rsidR="00DB1FC6" w:rsidRDefault="00DB1FC6" w:rsidP="00163A7A">
            <w:pPr>
              <w:pStyle w:val="CopticCross"/>
            </w:pPr>
          </w:p>
        </w:tc>
        <w:tc>
          <w:tcPr>
            <w:tcW w:w="3960" w:type="dxa"/>
          </w:tcPr>
          <w:p w14:paraId="710A3BA8" w14:textId="77777777" w:rsidR="00DB1FC6" w:rsidRDefault="00DB1FC6" w:rsidP="00866C14">
            <w:pPr>
              <w:pStyle w:val="CopticVersemulti-line"/>
            </w:pPr>
            <w:r w:rsidRPr="002147AA">
              <w:t>Ⲭⲉⲣⲉ ⲡⲓⲉⲣⲅⲁⲥⲧⲏⲣⲓⲟⲛ</w:t>
            </w:r>
          </w:p>
          <w:p w14:paraId="309F8395" w14:textId="77777777" w:rsidR="00DB1FC6" w:rsidRDefault="00DB1FC6" w:rsidP="00866C14">
            <w:pPr>
              <w:pStyle w:val="CopticVersemulti-line"/>
            </w:pPr>
            <w:r w:rsidRPr="002147AA">
              <w:t>ⲛ̀ⲧⲉ ϯⲙⲉⲧⲟⲩⲁⲓ ⲛ̀ⲁⲧⲫⲱⲣϫ</w:t>
            </w:r>
          </w:p>
          <w:p w14:paraId="7287C62A" w14:textId="77777777" w:rsidR="00DB1FC6" w:rsidRDefault="00DB1FC6" w:rsidP="00866C14">
            <w:pPr>
              <w:pStyle w:val="CopticVersemulti-line"/>
            </w:pPr>
            <w:r w:rsidRPr="002147AA">
              <w:t>ⲛ̀ⲧⲉ ⲛⲓⲫⲩⲥⲓⲥ ⲉⲧⲁⲩⲓ̀ ⲉⲩⲙⲁ ⲁⲩⲥⲟⲡ</w:t>
            </w:r>
          </w:p>
          <w:p w14:paraId="5DCA2DB2" w14:textId="77777777" w:rsidR="00DB1FC6" w:rsidRDefault="00DB1FC6" w:rsidP="002147AA">
            <w:pPr>
              <w:pStyle w:val="CopticVerse"/>
            </w:pPr>
            <w:r w:rsidRPr="002147AA">
              <w:t>ϧⲉⲛ ⲟⲩⲙⲉⲧⲁⲧⲙⲟⲩϫⲧ</w:t>
            </w:r>
          </w:p>
        </w:tc>
      </w:tr>
      <w:tr w:rsidR="00DB1FC6" w14:paraId="2394B6EF" w14:textId="77777777" w:rsidTr="00163A7A">
        <w:trPr>
          <w:cantSplit/>
          <w:jc w:val="center"/>
        </w:trPr>
        <w:tc>
          <w:tcPr>
            <w:tcW w:w="288" w:type="dxa"/>
          </w:tcPr>
          <w:p w14:paraId="51E8976E" w14:textId="77777777" w:rsidR="00DB1FC6" w:rsidRDefault="00DB1FC6" w:rsidP="00163A7A">
            <w:pPr>
              <w:pStyle w:val="CopticCross"/>
            </w:pPr>
            <w:r w:rsidRPr="00FB5ACB">
              <w:t>¿</w:t>
            </w:r>
          </w:p>
        </w:tc>
        <w:tc>
          <w:tcPr>
            <w:tcW w:w="3960" w:type="dxa"/>
          </w:tcPr>
          <w:p w14:paraId="63062EDA" w14:textId="77777777" w:rsidR="00DB1FC6" w:rsidRPr="005C0BD9" w:rsidRDefault="00DB1FC6" w:rsidP="00DB1FC6">
            <w:pPr>
              <w:pStyle w:val="EngHang"/>
            </w:pPr>
            <w:r w:rsidRPr="005C0BD9">
              <w:t>Hail to the adorned</w:t>
            </w:r>
          </w:p>
          <w:p w14:paraId="7F403D81" w14:textId="77777777" w:rsidR="00DB1FC6" w:rsidRPr="005C0BD9" w:rsidRDefault="00DB1FC6" w:rsidP="00DB1FC6">
            <w:pPr>
              <w:pStyle w:val="EngHang"/>
            </w:pPr>
            <w:r w:rsidRPr="005C0BD9">
              <w:t>Bridal chamber,</w:t>
            </w:r>
          </w:p>
          <w:p w14:paraId="5E8475AC" w14:textId="77777777" w:rsidR="00DB1FC6" w:rsidRPr="005C0BD9" w:rsidRDefault="00DB1FC6" w:rsidP="00DB1FC6">
            <w:pPr>
              <w:pStyle w:val="EngHang"/>
            </w:pPr>
            <w:r w:rsidRPr="005C0BD9">
              <w:t>Of the true bridegroom,</w:t>
            </w:r>
          </w:p>
          <w:p w14:paraId="1AA33269" w14:textId="77777777" w:rsidR="00DB1FC6" w:rsidRDefault="00DB1FC6" w:rsidP="00DB1FC6">
            <w:pPr>
              <w:pStyle w:val="EngHangEnd"/>
            </w:pPr>
            <w:r w:rsidRPr="005C0BD9">
              <w:t>Who was united with humanity.</w:t>
            </w:r>
          </w:p>
        </w:tc>
        <w:tc>
          <w:tcPr>
            <w:tcW w:w="288" w:type="dxa"/>
          </w:tcPr>
          <w:p w14:paraId="01D1A158" w14:textId="77777777" w:rsidR="00DB1FC6" w:rsidRDefault="00DB1FC6" w:rsidP="00163A7A"/>
        </w:tc>
        <w:tc>
          <w:tcPr>
            <w:tcW w:w="288" w:type="dxa"/>
          </w:tcPr>
          <w:p w14:paraId="62274D1C" w14:textId="77777777" w:rsidR="00DB1FC6" w:rsidRDefault="00DB1FC6" w:rsidP="00163A7A">
            <w:pPr>
              <w:pStyle w:val="CopticCross"/>
            </w:pPr>
            <w:r w:rsidRPr="00FB5ACB">
              <w:t>¿</w:t>
            </w:r>
          </w:p>
        </w:tc>
        <w:tc>
          <w:tcPr>
            <w:tcW w:w="3960" w:type="dxa"/>
          </w:tcPr>
          <w:p w14:paraId="18C62875" w14:textId="77777777" w:rsidR="00DB1FC6" w:rsidRDefault="00DB1FC6" w:rsidP="00866C14">
            <w:pPr>
              <w:pStyle w:val="CopticVersemulti-line"/>
            </w:pPr>
            <w:r w:rsidRPr="002147AA">
              <w:t>Ⲭⲉⲣⲉ ⲡⲓⲙⲁⲛ̀ϣⲉⲗⲉⲧ</w:t>
            </w:r>
          </w:p>
          <w:p w14:paraId="050ACF99" w14:textId="77777777" w:rsidR="00DB1FC6" w:rsidRDefault="00DB1FC6" w:rsidP="00866C14">
            <w:pPr>
              <w:pStyle w:val="CopticVersemulti-line"/>
            </w:pPr>
            <w:r w:rsidRPr="002147AA">
              <w:t>ⲉⲧⲥⲉⲗⲥⲱⲗ ϧⲉⲛ ⲟⲩⲑⲟ ⲛ̀ⲣⲏϯ</w:t>
            </w:r>
          </w:p>
          <w:p w14:paraId="0ACAD1D0" w14:textId="77777777" w:rsidR="00DB1FC6" w:rsidRDefault="00DB1FC6" w:rsidP="00866C14">
            <w:pPr>
              <w:pStyle w:val="CopticVersemulti-line"/>
            </w:pPr>
            <w:r w:rsidRPr="002147AA">
              <w:t>ⲛ̀ⲧⲉ ⲡⲓⲛⲩⲙⲫⲓⲟⲥ ⲙ̀ⲙⲏⲓ</w:t>
            </w:r>
          </w:p>
          <w:p w14:paraId="21DFD901" w14:textId="77777777" w:rsidR="00DB1FC6" w:rsidRDefault="00DB1FC6" w:rsidP="002147AA">
            <w:pPr>
              <w:pStyle w:val="CopticVerse"/>
            </w:pPr>
            <w:r w:rsidRPr="002147AA">
              <w:t>ⲉⲧⲁϥϩⲱⲧⲡ ⲉϯⲙⲉⲧⲣⲱⲙⲓ</w:t>
            </w:r>
          </w:p>
        </w:tc>
      </w:tr>
      <w:tr w:rsidR="00DB1FC6" w14:paraId="05F3F311" w14:textId="77777777" w:rsidTr="00163A7A">
        <w:trPr>
          <w:cantSplit/>
          <w:jc w:val="center"/>
        </w:trPr>
        <w:tc>
          <w:tcPr>
            <w:tcW w:w="288" w:type="dxa"/>
          </w:tcPr>
          <w:p w14:paraId="1B3AB1D0" w14:textId="77777777" w:rsidR="00DB1FC6" w:rsidRDefault="00DB1FC6" w:rsidP="00163A7A">
            <w:pPr>
              <w:pStyle w:val="CopticCross"/>
            </w:pPr>
          </w:p>
        </w:tc>
        <w:tc>
          <w:tcPr>
            <w:tcW w:w="3960" w:type="dxa"/>
          </w:tcPr>
          <w:p w14:paraId="35C43AE0" w14:textId="77777777" w:rsidR="00DB1FC6" w:rsidRPr="005C0BD9" w:rsidRDefault="00DB1FC6" w:rsidP="00DB1FC6">
            <w:pPr>
              <w:pStyle w:val="EngHang"/>
            </w:pPr>
            <w:r w:rsidRPr="005C0BD9">
              <w:t>Hail to the spiritu</w:t>
            </w:r>
            <w:r>
              <w:t>al,</w:t>
            </w:r>
            <w:r>
              <w:tab/>
            </w:r>
          </w:p>
          <w:p w14:paraId="441373B3" w14:textId="77777777" w:rsidR="00DB1FC6" w:rsidRPr="005C0BD9" w:rsidRDefault="00DB1FC6" w:rsidP="00DB1FC6">
            <w:pPr>
              <w:pStyle w:val="EngHang"/>
            </w:pPr>
            <w:r w:rsidRPr="005C0BD9">
              <w:t>Natural Bush,</w:t>
            </w:r>
            <w:r w:rsidRPr="005C0BD9">
              <w:tab/>
            </w:r>
            <w:r w:rsidRPr="005C0BD9">
              <w:tab/>
            </w:r>
          </w:p>
          <w:p w14:paraId="394A6914" w14:textId="77777777" w:rsidR="00DB1FC6" w:rsidRDefault="00DB1FC6" w:rsidP="00DB1FC6">
            <w:r>
              <w:t>Who was not consumed,</w:t>
            </w:r>
          </w:p>
          <w:p w14:paraId="76ADEFF1" w14:textId="77777777" w:rsidR="00DB1FC6" w:rsidRDefault="00DB1FC6" w:rsidP="00DB1FC6">
            <w:pPr>
              <w:pStyle w:val="EngHangEnd"/>
            </w:pPr>
            <w:r>
              <w:t>By the fire of the Divinity.</w:t>
            </w:r>
          </w:p>
        </w:tc>
        <w:tc>
          <w:tcPr>
            <w:tcW w:w="288" w:type="dxa"/>
          </w:tcPr>
          <w:p w14:paraId="09DADBED" w14:textId="77777777" w:rsidR="00DB1FC6" w:rsidRDefault="00DB1FC6" w:rsidP="00163A7A"/>
        </w:tc>
        <w:tc>
          <w:tcPr>
            <w:tcW w:w="288" w:type="dxa"/>
          </w:tcPr>
          <w:p w14:paraId="2C33D1D0" w14:textId="77777777" w:rsidR="00DB1FC6" w:rsidRDefault="00DB1FC6" w:rsidP="00163A7A">
            <w:pPr>
              <w:pStyle w:val="CopticCross"/>
            </w:pPr>
          </w:p>
        </w:tc>
        <w:tc>
          <w:tcPr>
            <w:tcW w:w="3960" w:type="dxa"/>
          </w:tcPr>
          <w:p w14:paraId="5B04F3AD" w14:textId="77777777" w:rsidR="00DB1FC6" w:rsidRDefault="00DB1FC6" w:rsidP="00866C14">
            <w:pPr>
              <w:pStyle w:val="CopticVersemulti-line"/>
            </w:pPr>
            <w:r w:rsidRPr="002147AA">
              <w:t>Ⲭⲉⲣⲉ ⲡⲓⲙ̀ⲯⲩⲭⲟⲛ</w:t>
            </w:r>
          </w:p>
          <w:p w14:paraId="680508E4" w14:textId="77777777" w:rsidR="00DB1FC6" w:rsidRDefault="00DB1FC6" w:rsidP="00866C14">
            <w:pPr>
              <w:pStyle w:val="CopticVersemulti-line"/>
            </w:pPr>
            <w:r w:rsidRPr="002147AA">
              <w:t>ⲙ̀ⲃⲁⲧⲟⲥ ⲛ̀ⲧⲉ ϯⲫⲩⲥⲓⲥ</w:t>
            </w:r>
          </w:p>
          <w:p w14:paraId="2432F2E3" w14:textId="77777777" w:rsidR="00DB1FC6" w:rsidRDefault="00DB1FC6" w:rsidP="00866C14">
            <w:pPr>
              <w:pStyle w:val="CopticVersemulti-line"/>
            </w:pPr>
            <w:r w:rsidRPr="002147AA">
              <w:t>ⲉⲧⲉ ⲙ̀ⲡⲉ ⲡⲓⲭⲣⲱⲙ ⲛ̀ⲧⲉ ⲧⲉϥⲙⲉⲑⲛⲟⲩϯ</w:t>
            </w:r>
          </w:p>
          <w:p w14:paraId="519CC30F" w14:textId="77777777" w:rsidR="00DB1FC6" w:rsidRDefault="00DB1FC6" w:rsidP="002147AA">
            <w:pPr>
              <w:pStyle w:val="CopticVerse"/>
            </w:pPr>
            <w:r w:rsidRPr="002147AA">
              <w:t>ⲣⲱⲕϩ ⲛ̀ϩ̀ⲗⲓ ⲛ̀ⲧⲁⲥ</w:t>
            </w:r>
          </w:p>
        </w:tc>
      </w:tr>
      <w:tr w:rsidR="00DB1FC6" w14:paraId="069CCB7E" w14:textId="77777777" w:rsidTr="00163A7A">
        <w:trPr>
          <w:cantSplit/>
          <w:jc w:val="center"/>
        </w:trPr>
        <w:tc>
          <w:tcPr>
            <w:tcW w:w="288" w:type="dxa"/>
          </w:tcPr>
          <w:p w14:paraId="7AC073C4" w14:textId="77777777" w:rsidR="00DB1FC6" w:rsidRDefault="00DB1FC6" w:rsidP="00163A7A">
            <w:pPr>
              <w:pStyle w:val="CopticCross"/>
            </w:pPr>
            <w:r w:rsidRPr="00FB5ACB">
              <w:t>¿</w:t>
            </w:r>
          </w:p>
        </w:tc>
        <w:tc>
          <w:tcPr>
            <w:tcW w:w="3960" w:type="dxa"/>
          </w:tcPr>
          <w:p w14:paraId="442626EE" w14:textId="77777777" w:rsidR="00DB1FC6" w:rsidRPr="007425E1" w:rsidRDefault="00DB1FC6" w:rsidP="00DB1FC6">
            <w:pPr>
              <w:pStyle w:val="EngHang"/>
            </w:pPr>
            <w:r w:rsidRPr="007425E1">
              <w:t>Hail to the maiden and mother,</w:t>
            </w:r>
          </w:p>
          <w:p w14:paraId="06B054B4" w14:textId="77777777" w:rsidR="00DB1FC6" w:rsidRPr="007425E1" w:rsidRDefault="00DB1FC6" w:rsidP="00DB1FC6">
            <w:pPr>
              <w:pStyle w:val="EngHang"/>
            </w:pPr>
            <w:r w:rsidRPr="007425E1">
              <w:t>The Virgin and heaven,</w:t>
            </w:r>
          </w:p>
          <w:p w14:paraId="35AE2182" w14:textId="77777777" w:rsidR="00DB1FC6" w:rsidRPr="007425E1" w:rsidRDefault="00DB1FC6" w:rsidP="00DB1FC6">
            <w:pPr>
              <w:pStyle w:val="EngHang"/>
            </w:pPr>
            <w:r w:rsidRPr="007425E1">
              <w:t>Who carried in the flesh,</w:t>
            </w:r>
          </w:p>
          <w:p w14:paraId="744840D4" w14:textId="77777777" w:rsidR="00DB1FC6" w:rsidRDefault="00DB1FC6" w:rsidP="00DB1FC6">
            <w:pPr>
              <w:pStyle w:val="EngHangEnd"/>
            </w:pPr>
            <w:commentRangeStart w:id="692"/>
            <w:r>
              <w:t>He</w:t>
            </w:r>
            <w:r w:rsidRPr="007425E1">
              <w:t xml:space="preserve"> </w:t>
            </w:r>
            <w:commentRangeEnd w:id="692"/>
            <w:r>
              <w:rPr>
                <w:rStyle w:val="CommentReference"/>
              </w:rPr>
              <w:commentReference w:id="692"/>
            </w:r>
            <w:r w:rsidRPr="007425E1">
              <w:t xml:space="preserve">Who </w:t>
            </w:r>
            <w:commentRangeStart w:id="693"/>
            <w:r w:rsidRPr="007425E1">
              <w:t xml:space="preserve">is </w:t>
            </w:r>
            <w:commentRangeEnd w:id="693"/>
            <w:r>
              <w:rPr>
                <w:rStyle w:val="CommentReference"/>
              </w:rPr>
              <w:commentReference w:id="693"/>
            </w:r>
            <w:r w:rsidRPr="007425E1">
              <w:t>upon the Cherubim.</w:t>
            </w:r>
          </w:p>
        </w:tc>
        <w:tc>
          <w:tcPr>
            <w:tcW w:w="288" w:type="dxa"/>
          </w:tcPr>
          <w:p w14:paraId="12EC0598" w14:textId="77777777" w:rsidR="00DB1FC6" w:rsidRDefault="00DB1FC6" w:rsidP="00163A7A"/>
        </w:tc>
        <w:tc>
          <w:tcPr>
            <w:tcW w:w="288" w:type="dxa"/>
          </w:tcPr>
          <w:p w14:paraId="039F665F" w14:textId="77777777" w:rsidR="00DB1FC6" w:rsidRDefault="00DB1FC6" w:rsidP="00163A7A">
            <w:pPr>
              <w:pStyle w:val="CopticCross"/>
            </w:pPr>
            <w:r w:rsidRPr="00FB5ACB">
              <w:t>¿</w:t>
            </w:r>
          </w:p>
        </w:tc>
        <w:tc>
          <w:tcPr>
            <w:tcW w:w="3960" w:type="dxa"/>
          </w:tcPr>
          <w:p w14:paraId="15270F4D" w14:textId="77777777" w:rsidR="00DB1FC6" w:rsidRDefault="00DB1FC6" w:rsidP="00866C14">
            <w:pPr>
              <w:pStyle w:val="CopticVersemulti-line"/>
            </w:pPr>
            <w:r w:rsidRPr="002147AA">
              <w:t>Ⲭⲉⲣⲉ ϯⲃⲱⲕⲓ ⲟⲩⲟϩ ϯⲙⲁⲩ</w:t>
            </w:r>
          </w:p>
          <w:p w14:paraId="1682A6B6" w14:textId="77777777" w:rsidR="00DB1FC6" w:rsidRDefault="00DB1FC6" w:rsidP="00866C14">
            <w:pPr>
              <w:pStyle w:val="CopticVersemulti-line"/>
            </w:pPr>
            <w:r w:rsidRPr="002147AA">
              <w:t>ϯⲡⲁⲣⲑⲉⲛⲟⲥ ⲟⲩⲟϩ ⲧ̀ⲫⲉ</w:t>
            </w:r>
          </w:p>
          <w:p w14:paraId="2D424E43" w14:textId="77777777" w:rsidR="00DB1FC6" w:rsidRDefault="00DB1FC6" w:rsidP="00866C14">
            <w:pPr>
              <w:pStyle w:val="CopticVersemulti-line"/>
            </w:pPr>
            <w:r w:rsidRPr="002147AA">
              <w:t>ⲑⲏⲉⲧⲁⲥϥⲁⲓ ⲥⲱⲙⲁⲧⲓⲕⲱⲥ</w:t>
            </w:r>
          </w:p>
          <w:p w14:paraId="63C13861" w14:textId="77777777" w:rsidR="00DB1FC6" w:rsidRDefault="00DB1FC6" w:rsidP="002147AA">
            <w:pPr>
              <w:pStyle w:val="CopticVerse"/>
            </w:pPr>
            <w:r w:rsidRPr="002147AA">
              <w:t>ϧⲁ ⲫⲏⲉⲧϩⲓϫⲉⲛ Ⲛⲓⲭⲉⲣⲟⲩⲃⲓⲙ</w:t>
            </w:r>
          </w:p>
        </w:tc>
      </w:tr>
      <w:tr w:rsidR="00DB1FC6" w14:paraId="21D2BC2B" w14:textId="77777777" w:rsidTr="00163A7A">
        <w:trPr>
          <w:cantSplit/>
          <w:jc w:val="center"/>
        </w:trPr>
        <w:tc>
          <w:tcPr>
            <w:tcW w:w="288" w:type="dxa"/>
          </w:tcPr>
          <w:p w14:paraId="4837439D" w14:textId="77777777" w:rsidR="00DB1FC6" w:rsidRDefault="00DB1FC6" w:rsidP="00163A7A">
            <w:pPr>
              <w:pStyle w:val="CopticCross"/>
            </w:pPr>
          </w:p>
        </w:tc>
        <w:tc>
          <w:tcPr>
            <w:tcW w:w="3960" w:type="dxa"/>
          </w:tcPr>
          <w:p w14:paraId="0B29C9A3" w14:textId="77777777" w:rsidR="00DB1FC6" w:rsidRPr="007425E1" w:rsidRDefault="00DB1FC6" w:rsidP="00DB1FC6">
            <w:pPr>
              <w:pStyle w:val="EngHang"/>
            </w:pPr>
            <w:r w:rsidRPr="007425E1">
              <w:t>I</w:t>
            </w:r>
            <w:r>
              <w:t>n this we rejoice and sing,</w:t>
            </w:r>
          </w:p>
          <w:p w14:paraId="5D291F65" w14:textId="77777777" w:rsidR="00DB1FC6" w:rsidRPr="007425E1" w:rsidRDefault="00DB1FC6" w:rsidP="00DB1FC6">
            <w:pPr>
              <w:pStyle w:val="EngHang"/>
            </w:pPr>
            <w:r w:rsidRPr="007425E1">
              <w:t>With the holy angels,</w:t>
            </w:r>
          </w:p>
          <w:p w14:paraId="0DA653D7" w14:textId="77777777" w:rsidR="00DB1FC6" w:rsidRPr="007425E1" w:rsidRDefault="00DB1FC6" w:rsidP="00DB1FC6">
            <w:pPr>
              <w:pStyle w:val="EngHang"/>
            </w:pPr>
            <w:r w:rsidRPr="007425E1">
              <w:t>In joy we proclaim,</w:t>
            </w:r>
          </w:p>
          <w:p w14:paraId="40EB1308" w14:textId="77777777" w:rsidR="00DB1FC6" w:rsidRDefault="00DB1FC6" w:rsidP="00DB1FC6">
            <w:pPr>
              <w:pStyle w:val="EngHangEnd"/>
            </w:pPr>
            <w:r w:rsidRPr="007425E1">
              <w:t>“Glory to God in the highest.</w:t>
            </w:r>
          </w:p>
        </w:tc>
        <w:tc>
          <w:tcPr>
            <w:tcW w:w="288" w:type="dxa"/>
          </w:tcPr>
          <w:p w14:paraId="1545EF07" w14:textId="77777777" w:rsidR="00DB1FC6" w:rsidRDefault="00DB1FC6" w:rsidP="00163A7A"/>
        </w:tc>
        <w:tc>
          <w:tcPr>
            <w:tcW w:w="288" w:type="dxa"/>
          </w:tcPr>
          <w:p w14:paraId="36EFA035" w14:textId="77777777" w:rsidR="00DB1FC6" w:rsidRDefault="00DB1FC6" w:rsidP="00163A7A">
            <w:pPr>
              <w:pStyle w:val="CopticCross"/>
            </w:pPr>
          </w:p>
        </w:tc>
        <w:tc>
          <w:tcPr>
            <w:tcW w:w="3960" w:type="dxa"/>
          </w:tcPr>
          <w:p w14:paraId="21E1E1BB" w14:textId="77777777" w:rsidR="00DB1FC6" w:rsidRDefault="00DB1FC6" w:rsidP="00866C14">
            <w:pPr>
              <w:pStyle w:val="CopticVersemulti-line"/>
            </w:pPr>
            <w:r w:rsidRPr="002147AA">
              <w:t>Ϧⲉⲛ ⲛⲁⲓ ⲧⲉⲛⲣⲁϣⲓ ⲧⲉⲛⲉⲣⲯⲁⲗⲓⲛ</w:t>
            </w:r>
          </w:p>
          <w:p w14:paraId="719D798E" w14:textId="77777777" w:rsidR="00DB1FC6" w:rsidRDefault="00DB1FC6" w:rsidP="00866C14">
            <w:pPr>
              <w:pStyle w:val="CopticVersemulti-line"/>
            </w:pPr>
            <w:r w:rsidRPr="002147AA">
              <w:t>ⲛⲉⲙ ⲛⲓⲁⲅⲅⲉⲗⲟⲥ ⲉ̅ⲑ̅ⲩ</w:t>
            </w:r>
          </w:p>
          <w:p w14:paraId="414D2663" w14:textId="77777777" w:rsidR="00DB1FC6" w:rsidRDefault="00DB1FC6" w:rsidP="00866C14">
            <w:pPr>
              <w:pStyle w:val="CopticVersemulti-line"/>
            </w:pPr>
            <w:r w:rsidRPr="002147AA">
              <w:t>ϧⲉⲛ ⲟⲩⲑⲉⲗⲏⲗ ⲉⲛϫⲱ ⲙ̀ⲙⲟⲥ</w:t>
            </w:r>
          </w:p>
          <w:p w14:paraId="47C669B9" w14:textId="77777777" w:rsidR="00DB1FC6" w:rsidRDefault="00DB1FC6" w:rsidP="002147AA">
            <w:pPr>
              <w:pStyle w:val="CopticVerse"/>
            </w:pPr>
            <w:r w:rsidRPr="002147AA">
              <w:t>ϫⲉ ⲟⲩⲱⲟⲩ ϧⲉⲛ ⲛⲏⲉⲧϭⲟⲥⲓ ⲙ̀ⲫϯ</w:t>
            </w:r>
          </w:p>
        </w:tc>
      </w:tr>
      <w:tr w:rsidR="00DB1FC6" w14:paraId="0585633E" w14:textId="77777777" w:rsidTr="00163A7A">
        <w:trPr>
          <w:cantSplit/>
          <w:jc w:val="center"/>
        </w:trPr>
        <w:tc>
          <w:tcPr>
            <w:tcW w:w="288" w:type="dxa"/>
          </w:tcPr>
          <w:p w14:paraId="2C898EEB" w14:textId="77777777" w:rsidR="00DB1FC6" w:rsidRDefault="00DB1FC6" w:rsidP="00163A7A">
            <w:pPr>
              <w:pStyle w:val="CopticCross"/>
            </w:pPr>
            <w:r w:rsidRPr="00FB5ACB">
              <w:t>¿</w:t>
            </w:r>
          </w:p>
        </w:tc>
        <w:tc>
          <w:tcPr>
            <w:tcW w:w="3960" w:type="dxa"/>
          </w:tcPr>
          <w:p w14:paraId="343CAA49" w14:textId="77777777" w:rsidR="00DB1FC6" w:rsidRPr="007425E1" w:rsidRDefault="00DB1FC6" w:rsidP="00DB1FC6">
            <w:pPr>
              <w:pStyle w:val="EngHang"/>
            </w:pPr>
            <w:r w:rsidRPr="007425E1">
              <w:t>And peace upon the earth,</w:t>
            </w:r>
          </w:p>
          <w:p w14:paraId="165D6EFD" w14:textId="77777777" w:rsidR="00DB1FC6" w:rsidRPr="007425E1" w:rsidRDefault="00DB1FC6" w:rsidP="00DB1FC6">
            <w:pPr>
              <w:pStyle w:val="EngHang"/>
            </w:pPr>
            <w:r w:rsidRPr="007425E1">
              <w:t>And goodwill toward men,</w:t>
            </w:r>
            <w:r>
              <w:t>”</w:t>
            </w:r>
          </w:p>
          <w:p w14:paraId="1977A9CB" w14:textId="77777777" w:rsidR="00DB1FC6" w:rsidRDefault="00DB1FC6" w:rsidP="00DB1FC6">
            <w:pPr>
              <w:pStyle w:val="EngHang"/>
            </w:pPr>
            <w:commentRangeStart w:id="694"/>
            <w:r w:rsidRPr="007425E1">
              <w:t>He to Whom is due the glory forever</w:t>
            </w:r>
            <w:commentRangeEnd w:id="694"/>
            <w:r>
              <w:rPr>
                <w:rStyle w:val="CommentReference"/>
                <w:rFonts w:ascii="Times New Roman" w:eastAsiaTheme="minorHAnsi" w:hAnsi="Times New Roman" w:cstheme="minorBidi"/>
                <w:color w:val="auto"/>
              </w:rPr>
              <w:commentReference w:id="694"/>
            </w:r>
          </w:p>
          <w:p w14:paraId="1EB987F8" w14:textId="77777777" w:rsidR="00DB1FC6" w:rsidRDefault="00DB1FC6" w:rsidP="00DB1FC6">
            <w:pPr>
              <w:pStyle w:val="EngHangEnd"/>
            </w:pPr>
            <w:r>
              <w:t>W</w:t>
            </w:r>
            <w:r w:rsidRPr="007425E1">
              <w:t>as well-pleased with you</w:t>
            </w:r>
            <w:r>
              <w:t>,</w:t>
            </w:r>
          </w:p>
        </w:tc>
        <w:tc>
          <w:tcPr>
            <w:tcW w:w="288" w:type="dxa"/>
          </w:tcPr>
          <w:p w14:paraId="4EA209E9" w14:textId="77777777" w:rsidR="00DB1FC6" w:rsidRDefault="00DB1FC6" w:rsidP="00163A7A"/>
        </w:tc>
        <w:tc>
          <w:tcPr>
            <w:tcW w:w="288" w:type="dxa"/>
          </w:tcPr>
          <w:p w14:paraId="39632129" w14:textId="77777777" w:rsidR="00DB1FC6" w:rsidRDefault="00DB1FC6" w:rsidP="00163A7A">
            <w:pPr>
              <w:pStyle w:val="CopticCross"/>
            </w:pPr>
            <w:r w:rsidRPr="00FB5ACB">
              <w:t>¿</w:t>
            </w:r>
          </w:p>
        </w:tc>
        <w:tc>
          <w:tcPr>
            <w:tcW w:w="3960" w:type="dxa"/>
          </w:tcPr>
          <w:p w14:paraId="2AFC02DA" w14:textId="77777777" w:rsidR="00DB1FC6" w:rsidRDefault="00DB1FC6" w:rsidP="00866C14">
            <w:pPr>
              <w:pStyle w:val="CopticVersemulti-line"/>
            </w:pPr>
            <w:r w:rsidRPr="002147AA">
              <w:t>Ⲛⲉⲙ ⲟⲩϩⲓⲣⲏⲛⲏ ϩⲓϫⲉⲛ ⲡⲓⲕⲁϩⲓ</w:t>
            </w:r>
          </w:p>
          <w:p w14:paraId="210640AF" w14:textId="77777777" w:rsidR="00DB1FC6" w:rsidRDefault="00DB1FC6" w:rsidP="00866C14">
            <w:pPr>
              <w:pStyle w:val="CopticVersemulti-line"/>
            </w:pPr>
            <w:r w:rsidRPr="002147AA">
              <w:t>ⲛⲉⲙ ⲟⲩϯⲙⲁϯ ϧⲉⲛ ⲛⲓⲣⲱⲙⲓ</w:t>
            </w:r>
          </w:p>
          <w:p w14:paraId="07EC4B1A" w14:textId="77777777" w:rsidR="00DB1FC6" w:rsidRDefault="00DB1FC6" w:rsidP="00866C14">
            <w:pPr>
              <w:pStyle w:val="CopticVersemulti-line"/>
            </w:pPr>
            <w:r w:rsidRPr="002147AA">
              <w:t>ϫⲉ ⲁϥϯⲙⲁϯ ⲅⲁⲣ ⲛ̀ϧⲏϯ</w:t>
            </w:r>
          </w:p>
          <w:p w14:paraId="0F09C98A" w14:textId="77777777" w:rsidR="00DB1FC6" w:rsidRDefault="00DB1FC6" w:rsidP="002147AA">
            <w:pPr>
              <w:pStyle w:val="CopticVerse"/>
            </w:pPr>
            <w:r w:rsidRPr="002147AA">
              <w:t>ⲛ̀ϫⲉ ⲫⲏⲉⲧⲉ ⲫⲱϥ ⲡⲉ ⲡⲓⲱ̀ⲟⲩ ϣⲁ ⲉⲛⲉϩ</w:t>
            </w:r>
          </w:p>
        </w:tc>
      </w:tr>
      <w:tr w:rsidR="00DB1FC6" w14:paraId="08EFF11F" w14:textId="77777777" w:rsidTr="00163A7A">
        <w:trPr>
          <w:cantSplit/>
          <w:jc w:val="center"/>
        </w:trPr>
        <w:tc>
          <w:tcPr>
            <w:tcW w:w="288" w:type="dxa"/>
          </w:tcPr>
          <w:p w14:paraId="693CE629" w14:textId="77777777" w:rsidR="00DB1FC6" w:rsidRDefault="00DB1FC6" w:rsidP="00163A7A">
            <w:pPr>
              <w:pStyle w:val="CopticCross"/>
            </w:pPr>
          </w:p>
        </w:tc>
        <w:tc>
          <w:tcPr>
            <w:tcW w:w="3960" w:type="dxa"/>
          </w:tcPr>
          <w:p w14:paraId="6056AC47" w14:textId="77777777" w:rsidR="00DB1FC6" w:rsidRPr="007425E1" w:rsidRDefault="00DB1FC6" w:rsidP="00DB1FC6">
            <w:pPr>
              <w:pStyle w:val="EngHang"/>
            </w:pPr>
            <w:r w:rsidRPr="007425E1">
              <w:t xml:space="preserve">The Father looked from heaven, </w:t>
            </w:r>
          </w:p>
          <w:p w14:paraId="781C0385" w14:textId="77777777" w:rsidR="00DB1FC6" w:rsidRPr="007425E1" w:rsidRDefault="00DB1FC6" w:rsidP="00DB1FC6">
            <w:pPr>
              <w:pStyle w:val="EngHang"/>
            </w:pPr>
            <w:r>
              <w:t xml:space="preserve">And found no </w:t>
            </w:r>
            <w:r w:rsidRPr="007425E1">
              <w:t>one like you</w:t>
            </w:r>
            <w:r>
              <w:t>,</w:t>
            </w:r>
          </w:p>
          <w:p w14:paraId="65BFFC73" w14:textId="77777777" w:rsidR="00DB1FC6" w:rsidRPr="007425E1" w:rsidRDefault="00DB1FC6" w:rsidP="00DB1FC6">
            <w:pPr>
              <w:pStyle w:val="EngHang"/>
            </w:pPr>
            <w:r>
              <w:t>He sent his Only-B</w:t>
            </w:r>
            <w:r w:rsidRPr="007425E1">
              <w:t>egotten</w:t>
            </w:r>
            <w:r>
              <w:t>,</w:t>
            </w:r>
          </w:p>
          <w:p w14:paraId="1144C0CA" w14:textId="77777777" w:rsidR="00DB1FC6" w:rsidRDefault="00DB1FC6" w:rsidP="00DB1FC6">
            <w:pPr>
              <w:pStyle w:val="EngHangEnd"/>
            </w:pPr>
            <w:r w:rsidRPr="007425E1">
              <w:t>Who came and was incarnate of you.</w:t>
            </w:r>
          </w:p>
        </w:tc>
        <w:tc>
          <w:tcPr>
            <w:tcW w:w="288" w:type="dxa"/>
          </w:tcPr>
          <w:p w14:paraId="15A4C646" w14:textId="77777777" w:rsidR="00DB1FC6" w:rsidRDefault="00DB1FC6" w:rsidP="00163A7A"/>
        </w:tc>
        <w:tc>
          <w:tcPr>
            <w:tcW w:w="288" w:type="dxa"/>
          </w:tcPr>
          <w:p w14:paraId="6D572A71" w14:textId="77777777" w:rsidR="00DB1FC6" w:rsidRDefault="00DB1FC6" w:rsidP="00163A7A">
            <w:pPr>
              <w:pStyle w:val="CopticCross"/>
            </w:pPr>
          </w:p>
        </w:tc>
        <w:tc>
          <w:tcPr>
            <w:tcW w:w="3960" w:type="dxa"/>
          </w:tcPr>
          <w:p w14:paraId="44042809" w14:textId="77777777" w:rsidR="00DB1FC6" w:rsidRDefault="00DB1FC6" w:rsidP="002147AA">
            <w:pPr>
              <w:pStyle w:val="CopticVersemulti-line"/>
            </w:pPr>
            <w:r w:rsidRPr="00F6464C">
              <w:t>Ⲁⲫ̀ⲓⲱⲧ ϫⲟⲩϣⲧ ⲉ̀ⲃⲟⲗϧⲉⲛ ⲧ̀ⲫⲉ</w:t>
            </w:r>
          </w:p>
          <w:p w14:paraId="6E80CC31" w14:textId="77777777" w:rsidR="00DB1FC6" w:rsidRDefault="00DB1FC6" w:rsidP="002147AA">
            <w:pPr>
              <w:pStyle w:val="CopticVersemulti-line"/>
            </w:pPr>
            <w:r w:rsidRPr="00F6464C">
              <w:t>ⲙ̀ⲡⲉϥϫⲉⲙ ⲫⲏⲉⲧⲟ̀ⲛⲓ ⲙ̀ⲙⲟ</w:t>
            </w:r>
          </w:p>
          <w:p w14:paraId="5E26555B" w14:textId="77777777" w:rsidR="00DB1FC6" w:rsidRDefault="00DB1FC6" w:rsidP="002147AA">
            <w:pPr>
              <w:pStyle w:val="CopticVersemulti-line"/>
            </w:pPr>
            <w:r w:rsidRPr="00F6464C">
              <w:t>ⲁϥⲟⲩⲱⲣⲡ ⲙ̀ⲡⲉϥⲙⲟⲛⲟⲅⲉⲛⲏⲥ</w:t>
            </w:r>
          </w:p>
          <w:p w14:paraId="7FA57113" w14:textId="77777777" w:rsidR="00DB1FC6" w:rsidRDefault="00DB1FC6" w:rsidP="002147AA">
            <w:pPr>
              <w:pStyle w:val="CopticVersemulti-line"/>
            </w:pPr>
            <w:r w:rsidRPr="00F6464C">
              <w:t>ⲓ̀ ⲁϥϭⲓⲥⲁⲣⲝ ⲉ̀ⲃⲟⲗⲛ̀ϧⲏϯ</w:t>
            </w:r>
          </w:p>
        </w:tc>
      </w:tr>
    </w:tbl>
    <w:p w14:paraId="7801F89E" w14:textId="77777777" w:rsidR="0006697F" w:rsidRDefault="00D96A5F" w:rsidP="00DB1FC6">
      <w:pPr>
        <w:pStyle w:val="Heading6"/>
      </w:pPr>
      <w:bookmarkStart w:id="695" w:name="_Toc298681310"/>
      <w:r>
        <w:t>Part Six</w:t>
      </w:r>
      <w:bookmarkEnd w:id="6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35A9CCD0" w14:textId="77777777" w:rsidTr="00163A7A">
        <w:trPr>
          <w:cantSplit/>
          <w:jc w:val="center"/>
        </w:trPr>
        <w:tc>
          <w:tcPr>
            <w:tcW w:w="288" w:type="dxa"/>
          </w:tcPr>
          <w:p w14:paraId="7EABB4BD" w14:textId="77777777" w:rsidR="00DB1FC6" w:rsidRDefault="00DB1FC6" w:rsidP="00163A7A">
            <w:pPr>
              <w:pStyle w:val="CopticCross"/>
            </w:pPr>
            <w:r w:rsidRPr="00FB5ACB">
              <w:t>¿</w:t>
            </w:r>
          </w:p>
        </w:tc>
        <w:tc>
          <w:tcPr>
            <w:tcW w:w="3960" w:type="dxa"/>
          </w:tcPr>
          <w:p w14:paraId="1C41B3DE" w14:textId="77777777" w:rsidR="00DB1FC6" w:rsidRDefault="00DB1FC6" w:rsidP="00DB1FC6">
            <w:r>
              <w:t>Mary is greatly honoured,</w:t>
            </w:r>
          </w:p>
          <w:p w14:paraId="1F9E1335" w14:textId="77777777" w:rsidR="00DB1FC6" w:rsidRDefault="00DB1FC6" w:rsidP="00DB1FC6">
            <w:r>
              <w:t>Above all the saints,</w:t>
            </w:r>
          </w:p>
          <w:p w14:paraId="0E539DA4" w14:textId="77777777" w:rsidR="00DB1FC6" w:rsidRDefault="00DB1FC6" w:rsidP="00DB1FC6">
            <w:r>
              <w:t>For she was worthy to receive,</w:t>
            </w:r>
          </w:p>
          <w:p w14:paraId="38D357B3" w14:textId="77777777" w:rsidR="00DB1FC6" w:rsidRDefault="00DB1FC6" w:rsidP="00DB1FC6">
            <w:pPr>
              <w:pStyle w:val="EngHangEnd"/>
            </w:pPr>
            <w:r>
              <w:t>God the Logos.</w:t>
            </w:r>
          </w:p>
          <w:p w14:paraId="1ED82D92" w14:textId="77777777" w:rsidR="00DB1FC6" w:rsidRDefault="00DB1FC6" w:rsidP="00DB1FC6"/>
        </w:tc>
        <w:tc>
          <w:tcPr>
            <w:tcW w:w="288" w:type="dxa"/>
          </w:tcPr>
          <w:p w14:paraId="6658EEB6" w14:textId="77777777" w:rsidR="00DB1FC6" w:rsidRDefault="00DB1FC6" w:rsidP="00163A7A"/>
        </w:tc>
        <w:tc>
          <w:tcPr>
            <w:tcW w:w="288" w:type="dxa"/>
          </w:tcPr>
          <w:p w14:paraId="7CCAB08D" w14:textId="77777777" w:rsidR="00DB1FC6" w:rsidRDefault="00DB1FC6" w:rsidP="00163A7A">
            <w:pPr>
              <w:pStyle w:val="CopticCross"/>
            </w:pPr>
            <w:r w:rsidRPr="00FB5ACB">
              <w:t>¿</w:t>
            </w:r>
          </w:p>
        </w:tc>
        <w:tc>
          <w:tcPr>
            <w:tcW w:w="3960" w:type="dxa"/>
          </w:tcPr>
          <w:p w14:paraId="06E41BC5" w14:textId="77777777" w:rsidR="00DB1FC6" w:rsidRDefault="00DB1FC6" w:rsidP="002147AA">
            <w:pPr>
              <w:pStyle w:val="CopticVersemulti-line"/>
            </w:pPr>
            <w:r w:rsidRPr="002147AA">
              <w:t>ⲟⲩⲛⲓϣϮ ⲡⲉ ̀ⲡⲧⲁⲓⲟ ⲙ̀ⲙⲁⲣⲓⲁ</w:t>
            </w:r>
            <w:r>
              <w:t>:</w:t>
            </w:r>
          </w:p>
          <w:p w14:paraId="780A027F" w14:textId="77777777" w:rsidR="00DB1FC6" w:rsidRDefault="00DB1FC6" w:rsidP="002147AA">
            <w:pPr>
              <w:pStyle w:val="CopticVersemulti-line"/>
            </w:pPr>
            <w:r w:rsidRPr="002147AA">
              <w:t xml:space="preserve">ⲡⲁⲣⲁ </w:t>
            </w:r>
            <w:r>
              <w:t>ⲛⲏⲉⲑⲟⲩⲁ</w:t>
            </w:r>
          </w:p>
          <w:p w14:paraId="330EA93D" w14:textId="77777777" w:rsidR="00DB1FC6" w:rsidRDefault="00DB1FC6" w:rsidP="002147AA">
            <w:pPr>
              <w:pStyle w:val="CopticVersemulti-line"/>
            </w:pPr>
            <w:r w:rsidRPr="002147AA">
              <w:t>ϫⲉ ⲁⲥⲉⲙ̀ⲡϣⲁ ̀ⲛϣⲱⲡ ̀ⲉⲣⲟⲥ</w:t>
            </w:r>
            <w:r>
              <w:t>:</w:t>
            </w:r>
          </w:p>
          <w:p w14:paraId="547F609A" w14:textId="77777777" w:rsidR="00DB1FC6" w:rsidRDefault="00DB1FC6" w:rsidP="002147AA">
            <w:pPr>
              <w:pStyle w:val="CopticVerse"/>
            </w:pPr>
            <w:r w:rsidRPr="002147AA">
              <w:t>ⲙⲫⲛⲟⲩϮ ⲡⲓⲗⲟⲅⲟⲥ</w:t>
            </w:r>
          </w:p>
        </w:tc>
      </w:tr>
      <w:tr w:rsidR="00DB1FC6" w14:paraId="57B49971" w14:textId="77777777" w:rsidTr="00163A7A">
        <w:trPr>
          <w:cantSplit/>
          <w:jc w:val="center"/>
        </w:trPr>
        <w:tc>
          <w:tcPr>
            <w:tcW w:w="288" w:type="dxa"/>
          </w:tcPr>
          <w:p w14:paraId="4E230B5F" w14:textId="77777777" w:rsidR="00DB1FC6" w:rsidRDefault="00DB1FC6" w:rsidP="00163A7A">
            <w:pPr>
              <w:pStyle w:val="CopticCross"/>
            </w:pPr>
          </w:p>
        </w:tc>
        <w:tc>
          <w:tcPr>
            <w:tcW w:w="3960" w:type="dxa"/>
          </w:tcPr>
          <w:p w14:paraId="3178241D" w14:textId="77777777" w:rsidR="00DB1FC6" w:rsidRPr="007425E1" w:rsidRDefault="00DB1FC6" w:rsidP="00DB1FC6">
            <w:pPr>
              <w:pStyle w:val="EngHang"/>
            </w:pPr>
            <w:r w:rsidRPr="007425E1">
              <w:t>Mary the Virgin,</w:t>
            </w:r>
          </w:p>
          <w:p w14:paraId="690E35E3" w14:textId="77777777" w:rsidR="00DB1FC6" w:rsidRDefault="00DB1FC6" w:rsidP="00DB1FC6">
            <w:pPr>
              <w:pStyle w:val="EngHang"/>
            </w:pPr>
            <w:r>
              <w:t>Carried in her womb,</w:t>
            </w:r>
          </w:p>
          <w:p w14:paraId="61363EFF" w14:textId="77777777" w:rsidR="00DB1FC6" w:rsidRPr="007425E1" w:rsidRDefault="00DB1FC6" w:rsidP="00DB1FC6">
            <w:pPr>
              <w:pStyle w:val="EngHang"/>
            </w:pPr>
            <w:commentRangeStart w:id="696"/>
            <w:r w:rsidRPr="007425E1">
              <w:t xml:space="preserve">He </w:t>
            </w:r>
            <w:r>
              <w:t xml:space="preserve">before </w:t>
            </w:r>
            <w:r w:rsidRPr="007425E1">
              <w:t>Whom,</w:t>
            </w:r>
          </w:p>
          <w:p w14:paraId="791BAE4D" w14:textId="77777777" w:rsidR="00DB1FC6" w:rsidRDefault="00DB1FC6" w:rsidP="00DB1FC6">
            <w:pPr>
              <w:pStyle w:val="EngHangEnd"/>
            </w:pPr>
            <w:r>
              <w:t>T</w:t>
            </w:r>
            <w:r w:rsidRPr="007425E1">
              <w:t xml:space="preserve">he angels </w:t>
            </w:r>
            <w:r>
              <w:t>are fearful.</w:t>
            </w:r>
            <w:commentRangeEnd w:id="696"/>
            <w:r>
              <w:rPr>
                <w:rStyle w:val="CommentReference"/>
              </w:rPr>
              <w:commentReference w:id="696"/>
            </w:r>
          </w:p>
        </w:tc>
        <w:tc>
          <w:tcPr>
            <w:tcW w:w="288" w:type="dxa"/>
          </w:tcPr>
          <w:p w14:paraId="35FAAEDE" w14:textId="77777777" w:rsidR="00DB1FC6" w:rsidRDefault="00DB1FC6" w:rsidP="00163A7A"/>
        </w:tc>
        <w:tc>
          <w:tcPr>
            <w:tcW w:w="288" w:type="dxa"/>
          </w:tcPr>
          <w:p w14:paraId="6D134DE4" w14:textId="77777777" w:rsidR="00DB1FC6" w:rsidRDefault="00DB1FC6" w:rsidP="00163A7A">
            <w:pPr>
              <w:pStyle w:val="CopticCross"/>
            </w:pPr>
          </w:p>
        </w:tc>
        <w:tc>
          <w:tcPr>
            <w:tcW w:w="3960" w:type="dxa"/>
          </w:tcPr>
          <w:p w14:paraId="18A01C77" w14:textId="77777777" w:rsidR="00DB1FC6" w:rsidRDefault="00DB1FC6" w:rsidP="002147AA">
            <w:pPr>
              <w:pStyle w:val="CopticVersemulti-line"/>
            </w:pPr>
            <w:r w:rsidRPr="002147AA">
              <w:t>ⲫⲏ̀ⲉⲧⲉⲣⲉ ⲛⲓⲁⲅⲅⲉⲗⲟⲥ</w:t>
            </w:r>
          </w:p>
          <w:p w14:paraId="5170C5CA" w14:textId="77777777" w:rsidR="00DB1FC6" w:rsidRDefault="00DB1FC6" w:rsidP="002147AA">
            <w:pPr>
              <w:pStyle w:val="CopticVersemulti-line"/>
            </w:pPr>
            <w:r w:rsidRPr="002147AA">
              <w:t>ⲉⲣϩⲟϮ ϧⲁ ⲧⲉϥϩⲏ</w:t>
            </w:r>
          </w:p>
          <w:p w14:paraId="6E60B7F0" w14:textId="77777777" w:rsidR="00DB1FC6" w:rsidRDefault="00DB1FC6" w:rsidP="002147AA">
            <w:pPr>
              <w:pStyle w:val="CopticVersemulti-line"/>
            </w:pPr>
            <w:commentRangeStart w:id="697"/>
            <w:r w:rsidRPr="00FA5B8C">
              <w:t>ⲙⲁⲣⲓⲁ</w:t>
            </w:r>
            <w:r w:rsidRPr="002147AA">
              <w:t xml:space="preserve"> </w:t>
            </w:r>
            <w:commentRangeEnd w:id="697"/>
            <w:r w:rsidR="00FA5B8C">
              <w:rPr>
                <w:rStyle w:val="CommentReference"/>
                <w:rFonts w:ascii="Garamond" w:hAnsi="Garamond" w:cstheme="minorBidi"/>
                <w:noProof w:val="0"/>
                <w:lang w:val="en-CA"/>
              </w:rPr>
              <w:commentReference w:id="697"/>
            </w:r>
            <w:r w:rsidRPr="002147AA">
              <w:t>Ϯⲡⲁⲣⲑⲉⲛⲟⲥ</w:t>
            </w:r>
          </w:p>
          <w:p w14:paraId="0F7D5F10" w14:textId="77777777" w:rsidR="00DB1FC6" w:rsidRDefault="00DB1FC6" w:rsidP="002147AA">
            <w:pPr>
              <w:pStyle w:val="CopticVerse"/>
            </w:pPr>
            <w:r w:rsidRPr="002147AA">
              <w:t>ϥⲁⲓ ϧⲁⲣⲟϥ ϧⲉⲛ ⲧⲉⲥⲛⲉϫⲓ</w:t>
            </w:r>
          </w:p>
        </w:tc>
      </w:tr>
      <w:tr w:rsidR="00DB1FC6" w14:paraId="00344096" w14:textId="77777777" w:rsidTr="00163A7A">
        <w:trPr>
          <w:cantSplit/>
          <w:jc w:val="center"/>
        </w:trPr>
        <w:tc>
          <w:tcPr>
            <w:tcW w:w="288" w:type="dxa"/>
          </w:tcPr>
          <w:p w14:paraId="466F5978" w14:textId="77777777" w:rsidR="00DB1FC6" w:rsidRDefault="00DB1FC6" w:rsidP="00163A7A">
            <w:pPr>
              <w:pStyle w:val="CopticCross"/>
            </w:pPr>
            <w:r w:rsidRPr="00FB5ACB">
              <w:t>¿</w:t>
            </w:r>
          </w:p>
        </w:tc>
        <w:tc>
          <w:tcPr>
            <w:tcW w:w="3960" w:type="dxa"/>
          </w:tcPr>
          <w:p w14:paraId="38C82D22" w14:textId="77777777" w:rsidR="00DB1FC6" w:rsidRPr="007425E1" w:rsidRDefault="00DB1FC6" w:rsidP="00DB1FC6">
            <w:pPr>
              <w:pStyle w:val="EngHang"/>
            </w:pPr>
            <w:r>
              <w:t>She is m</w:t>
            </w:r>
            <w:r w:rsidRPr="007425E1">
              <w:t>ore exalted than the Cherubim,</w:t>
            </w:r>
          </w:p>
          <w:p w14:paraId="72783156" w14:textId="77777777" w:rsidR="00DB1FC6" w:rsidRPr="007425E1" w:rsidRDefault="00DB1FC6" w:rsidP="00DB1FC6">
            <w:pPr>
              <w:pStyle w:val="EngHang"/>
            </w:pPr>
            <w:r w:rsidRPr="007425E1">
              <w:t>And more honoured than the Seraphim,</w:t>
            </w:r>
          </w:p>
          <w:p w14:paraId="0809B518" w14:textId="77777777" w:rsidR="00DB1FC6" w:rsidRPr="007425E1" w:rsidRDefault="00DB1FC6" w:rsidP="00DB1FC6">
            <w:pPr>
              <w:pStyle w:val="EngHang"/>
            </w:pPr>
            <w:r w:rsidRPr="007425E1">
              <w:t>For she became a temple,</w:t>
            </w:r>
          </w:p>
          <w:p w14:paraId="77750F24" w14:textId="77777777" w:rsidR="00DB1FC6" w:rsidRDefault="00DB1FC6" w:rsidP="00DB1FC6">
            <w:pPr>
              <w:pStyle w:val="EngHangEnd"/>
            </w:pPr>
            <w:r w:rsidRPr="007425E1">
              <w:t>For One of the Trinity.</w:t>
            </w:r>
          </w:p>
        </w:tc>
        <w:tc>
          <w:tcPr>
            <w:tcW w:w="288" w:type="dxa"/>
          </w:tcPr>
          <w:p w14:paraId="60D2C579" w14:textId="77777777" w:rsidR="00DB1FC6" w:rsidRDefault="00DB1FC6" w:rsidP="00163A7A"/>
        </w:tc>
        <w:tc>
          <w:tcPr>
            <w:tcW w:w="288" w:type="dxa"/>
          </w:tcPr>
          <w:p w14:paraId="10EE944B" w14:textId="77777777" w:rsidR="00DB1FC6" w:rsidRDefault="00DB1FC6" w:rsidP="00163A7A">
            <w:pPr>
              <w:pStyle w:val="CopticCross"/>
            </w:pPr>
            <w:r w:rsidRPr="00FB5ACB">
              <w:t>¿</w:t>
            </w:r>
          </w:p>
        </w:tc>
        <w:tc>
          <w:tcPr>
            <w:tcW w:w="3960" w:type="dxa"/>
          </w:tcPr>
          <w:p w14:paraId="2BBBB2DA" w14:textId="77777777" w:rsidR="00DB1FC6" w:rsidRDefault="00DB1FC6" w:rsidP="002147AA">
            <w:pPr>
              <w:pStyle w:val="CopticVersemulti-line"/>
            </w:pPr>
            <w:r w:rsidRPr="002147AA">
              <w:t>ⲥϭⲟⲥⲓ ̀ⲉⲛⲓⲭⲉⲣⲟⲩⲃⲓⲙ</w:t>
            </w:r>
          </w:p>
          <w:p w14:paraId="5AC9121C" w14:textId="77777777" w:rsidR="00DB1FC6" w:rsidRDefault="00DB1FC6" w:rsidP="002147AA">
            <w:pPr>
              <w:pStyle w:val="CopticVersemulti-line"/>
            </w:pPr>
            <w:commentRangeStart w:id="698"/>
            <w:r w:rsidRPr="00FA5B8C">
              <w:t>ⲥⲧⲁⲓⲏⲟⲩⲧ ̀</w:t>
            </w:r>
            <w:commentRangeEnd w:id="698"/>
            <w:r w:rsidR="00FA5B8C">
              <w:rPr>
                <w:rStyle w:val="CommentReference"/>
                <w:rFonts w:ascii="Garamond" w:hAnsi="Garamond" w:cstheme="minorBidi"/>
                <w:noProof w:val="0"/>
                <w:lang w:val="en-CA"/>
              </w:rPr>
              <w:commentReference w:id="698"/>
            </w:r>
            <w:r w:rsidRPr="002147AA">
              <w:t>ⲉⲛⲓⲥⲉⲣⲁⲫⲓⲙ</w:t>
            </w:r>
          </w:p>
          <w:p w14:paraId="6EC8AFDC" w14:textId="77777777" w:rsidR="00DB1FC6" w:rsidRDefault="00DB1FC6" w:rsidP="002147AA">
            <w:pPr>
              <w:pStyle w:val="CopticVersemulti-line"/>
            </w:pPr>
            <w:r w:rsidRPr="002147AA">
              <w:t>ϫⲉ ⲁⲥϣⲱⲡⲓ ̀ⲛⲟⲩⲉⲣⲫⲉⲓ</w:t>
            </w:r>
          </w:p>
          <w:p w14:paraId="240F7625" w14:textId="77777777" w:rsidR="00DB1FC6" w:rsidRDefault="00DB1FC6" w:rsidP="002147AA">
            <w:pPr>
              <w:pStyle w:val="CopticVersemulti-line"/>
            </w:pPr>
            <w:commentRangeStart w:id="699"/>
            <w:r w:rsidRPr="00FA5B8C">
              <w:t>ⲙⲡⲓⲟⲩⲁⲓ ̀</w:t>
            </w:r>
            <w:commentRangeEnd w:id="699"/>
            <w:r w:rsidR="00FA5B8C">
              <w:rPr>
                <w:rStyle w:val="CommentReference"/>
                <w:rFonts w:ascii="Garamond" w:hAnsi="Garamond" w:cstheme="minorBidi"/>
                <w:noProof w:val="0"/>
                <w:lang w:val="en-CA"/>
              </w:rPr>
              <w:commentReference w:id="699"/>
            </w:r>
            <w:r w:rsidRPr="002147AA">
              <w:t>ⲉⲃⲟⲗ ϧⲉⲛ Ϯ̀ⲧⲣⲓⲁⲥ</w:t>
            </w:r>
          </w:p>
        </w:tc>
      </w:tr>
      <w:tr w:rsidR="00DB1FC6" w14:paraId="4C042901" w14:textId="77777777" w:rsidTr="00163A7A">
        <w:trPr>
          <w:cantSplit/>
          <w:jc w:val="center"/>
        </w:trPr>
        <w:tc>
          <w:tcPr>
            <w:tcW w:w="288" w:type="dxa"/>
          </w:tcPr>
          <w:p w14:paraId="6F9E777B" w14:textId="77777777" w:rsidR="00DB1FC6" w:rsidRDefault="00DB1FC6" w:rsidP="00163A7A">
            <w:pPr>
              <w:pStyle w:val="CopticCross"/>
            </w:pPr>
          </w:p>
        </w:tc>
        <w:tc>
          <w:tcPr>
            <w:tcW w:w="3960" w:type="dxa"/>
          </w:tcPr>
          <w:p w14:paraId="2D5AA458" w14:textId="77777777" w:rsidR="00DB1FC6" w:rsidRPr="007425E1" w:rsidRDefault="00DB1FC6" w:rsidP="00DB1FC6">
            <w:pPr>
              <w:pStyle w:val="EngHang"/>
            </w:pPr>
            <w:r>
              <w:t xml:space="preserve">This </w:t>
            </w:r>
            <w:r w:rsidRPr="007425E1">
              <w:t>is Jerusalem,</w:t>
            </w:r>
            <w:r w:rsidRPr="007425E1">
              <w:tab/>
            </w:r>
          </w:p>
          <w:p w14:paraId="095F932C" w14:textId="77777777" w:rsidR="00DB1FC6" w:rsidRPr="007425E1" w:rsidRDefault="00DB1FC6" w:rsidP="00DB1FC6">
            <w:pPr>
              <w:pStyle w:val="EngHang"/>
            </w:pPr>
            <w:r w:rsidRPr="007425E1">
              <w:t>The city of our God,</w:t>
            </w:r>
          </w:p>
          <w:p w14:paraId="329DB23D" w14:textId="77777777" w:rsidR="00DB1FC6" w:rsidRPr="007425E1" w:rsidRDefault="00DB1FC6" w:rsidP="00DB1FC6">
            <w:pPr>
              <w:pStyle w:val="EngHang"/>
            </w:pPr>
            <w:r w:rsidRPr="007425E1">
              <w:t>And the joy of all the saints,</w:t>
            </w:r>
          </w:p>
          <w:p w14:paraId="66CB8AED" w14:textId="77777777" w:rsidR="00DB1FC6" w:rsidRDefault="00DB1FC6" w:rsidP="00DB1FC6">
            <w:pPr>
              <w:pStyle w:val="EngHangEnd"/>
            </w:pPr>
            <w:r w:rsidRPr="007425E1">
              <w:t xml:space="preserve">Dwells </w:t>
            </w:r>
            <w:r>
              <w:t>within</w:t>
            </w:r>
            <w:r w:rsidRPr="007425E1">
              <w:t xml:space="preserve"> her.</w:t>
            </w:r>
          </w:p>
        </w:tc>
        <w:tc>
          <w:tcPr>
            <w:tcW w:w="288" w:type="dxa"/>
          </w:tcPr>
          <w:p w14:paraId="299D8BDA" w14:textId="77777777" w:rsidR="00DB1FC6" w:rsidRDefault="00DB1FC6" w:rsidP="00163A7A"/>
        </w:tc>
        <w:tc>
          <w:tcPr>
            <w:tcW w:w="288" w:type="dxa"/>
          </w:tcPr>
          <w:p w14:paraId="1C0AF74D" w14:textId="77777777" w:rsidR="00DB1FC6" w:rsidRDefault="00DB1FC6" w:rsidP="00163A7A">
            <w:pPr>
              <w:pStyle w:val="CopticCross"/>
            </w:pPr>
          </w:p>
        </w:tc>
        <w:tc>
          <w:tcPr>
            <w:tcW w:w="3960" w:type="dxa"/>
          </w:tcPr>
          <w:p w14:paraId="6BBDF4ED" w14:textId="77777777" w:rsidR="00DB1FC6" w:rsidRDefault="00DB1FC6" w:rsidP="002147AA">
            <w:pPr>
              <w:pStyle w:val="CopticVersemulti-line"/>
            </w:pPr>
            <w:r w:rsidRPr="002147AA">
              <w:t>ⲑⲁⲓ ⲧⲉ ⲓⲉⲣⲟⲩⲥⲁⲗⲏⲙ</w:t>
            </w:r>
          </w:p>
          <w:p w14:paraId="716A0B86" w14:textId="77777777" w:rsidR="00DB1FC6" w:rsidRDefault="00DB1FC6" w:rsidP="002147AA">
            <w:pPr>
              <w:pStyle w:val="CopticVersemulti-line"/>
            </w:pPr>
            <w:r w:rsidRPr="002147AA">
              <w:t>ⲧⲡⲟⲗⲓⲥ ̀ⲙⲡⲉⲛⲛⲟⲩϮ ⲧⲉ</w:t>
            </w:r>
          </w:p>
          <w:p w14:paraId="0C491562" w14:textId="77777777" w:rsidR="00DB1FC6" w:rsidRDefault="00DB1FC6" w:rsidP="002147AA">
            <w:pPr>
              <w:pStyle w:val="CopticVersemulti-line"/>
            </w:pPr>
            <w:commentRangeStart w:id="700"/>
            <w:r w:rsidRPr="00FA5B8C">
              <w:t>ⲉⲣⲉ ̀</w:t>
            </w:r>
            <w:commentRangeEnd w:id="700"/>
            <w:r w:rsidR="00FA5B8C">
              <w:rPr>
                <w:rStyle w:val="CommentReference"/>
                <w:rFonts w:ascii="Garamond" w:hAnsi="Garamond" w:cstheme="minorBidi"/>
                <w:noProof w:val="0"/>
                <w:lang w:val="en-CA"/>
              </w:rPr>
              <w:commentReference w:id="700"/>
            </w:r>
            <w:r w:rsidRPr="002147AA">
              <w:t>ⲡⲟⲩⲛⲟϥ ̀ⲛⲧⲉ ⲛⲏⲉⲑⲟⲩⲁⲃ ⲧⲏⲣⲟⲩ</w:t>
            </w:r>
          </w:p>
          <w:p w14:paraId="6AC61442" w14:textId="77777777" w:rsidR="00DB1FC6" w:rsidRDefault="00DB1FC6" w:rsidP="002147AA">
            <w:pPr>
              <w:pStyle w:val="CopticVersemulti-line"/>
            </w:pPr>
            <w:r w:rsidRPr="002147AA">
              <w:t>ϣⲟⲡ ̀ⲛ̀ϧⲣⲏⲓ ̀ⲛϧⲏⲧⲥ</w:t>
            </w:r>
          </w:p>
        </w:tc>
      </w:tr>
      <w:tr w:rsidR="00DB1FC6" w14:paraId="709FC769" w14:textId="77777777" w:rsidTr="00163A7A">
        <w:trPr>
          <w:cantSplit/>
          <w:jc w:val="center"/>
        </w:trPr>
        <w:tc>
          <w:tcPr>
            <w:tcW w:w="288" w:type="dxa"/>
          </w:tcPr>
          <w:p w14:paraId="56A5DD1C" w14:textId="77777777" w:rsidR="00DB1FC6" w:rsidRDefault="00DB1FC6" w:rsidP="00163A7A">
            <w:pPr>
              <w:pStyle w:val="CopticCross"/>
            </w:pPr>
            <w:r w:rsidRPr="00FB5ACB">
              <w:t>¿</w:t>
            </w:r>
          </w:p>
        </w:tc>
        <w:tc>
          <w:tcPr>
            <w:tcW w:w="3960" w:type="dxa"/>
          </w:tcPr>
          <w:p w14:paraId="34205B88" w14:textId="77777777" w:rsidR="00DB1FC6" w:rsidRPr="007425E1" w:rsidRDefault="00DB1FC6" w:rsidP="00DB1FC6">
            <w:pPr>
              <w:pStyle w:val="EngHang"/>
            </w:pPr>
            <w:r w:rsidRPr="007425E1">
              <w:t xml:space="preserve">The Father looked from heaven, </w:t>
            </w:r>
          </w:p>
          <w:p w14:paraId="58643A82" w14:textId="77777777" w:rsidR="00DB1FC6" w:rsidRPr="007425E1" w:rsidRDefault="00DB1FC6" w:rsidP="00DB1FC6">
            <w:pPr>
              <w:pStyle w:val="EngHang"/>
            </w:pPr>
            <w:r>
              <w:t>And found no o</w:t>
            </w:r>
            <w:r w:rsidRPr="007425E1">
              <w:t>ne like you</w:t>
            </w:r>
            <w:r>
              <w:t>,</w:t>
            </w:r>
          </w:p>
          <w:p w14:paraId="18257FB8" w14:textId="77777777" w:rsidR="00DB1FC6" w:rsidRPr="007425E1" w:rsidRDefault="00DB1FC6" w:rsidP="00DB1FC6">
            <w:pPr>
              <w:pStyle w:val="EngHang"/>
            </w:pPr>
            <w:r>
              <w:t>He sent his Only-B</w:t>
            </w:r>
            <w:r w:rsidRPr="007425E1">
              <w:t xml:space="preserve">egotten, </w:t>
            </w:r>
          </w:p>
          <w:p w14:paraId="71A17E4C" w14:textId="77777777" w:rsidR="00DB1FC6" w:rsidRDefault="00DB1FC6" w:rsidP="00DB1FC6">
            <w:pPr>
              <w:pStyle w:val="EngHangEnd"/>
            </w:pPr>
            <w:r w:rsidRPr="007425E1">
              <w:t>Who came and was incarnate of you.</w:t>
            </w:r>
          </w:p>
        </w:tc>
        <w:tc>
          <w:tcPr>
            <w:tcW w:w="288" w:type="dxa"/>
          </w:tcPr>
          <w:p w14:paraId="5B771C40" w14:textId="77777777" w:rsidR="00DB1FC6" w:rsidRDefault="00DB1FC6" w:rsidP="00163A7A"/>
        </w:tc>
        <w:tc>
          <w:tcPr>
            <w:tcW w:w="288" w:type="dxa"/>
          </w:tcPr>
          <w:p w14:paraId="038399CC" w14:textId="77777777" w:rsidR="00DB1FC6" w:rsidRDefault="00DB1FC6" w:rsidP="00163A7A">
            <w:pPr>
              <w:pStyle w:val="CopticCross"/>
            </w:pPr>
            <w:r w:rsidRPr="00FB5ACB">
              <w:t>¿</w:t>
            </w:r>
          </w:p>
        </w:tc>
        <w:tc>
          <w:tcPr>
            <w:tcW w:w="3960" w:type="dxa"/>
          </w:tcPr>
          <w:p w14:paraId="6AAFD2B7" w14:textId="77777777" w:rsidR="00DB1FC6" w:rsidRDefault="00DB1FC6" w:rsidP="002147AA">
            <w:pPr>
              <w:pStyle w:val="CopticVersemulti-line"/>
            </w:pPr>
            <w:r w:rsidRPr="00F6464C">
              <w:t>Ⲁⲫ̀ⲓⲱⲧ ϫⲟⲩϣⲧ ⲉ̀ⲃⲟⲗϧⲉⲛ ⲧ̀ⲫⲉ</w:t>
            </w:r>
          </w:p>
          <w:p w14:paraId="7633ABBE" w14:textId="77777777" w:rsidR="00DB1FC6" w:rsidRDefault="00DB1FC6" w:rsidP="002147AA">
            <w:pPr>
              <w:pStyle w:val="CopticVersemulti-line"/>
            </w:pPr>
            <w:r w:rsidRPr="00F6464C">
              <w:t>ⲙ̀ⲡⲉϥϫⲉⲙ ⲫⲏⲉⲧⲟ̀ⲛⲓ ⲙ̀ⲙⲟ</w:t>
            </w:r>
          </w:p>
          <w:p w14:paraId="37507C21" w14:textId="77777777" w:rsidR="00DB1FC6" w:rsidRDefault="00DB1FC6" w:rsidP="002147AA">
            <w:pPr>
              <w:pStyle w:val="CopticVersemulti-line"/>
            </w:pPr>
            <w:r w:rsidRPr="00F6464C">
              <w:t>ⲁϥⲟⲩⲱⲣⲡ ⲙ̀ⲡⲉϥⲙⲟⲛⲟⲅⲉⲛⲏⲥ</w:t>
            </w:r>
          </w:p>
          <w:p w14:paraId="25B6CB3E" w14:textId="77777777" w:rsidR="00DB1FC6" w:rsidRDefault="00DB1FC6" w:rsidP="002147AA">
            <w:pPr>
              <w:pStyle w:val="CopticVersemulti-line"/>
            </w:pPr>
            <w:r w:rsidRPr="00F6464C">
              <w:t>ⲓ̀ ⲁϥϭⲓⲥⲁⲣⲝ ⲉ̀ⲃⲟⲗⲛ̀ϧⲏϯ</w:t>
            </w:r>
          </w:p>
        </w:tc>
      </w:tr>
    </w:tbl>
    <w:p w14:paraId="3CB208B2" w14:textId="77777777" w:rsidR="00D96A5F" w:rsidRDefault="00D96A5F" w:rsidP="00DB1FC6">
      <w:pPr>
        <w:pStyle w:val="Heading6"/>
      </w:pPr>
      <w:bookmarkStart w:id="701" w:name="_Toc298681311"/>
      <w:r>
        <w:t>Part Seven</w:t>
      </w:r>
      <w:bookmarkEnd w:id="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4D95168E" w14:textId="77777777" w:rsidTr="00AB365B">
        <w:trPr>
          <w:cantSplit/>
          <w:jc w:val="center"/>
        </w:trPr>
        <w:tc>
          <w:tcPr>
            <w:tcW w:w="288" w:type="dxa"/>
          </w:tcPr>
          <w:p w14:paraId="150470C1" w14:textId="77777777" w:rsidR="00DB1FC6" w:rsidRDefault="00DB1FC6" w:rsidP="00AB365B">
            <w:pPr>
              <w:pStyle w:val="CopticCross"/>
            </w:pPr>
          </w:p>
        </w:tc>
        <w:tc>
          <w:tcPr>
            <w:tcW w:w="3960" w:type="dxa"/>
          </w:tcPr>
          <w:p w14:paraId="666658A7" w14:textId="77777777" w:rsidR="00DB1FC6" w:rsidRPr="007425E1" w:rsidRDefault="00DB1FC6" w:rsidP="00DB1FC6">
            <w:pPr>
              <w:pStyle w:val="EngHang"/>
            </w:pPr>
            <w:r w:rsidRPr="007425E1">
              <w:t xml:space="preserve">Galilee of the Gentiles, </w:t>
            </w:r>
          </w:p>
          <w:p w14:paraId="7F63F5E0" w14:textId="77777777" w:rsidR="00DB1FC6" w:rsidRPr="007425E1" w:rsidRDefault="00DB1FC6" w:rsidP="00DB1FC6">
            <w:pPr>
              <w:pStyle w:val="EngHang"/>
            </w:pPr>
            <w:r>
              <w:t xml:space="preserve">That </w:t>
            </w:r>
            <w:commentRangeStart w:id="702"/>
            <w:r>
              <w:t xml:space="preserve">sits </w:t>
            </w:r>
            <w:commentRangeEnd w:id="702"/>
            <w:r>
              <w:rPr>
                <w:rStyle w:val="CommentReference"/>
                <w:rFonts w:ascii="Times New Roman" w:eastAsiaTheme="minorHAnsi" w:hAnsi="Times New Roman" w:cstheme="minorBidi"/>
                <w:color w:val="auto"/>
              </w:rPr>
              <w:commentReference w:id="702"/>
            </w:r>
            <w:r>
              <w:t>in darkness</w:t>
            </w:r>
            <w:r w:rsidR="001225FA">
              <w:t xml:space="preserve">, </w:t>
            </w:r>
            <w:r>
              <w:tab/>
            </w:r>
          </w:p>
          <w:p w14:paraId="38DC9234" w14:textId="77777777" w:rsidR="00DB1FC6" w:rsidRPr="007425E1" w:rsidRDefault="00DB1FC6" w:rsidP="00DB1FC6">
            <w:pPr>
              <w:pStyle w:val="EngHang"/>
            </w:pPr>
            <w:r w:rsidRPr="007425E1">
              <w:t xml:space="preserve">And in the shadow of death, </w:t>
            </w:r>
          </w:p>
          <w:p w14:paraId="00E1AA3D" w14:textId="77777777" w:rsidR="00DB1FC6" w:rsidRDefault="00DB1FC6" w:rsidP="00DB1FC6">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6C4C955D" w14:textId="77777777" w:rsidR="00DB1FC6" w:rsidRDefault="00DB1FC6" w:rsidP="00163A7A"/>
        </w:tc>
        <w:tc>
          <w:tcPr>
            <w:tcW w:w="288" w:type="dxa"/>
          </w:tcPr>
          <w:p w14:paraId="510AFB42" w14:textId="77777777" w:rsidR="00DB1FC6" w:rsidRDefault="00DB1FC6" w:rsidP="00AB365B">
            <w:pPr>
              <w:pStyle w:val="CopticCross"/>
            </w:pPr>
          </w:p>
        </w:tc>
        <w:tc>
          <w:tcPr>
            <w:tcW w:w="3960" w:type="dxa"/>
          </w:tcPr>
          <w:p w14:paraId="2D55FCB4" w14:textId="77777777" w:rsidR="00DB1FC6" w:rsidRDefault="00DB1FC6" w:rsidP="002147AA">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56CC442E" w14:textId="77777777" w:rsidR="00DB1FC6" w:rsidRDefault="00DB1FC6" w:rsidP="002147AA">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75607ACA" w14:textId="77777777" w:rsidR="00DB1FC6" w:rsidRDefault="00DB1FC6" w:rsidP="002147AA">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1538EAC" w14:textId="77777777" w:rsidR="00DB1FC6" w:rsidRDefault="00DB1FC6" w:rsidP="002147AA">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DB1FC6" w14:paraId="5BD5EC32" w14:textId="77777777" w:rsidTr="00AB365B">
        <w:trPr>
          <w:cantSplit/>
          <w:jc w:val="center"/>
        </w:trPr>
        <w:tc>
          <w:tcPr>
            <w:tcW w:w="288" w:type="dxa"/>
          </w:tcPr>
          <w:p w14:paraId="6B8F16A8" w14:textId="77777777" w:rsidR="00DB1FC6" w:rsidRDefault="00DB1FC6" w:rsidP="00AB365B">
            <w:pPr>
              <w:pStyle w:val="CopticCross"/>
            </w:pPr>
            <w:r w:rsidRPr="00FB5ACB">
              <w:t>¿</w:t>
            </w:r>
          </w:p>
        </w:tc>
        <w:tc>
          <w:tcPr>
            <w:tcW w:w="3960" w:type="dxa"/>
          </w:tcPr>
          <w:p w14:paraId="6B651966" w14:textId="77777777" w:rsidR="00DB1FC6" w:rsidRPr="007425E1" w:rsidRDefault="00DB1FC6" w:rsidP="00DB1FC6">
            <w:pPr>
              <w:pStyle w:val="EngHang"/>
            </w:pPr>
            <w:r w:rsidRPr="007425E1">
              <w:t>God who rests,</w:t>
            </w:r>
          </w:p>
          <w:p w14:paraId="208C4D53" w14:textId="77777777" w:rsidR="00DB1FC6" w:rsidRPr="007425E1" w:rsidRDefault="00DB1FC6" w:rsidP="00DB1FC6">
            <w:pPr>
              <w:pStyle w:val="EngHang"/>
            </w:pPr>
            <w:r>
              <w:t>In His saints,</w:t>
            </w:r>
          </w:p>
          <w:p w14:paraId="417F38F4" w14:textId="77777777" w:rsidR="00DB1FC6" w:rsidRPr="007425E1" w:rsidRDefault="00DB1FC6" w:rsidP="00DB1FC6">
            <w:pPr>
              <w:pStyle w:val="EngHang"/>
            </w:pPr>
            <w:r w:rsidRPr="007425E1">
              <w:t>Was incarnate of the virgin,</w:t>
            </w:r>
          </w:p>
          <w:p w14:paraId="48B8AD46" w14:textId="77777777" w:rsidR="00DB1FC6" w:rsidRDefault="00DB1FC6" w:rsidP="00DB1FC6">
            <w:pPr>
              <w:pStyle w:val="EngHangEnd"/>
            </w:pPr>
            <w:r w:rsidRPr="007425E1">
              <w:t>For the pouring of Salvation.</w:t>
            </w:r>
          </w:p>
        </w:tc>
        <w:tc>
          <w:tcPr>
            <w:tcW w:w="288" w:type="dxa"/>
          </w:tcPr>
          <w:p w14:paraId="6FDC3EF4" w14:textId="77777777" w:rsidR="00DB1FC6" w:rsidRDefault="00DB1FC6" w:rsidP="00163A7A"/>
        </w:tc>
        <w:tc>
          <w:tcPr>
            <w:tcW w:w="288" w:type="dxa"/>
          </w:tcPr>
          <w:p w14:paraId="6F67FF63" w14:textId="77777777" w:rsidR="00DB1FC6" w:rsidRDefault="00DB1FC6" w:rsidP="00AB365B">
            <w:pPr>
              <w:pStyle w:val="CopticCross"/>
            </w:pPr>
            <w:r w:rsidRPr="00FB5ACB">
              <w:t>¿</w:t>
            </w:r>
          </w:p>
        </w:tc>
        <w:tc>
          <w:tcPr>
            <w:tcW w:w="3960" w:type="dxa"/>
          </w:tcPr>
          <w:p w14:paraId="03BD76C6" w14:textId="77777777" w:rsidR="00DB1FC6" w:rsidRDefault="00DB1FC6" w:rsidP="002147AA">
            <w:pPr>
              <w:pStyle w:val="CopticVersemulti-line"/>
            </w:pPr>
            <w:r w:rsidRPr="002147AA">
              <w:t>Ⲫϯ ⲫⲏⲉⲑⲙⲟⲧⲉⲛ ⲙ̀ⲙⲟϥ</w:t>
            </w:r>
          </w:p>
          <w:p w14:paraId="16823C82" w14:textId="77777777" w:rsidR="00DB1FC6" w:rsidRDefault="00DB1FC6" w:rsidP="002147AA">
            <w:pPr>
              <w:pStyle w:val="CopticVersemulti-line"/>
            </w:pPr>
            <w:r w:rsidRPr="002147AA">
              <w:t>ϧⲉⲛ ⲛⲏⲉ̅ⲑ̅ⲩ ⲛ̀ⲧⲁϥ</w:t>
            </w:r>
          </w:p>
          <w:p w14:paraId="1D581202" w14:textId="77777777" w:rsidR="00DB1FC6" w:rsidRDefault="00DB1FC6" w:rsidP="002147AA">
            <w:pPr>
              <w:pStyle w:val="CopticVersemulti-line"/>
            </w:pPr>
            <w:r w:rsidRPr="002147AA">
              <w:t>ⲁϥϭⲓⲥⲁⲣⲝ ϧⲉⲛ ϯⲡⲁⲣⲑⲉⲛⲟⲥ</w:t>
            </w:r>
          </w:p>
          <w:p w14:paraId="56B794D7" w14:textId="77777777" w:rsidR="00DB1FC6" w:rsidRDefault="00DB1FC6" w:rsidP="002147AA">
            <w:pPr>
              <w:pStyle w:val="CopticVerse"/>
            </w:pPr>
            <w:r w:rsidRPr="002147AA">
              <w:t>ⲉⲑⲃⲉ ⲫⲏⲉⲧⲉⲫⲱⲛ ⲛ̀ⲟⲩϫⲁⲓ</w:t>
            </w:r>
          </w:p>
        </w:tc>
      </w:tr>
      <w:tr w:rsidR="00DB1FC6" w14:paraId="635829CA" w14:textId="77777777" w:rsidTr="00AB365B">
        <w:trPr>
          <w:cantSplit/>
          <w:jc w:val="center"/>
        </w:trPr>
        <w:tc>
          <w:tcPr>
            <w:tcW w:w="288" w:type="dxa"/>
          </w:tcPr>
          <w:p w14:paraId="38D3302D" w14:textId="77777777" w:rsidR="00DB1FC6" w:rsidRDefault="00DB1FC6" w:rsidP="00AB365B">
            <w:pPr>
              <w:pStyle w:val="CopticCross"/>
            </w:pPr>
          </w:p>
        </w:tc>
        <w:tc>
          <w:tcPr>
            <w:tcW w:w="3960" w:type="dxa"/>
          </w:tcPr>
          <w:p w14:paraId="18EC0B69" w14:textId="77777777" w:rsidR="00DB1FC6" w:rsidRPr="007425E1" w:rsidRDefault="00DB1FC6" w:rsidP="00DB1FC6">
            <w:pPr>
              <w:pStyle w:val="EngHang"/>
            </w:pPr>
            <w:r w:rsidRPr="007425E1">
              <w:t>Gather, behold and wonder,</w:t>
            </w:r>
          </w:p>
          <w:p w14:paraId="327E858D" w14:textId="77777777" w:rsidR="00DB1FC6" w:rsidRPr="007425E1" w:rsidRDefault="00DB1FC6" w:rsidP="00DB1FC6">
            <w:pPr>
              <w:pStyle w:val="EngHang"/>
            </w:pPr>
            <w:r>
              <w:t xml:space="preserve">Praise and rejoice with shouting, </w:t>
            </w:r>
          </w:p>
          <w:p w14:paraId="3AD633DC" w14:textId="77777777" w:rsidR="00DB1FC6" w:rsidRPr="007425E1" w:rsidRDefault="00DB1FC6" w:rsidP="00DB1FC6">
            <w:pPr>
              <w:pStyle w:val="EngHang"/>
            </w:pPr>
            <w:r w:rsidRPr="007425E1">
              <w:t>At this mystery,</w:t>
            </w:r>
          </w:p>
          <w:p w14:paraId="46905D42" w14:textId="77777777" w:rsidR="00DB1FC6" w:rsidRDefault="00DB1FC6" w:rsidP="00DB1FC6">
            <w:pPr>
              <w:pStyle w:val="EngHangEnd"/>
            </w:pPr>
            <w:r w:rsidRPr="007425E1">
              <w:t>Which has been revealed to us.</w:t>
            </w:r>
          </w:p>
        </w:tc>
        <w:tc>
          <w:tcPr>
            <w:tcW w:w="288" w:type="dxa"/>
          </w:tcPr>
          <w:p w14:paraId="2B567AC1" w14:textId="77777777" w:rsidR="00DB1FC6" w:rsidRDefault="00DB1FC6" w:rsidP="00163A7A"/>
        </w:tc>
        <w:tc>
          <w:tcPr>
            <w:tcW w:w="288" w:type="dxa"/>
          </w:tcPr>
          <w:p w14:paraId="2FB0066C" w14:textId="77777777" w:rsidR="00DB1FC6" w:rsidRDefault="00DB1FC6" w:rsidP="00AB365B">
            <w:pPr>
              <w:pStyle w:val="CopticCross"/>
            </w:pPr>
          </w:p>
        </w:tc>
        <w:tc>
          <w:tcPr>
            <w:tcW w:w="3960" w:type="dxa"/>
          </w:tcPr>
          <w:p w14:paraId="0EF31B94" w14:textId="77777777" w:rsidR="00DB1FC6" w:rsidRDefault="00DB1FC6" w:rsidP="002147AA">
            <w:pPr>
              <w:pStyle w:val="CopticVersemulti-line"/>
            </w:pPr>
            <w:r w:rsidRPr="002147AA">
              <w:t>Ⲁⲙⲱⲓⲛⲓ ⲁⲛⲁⲩ ⲁ̀ⲣⲓϣ̀ⲫⲏⲣⲓ</w:t>
            </w:r>
          </w:p>
          <w:p w14:paraId="1F75B50A" w14:textId="77777777" w:rsidR="00DB1FC6" w:rsidRDefault="00DB1FC6" w:rsidP="002147AA">
            <w:pPr>
              <w:pStyle w:val="CopticVersemulti-line"/>
            </w:pPr>
            <w:r w:rsidRPr="002147AA">
              <w:t>ϩⲱⲥ ⲑⲉⲗⲏⲗ ϧⲉⲛ ⲟⲩϣ̀ⲗⲏⲗⲟⲩⲓ̀</w:t>
            </w:r>
          </w:p>
          <w:p w14:paraId="01AF03EC" w14:textId="77777777" w:rsidR="00DB1FC6" w:rsidRDefault="00DB1FC6" w:rsidP="002147AA">
            <w:pPr>
              <w:pStyle w:val="CopticVersemulti-line"/>
            </w:pPr>
            <w:r w:rsidRPr="002147AA">
              <w:t>ϩⲓϫⲉⲛ ⲡⲁⲓⲙⲩⲥⲧⲏⲣⲓⲟⲛ</w:t>
            </w:r>
          </w:p>
          <w:p w14:paraId="32362C8F" w14:textId="77777777" w:rsidR="00DB1FC6" w:rsidRDefault="00DB1FC6" w:rsidP="002147AA">
            <w:pPr>
              <w:pStyle w:val="CopticVerse"/>
            </w:pPr>
            <w:commentRangeStart w:id="703"/>
            <w:r w:rsidRPr="00FA5B8C">
              <w:t>ⲉⲧⲁϥⲟⲩⲱⲛϩ</w:t>
            </w:r>
            <w:r w:rsidRPr="002147AA">
              <w:t xml:space="preserve"> </w:t>
            </w:r>
            <w:commentRangeEnd w:id="703"/>
            <w:r w:rsidR="00FA5B8C">
              <w:rPr>
                <w:rStyle w:val="CommentReference"/>
                <w:rFonts w:ascii="Garamond" w:hAnsi="Garamond" w:cstheme="minorBidi"/>
                <w:noProof w:val="0"/>
                <w:lang w:val="en-CA"/>
              </w:rPr>
              <w:commentReference w:id="703"/>
            </w:r>
            <w:r w:rsidRPr="002147AA">
              <w:t>ⲛⲁⲛ ⲉⲃⲟⲗ</w:t>
            </w:r>
          </w:p>
        </w:tc>
      </w:tr>
      <w:tr w:rsidR="00DB1FC6" w14:paraId="51F7DB85" w14:textId="77777777" w:rsidTr="00AB365B">
        <w:trPr>
          <w:cantSplit/>
          <w:jc w:val="center"/>
        </w:trPr>
        <w:tc>
          <w:tcPr>
            <w:tcW w:w="288" w:type="dxa"/>
          </w:tcPr>
          <w:p w14:paraId="484811EF" w14:textId="77777777" w:rsidR="00DB1FC6" w:rsidRDefault="00DB1FC6" w:rsidP="00AB365B">
            <w:pPr>
              <w:pStyle w:val="CopticCross"/>
            </w:pPr>
            <w:r w:rsidRPr="00FB5ACB">
              <w:t>¿</w:t>
            </w:r>
          </w:p>
        </w:tc>
        <w:tc>
          <w:tcPr>
            <w:tcW w:w="3960" w:type="dxa"/>
          </w:tcPr>
          <w:p w14:paraId="0FE4D8B7" w14:textId="77777777" w:rsidR="00DB1FC6" w:rsidRPr="007425E1" w:rsidRDefault="00DB1FC6" w:rsidP="00DB1FC6">
            <w:pPr>
              <w:pStyle w:val="EngHang"/>
            </w:pPr>
            <w:r w:rsidRPr="007425E1">
              <w:t>For the Incorporeal became incarnate,</w:t>
            </w:r>
          </w:p>
          <w:p w14:paraId="595AA49E" w14:textId="77777777" w:rsidR="00FE0AE4" w:rsidRDefault="00FE0AE4" w:rsidP="00DB1FC6">
            <w:pPr>
              <w:pStyle w:val="EngHang"/>
            </w:pPr>
            <w:r>
              <w:t>And the Logos became flesh;</w:t>
            </w:r>
          </w:p>
          <w:p w14:paraId="056A2DD3" w14:textId="77777777" w:rsidR="00DB1FC6" w:rsidRPr="007425E1" w:rsidRDefault="00DB1FC6" w:rsidP="00DB1FC6">
            <w:pPr>
              <w:pStyle w:val="EngHang"/>
            </w:pPr>
            <w:r>
              <w:t>He without a beginning took a beginning,</w:t>
            </w:r>
          </w:p>
          <w:p w14:paraId="556CA4C2" w14:textId="77777777" w:rsidR="00DB1FC6" w:rsidRDefault="00DB1FC6" w:rsidP="00DB1FC6">
            <w:pPr>
              <w:pStyle w:val="EngHangEnd"/>
            </w:pPr>
            <w:r w:rsidRPr="007425E1">
              <w:t xml:space="preserve">The timeless </w:t>
            </w:r>
            <w:r>
              <w:t>entered</w:t>
            </w:r>
            <w:r w:rsidRPr="007425E1">
              <w:t xml:space="preserve"> time.</w:t>
            </w:r>
          </w:p>
        </w:tc>
        <w:tc>
          <w:tcPr>
            <w:tcW w:w="288" w:type="dxa"/>
          </w:tcPr>
          <w:p w14:paraId="43F98DA7" w14:textId="77777777" w:rsidR="00DB1FC6" w:rsidRDefault="00DB1FC6" w:rsidP="00163A7A"/>
        </w:tc>
        <w:tc>
          <w:tcPr>
            <w:tcW w:w="288" w:type="dxa"/>
          </w:tcPr>
          <w:p w14:paraId="57BC1E14" w14:textId="77777777" w:rsidR="00DB1FC6" w:rsidRDefault="00DB1FC6" w:rsidP="00AB365B">
            <w:pPr>
              <w:pStyle w:val="CopticCross"/>
            </w:pPr>
            <w:r w:rsidRPr="00FB5ACB">
              <w:t>¿</w:t>
            </w:r>
          </w:p>
        </w:tc>
        <w:tc>
          <w:tcPr>
            <w:tcW w:w="3960" w:type="dxa"/>
          </w:tcPr>
          <w:p w14:paraId="66DABA02" w14:textId="77777777" w:rsidR="00DB1FC6" w:rsidRDefault="00DB1FC6" w:rsidP="002147AA">
            <w:pPr>
              <w:pStyle w:val="CopticVersemulti-line"/>
            </w:pPr>
            <w:commentRangeStart w:id="704"/>
            <w:r w:rsidRPr="00FA5B8C">
              <w:t>Ϫⲉ ⲡⲓⲁⲧⲥⲁⲣⲝ</w:t>
            </w:r>
            <w:commentRangeEnd w:id="704"/>
            <w:r w:rsidR="00FA5B8C">
              <w:rPr>
                <w:rStyle w:val="CommentReference"/>
                <w:rFonts w:ascii="Garamond" w:hAnsi="Garamond" w:cstheme="minorBidi"/>
                <w:noProof w:val="0"/>
                <w:lang w:val="en-CA"/>
              </w:rPr>
              <w:commentReference w:id="704"/>
            </w:r>
          </w:p>
          <w:p w14:paraId="701EC946" w14:textId="77777777" w:rsidR="00DB1FC6" w:rsidRDefault="00DB1FC6" w:rsidP="002147AA">
            <w:pPr>
              <w:pStyle w:val="CopticVersemulti-line"/>
            </w:pPr>
            <w:r w:rsidRPr="002147AA">
              <w:t>ⲟⲩⲟϩ ⲡⲓⲗⲟⲅⲟⲥ ⲁϥϧ̀ⲑⲁⲓ</w:t>
            </w:r>
          </w:p>
          <w:p w14:paraId="681C6781" w14:textId="77777777" w:rsidR="00DB1FC6" w:rsidRDefault="00DB1FC6" w:rsidP="002147AA">
            <w:pPr>
              <w:pStyle w:val="CopticVersemulti-line"/>
            </w:pPr>
            <w:r w:rsidRPr="002147AA">
              <w:t>ⲡⲓⲁⲧⲁⲣⲭⲏ ⲁϥⲉⲣϩⲏⲧⲥ</w:t>
            </w:r>
          </w:p>
          <w:p w14:paraId="24BBC16B" w14:textId="77777777" w:rsidR="00DB1FC6" w:rsidRDefault="00DB1FC6" w:rsidP="00FF1C35">
            <w:pPr>
              <w:pStyle w:val="CopticVerse"/>
            </w:pPr>
            <w:r w:rsidRPr="002147AA">
              <w:t>ⲡⲓⲁⲧⲥⲏⲟⲩ ⲁϥϣⲱⲡⲓ ϧⲁ ⲟⲩⲭ̀ⲣⲟⲛⲟⲥ</w:t>
            </w:r>
          </w:p>
        </w:tc>
      </w:tr>
      <w:tr w:rsidR="00DB1FC6" w14:paraId="2E99C904" w14:textId="77777777" w:rsidTr="00AB365B">
        <w:trPr>
          <w:cantSplit/>
          <w:jc w:val="center"/>
        </w:trPr>
        <w:tc>
          <w:tcPr>
            <w:tcW w:w="288" w:type="dxa"/>
          </w:tcPr>
          <w:p w14:paraId="2CAD5941" w14:textId="77777777" w:rsidR="00DB1FC6" w:rsidRDefault="00DB1FC6" w:rsidP="00AB365B">
            <w:pPr>
              <w:pStyle w:val="CopticCross"/>
            </w:pPr>
          </w:p>
        </w:tc>
        <w:tc>
          <w:tcPr>
            <w:tcW w:w="3960" w:type="dxa"/>
          </w:tcPr>
          <w:p w14:paraId="1145E796" w14:textId="77777777" w:rsidR="00DB1FC6" w:rsidRPr="007425E1" w:rsidRDefault="00DB1FC6" w:rsidP="00DB1FC6">
            <w:pPr>
              <w:pStyle w:val="EngHang"/>
            </w:pPr>
            <w:r w:rsidRPr="007425E1">
              <w:t>The incomprehensible has been grasped,</w:t>
            </w:r>
          </w:p>
          <w:p w14:paraId="41D21838" w14:textId="77777777" w:rsidR="00DB1FC6" w:rsidRPr="007425E1" w:rsidRDefault="00DB1FC6" w:rsidP="00DB1FC6">
            <w:pPr>
              <w:pStyle w:val="EngHang"/>
            </w:pPr>
            <w:r w:rsidRPr="007425E1">
              <w:t>The unseen has been seen,</w:t>
            </w:r>
          </w:p>
          <w:p w14:paraId="33F7F50F" w14:textId="77777777" w:rsidR="00DB1FC6" w:rsidRPr="007425E1" w:rsidRDefault="00DB1FC6" w:rsidP="00DB1FC6">
            <w:pPr>
              <w:pStyle w:val="EngHang"/>
            </w:pPr>
            <w:r w:rsidRPr="007425E1">
              <w:t>The Son of the Living God,</w:t>
            </w:r>
          </w:p>
          <w:p w14:paraId="4A811CB0" w14:textId="77777777" w:rsidR="00DB1FC6" w:rsidRDefault="00DB1FC6" w:rsidP="00DB1FC6">
            <w:pPr>
              <w:pStyle w:val="EngHangEnd"/>
            </w:pPr>
            <w:r w:rsidRPr="007425E1">
              <w:t>Truly became the Son of Man.</w:t>
            </w:r>
          </w:p>
        </w:tc>
        <w:tc>
          <w:tcPr>
            <w:tcW w:w="288" w:type="dxa"/>
          </w:tcPr>
          <w:p w14:paraId="5636566A" w14:textId="77777777" w:rsidR="00DB1FC6" w:rsidRDefault="00DB1FC6" w:rsidP="00163A7A"/>
        </w:tc>
        <w:tc>
          <w:tcPr>
            <w:tcW w:w="288" w:type="dxa"/>
          </w:tcPr>
          <w:p w14:paraId="7D9E0F79" w14:textId="77777777" w:rsidR="00DB1FC6" w:rsidRDefault="00DB1FC6" w:rsidP="00AB365B">
            <w:pPr>
              <w:pStyle w:val="CopticCross"/>
            </w:pPr>
          </w:p>
        </w:tc>
        <w:tc>
          <w:tcPr>
            <w:tcW w:w="3960" w:type="dxa"/>
          </w:tcPr>
          <w:p w14:paraId="33C49589" w14:textId="77777777" w:rsidR="00DB1FC6" w:rsidRDefault="00DB1FC6" w:rsidP="002147AA">
            <w:pPr>
              <w:pStyle w:val="CopticVersemulti-line"/>
            </w:pPr>
            <w:r w:rsidRPr="00FF1C35">
              <w:t>Ⲡⲓⲁⲧϣ̀ⲧⲁϩⲟϥ ⲁⲩϫⲉⲙϫⲱⲙϥ</w:t>
            </w:r>
          </w:p>
          <w:p w14:paraId="17A976EC" w14:textId="77777777" w:rsidR="00DB1FC6" w:rsidRDefault="00DB1FC6" w:rsidP="002147AA">
            <w:pPr>
              <w:pStyle w:val="CopticVersemulti-line"/>
            </w:pPr>
            <w:r w:rsidRPr="00FF1C35">
              <w:t>ⲡⲓⲁⲑⲛⲁⲩ ⲉⲣⲟϥ ⲥⲉⲛⲁⲩ ⲉⲣⲟϥ</w:t>
            </w:r>
          </w:p>
          <w:p w14:paraId="5B440084" w14:textId="77777777" w:rsidR="00DB1FC6" w:rsidRDefault="00DB1FC6" w:rsidP="002147AA">
            <w:pPr>
              <w:pStyle w:val="CopticVersemulti-line"/>
            </w:pPr>
            <w:r w:rsidRPr="00FF1C35">
              <w:t>ⲡ̀ϣⲏⲣⲓ ⲙ̀ⲫϯ ⲉⲧⲟⲛϧ</w:t>
            </w:r>
          </w:p>
          <w:p w14:paraId="5AD4BE6A" w14:textId="77777777" w:rsidR="00DB1FC6" w:rsidRDefault="00DB1FC6" w:rsidP="00FF1C35">
            <w:pPr>
              <w:pStyle w:val="CopticVerse"/>
            </w:pPr>
            <w:r w:rsidRPr="00FF1C35">
              <w:t>ⲁϥϣⲱⲡⲓ ⲛ̀ϣⲏⲣⲓ ⲛ̀ⲣⲱⲙⲓ ϧⲉⲛ ⲟⲩⲙⲉⲑⲙⲏⲓ</w:t>
            </w:r>
          </w:p>
        </w:tc>
      </w:tr>
      <w:tr w:rsidR="00DB1FC6" w14:paraId="7D3A7793" w14:textId="77777777" w:rsidTr="00AB365B">
        <w:trPr>
          <w:cantSplit/>
          <w:jc w:val="center"/>
        </w:trPr>
        <w:tc>
          <w:tcPr>
            <w:tcW w:w="288" w:type="dxa"/>
          </w:tcPr>
          <w:p w14:paraId="5CC1767E" w14:textId="77777777" w:rsidR="00DB1FC6" w:rsidRDefault="00DB1FC6" w:rsidP="00AB365B">
            <w:pPr>
              <w:pStyle w:val="CopticCross"/>
            </w:pPr>
            <w:r w:rsidRPr="00FB5ACB">
              <w:t>¿</w:t>
            </w:r>
          </w:p>
        </w:tc>
        <w:tc>
          <w:tcPr>
            <w:tcW w:w="3960" w:type="dxa"/>
          </w:tcPr>
          <w:p w14:paraId="04EBAA07" w14:textId="77777777" w:rsidR="00DB1FC6" w:rsidRPr="008946A8" w:rsidRDefault="00DB1FC6" w:rsidP="00DB1FC6">
            <w:pPr>
              <w:pStyle w:val="EngHang"/>
              <w:rPr>
                <w:color w:val="auto"/>
              </w:rPr>
            </w:pPr>
            <w:r w:rsidRPr="008946A8">
              <w:rPr>
                <w:color w:val="auto"/>
              </w:rPr>
              <w:t>Jesus Christ the same,</w:t>
            </w:r>
          </w:p>
          <w:p w14:paraId="5FE67162" w14:textId="77777777" w:rsidR="00DB1FC6" w:rsidRPr="008946A8" w:rsidRDefault="00DB1FC6" w:rsidP="00DB1FC6">
            <w:pPr>
              <w:pStyle w:val="EngHang"/>
              <w:rPr>
                <w:color w:val="auto"/>
              </w:rPr>
            </w:pPr>
            <w:r w:rsidRPr="008946A8">
              <w:rPr>
                <w:color w:val="auto"/>
              </w:rPr>
              <w:t>Yesterday and today, and forever</w:t>
            </w:r>
          </w:p>
          <w:p w14:paraId="2698A833" w14:textId="77777777" w:rsidR="00DB1FC6" w:rsidRPr="008946A8" w:rsidRDefault="00DB1FC6" w:rsidP="00DB1FC6">
            <w:pPr>
              <w:pStyle w:val="EngHang"/>
              <w:rPr>
                <w:color w:val="auto"/>
              </w:rPr>
            </w:pPr>
            <w:r w:rsidRPr="008946A8">
              <w:rPr>
                <w:color w:val="auto"/>
              </w:rPr>
              <w:t>In one hypostasis.</w:t>
            </w:r>
          </w:p>
          <w:p w14:paraId="49798012" w14:textId="77777777" w:rsidR="00DB1FC6" w:rsidRDefault="00DB1FC6" w:rsidP="00DB1FC6">
            <w:pPr>
              <w:pStyle w:val="EngHangEnd"/>
            </w:pPr>
            <w:r w:rsidRPr="008946A8">
              <w:t>We worship Him, we glorify Him.</w:t>
            </w:r>
          </w:p>
        </w:tc>
        <w:tc>
          <w:tcPr>
            <w:tcW w:w="288" w:type="dxa"/>
          </w:tcPr>
          <w:p w14:paraId="553320AF" w14:textId="77777777" w:rsidR="00DB1FC6" w:rsidRDefault="00DB1FC6" w:rsidP="00163A7A"/>
        </w:tc>
        <w:tc>
          <w:tcPr>
            <w:tcW w:w="288" w:type="dxa"/>
          </w:tcPr>
          <w:p w14:paraId="2579B3DD" w14:textId="77777777" w:rsidR="00DB1FC6" w:rsidRDefault="00DB1FC6" w:rsidP="00AB365B">
            <w:pPr>
              <w:pStyle w:val="CopticCross"/>
            </w:pPr>
            <w:r w:rsidRPr="00FB5ACB">
              <w:t>¿</w:t>
            </w:r>
          </w:p>
        </w:tc>
        <w:tc>
          <w:tcPr>
            <w:tcW w:w="3960" w:type="dxa"/>
          </w:tcPr>
          <w:p w14:paraId="48F5FA67" w14:textId="77777777" w:rsidR="00DB1FC6" w:rsidRDefault="00DB1FC6" w:rsidP="002147AA">
            <w:pPr>
              <w:pStyle w:val="CopticVersemulti-line"/>
            </w:pPr>
            <w:r w:rsidRPr="00FF1C35">
              <w:t>Ⲓⲏ̅ⲥ Ⲡⲭ̅ⲥ ⲛ̀ⲥⲁϥ ⲛⲉⲙ ⲫⲟⲟⲩ</w:t>
            </w:r>
          </w:p>
          <w:p w14:paraId="1F942872" w14:textId="77777777" w:rsidR="00DB1FC6" w:rsidRDefault="00DB1FC6" w:rsidP="002147AA">
            <w:pPr>
              <w:pStyle w:val="CopticVersemulti-line"/>
            </w:pPr>
            <w:r w:rsidRPr="00FF1C35">
              <w:t>ⲛ̀ⲑⲟϥ ⲛ̀ⲑⲟϥ ⲡⲉ ⲛⲉⲙ ϣⲁ ⲉⲛⲉϩ</w:t>
            </w:r>
          </w:p>
          <w:p w14:paraId="11E06DE4" w14:textId="77777777" w:rsidR="00DB1FC6" w:rsidRDefault="00DB1FC6" w:rsidP="002147AA">
            <w:pPr>
              <w:pStyle w:val="CopticVersemulti-line"/>
            </w:pPr>
            <w:r w:rsidRPr="00FF1C35">
              <w:t>ϧⲉⲛ ⲟⲩϩⲩⲡⲟⲥⲧⲁⲥⲓⲥ ⲛ̀ⲟⲩⲱⲧ</w:t>
            </w:r>
          </w:p>
          <w:p w14:paraId="69E47A73" w14:textId="77777777" w:rsidR="00DB1FC6" w:rsidRDefault="00DB1FC6" w:rsidP="00FF1C35">
            <w:pPr>
              <w:pStyle w:val="CopticVerse"/>
            </w:pPr>
            <w:r w:rsidRPr="00FF1C35">
              <w:t>ⲧⲉⲛⲟⲩⲱϣⲧ ⲙ̀ⲙⲟϥ ⲧⲉⲛϯⲱ̀ⲟⲩ ⲛⲁϥ</w:t>
            </w:r>
          </w:p>
        </w:tc>
      </w:tr>
      <w:tr w:rsidR="00DB1FC6" w14:paraId="653B653A" w14:textId="77777777" w:rsidTr="00AB365B">
        <w:trPr>
          <w:cantSplit/>
          <w:jc w:val="center"/>
        </w:trPr>
        <w:tc>
          <w:tcPr>
            <w:tcW w:w="288" w:type="dxa"/>
          </w:tcPr>
          <w:p w14:paraId="470A2E86" w14:textId="77777777" w:rsidR="00DB1FC6" w:rsidRDefault="00DB1FC6" w:rsidP="00AB365B">
            <w:pPr>
              <w:pStyle w:val="CopticCross"/>
            </w:pPr>
          </w:p>
        </w:tc>
        <w:tc>
          <w:tcPr>
            <w:tcW w:w="3960" w:type="dxa"/>
          </w:tcPr>
          <w:p w14:paraId="6CA7A8B6" w14:textId="77777777" w:rsidR="00DB1FC6" w:rsidRPr="007425E1" w:rsidRDefault="00DB1FC6" w:rsidP="00DB1FC6">
            <w:pPr>
              <w:pStyle w:val="EngHang"/>
            </w:pPr>
            <w:r w:rsidRPr="007425E1">
              <w:t xml:space="preserve">The Father looked from heaven, </w:t>
            </w:r>
          </w:p>
          <w:p w14:paraId="77004CBE" w14:textId="77777777" w:rsidR="00DB1FC6" w:rsidRPr="007425E1" w:rsidRDefault="00DB1FC6" w:rsidP="00DB1FC6">
            <w:pPr>
              <w:pStyle w:val="EngHang"/>
            </w:pPr>
            <w:r w:rsidRPr="007425E1">
              <w:t>And found n</w:t>
            </w:r>
            <w:r>
              <w:t xml:space="preserve">o </w:t>
            </w:r>
            <w:r w:rsidRPr="007425E1">
              <w:t>one like you</w:t>
            </w:r>
            <w:r>
              <w:t>,</w:t>
            </w:r>
          </w:p>
          <w:p w14:paraId="618D1453" w14:textId="77777777" w:rsidR="00DB1FC6" w:rsidRPr="007425E1" w:rsidRDefault="00DB1FC6" w:rsidP="00DB1FC6">
            <w:pPr>
              <w:pStyle w:val="EngHang"/>
            </w:pPr>
            <w:r>
              <w:t>He sent his Only-B</w:t>
            </w:r>
            <w:r w:rsidRPr="007425E1">
              <w:t xml:space="preserve">egotten, </w:t>
            </w:r>
          </w:p>
          <w:p w14:paraId="7C51A55E" w14:textId="77777777" w:rsidR="00DB1FC6" w:rsidRDefault="00DB1FC6" w:rsidP="00DB1FC6">
            <w:pPr>
              <w:pStyle w:val="EngHangEnd"/>
            </w:pPr>
            <w:r w:rsidRPr="007425E1">
              <w:t>Who came and was incarnate of you.</w:t>
            </w:r>
          </w:p>
        </w:tc>
        <w:tc>
          <w:tcPr>
            <w:tcW w:w="288" w:type="dxa"/>
          </w:tcPr>
          <w:p w14:paraId="6341F298" w14:textId="77777777" w:rsidR="00DB1FC6" w:rsidRDefault="00DB1FC6" w:rsidP="00163A7A"/>
        </w:tc>
        <w:tc>
          <w:tcPr>
            <w:tcW w:w="288" w:type="dxa"/>
          </w:tcPr>
          <w:p w14:paraId="74049D56" w14:textId="77777777" w:rsidR="00DB1FC6" w:rsidRDefault="00DB1FC6" w:rsidP="00AB365B">
            <w:pPr>
              <w:pStyle w:val="CopticCross"/>
            </w:pPr>
          </w:p>
        </w:tc>
        <w:tc>
          <w:tcPr>
            <w:tcW w:w="3960" w:type="dxa"/>
          </w:tcPr>
          <w:p w14:paraId="7014F090" w14:textId="77777777" w:rsidR="00DB1FC6" w:rsidRDefault="00DB1FC6" w:rsidP="00FF1C35">
            <w:pPr>
              <w:pStyle w:val="CopticVersemulti-line"/>
            </w:pPr>
            <w:r w:rsidRPr="00F6464C">
              <w:t>Ⲁⲫ̀ⲓⲱⲧ ϫⲟⲩϣⲧ ⲉ̀ⲃⲟⲗϧⲉⲛ ⲧ̀ⲫⲉ</w:t>
            </w:r>
          </w:p>
          <w:p w14:paraId="6E5DBC1F" w14:textId="77777777" w:rsidR="00DB1FC6" w:rsidRDefault="00DB1FC6" w:rsidP="00FF1C35">
            <w:pPr>
              <w:pStyle w:val="CopticVersemulti-line"/>
            </w:pPr>
            <w:r w:rsidRPr="00F6464C">
              <w:t>ⲙ̀ⲡⲉϥϫⲉⲙ ⲫⲏⲉⲧⲟ̀ⲛⲓ ⲙ̀ⲙⲟ</w:t>
            </w:r>
          </w:p>
          <w:p w14:paraId="1D06DC30" w14:textId="77777777" w:rsidR="00DB1FC6" w:rsidRDefault="00DB1FC6" w:rsidP="00FF1C35">
            <w:pPr>
              <w:pStyle w:val="CopticVersemulti-line"/>
            </w:pPr>
            <w:r w:rsidRPr="00F6464C">
              <w:t>ⲁϥⲟⲩⲱⲣⲡ ⲙ̀ⲡⲉϥⲙⲟⲛⲟⲅⲉⲛⲏⲥ</w:t>
            </w:r>
          </w:p>
          <w:p w14:paraId="2B39D8B5" w14:textId="77777777" w:rsidR="00DB1FC6" w:rsidRDefault="00DB1FC6" w:rsidP="00FF1C35">
            <w:pPr>
              <w:pStyle w:val="CopticVersemulti-line"/>
            </w:pPr>
            <w:r w:rsidRPr="00F6464C">
              <w:t>ⲓ̀ ⲁϥϭⲓⲥⲁⲣⲝ ⲉ̀ⲃⲟⲗⲛ̀ϧⲏϯ</w:t>
            </w:r>
          </w:p>
        </w:tc>
      </w:tr>
    </w:tbl>
    <w:p w14:paraId="32A75B3B" w14:textId="77777777" w:rsidR="00D96A5F" w:rsidRDefault="00D96A5F" w:rsidP="00DB1FC6">
      <w:pPr>
        <w:pStyle w:val="Heading6"/>
      </w:pPr>
      <w:bookmarkStart w:id="705" w:name="_Toc298681312"/>
      <w:bookmarkStart w:id="706" w:name="_Toc308441927"/>
      <w:r>
        <w:t>The Crown Batos</w:t>
      </w:r>
      <w:bookmarkEnd w:id="705"/>
      <w:bookmarkEnd w:id="706"/>
    </w:p>
    <w:p w14:paraId="5963B542" w14:textId="77777777" w:rsidR="00073574" w:rsidRPr="00073574" w:rsidRDefault="00073574" w:rsidP="00DB1FC6">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1FC6" w14:paraId="03926BE4" w14:textId="77777777" w:rsidTr="00AB365B">
        <w:trPr>
          <w:cantSplit/>
          <w:jc w:val="center"/>
        </w:trPr>
        <w:tc>
          <w:tcPr>
            <w:tcW w:w="288" w:type="dxa"/>
          </w:tcPr>
          <w:p w14:paraId="612D821C" w14:textId="77777777" w:rsidR="00DB1FC6" w:rsidRDefault="00DB1FC6" w:rsidP="00AB365B">
            <w:pPr>
              <w:pStyle w:val="CopticCross"/>
            </w:pPr>
          </w:p>
        </w:tc>
        <w:tc>
          <w:tcPr>
            <w:tcW w:w="3960" w:type="dxa"/>
          </w:tcPr>
          <w:p w14:paraId="29E563E9" w14:textId="77777777" w:rsidR="00DB1FC6" w:rsidRPr="007425E1" w:rsidRDefault="00DB1FC6" w:rsidP="00DB1FC6">
            <w:pPr>
              <w:pStyle w:val="EngHang"/>
            </w:pPr>
            <w:r w:rsidRPr="007425E1">
              <w:t>Ezekiel the prophet,</w:t>
            </w:r>
          </w:p>
          <w:p w14:paraId="60369F29" w14:textId="77777777" w:rsidR="00DB1FC6" w:rsidRPr="007425E1" w:rsidRDefault="00DB1FC6" w:rsidP="00DB1FC6">
            <w:pPr>
              <w:pStyle w:val="EngHang"/>
            </w:pPr>
            <w:r w:rsidRPr="007425E1">
              <w:t xml:space="preserve">Proclaimed and bore witness, </w:t>
            </w:r>
          </w:p>
          <w:p w14:paraId="2A84C69B" w14:textId="77777777" w:rsidR="00DB1FC6" w:rsidRPr="007425E1" w:rsidRDefault="00DB1FC6" w:rsidP="00DB1FC6">
            <w:pPr>
              <w:pStyle w:val="EngHang"/>
            </w:pPr>
            <w:r w:rsidRPr="007425E1">
              <w:t xml:space="preserve">I saw a gate </w:t>
            </w:r>
            <w:r>
              <w:t>that looks</w:t>
            </w:r>
            <w:r w:rsidRPr="007425E1">
              <w:t xml:space="preserve"> </w:t>
            </w:r>
            <w:r>
              <w:t>to the</w:t>
            </w:r>
            <w:r w:rsidRPr="007425E1">
              <w:t xml:space="preserve"> east; </w:t>
            </w:r>
          </w:p>
          <w:p w14:paraId="42C3F290" w14:textId="77777777" w:rsidR="00DB1FC6" w:rsidRDefault="00DB1FC6" w:rsidP="00DB1FC6">
            <w:pPr>
              <w:pStyle w:val="EngHangEnd"/>
            </w:pPr>
            <w:r w:rsidRPr="007425E1">
              <w:t>Closed with a wondrous sea</w:t>
            </w:r>
            <w:r>
              <w:t>l.</w:t>
            </w:r>
          </w:p>
        </w:tc>
        <w:tc>
          <w:tcPr>
            <w:tcW w:w="288" w:type="dxa"/>
          </w:tcPr>
          <w:p w14:paraId="723D5860" w14:textId="77777777" w:rsidR="00DB1FC6" w:rsidRDefault="00DB1FC6" w:rsidP="00163A7A"/>
        </w:tc>
        <w:tc>
          <w:tcPr>
            <w:tcW w:w="288" w:type="dxa"/>
          </w:tcPr>
          <w:p w14:paraId="36744174" w14:textId="77777777" w:rsidR="00DB1FC6" w:rsidRDefault="00DB1FC6" w:rsidP="00AB365B">
            <w:pPr>
              <w:pStyle w:val="CopticCross"/>
            </w:pPr>
          </w:p>
        </w:tc>
        <w:tc>
          <w:tcPr>
            <w:tcW w:w="3960" w:type="dxa"/>
          </w:tcPr>
          <w:p w14:paraId="24FFCC3E" w14:textId="77777777" w:rsidR="00DB1FC6" w:rsidRDefault="00DB1FC6" w:rsidP="00E532DA">
            <w:pPr>
              <w:pStyle w:val="CopticVersemulti-line"/>
            </w:pPr>
            <w:r w:rsidRPr="00E532DA">
              <w:t>Ⲓⲉⲍⲉⲕⲓⲏⲗ ⲡⲓⲡ</w:t>
            </w:r>
            <w:r w:rsidRPr="00E532DA">
              <w:rPr>
                <w:rFonts w:ascii="Times New Roman" w:hAnsi="Times New Roman" w:cs="Times New Roman"/>
              </w:rPr>
              <w:t>̀</w:t>
            </w:r>
            <w:r w:rsidRPr="00E532DA">
              <w:t>ⲣⲟⲫⲏⲧⲏⲥ</w:t>
            </w:r>
          </w:p>
          <w:p w14:paraId="044B3CD8" w14:textId="77777777" w:rsidR="00DB1FC6" w:rsidRDefault="00DB1FC6" w:rsidP="00E532DA">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5569E789" w14:textId="77777777" w:rsidR="00DB1FC6" w:rsidRDefault="00DB1FC6" w:rsidP="00E532DA">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AE44E08" w14:textId="77777777" w:rsidR="00DB1FC6" w:rsidRDefault="00DB1FC6" w:rsidP="00E532DA">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DB1FC6" w14:paraId="4610C60F" w14:textId="77777777" w:rsidTr="00AB365B">
        <w:trPr>
          <w:cantSplit/>
          <w:jc w:val="center"/>
        </w:trPr>
        <w:tc>
          <w:tcPr>
            <w:tcW w:w="288" w:type="dxa"/>
          </w:tcPr>
          <w:p w14:paraId="2341BB48" w14:textId="77777777" w:rsidR="00DB1FC6" w:rsidRDefault="00DB1FC6" w:rsidP="00AB365B">
            <w:pPr>
              <w:pStyle w:val="CopticCross"/>
            </w:pPr>
            <w:r w:rsidRPr="00FB5ACB">
              <w:t>¿</w:t>
            </w:r>
          </w:p>
        </w:tc>
        <w:tc>
          <w:tcPr>
            <w:tcW w:w="3960" w:type="dxa"/>
          </w:tcPr>
          <w:p w14:paraId="2BBA8E80" w14:textId="77777777" w:rsidR="00DB1FC6" w:rsidRPr="007425E1" w:rsidRDefault="00DB1FC6" w:rsidP="00DB1FC6">
            <w:pPr>
              <w:pStyle w:val="EngHang"/>
            </w:pPr>
            <w:r w:rsidRPr="007425E1">
              <w:t xml:space="preserve">No one </w:t>
            </w:r>
            <w:r>
              <w:t>will</w:t>
            </w:r>
            <w:r w:rsidRPr="007425E1">
              <w:t xml:space="preserve"> </w:t>
            </w:r>
            <w:r>
              <w:t>go through it,</w:t>
            </w:r>
          </w:p>
          <w:p w14:paraId="2EF99A12" w14:textId="77777777" w:rsidR="00DB1FC6" w:rsidRPr="007425E1" w:rsidRDefault="00DB1FC6" w:rsidP="00DB1FC6">
            <w:pPr>
              <w:pStyle w:val="EngHang"/>
            </w:pPr>
            <w:r>
              <w:t>Except</w:t>
            </w:r>
            <w:r w:rsidRPr="007425E1">
              <w:t xml:space="preserve"> the Lord of Hosts; </w:t>
            </w:r>
          </w:p>
          <w:p w14:paraId="389868A6" w14:textId="77777777" w:rsidR="00DB1FC6" w:rsidRPr="007425E1" w:rsidRDefault="00DB1FC6" w:rsidP="00DB1FC6">
            <w:pPr>
              <w:pStyle w:val="EngHang"/>
            </w:pPr>
            <w:r w:rsidRPr="007425E1">
              <w:t xml:space="preserve">He </w:t>
            </w:r>
            <w:commentRangeStart w:id="707"/>
            <w:r w:rsidRPr="007425E1">
              <w:t>has entered and come forth</w:t>
            </w:r>
            <w:commentRangeEnd w:id="707"/>
            <w:r>
              <w:rPr>
                <w:rStyle w:val="CommentReference"/>
                <w:rFonts w:ascii="Times New Roman" w:eastAsiaTheme="minorHAnsi" w:hAnsi="Times New Roman" w:cstheme="minorBidi"/>
                <w:color w:val="auto"/>
              </w:rPr>
              <w:commentReference w:id="707"/>
            </w:r>
            <w:r w:rsidRPr="007425E1">
              <w:t xml:space="preserve">; </w:t>
            </w:r>
          </w:p>
          <w:p w14:paraId="49F3866A" w14:textId="77777777" w:rsidR="00DB1FC6" w:rsidRDefault="00DB1FC6" w:rsidP="00DB1FC6">
            <w:pPr>
              <w:pStyle w:val="EngHangEnd"/>
            </w:pPr>
            <w:r w:rsidRPr="007425E1">
              <w:t>And it stands shut in this manner.</w:t>
            </w:r>
          </w:p>
        </w:tc>
        <w:tc>
          <w:tcPr>
            <w:tcW w:w="288" w:type="dxa"/>
          </w:tcPr>
          <w:p w14:paraId="1E786FBE" w14:textId="77777777" w:rsidR="00DB1FC6" w:rsidRDefault="00DB1FC6" w:rsidP="00163A7A"/>
        </w:tc>
        <w:tc>
          <w:tcPr>
            <w:tcW w:w="288" w:type="dxa"/>
          </w:tcPr>
          <w:p w14:paraId="0D63A0B2" w14:textId="77777777" w:rsidR="00DB1FC6" w:rsidRDefault="00DB1FC6" w:rsidP="00AB365B">
            <w:pPr>
              <w:pStyle w:val="CopticCross"/>
            </w:pPr>
            <w:r w:rsidRPr="00FB5ACB">
              <w:t>¿</w:t>
            </w:r>
          </w:p>
        </w:tc>
        <w:tc>
          <w:tcPr>
            <w:tcW w:w="3960" w:type="dxa"/>
          </w:tcPr>
          <w:p w14:paraId="421889E1" w14:textId="77777777" w:rsidR="00DB1FC6" w:rsidRDefault="00DB1FC6" w:rsidP="00E532DA">
            <w:pPr>
              <w:pStyle w:val="CopticVersemulti-line"/>
            </w:pPr>
            <w:r w:rsidRPr="00E532DA">
              <w:t>Ⲙ̀ⲡⲉ ϩ̀ⲗⲓ ϣⲉ ⲉ̀ϧⲟⲩⲛ ⲉ̀ⲣⲟⲥ</w:t>
            </w:r>
          </w:p>
          <w:p w14:paraId="426E65F0" w14:textId="77777777" w:rsidR="00DB1FC6" w:rsidRDefault="00DB1FC6" w:rsidP="00E532DA">
            <w:pPr>
              <w:pStyle w:val="CopticVersemulti-line"/>
            </w:pPr>
            <w:r w:rsidRPr="00E532DA">
              <w:t>ⲉ̀ⲃⲏⲗ ⲉ̀Ⲡⲟ̅ⲥ̅ ⲛ̀ⲧⲉ ⲛⲓϫⲟⲙ</w:t>
            </w:r>
          </w:p>
          <w:p w14:paraId="204982EE" w14:textId="77777777" w:rsidR="00DB1FC6" w:rsidRDefault="00DB1FC6" w:rsidP="00E532DA">
            <w:pPr>
              <w:pStyle w:val="CopticVersemulti-line"/>
            </w:pPr>
            <w:r w:rsidRPr="00E532DA">
              <w:t>ⲁϥϣⲉ ⲉ̀ϧⲟⲩⲛ ⲁϥⲓ̀ ⲉ̀ⲃⲟⲗ</w:t>
            </w:r>
          </w:p>
          <w:p w14:paraId="3F3096AA" w14:textId="77777777" w:rsidR="00DB1FC6" w:rsidRDefault="00DB1FC6" w:rsidP="00E532DA">
            <w:pPr>
              <w:pStyle w:val="CopticVerse"/>
            </w:pPr>
            <w:r w:rsidRPr="00E532DA">
              <w:t>ⲁⲥⲟ̀ϩⲓ ⲉⲥϣⲟⲧⲉⲙ ⲙ̀ⲡⲉⲥⲣⲏϯ</w:t>
            </w:r>
          </w:p>
        </w:tc>
      </w:tr>
      <w:tr w:rsidR="00DB1FC6" w14:paraId="06B83ABE" w14:textId="77777777" w:rsidTr="00AB365B">
        <w:trPr>
          <w:cantSplit/>
          <w:jc w:val="center"/>
        </w:trPr>
        <w:tc>
          <w:tcPr>
            <w:tcW w:w="288" w:type="dxa"/>
          </w:tcPr>
          <w:p w14:paraId="0C8B002C" w14:textId="77777777" w:rsidR="00DB1FC6" w:rsidRDefault="00DB1FC6" w:rsidP="00AB365B">
            <w:pPr>
              <w:pStyle w:val="CopticCross"/>
            </w:pPr>
          </w:p>
        </w:tc>
        <w:tc>
          <w:tcPr>
            <w:tcW w:w="3960" w:type="dxa"/>
          </w:tcPr>
          <w:p w14:paraId="4B925FD7" w14:textId="77777777" w:rsidR="00DB1FC6" w:rsidRPr="007425E1" w:rsidRDefault="00DB1FC6" w:rsidP="00DB1FC6">
            <w:pPr>
              <w:pStyle w:val="EngHang"/>
            </w:pPr>
            <w:r w:rsidRPr="007425E1">
              <w:t>For the gate is the virgin,</w:t>
            </w:r>
          </w:p>
          <w:p w14:paraId="49739C5D" w14:textId="77777777" w:rsidR="00DB1FC6" w:rsidRPr="007425E1" w:rsidRDefault="00DB1FC6" w:rsidP="00DB1FC6">
            <w:pPr>
              <w:pStyle w:val="EngHang"/>
            </w:pPr>
            <w:r w:rsidRPr="007425E1">
              <w:t>Who gave birth to our Saviour,</w:t>
            </w:r>
          </w:p>
          <w:p w14:paraId="73426CC8" w14:textId="77777777" w:rsidR="00DB1FC6" w:rsidRPr="007425E1" w:rsidRDefault="00DB1FC6" w:rsidP="00DB1FC6">
            <w:pPr>
              <w:pStyle w:val="EngHang"/>
            </w:pPr>
            <w:r w:rsidRPr="007425E1">
              <w:t>And after giving birth,</w:t>
            </w:r>
          </w:p>
          <w:p w14:paraId="56541C0E" w14:textId="77777777" w:rsidR="00DB1FC6" w:rsidRDefault="00DB1FC6" w:rsidP="00DB1FC6">
            <w:pPr>
              <w:pStyle w:val="EngHangEnd"/>
            </w:pPr>
            <w:r w:rsidRPr="007425E1">
              <w:t>Remained a virgin.</w:t>
            </w:r>
          </w:p>
        </w:tc>
        <w:tc>
          <w:tcPr>
            <w:tcW w:w="288" w:type="dxa"/>
          </w:tcPr>
          <w:p w14:paraId="73C53866" w14:textId="77777777" w:rsidR="00DB1FC6" w:rsidRDefault="00DB1FC6" w:rsidP="00163A7A"/>
        </w:tc>
        <w:tc>
          <w:tcPr>
            <w:tcW w:w="288" w:type="dxa"/>
          </w:tcPr>
          <w:p w14:paraId="70118FCC" w14:textId="77777777" w:rsidR="00DB1FC6" w:rsidRDefault="00DB1FC6" w:rsidP="00AB365B">
            <w:pPr>
              <w:pStyle w:val="CopticCross"/>
            </w:pPr>
          </w:p>
        </w:tc>
        <w:tc>
          <w:tcPr>
            <w:tcW w:w="3960" w:type="dxa"/>
          </w:tcPr>
          <w:p w14:paraId="6CC670EE" w14:textId="77777777" w:rsidR="00DB1FC6" w:rsidRDefault="00DB1FC6" w:rsidP="00E532DA">
            <w:pPr>
              <w:pStyle w:val="CopticVersemulti-line"/>
            </w:pPr>
            <w:r w:rsidRPr="00E532DA">
              <w:t>Ϯⲡⲏⲗⲓ ⲅⲁⲣ ⲧⲉ ϯⲡⲁⲣⲑⲉⲛⲟⲥ</w:t>
            </w:r>
          </w:p>
          <w:p w14:paraId="13E742FD" w14:textId="77777777" w:rsidR="00DB1FC6" w:rsidRDefault="00DB1FC6" w:rsidP="00E532DA">
            <w:pPr>
              <w:pStyle w:val="CopticVersemulti-line"/>
            </w:pPr>
            <w:r w:rsidRPr="00E532DA">
              <w:t>ⲑⲏⲉ̀ⲧⲁⲥⲙⲓⲥⲓ ⲙ̀ⲡⲉⲛⲥⲱⲧⲏⲣ</w:t>
            </w:r>
          </w:p>
          <w:p w14:paraId="2A01A660" w14:textId="77777777" w:rsidR="00DB1FC6" w:rsidRDefault="00DB1FC6" w:rsidP="00E532DA">
            <w:pPr>
              <w:pStyle w:val="CopticVersemulti-line"/>
            </w:pPr>
            <w:r w:rsidRPr="00E532DA">
              <w:t>ⲟⲩⲟϩ ⲟⲛ ⲙⲉⲛⲉⲛⲥⲁ ⲑ̀ⲣⲉⲥⲙⲁⲥϥ</w:t>
            </w:r>
          </w:p>
          <w:p w14:paraId="1C5868C6" w14:textId="77777777" w:rsidR="00DB1FC6" w:rsidRDefault="00DB1FC6" w:rsidP="00E532DA">
            <w:pPr>
              <w:pStyle w:val="CopticVerse"/>
            </w:pPr>
            <w:r w:rsidRPr="00E532DA">
              <w:t>ⲁⲥⲟ̀ϩⲓ ⲉⲥⲟⲓ ⲙ̀ⲡⲁⲣⲑⲉⲛⲟⲥ</w:t>
            </w:r>
          </w:p>
        </w:tc>
      </w:tr>
      <w:tr w:rsidR="00DB1FC6" w14:paraId="727302F7" w14:textId="77777777" w:rsidTr="00AB365B">
        <w:trPr>
          <w:cantSplit/>
          <w:jc w:val="center"/>
        </w:trPr>
        <w:tc>
          <w:tcPr>
            <w:tcW w:w="288" w:type="dxa"/>
          </w:tcPr>
          <w:p w14:paraId="64B23116" w14:textId="77777777" w:rsidR="00DB1FC6" w:rsidRDefault="00DB1FC6" w:rsidP="00AB365B">
            <w:pPr>
              <w:pStyle w:val="CopticCross"/>
            </w:pPr>
            <w:r w:rsidRPr="00FB5ACB">
              <w:lastRenderedPageBreak/>
              <w:t>¿</w:t>
            </w:r>
          </w:p>
        </w:tc>
        <w:tc>
          <w:tcPr>
            <w:tcW w:w="3960" w:type="dxa"/>
          </w:tcPr>
          <w:p w14:paraId="2311FD53" w14:textId="77777777" w:rsidR="00DB1FC6" w:rsidRPr="007425E1" w:rsidRDefault="00DB1FC6" w:rsidP="00DB1FC6">
            <w:pPr>
              <w:pStyle w:val="EngHang"/>
            </w:pPr>
            <w:r w:rsidRPr="007425E1">
              <w:t>Blessed is your fruit</w:t>
            </w:r>
            <w:r>
              <w:t>,</w:t>
            </w:r>
          </w:p>
          <w:p w14:paraId="043014F3" w14:textId="77777777" w:rsidR="00DB1FC6" w:rsidRPr="00646C04" w:rsidRDefault="00DB1FC6" w:rsidP="00DB1FC6">
            <w:pPr>
              <w:pStyle w:val="EngHang"/>
            </w:pPr>
            <w:r w:rsidRPr="00646C04">
              <w:t xml:space="preserve">O you who brought forth God </w:t>
            </w:r>
            <w:r>
              <w:t>in</w:t>
            </w:r>
            <w:r w:rsidRPr="00646C04">
              <w:t>to the world,</w:t>
            </w:r>
          </w:p>
          <w:p w14:paraId="43A05FCE" w14:textId="77777777" w:rsidR="00DB1FC6" w:rsidRPr="007425E1" w:rsidRDefault="00DB1FC6" w:rsidP="00DB1FC6">
            <w:pPr>
              <w:pStyle w:val="EngHang"/>
            </w:pPr>
            <w:r w:rsidRPr="007425E1">
              <w:t>That He may save us from the hands,</w:t>
            </w:r>
          </w:p>
          <w:p w14:paraId="7A883E25" w14:textId="77777777" w:rsidR="00DB1FC6" w:rsidRDefault="00DB1FC6" w:rsidP="00DB1FC6">
            <w:pPr>
              <w:pStyle w:val="EngHangEnd"/>
            </w:pPr>
            <w:r w:rsidRPr="007425E1">
              <w:t>Of the unmerciful tyrant</w:t>
            </w:r>
          </w:p>
        </w:tc>
        <w:tc>
          <w:tcPr>
            <w:tcW w:w="288" w:type="dxa"/>
          </w:tcPr>
          <w:p w14:paraId="57C50940" w14:textId="77777777" w:rsidR="00DB1FC6" w:rsidRDefault="00DB1FC6" w:rsidP="00163A7A"/>
        </w:tc>
        <w:tc>
          <w:tcPr>
            <w:tcW w:w="288" w:type="dxa"/>
          </w:tcPr>
          <w:p w14:paraId="3D00C72C" w14:textId="77777777" w:rsidR="00DB1FC6" w:rsidRDefault="00DB1FC6" w:rsidP="00AB365B">
            <w:pPr>
              <w:pStyle w:val="CopticCross"/>
            </w:pPr>
            <w:r w:rsidRPr="00FB5ACB">
              <w:t>¿</w:t>
            </w:r>
          </w:p>
        </w:tc>
        <w:tc>
          <w:tcPr>
            <w:tcW w:w="3960" w:type="dxa"/>
          </w:tcPr>
          <w:p w14:paraId="61E5C48A" w14:textId="77777777" w:rsidR="00DB1FC6" w:rsidRDefault="00DB1FC6" w:rsidP="00E532DA">
            <w:pPr>
              <w:pStyle w:val="CopticVersemulti-line"/>
            </w:pPr>
            <w:r w:rsidRPr="00E532DA">
              <w:t>ϥ̀ⲥ̀ⲙⲁⲣⲱⲟⲩⲧ ⲛ̀ϫⲉ ⲡⲉⲕⲁⲣⲡⲟⲥ</w:t>
            </w:r>
          </w:p>
          <w:p w14:paraId="46B1CF01" w14:textId="77777777" w:rsidR="00DB1FC6" w:rsidRDefault="00DB1FC6" w:rsidP="00E532DA">
            <w:pPr>
              <w:pStyle w:val="CopticVersemulti-line"/>
            </w:pPr>
            <w:r w:rsidRPr="00E532DA">
              <w:t>ⲱ̀ ⲑⲏⲉ̀ⲧⲁⲥϫ̀ⲫⲉ Ⲫϯ ⲛⲁⲛ ⲉ̀ⲡⲓⲕⲟⲥⲙⲟⲥ</w:t>
            </w:r>
          </w:p>
          <w:p w14:paraId="2E5F3048" w14:textId="77777777" w:rsidR="00DB1FC6" w:rsidRDefault="00DB1FC6" w:rsidP="00E532DA">
            <w:pPr>
              <w:pStyle w:val="CopticVersemulti-line"/>
            </w:pPr>
            <w:r w:rsidRPr="00E532DA">
              <w:t>ϣⲁⲛ̀ⲧⲉϥⲥⲟⲧⲧⲉⲛ ϧⲉⲛ ⲛⲉⲛϫⲓϫ</w:t>
            </w:r>
          </w:p>
          <w:p w14:paraId="14CC089C" w14:textId="77777777" w:rsidR="00DB1FC6" w:rsidRDefault="00DB1FC6" w:rsidP="00E532DA">
            <w:pPr>
              <w:pStyle w:val="CopticVerse"/>
            </w:pPr>
            <w:r w:rsidRPr="00E532DA">
              <w:t>ⲙ̀ⲡⲓⲧⲩⲣⲁⲛⲛⲟⲥ ⲛ̀ⲁⲑⲛⲁⲓ</w:t>
            </w:r>
          </w:p>
        </w:tc>
      </w:tr>
      <w:tr w:rsidR="00DB1FC6" w14:paraId="3A3DBFDB" w14:textId="77777777" w:rsidTr="00AB365B">
        <w:trPr>
          <w:cantSplit/>
          <w:jc w:val="center"/>
        </w:trPr>
        <w:tc>
          <w:tcPr>
            <w:tcW w:w="288" w:type="dxa"/>
          </w:tcPr>
          <w:p w14:paraId="4145A3B5" w14:textId="77777777" w:rsidR="00DB1FC6" w:rsidRDefault="00DB1FC6" w:rsidP="00AB365B">
            <w:pPr>
              <w:pStyle w:val="CopticCross"/>
            </w:pPr>
          </w:p>
        </w:tc>
        <w:tc>
          <w:tcPr>
            <w:tcW w:w="3960" w:type="dxa"/>
          </w:tcPr>
          <w:p w14:paraId="27A638D6" w14:textId="77777777" w:rsidR="00DB1FC6" w:rsidRPr="007425E1" w:rsidRDefault="00DB1FC6" w:rsidP="00DB1FC6">
            <w:pPr>
              <w:pStyle w:val="EngHang"/>
            </w:pPr>
            <w:r w:rsidRPr="007425E1">
              <w:t>You are blessed and perfect,</w:t>
            </w:r>
          </w:p>
          <w:p w14:paraId="2EDF3AAB" w14:textId="77777777" w:rsidR="00DB1FC6" w:rsidRPr="007425E1" w:rsidRDefault="00DB1FC6" w:rsidP="00DB1FC6">
            <w:pPr>
              <w:pStyle w:val="EngHang"/>
            </w:pPr>
            <w:r w:rsidRPr="007425E1">
              <w:t>O you who found all grace,</w:t>
            </w:r>
          </w:p>
          <w:p w14:paraId="44DA6C31" w14:textId="77777777" w:rsidR="00DB1FC6" w:rsidRPr="007425E1" w:rsidRDefault="00DB1FC6" w:rsidP="00DB1FC6">
            <w:pPr>
              <w:pStyle w:val="EngHang"/>
            </w:pPr>
            <w:r w:rsidRPr="007425E1">
              <w:t>Before the King of Glory</w:t>
            </w:r>
          </w:p>
          <w:p w14:paraId="0A7564E0" w14:textId="77777777" w:rsidR="00DB1FC6" w:rsidRDefault="00DB1FC6" w:rsidP="00DB1FC6">
            <w:pPr>
              <w:pStyle w:val="EngHangEnd"/>
            </w:pPr>
            <w:r w:rsidRPr="007425E1">
              <w:t>Our true God.</w:t>
            </w:r>
          </w:p>
        </w:tc>
        <w:tc>
          <w:tcPr>
            <w:tcW w:w="288" w:type="dxa"/>
          </w:tcPr>
          <w:p w14:paraId="54ABAD61" w14:textId="77777777" w:rsidR="00DB1FC6" w:rsidRDefault="00DB1FC6" w:rsidP="00163A7A"/>
        </w:tc>
        <w:tc>
          <w:tcPr>
            <w:tcW w:w="288" w:type="dxa"/>
          </w:tcPr>
          <w:p w14:paraId="5927516E" w14:textId="77777777" w:rsidR="00DB1FC6" w:rsidRDefault="00DB1FC6" w:rsidP="00AB365B">
            <w:pPr>
              <w:pStyle w:val="CopticCross"/>
            </w:pPr>
          </w:p>
        </w:tc>
        <w:tc>
          <w:tcPr>
            <w:tcW w:w="3960" w:type="dxa"/>
          </w:tcPr>
          <w:p w14:paraId="546BD814" w14:textId="77777777" w:rsidR="00DB1FC6" w:rsidRDefault="00DB1FC6" w:rsidP="00E532DA">
            <w:pPr>
              <w:pStyle w:val="CopticVersemulti-line"/>
            </w:pPr>
            <w:r w:rsidRPr="00E532DA">
              <w:t>Ⲧⲉⲥ̀ⲙⲁⲙⲁⲧ ⲧⲉϫⲏⲕ ⲉ̀ⲃⲟⲗ</w:t>
            </w:r>
          </w:p>
          <w:p w14:paraId="484D5F6A" w14:textId="77777777" w:rsidR="00DB1FC6" w:rsidRDefault="00DB1FC6" w:rsidP="00E532DA">
            <w:pPr>
              <w:pStyle w:val="CopticVersemulti-line"/>
            </w:pPr>
            <w:r w:rsidRPr="00E532DA">
              <w:t>ⲱ̀ ⲑⲏⲉ̀ⲧⲁⲥϫⲉⲙ ⲭⲁⲣⲓⲥⲙⲁ ⲛⲓⲃⲉⲛ</w:t>
            </w:r>
          </w:p>
          <w:p w14:paraId="5B5251C7" w14:textId="77777777" w:rsidR="00DB1FC6" w:rsidRDefault="00DB1FC6" w:rsidP="00E532DA">
            <w:pPr>
              <w:pStyle w:val="CopticVersemulti-line"/>
            </w:pPr>
            <w:r w:rsidRPr="00E532DA">
              <w:t>ⲙ̀ⲡⲉⲙ̀ⲑⲟ ⲙ̀ⲡ̀ⲟⲩⲣⲟ ⲛ̀ⲧⲉ ⲡ̀ⲱ̀ⲟⲩ</w:t>
            </w:r>
          </w:p>
          <w:p w14:paraId="00182B32" w14:textId="77777777" w:rsidR="00DB1FC6" w:rsidRDefault="00DB1FC6" w:rsidP="00E532DA">
            <w:pPr>
              <w:pStyle w:val="CopticVerse"/>
            </w:pPr>
            <w:r w:rsidRPr="00E532DA">
              <w:t>ⲡⲉⲛⲁ̀ⲗⲏⲑⲓⲛⲟⲥ ⲛ̀ⲛⲟⲩϯ</w:t>
            </w:r>
          </w:p>
        </w:tc>
      </w:tr>
      <w:tr w:rsidR="00DB1FC6" w14:paraId="6E2A5951" w14:textId="77777777" w:rsidTr="00AB365B">
        <w:trPr>
          <w:cantSplit/>
          <w:jc w:val="center"/>
        </w:trPr>
        <w:tc>
          <w:tcPr>
            <w:tcW w:w="288" w:type="dxa"/>
          </w:tcPr>
          <w:p w14:paraId="6DF61238" w14:textId="77777777" w:rsidR="00DB1FC6" w:rsidRDefault="00DB1FC6" w:rsidP="00AB365B">
            <w:pPr>
              <w:pStyle w:val="CopticCross"/>
            </w:pPr>
            <w:r w:rsidRPr="00FB5ACB">
              <w:t>¿</w:t>
            </w:r>
          </w:p>
        </w:tc>
        <w:tc>
          <w:tcPr>
            <w:tcW w:w="3960" w:type="dxa"/>
          </w:tcPr>
          <w:p w14:paraId="1425D7C5" w14:textId="77777777" w:rsidR="00DB1FC6" w:rsidRPr="007425E1" w:rsidRDefault="00DB1FC6" w:rsidP="00DB1FC6">
            <w:pPr>
              <w:pStyle w:val="EngHang"/>
            </w:pPr>
            <w:r w:rsidRPr="007425E1">
              <w:t>You are worthy of all honour,</w:t>
            </w:r>
          </w:p>
          <w:p w14:paraId="0AD369ED" w14:textId="77777777" w:rsidR="00DB1FC6" w:rsidRPr="007425E1" w:rsidRDefault="00DB1FC6" w:rsidP="00DB1FC6">
            <w:pPr>
              <w:pStyle w:val="EngHang"/>
            </w:pPr>
            <w:r>
              <w:t>Above</w:t>
            </w:r>
            <w:r w:rsidRPr="007425E1">
              <w:t xml:space="preserve"> anyone on the earth, </w:t>
            </w:r>
          </w:p>
          <w:p w14:paraId="6B9355E7" w14:textId="77777777" w:rsidR="00DB1FC6" w:rsidRPr="007425E1" w:rsidRDefault="00DB1FC6" w:rsidP="00DB1FC6">
            <w:pPr>
              <w:pStyle w:val="EngHang"/>
            </w:pPr>
            <w:r w:rsidRPr="007425E1">
              <w:t>For the Logos of the Father</w:t>
            </w:r>
          </w:p>
          <w:p w14:paraId="0E537096" w14:textId="77777777" w:rsidR="00DB1FC6" w:rsidRDefault="00DB1FC6" w:rsidP="00DB1FC6">
            <w:pPr>
              <w:pStyle w:val="EngHangEnd"/>
            </w:pPr>
            <w:r w:rsidRPr="007425E1">
              <w:t>Came and was incarnate of you.</w:t>
            </w:r>
          </w:p>
        </w:tc>
        <w:tc>
          <w:tcPr>
            <w:tcW w:w="288" w:type="dxa"/>
          </w:tcPr>
          <w:p w14:paraId="3212F319" w14:textId="77777777" w:rsidR="00DB1FC6" w:rsidRDefault="00DB1FC6" w:rsidP="00163A7A"/>
        </w:tc>
        <w:tc>
          <w:tcPr>
            <w:tcW w:w="288" w:type="dxa"/>
          </w:tcPr>
          <w:p w14:paraId="1C04E04C" w14:textId="77777777" w:rsidR="00DB1FC6" w:rsidRDefault="00DB1FC6" w:rsidP="00AB365B">
            <w:pPr>
              <w:pStyle w:val="CopticCross"/>
            </w:pPr>
            <w:r w:rsidRPr="00FB5ACB">
              <w:t>¿</w:t>
            </w:r>
          </w:p>
        </w:tc>
        <w:tc>
          <w:tcPr>
            <w:tcW w:w="3960" w:type="dxa"/>
          </w:tcPr>
          <w:p w14:paraId="021D91C4" w14:textId="77777777" w:rsidR="00DB1FC6" w:rsidRDefault="00DB1FC6" w:rsidP="00E532DA">
            <w:pPr>
              <w:pStyle w:val="CopticVersemulti-line"/>
            </w:pPr>
            <w:r w:rsidRPr="00E532DA">
              <w:t>Ⲁ̀ⲣⲉⲉⲙⲡ̀ϣⲁ ⲛ̀ⲧⲁⲓⲟ̀ ⲛⲓⲃⲉⲛ</w:t>
            </w:r>
          </w:p>
          <w:p w14:paraId="436DAAA0" w14:textId="77777777" w:rsidR="00DB1FC6" w:rsidRDefault="00DB1FC6" w:rsidP="00E532DA">
            <w:pPr>
              <w:pStyle w:val="CopticVersemulti-line"/>
            </w:pPr>
            <w:r w:rsidRPr="00E532DA">
              <w:t>ⲡⲁⲣⲁ ⲟⲩⲟⲛ ⲛⲓⲃⲉⲛ ⲉⲧ ϩⲓϫⲉⲛ ⲡⲓⲕⲁϩⲓ</w:t>
            </w:r>
          </w:p>
          <w:p w14:paraId="61378C39" w14:textId="77777777" w:rsidR="00DB1FC6" w:rsidRDefault="00DB1FC6" w:rsidP="00E532DA">
            <w:pPr>
              <w:pStyle w:val="CopticVersemulti-line"/>
            </w:pPr>
            <w:r w:rsidRPr="00E532DA">
              <w:t>ϫⲉ ⲁ ⲡⲓⲗⲟⲅⲟⲥ ⲛ̀ⲧⲉ Ⲫ̀ⲓⲱⲧ</w:t>
            </w:r>
          </w:p>
          <w:p w14:paraId="2B0B5E38" w14:textId="77777777" w:rsidR="00DB1FC6" w:rsidRDefault="00DB1FC6" w:rsidP="00E532DA">
            <w:pPr>
              <w:pStyle w:val="CopticVerse"/>
            </w:pPr>
            <w:r w:rsidRPr="00E532DA">
              <w:t>ⲓ̀ ⲁϥϭⲓⲥⲁⲣⲝ ⲉ̀ⲃⲟⲗⲛ̀ϧⲏϯ</w:t>
            </w:r>
          </w:p>
        </w:tc>
      </w:tr>
      <w:tr w:rsidR="00DB1FC6" w14:paraId="3B9E6B28" w14:textId="77777777" w:rsidTr="00AB365B">
        <w:trPr>
          <w:cantSplit/>
          <w:jc w:val="center"/>
        </w:trPr>
        <w:tc>
          <w:tcPr>
            <w:tcW w:w="288" w:type="dxa"/>
          </w:tcPr>
          <w:p w14:paraId="69B1637F" w14:textId="77777777" w:rsidR="00DB1FC6" w:rsidRDefault="00DB1FC6" w:rsidP="00AB365B">
            <w:pPr>
              <w:pStyle w:val="CopticCross"/>
            </w:pPr>
          </w:p>
        </w:tc>
        <w:tc>
          <w:tcPr>
            <w:tcW w:w="3960" w:type="dxa"/>
          </w:tcPr>
          <w:p w14:paraId="5542EEB4" w14:textId="77777777" w:rsidR="00DB1FC6" w:rsidRPr="007425E1" w:rsidRDefault="00DB1FC6" w:rsidP="00DB1FC6">
            <w:pPr>
              <w:pStyle w:val="EngHang"/>
            </w:pPr>
            <w:r w:rsidRPr="007425E1">
              <w:t>And walked with men,</w:t>
            </w:r>
          </w:p>
          <w:p w14:paraId="03CC5AFE" w14:textId="77777777" w:rsidR="00DB1FC6" w:rsidRPr="007425E1" w:rsidRDefault="00DB1FC6" w:rsidP="00DB1FC6">
            <w:pPr>
              <w:pStyle w:val="EngHang"/>
            </w:pPr>
            <w:r w:rsidRPr="007425E1">
              <w:t>As a compassionate Lover of Mankind,</w:t>
            </w:r>
          </w:p>
          <w:p w14:paraId="51CB6F74" w14:textId="77777777" w:rsidR="00DB1FC6" w:rsidRPr="007425E1" w:rsidRDefault="00DB1FC6" w:rsidP="00DB1FC6">
            <w:pPr>
              <w:pStyle w:val="EngHang"/>
            </w:pPr>
            <w:r w:rsidRPr="007425E1">
              <w:t>That He may save our souls,</w:t>
            </w:r>
          </w:p>
          <w:p w14:paraId="047FA34A" w14:textId="77777777" w:rsidR="00DB1FC6" w:rsidRDefault="00DB1FC6" w:rsidP="00DB1FC6">
            <w:pPr>
              <w:pStyle w:val="EngHangEnd"/>
            </w:pPr>
            <w:r w:rsidRPr="007425E1">
              <w:t xml:space="preserve">Through His Holy </w:t>
            </w:r>
            <w:commentRangeStart w:id="708"/>
            <w:r w:rsidRPr="007425E1">
              <w:t>manifestation</w:t>
            </w:r>
            <w:commentRangeEnd w:id="708"/>
            <w:r>
              <w:rPr>
                <w:rStyle w:val="CommentReference"/>
              </w:rPr>
              <w:commentReference w:id="708"/>
            </w:r>
            <w:r w:rsidRPr="007425E1">
              <w:t>.</w:t>
            </w:r>
          </w:p>
        </w:tc>
        <w:tc>
          <w:tcPr>
            <w:tcW w:w="288" w:type="dxa"/>
          </w:tcPr>
          <w:p w14:paraId="2FA801CF" w14:textId="77777777" w:rsidR="00DB1FC6" w:rsidRDefault="00DB1FC6" w:rsidP="00163A7A"/>
        </w:tc>
        <w:tc>
          <w:tcPr>
            <w:tcW w:w="288" w:type="dxa"/>
          </w:tcPr>
          <w:p w14:paraId="5B5A3751" w14:textId="77777777" w:rsidR="00DB1FC6" w:rsidRDefault="00DB1FC6" w:rsidP="00AB365B">
            <w:pPr>
              <w:pStyle w:val="CopticCross"/>
            </w:pPr>
          </w:p>
        </w:tc>
        <w:tc>
          <w:tcPr>
            <w:tcW w:w="3960" w:type="dxa"/>
          </w:tcPr>
          <w:p w14:paraId="2F090574" w14:textId="77777777" w:rsidR="00DB1FC6" w:rsidRDefault="00DB1FC6" w:rsidP="00E532DA">
            <w:pPr>
              <w:pStyle w:val="CopticVersemulti-line"/>
            </w:pPr>
            <w:r w:rsidRPr="00E532DA">
              <w:t>Ⲟⲩⲟϩ ⲁϥⲙⲟϣⲓ ⲛⲉⲙ ⲛⲓⲣⲱⲙⲓ</w:t>
            </w:r>
          </w:p>
          <w:p w14:paraId="0823039E" w14:textId="77777777" w:rsidR="00DB1FC6" w:rsidRDefault="00DB1FC6" w:rsidP="00E532DA">
            <w:pPr>
              <w:pStyle w:val="CopticVersemulti-line"/>
            </w:pPr>
            <w:r w:rsidRPr="00E532DA">
              <w:t>ϩⲱⲥ ⲙⲁⲓⲣⲱⲙⲓ ⲛ̀ⲣⲉϥϣⲉⲛϩⲏⲧ</w:t>
            </w:r>
          </w:p>
          <w:p w14:paraId="424E7B05" w14:textId="77777777" w:rsidR="00DB1FC6" w:rsidRDefault="00DB1FC6" w:rsidP="00E532DA">
            <w:pPr>
              <w:pStyle w:val="CopticVersemulti-line"/>
            </w:pPr>
            <w:r w:rsidRPr="00E532DA">
              <w:t>ϣⲁⲛ̀ⲧⲉϥⲥⲱϯ ⲛ̀ⲛⲉⲛⲯⲩⲭⲏ</w:t>
            </w:r>
          </w:p>
          <w:p w14:paraId="57D2589D" w14:textId="77777777" w:rsidR="00DB1FC6" w:rsidRDefault="00DB1FC6" w:rsidP="00E532DA">
            <w:pPr>
              <w:pStyle w:val="CopticVerse"/>
            </w:pPr>
            <w:r w:rsidRPr="00E532DA">
              <w:t>ϩⲓⲧⲉⲛ ⲧⲉϥⲡⲁⲣⲟⲩⲥⲓⲁ̀ ⲉ̅ⲑ̅ⲩ</w:t>
            </w:r>
          </w:p>
        </w:tc>
      </w:tr>
      <w:tr w:rsidR="00DB1FC6" w14:paraId="2B54F9BC" w14:textId="77777777" w:rsidTr="00AB365B">
        <w:trPr>
          <w:cantSplit/>
          <w:jc w:val="center"/>
        </w:trPr>
        <w:tc>
          <w:tcPr>
            <w:tcW w:w="288" w:type="dxa"/>
          </w:tcPr>
          <w:p w14:paraId="4781BB7E" w14:textId="77777777" w:rsidR="00DB1FC6" w:rsidRDefault="00DB1FC6" w:rsidP="00AB365B">
            <w:pPr>
              <w:pStyle w:val="CopticCross"/>
            </w:pPr>
            <w:r w:rsidRPr="00FB5ACB">
              <w:t>¿</w:t>
            </w:r>
          </w:p>
        </w:tc>
        <w:tc>
          <w:tcPr>
            <w:tcW w:w="3960" w:type="dxa"/>
          </w:tcPr>
          <w:p w14:paraId="5702A212" w14:textId="77777777" w:rsidR="00DB1FC6" w:rsidRPr="007425E1" w:rsidRDefault="00DB1FC6" w:rsidP="00DB1FC6">
            <w:pPr>
              <w:pStyle w:val="EngHang"/>
            </w:pPr>
            <w:r w:rsidRPr="007425E1">
              <w:t>Let us worship our Saviour,</w:t>
            </w:r>
          </w:p>
          <w:p w14:paraId="1B106974" w14:textId="77777777" w:rsidR="00DB1FC6" w:rsidRPr="007425E1" w:rsidRDefault="00DB1FC6" w:rsidP="00DB1FC6">
            <w:pPr>
              <w:pStyle w:val="EngHang"/>
            </w:pPr>
            <w:r w:rsidRPr="007425E1">
              <w:t>The good lover of mankind,</w:t>
            </w:r>
          </w:p>
          <w:p w14:paraId="5FAA439B" w14:textId="77777777" w:rsidR="00DB1FC6" w:rsidRPr="007425E1" w:rsidRDefault="00DB1FC6" w:rsidP="00DB1FC6">
            <w:pPr>
              <w:pStyle w:val="EngHang"/>
            </w:pPr>
            <w:r w:rsidRPr="007425E1">
              <w:t>For He had compassion on us,</w:t>
            </w:r>
          </w:p>
          <w:p w14:paraId="21F0818E" w14:textId="77777777" w:rsidR="00DB1FC6" w:rsidRDefault="00DB1FC6" w:rsidP="00DB1FC6">
            <w:pPr>
              <w:pStyle w:val="EngHangEnd"/>
            </w:pPr>
            <w:commentRangeStart w:id="709"/>
            <w:r>
              <w:t>and</w:t>
            </w:r>
            <w:r w:rsidRPr="007425E1">
              <w:t xml:space="preserve"> </w:t>
            </w:r>
            <w:commentRangeEnd w:id="709"/>
            <w:r>
              <w:rPr>
                <w:rStyle w:val="CommentReference"/>
              </w:rPr>
              <w:commentReference w:id="709"/>
            </w:r>
            <w:r w:rsidRPr="007425E1">
              <w:t>came and saved us.</w:t>
            </w:r>
          </w:p>
        </w:tc>
        <w:tc>
          <w:tcPr>
            <w:tcW w:w="288" w:type="dxa"/>
          </w:tcPr>
          <w:p w14:paraId="22A6DBCF" w14:textId="77777777" w:rsidR="00DB1FC6" w:rsidRDefault="00DB1FC6" w:rsidP="00163A7A"/>
        </w:tc>
        <w:tc>
          <w:tcPr>
            <w:tcW w:w="288" w:type="dxa"/>
          </w:tcPr>
          <w:p w14:paraId="764B6904" w14:textId="77777777" w:rsidR="00DB1FC6" w:rsidRDefault="00DB1FC6" w:rsidP="00AB365B">
            <w:pPr>
              <w:pStyle w:val="CopticCross"/>
            </w:pPr>
            <w:r w:rsidRPr="00FB5ACB">
              <w:t>¿</w:t>
            </w:r>
          </w:p>
        </w:tc>
        <w:tc>
          <w:tcPr>
            <w:tcW w:w="3960" w:type="dxa"/>
          </w:tcPr>
          <w:p w14:paraId="4608AFF8" w14:textId="77777777" w:rsidR="00DB1FC6" w:rsidRDefault="00DB1FC6" w:rsidP="00E532DA">
            <w:pPr>
              <w:pStyle w:val="CopticVersemulti-line"/>
            </w:pPr>
            <w:r w:rsidRPr="00E532DA">
              <w:t>Ⲙⲁⲣⲉⲛⲟⲩⲱϣⲧ ⲙ̀Ⲡⲉⲛⲥⲱⲧⲏⲣ</w:t>
            </w:r>
          </w:p>
          <w:p w14:paraId="56539E20" w14:textId="77777777" w:rsidR="00DB1FC6" w:rsidRDefault="00DB1FC6" w:rsidP="00E532DA">
            <w:pPr>
              <w:pStyle w:val="CopticVersemulti-line"/>
            </w:pPr>
            <w:r w:rsidRPr="00E532DA">
              <w:t>ⲡⲓⲙⲁⲓⲣⲱⲙⲓ ⲛ̀ⲁ̀ⲅⲁⲑⲟⲥ</w:t>
            </w:r>
          </w:p>
          <w:p w14:paraId="60E61414" w14:textId="77777777" w:rsidR="00DB1FC6" w:rsidRDefault="00DB1FC6" w:rsidP="00E532DA">
            <w:pPr>
              <w:pStyle w:val="CopticVersemulti-line"/>
            </w:pPr>
            <w:r w:rsidRPr="00E532DA">
              <w:t>ϫⲉ ⲛ̀ⲑⲟϥ ⲁϥϣⲉⲛϩⲏⲧ ϧⲁⲣⲟⲛ</w:t>
            </w:r>
          </w:p>
          <w:p w14:paraId="759D3707" w14:textId="77777777" w:rsidR="00DB1FC6" w:rsidRDefault="00DB1FC6" w:rsidP="00E532DA">
            <w:pPr>
              <w:pStyle w:val="CopticVerse"/>
            </w:pPr>
            <w:r w:rsidRPr="00E532DA">
              <w:t>ⲁϥⲓ̀ ⲟⲩⲟϩ ⲁϥⲥⲱϯ ⲙ̀ⲙⲟⲛ</w:t>
            </w:r>
          </w:p>
        </w:tc>
      </w:tr>
      <w:tr w:rsidR="00DB1FC6" w14:paraId="7DFC683E" w14:textId="77777777" w:rsidTr="00AB365B">
        <w:trPr>
          <w:cantSplit/>
          <w:jc w:val="center"/>
        </w:trPr>
        <w:tc>
          <w:tcPr>
            <w:tcW w:w="288" w:type="dxa"/>
          </w:tcPr>
          <w:p w14:paraId="75FD743D" w14:textId="77777777" w:rsidR="00DB1FC6" w:rsidRDefault="00DB1FC6" w:rsidP="00AB365B">
            <w:pPr>
              <w:pStyle w:val="CopticCross"/>
            </w:pPr>
          </w:p>
        </w:tc>
        <w:tc>
          <w:tcPr>
            <w:tcW w:w="3960" w:type="dxa"/>
          </w:tcPr>
          <w:p w14:paraId="17614B4A" w14:textId="77777777" w:rsidR="00DB1FC6" w:rsidRPr="007425E1" w:rsidRDefault="00DB1FC6" w:rsidP="00DB1FC6">
            <w:pPr>
              <w:pStyle w:val="EngHang"/>
            </w:pPr>
            <w:r w:rsidRPr="007425E1">
              <w:t>Hail to you O virgin,</w:t>
            </w:r>
          </w:p>
          <w:p w14:paraId="65BBD736" w14:textId="77777777" w:rsidR="00D15008" w:rsidRDefault="00D15008" w:rsidP="00D15008">
            <w:pPr>
              <w:pStyle w:val="EngHang"/>
            </w:pPr>
            <w:r>
              <w:t>The true</w:t>
            </w:r>
            <w:r>
              <w:rPr>
                <w:rStyle w:val="FootnoteReference"/>
              </w:rPr>
              <w:footnoteReference w:id="23"/>
            </w:r>
            <w:r>
              <w:t xml:space="preserve"> Queen.</w:t>
            </w:r>
          </w:p>
          <w:p w14:paraId="1EC5E85F" w14:textId="77777777" w:rsidR="00DB1FC6" w:rsidRPr="007425E1" w:rsidRDefault="00DB1FC6" w:rsidP="00DB1FC6">
            <w:pPr>
              <w:pStyle w:val="EngHang"/>
            </w:pPr>
            <w:r w:rsidRPr="007425E1">
              <w:t>Hail to the pride of our race,</w:t>
            </w:r>
          </w:p>
          <w:p w14:paraId="2970591C" w14:textId="77777777" w:rsidR="00DB1FC6" w:rsidRDefault="00DB1FC6" w:rsidP="00DB1FC6">
            <w:pPr>
              <w:pStyle w:val="EngHangEnd"/>
            </w:pPr>
            <w:r w:rsidRPr="007425E1">
              <w:t>Who has borne to us Emmanuel.</w:t>
            </w:r>
          </w:p>
        </w:tc>
        <w:tc>
          <w:tcPr>
            <w:tcW w:w="288" w:type="dxa"/>
          </w:tcPr>
          <w:p w14:paraId="56173D6B" w14:textId="77777777" w:rsidR="00DB1FC6" w:rsidRDefault="00DB1FC6" w:rsidP="00163A7A"/>
        </w:tc>
        <w:tc>
          <w:tcPr>
            <w:tcW w:w="288" w:type="dxa"/>
          </w:tcPr>
          <w:p w14:paraId="549C1F31" w14:textId="77777777" w:rsidR="00DB1FC6" w:rsidRDefault="00DB1FC6" w:rsidP="00AB365B">
            <w:pPr>
              <w:pStyle w:val="CopticCross"/>
            </w:pPr>
          </w:p>
        </w:tc>
        <w:tc>
          <w:tcPr>
            <w:tcW w:w="3960" w:type="dxa"/>
          </w:tcPr>
          <w:p w14:paraId="0465752B" w14:textId="77777777" w:rsidR="00DB1FC6" w:rsidRDefault="00DB1FC6" w:rsidP="00E532DA">
            <w:pPr>
              <w:pStyle w:val="CopticVersemulti-line"/>
            </w:pPr>
            <w:r w:rsidRPr="00E532DA">
              <w:t>Ⲭⲉⲣⲉ ⲛⲉ ⲱ̀ ϯⲡⲁⲣⲑⲉⲛⲟⲥ</w:t>
            </w:r>
          </w:p>
          <w:p w14:paraId="434CA858" w14:textId="77777777" w:rsidR="00DB1FC6" w:rsidRDefault="00DB1FC6" w:rsidP="00E532DA">
            <w:pPr>
              <w:pStyle w:val="CopticVersemulti-line"/>
            </w:pPr>
            <w:r w:rsidRPr="00E532DA">
              <w:t>ϯⲟⲩⲣⲱ ⲙ̀ⲙⲏⲓ ⲛ̀ⲁ̀ⲗⲏⲑⲓⲛⲏ</w:t>
            </w:r>
          </w:p>
          <w:p w14:paraId="6EE31ADF" w14:textId="77777777" w:rsidR="00DB1FC6" w:rsidRDefault="00DB1FC6" w:rsidP="00E532DA">
            <w:pPr>
              <w:pStyle w:val="CopticVersemulti-line"/>
            </w:pPr>
            <w:r w:rsidRPr="00E532DA">
              <w:t>ⲭⲉⲣⲉ ⲡ̀ϣⲟⲩϣⲟⲩ ⲛ̀ⲧⲉ ⲡⲉⲛⲅⲉⲛⲟⲥ</w:t>
            </w:r>
          </w:p>
          <w:p w14:paraId="198AD43A" w14:textId="77777777" w:rsidR="00DB1FC6" w:rsidRDefault="00DB1FC6" w:rsidP="00E532DA">
            <w:pPr>
              <w:pStyle w:val="CopticVerse"/>
            </w:pPr>
            <w:r w:rsidRPr="00E532DA">
              <w:t>ⲁ̀ⲣⲉϫ̀ⲫⲟ ⲛⲁⲛ ⲛ̀Ⲉⲙⲙⲁⲛⲟⲩⲏⲗ</w:t>
            </w:r>
          </w:p>
        </w:tc>
      </w:tr>
      <w:tr w:rsidR="00DB1FC6" w14:paraId="715D0114" w14:textId="77777777" w:rsidTr="00AB365B">
        <w:trPr>
          <w:cantSplit/>
          <w:jc w:val="center"/>
        </w:trPr>
        <w:tc>
          <w:tcPr>
            <w:tcW w:w="288" w:type="dxa"/>
          </w:tcPr>
          <w:p w14:paraId="5738150C" w14:textId="77777777" w:rsidR="00DB1FC6" w:rsidRDefault="00DB1FC6" w:rsidP="00AB365B">
            <w:pPr>
              <w:pStyle w:val="CopticCross"/>
            </w:pPr>
            <w:r w:rsidRPr="00FB5ACB">
              <w:lastRenderedPageBreak/>
              <w:t>¿</w:t>
            </w:r>
          </w:p>
        </w:tc>
        <w:tc>
          <w:tcPr>
            <w:tcW w:w="3960" w:type="dxa"/>
          </w:tcPr>
          <w:p w14:paraId="1D8C5763" w14:textId="77777777" w:rsidR="00DB1FC6" w:rsidRDefault="00DB1FC6" w:rsidP="00DB1FC6">
            <w:pPr>
              <w:pStyle w:val="EngHang"/>
            </w:pPr>
            <w:r>
              <w:t>We ask you, remember us,</w:t>
            </w:r>
          </w:p>
          <w:p w14:paraId="2C012544" w14:textId="77777777" w:rsidR="00DB1FC6" w:rsidRDefault="00DB1FC6" w:rsidP="00DB1FC6">
            <w:pPr>
              <w:pStyle w:val="EngHang"/>
            </w:pPr>
            <w:r>
              <w:t>O our faithful advocate,</w:t>
            </w:r>
          </w:p>
          <w:p w14:paraId="42FF734D" w14:textId="77777777" w:rsidR="00DB1FC6" w:rsidRDefault="00DB1FC6" w:rsidP="00DB1FC6">
            <w:pPr>
              <w:pStyle w:val="EngHang"/>
            </w:pPr>
            <w:r>
              <w:t>Before our Lord Jesus Christ,</w:t>
            </w:r>
          </w:p>
          <w:p w14:paraId="5CF72364" w14:textId="77777777" w:rsidR="00DB1FC6" w:rsidRDefault="00DB1FC6" w:rsidP="00DB1FC6">
            <w:pPr>
              <w:pStyle w:val="EngHangEnd"/>
            </w:pPr>
            <w:r>
              <w:t>That He may forgive us our sins.</w:t>
            </w:r>
          </w:p>
        </w:tc>
        <w:tc>
          <w:tcPr>
            <w:tcW w:w="288" w:type="dxa"/>
          </w:tcPr>
          <w:p w14:paraId="1015AC0A" w14:textId="77777777" w:rsidR="00DB1FC6" w:rsidRDefault="00DB1FC6" w:rsidP="00163A7A"/>
        </w:tc>
        <w:tc>
          <w:tcPr>
            <w:tcW w:w="288" w:type="dxa"/>
          </w:tcPr>
          <w:p w14:paraId="2A75C703" w14:textId="77777777" w:rsidR="00DB1FC6" w:rsidRDefault="00DB1FC6" w:rsidP="00AB365B">
            <w:pPr>
              <w:pStyle w:val="CopticCross"/>
            </w:pPr>
            <w:r w:rsidRPr="00FB5ACB">
              <w:t>¿</w:t>
            </w:r>
          </w:p>
        </w:tc>
        <w:tc>
          <w:tcPr>
            <w:tcW w:w="3960" w:type="dxa"/>
          </w:tcPr>
          <w:p w14:paraId="03608D98" w14:textId="77777777" w:rsidR="00DB1FC6" w:rsidRDefault="00DB1FC6" w:rsidP="00E532DA">
            <w:pPr>
              <w:pStyle w:val="CopticVersemulti-line"/>
            </w:pPr>
            <w:r w:rsidRPr="00914F1B">
              <w:t>Ⲧⲉⲛϯϩⲟ ⲁ̀ⲣⲓⲡⲉⲛⲙⲉⲩⲓ̀</w:t>
            </w:r>
          </w:p>
          <w:p w14:paraId="2A24A8FB" w14:textId="77777777" w:rsidR="00DB1FC6" w:rsidRDefault="00DB1FC6" w:rsidP="00E532DA">
            <w:pPr>
              <w:pStyle w:val="CopticVersemulti-line"/>
            </w:pPr>
            <w:r w:rsidRPr="00914F1B">
              <w:t>ⲱ̀ ϯⲡ̀ⲣⲟⲥⲧⲁⲧⲏⲥ ⲉ̀ⲧⲉⲛϩⲟⲧ</w:t>
            </w:r>
          </w:p>
          <w:p w14:paraId="5B7377D4" w14:textId="77777777" w:rsidR="00DB1FC6" w:rsidRDefault="00DB1FC6" w:rsidP="00E532DA">
            <w:pPr>
              <w:pStyle w:val="CopticVersemulti-line"/>
            </w:pPr>
            <w:r w:rsidRPr="00914F1B">
              <w:t>ⲛⲁϩⲣⲉⲛ Ⲡⲉⲛⲟ̅ⲥ̅ Ⲓⲏ̅ⲥ Ⲡⲭ̅ⲥ</w:t>
            </w:r>
          </w:p>
          <w:p w14:paraId="77C8E744" w14:textId="77777777" w:rsidR="00DB1FC6" w:rsidRDefault="00DB1FC6" w:rsidP="00914F1B">
            <w:pPr>
              <w:pStyle w:val="CopticVerse"/>
            </w:pPr>
            <w:r w:rsidRPr="00914F1B">
              <w:t>ⲛ̀ⲧⲉϥⲭⲁ ⲛⲉⲛⲛⲟⲃⲓ ⲛⲁⲛ ⲉ̀ⲃⲟⲗ</w:t>
            </w:r>
          </w:p>
        </w:tc>
      </w:tr>
    </w:tbl>
    <w:p w14:paraId="17FF5354" w14:textId="77777777" w:rsidR="00D96A5F" w:rsidRPr="00D96A5F" w:rsidRDefault="00D96A5F" w:rsidP="00D96A5F">
      <w:r>
        <w:t>Continue to the Conclusion of the Theotokos Batos</w:t>
      </w:r>
      <w:r w:rsidR="00571956">
        <w:t xml:space="preserve"> on page </w:t>
      </w:r>
      <w:r w:rsidR="003A78C2">
        <w:fldChar w:fldCharType="begin"/>
      </w:r>
      <w:r w:rsidR="00DA18ED">
        <w:instrText xml:space="preserve"> PAGEREF _Ref299212102 \h </w:instrText>
      </w:r>
      <w:r w:rsidR="003A78C2">
        <w:fldChar w:fldCharType="separate"/>
      </w:r>
      <w:r w:rsidR="00B50C35">
        <w:rPr>
          <w:noProof/>
        </w:rPr>
        <w:t>248</w:t>
      </w:r>
      <w:r w:rsidR="003A78C2">
        <w:fldChar w:fldCharType="end"/>
      </w:r>
      <w:r>
        <w:t>.</w:t>
      </w:r>
    </w:p>
    <w:p w14:paraId="392C891E" w14:textId="77777777" w:rsidR="00D96A5F" w:rsidRDefault="00D96A5F" w:rsidP="00DB1FC6">
      <w:pPr>
        <w:pStyle w:val="Heading4"/>
      </w:pPr>
      <w:bookmarkStart w:id="710" w:name="_Toc298681313"/>
      <w:bookmarkStart w:id="711" w:name="_Toc308441928"/>
      <w:r>
        <w:t>Thursday</w:t>
      </w:r>
      <w:bookmarkEnd w:id="710"/>
      <w:bookmarkEnd w:id="711"/>
    </w:p>
    <w:p w14:paraId="7C95284D" w14:textId="77777777" w:rsidR="0031014B" w:rsidRDefault="0031014B" w:rsidP="00DB1FC6">
      <w:pPr>
        <w:pStyle w:val="Heading5"/>
      </w:pPr>
      <w:bookmarkStart w:id="712" w:name="_Toc298681314"/>
      <w:bookmarkStart w:id="713" w:name="_Toc308441929"/>
      <w:r>
        <w:t>The Psali Batos for Tuesday</w:t>
      </w:r>
      <w:bookmarkEnd w:id="712"/>
      <w:bookmarkEnd w:id="713"/>
    </w:p>
    <w:p w14:paraId="0137FB1A" w14:textId="77777777" w:rsidR="00C81797" w:rsidRPr="00C81797" w:rsidRDefault="00C81797" w:rsidP="00DB1FC6">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AC28125" w14:textId="77777777" w:rsidTr="001822EB">
        <w:trPr>
          <w:cantSplit/>
          <w:jc w:val="center"/>
        </w:trPr>
        <w:tc>
          <w:tcPr>
            <w:tcW w:w="288" w:type="dxa"/>
          </w:tcPr>
          <w:p w14:paraId="5BA8C1ED" w14:textId="77777777" w:rsidR="008A3F9A" w:rsidRDefault="008A3F9A" w:rsidP="001822EB">
            <w:pPr>
              <w:pStyle w:val="CopticCross"/>
            </w:pPr>
          </w:p>
        </w:tc>
        <w:tc>
          <w:tcPr>
            <w:tcW w:w="3960" w:type="dxa"/>
          </w:tcPr>
          <w:p w14:paraId="742484C0" w14:textId="77777777" w:rsidR="008A3F9A" w:rsidRPr="007425E1" w:rsidRDefault="008A3F9A" w:rsidP="008A3F9A">
            <w:pPr>
              <w:pStyle w:val="EngHang"/>
            </w:pPr>
            <w:r w:rsidRPr="007425E1">
              <w:t xml:space="preserve">Once more, my beloved, </w:t>
            </w:r>
          </w:p>
          <w:p w14:paraId="3805B562" w14:textId="77777777" w:rsidR="008A3F9A" w:rsidRPr="007425E1" w:rsidRDefault="008A3F9A" w:rsidP="008A3F9A">
            <w:pPr>
              <w:pStyle w:val="EngHang"/>
            </w:pPr>
            <w:r>
              <w:t>Let us cast away</w:t>
            </w:r>
          </w:p>
          <w:p w14:paraId="4E0C3F5A" w14:textId="77777777" w:rsidR="008A3F9A" w:rsidRPr="007425E1" w:rsidRDefault="008A3F9A" w:rsidP="008A3F9A">
            <w:pPr>
              <w:pStyle w:val="EngHang"/>
            </w:pPr>
            <w:r>
              <w:t>The evil lusts of our heart</w:t>
            </w:r>
          </w:p>
          <w:p w14:paraId="46E735DD" w14:textId="77777777" w:rsidR="008A3F9A" w:rsidRDefault="008A3F9A" w:rsidP="008A3F9A">
            <w:pPr>
              <w:pStyle w:val="EngHangEnd"/>
            </w:pPr>
            <w:r w:rsidRPr="007425E1">
              <w:t>That lead us toward sin.</w:t>
            </w:r>
          </w:p>
          <w:p w14:paraId="2F0A34C8" w14:textId="77777777" w:rsidR="008A3F9A" w:rsidRDefault="008A3F9A" w:rsidP="008A3F9A"/>
          <w:p w14:paraId="359799CC" w14:textId="77777777" w:rsidR="008A3F9A" w:rsidRPr="008273EA" w:rsidRDefault="008A3F9A" w:rsidP="008A3F9A">
            <w:pPr>
              <w:jc w:val="center"/>
            </w:pPr>
          </w:p>
        </w:tc>
        <w:tc>
          <w:tcPr>
            <w:tcW w:w="288" w:type="dxa"/>
          </w:tcPr>
          <w:p w14:paraId="13F40958" w14:textId="77777777" w:rsidR="008A3F9A" w:rsidRDefault="008A3F9A" w:rsidP="0031014B"/>
        </w:tc>
        <w:tc>
          <w:tcPr>
            <w:tcW w:w="288" w:type="dxa"/>
          </w:tcPr>
          <w:p w14:paraId="14172D78" w14:textId="77777777" w:rsidR="008A3F9A" w:rsidRDefault="008A3F9A" w:rsidP="001822EB">
            <w:pPr>
              <w:pStyle w:val="CopticCross"/>
            </w:pPr>
          </w:p>
        </w:tc>
        <w:tc>
          <w:tcPr>
            <w:tcW w:w="3960" w:type="dxa"/>
          </w:tcPr>
          <w:p w14:paraId="5838066B" w14:textId="77777777" w:rsidR="008A3F9A" w:rsidRDefault="008A3F9A" w:rsidP="00C81797">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785B2F0E" w14:textId="77777777" w:rsidR="008A3F9A" w:rsidRDefault="008A3F9A" w:rsidP="00C81797">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5D291369" w14:textId="77777777" w:rsidR="008A3F9A" w:rsidRDefault="008A3F9A" w:rsidP="00C81797">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0BDA8F92" w14:textId="77777777" w:rsidR="008A3F9A" w:rsidRDefault="008A3F9A" w:rsidP="00C81797">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8A3F9A" w14:paraId="15EF4A3C" w14:textId="77777777" w:rsidTr="001822EB">
        <w:trPr>
          <w:cantSplit/>
          <w:jc w:val="center"/>
        </w:trPr>
        <w:tc>
          <w:tcPr>
            <w:tcW w:w="288" w:type="dxa"/>
          </w:tcPr>
          <w:p w14:paraId="72E14F9D" w14:textId="77777777" w:rsidR="008A3F9A" w:rsidRDefault="008A3F9A" w:rsidP="001822EB">
            <w:pPr>
              <w:pStyle w:val="CopticCross"/>
            </w:pPr>
          </w:p>
        </w:tc>
        <w:tc>
          <w:tcPr>
            <w:tcW w:w="3960" w:type="dxa"/>
          </w:tcPr>
          <w:p w14:paraId="48B83ECF" w14:textId="77777777" w:rsidR="008A3F9A" w:rsidRPr="007425E1" w:rsidRDefault="008A3F9A" w:rsidP="008A3F9A">
            <w:pPr>
              <w:pStyle w:val="EngHang"/>
            </w:pPr>
            <w:r w:rsidRPr="007425E1">
              <w:t>Let us bless the Name of Salvation,</w:t>
            </w:r>
          </w:p>
          <w:p w14:paraId="5F4E5FF1" w14:textId="77777777" w:rsidR="008A3F9A" w:rsidRPr="007425E1" w:rsidRDefault="008A3F9A" w:rsidP="008A3F9A">
            <w:pPr>
              <w:pStyle w:val="EngHang"/>
            </w:pPr>
            <w:r w:rsidRPr="007425E1">
              <w:t>Of our Lord Jesus Christ,</w:t>
            </w:r>
          </w:p>
          <w:p w14:paraId="5CC38B19" w14:textId="77777777" w:rsidR="008A3F9A" w:rsidRPr="007425E1" w:rsidRDefault="008A3F9A" w:rsidP="008A3F9A">
            <w:pPr>
              <w:pStyle w:val="EngHang"/>
            </w:pPr>
            <w:r w:rsidRPr="007425E1">
              <w:t>Greatly and unceasingly,</w:t>
            </w:r>
          </w:p>
          <w:p w14:paraId="54BC2329" w14:textId="77777777" w:rsidR="008A3F9A" w:rsidRDefault="008A3F9A" w:rsidP="008A3F9A">
            <w:pPr>
              <w:pStyle w:val="EngHangEnd"/>
            </w:pPr>
            <w:r w:rsidRPr="007425E1">
              <w:t>Proclaiming and saying,</w:t>
            </w:r>
          </w:p>
        </w:tc>
        <w:tc>
          <w:tcPr>
            <w:tcW w:w="288" w:type="dxa"/>
          </w:tcPr>
          <w:p w14:paraId="509DB702" w14:textId="77777777" w:rsidR="008A3F9A" w:rsidRDefault="008A3F9A" w:rsidP="0031014B"/>
        </w:tc>
        <w:tc>
          <w:tcPr>
            <w:tcW w:w="288" w:type="dxa"/>
          </w:tcPr>
          <w:p w14:paraId="4D829CC5" w14:textId="77777777" w:rsidR="008A3F9A" w:rsidRDefault="008A3F9A" w:rsidP="001822EB">
            <w:pPr>
              <w:pStyle w:val="CopticCross"/>
            </w:pPr>
          </w:p>
        </w:tc>
        <w:tc>
          <w:tcPr>
            <w:tcW w:w="3960" w:type="dxa"/>
          </w:tcPr>
          <w:p w14:paraId="26C511A0" w14:textId="77777777" w:rsidR="008A3F9A" w:rsidRDefault="008A3F9A" w:rsidP="00C81797">
            <w:pPr>
              <w:pStyle w:val="CopticVersemulti-line"/>
            </w:pPr>
            <w:r w:rsidRPr="00C81797">
              <w:t>Ⲛ̀ⲧⲉⲛⲥ̀ⲙⲟⲩ ⲉ̀ⲡⲓⲣⲁⲛ ⲛ̀ⲟⲩϫⲁⲓ</w:t>
            </w:r>
          </w:p>
          <w:p w14:paraId="7141FBB7" w14:textId="77777777" w:rsidR="008A3F9A" w:rsidRDefault="008A3F9A" w:rsidP="00C81797">
            <w:pPr>
              <w:pStyle w:val="CopticVersemulti-line"/>
            </w:pPr>
            <w:r w:rsidRPr="00C81797">
              <w:t>ⲛ̀ⲧⲉ Ⲡⲉⲛⲟ̅ⲥ̅ Ⲓⲏ̅ⲥ Ⲡⲭ̅ⲥ</w:t>
            </w:r>
          </w:p>
          <w:p w14:paraId="0B629E75" w14:textId="77777777" w:rsidR="008A3F9A" w:rsidRDefault="008A3F9A" w:rsidP="00C81797">
            <w:pPr>
              <w:pStyle w:val="CopticVersemulti-line"/>
            </w:pPr>
            <w:r w:rsidRPr="00C81797">
              <w:t>ϧⲉⲛ ⲟⲩⲛⲓϣϯ ⲙ̀ⲙⲉⲧⲁⲑⲙⲟⲩⲛⲕ</w:t>
            </w:r>
          </w:p>
          <w:p w14:paraId="6165B576" w14:textId="77777777" w:rsidR="008A3F9A" w:rsidRDefault="008A3F9A" w:rsidP="00C81797">
            <w:pPr>
              <w:pStyle w:val="CopticVerse"/>
            </w:pPr>
            <w:r w:rsidRPr="00C81797">
              <w:t>ⲉⲛⲱϣ ⲉ̀ⲃⲟⲗ ⲉⲛϫⲱ ⲙ̀ⲙⲟⲥ</w:t>
            </w:r>
          </w:p>
        </w:tc>
      </w:tr>
      <w:tr w:rsidR="008A3F9A" w14:paraId="22C7F5FD" w14:textId="77777777" w:rsidTr="001822EB">
        <w:trPr>
          <w:cantSplit/>
          <w:jc w:val="center"/>
        </w:trPr>
        <w:tc>
          <w:tcPr>
            <w:tcW w:w="288" w:type="dxa"/>
          </w:tcPr>
          <w:p w14:paraId="17FF9586" w14:textId="77777777" w:rsidR="008A3F9A" w:rsidRDefault="008A3F9A" w:rsidP="001822EB">
            <w:pPr>
              <w:pStyle w:val="CopticCross"/>
            </w:pPr>
            <w:r w:rsidRPr="00FB5ACB">
              <w:t>¿</w:t>
            </w:r>
          </w:p>
        </w:tc>
        <w:tc>
          <w:tcPr>
            <w:tcW w:w="3960" w:type="dxa"/>
          </w:tcPr>
          <w:p w14:paraId="4317F239" w14:textId="77777777" w:rsidR="008A3F9A" w:rsidRPr="007425E1" w:rsidRDefault="008A3F9A" w:rsidP="008A3F9A">
            <w:pPr>
              <w:pStyle w:val="EngHang"/>
            </w:pPr>
            <w:r w:rsidRPr="007425E1">
              <w:t>O My Lord Jesus Christ,</w:t>
            </w:r>
          </w:p>
          <w:p w14:paraId="08B4458F" w14:textId="77777777" w:rsidR="008A3F9A" w:rsidRPr="007425E1" w:rsidRDefault="008A3F9A" w:rsidP="008A3F9A">
            <w:pPr>
              <w:pStyle w:val="EngHang"/>
            </w:pPr>
            <w:r w:rsidRPr="007425E1">
              <w:t>Begotten of the Father,</w:t>
            </w:r>
          </w:p>
          <w:p w14:paraId="06DD320E" w14:textId="77777777" w:rsidR="008A3F9A" w:rsidRPr="007425E1" w:rsidRDefault="008A3F9A" w:rsidP="008A3F9A">
            <w:pPr>
              <w:pStyle w:val="EngHang"/>
            </w:pPr>
            <w:r w:rsidRPr="007425E1">
              <w:t>Before all the ages,</w:t>
            </w:r>
          </w:p>
          <w:p w14:paraId="6ED5F1EA" w14:textId="77777777" w:rsidR="008A3F9A" w:rsidRDefault="008A3F9A" w:rsidP="008A3F9A">
            <w:pPr>
              <w:pStyle w:val="EngHangEnd"/>
            </w:pPr>
            <w:r w:rsidRPr="007425E1">
              <w:t xml:space="preserve">Have mercy upon us according to </w:t>
            </w:r>
            <w:r>
              <w:t>Your</w:t>
            </w:r>
            <w:r w:rsidRPr="007425E1">
              <w:t xml:space="preserve"> great mercy.</w:t>
            </w:r>
          </w:p>
        </w:tc>
        <w:tc>
          <w:tcPr>
            <w:tcW w:w="288" w:type="dxa"/>
          </w:tcPr>
          <w:p w14:paraId="20AE8C01" w14:textId="77777777" w:rsidR="008A3F9A" w:rsidRDefault="008A3F9A" w:rsidP="0031014B"/>
        </w:tc>
        <w:tc>
          <w:tcPr>
            <w:tcW w:w="288" w:type="dxa"/>
          </w:tcPr>
          <w:p w14:paraId="633DCEB7" w14:textId="77777777" w:rsidR="008A3F9A" w:rsidRDefault="008A3F9A" w:rsidP="001822EB">
            <w:pPr>
              <w:pStyle w:val="CopticCross"/>
            </w:pPr>
            <w:r w:rsidRPr="00FB5ACB">
              <w:t>¿</w:t>
            </w:r>
          </w:p>
        </w:tc>
        <w:tc>
          <w:tcPr>
            <w:tcW w:w="3960" w:type="dxa"/>
          </w:tcPr>
          <w:p w14:paraId="55301FD7" w14:textId="77777777" w:rsidR="008A3F9A" w:rsidRDefault="008A3F9A" w:rsidP="00C81797">
            <w:pPr>
              <w:pStyle w:val="CopticVersemulti-line"/>
            </w:pPr>
            <w:r w:rsidRPr="00C81797">
              <w:t>Ϫⲉ Ⲡⲁⲟ̅ⲥ̅ Ⲓⲏ̅ⲥ Ⲡⲭ̅ⲥ</w:t>
            </w:r>
          </w:p>
          <w:p w14:paraId="32426162" w14:textId="77777777" w:rsidR="008A3F9A" w:rsidRDefault="008A3F9A" w:rsidP="00C81797">
            <w:pPr>
              <w:pStyle w:val="CopticVersemulti-line"/>
            </w:pPr>
            <w:r w:rsidRPr="00C81797">
              <w:t>ⲡⲓⲙⲓⲥⲓ ⲉⲃⲟⲗϧⲉⲛ Ⲫ̀ⲓⲱⲧ</w:t>
            </w:r>
          </w:p>
          <w:p w14:paraId="379EC41E" w14:textId="77777777" w:rsidR="008A3F9A" w:rsidRDefault="008A3F9A" w:rsidP="00C81797">
            <w:pPr>
              <w:pStyle w:val="CopticVersemulti-line"/>
            </w:pPr>
            <w:r w:rsidRPr="00C81797">
              <w:t>ϧⲁϫⲱⲟⲩ ⲛ̀ⲛⲓⲉ̀ⲱⲛ ⲧⲏⲣⲟⲩ</w:t>
            </w:r>
          </w:p>
          <w:p w14:paraId="60D692BB" w14:textId="77777777" w:rsidR="008A3F9A" w:rsidRDefault="008A3F9A" w:rsidP="00C81797">
            <w:pPr>
              <w:pStyle w:val="CopticVerse"/>
            </w:pPr>
            <w:r w:rsidRPr="00C81797">
              <w:t>ⲛⲁⲓ ⲛⲁⲛ ⲕⲁⲧⲁ ⲡⲉⲕⲛⲓϣϯ ⲛ̀ⲛⲁⲓ</w:t>
            </w:r>
          </w:p>
        </w:tc>
      </w:tr>
      <w:tr w:rsidR="008A3F9A" w14:paraId="1A9B8AC0" w14:textId="77777777" w:rsidTr="001822EB">
        <w:trPr>
          <w:cantSplit/>
          <w:jc w:val="center"/>
        </w:trPr>
        <w:tc>
          <w:tcPr>
            <w:tcW w:w="288" w:type="dxa"/>
          </w:tcPr>
          <w:p w14:paraId="6C34AD85" w14:textId="77777777" w:rsidR="008A3F9A" w:rsidRDefault="008A3F9A" w:rsidP="001822EB">
            <w:pPr>
              <w:pStyle w:val="CopticCross"/>
            </w:pPr>
            <w:r w:rsidRPr="00FB5ACB">
              <w:t>¿</w:t>
            </w:r>
          </w:p>
        </w:tc>
        <w:tc>
          <w:tcPr>
            <w:tcW w:w="3960" w:type="dxa"/>
          </w:tcPr>
          <w:p w14:paraId="3BF1B383" w14:textId="77777777" w:rsidR="008A3F9A" w:rsidRPr="007425E1" w:rsidRDefault="008A3F9A" w:rsidP="008A3F9A">
            <w:pPr>
              <w:pStyle w:val="EngHang"/>
            </w:pPr>
            <w:r w:rsidRPr="007425E1">
              <w:t>O My Lord Jesus Christ,</w:t>
            </w:r>
          </w:p>
          <w:p w14:paraId="42808D85" w14:textId="77777777" w:rsidR="008A3F9A" w:rsidRPr="007425E1" w:rsidRDefault="008A3F9A" w:rsidP="008A3F9A">
            <w:pPr>
              <w:pStyle w:val="EngHang"/>
            </w:pPr>
            <w:r w:rsidRPr="007425E1">
              <w:t>Who was born of the Virgin,</w:t>
            </w:r>
          </w:p>
          <w:p w14:paraId="58C1F47E" w14:textId="77777777" w:rsidR="008A3F9A" w:rsidRPr="007425E1" w:rsidRDefault="008A3F9A" w:rsidP="008A3F9A">
            <w:pPr>
              <w:pStyle w:val="EngHang"/>
            </w:pPr>
            <w:r w:rsidRPr="007425E1">
              <w:t>In Bethlehem of Judea,</w:t>
            </w:r>
          </w:p>
          <w:p w14:paraId="23CD6310" w14:textId="77777777" w:rsidR="008A3F9A" w:rsidRDefault="008A3F9A" w:rsidP="008A3F9A">
            <w:pPr>
              <w:pStyle w:val="EngHangEnd"/>
            </w:pPr>
            <w:r w:rsidRPr="007425E1">
              <w:t xml:space="preserve">Save us and have mercy </w:t>
            </w:r>
            <w:commentRangeStart w:id="714"/>
            <w:r w:rsidRPr="007425E1">
              <w:t xml:space="preserve">on </w:t>
            </w:r>
            <w:commentRangeEnd w:id="714"/>
            <w:r>
              <w:rPr>
                <w:rStyle w:val="CommentReference"/>
              </w:rPr>
              <w:commentReference w:id="714"/>
            </w:r>
            <w:r w:rsidRPr="007425E1">
              <w:t>us.</w:t>
            </w:r>
          </w:p>
        </w:tc>
        <w:tc>
          <w:tcPr>
            <w:tcW w:w="288" w:type="dxa"/>
          </w:tcPr>
          <w:p w14:paraId="195E15C3" w14:textId="77777777" w:rsidR="008A3F9A" w:rsidRDefault="008A3F9A" w:rsidP="0031014B"/>
        </w:tc>
        <w:tc>
          <w:tcPr>
            <w:tcW w:w="288" w:type="dxa"/>
          </w:tcPr>
          <w:p w14:paraId="49758F1D" w14:textId="77777777" w:rsidR="008A3F9A" w:rsidRDefault="008A3F9A" w:rsidP="001822EB">
            <w:pPr>
              <w:pStyle w:val="CopticCross"/>
            </w:pPr>
            <w:r w:rsidRPr="00FB5ACB">
              <w:t>¿</w:t>
            </w:r>
          </w:p>
        </w:tc>
        <w:tc>
          <w:tcPr>
            <w:tcW w:w="3960" w:type="dxa"/>
          </w:tcPr>
          <w:p w14:paraId="3E002AFF" w14:textId="77777777" w:rsidR="008A3F9A" w:rsidRDefault="008A3F9A" w:rsidP="00C81797">
            <w:pPr>
              <w:pStyle w:val="CopticVersemulti-line"/>
            </w:pPr>
            <w:r w:rsidRPr="00C81797">
              <w:t>Ⲡⲁⲟ̅ⲥ̅ Ⲓⲏ̅ⲥ Ⲡⲭ̅ⲥ</w:t>
            </w:r>
          </w:p>
          <w:p w14:paraId="277E3BD9" w14:textId="77777777" w:rsidR="008A3F9A" w:rsidRDefault="008A3F9A" w:rsidP="00C81797">
            <w:pPr>
              <w:pStyle w:val="CopticVersemulti-line"/>
            </w:pPr>
            <w:r w:rsidRPr="00C81797">
              <w:t>ⲫⲏⲉ̀ⲧⲁⲥⲙⲁⲥϥ ⲛ̀ϫⲉ ϯⲡⲁⲣⲑⲉⲛⲟⲥ</w:t>
            </w:r>
          </w:p>
          <w:p w14:paraId="30CACB0D" w14:textId="77777777" w:rsidR="008A3F9A" w:rsidRDefault="008A3F9A" w:rsidP="00C81797">
            <w:pPr>
              <w:pStyle w:val="CopticVersemulti-line"/>
            </w:pPr>
            <w:r w:rsidRPr="00C81797">
              <w:t>ϧⲉⲛ Ⲃⲏⲑⲗⲉⲉⲙ ⲛ̀ⲧⲉ Ϯⲓⲟⲩⲇⲉⲁ̀</w:t>
            </w:r>
          </w:p>
          <w:p w14:paraId="6EDC75AE" w14:textId="77777777" w:rsidR="008A3F9A" w:rsidRDefault="008A3F9A" w:rsidP="00C81797">
            <w:pPr>
              <w:pStyle w:val="CopticVerse"/>
            </w:pPr>
            <w:r w:rsidRPr="00C81797">
              <w:t>ⲥⲱϯ ⲙ̀ⲙⲟⲛ ⲟⲩⲟϩ ⲛⲁⲓ ⲛⲁⲛ</w:t>
            </w:r>
          </w:p>
        </w:tc>
      </w:tr>
      <w:tr w:rsidR="008A3F9A" w14:paraId="0E7B22DB" w14:textId="77777777" w:rsidTr="001822EB">
        <w:trPr>
          <w:cantSplit/>
          <w:jc w:val="center"/>
        </w:trPr>
        <w:tc>
          <w:tcPr>
            <w:tcW w:w="288" w:type="dxa"/>
          </w:tcPr>
          <w:p w14:paraId="5C26A903" w14:textId="77777777" w:rsidR="008A3F9A" w:rsidRDefault="008A3F9A" w:rsidP="001822EB">
            <w:pPr>
              <w:pStyle w:val="CopticCross"/>
            </w:pPr>
          </w:p>
        </w:tc>
        <w:tc>
          <w:tcPr>
            <w:tcW w:w="3960" w:type="dxa"/>
          </w:tcPr>
          <w:p w14:paraId="522EB9F2" w14:textId="77777777" w:rsidR="008A3F9A" w:rsidRPr="007425E1" w:rsidRDefault="008A3F9A" w:rsidP="008A3F9A">
            <w:pPr>
              <w:pStyle w:val="EngHang"/>
            </w:pPr>
            <w:r w:rsidRPr="007425E1">
              <w:t>O My Lord Jesus Christ,</w:t>
            </w:r>
          </w:p>
          <w:p w14:paraId="65A05B4B" w14:textId="77777777" w:rsidR="008A3F9A" w:rsidRPr="007425E1" w:rsidRDefault="008A3F9A" w:rsidP="008A3F9A">
            <w:pPr>
              <w:pStyle w:val="EngHang"/>
            </w:pPr>
            <w:r w:rsidRPr="007425E1">
              <w:t>Who was baptised in the Jordan,</w:t>
            </w:r>
          </w:p>
          <w:p w14:paraId="53DB390B" w14:textId="77777777" w:rsidR="008A3F9A" w:rsidRPr="007425E1" w:rsidRDefault="008A3F9A" w:rsidP="008A3F9A">
            <w:pPr>
              <w:pStyle w:val="EngHang"/>
            </w:pPr>
            <w:r w:rsidRPr="007425E1">
              <w:t>Purify our souls,</w:t>
            </w:r>
          </w:p>
          <w:p w14:paraId="1C282AF2" w14:textId="77777777" w:rsidR="008A3F9A" w:rsidRDefault="008A3F9A" w:rsidP="008A3F9A">
            <w:pPr>
              <w:pStyle w:val="EngHangEnd"/>
            </w:pPr>
            <w:r w:rsidRPr="007425E1">
              <w:t>From the defilement of sin.</w:t>
            </w:r>
          </w:p>
        </w:tc>
        <w:tc>
          <w:tcPr>
            <w:tcW w:w="288" w:type="dxa"/>
          </w:tcPr>
          <w:p w14:paraId="4C04587C" w14:textId="77777777" w:rsidR="008A3F9A" w:rsidRDefault="008A3F9A" w:rsidP="0031014B"/>
        </w:tc>
        <w:tc>
          <w:tcPr>
            <w:tcW w:w="288" w:type="dxa"/>
          </w:tcPr>
          <w:p w14:paraId="5DC36D54" w14:textId="77777777" w:rsidR="008A3F9A" w:rsidRDefault="008A3F9A" w:rsidP="001822EB">
            <w:pPr>
              <w:pStyle w:val="CopticCross"/>
            </w:pPr>
          </w:p>
        </w:tc>
        <w:tc>
          <w:tcPr>
            <w:tcW w:w="3960" w:type="dxa"/>
          </w:tcPr>
          <w:p w14:paraId="2D461904" w14:textId="77777777" w:rsidR="008A3F9A" w:rsidRDefault="008A3F9A" w:rsidP="00C81797">
            <w:pPr>
              <w:pStyle w:val="CopticVersemulti-line"/>
            </w:pPr>
            <w:r w:rsidRPr="00C81797">
              <w:t>Ⲡⲁⲟ̅ⲥ̅ Ⲓⲏ̅ⲥ Ⲡⲭ̅ⲥ</w:t>
            </w:r>
          </w:p>
          <w:p w14:paraId="753A7EB3" w14:textId="77777777" w:rsidR="008A3F9A" w:rsidRDefault="008A3F9A" w:rsidP="00C81797">
            <w:pPr>
              <w:pStyle w:val="CopticVersemulti-line"/>
            </w:pPr>
            <w:r w:rsidRPr="00C81797">
              <w:t>ⲫⲏⲉ̀ⲧⲁϥϭⲓⲱⲙⲥ ϧⲉⲛ Ⲡⲓⲓⲟⲣⲇⲁⲛⲏⲥ</w:t>
            </w:r>
          </w:p>
          <w:p w14:paraId="601B8778" w14:textId="77777777" w:rsidR="008A3F9A" w:rsidRDefault="008A3F9A" w:rsidP="00C81797">
            <w:pPr>
              <w:pStyle w:val="CopticVersemulti-line"/>
            </w:pPr>
            <w:r w:rsidRPr="00C81797">
              <w:t>ⲉⲕⲉ̀ⲧⲟⲩⲃⲟ ⲛ̀ⲛⲉⲛⲯⲩⲭⲏ</w:t>
            </w:r>
          </w:p>
          <w:p w14:paraId="1B28FCE8" w14:textId="77777777" w:rsidR="008A3F9A" w:rsidRDefault="008A3F9A" w:rsidP="00C81797">
            <w:pPr>
              <w:pStyle w:val="CopticVerse"/>
            </w:pPr>
            <w:r w:rsidRPr="00C81797">
              <w:t>ⲉ̀ⲃⲟⲗϩⲁ ⲡ̀ⲑⲱⲗⲉⲃ ⲛ̀ⲧⲉ ⲫ̀ⲛⲟⲃⲓ</w:t>
            </w:r>
          </w:p>
        </w:tc>
      </w:tr>
      <w:tr w:rsidR="008A3F9A" w14:paraId="122CFBF1" w14:textId="77777777" w:rsidTr="001822EB">
        <w:trPr>
          <w:cantSplit/>
          <w:jc w:val="center"/>
        </w:trPr>
        <w:tc>
          <w:tcPr>
            <w:tcW w:w="288" w:type="dxa"/>
          </w:tcPr>
          <w:p w14:paraId="24F4E57B" w14:textId="77777777" w:rsidR="008A3F9A" w:rsidRDefault="008A3F9A" w:rsidP="001822EB">
            <w:pPr>
              <w:pStyle w:val="CopticCross"/>
            </w:pPr>
          </w:p>
        </w:tc>
        <w:tc>
          <w:tcPr>
            <w:tcW w:w="3960" w:type="dxa"/>
          </w:tcPr>
          <w:p w14:paraId="621462D1" w14:textId="77777777" w:rsidR="008A3F9A" w:rsidRPr="007425E1" w:rsidRDefault="008A3F9A" w:rsidP="008A3F9A">
            <w:pPr>
              <w:pStyle w:val="EngHang"/>
            </w:pPr>
            <w:r w:rsidRPr="007425E1">
              <w:t>O My Lord Jesus Christ,</w:t>
            </w:r>
          </w:p>
          <w:p w14:paraId="431FE28A" w14:textId="77777777" w:rsidR="008A3F9A" w:rsidRPr="007425E1" w:rsidRDefault="008A3F9A" w:rsidP="008A3F9A">
            <w:pPr>
              <w:pStyle w:val="EngHang"/>
            </w:pPr>
            <w:r w:rsidRPr="007425E1">
              <w:t>Who fasted on our behalf,</w:t>
            </w:r>
          </w:p>
          <w:p w14:paraId="39429037" w14:textId="77777777" w:rsidR="008A3F9A" w:rsidRPr="007425E1" w:rsidRDefault="008A3F9A" w:rsidP="008A3F9A">
            <w:pPr>
              <w:pStyle w:val="EngHang"/>
            </w:pPr>
            <w:commentRangeStart w:id="715"/>
            <w:r w:rsidRPr="007425E1">
              <w:t xml:space="preserve">Forty </w:t>
            </w:r>
            <w:commentRangeEnd w:id="715"/>
            <w:r>
              <w:rPr>
                <w:rStyle w:val="CommentReference"/>
                <w:rFonts w:ascii="Times New Roman" w:eastAsiaTheme="minorHAnsi" w:hAnsi="Times New Roman" w:cstheme="minorBidi"/>
                <w:color w:val="auto"/>
              </w:rPr>
              <w:commentReference w:id="715"/>
            </w:r>
            <w:r w:rsidRPr="007425E1">
              <w:t>days and forty nights,</w:t>
            </w:r>
          </w:p>
          <w:p w14:paraId="49A35DC7" w14:textId="77777777" w:rsidR="008A3F9A" w:rsidRDefault="008A3F9A" w:rsidP="008A3F9A">
            <w:pPr>
              <w:pStyle w:val="EngHangEnd"/>
            </w:pPr>
            <w:r w:rsidRPr="007425E1">
              <w:t>Save us and have mercy on us.</w:t>
            </w:r>
          </w:p>
        </w:tc>
        <w:tc>
          <w:tcPr>
            <w:tcW w:w="288" w:type="dxa"/>
          </w:tcPr>
          <w:p w14:paraId="1B51864B" w14:textId="77777777" w:rsidR="008A3F9A" w:rsidRDefault="008A3F9A" w:rsidP="0031014B"/>
        </w:tc>
        <w:tc>
          <w:tcPr>
            <w:tcW w:w="288" w:type="dxa"/>
          </w:tcPr>
          <w:p w14:paraId="2199AD69" w14:textId="77777777" w:rsidR="008A3F9A" w:rsidRDefault="008A3F9A" w:rsidP="001822EB">
            <w:pPr>
              <w:pStyle w:val="CopticCross"/>
            </w:pPr>
          </w:p>
        </w:tc>
        <w:tc>
          <w:tcPr>
            <w:tcW w:w="3960" w:type="dxa"/>
          </w:tcPr>
          <w:p w14:paraId="1F9E5789" w14:textId="77777777" w:rsidR="008A3F9A" w:rsidRDefault="008A3F9A" w:rsidP="00C81797">
            <w:pPr>
              <w:pStyle w:val="CopticVersemulti-line"/>
            </w:pPr>
            <w:r w:rsidRPr="00C81797">
              <w:t>Ⲡⲁⲟ̅ⲥ̅ Ⲓⲏ̅ⲥ Ⲡⲭ̅ⲥ</w:t>
            </w:r>
          </w:p>
          <w:p w14:paraId="1890D3B3" w14:textId="77777777" w:rsidR="008A3F9A" w:rsidRDefault="008A3F9A" w:rsidP="00C81797">
            <w:pPr>
              <w:pStyle w:val="CopticVersemulti-line"/>
            </w:pPr>
            <w:r w:rsidRPr="00C81797">
              <w:t>ⲫⲏⲉⲧⲁϥⲉⲣⲛⲏⲥⲧⲉⲩⲓⲛ ⲉ̀ϩ̀ⲣⲏⲓ ⲉ̀ϫⲱⲛ</w:t>
            </w:r>
          </w:p>
          <w:p w14:paraId="071644F6" w14:textId="77777777" w:rsidR="008A3F9A" w:rsidRDefault="008A3F9A" w:rsidP="00C81797">
            <w:pPr>
              <w:pStyle w:val="CopticVersemulti-line"/>
            </w:pPr>
            <w:r w:rsidRPr="00C81797">
              <w:t>ⲛ̀ϩⲙⲉ ⲛ̀ⲉ̀ϩⲟⲟⲩ ⲛⲉⲙ ϩ̀ⲙⲉ ⲛ̀ⲉ̀ϫⲱⲣϩ</w:t>
            </w:r>
          </w:p>
          <w:p w14:paraId="7C60370E" w14:textId="77777777" w:rsidR="008A3F9A" w:rsidRDefault="008A3F9A" w:rsidP="00C81797">
            <w:pPr>
              <w:pStyle w:val="CopticVerse"/>
            </w:pPr>
            <w:r w:rsidRPr="00C81797">
              <w:t>ⲥⲱϯ ⲙ̀ⲙⲟⲛ ⲟⲩⲟϩ ⲛⲁⲓ ⲛⲁⲛ</w:t>
            </w:r>
          </w:p>
        </w:tc>
      </w:tr>
      <w:tr w:rsidR="008A3F9A" w14:paraId="13E1BC06" w14:textId="77777777" w:rsidTr="001822EB">
        <w:trPr>
          <w:cantSplit/>
          <w:jc w:val="center"/>
        </w:trPr>
        <w:tc>
          <w:tcPr>
            <w:tcW w:w="288" w:type="dxa"/>
          </w:tcPr>
          <w:p w14:paraId="62C9F6BC" w14:textId="77777777" w:rsidR="008A3F9A" w:rsidRDefault="008A3F9A" w:rsidP="001822EB">
            <w:pPr>
              <w:pStyle w:val="CopticCross"/>
            </w:pPr>
            <w:r w:rsidRPr="00FB5ACB">
              <w:t>¿</w:t>
            </w:r>
          </w:p>
        </w:tc>
        <w:tc>
          <w:tcPr>
            <w:tcW w:w="3960" w:type="dxa"/>
          </w:tcPr>
          <w:p w14:paraId="790B6E40" w14:textId="77777777" w:rsidR="008A3F9A" w:rsidRPr="007425E1" w:rsidRDefault="008A3F9A" w:rsidP="008A3F9A">
            <w:pPr>
              <w:pStyle w:val="EngHang"/>
            </w:pPr>
            <w:r w:rsidRPr="007425E1">
              <w:t>O My Lord Jesus Christ,</w:t>
            </w:r>
          </w:p>
          <w:p w14:paraId="469172ED" w14:textId="77777777" w:rsidR="008A3F9A" w:rsidRPr="007425E1" w:rsidRDefault="008A3F9A" w:rsidP="008A3F9A">
            <w:pPr>
              <w:pStyle w:val="EngHang"/>
            </w:pPr>
            <w:r w:rsidRPr="007425E1">
              <w:t>Who was crucified on the cross,</w:t>
            </w:r>
          </w:p>
          <w:p w14:paraId="54F2DAAB" w14:textId="77777777" w:rsidR="008A3F9A" w:rsidRPr="007425E1" w:rsidRDefault="008A3F9A" w:rsidP="008A3F9A">
            <w:pPr>
              <w:pStyle w:val="EngHang"/>
            </w:pPr>
            <w:r w:rsidRPr="007425E1">
              <w:t>Bruise Satan,</w:t>
            </w:r>
          </w:p>
          <w:p w14:paraId="03BBB388" w14:textId="77777777" w:rsidR="008A3F9A" w:rsidRDefault="008A3F9A" w:rsidP="008A3F9A">
            <w:pPr>
              <w:pStyle w:val="EngHangEnd"/>
            </w:pPr>
            <w:r w:rsidRPr="007425E1">
              <w:t>Under our feet.</w:t>
            </w:r>
          </w:p>
        </w:tc>
        <w:tc>
          <w:tcPr>
            <w:tcW w:w="288" w:type="dxa"/>
          </w:tcPr>
          <w:p w14:paraId="52E320FA" w14:textId="77777777" w:rsidR="008A3F9A" w:rsidRDefault="008A3F9A" w:rsidP="0031014B"/>
        </w:tc>
        <w:tc>
          <w:tcPr>
            <w:tcW w:w="288" w:type="dxa"/>
          </w:tcPr>
          <w:p w14:paraId="6E74F5FA" w14:textId="77777777" w:rsidR="008A3F9A" w:rsidRDefault="008A3F9A" w:rsidP="001822EB">
            <w:pPr>
              <w:pStyle w:val="CopticCross"/>
            </w:pPr>
            <w:r w:rsidRPr="00FB5ACB">
              <w:t>¿</w:t>
            </w:r>
          </w:p>
        </w:tc>
        <w:tc>
          <w:tcPr>
            <w:tcW w:w="3960" w:type="dxa"/>
          </w:tcPr>
          <w:p w14:paraId="180D6BE3" w14:textId="77777777" w:rsidR="008A3F9A" w:rsidRDefault="008A3F9A" w:rsidP="00C81797">
            <w:pPr>
              <w:pStyle w:val="CopticVersemulti-line"/>
            </w:pPr>
            <w:r w:rsidRPr="00C81797">
              <w:t>Ⲡⲁⲟ̅ⲥ̅ Ⲓⲏ̅ⲥ Ⲡⲭ̅ⲥ</w:t>
            </w:r>
          </w:p>
          <w:p w14:paraId="55F0A4E0" w14:textId="77777777" w:rsidR="008A3F9A" w:rsidRDefault="008A3F9A" w:rsidP="00C81797">
            <w:pPr>
              <w:pStyle w:val="CopticVersemulti-line"/>
            </w:pPr>
            <w:r w:rsidRPr="00C81797">
              <w:t>ⲫⲏⲉ̀ⲧⲁϥⲁϣϥ ⲉ̀ⲡⲓⲥⲧⲁⲩⲣⲟⲥ</w:t>
            </w:r>
          </w:p>
          <w:p w14:paraId="0BF2152C" w14:textId="77777777" w:rsidR="008A3F9A" w:rsidRDefault="008A3F9A" w:rsidP="00C81797">
            <w:pPr>
              <w:pStyle w:val="CopticVersemulti-line"/>
            </w:pPr>
            <w:r w:rsidRPr="00C81797">
              <w:t xml:space="preserve">ⲉⲕⲉ̀ϧⲟⲙϧⲉⲙ </w:t>
            </w:r>
            <w:r>
              <w:t>ⲙ̀Ⲡ̀ⲥⲁⲧⲁⲛⲁ</w:t>
            </w:r>
          </w:p>
          <w:p w14:paraId="6122ECC2" w14:textId="77777777" w:rsidR="008A3F9A" w:rsidRDefault="008A3F9A" w:rsidP="00C81797">
            <w:pPr>
              <w:pStyle w:val="CopticVerse"/>
            </w:pPr>
            <w:r w:rsidRPr="00C81797">
              <w:t>ⲥⲁⲡⲉⲥⲏⲧ ⲛ̀ⲛⲉⲛϭⲁⲗⲁⲩϫ</w:t>
            </w:r>
          </w:p>
        </w:tc>
      </w:tr>
      <w:tr w:rsidR="008A3F9A" w14:paraId="129FE818" w14:textId="77777777" w:rsidTr="001822EB">
        <w:trPr>
          <w:cantSplit/>
          <w:jc w:val="center"/>
        </w:trPr>
        <w:tc>
          <w:tcPr>
            <w:tcW w:w="288" w:type="dxa"/>
          </w:tcPr>
          <w:p w14:paraId="55F6FB15" w14:textId="77777777" w:rsidR="008A3F9A" w:rsidRDefault="008A3F9A" w:rsidP="001822EB">
            <w:pPr>
              <w:pStyle w:val="CopticCross"/>
            </w:pPr>
            <w:r w:rsidRPr="00FB5ACB">
              <w:t>¿</w:t>
            </w:r>
          </w:p>
        </w:tc>
        <w:tc>
          <w:tcPr>
            <w:tcW w:w="3960" w:type="dxa"/>
          </w:tcPr>
          <w:p w14:paraId="7F0B4AB6" w14:textId="77777777" w:rsidR="008A3F9A" w:rsidRPr="007425E1" w:rsidRDefault="008A3F9A" w:rsidP="008A3F9A">
            <w:pPr>
              <w:pStyle w:val="EngHang"/>
            </w:pPr>
            <w:r w:rsidRPr="007425E1">
              <w:t>O My Lord Jesus Christ,</w:t>
            </w:r>
          </w:p>
          <w:p w14:paraId="6F3E3282" w14:textId="77777777" w:rsidR="008A3F9A" w:rsidRPr="007425E1" w:rsidRDefault="008A3F9A" w:rsidP="008A3F9A">
            <w:pPr>
              <w:pStyle w:val="EngHang"/>
            </w:pPr>
            <w:r w:rsidRPr="007425E1">
              <w:t>Who was placed</w:t>
            </w:r>
            <w:r w:rsidR="00FE0AE4">
              <w:rPr>
                <w:rStyle w:val="FootnoteReference"/>
                <w:rFonts w:eastAsiaTheme="majorEastAsia"/>
              </w:rPr>
              <w:t xml:space="preserve"> </w:t>
            </w:r>
            <w:r w:rsidRPr="007425E1">
              <w:t>in the tomb,</w:t>
            </w:r>
          </w:p>
          <w:p w14:paraId="402491F3" w14:textId="77777777" w:rsidR="008A3F9A" w:rsidRPr="007425E1" w:rsidRDefault="008A3F9A" w:rsidP="008A3F9A">
            <w:pPr>
              <w:pStyle w:val="EngHang"/>
            </w:pPr>
            <w:commentRangeStart w:id="716"/>
            <w:r w:rsidRPr="007425E1">
              <w:t>Crush under us</w:t>
            </w:r>
            <w:commentRangeEnd w:id="716"/>
            <w:r>
              <w:rPr>
                <w:rStyle w:val="CommentReference"/>
                <w:rFonts w:ascii="Times New Roman" w:eastAsiaTheme="minorHAnsi" w:hAnsi="Times New Roman" w:cstheme="minorBidi"/>
                <w:color w:val="auto"/>
              </w:rPr>
              <w:commentReference w:id="716"/>
            </w:r>
            <w:r w:rsidRPr="007425E1">
              <w:t>,</w:t>
            </w:r>
          </w:p>
          <w:p w14:paraId="55FFE055" w14:textId="77777777" w:rsidR="008A3F9A" w:rsidRDefault="008A3F9A" w:rsidP="008A3F9A">
            <w:pPr>
              <w:pStyle w:val="EngHangEnd"/>
            </w:pPr>
            <w:r w:rsidRPr="007425E1">
              <w:t>The sting of death.</w:t>
            </w:r>
          </w:p>
        </w:tc>
        <w:tc>
          <w:tcPr>
            <w:tcW w:w="288" w:type="dxa"/>
          </w:tcPr>
          <w:p w14:paraId="544DFA8A" w14:textId="77777777" w:rsidR="008A3F9A" w:rsidRDefault="008A3F9A" w:rsidP="0031014B"/>
        </w:tc>
        <w:tc>
          <w:tcPr>
            <w:tcW w:w="288" w:type="dxa"/>
          </w:tcPr>
          <w:p w14:paraId="4E915BEB" w14:textId="77777777" w:rsidR="008A3F9A" w:rsidRDefault="008A3F9A" w:rsidP="001822EB">
            <w:pPr>
              <w:pStyle w:val="CopticCross"/>
            </w:pPr>
            <w:r w:rsidRPr="00FB5ACB">
              <w:t>¿</w:t>
            </w:r>
          </w:p>
        </w:tc>
        <w:tc>
          <w:tcPr>
            <w:tcW w:w="3960" w:type="dxa"/>
          </w:tcPr>
          <w:p w14:paraId="398033C4" w14:textId="77777777" w:rsidR="008A3F9A" w:rsidRDefault="008A3F9A" w:rsidP="00C81797">
            <w:pPr>
              <w:pStyle w:val="CopticVersemulti-line"/>
            </w:pPr>
            <w:r w:rsidRPr="00C81797">
              <w:t>Ⲡⲁⲟ̅ⲥ̅ Ⲓⲏ̅ⲥ Ⲡⲭ̅ⲥ</w:t>
            </w:r>
          </w:p>
          <w:p w14:paraId="064EC78A" w14:textId="77777777" w:rsidR="008A3F9A" w:rsidRDefault="008A3F9A" w:rsidP="00C81797">
            <w:pPr>
              <w:pStyle w:val="CopticVersemulti-line"/>
            </w:pPr>
            <w:r w:rsidRPr="00C81797">
              <w:t>ⲫⲏⲉ̀ⲧⲁϥⲭⲁϥ ϧⲉⲛ ⲡⲓⲙ̀ϩⲁⲩ</w:t>
            </w:r>
          </w:p>
          <w:p w14:paraId="1749AABD" w14:textId="77777777" w:rsidR="008A3F9A" w:rsidRDefault="008A3F9A" w:rsidP="00C81797">
            <w:pPr>
              <w:pStyle w:val="CopticVersemulti-line"/>
            </w:pPr>
            <w:r w:rsidRPr="00C81797">
              <w:t>ⲉⲕⲉ̀ϧⲟⲙϧⲉⲙ ⲛ̀ϧ̀ⲣⲏⲓ ⲛ̀ϧⲏⲧⲉⲛ</w:t>
            </w:r>
          </w:p>
          <w:p w14:paraId="0027D195" w14:textId="77777777" w:rsidR="008A3F9A" w:rsidRDefault="008A3F9A" w:rsidP="00C81797">
            <w:pPr>
              <w:pStyle w:val="CopticVerse"/>
            </w:pPr>
            <w:r w:rsidRPr="00C81797">
              <w:t>ⲛ̀ϯⲥⲟⲩⲣⲓ ⲛ̀ⲧⲉ ⲫ̀ⲙⲟⲩ</w:t>
            </w:r>
          </w:p>
        </w:tc>
      </w:tr>
      <w:tr w:rsidR="008A3F9A" w14:paraId="685C643A" w14:textId="77777777" w:rsidTr="001822EB">
        <w:trPr>
          <w:cantSplit/>
          <w:jc w:val="center"/>
        </w:trPr>
        <w:tc>
          <w:tcPr>
            <w:tcW w:w="288" w:type="dxa"/>
          </w:tcPr>
          <w:p w14:paraId="1B97A595" w14:textId="77777777" w:rsidR="008A3F9A" w:rsidRDefault="008A3F9A" w:rsidP="001822EB">
            <w:pPr>
              <w:pStyle w:val="CopticCross"/>
            </w:pPr>
          </w:p>
        </w:tc>
        <w:tc>
          <w:tcPr>
            <w:tcW w:w="3960" w:type="dxa"/>
          </w:tcPr>
          <w:p w14:paraId="23B80434" w14:textId="77777777" w:rsidR="008A3F9A" w:rsidRPr="007425E1" w:rsidRDefault="008A3F9A" w:rsidP="008A3F9A">
            <w:pPr>
              <w:pStyle w:val="EngHang"/>
            </w:pPr>
            <w:r w:rsidRPr="007425E1">
              <w:t>O My Lord Jesus Christ,</w:t>
            </w:r>
          </w:p>
          <w:p w14:paraId="6585F7FC" w14:textId="77777777" w:rsidR="008A3F9A" w:rsidRPr="007425E1" w:rsidRDefault="008A3F9A" w:rsidP="008A3F9A">
            <w:pPr>
              <w:pStyle w:val="EngHang"/>
            </w:pPr>
            <w:r w:rsidRPr="007425E1">
              <w:t>Who rose from the dead,</w:t>
            </w:r>
          </w:p>
          <w:p w14:paraId="5F87681F" w14:textId="77777777" w:rsidR="008A3F9A" w:rsidRPr="007425E1" w:rsidRDefault="008A3F9A" w:rsidP="008A3F9A">
            <w:pPr>
              <w:pStyle w:val="EngHang"/>
            </w:pPr>
            <w:r w:rsidRPr="007425E1">
              <w:t>Ascended into the heavens,</w:t>
            </w:r>
          </w:p>
          <w:p w14:paraId="68B2447A" w14:textId="77777777" w:rsidR="008A3F9A" w:rsidRDefault="008A3F9A" w:rsidP="008A3F9A">
            <w:pPr>
              <w:pStyle w:val="EngHangEnd"/>
            </w:pPr>
            <w:r w:rsidRPr="007425E1">
              <w:t xml:space="preserve">Raise us with </w:t>
            </w:r>
            <w:r>
              <w:t>Your</w:t>
            </w:r>
            <w:r w:rsidRPr="007425E1">
              <w:t xml:space="preserve"> power.</w:t>
            </w:r>
          </w:p>
        </w:tc>
        <w:tc>
          <w:tcPr>
            <w:tcW w:w="288" w:type="dxa"/>
          </w:tcPr>
          <w:p w14:paraId="19F9E6A5" w14:textId="77777777" w:rsidR="008A3F9A" w:rsidRDefault="008A3F9A" w:rsidP="0031014B"/>
        </w:tc>
        <w:tc>
          <w:tcPr>
            <w:tcW w:w="288" w:type="dxa"/>
          </w:tcPr>
          <w:p w14:paraId="2312181E" w14:textId="77777777" w:rsidR="008A3F9A" w:rsidRDefault="008A3F9A" w:rsidP="001822EB">
            <w:pPr>
              <w:pStyle w:val="CopticCross"/>
            </w:pPr>
          </w:p>
        </w:tc>
        <w:tc>
          <w:tcPr>
            <w:tcW w:w="3960" w:type="dxa"/>
          </w:tcPr>
          <w:p w14:paraId="0833F804" w14:textId="77777777" w:rsidR="008A3F9A" w:rsidRDefault="008A3F9A" w:rsidP="00C81797">
            <w:pPr>
              <w:pStyle w:val="CopticVersemulti-line"/>
            </w:pPr>
            <w:r w:rsidRPr="006575CE">
              <w:t>Ⲡⲁⲟ̅ⲥ̅ Ⲓⲏ̅ⲥ Ⲡⲭ̅ⲥ</w:t>
            </w:r>
          </w:p>
          <w:p w14:paraId="4CBE5F02" w14:textId="77777777" w:rsidR="008A3F9A" w:rsidRDefault="008A3F9A" w:rsidP="00C81797">
            <w:pPr>
              <w:pStyle w:val="CopticVersemulti-line"/>
            </w:pPr>
            <w:r w:rsidRPr="006575CE">
              <w:t>ⲫⲏⲉ̀ⲧⲁϥⲧⲱⲛϥ ⲉ̀ⲃⲟⲗϧⲉⲛ ⲛⲏⲉⲑⲙⲱⲟⲩⲧ</w:t>
            </w:r>
          </w:p>
          <w:p w14:paraId="3E4FBA5A" w14:textId="77777777" w:rsidR="008A3F9A" w:rsidRDefault="008A3F9A" w:rsidP="00C81797">
            <w:pPr>
              <w:pStyle w:val="CopticVersemulti-line"/>
            </w:pPr>
            <w:r w:rsidRPr="006575CE">
              <w:t>ⲁϥϣⲉⲛⲁϥ ⲉ̀ⲡ̀ϣⲱⲓ ⲉ̀ⲛⲓⲫⲏⲟⲩⲓ̀</w:t>
            </w:r>
          </w:p>
          <w:p w14:paraId="13ACD462" w14:textId="77777777" w:rsidR="008A3F9A" w:rsidRDefault="008A3F9A" w:rsidP="006575CE">
            <w:pPr>
              <w:pStyle w:val="CopticVerse"/>
            </w:pPr>
            <w:r w:rsidRPr="006575CE">
              <w:t>ⲉⲕⲉ̀ⲧⲟⲩⲛⲟⲥⲧⲉⲛ ϧⲉⲛ ⲧⲉⲕϫⲟⲙ</w:t>
            </w:r>
          </w:p>
        </w:tc>
      </w:tr>
      <w:tr w:rsidR="008A3F9A" w14:paraId="362C2303" w14:textId="77777777" w:rsidTr="001822EB">
        <w:trPr>
          <w:cantSplit/>
          <w:jc w:val="center"/>
        </w:trPr>
        <w:tc>
          <w:tcPr>
            <w:tcW w:w="288" w:type="dxa"/>
          </w:tcPr>
          <w:p w14:paraId="3B7E00DA" w14:textId="77777777" w:rsidR="008A3F9A" w:rsidRDefault="008A3F9A" w:rsidP="001822EB">
            <w:pPr>
              <w:pStyle w:val="CopticCross"/>
            </w:pPr>
          </w:p>
        </w:tc>
        <w:tc>
          <w:tcPr>
            <w:tcW w:w="3960" w:type="dxa"/>
          </w:tcPr>
          <w:p w14:paraId="6BF387BB" w14:textId="77777777" w:rsidR="008A3F9A" w:rsidRPr="007425E1" w:rsidRDefault="008A3F9A" w:rsidP="008A3F9A">
            <w:pPr>
              <w:pStyle w:val="EngHang"/>
            </w:pPr>
            <w:r w:rsidRPr="007425E1">
              <w:t>O My Lord Jesus Christ,</w:t>
            </w:r>
          </w:p>
          <w:p w14:paraId="78AAF748" w14:textId="77777777" w:rsidR="008A3F9A" w:rsidRPr="007425E1" w:rsidRDefault="008A3F9A" w:rsidP="008A3F9A">
            <w:pPr>
              <w:pStyle w:val="EngHang"/>
            </w:pPr>
            <w:r w:rsidRPr="007425E1">
              <w:t>Who will come at His second Parousia</w:t>
            </w:r>
            <w:r>
              <w:t>,</w:t>
            </w:r>
          </w:p>
          <w:p w14:paraId="51DD8A27" w14:textId="77777777" w:rsidR="008A3F9A" w:rsidRPr="007425E1" w:rsidRDefault="008A3F9A" w:rsidP="008A3F9A">
            <w:pPr>
              <w:pStyle w:val="EngHang"/>
            </w:pPr>
            <w:r w:rsidRPr="007425E1">
              <w:t>Deal with us lovingly,</w:t>
            </w:r>
          </w:p>
          <w:p w14:paraId="3B09E3E4" w14:textId="77777777" w:rsidR="008A3F9A" w:rsidRDefault="008A3F9A" w:rsidP="008A3F9A">
            <w:pPr>
              <w:pStyle w:val="EngHangEnd"/>
            </w:pPr>
            <w:r w:rsidRPr="007425E1">
              <w:t xml:space="preserve">At </w:t>
            </w:r>
            <w:r w:rsidR="00E570CB">
              <w:t>Your</w:t>
            </w:r>
            <w:r w:rsidRPr="007425E1">
              <w:t xml:space="preserve"> fearful judgment seat.</w:t>
            </w:r>
          </w:p>
        </w:tc>
        <w:tc>
          <w:tcPr>
            <w:tcW w:w="288" w:type="dxa"/>
          </w:tcPr>
          <w:p w14:paraId="057886FC" w14:textId="77777777" w:rsidR="008A3F9A" w:rsidRDefault="008A3F9A" w:rsidP="0031014B"/>
        </w:tc>
        <w:tc>
          <w:tcPr>
            <w:tcW w:w="288" w:type="dxa"/>
          </w:tcPr>
          <w:p w14:paraId="7BDF2D43" w14:textId="77777777" w:rsidR="008A3F9A" w:rsidRDefault="008A3F9A" w:rsidP="001822EB">
            <w:pPr>
              <w:pStyle w:val="CopticCross"/>
            </w:pPr>
          </w:p>
        </w:tc>
        <w:tc>
          <w:tcPr>
            <w:tcW w:w="3960" w:type="dxa"/>
          </w:tcPr>
          <w:p w14:paraId="3BD85AA0" w14:textId="77777777" w:rsidR="008A3F9A" w:rsidRDefault="008A3F9A" w:rsidP="00C81797">
            <w:pPr>
              <w:pStyle w:val="CopticVersemulti-line"/>
            </w:pPr>
            <w:r w:rsidRPr="00C81797">
              <w:t>Ⲡⲁⲟ̅ⲥ̅ Ⲓⲏ̅ⲥ Ⲡⲭ̅ⲥ</w:t>
            </w:r>
          </w:p>
          <w:p w14:paraId="76198C8E" w14:textId="77777777" w:rsidR="008A3F9A" w:rsidRDefault="008A3F9A" w:rsidP="00C81797">
            <w:pPr>
              <w:pStyle w:val="CopticVersemulti-line"/>
            </w:pPr>
            <w:r w:rsidRPr="00C81797">
              <w:t>ⲫⲏⲉⲑⲛⲏⲟⲩ ϧⲉⲛ ⲧⲉϥⲙⲁϩⲥⲛⲟⲩϯ</w:t>
            </w:r>
            <w:r>
              <w:t xml:space="preserve"> </w:t>
            </w:r>
            <w:r w:rsidRPr="00C81797">
              <w:t>ⲙ̀ⲡⲁⲣⲟⲩⲥⲓⲁ̀</w:t>
            </w:r>
          </w:p>
          <w:p w14:paraId="4D321B05" w14:textId="77777777" w:rsidR="008A3F9A" w:rsidRDefault="008A3F9A" w:rsidP="00C81797">
            <w:pPr>
              <w:pStyle w:val="CopticVersemulti-line"/>
            </w:pPr>
            <w:r w:rsidRPr="00C81797">
              <w:t>ⲁ̀ⲣⲓⲟⲩⲓ̀ ⲛ̀ⲁ̀ⲅⲁⲡⲏ ⲛⲉⲙⲁⲛ</w:t>
            </w:r>
          </w:p>
          <w:p w14:paraId="16437D57" w14:textId="77777777" w:rsidR="008A3F9A" w:rsidRDefault="008A3F9A" w:rsidP="006575CE">
            <w:pPr>
              <w:pStyle w:val="CopticVerse"/>
            </w:pPr>
            <w:r w:rsidRPr="00C81797">
              <w:t>ϧⲉⲛ ⲡⲉⲕⲃⲏⲙⲁ ⲉⲧⲟⲓ ⲛ̀ϩⲟϯ</w:t>
            </w:r>
          </w:p>
        </w:tc>
      </w:tr>
      <w:tr w:rsidR="008A3F9A" w14:paraId="42E15183" w14:textId="77777777" w:rsidTr="001822EB">
        <w:trPr>
          <w:cantSplit/>
          <w:jc w:val="center"/>
        </w:trPr>
        <w:tc>
          <w:tcPr>
            <w:tcW w:w="288" w:type="dxa"/>
          </w:tcPr>
          <w:p w14:paraId="5647EA9A" w14:textId="77777777" w:rsidR="008A3F9A" w:rsidRDefault="008A3F9A" w:rsidP="001822EB">
            <w:pPr>
              <w:pStyle w:val="CopticCross"/>
            </w:pPr>
            <w:r w:rsidRPr="00FB5ACB">
              <w:t>¿</w:t>
            </w:r>
          </w:p>
        </w:tc>
        <w:tc>
          <w:tcPr>
            <w:tcW w:w="3960" w:type="dxa"/>
          </w:tcPr>
          <w:p w14:paraId="1FFFFED9" w14:textId="77777777" w:rsidR="008A3F9A" w:rsidRPr="007425E1" w:rsidRDefault="008A3F9A" w:rsidP="008A3F9A">
            <w:pPr>
              <w:pStyle w:val="EngHang"/>
            </w:pPr>
            <w:r w:rsidRPr="007425E1">
              <w:t xml:space="preserve">For of </w:t>
            </w:r>
            <w:r>
              <w:t>Your</w:t>
            </w:r>
            <w:r w:rsidRPr="007425E1">
              <w:t xml:space="preserve"> own will,</w:t>
            </w:r>
          </w:p>
          <w:p w14:paraId="3AE089B3" w14:textId="77777777" w:rsidR="008A3F9A" w:rsidRPr="007425E1" w:rsidRDefault="008A3F9A" w:rsidP="008A3F9A">
            <w:pPr>
              <w:pStyle w:val="EngHang"/>
            </w:pPr>
            <w:r w:rsidRPr="007425E1">
              <w:t xml:space="preserve">And the goodwill of </w:t>
            </w:r>
            <w:r>
              <w:t>Your</w:t>
            </w:r>
            <w:r w:rsidRPr="007425E1">
              <w:t xml:space="preserve"> Father,</w:t>
            </w:r>
          </w:p>
          <w:p w14:paraId="530F5AB6" w14:textId="77777777" w:rsidR="008A3F9A" w:rsidRPr="007425E1" w:rsidRDefault="008A3F9A" w:rsidP="008A3F9A">
            <w:pPr>
              <w:pStyle w:val="EngHang"/>
            </w:pPr>
            <w:r w:rsidRPr="007425E1">
              <w:t>And the Holy Spirit,</w:t>
            </w:r>
          </w:p>
          <w:p w14:paraId="0F17EB49" w14:textId="77777777" w:rsidR="008A3F9A" w:rsidRDefault="008A3F9A" w:rsidP="008A3F9A">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23AA09F7" w14:textId="77777777" w:rsidR="008A3F9A" w:rsidRDefault="008A3F9A" w:rsidP="0031014B"/>
        </w:tc>
        <w:tc>
          <w:tcPr>
            <w:tcW w:w="288" w:type="dxa"/>
          </w:tcPr>
          <w:p w14:paraId="4D4D1648" w14:textId="77777777" w:rsidR="008A3F9A" w:rsidRDefault="008A3F9A" w:rsidP="001822EB">
            <w:pPr>
              <w:pStyle w:val="CopticCross"/>
            </w:pPr>
            <w:r w:rsidRPr="00FB5ACB">
              <w:t>¿</w:t>
            </w:r>
          </w:p>
        </w:tc>
        <w:tc>
          <w:tcPr>
            <w:tcW w:w="3960" w:type="dxa"/>
          </w:tcPr>
          <w:p w14:paraId="215CA1EC" w14:textId="77777777" w:rsidR="008A3F9A" w:rsidRDefault="008A3F9A" w:rsidP="00C81797">
            <w:pPr>
              <w:pStyle w:val="CopticVersemulti-line"/>
            </w:pPr>
            <w:r w:rsidRPr="00C81797">
              <w:t>Ϫⲉ ϧⲉⲛ ⲡⲉⲕⲟⲩⲱϣ ⲙ̀ⲙⲓⲛ ⲙ̀ⲙⲟⲕ</w:t>
            </w:r>
          </w:p>
          <w:p w14:paraId="79BCA56F" w14:textId="77777777" w:rsidR="008A3F9A" w:rsidRDefault="008A3F9A" w:rsidP="00C81797">
            <w:pPr>
              <w:pStyle w:val="CopticVersemulti-line"/>
            </w:pPr>
            <w:r w:rsidRPr="00C81797">
              <w:t>ⲛⲉⲙ ⲡ̀ϯⲙⲁϯ ⲙ̀ⲡⲉⲕⲓⲱⲧ</w:t>
            </w:r>
          </w:p>
          <w:p w14:paraId="55239732" w14:textId="77777777" w:rsidR="008A3F9A" w:rsidRDefault="008A3F9A" w:rsidP="00C81797">
            <w:pPr>
              <w:pStyle w:val="CopticVersemulti-line"/>
            </w:pPr>
            <w:r w:rsidRPr="00C81797">
              <w:t>ⲛⲉⲙ Ⲡⲓⲡ̅ⲛ̅ⲁ ⲉ̅ⲑ̅ⲩ</w:t>
            </w:r>
          </w:p>
          <w:p w14:paraId="516C4D61" w14:textId="77777777" w:rsidR="008A3F9A" w:rsidRDefault="008A3F9A" w:rsidP="00C81797">
            <w:pPr>
              <w:pStyle w:val="CopticVersemulti-line"/>
            </w:pPr>
            <w:r>
              <w:t>{</w:t>
            </w:r>
            <w:r w:rsidRPr="00C81797">
              <w:t>ⲁⲕⲓ̀</w:t>
            </w:r>
            <w:r>
              <w:t>}</w:t>
            </w:r>
            <w:r w:rsidRPr="00C81797">
              <w:t xml:space="preserve"> ⲟⲩⲟϩ ⲁⲕⲥⲱϯ ⲙ̀ⲙⲟⲛ</w:t>
            </w:r>
          </w:p>
        </w:tc>
      </w:tr>
    </w:tbl>
    <w:p w14:paraId="5900EF2C" w14:textId="77777777" w:rsidR="001822EB" w:rsidRPr="00A742AC" w:rsidRDefault="001822EB" w:rsidP="000D107E">
      <w:pPr>
        <w:pStyle w:val="Heading5"/>
      </w:pPr>
      <w:bookmarkStart w:id="717" w:name="_Toc298681315"/>
      <w:bookmarkStart w:id="718" w:name="_Toc308441930"/>
      <w:r w:rsidRPr="00FD2E69">
        <w:lastRenderedPageBreak/>
        <w:t xml:space="preserve">The Conclusion of the </w:t>
      </w:r>
      <w:r>
        <w:t>Batos</w:t>
      </w:r>
      <w:r w:rsidRPr="00FD2E69">
        <w:t xml:space="preserve"> Psali</w:t>
      </w:r>
      <w:bookmarkEnd w:id="717"/>
      <w:bookmarkEnd w:id="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822EB" w14:paraId="00B569BE" w14:textId="77777777" w:rsidTr="001822EB">
        <w:trPr>
          <w:cantSplit/>
          <w:jc w:val="center"/>
        </w:trPr>
        <w:tc>
          <w:tcPr>
            <w:tcW w:w="288" w:type="dxa"/>
          </w:tcPr>
          <w:p w14:paraId="13E449FF" w14:textId="77777777" w:rsidR="001822EB" w:rsidRDefault="001822EB" w:rsidP="001822EB">
            <w:pPr>
              <w:pStyle w:val="CopticCross"/>
            </w:pPr>
            <w:r w:rsidRPr="00FB5ACB">
              <w:t>¿</w:t>
            </w:r>
          </w:p>
        </w:tc>
        <w:tc>
          <w:tcPr>
            <w:tcW w:w="3960" w:type="dxa"/>
          </w:tcPr>
          <w:p w14:paraId="37F77B67" w14:textId="77777777" w:rsidR="001822EB" w:rsidRPr="0042513B" w:rsidRDefault="001822EB" w:rsidP="001822EB">
            <w:pPr>
              <w:pStyle w:val="EngHang"/>
              <w:rPr>
                <w:rFonts w:ascii="Times" w:eastAsiaTheme="minorHAnsi" w:hAnsi="Times"/>
                <w:sz w:val="20"/>
              </w:rPr>
            </w:pPr>
            <w:r w:rsidRPr="0042513B">
              <w:rPr>
                <w:rFonts w:eastAsiaTheme="minorHAnsi"/>
              </w:rPr>
              <w:t>And whenever we sing hymns</w:t>
            </w:r>
          </w:p>
          <w:p w14:paraId="2C45E800" w14:textId="77777777" w:rsidR="001822EB" w:rsidRPr="0042513B" w:rsidRDefault="001822EB" w:rsidP="001822EB">
            <w:pPr>
              <w:pStyle w:val="EngHang"/>
              <w:rPr>
                <w:rFonts w:ascii="Times" w:eastAsiaTheme="minorHAnsi" w:hAnsi="Times"/>
                <w:sz w:val="20"/>
              </w:rPr>
            </w:pPr>
            <w:r w:rsidRPr="0042513B">
              <w:rPr>
                <w:rFonts w:eastAsiaTheme="minorHAnsi"/>
              </w:rPr>
              <w:t>Let us say tenderly,</w:t>
            </w:r>
          </w:p>
          <w:p w14:paraId="10E209B7" w14:textId="77777777" w:rsidR="001822EB" w:rsidRPr="0042513B" w:rsidRDefault="001822EB" w:rsidP="001822EB">
            <w:pPr>
              <w:pStyle w:val="EngHang"/>
              <w:rPr>
                <w:rFonts w:ascii="Times" w:eastAsiaTheme="minorHAnsi" w:hAnsi="Times"/>
                <w:sz w:val="20"/>
              </w:rPr>
            </w:pPr>
            <w:r w:rsidRPr="0042513B">
              <w:rPr>
                <w:rFonts w:eastAsiaTheme="minorHAnsi"/>
              </w:rPr>
              <w:t>"O our Lord, Jesus Christ,</w:t>
            </w:r>
          </w:p>
          <w:p w14:paraId="4A9B706B" w14:textId="77777777" w:rsidR="001822EB" w:rsidRDefault="001822EB" w:rsidP="001822EB">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4834A8E4" w14:textId="77777777" w:rsidR="001822EB" w:rsidRDefault="001822EB" w:rsidP="001822EB"/>
        </w:tc>
        <w:tc>
          <w:tcPr>
            <w:tcW w:w="288" w:type="dxa"/>
          </w:tcPr>
          <w:p w14:paraId="273FFB83" w14:textId="77777777" w:rsidR="001822EB" w:rsidRDefault="001822EB" w:rsidP="001822EB">
            <w:pPr>
              <w:pStyle w:val="CopticCross"/>
            </w:pPr>
            <w:r w:rsidRPr="00FB5ACB">
              <w:t>¿</w:t>
            </w:r>
          </w:p>
        </w:tc>
        <w:tc>
          <w:tcPr>
            <w:tcW w:w="3960" w:type="dxa"/>
          </w:tcPr>
          <w:p w14:paraId="5CA08B68" w14:textId="77777777" w:rsidR="006575CE" w:rsidRDefault="006575CE" w:rsidP="006575CE">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611052D" w14:textId="77777777" w:rsidR="006575CE" w:rsidRDefault="006575CE" w:rsidP="006575CE">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26005482" w14:textId="77777777" w:rsidR="006575CE" w:rsidRDefault="006575CE" w:rsidP="006575CE">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5B6CBCD" w14:textId="77777777" w:rsidR="001822EB" w:rsidRDefault="006575CE" w:rsidP="006575CE">
            <w:pPr>
              <w:pStyle w:val="CopticVerse"/>
            </w:pPr>
            <w:r w:rsidRPr="00F6464C">
              <w:t>ⲁ</w:t>
            </w:r>
            <w:r w:rsidRPr="00F6464C">
              <w:rPr>
                <w:rFonts w:ascii="Times New Roman" w:hAnsi="Times New Roman" w:cs="Times New Roman"/>
              </w:rPr>
              <w:t>̀</w:t>
            </w:r>
            <w:r w:rsidRPr="00F6464C">
              <w:t>ⲣⲓⲟⲩⲛⲁⲓ ⲛⲉⲙ ⲛⲉⲛⲯⲩⲭⲏ</w:t>
            </w:r>
          </w:p>
        </w:tc>
      </w:tr>
      <w:tr w:rsidR="001822EB" w14:paraId="05BAF289" w14:textId="77777777" w:rsidTr="001822EB">
        <w:trPr>
          <w:cantSplit/>
          <w:jc w:val="center"/>
        </w:trPr>
        <w:tc>
          <w:tcPr>
            <w:tcW w:w="288" w:type="dxa"/>
          </w:tcPr>
          <w:p w14:paraId="4AA651A6" w14:textId="77777777" w:rsidR="001822EB" w:rsidRDefault="001822EB" w:rsidP="001822EB">
            <w:pPr>
              <w:pStyle w:val="CopticCross"/>
            </w:pPr>
          </w:p>
        </w:tc>
        <w:tc>
          <w:tcPr>
            <w:tcW w:w="3960" w:type="dxa"/>
          </w:tcPr>
          <w:p w14:paraId="69972CEA" w14:textId="77777777" w:rsidR="001822EB" w:rsidRPr="0042513B" w:rsidRDefault="001822EB" w:rsidP="001822EB">
            <w:pPr>
              <w:pStyle w:val="EngHang"/>
              <w:rPr>
                <w:rFonts w:ascii="Times" w:eastAsiaTheme="minorHAnsi" w:hAnsi="Times"/>
                <w:sz w:val="20"/>
              </w:rPr>
            </w:pPr>
            <w:r w:rsidRPr="0042513B">
              <w:rPr>
                <w:rFonts w:eastAsiaTheme="minorHAnsi"/>
              </w:rPr>
              <w:t>Glory to the Father</w:t>
            </w:r>
          </w:p>
          <w:p w14:paraId="67A2E99E" w14:textId="77777777" w:rsidR="001822EB" w:rsidRPr="0042513B" w:rsidRDefault="001822EB" w:rsidP="001822EB">
            <w:pPr>
              <w:pStyle w:val="EngHang"/>
              <w:rPr>
                <w:rFonts w:ascii="Times" w:eastAsiaTheme="minorHAnsi" w:hAnsi="Times"/>
                <w:sz w:val="20"/>
              </w:rPr>
            </w:pPr>
            <w:r w:rsidRPr="0042513B">
              <w:rPr>
                <w:rFonts w:eastAsiaTheme="minorHAnsi"/>
              </w:rPr>
              <w:t>And the Son and the Holy Spirit,</w:t>
            </w:r>
          </w:p>
          <w:p w14:paraId="6FE93FB7" w14:textId="77777777" w:rsidR="001822EB" w:rsidRPr="0042513B" w:rsidRDefault="001822EB" w:rsidP="001822EB">
            <w:pPr>
              <w:pStyle w:val="EngHang"/>
              <w:rPr>
                <w:rFonts w:ascii="Times" w:eastAsiaTheme="minorHAnsi" w:hAnsi="Times"/>
                <w:sz w:val="20"/>
              </w:rPr>
            </w:pPr>
            <w:r w:rsidRPr="0042513B">
              <w:rPr>
                <w:rFonts w:eastAsiaTheme="minorHAnsi"/>
              </w:rPr>
              <w:t>Now, and forever,</w:t>
            </w:r>
          </w:p>
          <w:p w14:paraId="623E5035" w14:textId="77777777" w:rsidR="001822EB" w:rsidRDefault="001822EB" w:rsidP="001822EB">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0B97DD7F" w14:textId="77777777" w:rsidR="001822EB" w:rsidRDefault="001822EB" w:rsidP="001822EB"/>
        </w:tc>
        <w:tc>
          <w:tcPr>
            <w:tcW w:w="288" w:type="dxa"/>
          </w:tcPr>
          <w:p w14:paraId="5C18F540" w14:textId="77777777" w:rsidR="001822EB" w:rsidRDefault="001822EB" w:rsidP="001822EB">
            <w:pPr>
              <w:pStyle w:val="CopticCross"/>
            </w:pPr>
          </w:p>
        </w:tc>
        <w:tc>
          <w:tcPr>
            <w:tcW w:w="3960" w:type="dxa"/>
          </w:tcPr>
          <w:p w14:paraId="44858738" w14:textId="77777777" w:rsidR="006575CE" w:rsidRDefault="006575CE" w:rsidP="006575CE">
            <w:pPr>
              <w:pStyle w:val="CopticVersemulti-line"/>
            </w:pPr>
            <w:r>
              <w:t>Ⲇⲟⲝⲁ Ⲡⲁⲧⲣⲓ</w:t>
            </w:r>
          </w:p>
          <w:p w14:paraId="51A1498F" w14:textId="77777777" w:rsidR="006575CE" w:rsidRDefault="006575CE" w:rsidP="006575CE">
            <w:pPr>
              <w:pStyle w:val="CopticVersemulti-line"/>
            </w:pPr>
            <w:r>
              <w:t>ⲕⲉ ⲩ̀ⲓⲱ̀ ⲕⲉ ⲁ̀ⲅⲓⲱ̀ Ⲡ̀ⲛⲉⲩⲙⲁⲧⲓ</w:t>
            </w:r>
          </w:p>
          <w:p w14:paraId="338FC11A" w14:textId="77777777" w:rsidR="006575CE" w:rsidRDefault="006575CE" w:rsidP="006575CE">
            <w:pPr>
              <w:pStyle w:val="CopticVersemulti-line"/>
            </w:pPr>
            <w:r>
              <w:t>Ⲕⲉ ⲛⲩⲛ ⲕⲉ ⲁ̀ⲓ̀</w:t>
            </w:r>
          </w:p>
          <w:p w14:paraId="2CEFC73B" w14:textId="77777777" w:rsidR="001822EB" w:rsidRDefault="006575CE" w:rsidP="006575CE">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F72BE9" w14:textId="77777777" w:rsidR="0031014B" w:rsidRDefault="0031014B" w:rsidP="008A3F9A">
      <w:pPr>
        <w:pStyle w:val="Heading5"/>
      </w:pPr>
      <w:bookmarkStart w:id="719" w:name="_Toc298681316"/>
      <w:bookmarkStart w:id="720" w:name="_Toc308441931"/>
      <w:r>
        <w:t>The Thursday Theotokia</w:t>
      </w:r>
      <w:bookmarkEnd w:id="719"/>
      <w:bookmarkEnd w:id="720"/>
    </w:p>
    <w:p w14:paraId="785C880C" w14:textId="77777777" w:rsidR="008172B5" w:rsidRPr="008172B5" w:rsidRDefault="008172B5" w:rsidP="008A3F9A">
      <w:pPr>
        <w:pStyle w:val="Heading5non-TOC"/>
      </w:pPr>
      <w:r w:rsidRPr="008172B5">
        <w:t>ⲏ</w:t>
      </w:r>
      <w:r w:rsidRPr="008172B5">
        <w:rPr>
          <w:rFonts w:ascii="Times New Roman" w:hAnsi="Times New Roman" w:cs="Times New Roman"/>
        </w:rPr>
        <w:t>̀</w:t>
      </w:r>
      <w:r w:rsidRPr="008172B5">
        <w:t>ⲭⲟⲥ Ⲃⲁⲧⲟⲥ</w:t>
      </w:r>
    </w:p>
    <w:p w14:paraId="10DC1EB0" w14:textId="77777777" w:rsidR="0031014B" w:rsidRDefault="0031014B" w:rsidP="008A3F9A">
      <w:pPr>
        <w:pStyle w:val="Heading6"/>
      </w:pPr>
      <w:bookmarkStart w:id="721" w:name="_Toc298681317"/>
      <w:r>
        <w:t>Part One</w:t>
      </w:r>
      <w:bookmarkEnd w:id="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737FADF" w14:textId="77777777" w:rsidTr="001822EB">
        <w:trPr>
          <w:cantSplit/>
          <w:jc w:val="center"/>
        </w:trPr>
        <w:tc>
          <w:tcPr>
            <w:tcW w:w="288" w:type="dxa"/>
          </w:tcPr>
          <w:p w14:paraId="6791EFD2" w14:textId="77777777" w:rsidR="008A3F9A" w:rsidRDefault="008A3F9A" w:rsidP="001822EB">
            <w:pPr>
              <w:pStyle w:val="CopticCross"/>
            </w:pPr>
          </w:p>
        </w:tc>
        <w:tc>
          <w:tcPr>
            <w:tcW w:w="3960" w:type="dxa"/>
          </w:tcPr>
          <w:p w14:paraId="64AA39BB" w14:textId="77777777" w:rsidR="008A3F9A" w:rsidRPr="007425E1" w:rsidRDefault="008A3F9A" w:rsidP="008A3F9A">
            <w:pPr>
              <w:pStyle w:val="EngHang"/>
            </w:pPr>
            <w:r w:rsidRPr="007425E1">
              <w:t>The bush that Moses,</w:t>
            </w:r>
          </w:p>
          <w:p w14:paraId="7175B118" w14:textId="77777777" w:rsidR="008A3F9A" w:rsidRPr="007425E1" w:rsidRDefault="008A3F9A" w:rsidP="008A3F9A">
            <w:pPr>
              <w:pStyle w:val="EngHang"/>
            </w:pPr>
            <w:r w:rsidRPr="007425E1">
              <w:t>Had seen in the wilderness,</w:t>
            </w:r>
          </w:p>
          <w:p w14:paraId="4B17D0B7" w14:textId="77777777" w:rsidR="008A3F9A" w:rsidRPr="007425E1" w:rsidRDefault="008A3F9A" w:rsidP="008A3F9A">
            <w:pPr>
              <w:pStyle w:val="EngHang"/>
            </w:pPr>
            <w:r>
              <w:t>Was f</w:t>
            </w:r>
            <w:r w:rsidRPr="007425E1">
              <w:t>illed with fire from within,</w:t>
            </w:r>
          </w:p>
          <w:p w14:paraId="6BAEE501" w14:textId="77777777" w:rsidR="008A3F9A" w:rsidRDefault="008A3F9A" w:rsidP="008A3F9A">
            <w:pPr>
              <w:pStyle w:val="EngHangEnd"/>
            </w:pPr>
            <w:r w:rsidRPr="007425E1">
              <w:t>Yet its branches were not burnt</w:t>
            </w:r>
            <w:r>
              <w:t>,</w:t>
            </w:r>
          </w:p>
        </w:tc>
        <w:tc>
          <w:tcPr>
            <w:tcW w:w="288" w:type="dxa"/>
          </w:tcPr>
          <w:p w14:paraId="2F94401D" w14:textId="77777777" w:rsidR="008A3F9A" w:rsidRDefault="008A3F9A" w:rsidP="001822EB"/>
        </w:tc>
        <w:tc>
          <w:tcPr>
            <w:tcW w:w="288" w:type="dxa"/>
          </w:tcPr>
          <w:p w14:paraId="656C6FF9" w14:textId="77777777" w:rsidR="008A3F9A" w:rsidRDefault="008A3F9A" w:rsidP="001822EB">
            <w:pPr>
              <w:pStyle w:val="CopticCross"/>
            </w:pPr>
          </w:p>
        </w:tc>
        <w:tc>
          <w:tcPr>
            <w:tcW w:w="3960" w:type="dxa"/>
          </w:tcPr>
          <w:p w14:paraId="0C10A2B0" w14:textId="77777777" w:rsidR="008A3F9A" w:rsidRDefault="008A3F9A" w:rsidP="008172B5">
            <w:pPr>
              <w:pStyle w:val="CopticVersemulti-line"/>
            </w:pPr>
            <w:r w:rsidRPr="008172B5">
              <w:t>Ⲡⲓⲃⲁⲧⲟⲥ ̀ⲉⲧⲁ Ⲙⲱⲩⲥⲏⲥ</w:t>
            </w:r>
          </w:p>
          <w:p w14:paraId="753DFDBF" w14:textId="77777777" w:rsidR="008A3F9A" w:rsidRDefault="008A3F9A" w:rsidP="008172B5">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663C70FC" w14:textId="77777777" w:rsidR="008A3F9A" w:rsidRDefault="008A3F9A" w:rsidP="008172B5">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37C76344" w14:textId="77777777" w:rsidR="008A3F9A" w:rsidRDefault="008A3F9A" w:rsidP="008172B5">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8A3F9A" w14:paraId="75E48AC1" w14:textId="77777777" w:rsidTr="001822EB">
        <w:trPr>
          <w:cantSplit/>
          <w:jc w:val="center"/>
        </w:trPr>
        <w:tc>
          <w:tcPr>
            <w:tcW w:w="288" w:type="dxa"/>
          </w:tcPr>
          <w:p w14:paraId="39A02EAE" w14:textId="77777777" w:rsidR="008A3F9A" w:rsidRDefault="008A3F9A" w:rsidP="001822EB">
            <w:pPr>
              <w:pStyle w:val="CopticCross"/>
            </w:pPr>
            <w:r w:rsidRPr="00FB5ACB">
              <w:t>¿</w:t>
            </w:r>
          </w:p>
        </w:tc>
        <w:tc>
          <w:tcPr>
            <w:tcW w:w="3960" w:type="dxa"/>
          </w:tcPr>
          <w:p w14:paraId="512B91D1" w14:textId="77777777" w:rsidR="008A3F9A" w:rsidRPr="007425E1" w:rsidRDefault="008A3F9A" w:rsidP="008A3F9A">
            <w:pPr>
              <w:pStyle w:val="EngHang"/>
            </w:pPr>
            <w:r>
              <w:t>This i</w:t>
            </w:r>
            <w:r w:rsidRPr="007425E1">
              <w:t>s a figure of Mary,</w:t>
            </w:r>
          </w:p>
          <w:p w14:paraId="0F85D925" w14:textId="77777777" w:rsidR="008A3F9A" w:rsidRPr="007425E1" w:rsidRDefault="008A3F9A" w:rsidP="008A3F9A">
            <w:pPr>
              <w:pStyle w:val="EngHang"/>
            </w:pPr>
            <w:r>
              <w:t>The undefiled virgin,</w:t>
            </w:r>
          </w:p>
          <w:p w14:paraId="1CE8083B" w14:textId="77777777" w:rsidR="008A3F9A" w:rsidRPr="007425E1" w:rsidRDefault="008A3F9A" w:rsidP="008A3F9A">
            <w:pPr>
              <w:pStyle w:val="EngHang"/>
            </w:pPr>
            <w:r w:rsidRPr="007425E1">
              <w:t>Of Whom the Logos of the Father,</w:t>
            </w:r>
          </w:p>
          <w:p w14:paraId="0C908439" w14:textId="77777777" w:rsidR="008A3F9A" w:rsidRDefault="008A3F9A" w:rsidP="008A3F9A">
            <w:pPr>
              <w:pStyle w:val="EngHangEnd"/>
            </w:pPr>
            <w:r w:rsidRPr="007425E1">
              <w:t>Came and was incarnate</w:t>
            </w:r>
            <w:r>
              <w:t>.</w:t>
            </w:r>
          </w:p>
        </w:tc>
        <w:tc>
          <w:tcPr>
            <w:tcW w:w="288" w:type="dxa"/>
          </w:tcPr>
          <w:p w14:paraId="1F2D2872" w14:textId="77777777" w:rsidR="008A3F9A" w:rsidRDefault="008A3F9A" w:rsidP="001822EB"/>
        </w:tc>
        <w:tc>
          <w:tcPr>
            <w:tcW w:w="288" w:type="dxa"/>
          </w:tcPr>
          <w:p w14:paraId="22755790" w14:textId="77777777" w:rsidR="008A3F9A" w:rsidRDefault="008A3F9A" w:rsidP="001822EB">
            <w:pPr>
              <w:pStyle w:val="CopticCross"/>
            </w:pPr>
            <w:r w:rsidRPr="00FB5ACB">
              <w:t>¿</w:t>
            </w:r>
          </w:p>
        </w:tc>
        <w:tc>
          <w:tcPr>
            <w:tcW w:w="3960" w:type="dxa"/>
          </w:tcPr>
          <w:p w14:paraId="0AACE0FE" w14:textId="77777777" w:rsidR="008A3F9A" w:rsidRDefault="008A3F9A" w:rsidP="008172B5">
            <w:pPr>
              <w:pStyle w:val="CopticVersemulti-line"/>
            </w:pPr>
            <w:r w:rsidRPr="008172B5">
              <w:t>ϥ̀ⲟⲓ ⲛ̀ⲧⲩⲡⲟⲥ ⲙ̀Ⲙⲁⲣⲓⲁ</w:t>
            </w:r>
          </w:p>
          <w:p w14:paraId="25403429" w14:textId="77777777" w:rsidR="008A3F9A" w:rsidRDefault="008A3F9A" w:rsidP="008172B5">
            <w:pPr>
              <w:pStyle w:val="CopticVersemulti-line"/>
            </w:pPr>
            <w:r w:rsidRPr="008172B5">
              <w:t>ϯⲡⲁⲣⲑⲉⲛⲟⲥ ⲛ̀ⲁⲧⲑⲱⲗⲉⲃ</w:t>
            </w:r>
          </w:p>
          <w:p w14:paraId="2B1DD21A" w14:textId="77777777" w:rsidR="008A3F9A" w:rsidRDefault="008A3F9A" w:rsidP="008172B5">
            <w:pPr>
              <w:pStyle w:val="CopticVersemulti-line"/>
            </w:pPr>
            <w:r w:rsidRPr="008172B5">
              <w:t>ⲉⲧⲁ ⲡⲓⲗⲟⲅⲟⲥ ⲛ̀ⲧⲉ Ⲫ̀ⲓⲱⲧ</w:t>
            </w:r>
          </w:p>
          <w:p w14:paraId="3211F4AE" w14:textId="77777777" w:rsidR="008A3F9A" w:rsidRDefault="008A3F9A" w:rsidP="008172B5">
            <w:pPr>
              <w:pStyle w:val="CopticVersemulti-line"/>
            </w:pPr>
            <w:r w:rsidRPr="008172B5">
              <w:t>ⲓ̀ ⲁϥϭⲓⲥⲁⲣⲝ ⲉⲃⲟⲗ ⲛ̀ϧⲏⲧⲥ</w:t>
            </w:r>
          </w:p>
        </w:tc>
      </w:tr>
      <w:tr w:rsidR="008A3F9A" w14:paraId="6CED5BFC" w14:textId="77777777" w:rsidTr="001822EB">
        <w:trPr>
          <w:cantSplit/>
          <w:jc w:val="center"/>
        </w:trPr>
        <w:tc>
          <w:tcPr>
            <w:tcW w:w="288" w:type="dxa"/>
          </w:tcPr>
          <w:p w14:paraId="5BABFC42" w14:textId="77777777" w:rsidR="008A3F9A" w:rsidRDefault="008A3F9A" w:rsidP="001822EB">
            <w:pPr>
              <w:pStyle w:val="CopticCross"/>
            </w:pPr>
          </w:p>
        </w:tc>
        <w:tc>
          <w:tcPr>
            <w:tcW w:w="3960" w:type="dxa"/>
          </w:tcPr>
          <w:p w14:paraId="6FF94A6A" w14:textId="77777777" w:rsidR="008A3F9A" w:rsidRPr="007425E1" w:rsidRDefault="008A3F9A" w:rsidP="008A3F9A">
            <w:pPr>
              <w:pStyle w:val="EngHang"/>
            </w:pPr>
            <w:r w:rsidRPr="007425E1">
              <w:t>The fire of His Divinity,</w:t>
            </w:r>
          </w:p>
          <w:p w14:paraId="49A8A790" w14:textId="77777777" w:rsidR="008A3F9A" w:rsidRPr="007425E1" w:rsidRDefault="008A3F9A" w:rsidP="008A3F9A">
            <w:pPr>
              <w:pStyle w:val="EngHang"/>
            </w:pPr>
            <w:r>
              <w:t>Did</w:t>
            </w:r>
            <w:r w:rsidRPr="007425E1">
              <w:t xml:space="preserve"> not </w:t>
            </w:r>
            <w:r>
              <w:t xml:space="preserve">burn </w:t>
            </w:r>
            <w:r w:rsidRPr="007425E1">
              <w:t>t</w:t>
            </w:r>
            <w:r>
              <w:t>he womb of the Virgin.</w:t>
            </w:r>
          </w:p>
          <w:p w14:paraId="66311E3F" w14:textId="77777777" w:rsidR="008A3F9A" w:rsidRPr="007425E1" w:rsidRDefault="008A3F9A" w:rsidP="008A3F9A">
            <w:pPr>
              <w:pStyle w:val="EngHang"/>
            </w:pPr>
            <w:r>
              <w:t xml:space="preserve">And after </w:t>
            </w:r>
            <w:r w:rsidRPr="007425E1">
              <w:t>giving birth,</w:t>
            </w:r>
          </w:p>
          <w:p w14:paraId="0562360D" w14:textId="77777777" w:rsidR="008A3F9A" w:rsidRDefault="008A3F9A" w:rsidP="008A3F9A">
            <w:pPr>
              <w:pStyle w:val="EngHangEnd"/>
            </w:pPr>
            <w:r w:rsidRPr="007425E1">
              <w:t xml:space="preserve">She </w:t>
            </w:r>
            <w:r w:rsidRPr="00281534">
              <w:t>remained</w:t>
            </w:r>
            <w:r w:rsidRPr="007425E1">
              <w:t xml:space="preserve"> a </w:t>
            </w:r>
            <w:commentRangeStart w:id="722"/>
            <w:r w:rsidRPr="007425E1">
              <w:t>virgin</w:t>
            </w:r>
            <w:commentRangeEnd w:id="722"/>
            <w:r>
              <w:rPr>
                <w:rStyle w:val="CommentReference"/>
                <w:rFonts w:ascii="Times New Roman" w:eastAsiaTheme="minorHAnsi" w:hAnsi="Times New Roman" w:cstheme="minorBidi"/>
                <w:color w:val="auto"/>
              </w:rPr>
              <w:commentReference w:id="722"/>
            </w:r>
            <w:r w:rsidRPr="007425E1">
              <w:t>.</w:t>
            </w:r>
          </w:p>
        </w:tc>
        <w:tc>
          <w:tcPr>
            <w:tcW w:w="288" w:type="dxa"/>
          </w:tcPr>
          <w:p w14:paraId="23C03810" w14:textId="77777777" w:rsidR="008A3F9A" w:rsidRDefault="008A3F9A" w:rsidP="001822EB"/>
        </w:tc>
        <w:tc>
          <w:tcPr>
            <w:tcW w:w="288" w:type="dxa"/>
          </w:tcPr>
          <w:p w14:paraId="20337F27" w14:textId="77777777" w:rsidR="008A3F9A" w:rsidRDefault="008A3F9A" w:rsidP="001822EB">
            <w:pPr>
              <w:pStyle w:val="CopticCross"/>
            </w:pPr>
          </w:p>
        </w:tc>
        <w:tc>
          <w:tcPr>
            <w:tcW w:w="3960" w:type="dxa"/>
          </w:tcPr>
          <w:p w14:paraId="72A1BDA0" w14:textId="77777777" w:rsidR="008A3F9A" w:rsidRDefault="008A3F9A" w:rsidP="008172B5">
            <w:pPr>
              <w:pStyle w:val="CopticVersemulti-line"/>
            </w:pPr>
            <w:r w:rsidRPr="008172B5">
              <w:t>Ⲙ̀ⲡⲉ ⲡⲓⲭ̀ⲣⲱⲙ ⲛ̀ⲧⲉ ⲧⲉϥⲙⲉⲑⲛⲟⲩϯ</w:t>
            </w:r>
          </w:p>
          <w:p w14:paraId="41F4A7C0" w14:textId="77777777" w:rsidR="008A3F9A" w:rsidRDefault="008A3F9A" w:rsidP="008172B5">
            <w:pPr>
              <w:pStyle w:val="CopticVersemulti-line"/>
            </w:pPr>
            <w:r w:rsidRPr="008172B5">
              <w:t>ⲣⲱⲕϩ ⲛ̀ⲑ̀ⲛⲉϫⲓ ⲛ̀ϯⲡⲁⲣⲑⲉⲛⲟⲥ</w:t>
            </w:r>
          </w:p>
          <w:p w14:paraId="61D437B5" w14:textId="77777777" w:rsidR="008A3F9A" w:rsidRDefault="008A3F9A" w:rsidP="008172B5">
            <w:pPr>
              <w:pStyle w:val="CopticVersemulti-line"/>
            </w:pPr>
            <w:r w:rsidRPr="008172B5">
              <w:t>ⲟⲩⲟϩ ⲟⲛ ⲙⲉⲛⲉⲥⲁ ⲑ̀ⲣⲉⲥⲙⲁⲥϥ</w:t>
            </w:r>
          </w:p>
          <w:p w14:paraId="2569F51F" w14:textId="77777777" w:rsidR="008A3F9A" w:rsidRDefault="008A3F9A" w:rsidP="008172B5">
            <w:pPr>
              <w:pStyle w:val="CopticVerse"/>
            </w:pPr>
            <w:r w:rsidRPr="008172B5">
              <w:t>ⲁⲥⲟ̀ϩⲓ ⲁⲥⲟⲓ ⲙ̀ⲡⲁⲣⲑⲉⲛⲟⲥ</w:t>
            </w:r>
          </w:p>
        </w:tc>
      </w:tr>
      <w:tr w:rsidR="008A3F9A" w14:paraId="788D795C" w14:textId="77777777" w:rsidTr="001822EB">
        <w:trPr>
          <w:cantSplit/>
          <w:jc w:val="center"/>
        </w:trPr>
        <w:tc>
          <w:tcPr>
            <w:tcW w:w="288" w:type="dxa"/>
          </w:tcPr>
          <w:p w14:paraId="68EEB573" w14:textId="77777777" w:rsidR="008A3F9A" w:rsidRDefault="008A3F9A" w:rsidP="001822EB">
            <w:pPr>
              <w:pStyle w:val="CopticCross"/>
            </w:pPr>
            <w:r w:rsidRPr="00FB5ACB">
              <w:lastRenderedPageBreak/>
              <w:t>¿</w:t>
            </w:r>
          </w:p>
        </w:tc>
        <w:tc>
          <w:tcPr>
            <w:tcW w:w="3960" w:type="dxa"/>
          </w:tcPr>
          <w:p w14:paraId="28B3F3FD" w14:textId="77777777" w:rsidR="008A3F9A" w:rsidRPr="007425E1" w:rsidRDefault="008A3F9A" w:rsidP="008A3F9A">
            <w:pPr>
              <w:pStyle w:val="EngHang"/>
              <w:rPr>
                <w:color w:val="FF0000"/>
              </w:rPr>
            </w:pPr>
            <w:r w:rsidRPr="007425E1">
              <w:t>He did not cease to be God,</w:t>
            </w:r>
            <w:r w:rsidRPr="007425E1">
              <w:tab/>
            </w:r>
          </w:p>
          <w:p w14:paraId="1AA40A61" w14:textId="77777777" w:rsidR="008A3F9A" w:rsidRPr="007425E1" w:rsidRDefault="008A3F9A" w:rsidP="008A3F9A">
            <w:pPr>
              <w:pStyle w:val="EngHang"/>
            </w:pPr>
            <w:r w:rsidRPr="007425E1">
              <w:t>He came and became the Son of Man,</w:t>
            </w:r>
          </w:p>
          <w:p w14:paraId="222EDA12" w14:textId="77777777" w:rsidR="008A3F9A" w:rsidRPr="007425E1" w:rsidRDefault="008A3F9A" w:rsidP="008A3F9A">
            <w:pPr>
              <w:pStyle w:val="EngHang"/>
            </w:pPr>
            <w:r w:rsidRPr="007425E1">
              <w:t xml:space="preserve">But He is </w:t>
            </w:r>
            <w:r>
              <w:t>in truth</w:t>
            </w:r>
            <w:r w:rsidRPr="007425E1">
              <w:t>,</w:t>
            </w:r>
          </w:p>
          <w:p w14:paraId="7A70AC2B"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4F89E056" w14:textId="77777777" w:rsidR="008A3F9A" w:rsidRDefault="008A3F9A" w:rsidP="001822EB"/>
        </w:tc>
        <w:tc>
          <w:tcPr>
            <w:tcW w:w="288" w:type="dxa"/>
          </w:tcPr>
          <w:p w14:paraId="777020AD" w14:textId="77777777" w:rsidR="008A3F9A" w:rsidRDefault="008A3F9A" w:rsidP="001822EB">
            <w:pPr>
              <w:pStyle w:val="CopticCross"/>
            </w:pPr>
            <w:r w:rsidRPr="00FB5ACB">
              <w:t>¿</w:t>
            </w:r>
          </w:p>
        </w:tc>
        <w:tc>
          <w:tcPr>
            <w:tcW w:w="3960" w:type="dxa"/>
          </w:tcPr>
          <w:p w14:paraId="23A27A18" w14:textId="77777777" w:rsidR="008A3F9A" w:rsidRDefault="008A3F9A" w:rsidP="008172B5">
            <w:pPr>
              <w:pStyle w:val="CopticVersemulti-line"/>
            </w:pPr>
            <w:r w:rsidRPr="008172B5">
              <w:t>Ⲉⲧⲁϥⲕⲏⲛ ⲁⲛ ⲉϥⲟⲓ ⲛ̀ⲛⲟⲩϯ</w:t>
            </w:r>
          </w:p>
          <w:p w14:paraId="2B32BE44" w14:textId="77777777" w:rsidR="008A3F9A" w:rsidRDefault="008A3F9A" w:rsidP="008172B5">
            <w:pPr>
              <w:pStyle w:val="CopticVersemulti-line"/>
            </w:pPr>
            <w:r w:rsidRPr="008172B5">
              <w:t>ⲁϥⲓ̀ ⲁϥϣⲱⲡⲓ ⲛ̀ϣⲏⲣⲓ ⲛ̀ⲣⲱⲙⲓ</w:t>
            </w:r>
          </w:p>
          <w:p w14:paraId="54B9FE7C" w14:textId="77777777" w:rsidR="008A3F9A" w:rsidRDefault="008A3F9A" w:rsidP="008172B5">
            <w:pPr>
              <w:pStyle w:val="CopticVersemulti-line"/>
            </w:pPr>
            <w:r w:rsidRPr="008172B5">
              <w:t>ⲁⲗⲗⲁ ⲛ̀ⲑⲟϥ ⲡⲉ ⲫϯ ⲙ̀ⲙⲏⲓ</w:t>
            </w:r>
          </w:p>
          <w:p w14:paraId="7E64B555" w14:textId="77777777" w:rsidR="008A3F9A" w:rsidRDefault="008A3F9A" w:rsidP="008172B5">
            <w:pPr>
              <w:pStyle w:val="CopticVerse"/>
            </w:pPr>
            <w:r w:rsidRPr="008172B5">
              <w:t>ⲁϥⲓ̀ ⲟⲩⲟϩ ⲁϥⲥⲱϯ ⲙ̀ⲙⲟⲛ</w:t>
            </w:r>
          </w:p>
        </w:tc>
      </w:tr>
    </w:tbl>
    <w:p w14:paraId="6675A572" w14:textId="77777777" w:rsidR="001822EB" w:rsidRDefault="001822EB" w:rsidP="008A3F9A">
      <w:pPr>
        <w:pStyle w:val="Heading6"/>
      </w:pPr>
      <w:bookmarkStart w:id="723" w:name="_Toc298681318"/>
      <w:r>
        <w:t>Part Two</w:t>
      </w:r>
      <w:bookmarkEnd w:id="7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BFBFE96" w14:textId="77777777" w:rsidTr="00372152">
        <w:trPr>
          <w:cantSplit/>
          <w:jc w:val="center"/>
        </w:trPr>
        <w:tc>
          <w:tcPr>
            <w:tcW w:w="288" w:type="dxa"/>
          </w:tcPr>
          <w:p w14:paraId="4A58FD53" w14:textId="77777777" w:rsidR="008A3F9A" w:rsidRDefault="008A3F9A" w:rsidP="00372152">
            <w:pPr>
              <w:pStyle w:val="CopticCross"/>
            </w:pPr>
          </w:p>
        </w:tc>
        <w:tc>
          <w:tcPr>
            <w:tcW w:w="3960" w:type="dxa"/>
          </w:tcPr>
          <w:p w14:paraId="52FB3D1B" w14:textId="77777777" w:rsidR="008A3F9A" w:rsidRDefault="008A3F9A" w:rsidP="008A3F9A">
            <w:pPr>
              <w:pStyle w:val="EngHang"/>
            </w:pPr>
            <w:r>
              <w:t>Mary the Mother of God</w:t>
            </w:r>
          </w:p>
          <w:p w14:paraId="0B641A7D" w14:textId="77777777" w:rsidR="008A3F9A" w:rsidRPr="007425E1" w:rsidRDefault="008A3F9A" w:rsidP="008A3F9A">
            <w:pPr>
              <w:pStyle w:val="EngHang"/>
            </w:pPr>
            <w:r>
              <w:t>Is t</w:t>
            </w:r>
            <w:r w:rsidRPr="007425E1">
              <w:t>he pride of all virgins,</w:t>
            </w:r>
          </w:p>
          <w:p w14:paraId="1A58F38C" w14:textId="77777777" w:rsidR="008A3F9A" w:rsidRDefault="008A3F9A" w:rsidP="008A3F9A">
            <w:pPr>
              <w:pStyle w:val="EngHang"/>
            </w:pPr>
            <w:r w:rsidRPr="007425E1">
              <w:t xml:space="preserve">For </w:t>
            </w:r>
            <w:r>
              <w:t>the first curse</w:t>
            </w:r>
          </w:p>
          <w:p w14:paraId="6183F5EF" w14:textId="77777777" w:rsidR="008A3F9A" w:rsidRDefault="008A3F9A" w:rsidP="008A3F9A">
            <w:pPr>
              <w:pStyle w:val="EngHangEnd"/>
            </w:pPr>
            <w:r>
              <w:t>Was</w:t>
            </w:r>
            <w:r w:rsidRPr="007425E1">
              <w:t xml:space="preserve"> </w:t>
            </w:r>
            <w:commentRangeStart w:id="724"/>
            <w:r>
              <w:t>abolished</w:t>
            </w:r>
            <w:commentRangeEnd w:id="724"/>
            <w:r>
              <w:rPr>
                <w:rStyle w:val="CommentReference"/>
                <w:rFonts w:ascii="Times New Roman" w:eastAsiaTheme="minorHAnsi" w:hAnsi="Times New Roman" w:cstheme="minorBidi"/>
                <w:color w:val="auto"/>
              </w:rPr>
              <w:commentReference w:id="724"/>
            </w:r>
            <w:r>
              <w:t xml:space="preserve"> because of her</w:t>
            </w:r>
            <w:r w:rsidRPr="007425E1">
              <w:t>.</w:t>
            </w:r>
          </w:p>
        </w:tc>
        <w:tc>
          <w:tcPr>
            <w:tcW w:w="288" w:type="dxa"/>
          </w:tcPr>
          <w:p w14:paraId="1E7EB4E2" w14:textId="77777777" w:rsidR="008A3F9A" w:rsidRDefault="008A3F9A" w:rsidP="001822EB"/>
        </w:tc>
        <w:tc>
          <w:tcPr>
            <w:tcW w:w="288" w:type="dxa"/>
          </w:tcPr>
          <w:p w14:paraId="7DEDFA85" w14:textId="77777777" w:rsidR="008A3F9A" w:rsidRDefault="008A3F9A" w:rsidP="00372152">
            <w:pPr>
              <w:pStyle w:val="CopticCross"/>
            </w:pPr>
          </w:p>
        </w:tc>
        <w:tc>
          <w:tcPr>
            <w:tcW w:w="3960" w:type="dxa"/>
          </w:tcPr>
          <w:p w14:paraId="2DB0B7E7" w14:textId="77777777" w:rsidR="008A3F9A" w:rsidRDefault="008A3F9A" w:rsidP="008172B5">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6F8BEEDC" w14:textId="77777777" w:rsidR="008A3F9A" w:rsidRDefault="008A3F9A" w:rsidP="008172B5">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665754DF" w14:textId="77777777" w:rsidR="008A3F9A" w:rsidRDefault="008A3F9A" w:rsidP="008172B5">
            <w:pPr>
              <w:pStyle w:val="CopticVersemulti-line"/>
            </w:pPr>
            <w:r w:rsidRPr="008172B5">
              <w:t>ⲉⲑⲃⲏⲧⲥ ⲟⲛ ⲁ</w:t>
            </w:r>
            <w:r w:rsidRPr="008172B5">
              <w:rPr>
                <w:rFonts w:ascii="Times New Roman" w:hAnsi="Times New Roman" w:cs="Times New Roman"/>
              </w:rPr>
              <w:t>ϥ</w:t>
            </w:r>
            <w:r w:rsidRPr="008172B5">
              <w:t>ⲃⲱⲗ ⲉⲃⲟⲗ</w:t>
            </w:r>
          </w:p>
          <w:p w14:paraId="3F5FDF08" w14:textId="77777777" w:rsidR="008A3F9A" w:rsidRDefault="008A3F9A" w:rsidP="008172B5">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8A3F9A" w14:paraId="7D6D32A7" w14:textId="77777777" w:rsidTr="00372152">
        <w:trPr>
          <w:cantSplit/>
          <w:jc w:val="center"/>
        </w:trPr>
        <w:tc>
          <w:tcPr>
            <w:tcW w:w="288" w:type="dxa"/>
          </w:tcPr>
          <w:p w14:paraId="6D62A1AC" w14:textId="77777777" w:rsidR="008A3F9A" w:rsidRDefault="008A3F9A" w:rsidP="00372152">
            <w:pPr>
              <w:pStyle w:val="CopticCross"/>
            </w:pPr>
            <w:r w:rsidRPr="00FB5ACB">
              <w:t>¿</w:t>
            </w:r>
          </w:p>
        </w:tc>
        <w:tc>
          <w:tcPr>
            <w:tcW w:w="3960" w:type="dxa"/>
          </w:tcPr>
          <w:p w14:paraId="7BE133E0" w14:textId="77777777" w:rsidR="008A3F9A" w:rsidRPr="007425E1" w:rsidRDefault="008A3F9A" w:rsidP="008A3F9A">
            <w:pPr>
              <w:pStyle w:val="EngHang"/>
            </w:pPr>
            <w:r>
              <w:t>That curse w</w:t>
            </w:r>
            <w:r w:rsidRPr="007425E1">
              <w:t>hich came upon our race,</w:t>
            </w:r>
          </w:p>
          <w:p w14:paraId="099003E7" w14:textId="77777777" w:rsidR="008A3F9A" w:rsidRPr="007425E1" w:rsidRDefault="008A3F9A" w:rsidP="008A3F9A">
            <w:pPr>
              <w:pStyle w:val="EngHang"/>
            </w:pPr>
            <w:r w:rsidRPr="007425E1">
              <w:t>Through the transgression,</w:t>
            </w:r>
          </w:p>
          <w:p w14:paraId="74F25B34" w14:textId="77777777" w:rsidR="008A3F9A" w:rsidRPr="007425E1" w:rsidRDefault="008A3F9A" w:rsidP="008A3F9A">
            <w:pPr>
              <w:pStyle w:val="EngHang"/>
            </w:pPr>
            <w:r w:rsidRPr="007425E1">
              <w:t>In which the woman fell,</w:t>
            </w:r>
          </w:p>
          <w:p w14:paraId="10A1D321" w14:textId="77777777" w:rsidR="008A3F9A" w:rsidRDefault="008A3F9A" w:rsidP="008A3F9A">
            <w:pPr>
              <w:pStyle w:val="EngHangEnd"/>
            </w:pPr>
            <w:r w:rsidRPr="007425E1">
              <w:t>When she ate from the fruit of the tree.</w:t>
            </w:r>
          </w:p>
        </w:tc>
        <w:tc>
          <w:tcPr>
            <w:tcW w:w="288" w:type="dxa"/>
          </w:tcPr>
          <w:p w14:paraId="2B2D4892" w14:textId="77777777" w:rsidR="008A3F9A" w:rsidRDefault="008A3F9A" w:rsidP="001822EB"/>
        </w:tc>
        <w:tc>
          <w:tcPr>
            <w:tcW w:w="288" w:type="dxa"/>
          </w:tcPr>
          <w:p w14:paraId="0345C9A2" w14:textId="77777777" w:rsidR="008A3F9A" w:rsidRDefault="008A3F9A" w:rsidP="00372152">
            <w:pPr>
              <w:pStyle w:val="CopticCross"/>
            </w:pPr>
            <w:r w:rsidRPr="00FB5ACB">
              <w:t>¿</w:t>
            </w:r>
          </w:p>
        </w:tc>
        <w:tc>
          <w:tcPr>
            <w:tcW w:w="3960" w:type="dxa"/>
          </w:tcPr>
          <w:p w14:paraId="2754EEFF" w14:textId="77777777" w:rsidR="008A3F9A" w:rsidRDefault="008A3F9A" w:rsidP="008172B5">
            <w:pPr>
              <w:pStyle w:val="CopticVersemulti-line"/>
            </w:pPr>
            <w:r w:rsidRPr="008172B5">
              <w:t>Ⲫⲏⲉⲧⲁϥⲓ̀ ϩⲓϫⲉⲛ ⲡⲉⲛⲅⲉⲛⲟⲥ</w:t>
            </w:r>
          </w:p>
          <w:p w14:paraId="00616763" w14:textId="77777777" w:rsidR="008A3F9A" w:rsidRDefault="008A3F9A" w:rsidP="008172B5">
            <w:pPr>
              <w:pStyle w:val="CopticVersemulti-line"/>
            </w:pPr>
            <w:r w:rsidRPr="008172B5">
              <w:t>ϩⲓⲧⲉⲛ ϯⲡⲁⲣⲁⲃⲁⲥⲓⲥ</w:t>
            </w:r>
          </w:p>
          <w:p w14:paraId="33C7F4AB" w14:textId="77777777" w:rsidR="008A3F9A" w:rsidRDefault="008A3F9A" w:rsidP="008172B5">
            <w:pPr>
              <w:pStyle w:val="CopticVersemulti-line"/>
            </w:pPr>
            <w:r w:rsidRPr="008172B5">
              <w:t>ⲉ̀ⲧⲁϯⲥ̀ϩⲓⲙⲓ ϣⲱⲡⲓ ⲛ̀ϧⲏⲧⲥ</w:t>
            </w:r>
          </w:p>
          <w:p w14:paraId="19020457" w14:textId="77777777" w:rsidR="008A3F9A" w:rsidRDefault="008A3F9A" w:rsidP="008172B5">
            <w:pPr>
              <w:pStyle w:val="CopticVerse"/>
            </w:pPr>
            <w:r w:rsidRPr="008172B5">
              <w:t>ⲁⲥⲟⲩⲱⲙ ⲉⲃⲟⲗϧⲉⲛ ⲡ̀ⲟⲩⲧⲁϩ ⲙ̀ⲡⲓϣ̀ϣⲏⲛ</w:t>
            </w:r>
          </w:p>
        </w:tc>
      </w:tr>
      <w:tr w:rsidR="008A3F9A" w14:paraId="10F01375" w14:textId="77777777" w:rsidTr="00372152">
        <w:trPr>
          <w:cantSplit/>
          <w:jc w:val="center"/>
        </w:trPr>
        <w:tc>
          <w:tcPr>
            <w:tcW w:w="288" w:type="dxa"/>
          </w:tcPr>
          <w:p w14:paraId="613D2195" w14:textId="77777777" w:rsidR="008A3F9A" w:rsidRDefault="008A3F9A" w:rsidP="00372152">
            <w:pPr>
              <w:pStyle w:val="CopticCross"/>
            </w:pPr>
          </w:p>
        </w:tc>
        <w:tc>
          <w:tcPr>
            <w:tcW w:w="3960" w:type="dxa"/>
          </w:tcPr>
          <w:p w14:paraId="013E4725" w14:textId="77777777" w:rsidR="008A3F9A" w:rsidRDefault="008A3F9A" w:rsidP="008A3F9A">
            <w:pPr>
              <w:pStyle w:val="EngHang"/>
            </w:pPr>
            <w:r>
              <w:t>Because of Eve the door</w:t>
            </w:r>
          </w:p>
          <w:p w14:paraId="4D3C0D23" w14:textId="77777777" w:rsidR="008A3F9A" w:rsidRDefault="008A3F9A" w:rsidP="008A3F9A">
            <w:pPr>
              <w:pStyle w:val="EngHang"/>
            </w:pPr>
            <w:r>
              <w:t>Of Paradise was shut;</w:t>
            </w:r>
          </w:p>
          <w:p w14:paraId="13D0E87C" w14:textId="77777777" w:rsidR="008A3F9A" w:rsidRDefault="008A3F9A" w:rsidP="008A3F9A">
            <w:pPr>
              <w:pStyle w:val="EngHang"/>
            </w:pPr>
            <w:r>
              <w:t>Through Mary the Virgin</w:t>
            </w:r>
          </w:p>
          <w:p w14:paraId="5073AA26" w14:textId="77777777" w:rsidR="008A3F9A" w:rsidRDefault="008A3F9A" w:rsidP="008A3F9A">
            <w:pPr>
              <w:pStyle w:val="EngHangEnd"/>
            </w:pPr>
            <w:r>
              <w:t>It was once more opened to us.</w:t>
            </w:r>
          </w:p>
        </w:tc>
        <w:tc>
          <w:tcPr>
            <w:tcW w:w="288" w:type="dxa"/>
          </w:tcPr>
          <w:p w14:paraId="00534A20" w14:textId="77777777" w:rsidR="008A3F9A" w:rsidRDefault="008A3F9A" w:rsidP="001822EB"/>
        </w:tc>
        <w:tc>
          <w:tcPr>
            <w:tcW w:w="288" w:type="dxa"/>
          </w:tcPr>
          <w:p w14:paraId="164F6AB2" w14:textId="77777777" w:rsidR="008A3F9A" w:rsidRDefault="008A3F9A" w:rsidP="00372152">
            <w:pPr>
              <w:pStyle w:val="CopticCross"/>
            </w:pPr>
          </w:p>
        </w:tc>
        <w:tc>
          <w:tcPr>
            <w:tcW w:w="3960" w:type="dxa"/>
          </w:tcPr>
          <w:p w14:paraId="7FBCE390" w14:textId="77777777" w:rsidR="008A3F9A" w:rsidRDefault="008A3F9A" w:rsidP="008172B5">
            <w:pPr>
              <w:pStyle w:val="CopticVersemulti-line"/>
            </w:pPr>
            <w:r w:rsidRPr="00545EC8">
              <w:t>Ⲉⲑⲃⲉ Ⲉⲩⲁ ⲁⲩⲙⲁ̀ϣⲑⲁⲙ</w:t>
            </w:r>
          </w:p>
          <w:p w14:paraId="0C72FCAA" w14:textId="77777777" w:rsidR="008A3F9A" w:rsidRDefault="008A3F9A" w:rsidP="008172B5">
            <w:pPr>
              <w:pStyle w:val="CopticVersemulti-line"/>
            </w:pPr>
            <w:r w:rsidRPr="00545EC8">
              <w:t>ⲙ̀ⲫ̀ⲣⲟ ⲙ̀ⲡⲓⲡⲁⲣⲁⲇⲓⲥⲟⲥ</w:t>
            </w:r>
          </w:p>
          <w:p w14:paraId="3253BA49" w14:textId="77777777" w:rsidR="008A3F9A" w:rsidRDefault="008A3F9A" w:rsidP="008172B5">
            <w:pPr>
              <w:pStyle w:val="CopticVersemulti-line"/>
            </w:pPr>
            <w:r w:rsidRPr="00545EC8">
              <w:t>ϩⲓⲧⲉⲛ Ⲙⲁⲣⲓⲁ ϯⲡⲁⲣⲑⲉⲛⲟⲥ</w:t>
            </w:r>
          </w:p>
          <w:p w14:paraId="511E42A8" w14:textId="77777777" w:rsidR="008A3F9A" w:rsidRDefault="008A3F9A" w:rsidP="00545EC8">
            <w:pPr>
              <w:pStyle w:val="CopticVerse"/>
            </w:pPr>
            <w:r w:rsidRPr="00545EC8">
              <w:t>ⲁⲩⲟⲩⲱⲛ ⲙ̀ⲙⲟϥ ⲛⲁⲛ ⲛ̀ⲕⲉⲥⲟⲡ</w:t>
            </w:r>
          </w:p>
        </w:tc>
      </w:tr>
      <w:tr w:rsidR="008A3F9A" w14:paraId="701FD829" w14:textId="77777777" w:rsidTr="00372152">
        <w:trPr>
          <w:cantSplit/>
          <w:jc w:val="center"/>
        </w:trPr>
        <w:tc>
          <w:tcPr>
            <w:tcW w:w="288" w:type="dxa"/>
          </w:tcPr>
          <w:p w14:paraId="65271C9C" w14:textId="77777777" w:rsidR="008A3F9A" w:rsidRDefault="008A3F9A" w:rsidP="00372152">
            <w:pPr>
              <w:pStyle w:val="CopticCross"/>
            </w:pPr>
            <w:r w:rsidRPr="00FB5ACB">
              <w:t>¿</w:t>
            </w:r>
          </w:p>
        </w:tc>
        <w:tc>
          <w:tcPr>
            <w:tcW w:w="3960" w:type="dxa"/>
          </w:tcPr>
          <w:p w14:paraId="288173DA" w14:textId="77777777" w:rsidR="008A3F9A" w:rsidRDefault="008A3F9A" w:rsidP="008A3F9A">
            <w:pPr>
              <w:pStyle w:val="EngHang"/>
            </w:pPr>
            <w:r>
              <w:t>We have become worthy</w:t>
            </w:r>
          </w:p>
          <w:p w14:paraId="09462A3F" w14:textId="77777777" w:rsidR="008A3F9A" w:rsidRDefault="008A3F9A" w:rsidP="008A3F9A">
            <w:pPr>
              <w:pStyle w:val="EngHang"/>
            </w:pPr>
            <w:r>
              <w:t>To eat of the Tree of Life,</w:t>
            </w:r>
          </w:p>
          <w:p w14:paraId="63CF6144" w14:textId="77777777" w:rsidR="008A3F9A" w:rsidRDefault="008A3F9A" w:rsidP="008A3F9A">
            <w:pPr>
              <w:pStyle w:val="EngHang"/>
            </w:pPr>
            <w:r>
              <w:t>Which is the Body of God,</w:t>
            </w:r>
          </w:p>
          <w:p w14:paraId="25D35841" w14:textId="77777777" w:rsidR="008A3F9A" w:rsidRDefault="008A3F9A" w:rsidP="008A3F9A">
            <w:pPr>
              <w:pStyle w:val="EngHangEnd"/>
            </w:pPr>
            <w:r>
              <w:t>And His true Blood.</w:t>
            </w:r>
          </w:p>
          <w:p w14:paraId="37ED7454" w14:textId="77777777" w:rsidR="008A3F9A" w:rsidRDefault="008A3F9A" w:rsidP="008A3F9A"/>
        </w:tc>
        <w:tc>
          <w:tcPr>
            <w:tcW w:w="288" w:type="dxa"/>
          </w:tcPr>
          <w:p w14:paraId="2B9495A1" w14:textId="77777777" w:rsidR="008A3F9A" w:rsidRDefault="008A3F9A" w:rsidP="001822EB"/>
        </w:tc>
        <w:tc>
          <w:tcPr>
            <w:tcW w:w="288" w:type="dxa"/>
          </w:tcPr>
          <w:p w14:paraId="7E3D1687" w14:textId="77777777" w:rsidR="008A3F9A" w:rsidRDefault="008A3F9A" w:rsidP="00372152">
            <w:pPr>
              <w:pStyle w:val="CopticCross"/>
            </w:pPr>
            <w:r w:rsidRPr="00FB5ACB">
              <w:t>¿</w:t>
            </w:r>
          </w:p>
        </w:tc>
        <w:tc>
          <w:tcPr>
            <w:tcW w:w="3960" w:type="dxa"/>
          </w:tcPr>
          <w:p w14:paraId="08963F78" w14:textId="77777777" w:rsidR="008A3F9A" w:rsidRDefault="008A3F9A" w:rsidP="008172B5">
            <w:pPr>
              <w:pStyle w:val="CopticVersemulti-line"/>
            </w:pPr>
            <w:r w:rsidRPr="00545EC8">
              <w:t>Ⲁⲛⲉⲣ̀ⲡⲉⲙⲡ̀ϣⲁ ⲙ̀ⲡⲓϣ̀ϣⲏⲛ ⲛ̀ⲧⲉ ⲡ̀ⲱⲛϧ</w:t>
            </w:r>
          </w:p>
          <w:p w14:paraId="070D8CFA" w14:textId="77777777" w:rsidR="008A3F9A" w:rsidRDefault="008A3F9A" w:rsidP="008172B5">
            <w:pPr>
              <w:pStyle w:val="CopticVersemulti-line"/>
            </w:pPr>
            <w:r w:rsidRPr="00545EC8">
              <w:t>ⲉⲑⲣⲉⲛⲟⲩⲱⲙ ⲉⲃⲟⲗ ⲛ̀ϧⲏⲧϥ</w:t>
            </w:r>
          </w:p>
          <w:p w14:paraId="2DE61702" w14:textId="77777777" w:rsidR="008A3F9A" w:rsidRDefault="008A3F9A" w:rsidP="008172B5">
            <w:pPr>
              <w:pStyle w:val="CopticVersemulti-line"/>
            </w:pPr>
            <w:r w:rsidRPr="00545EC8">
              <w:t>ⲉⲧⲉ ⲫⲁⲓ ⲡⲉ ⲡ̀ⲥⲱⲙⲁ ⲙ̀ⲫϯ</w:t>
            </w:r>
          </w:p>
          <w:p w14:paraId="6F0D6670" w14:textId="77777777" w:rsidR="008A3F9A" w:rsidRDefault="008A3F9A" w:rsidP="00545EC8">
            <w:pPr>
              <w:pStyle w:val="CopticVerse"/>
            </w:pPr>
            <w:r w:rsidRPr="00545EC8">
              <w:t>ⲛⲉⲙ ⲡⲉϥⲥ̀ⲛⲟϥ ⲛ̀ⲁ̀ⲗⲏⲑⲓⲛⲟⲛ</w:t>
            </w:r>
          </w:p>
        </w:tc>
      </w:tr>
      <w:tr w:rsidR="008A3F9A" w14:paraId="24675030" w14:textId="77777777" w:rsidTr="00372152">
        <w:trPr>
          <w:cantSplit/>
          <w:jc w:val="center"/>
        </w:trPr>
        <w:tc>
          <w:tcPr>
            <w:tcW w:w="288" w:type="dxa"/>
          </w:tcPr>
          <w:p w14:paraId="10B4984E" w14:textId="77777777" w:rsidR="008A3F9A" w:rsidRDefault="008A3F9A" w:rsidP="00372152">
            <w:pPr>
              <w:pStyle w:val="CopticCross"/>
            </w:pPr>
          </w:p>
        </w:tc>
        <w:tc>
          <w:tcPr>
            <w:tcW w:w="3960" w:type="dxa"/>
          </w:tcPr>
          <w:p w14:paraId="7B43A21A" w14:textId="77777777" w:rsidR="008A3F9A" w:rsidRPr="007425E1" w:rsidRDefault="008A3F9A" w:rsidP="008A3F9A">
            <w:pPr>
              <w:pStyle w:val="EngHang"/>
            </w:pPr>
            <w:r w:rsidRPr="007425E1">
              <w:t>Let us worship our Saviour,</w:t>
            </w:r>
          </w:p>
          <w:p w14:paraId="6CAEC15E" w14:textId="77777777" w:rsidR="008A3F9A" w:rsidRPr="007425E1" w:rsidRDefault="008A3F9A" w:rsidP="008A3F9A">
            <w:pPr>
              <w:pStyle w:val="EngHang"/>
            </w:pPr>
            <w:r w:rsidRPr="007425E1">
              <w:t>The Good lover of mankind,</w:t>
            </w:r>
          </w:p>
          <w:p w14:paraId="073D3228" w14:textId="77777777" w:rsidR="008A3F9A" w:rsidRPr="007425E1" w:rsidRDefault="008A3F9A" w:rsidP="008A3F9A">
            <w:pPr>
              <w:pStyle w:val="EngHang"/>
            </w:pPr>
            <w:r>
              <w:t>For He had compassion on us;</w:t>
            </w:r>
          </w:p>
          <w:p w14:paraId="51B9D783" w14:textId="77777777" w:rsidR="008A3F9A" w:rsidRDefault="008A3F9A" w:rsidP="008A3F9A">
            <w:pPr>
              <w:pStyle w:val="EngHangEnd"/>
            </w:pPr>
            <w:r w:rsidRPr="007425E1">
              <w:t>He came and saved u</w:t>
            </w:r>
            <w:r>
              <w:t>s.</w:t>
            </w:r>
          </w:p>
        </w:tc>
        <w:tc>
          <w:tcPr>
            <w:tcW w:w="288" w:type="dxa"/>
          </w:tcPr>
          <w:p w14:paraId="618D9228" w14:textId="77777777" w:rsidR="008A3F9A" w:rsidRDefault="008A3F9A" w:rsidP="001822EB"/>
        </w:tc>
        <w:tc>
          <w:tcPr>
            <w:tcW w:w="288" w:type="dxa"/>
          </w:tcPr>
          <w:p w14:paraId="0F2CF302" w14:textId="77777777" w:rsidR="008A3F9A" w:rsidRDefault="008A3F9A" w:rsidP="00372152">
            <w:pPr>
              <w:pStyle w:val="CopticCross"/>
            </w:pPr>
          </w:p>
        </w:tc>
        <w:tc>
          <w:tcPr>
            <w:tcW w:w="3960" w:type="dxa"/>
          </w:tcPr>
          <w:p w14:paraId="4A734B79" w14:textId="77777777" w:rsidR="008A3F9A" w:rsidRDefault="008A3F9A" w:rsidP="008172B5">
            <w:pPr>
              <w:pStyle w:val="CopticVersemulti-line"/>
            </w:pPr>
            <w:r w:rsidRPr="00545EC8">
              <w:t>Ⲙⲁⲣⲉⲛⲟⲩⲱϣⲧ ⲙ̀ⲡⲉⲛⲥ̅ⲱ̅ⲣ</w:t>
            </w:r>
          </w:p>
          <w:p w14:paraId="44234031" w14:textId="77777777" w:rsidR="008A3F9A" w:rsidRDefault="008A3F9A" w:rsidP="008172B5">
            <w:pPr>
              <w:pStyle w:val="CopticVersemulti-line"/>
            </w:pPr>
            <w:r w:rsidRPr="00545EC8">
              <w:t>ⲡⲓⲙⲁⲓⲣⲱⲙⲓ ⲛ̀ⲁ̀ⲅⲁⲑⲟⲥ</w:t>
            </w:r>
          </w:p>
          <w:p w14:paraId="17626C79" w14:textId="77777777" w:rsidR="008A3F9A" w:rsidRDefault="008A3F9A" w:rsidP="008172B5">
            <w:pPr>
              <w:pStyle w:val="CopticVersemulti-line"/>
            </w:pPr>
            <w:r w:rsidRPr="00545EC8">
              <w:t>ϫⲉ ⲛ̀ⲑⲟϥ ⲁϥϣⲉⲛϩⲏⲧ ϧⲁⲣⲟⲛ</w:t>
            </w:r>
          </w:p>
          <w:p w14:paraId="35E81B2D" w14:textId="77777777" w:rsidR="008A3F9A" w:rsidRDefault="008A3F9A" w:rsidP="00545EC8">
            <w:pPr>
              <w:pStyle w:val="CopticVerse"/>
            </w:pPr>
            <w:r w:rsidRPr="00545EC8">
              <w:t>ⲁϥⲓ̀ ⲟⲩⲟϩ ⲁϥⲥⲱϯ ⲙ̀ⲙⲟⲛ</w:t>
            </w:r>
          </w:p>
        </w:tc>
      </w:tr>
      <w:tr w:rsidR="008A3F9A" w14:paraId="0D793B9B" w14:textId="77777777" w:rsidTr="00372152">
        <w:trPr>
          <w:cantSplit/>
          <w:jc w:val="center"/>
        </w:trPr>
        <w:tc>
          <w:tcPr>
            <w:tcW w:w="288" w:type="dxa"/>
          </w:tcPr>
          <w:p w14:paraId="2A7BF5D0" w14:textId="77777777" w:rsidR="008A3F9A" w:rsidRDefault="008A3F9A" w:rsidP="00372152">
            <w:pPr>
              <w:pStyle w:val="CopticCross"/>
            </w:pPr>
            <w:r w:rsidRPr="00FB5ACB">
              <w:lastRenderedPageBreak/>
              <w:t>¿</w:t>
            </w:r>
          </w:p>
        </w:tc>
        <w:tc>
          <w:tcPr>
            <w:tcW w:w="3960" w:type="dxa"/>
          </w:tcPr>
          <w:p w14:paraId="70920520" w14:textId="77777777" w:rsidR="008A3F9A" w:rsidRPr="007425E1" w:rsidRDefault="008A3F9A" w:rsidP="008A3F9A">
            <w:pPr>
              <w:pStyle w:val="EngHang"/>
              <w:rPr>
                <w:color w:val="FF0000"/>
              </w:rPr>
            </w:pPr>
            <w:r w:rsidRPr="007425E1">
              <w:t>He did not cease to be God,</w:t>
            </w:r>
            <w:r w:rsidRPr="007425E1">
              <w:tab/>
            </w:r>
          </w:p>
          <w:p w14:paraId="2CDB914A" w14:textId="77777777" w:rsidR="008A3F9A" w:rsidRPr="007425E1" w:rsidRDefault="008A3F9A" w:rsidP="008A3F9A">
            <w:pPr>
              <w:pStyle w:val="EngHang"/>
            </w:pPr>
            <w:r w:rsidRPr="007425E1">
              <w:t>He came and became the Son of Man,</w:t>
            </w:r>
          </w:p>
          <w:p w14:paraId="7E6196AD" w14:textId="77777777" w:rsidR="008A3F9A" w:rsidRPr="007425E1" w:rsidRDefault="008A3F9A" w:rsidP="008A3F9A">
            <w:pPr>
              <w:pStyle w:val="EngHang"/>
            </w:pPr>
            <w:r w:rsidRPr="007425E1">
              <w:t xml:space="preserve">But He is </w:t>
            </w:r>
            <w:r>
              <w:t>in truth</w:t>
            </w:r>
            <w:r w:rsidRPr="007425E1">
              <w:t>,</w:t>
            </w:r>
          </w:p>
          <w:p w14:paraId="00DE600A" w14:textId="77777777" w:rsidR="008A3F9A" w:rsidRDefault="008A3F9A" w:rsidP="008A3F9A">
            <w:pPr>
              <w:pStyle w:val="EngHangEnd"/>
            </w:pPr>
            <w:r w:rsidRPr="007425E1">
              <w:t xml:space="preserve">He came </w:t>
            </w:r>
            <w:r w:rsidRPr="00281534">
              <w:t>and</w:t>
            </w:r>
            <w:r w:rsidRPr="007425E1">
              <w:t xml:space="preserve"> saved us.</w:t>
            </w:r>
          </w:p>
        </w:tc>
        <w:tc>
          <w:tcPr>
            <w:tcW w:w="288" w:type="dxa"/>
          </w:tcPr>
          <w:p w14:paraId="6E171667" w14:textId="77777777" w:rsidR="008A3F9A" w:rsidRDefault="008A3F9A" w:rsidP="001822EB"/>
        </w:tc>
        <w:tc>
          <w:tcPr>
            <w:tcW w:w="288" w:type="dxa"/>
          </w:tcPr>
          <w:p w14:paraId="06C36529" w14:textId="77777777" w:rsidR="008A3F9A" w:rsidRDefault="008A3F9A" w:rsidP="00372152">
            <w:pPr>
              <w:pStyle w:val="CopticCross"/>
            </w:pPr>
            <w:r w:rsidRPr="00FB5ACB">
              <w:t>¿</w:t>
            </w:r>
          </w:p>
        </w:tc>
        <w:tc>
          <w:tcPr>
            <w:tcW w:w="3960" w:type="dxa"/>
          </w:tcPr>
          <w:p w14:paraId="110C7897" w14:textId="77777777" w:rsidR="008A3F9A" w:rsidRDefault="008A3F9A" w:rsidP="00545EC8">
            <w:pPr>
              <w:pStyle w:val="CopticVersemulti-line"/>
            </w:pPr>
            <w:r w:rsidRPr="008172B5">
              <w:t>Ⲉⲧⲁϥⲕⲏⲛ ⲁⲛ ⲉϥⲟⲓ ⲛ̀ⲛⲟⲩϯ</w:t>
            </w:r>
          </w:p>
          <w:p w14:paraId="267AF028" w14:textId="77777777" w:rsidR="008A3F9A" w:rsidRDefault="008A3F9A" w:rsidP="00545EC8">
            <w:pPr>
              <w:pStyle w:val="CopticVersemulti-line"/>
            </w:pPr>
            <w:r w:rsidRPr="008172B5">
              <w:t>ⲁϥⲓ̀ ⲁϥϣⲱⲡⲓ ⲛ̀ϣⲏⲣⲓ ⲛ̀ⲣⲱⲙⲓ</w:t>
            </w:r>
          </w:p>
          <w:p w14:paraId="555BE3F4" w14:textId="77777777" w:rsidR="008A3F9A" w:rsidRDefault="008A3F9A" w:rsidP="00545EC8">
            <w:pPr>
              <w:pStyle w:val="CopticVersemulti-line"/>
            </w:pPr>
            <w:r w:rsidRPr="008172B5">
              <w:t>ⲁⲗⲗⲁ ⲛ̀ⲑⲟϥ ⲡⲉ ⲫϯ ⲙ̀ⲙⲏⲓ</w:t>
            </w:r>
          </w:p>
          <w:p w14:paraId="4144F509" w14:textId="77777777" w:rsidR="008A3F9A" w:rsidRDefault="008A3F9A" w:rsidP="00545EC8">
            <w:pPr>
              <w:pStyle w:val="CopticVersemulti-line"/>
            </w:pPr>
            <w:r w:rsidRPr="008172B5">
              <w:t>ⲁϥⲓ̀ ⲟⲩⲟϩ ⲁϥⲥⲱϯ ⲙ̀ⲙⲟⲛ</w:t>
            </w:r>
          </w:p>
        </w:tc>
      </w:tr>
    </w:tbl>
    <w:p w14:paraId="7EF05AE8" w14:textId="77777777" w:rsidR="001822EB" w:rsidRDefault="001822EB" w:rsidP="008A3F9A">
      <w:pPr>
        <w:pStyle w:val="Heading6"/>
      </w:pPr>
      <w:bookmarkStart w:id="725" w:name="_Toc298681319"/>
      <w:r>
        <w:t>Part Three</w:t>
      </w:r>
      <w:bookmarkEnd w:id="7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CA048E7" w14:textId="77777777" w:rsidTr="00372152">
        <w:trPr>
          <w:cantSplit/>
          <w:jc w:val="center"/>
        </w:trPr>
        <w:tc>
          <w:tcPr>
            <w:tcW w:w="288" w:type="dxa"/>
          </w:tcPr>
          <w:p w14:paraId="65DC7FEC" w14:textId="77777777" w:rsidR="008A3F9A" w:rsidRDefault="008A3F9A" w:rsidP="00372152">
            <w:pPr>
              <w:pStyle w:val="CopticCross"/>
            </w:pPr>
          </w:p>
        </w:tc>
        <w:tc>
          <w:tcPr>
            <w:tcW w:w="3960" w:type="dxa"/>
          </w:tcPr>
          <w:p w14:paraId="5724747F" w14:textId="77777777" w:rsidR="008A3F9A" w:rsidRPr="007425E1" w:rsidRDefault="008A3F9A" w:rsidP="008A3F9A">
            <w:pPr>
              <w:pStyle w:val="EngHang"/>
            </w:pPr>
            <w:r>
              <w:t xml:space="preserve">What mind, </w:t>
            </w:r>
            <w:r w:rsidRPr="007425E1">
              <w:t>what speech,</w:t>
            </w:r>
          </w:p>
          <w:p w14:paraId="2C961E54" w14:textId="77777777" w:rsidR="008A3F9A" w:rsidRPr="007425E1" w:rsidRDefault="008A3F9A" w:rsidP="008A3F9A">
            <w:pPr>
              <w:pStyle w:val="EngHang"/>
            </w:pPr>
            <w:r w:rsidRPr="007425E1">
              <w:t>Or what hearing can grasp,</w:t>
            </w:r>
          </w:p>
          <w:p w14:paraId="16164F77" w14:textId="77777777" w:rsidR="008A3F9A" w:rsidRPr="007425E1" w:rsidRDefault="008A3F9A" w:rsidP="008A3F9A">
            <w:pPr>
              <w:pStyle w:val="EngHang"/>
              <w:rPr>
                <w:color w:val="FF0000"/>
              </w:rPr>
            </w:pPr>
            <w:r>
              <w:t>The unspeakable depth</w:t>
            </w:r>
            <w:r w:rsidRPr="007425E1">
              <w:tab/>
            </w:r>
          </w:p>
          <w:p w14:paraId="70F33EA0" w14:textId="77777777" w:rsidR="008A3F9A" w:rsidRDefault="008A3F9A" w:rsidP="008A3F9A">
            <w:pPr>
              <w:pStyle w:val="EngHangEnd"/>
            </w:pPr>
            <w:r w:rsidRPr="007425E1">
              <w:t xml:space="preserve">Of </w:t>
            </w:r>
            <w:r>
              <w:t>Your</w:t>
            </w:r>
            <w:r w:rsidRPr="007425E1">
              <w:t xml:space="preserve"> love for mankind, O God?</w:t>
            </w:r>
          </w:p>
        </w:tc>
        <w:tc>
          <w:tcPr>
            <w:tcW w:w="288" w:type="dxa"/>
          </w:tcPr>
          <w:p w14:paraId="3EB67B62" w14:textId="77777777" w:rsidR="008A3F9A" w:rsidRDefault="008A3F9A" w:rsidP="00372152"/>
        </w:tc>
        <w:tc>
          <w:tcPr>
            <w:tcW w:w="288" w:type="dxa"/>
          </w:tcPr>
          <w:p w14:paraId="79A830CB" w14:textId="77777777" w:rsidR="008A3F9A" w:rsidRDefault="008A3F9A" w:rsidP="00372152">
            <w:pPr>
              <w:pStyle w:val="CopticCross"/>
            </w:pPr>
          </w:p>
        </w:tc>
        <w:tc>
          <w:tcPr>
            <w:tcW w:w="3960" w:type="dxa"/>
          </w:tcPr>
          <w:p w14:paraId="4464E5EA" w14:textId="77777777" w:rsidR="008A3F9A" w:rsidRDefault="008A3F9A" w:rsidP="00E16FE9">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6DD519BF" w14:textId="77777777" w:rsidR="008A3F9A" w:rsidRDefault="008A3F9A" w:rsidP="00E16FE9">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349A921" w14:textId="77777777" w:rsidR="008A3F9A" w:rsidRDefault="008A3F9A" w:rsidP="00E16FE9">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5BEA0A76" w14:textId="77777777" w:rsidR="008A3F9A" w:rsidRDefault="008A3F9A" w:rsidP="00E16FE9">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8A3F9A" w14:paraId="1FC0C87D" w14:textId="77777777" w:rsidTr="00372152">
        <w:trPr>
          <w:cantSplit/>
          <w:jc w:val="center"/>
        </w:trPr>
        <w:tc>
          <w:tcPr>
            <w:tcW w:w="288" w:type="dxa"/>
          </w:tcPr>
          <w:p w14:paraId="6C199F4E" w14:textId="77777777" w:rsidR="008A3F9A" w:rsidRDefault="008A3F9A" w:rsidP="00372152">
            <w:pPr>
              <w:pStyle w:val="CopticCross"/>
            </w:pPr>
            <w:r w:rsidRPr="00FB5ACB">
              <w:t>¿</w:t>
            </w:r>
          </w:p>
        </w:tc>
        <w:tc>
          <w:tcPr>
            <w:tcW w:w="3960" w:type="dxa"/>
          </w:tcPr>
          <w:p w14:paraId="2E0167ED" w14:textId="77777777" w:rsidR="008A3F9A" w:rsidRPr="007425E1" w:rsidRDefault="008A3F9A" w:rsidP="008A3F9A">
            <w:pPr>
              <w:pStyle w:val="EngHang"/>
            </w:pPr>
            <w:r w:rsidRPr="007425E1">
              <w:t xml:space="preserve">The One, </w:t>
            </w:r>
            <w:r>
              <w:t xml:space="preserve">the </w:t>
            </w:r>
            <w:r w:rsidRPr="007425E1">
              <w:t>only Logos,</w:t>
            </w:r>
          </w:p>
          <w:p w14:paraId="06FCBADB" w14:textId="77777777" w:rsidR="008A3F9A" w:rsidRDefault="008A3F9A" w:rsidP="008A3F9A">
            <w:pPr>
              <w:pStyle w:val="EngHang"/>
            </w:pPr>
            <w:r w:rsidRPr="007425E1">
              <w:t>Begotten before all the ages,</w:t>
            </w:r>
          </w:p>
          <w:p w14:paraId="2899092D" w14:textId="77777777" w:rsidR="008A3F9A" w:rsidRPr="007425E1" w:rsidRDefault="008A3F9A" w:rsidP="008A3F9A">
            <w:pPr>
              <w:pStyle w:val="EngHang"/>
            </w:pPr>
            <w:r>
              <w:t>From the only Father</w:t>
            </w:r>
          </w:p>
          <w:p w14:paraId="1201BDDF" w14:textId="77777777" w:rsidR="008A3F9A" w:rsidRDefault="008A3F9A" w:rsidP="008A3F9A">
            <w:pPr>
              <w:pStyle w:val="EngHangEnd"/>
            </w:pPr>
            <w:r>
              <w:t>In bodiless divinity.</w:t>
            </w:r>
          </w:p>
        </w:tc>
        <w:tc>
          <w:tcPr>
            <w:tcW w:w="288" w:type="dxa"/>
          </w:tcPr>
          <w:p w14:paraId="67DDC22A" w14:textId="77777777" w:rsidR="008A3F9A" w:rsidRDefault="008A3F9A" w:rsidP="00372152"/>
        </w:tc>
        <w:tc>
          <w:tcPr>
            <w:tcW w:w="288" w:type="dxa"/>
          </w:tcPr>
          <w:p w14:paraId="416EC144" w14:textId="77777777" w:rsidR="008A3F9A" w:rsidRDefault="008A3F9A" w:rsidP="00372152">
            <w:pPr>
              <w:pStyle w:val="CopticCross"/>
            </w:pPr>
            <w:r w:rsidRPr="00FB5ACB">
              <w:t>¿</w:t>
            </w:r>
          </w:p>
        </w:tc>
        <w:tc>
          <w:tcPr>
            <w:tcW w:w="3960" w:type="dxa"/>
          </w:tcPr>
          <w:p w14:paraId="50F918C8" w14:textId="77777777" w:rsidR="008A3F9A" w:rsidRDefault="008A3F9A" w:rsidP="00E16FE9">
            <w:pPr>
              <w:pStyle w:val="CopticVersemulti-line"/>
            </w:pPr>
            <w:r w:rsidRPr="00E16FE9">
              <w:t>Ⲡⲓⲟⲩⲁⲓ ⲙ̀ⲙⲁⲩⲁⲧϥ ⲛ̀ⲗⲟⲅⲟⲥ</w:t>
            </w:r>
          </w:p>
          <w:p w14:paraId="7F388AA4" w14:textId="77777777" w:rsidR="008A3F9A" w:rsidRDefault="008A3F9A" w:rsidP="00E16FE9">
            <w:pPr>
              <w:pStyle w:val="CopticVersemulti-line"/>
            </w:pPr>
            <w:r w:rsidRPr="00E16FE9">
              <w:t>ⲉ̀ⲧⲁⲩϫ̀ⲫⲟϥ ϧⲁϫⲉⲛ ⲛⲓⲉ̀ⲱⲛ ⲧⲏⲣⲟⲩ</w:t>
            </w:r>
          </w:p>
          <w:p w14:paraId="372BBB8D" w14:textId="77777777" w:rsidR="008A3F9A" w:rsidRDefault="008A3F9A" w:rsidP="00E16FE9">
            <w:pPr>
              <w:pStyle w:val="CopticVersemulti-line"/>
            </w:pPr>
            <w:r w:rsidRPr="00E16FE9">
              <w:t>ⲕⲁⲧⲁ ϯⲙⲉⲑⲛⲟⲩϯ ⲁϭⲛⲉ ⲥⲱⲙⲁ</w:t>
            </w:r>
          </w:p>
          <w:p w14:paraId="23C6E15F" w14:textId="77777777" w:rsidR="008A3F9A" w:rsidRDefault="008A3F9A" w:rsidP="00E16FE9">
            <w:pPr>
              <w:pStyle w:val="CopticVerse"/>
            </w:pPr>
            <w:r w:rsidRPr="00E16FE9">
              <w:t>ⲉⲃⲟⲗϧⲉⲛ ⲡⲓⲟⲩⲁⲓ ⲫ̀ⲓⲱⲧ</w:t>
            </w:r>
          </w:p>
        </w:tc>
      </w:tr>
      <w:tr w:rsidR="008A3F9A" w14:paraId="56E15A21" w14:textId="77777777" w:rsidTr="00372152">
        <w:trPr>
          <w:cantSplit/>
          <w:jc w:val="center"/>
        </w:trPr>
        <w:tc>
          <w:tcPr>
            <w:tcW w:w="288" w:type="dxa"/>
          </w:tcPr>
          <w:p w14:paraId="41D8281F" w14:textId="77777777" w:rsidR="008A3F9A" w:rsidRDefault="008A3F9A" w:rsidP="00372152">
            <w:pPr>
              <w:pStyle w:val="CopticCross"/>
            </w:pPr>
          </w:p>
        </w:tc>
        <w:tc>
          <w:tcPr>
            <w:tcW w:w="3960" w:type="dxa"/>
          </w:tcPr>
          <w:p w14:paraId="1C87F665" w14:textId="77777777" w:rsidR="008A3F9A" w:rsidRDefault="008A3F9A" w:rsidP="008A3F9A">
            <w:pPr>
              <w:pStyle w:val="EngHang"/>
            </w:pPr>
            <w:r>
              <w:t>He and only He</w:t>
            </w:r>
          </w:p>
          <w:p w14:paraId="27043EF5" w14:textId="77777777" w:rsidR="008A3F9A" w:rsidRDefault="008A3F9A" w:rsidP="008A3F9A">
            <w:pPr>
              <w:pStyle w:val="EngHang"/>
            </w:pPr>
            <w:r>
              <w:t>Was also born bodily,</w:t>
            </w:r>
          </w:p>
          <w:p w14:paraId="68F014AB" w14:textId="77777777" w:rsidR="008A3F9A" w:rsidRDefault="008A3F9A" w:rsidP="008A3F9A">
            <w:pPr>
              <w:pStyle w:val="EngHang"/>
            </w:pPr>
            <w:r>
              <w:t>Without change or alteration</w:t>
            </w:r>
          </w:p>
          <w:p w14:paraId="5D55D1E4" w14:textId="77777777" w:rsidR="008A3F9A" w:rsidRDefault="008A3F9A" w:rsidP="008A3F9A">
            <w:pPr>
              <w:pStyle w:val="EngHangEnd"/>
            </w:pPr>
            <w:r>
              <w:t>From His only mother.</w:t>
            </w:r>
          </w:p>
        </w:tc>
        <w:tc>
          <w:tcPr>
            <w:tcW w:w="288" w:type="dxa"/>
          </w:tcPr>
          <w:p w14:paraId="4061F5A3" w14:textId="77777777" w:rsidR="008A3F9A" w:rsidRDefault="008A3F9A" w:rsidP="00372152"/>
        </w:tc>
        <w:tc>
          <w:tcPr>
            <w:tcW w:w="288" w:type="dxa"/>
          </w:tcPr>
          <w:p w14:paraId="091957F1" w14:textId="77777777" w:rsidR="008A3F9A" w:rsidRDefault="008A3F9A" w:rsidP="00372152">
            <w:pPr>
              <w:pStyle w:val="CopticCross"/>
            </w:pPr>
          </w:p>
        </w:tc>
        <w:tc>
          <w:tcPr>
            <w:tcW w:w="3960" w:type="dxa"/>
          </w:tcPr>
          <w:p w14:paraId="2C4F7758" w14:textId="77777777" w:rsidR="008A3F9A" w:rsidRDefault="008A3F9A" w:rsidP="00E16FE9">
            <w:pPr>
              <w:pStyle w:val="CopticVersemulti-line"/>
            </w:pPr>
            <w:r w:rsidRPr="00E16FE9">
              <w:t>Ⲟⲩⲟϩ ⲫⲁⲓ ⲟⲛ ⲙ̀ⲙⲁⲩⲁⲧϥ</w:t>
            </w:r>
          </w:p>
          <w:p w14:paraId="7FA226AF" w14:textId="77777777" w:rsidR="008A3F9A" w:rsidRDefault="008A3F9A" w:rsidP="00E16FE9">
            <w:pPr>
              <w:pStyle w:val="CopticVersemulti-line"/>
            </w:pPr>
            <w:r w:rsidRPr="00E16FE9">
              <w:t>ⲁⲩ</w:t>
            </w:r>
            <w:r>
              <w:rPr>
                <w:rFonts w:cs="FreeSerifAvvaShenouda"/>
              </w:rPr>
              <w:t>ϫ̀</w:t>
            </w:r>
            <w:r w:rsidRPr="00E16FE9">
              <w:t>ⲫⲟϥ ⲥⲱⲙⲁⲧⲓⲕⲱⲥ</w:t>
            </w:r>
          </w:p>
          <w:p w14:paraId="0AB2FEDD" w14:textId="77777777" w:rsidR="008A3F9A" w:rsidRDefault="008A3F9A" w:rsidP="00E16FE9">
            <w:pPr>
              <w:pStyle w:val="CopticVersemulti-line"/>
            </w:pPr>
            <w:r w:rsidRPr="00E16FE9">
              <w:t>ϧⲉⲛ ⲟⲩⲙⲉⲧⲁⲧϣⲓⲃϯ ⲛⲉⲙ ⲟⲩⲙⲉⲧⲁⲧⲫⲱⲛϩ</w:t>
            </w:r>
          </w:p>
          <w:p w14:paraId="0FE81E5C" w14:textId="77777777" w:rsidR="008A3F9A" w:rsidRDefault="008A3F9A" w:rsidP="00E16FE9">
            <w:pPr>
              <w:pStyle w:val="CopticVerse"/>
            </w:pPr>
            <w:r w:rsidRPr="00E16FE9">
              <w:t>ⲉⲃⲟⲗϧⲉⲛ ⲧⲉϥⲙⲁⲩ ⲙ̀ⲙⲁⲩⲁⲧⲥ</w:t>
            </w:r>
          </w:p>
        </w:tc>
      </w:tr>
      <w:tr w:rsidR="008A3F9A" w14:paraId="5BDC045B" w14:textId="77777777" w:rsidTr="00372152">
        <w:trPr>
          <w:cantSplit/>
          <w:jc w:val="center"/>
        </w:trPr>
        <w:tc>
          <w:tcPr>
            <w:tcW w:w="288" w:type="dxa"/>
          </w:tcPr>
          <w:p w14:paraId="1E4B925C" w14:textId="77777777" w:rsidR="008A3F9A" w:rsidRDefault="008A3F9A" w:rsidP="00372152">
            <w:pPr>
              <w:pStyle w:val="CopticCross"/>
            </w:pPr>
            <w:r w:rsidRPr="00FB5ACB">
              <w:t>¿</w:t>
            </w:r>
          </w:p>
        </w:tc>
        <w:tc>
          <w:tcPr>
            <w:tcW w:w="3960" w:type="dxa"/>
          </w:tcPr>
          <w:p w14:paraId="543A9C40" w14:textId="77777777" w:rsidR="008A3F9A" w:rsidRPr="007425E1" w:rsidRDefault="008A3F9A" w:rsidP="008A3F9A">
            <w:pPr>
              <w:pStyle w:val="EngHang"/>
            </w:pPr>
            <w:r w:rsidRPr="007425E1">
              <w:t>And after she gave birth to Him,</w:t>
            </w:r>
          </w:p>
          <w:p w14:paraId="6789325E" w14:textId="77777777" w:rsidR="008A3F9A" w:rsidRPr="007425E1" w:rsidRDefault="008A3F9A" w:rsidP="008A3F9A">
            <w:pPr>
              <w:pStyle w:val="EngHang"/>
            </w:pPr>
            <w:r w:rsidRPr="007425E1">
              <w:t xml:space="preserve">Her virginity was not </w:t>
            </w:r>
            <w:r>
              <w:t>lost,</w:t>
            </w:r>
          </w:p>
          <w:p w14:paraId="155E284D" w14:textId="77777777" w:rsidR="008A3F9A" w:rsidRPr="007425E1" w:rsidRDefault="008A3F9A" w:rsidP="008A3F9A">
            <w:pPr>
              <w:pStyle w:val="EngHang"/>
            </w:pPr>
            <w:r>
              <w:t>And so</w:t>
            </w:r>
            <w:r w:rsidRPr="007425E1">
              <w:t xml:space="preserve"> it was revealed,</w:t>
            </w:r>
          </w:p>
          <w:p w14:paraId="583CD7E1" w14:textId="77777777" w:rsidR="008A3F9A" w:rsidRDefault="008A3F9A" w:rsidP="008A3F9A">
            <w:pPr>
              <w:pStyle w:val="EngHangEnd"/>
            </w:pPr>
            <w:r w:rsidRPr="007425E1">
              <w:t>That she is the Theotokos.</w:t>
            </w:r>
          </w:p>
        </w:tc>
        <w:tc>
          <w:tcPr>
            <w:tcW w:w="288" w:type="dxa"/>
          </w:tcPr>
          <w:p w14:paraId="3132BEA3" w14:textId="77777777" w:rsidR="008A3F9A" w:rsidRDefault="008A3F9A" w:rsidP="00372152"/>
        </w:tc>
        <w:tc>
          <w:tcPr>
            <w:tcW w:w="288" w:type="dxa"/>
          </w:tcPr>
          <w:p w14:paraId="02C83C46" w14:textId="77777777" w:rsidR="008A3F9A" w:rsidRDefault="008A3F9A" w:rsidP="00372152">
            <w:pPr>
              <w:pStyle w:val="CopticCross"/>
            </w:pPr>
            <w:r w:rsidRPr="00FB5ACB">
              <w:t>¿</w:t>
            </w:r>
          </w:p>
        </w:tc>
        <w:tc>
          <w:tcPr>
            <w:tcW w:w="3960" w:type="dxa"/>
          </w:tcPr>
          <w:p w14:paraId="56BD00BA" w14:textId="77777777" w:rsidR="008A3F9A" w:rsidRDefault="008A3F9A" w:rsidP="00E16FE9">
            <w:pPr>
              <w:pStyle w:val="CopticVersemulti-line"/>
            </w:pPr>
            <w:r w:rsidRPr="00E16FE9">
              <w:t>Ⲟⲩⲟϩ ⲟⲛ ⲙⲉⲛⲉⲛⲥⲁ ⲑ̀ⲣⲉⲥⲙⲁⲥϥ</w:t>
            </w:r>
          </w:p>
          <w:p w14:paraId="2BD1BB5D" w14:textId="77777777" w:rsidR="008A3F9A" w:rsidRDefault="008A3F9A" w:rsidP="00E16FE9">
            <w:pPr>
              <w:pStyle w:val="CopticVersemulti-line"/>
            </w:pPr>
            <w:r w:rsidRPr="00E16FE9">
              <w:t>ⲙ̀ⲡⲉϥⲃⲱⲗ ⲉⲃⲟⲗ ⲛ̀ⲧⲉⲥⲡⲁⲣⲑⲉⲛⲓⲁ</w:t>
            </w:r>
          </w:p>
          <w:p w14:paraId="280D9675" w14:textId="77777777" w:rsidR="008A3F9A" w:rsidRDefault="008A3F9A" w:rsidP="00E16FE9">
            <w:pPr>
              <w:pStyle w:val="CopticVersemulti-line"/>
            </w:pPr>
            <w:r w:rsidRPr="00E16FE9">
              <w:t>ϧⲉⲛ ⲫⲁⲓ ⲁϥⲟⲩⲟⲛϩⲥ ⲉⲃⲟⲗ</w:t>
            </w:r>
          </w:p>
          <w:p w14:paraId="2C51DEC5" w14:textId="77777777" w:rsidR="008A3F9A" w:rsidRDefault="008A3F9A" w:rsidP="00E16FE9">
            <w:pPr>
              <w:pStyle w:val="CopticVerse"/>
            </w:pPr>
            <w:r w:rsidRPr="00E16FE9">
              <w:t>ϫⲉ ⲟⲩⲑⲉⲟⲧⲟⲕⲟⲥ ⲧⲉ</w:t>
            </w:r>
          </w:p>
        </w:tc>
      </w:tr>
      <w:tr w:rsidR="008A3F9A" w14:paraId="0D4116DA" w14:textId="77777777" w:rsidTr="00372152">
        <w:trPr>
          <w:cantSplit/>
          <w:jc w:val="center"/>
        </w:trPr>
        <w:tc>
          <w:tcPr>
            <w:tcW w:w="288" w:type="dxa"/>
          </w:tcPr>
          <w:p w14:paraId="229FFA44" w14:textId="77777777" w:rsidR="008A3F9A" w:rsidRDefault="008A3F9A" w:rsidP="00372152">
            <w:pPr>
              <w:pStyle w:val="CopticCross"/>
            </w:pPr>
          </w:p>
        </w:tc>
        <w:tc>
          <w:tcPr>
            <w:tcW w:w="3960" w:type="dxa"/>
          </w:tcPr>
          <w:p w14:paraId="6E50C90F" w14:textId="77777777" w:rsidR="008A3F9A" w:rsidRPr="007425E1" w:rsidRDefault="008A3F9A" w:rsidP="008A3F9A">
            <w:pPr>
              <w:pStyle w:val="EngHang"/>
            </w:pPr>
            <w:r w:rsidRPr="007425E1">
              <w:t>O the depth of the richness,</w:t>
            </w:r>
          </w:p>
          <w:p w14:paraId="2C3E33CB" w14:textId="77777777" w:rsidR="008A3F9A" w:rsidRPr="007425E1" w:rsidRDefault="008A3F9A" w:rsidP="008A3F9A">
            <w:pPr>
              <w:pStyle w:val="EngHang"/>
            </w:pPr>
            <w:r w:rsidRPr="007425E1">
              <w:t>And wisdom of God,</w:t>
            </w:r>
          </w:p>
          <w:p w14:paraId="6955C996" w14:textId="77777777" w:rsidR="008A3F9A" w:rsidRPr="007425E1" w:rsidRDefault="008A3F9A" w:rsidP="008A3F9A">
            <w:pPr>
              <w:pStyle w:val="EngHang"/>
            </w:pPr>
            <w:r w:rsidRPr="007425E1">
              <w:t>For the womb under judgment,</w:t>
            </w:r>
          </w:p>
          <w:p w14:paraId="1B236D57" w14:textId="77777777" w:rsidR="008A3F9A" w:rsidRDefault="008A3F9A" w:rsidP="008A3F9A">
            <w:pPr>
              <w:pStyle w:val="EngHangEnd"/>
            </w:pPr>
            <w:r w:rsidRPr="007425E1">
              <w:t>To bring forth children in anguish.</w:t>
            </w:r>
          </w:p>
        </w:tc>
        <w:tc>
          <w:tcPr>
            <w:tcW w:w="288" w:type="dxa"/>
          </w:tcPr>
          <w:p w14:paraId="39266105" w14:textId="77777777" w:rsidR="008A3F9A" w:rsidRDefault="008A3F9A" w:rsidP="00372152"/>
        </w:tc>
        <w:tc>
          <w:tcPr>
            <w:tcW w:w="288" w:type="dxa"/>
          </w:tcPr>
          <w:p w14:paraId="1064E26C" w14:textId="77777777" w:rsidR="008A3F9A" w:rsidRDefault="008A3F9A" w:rsidP="00372152">
            <w:pPr>
              <w:pStyle w:val="CopticCross"/>
            </w:pPr>
          </w:p>
        </w:tc>
        <w:tc>
          <w:tcPr>
            <w:tcW w:w="3960" w:type="dxa"/>
          </w:tcPr>
          <w:p w14:paraId="094F0867" w14:textId="77777777" w:rsidR="008A3F9A" w:rsidRDefault="008A3F9A" w:rsidP="00E16FE9">
            <w:pPr>
              <w:pStyle w:val="CopticVersemulti-line"/>
            </w:pPr>
            <w:r w:rsidRPr="00E16FE9">
              <w:t xml:space="preserve">Ⲱ̀ ⲡ̀ϣⲱⲕ ⲛ̀ϯⲙⲉⲧⲣⲁⲙⲁⲟ̀ </w:t>
            </w:r>
          </w:p>
          <w:p w14:paraId="38020F9D" w14:textId="77777777" w:rsidR="008A3F9A" w:rsidRDefault="008A3F9A" w:rsidP="00E16FE9">
            <w:pPr>
              <w:pStyle w:val="CopticVersemulti-line"/>
            </w:pPr>
            <w:r w:rsidRPr="00E16FE9">
              <w:t>ⲛⲉⲙ ϯⲥⲟⲫⲓⲁ̀ ⲛ̀ⲧⲉ ⲫϯ</w:t>
            </w:r>
          </w:p>
          <w:p w14:paraId="421DDCB7" w14:textId="77777777" w:rsidR="008A3F9A" w:rsidRDefault="008A3F9A" w:rsidP="00E16FE9">
            <w:pPr>
              <w:pStyle w:val="CopticVersemulti-line"/>
            </w:pPr>
            <w:r w:rsidRPr="00E16FE9">
              <w:t>ϫⲉ ϯⲛⲉϫⲓ ⲉⲧⲁⲩϩⲓⲧⲥ ⲉ̀ⲡ̀ϩⲁⲡ</w:t>
            </w:r>
          </w:p>
          <w:p w14:paraId="0EA93ACA" w14:textId="77777777" w:rsidR="008A3F9A" w:rsidRDefault="008A3F9A" w:rsidP="00E16FE9">
            <w:pPr>
              <w:pStyle w:val="CopticVerse"/>
            </w:pPr>
            <w:r w:rsidRPr="00E16FE9">
              <w:t>ⲁⲥϫ̀ⲫⲟ ⲛ̀ϩⲁⲛϣⲏⲣⲓ ϧⲉⲛ ⲟⲩⲙ̀ⲕⲁϩⲛ̀ϩⲏⲧ</w:t>
            </w:r>
          </w:p>
        </w:tc>
      </w:tr>
      <w:tr w:rsidR="008A3F9A" w14:paraId="57BF86C7" w14:textId="77777777" w:rsidTr="00372152">
        <w:trPr>
          <w:cantSplit/>
          <w:jc w:val="center"/>
        </w:trPr>
        <w:tc>
          <w:tcPr>
            <w:tcW w:w="288" w:type="dxa"/>
          </w:tcPr>
          <w:p w14:paraId="151656E8" w14:textId="77777777" w:rsidR="008A3F9A" w:rsidRDefault="008A3F9A" w:rsidP="00372152">
            <w:pPr>
              <w:pStyle w:val="CopticCross"/>
            </w:pPr>
            <w:r w:rsidRPr="00FB5ACB">
              <w:lastRenderedPageBreak/>
              <w:t>¿</w:t>
            </w:r>
          </w:p>
        </w:tc>
        <w:tc>
          <w:tcPr>
            <w:tcW w:w="3960" w:type="dxa"/>
          </w:tcPr>
          <w:p w14:paraId="1510AE1E" w14:textId="77777777" w:rsidR="008A3F9A" w:rsidRPr="007425E1" w:rsidRDefault="008A3F9A" w:rsidP="008A3F9A">
            <w:pPr>
              <w:pStyle w:val="EngHang"/>
            </w:pPr>
            <w:r w:rsidRPr="007425E1">
              <w:t>Became a fountain of immortality,</w:t>
            </w:r>
          </w:p>
          <w:p w14:paraId="3BF47257" w14:textId="77777777" w:rsidR="008A3F9A" w:rsidRPr="007425E1" w:rsidRDefault="008A3F9A" w:rsidP="008A3F9A">
            <w:pPr>
              <w:pStyle w:val="EngHang"/>
            </w:pPr>
            <w:r>
              <w:t xml:space="preserve">Bringing forth </w:t>
            </w:r>
            <w:r w:rsidRPr="007425E1">
              <w:t>Emmanuel</w:t>
            </w:r>
            <w:r>
              <w:t xml:space="preserve"> to us</w:t>
            </w:r>
            <w:r w:rsidR="00FE0AE4">
              <w:t>,</w:t>
            </w:r>
          </w:p>
          <w:p w14:paraId="2BD34B59" w14:textId="77777777" w:rsidR="008A3F9A" w:rsidRPr="007425E1" w:rsidRDefault="008A3F9A" w:rsidP="008A3F9A">
            <w:pPr>
              <w:pStyle w:val="EngHang"/>
            </w:pPr>
            <w:r>
              <w:t>Without human seed;</w:t>
            </w:r>
          </w:p>
          <w:p w14:paraId="63FE63B5" w14:textId="77777777" w:rsidR="008A3F9A" w:rsidRDefault="008A3F9A" w:rsidP="008A3F9A">
            <w:pPr>
              <w:pStyle w:val="EngHangEnd"/>
            </w:pPr>
            <w:r w:rsidRPr="007425E1">
              <w:t>He destroyed the corruption of our race.</w:t>
            </w:r>
          </w:p>
        </w:tc>
        <w:tc>
          <w:tcPr>
            <w:tcW w:w="288" w:type="dxa"/>
          </w:tcPr>
          <w:p w14:paraId="3143F072" w14:textId="77777777" w:rsidR="008A3F9A" w:rsidRDefault="008A3F9A" w:rsidP="00372152"/>
        </w:tc>
        <w:tc>
          <w:tcPr>
            <w:tcW w:w="288" w:type="dxa"/>
          </w:tcPr>
          <w:p w14:paraId="166C0927" w14:textId="77777777" w:rsidR="008A3F9A" w:rsidRDefault="008A3F9A" w:rsidP="00372152">
            <w:pPr>
              <w:pStyle w:val="CopticCross"/>
            </w:pPr>
            <w:r w:rsidRPr="00FB5ACB">
              <w:t>¿</w:t>
            </w:r>
          </w:p>
        </w:tc>
        <w:tc>
          <w:tcPr>
            <w:tcW w:w="3960" w:type="dxa"/>
          </w:tcPr>
          <w:p w14:paraId="49A7D870" w14:textId="77777777" w:rsidR="008A3F9A" w:rsidRDefault="008A3F9A" w:rsidP="00E16FE9">
            <w:pPr>
              <w:pStyle w:val="CopticVersemulti-line"/>
            </w:pPr>
            <w:r w:rsidRPr="00E16FE9">
              <w:t>Ⲁⲥϣⲱⲡⲓ ⲛ̀ⲟⲩⲙⲟⲩⲙⲓ ⲛ̀ⲧⲉ ⲟⲩⲙⲉⲧⲁⲑⲙⲟⲩ</w:t>
            </w:r>
          </w:p>
          <w:p w14:paraId="47270E2A" w14:textId="77777777" w:rsidR="008A3F9A" w:rsidRDefault="008A3F9A" w:rsidP="00E16FE9">
            <w:pPr>
              <w:pStyle w:val="CopticVersemulti-line"/>
            </w:pPr>
            <w:r w:rsidRPr="00E16FE9">
              <w:t>ⲁⲥⲙⲓⲥⲓ ⲛⲁⲛ ⲛ̀Ⲉⲙⲙⲁⲛⲟⲩⲏⲗ</w:t>
            </w:r>
          </w:p>
          <w:p w14:paraId="4057340E" w14:textId="77777777" w:rsidR="008A3F9A" w:rsidRDefault="008A3F9A" w:rsidP="00E16FE9">
            <w:pPr>
              <w:pStyle w:val="CopticVersemulti-line"/>
            </w:pPr>
            <w:r w:rsidRPr="00E16FE9">
              <w:t>ⲁϭⲛⲉ ⲥ̀ⲡⲉⲣⲙⲁ ⲛ̀ⲣⲱⲙⲓ</w:t>
            </w:r>
          </w:p>
          <w:p w14:paraId="6C74CBE8" w14:textId="77777777" w:rsidR="008A3F9A" w:rsidRDefault="008A3F9A" w:rsidP="00E16FE9">
            <w:pPr>
              <w:pStyle w:val="CopticVerse"/>
            </w:pPr>
            <w:r w:rsidRPr="00E16FE9">
              <w:t>ⲁϥⲃⲱⲗ ⲉⲃⲟⲗ ⲙ̀ⲡ̀ⲧⲁⲕⲟ ⲙ̀ⲡⲉⲛⲅⲉⲛⲟⲥ</w:t>
            </w:r>
          </w:p>
        </w:tc>
      </w:tr>
      <w:tr w:rsidR="008A3F9A" w14:paraId="7CD74F2B" w14:textId="77777777" w:rsidTr="00372152">
        <w:trPr>
          <w:cantSplit/>
          <w:jc w:val="center"/>
        </w:trPr>
        <w:tc>
          <w:tcPr>
            <w:tcW w:w="288" w:type="dxa"/>
          </w:tcPr>
          <w:p w14:paraId="69A2781A" w14:textId="77777777" w:rsidR="008A3F9A" w:rsidRDefault="008A3F9A" w:rsidP="00372152">
            <w:pPr>
              <w:pStyle w:val="CopticCross"/>
            </w:pPr>
          </w:p>
        </w:tc>
        <w:tc>
          <w:tcPr>
            <w:tcW w:w="3960" w:type="dxa"/>
          </w:tcPr>
          <w:p w14:paraId="18E6684C" w14:textId="77777777" w:rsidR="008A3F9A" w:rsidRPr="007425E1" w:rsidRDefault="008A3F9A" w:rsidP="008A3F9A">
            <w:pPr>
              <w:pStyle w:val="EngHang"/>
            </w:pPr>
            <w:r>
              <w:t xml:space="preserve">Let us cry out </w:t>
            </w:r>
            <w:r w:rsidRPr="007425E1">
              <w:t>to Him and say,</w:t>
            </w:r>
            <w:r w:rsidRPr="007425E1">
              <w:tab/>
            </w:r>
          </w:p>
          <w:p w14:paraId="5A3BDFD5" w14:textId="77777777" w:rsidR="008A3F9A" w:rsidRPr="00646C04" w:rsidRDefault="008A3F9A" w:rsidP="008A3F9A">
            <w:pPr>
              <w:pStyle w:val="EngHang"/>
            </w:pPr>
            <w:r w:rsidRPr="00646C04">
              <w:t xml:space="preserve">“Glory to </w:t>
            </w:r>
            <w:r>
              <w:t>You</w:t>
            </w:r>
            <w:r w:rsidRPr="00646C04">
              <w:t xml:space="preserve"> O </w:t>
            </w:r>
            <w:r w:rsidRPr="00E16FE9">
              <w:t>Incomprehensible</w:t>
            </w:r>
            <w:r w:rsidRPr="00646C04">
              <w:t xml:space="preserve"> One,</w:t>
            </w:r>
          </w:p>
          <w:p w14:paraId="4606DF5F" w14:textId="77777777" w:rsidR="008A3F9A" w:rsidRPr="007425E1" w:rsidRDefault="008A3F9A" w:rsidP="008A3F9A">
            <w:pPr>
              <w:pStyle w:val="EngHang"/>
            </w:pPr>
            <w:r w:rsidRPr="007425E1">
              <w:t>The Good Lover of Mankind, Saviour of our souls,</w:t>
            </w:r>
            <w:r>
              <w:t>"</w:t>
            </w:r>
          </w:p>
          <w:p w14:paraId="10B4160F" w14:textId="77777777" w:rsidR="008A3F9A" w:rsidRDefault="008A3F9A" w:rsidP="008A3F9A">
            <w:pPr>
              <w:pStyle w:val="EngHangEnd"/>
            </w:pPr>
            <w:r w:rsidRPr="007425E1">
              <w:t>For He came and saved us.</w:t>
            </w:r>
          </w:p>
        </w:tc>
        <w:tc>
          <w:tcPr>
            <w:tcW w:w="288" w:type="dxa"/>
          </w:tcPr>
          <w:p w14:paraId="67BEE90E" w14:textId="77777777" w:rsidR="008A3F9A" w:rsidRDefault="008A3F9A" w:rsidP="00372152"/>
        </w:tc>
        <w:tc>
          <w:tcPr>
            <w:tcW w:w="288" w:type="dxa"/>
          </w:tcPr>
          <w:p w14:paraId="21FFB35A" w14:textId="77777777" w:rsidR="008A3F9A" w:rsidRDefault="008A3F9A" w:rsidP="00372152">
            <w:pPr>
              <w:pStyle w:val="CopticCross"/>
            </w:pPr>
          </w:p>
        </w:tc>
        <w:tc>
          <w:tcPr>
            <w:tcW w:w="3960" w:type="dxa"/>
          </w:tcPr>
          <w:p w14:paraId="6990416F" w14:textId="77777777" w:rsidR="008A3F9A" w:rsidRDefault="008A3F9A" w:rsidP="00E16FE9">
            <w:pPr>
              <w:pStyle w:val="CopticVersemulti-line"/>
            </w:pPr>
            <w:r w:rsidRPr="00E16FE9">
              <w:t>Ⲫⲁⲓ ⲙⲁⲣⲉⲛⲱϣ ⲟⲩⲃⲏϥ ⲉⲛϫⲱ ⲙ̀ⲙⲟⲥ</w:t>
            </w:r>
          </w:p>
          <w:p w14:paraId="5E2B32F0" w14:textId="77777777" w:rsidR="008A3F9A" w:rsidRDefault="008A3F9A" w:rsidP="00E16FE9">
            <w:pPr>
              <w:pStyle w:val="CopticVersemulti-line"/>
            </w:pPr>
            <w:r w:rsidRPr="00E16FE9">
              <w:t>ϫⲉ ⲡⲓⲱ̀ⲟⲩ ⲛⲁⲕ ⲡⲓⲁⲧϣ̀ⲧⲁϩⲟϥ</w:t>
            </w:r>
          </w:p>
          <w:p w14:paraId="3A4E0571" w14:textId="77777777" w:rsidR="008A3F9A" w:rsidRDefault="008A3F9A" w:rsidP="00E16FE9">
            <w:pPr>
              <w:pStyle w:val="CopticVersemulti-line"/>
            </w:pPr>
            <w:r w:rsidRPr="00E16FE9">
              <w:t>ⲡⲓⲙⲁⲓⲣⲱⲙⲓ ⲛ̀ⲁ̀ⲅⲁⲑⲟⲥ</w:t>
            </w:r>
            <w:r>
              <w:t xml:space="preserve"> </w:t>
            </w:r>
            <w:r w:rsidRPr="00E16FE9">
              <w:t>ⲫ̀ⲣⲉϥⲥⲱϯ ⲛ̀ⲛⲉⲛⲯⲩⲭⲏ</w:t>
            </w:r>
          </w:p>
          <w:p w14:paraId="5E339B3D" w14:textId="77777777" w:rsidR="008A3F9A" w:rsidRDefault="008A3F9A" w:rsidP="00E16FE9">
            <w:pPr>
              <w:pStyle w:val="CopticVerse"/>
            </w:pPr>
            <w:r w:rsidRPr="00E16FE9">
              <w:t>ⲁϥⲓ̀ ⲟⲩⲟϩ ⲁϥⲥⲱϯ ⲙ̀ⲙⲟⲛ</w:t>
            </w:r>
          </w:p>
        </w:tc>
      </w:tr>
      <w:tr w:rsidR="008A3F9A" w14:paraId="21BD695F" w14:textId="77777777" w:rsidTr="00372152">
        <w:trPr>
          <w:cantSplit/>
          <w:jc w:val="center"/>
        </w:trPr>
        <w:tc>
          <w:tcPr>
            <w:tcW w:w="288" w:type="dxa"/>
          </w:tcPr>
          <w:p w14:paraId="6B0526EB" w14:textId="77777777" w:rsidR="008A3F9A" w:rsidRDefault="008A3F9A" w:rsidP="00372152">
            <w:pPr>
              <w:pStyle w:val="CopticCross"/>
            </w:pPr>
            <w:r w:rsidRPr="00FB5ACB">
              <w:t>¿</w:t>
            </w:r>
          </w:p>
        </w:tc>
        <w:tc>
          <w:tcPr>
            <w:tcW w:w="3960" w:type="dxa"/>
          </w:tcPr>
          <w:p w14:paraId="3FB300C7" w14:textId="77777777" w:rsidR="008A3F9A" w:rsidRPr="007425E1" w:rsidRDefault="008A3F9A" w:rsidP="008A3F9A">
            <w:pPr>
              <w:pStyle w:val="EngHang"/>
              <w:rPr>
                <w:color w:val="FF0000"/>
              </w:rPr>
            </w:pPr>
            <w:r w:rsidRPr="007425E1">
              <w:t>He did not cease to be God,</w:t>
            </w:r>
            <w:r w:rsidRPr="007425E1">
              <w:tab/>
            </w:r>
          </w:p>
          <w:p w14:paraId="5131B26D" w14:textId="77777777" w:rsidR="008A3F9A" w:rsidRPr="007425E1" w:rsidRDefault="008A3F9A" w:rsidP="008A3F9A">
            <w:pPr>
              <w:pStyle w:val="EngHang"/>
            </w:pPr>
            <w:r w:rsidRPr="007425E1">
              <w:t>He came and became the Son of Man,</w:t>
            </w:r>
          </w:p>
          <w:p w14:paraId="7A96DB28" w14:textId="77777777" w:rsidR="008A3F9A" w:rsidRPr="007425E1" w:rsidRDefault="008A3F9A" w:rsidP="008A3F9A">
            <w:pPr>
              <w:pStyle w:val="EngHang"/>
            </w:pPr>
            <w:r w:rsidRPr="007425E1">
              <w:t xml:space="preserve">But He is </w:t>
            </w:r>
            <w:r>
              <w:t>in truth</w:t>
            </w:r>
            <w:r w:rsidRPr="007425E1">
              <w:t>,</w:t>
            </w:r>
          </w:p>
          <w:p w14:paraId="08628C63" w14:textId="77777777" w:rsidR="008A3F9A" w:rsidRDefault="008A3F9A" w:rsidP="008A3F9A">
            <w:pPr>
              <w:pStyle w:val="EngHangEnd"/>
            </w:pPr>
            <w:r w:rsidRPr="007425E1">
              <w:t>He came and saved us.</w:t>
            </w:r>
          </w:p>
        </w:tc>
        <w:tc>
          <w:tcPr>
            <w:tcW w:w="288" w:type="dxa"/>
          </w:tcPr>
          <w:p w14:paraId="47B0795F" w14:textId="77777777" w:rsidR="008A3F9A" w:rsidRDefault="008A3F9A" w:rsidP="00372152"/>
        </w:tc>
        <w:tc>
          <w:tcPr>
            <w:tcW w:w="288" w:type="dxa"/>
          </w:tcPr>
          <w:p w14:paraId="582D0F52" w14:textId="77777777" w:rsidR="008A3F9A" w:rsidRDefault="008A3F9A" w:rsidP="00372152">
            <w:pPr>
              <w:pStyle w:val="CopticCross"/>
            </w:pPr>
            <w:r w:rsidRPr="00FB5ACB">
              <w:t>¿</w:t>
            </w:r>
          </w:p>
        </w:tc>
        <w:tc>
          <w:tcPr>
            <w:tcW w:w="3960" w:type="dxa"/>
          </w:tcPr>
          <w:p w14:paraId="53B1A683" w14:textId="77777777" w:rsidR="008A3F9A" w:rsidRDefault="008A3F9A" w:rsidP="00E16FE9">
            <w:pPr>
              <w:pStyle w:val="CopticVersemulti-line"/>
            </w:pPr>
            <w:r w:rsidRPr="008172B5">
              <w:t>Ⲉⲧⲁϥⲕⲏⲛ ⲁⲛ ⲉϥⲟⲓ ⲛ̀ⲛⲟⲩϯ</w:t>
            </w:r>
          </w:p>
          <w:p w14:paraId="614DD4BE" w14:textId="77777777" w:rsidR="008A3F9A" w:rsidRDefault="008A3F9A" w:rsidP="00E16FE9">
            <w:pPr>
              <w:pStyle w:val="CopticVersemulti-line"/>
            </w:pPr>
            <w:r w:rsidRPr="008172B5">
              <w:t>ⲁϥⲓ̀ ⲁϥϣⲱⲡⲓ ⲛ̀ϣⲏⲣⲓ ⲛ̀ⲣⲱⲙⲓ</w:t>
            </w:r>
          </w:p>
          <w:p w14:paraId="01E75F1C" w14:textId="77777777" w:rsidR="008A3F9A" w:rsidRDefault="008A3F9A" w:rsidP="00E16FE9">
            <w:pPr>
              <w:pStyle w:val="CopticVersemulti-line"/>
            </w:pPr>
            <w:r w:rsidRPr="008172B5">
              <w:t>ⲁⲗⲗⲁ ⲛ̀ⲑⲟϥ ⲡⲉ ⲫϯ ⲙ̀ⲙⲏⲓ</w:t>
            </w:r>
          </w:p>
          <w:p w14:paraId="24385FBC" w14:textId="77777777" w:rsidR="008A3F9A" w:rsidRDefault="008A3F9A" w:rsidP="00E16FE9">
            <w:pPr>
              <w:pStyle w:val="CopticVersemulti-line"/>
            </w:pPr>
            <w:r w:rsidRPr="008172B5">
              <w:t>ⲁϥⲓ̀ ⲟⲩⲟϩ ⲁϥⲥⲱϯ ⲙ̀ⲙⲟⲛ</w:t>
            </w:r>
          </w:p>
        </w:tc>
      </w:tr>
    </w:tbl>
    <w:p w14:paraId="7A802338" w14:textId="77777777" w:rsidR="00372152" w:rsidRDefault="00372152" w:rsidP="008A3F9A">
      <w:pPr>
        <w:pStyle w:val="Heading6"/>
      </w:pPr>
      <w:bookmarkStart w:id="726" w:name="_Toc298681320"/>
      <w:r>
        <w:t>Part Four</w:t>
      </w:r>
      <w:bookmarkEnd w:id="7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A394C21" w14:textId="77777777" w:rsidTr="00372152">
        <w:trPr>
          <w:cantSplit/>
          <w:jc w:val="center"/>
        </w:trPr>
        <w:tc>
          <w:tcPr>
            <w:tcW w:w="288" w:type="dxa"/>
          </w:tcPr>
          <w:p w14:paraId="20D42703" w14:textId="77777777" w:rsidR="008A3F9A" w:rsidRDefault="008A3F9A" w:rsidP="00372152">
            <w:pPr>
              <w:pStyle w:val="CopticCross"/>
            </w:pPr>
          </w:p>
        </w:tc>
        <w:tc>
          <w:tcPr>
            <w:tcW w:w="3960" w:type="dxa"/>
          </w:tcPr>
          <w:p w14:paraId="05E967C0" w14:textId="77777777" w:rsidR="008A3F9A" w:rsidRPr="007425E1" w:rsidRDefault="008A3F9A" w:rsidP="008A3F9A">
            <w:pPr>
              <w:pStyle w:val="EngHang"/>
            </w:pPr>
            <w:r w:rsidRPr="007425E1">
              <w:t>O the honour of the conception,</w:t>
            </w:r>
          </w:p>
          <w:p w14:paraId="663DD311" w14:textId="77777777" w:rsidR="008A3F9A" w:rsidRPr="007425E1" w:rsidRDefault="008A3F9A" w:rsidP="008A3F9A">
            <w:pPr>
              <w:pStyle w:val="EngHang"/>
            </w:pPr>
            <w:r w:rsidRPr="007425E1">
              <w:t>Of the virginal womb,</w:t>
            </w:r>
          </w:p>
          <w:p w14:paraId="6CD7145B" w14:textId="77777777" w:rsidR="008A3F9A" w:rsidRPr="007425E1" w:rsidRDefault="008A3F9A" w:rsidP="008A3F9A">
            <w:pPr>
              <w:pStyle w:val="EngHang"/>
            </w:pPr>
            <w:r>
              <w:t>Of</w:t>
            </w:r>
            <w:r w:rsidRPr="007425E1">
              <w:t xml:space="preserve"> Theotokos without seed,</w:t>
            </w:r>
          </w:p>
          <w:p w14:paraId="1234D774" w14:textId="77777777" w:rsidR="008A3F9A" w:rsidRDefault="008A3F9A" w:rsidP="008A3F9A">
            <w:pPr>
              <w:pStyle w:val="EngHangEnd"/>
            </w:pPr>
            <w:r w:rsidRPr="007425E1">
              <w:t>As the angel witnessed</w:t>
            </w:r>
            <w:commentRangeStart w:id="727"/>
            <w:r>
              <w:t>.</w:t>
            </w:r>
            <w:commentRangeEnd w:id="727"/>
            <w:r>
              <w:rPr>
                <w:rStyle w:val="CommentReference"/>
              </w:rPr>
              <w:commentReference w:id="727"/>
            </w:r>
          </w:p>
        </w:tc>
        <w:tc>
          <w:tcPr>
            <w:tcW w:w="288" w:type="dxa"/>
          </w:tcPr>
          <w:p w14:paraId="103A424D" w14:textId="77777777" w:rsidR="008A3F9A" w:rsidRDefault="008A3F9A" w:rsidP="00372152"/>
        </w:tc>
        <w:tc>
          <w:tcPr>
            <w:tcW w:w="288" w:type="dxa"/>
          </w:tcPr>
          <w:p w14:paraId="260E508D" w14:textId="77777777" w:rsidR="008A3F9A" w:rsidRDefault="008A3F9A" w:rsidP="00372152">
            <w:pPr>
              <w:pStyle w:val="CopticCross"/>
            </w:pPr>
          </w:p>
        </w:tc>
        <w:tc>
          <w:tcPr>
            <w:tcW w:w="3960" w:type="dxa"/>
          </w:tcPr>
          <w:p w14:paraId="0E34FD21" w14:textId="77777777" w:rsidR="008A3F9A" w:rsidRDefault="008A3F9A" w:rsidP="00E16FE9">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21DF8E8B" w14:textId="77777777" w:rsidR="008A3F9A" w:rsidRDefault="008A3F9A" w:rsidP="00E16FE9">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186C1CC7" w14:textId="77777777" w:rsidR="008A3F9A" w:rsidRDefault="008A3F9A" w:rsidP="00E16FE9">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0698AD34" w14:textId="77777777" w:rsidR="008A3F9A" w:rsidRDefault="008A3F9A" w:rsidP="00E16FE9">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8A3F9A" w14:paraId="47D211C1" w14:textId="77777777" w:rsidTr="00372152">
        <w:trPr>
          <w:cantSplit/>
          <w:jc w:val="center"/>
        </w:trPr>
        <w:tc>
          <w:tcPr>
            <w:tcW w:w="288" w:type="dxa"/>
          </w:tcPr>
          <w:p w14:paraId="732A5637" w14:textId="77777777" w:rsidR="008A3F9A" w:rsidRDefault="008A3F9A" w:rsidP="00372152">
            <w:pPr>
              <w:pStyle w:val="CopticCross"/>
            </w:pPr>
            <w:r w:rsidRPr="00FB5ACB">
              <w:t>¿</w:t>
            </w:r>
          </w:p>
        </w:tc>
        <w:tc>
          <w:tcPr>
            <w:tcW w:w="3960" w:type="dxa"/>
          </w:tcPr>
          <w:p w14:paraId="3A3A8014" w14:textId="77777777" w:rsidR="008A3F9A" w:rsidRPr="007425E1" w:rsidRDefault="008A3F9A" w:rsidP="008A3F9A">
            <w:pPr>
              <w:pStyle w:val="EngHang"/>
            </w:pPr>
            <w:r>
              <w:t xml:space="preserve">When he </w:t>
            </w:r>
            <w:commentRangeStart w:id="728"/>
            <w:r>
              <w:t xml:space="preserve">appeared </w:t>
            </w:r>
            <w:commentRangeEnd w:id="728"/>
            <w:r>
              <w:rPr>
                <w:rStyle w:val="CommentReference"/>
                <w:rFonts w:ascii="Times New Roman" w:eastAsiaTheme="minorHAnsi" w:hAnsi="Times New Roman" w:cstheme="minorBidi"/>
                <w:color w:val="auto"/>
              </w:rPr>
              <w:commentReference w:id="728"/>
            </w:r>
            <w:r>
              <w:t>to Joseph,</w:t>
            </w:r>
          </w:p>
          <w:p w14:paraId="71506218" w14:textId="77777777" w:rsidR="008A3F9A" w:rsidRPr="007425E1" w:rsidRDefault="008A3F9A" w:rsidP="008A3F9A">
            <w:pPr>
              <w:pStyle w:val="EngHang"/>
            </w:pPr>
            <w:r w:rsidRPr="007425E1">
              <w:t xml:space="preserve">He said </w:t>
            </w:r>
            <w:r>
              <w:t>that</w:t>
            </w:r>
            <w:r w:rsidRPr="007425E1">
              <w:t>,</w:t>
            </w:r>
          </w:p>
          <w:p w14:paraId="33D022F6" w14:textId="77777777" w:rsidR="008A3F9A" w:rsidRPr="007425E1" w:rsidRDefault="008A3F9A" w:rsidP="008A3F9A">
            <w:pPr>
              <w:pStyle w:val="EngHang"/>
            </w:pPr>
            <w:r w:rsidRPr="007425E1">
              <w:t xml:space="preserve">“The One </w:t>
            </w:r>
            <w:r>
              <w:t>to Whom she will give birth,</w:t>
            </w:r>
          </w:p>
          <w:p w14:paraId="52DA151A" w14:textId="77777777" w:rsidR="008A3F9A" w:rsidRDefault="008A3F9A" w:rsidP="008A3F9A">
            <w:pPr>
              <w:pStyle w:val="EngHangEnd"/>
            </w:pPr>
            <w:r w:rsidRPr="007425E1">
              <w:t>Is of the Holy Spirit.”</w:t>
            </w:r>
          </w:p>
        </w:tc>
        <w:tc>
          <w:tcPr>
            <w:tcW w:w="288" w:type="dxa"/>
          </w:tcPr>
          <w:p w14:paraId="13686934" w14:textId="77777777" w:rsidR="008A3F9A" w:rsidRDefault="008A3F9A" w:rsidP="00372152"/>
        </w:tc>
        <w:tc>
          <w:tcPr>
            <w:tcW w:w="288" w:type="dxa"/>
          </w:tcPr>
          <w:p w14:paraId="2798B2CE" w14:textId="77777777" w:rsidR="008A3F9A" w:rsidRDefault="008A3F9A" w:rsidP="00372152">
            <w:pPr>
              <w:pStyle w:val="CopticCross"/>
            </w:pPr>
            <w:r w:rsidRPr="00FB5ACB">
              <w:t>¿</w:t>
            </w:r>
          </w:p>
        </w:tc>
        <w:tc>
          <w:tcPr>
            <w:tcW w:w="3960" w:type="dxa"/>
          </w:tcPr>
          <w:p w14:paraId="2810442E" w14:textId="77777777" w:rsidR="008A3F9A" w:rsidRDefault="008A3F9A" w:rsidP="00E16FE9">
            <w:pPr>
              <w:pStyle w:val="CopticVersemulti-line"/>
            </w:pPr>
            <w:r w:rsidRPr="00E16FE9">
              <w:t>Ⲉ̀ⲧⲁϥⲟⲩⲟⲛϩϥ ⲉ̀Ⲓⲱⲥⲏⲫ</w:t>
            </w:r>
          </w:p>
          <w:p w14:paraId="13146D28" w14:textId="77777777" w:rsidR="008A3F9A" w:rsidRDefault="008A3F9A" w:rsidP="00E16FE9">
            <w:pPr>
              <w:pStyle w:val="CopticVersemulti-line"/>
            </w:pPr>
            <w:r w:rsidRPr="00E16FE9">
              <w:t>ⲉϥϫⲱ ⲙ̀ⲙⲟⲥ ⲙ̀ⲡⲁⲓⲣⲏϯ</w:t>
            </w:r>
          </w:p>
          <w:p w14:paraId="11AC6636" w14:textId="77777777" w:rsidR="008A3F9A" w:rsidRDefault="008A3F9A" w:rsidP="00E16FE9">
            <w:pPr>
              <w:pStyle w:val="CopticVersemulti-line"/>
            </w:pPr>
            <w:r w:rsidRPr="00E16FE9">
              <w:t>ϫⲉ ⲫⲏ ⲅⲁⲣ ⲉⲧⲁⲥⲛⲁⲙⲁⲥϥ</w:t>
            </w:r>
          </w:p>
          <w:p w14:paraId="1DD9CE75" w14:textId="77777777" w:rsidR="008A3F9A" w:rsidRDefault="008A3F9A" w:rsidP="00E16FE9">
            <w:pPr>
              <w:pStyle w:val="CopticVerse"/>
            </w:pPr>
            <w:r w:rsidRPr="00E16FE9">
              <w:t>ⲟⲩ ⲉⲃⲟⲗϧⲉⲛ ⲟⲩⲡ̅ⲛ̅ⲁ ⲉϥⲟⲩⲁⲃ ⲡⲉ</w:t>
            </w:r>
          </w:p>
        </w:tc>
      </w:tr>
      <w:tr w:rsidR="008A3F9A" w14:paraId="2060F01D" w14:textId="77777777" w:rsidTr="00372152">
        <w:trPr>
          <w:cantSplit/>
          <w:jc w:val="center"/>
        </w:trPr>
        <w:tc>
          <w:tcPr>
            <w:tcW w:w="288" w:type="dxa"/>
          </w:tcPr>
          <w:p w14:paraId="60FFFC3E" w14:textId="77777777" w:rsidR="008A3F9A" w:rsidRDefault="008A3F9A" w:rsidP="00372152">
            <w:pPr>
              <w:pStyle w:val="CopticCross"/>
            </w:pPr>
          </w:p>
        </w:tc>
        <w:tc>
          <w:tcPr>
            <w:tcW w:w="3960" w:type="dxa"/>
          </w:tcPr>
          <w:p w14:paraId="577CBC46" w14:textId="77777777" w:rsidR="008A3F9A" w:rsidRPr="007425E1" w:rsidRDefault="008A3F9A" w:rsidP="008A3F9A">
            <w:pPr>
              <w:pStyle w:val="EngHang"/>
            </w:pPr>
            <w:r w:rsidRPr="007425E1">
              <w:t>For the Logos of the Father,</w:t>
            </w:r>
          </w:p>
          <w:p w14:paraId="674FBCE4" w14:textId="77777777" w:rsidR="008A3F9A" w:rsidRPr="007425E1" w:rsidRDefault="008A3F9A" w:rsidP="008A3F9A">
            <w:pPr>
              <w:pStyle w:val="EngHang"/>
            </w:pPr>
            <w:r w:rsidRPr="007425E1">
              <w:t>Came and was incarnate of her,</w:t>
            </w:r>
          </w:p>
          <w:p w14:paraId="790E7381" w14:textId="77777777" w:rsidR="008A3F9A" w:rsidRPr="007425E1" w:rsidRDefault="008A3F9A" w:rsidP="008A3F9A">
            <w:pPr>
              <w:pStyle w:val="EngHang"/>
            </w:pPr>
            <w:r>
              <w:t>She gave birth to Him without change</w:t>
            </w:r>
            <w:r w:rsidRPr="007425E1">
              <w:t>,</w:t>
            </w:r>
          </w:p>
          <w:p w14:paraId="3A7225A8" w14:textId="77777777" w:rsidR="008A3F9A" w:rsidRDefault="008A3F9A" w:rsidP="008A3F9A">
            <w:pPr>
              <w:pStyle w:val="EngHangEnd"/>
            </w:pPr>
            <w:r>
              <w:t>The angel</w:t>
            </w:r>
            <w:r w:rsidRPr="007425E1">
              <w:t xml:space="preserve"> added saying</w:t>
            </w:r>
            <w:r>
              <w:t>,</w:t>
            </w:r>
          </w:p>
        </w:tc>
        <w:tc>
          <w:tcPr>
            <w:tcW w:w="288" w:type="dxa"/>
          </w:tcPr>
          <w:p w14:paraId="481B795E" w14:textId="77777777" w:rsidR="008A3F9A" w:rsidRDefault="008A3F9A" w:rsidP="00372152"/>
        </w:tc>
        <w:tc>
          <w:tcPr>
            <w:tcW w:w="288" w:type="dxa"/>
          </w:tcPr>
          <w:p w14:paraId="610BF518" w14:textId="77777777" w:rsidR="008A3F9A" w:rsidRDefault="008A3F9A" w:rsidP="00372152">
            <w:pPr>
              <w:pStyle w:val="CopticCross"/>
            </w:pPr>
          </w:p>
        </w:tc>
        <w:tc>
          <w:tcPr>
            <w:tcW w:w="3960" w:type="dxa"/>
          </w:tcPr>
          <w:p w14:paraId="22C693C7" w14:textId="77777777" w:rsidR="008A3F9A" w:rsidRDefault="008A3F9A" w:rsidP="00E16FE9">
            <w:pPr>
              <w:pStyle w:val="CopticVersemulti-line"/>
            </w:pPr>
            <w:r w:rsidRPr="00E16FE9">
              <w:t>Ⲉ̀ⲧⲓ ⲇⲉ ϫⲉ ⲛⲉ ⲡⲓⲗⲟⲅⲟⲥ ⲛ̀ⲧⲉ Ⲫ̀ⲓⲱⲧ</w:t>
            </w:r>
          </w:p>
          <w:p w14:paraId="37200F03" w14:textId="77777777" w:rsidR="008A3F9A" w:rsidRDefault="008A3F9A" w:rsidP="00E16FE9">
            <w:pPr>
              <w:pStyle w:val="CopticVersemulti-line"/>
            </w:pPr>
            <w:r w:rsidRPr="00E16FE9">
              <w:t>ⲓ̀ ⲁϥϭⲓⲥⲁⲣⲝ ⲉⲃⲟⲗ ⲛ̀ϧⲏⲧⲥ</w:t>
            </w:r>
          </w:p>
          <w:p w14:paraId="63ECB822" w14:textId="77777777" w:rsidR="008A3F9A" w:rsidRDefault="008A3F9A" w:rsidP="00E16FE9">
            <w:pPr>
              <w:pStyle w:val="CopticVersemulti-line"/>
            </w:pPr>
            <w:r w:rsidRPr="00E16FE9">
              <w:t>ϧⲉⲛ ⲟⲩⲙⲉⲧⲁⲧϣⲓⲃⲧ ⲉⲁⲥⲙⲁⲥϥ</w:t>
            </w:r>
          </w:p>
          <w:p w14:paraId="0B60EC96" w14:textId="77777777" w:rsidR="008A3F9A" w:rsidRDefault="008A3F9A" w:rsidP="00E16FE9">
            <w:pPr>
              <w:pStyle w:val="CopticVerse"/>
            </w:pPr>
            <w:r w:rsidRPr="00E16FE9">
              <w:t>ⲁϥⲧⲟⲩϩⲟ ⲙ̀ⲡⲁⲓⲭⲉⲧ ⲉϥϫⲱ ⲙ̀ⲙⲟⲥ</w:t>
            </w:r>
          </w:p>
        </w:tc>
      </w:tr>
      <w:tr w:rsidR="008A3F9A" w14:paraId="44E4A483" w14:textId="77777777" w:rsidTr="00372152">
        <w:trPr>
          <w:cantSplit/>
          <w:jc w:val="center"/>
        </w:trPr>
        <w:tc>
          <w:tcPr>
            <w:tcW w:w="288" w:type="dxa"/>
          </w:tcPr>
          <w:p w14:paraId="41E85629" w14:textId="77777777" w:rsidR="008A3F9A" w:rsidRDefault="008A3F9A" w:rsidP="00372152">
            <w:pPr>
              <w:pStyle w:val="CopticCross"/>
            </w:pPr>
            <w:r w:rsidRPr="00FB5ACB">
              <w:lastRenderedPageBreak/>
              <w:t>¿</w:t>
            </w:r>
          </w:p>
        </w:tc>
        <w:tc>
          <w:tcPr>
            <w:tcW w:w="3960" w:type="dxa"/>
          </w:tcPr>
          <w:p w14:paraId="093E43A1" w14:textId="77777777" w:rsidR="008A3F9A" w:rsidRPr="007425E1" w:rsidRDefault="008A3F9A" w:rsidP="008A3F9A">
            <w:pPr>
              <w:pStyle w:val="EngHang"/>
            </w:pPr>
            <w:r w:rsidRPr="007425E1">
              <w:t>“She will give birth to a Son,</w:t>
            </w:r>
          </w:p>
          <w:p w14:paraId="34B53E12" w14:textId="77777777" w:rsidR="008A3F9A" w:rsidRPr="007425E1" w:rsidRDefault="008A3F9A" w:rsidP="008A3F9A">
            <w:pPr>
              <w:pStyle w:val="EngHang"/>
            </w:pPr>
            <w:r w:rsidRPr="007425E1">
              <w:t xml:space="preserve">His Name </w:t>
            </w:r>
            <w:r>
              <w:t>will</w:t>
            </w:r>
            <w:r w:rsidRPr="007425E1">
              <w:t xml:space="preserve"> be </w:t>
            </w:r>
            <w:r>
              <w:t>called Emmanuel,</w:t>
            </w:r>
          </w:p>
          <w:p w14:paraId="281B166D" w14:textId="77777777" w:rsidR="008A3F9A" w:rsidRPr="007425E1" w:rsidRDefault="008A3F9A" w:rsidP="008A3F9A">
            <w:pPr>
              <w:pStyle w:val="EngHang"/>
            </w:pPr>
            <w:r w:rsidRPr="007425E1">
              <w:t>Which is interpreted,</w:t>
            </w:r>
          </w:p>
          <w:p w14:paraId="32381DED" w14:textId="77777777" w:rsidR="008A3F9A" w:rsidRDefault="008A3F9A" w:rsidP="008A3F9A">
            <w:pPr>
              <w:pStyle w:val="EngHangEnd"/>
            </w:pPr>
            <w:r w:rsidRPr="007425E1">
              <w:t>God with us.”</w:t>
            </w:r>
          </w:p>
        </w:tc>
        <w:tc>
          <w:tcPr>
            <w:tcW w:w="288" w:type="dxa"/>
          </w:tcPr>
          <w:p w14:paraId="2DE0EE22" w14:textId="77777777" w:rsidR="008A3F9A" w:rsidRDefault="008A3F9A" w:rsidP="00372152"/>
        </w:tc>
        <w:tc>
          <w:tcPr>
            <w:tcW w:w="288" w:type="dxa"/>
          </w:tcPr>
          <w:p w14:paraId="291C4A72" w14:textId="77777777" w:rsidR="008A3F9A" w:rsidRDefault="008A3F9A" w:rsidP="00372152">
            <w:pPr>
              <w:pStyle w:val="CopticCross"/>
            </w:pPr>
            <w:r w:rsidRPr="00FB5ACB">
              <w:t>¿</w:t>
            </w:r>
          </w:p>
        </w:tc>
        <w:tc>
          <w:tcPr>
            <w:tcW w:w="3960" w:type="dxa"/>
          </w:tcPr>
          <w:p w14:paraId="3D60C4D1" w14:textId="77777777" w:rsidR="008A3F9A" w:rsidRDefault="008A3F9A" w:rsidP="00E16FE9">
            <w:pPr>
              <w:pStyle w:val="CopticVersemulti-line"/>
            </w:pPr>
            <w:r w:rsidRPr="00E16FE9">
              <w:t>Ϫⲉ ⲉⲥⲉⲙⲓⲥⲓ ⲛ̀ⲟⲩϣⲏⲣⲓ ⲉⲩⲉⲙⲟⲩϯ</w:t>
            </w:r>
          </w:p>
          <w:p w14:paraId="446B51C1" w14:textId="77777777" w:rsidR="008A3F9A" w:rsidRDefault="008A3F9A" w:rsidP="00E16FE9">
            <w:pPr>
              <w:pStyle w:val="CopticVersemulti-line"/>
            </w:pPr>
            <w:r w:rsidRPr="00E16FE9">
              <w:t>ⲉ̀ⲡⲉϥⲣⲁⲛ ϫⲉ Ⲉⲙⲙⲁⲛⲟⲩⲏⲗ</w:t>
            </w:r>
          </w:p>
          <w:p w14:paraId="642C2C0F" w14:textId="77777777" w:rsidR="008A3F9A" w:rsidRDefault="008A3F9A" w:rsidP="00E16FE9">
            <w:pPr>
              <w:pStyle w:val="CopticVersemulti-line"/>
            </w:pPr>
            <w:r w:rsidRPr="00E16FE9">
              <w:t>ⲫⲏⲉⲧⲉ ϣⲁⲩⲟⲩⲁϩⲙⲉϥ</w:t>
            </w:r>
          </w:p>
          <w:p w14:paraId="0DA31837" w14:textId="77777777" w:rsidR="008A3F9A" w:rsidRDefault="008A3F9A" w:rsidP="00AF56AD">
            <w:pPr>
              <w:pStyle w:val="CopticVerse"/>
            </w:pPr>
            <w:r w:rsidRPr="00E16FE9">
              <w:t>ϫⲉ Ⲫϯ ⲛⲉⲙⲁⲛ</w:t>
            </w:r>
          </w:p>
        </w:tc>
      </w:tr>
      <w:tr w:rsidR="008A3F9A" w14:paraId="76A9E091" w14:textId="77777777" w:rsidTr="00372152">
        <w:trPr>
          <w:cantSplit/>
          <w:jc w:val="center"/>
        </w:trPr>
        <w:tc>
          <w:tcPr>
            <w:tcW w:w="288" w:type="dxa"/>
          </w:tcPr>
          <w:p w14:paraId="128807B7" w14:textId="77777777" w:rsidR="008A3F9A" w:rsidRDefault="008A3F9A" w:rsidP="00372152">
            <w:pPr>
              <w:pStyle w:val="CopticCross"/>
            </w:pPr>
          </w:p>
        </w:tc>
        <w:tc>
          <w:tcPr>
            <w:tcW w:w="3960" w:type="dxa"/>
          </w:tcPr>
          <w:p w14:paraId="079CADF5" w14:textId="77777777" w:rsidR="008A3F9A" w:rsidRPr="007425E1" w:rsidRDefault="008A3F9A" w:rsidP="008A3F9A">
            <w:pPr>
              <w:pStyle w:val="EngHang"/>
            </w:pPr>
            <w:commentRangeStart w:id="729"/>
            <w:r>
              <w:t>"</w:t>
            </w:r>
            <w:commentRangeEnd w:id="729"/>
            <w:r>
              <w:rPr>
                <w:rStyle w:val="CommentReference"/>
                <w:rFonts w:ascii="Times New Roman" w:eastAsiaTheme="minorHAnsi" w:hAnsi="Times New Roman" w:cstheme="minorBidi"/>
                <w:color w:val="auto"/>
              </w:rPr>
              <w:commentReference w:id="729"/>
            </w:r>
            <w:r>
              <w:t>And also, you will call</w:t>
            </w:r>
          </w:p>
          <w:p w14:paraId="20CA4581" w14:textId="77777777" w:rsidR="008A3F9A" w:rsidRPr="007425E1" w:rsidRDefault="008A3F9A" w:rsidP="008A3F9A">
            <w:pPr>
              <w:pStyle w:val="EngHang"/>
            </w:pPr>
            <w:r w:rsidRPr="007425E1">
              <w:t>His Name Jesus,</w:t>
            </w:r>
          </w:p>
          <w:p w14:paraId="0AD933DE" w14:textId="77777777" w:rsidR="008A3F9A" w:rsidRPr="007425E1" w:rsidRDefault="008A3F9A" w:rsidP="008A3F9A">
            <w:pPr>
              <w:pStyle w:val="EngHang"/>
            </w:pPr>
            <w:r w:rsidRPr="007425E1">
              <w:t>He will save His people,</w:t>
            </w:r>
          </w:p>
          <w:p w14:paraId="49A7827F" w14:textId="77777777" w:rsidR="008A3F9A" w:rsidRDefault="008A3F9A" w:rsidP="008A3F9A">
            <w:pPr>
              <w:pStyle w:val="EngHangEnd"/>
            </w:pPr>
            <w:r w:rsidRPr="007425E1">
              <w:t>From their iniquities.</w:t>
            </w:r>
            <w:r>
              <w:t>"</w:t>
            </w:r>
          </w:p>
        </w:tc>
        <w:tc>
          <w:tcPr>
            <w:tcW w:w="288" w:type="dxa"/>
          </w:tcPr>
          <w:p w14:paraId="3A461A7A" w14:textId="77777777" w:rsidR="008A3F9A" w:rsidRDefault="008A3F9A" w:rsidP="00372152"/>
        </w:tc>
        <w:tc>
          <w:tcPr>
            <w:tcW w:w="288" w:type="dxa"/>
          </w:tcPr>
          <w:p w14:paraId="2E729A14" w14:textId="77777777" w:rsidR="008A3F9A" w:rsidRDefault="008A3F9A" w:rsidP="00372152">
            <w:pPr>
              <w:pStyle w:val="CopticCross"/>
            </w:pPr>
          </w:p>
        </w:tc>
        <w:tc>
          <w:tcPr>
            <w:tcW w:w="3960" w:type="dxa"/>
          </w:tcPr>
          <w:p w14:paraId="7D8DD059" w14:textId="77777777" w:rsidR="008A3F9A" w:rsidRDefault="008A3F9A" w:rsidP="00E16FE9">
            <w:pPr>
              <w:pStyle w:val="CopticVersemulti-line"/>
            </w:pPr>
            <w:r w:rsidRPr="00AF56AD">
              <w:t>Ⲟⲩⲟϩ ⲟⲛ ⲉⲕⲉ̀ⲙⲟⲩϯ</w:t>
            </w:r>
          </w:p>
          <w:p w14:paraId="447ED36D" w14:textId="77777777" w:rsidR="008A3F9A" w:rsidRDefault="008A3F9A" w:rsidP="00E16FE9">
            <w:pPr>
              <w:pStyle w:val="CopticVersemulti-line"/>
            </w:pPr>
            <w:r w:rsidRPr="00AF56AD">
              <w:t>ⲉ̀ⲡⲉϥⲣⲁⲛ ϫⲉ Ⲓⲏ̅ⲥ</w:t>
            </w:r>
          </w:p>
          <w:p w14:paraId="5081E86B" w14:textId="77777777" w:rsidR="008A3F9A" w:rsidRDefault="008A3F9A" w:rsidP="00E16FE9">
            <w:pPr>
              <w:pStyle w:val="CopticVersemulti-line"/>
            </w:pPr>
            <w:r w:rsidRPr="00AF56AD">
              <w:t>ⲛ̀ⲑⲟϥ ⲉⲑⲛⲁⲛⲟϩⲉⲙ ⲙ̀ⲡⲉϥⲗⲁⲟⲥ</w:t>
            </w:r>
          </w:p>
          <w:p w14:paraId="22BE3953" w14:textId="77777777" w:rsidR="008A3F9A" w:rsidRDefault="008A3F9A" w:rsidP="00AF56AD">
            <w:pPr>
              <w:pStyle w:val="CopticVerse"/>
            </w:pPr>
            <w:r w:rsidRPr="00AF56AD">
              <w:t>ⲉⲃⲟⲗϧⲉⲛ ⲛⲟⲩⲁ̀ⲛⲟⲙⲓⲁ</w:t>
            </w:r>
          </w:p>
        </w:tc>
      </w:tr>
      <w:tr w:rsidR="008A3F9A" w14:paraId="4CE71115" w14:textId="77777777" w:rsidTr="00372152">
        <w:trPr>
          <w:cantSplit/>
          <w:jc w:val="center"/>
        </w:trPr>
        <w:tc>
          <w:tcPr>
            <w:tcW w:w="288" w:type="dxa"/>
          </w:tcPr>
          <w:p w14:paraId="6E191C73" w14:textId="77777777" w:rsidR="008A3F9A" w:rsidRDefault="008A3F9A" w:rsidP="00372152">
            <w:pPr>
              <w:pStyle w:val="CopticCross"/>
            </w:pPr>
            <w:r w:rsidRPr="00FB5ACB">
              <w:t>¿</w:t>
            </w:r>
          </w:p>
        </w:tc>
        <w:tc>
          <w:tcPr>
            <w:tcW w:w="3960" w:type="dxa"/>
          </w:tcPr>
          <w:p w14:paraId="546558B2" w14:textId="77777777" w:rsidR="008A3F9A" w:rsidRPr="007425E1" w:rsidRDefault="008A3F9A" w:rsidP="008A3F9A">
            <w:pPr>
              <w:pStyle w:val="EngHang"/>
            </w:pPr>
            <w:r w:rsidRPr="007425E1">
              <w:t xml:space="preserve">If we are </w:t>
            </w:r>
            <w:r>
              <w:t xml:space="preserve">now </w:t>
            </w:r>
            <w:r w:rsidRPr="007425E1">
              <w:t>His people,</w:t>
            </w:r>
          </w:p>
          <w:p w14:paraId="4F087450" w14:textId="77777777" w:rsidR="008A3F9A" w:rsidRPr="007425E1" w:rsidRDefault="008A3F9A" w:rsidP="008A3F9A">
            <w:pPr>
              <w:pStyle w:val="EngHang"/>
            </w:pPr>
            <w:r w:rsidRPr="007425E1">
              <w:t xml:space="preserve">He will save us with </w:t>
            </w:r>
            <w:commentRangeStart w:id="730"/>
            <w:r w:rsidRPr="007425E1">
              <w:t>strength</w:t>
            </w:r>
            <w:commentRangeEnd w:id="730"/>
            <w:r>
              <w:rPr>
                <w:rStyle w:val="CommentReference"/>
                <w:rFonts w:ascii="Times New Roman" w:eastAsiaTheme="minorHAnsi" w:hAnsi="Times New Roman" w:cstheme="minorBidi"/>
                <w:color w:val="auto"/>
              </w:rPr>
              <w:commentReference w:id="730"/>
            </w:r>
            <w:r w:rsidRPr="007425E1">
              <w:t>,</w:t>
            </w:r>
          </w:p>
          <w:p w14:paraId="1262FE20" w14:textId="77777777" w:rsidR="008A3F9A" w:rsidRPr="007425E1" w:rsidRDefault="008A3F9A" w:rsidP="008A3F9A">
            <w:pPr>
              <w:pStyle w:val="EngHang"/>
            </w:pPr>
            <w:r w:rsidRPr="007425E1">
              <w:t>He will forgive us our iniquities,</w:t>
            </w:r>
          </w:p>
          <w:p w14:paraId="7ABBDC07" w14:textId="77777777" w:rsidR="008A3F9A" w:rsidRDefault="008A3F9A" w:rsidP="008A3F9A">
            <w:pPr>
              <w:pStyle w:val="EngHangEnd"/>
            </w:pPr>
            <w:r>
              <w:t>let us firmly know Him.</w:t>
            </w:r>
          </w:p>
        </w:tc>
        <w:tc>
          <w:tcPr>
            <w:tcW w:w="288" w:type="dxa"/>
          </w:tcPr>
          <w:p w14:paraId="13F4E08C" w14:textId="77777777" w:rsidR="008A3F9A" w:rsidRDefault="008A3F9A" w:rsidP="00372152"/>
        </w:tc>
        <w:tc>
          <w:tcPr>
            <w:tcW w:w="288" w:type="dxa"/>
          </w:tcPr>
          <w:p w14:paraId="345712D5" w14:textId="77777777" w:rsidR="008A3F9A" w:rsidRDefault="008A3F9A" w:rsidP="00372152">
            <w:pPr>
              <w:pStyle w:val="CopticCross"/>
            </w:pPr>
            <w:r w:rsidRPr="00FB5ACB">
              <w:t>¿</w:t>
            </w:r>
          </w:p>
        </w:tc>
        <w:tc>
          <w:tcPr>
            <w:tcW w:w="3960" w:type="dxa"/>
          </w:tcPr>
          <w:p w14:paraId="0B7A4328" w14:textId="77777777" w:rsidR="008A3F9A" w:rsidRDefault="008A3F9A" w:rsidP="00E16FE9">
            <w:pPr>
              <w:pStyle w:val="CopticVersemulti-line"/>
            </w:pPr>
            <w:r w:rsidRPr="00AF56AD">
              <w:t>Ⲓⲥϫⲉ ⲇⲉ ⲁⲛⲟⲛ ⲡⲉ ⲡⲉϥⲗⲁⲟⲥ</w:t>
            </w:r>
          </w:p>
          <w:p w14:paraId="6C6F1DD6" w14:textId="77777777" w:rsidR="008A3F9A" w:rsidRDefault="008A3F9A" w:rsidP="00E16FE9">
            <w:pPr>
              <w:pStyle w:val="CopticVersemulti-line"/>
            </w:pPr>
            <w:r w:rsidRPr="00AF56AD">
              <w:t>ϥ̀ⲛⲁⲛⲟϩⲉⲙ ⲙ̀ⲙⲟⲛ ϧⲉⲛ ⲟⲩⲙⲉⲧϫⲱⲣⲓ</w:t>
            </w:r>
          </w:p>
          <w:p w14:paraId="7DD87F71" w14:textId="77777777" w:rsidR="008A3F9A" w:rsidRDefault="008A3F9A" w:rsidP="00E16FE9">
            <w:pPr>
              <w:pStyle w:val="CopticVersemulti-line"/>
            </w:pPr>
            <w:r w:rsidRPr="00AF56AD">
              <w:t>ⲉϥⲭⲱ ⲉⲃⲟⲗ ⲛ̀ⲛⲉⲛⲁ̀ⲛⲟⲙⲓⲁ</w:t>
            </w:r>
          </w:p>
          <w:p w14:paraId="759E170C" w14:textId="77777777" w:rsidR="008A3F9A" w:rsidRDefault="008A3F9A" w:rsidP="00AF56AD">
            <w:pPr>
              <w:pStyle w:val="CopticVerse"/>
            </w:pPr>
            <w:r w:rsidRPr="00AF56AD">
              <w:t>ⲙⲁⲣⲉⲛⲥⲟⲩⲱⲛϥ ϧⲉⲛ ⲟⲩⲧⲁϫⲣⲟ</w:t>
            </w:r>
          </w:p>
        </w:tc>
      </w:tr>
      <w:tr w:rsidR="008A3F9A" w14:paraId="7B4B19B2" w14:textId="77777777" w:rsidTr="00372152">
        <w:trPr>
          <w:cantSplit/>
          <w:jc w:val="center"/>
        </w:trPr>
        <w:tc>
          <w:tcPr>
            <w:tcW w:w="288" w:type="dxa"/>
          </w:tcPr>
          <w:p w14:paraId="578737DB" w14:textId="77777777" w:rsidR="008A3F9A" w:rsidRDefault="008A3F9A" w:rsidP="00372152">
            <w:pPr>
              <w:pStyle w:val="CopticCross"/>
            </w:pPr>
          </w:p>
        </w:tc>
        <w:tc>
          <w:tcPr>
            <w:tcW w:w="3960" w:type="dxa"/>
          </w:tcPr>
          <w:p w14:paraId="7976B59B" w14:textId="77777777" w:rsidR="008A3F9A" w:rsidRPr="007425E1" w:rsidRDefault="008A3F9A" w:rsidP="008A3F9A">
            <w:pPr>
              <w:pStyle w:val="EngHang"/>
            </w:pPr>
            <w:r w:rsidRPr="007425E1">
              <w:t>For He is God in truth,</w:t>
            </w:r>
          </w:p>
          <w:p w14:paraId="5A21EE79" w14:textId="77777777" w:rsidR="008A3F9A" w:rsidRPr="007425E1" w:rsidRDefault="008A3F9A" w:rsidP="008A3F9A">
            <w:pPr>
              <w:pStyle w:val="EngHang"/>
            </w:pPr>
            <w:r w:rsidRPr="007425E1">
              <w:t>He became man without change,</w:t>
            </w:r>
          </w:p>
          <w:p w14:paraId="62C678D6" w14:textId="77777777" w:rsidR="008A3F9A" w:rsidRDefault="008A3F9A" w:rsidP="008A3F9A">
            <w:pPr>
              <w:pStyle w:val="EngHang"/>
            </w:pPr>
            <w:r>
              <w:t>To Him the glory is due,</w:t>
            </w:r>
          </w:p>
          <w:p w14:paraId="7316A49F" w14:textId="77777777" w:rsidR="008A3F9A" w:rsidRPr="000D3C39" w:rsidRDefault="008A3F9A" w:rsidP="008A3F9A">
            <w:pPr>
              <w:pStyle w:val="EngHangEnd"/>
              <w:rPr>
                <w:color w:val="FF0000"/>
              </w:rPr>
            </w:pPr>
            <w:commentRangeStart w:id="731"/>
            <w:r>
              <w:t>N</w:t>
            </w:r>
            <w:r w:rsidRPr="007425E1">
              <w:t xml:space="preserve">ow </w:t>
            </w:r>
            <w:commentRangeEnd w:id="731"/>
            <w:r>
              <w:rPr>
                <w:rStyle w:val="CommentReference"/>
                <w:rFonts w:ascii="Times New Roman" w:eastAsiaTheme="minorHAnsi" w:hAnsi="Times New Roman" w:cstheme="minorBidi"/>
                <w:color w:val="auto"/>
              </w:rPr>
              <w:commentReference w:id="731"/>
            </w:r>
            <w:r w:rsidRPr="007425E1">
              <w:t>and forever.</w:t>
            </w:r>
          </w:p>
        </w:tc>
        <w:tc>
          <w:tcPr>
            <w:tcW w:w="288" w:type="dxa"/>
          </w:tcPr>
          <w:p w14:paraId="46B663C5" w14:textId="77777777" w:rsidR="008A3F9A" w:rsidRDefault="008A3F9A" w:rsidP="00372152"/>
        </w:tc>
        <w:tc>
          <w:tcPr>
            <w:tcW w:w="288" w:type="dxa"/>
          </w:tcPr>
          <w:p w14:paraId="5E1E47B8" w14:textId="77777777" w:rsidR="008A3F9A" w:rsidRDefault="008A3F9A" w:rsidP="00372152">
            <w:pPr>
              <w:pStyle w:val="CopticCross"/>
            </w:pPr>
          </w:p>
        </w:tc>
        <w:tc>
          <w:tcPr>
            <w:tcW w:w="3960" w:type="dxa"/>
          </w:tcPr>
          <w:p w14:paraId="4AB23ECD" w14:textId="77777777" w:rsidR="008A3F9A" w:rsidRDefault="008A3F9A" w:rsidP="00E16FE9">
            <w:pPr>
              <w:pStyle w:val="CopticVersemulti-line"/>
            </w:pPr>
            <w:r w:rsidRPr="00AF56AD">
              <w:t xml:space="preserve">Ϫⲉ ⲛ̀ⲑⲟϥ ⲡⲉ ⲫϯ ϧⲉⲛ ⲟⲩⲙⲉⲑⲙⲏⲓ </w:t>
            </w:r>
          </w:p>
          <w:p w14:paraId="332019F6" w14:textId="77777777" w:rsidR="008A3F9A" w:rsidRDefault="008A3F9A" w:rsidP="00E16FE9">
            <w:pPr>
              <w:pStyle w:val="CopticVersemulti-line"/>
            </w:pPr>
            <w:r w:rsidRPr="00AF56AD">
              <w:t>ⲁϥⲉⲣⲣⲱⲙⲓ ϧⲉⲛ ⲟⲩⲙⲉⲧⲁⲧϣⲓⲃϯ</w:t>
            </w:r>
          </w:p>
          <w:p w14:paraId="7190C3E3" w14:textId="77777777" w:rsidR="008A3F9A" w:rsidRDefault="008A3F9A" w:rsidP="00E16FE9">
            <w:pPr>
              <w:pStyle w:val="CopticVersemulti-line"/>
            </w:pPr>
            <w:r w:rsidRPr="00AF56AD">
              <w:t>ⲉ̀ⲣⲉ ⲡⲓⲱ̀ⲟⲩ ⲉⲣⲡ̀ⲣⲉⲡⲓ ⲛⲁϥ</w:t>
            </w:r>
          </w:p>
          <w:p w14:paraId="59B7CD48" w14:textId="77777777" w:rsidR="008A3F9A" w:rsidRDefault="008A3F9A" w:rsidP="00AF56AD">
            <w:pPr>
              <w:pStyle w:val="CopticVerse"/>
            </w:pPr>
            <w:r w:rsidRPr="00AF56AD">
              <w:t>ⲓⲥϫⲉⲛ ϯⲛⲟⲩ ⲛⲉⲙ ϣⲁ ⲉⲛⲉϩ</w:t>
            </w:r>
          </w:p>
        </w:tc>
      </w:tr>
      <w:tr w:rsidR="008A3F9A" w14:paraId="05178A24" w14:textId="77777777" w:rsidTr="00372152">
        <w:trPr>
          <w:cantSplit/>
          <w:jc w:val="center"/>
        </w:trPr>
        <w:tc>
          <w:tcPr>
            <w:tcW w:w="288" w:type="dxa"/>
          </w:tcPr>
          <w:p w14:paraId="0B25BA01" w14:textId="77777777" w:rsidR="008A3F9A" w:rsidRDefault="008A3F9A" w:rsidP="00372152">
            <w:pPr>
              <w:pStyle w:val="CopticCross"/>
            </w:pPr>
            <w:r w:rsidRPr="00FB5ACB">
              <w:t>¿</w:t>
            </w:r>
          </w:p>
        </w:tc>
        <w:tc>
          <w:tcPr>
            <w:tcW w:w="3960" w:type="dxa"/>
          </w:tcPr>
          <w:p w14:paraId="415D610D" w14:textId="77777777" w:rsidR="008A3F9A" w:rsidRPr="007425E1" w:rsidRDefault="008A3F9A" w:rsidP="008A3F9A">
            <w:pPr>
              <w:pStyle w:val="EngHang"/>
              <w:rPr>
                <w:color w:val="FF0000"/>
              </w:rPr>
            </w:pPr>
            <w:r w:rsidRPr="007425E1">
              <w:t>He did not cease to be God,</w:t>
            </w:r>
            <w:r w:rsidRPr="007425E1">
              <w:tab/>
            </w:r>
          </w:p>
          <w:p w14:paraId="3660FB67" w14:textId="77777777" w:rsidR="008A3F9A" w:rsidRPr="007425E1" w:rsidRDefault="008A3F9A" w:rsidP="008A3F9A">
            <w:pPr>
              <w:pStyle w:val="EngHang"/>
            </w:pPr>
            <w:r w:rsidRPr="007425E1">
              <w:t>He came and became the Son of Man,</w:t>
            </w:r>
          </w:p>
          <w:p w14:paraId="4199636D" w14:textId="77777777" w:rsidR="008A3F9A" w:rsidRPr="007425E1" w:rsidRDefault="008A3F9A" w:rsidP="008A3F9A">
            <w:pPr>
              <w:pStyle w:val="EngHang"/>
            </w:pPr>
            <w:r w:rsidRPr="007425E1">
              <w:t xml:space="preserve">But He is </w:t>
            </w:r>
            <w:r>
              <w:t>in truth</w:t>
            </w:r>
            <w:r w:rsidRPr="007425E1">
              <w:t>,</w:t>
            </w:r>
          </w:p>
          <w:p w14:paraId="3488319A" w14:textId="77777777" w:rsidR="008A3F9A" w:rsidRDefault="008A3F9A" w:rsidP="008A3F9A">
            <w:pPr>
              <w:pStyle w:val="EngHangEnd"/>
            </w:pPr>
            <w:r w:rsidRPr="007425E1">
              <w:t xml:space="preserve">He came and </w:t>
            </w:r>
            <w:r w:rsidRPr="00281534">
              <w:t>saved</w:t>
            </w:r>
            <w:r w:rsidRPr="007425E1">
              <w:t xml:space="preserve"> us.</w:t>
            </w:r>
          </w:p>
        </w:tc>
        <w:tc>
          <w:tcPr>
            <w:tcW w:w="288" w:type="dxa"/>
          </w:tcPr>
          <w:p w14:paraId="67E3B516" w14:textId="77777777" w:rsidR="008A3F9A" w:rsidRDefault="008A3F9A" w:rsidP="00372152"/>
        </w:tc>
        <w:tc>
          <w:tcPr>
            <w:tcW w:w="288" w:type="dxa"/>
          </w:tcPr>
          <w:p w14:paraId="25A70C86" w14:textId="77777777" w:rsidR="008A3F9A" w:rsidRDefault="008A3F9A" w:rsidP="00372152">
            <w:pPr>
              <w:pStyle w:val="CopticCross"/>
            </w:pPr>
            <w:r w:rsidRPr="00FB5ACB">
              <w:t>¿</w:t>
            </w:r>
          </w:p>
        </w:tc>
        <w:tc>
          <w:tcPr>
            <w:tcW w:w="3960" w:type="dxa"/>
          </w:tcPr>
          <w:p w14:paraId="14982A01" w14:textId="77777777" w:rsidR="008A3F9A" w:rsidRDefault="008A3F9A" w:rsidP="00AF56AD">
            <w:pPr>
              <w:pStyle w:val="CopticVersemulti-line"/>
            </w:pPr>
            <w:r w:rsidRPr="008172B5">
              <w:t>Ⲉⲧⲁϥⲕⲏⲛ ⲁⲛ ⲉϥⲟⲓ ⲛ̀ⲛⲟⲩϯ</w:t>
            </w:r>
          </w:p>
          <w:p w14:paraId="2C901A1E" w14:textId="77777777" w:rsidR="008A3F9A" w:rsidRDefault="008A3F9A" w:rsidP="00AF56AD">
            <w:pPr>
              <w:pStyle w:val="CopticVersemulti-line"/>
            </w:pPr>
            <w:r w:rsidRPr="008172B5">
              <w:t>ⲁϥⲓ̀ ⲁϥϣⲱⲡⲓ ⲛ̀ϣⲏⲣⲓ ⲛ̀ⲣⲱⲙⲓ</w:t>
            </w:r>
          </w:p>
          <w:p w14:paraId="2F46BBC1" w14:textId="77777777" w:rsidR="008A3F9A" w:rsidRDefault="008A3F9A" w:rsidP="00AF56AD">
            <w:pPr>
              <w:pStyle w:val="CopticVersemulti-line"/>
            </w:pPr>
            <w:r w:rsidRPr="008172B5">
              <w:t>ⲁⲗⲗⲁ ⲛ̀ⲑⲟϥ ⲡⲉ ⲫϯ ⲙ̀ⲙⲏⲓ</w:t>
            </w:r>
          </w:p>
          <w:p w14:paraId="479DA032" w14:textId="77777777" w:rsidR="008A3F9A" w:rsidRDefault="008A3F9A" w:rsidP="00AF56AD">
            <w:pPr>
              <w:pStyle w:val="CopticVersemulti-line"/>
            </w:pPr>
            <w:r w:rsidRPr="008172B5">
              <w:t>ⲁϥⲓ̀ ⲟⲩⲟϩ ⲁϥⲥⲱϯ ⲙ̀ⲙⲟⲛ</w:t>
            </w:r>
          </w:p>
        </w:tc>
      </w:tr>
    </w:tbl>
    <w:p w14:paraId="731B30BC" w14:textId="77777777" w:rsidR="00372152" w:rsidRDefault="00372152" w:rsidP="008A3F9A">
      <w:pPr>
        <w:pStyle w:val="Heading6"/>
      </w:pPr>
      <w:bookmarkStart w:id="732" w:name="_Toc298681321"/>
      <w:r>
        <w:t>Part Five</w:t>
      </w:r>
      <w:bookmarkEnd w:id="7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D3DF03C" w14:textId="77777777" w:rsidTr="00D64891">
        <w:trPr>
          <w:cantSplit/>
          <w:jc w:val="center"/>
        </w:trPr>
        <w:tc>
          <w:tcPr>
            <w:tcW w:w="288" w:type="dxa"/>
          </w:tcPr>
          <w:p w14:paraId="75299C32" w14:textId="77777777" w:rsidR="008A3F9A" w:rsidRDefault="008A3F9A" w:rsidP="00D64891">
            <w:pPr>
              <w:pStyle w:val="CopticCross"/>
            </w:pPr>
          </w:p>
        </w:tc>
        <w:tc>
          <w:tcPr>
            <w:tcW w:w="3960" w:type="dxa"/>
          </w:tcPr>
          <w:p w14:paraId="585A2CC3" w14:textId="77777777" w:rsidR="008A3F9A" w:rsidRPr="007425E1" w:rsidRDefault="008A3F9A" w:rsidP="008A3F9A">
            <w:pPr>
              <w:pStyle w:val="EngHang"/>
            </w:pPr>
            <w:r>
              <w:t>Oh the divine and,</w:t>
            </w:r>
          </w:p>
          <w:p w14:paraId="167425C2" w14:textId="77777777" w:rsidR="008A3F9A" w:rsidRPr="007425E1" w:rsidRDefault="008A3F9A" w:rsidP="008A3F9A">
            <w:pPr>
              <w:pStyle w:val="EngHang"/>
            </w:pPr>
            <w:r>
              <w:t>Wondrous child-bearing,</w:t>
            </w:r>
          </w:p>
          <w:p w14:paraId="00D9530E" w14:textId="77777777" w:rsidR="008A3F9A" w:rsidRPr="007425E1" w:rsidRDefault="008A3F9A" w:rsidP="008A3F9A">
            <w:pPr>
              <w:pStyle w:val="EngHang"/>
            </w:pPr>
            <w:r>
              <w:t xml:space="preserve">Of the </w:t>
            </w:r>
            <w:commentRangeStart w:id="733"/>
            <w:r>
              <w:t>Theotokos</w:t>
            </w:r>
            <w:commentRangeEnd w:id="733"/>
            <w:r>
              <w:rPr>
                <w:rStyle w:val="CommentReference"/>
                <w:rFonts w:ascii="Times New Roman" w:eastAsiaTheme="minorHAnsi" w:hAnsi="Times New Roman" w:cstheme="minorBidi"/>
                <w:color w:val="auto"/>
              </w:rPr>
              <w:commentReference w:id="733"/>
            </w:r>
            <w:r>
              <w:t>,</w:t>
            </w:r>
          </w:p>
          <w:p w14:paraId="2C53EFD1" w14:textId="77777777" w:rsidR="008A3F9A" w:rsidRDefault="008A3F9A" w:rsidP="008A3F9A">
            <w:pPr>
              <w:pStyle w:val="EngHangEnd"/>
            </w:pPr>
            <w:r w:rsidRPr="007425E1">
              <w:t>Mary, the Ever-Virgin</w:t>
            </w:r>
            <w:r>
              <w:t>.</w:t>
            </w:r>
          </w:p>
        </w:tc>
        <w:tc>
          <w:tcPr>
            <w:tcW w:w="288" w:type="dxa"/>
          </w:tcPr>
          <w:p w14:paraId="2B23F374" w14:textId="77777777" w:rsidR="008A3F9A" w:rsidRDefault="008A3F9A" w:rsidP="00372152"/>
        </w:tc>
        <w:tc>
          <w:tcPr>
            <w:tcW w:w="288" w:type="dxa"/>
          </w:tcPr>
          <w:p w14:paraId="1D3F75E8" w14:textId="77777777" w:rsidR="008A3F9A" w:rsidRDefault="008A3F9A" w:rsidP="00D64891">
            <w:pPr>
              <w:pStyle w:val="CopticCross"/>
            </w:pPr>
          </w:p>
        </w:tc>
        <w:tc>
          <w:tcPr>
            <w:tcW w:w="3960" w:type="dxa"/>
          </w:tcPr>
          <w:p w14:paraId="269B0F6D" w14:textId="77777777" w:rsidR="008A3F9A" w:rsidRDefault="008A3F9A" w:rsidP="00AF56AD">
            <w:pPr>
              <w:pStyle w:val="CopticVersemulti-line"/>
            </w:pPr>
            <w:r w:rsidRPr="00AF56AD">
              <w:t>Ⲱ ⲛⲓⲛⲁⲕϩⲓ ⲛ̀ⲛⲟⲩϯ</w:t>
            </w:r>
          </w:p>
          <w:p w14:paraId="25AB8507" w14:textId="77777777" w:rsidR="008A3F9A" w:rsidRDefault="008A3F9A" w:rsidP="00AF56AD">
            <w:pPr>
              <w:pStyle w:val="CopticVersemulti-line"/>
            </w:pPr>
            <w:r w:rsidRPr="00AF56AD">
              <w:t>ⲟⲩⲟϩ ⲛ̀ϣⲟⲩⲉⲣϣ̀ⲫⲏⲣⲓ ⲙ̀ⲙⲱⲟⲩ</w:t>
            </w:r>
          </w:p>
          <w:p w14:paraId="401B371F" w14:textId="77777777" w:rsidR="008A3F9A" w:rsidRDefault="008A3F9A" w:rsidP="00AF56AD">
            <w:pPr>
              <w:pStyle w:val="CopticVersemulti-line"/>
            </w:pPr>
            <w:r w:rsidRPr="00AF56AD">
              <w:t>ⲛ̀ⲧⲉ ϯⲑⲉⲟⲧⲟⲕⲟⲥ Ⲙⲁⲣⲓⲁ</w:t>
            </w:r>
          </w:p>
          <w:p w14:paraId="6F1E6CB9" w14:textId="77777777" w:rsidR="008A3F9A" w:rsidRPr="00AF56AD" w:rsidRDefault="008A3F9A" w:rsidP="00AF56AD">
            <w:pPr>
              <w:pStyle w:val="CopticVerse"/>
            </w:pPr>
            <w:r w:rsidRPr="00AF56AD">
              <w:t>ⲉⲧⲟⲓ ⲙ̀ⲡⲁⲣⲑⲉⲛⲟⲥ ⲛ̀ⲥⲏⲟⲩ ⲛⲓⲃⲉⲛ</w:t>
            </w:r>
          </w:p>
        </w:tc>
      </w:tr>
      <w:tr w:rsidR="008A3F9A" w14:paraId="2EBE3889" w14:textId="77777777" w:rsidTr="00D64891">
        <w:trPr>
          <w:cantSplit/>
          <w:jc w:val="center"/>
        </w:trPr>
        <w:tc>
          <w:tcPr>
            <w:tcW w:w="288" w:type="dxa"/>
          </w:tcPr>
          <w:p w14:paraId="4C3637E4" w14:textId="77777777" w:rsidR="008A3F9A" w:rsidRDefault="008A3F9A" w:rsidP="00D64891">
            <w:pPr>
              <w:pStyle w:val="CopticCross"/>
            </w:pPr>
            <w:r w:rsidRPr="00FB5ACB">
              <w:lastRenderedPageBreak/>
              <w:t>¿</w:t>
            </w:r>
          </w:p>
        </w:tc>
        <w:tc>
          <w:tcPr>
            <w:tcW w:w="3960" w:type="dxa"/>
          </w:tcPr>
          <w:p w14:paraId="570AF6AD" w14:textId="77777777" w:rsidR="008A3F9A" w:rsidRDefault="008A3F9A" w:rsidP="008A3F9A">
            <w:r>
              <w:t>Undefiled virginity</w:t>
            </w:r>
          </w:p>
          <w:p w14:paraId="5AA62450" w14:textId="77777777" w:rsidR="008A3F9A" w:rsidRDefault="008A3F9A" w:rsidP="008A3F9A">
            <w:r>
              <w:t>And true birth</w:t>
            </w:r>
          </w:p>
          <w:p w14:paraId="32CBE642" w14:textId="77777777" w:rsidR="008A3F9A" w:rsidRDefault="008A3F9A" w:rsidP="008A3F9A">
            <w:r>
              <w:t>Came together</w:t>
            </w:r>
          </w:p>
          <w:p w14:paraId="534D399B" w14:textId="77777777" w:rsidR="008A3F9A" w:rsidRDefault="008A3F9A" w:rsidP="008A3F9A">
            <w:pPr>
              <w:pStyle w:val="EngHangEnd"/>
            </w:pPr>
            <w:r>
              <w:t>In one place in her.</w:t>
            </w:r>
          </w:p>
        </w:tc>
        <w:tc>
          <w:tcPr>
            <w:tcW w:w="288" w:type="dxa"/>
          </w:tcPr>
          <w:p w14:paraId="54A7E206" w14:textId="77777777" w:rsidR="008A3F9A" w:rsidRDefault="008A3F9A" w:rsidP="00372152"/>
        </w:tc>
        <w:tc>
          <w:tcPr>
            <w:tcW w:w="288" w:type="dxa"/>
          </w:tcPr>
          <w:p w14:paraId="4796DD8A" w14:textId="77777777" w:rsidR="008A3F9A" w:rsidRDefault="008A3F9A" w:rsidP="00D64891">
            <w:pPr>
              <w:pStyle w:val="CopticCross"/>
            </w:pPr>
            <w:r w:rsidRPr="00FB5ACB">
              <w:t>¿</w:t>
            </w:r>
          </w:p>
        </w:tc>
        <w:tc>
          <w:tcPr>
            <w:tcW w:w="3960" w:type="dxa"/>
          </w:tcPr>
          <w:p w14:paraId="01BDDD6A" w14:textId="77777777" w:rsidR="008A3F9A" w:rsidRDefault="008A3F9A" w:rsidP="00AF56AD">
            <w:pPr>
              <w:pStyle w:val="CopticVersemulti-line"/>
            </w:pPr>
            <w:r w:rsidRPr="00AF56AD">
              <w:t>Ⲛⲁⲓ ⲉⲧⲉ ⲉⲃⲟⲗ ⲙ̀ⲙⲱⲟⲩ</w:t>
            </w:r>
          </w:p>
          <w:p w14:paraId="6BE3DCA9" w14:textId="77777777" w:rsidR="008A3F9A" w:rsidRDefault="008A3F9A" w:rsidP="00AF56AD">
            <w:pPr>
              <w:pStyle w:val="CopticVersemulti-line"/>
            </w:pPr>
            <w:r w:rsidRPr="00AF56AD">
              <w:t>ⲉ̀ⲁⲩⲓ̀ ⲉⲩⲙⲁ ⲉⲩⲥⲟⲡ</w:t>
            </w:r>
          </w:p>
          <w:p w14:paraId="1F951F3C" w14:textId="77777777" w:rsidR="008A3F9A" w:rsidRDefault="008A3F9A" w:rsidP="00AF56AD">
            <w:pPr>
              <w:pStyle w:val="CopticVersemulti-line"/>
            </w:pPr>
            <w:r w:rsidRPr="00AF56AD">
              <w:t>ⲛ̀ϫⲉ ⲟⲩⲡⲁⲣⲑⲉⲛⲓⲁ ⲛ̀ⲁⲧⲑⲱⲗⲉⲃ</w:t>
            </w:r>
          </w:p>
          <w:p w14:paraId="36DBF120" w14:textId="77777777" w:rsidR="008A3F9A" w:rsidRDefault="008A3F9A" w:rsidP="00AF56AD">
            <w:pPr>
              <w:pStyle w:val="CopticVerse"/>
            </w:pPr>
            <w:r w:rsidRPr="00AF56AD">
              <w:t>ⲛⲉⲙ ⲟⲩϫⲓⲛⲙⲓⲥⲓ ⲙ̀ⲙⲏⲓ</w:t>
            </w:r>
          </w:p>
        </w:tc>
      </w:tr>
      <w:tr w:rsidR="008A3F9A" w14:paraId="58069391" w14:textId="77777777" w:rsidTr="00D64891">
        <w:trPr>
          <w:cantSplit/>
          <w:jc w:val="center"/>
        </w:trPr>
        <w:tc>
          <w:tcPr>
            <w:tcW w:w="288" w:type="dxa"/>
          </w:tcPr>
          <w:p w14:paraId="528BA66D" w14:textId="77777777" w:rsidR="008A3F9A" w:rsidRDefault="008A3F9A" w:rsidP="00D64891">
            <w:pPr>
              <w:pStyle w:val="CopticCross"/>
            </w:pPr>
          </w:p>
        </w:tc>
        <w:tc>
          <w:tcPr>
            <w:tcW w:w="3960" w:type="dxa"/>
          </w:tcPr>
          <w:p w14:paraId="527C8873" w14:textId="77777777" w:rsidR="008A3F9A" w:rsidRPr="007425E1" w:rsidRDefault="008A3F9A" w:rsidP="008A3F9A">
            <w:pPr>
              <w:pStyle w:val="EngHang"/>
            </w:pPr>
            <w:r w:rsidRPr="007425E1">
              <w:t>For marriage did not,</w:t>
            </w:r>
          </w:p>
          <w:p w14:paraId="0E8B905A" w14:textId="77777777" w:rsidR="008A3F9A" w:rsidRPr="007425E1" w:rsidRDefault="008A3F9A" w:rsidP="008A3F9A">
            <w:pPr>
              <w:pStyle w:val="EngHang"/>
            </w:pPr>
            <w:r w:rsidRPr="007425E1">
              <w:t>Precede the birth,</w:t>
            </w:r>
          </w:p>
          <w:p w14:paraId="1B2D87BE" w14:textId="77777777" w:rsidR="008A3F9A" w:rsidRPr="007425E1" w:rsidRDefault="008A3F9A" w:rsidP="008A3F9A">
            <w:pPr>
              <w:pStyle w:val="EngHang"/>
            </w:pPr>
            <w:r w:rsidRPr="007425E1">
              <w:t>Nor did the birth,</w:t>
            </w:r>
          </w:p>
          <w:p w14:paraId="3CBD3C98" w14:textId="77777777" w:rsidR="008A3F9A" w:rsidRDefault="008A3F9A" w:rsidP="008A3F9A">
            <w:pPr>
              <w:pStyle w:val="EngHangEnd"/>
            </w:pPr>
            <w:r>
              <w:t>Remove</w:t>
            </w:r>
            <w:r w:rsidRPr="007425E1">
              <w:t xml:space="preserve"> her virginity.</w:t>
            </w:r>
          </w:p>
        </w:tc>
        <w:tc>
          <w:tcPr>
            <w:tcW w:w="288" w:type="dxa"/>
          </w:tcPr>
          <w:p w14:paraId="42CA7261" w14:textId="77777777" w:rsidR="008A3F9A" w:rsidRDefault="008A3F9A" w:rsidP="00372152"/>
        </w:tc>
        <w:tc>
          <w:tcPr>
            <w:tcW w:w="288" w:type="dxa"/>
          </w:tcPr>
          <w:p w14:paraId="6B92C0F0" w14:textId="77777777" w:rsidR="008A3F9A" w:rsidRDefault="008A3F9A" w:rsidP="00D64891">
            <w:pPr>
              <w:pStyle w:val="CopticCross"/>
            </w:pPr>
          </w:p>
        </w:tc>
        <w:tc>
          <w:tcPr>
            <w:tcW w:w="3960" w:type="dxa"/>
          </w:tcPr>
          <w:p w14:paraId="78009EE3" w14:textId="77777777" w:rsidR="008A3F9A" w:rsidRDefault="008A3F9A" w:rsidP="00AF56AD">
            <w:pPr>
              <w:pStyle w:val="CopticVersemulti-line"/>
            </w:pPr>
            <w:r w:rsidRPr="00AF56AD">
              <w:t>Ⲟⲩ ⲅⲁⲣ ⲙ̀ⲡⲉ ⲟⲩⲅⲁⲙⲟⲥ</w:t>
            </w:r>
          </w:p>
          <w:p w14:paraId="4ADC534A" w14:textId="77777777" w:rsidR="008A3F9A" w:rsidRDefault="008A3F9A" w:rsidP="00AF56AD">
            <w:pPr>
              <w:pStyle w:val="CopticVersemulti-line"/>
            </w:pPr>
            <w:r w:rsidRPr="00AF56AD">
              <w:t>ⲉⲣϣⲟⲣⲡ ⲉ̀ⲡⲓϫⲓⲛⲙⲓⲥⲓ</w:t>
            </w:r>
          </w:p>
          <w:p w14:paraId="01741C39" w14:textId="77777777" w:rsidR="008A3F9A" w:rsidRDefault="008A3F9A" w:rsidP="00AF56AD">
            <w:pPr>
              <w:pStyle w:val="CopticVersemulti-line"/>
            </w:pPr>
            <w:r w:rsidRPr="00AF56AD">
              <w:t>ⲟⲩⲇⲉ ⲟⲛ ⲙ̀ⲡⲉ ⲡⲓϫⲓⲛⲙⲓⲥⲓ</w:t>
            </w:r>
          </w:p>
          <w:p w14:paraId="5E6B5E1E" w14:textId="77777777" w:rsidR="008A3F9A" w:rsidRDefault="008A3F9A" w:rsidP="00AF56AD">
            <w:pPr>
              <w:pStyle w:val="CopticVerse"/>
            </w:pPr>
            <w:r w:rsidRPr="00AF56AD">
              <w:t>ⲃⲱⲗ ⲉⲃⲟⲗ ⲛ̀ⲧⲉⲥⲡⲁⲣⲑⲉⲛⲓⲁ</w:t>
            </w:r>
          </w:p>
        </w:tc>
      </w:tr>
      <w:tr w:rsidR="008A3F9A" w14:paraId="6F981356" w14:textId="77777777" w:rsidTr="00D64891">
        <w:trPr>
          <w:cantSplit/>
          <w:jc w:val="center"/>
        </w:trPr>
        <w:tc>
          <w:tcPr>
            <w:tcW w:w="288" w:type="dxa"/>
          </w:tcPr>
          <w:p w14:paraId="0F5811D9" w14:textId="77777777" w:rsidR="008A3F9A" w:rsidRDefault="008A3F9A" w:rsidP="00D64891">
            <w:pPr>
              <w:pStyle w:val="CopticCross"/>
            </w:pPr>
            <w:r w:rsidRPr="00FB5ACB">
              <w:t>¿</w:t>
            </w:r>
          </w:p>
        </w:tc>
        <w:tc>
          <w:tcPr>
            <w:tcW w:w="3960" w:type="dxa"/>
          </w:tcPr>
          <w:p w14:paraId="40B16216" w14:textId="77777777" w:rsidR="008A3F9A" w:rsidRPr="007425E1" w:rsidRDefault="008A3F9A" w:rsidP="008A3F9A">
            <w:pPr>
              <w:pStyle w:val="EngHang"/>
            </w:pPr>
            <w:r w:rsidRPr="007425E1">
              <w:t xml:space="preserve">For He Who was </w:t>
            </w:r>
            <w:r>
              <w:t>begotten of God</w:t>
            </w:r>
          </w:p>
          <w:p w14:paraId="700CBEEE" w14:textId="77777777" w:rsidR="008A3F9A" w:rsidRPr="007425E1" w:rsidRDefault="008A3F9A" w:rsidP="008A3F9A">
            <w:pPr>
              <w:pStyle w:val="EngHang"/>
            </w:pPr>
            <w:r w:rsidRPr="007425E1">
              <w:t>Without pain</w:t>
            </w:r>
            <w:r w:rsidR="00FE0AE4">
              <w:rPr>
                <w:rStyle w:val="FootnoteReference"/>
                <w:rFonts w:eastAsiaTheme="majorEastAsia"/>
              </w:rPr>
              <w:t xml:space="preserve"> </w:t>
            </w:r>
            <w:r w:rsidRPr="007425E1">
              <w:t>from the Father,</w:t>
            </w:r>
          </w:p>
          <w:p w14:paraId="3405A19B" w14:textId="77777777" w:rsidR="008A3F9A" w:rsidRPr="007425E1" w:rsidRDefault="008A3F9A" w:rsidP="008A3F9A">
            <w:pPr>
              <w:pStyle w:val="EngHang"/>
            </w:pPr>
            <w:r w:rsidRPr="007425E1">
              <w:t>Was born according to the flesh,</w:t>
            </w:r>
          </w:p>
          <w:p w14:paraId="57157593" w14:textId="77777777" w:rsidR="008A3F9A" w:rsidRDefault="008A3F9A" w:rsidP="008A3F9A">
            <w:pPr>
              <w:pStyle w:val="EngHangEnd"/>
            </w:pPr>
            <w:r w:rsidRPr="007425E1">
              <w:t>Without pain from the virgin.</w:t>
            </w:r>
          </w:p>
        </w:tc>
        <w:tc>
          <w:tcPr>
            <w:tcW w:w="288" w:type="dxa"/>
          </w:tcPr>
          <w:p w14:paraId="6D4C6011" w14:textId="77777777" w:rsidR="008A3F9A" w:rsidRDefault="008A3F9A" w:rsidP="00372152"/>
        </w:tc>
        <w:tc>
          <w:tcPr>
            <w:tcW w:w="288" w:type="dxa"/>
          </w:tcPr>
          <w:p w14:paraId="260E59F3" w14:textId="77777777" w:rsidR="008A3F9A" w:rsidRDefault="008A3F9A" w:rsidP="00D64891">
            <w:pPr>
              <w:pStyle w:val="CopticCross"/>
            </w:pPr>
            <w:r w:rsidRPr="00FB5ACB">
              <w:t>¿</w:t>
            </w:r>
          </w:p>
        </w:tc>
        <w:tc>
          <w:tcPr>
            <w:tcW w:w="3960" w:type="dxa"/>
          </w:tcPr>
          <w:p w14:paraId="0F9D76CD" w14:textId="77777777" w:rsidR="008A3F9A" w:rsidRDefault="008A3F9A" w:rsidP="00AF56AD">
            <w:pPr>
              <w:pStyle w:val="CopticVersemulti-line"/>
            </w:pPr>
            <w:r w:rsidRPr="00AF56AD">
              <w:t>Ⲫⲏ ⲅⲁⲣ ⲉⲧⲁⲩⲙⲁⲥϥ ϩⲱⲥ ⲛⲟⲩϯ</w:t>
            </w:r>
          </w:p>
          <w:p w14:paraId="26E360CE" w14:textId="77777777" w:rsidR="008A3F9A" w:rsidRDefault="008A3F9A" w:rsidP="00AF56AD">
            <w:pPr>
              <w:pStyle w:val="CopticVersemulti-line"/>
            </w:pPr>
            <w:r w:rsidRPr="00AF56AD">
              <w:t>ⲁ̀ⲡⲁⲑⲏⲥ ⲉⲃⲟⲗϧⲉⲛ Ⲫ̀ⲓⲱⲧ</w:t>
            </w:r>
          </w:p>
          <w:p w14:paraId="7C057980" w14:textId="77777777" w:rsidR="008A3F9A" w:rsidRDefault="008A3F9A" w:rsidP="00AF56AD">
            <w:pPr>
              <w:pStyle w:val="CopticVersemulti-line"/>
            </w:pPr>
            <w:r w:rsidRPr="00AF56AD">
              <w:t>ⲁⲩⲙⲁⲥϥ ⲟⲛ ⲕⲁⲧⲁ ⲥⲁⲣⲝ</w:t>
            </w:r>
          </w:p>
          <w:p w14:paraId="79132C51" w14:textId="77777777" w:rsidR="008A3F9A" w:rsidRDefault="008A3F9A" w:rsidP="00AF56AD">
            <w:pPr>
              <w:pStyle w:val="CopticVerse"/>
            </w:pPr>
            <w:r w:rsidRPr="00AF56AD">
              <w:t>ⲁⲡⲁⲑⲏⲥ ⲉⲃⲟⲗϧⲉⲛ ϯⲡⲁⲣⲑⲉⲛⲟⲥ</w:t>
            </w:r>
          </w:p>
        </w:tc>
      </w:tr>
      <w:tr w:rsidR="008A3F9A" w14:paraId="3CE707BE" w14:textId="77777777" w:rsidTr="00D64891">
        <w:trPr>
          <w:cantSplit/>
          <w:jc w:val="center"/>
        </w:trPr>
        <w:tc>
          <w:tcPr>
            <w:tcW w:w="288" w:type="dxa"/>
          </w:tcPr>
          <w:p w14:paraId="382ACA72" w14:textId="77777777" w:rsidR="008A3F9A" w:rsidRDefault="008A3F9A" w:rsidP="00D64891">
            <w:pPr>
              <w:pStyle w:val="CopticCross"/>
            </w:pPr>
          </w:p>
        </w:tc>
        <w:tc>
          <w:tcPr>
            <w:tcW w:w="3960" w:type="dxa"/>
          </w:tcPr>
          <w:p w14:paraId="5CA54929" w14:textId="77777777" w:rsidR="008A3F9A" w:rsidRPr="007425E1" w:rsidRDefault="008A3F9A" w:rsidP="008A3F9A">
            <w:pPr>
              <w:pStyle w:val="EngHang"/>
            </w:pPr>
            <w:r w:rsidRPr="007425E1">
              <w:t>One nature from</w:t>
            </w:r>
            <w:r>
              <w:t xml:space="preserve"> </w:t>
            </w:r>
            <w:r w:rsidRPr="007425E1">
              <w:t>two,</w:t>
            </w:r>
          </w:p>
          <w:p w14:paraId="4BF48A40" w14:textId="77777777" w:rsidR="008A3F9A" w:rsidRPr="007425E1" w:rsidRDefault="008A3F9A" w:rsidP="008A3F9A">
            <w:pPr>
              <w:pStyle w:val="EngHang"/>
            </w:pPr>
            <w:r w:rsidRPr="007425E1">
              <w:t>Divinity and humanity,</w:t>
            </w:r>
          </w:p>
          <w:p w14:paraId="7F68A9B7" w14:textId="77777777" w:rsidR="008A3F9A" w:rsidRPr="007425E1" w:rsidRDefault="008A3F9A" w:rsidP="008A3F9A">
            <w:pPr>
              <w:pStyle w:val="EngHang"/>
            </w:pPr>
            <w:r>
              <w:t>Therefore</w:t>
            </w:r>
            <w:r w:rsidRPr="007425E1">
              <w:t xml:space="preserve"> the Magi worship</w:t>
            </w:r>
            <w:r>
              <w:t>ed</w:t>
            </w:r>
            <w:r w:rsidRPr="007425E1">
              <w:t xml:space="preserve"> Him,</w:t>
            </w:r>
          </w:p>
          <w:p w14:paraId="6D43C3F8" w14:textId="77777777" w:rsidR="008A3F9A" w:rsidRDefault="008A3F9A" w:rsidP="008A3F9A">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5BC1EFE9" w14:textId="77777777" w:rsidR="008A3F9A" w:rsidRDefault="008A3F9A" w:rsidP="00372152"/>
        </w:tc>
        <w:tc>
          <w:tcPr>
            <w:tcW w:w="288" w:type="dxa"/>
          </w:tcPr>
          <w:p w14:paraId="3A1DB05C" w14:textId="77777777" w:rsidR="008A3F9A" w:rsidRDefault="008A3F9A" w:rsidP="00D64891">
            <w:pPr>
              <w:pStyle w:val="CopticCross"/>
            </w:pPr>
          </w:p>
        </w:tc>
        <w:tc>
          <w:tcPr>
            <w:tcW w:w="3960" w:type="dxa"/>
          </w:tcPr>
          <w:p w14:paraId="200396C9" w14:textId="77777777" w:rsidR="008A3F9A" w:rsidRDefault="008A3F9A" w:rsidP="00AF56AD">
            <w:pPr>
              <w:pStyle w:val="CopticVersemulti-line"/>
            </w:pPr>
            <w:r w:rsidRPr="00AF56AD">
              <w:t>Ⲟⲩⲁⲓ ⲡⲉ ⲉⲃⲟⲗϧⲉⲛ ̀ⲥⲛⲁⲩ</w:t>
            </w:r>
          </w:p>
          <w:p w14:paraId="44BC5CEF" w14:textId="77777777" w:rsidR="008A3F9A" w:rsidRDefault="008A3F9A" w:rsidP="00AF56AD">
            <w:pPr>
              <w:pStyle w:val="CopticVersemulti-line"/>
            </w:pPr>
            <w:r w:rsidRPr="00AF56AD">
              <w:t>ⲟⲩⲙⲉⲑⲛⲟⲩϯ ⲛⲉⲙ ⲟⲩⲙⲉⲧⲣⲱⲙⲓ</w:t>
            </w:r>
          </w:p>
          <w:p w14:paraId="09461458" w14:textId="77777777" w:rsidR="008A3F9A" w:rsidRDefault="008A3F9A" w:rsidP="00AF56AD">
            <w:pPr>
              <w:pStyle w:val="CopticVersemulti-line"/>
            </w:pPr>
            <w:r w:rsidRPr="00AF56AD">
              <w:t>ϧⲉⲛ ⲫⲁⲓ ⲥⲉⲟⲩⲱϣⲧ ⲙ̀ⲙⲟϥ ⲛ̀ϫⲉ ⲛⲓⲙⲁⲅⲟⲥ</w:t>
            </w:r>
          </w:p>
          <w:p w14:paraId="60872D70" w14:textId="77777777" w:rsidR="008A3F9A" w:rsidRDefault="008A3F9A" w:rsidP="00AF56AD">
            <w:pPr>
              <w:pStyle w:val="CopticVerse"/>
            </w:pPr>
            <w:r w:rsidRPr="00AF56AD">
              <w:t>ⲉⲩⲭⲱ ⲛ̀ⲣⲱⲟⲩ ⲉⲩⲉⲣⲑⲉⲟ̀ⲗⲟⲅⲓⲛ</w:t>
            </w:r>
          </w:p>
        </w:tc>
      </w:tr>
      <w:tr w:rsidR="008A3F9A" w14:paraId="1076ECD5" w14:textId="77777777" w:rsidTr="00D64891">
        <w:trPr>
          <w:cantSplit/>
          <w:jc w:val="center"/>
        </w:trPr>
        <w:tc>
          <w:tcPr>
            <w:tcW w:w="288" w:type="dxa"/>
          </w:tcPr>
          <w:p w14:paraId="0620C6A3" w14:textId="77777777" w:rsidR="008A3F9A" w:rsidRDefault="008A3F9A" w:rsidP="00D64891">
            <w:pPr>
              <w:pStyle w:val="CopticCross"/>
            </w:pPr>
            <w:r w:rsidRPr="00FB5ACB">
              <w:t>¿</w:t>
            </w:r>
          </w:p>
        </w:tc>
        <w:tc>
          <w:tcPr>
            <w:tcW w:w="3960" w:type="dxa"/>
          </w:tcPr>
          <w:p w14:paraId="3271210D" w14:textId="77777777" w:rsidR="008A3F9A" w:rsidRPr="007425E1" w:rsidRDefault="008A3F9A" w:rsidP="008A3F9A">
            <w:pPr>
              <w:pStyle w:val="EngHang"/>
            </w:pPr>
            <w:r w:rsidRPr="0042513B">
              <w:t>They brought Him frankincense as God,</w:t>
            </w:r>
          </w:p>
          <w:p w14:paraId="390DAE4A" w14:textId="77777777" w:rsidR="008A3F9A" w:rsidRPr="007425E1" w:rsidRDefault="008A3F9A" w:rsidP="008A3F9A">
            <w:pPr>
              <w:pStyle w:val="EngHang"/>
            </w:pPr>
            <w:r w:rsidRPr="007425E1">
              <w:t>And gold as king,</w:t>
            </w:r>
          </w:p>
          <w:p w14:paraId="5CE41A0F" w14:textId="77777777" w:rsidR="008A3F9A" w:rsidRPr="007425E1" w:rsidRDefault="008A3F9A" w:rsidP="008A3F9A">
            <w:pPr>
              <w:pStyle w:val="EngHang"/>
            </w:pPr>
            <w:r w:rsidRPr="007425E1">
              <w:t>And myrrh as a sign,</w:t>
            </w:r>
          </w:p>
          <w:p w14:paraId="35C88EBC" w14:textId="77777777" w:rsidR="008A3F9A" w:rsidRDefault="008A3F9A" w:rsidP="008A3F9A">
            <w:pPr>
              <w:pStyle w:val="EngHangEnd"/>
            </w:pPr>
            <w:r w:rsidRPr="007425E1">
              <w:t>Of His life-giving death.</w:t>
            </w:r>
          </w:p>
        </w:tc>
        <w:tc>
          <w:tcPr>
            <w:tcW w:w="288" w:type="dxa"/>
          </w:tcPr>
          <w:p w14:paraId="6A18A19A" w14:textId="77777777" w:rsidR="008A3F9A" w:rsidRDefault="008A3F9A" w:rsidP="00372152"/>
        </w:tc>
        <w:tc>
          <w:tcPr>
            <w:tcW w:w="288" w:type="dxa"/>
          </w:tcPr>
          <w:p w14:paraId="4DFC92F2" w14:textId="77777777" w:rsidR="008A3F9A" w:rsidRDefault="008A3F9A" w:rsidP="00D64891">
            <w:pPr>
              <w:pStyle w:val="CopticCross"/>
            </w:pPr>
            <w:r w:rsidRPr="00FB5ACB">
              <w:t>¿</w:t>
            </w:r>
          </w:p>
        </w:tc>
        <w:tc>
          <w:tcPr>
            <w:tcW w:w="3960" w:type="dxa"/>
          </w:tcPr>
          <w:p w14:paraId="6D9E2D5F" w14:textId="77777777" w:rsidR="008A3F9A" w:rsidRDefault="008A3F9A" w:rsidP="00AF56AD">
            <w:pPr>
              <w:pStyle w:val="CopticVersemulti-line"/>
            </w:pPr>
            <w:r w:rsidRPr="00AF56AD">
              <w:t>Ⲁⲩⲓ̀ⲛⲓ ⲛⲁϥ ⲛ̀ⲟⲩⲗⲓⲃⲁⲛⲟⲥ ϩⲱⲥ ⲛⲟⲩϯ</w:t>
            </w:r>
          </w:p>
          <w:p w14:paraId="683F7F15" w14:textId="77777777" w:rsidR="008A3F9A" w:rsidRDefault="008A3F9A" w:rsidP="00AF56AD">
            <w:pPr>
              <w:pStyle w:val="CopticVersemulti-line"/>
            </w:pPr>
            <w:r w:rsidRPr="00AF56AD">
              <w:t>ⲛⲉⲙ ⲟⲩⲛⲟⲩⲃ ϩⲱⲥ ⲟⲩⲣⲟ</w:t>
            </w:r>
          </w:p>
          <w:p w14:paraId="66FB4648" w14:textId="77777777" w:rsidR="008A3F9A" w:rsidRDefault="008A3F9A" w:rsidP="00AF56AD">
            <w:pPr>
              <w:pStyle w:val="CopticVersemulti-line"/>
            </w:pPr>
            <w:r w:rsidRPr="00AF56AD">
              <w:t>ⲛⲉⲙ ⲟⲩϣⲁⲗ ⲉⲩϯⲙⲏⲓⲛⲓ</w:t>
            </w:r>
          </w:p>
          <w:p w14:paraId="50C42972" w14:textId="77777777" w:rsidR="008A3F9A" w:rsidRDefault="008A3F9A" w:rsidP="00AF56AD">
            <w:pPr>
              <w:pStyle w:val="CopticVerse"/>
            </w:pPr>
            <w:r w:rsidRPr="00AF56AD">
              <w:t>ⲉ̀ⲡⲉϥϫⲓⲛⲙⲟⲩ ⲛ̀ⲣⲉϥⲧⲁⲛϧⲟ</w:t>
            </w:r>
          </w:p>
        </w:tc>
      </w:tr>
      <w:tr w:rsidR="008A3F9A" w14:paraId="2A85254A" w14:textId="77777777" w:rsidTr="00D64891">
        <w:trPr>
          <w:cantSplit/>
          <w:jc w:val="center"/>
        </w:trPr>
        <w:tc>
          <w:tcPr>
            <w:tcW w:w="288" w:type="dxa"/>
          </w:tcPr>
          <w:p w14:paraId="3D6868DE" w14:textId="77777777" w:rsidR="008A3F9A" w:rsidRDefault="008A3F9A" w:rsidP="00D64891">
            <w:pPr>
              <w:pStyle w:val="CopticCross"/>
            </w:pPr>
          </w:p>
        </w:tc>
        <w:tc>
          <w:tcPr>
            <w:tcW w:w="3960" w:type="dxa"/>
          </w:tcPr>
          <w:p w14:paraId="698BDD0B" w14:textId="77777777" w:rsidR="008A3F9A" w:rsidRPr="007425E1" w:rsidRDefault="008A3F9A" w:rsidP="008A3F9A">
            <w:pPr>
              <w:pStyle w:val="EngHang"/>
            </w:pPr>
            <w:r w:rsidRPr="007425E1">
              <w:t xml:space="preserve">He accepted </w:t>
            </w:r>
            <w:r>
              <w:t xml:space="preserve">these </w:t>
            </w:r>
            <w:r w:rsidRPr="007425E1">
              <w:t>for our sake</w:t>
            </w:r>
            <w:r>
              <w:t xml:space="preserve"> </w:t>
            </w:r>
            <w:commentRangeStart w:id="734"/>
            <w:r>
              <w:t xml:space="preserve">of </w:t>
            </w:r>
            <w:commentRangeEnd w:id="734"/>
            <w:r>
              <w:rPr>
                <w:rStyle w:val="CommentReference"/>
                <w:rFonts w:ascii="Times New Roman" w:eastAsiaTheme="minorHAnsi" w:hAnsi="Times New Roman" w:cstheme="minorBidi"/>
                <w:color w:val="auto"/>
              </w:rPr>
              <w:commentReference w:id="734"/>
            </w:r>
            <w:r>
              <w:t>His own will</w:t>
            </w:r>
            <w:r w:rsidRPr="007425E1">
              <w:t>,</w:t>
            </w:r>
          </w:p>
          <w:p w14:paraId="35ABEB61" w14:textId="77777777" w:rsidR="008A3F9A" w:rsidRDefault="008A3F9A" w:rsidP="008A3F9A">
            <w:pPr>
              <w:pStyle w:val="EngHang"/>
            </w:pPr>
            <w:r>
              <w:t>The one, only good Lover of Mankind,</w:t>
            </w:r>
          </w:p>
          <w:p w14:paraId="1F71AFCC" w14:textId="77777777" w:rsidR="008A3F9A" w:rsidRPr="007425E1" w:rsidRDefault="008A3F9A" w:rsidP="008A3F9A">
            <w:pPr>
              <w:pStyle w:val="EngHang"/>
            </w:pPr>
            <w:r>
              <w:t>t</w:t>
            </w:r>
            <w:r w:rsidRPr="007425E1">
              <w:t>he Saviour of our souls,</w:t>
            </w:r>
          </w:p>
          <w:p w14:paraId="6771EA7E" w14:textId="77777777" w:rsidR="008A3F9A" w:rsidRDefault="008A3F9A" w:rsidP="008A3F9A">
            <w:pPr>
              <w:pStyle w:val="EngHangEnd"/>
            </w:pPr>
            <w:r w:rsidRPr="007425E1">
              <w:t>He came and saved us.</w:t>
            </w:r>
          </w:p>
        </w:tc>
        <w:tc>
          <w:tcPr>
            <w:tcW w:w="288" w:type="dxa"/>
          </w:tcPr>
          <w:p w14:paraId="183DC542" w14:textId="77777777" w:rsidR="008A3F9A" w:rsidRDefault="008A3F9A" w:rsidP="00372152"/>
        </w:tc>
        <w:tc>
          <w:tcPr>
            <w:tcW w:w="288" w:type="dxa"/>
          </w:tcPr>
          <w:p w14:paraId="14C53485" w14:textId="77777777" w:rsidR="008A3F9A" w:rsidRDefault="008A3F9A" w:rsidP="00D64891">
            <w:pPr>
              <w:pStyle w:val="CopticCross"/>
            </w:pPr>
          </w:p>
        </w:tc>
        <w:tc>
          <w:tcPr>
            <w:tcW w:w="3960" w:type="dxa"/>
          </w:tcPr>
          <w:p w14:paraId="6C7C86FD" w14:textId="77777777" w:rsidR="008A3F9A" w:rsidRDefault="008A3F9A" w:rsidP="00AF56AD">
            <w:pPr>
              <w:pStyle w:val="CopticVersemulti-line"/>
            </w:pPr>
            <w:r w:rsidRPr="00AF56AD">
              <w:t>Ⲫⲁⲓ ⲉ̀ⲧⲁϥϣⲟⲡϥ ⲉ̀ⲣⲟϥ ⲉⲑⲃⲏⲧⲉⲛ</w:t>
            </w:r>
          </w:p>
          <w:p w14:paraId="00538C5A" w14:textId="77777777" w:rsidR="008A3F9A" w:rsidRDefault="008A3F9A" w:rsidP="00AF56AD">
            <w:pPr>
              <w:pStyle w:val="CopticVersemulti-line"/>
            </w:pPr>
            <w:r w:rsidRPr="00AF56AD">
              <w:t>ϧⲉⲛ ⲡⲉϥⲟⲩⲱϣ ⲙ̀ⲙⲓⲛⲙ̀ⲙⲟϥ</w:t>
            </w:r>
          </w:p>
          <w:p w14:paraId="203C16AA" w14:textId="77777777" w:rsidR="008A3F9A" w:rsidRDefault="008A3F9A" w:rsidP="00AF56AD">
            <w:pPr>
              <w:pStyle w:val="CopticVersemulti-line"/>
            </w:pPr>
            <w:r w:rsidRPr="00AF56AD">
              <w:t>ⲛ̀ϫⲉ ⲡⲓⲟⲩⲁⲓ ⲙ̀ⲙⲁⲩⲁⲧϥ</w:t>
            </w:r>
          </w:p>
          <w:p w14:paraId="3C3E338D" w14:textId="77777777" w:rsidR="008A3F9A" w:rsidRDefault="008A3F9A" w:rsidP="00AF56AD">
            <w:pPr>
              <w:pStyle w:val="CopticVersemulti-line"/>
            </w:pPr>
            <w:r w:rsidRPr="00AF56AD">
              <w:t>ⲡⲓⲙⲁⲓⲣⲱⲙⲓ ⲛ̀ⲁ̀ⲅⲁⲑⲟⲥ</w:t>
            </w:r>
          </w:p>
          <w:p w14:paraId="394C8E80" w14:textId="77777777" w:rsidR="008A3F9A" w:rsidRDefault="008A3F9A" w:rsidP="00AF56AD">
            <w:pPr>
              <w:pStyle w:val="CopticVersemulti-line"/>
            </w:pPr>
            <w:r w:rsidRPr="00AF56AD">
              <w:t>ⲫ̀ⲣⲉϥⲥⲱϯ ⲛ̀ⲛⲉⲛⲯⲩⲭⲏ</w:t>
            </w:r>
          </w:p>
          <w:p w14:paraId="49039C04" w14:textId="77777777" w:rsidR="008A3F9A" w:rsidRDefault="008A3F9A" w:rsidP="00AF56AD">
            <w:pPr>
              <w:pStyle w:val="CopticVerse"/>
            </w:pPr>
            <w:r w:rsidRPr="00AF56AD">
              <w:t>ⲁϥⲓ̀ ⲟⲩⲟϩ ⲁϥⲥⲱϯ ⲙ̀ⲙⲟⲛ</w:t>
            </w:r>
          </w:p>
        </w:tc>
      </w:tr>
      <w:tr w:rsidR="008A3F9A" w14:paraId="3F084926" w14:textId="77777777" w:rsidTr="00D64891">
        <w:trPr>
          <w:cantSplit/>
          <w:jc w:val="center"/>
        </w:trPr>
        <w:tc>
          <w:tcPr>
            <w:tcW w:w="288" w:type="dxa"/>
          </w:tcPr>
          <w:p w14:paraId="50F44792" w14:textId="77777777" w:rsidR="008A3F9A" w:rsidRDefault="008A3F9A" w:rsidP="00D64891">
            <w:pPr>
              <w:pStyle w:val="CopticCross"/>
            </w:pPr>
            <w:r w:rsidRPr="00FB5ACB">
              <w:lastRenderedPageBreak/>
              <w:t>¿</w:t>
            </w:r>
          </w:p>
        </w:tc>
        <w:tc>
          <w:tcPr>
            <w:tcW w:w="3960" w:type="dxa"/>
          </w:tcPr>
          <w:p w14:paraId="466A9503" w14:textId="77777777" w:rsidR="008A3F9A" w:rsidRPr="007425E1" w:rsidRDefault="008A3F9A" w:rsidP="008A3F9A">
            <w:pPr>
              <w:pStyle w:val="EngHang"/>
              <w:rPr>
                <w:color w:val="FF0000"/>
              </w:rPr>
            </w:pPr>
            <w:r w:rsidRPr="007425E1">
              <w:t>He did not cease to be God,</w:t>
            </w:r>
            <w:r w:rsidRPr="007425E1">
              <w:tab/>
            </w:r>
          </w:p>
          <w:p w14:paraId="01E3804A" w14:textId="77777777" w:rsidR="008A3F9A" w:rsidRPr="007425E1" w:rsidRDefault="008A3F9A" w:rsidP="008A3F9A">
            <w:pPr>
              <w:pStyle w:val="EngHang"/>
            </w:pPr>
            <w:r w:rsidRPr="007425E1">
              <w:t>He came and became the Son of Man,</w:t>
            </w:r>
          </w:p>
          <w:p w14:paraId="0FBD5574" w14:textId="77777777" w:rsidR="008A3F9A" w:rsidRPr="007425E1" w:rsidRDefault="008A3F9A" w:rsidP="008A3F9A">
            <w:pPr>
              <w:pStyle w:val="EngHang"/>
            </w:pPr>
            <w:r w:rsidRPr="007425E1">
              <w:t xml:space="preserve">But He is </w:t>
            </w:r>
            <w:r>
              <w:t>in truth</w:t>
            </w:r>
            <w:r w:rsidRPr="007425E1">
              <w:t>,</w:t>
            </w:r>
          </w:p>
          <w:p w14:paraId="6D83E9F4" w14:textId="77777777" w:rsidR="008A3F9A" w:rsidRDefault="008A3F9A" w:rsidP="008A3F9A">
            <w:pPr>
              <w:pStyle w:val="EngHangEnd"/>
            </w:pPr>
            <w:r w:rsidRPr="007425E1">
              <w:t>He came and saved us.</w:t>
            </w:r>
          </w:p>
        </w:tc>
        <w:tc>
          <w:tcPr>
            <w:tcW w:w="288" w:type="dxa"/>
          </w:tcPr>
          <w:p w14:paraId="78B329ED" w14:textId="77777777" w:rsidR="008A3F9A" w:rsidRDefault="008A3F9A" w:rsidP="00372152"/>
        </w:tc>
        <w:tc>
          <w:tcPr>
            <w:tcW w:w="288" w:type="dxa"/>
          </w:tcPr>
          <w:p w14:paraId="0C5C65B5" w14:textId="77777777" w:rsidR="008A3F9A" w:rsidRDefault="008A3F9A" w:rsidP="00D64891">
            <w:pPr>
              <w:pStyle w:val="CopticCross"/>
            </w:pPr>
            <w:r w:rsidRPr="00FB5ACB">
              <w:t>¿</w:t>
            </w:r>
          </w:p>
        </w:tc>
        <w:tc>
          <w:tcPr>
            <w:tcW w:w="3960" w:type="dxa"/>
          </w:tcPr>
          <w:p w14:paraId="4FB686ED" w14:textId="77777777" w:rsidR="008A3F9A" w:rsidRDefault="008A3F9A" w:rsidP="00AF56AD">
            <w:pPr>
              <w:pStyle w:val="CopticVersemulti-line"/>
            </w:pPr>
            <w:r w:rsidRPr="008172B5">
              <w:t>Ⲉⲧⲁϥⲕⲏⲛ ⲁⲛ ⲉϥⲟⲓ ⲛ̀ⲛⲟⲩϯ</w:t>
            </w:r>
          </w:p>
          <w:p w14:paraId="28631874" w14:textId="77777777" w:rsidR="008A3F9A" w:rsidRDefault="008A3F9A" w:rsidP="00AF56AD">
            <w:pPr>
              <w:pStyle w:val="CopticVersemulti-line"/>
            </w:pPr>
            <w:r w:rsidRPr="008172B5">
              <w:t>ⲁϥⲓ̀ ⲁϥϣⲱⲡⲓ ⲛ̀ϣⲏⲣⲓ ⲛ̀ⲣⲱⲙⲓ</w:t>
            </w:r>
          </w:p>
          <w:p w14:paraId="7CADD242" w14:textId="77777777" w:rsidR="008A3F9A" w:rsidRDefault="008A3F9A" w:rsidP="00AF56AD">
            <w:pPr>
              <w:pStyle w:val="CopticVersemulti-line"/>
            </w:pPr>
            <w:r w:rsidRPr="008172B5">
              <w:t>ⲁⲗⲗⲁ ⲛ̀ⲑⲟϥ ⲡⲉ ⲫϯ ⲙ̀ⲙⲏⲓ</w:t>
            </w:r>
          </w:p>
          <w:p w14:paraId="3368300E" w14:textId="77777777" w:rsidR="008A3F9A" w:rsidRDefault="008A3F9A" w:rsidP="00AF56AD">
            <w:pPr>
              <w:pStyle w:val="CopticVersemulti-line"/>
            </w:pPr>
            <w:r w:rsidRPr="008172B5">
              <w:t>ⲁϥⲓ̀ ⲟⲩⲟϩ ⲁϥⲥⲱϯ ⲙ̀ⲙⲟⲛ</w:t>
            </w:r>
          </w:p>
        </w:tc>
      </w:tr>
    </w:tbl>
    <w:p w14:paraId="3BEB1C42" w14:textId="77777777" w:rsidR="00372152" w:rsidRDefault="00372152" w:rsidP="008A3F9A">
      <w:pPr>
        <w:pStyle w:val="Heading6"/>
      </w:pPr>
      <w:bookmarkStart w:id="735" w:name="_Toc298681322"/>
      <w:r>
        <w:t>Part Six</w:t>
      </w:r>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23981D9" w14:textId="77777777" w:rsidTr="00D64891">
        <w:trPr>
          <w:cantSplit/>
          <w:jc w:val="center"/>
        </w:trPr>
        <w:tc>
          <w:tcPr>
            <w:tcW w:w="288" w:type="dxa"/>
          </w:tcPr>
          <w:p w14:paraId="45A7E791" w14:textId="77777777" w:rsidR="008A3F9A" w:rsidRDefault="008A3F9A" w:rsidP="00D64891">
            <w:pPr>
              <w:pStyle w:val="CopticCross"/>
            </w:pPr>
          </w:p>
        </w:tc>
        <w:tc>
          <w:tcPr>
            <w:tcW w:w="3960" w:type="dxa"/>
          </w:tcPr>
          <w:p w14:paraId="556B8C7A" w14:textId="77777777" w:rsidR="008A3F9A" w:rsidRPr="007425E1" w:rsidRDefault="008A3F9A" w:rsidP="008A3F9A">
            <w:pPr>
              <w:pStyle w:val="EngHang"/>
            </w:pPr>
            <w:r w:rsidRPr="007425E1">
              <w:t xml:space="preserve">O </w:t>
            </w:r>
            <w:r>
              <w:t xml:space="preserve">what a </w:t>
            </w:r>
            <w:r w:rsidRPr="007425E1">
              <w:t>great wonder,</w:t>
            </w:r>
          </w:p>
          <w:p w14:paraId="19F90641" w14:textId="77777777" w:rsidR="008A3F9A" w:rsidRPr="007425E1" w:rsidRDefault="008A3F9A" w:rsidP="008A3F9A">
            <w:pPr>
              <w:pStyle w:val="EngHang"/>
            </w:pPr>
            <w:r w:rsidRPr="007425E1">
              <w:t>A rib was taken,</w:t>
            </w:r>
          </w:p>
          <w:p w14:paraId="0171AE9A" w14:textId="77777777" w:rsidR="008A3F9A" w:rsidRPr="007425E1" w:rsidRDefault="008A3F9A" w:rsidP="008A3F9A">
            <w:pPr>
              <w:pStyle w:val="EngHang"/>
            </w:pPr>
            <w:r>
              <w:t>From the side of Adam;</w:t>
            </w:r>
          </w:p>
          <w:p w14:paraId="01440C43" w14:textId="77777777" w:rsidR="008A3F9A" w:rsidRDefault="008A3F9A" w:rsidP="008A3F9A">
            <w:pPr>
              <w:pStyle w:val="EngHangEnd"/>
            </w:pPr>
            <w:r>
              <w:t>A woman was formed from it.</w:t>
            </w:r>
          </w:p>
        </w:tc>
        <w:tc>
          <w:tcPr>
            <w:tcW w:w="288" w:type="dxa"/>
          </w:tcPr>
          <w:p w14:paraId="2A97104D" w14:textId="77777777" w:rsidR="008A3F9A" w:rsidRDefault="008A3F9A" w:rsidP="00864DF9"/>
        </w:tc>
        <w:tc>
          <w:tcPr>
            <w:tcW w:w="288" w:type="dxa"/>
          </w:tcPr>
          <w:p w14:paraId="00593486" w14:textId="77777777" w:rsidR="008A3F9A" w:rsidRDefault="008A3F9A" w:rsidP="00D64891">
            <w:pPr>
              <w:pStyle w:val="CopticCross"/>
            </w:pPr>
          </w:p>
        </w:tc>
        <w:tc>
          <w:tcPr>
            <w:tcW w:w="3960" w:type="dxa"/>
          </w:tcPr>
          <w:p w14:paraId="7940BC00" w14:textId="77777777" w:rsidR="008A3F9A" w:rsidRDefault="008A3F9A" w:rsidP="00AF56AD">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437940DA" w14:textId="77777777" w:rsidR="008A3F9A" w:rsidRDefault="008A3F9A" w:rsidP="00AF56AD">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1DB9CA95" w14:textId="77777777" w:rsidR="008A3F9A" w:rsidRDefault="008A3F9A" w:rsidP="00AF56AD">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7B9D725E" w14:textId="77777777" w:rsidR="008A3F9A" w:rsidRDefault="008A3F9A" w:rsidP="000D19CA">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8A3F9A" w14:paraId="7AFD5D93" w14:textId="77777777" w:rsidTr="00D64891">
        <w:trPr>
          <w:cantSplit/>
          <w:jc w:val="center"/>
        </w:trPr>
        <w:tc>
          <w:tcPr>
            <w:tcW w:w="288" w:type="dxa"/>
          </w:tcPr>
          <w:p w14:paraId="53374BDB" w14:textId="77777777" w:rsidR="008A3F9A" w:rsidRDefault="008A3F9A" w:rsidP="00D64891">
            <w:pPr>
              <w:pStyle w:val="CopticCross"/>
            </w:pPr>
            <w:r w:rsidRPr="00FB5ACB">
              <w:t>¿</w:t>
            </w:r>
          </w:p>
        </w:tc>
        <w:tc>
          <w:tcPr>
            <w:tcW w:w="3960" w:type="dxa"/>
          </w:tcPr>
          <w:p w14:paraId="0B65EB3A" w14:textId="77777777" w:rsidR="008A3F9A" w:rsidRDefault="008A3F9A" w:rsidP="008A3F9A">
            <w:pPr>
              <w:pStyle w:val="EngHang"/>
            </w:pPr>
            <w:r>
              <w:t>She gave the form of humanity</w:t>
            </w:r>
          </w:p>
          <w:p w14:paraId="5FFDBB4D" w14:textId="77777777" w:rsidR="008A3F9A" w:rsidRDefault="008A3F9A" w:rsidP="008A3F9A">
            <w:pPr>
              <w:pStyle w:val="EngHang"/>
            </w:pPr>
            <w:r>
              <w:t>Perfectly to God,</w:t>
            </w:r>
          </w:p>
          <w:p w14:paraId="240771C2" w14:textId="77777777" w:rsidR="008A3F9A" w:rsidRDefault="008A3F9A" w:rsidP="008A3F9A">
            <w:pPr>
              <w:pStyle w:val="EngHang"/>
            </w:pPr>
            <w:r>
              <w:t>The Creator,</w:t>
            </w:r>
          </w:p>
          <w:p w14:paraId="4CA3F1D3" w14:textId="77777777" w:rsidR="008A3F9A" w:rsidRDefault="008A3F9A" w:rsidP="008A3F9A">
            <w:pPr>
              <w:pStyle w:val="EngHangEnd"/>
            </w:pPr>
            <w:commentRangeStart w:id="736"/>
            <w:r>
              <w:t xml:space="preserve">The </w:t>
            </w:r>
            <w:commentRangeEnd w:id="736"/>
            <w:r>
              <w:rPr>
                <w:rStyle w:val="CommentReference"/>
                <w:rFonts w:ascii="Times New Roman" w:eastAsiaTheme="minorHAnsi" w:hAnsi="Times New Roman" w:cstheme="minorBidi"/>
                <w:color w:val="auto"/>
              </w:rPr>
              <w:commentReference w:id="736"/>
            </w:r>
            <w:r>
              <w:t>Logos of the Father.</w:t>
            </w:r>
          </w:p>
        </w:tc>
        <w:tc>
          <w:tcPr>
            <w:tcW w:w="288" w:type="dxa"/>
          </w:tcPr>
          <w:p w14:paraId="4880F708" w14:textId="77777777" w:rsidR="008A3F9A" w:rsidRDefault="008A3F9A" w:rsidP="00864DF9"/>
        </w:tc>
        <w:tc>
          <w:tcPr>
            <w:tcW w:w="288" w:type="dxa"/>
          </w:tcPr>
          <w:p w14:paraId="1691BD68" w14:textId="77777777" w:rsidR="008A3F9A" w:rsidRDefault="008A3F9A" w:rsidP="00D64891">
            <w:pPr>
              <w:pStyle w:val="CopticCross"/>
            </w:pPr>
            <w:r w:rsidRPr="00FB5ACB">
              <w:t>¿</w:t>
            </w:r>
          </w:p>
        </w:tc>
        <w:tc>
          <w:tcPr>
            <w:tcW w:w="3960" w:type="dxa"/>
          </w:tcPr>
          <w:p w14:paraId="701C0DE7" w14:textId="77777777" w:rsidR="008A3F9A" w:rsidRDefault="008A3F9A" w:rsidP="00AF56AD">
            <w:pPr>
              <w:pStyle w:val="CopticVersemulti-line"/>
            </w:pPr>
            <w:r w:rsidRPr="000D19CA">
              <w:t>Ⲡⲓⲟⲩⲱ̀ϣⲉⲙ ⲧⲏⲣϥ ⲛ̀ⲧⲉ ϯⲙⲉⲧⲣⲱⲙⲓ</w:t>
            </w:r>
          </w:p>
          <w:p w14:paraId="7F4E4FEC" w14:textId="77777777" w:rsidR="008A3F9A" w:rsidRDefault="008A3F9A" w:rsidP="00AF56AD">
            <w:pPr>
              <w:pStyle w:val="CopticVersemulti-line"/>
            </w:pPr>
            <w:r w:rsidRPr="000D19CA">
              <w:t>ⲁⲥⲧⲏⲓϥ ϧⲉⲛ ⲟⲩϫⲱⲕ ⲉⲃⲟⲗ ⲙ̀ⲫϯ</w:t>
            </w:r>
          </w:p>
          <w:p w14:paraId="7A5D1E6C" w14:textId="77777777" w:rsidR="008A3F9A" w:rsidRDefault="008A3F9A" w:rsidP="00AF56AD">
            <w:pPr>
              <w:pStyle w:val="CopticVersemulti-line"/>
            </w:pPr>
            <w:r w:rsidRPr="000D19CA">
              <w:t>ⲡⲓⲇⲓⲙⲓⲟⲩⲣⲅⲟⲥ</w:t>
            </w:r>
          </w:p>
          <w:p w14:paraId="616501A7" w14:textId="77777777" w:rsidR="008A3F9A" w:rsidRDefault="008A3F9A" w:rsidP="000D19CA">
            <w:pPr>
              <w:pStyle w:val="CopticVerse"/>
            </w:pPr>
            <w:r w:rsidRPr="000D19CA">
              <w:t>ⲟⲩⲟϩ ⲛ̀ⲗⲟⲅⲟⲥ ⲛ̀ⲧⲉ ⲫ̀ⲓⲱⲧ</w:t>
            </w:r>
          </w:p>
        </w:tc>
      </w:tr>
      <w:tr w:rsidR="008A3F9A" w14:paraId="3AE8AF4E" w14:textId="77777777" w:rsidTr="00D64891">
        <w:trPr>
          <w:cantSplit/>
          <w:jc w:val="center"/>
        </w:trPr>
        <w:tc>
          <w:tcPr>
            <w:tcW w:w="288" w:type="dxa"/>
          </w:tcPr>
          <w:p w14:paraId="64FBBE8C" w14:textId="77777777" w:rsidR="008A3F9A" w:rsidRDefault="008A3F9A" w:rsidP="00D64891">
            <w:pPr>
              <w:pStyle w:val="CopticCross"/>
            </w:pPr>
          </w:p>
        </w:tc>
        <w:tc>
          <w:tcPr>
            <w:tcW w:w="3960" w:type="dxa"/>
          </w:tcPr>
          <w:p w14:paraId="28C9DB4D" w14:textId="77777777" w:rsidR="008A3F9A" w:rsidRPr="007425E1" w:rsidRDefault="008A3F9A" w:rsidP="008A3F9A">
            <w:pPr>
              <w:pStyle w:val="EngHang"/>
            </w:pPr>
            <w:r w:rsidRPr="007425E1">
              <w:t>This is He Who was Incarnate of her,</w:t>
            </w:r>
          </w:p>
          <w:p w14:paraId="62EED5AA" w14:textId="77777777" w:rsidR="008A3F9A" w:rsidRPr="007425E1" w:rsidRDefault="008A3F9A" w:rsidP="008A3F9A">
            <w:pPr>
              <w:pStyle w:val="EngHang"/>
            </w:pPr>
            <w:r w:rsidRPr="007425E1">
              <w:t>Without alteration,</w:t>
            </w:r>
          </w:p>
          <w:p w14:paraId="7F87B98A" w14:textId="77777777" w:rsidR="008A3F9A" w:rsidRPr="007425E1" w:rsidRDefault="008A3F9A" w:rsidP="008A3F9A">
            <w:pPr>
              <w:pStyle w:val="EngHang"/>
            </w:pPr>
            <w:r w:rsidRPr="007425E1">
              <w:t xml:space="preserve"> She gave birth to Him as man,</w:t>
            </w:r>
          </w:p>
          <w:p w14:paraId="14E5DAB9" w14:textId="77777777" w:rsidR="008A3F9A" w:rsidRDefault="008A3F9A" w:rsidP="008A3F9A">
            <w:pPr>
              <w:pStyle w:val="EngHangEnd"/>
            </w:pPr>
            <w:r w:rsidRPr="007425E1">
              <w:t>And His name was called Emmanuel.</w:t>
            </w:r>
          </w:p>
        </w:tc>
        <w:tc>
          <w:tcPr>
            <w:tcW w:w="288" w:type="dxa"/>
          </w:tcPr>
          <w:p w14:paraId="51049AC9" w14:textId="77777777" w:rsidR="008A3F9A" w:rsidRDefault="008A3F9A" w:rsidP="00864DF9"/>
        </w:tc>
        <w:tc>
          <w:tcPr>
            <w:tcW w:w="288" w:type="dxa"/>
          </w:tcPr>
          <w:p w14:paraId="38B2F7F9" w14:textId="77777777" w:rsidR="008A3F9A" w:rsidRDefault="008A3F9A" w:rsidP="00D64891">
            <w:pPr>
              <w:pStyle w:val="CopticCross"/>
            </w:pPr>
          </w:p>
        </w:tc>
        <w:tc>
          <w:tcPr>
            <w:tcW w:w="3960" w:type="dxa"/>
          </w:tcPr>
          <w:p w14:paraId="44DFD4F6" w14:textId="77777777" w:rsidR="008A3F9A" w:rsidRDefault="008A3F9A" w:rsidP="00AF56AD">
            <w:pPr>
              <w:pStyle w:val="CopticVersemulti-line"/>
            </w:pPr>
            <w:r w:rsidRPr="000D19CA">
              <w:t>Ⲫⲁⲓ ⲉⲧⲁϥϭⲓⲥⲁⲣⲝ ⲉⲃⲟⲗ ⲛ̀ϧⲏⲧⲥ</w:t>
            </w:r>
          </w:p>
          <w:p w14:paraId="59F9C279" w14:textId="77777777" w:rsidR="008A3F9A" w:rsidRDefault="008A3F9A" w:rsidP="00AF56AD">
            <w:pPr>
              <w:pStyle w:val="CopticVersemulti-line"/>
            </w:pPr>
            <w:r w:rsidRPr="000D19CA">
              <w:t>ϧⲉⲛ ⲟⲩⲙⲉⲧⲁⲧϣⲓⲃϯ ⲉ̀ⲁⲥⲙⲁⲥϥ</w:t>
            </w:r>
          </w:p>
          <w:p w14:paraId="5DA68561" w14:textId="77777777" w:rsidR="008A3F9A" w:rsidRDefault="008A3F9A" w:rsidP="00AF56AD">
            <w:pPr>
              <w:pStyle w:val="CopticVersemulti-line"/>
            </w:pPr>
            <w:r w:rsidRPr="000D19CA">
              <w:t>ϩⲱⲥ ⲣⲱⲙⲓ ⲁⲩⲙⲟⲩϯ ⲉⲡⲉϥⲣⲁⲛ</w:t>
            </w:r>
          </w:p>
          <w:p w14:paraId="5857C9E1" w14:textId="77777777" w:rsidR="008A3F9A" w:rsidRDefault="008A3F9A" w:rsidP="000D19CA">
            <w:pPr>
              <w:pStyle w:val="CopticVerse"/>
            </w:pPr>
            <w:r w:rsidRPr="000D19CA">
              <w:t>ϫⲉ Ⲉⲙⲙⲁⲛⲟⲩⲏⲗ</w:t>
            </w:r>
          </w:p>
        </w:tc>
      </w:tr>
      <w:tr w:rsidR="008A3F9A" w14:paraId="112457AE" w14:textId="77777777" w:rsidTr="00D64891">
        <w:trPr>
          <w:cantSplit/>
          <w:jc w:val="center"/>
        </w:trPr>
        <w:tc>
          <w:tcPr>
            <w:tcW w:w="288" w:type="dxa"/>
          </w:tcPr>
          <w:p w14:paraId="0B9A12C3" w14:textId="77777777" w:rsidR="008A3F9A" w:rsidRDefault="008A3F9A" w:rsidP="00D64891">
            <w:pPr>
              <w:pStyle w:val="CopticCross"/>
            </w:pPr>
            <w:r w:rsidRPr="00FB5ACB">
              <w:t>¿</w:t>
            </w:r>
          </w:p>
        </w:tc>
        <w:tc>
          <w:tcPr>
            <w:tcW w:w="3960" w:type="dxa"/>
          </w:tcPr>
          <w:p w14:paraId="30CE8AFF" w14:textId="77777777" w:rsidR="008A3F9A" w:rsidRDefault="008A3F9A" w:rsidP="008A3F9A">
            <w:pPr>
              <w:pStyle w:val="EngHang"/>
            </w:pPr>
            <w:r>
              <w:t>L</w:t>
            </w:r>
            <w:r w:rsidRPr="007425E1">
              <w:t>et us also entreat her,</w:t>
            </w:r>
          </w:p>
          <w:p w14:paraId="7EB72F66" w14:textId="77777777" w:rsidR="008A3F9A" w:rsidRPr="007425E1" w:rsidRDefault="008A3F9A" w:rsidP="008A3F9A">
            <w:pPr>
              <w:pStyle w:val="EngHang"/>
            </w:pPr>
            <w:r>
              <w:t>T</w:t>
            </w:r>
            <w:r w:rsidRPr="007425E1">
              <w:t xml:space="preserve">he </w:t>
            </w:r>
            <w:r>
              <w:t>Theotokos</w:t>
            </w:r>
            <w:r w:rsidRPr="007425E1">
              <w:t xml:space="preserve"> at all times,</w:t>
            </w:r>
          </w:p>
          <w:p w14:paraId="54A2694B" w14:textId="77777777" w:rsidR="008A3F9A" w:rsidRPr="007425E1" w:rsidRDefault="008A3F9A" w:rsidP="008A3F9A">
            <w:pPr>
              <w:pStyle w:val="EngHang"/>
            </w:pPr>
            <w:r w:rsidRPr="007425E1">
              <w:t>That she intercede on our behalf,</w:t>
            </w:r>
          </w:p>
          <w:p w14:paraId="75AE4B38" w14:textId="77777777" w:rsidR="008A3F9A" w:rsidRDefault="008A3F9A" w:rsidP="008A3F9A">
            <w:pPr>
              <w:pStyle w:val="EngHangEnd"/>
            </w:pPr>
            <w:r w:rsidRPr="007425E1">
              <w:t>Before her beloved Son.</w:t>
            </w:r>
          </w:p>
        </w:tc>
        <w:tc>
          <w:tcPr>
            <w:tcW w:w="288" w:type="dxa"/>
          </w:tcPr>
          <w:p w14:paraId="3A888F8A" w14:textId="77777777" w:rsidR="008A3F9A" w:rsidRDefault="008A3F9A" w:rsidP="00864DF9"/>
        </w:tc>
        <w:tc>
          <w:tcPr>
            <w:tcW w:w="288" w:type="dxa"/>
          </w:tcPr>
          <w:p w14:paraId="23F78610" w14:textId="77777777" w:rsidR="008A3F9A" w:rsidRDefault="008A3F9A" w:rsidP="00D64891">
            <w:pPr>
              <w:pStyle w:val="CopticCross"/>
            </w:pPr>
            <w:r w:rsidRPr="00FB5ACB">
              <w:t>¿</w:t>
            </w:r>
          </w:p>
        </w:tc>
        <w:tc>
          <w:tcPr>
            <w:tcW w:w="3960" w:type="dxa"/>
          </w:tcPr>
          <w:p w14:paraId="69DEE0FD" w14:textId="77777777" w:rsidR="008A3F9A" w:rsidRDefault="008A3F9A" w:rsidP="00AF56AD">
            <w:pPr>
              <w:pStyle w:val="CopticVersemulti-line"/>
            </w:pPr>
            <w:r w:rsidRPr="000D19CA">
              <w:t>Ⲑⲁⲓ ⲟⲛ ⲙⲁⲣⲉⲛⲧⲱⲃϩ ⲙ̀ⲙⲟⲥ</w:t>
            </w:r>
          </w:p>
          <w:p w14:paraId="266A2733" w14:textId="77777777" w:rsidR="008A3F9A" w:rsidRDefault="008A3F9A" w:rsidP="00AF56AD">
            <w:pPr>
              <w:pStyle w:val="CopticVersemulti-line"/>
            </w:pPr>
            <w:r w:rsidRPr="000D19CA">
              <w:t>ϩⲱⲥ ⲑⲉⲟⲧⲟⲕⲟⲥ ⲛ̀ⲥⲏⲟⲩ ⲛⲓⲃⲉⲛ</w:t>
            </w:r>
          </w:p>
          <w:p w14:paraId="516E8879" w14:textId="77777777" w:rsidR="008A3F9A" w:rsidRDefault="008A3F9A" w:rsidP="00AF56AD">
            <w:pPr>
              <w:pStyle w:val="CopticVersemulti-line"/>
            </w:pPr>
            <w:r w:rsidRPr="000D19CA">
              <w:t>ⲉⲑⲣⲉⲥⲉⲣⲡ̀ⲣⲉⲥⲃⲉⲩⲓⲛ ⲉ̀ϩ̀ⲣⲏⲓ ⲉϫⲱⲛ</w:t>
            </w:r>
          </w:p>
          <w:p w14:paraId="18766599" w14:textId="77777777" w:rsidR="008A3F9A" w:rsidRDefault="008A3F9A" w:rsidP="00B86BDB">
            <w:pPr>
              <w:pStyle w:val="CopticVerse"/>
            </w:pPr>
            <w:r w:rsidRPr="000D19CA">
              <w:t>ⲛⲁϩⲣⲉⲛ ⲡⲉⲥϣⲏⲣⲓ ⲙ̀ⲙⲉⲛⲣⲓⲧ</w:t>
            </w:r>
          </w:p>
        </w:tc>
      </w:tr>
      <w:tr w:rsidR="008A3F9A" w14:paraId="0B001C37" w14:textId="77777777" w:rsidTr="00D64891">
        <w:trPr>
          <w:cantSplit/>
          <w:jc w:val="center"/>
        </w:trPr>
        <w:tc>
          <w:tcPr>
            <w:tcW w:w="288" w:type="dxa"/>
          </w:tcPr>
          <w:p w14:paraId="3A44716C" w14:textId="77777777" w:rsidR="008A3F9A" w:rsidRDefault="008A3F9A" w:rsidP="00D64891">
            <w:pPr>
              <w:pStyle w:val="CopticCross"/>
            </w:pPr>
          </w:p>
        </w:tc>
        <w:tc>
          <w:tcPr>
            <w:tcW w:w="3960" w:type="dxa"/>
          </w:tcPr>
          <w:p w14:paraId="6EC01373" w14:textId="77777777" w:rsidR="008A3F9A" w:rsidRDefault="008A3F9A" w:rsidP="008A3F9A">
            <w:pPr>
              <w:pStyle w:val="EngHang"/>
            </w:pPr>
            <w:r>
              <w:t>For she is greatly honoured,</w:t>
            </w:r>
          </w:p>
          <w:p w14:paraId="59B70D19" w14:textId="77777777" w:rsidR="008A3F9A" w:rsidRDefault="008A3F9A" w:rsidP="008A3F9A">
            <w:pPr>
              <w:pStyle w:val="EngHang"/>
            </w:pPr>
            <w:r>
              <w:t>By all the saints, the Patriachs,</w:t>
            </w:r>
          </w:p>
          <w:p w14:paraId="5E7E6EB1" w14:textId="77777777" w:rsidR="008A3F9A" w:rsidRDefault="008A3F9A" w:rsidP="008A3F9A">
            <w:pPr>
              <w:pStyle w:val="EngHang"/>
            </w:pPr>
            <w:r>
              <w:t>For she brought unto them,</w:t>
            </w:r>
          </w:p>
          <w:p w14:paraId="33696ABF" w14:textId="77777777" w:rsidR="008A3F9A" w:rsidRDefault="008A3F9A" w:rsidP="008A3F9A">
            <w:pPr>
              <w:pStyle w:val="EngHangEnd"/>
            </w:pPr>
            <w:r>
              <w:t>He Whom they were awaiting.</w:t>
            </w:r>
          </w:p>
        </w:tc>
        <w:tc>
          <w:tcPr>
            <w:tcW w:w="288" w:type="dxa"/>
          </w:tcPr>
          <w:p w14:paraId="6E30F12F" w14:textId="77777777" w:rsidR="008A3F9A" w:rsidRDefault="008A3F9A" w:rsidP="00864DF9"/>
        </w:tc>
        <w:tc>
          <w:tcPr>
            <w:tcW w:w="288" w:type="dxa"/>
          </w:tcPr>
          <w:p w14:paraId="66A18312" w14:textId="77777777" w:rsidR="008A3F9A" w:rsidRDefault="008A3F9A" w:rsidP="00D64891">
            <w:pPr>
              <w:pStyle w:val="CopticCross"/>
            </w:pPr>
          </w:p>
        </w:tc>
        <w:tc>
          <w:tcPr>
            <w:tcW w:w="3960" w:type="dxa"/>
          </w:tcPr>
          <w:p w14:paraId="5D2E3210" w14:textId="77777777" w:rsidR="008A3F9A" w:rsidRDefault="008A3F9A" w:rsidP="00AF56AD">
            <w:pPr>
              <w:pStyle w:val="CopticVersemulti-line"/>
            </w:pPr>
            <w:r w:rsidRPr="00B86BDB">
              <w:t>Ϫⲉ ⲥ̀ⲧⲁⲓⲏⲟⲩⲧ ⲅⲁⲣ ⲉ̀ⲙⲁϣⲱ</w:t>
            </w:r>
          </w:p>
          <w:p w14:paraId="50437890" w14:textId="77777777" w:rsidR="008A3F9A" w:rsidRDefault="008A3F9A" w:rsidP="00AF56AD">
            <w:pPr>
              <w:pStyle w:val="CopticVersemulti-line"/>
            </w:pPr>
            <w:r w:rsidRPr="00B86BDB">
              <w:t>ⲛ̀ⲧⲟⲧⲟⲩ ⲛ̀ⲛⲏⲉ̅ⲑ̅ⲩ ⲧⲏⲣⲟⲩ</w:t>
            </w:r>
          </w:p>
          <w:p w14:paraId="4775039B" w14:textId="77777777" w:rsidR="008A3F9A" w:rsidRDefault="008A3F9A" w:rsidP="00AF56AD">
            <w:pPr>
              <w:pStyle w:val="CopticVersemulti-line"/>
            </w:pPr>
            <w:r w:rsidRPr="00B86BDB">
              <w:t>ⲛⲓⲡⲁⲧⲣⲓⲁⲣⲭⲏⲥ ϫⲉ ⲁⲥⲓ̀ⲛⲓ ⲛⲱⲟⲩ</w:t>
            </w:r>
          </w:p>
          <w:p w14:paraId="6F181C3C" w14:textId="77777777" w:rsidR="008A3F9A" w:rsidRDefault="008A3F9A" w:rsidP="00B86BDB">
            <w:pPr>
              <w:pStyle w:val="CopticVerse"/>
            </w:pPr>
            <w:r w:rsidRPr="00B86BDB">
              <w:t>ⲙ̀ⲫⲏⲉ̀ⲧⲟⲩϫⲟⲩϣⲧ ⲉ̀ⲃⲟⲗ ϧⲁϫⲱϥ</w:t>
            </w:r>
          </w:p>
        </w:tc>
      </w:tr>
      <w:tr w:rsidR="008A3F9A" w14:paraId="012B2BFD" w14:textId="77777777" w:rsidTr="00D64891">
        <w:trPr>
          <w:cantSplit/>
          <w:jc w:val="center"/>
        </w:trPr>
        <w:tc>
          <w:tcPr>
            <w:tcW w:w="288" w:type="dxa"/>
          </w:tcPr>
          <w:p w14:paraId="1E472B8C" w14:textId="77777777" w:rsidR="008A3F9A" w:rsidRDefault="008A3F9A" w:rsidP="00D64891">
            <w:pPr>
              <w:pStyle w:val="CopticCross"/>
            </w:pPr>
            <w:r w:rsidRPr="00FB5ACB">
              <w:lastRenderedPageBreak/>
              <w:t>¿</w:t>
            </w:r>
          </w:p>
        </w:tc>
        <w:tc>
          <w:tcPr>
            <w:tcW w:w="3960" w:type="dxa"/>
          </w:tcPr>
          <w:p w14:paraId="2B5E4ADD" w14:textId="77777777" w:rsidR="008A3F9A" w:rsidRPr="007425E1" w:rsidRDefault="008A3F9A" w:rsidP="008A3F9A">
            <w:pPr>
              <w:pStyle w:val="EngHang"/>
            </w:pPr>
            <w:r w:rsidRPr="007425E1">
              <w:t>Likewise the prophets,</w:t>
            </w:r>
          </w:p>
          <w:p w14:paraId="5B6AD22E" w14:textId="77777777" w:rsidR="008A3F9A" w:rsidRPr="007425E1" w:rsidRDefault="008A3F9A" w:rsidP="008A3F9A">
            <w:pPr>
              <w:pStyle w:val="EngHang"/>
            </w:pPr>
            <w:r w:rsidRPr="007425E1">
              <w:t>Who prophesied concerning Him,</w:t>
            </w:r>
          </w:p>
          <w:p w14:paraId="2C0E1D02" w14:textId="77777777" w:rsidR="008A3F9A" w:rsidRPr="007425E1" w:rsidRDefault="008A3F9A" w:rsidP="008A3F9A">
            <w:pPr>
              <w:pStyle w:val="EngHang"/>
            </w:pPr>
            <w:r w:rsidRPr="007425E1">
              <w:t>In various and many types,</w:t>
            </w:r>
          </w:p>
          <w:p w14:paraId="347B9797" w14:textId="77777777" w:rsidR="008A3F9A" w:rsidRDefault="008A3F9A" w:rsidP="008A3F9A">
            <w:pPr>
              <w:pStyle w:val="EngHangEnd"/>
            </w:pPr>
            <w:r w:rsidRPr="007425E1">
              <w:t xml:space="preserve">That He </w:t>
            </w:r>
            <w:commentRangeStart w:id="737"/>
            <w:r>
              <w:t>would</w:t>
            </w:r>
            <w:r w:rsidRPr="007425E1">
              <w:t xml:space="preserve"> </w:t>
            </w:r>
            <w:commentRangeEnd w:id="737"/>
            <w:r>
              <w:rPr>
                <w:rStyle w:val="CommentReference"/>
              </w:rPr>
              <w:commentReference w:id="737"/>
            </w:r>
            <w:r w:rsidRPr="007425E1">
              <w:t>come and save us.</w:t>
            </w:r>
          </w:p>
        </w:tc>
        <w:tc>
          <w:tcPr>
            <w:tcW w:w="288" w:type="dxa"/>
          </w:tcPr>
          <w:p w14:paraId="047348BC" w14:textId="77777777" w:rsidR="008A3F9A" w:rsidRDefault="008A3F9A" w:rsidP="00864DF9"/>
        </w:tc>
        <w:tc>
          <w:tcPr>
            <w:tcW w:w="288" w:type="dxa"/>
          </w:tcPr>
          <w:p w14:paraId="55BA15B5" w14:textId="77777777" w:rsidR="008A3F9A" w:rsidRDefault="008A3F9A" w:rsidP="00D64891">
            <w:pPr>
              <w:pStyle w:val="CopticCross"/>
            </w:pPr>
            <w:r w:rsidRPr="00FB5ACB">
              <w:t>¿</w:t>
            </w:r>
          </w:p>
        </w:tc>
        <w:tc>
          <w:tcPr>
            <w:tcW w:w="3960" w:type="dxa"/>
          </w:tcPr>
          <w:p w14:paraId="5EDFB08C" w14:textId="77777777" w:rsidR="008A3F9A" w:rsidRDefault="008A3F9A" w:rsidP="00AF56AD">
            <w:pPr>
              <w:pStyle w:val="CopticVersemulti-line"/>
            </w:pPr>
            <w:r w:rsidRPr="00B86BDB">
              <w:t>Ⲛⲉⲙ ⲛⲓⲡ̀ⲣⲟⲫⲏⲧⲏⲥ ⲇⲉ ⲟⲛ ⲟ̀ⲙⲟⲓⲱⲥ</w:t>
            </w:r>
          </w:p>
          <w:p w14:paraId="4684C4FF" w14:textId="77777777" w:rsidR="008A3F9A" w:rsidRDefault="008A3F9A" w:rsidP="00AF56AD">
            <w:pPr>
              <w:pStyle w:val="CopticVersemulti-line"/>
            </w:pPr>
            <w:r w:rsidRPr="00B86BDB">
              <w:t>ⲫⲏⲉ̀ⲧⲁϥⲉⲣⲡ̀ⲣⲟⲫⲏⲧⲉⲩⲓⲛ ⲉⲑⲃⲏⲧϥ</w:t>
            </w:r>
          </w:p>
          <w:p w14:paraId="6E86582E" w14:textId="77777777" w:rsidR="008A3F9A" w:rsidRDefault="008A3F9A" w:rsidP="00AF56AD">
            <w:pPr>
              <w:pStyle w:val="CopticVersemulti-line"/>
            </w:pPr>
            <w:r w:rsidRPr="00B86BDB">
              <w:t>ϧⲉⲛ ⲟⲩⲑⲟ ⲛ̀ⲣⲏϯ ⲛⲉⲙ ⲟⲩⲙⲏϣ ⲛ̀ⲥ̀ⲙⲟⲧ</w:t>
            </w:r>
          </w:p>
          <w:p w14:paraId="32F1CBFB" w14:textId="77777777" w:rsidR="008A3F9A" w:rsidRDefault="008A3F9A" w:rsidP="00B86BDB">
            <w:pPr>
              <w:pStyle w:val="CopticVerse"/>
            </w:pPr>
            <w:r w:rsidRPr="00B86BDB">
              <w:t>ϫⲉ ϥ̀ⲛⲁⲓ̀ ⲛ̀ⲧⲉϥⲥⲱϯ ⲙⲙⲟⲛ</w:t>
            </w:r>
          </w:p>
        </w:tc>
      </w:tr>
      <w:tr w:rsidR="008A3F9A" w14:paraId="7EE2DF8F" w14:textId="77777777" w:rsidTr="00D64891">
        <w:trPr>
          <w:cantSplit/>
          <w:jc w:val="center"/>
        </w:trPr>
        <w:tc>
          <w:tcPr>
            <w:tcW w:w="288" w:type="dxa"/>
          </w:tcPr>
          <w:p w14:paraId="7043272E" w14:textId="77777777" w:rsidR="008A3F9A" w:rsidRDefault="008A3F9A" w:rsidP="00D64891">
            <w:pPr>
              <w:pStyle w:val="CopticCross"/>
            </w:pPr>
          </w:p>
        </w:tc>
        <w:tc>
          <w:tcPr>
            <w:tcW w:w="3960" w:type="dxa"/>
          </w:tcPr>
          <w:p w14:paraId="5B42F83C" w14:textId="77777777" w:rsidR="008A3F9A" w:rsidRPr="007425E1" w:rsidRDefault="008A3F9A" w:rsidP="008A3F9A">
            <w:pPr>
              <w:pStyle w:val="EngHang"/>
            </w:pPr>
            <w:r w:rsidRPr="007425E1">
              <w:t>Together with the Apostles,</w:t>
            </w:r>
          </w:p>
          <w:p w14:paraId="333A0A29" w14:textId="77777777" w:rsidR="008A3F9A" w:rsidRPr="007425E1" w:rsidRDefault="008A3F9A" w:rsidP="008A3F9A">
            <w:pPr>
              <w:pStyle w:val="EngHang"/>
            </w:pPr>
            <w:r w:rsidRPr="007425E1">
              <w:t>For She is the bearer,</w:t>
            </w:r>
          </w:p>
          <w:p w14:paraId="54A4A41B" w14:textId="77777777" w:rsidR="008A3F9A" w:rsidRPr="007425E1" w:rsidRDefault="008A3F9A" w:rsidP="008A3F9A">
            <w:pPr>
              <w:pStyle w:val="EngHang"/>
            </w:pPr>
            <w:r w:rsidRPr="007425E1">
              <w:t>Of Him Whom they preached,</w:t>
            </w:r>
          </w:p>
          <w:p w14:paraId="4B387826" w14:textId="77777777" w:rsidR="008A3F9A" w:rsidRDefault="008A3F9A" w:rsidP="008A3F9A">
            <w:pPr>
              <w:pStyle w:val="EngHangEnd"/>
            </w:pPr>
            <w:r w:rsidRPr="007425E1">
              <w:t>To the whole world.</w:t>
            </w:r>
          </w:p>
        </w:tc>
        <w:tc>
          <w:tcPr>
            <w:tcW w:w="288" w:type="dxa"/>
          </w:tcPr>
          <w:p w14:paraId="50662990" w14:textId="77777777" w:rsidR="008A3F9A" w:rsidRDefault="008A3F9A" w:rsidP="00864DF9"/>
        </w:tc>
        <w:tc>
          <w:tcPr>
            <w:tcW w:w="288" w:type="dxa"/>
          </w:tcPr>
          <w:p w14:paraId="7A555865" w14:textId="77777777" w:rsidR="008A3F9A" w:rsidRDefault="008A3F9A" w:rsidP="00D64891">
            <w:pPr>
              <w:pStyle w:val="CopticCross"/>
            </w:pPr>
          </w:p>
        </w:tc>
        <w:tc>
          <w:tcPr>
            <w:tcW w:w="3960" w:type="dxa"/>
          </w:tcPr>
          <w:p w14:paraId="372D07CA" w14:textId="77777777" w:rsidR="008A3F9A" w:rsidRDefault="008A3F9A" w:rsidP="00AF56AD">
            <w:pPr>
              <w:pStyle w:val="CopticVersemulti-line"/>
            </w:pPr>
            <w:r w:rsidRPr="00B86BDB">
              <w:t>Ⲛⲉⲙ ⲛⲓⲁ̀ⲡⲟⲥⲧⲟⲗⲟⲥ ⲉⲩⲥⲟⲡ</w:t>
            </w:r>
          </w:p>
          <w:p w14:paraId="559095D7" w14:textId="77777777" w:rsidR="008A3F9A" w:rsidRDefault="008A3F9A" w:rsidP="00AF56AD">
            <w:pPr>
              <w:pStyle w:val="CopticVersemulti-line"/>
            </w:pPr>
            <w:r w:rsidRPr="00B86BDB">
              <w:t>ϫⲉ ⲛ̀ⲑⲟⲥ ⲡⲉ ϯⲣⲉϥϫⲫⲉ</w:t>
            </w:r>
          </w:p>
          <w:p w14:paraId="26D1418F" w14:textId="77777777" w:rsidR="008A3F9A" w:rsidRDefault="008A3F9A" w:rsidP="00AF56AD">
            <w:pPr>
              <w:pStyle w:val="CopticVersemulti-line"/>
            </w:pPr>
            <w:r w:rsidRPr="00B86BDB">
              <w:t>ⲙ̀ⲫⲏⲉ̀ⲧⲟⲩⲉⲣⲕⲩⲣⲓⲍⲓⲛ ⲙ̀ⲙⲟϥ</w:t>
            </w:r>
          </w:p>
          <w:p w14:paraId="44CCC65E" w14:textId="77777777" w:rsidR="008A3F9A" w:rsidRDefault="008A3F9A" w:rsidP="00B86BDB">
            <w:pPr>
              <w:pStyle w:val="CopticVerse"/>
            </w:pPr>
            <w:r w:rsidRPr="00B86BDB">
              <w:t>ϧⲉⲛ ϯⲟⲓⲕⲟⲩⲙⲉⲛⲏ ⲧⲏⲣⲥ</w:t>
            </w:r>
          </w:p>
        </w:tc>
      </w:tr>
      <w:tr w:rsidR="008A3F9A" w14:paraId="45492CCB" w14:textId="77777777" w:rsidTr="00D64891">
        <w:trPr>
          <w:cantSplit/>
          <w:jc w:val="center"/>
        </w:trPr>
        <w:tc>
          <w:tcPr>
            <w:tcW w:w="288" w:type="dxa"/>
          </w:tcPr>
          <w:p w14:paraId="60A761DD" w14:textId="77777777" w:rsidR="008A3F9A" w:rsidRDefault="008A3F9A" w:rsidP="00D64891">
            <w:pPr>
              <w:pStyle w:val="CopticCross"/>
            </w:pPr>
            <w:r w:rsidRPr="00FB5ACB">
              <w:t>¿</w:t>
            </w:r>
          </w:p>
        </w:tc>
        <w:tc>
          <w:tcPr>
            <w:tcW w:w="3960" w:type="dxa"/>
          </w:tcPr>
          <w:p w14:paraId="1062514D" w14:textId="77777777" w:rsidR="008A3F9A" w:rsidRPr="007425E1" w:rsidRDefault="008A3F9A" w:rsidP="008A3F9A">
            <w:pPr>
              <w:pStyle w:val="EngHang"/>
            </w:pPr>
            <w:r w:rsidRPr="007425E1">
              <w:t>And the struggling martyrs,</w:t>
            </w:r>
            <w:r w:rsidRPr="007425E1">
              <w:tab/>
            </w:r>
            <w:r w:rsidRPr="007425E1">
              <w:tab/>
            </w:r>
          </w:p>
          <w:p w14:paraId="26D5ADAC" w14:textId="77777777" w:rsidR="008A3F9A" w:rsidRPr="007425E1" w:rsidRDefault="008A3F9A" w:rsidP="008A3F9A">
            <w:pPr>
              <w:pStyle w:val="EngHang"/>
            </w:pPr>
            <w:r w:rsidRPr="007425E1">
              <w:t>For He came out of her,</w:t>
            </w:r>
          </w:p>
          <w:p w14:paraId="6E7469E3" w14:textId="77777777" w:rsidR="008A3F9A" w:rsidRPr="007425E1" w:rsidRDefault="008A3F9A" w:rsidP="008A3F9A">
            <w:pPr>
              <w:pStyle w:val="EngHang"/>
            </w:pPr>
            <w:r w:rsidRPr="007425E1">
              <w:t>The true Struggler,</w:t>
            </w:r>
          </w:p>
          <w:p w14:paraId="030F1178" w14:textId="77777777" w:rsidR="008A3F9A" w:rsidRDefault="008A3F9A" w:rsidP="008A3F9A">
            <w:pPr>
              <w:pStyle w:val="EngHangEnd"/>
            </w:pPr>
            <w:r w:rsidRPr="007425E1">
              <w:t>Our Lord Jesus Christ.</w:t>
            </w:r>
          </w:p>
        </w:tc>
        <w:tc>
          <w:tcPr>
            <w:tcW w:w="288" w:type="dxa"/>
          </w:tcPr>
          <w:p w14:paraId="741DE090" w14:textId="77777777" w:rsidR="008A3F9A" w:rsidRDefault="008A3F9A" w:rsidP="00864DF9"/>
        </w:tc>
        <w:tc>
          <w:tcPr>
            <w:tcW w:w="288" w:type="dxa"/>
          </w:tcPr>
          <w:p w14:paraId="393CE874" w14:textId="77777777" w:rsidR="008A3F9A" w:rsidRDefault="008A3F9A" w:rsidP="00D64891">
            <w:pPr>
              <w:pStyle w:val="CopticCross"/>
            </w:pPr>
            <w:r w:rsidRPr="00FB5ACB">
              <w:t>¿</w:t>
            </w:r>
          </w:p>
        </w:tc>
        <w:tc>
          <w:tcPr>
            <w:tcW w:w="3960" w:type="dxa"/>
          </w:tcPr>
          <w:p w14:paraId="70AE8986" w14:textId="77777777" w:rsidR="008A3F9A" w:rsidRDefault="008A3F9A" w:rsidP="00AF56AD">
            <w:pPr>
              <w:pStyle w:val="CopticVersemulti-line"/>
            </w:pPr>
            <w:r w:rsidRPr="00B86BDB">
              <w:t>Ⲛⲓⲁⲑⲗⲓⲧⲏⲟ ⲙ̀ⲙⲁⲣⲧⲩⲣⲟⲥ</w:t>
            </w:r>
          </w:p>
          <w:p w14:paraId="72DEBC48" w14:textId="77777777" w:rsidR="008A3F9A" w:rsidRDefault="008A3F9A" w:rsidP="00AF56AD">
            <w:pPr>
              <w:pStyle w:val="CopticVersemulti-line"/>
            </w:pPr>
            <w:r w:rsidRPr="00B86BDB">
              <w:t>ϫⲉ ⲁϥⲓ̀ ⲉ̀ⲃⲟⲗ ⲛ̀ϧⲏⲧⲥ</w:t>
            </w:r>
          </w:p>
          <w:p w14:paraId="65EA17DB" w14:textId="77777777" w:rsidR="008A3F9A" w:rsidRDefault="008A3F9A" w:rsidP="00AF56AD">
            <w:pPr>
              <w:pStyle w:val="CopticVersemulti-line"/>
            </w:pPr>
            <w:r w:rsidRPr="00B86BDB">
              <w:t>ⲛ̀ϫⲉ ⲡⲟⲩⲁ̀ⲅⲟⲓⲛⲟⲑⲉⲧⲏⲥ ⲙ̀ⲙⲏⲓ</w:t>
            </w:r>
          </w:p>
          <w:p w14:paraId="60A21695" w14:textId="77777777" w:rsidR="008A3F9A" w:rsidRDefault="008A3F9A" w:rsidP="00B86BDB">
            <w:pPr>
              <w:pStyle w:val="CopticVerse"/>
            </w:pPr>
            <w:r w:rsidRPr="00B86BDB">
              <w:t>ⲡⲉⲛⲟ̅ⲥ̅ Ⲓⲏ̅ⲥ Ⲡⲭ̅ⲥ</w:t>
            </w:r>
          </w:p>
        </w:tc>
      </w:tr>
      <w:tr w:rsidR="008A3F9A" w14:paraId="68C89F21" w14:textId="77777777" w:rsidTr="00D64891">
        <w:trPr>
          <w:cantSplit/>
          <w:jc w:val="center"/>
        </w:trPr>
        <w:tc>
          <w:tcPr>
            <w:tcW w:w="288" w:type="dxa"/>
          </w:tcPr>
          <w:p w14:paraId="23483958" w14:textId="77777777" w:rsidR="008A3F9A" w:rsidRDefault="008A3F9A" w:rsidP="00D64891">
            <w:pPr>
              <w:pStyle w:val="CopticCross"/>
            </w:pPr>
          </w:p>
        </w:tc>
        <w:tc>
          <w:tcPr>
            <w:tcW w:w="3960" w:type="dxa"/>
          </w:tcPr>
          <w:p w14:paraId="24CCB764" w14:textId="77777777" w:rsidR="008A3F9A" w:rsidRPr="007425E1" w:rsidRDefault="008A3F9A" w:rsidP="008A3F9A">
            <w:pPr>
              <w:pStyle w:val="EngHang"/>
            </w:pPr>
            <w:r>
              <w:t>Therefore</w:t>
            </w:r>
            <w:r w:rsidRPr="007425E1">
              <w:t>, let us glorify, the greatness,</w:t>
            </w:r>
          </w:p>
          <w:p w14:paraId="5CA449AC" w14:textId="77777777" w:rsidR="008A3F9A" w:rsidRPr="007425E1" w:rsidRDefault="008A3F9A" w:rsidP="008A3F9A">
            <w:pPr>
              <w:pStyle w:val="EngHang"/>
            </w:pPr>
            <w:r>
              <w:t>Of His vast riches,</w:t>
            </w:r>
            <w:r>
              <w:tab/>
            </w:r>
          </w:p>
          <w:p w14:paraId="25AB3D3A" w14:textId="77777777" w:rsidR="008A3F9A" w:rsidRPr="007425E1" w:rsidRDefault="008A3F9A" w:rsidP="008A3F9A">
            <w:pPr>
              <w:pStyle w:val="EngHang"/>
            </w:pPr>
            <w:r w:rsidRPr="007425E1">
              <w:t>And His boundless</w:t>
            </w:r>
            <w:r w:rsidR="00FE0AE4">
              <w:rPr>
                <w:rStyle w:val="FootnoteReference"/>
                <w:rFonts w:eastAsiaTheme="majorEastAsia"/>
              </w:rPr>
              <w:t xml:space="preserve"> </w:t>
            </w:r>
            <w:r w:rsidRPr="007425E1">
              <w:t>wisdom,</w:t>
            </w:r>
          </w:p>
          <w:p w14:paraId="3558A992" w14:textId="77777777" w:rsidR="008A3F9A" w:rsidRDefault="008A3F9A" w:rsidP="008A3F9A">
            <w:pPr>
              <w:pStyle w:val="EngHangEnd"/>
            </w:pPr>
            <w:r w:rsidRPr="007425E1">
              <w:t>Beseeching His great mercy.</w:t>
            </w:r>
          </w:p>
        </w:tc>
        <w:tc>
          <w:tcPr>
            <w:tcW w:w="288" w:type="dxa"/>
          </w:tcPr>
          <w:p w14:paraId="256E152A" w14:textId="77777777" w:rsidR="008A3F9A" w:rsidRDefault="008A3F9A" w:rsidP="00864DF9"/>
        </w:tc>
        <w:tc>
          <w:tcPr>
            <w:tcW w:w="288" w:type="dxa"/>
          </w:tcPr>
          <w:p w14:paraId="0B2EBEE8" w14:textId="77777777" w:rsidR="008A3F9A" w:rsidRDefault="008A3F9A" w:rsidP="00D64891">
            <w:pPr>
              <w:pStyle w:val="CopticCross"/>
            </w:pPr>
          </w:p>
        </w:tc>
        <w:tc>
          <w:tcPr>
            <w:tcW w:w="3960" w:type="dxa"/>
          </w:tcPr>
          <w:p w14:paraId="1B5E8B2C" w14:textId="77777777" w:rsidR="008A3F9A" w:rsidRDefault="008A3F9A" w:rsidP="00AF56AD">
            <w:pPr>
              <w:pStyle w:val="CopticVersemulti-line"/>
            </w:pPr>
            <w:r w:rsidRPr="00B86BDB">
              <w:t>Ⲫⲁⲓ ⲙⲁⲣⲉⲛϯⲱ̀ⲟⲩ ⲛ̀ϯⲙⲉⲧⲛⲓ</w:t>
            </w:r>
            <w:r>
              <w:t>ϣ</w:t>
            </w:r>
          </w:p>
          <w:p w14:paraId="150DD601" w14:textId="77777777" w:rsidR="008A3F9A" w:rsidRDefault="008A3F9A" w:rsidP="00AF56AD">
            <w:pPr>
              <w:pStyle w:val="CopticVersemulti-line"/>
            </w:pPr>
            <w:r w:rsidRPr="00B86BDB">
              <w:t xml:space="preserve"> ⲛ̀ⲧⲉ ⲧⲉϥⲙⲉⲧⲣⲁⲙⲁⲟ̀ ⲉⲧⲟϣ</w:t>
            </w:r>
          </w:p>
          <w:p w14:paraId="4ED78E9F" w14:textId="77777777" w:rsidR="008A3F9A" w:rsidRDefault="008A3F9A" w:rsidP="00AF56AD">
            <w:pPr>
              <w:pStyle w:val="CopticVersemulti-line"/>
            </w:pPr>
            <w:r w:rsidRPr="00B86BDB">
              <w:t>ⲛⲉⲙ ⲧⲉϥⲥⲟⲫⲓⲁ ⲛ̀ⲁⲧⲁⲩⲣⲏϫⲥ</w:t>
            </w:r>
          </w:p>
          <w:p w14:paraId="3E8754AF" w14:textId="77777777" w:rsidR="008A3F9A" w:rsidRDefault="008A3F9A" w:rsidP="00B86BDB">
            <w:pPr>
              <w:pStyle w:val="CopticVerse"/>
            </w:pPr>
            <w:r w:rsidRPr="00B86BDB">
              <w:t>ⲉⲛⲉ̀ⲣⲉⲧⲓⲛ ⲙ̀ⲡⲉϥⲛⲓϣϯ ⲛ̀ⲛⲁⲓ</w:t>
            </w:r>
          </w:p>
        </w:tc>
      </w:tr>
      <w:tr w:rsidR="008A3F9A" w14:paraId="46DB2294" w14:textId="77777777" w:rsidTr="00D64891">
        <w:trPr>
          <w:cantSplit/>
          <w:jc w:val="center"/>
        </w:trPr>
        <w:tc>
          <w:tcPr>
            <w:tcW w:w="288" w:type="dxa"/>
          </w:tcPr>
          <w:p w14:paraId="738DA1DB" w14:textId="77777777" w:rsidR="008A3F9A" w:rsidRDefault="008A3F9A" w:rsidP="00D64891">
            <w:pPr>
              <w:pStyle w:val="CopticCross"/>
            </w:pPr>
            <w:r w:rsidRPr="00FB5ACB">
              <w:t>¿</w:t>
            </w:r>
          </w:p>
        </w:tc>
        <w:tc>
          <w:tcPr>
            <w:tcW w:w="3960" w:type="dxa"/>
          </w:tcPr>
          <w:p w14:paraId="1B874BD7" w14:textId="77777777" w:rsidR="008A3F9A" w:rsidRPr="007425E1" w:rsidRDefault="008A3F9A" w:rsidP="008A3F9A">
            <w:pPr>
              <w:pStyle w:val="EngHang"/>
              <w:rPr>
                <w:color w:val="FF0000"/>
              </w:rPr>
            </w:pPr>
            <w:r w:rsidRPr="007425E1">
              <w:t>He did not cease to be God,</w:t>
            </w:r>
            <w:r w:rsidRPr="007425E1">
              <w:tab/>
            </w:r>
          </w:p>
          <w:p w14:paraId="3075458F" w14:textId="77777777" w:rsidR="008A3F9A" w:rsidRPr="007425E1" w:rsidRDefault="008A3F9A" w:rsidP="008A3F9A">
            <w:pPr>
              <w:pStyle w:val="EngHang"/>
            </w:pPr>
            <w:r w:rsidRPr="007425E1">
              <w:t>He came and became the Son of Man,</w:t>
            </w:r>
          </w:p>
          <w:p w14:paraId="1DFA393F" w14:textId="77777777" w:rsidR="008A3F9A" w:rsidRPr="007425E1" w:rsidRDefault="008A3F9A" w:rsidP="008A3F9A">
            <w:pPr>
              <w:pStyle w:val="EngHang"/>
            </w:pPr>
            <w:r w:rsidRPr="007425E1">
              <w:t xml:space="preserve">But He is </w:t>
            </w:r>
            <w:r>
              <w:t>in truth</w:t>
            </w:r>
            <w:r w:rsidRPr="007425E1">
              <w:t>,</w:t>
            </w:r>
          </w:p>
          <w:p w14:paraId="2372E581" w14:textId="77777777" w:rsidR="008A3F9A" w:rsidRDefault="008A3F9A" w:rsidP="008A3F9A">
            <w:pPr>
              <w:pStyle w:val="EngHangEnd"/>
            </w:pPr>
            <w:r w:rsidRPr="007425E1">
              <w:t>He came and saved us.</w:t>
            </w:r>
          </w:p>
        </w:tc>
        <w:tc>
          <w:tcPr>
            <w:tcW w:w="288" w:type="dxa"/>
          </w:tcPr>
          <w:p w14:paraId="09DB4183" w14:textId="77777777" w:rsidR="008A3F9A" w:rsidRDefault="008A3F9A" w:rsidP="00864DF9"/>
        </w:tc>
        <w:tc>
          <w:tcPr>
            <w:tcW w:w="288" w:type="dxa"/>
          </w:tcPr>
          <w:p w14:paraId="3B6CE22E" w14:textId="77777777" w:rsidR="008A3F9A" w:rsidRDefault="008A3F9A" w:rsidP="00D64891">
            <w:pPr>
              <w:pStyle w:val="CopticCross"/>
            </w:pPr>
            <w:r w:rsidRPr="00FB5ACB">
              <w:t>¿</w:t>
            </w:r>
          </w:p>
        </w:tc>
        <w:tc>
          <w:tcPr>
            <w:tcW w:w="3960" w:type="dxa"/>
          </w:tcPr>
          <w:p w14:paraId="5B2DE343" w14:textId="77777777" w:rsidR="008A3F9A" w:rsidRDefault="008A3F9A" w:rsidP="00B86BDB">
            <w:pPr>
              <w:pStyle w:val="CopticVersemulti-line"/>
            </w:pPr>
            <w:r w:rsidRPr="008172B5">
              <w:t>Ⲉⲧⲁϥⲕⲏⲛ ⲁⲛ ⲉϥⲟⲓ ⲛ̀ⲛⲟⲩϯ</w:t>
            </w:r>
          </w:p>
          <w:p w14:paraId="0A747868" w14:textId="77777777" w:rsidR="008A3F9A" w:rsidRDefault="008A3F9A" w:rsidP="00B86BDB">
            <w:pPr>
              <w:pStyle w:val="CopticVersemulti-line"/>
            </w:pPr>
            <w:r w:rsidRPr="008172B5">
              <w:t>ⲁϥⲓ̀ ⲁϥϣⲱⲡⲓ ⲛ̀ϣⲏⲣⲓ ⲛ̀ⲣⲱⲙⲓ</w:t>
            </w:r>
          </w:p>
          <w:p w14:paraId="313BD2F2" w14:textId="77777777" w:rsidR="008A3F9A" w:rsidRDefault="008A3F9A" w:rsidP="00B86BDB">
            <w:pPr>
              <w:pStyle w:val="CopticVersemulti-line"/>
            </w:pPr>
            <w:r w:rsidRPr="008172B5">
              <w:t>ⲁⲗⲗⲁ ⲛ̀ⲑⲟϥ ⲡⲉ ⲫϯ ⲙ̀ⲙⲏⲓ</w:t>
            </w:r>
          </w:p>
          <w:p w14:paraId="5F186B59" w14:textId="77777777" w:rsidR="008A3F9A" w:rsidRDefault="008A3F9A" w:rsidP="00B86BDB">
            <w:pPr>
              <w:pStyle w:val="CopticVersemulti-line"/>
            </w:pPr>
            <w:r w:rsidRPr="008172B5">
              <w:t>ⲁϥⲓ̀ ⲟⲩⲟϩ ⲁϥⲥⲱϯ ⲙ̀ⲙⲟⲛ</w:t>
            </w:r>
          </w:p>
        </w:tc>
      </w:tr>
    </w:tbl>
    <w:p w14:paraId="5FCA5B29" w14:textId="77777777" w:rsidR="00372152" w:rsidRDefault="00D64891" w:rsidP="008A3F9A">
      <w:pPr>
        <w:pStyle w:val="Heading6"/>
      </w:pPr>
      <w:bookmarkStart w:id="738" w:name="_Toc298681323"/>
      <w:r>
        <w:t>Part Seven</w:t>
      </w:r>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BC79008" w14:textId="77777777" w:rsidTr="00864DF9">
        <w:trPr>
          <w:cantSplit/>
          <w:jc w:val="center"/>
        </w:trPr>
        <w:tc>
          <w:tcPr>
            <w:tcW w:w="288" w:type="dxa"/>
          </w:tcPr>
          <w:p w14:paraId="7118141A" w14:textId="77777777" w:rsidR="008A3F9A" w:rsidRDefault="008A3F9A" w:rsidP="00864DF9">
            <w:pPr>
              <w:pStyle w:val="CopticCross"/>
            </w:pPr>
          </w:p>
        </w:tc>
        <w:tc>
          <w:tcPr>
            <w:tcW w:w="3960" w:type="dxa"/>
          </w:tcPr>
          <w:p w14:paraId="43C80BFA" w14:textId="77777777" w:rsidR="008A3F9A" w:rsidRPr="007425E1" w:rsidRDefault="008A3F9A" w:rsidP="008A3F9A">
            <w:pPr>
              <w:pStyle w:val="EngHang"/>
            </w:pPr>
            <w:r w:rsidRPr="007425E1">
              <w:t>The Lord swore in truth to David,</w:t>
            </w:r>
          </w:p>
          <w:p w14:paraId="6C804A43" w14:textId="77777777" w:rsidR="008A3F9A" w:rsidRPr="007425E1" w:rsidRDefault="008A3F9A" w:rsidP="008A3F9A">
            <w:pPr>
              <w:pStyle w:val="EngHang"/>
            </w:pPr>
            <w:r w:rsidRPr="007425E1">
              <w:t>And will not turn from it,</w:t>
            </w:r>
          </w:p>
          <w:p w14:paraId="10ADE162" w14:textId="77777777" w:rsidR="008A3F9A" w:rsidRPr="007425E1" w:rsidRDefault="008A3F9A" w:rsidP="008A3F9A">
            <w:pPr>
              <w:pStyle w:val="EngHang"/>
            </w:pPr>
            <w:r>
              <w:t>"</w:t>
            </w:r>
            <w:r w:rsidRPr="007425E1">
              <w:t>Of the fruit of your loins,</w:t>
            </w:r>
          </w:p>
          <w:p w14:paraId="79AC1596" w14:textId="77777777" w:rsidR="008A3F9A" w:rsidRDefault="008A3F9A" w:rsidP="008A3F9A">
            <w:pPr>
              <w:pStyle w:val="EngHangEnd"/>
            </w:pPr>
            <w:r w:rsidRPr="007425E1">
              <w:t>I will set upon your throne.</w:t>
            </w:r>
            <w:r>
              <w:t>"</w:t>
            </w:r>
          </w:p>
        </w:tc>
        <w:tc>
          <w:tcPr>
            <w:tcW w:w="288" w:type="dxa"/>
          </w:tcPr>
          <w:p w14:paraId="59C5030B" w14:textId="77777777" w:rsidR="008A3F9A" w:rsidRDefault="008A3F9A" w:rsidP="00864DF9"/>
        </w:tc>
        <w:tc>
          <w:tcPr>
            <w:tcW w:w="288" w:type="dxa"/>
          </w:tcPr>
          <w:p w14:paraId="76129808" w14:textId="77777777" w:rsidR="008A3F9A" w:rsidRDefault="008A3F9A" w:rsidP="00864DF9">
            <w:pPr>
              <w:pStyle w:val="CopticCross"/>
            </w:pPr>
          </w:p>
        </w:tc>
        <w:tc>
          <w:tcPr>
            <w:tcW w:w="3960" w:type="dxa"/>
          </w:tcPr>
          <w:p w14:paraId="425F5F58" w14:textId="77777777" w:rsidR="008A3F9A" w:rsidRDefault="008A3F9A" w:rsidP="00D364A6">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5FD9974C" w14:textId="77777777" w:rsidR="008A3F9A" w:rsidRDefault="008A3F9A" w:rsidP="00D364A6">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398E20C4" w14:textId="77777777" w:rsidR="008A3F9A" w:rsidRDefault="008A3F9A" w:rsidP="00D364A6">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1C8BD719" w14:textId="77777777" w:rsidR="008A3F9A" w:rsidRDefault="008A3F9A" w:rsidP="00D364A6">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8A3F9A" w14:paraId="3FF6402D" w14:textId="77777777" w:rsidTr="00864DF9">
        <w:trPr>
          <w:cantSplit/>
          <w:jc w:val="center"/>
        </w:trPr>
        <w:tc>
          <w:tcPr>
            <w:tcW w:w="288" w:type="dxa"/>
          </w:tcPr>
          <w:p w14:paraId="71ED545A" w14:textId="77777777" w:rsidR="008A3F9A" w:rsidRDefault="008A3F9A" w:rsidP="00864DF9">
            <w:pPr>
              <w:pStyle w:val="CopticCross"/>
            </w:pPr>
            <w:r w:rsidRPr="00FB5ACB">
              <w:lastRenderedPageBreak/>
              <w:t>¿</w:t>
            </w:r>
          </w:p>
        </w:tc>
        <w:tc>
          <w:tcPr>
            <w:tcW w:w="3960" w:type="dxa"/>
          </w:tcPr>
          <w:p w14:paraId="38C9EB8B" w14:textId="77777777" w:rsidR="008A3F9A" w:rsidRPr="007425E1" w:rsidRDefault="008A3F9A" w:rsidP="008A3F9A">
            <w:pPr>
              <w:pStyle w:val="EngHang"/>
            </w:pPr>
            <w:r w:rsidRPr="007425E1">
              <w:t xml:space="preserve">So when the righteous </w:t>
            </w:r>
            <w:commentRangeStart w:id="739"/>
            <w:r>
              <w:t>David</w:t>
            </w:r>
            <w:commentRangeEnd w:id="739"/>
            <w:r>
              <w:rPr>
                <w:rStyle w:val="CommentReference"/>
                <w:rFonts w:ascii="Times New Roman" w:eastAsiaTheme="minorHAnsi" w:hAnsi="Times New Roman" w:cstheme="minorBidi"/>
                <w:color w:val="auto"/>
              </w:rPr>
              <w:commentReference w:id="739"/>
            </w:r>
            <w:r w:rsidRPr="007425E1">
              <w:t>,</w:t>
            </w:r>
          </w:p>
          <w:p w14:paraId="355E0E3C" w14:textId="77777777" w:rsidR="008A3F9A" w:rsidRPr="007425E1" w:rsidRDefault="008A3F9A" w:rsidP="008A3F9A">
            <w:pPr>
              <w:pStyle w:val="EngHang"/>
            </w:pPr>
            <w:r w:rsidRPr="007425E1">
              <w:t xml:space="preserve">Consented that </w:t>
            </w:r>
            <w:r>
              <w:t>from</w:t>
            </w:r>
            <w:r w:rsidRPr="007425E1">
              <w:t xml:space="preserve"> him</w:t>
            </w:r>
            <w:r>
              <w:t>self,</w:t>
            </w:r>
          </w:p>
          <w:p w14:paraId="7454EC5C" w14:textId="77777777" w:rsidR="008A3F9A" w:rsidRPr="007425E1" w:rsidRDefault="008A3F9A" w:rsidP="008A3F9A">
            <w:pPr>
              <w:pStyle w:val="EngHang"/>
            </w:pPr>
            <w:r w:rsidRPr="007425E1">
              <w:t>Christ be brought forth according to the flesh,</w:t>
            </w:r>
          </w:p>
          <w:p w14:paraId="78FC7A15" w14:textId="77777777" w:rsidR="008A3F9A" w:rsidRDefault="008A3F9A" w:rsidP="008A3F9A">
            <w:pPr>
              <w:pStyle w:val="EngHangEnd"/>
            </w:pPr>
            <w:r w:rsidRPr="007425E1">
              <w:t>He sought earnestly,</w:t>
            </w:r>
          </w:p>
        </w:tc>
        <w:tc>
          <w:tcPr>
            <w:tcW w:w="288" w:type="dxa"/>
          </w:tcPr>
          <w:p w14:paraId="08E470CB" w14:textId="77777777" w:rsidR="008A3F9A" w:rsidRDefault="008A3F9A" w:rsidP="00864DF9"/>
        </w:tc>
        <w:tc>
          <w:tcPr>
            <w:tcW w:w="288" w:type="dxa"/>
          </w:tcPr>
          <w:p w14:paraId="3EC7C448" w14:textId="77777777" w:rsidR="008A3F9A" w:rsidRDefault="008A3F9A" w:rsidP="00864DF9">
            <w:pPr>
              <w:pStyle w:val="CopticCross"/>
            </w:pPr>
            <w:r w:rsidRPr="00FB5ACB">
              <w:t>¿</w:t>
            </w:r>
          </w:p>
        </w:tc>
        <w:tc>
          <w:tcPr>
            <w:tcW w:w="3960" w:type="dxa"/>
          </w:tcPr>
          <w:p w14:paraId="10C1E243" w14:textId="77777777" w:rsidR="008A3F9A" w:rsidRDefault="008A3F9A" w:rsidP="00D364A6">
            <w:pPr>
              <w:pStyle w:val="CopticVersemulti-line"/>
            </w:pPr>
            <w:r w:rsidRPr="00D364A6">
              <w:t>Ⲟ̀ⲑⲉⲛ ⲉⲧⲁϥⲑⲱⲧ ⲛ̀ϩⲏⲧ</w:t>
            </w:r>
          </w:p>
          <w:p w14:paraId="7911F196" w14:textId="77777777" w:rsidR="008A3F9A" w:rsidRDefault="008A3F9A" w:rsidP="00D364A6">
            <w:pPr>
              <w:pStyle w:val="CopticVersemulti-line"/>
            </w:pPr>
            <w:r w:rsidRPr="00D364A6">
              <w:t>ⲛ̀ϫⲉ ⲡⲓⲑ̀ⲙⲏⲓ ϫⲉ ⲉⲃⲟⲗ ⲙ̀ⲙⲟϥ</w:t>
            </w:r>
          </w:p>
          <w:p w14:paraId="406E121C" w14:textId="77777777" w:rsidR="008A3F9A" w:rsidRDefault="008A3F9A" w:rsidP="00D364A6">
            <w:pPr>
              <w:pStyle w:val="CopticVersemulti-line"/>
            </w:pPr>
            <w:r w:rsidRPr="00D364A6">
              <w:t>ⲥⲉⲛⲁϫ̀ⲫⲟ ⲙ̀Ⲡⲭ̅ⲥ ⲕⲁⲧⲁ ⲥⲁⲣⲝ</w:t>
            </w:r>
          </w:p>
          <w:p w14:paraId="59B99782" w14:textId="77777777" w:rsidR="008A3F9A" w:rsidRDefault="008A3F9A" w:rsidP="00D364A6">
            <w:pPr>
              <w:pStyle w:val="CopticVerse"/>
            </w:pPr>
            <w:r w:rsidRPr="00D364A6">
              <w:t>ⲁϥⲕⲱϯ ⲁⲕⲣⲓⲃⲱⲥ</w:t>
            </w:r>
          </w:p>
        </w:tc>
      </w:tr>
      <w:tr w:rsidR="008A3F9A" w14:paraId="66B21645" w14:textId="77777777" w:rsidTr="00864DF9">
        <w:trPr>
          <w:cantSplit/>
          <w:jc w:val="center"/>
        </w:trPr>
        <w:tc>
          <w:tcPr>
            <w:tcW w:w="288" w:type="dxa"/>
          </w:tcPr>
          <w:p w14:paraId="6508D20A" w14:textId="77777777" w:rsidR="008A3F9A" w:rsidRDefault="008A3F9A" w:rsidP="00864DF9">
            <w:pPr>
              <w:pStyle w:val="CopticCross"/>
            </w:pPr>
          </w:p>
        </w:tc>
        <w:tc>
          <w:tcPr>
            <w:tcW w:w="3960" w:type="dxa"/>
          </w:tcPr>
          <w:p w14:paraId="1E6EC5B7" w14:textId="77777777" w:rsidR="008A3F9A" w:rsidRPr="007425E1" w:rsidRDefault="008A3F9A" w:rsidP="008A3F9A">
            <w:pPr>
              <w:pStyle w:val="EngHang"/>
            </w:pPr>
            <w:r w:rsidRPr="007425E1">
              <w:t>To find a dwelling place,</w:t>
            </w:r>
          </w:p>
          <w:p w14:paraId="1AA3CF88" w14:textId="77777777" w:rsidR="008A3F9A" w:rsidRPr="007425E1" w:rsidRDefault="008A3F9A" w:rsidP="008A3F9A">
            <w:pPr>
              <w:pStyle w:val="EngHang"/>
            </w:pPr>
            <w:r w:rsidRPr="007425E1">
              <w:t>For the Lord God, the Logos,</w:t>
            </w:r>
          </w:p>
          <w:p w14:paraId="195D43EA" w14:textId="77777777" w:rsidR="008A3F9A" w:rsidRPr="007425E1" w:rsidRDefault="008A3F9A" w:rsidP="008A3F9A">
            <w:pPr>
              <w:pStyle w:val="EngHang"/>
            </w:pPr>
            <w:r w:rsidRPr="007425E1">
              <w:t>And this was fulfilled,</w:t>
            </w:r>
          </w:p>
          <w:p w14:paraId="2A0321A1" w14:textId="77777777" w:rsidR="008A3F9A" w:rsidRDefault="008A3F9A" w:rsidP="008A3F9A">
            <w:pPr>
              <w:pStyle w:val="EngHangEnd"/>
            </w:pPr>
            <w:r w:rsidRPr="007425E1">
              <w:t>With great diligence.</w:t>
            </w:r>
          </w:p>
        </w:tc>
        <w:tc>
          <w:tcPr>
            <w:tcW w:w="288" w:type="dxa"/>
          </w:tcPr>
          <w:p w14:paraId="552DEB1D" w14:textId="77777777" w:rsidR="008A3F9A" w:rsidRDefault="008A3F9A" w:rsidP="00864DF9"/>
        </w:tc>
        <w:tc>
          <w:tcPr>
            <w:tcW w:w="288" w:type="dxa"/>
          </w:tcPr>
          <w:p w14:paraId="5DA19844" w14:textId="77777777" w:rsidR="008A3F9A" w:rsidRDefault="008A3F9A" w:rsidP="00864DF9">
            <w:pPr>
              <w:pStyle w:val="CopticCross"/>
            </w:pPr>
          </w:p>
        </w:tc>
        <w:tc>
          <w:tcPr>
            <w:tcW w:w="3960" w:type="dxa"/>
          </w:tcPr>
          <w:p w14:paraId="1B5B55A7" w14:textId="77777777" w:rsidR="008A3F9A" w:rsidRDefault="008A3F9A" w:rsidP="00D364A6">
            <w:pPr>
              <w:pStyle w:val="CopticVersemulti-line"/>
            </w:pPr>
            <w:r w:rsidRPr="00D364A6">
              <w:t>Ⲉ̀ϫⲓⲙⲓ ⲛ̀ⲟⲩⲙⲁⲛ̀ϣⲱⲡⲓ</w:t>
            </w:r>
          </w:p>
          <w:p w14:paraId="19F19F31" w14:textId="77777777" w:rsidR="008A3F9A" w:rsidRDefault="008A3F9A" w:rsidP="00D364A6">
            <w:pPr>
              <w:pStyle w:val="CopticVersemulti-line"/>
            </w:pPr>
            <w:r w:rsidRPr="00D364A6">
              <w:t>ⲙ̀Ⲡⲟ̅ⲥ̅ Ⲫϯ ⲡⲓⲗⲟⲅⲟⲥ</w:t>
            </w:r>
          </w:p>
          <w:p w14:paraId="6574E521" w14:textId="77777777" w:rsidR="008A3F9A" w:rsidRDefault="008A3F9A" w:rsidP="00D364A6">
            <w:pPr>
              <w:pStyle w:val="CopticVersemulti-line"/>
            </w:pPr>
            <w:r w:rsidRPr="00D364A6">
              <w:t>ⲟⲩⲟϩ ⲫⲁⲓ ⲁϥϫⲟⲕϥ ⲉⲃⲟⲗ</w:t>
            </w:r>
          </w:p>
          <w:p w14:paraId="50870405" w14:textId="77777777" w:rsidR="008A3F9A" w:rsidRDefault="008A3F9A" w:rsidP="00D364A6">
            <w:pPr>
              <w:pStyle w:val="CopticVerse"/>
            </w:pPr>
            <w:r w:rsidRPr="00D364A6">
              <w:t>ϧⲉⲛ ⲟⲩⲛⲓϣϯ ⲛ̀ϣ̀ⲣⲱⲓⲥ</w:t>
            </w:r>
          </w:p>
        </w:tc>
      </w:tr>
      <w:tr w:rsidR="008A3F9A" w14:paraId="2F12A075" w14:textId="77777777" w:rsidTr="00864DF9">
        <w:trPr>
          <w:cantSplit/>
          <w:jc w:val="center"/>
        </w:trPr>
        <w:tc>
          <w:tcPr>
            <w:tcW w:w="288" w:type="dxa"/>
          </w:tcPr>
          <w:p w14:paraId="590D48D4" w14:textId="77777777" w:rsidR="008A3F9A" w:rsidRDefault="008A3F9A" w:rsidP="00864DF9">
            <w:pPr>
              <w:pStyle w:val="CopticCross"/>
            </w:pPr>
            <w:r w:rsidRPr="00FB5ACB">
              <w:t>¿</w:t>
            </w:r>
          </w:p>
        </w:tc>
        <w:tc>
          <w:tcPr>
            <w:tcW w:w="3960" w:type="dxa"/>
          </w:tcPr>
          <w:p w14:paraId="6DAFDF34" w14:textId="77777777" w:rsidR="008A3F9A" w:rsidRPr="007425E1" w:rsidRDefault="008A3F9A" w:rsidP="008A3F9A">
            <w:pPr>
              <w:pStyle w:val="EngHang"/>
            </w:pPr>
            <w:r w:rsidRPr="007425E1">
              <w:t xml:space="preserve">And </w:t>
            </w:r>
            <w:r>
              <w:t>immediately</w:t>
            </w:r>
            <w:r w:rsidRPr="007425E1">
              <w:t xml:space="preserve"> he cried out,</w:t>
            </w:r>
          </w:p>
          <w:p w14:paraId="0F12C734" w14:textId="77777777" w:rsidR="008A3F9A" w:rsidRPr="007425E1" w:rsidRDefault="008A3F9A" w:rsidP="008A3F9A">
            <w:pPr>
              <w:pStyle w:val="EngHang"/>
            </w:pPr>
            <w:r w:rsidRPr="007425E1">
              <w:t>In the Spirit, saying,</w:t>
            </w:r>
          </w:p>
          <w:p w14:paraId="5E70CC5D" w14:textId="77777777" w:rsidR="008A3F9A" w:rsidRPr="007425E1" w:rsidRDefault="008A3F9A" w:rsidP="008A3F9A">
            <w:pPr>
              <w:pStyle w:val="EngHang"/>
            </w:pPr>
            <w:r>
              <w:t>"</w:t>
            </w:r>
            <w:r w:rsidRPr="007425E1">
              <w:t>We heard it at Ephratah,</w:t>
            </w:r>
            <w:r>
              <w:t>"</w:t>
            </w:r>
          </w:p>
          <w:p w14:paraId="285CE7A6" w14:textId="77777777" w:rsidR="008A3F9A" w:rsidRDefault="008A3F9A" w:rsidP="008A3F9A">
            <w:pPr>
              <w:pStyle w:val="EngHangEnd"/>
            </w:pPr>
            <w:r w:rsidRPr="007425E1">
              <w:t xml:space="preserve">Which is </w:t>
            </w:r>
            <w:r w:rsidRPr="00281534">
              <w:t>Bethlehem</w:t>
            </w:r>
            <w:r>
              <w:t>.</w:t>
            </w:r>
          </w:p>
        </w:tc>
        <w:tc>
          <w:tcPr>
            <w:tcW w:w="288" w:type="dxa"/>
          </w:tcPr>
          <w:p w14:paraId="0F2F994F" w14:textId="77777777" w:rsidR="008A3F9A" w:rsidRDefault="008A3F9A" w:rsidP="00864DF9"/>
        </w:tc>
        <w:tc>
          <w:tcPr>
            <w:tcW w:w="288" w:type="dxa"/>
          </w:tcPr>
          <w:p w14:paraId="3019228C" w14:textId="77777777" w:rsidR="008A3F9A" w:rsidRDefault="008A3F9A" w:rsidP="00864DF9">
            <w:pPr>
              <w:pStyle w:val="CopticCross"/>
            </w:pPr>
            <w:r w:rsidRPr="00FB5ACB">
              <w:t>¿</w:t>
            </w:r>
          </w:p>
        </w:tc>
        <w:tc>
          <w:tcPr>
            <w:tcW w:w="3960" w:type="dxa"/>
          </w:tcPr>
          <w:p w14:paraId="4F4F2D33" w14:textId="77777777" w:rsidR="008A3F9A" w:rsidRDefault="008A3F9A" w:rsidP="00D364A6">
            <w:pPr>
              <w:pStyle w:val="CopticVersemulti-line"/>
            </w:pPr>
            <w:r w:rsidRPr="00D364A6">
              <w:t>Ⲟⲩⲟϩ ⲥⲁⲧⲟⲧϥ ⲁϥⲱϣ ⲉⲃⲟⲗ</w:t>
            </w:r>
          </w:p>
          <w:p w14:paraId="2B85DD4A" w14:textId="77777777" w:rsidR="008A3F9A" w:rsidRDefault="008A3F9A" w:rsidP="00D364A6">
            <w:pPr>
              <w:pStyle w:val="CopticVersemulti-line"/>
            </w:pPr>
            <w:r w:rsidRPr="00D364A6">
              <w:t>ϧⲉⲛ ⲡⲓⲡ̅ⲛ̅ⲁ ⲉϥϫⲱ ⲙ̀ⲙⲟⲥ</w:t>
            </w:r>
          </w:p>
          <w:p w14:paraId="4987189A" w14:textId="77777777" w:rsidR="008A3F9A" w:rsidRDefault="008A3F9A" w:rsidP="00D364A6">
            <w:pPr>
              <w:pStyle w:val="CopticVersemulti-line"/>
            </w:pPr>
            <w:r w:rsidRPr="00D364A6">
              <w:t>ϫⲉ ⲁⲛⲥⲟⲑⲙⲉⲥ ϧⲉⲛ Ⲉⲫⲣⲁⲑⲁ</w:t>
            </w:r>
          </w:p>
          <w:p w14:paraId="5EC7B90A" w14:textId="77777777" w:rsidR="008A3F9A" w:rsidRDefault="008A3F9A" w:rsidP="00894E50">
            <w:pPr>
              <w:pStyle w:val="CopticVerse"/>
            </w:pPr>
            <w:r w:rsidRPr="00D364A6">
              <w:t>ⲉⲧⲉ Ⲃⲏⲑⲗⲉⲉⲙ ⲧⲉ</w:t>
            </w:r>
          </w:p>
        </w:tc>
      </w:tr>
      <w:tr w:rsidR="008A3F9A" w14:paraId="4E4332B4" w14:textId="77777777" w:rsidTr="00864DF9">
        <w:trPr>
          <w:cantSplit/>
          <w:jc w:val="center"/>
        </w:trPr>
        <w:tc>
          <w:tcPr>
            <w:tcW w:w="288" w:type="dxa"/>
          </w:tcPr>
          <w:p w14:paraId="78A26A96" w14:textId="77777777" w:rsidR="008A3F9A" w:rsidRDefault="008A3F9A" w:rsidP="00864DF9">
            <w:pPr>
              <w:pStyle w:val="CopticCross"/>
            </w:pPr>
          </w:p>
        </w:tc>
        <w:tc>
          <w:tcPr>
            <w:tcW w:w="3960" w:type="dxa"/>
          </w:tcPr>
          <w:p w14:paraId="09E004A4" w14:textId="77777777" w:rsidR="008A3F9A" w:rsidRPr="00E03CD4" w:rsidRDefault="008A3F9A" w:rsidP="008A3F9A">
            <w:pPr>
              <w:pStyle w:val="EngHang"/>
            </w:pPr>
            <w:r w:rsidRPr="00E03CD4">
              <w:t xml:space="preserve">The place </w:t>
            </w:r>
            <w:r>
              <w:t>that</w:t>
            </w:r>
            <w:r w:rsidRPr="00E03CD4">
              <w:t xml:space="preserve"> Emmanuel our God,</w:t>
            </w:r>
          </w:p>
          <w:p w14:paraId="721EBCB3" w14:textId="77777777" w:rsidR="008A3F9A" w:rsidRPr="00E03CD4" w:rsidRDefault="008A3F9A" w:rsidP="008A3F9A">
            <w:pPr>
              <w:pStyle w:val="EngHang"/>
            </w:pPr>
            <w:commentRangeStart w:id="740"/>
            <w:r w:rsidRPr="00E03CD4">
              <w:t xml:space="preserve">deemed </w:t>
            </w:r>
            <w:commentRangeEnd w:id="740"/>
            <w:r>
              <w:rPr>
                <w:rStyle w:val="CommentReference"/>
                <w:rFonts w:ascii="Times New Roman" w:eastAsiaTheme="minorHAnsi" w:hAnsi="Times New Roman" w:cstheme="minorBidi"/>
                <w:color w:val="auto"/>
              </w:rPr>
              <w:commentReference w:id="740"/>
            </w:r>
            <w:r w:rsidRPr="00E03CD4">
              <w:t>worthy</w:t>
            </w:r>
            <w:r>
              <w:t xml:space="preserve"> to be born in</w:t>
            </w:r>
          </w:p>
          <w:p w14:paraId="203A16EA" w14:textId="77777777" w:rsidR="008A3F9A" w:rsidRPr="00E03CD4" w:rsidRDefault="008A3F9A" w:rsidP="008A3F9A">
            <w:pPr>
              <w:pStyle w:val="EngHang"/>
            </w:pPr>
            <w:r>
              <w:t>According</w:t>
            </w:r>
            <w:r w:rsidRPr="00E03CD4">
              <w:t xml:space="preserve"> to the flesh,</w:t>
            </w:r>
          </w:p>
          <w:p w14:paraId="6F8DDA75" w14:textId="77777777" w:rsidR="008A3F9A" w:rsidRPr="00E03CD4" w:rsidRDefault="008A3F9A" w:rsidP="008A3F9A">
            <w:pPr>
              <w:pStyle w:val="EngHangEnd"/>
            </w:pPr>
            <w:r w:rsidRPr="00E03CD4">
              <w:t>For our salvation.</w:t>
            </w:r>
          </w:p>
          <w:p w14:paraId="3002B756" w14:textId="77777777" w:rsidR="008A3F9A" w:rsidRPr="00E03CD4" w:rsidRDefault="008A3F9A" w:rsidP="008A3F9A">
            <w:pPr>
              <w:pStyle w:val="EngHang"/>
            </w:pPr>
          </w:p>
        </w:tc>
        <w:tc>
          <w:tcPr>
            <w:tcW w:w="288" w:type="dxa"/>
          </w:tcPr>
          <w:p w14:paraId="73402964" w14:textId="77777777" w:rsidR="008A3F9A" w:rsidRDefault="008A3F9A" w:rsidP="00864DF9"/>
        </w:tc>
        <w:tc>
          <w:tcPr>
            <w:tcW w:w="288" w:type="dxa"/>
          </w:tcPr>
          <w:p w14:paraId="7F80E8A5" w14:textId="77777777" w:rsidR="008A3F9A" w:rsidRDefault="008A3F9A" w:rsidP="00864DF9">
            <w:pPr>
              <w:pStyle w:val="CopticCross"/>
            </w:pPr>
          </w:p>
        </w:tc>
        <w:tc>
          <w:tcPr>
            <w:tcW w:w="3960" w:type="dxa"/>
          </w:tcPr>
          <w:p w14:paraId="0F6A03F2" w14:textId="77777777" w:rsidR="008A3F9A" w:rsidRDefault="008A3F9A" w:rsidP="00D364A6">
            <w:pPr>
              <w:pStyle w:val="CopticVersemulti-line"/>
            </w:pPr>
            <w:r w:rsidRPr="00894E50">
              <w:t>Ⲡⲓⲙⲁ ⲉ̀ⲧⲁϥⲉⲣⲕⲁⲧⲁⲍⲓⲟⲓⲛ ⲙ̀ⲙⲟϥ</w:t>
            </w:r>
          </w:p>
          <w:p w14:paraId="71261415" w14:textId="77777777" w:rsidR="008A3F9A" w:rsidRDefault="008A3F9A" w:rsidP="00D364A6">
            <w:pPr>
              <w:pStyle w:val="CopticVersemulti-line"/>
            </w:pPr>
            <w:r w:rsidRPr="00894E50">
              <w:t xml:space="preserve">ⲛ̀ϫⲉ Ⲉⲙⲙⲁⲛⲟⲩⲏⲗ Ⲡⲉⲛⲛⲟⲩϯ </w:t>
            </w:r>
          </w:p>
          <w:p w14:paraId="5CDD5A2B" w14:textId="77777777" w:rsidR="008A3F9A" w:rsidRDefault="008A3F9A" w:rsidP="00D364A6">
            <w:pPr>
              <w:pStyle w:val="CopticVersemulti-line"/>
            </w:pPr>
            <w:r w:rsidRPr="00894E50">
              <w:t>ⲉⲑⲣⲟⲩϫ̀ⲫⲟϥ ⲛ̀ϧⲏⲧϥ ⲕⲁⲧⲁ ⲥⲁⲣⲝ</w:t>
            </w:r>
          </w:p>
          <w:p w14:paraId="32D91D3B" w14:textId="77777777" w:rsidR="008A3F9A" w:rsidRDefault="008A3F9A" w:rsidP="00894E50">
            <w:pPr>
              <w:pStyle w:val="CopticVerse"/>
            </w:pPr>
            <w:r w:rsidRPr="00894E50">
              <w:t>ⲉⲑⲃⲉ ⲫⲏⲉⲧⲉ ⲫⲱⲛ ⲛ̀ⲟⲩϫⲁⲓ</w:t>
            </w:r>
          </w:p>
        </w:tc>
      </w:tr>
      <w:tr w:rsidR="008A3F9A" w14:paraId="2D0AFB84" w14:textId="77777777" w:rsidTr="00864DF9">
        <w:trPr>
          <w:cantSplit/>
          <w:jc w:val="center"/>
        </w:trPr>
        <w:tc>
          <w:tcPr>
            <w:tcW w:w="288" w:type="dxa"/>
          </w:tcPr>
          <w:p w14:paraId="02FD0E2B" w14:textId="77777777" w:rsidR="008A3F9A" w:rsidRDefault="008A3F9A" w:rsidP="00864DF9">
            <w:pPr>
              <w:pStyle w:val="CopticCross"/>
            </w:pPr>
            <w:r w:rsidRPr="00FB5ACB">
              <w:t>¿</w:t>
            </w:r>
          </w:p>
        </w:tc>
        <w:tc>
          <w:tcPr>
            <w:tcW w:w="3960" w:type="dxa"/>
          </w:tcPr>
          <w:p w14:paraId="411534E1" w14:textId="77777777" w:rsidR="008A3F9A" w:rsidRPr="007425E1" w:rsidRDefault="008A3F9A" w:rsidP="008A3F9A">
            <w:pPr>
              <w:pStyle w:val="EngHang"/>
            </w:pPr>
            <w:r w:rsidRPr="007425E1">
              <w:t>Also according to the saying,</w:t>
            </w:r>
            <w:r w:rsidRPr="007425E1">
              <w:tab/>
            </w:r>
          </w:p>
          <w:p w14:paraId="659A6A7D" w14:textId="77777777" w:rsidR="008A3F9A" w:rsidRPr="007425E1" w:rsidRDefault="008A3F9A" w:rsidP="008A3F9A">
            <w:pPr>
              <w:pStyle w:val="EngHang"/>
            </w:pPr>
            <w:r>
              <w:t>Of Micah the prophet,</w:t>
            </w:r>
            <w:r>
              <w:tab/>
            </w:r>
          </w:p>
          <w:p w14:paraId="6FF42A94" w14:textId="77777777" w:rsidR="008A3F9A" w:rsidRPr="007425E1" w:rsidRDefault="008A3F9A" w:rsidP="008A3F9A">
            <w:pPr>
              <w:pStyle w:val="EngHang"/>
            </w:pPr>
            <w:r w:rsidRPr="007425E1">
              <w:t>“And you also, Bethlehem,</w:t>
            </w:r>
          </w:p>
          <w:p w14:paraId="0512628F" w14:textId="77777777" w:rsidR="008A3F9A" w:rsidRDefault="008A3F9A" w:rsidP="008A3F9A">
            <w:pPr>
              <w:pStyle w:val="EngHangEnd"/>
            </w:pPr>
            <w:r w:rsidRPr="007425E1">
              <w:t>The land of Ephratah,</w:t>
            </w:r>
          </w:p>
        </w:tc>
        <w:tc>
          <w:tcPr>
            <w:tcW w:w="288" w:type="dxa"/>
          </w:tcPr>
          <w:p w14:paraId="2D5BC5EB" w14:textId="77777777" w:rsidR="008A3F9A" w:rsidRDefault="008A3F9A" w:rsidP="00864DF9"/>
        </w:tc>
        <w:tc>
          <w:tcPr>
            <w:tcW w:w="288" w:type="dxa"/>
          </w:tcPr>
          <w:p w14:paraId="34C4842A" w14:textId="77777777" w:rsidR="008A3F9A" w:rsidRDefault="008A3F9A" w:rsidP="00864DF9">
            <w:pPr>
              <w:pStyle w:val="CopticCross"/>
            </w:pPr>
            <w:r w:rsidRPr="00FB5ACB">
              <w:t>¿</w:t>
            </w:r>
          </w:p>
        </w:tc>
        <w:tc>
          <w:tcPr>
            <w:tcW w:w="3960" w:type="dxa"/>
          </w:tcPr>
          <w:p w14:paraId="720F1725" w14:textId="77777777" w:rsidR="008A3F9A" w:rsidRDefault="008A3F9A" w:rsidP="00D364A6">
            <w:pPr>
              <w:pStyle w:val="CopticVersemulti-line"/>
            </w:pPr>
            <w:r w:rsidRPr="00894E50">
              <w:t>Ⲕⲁⲧⲁ ⲫ̀ⲣⲏϯ ⲟⲛ ⲉ̀ⲧⲁϥϫⲟⲥ</w:t>
            </w:r>
          </w:p>
          <w:p w14:paraId="47F7E91E" w14:textId="77777777" w:rsidR="008A3F9A" w:rsidRDefault="008A3F9A" w:rsidP="00D364A6">
            <w:pPr>
              <w:pStyle w:val="CopticVersemulti-line"/>
            </w:pPr>
            <w:r w:rsidRPr="00894E50">
              <w:t>ⲛ̀ϫⲉ Ⲙⲓⲭⲉⲟⲥ ⲡⲓⲡ̀ⲣⲟⲫⲏⲧⲏⲥ</w:t>
            </w:r>
          </w:p>
          <w:p w14:paraId="0CB6F559" w14:textId="77777777" w:rsidR="008A3F9A" w:rsidRDefault="008A3F9A" w:rsidP="00D364A6">
            <w:pPr>
              <w:pStyle w:val="CopticVersemulti-line"/>
            </w:pPr>
            <w:r w:rsidRPr="00894E50">
              <w:t>ϫⲉ ⲛⲉⲙ ⲛ̀ⲑⲟ ϩⲱⲓ Ⲃⲏⲑⲗⲉⲉⲙ</w:t>
            </w:r>
          </w:p>
          <w:p w14:paraId="61EF1BD1" w14:textId="77777777" w:rsidR="008A3F9A" w:rsidRDefault="008A3F9A" w:rsidP="00894E50">
            <w:pPr>
              <w:pStyle w:val="CopticVerse"/>
            </w:pPr>
            <w:r w:rsidRPr="00894E50">
              <w:t>ⲡ̀ⲕⲁϩⲓ ⲛ̀Ⲉⲫⲣⲁⲑⲁ</w:t>
            </w:r>
          </w:p>
        </w:tc>
      </w:tr>
      <w:tr w:rsidR="008A3F9A" w14:paraId="353A2649" w14:textId="77777777" w:rsidTr="00864DF9">
        <w:trPr>
          <w:cantSplit/>
          <w:jc w:val="center"/>
        </w:trPr>
        <w:tc>
          <w:tcPr>
            <w:tcW w:w="288" w:type="dxa"/>
          </w:tcPr>
          <w:p w14:paraId="195FC196" w14:textId="77777777" w:rsidR="008A3F9A" w:rsidRDefault="008A3F9A" w:rsidP="00864DF9">
            <w:pPr>
              <w:pStyle w:val="CopticCross"/>
            </w:pPr>
          </w:p>
        </w:tc>
        <w:tc>
          <w:tcPr>
            <w:tcW w:w="3960" w:type="dxa"/>
          </w:tcPr>
          <w:p w14:paraId="099247AD" w14:textId="77777777" w:rsidR="008A3F9A" w:rsidRPr="007425E1" w:rsidRDefault="008A3F9A" w:rsidP="008A3F9A">
            <w:pPr>
              <w:pStyle w:val="EngHang"/>
            </w:pPr>
            <w:r>
              <w:t>A</w:t>
            </w:r>
            <w:r w:rsidRPr="007425E1">
              <w:t>re not the least,</w:t>
            </w:r>
          </w:p>
          <w:p w14:paraId="4BD46375" w14:textId="77777777" w:rsidR="008A3F9A" w:rsidRPr="007425E1" w:rsidRDefault="008A3F9A" w:rsidP="008A3F9A">
            <w:pPr>
              <w:pStyle w:val="EngHang"/>
              <w:rPr>
                <w:color w:val="FF0000"/>
              </w:rPr>
            </w:pPr>
            <w:r w:rsidRPr="007425E1">
              <w:t>Of the rulers of Judah,</w:t>
            </w:r>
            <w:r w:rsidRPr="007425E1">
              <w:tab/>
            </w:r>
          </w:p>
          <w:p w14:paraId="2DF84E68" w14:textId="77777777" w:rsidR="008A3F9A" w:rsidRPr="007425E1" w:rsidRDefault="008A3F9A" w:rsidP="008A3F9A">
            <w:pPr>
              <w:pStyle w:val="EngHang"/>
            </w:pPr>
            <w:r w:rsidRPr="007425E1">
              <w:t>For out of you shall come,</w:t>
            </w:r>
          </w:p>
          <w:p w14:paraId="29E4A986" w14:textId="77777777" w:rsidR="008A3F9A" w:rsidRDefault="008A3F9A" w:rsidP="008A3F9A">
            <w:pPr>
              <w:pStyle w:val="EngHangEnd"/>
            </w:pPr>
            <w:r w:rsidRPr="007425E1">
              <w:t>A ruler Who will shepherd my people Israel.</w:t>
            </w:r>
            <w:r>
              <w:t>"</w:t>
            </w:r>
          </w:p>
        </w:tc>
        <w:tc>
          <w:tcPr>
            <w:tcW w:w="288" w:type="dxa"/>
          </w:tcPr>
          <w:p w14:paraId="444846EE" w14:textId="77777777" w:rsidR="008A3F9A" w:rsidRDefault="008A3F9A" w:rsidP="00864DF9"/>
        </w:tc>
        <w:tc>
          <w:tcPr>
            <w:tcW w:w="288" w:type="dxa"/>
          </w:tcPr>
          <w:p w14:paraId="23D5FCB8" w14:textId="77777777" w:rsidR="008A3F9A" w:rsidRDefault="008A3F9A" w:rsidP="00864DF9">
            <w:pPr>
              <w:pStyle w:val="CopticCross"/>
            </w:pPr>
          </w:p>
        </w:tc>
        <w:tc>
          <w:tcPr>
            <w:tcW w:w="3960" w:type="dxa"/>
          </w:tcPr>
          <w:p w14:paraId="634CD3AB" w14:textId="77777777" w:rsidR="008A3F9A" w:rsidRDefault="008A3F9A" w:rsidP="00D364A6">
            <w:pPr>
              <w:pStyle w:val="CopticVersemulti-line"/>
            </w:pPr>
            <w:r w:rsidRPr="00894E50">
              <w:t xml:space="preserve">Ⲛ̀ⲑⲟ ⲟⲩⲕⲟⲩϫⲓ ⲁⲛ </w:t>
            </w:r>
            <w:r>
              <w:t>ⲉⲃⲟ</w:t>
            </w:r>
          </w:p>
          <w:p w14:paraId="15612323" w14:textId="77777777" w:rsidR="008A3F9A" w:rsidRDefault="008A3F9A" w:rsidP="00D364A6">
            <w:pPr>
              <w:pStyle w:val="CopticVersemulti-line"/>
            </w:pPr>
            <w:r w:rsidRPr="00894E50">
              <w:t>ϧⲉⲛ ⲛⲓⲙⲉⲧϩⲏⲅⲉⲙⲱⲛ ⲛ̀ⲧⲉ Ⲓⲟⲩⲇⲉⲁ̀</w:t>
            </w:r>
          </w:p>
          <w:p w14:paraId="4A8DAB4A" w14:textId="77777777" w:rsidR="008A3F9A" w:rsidRDefault="008A3F9A" w:rsidP="00D364A6">
            <w:pPr>
              <w:pStyle w:val="CopticVersemulti-line"/>
            </w:pPr>
            <w:r w:rsidRPr="00894E50">
              <w:t>ⲉϥⲉ̀ⲓ̀ ⲅⲁⲣ ⲉⲃⲟⲗ ⲛ̀ϧⲏϯ ⲛ̀ϫⲉ ⲟⲩϩⲏⲅⲟⲩⲙⲉⲛⲟⲥ</w:t>
            </w:r>
          </w:p>
          <w:p w14:paraId="37F10ADA" w14:textId="77777777" w:rsidR="008A3F9A" w:rsidRDefault="008A3F9A" w:rsidP="00894E50">
            <w:pPr>
              <w:pStyle w:val="CopticVerse"/>
            </w:pPr>
            <w:r w:rsidRPr="00894E50">
              <w:t>ⲫⲏⲉⲑⲛⲁ̀ⲁⲙⲟⲛⲓ ⲙ̀ⲡⲁⲗⲁⲟⲥ Ⲡⲓⲥ̅ⲗ</w:t>
            </w:r>
          </w:p>
        </w:tc>
      </w:tr>
      <w:tr w:rsidR="008A3F9A" w14:paraId="72FD6909" w14:textId="77777777" w:rsidTr="00864DF9">
        <w:trPr>
          <w:cantSplit/>
          <w:jc w:val="center"/>
        </w:trPr>
        <w:tc>
          <w:tcPr>
            <w:tcW w:w="288" w:type="dxa"/>
          </w:tcPr>
          <w:p w14:paraId="12DB973D" w14:textId="77777777" w:rsidR="008A3F9A" w:rsidRDefault="008A3F9A" w:rsidP="00864DF9">
            <w:pPr>
              <w:pStyle w:val="CopticCross"/>
            </w:pPr>
            <w:r w:rsidRPr="00FB5ACB">
              <w:lastRenderedPageBreak/>
              <w:t>¿</w:t>
            </w:r>
          </w:p>
        </w:tc>
        <w:tc>
          <w:tcPr>
            <w:tcW w:w="3960" w:type="dxa"/>
          </w:tcPr>
          <w:p w14:paraId="0D45B509" w14:textId="77777777" w:rsidR="008A3F9A" w:rsidRPr="007425E1" w:rsidRDefault="008A3F9A" w:rsidP="008A3F9A">
            <w:pPr>
              <w:pStyle w:val="EngHang"/>
            </w:pPr>
            <w:r w:rsidRPr="007425E1">
              <w:t>O what a symphony,</w:t>
            </w:r>
          </w:p>
          <w:p w14:paraId="463EE4C0" w14:textId="77777777" w:rsidR="008A3F9A" w:rsidRPr="007425E1" w:rsidRDefault="008A3F9A" w:rsidP="008A3F9A">
            <w:pPr>
              <w:pStyle w:val="EngHang"/>
            </w:pPr>
            <w:r w:rsidRPr="007425E1">
              <w:t>Of these prophets,</w:t>
            </w:r>
            <w:r w:rsidRPr="007425E1">
              <w:tab/>
            </w:r>
          </w:p>
          <w:p w14:paraId="75DA625A" w14:textId="77777777" w:rsidR="008A3F9A" w:rsidRPr="007425E1" w:rsidRDefault="008A3F9A" w:rsidP="008A3F9A">
            <w:pPr>
              <w:pStyle w:val="EngHang"/>
            </w:pPr>
            <w:r w:rsidRPr="007425E1">
              <w:t>Who prophesied in this one Spirit,</w:t>
            </w:r>
          </w:p>
          <w:p w14:paraId="55FC1745" w14:textId="77777777" w:rsidR="008A3F9A" w:rsidRDefault="008A3F9A" w:rsidP="008A3F9A">
            <w:pPr>
              <w:pStyle w:val="EngHangEnd"/>
            </w:pPr>
            <w:r w:rsidRPr="007425E1">
              <w:t>Concerning the coming of Christ!</w:t>
            </w:r>
          </w:p>
        </w:tc>
        <w:tc>
          <w:tcPr>
            <w:tcW w:w="288" w:type="dxa"/>
          </w:tcPr>
          <w:p w14:paraId="4315A694" w14:textId="77777777" w:rsidR="008A3F9A" w:rsidRDefault="008A3F9A" w:rsidP="00864DF9"/>
        </w:tc>
        <w:tc>
          <w:tcPr>
            <w:tcW w:w="288" w:type="dxa"/>
          </w:tcPr>
          <w:p w14:paraId="30A466EA" w14:textId="77777777" w:rsidR="008A3F9A" w:rsidRDefault="008A3F9A" w:rsidP="00864DF9">
            <w:pPr>
              <w:pStyle w:val="CopticCross"/>
            </w:pPr>
            <w:r w:rsidRPr="00FB5ACB">
              <w:t>¿</w:t>
            </w:r>
          </w:p>
        </w:tc>
        <w:tc>
          <w:tcPr>
            <w:tcW w:w="3960" w:type="dxa"/>
          </w:tcPr>
          <w:p w14:paraId="2E0CEF1C" w14:textId="77777777" w:rsidR="008A3F9A" w:rsidRDefault="008A3F9A" w:rsidP="00D364A6">
            <w:pPr>
              <w:pStyle w:val="CopticVersemulti-line"/>
            </w:pPr>
            <w:r w:rsidRPr="00894E50">
              <w:t>Ⲱ̀ ⲛⲓⲙ ⲛⲁⲓⲥⲩⲙⲫⲱⲛⲓⲁ</w:t>
            </w:r>
          </w:p>
          <w:p w14:paraId="413DBF51" w14:textId="77777777" w:rsidR="008A3F9A" w:rsidRDefault="008A3F9A" w:rsidP="00D364A6">
            <w:pPr>
              <w:pStyle w:val="CopticVersemulti-line"/>
            </w:pPr>
            <w:r w:rsidRPr="00894E50">
              <w:t>ⲛ̀ⲧⲉ ⲛⲁⲓⲡ̀ⲣⲟⲫⲏⲧⲏⲥ ⲉⲩⲥⲟⲡ</w:t>
            </w:r>
          </w:p>
          <w:p w14:paraId="78E15E77" w14:textId="77777777" w:rsidR="008A3F9A" w:rsidRDefault="008A3F9A" w:rsidP="00894E50">
            <w:pPr>
              <w:pStyle w:val="CopticVersemulti-line"/>
            </w:pPr>
            <w:r w:rsidRPr="00894E50">
              <w:t>ⲛⲏⲉⲧⲁⲩⲉⲣⲡ̀ⲣⲟⲫⲏⲧⲉⲩⲓⲛ</w:t>
            </w:r>
            <w:r>
              <w:t xml:space="preserve"> </w:t>
            </w:r>
            <w:r w:rsidRPr="00894E50">
              <w:t>ϧⲉⲛ ⲡⲁⲓⲡ̅ⲛ̅ⲁ ⲛ̀ⲟⲩⲱⲧ</w:t>
            </w:r>
          </w:p>
          <w:p w14:paraId="78F1E57A" w14:textId="77777777" w:rsidR="008A3F9A" w:rsidRDefault="008A3F9A" w:rsidP="00894E50">
            <w:pPr>
              <w:pStyle w:val="CopticVerse"/>
            </w:pPr>
            <w:r w:rsidRPr="00894E50">
              <w:t>ⲉⲑⲃⲉ ⲡ̀ϫⲓⲛⲓ̀ ⲙ̀Ⲡⲭ̅ⲥ</w:t>
            </w:r>
          </w:p>
        </w:tc>
      </w:tr>
      <w:tr w:rsidR="008A3F9A" w14:paraId="2D5FB3D6" w14:textId="77777777" w:rsidTr="00864DF9">
        <w:trPr>
          <w:cantSplit/>
          <w:jc w:val="center"/>
        </w:trPr>
        <w:tc>
          <w:tcPr>
            <w:tcW w:w="288" w:type="dxa"/>
          </w:tcPr>
          <w:p w14:paraId="7EB377E0" w14:textId="77777777" w:rsidR="008A3F9A" w:rsidRDefault="008A3F9A" w:rsidP="00864DF9">
            <w:pPr>
              <w:pStyle w:val="CopticCross"/>
            </w:pPr>
          </w:p>
        </w:tc>
        <w:tc>
          <w:tcPr>
            <w:tcW w:w="3960" w:type="dxa"/>
          </w:tcPr>
          <w:p w14:paraId="460AC516" w14:textId="77777777" w:rsidR="008A3F9A" w:rsidRPr="007425E1" w:rsidRDefault="008A3F9A" w:rsidP="008A3F9A">
            <w:pPr>
              <w:pStyle w:val="EngHang"/>
            </w:pPr>
            <w:r w:rsidRPr="007425E1">
              <w:t>This is He to Whom the glory is due,</w:t>
            </w:r>
          </w:p>
          <w:p w14:paraId="2637A872" w14:textId="77777777" w:rsidR="008A3F9A" w:rsidRPr="007425E1" w:rsidRDefault="008A3F9A" w:rsidP="008A3F9A">
            <w:pPr>
              <w:pStyle w:val="EngHang"/>
            </w:pPr>
            <w:r w:rsidRPr="007425E1">
              <w:t>With His good Father,</w:t>
            </w:r>
          </w:p>
          <w:p w14:paraId="4045F3E2" w14:textId="77777777" w:rsidR="008A3F9A" w:rsidRPr="007425E1" w:rsidRDefault="008A3F9A" w:rsidP="008A3F9A">
            <w:pPr>
              <w:pStyle w:val="EngHang"/>
            </w:pPr>
            <w:r w:rsidRPr="007425E1">
              <w:t>And the Holy Spirit,</w:t>
            </w:r>
          </w:p>
          <w:p w14:paraId="56A9F01B" w14:textId="77777777" w:rsidR="008A3F9A" w:rsidRDefault="008A3F9A" w:rsidP="008A3F9A">
            <w:pPr>
              <w:pStyle w:val="EngHangEnd"/>
            </w:pPr>
            <w:r w:rsidRPr="007425E1">
              <w:t>Now and forever.</w:t>
            </w:r>
          </w:p>
        </w:tc>
        <w:tc>
          <w:tcPr>
            <w:tcW w:w="288" w:type="dxa"/>
          </w:tcPr>
          <w:p w14:paraId="506D0ED4" w14:textId="77777777" w:rsidR="008A3F9A" w:rsidRDefault="008A3F9A" w:rsidP="00864DF9"/>
        </w:tc>
        <w:tc>
          <w:tcPr>
            <w:tcW w:w="288" w:type="dxa"/>
          </w:tcPr>
          <w:p w14:paraId="02DEBEC0" w14:textId="77777777" w:rsidR="008A3F9A" w:rsidRDefault="008A3F9A" w:rsidP="00864DF9">
            <w:pPr>
              <w:pStyle w:val="CopticCross"/>
            </w:pPr>
          </w:p>
        </w:tc>
        <w:tc>
          <w:tcPr>
            <w:tcW w:w="3960" w:type="dxa"/>
          </w:tcPr>
          <w:p w14:paraId="36487629" w14:textId="77777777" w:rsidR="008A3F9A" w:rsidRDefault="008A3F9A" w:rsidP="00D364A6">
            <w:pPr>
              <w:pStyle w:val="CopticVersemulti-line"/>
            </w:pPr>
            <w:r w:rsidRPr="00894E50">
              <w:t>Ⲫⲁⲓ ⲉ̀ⲣⲉ ⲡⲓⲱ̀ⲟⲩ ⲉⲣⲡ̀ⲣⲉⲡⲓ ⲛⲁϥ</w:t>
            </w:r>
          </w:p>
          <w:p w14:paraId="14E9D565" w14:textId="77777777" w:rsidR="008A3F9A" w:rsidRDefault="008A3F9A" w:rsidP="00D364A6">
            <w:pPr>
              <w:pStyle w:val="CopticVersemulti-line"/>
            </w:pPr>
            <w:r w:rsidRPr="00894E50">
              <w:t>ⲛⲉⲙ ⲡⲉϥⲓⲱⲧ ⲛ̀ⲁ̀ⲅⲁⲑⲟⲥ</w:t>
            </w:r>
          </w:p>
          <w:p w14:paraId="69AC4DA5" w14:textId="77777777" w:rsidR="008A3F9A" w:rsidRDefault="008A3F9A" w:rsidP="00D364A6">
            <w:pPr>
              <w:pStyle w:val="CopticVersemulti-line"/>
            </w:pPr>
            <w:r w:rsidRPr="00894E50">
              <w:t>ⲛⲉⲙ Ⲡⲓⲡ̅ⲛ̅ⲁ ⲉ̅ⲑ̅ⲩ</w:t>
            </w:r>
          </w:p>
          <w:p w14:paraId="122B9780" w14:textId="77777777" w:rsidR="008A3F9A" w:rsidRDefault="008A3F9A" w:rsidP="00894E50">
            <w:pPr>
              <w:pStyle w:val="CopticVerse"/>
            </w:pPr>
            <w:r w:rsidRPr="00894E50">
              <w:t>ⲓⲥϫⲉⲛ ϯⲛⲟⲩ ⲛⲉⲙ ϣⲁ ⲉⲛⲉϩ</w:t>
            </w:r>
          </w:p>
        </w:tc>
      </w:tr>
      <w:tr w:rsidR="008A3F9A" w14:paraId="34F4862D" w14:textId="77777777" w:rsidTr="00864DF9">
        <w:trPr>
          <w:cantSplit/>
          <w:jc w:val="center"/>
        </w:trPr>
        <w:tc>
          <w:tcPr>
            <w:tcW w:w="288" w:type="dxa"/>
          </w:tcPr>
          <w:p w14:paraId="4B82E445" w14:textId="77777777" w:rsidR="008A3F9A" w:rsidRDefault="008A3F9A" w:rsidP="00864DF9">
            <w:pPr>
              <w:pStyle w:val="CopticCross"/>
            </w:pPr>
            <w:r w:rsidRPr="00FB5ACB">
              <w:t>¿</w:t>
            </w:r>
          </w:p>
        </w:tc>
        <w:tc>
          <w:tcPr>
            <w:tcW w:w="3960" w:type="dxa"/>
          </w:tcPr>
          <w:p w14:paraId="777C0880" w14:textId="77777777" w:rsidR="008A3F9A" w:rsidRPr="007425E1" w:rsidRDefault="008A3F9A" w:rsidP="008A3F9A">
            <w:pPr>
              <w:pStyle w:val="EngHang"/>
              <w:rPr>
                <w:color w:val="FF0000"/>
              </w:rPr>
            </w:pPr>
            <w:r w:rsidRPr="007425E1">
              <w:t>He did not cease to be God,</w:t>
            </w:r>
            <w:r w:rsidRPr="007425E1">
              <w:tab/>
            </w:r>
          </w:p>
          <w:p w14:paraId="6C5F03BE" w14:textId="77777777" w:rsidR="008A3F9A" w:rsidRPr="007425E1" w:rsidRDefault="008A3F9A" w:rsidP="008A3F9A">
            <w:pPr>
              <w:pStyle w:val="EngHang"/>
            </w:pPr>
            <w:r w:rsidRPr="007425E1">
              <w:t>He came and became the Son of Man,</w:t>
            </w:r>
          </w:p>
          <w:p w14:paraId="141F89EF" w14:textId="77777777" w:rsidR="008A3F9A" w:rsidRPr="007425E1" w:rsidRDefault="008A3F9A" w:rsidP="008A3F9A">
            <w:pPr>
              <w:pStyle w:val="EngHang"/>
            </w:pPr>
            <w:r w:rsidRPr="007425E1">
              <w:t xml:space="preserve">But He is </w:t>
            </w:r>
            <w:r>
              <w:t>in truth</w:t>
            </w:r>
            <w:r w:rsidRPr="007425E1">
              <w:t>,</w:t>
            </w:r>
          </w:p>
          <w:p w14:paraId="18FB5DAF" w14:textId="77777777" w:rsidR="008A3F9A" w:rsidRDefault="008A3F9A" w:rsidP="008A3F9A">
            <w:pPr>
              <w:pStyle w:val="EngHangEnd"/>
            </w:pPr>
            <w:r w:rsidRPr="007425E1">
              <w:t>He came and saved us.</w:t>
            </w:r>
          </w:p>
        </w:tc>
        <w:tc>
          <w:tcPr>
            <w:tcW w:w="288" w:type="dxa"/>
          </w:tcPr>
          <w:p w14:paraId="7E45BD77" w14:textId="77777777" w:rsidR="008A3F9A" w:rsidRDefault="008A3F9A" w:rsidP="00864DF9"/>
        </w:tc>
        <w:tc>
          <w:tcPr>
            <w:tcW w:w="288" w:type="dxa"/>
          </w:tcPr>
          <w:p w14:paraId="54827597" w14:textId="77777777" w:rsidR="008A3F9A" w:rsidRDefault="008A3F9A" w:rsidP="00864DF9">
            <w:pPr>
              <w:pStyle w:val="CopticCross"/>
            </w:pPr>
            <w:r w:rsidRPr="00FB5ACB">
              <w:t>¿</w:t>
            </w:r>
          </w:p>
        </w:tc>
        <w:tc>
          <w:tcPr>
            <w:tcW w:w="3960" w:type="dxa"/>
          </w:tcPr>
          <w:p w14:paraId="2BE60955" w14:textId="77777777" w:rsidR="008A3F9A" w:rsidRDefault="008A3F9A" w:rsidP="00894E50">
            <w:pPr>
              <w:pStyle w:val="CopticVersemulti-line"/>
            </w:pPr>
            <w:r w:rsidRPr="008172B5">
              <w:t>Ⲉⲧⲁϥⲕⲏⲛ ⲁⲛ ⲉϥⲟⲓ ⲛ̀ⲛⲟⲩϯ</w:t>
            </w:r>
          </w:p>
          <w:p w14:paraId="3300D5CD" w14:textId="77777777" w:rsidR="008A3F9A" w:rsidRDefault="008A3F9A" w:rsidP="00894E50">
            <w:pPr>
              <w:pStyle w:val="CopticVersemulti-line"/>
            </w:pPr>
            <w:r w:rsidRPr="008172B5">
              <w:t>ⲁϥⲓ̀ ⲁϥϣⲱⲡⲓ ⲛ̀ϣⲏⲣⲓ ⲛ̀ⲣⲱⲙⲓ</w:t>
            </w:r>
          </w:p>
          <w:p w14:paraId="4216DDBC" w14:textId="77777777" w:rsidR="008A3F9A" w:rsidRDefault="008A3F9A" w:rsidP="00894E50">
            <w:pPr>
              <w:pStyle w:val="CopticVersemulti-line"/>
            </w:pPr>
            <w:r w:rsidRPr="008172B5">
              <w:t>ⲁⲗⲗⲁ ⲛ̀ⲑⲟϥ ⲡⲉ ⲫϯ ⲙ̀ⲙⲏⲓ</w:t>
            </w:r>
          </w:p>
          <w:p w14:paraId="02453AFC" w14:textId="77777777" w:rsidR="008A3F9A" w:rsidRDefault="008A3F9A" w:rsidP="00894E50">
            <w:pPr>
              <w:pStyle w:val="CopticVersemulti-line"/>
            </w:pPr>
            <w:r w:rsidRPr="008172B5">
              <w:t>ⲁϥⲓ̀ ⲟⲩⲟϩ ⲁϥⲥⲱϯ ⲙ̀ⲙⲟⲛ</w:t>
            </w:r>
          </w:p>
        </w:tc>
      </w:tr>
    </w:tbl>
    <w:p w14:paraId="23CC41C5" w14:textId="77777777" w:rsidR="00D64891" w:rsidRDefault="00D64891" w:rsidP="008A3F9A">
      <w:pPr>
        <w:pStyle w:val="Heading6"/>
      </w:pPr>
      <w:bookmarkStart w:id="741" w:name="_Toc298681324"/>
      <w:r>
        <w:t>Part Eight</w:t>
      </w:r>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7EA643D" w14:textId="77777777" w:rsidTr="00864DF9">
        <w:trPr>
          <w:cantSplit/>
          <w:jc w:val="center"/>
        </w:trPr>
        <w:tc>
          <w:tcPr>
            <w:tcW w:w="288" w:type="dxa"/>
          </w:tcPr>
          <w:p w14:paraId="6E03EFBD" w14:textId="77777777" w:rsidR="008A3F9A" w:rsidRDefault="008A3F9A" w:rsidP="00864DF9">
            <w:pPr>
              <w:pStyle w:val="CopticCross"/>
            </w:pPr>
          </w:p>
        </w:tc>
        <w:tc>
          <w:tcPr>
            <w:tcW w:w="3960" w:type="dxa"/>
          </w:tcPr>
          <w:p w14:paraId="28112950" w14:textId="77777777" w:rsidR="008A3F9A" w:rsidRPr="007425E1" w:rsidRDefault="008A3F9A" w:rsidP="008A3F9A">
            <w:pPr>
              <w:pStyle w:val="EngHang"/>
            </w:pPr>
            <w:r w:rsidRPr="007425E1">
              <w:t>The One from the Trinity,</w:t>
            </w:r>
          </w:p>
          <w:p w14:paraId="356A9B15" w14:textId="77777777" w:rsidR="008A3F9A" w:rsidRPr="007425E1" w:rsidRDefault="008A3F9A" w:rsidP="008A3F9A">
            <w:pPr>
              <w:pStyle w:val="EngHang"/>
            </w:pPr>
            <w:r w:rsidRPr="007425E1">
              <w:t>Co-essential with the Father,</w:t>
            </w:r>
          </w:p>
          <w:p w14:paraId="55CC573C" w14:textId="77777777" w:rsidR="008A3F9A" w:rsidRPr="007425E1" w:rsidRDefault="008A3F9A" w:rsidP="008A3F9A">
            <w:pPr>
              <w:pStyle w:val="EngHang"/>
            </w:pPr>
            <w:r w:rsidRPr="007425E1">
              <w:t>Looked upon our weakness,</w:t>
            </w:r>
          </w:p>
          <w:p w14:paraId="1B3B7423" w14:textId="77777777" w:rsidR="008A3F9A" w:rsidRDefault="008A3F9A" w:rsidP="008A3F9A">
            <w:pPr>
              <w:pStyle w:val="EngHangEnd"/>
            </w:pPr>
            <w:r w:rsidRPr="007425E1">
              <w:t>And our bitter bondage.</w:t>
            </w:r>
          </w:p>
        </w:tc>
        <w:tc>
          <w:tcPr>
            <w:tcW w:w="288" w:type="dxa"/>
          </w:tcPr>
          <w:p w14:paraId="52E3264D" w14:textId="77777777" w:rsidR="008A3F9A" w:rsidRDefault="008A3F9A" w:rsidP="00864DF9"/>
        </w:tc>
        <w:tc>
          <w:tcPr>
            <w:tcW w:w="288" w:type="dxa"/>
          </w:tcPr>
          <w:p w14:paraId="6F412BAA" w14:textId="77777777" w:rsidR="008A3F9A" w:rsidRDefault="008A3F9A" w:rsidP="00864DF9">
            <w:pPr>
              <w:pStyle w:val="CopticCross"/>
            </w:pPr>
          </w:p>
        </w:tc>
        <w:tc>
          <w:tcPr>
            <w:tcW w:w="3960" w:type="dxa"/>
          </w:tcPr>
          <w:p w14:paraId="323514D7" w14:textId="77777777" w:rsidR="008A3F9A" w:rsidRDefault="008A3F9A" w:rsidP="00894E50">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396D4E27" w14:textId="77777777" w:rsidR="008A3F9A" w:rsidRDefault="008A3F9A" w:rsidP="00894E50">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315C0409" w14:textId="77777777" w:rsidR="008A3F9A" w:rsidRDefault="008A3F9A" w:rsidP="00894E50">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3213AD41" w14:textId="77777777" w:rsidR="008A3F9A" w:rsidRDefault="008A3F9A" w:rsidP="00894E50">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8A3F9A" w14:paraId="7100E689" w14:textId="77777777" w:rsidTr="00864DF9">
        <w:trPr>
          <w:cantSplit/>
          <w:jc w:val="center"/>
        </w:trPr>
        <w:tc>
          <w:tcPr>
            <w:tcW w:w="288" w:type="dxa"/>
          </w:tcPr>
          <w:p w14:paraId="361458E5" w14:textId="77777777" w:rsidR="008A3F9A" w:rsidRDefault="008A3F9A" w:rsidP="00864DF9">
            <w:pPr>
              <w:pStyle w:val="CopticCross"/>
            </w:pPr>
            <w:r w:rsidRPr="00FB5ACB">
              <w:t>¿</w:t>
            </w:r>
          </w:p>
        </w:tc>
        <w:tc>
          <w:tcPr>
            <w:tcW w:w="3960" w:type="dxa"/>
          </w:tcPr>
          <w:p w14:paraId="45A30FC6" w14:textId="77777777" w:rsidR="008A3F9A" w:rsidRPr="007425E1" w:rsidRDefault="008A3F9A" w:rsidP="008A3F9A">
            <w:pPr>
              <w:pStyle w:val="EngHang"/>
            </w:pPr>
            <w:r>
              <w:t xml:space="preserve">He bowed the </w:t>
            </w:r>
            <w:commentRangeStart w:id="742"/>
            <w:r>
              <w:t>heaven</w:t>
            </w:r>
            <w:r w:rsidRPr="007425E1">
              <w:t xml:space="preserve"> </w:t>
            </w:r>
            <w:commentRangeEnd w:id="742"/>
            <w:r>
              <w:rPr>
                <w:rStyle w:val="CommentReference"/>
                <w:rFonts w:ascii="Times New Roman" w:eastAsiaTheme="minorHAnsi" w:hAnsi="Times New Roman" w:cstheme="minorBidi"/>
                <w:color w:val="auto"/>
              </w:rPr>
              <w:commentReference w:id="742"/>
            </w:r>
            <w:r w:rsidRPr="007425E1">
              <w:t>of heavens,</w:t>
            </w:r>
          </w:p>
          <w:p w14:paraId="1BA0FCD1" w14:textId="77777777" w:rsidR="008A3F9A" w:rsidRPr="007425E1" w:rsidRDefault="008A3F9A" w:rsidP="008A3F9A">
            <w:pPr>
              <w:pStyle w:val="EngHang"/>
            </w:pPr>
            <w:r w:rsidRPr="007425E1">
              <w:t>And came to the womb of the Virgin,</w:t>
            </w:r>
          </w:p>
          <w:p w14:paraId="0A0FA842" w14:textId="77777777" w:rsidR="008A3F9A" w:rsidRPr="007425E1" w:rsidRDefault="008A3F9A" w:rsidP="008A3F9A">
            <w:pPr>
              <w:pStyle w:val="EngHang"/>
            </w:pPr>
            <w:r w:rsidRPr="007425E1">
              <w:t xml:space="preserve">He became man </w:t>
            </w:r>
            <w:r>
              <w:t>like us</w:t>
            </w:r>
            <w:r w:rsidRPr="007425E1">
              <w:t>,</w:t>
            </w:r>
          </w:p>
          <w:p w14:paraId="15B6A6A6" w14:textId="77777777" w:rsidR="008A3F9A" w:rsidRDefault="008A3F9A" w:rsidP="008A3F9A">
            <w:pPr>
              <w:pStyle w:val="EngHangEnd"/>
            </w:pPr>
            <w:r>
              <w:t>Save for sin only.</w:t>
            </w:r>
          </w:p>
        </w:tc>
        <w:tc>
          <w:tcPr>
            <w:tcW w:w="288" w:type="dxa"/>
          </w:tcPr>
          <w:p w14:paraId="1B23EA66" w14:textId="77777777" w:rsidR="008A3F9A" w:rsidRDefault="008A3F9A" w:rsidP="00864DF9"/>
        </w:tc>
        <w:tc>
          <w:tcPr>
            <w:tcW w:w="288" w:type="dxa"/>
          </w:tcPr>
          <w:p w14:paraId="4BE41875" w14:textId="77777777" w:rsidR="008A3F9A" w:rsidRDefault="008A3F9A" w:rsidP="00864DF9">
            <w:pPr>
              <w:pStyle w:val="CopticCross"/>
            </w:pPr>
            <w:r w:rsidRPr="00FB5ACB">
              <w:t>¿</w:t>
            </w:r>
          </w:p>
        </w:tc>
        <w:tc>
          <w:tcPr>
            <w:tcW w:w="3960" w:type="dxa"/>
          </w:tcPr>
          <w:p w14:paraId="088B0C56" w14:textId="77777777" w:rsidR="008A3F9A" w:rsidRDefault="008A3F9A" w:rsidP="00894E50">
            <w:pPr>
              <w:pStyle w:val="CopticVersemulti-line"/>
            </w:pPr>
            <w:r w:rsidRPr="00894E50">
              <w:t>Ⲁϥⲣⲉⲕ ⲛⲓⲫⲏⲟⲩⲓ̀ ⲛ̀ⲧⲉ ⲛⲓⲫⲏⲟⲩⲓ̀</w:t>
            </w:r>
          </w:p>
          <w:p w14:paraId="5964EBD3" w14:textId="77777777" w:rsidR="008A3F9A" w:rsidRDefault="008A3F9A" w:rsidP="00894E50">
            <w:pPr>
              <w:pStyle w:val="CopticVersemulti-line"/>
            </w:pPr>
            <w:r w:rsidRPr="00894E50">
              <w:t>ⲁϥⲓ̀ ⲉ̀ⲑⲙⲏⲧⲣⲁ ̀ⲛϯⲡⲁⲣⲑⲉⲛⲟⲥ</w:t>
            </w:r>
          </w:p>
          <w:p w14:paraId="0FB7DA6B" w14:textId="77777777" w:rsidR="008A3F9A" w:rsidRDefault="008A3F9A" w:rsidP="00894E50">
            <w:pPr>
              <w:pStyle w:val="CopticVersemulti-line"/>
            </w:pPr>
            <w:r w:rsidRPr="00894E50">
              <w:t>ⲁϥⲉⲣⲣⲱⲙⲓ ⲙ̀ⲡⲉⲛⲣⲏϯ</w:t>
            </w:r>
          </w:p>
          <w:p w14:paraId="1B42E967" w14:textId="77777777" w:rsidR="008A3F9A" w:rsidRDefault="008A3F9A" w:rsidP="00894E50">
            <w:pPr>
              <w:pStyle w:val="CopticVersemulti-line"/>
            </w:pPr>
            <w:r w:rsidRPr="00894E50">
              <w:t>ϣⲁⲧⲉⲛ ⲫ̀ⲛⲟⲃⲓ ⲙ̀ⲙⲁⲩⲁⲧϥ</w:t>
            </w:r>
          </w:p>
        </w:tc>
      </w:tr>
      <w:tr w:rsidR="008A3F9A" w14:paraId="6A8DA480" w14:textId="77777777" w:rsidTr="00864DF9">
        <w:trPr>
          <w:cantSplit/>
          <w:jc w:val="center"/>
        </w:trPr>
        <w:tc>
          <w:tcPr>
            <w:tcW w:w="288" w:type="dxa"/>
          </w:tcPr>
          <w:p w14:paraId="4A9918F8" w14:textId="77777777" w:rsidR="008A3F9A" w:rsidRDefault="008A3F9A" w:rsidP="00864DF9">
            <w:pPr>
              <w:pStyle w:val="CopticCross"/>
            </w:pPr>
          </w:p>
        </w:tc>
        <w:tc>
          <w:tcPr>
            <w:tcW w:w="3960" w:type="dxa"/>
          </w:tcPr>
          <w:p w14:paraId="6E5FBE07" w14:textId="77777777" w:rsidR="008A3F9A" w:rsidRDefault="008A3F9A" w:rsidP="008A3F9A">
            <w:pPr>
              <w:pStyle w:val="EngHang"/>
            </w:pPr>
            <w:r>
              <w:t>He was born in Bethlehem,</w:t>
            </w:r>
          </w:p>
          <w:p w14:paraId="6A0A0DDF" w14:textId="77777777" w:rsidR="008A3F9A" w:rsidRDefault="008A3F9A" w:rsidP="008A3F9A">
            <w:pPr>
              <w:pStyle w:val="EngHang"/>
            </w:pPr>
            <w:r>
              <w:t>According to the prophetic sayings;</w:t>
            </w:r>
          </w:p>
          <w:p w14:paraId="1EC3239E" w14:textId="77777777" w:rsidR="008A3F9A" w:rsidRDefault="008A3F9A" w:rsidP="008A3F9A">
            <w:pPr>
              <w:pStyle w:val="EngHang"/>
            </w:pPr>
            <w:r>
              <w:t>He redeemed and saved us,</w:t>
            </w:r>
          </w:p>
          <w:p w14:paraId="3F3A24B0" w14:textId="77777777" w:rsidR="008A3F9A" w:rsidRDefault="008A3F9A" w:rsidP="008A3F9A">
            <w:pPr>
              <w:pStyle w:val="EngHangEnd"/>
            </w:pPr>
            <w:r>
              <w:t>For we are His people.</w:t>
            </w:r>
          </w:p>
        </w:tc>
        <w:tc>
          <w:tcPr>
            <w:tcW w:w="288" w:type="dxa"/>
          </w:tcPr>
          <w:p w14:paraId="349E47EF" w14:textId="77777777" w:rsidR="008A3F9A" w:rsidRDefault="008A3F9A" w:rsidP="00864DF9"/>
        </w:tc>
        <w:tc>
          <w:tcPr>
            <w:tcW w:w="288" w:type="dxa"/>
          </w:tcPr>
          <w:p w14:paraId="373A670E" w14:textId="77777777" w:rsidR="008A3F9A" w:rsidRDefault="008A3F9A" w:rsidP="00864DF9">
            <w:pPr>
              <w:pStyle w:val="CopticCross"/>
            </w:pPr>
          </w:p>
        </w:tc>
        <w:tc>
          <w:tcPr>
            <w:tcW w:w="3960" w:type="dxa"/>
          </w:tcPr>
          <w:p w14:paraId="569045A6" w14:textId="77777777" w:rsidR="008A3F9A" w:rsidRDefault="008A3F9A" w:rsidP="00894E50">
            <w:pPr>
              <w:pStyle w:val="CopticVersemulti-line"/>
            </w:pPr>
            <w:r w:rsidRPr="00894E50">
              <w:t>Ⲉ̀ⲧⲁⲩⲙⲁⲥϥ ϧⲉⲛ Ⲃⲏⲑⲗⲉⲉⲙ</w:t>
            </w:r>
          </w:p>
          <w:p w14:paraId="77CCC8AB" w14:textId="77777777" w:rsidR="008A3F9A" w:rsidRDefault="008A3F9A" w:rsidP="00894E50">
            <w:pPr>
              <w:pStyle w:val="CopticVersemulti-line"/>
            </w:pPr>
            <w:r w:rsidRPr="00894E50">
              <w:t>ⲕⲁⲧⲁ ⲛⲓⲥ̀ⲙⲏ ⲛ̀ⲧⲉ ⲛⲓⲡ̀ⲣⲟⲫⲏⲧⲏⲥ</w:t>
            </w:r>
          </w:p>
          <w:p w14:paraId="063B4063" w14:textId="77777777" w:rsidR="008A3F9A" w:rsidRDefault="008A3F9A" w:rsidP="00894E50">
            <w:pPr>
              <w:pStyle w:val="CopticVersemulti-line"/>
            </w:pPr>
            <w:r w:rsidRPr="00894E50">
              <w:t>ⲁϥⲧⲟⲩϫⲟⲛ ⲁϥⲥⲱϯ ⲁⲙⲙⲟⲛ</w:t>
            </w:r>
          </w:p>
          <w:p w14:paraId="2A21B79C" w14:textId="77777777" w:rsidR="008A3F9A" w:rsidRDefault="008A3F9A" w:rsidP="00894E50">
            <w:pPr>
              <w:pStyle w:val="CopticVerse"/>
            </w:pPr>
            <w:r w:rsidRPr="00894E50">
              <w:t>ϫⲉ ⲁⲛⲟⲛ ϧⲁ ⲡⲉϥⲗⲁⲟⲥ</w:t>
            </w:r>
          </w:p>
        </w:tc>
      </w:tr>
      <w:tr w:rsidR="008A3F9A" w14:paraId="5C941879" w14:textId="77777777" w:rsidTr="00864DF9">
        <w:trPr>
          <w:cantSplit/>
          <w:jc w:val="center"/>
        </w:trPr>
        <w:tc>
          <w:tcPr>
            <w:tcW w:w="288" w:type="dxa"/>
          </w:tcPr>
          <w:p w14:paraId="56ECB19E" w14:textId="77777777" w:rsidR="008A3F9A" w:rsidRDefault="008A3F9A" w:rsidP="00864DF9">
            <w:pPr>
              <w:pStyle w:val="CopticCross"/>
            </w:pPr>
            <w:r w:rsidRPr="00FB5ACB">
              <w:lastRenderedPageBreak/>
              <w:t>¿</w:t>
            </w:r>
          </w:p>
        </w:tc>
        <w:tc>
          <w:tcPr>
            <w:tcW w:w="3960" w:type="dxa"/>
          </w:tcPr>
          <w:p w14:paraId="5166E28C" w14:textId="77777777" w:rsidR="008A3F9A" w:rsidRPr="007425E1" w:rsidRDefault="008A3F9A" w:rsidP="008A3F9A">
            <w:pPr>
              <w:pStyle w:val="EngHang"/>
              <w:rPr>
                <w:color w:val="FF0000"/>
              </w:rPr>
            </w:pPr>
            <w:r w:rsidRPr="007425E1">
              <w:t>He did not cease to be God,</w:t>
            </w:r>
            <w:r w:rsidRPr="007425E1">
              <w:tab/>
            </w:r>
          </w:p>
          <w:p w14:paraId="730E0121" w14:textId="77777777" w:rsidR="008A3F9A" w:rsidRPr="007425E1" w:rsidRDefault="008A3F9A" w:rsidP="008A3F9A">
            <w:pPr>
              <w:pStyle w:val="EngHang"/>
            </w:pPr>
            <w:r w:rsidRPr="007425E1">
              <w:t>He came and became the Son of Man,</w:t>
            </w:r>
          </w:p>
          <w:p w14:paraId="7B4E3AE2" w14:textId="77777777" w:rsidR="008A3F9A" w:rsidRPr="007425E1" w:rsidRDefault="008A3F9A" w:rsidP="008A3F9A">
            <w:pPr>
              <w:pStyle w:val="EngHang"/>
            </w:pPr>
            <w:r w:rsidRPr="007425E1">
              <w:t xml:space="preserve">But He is </w:t>
            </w:r>
            <w:r>
              <w:t>in truth</w:t>
            </w:r>
            <w:r w:rsidRPr="007425E1">
              <w:t>,</w:t>
            </w:r>
          </w:p>
          <w:p w14:paraId="0335DF86" w14:textId="77777777" w:rsidR="008A3F9A" w:rsidRDefault="008A3F9A" w:rsidP="008A3F9A">
            <w:pPr>
              <w:pStyle w:val="EngHangEnd"/>
            </w:pPr>
            <w:r w:rsidRPr="007425E1">
              <w:t>He came and saved us.</w:t>
            </w:r>
          </w:p>
        </w:tc>
        <w:tc>
          <w:tcPr>
            <w:tcW w:w="288" w:type="dxa"/>
          </w:tcPr>
          <w:p w14:paraId="44CCCF0D" w14:textId="77777777" w:rsidR="008A3F9A" w:rsidRDefault="008A3F9A" w:rsidP="00864DF9"/>
        </w:tc>
        <w:tc>
          <w:tcPr>
            <w:tcW w:w="288" w:type="dxa"/>
          </w:tcPr>
          <w:p w14:paraId="0030087C" w14:textId="77777777" w:rsidR="008A3F9A" w:rsidRDefault="008A3F9A" w:rsidP="00864DF9">
            <w:pPr>
              <w:pStyle w:val="CopticCross"/>
            </w:pPr>
            <w:r w:rsidRPr="00FB5ACB">
              <w:t>¿</w:t>
            </w:r>
          </w:p>
        </w:tc>
        <w:tc>
          <w:tcPr>
            <w:tcW w:w="3960" w:type="dxa"/>
          </w:tcPr>
          <w:p w14:paraId="4DC23099" w14:textId="77777777" w:rsidR="008A3F9A" w:rsidRDefault="008A3F9A" w:rsidP="00894E50">
            <w:pPr>
              <w:pStyle w:val="CopticVersemulti-line"/>
            </w:pPr>
            <w:r w:rsidRPr="008172B5">
              <w:t>Ⲉⲧⲁϥⲕⲏⲛ ⲁⲛ ⲉϥⲟⲓ ⲛ̀ⲛⲟⲩϯ</w:t>
            </w:r>
          </w:p>
          <w:p w14:paraId="2DCF363A" w14:textId="77777777" w:rsidR="008A3F9A" w:rsidRDefault="008A3F9A" w:rsidP="00894E50">
            <w:pPr>
              <w:pStyle w:val="CopticVersemulti-line"/>
            </w:pPr>
            <w:r w:rsidRPr="008172B5">
              <w:t>ⲁϥⲓ̀ ⲁϥϣⲱⲡⲓ ⲛ̀ϣⲏⲣⲓ ⲛ̀ⲣⲱⲙⲓ</w:t>
            </w:r>
          </w:p>
          <w:p w14:paraId="01600C5E" w14:textId="77777777" w:rsidR="008A3F9A" w:rsidRDefault="008A3F9A" w:rsidP="00894E50">
            <w:pPr>
              <w:pStyle w:val="CopticVersemulti-line"/>
            </w:pPr>
            <w:r w:rsidRPr="008172B5">
              <w:t>ⲁⲗⲗⲁ ⲛ̀ⲑⲟϥ ⲡⲉ ⲫϯ ⲙ̀ⲙⲏⲓ</w:t>
            </w:r>
          </w:p>
          <w:p w14:paraId="5CC71597" w14:textId="77777777" w:rsidR="008A3F9A" w:rsidRDefault="008A3F9A" w:rsidP="00894E50">
            <w:pPr>
              <w:pStyle w:val="CopticVersemulti-line"/>
            </w:pPr>
            <w:r w:rsidRPr="008172B5">
              <w:t>ⲁϥⲓ̀ ⲟⲩⲟϩ ⲁϥⲥⲱϯ ⲙ̀ⲙⲟⲛ</w:t>
            </w:r>
          </w:p>
        </w:tc>
      </w:tr>
    </w:tbl>
    <w:p w14:paraId="387BBE5D" w14:textId="77777777" w:rsidR="00D64891" w:rsidRDefault="00D64891" w:rsidP="008A3F9A">
      <w:pPr>
        <w:pStyle w:val="Heading6"/>
      </w:pPr>
      <w:bookmarkStart w:id="743" w:name="_Toc298681325"/>
      <w:r>
        <w:t>Part Nine</w:t>
      </w:r>
      <w:bookmarkEnd w:id="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38975014" w14:textId="77777777" w:rsidTr="00864DF9">
        <w:trPr>
          <w:cantSplit/>
          <w:jc w:val="center"/>
        </w:trPr>
        <w:tc>
          <w:tcPr>
            <w:tcW w:w="288" w:type="dxa"/>
          </w:tcPr>
          <w:p w14:paraId="7E42B88B" w14:textId="77777777" w:rsidR="008A3F9A" w:rsidRDefault="008A3F9A" w:rsidP="00864DF9">
            <w:pPr>
              <w:pStyle w:val="CopticCross"/>
            </w:pPr>
          </w:p>
        </w:tc>
        <w:tc>
          <w:tcPr>
            <w:tcW w:w="3960" w:type="dxa"/>
          </w:tcPr>
          <w:p w14:paraId="60AEA6A1" w14:textId="77777777" w:rsidR="008A3F9A" w:rsidRDefault="008A3F9A" w:rsidP="008A3F9A">
            <w:pPr>
              <w:pStyle w:val="EngHang"/>
            </w:pPr>
            <w:r w:rsidRPr="007425E1">
              <w:t>I saw a sign</w:t>
            </w:r>
            <w:r w:rsidR="00FE0AE4">
              <w:rPr>
                <w:rStyle w:val="FootnoteReference"/>
                <w:rFonts w:eastAsiaTheme="majorEastAsia"/>
              </w:rPr>
              <w:t xml:space="preserve"> </w:t>
            </w:r>
            <w:r>
              <w:t>appear in heaven,</w:t>
            </w:r>
          </w:p>
          <w:p w14:paraId="273B4B54" w14:textId="77777777" w:rsidR="008A3F9A" w:rsidRPr="00443197" w:rsidRDefault="008A3F9A" w:rsidP="008A3F9A">
            <w:pPr>
              <w:pStyle w:val="EngHang"/>
              <w:rPr>
                <w:color w:val="FF0000"/>
              </w:rPr>
            </w:pPr>
            <w:r>
              <w:t>A</w:t>
            </w:r>
            <w:r w:rsidRPr="007425E1">
              <w:t xml:space="preserve"> woman clothed with the sun,</w:t>
            </w:r>
          </w:p>
          <w:p w14:paraId="28C58B04" w14:textId="77777777" w:rsidR="008A3F9A" w:rsidRPr="007425E1" w:rsidRDefault="008A3F9A" w:rsidP="008A3F9A">
            <w:pPr>
              <w:pStyle w:val="EngHang"/>
            </w:pPr>
            <w:r w:rsidRPr="007425E1">
              <w:t xml:space="preserve">And </w:t>
            </w:r>
            <w:r>
              <w:t xml:space="preserve">she had </w:t>
            </w:r>
            <w:r w:rsidRPr="007425E1">
              <w:t>the moon,</w:t>
            </w:r>
          </w:p>
          <w:p w14:paraId="3D72E674" w14:textId="77777777" w:rsidR="008A3F9A" w:rsidRDefault="008A3F9A" w:rsidP="008A3F9A">
            <w:pPr>
              <w:pStyle w:val="EngHangEnd"/>
            </w:pPr>
            <w:r>
              <w:t>Under</w:t>
            </w:r>
            <w:r w:rsidRPr="007425E1">
              <w:t xml:space="preserve"> her feet.</w:t>
            </w:r>
          </w:p>
        </w:tc>
        <w:tc>
          <w:tcPr>
            <w:tcW w:w="288" w:type="dxa"/>
          </w:tcPr>
          <w:p w14:paraId="7BFFCD59" w14:textId="77777777" w:rsidR="008A3F9A" w:rsidRDefault="008A3F9A" w:rsidP="00864DF9"/>
        </w:tc>
        <w:tc>
          <w:tcPr>
            <w:tcW w:w="288" w:type="dxa"/>
          </w:tcPr>
          <w:p w14:paraId="1F75CE0A" w14:textId="77777777" w:rsidR="008A3F9A" w:rsidRDefault="008A3F9A" w:rsidP="00864DF9">
            <w:pPr>
              <w:pStyle w:val="CopticCross"/>
            </w:pPr>
          </w:p>
        </w:tc>
        <w:tc>
          <w:tcPr>
            <w:tcW w:w="3960" w:type="dxa"/>
          </w:tcPr>
          <w:p w14:paraId="056E0F1B" w14:textId="77777777" w:rsidR="008A3F9A" w:rsidRDefault="008A3F9A" w:rsidP="00894E50">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6A463E7F" w14:textId="77777777" w:rsidR="008A3F9A" w:rsidRDefault="008A3F9A" w:rsidP="00894E50">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23D8771D" w14:textId="77777777" w:rsidR="008A3F9A" w:rsidRDefault="008A3F9A" w:rsidP="00894E50">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425E595E" w14:textId="77777777" w:rsidR="008A3F9A" w:rsidRDefault="008A3F9A" w:rsidP="00894E50">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8A3F9A" w14:paraId="5C3BE6A2" w14:textId="77777777" w:rsidTr="00864DF9">
        <w:trPr>
          <w:cantSplit/>
          <w:jc w:val="center"/>
        </w:trPr>
        <w:tc>
          <w:tcPr>
            <w:tcW w:w="288" w:type="dxa"/>
          </w:tcPr>
          <w:p w14:paraId="1FE7DC72" w14:textId="77777777" w:rsidR="008A3F9A" w:rsidRDefault="008A3F9A" w:rsidP="00864DF9">
            <w:pPr>
              <w:pStyle w:val="CopticCross"/>
            </w:pPr>
            <w:r w:rsidRPr="00FB5ACB">
              <w:t>¿</w:t>
            </w:r>
          </w:p>
        </w:tc>
        <w:tc>
          <w:tcPr>
            <w:tcW w:w="3960" w:type="dxa"/>
          </w:tcPr>
          <w:p w14:paraId="1D00B857" w14:textId="77777777" w:rsidR="008A3F9A" w:rsidRPr="007425E1" w:rsidRDefault="008A3F9A" w:rsidP="008A3F9A">
            <w:pPr>
              <w:pStyle w:val="EngHang"/>
            </w:pPr>
            <w:r w:rsidRPr="007425E1">
              <w:t>And there were twelve stars,</w:t>
            </w:r>
          </w:p>
          <w:p w14:paraId="3FAC9A8D" w14:textId="77777777" w:rsidR="008A3F9A" w:rsidRPr="007425E1" w:rsidRDefault="008A3F9A" w:rsidP="008A3F9A">
            <w:pPr>
              <w:pStyle w:val="EngHang"/>
            </w:pPr>
            <w:r w:rsidRPr="007425E1">
              <w:t>As a Crown upon her head,</w:t>
            </w:r>
          </w:p>
          <w:p w14:paraId="5BB1EEDC" w14:textId="77777777" w:rsidR="008A3F9A" w:rsidRPr="007425E1" w:rsidRDefault="008A3F9A" w:rsidP="008A3F9A">
            <w:pPr>
              <w:pStyle w:val="EngHang"/>
            </w:pPr>
            <w:r w:rsidRPr="007425E1">
              <w:t xml:space="preserve">She </w:t>
            </w:r>
            <w:r>
              <w:t>was pregnant and in labour</w:t>
            </w:r>
            <w:r w:rsidRPr="007425E1">
              <w:t>,</w:t>
            </w:r>
          </w:p>
          <w:p w14:paraId="54254D61" w14:textId="77777777" w:rsidR="008A3F9A" w:rsidRDefault="008A3F9A" w:rsidP="008A3F9A">
            <w:pPr>
              <w:pStyle w:val="EngHangEnd"/>
            </w:pPr>
            <w:r w:rsidRPr="007425E1">
              <w:t xml:space="preserve">Crying out to </w:t>
            </w:r>
            <w:r>
              <w:t>give birth</w:t>
            </w:r>
            <w:r w:rsidRPr="007425E1">
              <w:t>.</w:t>
            </w:r>
          </w:p>
        </w:tc>
        <w:tc>
          <w:tcPr>
            <w:tcW w:w="288" w:type="dxa"/>
          </w:tcPr>
          <w:p w14:paraId="36166BD0" w14:textId="77777777" w:rsidR="008A3F9A" w:rsidRDefault="008A3F9A" w:rsidP="00864DF9"/>
        </w:tc>
        <w:tc>
          <w:tcPr>
            <w:tcW w:w="288" w:type="dxa"/>
          </w:tcPr>
          <w:p w14:paraId="1532E1C8" w14:textId="77777777" w:rsidR="008A3F9A" w:rsidRDefault="008A3F9A" w:rsidP="00864DF9">
            <w:pPr>
              <w:pStyle w:val="CopticCross"/>
            </w:pPr>
            <w:r w:rsidRPr="00FB5ACB">
              <w:t>¿</w:t>
            </w:r>
          </w:p>
        </w:tc>
        <w:tc>
          <w:tcPr>
            <w:tcW w:w="3960" w:type="dxa"/>
          </w:tcPr>
          <w:p w14:paraId="5C0C799D" w14:textId="77777777" w:rsidR="008A3F9A" w:rsidRDefault="008A3F9A" w:rsidP="00894E50">
            <w:pPr>
              <w:pStyle w:val="CopticVersemulti-line"/>
            </w:pPr>
            <w:r w:rsidRPr="00894E50">
              <w:t>Ⲉ̀ⲣⲉ ⲟⲩⲟⲛ ⲙⲏⲧ ̀ⲥⲛⲁⲩ ⲛ̀ⲥⲓⲟⲩ</w:t>
            </w:r>
          </w:p>
          <w:p w14:paraId="65A27292" w14:textId="77777777" w:rsidR="008A3F9A" w:rsidRDefault="008A3F9A" w:rsidP="00894E50">
            <w:pPr>
              <w:pStyle w:val="CopticVersemulti-line"/>
            </w:pPr>
            <w:r w:rsidRPr="00894E50">
              <w:t>ⲟⲓ ⲭ̀ⲗⲟⲙ ⲉϫⲉⲛ ⲧⲉⲥⲁ̀ⲫⲉ</w:t>
            </w:r>
          </w:p>
          <w:p w14:paraId="24123284" w14:textId="77777777" w:rsidR="008A3F9A" w:rsidRDefault="008A3F9A" w:rsidP="00894E50">
            <w:pPr>
              <w:pStyle w:val="CopticVersemulti-line"/>
            </w:pPr>
            <w:r w:rsidRPr="00894E50">
              <w:t>ⲉⲥⲙ̀ⲃⲟⲕⲓ ⲉⲥϯⲛⲁⲕϩⲓ</w:t>
            </w:r>
          </w:p>
          <w:p w14:paraId="6928C5DF" w14:textId="77777777" w:rsidR="008A3F9A" w:rsidRDefault="008A3F9A" w:rsidP="00894E50">
            <w:pPr>
              <w:pStyle w:val="CopticVerse"/>
            </w:pPr>
            <w:r w:rsidRPr="00894E50">
              <w:t>ⲉⲥⲱϣ ⲉⲃⲟⲗ ⲉⲥⲛⲁⲙⲓⲥⲓ</w:t>
            </w:r>
          </w:p>
        </w:tc>
      </w:tr>
      <w:tr w:rsidR="008A3F9A" w14:paraId="6A65E27D" w14:textId="77777777" w:rsidTr="00864DF9">
        <w:trPr>
          <w:cantSplit/>
          <w:jc w:val="center"/>
        </w:trPr>
        <w:tc>
          <w:tcPr>
            <w:tcW w:w="288" w:type="dxa"/>
          </w:tcPr>
          <w:p w14:paraId="010BC0E7" w14:textId="77777777" w:rsidR="008A3F9A" w:rsidRDefault="008A3F9A" w:rsidP="00864DF9">
            <w:pPr>
              <w:pStyle w:val="CopticCross"/>
            </w:pPr>
          </w:p>
        </w:tc>
        <w:tc>
          <w:tcPr>
            <w:tcW w:w="3960" w:type="dxa"/>
          </w:tcPr>
          <w:p w14:paraId="3AF40E8C" w14:textId="77777777" w:rsidR="008A3F9A" w:rsidRPr="007425E1" w:rsidRDefault="008A3F9A" w:rsidP="008A3F9A">
            <w:pPr>
              <w:pStyle w:val="EngHang"/>
            </w:pPr>
            <w:r w:rsidRPr="007425E1">
              <w:t>This is Mary,</w:t>
            </w:r>
          </w:p>
          <w:p w14:paraId="3FDEE647" w14:textId="77777777" w:rsidR="008A3F9A" w:rsidRPr="007425E1" w:rsidRDefault="008A3F9A" w:rsidP="008A3F9A">
            <w:pPr>
              <w:pStyle w:val="EngHang"/>
            </w:pPr>
            <w:r w:rsidRPr="007425E1">
              <w:t>The new heaven on earth,</w:t>
            </w:r>
          </w:p>
          <w:p w14:paraId="653519CB" w14:textId="77777777" w:rsidR="008A3F9A" w:rsidRPr="007425E1" w:rsidRDefault="008A3F9A" w:rsidP="008A3F9A">
            <w:pPr>
              <w:pStyle w:val="EngHang"/>
            </w:pPr>
            <w:r w:rsidRPr="007425E1">
              <w:t>From whom the Sun of Righteousness,</w:t>
            </w:r>
          </w:p>
          <w:p w14:paraId="412B5F15" w14:textId="77777777" w:rsidR="008A3F9A" w:rsidRDefault="008A3F9A" w:rsidP="00FE0AE4">
            <w:pPr>
              <w:pStyle w:val="EngHangEnd"/>
            </w:pPr>
            <w:commentRangeStart w:id="744"/>
            <w:r w:rsidRPr="007425E1">
              <w:t>Rises</w:t>
            </w:r>
            <w:commentRangeEnd w:id="744"/>
            <w:r>
              <w:rPr>
                <w:rStyle w:val="CommentReference"/>
              </w:rPr>
              <w:commentReference w:id="744"/>
            </w:r>
            <w:r w:rsidR="00FE0AE4">
              <w:t xml:space="preserve"> </w:t>
            </w:r>
            <w:r w:rsidRPr="007425E1">
              <w:t>upon us.</w:t>
            </w:r>
          </w:p>
        </w:tc>
        <w:tc>
          <w:tcPr>
            <w:tcW w:w="288" w:type="dxa"/>
          </w:tcPr>
          <w:p w14:paraId="37EB7668" w14:textId="77777777" w:rsidR="008A3F9A" w:rsidRDefault="008A3F9A" w:rsidP="00864DF9"/>
        </w:tc>
        <w:tc>
          <w:tcPr>
            <w:tcW w:w="288" w:type="dxa"/>
          </w:tcPr>
          <w:p w14:paraId="5F2A3C16" w14:textId="77777777" w:rsidR="008A3F9A" w:rsidRDefault="008A3F9A" w:rsidP="00864DF9">
            <w:pPr>
              <w:pStyle w:val="CopticCross"/>
            </w:pPr>
          </w:p>
        </w:tc>
        <w:tc>
          <w:tcPr>
            <w:tcW w:w="3960" w:type="dxa"/>
          </w:tcPr>
          <w:p w14:paraId="724FFCB1" w14:textId="77777777" w:rsidR="008A3F9A" w:rsidRDefault="008A3F9A" w:rsidP="00894E50">
            <w:pPr>
              <w:pStyle w:val="CopticVersemulti-line"/>
            </w:pPr>
            <w:r w:rsidRPr="00894E50">
              <w:t>Ⲉ̀ⲧⲉ ⲑⲁⲓ ⲧⲉ Ⲙⲁⲣⲓⲁ</w:t>
            </w:r>
          </w:p>
          <w:p w14:paraId="019E174D" w14:textId="77777777" w:rsidR="008A3F9A" w:rsidRDefault="008A3F9A" w:rsidP="00894E50">
            <w:pPr>
              <w:pStyle w:val="CopticVersemulti-line"/>
            </w:pPr>
            <w:r w:rsidRPr="00894E50">
              <w:t>ϯⲫⲉ ⲙ̀ⲃⲉⲣⲓ ⲉⲧϩⲓϫⲉⲛ ⲡⲓⲕⲁϩⲓ</w:t>
            </w:r>
          </w:p>
          <w:p w14:paraId="28F0A856" w14:textId="77777777" w:rsidR="008A3F9A" w:rsidRDefault="008A3F9A" w:rsidP="00894E50">
            <w:pPr>
              <w:pStyle w:val="CopticVersemulti-line"/>
            </w:pPr>
            <w:r w:rsidRPr="00894E50">
              <w:t>ⲉ̀ⲧⲁ ⲡⲓⲣⲏ ⲛ̀ⲧⲉ ϯⲙⲉⲑⲙⲏⲓ</w:t>
            </w:r>
          </w:p>
          <w:p w14:paraId="3376AA09" w14:textId="77777777" w:rsidR="008A3F9A" w:rsidRDefault="008A3F9A" w:rsidP="00894E50">
            <w:pPr>
              <w:pStyle w:val="CopticVerse"/>
            </w:pPr>
            <w:r w:rsidRPr="00894E50">
              <w:t>ϣⲁⲓ ⲛⲁⲛ ⲉⲃⲟⲗ ⲛ̀ϧⲏⲧⲥ</w:t>
            </w:r>
          </w:p>
        </w:tc>
      </w:tr>
      <w:tr w:rsidR="008A3F9A" w14:paraId="070381B8" w14:textId="77777777" w:rsidTr="00864DF9">
        <w:trPr>
          <w:cantSplit/>
          <w:jc w:val="center"/>
        </w:trPr>
        <w:tc>
          <w:tcPr>
            <w:tcW w:w="288" w:type="dxa"/>
          </w:tcPr>
          <w:p w14:paraId="61AEB4FB" w14:textId="77777777" w:rsidR="008A3F9A" w:rsidRDefault="008A3F9A" w:rsidP="00864DF9">
            <w:pPr>
              <w:pStyle w:val="CopticCross"/>
            </w:pPr>
            <w:r w:rsidRPr="00FB5ACB">
              <w:t>¿</w:t>
            </w:r>
          </w:p>
        </w:tc>
        <w:tc>
          <w:tcPr>
            <w:tcW w:w="3960" w:type="dxa"/>
          </w:tcPr>
          <w:p w14:paraId="0661E1FF" w14:textId="77777777" w:rsidR="008A3F9A" w:rsidRPr="007425E1" w:rsidRDefault="008A3F9A" w:rsidP="008A3F9A">
            <w:pPr>
              <w:pStyle w:val="EngHang"/>
            </w:pPr>
            <w:r w:rsidRPr="007425E1">
              <w:t>For the sun that is clothing her,</w:t>
            </w:r>
          </w:p>
          <w:p w14:paraId="74279AD2" w14:textId="77777777" w:rsidR="008A3F9A" w:rsidRPr="007425E1" w:rsidRDefault="008A3F9A" w:rsidP="008A3F9A">
            <w:pPr>
              <w:pStyle w:val="EngHang"/>
            </w:pPr>
            <w:r w:rsidRPr="007425E1">
              <w:t>Is Our Lord Jesus Christ,</w:t>
            </w:r>
          </w:p>
          <w:p w14:paraId="2E6B6A6B" w14:textId="77777777" w:rsidR="008A3F9A" w:rsidRPr="007425E1" w:rsidRDefault="008A3F9A" w:rsidP="008A3F9A">
            <w:pPr>
              <w:pStyle w:val="EngHang"/>
            </w:pPr>
            <w:r w:rsidRPr="007425E1">
              <w:t>And the moon under her feet,</w:t>
            </w:r>
          </w:p>
          <w:p w14:paraId="69DE55B9" w14:textId="77777777" w:rsidR="008A3F9A" w:rsidRDefault="008A3F9A" w:rsidP="008A3F9A">
            <w:pPr>
              <w:pStyle w:val="EngHangEnd"/>
            </w:pPr>
            <w:r w:rsidRPr="007425E1">
              <w:t>Is John the Baptist.</w:t>
            </w:r>
          </w:p>
        </w:tc>
        <w:tc>
          <w:tcPr>
            <w:tcW w:w="288" w:type="dxa"/>
          </w:tcPr>
          <w:p w14:paraId="118B85A8" w14:textId="77777777" w:rsidR="008A3F9A" w:rsidRDefault="008A3F9A" w:rsidP="00864DF9"/>
        </w:tc>
        <w:tc>
          <w:tcPr>
            <w:tcW w:w="288" w:type="dxa"/>
          </w:tcPr>
          <w:p w14:paraId="309343A4" w14:textId="77777777" w:rsidR="008A3F9A" w:rsidRDefault="008A3F9A" w:rsidP="00864DF9">
            <w:pPr>
              <w:pStyle w:val="CopticCross"/>
            </w:pPr>
            <w:r w:rsidRPr="00FB5ACB">
              <w:t>¿</w:t>
            </w:r>
          </w:p>
        </w:tc>
        <w:tc>
          <w:tcPr>
            <w:tcW w:w="3960" w:type="dxa"/>
          </w:tcPr>
          <w:p w14:paraId="1C96BA9B" w14:textId="77777777" w:rsidR="008A3F9A" w:rsidRDefault="008A3F9A" w:rsidP="00894E50">
            <w:pPr>
              <w:pStyle w:val="CopticVersemulti-line"/>
            </w:pPr>
            <w:r w:rsidRPr="00894E50">
              <w:t>Ⲡⲓⲣⲏ ⲅⲁⲣ ⲉ̀ⲧⲉⲥϫⲟⲗϩ ⲙ̀ⲙⲟϥ</w:t>
            </w:r>
          </w:p>
          <w:p w14:paraId="5D817F7C" w14:textId="77777777" w:rsidR="008A3F9A" w:rsidRDefault="008A3F9A" w:rsidP="00894E50">
            <w:pPr>
              <w:pStyle w:val="CopticVersemulti-line"/>
            </w:pPr>
            <w:r w:rsidRPr="00894E50">
              <w:t>ⲡⲉ ⲡⲉⲛⲟ̅ⲥ̅ Ⲓⲏ̅ⲥ Ⲡⲭ̅ⲥ</w:t>
            </w:r>
          </w:p>
          <w:p w14:paraId="4C049435" w14:textId="77777777" w:rsidR="008A3F9A" w:rsidRDefault="008A3F9A" w:rsidP="00894E50">
            <w:pPr>
              <w:pStyle w:val="CopticVersemulti-line"/>
            </w:pPr>
            <w:r w:rsidRPr="00894E50">
              <w:t>ⲟⲩⲟϩ ⲡⲓⲓⲟϩ ⲉⲧϧⲁ ⲛⲉⲥϭⲁⲗⲁⲩϫ</w:t>
            </w:r>
          </w:p>
          <w:p w14:paraId="66B69F20" w14:textId="77777777" w:rsidR="008A3F9A" w:rsidRDefault="008A3F9A" w:rsidP="00894E50">
            <w:pPr>
              <w:pStyle w:val="CopticVerse"/>
            </w:pPr>
            <w:r w:rsidRPr="00894E50">
              <w:t>ⲡⲉ Ⲓⲱ̅ⲁ ⲡⲓⲣⲉϥϯⲱⲙⲥ</w:t>
            </w:r>
          </w:p>
        </w:tc>
      </w:tr>
      <w:tr w:rsidR="008A3F9A" w14:paraId="6851E433" w14:textId="77777777" w:rsidTr="00864DF9">
        <w:trPr>
          <w:cantSplit/>
          <w:jc w:val="center"/>
        </w:trPr>
        <w:tc>
          <w:tcPr>
            <w:tcW w:w="288" w:type="dxa"/>
          </w:tcPr>
          <w:p w14:paraId="2C942352" w14:textId="77777777" w:rsidR="008A3F9A" w:rsidRDefault="008A3F9A" w:rsidP="00864DF9">
            <w:pPr>
              <w:pStyle w:val="CopticCross"/>
            </w:pPr>
          </w:p>
        </w:tc>
        <w:tc>
          <w:tcPr>
            <w:tcW w:w="3960" w:type="dxa"/>
          </w:tcPr>
          <w:p w14:paraId="4A1BD276" w14:textId="77777777" w:rsidR="008A3F9A" w:rsidRPr="007425E1" w:rsidRDefault="008A3F9A" w:rsidP="008A3F9A">
            <w:pPr>
              <w:pStyle w:val="EngHang"/>
            </w:pPr>
            <w:r w:rsidRPr="007425E1">
              <w:t>The twelve stars,</w:t>
            </w:r>
          </w:p>
          <w:p w14:paraId="2865D242" w14:textId="77777777" w:rsidR="008A3F9A" w:rsidRPr="007425E1" w:rsidRDefault="008A3F9A" w:rsidP="008A3F9A">
            <w:pPr>
              <w:pStyle w:val="EngHang"/>
            </w:pPr>
            <w:r w:rsidRPr="007425E1">
              <w:t xml:space="preserve">That are a crown </w:t>
            </w:r>
            <w:r>
              <w:t>on</w:t>
            </w:r>
            <w:r w:rsidRPr="007425E1">
              <w:t xml:space="preserve"> her head,</w:t>
            </w:r>
          </w:p>
          <w:p w14:paraId="653FFC33" w14:textId="77777777" w:rsidR="008A3F9A" w:rsidRPr="007425E1" w:rsidRDefault="008A3F9A" w:rsidP="008A3F9A">
            <w:pPr>
              <w:pStyle w:val="EngHang"/>
            </w:pPr>
            <w:r w:rsidRPr="007425E1">
              <w:t>Are the twelve apostles,</w:t>
            </w:r>
          </w:p>
          <w:p w14:paraId="62BB22A4" w14:textId="77777777" w:rsidR="008A3F9A" w:rsidRDefault="008A3F9A" w:rsidP="008A3F9A">
            <w:pPr>
              <w:pStyle w:val="EngHangEnd"/>
            </w:pPr>
            <w:r>
              <w:t>Surrounding her</w:t>
            </w:r>
            <w:r w:rsidRPr="007425E1">
              <w:t xml:space="preserve"> and </w:t>
            </w:r>
            <w:r>
              <w:t xml:space="preserve">giving her </w:t>
            </w:r>
            <w:r w:rsidRPr="007425E1">
              <w:t>honour</w:t>
            </w:r>
            <w:r>
              <w:t>.</w:t>
            </w:r>
          </w:p>
        </w:tc>
        <w:tc>
          <w:tcPr>
            <w:tcW w:w="288" w:type="dxa"/>
          </w:tcPr>
          <w:p w14:paraId="402CDFEB" w14:textId="77777777" w:rsidR="008A3F9A" w:rsidRDefault="008A3F9A" w:rsidP="00864DF9"/>
        </w:tc>
        <w:tc>
          <w:tcPr>
            <w:tcW w:w="288" w:type="dxa"/>
          </w:tcPr>
          <w:p w14:paraId="14971B42" w14:textId="77777777" w:rsidR="008A3F9A" w:rsidRDefault="008A3F9A" w:rsidP="00864DF9">
            <w:pPr>
              <w:pStyle w:val="CopticCross"/>
            </w:pPr>
          </w:p>
        </w:tc>
        <w:tc>
          <w:tcPr>
            <w:tcW w:w="3960" w:type="dxa"/>
          </w:tcPr>
          <w:p w14:paraId="03FD6123" w14:textId="77777777" w:rsidR="008A3F9A" w:rsidRDefault="008A3F9A" w:rsidP="00894E50">
            <w:pPr>
              <w:pStyle w:val="CopticVersemulti-line"/>
            </w:pPr>
            <w:r w:rsidRPr="00894E50">
              <w:t>Ⲡⲓⲙⲏⲧ ̀ⲥⲛⲁⲩ ⲅⲁⲣ ⲛ̀ⲥⲓⲟⲩ</w:t>
            </w:r>
          </w:p>
          <w:p w14:paraId="2A842AFF" w14:textId="77777777" w:rsidR="008A3F9A" w:rsidRDefault="008A3F9A" w:rsidP="00894E50">
            <w:pPr>
              <w:pStyle w:val="CopticVersemulti-line"/>
            </w:pPr>
            <w:r w:rsidRPr="00894E50">
              <w:t>ⲉⲧⲟⲓ ⲛ̀ⲭ̀ⲗⲟⲙ ⲉ̀ϫⲉⲛ ⲧⲉⲥⲁ̀ⲫⲉ</w:t>
            </w:r>
          </w:p>
          <w:p w14:paraId="2B7243B7" w14:textId="77777777" w:rsidR="008A3F9A" w:rsidRDefault="008A3F9A" w:rsidP="00894E50">
            <w:pPr>
              <w:pStyle w:val="CopticVersemulti-line"/>
            </w:pPr>
            <w:r w:rsidRPr="00894E50">
              <w:t>ⲡⲉ ⲡⲓⲙⲏⲧ ̀ⲥⲛⲁⲩ ⲛ̀ⲁⲡⲟⲥⲧⲟⲗⲟⲥ</w:t>
            </w:r>
          </w:p>
          <w:p w14:paraId="599C9D78" w14:textId="77777777" w:rsidR="008A3F9A" w:rsidRDefault="008A3F9A" w:rsidP="00894E50">
            <w:pPr>
              <w:pStyle w:val="CopticVerse"/>
            </w:pPr>
            <w:r w:rsidRPr="00894E50">
              <w:t>ⲉⲩⲕⲱϯ ⲉⲣⲟⲥ ⲉⲩϯⲧⲁⲓⲟ ⲛⲁⲥ</w:t>
            </w:r>
          </w:p>
        </w:tc>
      </w:tr>
      <w:tr w:rsidR="008A3F9A" w14:paraId="5DCF845F" w14:textId="77777777" w:rsidTr="00864DF9">
        <w:trPr>
          <w:cantSplit/>
          <w:jc w:val="center"/>
        </w:trPr>
        <w:tc>
          <w:tcPr>
            <w:tcW w:w="288" w:type="dxa"/>
          </w:tcPr>
          <w:p w14:paraId="28AC700A" w14:textId="77777777" w:rsidR="008A3F9A" w:rsidRDefault="008A3F9A" w:rsidP="00864DF9">
            <w:pPr>
              <w:pStyle w:val="CopticCross"/>
            </w:pPr>
            <w:r w:rsidRPr="00FB5ACB">
              <w:lastRenderedPageBreak/>
              <w:t>¿</w:t>
            </w:r>
          </w:p>
        </w:tc>
        <w:tc>
          <w:tcPr>
            <w:tcW w:w="3960" w:type="dxa"/>
          </w:tcPr>
          <w:p w14:paraId="7A52FE9B" w14:textId="77777777" w:rsidR="008A3F9A" w:rsidRPr="00643C64" w:rsidRDefault="008A3F9A" w:rsidP="008A3F9A">
            <w:pPr>
              <w:pStyle w:val="EngHang"/>
            </w:pPr>
            <w:r>
              <w:t>Therefore</w:t>
            </w:r>
            <w:r w:rsidRPr="00643C64">
              <w:t xml:space="preserve"> all </w:t>
            </w:r>
            <w:r w:rsidRPr="00643C64">
              <w:rPr>
                <w:color w:val="auto"/>
              </w:rPr>
              <w:t>you</w:t>
            </w:r>
            <w:r w:rsidRPr="00643C64">
              <w:t xml:space="preserve"> nations,</w:t>
            </w:r>
          </w:p>
          <w:p w14:paraId="5CFE6B61" w14:textId="77777777" w:rsidR="008A3F9A" w:rsidRPr="00643C64" w:rsidRDefault="008A3F9A" w:rsidP="008A3F9A">
            <w:pPr>
              <w:pStyle w:val="EngHang"/>
            </w:pPr>
            <w:r w:rsidRPr="00643C64">
              <w:t>Let us glorify the virgin,</w:t>
            </w:r>
          </w:p>
          <w:p w14:paraId="276A57CF" w14:textId="77777777" w:rsidR="008A3F9A" w:rsidRPr="00643C64" w:rsidRDefault="008A3F9A" w:rsidP="008A3F9A">
            <w:pPr>
              <w:pStyle w:val="EngHang"/>
            </w:pPr>
            <w:r w:rsidRPr="00643C64">
              <w:t xml:space="preserve">For she </w:t>
            </w:r>
            <w:r>
              <w:t>gave birth to</w:t>
            </w:r>
            <w:r w:rsidRPr="00643C64">
              <w:t xml:space="preserve"> God </w:t>
            </w:r>
            <w:r>
              <w:t>for</w:t>
            </w:r>
            <w:r w:rsidRPr="00643C64">
              <w:t xml:space="preserve"> us,</w:t>
            </w:r>
          </w:p>
          <w:p w14:paraId="35B7656F" w14:textId="77777777" w:rsidR="008A3F9A" w:rsidRPr="00643C64" w:rsidRDefault="008A3F9A" w:rsidP="008A3F9A">
            <w:pPr>
              <w:pStyle w:val="EngHangEnd"/>
            </w:pPr>
            <w:r w:rsidRPr="00643C64">
              <w:t>And her virginity is sealed.</w:t>
            </w:r>
          </w:p>
        </w:tc>
        <w:tc>
          <w:tcPr>
            <w:tcW w:w="288" w:type="dxa"/>
          </w:tcPr>
          <w:p w14:paraId="57BB26DE" w14:textId="77777777" w:rsidR="008A3F9A" w:rsidRDefault="008A3F9A" w:rsidP="00864DF9"/>
        </w:tc>
        <w:tc>
          <w:tcPr>
            <w:tcW w:w="288" w:type="dxa"/>
          </w:tcPr>
          <w:p w14:paraId="41CF00CB" w14:textId="77777777" w:rsidR="008A3F9A" w:rsidRDefault="008A3F9A" w:rsidP="00864DF9">
            <w:pPr>
              <w:pStyle w:val="CopticCross"/>
            </w:pPr>
            <w:r w:rsidRPr="00FB5ACB">
              <w:t>¿</w:t>
            </w:r>
          </w:p>
        </w:tc>
        <w:tc>
          <w:tcPr>
            <w:tcW w:w="3960" w:type="dxa"/>
          </w:tcPr>
          <w:p w14:paraId="3D5E4609" w14:textId="77777777" w:rsidR="008A3F9A" w:rsidRDefault="008A3F9A" w:rsidP="00894E50">
            <w:pPr>
              <w:pStyle w:val="CopticVersemulti-line"/>
            </w:pPr>
            <w:r w:rsidRPr="00894E50">
              <w:t>Ⲉⲑⲃⲉ ⲫⲁⲓ ⲛⲓⲗⲁⲟⲥ ⲧⲏⲣⲟⲩ</w:t>
            </w:r>
          </w:p>
          <w:p w14:paraId="64B19C63" w14:textId="77777777" w:rsidR="008A3F9A" w:rsidRDefault="008A3F9A" w:rsidP="00894E50">
            <w:pPr>
              <w:pStyle w:val="CopticVersemulti-line"/>
            </w:pPr>
            <w:r w:rsidRPr="00894E50">
              <w:t xml:space="preserve">ⲙⲁⲣⲉⲛϯⲱ̀ⲟⲩ ⲛ̀ϯⲡⲁⲣⲑⲉⲛⲟⲥ </w:t>
            </w:r>
          </w:p>
          <w:p w14:paraId="0CC968FF" w14:textId="77777777" w:rsidR="008A3F9A" w:rsidRDefault="008A3F9A" w:rsidP="00894E50">
            <w:pPr>
              <w:pStyle w:val="CopticVersemulti-line"/>
              <w:ind w:left="0" w:firstLine="0"/>
            </w:pPr>
            <w:r w:rsidRPr="00894E50">
              <w:t>ϫⲉ ⲁⲥⲙⲓⲥⲓ ⲛⲁⲛ ⲙ̀ⲫϯ</w:t>
            </w:r>
          </w:p>
          <w:p w14:paraId="25CDA8C0" w14:textId="77777777" w:rsidR="008A3F9A" w:rsidRDefault="008A3F9A" w:rsidP="00894E50">
            <w:pPr>
              <w:pStyle w:val="CopticVerse"/>
            </w:pPr>
            <w:r w:rsidRPr="00894E50">
              <w:t>ⲉⲥⲧⲟⲃ ⲛ̀ϫⲉ ⲧⲉⲥⲡⲁⲣⲑⲉⲛⲓⲁ̀</w:t>
            </w:r>
          </w:p>
        </w:tc>
      </w:tr>
      <w:tr w:rsidR="008A3F9A" w14:paraId="16AEEFD8" w14:textId="77777777" w:rsidTr="00864DF9">
        <w:trPr>
          <w:cantSplit/>
          <w:jc w:val="center"/>
        </w:trPr>
        <w:tc>
          <w:tcPr>
            <w:tcW w:w="288" w:type="dxa"/>
          </w:tcPr>
          <w:p w14:paraId="7D161A4F" w14:textId="77777777" w:rsidR="008A3F9A" w:rsidRDefault="008A3F9A" w:rsidP="00864DF9">
            <w:pPr>
              <w:pStyle w:val="CopticCross"/>
            </w:pPr>
          </w:p>
        </w:tc>
        <w:tc>
          <w:tcPr>
            <w:tcW w:w="3960" w:type="dxa"/>
          </w:tcPr>
          <w:p w14:paraId="53FC34D2" w14:textId="77777777" w:rsidR="008A3F9A" w:rsidRPr="007425E1" w:rsidRDefault="008A3F9A" w:rsidP="008A3F9A">
            <w:pPr>
              <w:pStyle w:val="EngHang"/>
              <w:rPr>
                <w:color w:val="FF0000"/>
              </w:rPr>
            </w:pPr>
            <w:r w:rsidRPr="007425E1">
              <w:t>He did not cease to be God,</w:t>
            </w:r>
            <w:r w:rsidRPr="007425E1">
              <w:tab/>
            </w:r>
          </w:p>
          <w:p w14:paraId="0D833A54" w14:textId="77777777" w:rsidR="008A3F9A" w:rsidRPr="007425E1" w:rsidRDefault="008A3F9A" w:rsidP="008A3F9A">
            <w:pPr>
              <w:pStyle w:val="EngHang"/>
            </w:pPr>
            <w:r w:rsidRPr="007425E1">
              <w:t>He came and became the Son of Man,</w:t>
            </w:r>
          </w:p>
          <w:p w14:paraId="7E615A6A" w14:textId="77777777" w:rsidR="008A3F9A" w:rsidRPr="007425E1" w:rsidRDefault="008A3F9A" w:rsidP="008A3F9A">
            <w:pPr>
              <w:pStyle w:val="EngHang"/>
            </w:pPr>
            <w:r w:rsidRPr="007425E1">
              <w:t xml:space="preserve">But He is </w:t>
            </w:r>
            <w:r>
              <w:t>in truth</w:t>
            </w:r>
            <w:r w:rsidRPr="007425E1">
              <w:t>,</w:t>
            </w:r>
          </w:p>
          <w:p w14:paraId="77D693A8" w14:textId="77777777" w:rsidR="008A3F9A" w:rsidRDefault="008A3F9A" w:rsidP="008A3F9A">
            <w:pPr>
              <w:pStyle w:val="EngHangEnd"/>
            </w:pPr>
            <w:r w:rsidRPr="007425E1">
              <w:t>He came and saved us.</w:t>
            </w:r>
          </w:p>
        </w:tc>
        <w:tc>
          <w:tcPr>
            <w:tcW w:w="288" w:type="dxa"/>
          </w:tcPr>
          <w:p w14:paraId="7DEB9DAC" w14:textId="77777777" w:rsidR="008A3F9A" w:rsidRDefault="008A3F9A" w:rsidP="00864DF9"/>
        </w:tc>
        <w:tc>
          <w:tcPr>
            <w:tcW w:w="288" w:type="dxa"/>
          </w:tcPr>
          <w:p w14:paraId="530CC33F" w14:textId="77777777" w:rsidR="008A3F9A" w:rsidRDefault="008A3F9A" w:rsidP="00864DF9">
            <w:pPr>
              <w:pStyle w:val="CopticCross"/>
            </w:pPr>
          </w:p>
        </w:tc>
        <w:tc>
          <w:tcPr>
            <w:tcW w:w="3960" w:type="dxa"/>
          </w:tcPr>
          <w:p w14:paraId="2BAB3A27" w14:textId="77777777" w:rsidR="008A3F9A" w:rsidRDefault="008A3F9A" w:rsidP="00894E50">
            <w:pPr>
              <w:pStyle w:val="CopticVersemulti-line"/>
            </w:pPr>
            <w:r w:rsidRPr="008172B5">
              <w:t>Ⲉⲧⲁϥⲕⲏⲛ ⲁⲛ ⲉϥⲟⲓ ⲛ̀ⲛⲟⲩϯ</w:t>
            </w:r>
          </w:p>
          <w:p w14:paraId="62E2C415" w14:textId="77777777" w:rsidR="008A3F9A" w:rsidRDefault="008A3F9A" w:rsidP="00894E50">
            <w:pPr>
              <w:pStyle w:val="CopticVersemulti-line"/>
            </w:pPr>
            <w:r w:rsidRPr="008172B5">
              <w:t>ⲁϥⲓ̀ ⲁϥϣⲱⲡⲓ ⲛ̀ϣⲏⲣⲓ ⲛ̀ⲣⲱⲙⲓ</w:t>
            </w:r>
          </w:p>
          <w:p w14:paraId="30893245" w14:textId="77777777" w:rsidR="008A3F9A" w:rsidRDefault="008A3F9A" w:rsidP="00894E50">
            <w:pPr>
              <w:pStyle w:val="CopticVersemulti-line"/>
            </w:pPr>
            <w:r w:rsidRPr="008172B5">
              <w:t>ⲁⲗⲗⲁ ⲛ̀ⲑⲟϥ ⲡⲉ ⲫϯ ⲙ̀ⲙⲏⲓ</w:t>
            </w:r>
          </w:p>
          <w:p w14:paraId="1A5A5656" w14:textId="77777777" w:rsidR="008A3F9A" w:rsidRDefault="008A3F9A" w:rsidP="00894E50">
            <w:pPr>
              <w:pStyle w:val="CopticVersemulti-line"/>
            </w:pPr>
            <w:r w:rsidRPr="008172B5">
              <w:t>ⲁϥⲓ̀ ⲟⲩⲟϩ ⲁϥⲥⲱϯ ⲙ̀ⲙⲟⲛ</w:t>
            </w:r>
          </w:p>
        </w:tc>
      </w:tr>
    </w:tbl>
    <w:p w14:paraId="5033F9B3" w14:textId="77777777" w:rsidR="00D64891" w:rsidRDefault="00D64891" w:rsidP="008A3F9A">
      <w:pPr>
        <w:pStyle w:val="Heading6"/>
      </w:pPr>
      <w:bookmarkStart w:id="745" w:name="_Toc298681326"/>
      <w:bookmarkStart w:id="746" w:name="_Toc308441932"/>
      <w:r>
        <w:t xml:space="preserve">The </w:t>
      </w:r>
      <w:r w:rsidRPr="007C4181">
        <w:t>Crown</w:t>
      </w:r>
      <w:bookmarkEnd w:id="745"/>
      <w:bookmarkEnd w:id="746"/>
    </w:p>
    <w:p w14:paraId="74FF25C2" w14:textId="77777777" w:rsidR="00683D9F" w:rsidRPr="00683D9F" w:rsidRDefault="00683D9F" w:rsidP="008A3F9A">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75B5E6BC" w14:textId="77777777" w:rsidTr="007C4181">
        <w:trPr>
          <w:cantSplit/>
          <w:jc w:val="center"/>
        </w:trPr>
        <w:tc>
          <w:tcPr>
            <w:tcW w:w="288" w:type="dxa"/>
          </w:tcPr>
          <w:p w14:paraId="7B588C98" w14:textId="77777777" w:rsidR="008A3F9A" w:rsidRDefault="008A3F9A" w:rsidP="007C4181">
            <w:pPr>
              <w:pStyle w:val="CopticCross"/>
            </w:pPr>
          </w:p>
        </w:tc>
        <w:tc>
          <w:tcPr>
            <w:tcW w:w="3960" w:type="dxa"/>
          </w:tcPr>
          <w:p w14:paraId="0F168CA5" w14:textId="77777777" w:rsidR="008A3F9A" w:rsidRDefault="008A3F9A" w:rsidP="008A3F9A">
            <w:pPr>
              <w:pStyle w:val="EngHang"/>
            </w:pPr>
            <w:r>
              <w:t>Moses was worthy to behold</w:t>
            </w:r>
          </w:p>
          <w:p w14:paraId="6F1E5F4B" w14:textId="77777777" w:rsidR="008A3F9A" w:rsidRDefault="008A3F9A" w:rsidP="008A3F9A">
            <w:pPr>
              <w:pStyle w:val="EngHang"/>
            </w:pPr>
            <w:r>
              <w:t xml:space="preserve">The glory of God </w:t>
            </w:r>
          </w:p>
          <w:p w14:paraId="7B3AB9C7" w14:textId="77777777" w:rsidR="008A3F9A" w:rsidRDefault="008A3F9A" w:rsidP="008A3F9A">
            <w:pPr>
              <w:pStyle w:val="EngHang"/>
            </w:pPr>
            <w:r>
              <w:t>The unseen Who is before all the ages</w:t>
            </w:r>
          </w:p>
          <w:p w14:paraId="16F5F91D" w14:textId="77777777" w:rsidR="008A3F9A" w:rsidRDefault="008A3F9A" w:rsidP="008A3F9A">
            <w:pPr>
              <w:pStyle w:val="EngHangEnd"/>
            </w:pPr>
            <w:r>
              <w:t>On the mountain.</w:t>
            </w:r>
          </w:p>
          <w:p w14:paraId="75627DB6" w14:textId="77777777" w:rsidR="008A3F9A" w:rsidRDefault="008A3F9A" w:rsidP="008A3F9A">
            <w:pPr>
              <w:pStyle w:val="EngHang"/>
            </w:pPr>
          </w:p>
        </w:tc>
        <w:tc>
          <w:tcPr>
            <w:tcW w:w="288" w:type="dxa"/>
          </w:tcPr>
          <w:p w14:paraId="5E7DA773" w14:textId="77777777" w:rsidR="008A3F9A" w:rsidRDefault="008A3F9A" w:rsidP="00864DF9"/>
        </w:tc>
        <w:tc>
          <w:tcPr>
            <w:tcW w:w="288" w:type="dxa"/>
          </w:tcPr>
          <w:p w14:paraId="158DDC31" w14:textId="77777777" w:rsidR="008A3F9A" w:rsidRDefault="008A3F9A" w:rsidP="007C4181">
            <w:pPr>
              <w:pStyle w:val="CopticCross"/>
            </w:pPr>
          </w:p>
        </w:tc>
        <w:tc>
          <w:tcPr>
            <w:tcW w:w="3960" w:type="dxa"/>
          </w:tcPr>
          <w:p w14:paraId="7E450F7A" w14:textId="77777777" w:rsidR="008A3F9A" w:rsidRDefault="008A3F9A" w:rsidP="00683D9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3A6FA6B1" w14:textId="77777777" w:rsidR="008A3F9A" w:rsidRDefault="008A3F9A" w:rsidP="00683D9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685AB960" w14:textId="77777777" w:rsidR="008A3F9A" w:rsidRDefault="008A3F9A" w:rsidP="00683D9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B869959" w14:textId="77777777" w:rsidR="008A3F9A" w:rsidRDefault="008A3F9A" w:rsidP="00683D9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8A3F9A" w14:paraId="60C0FC6E" w14:textId="77777777" w:rsidTr="007C4181">
        <w:trPr>
          <w:cantSplit/>
          <w:jc w:val="center"/>
        </w:trPr>
        <w:tc>
          <w:tcPr>
            <w:tcW w:w="288" w:type="dxa"/>
          </w:tcPr>
          <w:p w14:paraId="5E61C0CB" w14:textId="77777777" w:rsidR="008A3F9A" w:rsidRDefault="008A3F9A" w:rsidP="007C4181">
            <w:pPr>
              <w:pStyle w:val="CopticCross"/>
            </w:pPr>
            <w:r w:rsidRPr="00FB5ACB">
              <w:t>¿</w:t>
            </w:r>
          </w:p>
        </w:tc>
        <w:tc>
          <w:tcPr>
            <w:tcW w:w="3960" w:type="dxa"/>
          </w:tcPr>
          <w:p w14:paraId="672E0762" w14:textId="77777777" w:rsidR="008A3F9A" w:rsidRPr="007425E1" w:rsidRDefault="008A3F9A" w:rsidP="008A3F9A">
            <w:pPr>
              <w:pStyle w:val="EngHang"/>
            </w:pPr>
            <w:r w:rsidRPr="007425E1">
              <w:t>For he beheld the bush,</w:t>
            </w:r>
          </w:p>
          <w:p w14:paraId="6BDE1A0F" w14:textId="77777777" w:rsidR="008A3F9A" w:rsidRPr="007425E1" w:rsidRDefault="008A3F9A" w:rsidP="008A3F9A">
            <w:pPr>
              <w:pStyle w:val="EngHang"/>
            </w:pPr>
            <w:r w:rsidRPr="007425E1">
              <w:t>Filled with fire from within,</w:t>
            </w:r>
          </w:p>
          <w:p w14:paraId="429A9B06" w14:textId="77777777" w:rsidR="008A3F9A" w:rsidRPr="007425E1" w:rsidRDefault="008A3F9A" w:rsidP="008A3F9A">
            <w:pPr>
              <w:pStyle w:val="EngHang"/>
            </w:pPr>
            <w:r w:rsidRPr="007425E1">
              <w:t>But its branches did not burn,</w:t>
            </w:r>
          </w:p>
          <w:p w14:paraId="403A0C79" w14:textId="77777777" w:rsidR="008A3F9A" w:rsidRDefault="008A3F9A" w:rsidP="008A3F9A">
            <w:pPr>
              <w:pStyle w:val="EngHangEnd"/>
            </w:pPr>
            <w:r>
              <w:t>And</w:t>
            </w:r>
            <w:r w:rsidRPr="007425E1">
              <w:t xml:space="preserve"> its leaves </w:t>
            </w:r>
            <w:r>
              <w:t xml:space="preserve">were not </w:t>
            </w:r>
            <w:r w:rsidRPr="007425E1">
              <w:t>destroyed.</w:t>
            </w:r>
          </w:p>
        </w:tc>
        <w:tc>
          <w:tcPr>
            <w:tcW w:w="288" w:type="dxa"/>
          </w:tcPr>
          <w:p w14:paraId="0DFD48E4" w14:textId="77777777" w:rsidR="008A3F9A" w:rsidRDefault="008A3F9A" w:rsidP="00864DF9"/>
        </w:tc>
        <w:tc>
          <w:tcPr>
            <w:tcW w:w="288" w:type="dxa"/>
          </w:tcPr>
          <w:p w14:paraId="48E1F884" w14:textId="77777777" w:rsidR="008A3F9A" w:rsidRDefault="008A3F9A" w:rsidP="007C4181">
            <w:pPr>
              <w:pStyle w:val="CopticCross"/>
            </w:pPr>
            <w:r w:rsidRPr="00FB5ACB">
              <w:t>¿</w:t>
            </w:r>
          </w:p>
        </w:tc>
        <w:tc>
          <w:tcPr>
            <w:tcW w:w="3960" w:type="dxa"/>
          </w:tcPr>
          <w:p w14:paraId="2007C7CE" w14:textId="77777777" w:rsidR="008A3F9A" w:rsidRDefault="008A3F9A" w:rsidP="00683D9F">
            <w:pPr>
              <w:pStyle w:val="CopticVersemulti-line"/>
            </w:pPr>
            <w:r w:rsidRPr="00683D9F">
              <w:t>Ⲁϥⲛⲁⲩ ⲅⲁⲣ ⲉ̀ⲡⲓⲃⲁⲧⲟⲥ</w:t>
            </w:r>
          </w:p>
          <w:p w14:paraId="6588FA3B" w14:textId="77777777" w:rsidR="008A3F9A" w:rsidRDefault="008A3F9A" w:rsidP="00683D9F">
            <w:pPr>
              <w:pStyle w:val="CopticVersemulti-line"/>
            </w:pPr>
            <w:r w:rsidRPr="00683D9F">
              <w:t>ⲉ̀ⲣⲉ ⲡⲓⲭ̀ⲣⲱⲙ ⲙⲟϩ ⲛ̀ϧⲏⲧϥ</w:t>
            </w:r>
          </w:p>
          <w:p w14:paraId="52F4A5D0" w14:textId="77777777" w:rsidR="008A3F9A" w:rsidRDefault="008A3F9A" w:rsidP="00683D9F">
            <w:pPr>
              <w:pStyle w:val="CopticVersemulti-line"/>
            </w:pPr>
            <w:r w:rsidRPr="00683D9F">
              <w:t>ⲟⲩⲇⲉ ⲙ̀ⲡⲟⲩⲣⲱⲕϩ ⲛ̀ϫⲉ ⲛⲉϥⲕ̀ⲗⲁⲇⲟⲥ</w:t>
            </w:r>
          </w:p>
          <w:p w14:paraId="0E8A0A7C" w14:textId="77777777" w:rsidR="008A3F9A" w:rsidRDefault="008A3F9A" w:rsidP="00683D9F">
            <w:pPr>
              <w:pStyle w:val="CopticVerse"/>
            </w:pPr>
            <w:r w:rsidRPr="00683D9F">
              <w:t>ⲟⲩⲇⲉ ⲙ̀ⲡⲉ ⲛⲉϥϫⲱⲃⲓ ⲧⲁⲕⲟ</w:t>
            </w:r>
          </w:p>
        </w:tc>
      </w:tr>
      <w:tr w:rsidR="008A3F9A" w14:paraId="6632C357" w14:textId="77777777" w:rsidTr="007C4181">
        <w:trPr>
          <w:cantSplit/>
          <w:jc w:val="center"/>
        </w:trPr>
        <w:tc>
          <w:tcPr>
            <w:tcW w:w="288" w:type="dxa"/>
          </w:tcPr>
          <w:p w14:paraId="66A0E971" w14:textId="77777777" w:rsidR="008A3F9A" w:rsidRDefault="008A3F9A" w:rsidP="007C4181">
            <w:pPr>
              <w:pStyle w:val="CopticCross"/>
            </w:pPr>
          </w:p>
        </w:tc>
        <w:tc>
          <w:tcPr>
            <w:tcW w:w="3960" w:type="dxa"/>
          </w:tcPr>
          <w:p w14:paraId="462879F4" w14:textId="77777777" w:rsidR="008A3F9A" w:rsidRDefault="008A3F9A" w:rsidP="008A3F9A">
            <w:pPr>
              <w:pStyle w:val="EngHang"/>
            </w:pPr>
            <w:r>
              <w:t>Though the fire was lit,</w:t>
            </w:r>
          </w:p>
          <w:p w14:paraId="19DB60AE" w14:textId="77777777" w:rsidR="008A3F9A" w:rsidRDefault="008A3F9A" w:rsidP="008A3F9A">
            <w:pPr>
              <w:pStyle w:val="EngHang"/>
            </w:pPr>
            <w:r>
              <w:t>The bush did not burn,</w:t>
            </w:r>
          </w:p>
          <w:p w14:paraId="1018C14A" w14:textId="77777777" w:rsidR="008A3F9A" w:rsidRDefault="008A3F9A" w:rsidP="008A3F9A">
            <w:pPr>
              <w:pStyle w:val="EngHang"/>
            </w:pPr>
            <w:r>
              <w:t>For God was within it</w:t>
            </w:r>
          </w:p>
          <w:p w14:paraId="20BBF1B3" w14:textId="77777777" w:rsidR="008A3F9A" w:rsidRDefault="008A3F9A" w:rsidP="008A3F9A">
            <w:pPr>
              <w:pStyle w:val="EngHangEnd"/>
            </w:pPr>
            <w:r>
              <w:t>Speaking with the prophet.</w:t>
            </w:r>
          </w:p>
        </w:tc>
        <w:tc>
          <w:tcPr>
            <w:tcW w:w="288" w:type="dxa"/>
          </w:tcPr>
          <w:p w14:paraId="6534343F" w14:textId="77777777" w:rsidR="008A3F9A" w:rsidRDefault="008A3F9A" w:rsidP="00864DF9"/>
        </w:tc>
        <w:tc>
          <w:tcPr>
            <w:tcW w:w="288" w:type="dxa"/>
          </w:tcPr>
          <w:p w14:paraId="1EC53506" w14:textId="77777777" w:rsidR="008A3F9A" w:rsidRDefault="008A3F9A" w:rsidP="007C4181">
            <w:pPr>
              <w:pStyle w:val="CopticCross"/>
            </w:pPr>
          </w:p>
        </w:tc>
        <w:tc>
          <w:tcPr>
            <w:tcW w:w="3960" w:type="dxa"/>
          </w:tcPr>
          <w:p w14:paraId="0E8FDC62" w14:textId="77777777" w:rsidR="008A3F9A" w:rsidRDefault="008A3F9A" w:rsidP="00683D9F">
            <w:pPr>
              <w:pStyle w:val="CopticVersemulti-line"/>
            </w:pPr>
            <w:r w:rsidRPr="00683D9F">
              <w:t>Ⲡⲓⲭ̀ⲣⲱⲙ ⲙⲉⲛ ⲁϥⲉⲣⲗⲁⲙⲡⲓⲛ</w:t>
            </w:r>
          </w:p>
          <w:p w14:paraId="40064DBB" w14:textId="77777777" w:rsidR="008A3F9A" w:rsidRDefault="008A3F9A" w:rsidP="00683D9F">
            <w:pPr>
              <w:pStyle w:val="CopticVersemulti-line"/>
            </w:pPr>
            <w:r w:rsidRPr="00683D9F">
              <w:t>ϧⲉⲛ ⲡⲓⲃⲁⲧⲟⲥ ⲛⲁϥⲣⲱⲕϩ ⲁⲛ</w:t>
            </w:r>
          </w:p>
          <w:p w14:paraId="4CE0C644" w14:textId="77777777" w:rsidR="008A3F9A" w:rsidRDefault="008A3F9A" w:rsidP="00683D9F">
            <w:pPr>
              <w:pStyle w:val="CopticVersemulti-line"/>
            </w:pPr>
            <w:r w:rsidRPr="00683D9F">
              <w:t>ϫⲉ ⲉ̀ⲣⲉ Ⲫϯ ⲥⲁϧⲟⲩⲛ ⲙ̀ⲙⲟⲥ</w:t>
            </w:r>
          </w:p>
          <w:p w14:paraId="6622F58B" w14:textId="77777777" w:rsidR="008A3F9A" w:rsidRDefault="008A3F9A" w:rsidP="00683D9F">
            <w:pPr>
              <w:pStyle w:val="CopticVerse"/>
            </w:pPr>
            <w:r w:rsidRPr="00683D9F">
              <w:t>ⲉϥⲥⲁϫⲓ ⲛ̀ⲑⲟϥ ⲛⲉⲙ ⲡⲓⲡ̀ⲣⲟⲫⲏⲧⲏⲥ</w:t>
            </w:r>
          </w:p>
        </w:tc>
      </w:tr>
      <w:tr w:rsidR="008A3F9A" w14:paraId="651E5B8A" w14:textId="77777777" w:rsidTr="007C4181">
        <w:trPr>
          <w:cantSplit/>
          <w:jc w:val="center"/>
        </w:trPr>
        <w:tc>
          <w:tcPr>
            <w:tcW w:w="288" w:type="dxa"/>
          </w:tcPr>
          <w:p w14:paraId="447CC562" w14:textId="77777777" w:rsidR="008A3F9A" w:rsidRDefault="008A3F9A" w:rsidP="007C4181">
            <w:pPr>
              <w:pStyle w:val="CopticCross"/>
            </w:pPr>
            <w:r w:rsidRPr="00FB5ACB">
              <w:t>¿</w:t>
            </w:r>
          </w:p>
        </w:tc>
        <w:tc>
          <w:tcPr>
            <w:tcW w:w="3960" w:type="dxa"/>
          </w:tcPr>
          <w:p w14:paraId="01AD2635" w14:textId="77777777" w:rsidR="008A3F9A" w:rsidRPr="007425E1" w:rsidRDefault="008A3F9A" w:rsidP="008A3F9A">
            <w:pPr>
              <w:pStyle w:val="EngHang"/>
            </w:pPr>
            <w:r w:rsidRPr="007425E1">
              <w:t xml:space="preserve">Saying </w:t>
            </w:r>
            <w:r>
              <w:t>“</w:t>
            </w:r>
            <w:r w:rsidRPr="007425E1">
              <w:t>O Moses, O Moses,</w:t>
            </w:r>
          </w:p>
          <w:p w14:paraId="6A9F7E6B" w14:textId="77777777" w:rsidR="008A3F9A" w:rsidRPr="007425E1" w:rsidRDefault="008A3F9A" w:rsidP="008A3F9A">
            <w:pPr>
              <w:pStyle w:val="EngHang"/>
            </w:pPr>
            <w:r w:rsidRPr="007425E1">
              <w:t>O Moses the one I love,</w:t>
            </w:r>
          </w:p>
          <w:p w14:paraId="03C1AD70" w14:textId="77777777" w:rsidR="008A3F9A" w:rsidRPr="007425E1" w:rsidRDefault="008A3F9A" w:rsidP="008A3F9A">
            <w:pPr>
              <w:pStyle w:val="EngHang"/>
            </w:pPr>
            <w:r w:rsidRPr="007425E1">
              <w:t>I am the God of your fathers,</w:t>
            </w:r>
          </w:p>
          <w:p w14:paraId="38274EA5" w14:textId="77777777" w:rsidR="008A3F9A" w:rsidRDefault="008A3F9A" w:rsidP="008A3F9A">
            <w:pPr>
              <w:pStyle w:val="EngHangEnd"/>
            </w:pPr>
            <w:r w:rsidRPr="007425E1">
              <w:t xml:space="preserve">There is none </w:t>
            </w:r>
            <w:r>
              <w:t>but</w:t>
            </w:r>
            <w:r w:rsidRPr="007425E1">
              <w:t xml:space="preserve"> me.</w:t>
            </w:r>
          </w:p>
        </w:tc>
        <w:tc>
          <w:tcPr>
            <w:tcW w:w="288" w:type="dxa"/>
          </w:tcPr>
          <w:p w14:paraId="5700E92E" w14:textId="77777777" w:rsidR="008A3F9A" w:rsidRDefault="008A3F9A" w:rsidP="00864DF9"/>
        </w:tc>
        <w:tc>
          <w:tcPr>
            <w:tcW w:w="288" w:type="dxa"/>
          </w:tcPr>
          <w:p w14:paraId="58FE705D" w14:textId="77777777" w:rsidR="008A3F9A" w:rsidRDefault="008A3F9A" w:rsidP="007C4181">
            <w:pPr>
              <w:pStyle w:val="CopticCross"/>
            </w:pPr>
            <w:r w:rsidRPr="00FB5ACB">
              <w:t>¿</w:t>
            </w:r>
          </w:p>
        </w:tc>
        <w:tc>
          <w:tcPr>
            <w:tcW w:w="3960" w:type="dxa"/>
          </w:tcPr>
          <w:p w14:paraId="342973C8" w14:textId="77777777" w:rsidR="008A3F9A" w:rsidRDefault="008A3F9A" w:rsidP="00683D9F">
            <w:pPr>
              <w:pStyle w:val="CopticVersemulti-line"/>
            </w:pPr>
            <w:r w:rsidRPr="00683D9F">
              <w:t>Ϫⲉ ⲱ̀ Ⲙⲱⲩ̀ⲥⲏⲥ ⲱ̀ Ⲙⲱⲩ̀ⲥⲏⲥ</w:t>
            </w:r>
          </w:p>
          <w:p w14:paraId="354B8AE3" w14:textId="77777777" w:rsidR="008A3F9A" w:rsidRDefault="008A3F9A" w:rsidP="00683D9F">
            <w:pPr>
              <w:pStyle w:val="CopticVersemulti-line"/>
            </w:pPr>
            <w:r w:rsidRPr="00683D9F">
              <w:t>ⲱ̀ Ⲙⲱⲩ̀ⲥⲏⲥ ⲡⲉϯⲙⲉⲓ ⲙ̀ⲙⲟϥ</w:t>
            </w:r>
          </w:p>
          <w:p w14:paraId="2E1BE807" w14:textId="77777777" w:rsidR="008A3F9A" w:rsidRDefault="008A3F9A" w:rsidP="00683D9F">
            <w:pPr>
              <w:pStyle w:val="CopticVersemulti-line"/>
            </w:pPr>
            <w:r w:rsidRPr="00683D9F">
              <w:t>ⲁ̀ⲛⲟⲕ ⲡⲉ Ⲫϯ ⲛ̀ⲧⲉ ⲛⲉⲕⲓⲟϯ</w:t>
            </w:r>
          </w:p>
          <w:p w14:paraId="7FA12BE8" w14:textId="77777777" w:rsidR="008A3F9A" w:rsidRDefault="008A3F9A" w:rsidP="00683D9F">
            <w:pPr>
              <w:pStyle w:val="CopticVerse"/>
            </w:pPr>
            <w:r w:rsidRPr="00683D9F">
              <w:t>ⲙ̀ⲙⲟⲛ ⲕⲉ ⲟⲩⲁⲓ ⲉ̀ⲃⲏⲗ ⲉ̀ⲣⲟⲓ</w:t>
            </w:r>
          </w:p>
        </w:tc>
      </w:tr>
      <w:tr w:rsidR="008A3F9A" w14:paraId="2C0FE012" w14:textId="77777777" w:rsidTr="007C4181">
        <w:trPr>
          <w:cantSplit/>
          <w:jc w:val="center"/>
        </w:trPr>
        <w:tc>
          <w:tcPr>
            <w:tcW w:w="288" w:type="dxa"/>
          </w:tcPr>
          <w:p w14:paraId="58AAAB80" w14:textId="77777777" w:rsidR="008A3F9A" w:rsidRDefault="008A3F9A" w:rsidP="007C4181">
            <w:pPr>
              <w:pStyle w:val="CopticCross"/>
            </w:pPr>
          </w:p>
        </w:tc>
        <w:tc>
          <w:tcPr>
            <w:tcW w:w="3960" w:type="dxa"/>
          </w:tcPr>
          <w:p w14:paraId="26823CB2" w14:textId="77777777" w:rsidR="008A3F9A" w:rsidRPr="007425E1" w:rsidRDefault="008A3F9A" w:rsidP="008A3F9A">
            <w:pPr>
              <w:pStyle w:val="EngHang"/>
            </w:pPr>
            <w:r>
              <w:t>Take</w:t>
            </w:r>
            <w:r w:rsidRPr="007425E1">
              <w:t xml:space="preserve"> off your shoes,</w:t>
            </w:r>
          </w:p>
          <w:p w14:paraId="6D5F416B" w14:textId="77777777" w:rsidR="008A3F9A" w:rsidRPr="007425E1" w:rsidRDefault="008A3F9A" w:rsidP="008A3F9A">
            <w:pPr>
              <w:pStyle w:val="EngHang"/>
            </w:pPr>
            <w:r w:rsidRPr="007425E1">
              <w:t>From your feet,</w:t>
            </w:r>
          </w:p>
          <w:p w14:paraId="7A5D8E05" w14:textId="77777777" w:rsidR="008A3F9A" w:rsidRPr="007425E1" w:rsidRDefault="008A3F9A" w:rsidP="008A3F9A">
            <w:pPr>
              <w:pStyle w:val="EngHang"/>
            </w:pPr>
            <w:r w:rsidRPr="007425E1">
              <w:t xml:space="preserve">For the place </w:t>
            </w:r>
            <w:r>
              <w:t>where</w:t>
            </w:r>
            <w:r w:rsidRPr="007425E1">
              <w:t xml:space="preserve"> you stand,</w:t>
            </w:r>
          </w:p>
          <w:p w14:paraId="721E423C" w14:textId="77777777" w:rsidR="008A3F9A" w:rsidRDefault="008A3F9A" w:rsidP="008A3F9A">
            <w:pPr>
              <w:pStyle w:val="EngHangEnd"/>
            </w:pPr>
            <w:r w:rsidRPr="007425E1">
              <w:t>Is holy ground, O prophet.</w:t>
            </w:r>
            <w:r>
              <w:t>”</w:t>
            </w:r>
          </w:p>
        </w:tc>
        <w:tc>
          <w:tcPr>
            <w:tcW w:w="288" w:type="dxa"/>
          </w:tcPr>
          <w:p w14:paraId="0DDFF1B5" w14:textId="77777777" w:rsidR="008A3F9A" w:rsidRDefault="008A3F9A" w:rsidP="00864DF9"/>
        </w:tc>
        <w:tc>
          <w:tcPr>
            <w:tcW w:w="288" w:type="dxa"/>
          </w:tcPr>
          <w:p w14:paraId="6348749C" w14:textId="77777777" w:rsidR="008A3F9A" w:rsidRDefault="008A3F9A" w:rsidP="007C4181">
            <w:pPr>
              <w:pStyle w:val="CopticCross"/>
            </w:pPr>
          </w:p>
        </w:tc>
        <w:tc>
          <w:tcPr>
            <w:tcW w:w="3960" w:type="dxa"/>
          </w:tcPr>
          <w:p w14:paraId="6DAE65ED" w14:textId="77777777" w:rsidR="008A3F9A" w:rsidRDefault="008A3F9A" w:rsidP="00683D9F">
            <w:pPr>
              <w:pStyle w:val="CopticVersemulti-line"/>
            </w:pPr>
            <w:r w:rsidRPr="00683D9F">
              <w:t>Ⲃⲱⲗ ⲙ̀ⲡⲓⲑⲱⲟⲩⲓ̀ ⲉ̀ⲃⲟⲗ</w:t>
            </w:r>
          </w:p>
          <w:p w14:paraId="56892C75" w14:textId="77777777" w:rsidR="008A3F9A" w:rsidRDefault="008A3F9A" w:rsidP="00683D9F">
            <w:pPr>
              <w:pStyle w:val="CopticVersemulti-line"/>
            </w:pPr>
            <w:r w:rsidRPr="00683D9F">
              <w:t>ⲫⲏⲉⲧⲟⲓ ⲉ̀ⲛⲉⲕϭⲁⲗⲁⲩϫ</w:t>
            </w:r>
          </w:p>
          <w:p w14:paraId="677B6BFA" w14:textId="77777777" w:rsidR="008A3F9A" w:rsidRDefault="008A3F9A" w:rsidP="00683D9F">
            <w:pPr>
              <w:pStyle w:val="CopticVersemulti-line"/>
            </w:pPr>
            <w:r w:rsidRPr="00683D9F">
              <w:t>ϫⲉ ⲡⲓⲙⲁ ⲉ̀ⲧⲉⲕⲟ̀ϩⲓ ⲉ̀ⲣⲁⲧⲕ ϩⲓϫⲱϥ</w:t>
            </w:r>
          </w:p>
          <w:p w14:paraId="04EA501B" w14:textId="77777777" w:rsidR="008A3F9A" w:rsidRDefault="008A3F9A" w:rsidP="00683D9F">
            <w:pPr>
              <w:pStyle w:val="CopticVerse"/>
            </w:pPr>
            <w:r w:rsidRPr="00683D9F">
              <w:t>ⲟⲩⲕⲁϩⲓ ⲉϥⲟⲩⲁⲃ ⲡⲉ ⲱ̀ ⲡⲓⲡ̀ⲣⲟⲫⲏⲧⲏⲥ</w:t>
            </w:r>
          </w:p>
        </w:tc>
      </w:tr>
      <w:tr w:rsidR="008A3F9A" w14:paraId="25B30A14" w14:textId="77777777" w:rsidTr="007C4181">
        <w:trPr>
          <w:cantSplit/>
          <w:jc w:val="center"/>
        </w:trPr>
        <w:tc>
          <w:tcPr>
            <w:tcW w:w="288" w:type="dxa"/>
          </w:tcPr>
          <w:p w14:paraId="7813D838" w14:textId="77777777" w:rsidR="008A3F9A" w:rsidRDefault="008A3F9A" w:rsidP="007C4181">
            <w:pPr>
              <w:pStyle w:val="CopticCross"/>
            </w:pPr>
            <w:r w:rsidRPr="00FB5ACB">
              <w:t>¿</w:t>
            </w:r>
          </w:p>
        </w:tc>
        <w:tc>
          <w:tcPr>
            <w:tcW w:w="3960" w:type="dxa"/>
          </w:tcPr>
          <w:p w14:paraId="2C5AD9B3" w14:textId="77777777" w:rsidR="008A3F9A" w:rsidRPr="007425E1" w:rsidRDefault="008A3F9A" w:rsidP="008A3F9A">
            <w:pPr>
              <w:pStyle w:val="EngHang"/>
            </w:pPr>
            <w:r w:rsidRPr="007425E1">
              <w:t>Consider the bush,</w:t>
            </w:r>
          </w:p>
          <w:p w14:paraId="345E7D86" w14:textId="77777777" w:rsidR="008A3F9A" w:rsidRPr="007425E1" w:rsidRDefault="008A3F9A" w:rsidP="008A3F9A">
            <w:pPr>
              <w:pStyle w:val="EngHang"/>
            </w:pPr>
            <w:r w:rsidRPr="007425E1">
              <w:t>Filled with fire from</w:t>
            </w:r>
            <w:r>
              <w:t xml:space="preserve"> within;</w:t>
            </w:r>
          </w:p>
          <w:p w14:paraId="28023AD3" w14:textId="77777777" w:rsidR="008A3F9A" w:rsidRPr="007425E1" w:rsidRDefault="008A3F9A" w:rsidP="008A3F9A">
            <w:pPr>
              <w:pStyle w:val="EngHang"/>
            </w:pPr>
            <w:r w:rsidRPr="007425E1">
              <w:t>Its branches did not burn,</w:t>
            </w:r>
          </w:p>
          <w:p w14:paraId="78976C84" w14:textId="77777777" w:rsidR="008A3F9A" w:rsidRDefault="008A3F9A" w:rsidP="008A3F9A">
            <w:pPr>
              <w:pStyle w:val="EngHangEnd"/>
            </w:pPr>
            <w:r>
              <w:t>And</w:t>
            </w:r>
            <w:r w:rsidRPr="007425E1">
              <w:t xml:space="preserve"> its leaves </w:t>
            </w:r>
            <w:r>
              <w:t xml:space="preserve">were not </w:t>
            </w:r>
            <w:commentRangeStart w:id="747"/>
            <w:r w:rsidRPr="007425E1">
              <w:t>destroyed</w:t>
            </w:r>
            <w:commentRangeEnd w:id="747"/>
            <w:r>
              <w:rPr>
                <w:rStyle w:val="CommentReference"/>
                <w:rFonts w:ascii="Times New Roman" w:eastAsiaTheme="minorHAnsi" w:hAnsi="Times New Roman" w:cstheme="minorBidi"/>
                <w:color w:val="auto"/>
              </w:rPr>
              <w:commentReference w:id="747"/>
            </w:r>
            <w:r>
              <w:t>.</w:t>
            </w:r>
          </w:p>
        </w:tc>
        <w:tc>
          <w:tcPr>
            <w:tcW w:w="288" w:type="dxa"/>
          </w:tcPr>
          <w:p w14:paraId="642B092C" w14:textId="77777777" w:rsidR="008A3F9A" w:rsidRDefault="008A3F9A" w:rsidP="00864DF9"/>
        </w:tc>
        <w:tc>
          <w:tcPr>
            <w:tcW w:w="288" w:type="dxa"/>
          </w:tcPr>
          <w:p w14:paraId="620BDBB0" w14:textId="77777777" w:rsidR="008A3F9A" w:rsidRDefault="008A3F9A" w:rsidP="007C4181">
            <w:pPr>
              <w:pStyle w:val="CopticCross"/>
            </w:pPr>
            <w:r w:rsidRPr="00FB5ACB">
              <w:t>¿</w:t>
            </w:r>
          </w:p>
        </w:tc>
        <w:tc>
          <w:tcPr>
            <w:tcW w:w="3960" w:type="dxa"/>
          </w:tcPr>
          <w:p w14:paraId="7BF7CEB1" w14:textId="77777777" w:rsidR="008A3F9A" w:rsidRDefault="008A3F9A" w:rsidP="00683D9F">
            <w:pPr>
              <w:pStyle w:val="CopticVersemulti-line"/>
            </w:pPr>
            <w:r w:rsidRPr="00683D9F">
              <w:t>Ⲁ̀ⲣⲓⲛⲟⲓⲛ ⲛⲁⲕ ⲙ̀ⲡⲓⲃⲁⲧⲟⲥ</w:t>
            </w:r>
          </w:p>
          <w:p w14:paraId="6CC161BF" w14:textId="77777777" w:rsidR="008A3F9A" w:rsidRDefault="008A3F9A" w:rsidP="00683D9F">
            <w:pPr>
              <w:pStyle w:val="CopticVersemulti-line"/>
            </w:pPr>
            <w:r w:rsidRPr="00683D9F">
              <w:t>ⲉ̀ⲣⲉ ⲡⲓⲭ̀ⲣⲱⲙ ⲙⲟϩ ⲛ̀ϧⲏⲧϥ</w:t>
            </w:r>
          </w:p>
          <w:p w14:paraId="51CFC98E" w14:textId="77777777" w:rsidR="008A3F9A" w:rsidRDefault="008A3F9A" w:rsidP="00683D9F">
            <w:pPr>
              <w:pStyle w:val="CopticVersemulti-line"/>
            </w:pPr>
            <w:r w:rsidRPr="00683D9F">
              <w:t>ⲟⲩⲇⲉ ⲙ̀ⲡⲟⲩⲣⲱⲕϩ ⲛ̀ϫⲉ ⲛⲉϥⲕ̀ⲗⲁⲇⲟⲥ</w:t>
            </w:r>
          </w:p>
          <w:p w14:paraId="2B743F74" w14:textId="77777777" w:rsidR="008A3F9A" w:rsidRDefault="008A3F9A" w:rsidP="00683D9F">
            <w:pPr>
              <w:pStyle w:val="CopticVerse"/>
            </w:pPr>
            <w:r w:rsidRPr="00683D9F">
              <w:t>ⲟⲩⲇⲉ ⲙ̀ⲡⲉ ⲛⲁϥϫⲱⲃⲓ ⲧⲁⲕⲟ</w:t>
            </w:r>
          </w:p>
        </w:tc>
      </w:tr>
      <w:tr w:rsidR="008A3F9A" w14:paraId="2C9375F9" w14:textId="77777777" w:rsidTr="007C4181">
        <w:trPr>
          <w:cantSplit/>
          <w:jc w:val="center"/>
        </w:trPr>
        <w:tc>
          <w:tcPr>
            <w:tcW w:w="288" w:type="dxa"/>
          </w:tcPr>
          <w:p w14:paraId="609658F0" w14:textId="77777777" w:rsidR="008A3F9A" w:rsidRDefault="008A3F9A" w:rsidP="007C4181">
            <w:pPr>
              <w:pStyle w:val="CopticCross"/>
            </w:pPr>
          </w:p>
        </w:tc>
        <w:tc>
          <w:tcPr>
            <w:tcW w:w="3960" w:type="dxa"/>
          </w:tcPr>
          <w:p w14:paraId="02DEC775" w14:textId="77777777" w:rsidR="008A3F9A" w:rsidRPr="007425E1" w:rsidRDefault="008A3F9A" w:rsidP="008A3F9A">
            <w:pPr>
              <w:pStyle w:val="EngHang"/>
            </w:pPr>
            <w:r>
              <w:t>This</w:t>
            </w:r>
            <w:r w:rsidRPr="007425E1">
              <w:t xml:space="preserve"> is a figure of Mary,</w:t>
            </w:r>
          </w:p>
          <w:p w14:paraId="379685EE" w14:textId="77777777" w:rsidR="008A3F9A" w:rsidRDefault="008A3F9A" w:rsidP="008A3F9A">
            <w:pPr>
              <w:pStyle w:val="EngHang"/>
            </w:pPr>
            <w:r w:rsidRPr="007425E1">
              <w:t>The undefiled virgin,</w:t>
            </w:r>
          </w:p>
          <w:p w14:paraId="249CDEAC" w14:textId="77777777" w:rsidR="008A3F9A" w:rsidRDefault="008A3F9A" w:rsidP="008A3F9A">
            <w:pPr>
              <w:pStyle w:val="EngHang"/>
            </w:pPr>
            <w:r>
              <w:t>From Whom the Word of the Father,</w:t>
            </w:r>
          </w:p>
          <w:p w14:paraId="3117237C" w14:textId="77777777" w:rsidR="008A3F9A" w:rsidRDefault="008A3F9A" w:rsidP="008A3F9A">
            <w:pPr>
              <w:pStyle w:val="EngHang"/>
            </w:pPr>
            <w:r>
              <w:t>Came and was incarnate.</w:t>
            </w:r>
          </w:p>
        </w:tc>
        <w:tc>
          <w:tcPr>
            <w:tcW w:w="288" w:type="dxa"/>
          </w:tcPr>
          <w:p w14:paraId="5FB90BF6" w14:textId="77777777" w:rsidR="008A3F9A" w:rsidRDefault="008A3F9A" w:rsidP="00864DF9"/>
        </w:tc>
        <w:tc>
          <w:tcPr>
            <w:tcW w:w="288" w:type="dxa"/>
          </w:tcPr>
          <w:p w14:paraId="590CB3E2" w14:textId="77777777" w:rsidR="008A3F9A" w:rsidRDefault="008A3F9A" w:rsidP="007C4181">
            <w:pPr>
              <w:pStyle w:val="CopticCross"/>
            </w:pPr>
          </w:p>
        </w:tc>
        <w:tc>
          <w:tcPr>
            <w:tcW w:w="3960" w:type="dxa"/>
          </w:tcPr>
          <w:p w14:paraId="575DC4EF" w14:textId="77777777" w:rsidR="008A3F9A" w:rsidRDefault="008A3F9A" w:rsidP="00683D9F">
            <w:pPr>
              <w:pStyle w:val="CopticVersemulti-line"/>
            </w:pPr>
            <w:r w:rsidRPr="00683D9F">
              <w:t>ϥ̀ⲟⲓ ⲛ̀ⲧⲩⲡⲟⲥ ⲙ̀Ⲙⲁⲣⲓⲁ̀</w:t>
            </w:r>
          </w:p>
          <w:p w14:paraId="4358EAE0" w14:textId="77777777" w:rsidR="008A3F9A" w:rsidRDefault="008A3F9A" w:rsidP="00683D9F">
            <w:pPr>
              <w:pStyle w:val="CopticVersemulti-line"/>
            </w:pPr>
            <w:r w:rsidRPr="00683D9F">
              <w:t>ϯⲡⲁⲣⲑⲉⲛⲟⲥ ⲛ̀ⲁⲧⲑⲱⲗⲉⲃ</w:t>
            </w:r>
          </w:p>
          <w:p w14:paraId="45377C59" w14:textId="77777777" w:rsidR="008A3F9A" w:rsidRDefault="008A3F9A" w:rsidP="00683D9F">
            <w:pPr>
              <w:pStyle w:val="CopticVersemulti-line"/>
            </w:pPr>
            <w:r w:rsidRPr="00683D9F">
              <w:t>ⲉ̀ⲧⲁ ⲡⲓⲗⲟⲅⲟⲥ ⲛ̀ⲧⲉ Ⲫ̀ⲓⲱⲧ</w:t>
            </w:r>
          </w:p>
          <w:p w14:paraId="7CAA4E86" w14:textId="77777777" w:rsidR="008A3F9A" w:rsidRDefault="008A3F9A" w:rsidP="00683D9F">
            <w:pPr>
              <w:pStyle w:val="CopticVerse"/>
            </w:pPr>
            <w:r w:rsidRPr="00683D9F">
              <w:t>ⲓ̀ ⲁϥϭⲓⲥⲁⲣⲝ ⲉ̀ⲃⲟⲗⲛ̀ϧⲏⲧⲥ</w:t>
            </w:r>
          </w:p>
        </w:tc>
      </w:tr>
      <w:tr w:rsidR="008A3F9A" w14:paraId="093C1879" w14:textId="77777777" w:rsidTr="007C4181">
        <w:trPr>
          <w:cantSplit/>
          <w:jc w:val="center"/>
        </w:trPr>
        <w:tc>
          <w:tcPr>
            <w:tcW w:w="288" w:type="dxa"/>
          </w:tcPr>
          <w:p w14:paraId="30219EB6" w14:textId="77777777" w:rsidR="008A3F9A" w:rsidRDefault="008A3F9A" w:rsidP="007C4181">
            <w:pPr>
              <w:pStyle w:val="CopticCross"/>
            </w:pPr>
            <w:r w:rsidRPr="00FB5ACB">
              <w:t>¿</w:t>
            </w:r>
          </w:p>
        </w:tc>
        <w:tc>
          <w:tcPr>
            <w:tcW w:w="3960" w:type="dxa"/>
          </w:tcPr>
          <w:p w14:paraId="14D26A03" w14:textId="77777777" w:rsidR="008A3F9A" w:rsidRPr="007425E1" w:rsidRDefault="008A3F9A" w:rsidP="008A3F9A">
            <w:pPr>
              <w:pStyle w:val="EngHang"/>
            </w:pPr>
            <w:r>
              <w:t>There</w:t>
            </w:r>
            <w:r w:rsidRPr="007425E1">
              <w:t xml:space="preserve"> we praise</w:t>
            </w:r>
            <w:r w:rsidR="00FE0AE4">
              <w:rPr>
                <w:rStyle w:val="FootnoteReference"/>
                <w:rFonts w:eastAsiaTheme="majorEastAsia"/>
              </w:rPr>
              <w:t xml:space="preserve"> </w:t>
            </w:r>
            <w:r w:rsidRPr="007425E1">
              <w:t>with,</w:t>
            </w:r>
          </w:p>
          <w:p w14:paraId="6739A9EA" w14:textId="77777777" w:rsidR="008A3F9A" w:rsidRPr="007425E1" w:rsidRDefault="008A3F9A" w:rsidP="008A3F9A">
            <w:pPr>
              <w:pStyle w:val="EngHang"/>
            </w:pPr>
            <w:r>
              <w:t>The celibate John</w:t>
            </w:r>
            <w:r w:rsidRPr="007425E1">
              <w:t>, saying,</w:t>
            </w:r>
          </w:p>
          <w:p w14:paraId="2A385205" w14:textId="77777777" w:rsidR="008A3F9A" w:rsidRPr="007425E1" w:rsidRDefault="008A3F9A" w:rsidP="008A3F9A">
            <w:pPr>
              <w:pStyle w:val="EngHang"/>
            </w:pPr>
            <w:r w:rsidRPr="007425E1">
              <w:t>Holy is this bride,</w:t>
            </w:r>
          </w:p>
          <w:p w14:paraId="4DAF65C1" w14:textId="77777777" w:rsidR="008A3F9A" w:rsidRDefault="008A3F9A" w:rsidP="008A3F9A">
            <w:pPr>
              <w:pStyle w:val="EngHangEnd"/>
            </w:pPr>
            <w:r w:rsidRPr="007425E1">
              <w:t xml:space="preserve">Who is adorned for the </w:t>
            </w:r>
            <w:r>
              <w:t>L</w:t>
            </w:r>
            <w:r w:rsidRPr="007425E1">
              <w:t>amb.</w:t>
            </w:r>
          </w:p>
        </w:tc>
        <w:tc>
          <w:tcPr>
            <w:tcW w:w="288" w:type="dxa"/>
          </w:tcPr>
          <w:p w14:paraId="5CDF7215" w14:textId="77777777" w:rsidR="008A3F9A" w:rsidRDefault="008A3F9A" w:rsidP="00864DF9"/>
        </w:tc>
        <w:tc>
          <w:tcPr>
            <w:tcW w:w="288" w:type="dxa"/>
          </w:tcPr>
          <w:p w14:paraId="032868B9" w14:textId="77777777" w:rsidR="008A3F9A" w:rsidRDefault="008A3F9A" w:rsidP="007C4181">
            <w:pPr>
              <w:pStyle w:val="CopticCross"/>
            </w:pPr>
            <w:r w:rsidRPr="00FB5ACB">
              <w:t>¿</w:t>
            </w:r>
          </w:p>
        </w:tc>
        <w:tc>
          <w:tcPr>
            <w:tcW w:w="3960" w:type="dxa"/>
          </w:tcPr>
          <w:p w14:paraId="4046338F" w14:textId="77777777" w:rsidR="008A3F9A" w:rsidRDefault="008A3F9A" w:rsidP="00683D9F">
            <w:pPr>
              <w:pStyle w:val="CopticVersemulti-line"/>
            </w:pPr>
            <w:r w:rsidRPr="00683D9F">
              <w:t>Ⲉⲑⲃⲉ ⲫⲁⲓ ⲧⲉⲛⲉⲣⲭⲟⲣⲉⲩⲓⲛ</w:t>
            </w:r>
          </w:p>
          <w:p w14:paraId="6034D130" w14:textId="77777777" w:rsidR="008A3F9A" w:rsidRDefault="008A3F9A" w:rsidP="00683D9F">
            <w:pPr>
              <w:pStyle w:val="CopticVersemulti-line"/>
            </w:pPr>
            <w:r w:rsidRPr="00683D9F">
              <w:t>ⲛⲉⲙ Ⲓⲱ̅ⲁ ⲡⲓⲡⲁⲣⲑⲉⲛⲟⲥ</w:t>
            </w:r>
          </w:p>
          <w:p w14:paraId="6549FFEB" w14:textId="77777777" w:rsidR="008A3F9A" w:rsidRDefault="008A3F9A" w:rsidP="00683D9F">
            <w:pPr>
              <w:pStyle w:val="CopticVersemulti-line"/>
            </w:pPr>
            <w:r w:rsidRPr="00683D9F">
              <w:t>ϫⲉ ⲥ̀ⲟⲩⲁⲃ ⲛ̀ϫⲉ ⲧⲁⲓϣⲉⲗⲏⲧ</w:t>
            </w:r>
          </w:p>
          <w:p w14:paraId="62EBC046" w14:textId="77777777" w:rsidR="008A3F9A" w:rsidRDefault="008A3F9A" w:rsidP="00683D9F">
            <w:pPr>
              <w:pStyle w:val="CopticVerse"/>
            </w:pPr>
            <w:r w:rsidRPr="00683D9F">
              <w:t>ⲉ̀ⲧⲁⲩⲥⲉⲗⲥⲱⲗⲥ ⲙ̀ⲡⲓϩⲓⲏⲃ</w:t>
            </w:r>
          </w:p>
        </w:tc>
      </w:tr>
      <w:tr w:rsidR="008A3F9A" w14:paraId="3F755274" w14:textId="77777777" w:rsidTr="007C4181">
        <w:trPr>
          <w:cantSplit/>
          <w:jc w:val="center"/>
        </w:trPr>
        <w:tc>
          <w:tcPr>
            <w:tcW w:w="288" w:type="dxa"/>
          </w:tcPr>
          <w:p w14:paraId="618381AB" w14:textId="77777777" w:rsidR="008A3F9A" w:rsidRPr="00FB5ACB" w:rsidRDefault="008A3F9A" w:rsidP="007C4181">
            <w:pPr>
              <w:pStyle w:val="CopticCross"/>
            </w:pPr>
          </w:p>
        </w:tc>
        <w:tc>
          <w:tcPr>
            <w:tcW w:w="3960" w:type="dxa"/>
          </w:tcPr>
          <w:p w14:paraId="0D12614E" w14:textId="77777777" w:rsidR="008A3F9A" w:rsidRDefault="008A3F9A" w:rsidP="008A3F9A">
            <w:pPr>
              <w:pStyle w:val="EngHang"/>
            </w:pPr>
            <w:r>
              <w:t>Hail to you, O Virgin,</w:t>
            </w:r>
          </w:p>
          <w:p w14:paraId="07DB91F8" w14:textId="77777777" w:rsidR="00D15008" w:rsidRDefault="00D15008" w:rsidP="00D15008">
            <w:pPr>
              <w:pStyle w:val="EngHang"/>
            </w:pPr>
            <w:r>
              <w:t>The true</w:t>
            </w:r>
            <w:r>
              <w:rPr>
                <w:rStyle w:val="FootnoteReference"/>
              </w:rPr>
              <w:footnoteReference w:id="24"/>
            </w:r>
            <w:r>
              <w:t xml:space="preserve"> Queen.</w:t>
            </w:r>
          </w:p>
          <w:p w14:paraId="44ED86EF" w14:textId="77777777" w:rsidR="008A3F9A" w:rsidRDefault="008A3F9A" w:rsidP="008A3F9A">
            <w:pPr>
              <w:pStyle w:val="EngHang"/>
            </w:pPr>
            <w:r>
              <w:t>Hail to the pride of our race,</w:t>
            </w:r>
          </w:p>
          <w:p w14:paraId="675E5A62" w14:textId="77777777" w:rsidR="008A3F9A" w:rsidRDefault="008A3F9A" w:rsidP="008A3F9A">
            <w:pPr>
              <w:pStyle w:val="EngHangEnd"/>
            </w:pPr>
            <w:r>
              <w:t>Who has borne to us Em</w:t>
            </w:r>
            <w:r>
              <w:softHyphen/>
              <w:t>manuel.</w:t>
            </w:r>
          </w:p>
        </w:tc>
        <w:tc>
          <w:tcPr>
            <w:tcW w:w="288" w:type="dxa"/>
          </w:tcPr>
          <w:p w14:paraId="29BE6075" w14:textId="77777777" w:rsidR="008A3F9A" w:rsidRPr="00683D9F" w:rsidRDefault="008A3F9A" w:rsidP="00864DF9">
            <w:pPr>
              <w:rPr>
                <w:highlight w:val="yellow"/>
              </w:rPr>
            </w:pPr>
          </w:p>
        </w:tc>
        <w:tc>
          <w:tcPr>
            <w:tcW w:w="288" w:type="dxa"/>
          </w:tcPr>
          <w:p w14:paraId="07872FD7" w14:textId="77777777" w:rsidR="008A3F9A" w:rsidRPr="00683D9F" w:rsidRDefault="008A3F9A" w:rsidP="007C4181">
            <w:pPr>
              <w:pStyle w:val="CopticCross"/>
              <w:rPr>
                <w:highlight w:val="yellow"/>
              </w:rPr>
            </w:pPr>
          </w:p>
        </w:tc>
        <w:tc>
          <w:tcPr>
            <w:tcW w:w="3960" w:type="dxa"/>
          </w:tcPr>
          <w:p w14:paraId="6842FB95" w14:textId="77777777" w:rsidR="008A3F9A" w:rsidRPr="00F2548A" w:rsidRDefault="008A3F9A" w:rsidP="00683D9F">
            <w:pPr>
              <w:pStyle w:val="CopticVersemulti-line"/>
            </w:pPr>
            <w:r w:rsidRPr="00F2548A">
              <w:t>Ⲭⲉⲣⲉ ⲛⲉ ⲱ̀ ϯⲡⲁⲣⲑⲉⲛⲟⲥ</w:t>
            </w:r>
          </w:p>
          <w:p w14:paraId="6CBA70F9" w14:textId="77777777" w:rsidR="008A3F9A" w:rsidRPr="00F2548A" w:rsidRDefault="008A3F9A" w:rsidP="00683D9F">
            <w:pPr>
              <w:pStyle w:val="CopticVersemulti-line"/>
            </w:pPr>
            <w:r w:rsidRPr="00F2548A">
              <w:t>ϯⲟⲩⲣⲱ ⲙ̀ⲙⲏⲓ ⲛ̀ⲁ̀ⲗⲏⲑⲓⲛⲏ</w:t>
            </w:r>
          </w:p>
          <w:p w14:paraId="478CE53C" w14:textId="77777777" w:rsidR="008A3F9A" w:rsidRPr="00F2548A" w:rsidRDefault="008A3F9A" w:rsidP="00683D9F">
            <w:pPr>
              <w:pStyle w:val="CopticVersemulti-line"/>
            </w:pPr>
            <w:r w:rsidRPr="00F2548A">
              <w:t>ⲭⲉⲣⲉ ⲡ̀ϣⲟⲩϣⲟⲩ ⲛ̀ⲧⲉ ⲡⲉⲛⲅⲉⲛⲟⲥ</w:t>
            </w:r>
          </w:p>
          <w:p w14:paraId="0343147B" w14:textId="77777777" w:rsidR="008A3F9A" w:rsidRPr="00683D9F" w:rsidRDefault="008A3F9A" w:rsidP="00683D9F">
            <w:pPr>
              <w:pStyle w:val="CopticVerse"/>
              <w:rPr>
                <w:highlight w:val="yellow"/>
              </w:rPr>
            </w:pPr>
            <w:r w:rsidRPr="00F2548A">
              <w:t>ⲁ̀ⲣⲉϫ̀ⲫⲟ ⲛⲁⲛ ⲛ̀Ⲉⲙⲙⲁⲛⲟⲩⲏⲗ</w:t>
            </w:r>
          </w:p>
        </w:tc>
      </w:tr>
      <w:tr w:rsidR="008A3F9A" w14:paraId="7BA6351E" w14:textId="77777777" w:rsidTr="007C4181">
        <w:trPr>
          <w:cantSplit/>
          <w:jc w:val="center"/>
        </w:trPr>
        <w:tc>
          <w:tcPr>
            <w:tcW w:w="288" w:type="dxa"/>
          </w:tcPr>
          <w:p w14:paraId="12E90696" w14:textId="77777777" w:rsidR="008A3F9A" w:rsidRDefault="008A3F9A" w:rsidP="007C4181">
            <w:pPr>
              <w:pStyle w:val="CopticCross"/>
            </w:pPr>
            <w:r w:rsidRPr="00FB5ACB">
              <w:t>¿</w:t>
            </w:r>
          </w:p>
        </w:tc>
        <w:tc>
          <w:tcPr>
            <w:tcW w:w="3960" w:type="dxa"/>
          </w:tcPr>
          <w:p w14:paraId="10AE55D4" w14:textId="77777777" w:rsidR="008A3F9A" w:rsidRDefault="008A3F9A" w:rsidP="008A3F9A">
            <w:pPr>
              <w:pStyle w:val="EngHang"/>
            </w:pPr>
            <w:r>
              <w:t>We ask you, remember us,</w:t>
            </w:r>
          </w:p>
          <w:p w14:paraId="0B1F5560" w14:textId="77777777" w:rsidR="008A3F9A" w:rsidRDefault="008A3F9A" w:rsidP="008A3F9A">
            <w:pPr>
              <w:pStyle w:val="EngHang"/>
            </w:pPr>
            <w:r>
              <w:t>O our faithful advocate,</w:t>
            </w:r>
          </w:p>
          <w:p w14:paraId="4C1AEF8F" w14:textId="77777777" w:rsidR="008A3F9A" w:rsidRDefault="008A3F9A" w:rsidP="008A3F9A">
            <w:pPr>
              <w:pStyle w:val="EngHang"/>
            </w:pPr>
            <w:r>
              <w:t>Before our Lord Jesus Christ,</w:t>
            </w:r>
          </w:p>
          <w:p w14:paraId="406516D1" w14:textId="77777777" w:rsidR="008A3F9A" w:rsidRDefault="008A3F9A" w:rsidP="008A3F9A">
            <w:pPr>
              <w:pStyle w:val="EngHangEnd"/>
            </w:pPr>
            <w:r>
              <w:t>That He may forgive us our sins.</w:t>
            </w:r>
          </w:p>
        </w:tc>
        <w:tc>
          <w:tcPr>
            <w:tcW w:w="288" w:type="dxa"/>
          </w:tcPr>
          <w:p w14:paraId="01292FEA" w14:textId="77777777" w:rsidR="008A3F9A" w:rsidRDefault="008A3F9A" w:rsidP="00864DF9"/>
        </w:tc>
        <w:tc>
          <w:tcPr>
            <w:tcW w:w="288" w:type="dxa"/>
          </w:tcPr>
          <w:p w14:paraId="241FCB46" w14:textId="77777777" w:rsidR="008A3F9A" w:rsidRDefault="008A3F9A" w:rsidP="007C4181">
            <w:pPr>
              <w:pStyle w:val="CopticCross"/>
            </w:pPr>
            <w:r w:rsidRPr="00FB5ACB">
              <w:t>¿</w:t>
            </w:r>
          </w:p>
        </w:tc>
        <w:tc>
          <w:tcPr>
            <w:tcW w:w="3960" w:type="dxa"/>
          </w:tcPr>
          <w:p w14:paraId="72C5F6CC" w14:textId="77777777" w:rsidR="008A3F9A" w:rsidRDefault="008A3F9A" w:rsidP="00683D9F">
            <w:pPr>
              <w:pStyle w:val="CopticVersemulti-line"/>
            </w:pPr>
            <w:r w:rsidRPr="00914F1B">
              <w:t>Ⲧⲉⲛϯϩⲟ ⲁ̀ⲣⲓⲡⲉⲛⲙⲉⲩⲓ̀</w:t>
            </w:r>
          </w:p>
          <w:p w14:paraId="2F99E88F" w14:textId="77777777" w:rsidR="008A3F9A" w:rsidRDefault="008A3F9A" w:rsidP="00683D9F">
            <w:pPr>
              <w:pStyle w:val="CopticVersemulti-line"/>
            </w:pPr>
            <w:r w:rsidRPr="00914F1B">
              <w:t>ⲱ̀ ϯⲡ̀ⲣⲟⲥⲧⲁⲧⲏⲥ ⲉ̀ⲧⲉⲛϩⲟⲧ</w:t>
            </w:r>
          </w:p>
          <w:p w14:paraId="3E7B7C28" w14:textId="77777777" w:rsidR="008A3F9A" w:rsidRDefault="008A3F9A" w:rsidP="00683D9F">
            <w:pPr>
              <w:pStyle w:val="CopticVersemulti-line"/>
            </w:pPr>
            <w:r w:rsidRPr="00914F1B">
              <w:t>ⲛⲁϩⲣⲉⲛ Ⲡⲉⲛⲟ̅ⲥ̅ Ⲓⲏ̅ⲥ Ⲡⲭ̅ⲥ</w:t>
            </w:r>
          </w:p>
          <w:p w14:paraId="2256EBF1" w14:textId="77777777" w:rsidR="008A3F9A" w:rsidRDefault="008A3F9A" w:rsidP="00683D9F">
            <w:pPr>
              <w:pStyle w:val="CopticVersemulti-line"/>
            </w:pPr>
            <w:r w:rsidRPr="00914F1B">
              <w:t>ⲛ̀ⲧⲉϥⲭⲁ ⲛⲉⲛⲛⲟⲃⲓ ⲛⲁⲛ ⲉ̀ⲃⲟⲗ</w:t>
            </w:r>
          </w:p>
        </w:tc>
      </w:tr>
    </w:tbl>
    <w:p w14:paraId="3250C56C" w14:textId="77777777" w:rsidR="00D64891" w:rsidRDefault="00D64891" w:rsidP="00D64891">
      <w:r>
        <w:t xml:space="preserve">Continue to the Conclusion of the Batos Theotokias on page </w:t>
      </w:r>
      <w:r w:rsidR="003A78C2">
        <w:fldChar w:fldCharType="begin"/>
      </w:r>
      <w:r w:rsidR="00DA18ED">
        <w:instrText xml:space="preserve"> PAGEREF _Ref299212144 \h </w:instrText>
      </w:r>
      <w:r w:rsidR="003A78C2">
        <w:fldChar w:fldCharType="separate"/>
      </w:r>
      <w:r w:rsidR="00B50C35">
        <w:rPr>
          <w:noProof/>
        </w:rPr>
        <w:t>248</w:t>
      </w:r>
      <w:r w:rsidR="003A78C2">
        <w:fldChar w:fldCharType="end"/>
      </w:r>
      <w:r>
        <w:t>.</w:t>
      </w:r>
    </w:p>
    <w:p w14:paraId="5FB28E15" w14:textId="77777777" w:rsidR="00D64891" w:rsidRDefault="00D64891" w:rsidP="00D64891"/>
    <w:p w14:paraId="6001B144" w14:textId="77777777" w:rsidR="007C4181" w:rsidRDefault="007C4181" w:rsidP="008A3F9A">
      <w:pPr>
        <w:pStyle w:val="Heading4"/>
      </w:pPr>
      <w:bookmarkStart w:id="748" w:name="_Toc298681327"/>
      <w:bookmarkStart w:id="749" w:name="_Toc308441933"/>
      <w:r>
        <w:lastRenderedPageBreak/>
        <w:t>Friday</w:t>
      </w:r>
      <w:bookmarkEnd w:id="748"/>
      <w:bookmarkEnd w:id="749"/>
    </w:p>
    <w:p w14:paraId="3BFA5E49" w14:textId="77777777" w:rsidR="007C4181" w:rsidRDefault="007C4181" w:rsidP="008A3F9A">
      <w:pPr>
        <w:pStyle w:val="Heading5"/>
      </w:pPr>
      <w:bookmarkStart w:id="750" w:name="_Toc298681328"/>
      <w:bookmarkStart w:id="751" w:name="_Toc308441934"/>
      <w:r>
        <w:t>The Psali Batos for Friday</w:t>
      </w:r>
      <w:bookmarkEnd w:id="750"/>
      <w:bookmarkEnd w:id="751"/>
    </w:p>
    <w:p w14:paraId="0EFFF588" w14:textId="77777777" w:rsidR="00FD37EA" w:rsidRPr="00FD37EA" w:rsidRDefault="00FD37EA" w:rsidP="008A3F9A">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605EE3D3" w14:textId="77777777" w:rsidTr="004443C1">
        <w:trPr>
          <w:cantSplit/>
          <w:jc w:val="center"/>
        </w:trPr>
        <w:tc>
          <w:tcPr>
            <w:tcW w:w="288" w:type="dxa"/>
          </w:tcPr>
          <w:p w14:paraId="0C7B222C" w14:textId="77777777" w:rsidR="008A3F9A" w:rsidRDefault="008A3F9A" w:rsidP="004443C1">
            <w:pPr>
              <w:pStyle w:val="CopticCross"/>
            </w:pPr>
          </w:p>
        </w:tc>
        <w:tc>
          <w:tcPr>
            <w:tcW w:w="3960" w:type="dxa"/>
          </w:tcPr>
          <w:p w14:paraId="6ADABB90" w14:textId="77777777" w:rsidR="008A3F9A" w:rsidRPr="008D56BE" w:rsidRDefault="008A3F9A" w:rsidP="008A3F9A">
            <w:pPr>
              <w:pStyle w:val="EngHang"/>
              <w:rPr>
                <w:color w:val="auto"/>
              </w:rPr>
            </w:pPr>
            <w:r>
              <w:rPr>
                <w:color w:val="auto"/>
              </w:rPr>
              <w:t>T</w:t>
            </w:r>
            <w:r w:rsidRPr="008D56BE">
              <w:rPr>
                <w:color w:val="auto"/>
              </w:rPr>
              <w:t>ruly I came to,</w:t>
            </w:r>
          </w:p>
          <w:p w14:paraId="645A6B63" w14:textId="77777777" w:rsidR="008A3F9A" w:rsidRPr="008D56BE" w:rsidRDefault="008A3F9A" w:rsidP="008A3F9A">
            <w:pPr>
              <w:pStyle w:val="EngHang"/>
              <w:rPr>
                <w:color w:val="auto"/>
              </w:rPr>
            </w:pPr>
            <w:r w:rsidRPr="008D56BE">
              <w:rPr>
                <w:color w:val="auto"/>
              </w:rPr>
              <w:t>A great principal:</w:t>
            </w:r>
          </w:p>
          <w:p w14:paraId="7BD69A57" w14:textId="77777777" w:rsidR="008A3F9A" w:rsidRPr="008D56BE" w:rsidRDefault="008A3F9A" w:rsidP="008A3F9A">
            <w:pPr>
              <w:pStyle w:val="EngHang"/>
              <w:rPr>
                <w:color w:val="auto"/>
              </w:rPr>
            </w:pPr>
            <w:r w:rsidRPr="008D56BE">
              <w:rPr>
                <w:color w:val="auto"/>
              </w:rPr>
              <w:t>The Name of Salvation,</w:t>
            </w:r>
          </w:p>
          <w:p w14:paraId="72EBF297" w14:textId="77777777" w:rsidR="008A3F9A" w:rsidRPr="008273EA" w:rsidRDefault="008A3F9A" w:rsidP="008A3F9A">
            <w:pPr>
              <w:pStyle w:val="EngHangEnd"/>
            </w:pPr>
            <w:r>
              <w:t>The Name o</w:t>
            </w:r>
            <w:r w:rsidRPr="008D56BE">
              <w:t>f our Lord Jesus Christ.</w:t>
            </w:r>
          </w:p>
        </w:tc>
        <w:tc>
          <w:tcPr>
            <w:tcW w:w="288" w:type="dxa"/>
          </w:tcPr>
          <w:p w14:paraId="60C675C7" w14:textId="77777777" w:rsidR="008A3F9A" w:rsidRDefault="008A3F9A" w:rsidP="004443C1"/>
        </w:tc>
        <w:tc>
          <w:tcPr>
            <w:tcW w:w="288" w:type="dxa"/>
          </w:tcPr>
          <w:p w14:paraId="38A134ED" w14:textId="77777777" w:rsidR="008A3F9A" w:rsidRDefault="008A3F9A" w:rsidP="004443C1">
            <w:pPr>
              <w:pStyle w:val="CopticCross"/>
            </w:pPr>
          </w:p>
        </w:tc>
        <w:tc>
          <w:tcPr>
            <w:tcW w:w="3960" w:type="dxa"/>
          </w:tcPr>
          <w:p w14:paraId="1B783593" w14:textId="77777777" w:rsidR="008A3F9A" w:rsidRDefault="008A3F9A" w:rsidP="00FD37EA">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6DAC1B32" w14:textId="77777777" w:rsidR="008A3F9A" w:rsidRDefault="008A3F9A" w:rsidP="00FD37EA">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7E9C4259" w14:textId="77777777" w:rsidR="008A3F9A" w:rsidRDefault="008A3F9A" w:rsidP="00FD37EA">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4BAA53D5" w14:textId="77777777" w:rsidR="008A3F9A" w:rsidRDefault="008A3F9A" w:rsidP="00FD37EA">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8A3F9A" w14:paraId="781745E3" w14:textId="77777777" w:rsidTr="004443C1">
        <w:trPr>
          <w:cantSplit/>
          <w:jc w:val="center"/>
        </w:trPr>
        <w:tc>
          <w:tcPr>
            <w:tcW w:w="288" w:type="dxa"/>
          </w:tcPr>
          <w:p w14:paraId="33570080" w14:textId="77777777" w:rsidR="008A3F9A" w:rsidRDefault="008A3F9A" w:rsidP="004443C1">
            <w:pPr>
              <w:pStyle w:val="CopticCross"/>
            </w:pPr>
          </w:p>
        </w:tc>
        <w:tc>
          <w:tcPr>
            <w:tcW w:w="3960" w:type="dxa"/>
          </w:tcPr>
          <w:p w14:paraId="2BBB0917" w14:textId="77777777" w:rsidR="008A3F9A" w:rsidRPr="007425E1" w:rsidRDefault="008A3F9A" w:rsidP="008A3F9A">
            <w:pPr>
              <w:pStyle w:val="EngHang"/>
            </w:pPr>
            <w:r w:rsidRPr="007425E1">
              <w:t>Our Lord Jesus Christ,</w:t>
            </w:r>
          </w:p>
          <w:p w14:paraId="415881FC" w14:textId="77777777" w:rsidR="008A3F9A" w:rsidRPr="007425E1" w:rsidRDefault="008A3F9A" w:rsidP="008A3F9A">
            <w:pPr>
              <w:pStyle w:val="EngHang"/>
            </w:pPr>
            <w:r w:rsidRPr="007425E1">
              <w:t xml:space="preserve">Gave a sign to his </w:t>
            </w:r>
            <w:commentRangeStart w:id="752"/>
            <w:r w:rsidRPr="007425E1">
              <w:t>servants</w:t>
            </w:r>
            <w:commentRangeEnd w:id="752"/>
            <w:r>
              <w:rPr>
                <w:rStyle w:val="CommentReference"/>
                <w:rFonts w:ascii="Times New Roman" w:eastAsiaTheme="minorHAnsi" w:hAnsi="Times New Roman" w:cstheme="minorBidi"/>
                <w:color w:val="auto"/>
              </w:rPr>
              <w:commentReference w:id="752"/>
            </w:r>
          </w:p>
          <w:p w14:paraId="7B7F7716" w14:textId="77777777" w:rsidR="008A3F9A" w:rsidRPr="007425E1" w:rsidRDefault="008A3F9A" w:rsidP="008A3F9A">
            <w:pPr>
              <w:pStyle w:val="EngHang"/>
            </w:pPr>
            <w:r w:rsidRPr="007425E1">
              <w:t>Who fear Him,</w:t>
            </w:r>
          </w:p>
          <w:p w14:paraId="64087F53" w14:textId="77777777" w:rsidR="008A3F9A" w:rsidRDefault="008A3F9A" w:rsidP="008A3F9A">
            <w:pPr>
              <w:pStyle w:val="EngHangEnd"/>
            </w:pPr>
            <w:commentRangeStart w:id="753"/>
            <w:r w:rsidRPr="007425E1">
              <w:t>To escape the face of the bows.</w:t>
            </w:r>
            <w:commentRangeEnd w:id="753"/>
            <w:r>
              <w:rPr>
                <w:rStyle w:val="CommentReference"/>
              </w:rPr>
              <w:commentReference w:id="753"/>
            </w:r>
          </w:p>
        </w:tc>
        <w:tc>
          <w:tcPr>
            <w:tcW w:w="288" w:type="dxa"/>
          </w:tcPr>
          <w:p w14:paraId="35098891" w14:textId="77777777" w:rsidR="008A3F9A" w:rsidRDefault="008A3F9A" w:rsidP="004443C1"/>
        </w:tc>
        <w:tc>
          <w:tcPr>
            <w:tcW w:w="288" w:type="dxa"/>
          </w:tcPr>
          <w:p w14:paraId="49C8EE5A" w14:textId="77777777" w:rsidR="008A3F9A" w:rsidRDefault="008A3F9A" w:rsidP="004443C1">
            <w:pPr>
              <w:pStyle w:val="CopticCross"/>
            </w:pPr>
          </w:p>
        </w:tc>
        <w:tc>
          <w:tcPr>
            <w:tcW w:w="3960" w:type="dxa"/>
          </w:tcPr>
          <w:p w14:paraId="3C6CDE11" w14:textId="77777777" w:rsidR="008A3F9A" w:rsidRDefault="008A3F9A" w:rsidP="00FD37EA">
            <w:pPr>
              <w:pStyle w:val="CopticVersemulti-line"/>
            </w:pPr>
            <w:r w:rsidRPr="00FD37EA">
              <w:t>Ⲁ̀ Ⲡⲉⲛⲟ̅ⲥ̅ Ⲓⲏ̅ⲥ Ⲡⲭ̅ⲥ</w:t>
            </w:r>
          </w:p>
          <w:p w14:paraId="3790172E" w14:textId="77777777" w:rsidR="008A3F9A" w:rsidRDefault="008A3F9A" w:rsidP="00FD37EA">
            <w:pPr>
              <w:pStyle w:val="CopticVersemulti-line"/>
            </w:pPr>
            <w:r w:rsidRPr="00FD37EA">
              <w:t>ϯ ⲛ̀ⲟⲩⲙⲏⲓⲛⲓ ⲛ̀ⲛⲉϥⲉ̀ⲃⲓⲁⲓⲕ</w:t>
            </w:r>
          </w:p>
          <w:p w14:paraId="2DD613DB" w14:textId="77777777" w:rsidR="008A3F9A" w:rsidRDefault="008A3F9A" w:rsidP="00FD37EA">
            <w:pPr>
              <w:pStyle w:val="CopticVersemulti-line"/>
            </w:pPr>
            <w:r w:rsidRPr="00FD37EA">
              <w:t>ⲛⲏⲉⲧⲉⲣϩⲟϯ ϧⲁⲧⲉϥϩⲏ</w:t>
            </w:r>
          </w:p>
          <w:p w14:paraId="08C491BA" w14:textId="77777777" w:rsidR="008A3F9A" w:rsidRDefault="008A3F9A" w:rsidP="00FD37EA">
            <w:pPr>
              <w:pStyle w:val="CopticVerse"/>
            </w:pPr>
            <w:r w:rsidRPr="00FD37EA">
              <w:t>ⲉⲑⲣⲟⲫⲱⲧ ⲉ̀ⲃⲟⲗ ϧⲁⲧ̀ϩⲏ ⲙ̀ⲡ̀ϩⲟ ⲛ̀ⲟⲩⲫⲓϯ</w:t>
            </w:r>
          </w:p>
        </w:tc>
      </w:tr>
      <w:tr w:rsidR="008A3F9A" w14:paraId="6941FEC5" w14:textId="77777777" w:rsidTr="004443C1">
        <w:trPr>
          <w:cantSplit/>
          <w:jc w:val="center"/>
        </w:trPr>
        <w:tc>
          <w:tcPr>
            <w:tcW w:w="288" w:type="dxa"/>
          </w:tcPr>
          <w:p w14:paraId="2FE113F2" w14:textId="77777777" w:rsidR="008A3F9A" w:rsidRDefault="008A3F9A" w:rsidP="004443C1">
            <w:pPr>
              <w:pStyle w:val="CopticCross"/>
            </w:pPr>
            <w:r w:rsidRPr="00FB5ACB">
              <w:t>¿</w:t>
            </w:r>
          </w:p>
        </w:tc>
        <w:tc>
          <w:tcPr>
            <w:tcW w:w="3960" w:type="dxa"/>
          </w:tcPr>
          <w:p w14:paraId="68C6F5C4" w14:textId="77777777" w:rsidR="008A3F9A" w:rsidRPr="007425E1" w:rsidRDefault="008A3F9A" w:rsidP="008A3F9A">
            <w:pPr>
              <w:pStyle w:val="EngHang"/>
            </w:pPr>
            <w:r w:rsidRPr="007425E1">
              <w:t>Our Lord Jesus Christ,</w:t>
            </w:r>
          </w:p>
          <w:p w14:paraId="33CF4BA7" w14:textId="77777777" w:rsidR="008A3F9A" w:rsidRPr="007425E1" w:rsidRDefault="008A3F9A" w:rsidP="008A3F9A">
            <w:pPr>
              <w:pStyle w:val="EngHang"/>
            </w:pPr>
            <w:r>
              <w:t>Gave a sign to his servants</w:t>
            </w:r>
          </w:p>
          <w:p w14:paraId="32960B47" w14:textId="77777777" w:rsidR="008A3F9A" w:rsidRPr="007425E1" w:rsidRDefault="008A3F9A" w:rsidP="008A3F9A">
            <w:pPr>
              <w:pStyle w:val="EngHang"/>
            </w:pPr>
            <w:r w:rsidRPr="007425E1">
              <w:t>Who fear Him,</w:t>
            </w:r>
          </w:p>
          <w:p w14:paraId="413B72D1" w14:textId="77777777" w:rsidR="008A3F9A" w:rsidRDefault="008A3F9A" w:rsidP="008A3F9A">
            <w:pPr>
              <w:pStyle w:val="EngHangEnd"/>
            </w:pPr>
            <w:r w:rsidRPr="007425E1">
              <w:t>To shut the mouths of lions.</w:t>
            </w:r>
          </w:p>
        </w:tc>
        <w:tc>
          <w:tcPr>
            <w:tcW w:w="288" w:type="dxa"/>
          </w:tcPr>
          <w:p w14:paraId="20B09578" w14:textId="77777777" w:rsidR="008A3F9A" w:rsidRDefault="008A3F9A" w:rsidP="004443C1"/>
        </w:tc>
        <w:tc>
          <w:tcPr>
            <w:tcW w:w="288" w:type="dxa"/>
          </w:tcPr>
          <w:p w14:paraId="3162D265" w14:textId="77777777" w:rsidR="008A3F9A" w:rsidRDefault="008A3F9A" w:rsidP="004443C1">
            <w:pPr>
              <w:pStyle w:val="CopticCross"/>
            </w:pPr>
            <w:r w:rsidRPr="00FB5ACB">
              <w:t>¿</w:t>
            </w:r>
          </w:p>
        </w:tc>
        <w:tc>
          <w:tcPr>
            <w:tcW w:w="3960" w:type="dxa"/>
          </w:tcPr>
          <w:p w14:paraId="372E3034" w14:textId="77777777" w:rsidR="008A3F9A" w:rsidRDefault="008A3F9A" w:rsidP="00FD37EA">
            <w:pPr>
              <w:pStyle w:val="CopticVersemulti-line"/>
            </w:pPr>
            <w:r w:rsidRPr="00FD37EA">
              <w:t>Ⲁ̀ Ⲡⲉⲛⲟ̅ⲥ̅ Ⲓⲏ̅ⲥ Ⲡⲭ̅ⲥ</w:t>
            </w:r>
          </w:p>
          <w:p w14:paraId="01FC079F" w14:textId="77777777" w:rsidR="008A3F9A" w:rsidRDefault="008A3F9A" w:rsidP="00FD37EA">
            <w:pPr>
              <w:pStyle w:val="CopticVersemulti-line"/>
            </w:pPr>
            <w:r w:rsidRPr="00FD37EA">
              <w:t>ϯ ⲛ̀ⲟⲩⲙⲏⲓⲛⲓ ⲛ̀ⲛⲉϥⲉ̀ⲃⲓⲁⲓⲕ</w:t>
            </w:r>
          </w:p>
          <w:p w14:paraId="3CBD123D" w14:textId="77777777" w:rsidR="008A3F9A" w:rsidRDefault="008A3F9A" w:rsidP="00FD37EA">
            <w:pPr>
              <w:pStyle w:val="CopticVersemulti-line"/>
            </w:pPr>
            <w:r w:rsidRPr="00FD37EA">
              <w:t>ⲛⲏⲉⲧⲉⲣϩⲟϯ ϧⲁⲧⲉϥϩⲏ</w:t>
            </w:r>
          </w:p>
          <w:p w14:paraId="3C717FD6" w14:textId="77777777" w:rsidR="008A3F9A" w:rsidRDefault="008A3F9A" w:rsidP="00FD37EA">
            <w:pPr>
              <w:pStyle w:val="CopticVerse"/>
            </w:pPr>
            <w:r w:rsidRPr="00FD37EA">
              <w:t>ⲉⲑⲣⲟⲩⲑⲱⲙ ⲛ̀ⲣⲱⲟⲩ ⲛ̀ⲛⲓⲙⲟⲩⲓ̀</w:t>
            </w:r>
          </w:p>
        </w:tc>
      </w:tr>
      <w:tr w:rsidR="008A3F9A" w14:paraId="49CBA17F" w14:textId="77777777" w:rsidTr="004443C1">
        <w:trPr>
          <w:cantSplit/>
          <w:jc w:val="center"/>
        </w:trPr>
        <w:tc>
          <w:tcPr>
            <w:tcW w:w="288" w:type="dxa"/>
          </w:tcPr>
          <w:p w14:paraId="23D7B717" w14:textId="77777777" w:rsidR="008A3F9A" w:rsidRDefault="008A3F9A" w:rsidP="004443C1">
            <w:pPr>
              <w:pStyle w:val="CopticCross"/>
            </w:pPr>
            <w:r w:rsidRPr="00FB5ACB">
              <w:t>¿</w:t>
            </w:r>
          </w:p>
        </w:tc>
        <w:tc>
          <w:tcPr>
            <w:tcW w:w="3960" w:type="dxa"/>
          </w:tcPr>
          <w:p w14:paraId="2597B9EF" w14:textId="77777777" w:rsidR="008A3F9A" w:rsidRPr="007425E1" w:rsidRDefault="008A3F9A" w:rsidP="008A3F9A">
            <w:pPr>
              <w:pStyle w:val="EngHang"/>
            </w:pPr>
            <w:r w:rsidRPr="007425E1">
              <w:t>Our Lord Jesus Christ,</w:t>
            </w:r>
          </w:p>
          <w:p w14:paraId="48C4D1BA" w14:textId="77777777" w:rsidR="008A3F9A" w:rsidRPr="007425E1" w:rsidRDefault="008A3F9A" w:rsidP="008A3F9A">
            <w:pPr>
              <w:pStyle w:val="EngHang"/>
            </w:pPr>
            <w:r>
              <w:t>Gave a sign to his servants</w:t>
            </w:r>
          </w:p>
          <w:p w14:paraId="41AEA67C" w14:textId="77777777" w:rsidR="008A3F9A" w:rsidRPr="007425E1" w:rsidRDefault="008A3F9A" w:rsidP="008A3F9A">
            <w:pPr>
              <w:pStyle w:val="EngHang"/>
            </w:pPr>
            <w:r w:rsidRPr="007425E1">
              <w:t>Who fear Him,</w:t>
            </w:r>
          </w:p>
          <w:p w14:paraId="6435BBAF" w14:textId="77777777" w:rsidR="008A3F9A" w:rsidRDefault="008A3F9A" w:rsidP="008A3F9A">
            <w:pPr>
              <w:pStyle w:val="EngHangEnd"/>
            </w:pPr>
            <w:r w:rsidRPr="007425E1">
              <w:t>To quench the power of fire.</w:t>
            </w:r>
          </w:p>
        </w:tc>
        <w:tc>
          <w:tcPr>
            <w:tcW w:w="288" w:type="dxa"/>
          </w:tcPr>
          <w:p w14:paraId="7C6E2434" w14:textId="77777777" w:rsidR="008A3F9A" w:rsidRDefault="008A3F9A" w:rsidP="004443C1"/>
        </w:tc>
        <w:tc>
          <w:tcPr>
            <w:tcW w:w="288" w:type="dxa"/>
          </w:tcPr>
          <w:p w14:paraId="286FD3DB" w14:textId="77777777" w:rsidR="008A3F9A" w:rsidRDefault="008A3F9A" w:rsidP="004443C1">
            <w:pPr>
              <w:pStyle w:val="CopticCross"/>
            </w:pPr>
            <w:r w:rsidRPr="00FB5ACB">
              <w:t>¿</w:t>
            </w:r>
          </w:p>
        </w:tc>
        <w:tc>
          <w:tcPr>
            <w:tcW w:w="3960" w:type="dxa"/>
          </w:tcPr>
          <w:p w14:paraId="651F40DD" w14:textId="77777777" w:rsidR="008A3F9A" w:rsidRDefault="008A3F9A" w:rsidP="00FD37EA">
            <w:pPr>
              <w:pStyle w:val="CopticVersemulti-line"/>
            </w:pPr>
            <w:r w:rsidRPr="00FD37EA">
              <w:t>Ⲁ̀ Ⲡⲉⲛⲟ̅ⲥ̅ Ⲓⲏ̅ⲥ Ⲡⲭ̅ⲥ</w:t>
            </w:r>
          </w:p>
          <w:p w14:paraId="7B0842FC" w14:textId="77777777" w:rsidR="008A3F9A" w:rsidRDefault="008A3F9A" w:rsidP="00FD37EA">
            <w:pPr>
              <w:pStyle w:val="CopticVersemulti-line"/>
            </w:pPr>
            <w:r w:rsidRPr="00FD37EA">
              <w:t>ϯ ⲛ̀ⲟⲩⲙⲏⲓⲛⲓ ⲛ̀ⲛⲉϥⲉ̀ⲃⲓⲁⲓⲕ</w:t>
            </w:r>
          </w:p>
          <w:p w14:paraId="06FEC28C" w14:textId="77777777" w:rsidR="008A3F9A" w:rsidRDefault="008A3F9A" w:rsidP="00FD37EA">
            <w:pPr>
              <w:pStyle w:val="CopticVersemulti-line"/>
            </w:pPr>
            <w:r w:rsidRPr="00FD37EA">
              <w:t>ⲛⲏⲉⲧⲉⲣϩⲟϯ ϧⲁⲧⲉϥϩⲏ</w:t>
            </w:r>
          </w:p>
          <w:p w14:paraId="767A3838" w14:textId="77777777" w:rsidR="008A3F9A" w:rsidRDefault="008A3F9A" w:rsidP="00FD37EA">
            <w:pPr>
              <w:pStyle w:val="CopticVerse"/>
            </w:pPr>
            <w:r w:rsidRPr="00FD37EA">
              <w:t>ⲉⲑⲣⲟⲩⲱ̀ϣⲉⲙ ⲛ̀ⲧ̀ϫⲟⲙ ⲛ̀ⲧⲉ ⲡⲓⲭ̀ⲣⲱⲙ</w:t>
            </w:r>
          </w:p>
        </w:tc>
      </w:tr>
      <w:tr w:rsidR="008A3F9A" w14:paraId="4262C951" w14:textId="77777777" w:rsidTr="004443C1">
        <w:trPr>
          <w:cantSplit/>
          <w:jc w:val="center"/>
        </w:trPr>
        <w:tc>
          <w:tcPr>
            <w:tcW w:w="288" w:type="dxa"/>
          </w:tcPr>
          <w:p w14:paraId="23FF675F" w14:textId="77777777" w:rsidR="008A3F9A" w:rsidRDefault="008A3F9A" w:rsidP="004443C1">
            <w:pPr>
              <w:pStyle w:val="CopticCross"/>
            </w:pPr>
          </w:p>
        </w:tc>
        <w:tc>
          <w:tcPr>
            <w:tcW w:w="3960" w:type="dxa"/>
          </w:tcPr>
          <w:p w14:paraId="182D6003" w14:textId="77777777" w:rsidR="008A3F9A" w:rsidRPr="007425E1" w:rsidRDefault="008A3F9A" w:rsidP="008A3F9A">
            <w:pPr>
              <w:pStyle w:val="EngHang"/>
            </w:pPr>
            <w:r w:rsidRPr="007425E1">
              <w:t>Our Lord Jesus Christ,</w:t>
            </w:r>
          </w:p>
          <w:p w14:paraId="1FC904EB" w14:textId="77777777" w:rsidR="008A3F9A" w:rsidRPr="007425E1" w:rsidRDefault="008A3F9A" w:rsidP="008A3F9A">
            <w:pPr>
              <w:pStyle w:val="EngHang"/>
            </w:pPr>
            <w:r>
              <w:t>Gave a sign to his servants</w:t>
            </w:r>
          </w:p>
          <w:p w14:paraId="7DCE7D30" w14:textId="77777777" w:rsidR="008A3F9A" w:rsidRPr="007425E1" w:rsidRDefault="008A3F9A" w:rsidP="008A3F9A">
            <w:pPr>
              <w:pStyle w:val="EngHang"/>
            </w:pPr>
            <w:r w:rsidRPr="007425E1">
              <w:t>Who fear Him,</w:t>
            </w:r>
          </w:p>
          <w:p w14:paraId="75A5A820" w14:textId="77777777" w:rsidR="008A3F9A" w:rsidRDefault="008A3F9A" w:rsidP="008A3F9A">
            <w:pPr>
              <w:pStyle w:val="EngHangEnd"/>
            </w:pPr>
            <w:r w:rsidRPr="007425E1">
              <w:t>To cast out demons.</w:t>
            </w:r>
          </w:p>
        </w:tc>
        <w:tc>
          <w:tcPr>
            <w:tcW w:w="288" w:type="dxa"/>
          </w:tcPr>
          <w:p w14:paraId="6F2FC00B" w14:textId="77777777" w:rsidR="008A3F9A" w:rsidRDefault="008A3F9A" w:rsidP="004443C1"/>
        </w:tc>
        <w:tc>
          <w:tcPr>
            <w:tcW w:w="288" w:type="dxa"/>
          </w:tcPr>
          <w:p w14:paraId="15E75FE8" w14:textId="77777777" w:rsidR="008A3F9A" w:rsidRDefault="008A3F9A" w:rsidP="004443C1">
            <w:pPr>
              <w:pStyle w:val="CopticCross"/>
            </w:pPr>
          </w:p>
        </w:tc>
        <w:tc>
          <w:tcPr>
            <w:tcW w:w="3960" w:type="dxa"/>
          </w:tcPr>
          <w:p w14:paraId="68570F23" w14:textId="77777777" w:rsidR="008A3F9A" w:rsidRDefault="008A3F9A" w:rsidP="00FD37EA">
            <w:pPr>
              <w:pStyle w:val="CopticVersemulti-line"/>
            </w:pPr>
            <w:r w:rsidRPr="00FD37EA">
              <w:t>Ⲁ̀ Ⲡⲉⲛⲟ̅ⲥ̅ Ⲓⲏ̅ⲥ Ⲡⲭ̅ⲥ</w:t>
            </w:r>
          </w:p>
          <w:p w14:paraId="6EEC92F8" w14:textId="77777777" w:rsidR="008A3F9A" w:rsidRDefault="008A3F9A" w:rsidP="00FD37EA">
            <w:pPr>
              <w:pStyle w:val="CopticVersemulti-line"/>
            </w:pPr>
            <w:r w:rsidRPr="00FD37EA">
              <w:t>ϯ ⲛ̀ⲟⲩⲙⲏⲓⲛⲓ ⲛ̀ⲛⲉϥⲉ̀ⲃⲓⲁⲓⲕ</w:t>
            </w:r>
          </w:p>
          <w:p w14:paraId="04CF2B75" w14:textId="77777777" w:rsidR="008A3F9A" w:rsidRDefault="008A3F9A" w:rsidP="00FD37EA">
            <w:pPr>
              <w:pStyle w:val="CopticVersemulti-line"/>
            </w:pPr>
            <w:r w:rsidRPr="00FD37EA">
              <w:t>ⲛⲏⲉⲧⲉⲣϩⲟϯ ϧⲁⲧⲉϥϩⲏ</w:t>
            </w:r>
          </w:p>
          <w:p w14:paraId="1AC2E89F" w14:textId="77777777" w:rsidR="008A3F9A" w:rsidRDefault="008A3F9A" w:rsidP="00FD37EA">
            <w:pPr>
              <w:pStyle w:val="CopticVersemulti-line"/>
            </w:pPr>
            <w:commentRangeStart w:id="754"/>
            <w:r w:rsidRPr="00FA5B8C">
              <w:t>ⲉⲑⲣⲟⲩⲱ̀ϣⲉⲙ ⲛ̀ⲧ̀ϫⲟⲙ ⲛ̀ⲧⲉ ⲡⲓⲭ̀ⲣⲱⲙ</w:t>
            </w:r>
            <w:commentRangeEnd w:id="754"/>
            <w:r w:rsidR="00FA5B8C">
              <w:rPr>
                <w:rStyle w:val="CommentReference"/>
                <w:rFonts w:ascii="Garamond" w:hAnsi="Garamond" w:cstheme="minorBidi"/>
                <w:noProof w:val="0"/>
                <w:lang w:val="en-CA"/>
              </w:rPr>
              <w:commentReference w:id="754"/>
            </w:r>
          </w:p>
        </w:tc>
      </w:tr>
      <w:tr w:rsidR="008A3F9A" w14:paraId="1949844A" w14:textId="77777777" w:rsidTr="004443C1">
        <w:trPr>
          <w:cantSplit/>
          <w:jc w:val="center"/>
        </w:trPr>
        <w:tc>
          <w:tcPr>
            <w:tcW w:w="288" w:type="dxa"/>
          </w:tcPr>
          <w:p w14:paraId="62D2130C" w14:textId="77777777" w:rsidR="008A3F9A" w:rsidRDefault="008A3F9A" w:rsidP="004443C1">
            <w:pPr>
              <w:pStyle w:val="CopticCross"/>
            </w:pPr>
          </w:p>
        </w:tc>
        <w:tc>
          <w:tcPr>
            <w:tcW w:w="3960" w:type="dxa"/>
          </w:tcPr>
          <w:p w14:paraId="30319F68" w14:textId="77777777" w:rsidR="008A3F9A" w:rsidRPr="007425E1" w:rsidRDefault="008A3F9A" w:rsidP="008A3F9A">
            <w:pPr>
              <w:pStyle w:val="EngHang"/>
            </w:pPr>
            <w:r w:rsidRPr="007425E1">
              <w:t>Our Lord Jesus Christ,</w:t>
            </w:r>
          </w:p>
          <w:p w14:paraId="7ABD2FC5" w14:textId="77777777" w:rsidR="008A3F9A" w:rsidRPr="007425E1" w:rsidRDefault="008A3F9A" w:rsidP="008A3F9A">
            <w:pPr>
              <w:pStyle w:val="EngHang"/>
            </w:pPr>
            <w:r>
              <w:t>Gave a sign to his servants</w:t>
            </w:r>
          </w:p>
          <w:p w14:paraId="46DE9459" w14:textId="77777777" w:rsidR="008A3F9A" w:rsidRPr="007425E1" w:rsidRDefault="008A3F9A" w:rsidP="008A3F9A">
            <w:pPr>
              <w:pStyle w:val="EngHang"/>
            </w:pPr>
            <w:r w:rsidRPr="007425E1">
              <w:t>Who fear Him,</w:t>
            </w:r>
          </w:p>
          <w:p w14:paraId="63EDF6DE" w14:textId="77777777" w:rsidR="008A3F9A" w:rsidRDefault="008A3F9A" w:rsidP="008A3F9A">
            <w:pPr>
              <w:pStyle w:val="EngHangEnd"/>
            </w:pPr>
            <w:r>
              <w:t>to have lordship over their enemies.</w:t>
            </w:r>
          </w:p>
        </w:tc>
        <w:tc>
          <w:tcPr>
            <w:tcW w:w="288" w:type="dxa"/>
          </w:tcPr>
          <w:p w14:paraId="3B248900" w14:textId="77777777" w:rsidR="008A3F9A" w:rsidRDefault="008A3F9A" w:rsidP="004443C1"/>
        </w:tc>
        <w:tc>
          <w:tcPr>
            <w:tcW w:w="288" w:type="dxa"/>
          </w:tcPr>
          <w:p w14:paraId="03A8A37D" w14:textId="77777777" w:rsidR="008A3F9A" w:rsidRDefault="008A3F9A" w:rsidP="004443C1">
            <w:pPr>
              <w:pStyle w:val="CopticCross"/>
            </w:pPr>
          </w:p>
        </w:tc>
        <w:tc>
          <w:tcPr>
            <w:tcW w:w="3960" w:type="dxa"/>
          </w:tcPr>
          <w:p w14:paraId="7794A7C2" w14:textId="77777777" w:rsidR="008A3F9A" w:rsidRDefault="008A3F9A" w:rsidP="00FD37EA">
            <w:pPr>
              <w:pStyle w:val="CopticVersemulti-line"/>
            </w:pPr>
            <w:r w:rsidRPr="00FD37EA">
              <w:t>Ⲁ̀ Ⲡⲉⲛⲟ̅ⲥ̅ Ⲓⲏ̅ⲥ Ⲡⲭ̅ⲥ</w:t>
            </w:r>
          </w:p>
          <w:p w14:paraId="1CF4A3E8" w14:textId="77777777" w:rsidR="008A3F9A" w:rsidRDefault="008A3F9A" w:rsidP="00FD37EA">
            <w:pPr>
              <w:pStyle w:val="CopticVersemulti-line"/>
            </w:pPr>
            <w:r w:rsidRPr="00FD37EA">
              <w:t>ϯ ⲛ̀ⲟⲩⲙⲏⲓⲛⲓ ⲛ̀ⲛⲉϥⲉ̀ⲃⲓⲁⲓⲕ</w:t>
            </w:r>
          </w:p>
          <w:p w14:paraId="7040BA71" w14:textId="77777777" w:rsidR="008A3F9A" w:rsidRDefault="008A3F9A" w:rsidP="00FD37EA">
            <w:pPr>
              <w:pStyle w:val="CopticVersemulti-line"/>
            </w:pPr>
            <w:r w:rsidRPr="00FD37EA">
              <w:t>ⲛⲏⲉⲧⲉⲣϩⲟϯ ϧⲁⲧⲉϥϩⲏ</w:t>
            </w:r>
          </w:p>
          <w:p w14:paraId="7E3D85F8" w14:textId="77777777" w:rsidR="008A3F9A" w:rsidRDefault="008A3F9A" w:rsidP="00FD37EA">
            <w:pPr>
              <w:pStyle w:val="CopticVerse"/>
            </w:pPr>
            <w:r w:rsidRPr="00FD37EA">
              <w:t>ⲉⲑⲣⲟⲩⲉⲣⲟ̅ⲥ̅ ⲉ̀ϫⲉⲛ ⲛⲟⲩϫⲁϫⲓ</w:t>
            </w:r>
          </w:p>
        </w:tc>
      </w:tr>
      <w:tr w:rsidR="008A3F9A" w14:paraId="1E848D59" w14:textId="77777777" w:rsidTr="004443C1">
        <w:trPr>
          <w:cantSplit/>
          <w:jc w:val="center"/>
        </w:trPr>
        <w:tc>
          <w:tcPr>
            <w:tcW w:w="288" w:type="dxa"/>
          </w:tcPr>
          <w:p w14:paraId="3464D4D7" w14:textId="77777777" w:rsidR="008A3F9A" w:rsidRDefault="008A3F9A" w:rsidP="004443C1">
            <w:pPr>
              <w:pStyle w:val="CopticCross"/>
            </w:pPr>
            <w:r w:rsidRPr="00FB5ACB">
              <w:lastRenderedPageBreak/>
              <w:t>¿</w:t>
            </w:r>
          </w:p>
        </w:tc>
        <w:tc>
          <w:tcPr>
            <w:tcW w:w="3960" w:type="dxa"/>
          </w:tcPr>
          <w:p w14:paraId="1B45FA4C" w14:textId="77777777" w:rsidR="008A3F9A" w:rsidRPr="007425E1" w:rsidRDefault="008A3F9A" w:rsidP="008A3F9A">
            <w:pPr>
              <w:pStyle w:val="EngHang"/>
            </w:pPr>
            <w:r w:rsidRPr="007425E1">
              <w:t>Our Lord Jesus Christ,</w:t>
            </w:r>
          </w:p>
          <w:p w14:paraId="66A0064E" w14:textId="77777777" w:rsidR="008A3F9A" w:rsidRPr="007425E1" w:rsidRDefault="008A3F9A" w:rsidP="008A3F9A">
            <w:pPr>
              <w:pStyle w:val="EngHang"/>
            </w:pPr>
            <w:r>
              <w:t>Gave a sign to his servants</w:t>
            </w:r>
          </w:p>
          <w:p w14:paraId="241ED03B" w14:textId="77777777" w:rsidR="008A3F9A" w:rsidRPr="007425E1" w:rsidRDefault="008A3F9A" w:rsidP="008A3F9A">
            <w:pPr>
              <w:pStyle w:val="EngHang"/>
            </w:pPr>
            <w:r w:rsidRPr="007425E1">
              <w:t>Who fear Him,</w:t>
            </w:r>
          </w:p>
          <w:p w14:paraId="4D271E81" w14:textId="77777777" w:rsidR="008A3F9A" w:rsidRDefault="008A3F9A" w:rsidP="008A3F9A">
            <w:pPr>
              <w:pStyle w:val="EngHangEnd"/>
            </w:pPr>
            <w:r w:rsidRPr="007425E1">
              <w:t>To heal all sicknesses.</w:t>
            </w:r>
          </w:p>
        </w:tc>
        <w:tc>
          <w:tcPr>
            <w:tcW w:w="288" w:type="dxa"/>
          </w:tcPr>
          <w:p w14:paraId="70CA281B" w14:textId="77777777" w:rsidR="008A3F9A" w:rsidRDefault="008A3F9A" w:rsidP="004443C1"/>
        </w:tc>
        <w:tc>
          <w:tcPr>
            <w:tcW w:w="288" w:type="dxa"/>
          </w:tcPr>
          <w:p w14:paraId="16718D92" w14:textId="77777777" w:rsidR="008A3F9A" w:rsidRDefault="008A3F9A" w:rsidP="004443C1">
            <w:pPr>
              <w:pStyle w:val="CopticCross"/>
            </w:pPr>
            <w:r w:rsidRPr="00FB5ACB">
              <w:t>¿</w:t>
            </w:r>
          </w:p>
        </w:tc>
        <w:tc>
          <w:tcPr>
            <w:tcW w:w="3960" w:type="dxa"/>
          </w:tcPr>
          <w:p w14:paraId="1D50D3F6" w14:textId="77777777" w:rsidR="008A3F9A" w:rsidRDefault="008A3F9A" w:rsidP="00FD37EA">
            <w:pPr>
              <w:pStyle w:val="CopticVersemulti-line"/>
            </w:pPr>
            <w:r w:rsidRPr="00FD37EA">
              <w:t>Ⲁ̀ Ⲡⲉⲛⲟ̅ⲥ̅ Ⲓⲏ̅ⲥ Ⲡⲭ̅ⲥ</w:t>
            </w:r>
          </w:p>
          <w:p w14:paraId="40E04781" w14:textId="77777777" w:rsidR="008A3F9A" w:rsidRDefault="008A3F9A" w:rsidP="00FD37EA">
            <w:pPr>
              <w:pStyle w:val="CopticVersemulti-line"/>
            </w:pPr>
            <w:r w:rsidRPr="00FD37EA">
              <w:t>ϯ ⲛ̀ⲟⲩⲙⲏⲓⲛⲓ ⲛ̀ⲛⲉϥⲉ̀ⲃⲓⲁⲓⲕ</w:t>
            </w:r>
          </w:p>
          <w:p w14:paraId="7723F01C" w14:textId="77777777" w:rsidR="008A3F9A" w:rsidRDefault="008A3F9A" w:rsidP="00FD37EA">
            <w:pPr>
              <w:pStyle w:val="CopticVersemulti-line"/>
            </w:pPr>
            <w:r w:rsidRPr="00FD37EA">
              <w:t>ⲛⲏⲉⲧⲉⲣϩⲟϯ ϧⲁⲧⲉϥϩⲏ</w:t>
            </w:r>
          </w:p>
          <w:p w14:paraId="38BF509E" w14:textId="77777777" w:rsidR="008A3F9A" w:rsidRDefault="008A3F9A" w:rsidP="00FD37EA">
            <w:pPr>
              <w:pStyle w:val="CopticVerse"/>
            </w:pPr>
            <w:r w:rsidRPr="00FD37EA">
              <w:t>ⲉⲑⲣⲟⲩⲧⲁⲗϬⲟ ̀ⲛϣⲱⲛⲓ ⲛⲓⲃⲉⲛ</w:t>
            </w:r>
          </w:p>
        </w:tc>
      </w:tr>
      <w:tr w:rsidR="008A3F9A" w14:paraId="6B9ABDEA" w14:textId="77777777" w:rsidTr="004443C1">
        <w:trPr>
          <w:cantSplit/>
          <w:jc w:val="center"/>
        </w:trPr>
        <w:tc>
          <w:tcPr>
            <w:tcW w:w="288" w:type="dxa"/>
          </w:tcPr>
          <w:p w14:paraId="5E2F61E7" w14:textId="77777777" w:rsidR="008A3F9A" w:rsidRDefault="008A3F9A" w:rsidP="004443C1">
            <w:pPr>
              <w:pStyle w:val="CopticCross"/>
            </w:pPr>
            <w:r w:rsidRPr="00FB5ACB">
              <w:t>¿</w:t>
            </w:r>
          </w:p>
        </w:tc>
        <w:tc>
          <w:tcPr>
            <w:tcW w:w="3960" w:type="dxa"/>
          </w:tcPr>
          <w:p w14:paraId="5ACBBB33" w14:textId="77777777" w:rsidR="008A3F9A" w:rsidRPr="007425E1" w:rsidRDefault="008A3F9A" w:rsidP="008A3F9A">
            <w:pPr>
              <w:pStyle w:val="EngHang"/>
            </w:pPr>
            <w:r>
              <w:t>Therefore</w:t>
            </w:r>
            <w:r w:rsidRPr="007425E1">
              <w:t xml:space="preserve"> let us glorify,</w:t>
            </w:r>
          </w:p>
          <w:p w14:paraId="54D97D07" w14:textId="77777777" w:rsidR="008A3F9A" w:rsidRPr="007425E1" w:rsidRDefault="008A3F9A" w:rsidP="008A3F9A">
            <w:pPr>
              <w:pStyle w:val="EngHang"/>
            </w:pPr>
            <w:r w:rsidRPr="007425E1">
              <w:t>Our Lord Jesus Christ,</w:t>
            </w:r>
          </w:p>
          <w:p w14:paraId="369E45CB" w14:textId="77777777" w:rsidR="008A3F9A" w:rsidRPr="007425E1" w:rsidRDefault="008A3F9A" w:rsidP="008A3F9A">
            <w:pPr>
              <w:pStyle w:val="EngHang"/>
            </w:pPr>
            <w:r w:rsidRPr="007425E1">
              <w:t>And His Good Father,</w:t>
            </w:r>
          </w:p>
          <w:p w14:paraId="70E844D3" w14:textId="77777777" w:rsidR="008A3F9A" w:rsidRDefault="008A3F9A" w:rsidP="008A3F9A">
            <w:pPr>
              <w:pStyle w:val="EngHangEnd"/>
            </w:pPr>
            <w:r w:rsidRPr="007425E1">
              <w:t>And the Holy Spirit.</w:t>
            </w:r>
          </w:p>
        </w:tc>
        <w:tc>
          <w:tcPr>
            <w:tcW w:w="288" w:type="dxa"/>
          </w:tcPr>
          <w:p w14:paraId="19A548D1" w14:textId="77777777" w:rsidR="008A3F9A" w:rsidRDefault="008A3F9A" w:rsidP="004443C1"/>
        </w:tc>
        <w:tc>
          <w:tcPr>
            <w:tcW w:w="288" w:type="dxa"/>
          </w:tcPr>
          <w:p w14:paraId="74E73EA2" w14:textId="77777777" w:rsidR="008A3F9A" w:rsidRDefault="008A3F9A" w:rsidP="004443C1">
            <w:pPr>
              <w:pStyle w:val="CopticCross"/>
            </w:pPr>
            <w:r w:rsidRPr="00FB5ACB">
              <w:t>¿</w:t>
            </w:r>
          </w:p>
        </w:tc>
        <w:tc>
          <w:tcPr>
            <w:tcW w:w="3960" w:type="dxa"/>
          </w:tcPr>
          <w:p w14:paraId="665ABC58" w14:textId="77777777" w:rsidR="008A3F9A" w:rsidRDefault="008A3F9A" w:rsidP="00FD37EA">
            <w:pPr>
              <w:pStyle w:val="CopticVersemulti-line"/>
            </w:pPr>
            <w:r w:rsidRPr="00FD37EA">
              <w:t>ⲉⲑⲃⲉ ⲫⲁⲓ ⲙⲁⲣⲉⲛϯ̀ⲱⲟⲩ</w:t>
            </w:r>
          </w:p>
          <w:p w14:paraId="41F86099" w14:textId="77777777" w:rsidR="008A3F9A" w:rsidRDefault="008A3F9A" w:rsidP="00FD37EA">
            <w:pPr>
              <w:pStyle w:val="CopticVersemulti-line"/>
            </w:pPr>
            <w:r w:rsidRPr="00FD37EA">
              <w:t>ⲙ</w:t>
            </w:r>
            <w:r>
              <w:t>̀</w:t>
            </w:r>
            <w:r w:rsidRPr="00FD37EA">
              <w:t>ⲡⲉⲛⲟ̅ⲥ̅ Ⲓⲏ̅ⲥ Ⲡⲭ̅ⲥ</w:t>
            </w:r>
          </w:p>
          <w:p w14:paraId="709EA53F" w14:textId="77777777" w:rsidR="008A3F9A" w:rsidRDefault="008A3F9A" w:rsidP="00FD37EA">
            <w:pPr>
              <w:pStyle w:val="CopticVersemulti-line"/>
            </w:pPr>
            <w:r w:rsidRPr="00FD37EA">
              <w:t>ⲛⲉⲙ ⲡⲉϥⲓⲱⲧ ̀ⲛ̀ⲁⲅⲁⲑⲟⲥ</w:t>
            </w:r>
          </w:p>
          <w:p w14:paraId="11364FA9" w14:textId="77777777" w:rsidR="008A3F9A" w:rsidRDefault="008A3F9A" w:rsidP="00FD37EA">
            <w:pPr>
              <w:pStyle w:val="CopticVerse"/>
            </w:pPr>
            <w:r w:rsidRPr="00FD37EA">
              <w:t>ⲛⲉⲙ ⲡⲓⲡⲛⲉⲩⲙⲁ ⲉⲑⲟⲩⲁⲃ</w:t>
            </w:r>
          </w:p>
        </w:tc>
      </w:tr>
      <w:tr w:rsidR="008A3F9A" w14:paraId="66EBDE7B" w14:textId="77777777" w:rsidTr="004443C1">
        <w:trPr>
          <w:cantSplit/>
          <w:jc w:val="center"/>
        </w:trPr>
        <w:tc>
          <w:tcPr>
            <w:tcW w:w="288" w:type="dxa"/>
          </w:tcPr>
          <w:p w14:paraId="2A74AAB4" w14:textId="77777777" w:rsidR="008A3F9A" w:rsidRDefault="008A3F9A" w:rsidP="004443C1">
            <w:pPr>
              <w:pStyle w:val="CopticCross"/>
            </w:pPr>
          </w:p>
        </w:tc>
        <w:tc>
          <w:tcPr>
            <w:tcW w:w="3960" w:type="dxa"/>
          </w:tcPr>
          <w:p w14:paraId="58C5760F" w14:textId="77777777" w:rsidR="008A3F9A" w:rsidRPr="00163C7F" w:rsidRDefault="008A3F9A" w:rsidP="008A3F9A">
            <w:pPr>
              <w:pStyle w:val="EngHang"/>
            </w:pPr>
            <w:r w:rsidRPr="00163C7F">
              <w:t>This is the Name of Salvation,</w:t>
            </w:r>
          </w:p>
          <w:p w14:paraId="2A4EFFE8" w14:textId="77777777" w:rsidR="008A3F9A" w:rsidRPr="00163C7F" w:rsidRDefault="008A3F9A" w:rsidP="008A3F9A">
            <w:pPr>
              <w:pStyle w:val="EngHang"/>
            </w:pPr>
            <w:r w:rsidRPr="00163C7F">
              <w:t>Of our Lord Jesus Christ,</w:t>
            </w:r>
          </w:p>
          <w:p w14:paraId="33BC34AF" w14:textId="77777777" w:rsidR="008A3F9A" w:rsidRPr="00163C7F" w:rsidRDefault="008A3F9A" w:rsidP="008A3F9A">
            <w:pPr>
              <w:pStyle w:val="EngHang"/>
            </w:pPr>
            <w:r w:rsidRPr="00163C7F">
              <w:t>And His life-giving Cross,</w:t>
            </w:r>
          </w:p>
          <w:p w14:paraId="563DE967" w14:textId="77777777" w:rsidR="008A3F9A" w:rsidRPr="00163C7F" w:rsidRDefault="008A3F9A" w:rsidP="008A3F9A">
            <w:pPr>
              <w:pStyle w:val="EngHangEnd"/>
            </w:pPr>
            <w:r w:rsidRPr="00163C7F">
              <w:t>Upon which He was crucified.</w:t>
            </w:r>
          </w:p>
        </w:tc>
        <w:tc>
          <w:tcPr>
            <w:tcW w:w="288" w:type="dxa"/>
          </w:tcPr>
          <w:p w14:paraId="202FE75E" w14:textId="77777777" w:rsidR="008A3F9A" w:rsidRDefault="008A3F9A" w:rsidP="004443C1"/>
        </w:tc>
        <w:tc>
          <w:tcPr>
            <w:tcW w:w="288" w:type="dxa"/>
          </w:tcPr>
          <w:p w14:paraId="68CBB78B" w14:textId="77777777" w:rsidR="008A3F9A" w:rsidRDefault="008A3F9A" w:rsidP="004443C1">
            <w:pPr>
              <w:pStyle w:val="CopticCross"/>
            </w:pPr>
          </w:p>
        </w:tc>
        <w:tc>
          <w:tcPr>
            <w:tcW w:w="3960" w:type="dxa"/>
          </w:tcPr>
          <w:p w14:paraId="6A4D4AC0" w14:textId="77777777" w:rsidR="008A3F9A" w:rsidRDefault="008A3F9A" w:rsidP="00FD37EA">
            <w:pPr>
              <w:pStyle w:val="CopticVersemulti-line"/>
            </w:pPr>
            <w:r w:rsidRPr="00FD37EA">
              <w:t>Ⲉ̀ⲧⲉ ⲫⲁⲓ ⲡⲉ ⲡⲓⲣⲁⲛ ⲛ̀ⲟⲩϫⲁⲓ</w:t>
            </w:r>
          </w:p>
          <w:p w14:paraId="3239A03C" w14:textId="77777777" w:rsidR="008A3F9A" w:rsidRDefault="008A3F9A" w:rsidP="00FD37EA">
            <w:pPr>
              <w:pStyle w:val="CopticVersemulti-line"/>
            </w:pPr>
            <w:r w:rsidRPr="00FD37EA">
              <w:t>ⲛ̀ⲧⲉ Ⲡⲉⲛⲟ̅ⲥ̅ Ⲓⲏ̅ⲥ Ⲡⲭ̅ⲥ</w:t>
            </w:r>
          </w:p>
          <w:p w14:paraId="67C4FAA2" w14:textId="77777777" w:rsidR="008A3F9A" w:rsidRDefault="008A3F9A" w:rsidP="00FD37EA">
            <w:pPr>
              <w:pStyle w:val="CopticVersemulti-line"/>
            </w:pPr>
            <w:r w:rsidRPr="00FD37EA">
              <w:t>ⲛⲉⲙ ⲡⲉϥ̀ⲥⲧⲁⲩⲣⲟⲥ ⲛ̀ⲣⲉϥⲧⲁⲛϧⲟ</w:t>
            </w:r>
          </w:p>
          <w:p w14:paraId="0ACFF4B8" w14:textId="77777777" w:rsidR="008A3F9A" w:rsidRDefault="008A3F9A" w:rsidP="00FD37EA">
            <w:pPr>
              <w:pStyle w:val="CopticVerse"/>
            </w:pPr>
            <w:r w:rsidRPr="00FD37EA">
              <w:t>ⲫⲏⲉ̀ⲧⲁⲩⲁϣϥ ⲉ̀ϩ̀ⲣⲏⲓ ⲉ̀ϫⲱϥ</w:t>
            </w:r>
          </w:p>
        </w:tc>
      </w:tr>
      <w:tr w:rsidR="008A3F9A" w14:paraId="50F8FDED" w14:textId="77777777" w:rsidTr="004443C1">
        <w:trPr>
          <w:cantSplit/>
          <w:jc w:val="center"/>
        </w:trPr>
        <w:tc>
          <w:tcPr>
            <w:tcW w:w="288" w:type="dxa"/>
          </w:tcPr>
          <w:p w14:paraId="01C2F1E6" w14:textId="77777777" w:rsidR="008A3F9A" w:rsidRDefault="008A3F9A" w:rsidP="004443C1">
            <w:pPr>
              <w:pStyle w:val="CopticCross"/>
            </w:pPr>
          </w:p>
        </w:tc>
        <w:tc>
          <w:tcPr>
            <w:tcW w:w="3960" w:type="dxa"/>
          </w:tcPr>
          <w:p w14:paraId="2EC6B689" w14:textId="77777777" w:rsidR="008A3F9A" w:rsidRPr="007425E1" w:rsidRDefault="008A3F9A" w:rsidP="008A3F9A">
            <w:pPr>
              <w:pStyle w:val="EngHang"/>
            </w:pPr>
            <w:r w:rsidRPr="007425E1">
              <w:t>Blessed is the man,</w:t>
            </w:r>
          </w:p>
          <w:p w14:paraId="18555F2B" w14:textId="77777777" w:rsidR="008A3F9A" w:rsidRPr="007425E1" w:rsidRDefault="008A3F9A" w:rsidP="008A3F9A">
            <w:pPr>
              <w:pStyle w:val="EngHang"/>
            </w:pPr>
            <w:r w:rsidRPr="007425E1">
              <w:t xml:space="preserve">Who puts </w:t>
            </w:r>
            <w:r>
              <w:t>this life behind himself</w:t>
            </w:r>
            <w:r w:rsidRPr="007425E1">
              <w:t>,</w:t>
            </w:r>
          </w:p>
          <w:p w14:paraId="1E30C459" w14:textId="77777777" w:rsidR="008A3F9A" w:rsidRPr="007425E1" w:rsidRDefault="008A3F9A" w:rsidP="008A3F9A">
            <w:pPr>
              <w:pStyle w:val="EngHang"/>
            </w:pPr>
            <w:r>
              <w:t>With</w:t>
            </w:r>
            <w:r w:rsidRPr="007425E1">
              <w:t xml:space="preserve"> its concerns</w:t>
            </w:r>
            <w:r>
              <w:t xml:space="preserve"> full of suffering</w:t>
            </w:r>
            <w:r w:rsidRPr="007425E1">
              <w:t>,</w:t>
            </w:r>
          </w:p>
          <w:p w14:paraId="4FE947FF" w14:textId="77777777" w:rsidR="008A3F9A" w:rsidRDefault="008A3F9A" w:rsidP="008A3F9A">
            <w:pPr>
              <w:pStyle w:val="EngHangEnd"/>
            </w:pPr>
            <w:r w:rsidRPr="007425E1">
              <w:t>That kill the soul.</w:t>
            </w:r>
          </w:p>
        </w:tc>
        <w:tc>
          <w:tcPr>
            <w:tcW w:w="288" w:type="dxa"/>
          </w:tcPr>
          <w:p w14:paraId="437BEE48" w14:textId="77777777" w:rsidR="008A3F9A" w:rsidRDefault="008A3F9A" w:rsidP="004443C1"/>
        </w:tc>
        <w:tc>
          <w:tcPr>
            <w:tcW w:w="288" w:type="dxa"/>
          </w:tcPr>
          <w:p w14:paraId="04712889" w14:textId="77777777" w:rsidR="008A3F9A" w:rsidRDefault="008A3F9A" w:rsidP="004443C1">
            <w:pPr>
              <w:pStyle w:val="CopticCross"/>
            </w:pPr>
          </w:p>
        </w:tc>
        <w:tc>
          <w:tcPr>
            <w:tcW w:w="3960" w:type="dxa"/>
          </w:tcPr>
          <w:p w14:paraId="042CC439" w14:textId="77777777" w:rsidR="008A3F9A" w:rsidRDefault="008A3F9A" w:rsidP="00FD37EA">
            <w:pPr>
              <w:pStyle w:val="CopticVersemulti-line"/>
            </w:pPr>
            <w:r w:rsidRPr="00FD37EA">
              <w:t>Ⲱ̀ⲟⲩⲛⲓⲁⲧϥ ⲙ̀ⲡⲓⲣⲱⲙⲓ</w:t>
            </w:r>
          </w:p>
          <w:p w14:paraId="447077E1" w14:textId="77777777" w:rsidR="008A3F9A" w:rsidRDefault="008A3F9A" w:rsidP="00FD37EA">
            <w:pPr>
              <w:pStyle w:val="CopticVersemulti-line"/>
            </w:pPr>
            <w:r w:rsidRPr="00FD37EA">
              <w:t>ⲉⲑⲛⲁⲭⲱ ⲛ̀ⲥⲱϥ ⲙ̀ⲡⲁⲓⲃⲓⲟⲥ</w:t>
            </w:r>
          </w:p>
          <w:p w14:paraId="29B3BCEB" w14:textId="77777777" w:rsidR="008A3F9A" w:rsidRDefault="008A3F9A" w:rsidP="00FD37EA">
            <w:pPr>
              <w:pStyle w:val="CopticVersemulti-line"/>
            </w:pPr>
            <w:r w:rsidRPr="00FD37EA">
              <w:t>ⲛⲉⲙ</w:t>
            </w:r>
            <w:r>
              <w:t xml:space="preserve"> </w:t>
            </w:r>
            <w:r w:rsidRPr="00FD37EA">
              <w:t>ⲛⲉϥⲣⲱⲟⲩϣ ⲉⲑⲙⲉϩ ⲛ̀ϧⲓⲥⲓ</w:t>
            </w:r>
          </w:p>
          <w:p w14:paraId="6F635677" w14:textId="77777777" w:rsidR="008A3F9A" w:rsidRDefault="008A3F9A" w:rsidP="00FD37EA">
            <w:pPr>
              <w:pStyle w:val="CopticVerse"/>
            </w:pPr>
            <w:r w:rsidRPr="00FD37EA">
              <w:t>ⲛⲁⲓ ⲉⲧϧⲱⲧⲉⲃ ⲛ̀ϯⲯⲩⲭⲏ</w:t>
            </w:r>
          </w:p>
        </w:tc>
      </w:tr>
      <w:tr w:rsidR="008A3F9A" w14:paraId="7043815A" w14:textId="77777777" w:rsidTr="004443C1">
        <w:trPr>
          <w:cantSplit/>
          <w:jc w:val="center"/>
        </w:trPr>
        <w:tc>
          <w:tcPr>
            <w:tcW w:w="288" w:type="dxa"/>
          </w:tcPr>
          <w:p w14:paraId="7B32601C" w14:textId="77777777" w:rsidR="008A3F9A" w:rsidRDefault="008A3F9A" w:rsidP="004443C1">
            <w:pPr>
              <w:pStyle w:val="CopticCross"/>
            </w:pPr>
            <w:r w:rsidRPr="00FB5ACB">
              <w:t>¿</w:t>
            </w:r>
          </w:p>
        </w:tc>
        <w:tc>
          <w:tcPr>
            <w:tcW w:w="3960" w:type="dxa"/>
          </w:tcPr>
          <w:p w14:paraId="569E0B68" w14:textId="77777777" w:rsidR="008A3F9A" w:rsidRPr="007425E1" w:rsidRDefault="008A3F9A" w:rsidP="008A3F9A">
            <w:pPr>
              <w:pStyle w:val="EngHang"/>
            </w:pPr>
            <w:r w:rsidRPr="007425E1">
              <w:t>And he who carries His cross,</w:t>
            </w:r>
          </w:p>
          <w:p w14:paraId="08286ABA" w14:textId="77777777" w:rsidR="008A3F9A" w:rsidRDefault="008A3F9A" w:rsidP="008A3F9A">
            <w:pPr>
              <w:pStyle w:val="EngHang"/>
            </w:pPr>
            <w:r w:rsidRPr="007425E1">
              <w:t>Day by day,</w:t>
            </w:r>
            <w:r>
              <w:t xml:space="preserve"> </w:t>
            </w:r>
            <w:r w:rsidRPr="007425E1">
              <w:t>And joins his mind</w:t>
            </w:r>
          </w:p>
          <w:p w14:paraId="11932229" w14:textId="77777777" w:rsidR="008A3F9A" w:rsidRPr="007425E1" w:rsidRDefault="008A3F9A" w:rsidP="008A3F9A">
            <w:pPr>
              <w:pStyle w:val="EngHang"/>
            </w:pPr>
            <w:r>
              <w:t>W</w:t>
            </w:r>
            <w:r w:rsidRPr="007425E1">
              <w:t>ith his heart,</w:t>
            </w:r>
            <w:r>
              <w:t xml:space="preserve"> </w:t>
            </w:r>
            <w:r w:rsidRPr="007425E1">
              <w:t>To the Name of Salvation</w:t>
            </w:r>
            <w:r>
              <w:t>:</w:t>
            </w:r>
          </w:p>
          <w:p w14:paraId="54924866" w14:textId="77777777" w:rsidR="008A3F9A" w:rsidRDefault="008A3F9A" w:rsidP="008A3F9A">
            <w:pPr>
              <w:pStyle w:val="EngHangEnd"/>
            </w:pPr>
            <w:r>
              <w:t>Of</w:t>
            </w:r>
            <w:r w:rsidRPr="007425E1">
              <w:t xml:space="preserve"> our Lord Jesus Christ.</w:t>
            </w:r>
          </w:p>
        </w:tc>
        <w:tc>
          <w:tcPr>
            <w:tcW w:w="288" w:type="dxa"/>
          </w:tcPr>
          <w:p w14:paraId="0AF0522A" w14:textId="77777777" w:rsidR="008A3F9A" w:rsidRDefault="008A3F9A" w:rsidP="004443C1"/>
        </w:tc>
        <w:tc>
          <w:tcPr>
            <w:tcW w:w="288" w:type="dxa"/>
          </w:tcPr>
          <w:p w14:paraId="408CD852" w14:textId="77777777" w:rsidR="008A3F9A" w:rsidRDefault="008A3F9A" w:rsidP="004443C1">
            <w:pPr>
              <w:pStyle w:val="CopticCross"/>
            </w:pPr>
            <w:r w:rsidRPr="00FB5ACB">
              <w:t>¿</w:t>
            </w:r>
          </w:p>
        </w:tc>
        <w:tc>
          <w:tcPr>
            <w:tcW w:w="3960" w:type="dxa"/>
          </w:tcPr>
          <w:p w14:paraId="76538B11" w14:textId="77777777" w:rsidR="008A3F9A" w:rsidRDefault="008A3F9A" w:rsidP="00FD37EA">
            <w:pPr>
              <w:pStyle w:val="CopticVersemulti-line"/>
            </w:pPr>
            <w:r w:rsidRPr="00FD37EA">
              <w:t>Ⲟⲩⲟϩ ⲛ̀ⲧⲉϥϥⲁⲓ ⲙ̀ⲡⲉϥ̀ⲥⲧⲁⲩⲣⲟⲥ</w:t>
            </w:r>
          </w:p>
          <w:p w14:paraId="7E0AFDBD" w14:textId="77777777" w:rsidR="008A3F9A" w:rsidRDefault="008A3F9A" w:rsidP="00FD37EA">
            <w:pPr>
              <w:pStyle w:val="CopticVersemulti-line"/>
            </w:pPr>
            <w:r w:rsidRPr="00FD37EA">
              <w:t>ⲛ̀ⲉ̀ϩⲟⲟⲩ ϧⲁⲧ̀ϩⲏ ⲛ̀ⲉ̀ϩⲟⲟⲩ</w:t>
            </w:r>
          </w:p>
          <w:p w14:paraId="06B53187" w14:textId="77777777" w:rsidR="008A3F9A" w:rsidRDefault="008A3F9A" w:rsidP="00FD37EA">
            <w:pPr>
              <w:pStyle w:val="CopticVersemulti-line"/>
            </w:pPr>
            <w:r w:rsidRPr="00FD37EA">
              <w:t>ⲛ̀ⲧⲉϥⲧⲱⲙⲓ ⲙ̀ⲡⲉϥⲛⲟⲩⲥ ⲛⲉⲙ ⲡⲉϥϩⲏⲧ</w:t>
            </w:r>
          </w:p>
          <w:p w14:paraId="7039B0E0" w14:textId="77777777" w:rsidR="008A3F9A" w:rsidRDefault="008A3F9A" w:rsidP="00FD37EA">
            <w:pPr>
              <w:pStyle w:val="CopticVerse"/>
            </w:pPr>
            <w:r w:rsidRPr="00FD37EA">
              <w:t>ⲉ̀ⲡⲓⲣⲁⲛ ⲛ̀ⲟⲩϫⲁⲓ ⲛ̀ⲧⲉ Ⲡⲉⲛⲟ̅ⲥ̅ Ⲓⲏ̅ⲥ Ⲡⲭ̅ⲥ</w:t>
            </w:r>
          </w:p>
        </w:tc>
      </w:tr>
      <w:tr w:rsidR="008A3F9A" w14:paraId="4F924A6C" w14:textId="77777777" w:rsidTr="004443C1">
        <w:trPr>
          <w:cantSplit/>
          <w:jc w:val="center"/>
        </w:trPr>
        <w:tc>
          <w:tcPr>
            <w:tcW w:w="288" w:type="dxa"/>
          </w:tcPr>
          <w:p w14:paraId="68C63CD3" w14:textId="77777777" w:rsidR="008A3F9A" w:rsidRDefault="008A3F9A" w:rsidP="004443C1">
            <w:pPr>
              <w:pStyle w:val="CopticCross"/>
            </w:pPr>
            <w:r w:rsidRPr="00FB5ACB">
              <w:t>¿</w:t>
            </w:r>
          </w:p>
        </w:tc>
        <w:tc>
          <w:tcPr>
            <w:tcW w:w="3960" w:type="dxa"/>
          </w:tcPr>
          <w:p w14:paraId="1818507C" w14:textId="77777777" w:rsidR="008A3F9A" w:rsidRPr="007425E1" w:rsidRDefault="008A3F9A" w:rsidP="008A3F9A">
            <w:pPr>
              <w:pStyle w:val="EngHang"/>
            </w:pPr>
            <w:r>
              <w:t>Our hearts are glad,</w:t>
            </w:r>
            <w:r>
              <w:tab/>
            </w:r>
          </w:p>
          <w:p w14:paraId="77D452C0" w14:textId="77777777" w:rsidR="008A3F9A" w:rsidRPr="007425E1" w:rsidRDefault="008A3F9A" w:rsidP="008A3F9A">
            <w:pPr>
              <w:pStyle w:val="EngHang"/>
              <w:rPr>
                <w:color w:val="FF0000"/>
              </w:rPr>
            </w:pPr>
            <w:r>
              <w:t>And our tongues rejoice,</w:t>
            </w:r>
          </w:p>
          <w:p w14:paraId="27778850" w14:textId="77777777" w:rsidR="008A3F9A" w:rsidRDefault="008A3F9A" w:rsidP="008A3F9A">
            <w:pPr>
              <w:pStyle w:val="EngHang"/>
            </w:pPr>
            <w:r w:rsidRPr="007425E1">
              <w:t>Whenever we meditate</w:t>
            </w:r>
            <w:r>
              <w:t xml:space="preserve"> on</w:t>
            </w:r>
            <w:r w:rsidRPr="007425E1">
              <w:t>,</w:t>
            </w:r>
          </w:p>
          <w:p w14:paraId="2FB52294" w14:textId="77777777" w:rsidR="008A3F9A" w:rsidRDefault="008A3F9A" w:rsidP="008A3F9A">
            <w:pPr>
              <w:pStyle w:val="EngHangEnd"/>
            </w:pPr>
            <w:r>
              <w:t>T</w:t>
            </w:r>
            <w:r w:rsidRPr="007425E1">
              <w:t>he Name of Salvation</w:t>
            </w:r>
            <w:r>
              <w:t>,</w:t>
            </w:r>
            <w:r w:rsidRPr="007425E1">
              <w:t xml:space="preserve"> of our Lord Jesus Christ.</w:t>
            </w:r>
          </w:p>
        </w:tc>
        <w:tc>
          <w:tcPr>
            <w:tcW w:w="288" w:type="dxa"/>
          </w:tcPr>
          <w:p w14:paraId="52FC6679" w14:textId="77777777" w:rsidR="008A3F9A" w:rsidRDefault="008A3F9A" w:rsidP="004443C1"/>
        </w:tc>
        <w:tc>
          <w:tcPr>
            <w:tcW w:w="288" w:type="dxa"/>
          </w:tcPr>
          <w:p w14:paraId="37F42093" w14:textId="77777777" w:rsidR="008A3F9A" w:rsidRDefault="008A3F9A" w:rsidP="004443C1">
            <w:pPr>
              <w:pStyle w:val="CopticCross"/>
            </w:pPr>
            <w:r w:rsidRPr="00FB5ACB">
              <w:t>¿</w:t>
            </w:r>
          </w:p>
        </w:tc>
        <w:tc>
          <w:tcPr>
            <w:tcW w:w="3960" w:type="dxa"/>
          </w:tcPr>
          <w:p w14:paraId="2B928178" w14:textId="77777777" w:rsidR="008A3F9A" w:rsidRDefault="008A3F9A" w:rsidP="00FD37EA">
            <w:pPr>
              <w:pStyle w:val="CopticVersemulti-line"/>
            </w:pPr>
            <w:r w:rsidRPr="00FD37EA">
              <w:t>Ϣⲁϥⲟⲩⲛⲟϥ ⲛ̀ϫⲉ ⲡⲉⲛϩⲏⲧ</w:t>
            </w:r>
          </w:p>
          <w:p w14:paraId="2E7D98CF" w14:textId="77777777" w:rsidR="008A3F9A" w:rsidRDefault="008A3F9A" w:rsidP="00FD37EA">
            <w:pPr>
              <w:pStyle w:val="CopticVersemulti-line"/>
            </w:pPr>
            <w:r w:rsidRPr="00FD37EA">
              <w:t>ϣⲁϥⲑⲉⲗⲏⲗ ⲛ̀ϫⲉ ⲡⲉⲛⲗⲁⲥ</w:t>
            </w:r>
          </w:p>
          <w:p w14:paraId="235C0A3A" w14:textId="77777777" w:rsidR="008A3F9A" w:rsidRDefault="008A3F9A" w:rsidP="00FD37EA">
            <w:pPr>
              <w:pStyle w:val="CopticVersemulti-line"/>
            </w:pPr>
            <w:r w:rsidRPr="00FD37EA">
              <w:t>ⲉ̀ϣⲱⲡ ⲁⲛϣⲁⲛⲉⲣⲙⲉⲗⲉⲧⲁⲛ</w:t>
            </w:r>
          </w:p>
          <w:p w14:paraId="1D01226C" w14:textId="77777777" w:rsidR="008A3F9A" w:rsidRDefault="008A3F9A" w:rsidP="00FD37EA">
            <w:pPr>
              <w:pStyle w:val="CopticVerse"/>
            </w:pPr>
            <w:r w:rsidRPr="00FD37EA">
              <w:t>ⲉ̀ⲡⲓⲣⲁⲛ ⲛ̀ⲟⲩϫⲁⲓ ⲛ̀ⲧⲉ Ⲡⲉⲛⲟ̅ⲥ̅ Ⲓⲏ̅ⲥ Ⲡⲭ̅ⲥ</w:t>
            </w:r>
          </w:p>
        </w:tc>
      </w:tr>
    </w:tbl>
    <w:p w14:paraId="3A3DEC20" w14:textId="77777777" w:rsidR="007C4181" w:rsidRPr="00A742AC" w:rsidRDefault="007C4181" w:rsidP="000D107E">
      <w:pPr>
        <w:pStyle w:val="Heading5"/>
      </w:pPr>
      <w:bookmarkStart w:id="755" w:name="_Toc298681329"/>
      <w:bookmarkStart w:id="756" w:name="_Toc308441935"/>
      <w:r w:rsidRPr="00FD2E69">
        <w:lastRenderedPageBreak/>
        <w:t xml:space="preserve">The Conclusion of the </w:t>
      </w:r>
      <w:r>
        <w:t>Batos</w:t>
      </w:r>
      <w:r w:rsidRPr="00FD2E69">
        <w:t xml:space="preserve"> Psali</w:t>
      </w:r>
      <w:bookmarkEnd w:id="755"/>
      <w:bookmarkEnd w:id="7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C4181" w14:paraId="7D43515E" w14:textId="77777777" w:rsidTr="004443C1">
        <w:trPr>
          <w:cantSplit/>
          <w:jc w:val="center"/>
        </w:trPr>
        <w:tc>
          <w:tcPr>
            <w:tcW w:w="288" w:type="dxa"/>
          </w:tcPr>
          <w:p w14:paraId="749847C3" w14:textId="77777777" w:rsidR="007C4181" w:rsidRDefault="007C4181" w:rsidP="004443C1">
            <w:pPr>
              <w:pStyle w:val="CopticCross"/>
            </w:pPr>
          </w:p>
        </w:tc>
        <w:tc>
          <w:tcPr>
            <w:tcW w:w="3960" w:type="dxa"/>
          </w:tcPr>
          <w:p w14:paraId="1105F044" w14:textId="77777777" w:rsidR="007C4181" w:rsidRPr="0042513B" w:rsidRDefault="007C4181" w:rsidP="004443C1">
            <w:pPr>
              <w:pStyle w:val="EngHang"/>
              <w:rPr>
                <w:rFonts w:ascii="Times" w:eastAsiaTheme="minorHAnsi" w:hAnsi="Times"/>
                <w:sz w:val="20"/>
              </w:rPr>
            </w:pPr>
            <w:r w:rsidRPr="0042513B">
              <w:rPr>
                <w:rFonts w:eastAsiaTheme="minorHAnsi"/>
              </w:rPr>
              <w:t>And whenever we sing hymns</w:t>
            </w:r>
          </w:p>
          <w:p w14:paraId="2BDF0DE3" w14:textId="77777777" w:rsidR="007C4181" w:rsidRPr="0042513B" w:rsidRDefault="007C4181" w:rsidP="004443C1">
            <w:pPr>
              <w:pStyle w:val="EngHang"/>
              <w:rPr>
                <w:rFonts w:ascii="Times" w:eastAsiaTheme="minorHAnsi" w:hAnsi="Times"/>
                <w:sz w:val="20"/>
              </w:rPr>
            </w:pPr>
            <w:r w:rsidRPr="0042513B">
              <w:rPr>
                <w:rFonts w:eastAsiaTheme="minorHAnsi"/>
              </w:rPr>
              <w:t>Let us say tenderly,</w:t>
            </w:r>
          </w:p>
          <w:p w14:paraId="2724853F" w14:textId="77777777" w:rsidR="007C4181" w:rsidRPr="0042513B" w:rsidRDefault="007C4181" w:rsidP="004443C1">
            <w:pPr>
              <w:pStyle w:val="EngHang"/>
              <w:rPr>
                <w:rFonts w:ascii="Times" w:eastAsiaTheme="minorHAnsi" w:hAnsi="Times"/>
                <w:sz w:val="20"/>
              </w:rPr>
            </w:pPr>
            <w:r w:rsidRPr="0042513B">
              <w:rPr>
                <w:rFonts w:eastAsiaTheme="minorHAnsi"/>
              </w:rPr>
              <w:t>"O our Lord, Jesus Christ,</w:t>
            </w:r>
          </w:p>
          <w:p w14:paraId="3F189C2D" w14:textId="77777777" w:rsidR="007C4181" w:rsidRDefault="007C4181" w:rsidP="004443C1">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p>
        </w:tc>
        <w:tc>
          <w:tcPr>
            <w:tcW w:w="288" w:type="dxa"/>
          </w:tcPr>
          <w:p w14:paraId="2E2C3F78" w14:textId="77777777" w:rsidR="007C4181" w:rsidRDefault="007C4181" w:rsidP="004443C1"/>
        </w:tc>
        <w:tc>
          <w:tcPr>
            <w:tcW w:w="288" w:type="dxa"/>
          </w:tcPr>
          <w:p w14:paraId="728B9F41" w14:textId="77777777" w:rsidR="007C4181" w:rsidRDefault="007C4181" w:rsidP="004443C1">
            <w:pPr>
              <w:pStyle w:val="CopticCross"/>
            </w:pPr>
          </w:p>
        </w:tc>
        <w:tc>
          <w:tcPr>
            <w:tcW w:w="3960" w:type="dxa"/>
          </w:tcPr>
          <w:p w14:paraId="71697772" w14:textId="77777777" w:rsidR="00FD37EA" w:rsidRDefault="00FD37EA" w:rsidP="00FD37EA">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761853E9" w14:textId="77777777" w:rsidR="00FD37EA" w:rsidRDefault="00FD37EA" w:rsidP="00FD37EA">
            <w:pPr>
              <w:pStyle w:val="CopticVersemulti-line"/>
            </w:pPr>
            <w:r w:rsidRPr="00FD37EA">
              <w:t>ⲙⲁⲣⲉⲛ</w:t>
            </w:r>
            <w:r w:rsidRPr="00FD37EA">
              <w:rPr>
                <w:rFonts w:ascii="Times New Roman" w:hAnsi="Times New Roman" w:cs="Times New Roman"/>
              </w:rPr>
              <w:t>ϫ</w:t>
            </w:r>
            <w:r w:rsidRPr="00FD37EA">
              <w:t xml:space="preserve">ⲟⲥ </w:t>
            </w:r>
            <w:r w:rsidR="00537354">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1E580975" w14:textId="77777777" w:rsidR="00FD37EA" w:rsidRDefault="00FD37EA" w:rsidP="00FD37EA">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26F9210" w14:textId="77777777" w:rsidR="007C4181" w:rsidRDefault="00FD37EA" w:rsidP="00FD37EA">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7C4181" w14:paraId="5B6812B6" w14:textId="77777777" w:rsidTr="004443C1">
        <w:trPr>
          <w:cantSplit/>
          <w:jc w:val="center"/>
        </w:trPr>
        <w:tc>
          <w:tcPr>
            <w:tcW w:w="288" w:type="dxa"/>
          </w:tcPr>
          <w:p w14:paraId="1A957006" w14:textId="77777777" w:rsidR="007C4181" w:rsidRDefault="00FF3502" w:rsidP="004443C1">
            <w:pPr>
              <w:pStyle w:val="CopticCross"/>
            </w:pPr>
            <w:r w:rsidRPr="00FB5ACB">
              <w:t>¿</w:t>
            </w:r>
          </w:p>
        </w:tc>
        <w:tc>
          <w:tcPr>
            <w:tcW w:w="3960" w:type="dxa"/>
          </w:tcPr>
          <w:p w14:paraId="71F746CE" w14:textId="77777777" w:rsidR="007C4181" w:rsidRPr="0042513B" w:rsidRDefault="007C4181" w:rsidP="004443C1">
            <w:pPr>
              <w:pStyle w:val="EngHang"/>
              <w:rPr>
                <w:rFonts w:ascii="Times" w:eastAsiaTheme="minorHAnsi" w:hAnsi="Times"/>
                <w:sz w:val="20"/>
              </w:rPr>
            </w:pPr>
            <w:r w:rsidRPr="0042513B">
              <w:rPr>
                <w:rFonts w:eastAsiaTheme="minorHAnsi"/>
              </w:rPr>
              <w:t>Glory to the Father</w:t>
            </w:r>
          </w:p>
          <w:p w14:paraId="3664489E" w14:textId="77777777" w:rsidR="007C4181" w:rsidRPr="0042513B" w:rsidRDefault="007C4181" w:rsidP="004443C1">
            <w:pPr>
              <w:pStyle w:val="EngHang"/>
              <w:rPr>
                <w:rFonts w:ascii="Times" w:eastAsiaTheme="minorHAnsi" w:hAnsi="Times"/>
                <w:sz w:val="20"/>
              </w:rPr>
            </w:pPr>
            <w:r w:rsidRPr="0042513B">
              <w:rPr>
                <w:rFonts w:eastAsiaTheme="minorHAnsi"/>
              </w:rPr>
              <w:t>And the Son and the Holy Spirit,</w:t>
            </w:r>
          </w:p>
          <w:p w14:paraId="4042B1EF" w14:textId="77777777" w:rsidR="007C4181" w:rsidRPr="0042513B" w:rsidRDefault="007C4181" w:rsidP="004443C1">
            <w:pPr>
              <w:pStyle w:val="EngHang"/>
              <w:rPr>
                <w:rFonts w:ascii="Times" w:eastAsiaTheme="minorHAnsi" w:hAnsi="Times"/>
                <w:sz w:val="20"/>
              </w:rPr>
            </w:pPr>
            <w:r w:rsidRPr="0042513B">
              <w:rPr>
                <w:rFonts w:eastAsiaTheme="minorHAnsi"/>
              </w:rPr>
              <w:t>Now, and forever,</w:t>
            </w:r>
          </w:p>
          <w:p w14:paraId="59B1042D" w14:textId="77777777" w:rsidR="007C4181" w:rsidRDefault="007C4181" w:rsidP="004443C1">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76FA10D4" w14:textId="77777777" w:rsidR="007C4181" w:rsidRDefault="007C4181" w:rsidP="004443C1"/>
        </w:tc>
        <w:tc>
          <w:tcPr>
            <w:tcW w:w="288" w:type="dxa"/>
          </w:tcPr>
          <w:p w14:paraId="72649717" w14:textId="77777777" w:rsidR="007C4181" w:rsidRDefault="00FF3502" w:rsidP="004443C1">
            <w:pPr>
              <w:pStyle w:val="CopticCross"/>
            </w:pPr>
            <w:r w:rsidRPr="00FB5ACB">
              <w:t>¿</w:t>
            </w:r>
          </w:p>
        </w:tc>
        <w:tc>
          <w:tcPr>
            <w:tcW w:w="3960" w:type="dxa"/>
          </w:tcPr>
          <w:p w14:paraId="4D91FFC4" w14:textId="77777777" w:rsidR="00FA5B8C" w:rsidRPr="00FA5B8C" w:rsidRDefault="00FA5B8C" w:rsidP="00FA5B8C">
            <w:pPr>
              <w:pStyle w:val="CopticVersemulti-line"/>
            </w:pPr>
            <w:r w:rsidRPr="00FA5B8C">
              <w:t>Ⲇⲟⲝⲁ Ⲡⲁⲧⲣⲓ ⲕⲉ Ⲩⲓⲱ:</w:t>
            </w:r>
          </w:p>
          <w:p w14:paraId="750DD73E" w14:textId="77777777" w:rsidR="00FA5B8C" w:rsidRPr="00FA5B8C" w:rsidRDefault="00FA5B8C" w:rsidP="00FA5B8C">
            <w:pPr>
              <w:pStyle w:val="CopticVersemulti-line"/>
            </w:pPr>
            <w:r w:rsidRPr="00FA5B8C">
              <w:t>ⲕⲉ ⲁ̀ⲅⲓⲱ̀ Ⲡⲛⲉⲩⲙⲁⲧⲓ:</w:t>
            </w:r>
          </w:p>
          <w:p w14:paraId="2F076BF2" w14:textId="77777777" w:rsidR="00FA5B8C" w:rsidRPr="00FA5B8C" w:rsidRDefault="00FA5B8C" w:rsidP="00FA5B8C">
            <w:pPr>
              <w:pStyle w:val="CopticVersemulti-line"/>
            </w:pPr>
            <w:r w:rsidRPr="00FA5B8C">
              <w:t>ⲕⲉ ⲛⲩⲛ ⲕⲉ ⲁ̀ⲓ̀ ⲕⲉ ⲓⲥⲧⲟⲩⲥ</w:t>
            </w:r>
          </w:p>
          <w:p w14:paraId="13771B89" w14:textId="4AC4F782" w:rsidR="007C4181" w:rsidRDefault="00FA5B8C" w:rsidP="00FA5B8C">
            <w:pPr>
              <w:pStyle w:val="CopticVersemulti-line"/>
            </w:pPr>
            <w:r w:rsidRPr="00FA5B8C">
              <w:t>ⲉ̀ⲱ̀ⲛⲁⲥ ⲧⲱⲛ ⲉ̀ⲱ̀ⲛⲱⲛ: ⲁ̀ⲙⲉⲛ.</w:t>
            </w:r>
          </w:p>
        </w:tc>
      </w:tr>
    </w:tbl>
    <w:p w14:paraId="42A2B5F2" w14:textId="77777777" w:rsidR="007C4181" w:rsidRDefault="007C4181" w:rsidP="008A3F9A">
      <w:pPr>
        <w:pStyle w:val="Heading5"/>
      </w:pPr>
      <w:bookmarkStart w:id="757" w:name="_Toc298681330"/>
      <w:bookmarkStart w:id="758" w:name="_Toc308441936"/>
      <w:r>
        <w:t>The Friday Theotokia</w:t>
      </w:r>
      <w:bookmarkEnd w:id="757"/>
      <w:bookmarkEnd w:id="758"/>
    </w:p>
    <w:p w14:paraId="772AD8FB" w14:textId="77777777" w:rsidR="00192066" w:rsidRPr="00192066" w:rsidRDefault="00192066" w:rsidP="008A3F9A">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41D30DBE" w14:textId="77777777" w:rsidR="004443C1" w:rsidRDefault="004443C1" w:rsidP="008A3F9A">
      <w:pPr>
        <w:pStyle w:val="Heading6"/>
      </w:pPr>
      <w:bookmarkStart w:id="759" w:name="_Toc298681331"/>
      <w:r>
        <w:t>Part One</w:t>
      </w:r>
      <w:bookmarkEnd w:id="7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44E70E1C" w14:textId="77777777" w:rsidTr="004443C1">
        <w:trPr>
          <w:cantSplit/>
          <w:jc w:val="center"/>
        </w:trPr>
        <w:tc>
          <w:tcPr>
            <w:tcW w:w="288" w:type="dxa"/>
          </w:tcPr>
          <w:p w14:paraId="58C315E7" w14:textId="77777777" w:rsidR="008A3F9A" w:rsidRDefault="008A3F9A" w:rsidP="004443C1">
            <w:pPr>
              <w:pStyle w:val="CopticCross"/>
            </w:pPr>
          </w:p>
        </w:tc>
        <w:tc>
          <w:tcPr>
            <w:tcW w:w="3960" w:type="dxa"/>
          </w:tcPr>
          <w:p w14:paraId="4F2C1DA0" w14:textId="77777777" w:rsidR="008A3F9A" w:rsidRPr="007425E1" w:rsidRDefault="008A3F9A" w:rsidP="008A3F9A">
            <w:pPr>
              <w:pStyle w:val="EngHang"/>
            </w:pPr>
            <w:r w:rsidRPr="007425E1">
              <w:t>Blessed are you among women,</w:t>
            </w:r>
          </w:p>
          <w:p w14:paraId="6A7973BD" w14:textId="77777777" w:rsidR="008A3F9A" w:rsidRPr="007425E1" w:rsidRDefault="008A3F9A" w:rsidP="008A3F9A">
            <w:pPr>
              <w:pStyle w:val="EngHang"/>
            </w:pPr>
            <w:r w:rsidRPr="007425E1">
              <w:t xml:space="preserve">And blessed is </w:t>
            </w:r>
            <w:commentRangeStart w:id="760"/>
            <w:r>
              <w:t>the fruit of your womb</w:t>
            </w:r>
            <w:commentRangeEnd w:id="760"/>
            <w:r>
              <w:rPr>
                <w:rStyle w:val="CommentReference"/>
                <w:rFonts w:ascii="Times New Roman" w:eastAsiaTheme="minorHAnsi" w:hAnsi="Times New Roman" w:cstheme="minorBidi"/>
                <w:color w:val="auto"/>
              </w:rPr>
              <w:commentReference w:id="760"/>
            </w:r>
            <w:r w:rsidRPr="007425E1">
              <w:t>,</w:t>
            </w:r>
          </w:p>
          <w:p w14:paraId="505A1A16" w14:textId="77777777" w:rsidR="008A3F9A" w:rsidRPr="007425E1" w:rsidRDefault="008A3F9A" w:rsidP="008A3F9A">
            <w:pPr>
              <w:pStyle w:val="EngHang"/>
            </w:pPr>
            <w:r w:rsidRPr="007425E1">
              <w:t>O Mary, the Mother of God,</w:t>
            </w:r>
          </w:p>
          <w:p w14:paraId="2BA7A492" w14:textId="77777777" w:rsidR="008A3F9A" w:rsidRDefault="008A3F9A" w:rsidP="008A3F9A">
            <w:pPr>
              <w:pStyle w:val="EngHangEnd"/>
            </w:pPr>
            <w:r w:rsidRPr="007425E1">
              <w:t>The undefiled virgin.</w:t>
            </w:r>
          </w:p>
        </w:tc>
        <w:tc>
          <w:tcPr>
            <w:tcW w:w="288" w:type="dxa"/>
          </w:tcPr>
          <w:p w14:paraId="59614210" w14:textId="77777777" w:rsidR="008A3F9A" w:rsidRDefault="008A3F9A" w:rsidP="004443C1"/>
        </w:tc>
        <w:tc>
          <w:tcPr>
            <w:tcW w:w="288" w:type="dxa"/>
          </w:tcPr>
          <w:p w14:paraId="03305587" w14:textId="77777777" w:rsidR="008A3F9A" w:rsidRDefault="008A3F9A" w:rsidP="004443C1">
            <w:pPr>
              <w:pStyle w:val="CopticCross"/>
            </w:pPr>
          </w:p>
        </w:tc>
        <w:tc>
          <w:tcPr>
            <w:tcW w:w="3960" w:type="dxa"/>
          </w:tcPr>
          <w:p w14:paraId="704DDD3A" w14:textId="77777777" w:rsidR="008A3F9A" w:rsidRDefault="008A3F9A" w:rsidP="00192066">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762CFB52"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36B2764B"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7770FEAC" w14:textId="77777777" w:rsidR="008A3F9A" w:rsidRDefault="008A3F9A" w:rsidP="00192066">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8A3F9A" w14:paraId="3FE19D5B" w14:textId="77777777" w:rsidTr="004443C1">
        <w:trPr>
          <w:cantSplit/>
          <w:jc w:val="center"/>
        </w:trPr>
        <w:tc>
          <w:tcPr>
            <w:tcW w:w="288" w:type="dxa"/>
          </w:tcPr>
          <w:p w14:paraId="6F152B4D" w14:textId="77777777" w:rsidR="008A3F9A" w:rsidRDefault="008A3F9A" w:rsidP="004443C1">
            <w:pPr>
              <w:pStyle w:val="CopticCross"/>
            </w:pPr>
            <w:r w:rsidRPr="00FB5ACB">
              <w:t>¿</w:t>
            </w:r>
          </w:p>
        </w:tc>
        <w:tc>
          <w:tcPr>
            <w:tcW w:w="3960" w:type="dxa"/>
          </w:tcPr>
          <w:p w14:paraId="1A2B0EBA" w14:textId="77777777" w:rsidR="008A3F9A" w:rsidRDefault="008A3F9A" w:rsidP="008A3F9A">
            <w:pPr>
              <w:pStyle w:val="EngHang"/>
            </w:pPr>
            <w:r>
              <w:t>The Sun of Righteousness,</w:t>
            </w:r>
          </w:p>
          <w:p w14:paraId="00E0C2D3" w14:textId="77777777" w:rsidR="008A3F9A" w:rsidRDefault="008A3F9A" w:rsidP="008A3F9A">
            <w:pPr>
              <w:pStyle w:val="EngHang"/>
            </w:pPr>
            <w:r>
              <w:t>Shined on us from you,</w:t>
            </w:r>
          </w:p>
          <w:p w14:paraId="499ED68B" w14:textId="77777777" w:rsidR="008A3F9A" w:rsidRDefault="008A3F9A" w:rsidP="008A3F9A">
            <w:pPr>
              <w:pStyle w:val="EngHang"/>
            </w:pPr>
            <w:r>
              <w:t>With healing under His wings,</w:t>
            </w:r>
          </w:p>
          <w:p w14:paraId="6D996DAF" w14:textId="77777777" w:rsidR="008A3F9A" w:rsidRDefault="008A3F9A" w:rsidP="008A3F9A">
            <w:pPr>
              <w:pStyle w:val="EngHangEnd"/>
            </w:pPr>
            <w:r>
              <w:t>For He is the creator.</w:t>
            </w:r>
          </w:p>
        </w:tc>
        <w:tc>
          <w:tcPr>
            <w:tcW w:w="288" w:type="dxa"/>
          </w:tcPr>
          <w:p w14:paraId="3211BA0D" w14:textId="77777777" w:rsidR="008A3F9A" w:rsidRDefault="008A3F9A" w:rsidP="004443C1"/>
        </w:tc>
        <w:tc>
          <w:tcPr>
            <w:tcW w:w="288" w:type="dxa"/>
          </w:tcPr>
          <w:p w14:paraId="6D1B58B7" w14:textId="77777777" w:rsidR="008A3F9A" w:rsidRDefault="008A3F9A" w:rsidP="004443C1">
            <w:pPr>
              <w:pStyle w:val="CopticCross"/>
            </w:pPr>
            <w:r w:rsidRPr="00FB5ACB">
              <w:t>¿</w:t>
            </w:r>
          </w:p>
        </w:tc>
        <w:tc>
          <w:tcPr>
            <w:tcW w:w="3960" w:type="dxa"/>
          </w:tcPr>
          <w:p w14:paraId="4D275612" w14:textId="77777777" w:rsidR="008A3F9A" w:rsidRDefault="008A3F9A" w:rsidP="00192066">
            <w:pPr>
              <w:pStyle w:val="CopticVersemulti-line"/>
            </w:pPr>
            <w:r w:rsidRPr="00192066">
              <w:t>Ϫⲉ ⲁϥϣⲁⲓ ⲛⲁⲛ ⲉⲃⲟⲗⲛ̀ϧⲏϯ</w:t>
            </w:r>
          </w:p>
          <w:p w14:paraId="791DD876" w14:textId="77777777" w:rsidR="008A3F9A" w:rsidRDefault="008A3F9A" w:rsidP="00192066">
            <w:pPr>
              <w:pStyle w:val="CopticVersemulti-line"/>
            </w:pPr>
            <w:r w:rsidRPr="00192066">
              <w:t>ⲛ̀ϫⲉ ⲡⲓⲣⲏ ⲛ̀ⲧⲉ ϯⲙⲉⲑⲙⲏⲓ</w:t>
            </w:r>
          </w:p>
          <w:p w14:paraId="0906249A" w14:textId="77777777" w:rsidR="008A3F9A" w:rsidRDefault="008A3F9A" w:rsidP="00192066">
            <w:pPr>
              <w:pStyle w:val="CopticVersemulti-line"/>
            </w:pPr>
            <w:r w:rsidRPr="00192066">
              <w:t>ⲉ̀ⲣⲉ ⲡⲓⲧⲁⲗϭⲟ ⲭⲏ ϧⲁ ⲛⲉϥⲧⲉⲛϩ</w:t>
            </w:r>
          </w:p>
          <w:p w14:paraId="4BB6D3A1" w14:textId="77777777" w:rsidR="008A3F9A" w:rsidRDefault="008A3F9A" w:rsidP="00192066">
            <w:pPr>
              <w:pStyle w:val="CopticVerse"/>
            </w:pPr>
            <w:r w:rsidRPr="00192066">
              <w:t>ϫⲉ ⲛ̀ⲑⲟϥ ⲡⲉ ⲡⲓⲣⲉϥⲑⲁⲙⲓⲟ</w:t>
            </w:r>
          </w:p>
        </w:tc>
      </w:tr>
      <w:tr w:rsidR="008A3F9A" w14:paraId="3F365AA2" w14:textId="77777777" w:rsidTr="004443C1">
        <w:trPr>
          <w:cantSplit/>
          <w:jc w:val="center"/>
        </w:trPr>
        <w:tc>
          <w:tcPr>
            <w:tcW w:w="288" w:type="dxa"/>
          </w:tcPr>
          <w:p w14:paraId="4D5E8C0B" w14:textId="77777777" w:rsidR="008A3F9A" w:rsidRDefault="008A3F9A" w:rsidP="004443C1">
            <w:pPr>
              <w:pStyle w:val="CopticCross"/>
            </w:pPr>
          </w:p>
        </w:tc>
        <w:tc>
          <w:tcPr>
            <w:tcW w:w="3960" w:type="dxa"/>
          </w:tcPr>
          <w:p w14:paraId="3F2F4F9F" w14:textId="77777777" w:rsidR="008A3F9A" w:rsidRPr="007425E1" w:rsidRDefault="008A3F9A" w:rsidP="008A3F9A">
            <w:pPr>
              <w:pStyle w:val="EngHang"/>
            </w:pPr>
            <w:r w:rsidRPr="007425E1">
              <w:t>He took what is ours,</w:t>
            </w:r>
          </w:p>
          <w:p w14:paraId="150E677F" w14:textId="77777777" w:rsidR="008A3F9A" w:rsidRPr="007425E1" w:rsidRDefault="008A3F9A" w:rsidP="008A3F9A">
            <w:pPr>
              <w:pStyle w:val="EngHang"/>
            </w:pPr>
            <w:r w:rsidRPr="007425E1">
              <w:t>And gave us what is His,</w:t>
            </w:r>
          </w:p>
          <w:p w14:paraId="64A539B8" w14:textId="77777777" w:rsidR="008A3F9A" w:rsidRPr="007425E1" w:rsidRDefault="008A3F9A" w:rsidP="008A3F9A">
            <w:pPr>
              <w:pStyle w:val="EngHang"/>
            </w:pPr>
            <w:r>
              <w:t>We praise Him a</w:t>
            </w:r>
            <w:r w:rsidRPr="007425E1">
              <w:t>nd glorify Him,</w:t>
            </w:r>
          </w:p>
          <w:p w14:paraId="31A425BB" w14:textId="77777777" w:rsidR="008A3F9A" w:rsidRDefault="008A3F9A" w:rsidP="008A3F9A">
            <w:pPr>
              <w:pStyle w:val="EngHangEnd"/>
            </w:pPr>
            <w:r>
              <w:t>And exalt Him above all</w:t>
            </w:r>
            <w:r w:rsidRPr="007425E1">
              <w:t>.</w:t>
            </w:r>
          </w:p>
        </w:tc>
        <w:tc>
          <w:tcPr>
            <w:tcW w:w="288" w:type="dxa"/>
          </w:tcPr>
          <w:p w14:paraId="01484144" w14:textId="77777777" w:rsidR="008A3F9A" w:rsidRDefault="008A3F9A" w:rsidP="004443C1"/>
        </w:tc>
        <w:tc>
          <w:tcPr>
            <w:tcW w:w="288" w:type="dxa"/>
          </w:tcPr>
          <w:p w14:paraId="4BFC885F" w14:textId="77777777" w:rsidR="008A3F9A" w:rsidRDefault="008A3F9A" w:rsidP="004443C1">
            <w:pPr>
              <w:pStyle w:val="CopticCross"/>
            </w:pPr>
          </w:p>
        </w:tc>
        <w:tc>
          <w:tcPr>
            <w:tcW w:w="3960" w:type="dxa"/>
          </w:tcPr>
          <w:p w14:paraId="320886F8" w14:textId="77777777" w:rsidR="008A3F9A" w:rsidRDefault="008A3F9A" w:rsidP="00192066">
            <w:pPr>
              <w:pStyle w:val="CopticVersemulti-line"/>
            </w:pPr>
            <w:r w:rsidRPr="00192066">
              <w:t>Ⲛ̀ⲑⲟϥ ⲁϥϭⲓ ⲛ̀ⲛⲏⲉ̀ⲧⲉ ⲛⲟⲩⲛ</w:t>
            </w:r>
          </w:p>
          <w:p w14:paraId="0C2EB0F6" w14:textId="77777777" w:rsidR="008A3F9A" w:rsidRDefault="008A3F9A" w:rsidP="00192066">
            <w:pPr>
              <w:pStyle w:val="CopticVersemulti-line"/>
            </w:pPr>
            <w:r w:rsidRPr="00192066">
              <w:t>ⲁϥϯ ⲛⲁⲛ ⲛ̀ⲛⲏⲉⲧⲉ ⲛⲟⲩϥ</w:t>
            </w:r>
          </w:p>
          <w:p w14:paraId="7647912D" w14:textId="77777777" w:rsidR="008A3F9A" w:rsidRDefault="008A3F9A" w:rsidP="00192066">
            <w:pPr>
              <w:pStyle w:val="CopticVersemulti-line"/>
            </w:pPr>
            <w:r w:rsidRPr="00192066">
              <w:t>ⲧⲉⲛϩⲱⲥ ⲉ̀ⲣⲟϥ ⲧⲉⲛϯⲱ̀ⲟⲩ ⲛⲁϥ</w:t>
            </w:r>
          </w:p>
          <w:p w14:paraId="329953F3" w14:textId="77777777" w:rsidR="008A3F9A" w:rsidRDefault="008A3F9A" w:rsidP="00192066">
            <w:pPr>
              <w:pStyle w:val="CopticVerse"/>
            </w:pPr>
            <w:r w:rsidRPr="00192066">
              <w:t>ⲧⲉⲛⲉ̀ⲣϩⲟⲩⲟ̀ ϭⲓⲥⲓ ⲙ̀ⲙⲟϥ</w:t>
            </w:r>
          </w:p>
        </w:tc>
      </w:tr>
    </w:tbl>
    <w:p w14:paraId="233FCC06" w14:textId="77777777" w:rsidR="004443C1" w:rsidRDefault="004443C1" w:rsidP="008A3F9A">
      <w:pPr>
        <w:pStyle w:val="Heading6"/>
      </w:pPr>
      <w:bookmarkStart w:id="761" w:name="_Toc298681332"/>
      <w:r>
        <w:lastRenderedPageBreak/>
        <w:t>Part Two</w:t>
      </w:r>
      <w:bookmarkEnd w:id="7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1E77552" w14:textId="77777777" w:rsidTr="004443C1">
        <w:trPr>
          <w:cantSplit/>
          <w:jc w:val="center"/>
        </w:trPr>
        <w:tc>
          <w:tcPr>
            <w:tcW w:w="288" w:type="dxa"/>
          </w:tcPr>
          <w:p w14:paraId="6182CD7B" w14:textId="77777777" w:rsidR="008A3F9A" w:rsidRDefault="008A3F9A" w:rsidP="004443C1">
            <w:pPr>
              <w:pStyle w:val="CopticCross"/>
            </w:pPr>
            <w:r w:rsidRPr="00FB5ACB">
              <w:t>¿</w:t>
            </w:r>
          </w:p>
        </w:tc>
        <w:tc>
          <w:tcPr>
            <w:tcW w:w="3960" w:type="dxa"/>
          </w:tcPr>
          <w:p w14:paraId="7211D693" w14:textId="77777777" w:rsidR="008A3F9A" w:rsidRDefault="008A3F9A" w:rsidP="008A3F9A">
            <w:pPr>
              <w:pStyle w:val="EngHang"/>
            </w:pPr>
            <w:r>
              <w:t>You are more blessed than heaven,</w:t>
            </w:r>
          </w:p>
          <w:p w14:paraId="3161BF03" w14:textId="77777777" w:rsidR="008A3F9A" w:rsidRDefault="008A3F9A" w:rsidP="008A3F9A">
            <w:pPr>
              <w:pStyle w:val="EngHang"/>
            </w:pPr>
            <w:r>
              <w:t>And honoured more than the earth.</w:t>
            </w:r>
          </w:p>
          <w:p w14:paraId="0DE9A870" w14:textId="77777777" w:rsidR="008A3F9A" w:rsidRDefault="008A3F9A" w:rsidP="008A3F9A">
            <w:pPr>
              <w:pStyle w:val="EngHang"/>
            </w:pPr>
            <w:r>
              <w:t>You are above every thought;</w:t>
            </w:r>
          </w:p>
          <w:p w14:paraId="57EF9C10" w14:textId="77777777" w:rsidR="008A3F9A" w:rsidRDefault="008A3F9A" w:rsidP="008A3F9A">
            <w:pPr>
              <w:pStyle w:val="EngHangEnd"/>
            </w:pPr>
            <w:r>
              <w:t>Who can speak of your honour?</w:t>
            </w:r>
          </w:p>
        </w:tc>
        <w:tc>
          <w:tcPr>
            <w:tcW w:w="288" w:type="dxa"/>
          </w:tcPr>
          <w:p w14:paraId="1E4307AD" w14:textId="77777777" w:rsidR="008A3F9A" w:rsidRDefault="008A3F9A" w:rsidP="004443C1"/>
        </w:tc>
        <w:tc>
          <w:tcPr>
            <w:tcW w:w="288" w:type="dxa"/>
          </w:tcPr>
          <w:p w14:paraId="0C8A46FA" w14:textId="77777777" w:rsidR="008A3F9A" w:rsidRDefault="008A3F9A" w:rsidP="004443C1">
            <w:pPr>
              <w:pStyle w:val="CopticCross"/>
            </w:pPr>
            <w:r w:rsidRPr="00FB5ACB">
              <w:t>¿</w:t>
            </w:r>
          </w:p>
        </w:tc>
        <w:tc>
          <w:tcPr>
            <w:tcW w:w="3960" w:type="dxa"/>
          </w:tcPr>
          <w:p w14:paraId="2FD1911B" w14:textId="77777777" w:rsidR="008A3F9A" w:rsidRDefault="008A3F9A" w:rsidP="00192066">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15B879B3" w14:textId="77777777" w:rsidR="008A3F9A" w:rsidRDefault="008A3F9A" w:rsidP="00192066">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6121870A" w14:textId="77777777" w:rsidR="008A3F9A" w:rsidRDefault="008A3F9A" w:rsidP="00192066">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5E46819E" w14:textId="77777777" w:rsidR="008A3F9A" w:rsidRDefault="008A3F9A" w:rsidP="00192066">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8A3F9A" w14:paraId="27D3F94D" w14:textId="77777777" w:rsidTr="004443C1">
        <w:trPr>
          <w:cantSplit/>
          <w:jc w:val="center"/>
        </w:trPr>
        <w:tc>
          <w:tcPr>
            <w:tcW w:w="288" w:type="dxa"/>
          </w:tcPr>
          <w:p w14:paraId="378CAC59" w14:textId="77777777" w:rsidR="008A3F9A" w:rsidRDefault="008A3F9A" w:rsidP="004443C1">
            <w:pPr>
              <w:pStyle w:val="CopticCross"/>
            </w:pPr>
          </w:p>
        </w:tc>
        <w:tc>
          <w:tcPr>
            <w:tcW w:w="3960" w:type="dxa"/>
          </w:tcPr>
          <w:p w14:paraId="2ABC98D7" w14:textId="77777777" w:rsidR="008A3F9A" w:rsidRDefault="008A3F9A" w:rsidP="008A3F9A">
            <w:r>
              <w:t>There is no one like you,</w:t>
            </w:r>
          </w:p>
          <w:p w14:paraId="20404706" w14:textId="77777777" w:rsidR="008A3F9A" w:rsidRDefault="008A3F9A" w:rsidP="008A3F9A">
            <w:r>
              <w:t>O Virgin Mary.</w:t>
            </w:r>
          </w:p>
          <w:p w14:paraId="5CF17FA1" w14:textId="77777777" w:rsidR="008A3F9A" w:rsidRDefault="008A3F9A" w:rsidP="008A3F9A">
            <w:r>
              <w:t>The angels honour you;</w:t>
            </w:r>
          </w:p>
          <w:p w14:paraId="37BA2426" w14:textId="77777777" w:rsidR="008A3F9A" w:rsidRDefault="008A3F9A" w:rsidP="008A3F9A">
            <w:pPr>
              <w:pStyle w:val="EngHangEnd"/>
            </w:pPr>
            <w:r>
              <w:t>The Seraphim glorify you.</w:t>
            </w:r>
          </w:p>
        </w:tc>
        <w:tc>
          <w:tcPr>
            <w:tcW w:w="288" w:type="dxa"/>
          </w:tcPr>
          <w:p w14:paraId="7B09856A" w14:textId="77777777" w:rsidR="008A3F9A" w:rsidRDefault="008A3F9A" w:rsidP="004443C1"/>
        </w:tc>
        <w:tc>
          <w:tcPr>
            <w:tcW w:w="288" w:type="dxa"/>
          </w:tcPr>
          <w:p w14:paraId="37503BE1" w14:textId="77777777" w:rsidR="008A3F9A" w:rsidRDefault="008A3F9A" w:rsidP="004443C1">
            <w:pPr>
              <w:pStyle w:val="CopticCross"/>
            </w:pPr>
          </w:p>
        </w:tc>
        <w:tc>
          <w:tcPr>
            <w:tcW w:w="3960" w:type="dxa"/>
          </w:tcPr>
          <w:p w14:paraId="1C15F0B2" w14:textId="77777777" w:rsidR="008A3F9A" w:rsidRDefault="008A3F9A" w:rsidP="00192066">
            <w:pPr>
              <w:pStyle w:val="CopticVersemulti-line"/>
            </w:pPr>
            <w:r w:rsidRPr="00192066">
              <w:t>Ⲙ̀ⲙⲟⲛ ⲫⲏⲉⲧⲧⲉⲛⲑⲱⲛⲧ ⲉ̀ⲣⲟ</w:t>
            </w:r>
          </w:p>
          <w:p w14:paraId="10BF9ADC" w14:textId="77777777" w:rsidR="008A3F9A" w:rsidRDefault="008A3F9A" w:rsidP="00192066">
            <w:pPr>
              <w:pStyle w:val="CopticVersemulti-line"/>
            </w:pPr>
            <w:r w:rsidRPr="00192066">
              <w:t>ⲱ̀ Ⲙⲁⲣⲓⲁ ϯⲡⲁⲣⲑⲉⲛⲟⲥ</w:t>
            </w:r>
          </w:p>
          <w:p w14:paraId="21A49442" w14:textId="77777777" w:rsidR="008A3F9A" w:rsidRDefault="008A3F9A" w:rsidP="00192066">
            <w:pPr>
              <w:pStyle w:val="CopticVersemulti-line"/>
            </w:pPr>
            <w:r w:rsidRPr="00192066">
              <w:t>ⲛⲓⲁⲅⲅⲉⲗⲟⲥ ⲥⲉⲧⲁⲓⲟ̀ ⲙ̀ⲙⲟ</w:t>
            </w:r>
          </w:p>
          <w:p w14:paraId="41D87381" w14:textId="77777777" w:rsidR="008A3F9A" w:rsidRDefault="008A3F9A" w:rsidP="00192066">
            <w:pPr>
              <w:pStyle w:val="CopticVerse"/>
            </w:pPr>
            <w:r w:rsidRPr="00192066">
              <w:t>ⲛⲓⲥⲉⲣⲁⲫⲓⲙ ⲥⲉϯⲱ̀ⲟⲩ ⲛⲉ</w:t>
            </w:r>
          </w:p>
        </w:tc>
      </w:tr>
      <w:tr w:rsidR="008A3F9A" w14:paraId="7CF6FC24" w14:textId="77777777" w:rsidTr="004443C1">
        <w:trPr>
          <w:cantSplit/>
          <w:jc w:val="center"/>
        </w:trPr>
        <w:tc>
          <w:tcPr>
            <w:tcW w:w="288" w:type="dxa"/>
          </w:tcPr>
          <w:p w14:paraId="0A0FC5DC" w14:textId="77777777" w:rsidR="008A3F9A" w:rsidRDefault="008A3F9A" w:rsidP="004443C1">
            <w:pPr>
              <w:pStyle w:val="CopticCross"/>
            </w:pPr>
            <w:r w:rsidRPr="00FB5ACB">
              <w:t>¿</w:t>
            </w:r>
          </w:p>
        </w:tc>
        <w:tc>
          <w:tcPr>
            <w:tcW w:w="3960" w:type="dxa"/>
          </w:tcPr>
          <w:p w14:paraId="1A2635F5" w14:textId="77777777" w:rsidR="008A3F9A" w:rsidRDefault="008A3F9A" w:rsidP="008A3F9A">
            <w:pPr>
              <w:pStyle w:val="EngHang"/>
            </w:pPr>
            <w:r>
              <w:t>For He who sits on the Cherubim,</w:t>
            </w:r>
          </w:p>
          <w:p w14:paraId="46F0B1D9" w14:textId="77777777" w:rsidR="008A3F9A" w:rsidRDefault="008A3F9A" w:rsidP="008A3F9A">
            <w:pPr>
              <w:pStyle w:val="EngHang"/>
            </w:pPr>
            <w:r>
              <w:t xml:space="preserve">Came and was </w:t>
            </w:r>
            <w:commentRangeStart w:id="762"/>
            <w:r>
              <w:t xml:space="preserve">incarnate </w:t>
            </w:r>
            <w:commentRangeEnd w:id="762"/>
            <w:r>
              <w:rPr>
                <w:rStyle w:val="CommentReference"/>
                <w:rFonts w:ascii="Times New Roman" w:eastAsiaTheme="minorHAnsi" w:hAnsi="Times New Roman" w:cstheme="minorBidi"/>
                <w:color w:val="auto"/>
              </w:rPr>
              <w:commentReference w:id="762"/>
            </w:r>
            <w:r>
              <w:t>of you</w:t>
            </w:r>
          </w:p>
          <w:p w14:paraId="1AE3B45E" w14:textId="77777777" w:rsidR="008A3F9A" w:rsidRDefault="008A3F9A" w:rsidP="008A3F9A">
            <w:pPr>
              <w:pStyle w:val="EngHang"/>
            </w:pPr>
            <w:r>
              <w:t>To unite us to Him,</w:t>
            </w:r>
          </w:p>
          <w:p w14:paraId="2C8B2828" w14:textId="77777777" w:rsidR="008A3F9A" w:rsidRDefault="008A3F9A" w:rsidP="008A3F9A">
            <w:pPr>
              <w:pStyle w:val="EngHangEnd"/>
            </w:pPr>
            <w:r>
              <w:t>Through His goodness.</w:t>
            </w:r>
          </w:p>
        </w:tc>
        <w:tc>
          <w:tcPr>
            <w:tcW w:w="288" w:type="dxa"/>
          </w:tcPr>
          <w:p w14:paraId="71904E3C" w14:textId="77777777" w:rsidR="008A3F9A" w:rsidRDefault="008A3F9A" w:rsidP="004443C1"/>
        </w:tc>
        <w:tc>
          <w:tcPr>
            <w:tcW w:w="288" w:type="dxa"/>
          </w:tcPr>
          <w:p w14:paraId="48164D7B" w14:textId="77777777" w:rsidR="008A3F9A" w:rsidRDefault="008A3F9A" w:rsidP="004443C1">
            <w:pPr>
              <w:pStyle w:val="CopticCross"/>
            </w:pPr>
            <w:r w:rsidRPr="00FB5ACB">
              <w:t>¿</w:t>
            </w:r>
          </w:p>
        </w:tc>
        <w:tc>
          <w:tcPr>
            <w:tcW w:w="3960" w:type="dxa"/>
          </w:tcPr>
          <w:p w14:paraId="1AA740ED" w14:textId="77777777" w:rsidR="008A3F9A" w:rsidRDefault="008A3F9A" w:rsidP="00192066">
            <w:pPr>
              <w:pStyle w:val="CopticVersemulti-line"/>
            </w:pPr>
            <w:r w:rsidRPr="00192066">
              <w:t>Ϫⲉ ⲁ̀ ⲫⲏⲉⲧ ϩⲓϫⲉⲛ ⲛⲓⲭⲉⲣⲟⲩⲃⲓⲙ</w:t>
            </w:r>
          </w:p>
          <w:p w14:paraId="1D728463" w14:textId="77777777" w:rsidR="008A3F9A" w:rsidRDefault="008A3F9A" w:rsidP="00192066">
            <w:pPr>
              <w:pStyle w:val="CopticVersemulti-line"/>
            </w:pPr>
            <w:r w:rsidRPr="00192066">
              <w:t>ⲓ̀ ⲁϥϭⲓⲥⲁⲣⲝ ⲉⲃⲟⲗⲛ̀ϧⲏϯ</w:t>
            </w:r>
          </w:p>
          <w:p w14:paraId="4D4D9DF5" w14:textId="77777777" w:rsidR="008A3F9A" w:rsidRDefault="008A3F9A" w:rsidP="00192066">
            <w:pPr>
              <w:pStyle w:val="CopticVersemulti-line"/>
            </w:pPr>
            <w:r w:rsidRPr="00192066">
              <w:t>ϣⲁ ⲛ̀ⲧⲉϥϩⲟⲧⲡⲉⲛ ⲉ̀ⲣⲟϥ</w:t>
            </w:r>
          </w:p>
          <w:p w14:paraId="35B1B199" w14:textId="77777777" w:rsidR="008A3F9A" w:rsidRDefault="008A3F9A" w:rsidP="00192066">
            <w:pPr>
              <w:pStyle w:val="CopticVerse"/>
            </w:pPr>
            <w:r w:rsidRPr="00192066">
              <w:t>ϩⲓⲧⲉⲛ ⲧⲉϥⲙⲉⲧⲁ̀ⲅⲁⲑⲟⲥ</w:t>
            </w:r>
          </w:p>
        </w:tc>
      </w:tr>
      <w:tr w:rsidR="008A3F9A" w14:paraId="0203D182" w14:textId="77777777" w:rsidTr="004443C1">
        <w:trPr>
          <w:cantSplit/>
          <w:jc w:val="center"/>
        </w:trPr>
        <w:tc>
          <w:tcPr>
            <w:tcW w:w="288" w:type="dxa"/>
          </w:tcPr>
          <w:p w14:paraId="2A33EECF" w14:textId="77777777" w:rsidR="008A3F9A" w:rsidRDefault="008A3F9A" w:rsidP="004443C1">
            <w:pPr>
              <w:pStyle w:val="CopticCross"/>
            </w:pPr>
          </w:p>
        </w:tc>
        <w:tc>
          <w:tcPr>
            <w:tcW w:w="3960" w:type="dxa"/>
          </w:tcPr>
          <w:p w14:paraId="255D4D3F" w14:textId="77777777" w:rsidR="008A3F9A" w:rsidRPr="007425E1" w:rsidRDefault="008A3F9A" w:rsidP="008A3F9A">
            <w:pPr>
              <w:pStyle w:val="EngHang"/>
            </w:pPr>
            <w:r w:rsidRPr="007425E1">
              <w:t>He took what is ours,</w:t>
            </w:r>
          </w:p>
          <w:p w14:paraId="07693FC2" w14:textId="77777777" w:rsidR="008A3F9A" w:rsidRPr="007425E1" w:rsidRDefault="008A3F9A" w:rsidP="008A3F9A">
            <w:pPr>
              <w:pStyle w:val="EngHang"/>
            </w:pPr>
            <w:r w:rsidRPr="007425E1">
              <w:t>And gave us what is His,</w:t>
            </w:r>
          </w:p>
          <w:p w14:paraId="6BBFAF18" w14:textId="77777777" w:rsidR="008A3F9A" w:rsidRPr="007425E1" w:rsidRDefault="008A3F9A" w:rsidP="008A3F9A">
            <w:pPr>
              <w:pStyle w:val="EngHang"/>
            </w:pPr>
            <w:r>
              <w:t>We praise Him a</w:t>
            </w:r>
            <w:r w:rsidRPr="007425E1">
              <w:t>nd glorify Him,</w:t>
            </w:r>
          </w:p>
          <w:p w14:paraId="33AD1FB5" w14:textId="77777777" w:rsidR="008A3F9A" w:rsidRDefault="008A3F9A" w:rsidP="008A3F9A">
            <w:pPr>
              <w:pStyle w:val="EngHangEnd"/>
            </w:pPr>
            <w:r>
              <w:t>And exalt Him above all</w:t>
            </w:r>
            <w:r w:rsidRPr="007425E1">
              <w:t>.</w:t>
            </w:r>
          </w:p>
        </w:tc>
        <w:tc>
          <w:tcPr>
            <w:tcW w:w="288" w:type="dxa"/>
          </w:tcPr>
          <w:p w14:paraId="13A6437D" w14:textId="77777777" w:rsidR="008A3F9A" w:rsidRDefault="008A3F9A" w:rsidP="004443C1"/>
        </w:tc>
        <w:tc>
          <w:tcPr>
            <w:tcW w:w="288" w:type="dxa"/>
          </w:tcPr>
          <w:p w14:paraId="6C77D8FD" w14:textId="77777777" w:rsidR="008A3F9A" w:rsidRDefault="008A3F9A" w:rsidP="004443C1">
            <w:pPr>
              <w:pStyle w:val="CopticCross"/>
            </w:pPr>
          </w:p>
        </w:tc>
        <w:tc>
          <w:tcPr>
            <w:tcW w:w="3960" w:type="dxa"/>
          </w:tcPr>
          <w:p w14:paraId="4CCC6628" w14:textId="77777777" w:rsidR="008A3F9A" w:rsidRDefault="008A3F9A" w:rsidP="00192066">
            <w:pPr>
              <w:pStyle w:val="CopticVersemulti-line"/>
            </w:pPr>
            <w:r w:rsidRPr="00192066">
              <w:t>Ⲛ̀ⲑⲟϥ ⲁϥϭⲓ ⲛ̀ⲛⲏⲉ̀ⲧⲉ ⲛⲟⲩⲛ</w:t>
            </w:r>
          </w:p>
          <w:p w14:paraId="5877FD4C" w14:textId="77777777" w:rsidR="008A3F9A" w:rsidRDefault="008A3F9A" w:rsidP="00192066">
            <w:pPr>
              <w:pStyle w:val="CopticVersemulti-line"/>
            </w:pPr>
            <w:r w:rsidRPr="00192066">
              <w:t>ⲁϥϯ ⲛⲁⲛ ⲛ̀ⲛⲏⲉⲧⲉ ⲛⲟⲩϥ</w:t>
            </w:r>
          </w:p>
          <w:p w14:paraId="0E3D349D" w14:textId="77777777" w:rsidR="008A3F9A" w:rsidRDefault="008A3F9A" w:rsidP="00192066">
            <w:pPr>
              <w:pStyle w:val="CopticVersemulti-line"/>
            </w:pPr>
            <w:r w:rsidRPr="00192066">
              <w:t>ⲧⲉⲛϩⲱⲥ ⲉ̀ⲣⲟϥ ⲧⲉⲛϯⲱ̀ⲟⲩ ⲛⲁϥ</w:t>
            </w:r>
          </w:p>
          <w:p w14:paraId="5D182301" w14:textId="77777777" w:rsidR="008A3F9A" w:rsidRDefault="008A3F9A" w:rsidP="00192066">
            <w:pPr>
              <w:pStyle w:val="CopticVersemulti-line"/>
            </w:pPr>
            <w:r w:rsidRPr="00192066">
              <w:t>ⲧⲉⲛⲉ̀ⲣϩⲟⲩⲟ̀ ϭⲓⲥⲓ ⲙ̀ⲙⲟϥ</w:t>
            </w:r>
          </w:p>
        </w:tc>
      </w:tr>
    </w:tbl>
    <w:p w14:paraId="67890A2B" w14:textId="77777777" w:rsidR="004443C1" w:rsidRDefault="004443C1" w:rsidP="008A3F9A">
      <w:pPr>
        <w:pStyle w:val="Heading6"/>
      </w:pPr>
      <w:bookmarkStart w:id="763" w:name="_Toc298681333"/>
      <w:r>
        <w:t>Part Three</w:t>
      </w:r>
      <w:bookmarkEnd w:id="7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1BB4A8A" w14:textId="77777777" w:rsidTr="004C259F">
        <w:trPr>
          <w:cantSplit/>
          <w:jc w:val="center"/>
        </w:trPr>
        <w:tc>
          <w:tcPr>
            <w:tcW w:w="288" w:type="dxa"/>
          </w:tcPr>
          <w:p w14:paraId="0F57F855" w14:textId="77777777" w:rsidR="008A3F9A" w:rsidRDefault="008A3F9A" w:rsidP="004443C1">
            <w:pPr>
              <w:pStyle w:val="CopticCross"/>
            </w:pPr>
            <w:r w:rsidRPr="00FB5ACB">
              <w:t>¿</w:t>
            </w:r>
          </w:p>
        </w:tc>
        <w:tc>
          <w:tcPr>
            <w:tcW w:w="3960" w:type="dxa"/>
          </w:tcPr>
          <w:p w14:paraId="3CDE7DCA" w14:textId="77777777" w:rsidR="008A3F9A" w:rsidRPr="007425E1" w:rsidRDefault="008A3F9A" w:rsidP="008A3F9A">
            <w:pPr>
              <w:pStyle w:val="EngHang"/>
            </w:pPr>
            <w:r w:rsidRPr="007425E1">
              <w:t>Blessed are you, O Mary,</w:t>
            </w:r>
          </w:p>
          <w:p w14:paraId="3E8C8EF7" w14:textId="77777777" w:rsidR="008A3F9A" w:rsidRPr="007425E1" w:rsidRDefault="008A3F9A" w:rsidP="008A3F9A">
            <w:pPr>
              <w:pStyle w:val="EngHang"/>
            </w:pPr>
            <w:r w:rsidRPr="007425E1">
              <w:t xml:space="preserve">And blessed is </w:t>
            </w:r>
            <w:r>
              <w:t>the</w:t>
            </w:r>
            <w:r w:rsidRPr="007425E1">
              <w:t xml:space="preserve"> fruit</w:t>
            </w:r>
            <w:r>
              <w:t xml:space="preserve"> of your womb</w:t>
            </w:r>
            <w:r w:rsidRPr="007425E1">
              <w:t>,</w:t>
            </w:r>
          </w:p>
          <w:p w14:paraId="315578BE" w14:textId="77777777" w:rsidR="008A3F9A" w:rsidRPr="007425E1" w:rsidRDefault="008A3F9A" w:rsidP="008A3F9A">
            <w:pPr>
              <w:pStyle w:val="EngHang"/>
            </w:pPr>
            <w:r w:rsidRPr="007425E1">
              <w:t>O Virgin</w:t>
            </w:r>
            <w:r>
              <w:t xml:space="preserve">, </w:t>
            </w:r>
            <w:commentRangeStart w:id="764"/>
            <w:r>
              <w:t>O</w:t>
            </w:r>
            <w:commentRangeEnd w:id="764"/>
            <w:r>
              <w:rPr>
                <w:rStyle w:val="CommentReference"/>
                <w:rFonts w:ascii="Times New Roman" w:eastAsiaTheme="minorHAnsi" w:hAnsi="Times New Roman" w:cstheme="minorBidi"/>
                <w:color w:val="auto"/>
              </w:rPr>
              <w:commentReference w:id="764"/>
            </w:r>
            <w:r w:rsidRPr="007425E1">
              <w:t xml:space="preserve"> Mother of God,</w:t>
            </w:r>
          </w:p>
          <w:p w14:paraId="3705D0CA" w14:textId="77777777" w:rsidR="008A3F9A" w:rsidRDefault="008A3F9A" w:rsidP="008A3F9A">
            <w:pPr>
              <w:pStyle w:val="EngHangEnd"/>
            </w:pPr>
            <w:r>
              <w:t>The pride of virginity.</w:t>
            </w:r>
          </w:p>
        </w:tc>
        <w:tc>
          <w:tcPr>
            <w:tcW w:w="288" w:type="dxa"/>
          </w:tcPr>
          <w:p w14:paraId="75279EF6" w14:textId="77777777" w:rsidR="008A3F9A" w:rsidRDefault="008A3F9A" w:rsidP="004443C1"/>
        </w:tc>
        <w:tc>
          <w:tcPr>
            <w:tcW w:w="288" w:type="dxa"/>
          </w:tcPr>
          <w:p w14:paraId="0C0A2B72" w14:textId="77777777" w:rsidR="008A3F9A" w:rsidRDefault="008A3F9A" w:rsidP="004443C1">
            <w:pPr>
              <w:pStyle w:val="CopticCross"/>
            </w:pPr>
            <w:r w:rsidRPr="00FB5ACB">
              <w:t>¿</w:t>
            </w:r>
          </w:p>
        </w:tc>
        <w:tc>
          <w:tcPr>
            <w:tcW w:w="3960" w:type="dxa"/>
          </w:tcPr>
          <w:p w14:paraId="7D31736D" w14:textId="77777777" w:rsidR="008A3F9A" w:rsidRDefault="008A3F9A" w:rsidP="00192066">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6D261395" w14:textId="77777777" w:rsidR="008A3F9A" w:rsidRDefault="008A3F9A" w:rsidP="00192066">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68CA260D" w14:textId="77777777" w:rsidR="008A3F9A" w:rsidRDefault="008A3F9A" w:rsidP="00192066">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2E22A25B" w14:textId="77777777" w:rsidR="008A3F9A" w:rsidRDefault="008A3F9A" w:rsidP="00192066">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8A3F9A" w14:paraId="275AE99D" w14:textId="77777777" w:rsidTr="004C259F">
        <w:trPr>
          <w:cantSplit/>
          <w:jc w:val="center"/>
        </w:trPr>
        <w:tc>
          <w:tcPr>
            <w:tcW w:w="288" w:type="dxa"/>
          </w:tcPr>
          <w:p w14:paraId="09273C92" w14:textId="77777777" w:rsidR="008A3F9A" w:rsidRDefault="008A3F9A" w:rsidP="004443C1">
            <w:pPr>
              <w:pStyle w:val="CopticCross"/>
            </w:pPr>
          </w:p>
        </w:tc>
        <w:tc>
          <w:tcPr>
            <w:tcW w:w="3960" w:type="dxa"/>
          </w:tcPr>
          <w:p w14:paraId="414B5581" w14:textId="77777777" w:rsidR="008A3F9A" w:rsidRPr="007425E1" w:rsidRDefault="008A3F9A" w:rsidP="008A3F9A">
            <w:pPr>
              <w:pStyle w:val="EngHang"/>
            </w:pPr>
            <w:r w:rsidRPr="007425E1">
              <w:t>He Who WAS before the ages,</w:t>
            </w:r>
          </w:p>
          <w:p w14:paraId="021C03A2" w14:textId="77777777" w:rsidR="008A3F9A" w:rsidRPr="007425E1" w:rsidRDefault="008A3F9A" w:rsidP="008A3F9A">
            <w:pPr>
              <w:pStyle w:val="EngHang"/>
            </w:pPr>
            <w:r>
              <w:t>Came and was incarnate of you.</w:t>
            </w:r>
          </w:p>
          <w:p w14:paraId="07C416E0" w14:textId="77777777" w:rsidR="008A3F9A" w:rsidRPr="007425E1" w:rsidRDefault="008A3F9A" w:rsidP="008A3F9A">
            <w:pPr>
              <w:pStyle w:val="EngHang"/>
            </w:pPr>
            <w:r w:rsidRPr="007425E1">
              <w:t>The Ancient of Days,</w:t>
            </w:r>
          </w:p>
          <w:p w14:paraId="08AE4BA0" w14:textId="77777777" w:rsidR="008A3F9A" w:rsidRDefault="008A3F9A" w:rsidP="008A3F9A">
            <w:pPr>
              <w:pStyle w:val="EngHangEnd"/>
            </w:pPr>
            <w:r w:rsidRPr="007425E1">
              <w:t>Came forth from your womb.</w:t>
            </w:r>
          </w:p>
        </w:tc>
        <w:tc>
          <w:tcPr>
            <w:tcW w:w="288" w:type="dxa"/>
          </w:tcPr>
          <w:p w14:paraId="2197DEBB" w14:textId="77777777" w:rsidR="008A3F9A" w:rsidRDefault="008A3F9A" w:rsidP="004443C1"/>
        </w:tc>
        <w:tc>
          <w:tcPr>
            <w:tcW w:w="288" w:type="dxa"/>
          </w:tcPr>
          <w:p w14:paraId="5A487D8F" w14:textId="77777777" w:rsidR="008A3F9A" w:rsidRDefault="008A3F9A" w:rsidP="004443C1">
            <w:pPr>
              <w:pStyle w:val="CopticCross"/>
            </w:pPr>
          </w:p>
        </w:tc>
        <w:tc>
          <w:tcPr>
            <w:tcW w:w="3960" w:type="dxa"/>
          </w:tcPr>
          <w:p w14:paraId="2A05B0CA" w14:textId="77777777" w:rsidR="008A3F9A" w:rsidRDefault="008A3F9A" w:rsidP="00192066">
            <w:pPr>
              <w:pStyle w:val="CopticVersemulti-line"/>
            </w:pPr>
            <w:r w:rsidRPr="00192066">
              <w:t>Ⲫⲏⲉⲧϣⲟⲡ ϧⲁϫⲉⲛ ⲛⲓⲉ̀ⲱⲛ</w:t>
            </w:r>
          </w:p>
          <w:p w14:paraId="375C070E" w14:textId="77777777" w:rsidR="008A3F9A" w:rsidRDefault="008A3F9A" w:rsidP="00192066">
            <w:pPr>
              <w:pStyle w:val="CopticVersemulti-line"/>
            </w:pPr>
            <w:r w:rsidRPr="00192066">
              <w:t>ⲓ̀ ⲁϥϭⲓⲥⲁⲣⲝ  ̀ⲃⲟⲗ ⲛϧⲏϯ</w:t>
            </w:r>
          </w:p>
          <w:p w14:paraId="60877D79" w14:textId="77777777" w:rsidR="008A3F9A" w:rsidRDefault="008A3F9A" w:rsidP="00192066">
            <w:pPr>
              <w:pStyle w:val="CopticVersemulti-line"/>
            </w:pPr>
            <w:r w:rsidRPr="00192066">
              <w:t>ⲡⲓⲁ̀ⲡⲁⲥ ⲛ̀ⲧⲉ ⲛⲓⲉ̀ϩⲟⲟⲩ</w:t>
            </w:r>
          </w:p>
          <w:p w14:paraId="48E57F8C" w14:textId="77777777" w:rsidR="008A3F9A" w:rsidRDefault="008A3F9A" w:rsidP="00192066">
            <w:pPr>
              <w:pStyle w:val="CopticVerse"/>
            </w:pPr>
            <w:r w:rsidRPr="00192066">
              <w:t>ⲁϥⲓ̀ ⲉ̀ⲃⲟⲗ ϧⲉⲛ ⲧⲉⲙⲏⲧⲣⲁ</w:t>
            </w:r>
          </w:p>
        </w:tc>
      </w:tr>
      <w:tr w:rsidR="008A3F9A" w14:paraId="31144908" w14:textId="77777777" w:rsidTr="004C259F">
        <w:trPr>
          <w:cantSplit/>
          <w:jc w:val="center"/>
        </w:trPr>
        <w:tc>
          <w:tcPr>
            <w:tcW w:w="288" w:type="dxa"/>
          </w:tcPr>
          <w:p w14:paraId="65C0F803" w14:textId="77777777" w:rsidR="008A3F9A" w:rsidRDefault="008A3F9A" w:rsidP="004443C1">
            <w:pPr>
              <w:pStyle w:val="CopticCross"/>
            </w:pPr>
            <w:r w:rsidRPr="00FB5ACB">
              <w:lastRenderedPageBreak/>
              <w:t>¿</w:t>
            </w:r>
          </w:p>
        </w:tc>
        <w:tc>
          <w:tcPr>
            <w:tcW w:w="3960" w:type="dxa"/>
          </w:tcPr>
          <w:p w14:paraId="36F76BF9" w14:textId="77777777" w:rsidR="008A3F9A" w:rsidRPr="007425E1" w:rsidRDefault="008A3F9A" w:rsidP="008A3F9A">
            <w:pPr>
              <w:pStyle w:val="EngHang"/>
            </w:pPr>
            <w:r>
              <w:t>He took our flesh,</w:t>
            </w:r>
            <w:r>
              <w:tab/>
            </w:r>
          </w:p>
          <w:p w14:paraId="4CF603FA" w14:textId="77777777" w:rsidR="008A3F9A" w:rsidRPr="007425E1" w:rsidRDefault="008A3F9A" w:rsidP="008A3F9A">
            <w:pPr>
              <w:pStyle w:val="EngHang"/>
            </w:pPr>
            <w:r>
              <w:t>And gave us His Holy Spirit.</w:t>
            </w:r>
          </w:p>
          <w:p w14:paraId="15036377" w14:textId="77777777" w:rsidR="008A3F9A" w:rsidRPr="007425E1" w:rsidRDefault="008A3F9A" w:rsidP="008A3F9A">
            <w:pPr>
              <w:pStyle w:val="EngHang"/>
            </w:pPr>
            <w:r>
              <w:t>He made us one with Himself</w:t>
            </w:r>
          </w:p>
          <w:p w14:paraId="3E0B974F" w14:textId="77777777" w:rsidR="008A3F9A" w:rsidRDefault="008A3F9A" w:rsidP="008A3F9A">
            <w:pPr>
              <w:pStyle w:val="EngHangEnd"/>
            </w:pPr>
            <w:r w:rsidRPr="007425E1">
              <w:t>Through His goodness.</w:t>
            </w:r>
          </w:p>
        </w:tc>
        <w:tc>
          <w:tcPr>
            <w:tcW w:w="288" w:type="dxa"/>
          </w:tcPr>
          <w:p w14:paraId="5DB88BB0" w14:textId="77777777" w:rsidR="008A3F9A" w:rsidRDefault="008A3F9A" w:rsidP="004443C1"/>
        </w:tc>
        <w:tc>
          <w:tcPr>
            <w:tcW w:w="288" w:type="dxa"/>
          </w:tcPr>
          <w:p w14:paraId="0BD3BE8D" w14:textId="77777777" w:rsidR="008A3F9A" w:rsidRDefault="008A3F9A" w:rsidP="004443C1">
            <w:pPr>
              <w:pStyle w:val="CopticCross"/>
            </w:pPr>
            <w:r w:rsidRPr="00FB5ACB">
              <w:t>¿</w:t>
            </w:r>
          </w:p>
        </w:tc>
        <w:tc>
          <w:tcPr>
            <w:tcW w:w="3960" w:type="dxa"/>
          </w:tcPr>
          <w:p w14:paraId="5541D201" w14:textId="77777777" w:rsidR="008A3F9A" w:rsidRDefault="008A3F9A" w:rsidP="00192066">
            <w:pPr>
              <w:pStyle w:val="CopticVersemulti-line"/>
            </w:pPr>
            <w:r w:rsidRPr="00192066">
              <w:t>Ⲛ̀ⲑⲟϥ ⲁϥϭⲓ ⲛ̀ⲧⲉⲛⲥⲁⲣⲝ</w:t>
            </w:r>
          </w:p>
          <w:p w14:paraId="592265B3" w14:textId="77777777" w:rsidR="008A3F9A" w:rsidRDefault="008A3F9A" w:rsidP="00192066">
            <w:pPr>
              <w:pStyle w:val="CopticVersemulti-line"/>
            </w:pPr>
            <w:r w:rsidRPr="00192066">
              <w:t>ⲁϥϯ ⲛⲁⲛ ⲙ̀ⲡⲉϥⲡ̅ⲛ̅ⲁ ⲉ̅ⲑ̅ⲩ</w:t>
            </w:r>
          </w:p>
          <w:p w14:paraId="17A46F1A" w14:textId="77777777" w:rsidR="008A3F9A" w:rsidRDefault="008A3F9A" w:rsidP="00192066">
            <w:pPr>
              <w:pStyle w:val="CopticVersemulti-line"/>
            </w:pPr>
            <w:r w:rsidRPr="00192066">
              <w:t>ⲁϥⲁⲓⲧⲉⲛ ⲛ̀ⲟⲩⲁⲓ ⲛⲉⲙⲁϥ</w:t>
            </w:r>
          </w:p>
          <w:p w14:paraId="1A470194" w14:textId="77777777" w:rsidR="008A3F9A" w:rsidRDefault="008A3F9A" w:rsidP="00192066">
            <w:pPr>
              <w:pStyle w:val="CopticVerse"/>
            </w:pPr>
            <w:r w:rsidRPr="00192066">
              <w:t>ϩⲓⲧⲉⲛ ⲧⲉϥⲙⲉⲧⲁ̀ⲅⲁⲑⲟⲥ</w:t>
            </w:r>
          </w:p>
        </w:tc>
      </w:tr>
      <w:tr w:rsidR="008A3F9A" w14:paraId="7608AD3A" w14:textId="77777777" w:rsidTr="004C259F">
        <w:trPr>
          <w:cantSplit/>
          <w:jc w:val="center"/>
        </w:trPr>
        <w:tc>
          <w:tcPr>
            <w:tcW w:w="288" w:type="dxa"/>
          </w:tcPr>
          <w:p w14:paraId="72428F92" w14:textId="77777777" w:rsidR="008A3F9A" w:rsidRDefault="008A3F9A" w:rsidP="004443C1">
            <w:pPr>
              <w:pStyle w:val="CopticCross"/>
            </w:pPr>
          </w:p>
        </w:tc>
        <w:tc>
          <w:tcPr>
            <w:tcW w:w="3960" w:type="dxa"/>
          </w:tcPr>
          <w:p w14:paraId="7E8AC1CE" w14:textId="77777777" w:rsidR="008A3F9A" w:rsidRPr="007425E1" w:rsidRDefault="008A3F9A" w:rsidP="008A3F9A">
            <w:pPr>
              <w:pStyle w:val="EngHang"/>
            </w:pPr>
            <w:r w:rsidRPr="007425E1">
              <w:t>He took what is ours,</w:t>
            </w:r>
          </w:p>
          <w:p w14:paraId="2C3A0016" w14:textId="77777777" w:rsidR="008A3F9A" w:rsidRPr="007425E1" w:rsidRDefault="008A3F9A" w:rsidP="008A3F9A">
            <w:pPr>
              <w:pStyle w:val="EngHang"/>
            </w:pPr>
            <w:r w:rsidRPr="007425E1">
              <w:t>And gave us what is His,</w:t>
            </w:r>
          </w:p>
          <w:p w14:paraId="48221665" w14:textId="77777777" w:rsidR="008A3F9A" w:rsidRPr="007425E1" w:rsidRDefault="008A3F9A" w:rsidP="008A3F9A">
            <w:pPr>
              <w:pStyle w:val="EngHang"/>
            </w:pPr>
            <w:r>
              <w:t>We praise Him a</w:t>
            </w:r>
            <w:r w:rsidRPr="007425E1">
              <w:t>nd glorify Him,</w:t>
            </w:r>
          </w:p>
          <w:p w14:paraId="5EC208B1" w14:textId="77777777" w:rsidR="008A3F9A" w:rsidRDefault="008A3F9A" w:rsidP="008A3F9A">
            <w:pPr>
              <w:pStyle w:val="EngHangEnd"/>
            </w:pPr>
            <w:r>
              <w:t>And exalt Him above all</w:t>
            </w:r>
            <w:r w:rsidRPr="007425E1">
              <w:t>.</w:t>
            </w:r>
          </w:p>
        </w:tc>
        <w:tc>
          <w:tcPr>
            <w:tcW w:w="288" w:type="dxa"/>
          </w:tcPr>
          <w:p w14:paraId="54D44CA2" w14:textId="77777777" w:rsidR="008A3F9A" w:rsidRDefault="008A3F9A" w:rsidP="004443C1"/>
        </w:tc>
        <w:tc>
          <w:tcPr>
            <w:tcW w:w="288" w:type="dxa"/>
          </w:tcPr>
          <w:p w14:paraId="6F8CD6FD" w14:textId="77777777" w:rsidR="008A3F9A" w:rsidRDefault="008A3F9A" w:rsidP="004443C1">
            <w:pPr>
              <w:pStyle w:val="CopticCross"/>
            </w:pPr>
          </w:p>
        </w:tc>
        <w:tc>
          <w:tcPr>
            <w:tcW w:w="3960" w:type="dxa"/>
          </w:tcPr>
          <w:p w14:paraId="09209695" w14:textId="77777777" w:rsidR="008A3F9A" w:rsidRDefault="008A3F9A" w:rsidP="00192066">
            <w:pPr>
              <w:pStyle w:val="CopticVersemulti-line"/>
            </w:pPr>
            <w:r w:rsidRPr="00192066">
              <w:t>Ⲛ̀ⲑⲟϥ ⲁϥϭⲓ ⲛ̀ⲛⲏⲉ̀ⲧⲉ ⲛⲟⲩⲛ</w:t>
            </w:r>
          </w:p>
          <w:p w14:paraId="423D908B" w14:textId="77777777" w:rsidR="008A3F9A" w:rsidRDefault="008A3F9A" w:rsidP="00192066">
            <w:pPr>
              <w:pStyle w:val="CopticVersemulti-line"/>
            </w:pPr>
            <w:r w:rsidRPr="00192066">
              <w:t>ⲁϥϯ ⲛⲁⲛ ⲛ̀ⲛⲏⲉⲧⲉ ⲛⲟⲩϥ</w:t>
            </w:r>
          </w:p>
          <w:p w14:paraId="4EDF0A19" w14:textId="77777777" w:rsidR="008A3F9A" w:rsidRDefault="008A3F9A" w:rsidP="00192066">
            <w:pPr>
              <w:pStyle w:val="CopticVersemulti-line"/>
            </w:pPr>
            <w:r w:rsidRPr="00192066">
              <w:t>ⲧⲉⲛϩⲱⲥ ⲉ̀ⲣⲟϥ ⲧⲉⲛϯⲱ̀ⲟⲩ ⲛⲁϥ</w:t>
            </w:r>
          </w:p>
          <w:p w14:paraId="5D93469C" w14:textId="77777777" w:rsidR="008A3F9A" w:rsidRDefault="008A3F9A" w:rsidP="00192066">
            <w:pPr>
              <w:pStyle w:val="CopticVerse"/>
            </w:pPr>
            <w:r w:rsidRPr="00192066">
              <w:t>ⲧⲉⲛⲉ̀ⲣϩⲟⲩⲟ̀ ϭⲓⲥⲓ ⲙ̀ⲙⲟϥ</w:t>
            </w:r>
          </w:p>
        </w:tc>
      </w:tr>
    </w:tbl>
    <w:p w14:paraId="45EA931D" w14:textId="77777777" w:rsidR="004443C1" w:rsidRDefault="004C259F" w:rsidP="008A3F9A">
      <w:pPr>
        <w:pStyle w:val="Heading6"/>
      </w:pPr>
      <w:bookmarkStart w:id="765" w:name="_Toc298681334"/>
      <w:r>
        <w:t>Part Four</w:t>
      </w:r>
      <w:bookmarkEnd w:id="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89D466" w14:textId="77777777" w:rsidTr="0038151E">
        <w:trPr>
          <w:cantSplit/>
          <w:jc w:val="center"/>
        </w:trPr>
        <w:tc>
          <w:tcPr>
            <w:tcW w:w="288" w:type="dxa"/>
          </w:tcPr>
          <w:p w14:paraId="531AA1EA" w14:textId="77777777" w:rsidR="008A3F9A" w:rsidRDefault="008A3F9A" w:rsidP="0038151E">
            <w:pPr>
              <w:pStyle w:val="CopticCross"/>
            </w:pPr>
            <w:r w:rsidRPr="00FB5ACB">
              <w:t>¿</w:t>
            </w:r>
          </w:p>
        </w:tc>
        <w:tc>
          <w:tcPr>
            <w:tcW w:w="3960" w:type="dxa"/>
          </w:tcPr>
          <w:p w14:paraId="3FC27ACE" w14:textId="77777777" w:rsidR="008A3F9A" w:rsidRPr="007425E1" w:rsidRDefault="008A3F9A" w:rsidP="008A3F9A">
            <w:pPr>
              <w:pStyle w:val="EngHang"/>
            </w:pPr>
            <w:r>
              <w:t>Many women received honour--</w:t>
            </w:r>
          </w:p>
          <w:p w14:paraId="22EE00C9" w14:textId="77777777" w:rsidR="008A3F9A" w:rsidRPr="007425E1" w:rsidRDefault="008A3F9A" w:rsidP="008A3F9A">
            <w:pPr>
              <w:pStyle w:val="EngHang"/>
            </w:pPr>
            <w:r w:rsidRPr="007425E1">
              <w:t>You are exalted above them all,</w:t>
            </w:r>
            <w:r w:rsidRPr="007425E1">
              <w:tab/>
            </w:r>
          </w:p>
          <w:p w14:paraId="1FA0F198" w14:textId="77777777" w:rsidR="008A3F9A" w:rsidRPr="007425E1" w:rsidRDefault="008A3F9A" w:rsidP="008A3F9A">
            <w:pPr>
              <w:pStyle w:val="EngHang"/>
            </w:pPr>
            <w:r w:rsidRPr="007425E1">
              <w:t>For you are the pride of the virgins,</w:t>
            </w:r>
          </w:p>
          <w:p w14:paraId="7C610E23" w14:textId="77777777" w:rsidR="008A3F9A" w:rsidRDefault="008A3F9A" w:rsidP="008A3F9A">
            <w:pPr>
              <w:pStyle w:val="EngHangEnd"/>
            </w:pPr>
            <w:r w:rsidRPr="007425E1">
              <w:t>O Mary, the Theotokos.</w:t>
            </w:r>
          </w:p>
        </w:tc>
        <w:tc>
          <w:tcPr>
            <w:tcW w:w="288" w:type="dxa"/>
          </w:tcPr>
          <w:p w14:paraId="32683E37" w14:textId="77777777" w:rsidR="008A3F9A" w:rsidRDefault="008A3F9A" w:rsidP="0038151E"/>
        </w:tc>
        <w:tc>
          <w:tcPr>
            <w:tcW w:w="288" w:type="dxa"/>
          </w:tcPr>
          <w:p w14:paraId="6427943A" w14:textId="77777777" w:rsidR="008A3F9A" w:rsidRDefault="008A3F9A" w:rsidP="0038151E">
            <w:pPr>
              <w:pStyle w:val="CopticCross"/>
            </w:pPr>
            <w:r w:rsidRPr="00FB5ACB">
              <w:t>¿</w:t>
            </w:r>
          </w:p>
        </w:tc>
        <w:tc>
          <w:tcPr>
            <w:tcW w:w="3960" w:type="dxa"/>
          </w:tcPr>
          <w:p w14:paraId="5D6E6383" w14:textId="77777777" w:rsidR="008A3F9A" w:rsidRDefault="008A3F9A" w:rsidP="00D72DC0">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6EEC8EC0" w14:textId="77777777" w:rsidR="008A3F9A" w:rsidRDefault="008A3F9A" w:rsidP="00D72DC0">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042D46C0" w14:textId="77777777" w:rsidR="008A3F9A" w:rsidRDefault="008A3F9A" w:rsidP="00D72DC0">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57FFF5E9" w14:textId="77777777" w:rsidR="008A3F9A" w:rsidRDefault="008A3F9A" w:rsidP="00D72DC0">
            <w:pPr>
              <w:pStyle w:val="CopticVerse"/>
            </w:pPr>
            <w:r w:rsidRPr="00D72DC0">
              <w:rPr>
                <w:rFonts w:ascii="Times New Roman" w:hAnsi="Times New Roman" w:cs="Times New Roman"/>
              </w:rPr>
              <w:t>ϯ</w:t>
            </w:r>
            <w:r w:rsidRPr="00D72DC0">
              <w:t>ⲑⲉⲟⲧⲟⲕⲟⲥ Ⲙⲁⲣⲓⲁ</w:t>
            </w:r>
          </w:p>
        </w:tc>
      </w:tr>
      <w:tr w:rsidR="008A3F9A" w14:paraId="63BC8C10" w14:textId="77777777" w:rsidTr="0038151E">
        <w:trPr>
          <w:cantSplit/>
          <w:jc w:val="center"/>
        </w:trPr>
        <w:tc>
          <w:tcPr>
            <w:tcW w:w="288" w:type="dxa"/>
          </w:tcPr>
          <w:p w14:paraId="6FA5FDFB" w14:textId="77777777" w:rsidR="008A3F9A" w:rsidRDefault="008A3F9A" w:rsidP="0038151E">
            <w:pPr>
              <w:pStyle w:val="CopticCross"/>
            </w:pPr>
          </w:p>
        </w:tc>
        <w:tc>
          <w:tcPr>
            <w:tcW w:w="3960" w:type="dxa"/>
          </w:tcPr>
          <w:p w14:paraId="4E0D777A" w14:textId="77777777" w:rsidR="008A3F9A" w:rsidRPr="007425E1" w:rsidRDefault="008A3F9A" w:rsidP="008A3F9A">
            <w:pPr>
              <w:pStyle w:val="EngHang"/>
            </w:pPr>
            <w:r>
              <w:t>You are the spiritual city</w:t>
            </w:r>
          </w:p>
          <w:p w14:paraId="75AD4F5F" w14:textId="77777777" w:rsidR="008A3F9A" w:rsidRPr="007425E1" w:rsidRDefault="008A3F9A" w:rsidP="008A3F9A">
            <w:pPr>
              <w:pStyle w:val="EngHang"/>
            </w:pPr>
            <w:r>
              <w:t>Where the Most High,</w:t>
            </w:r>
          </w:p>
          <w:p w14:paraId="14CAD75E" w14:textId="77777777" w:rsidR="008A3F9A" w:rsidRPr="007425E1" w:rsidRDefault="008A3F9A" w:rsidP="008A3F9A">
            <w:pPr>
              <w:pStyle w:val="EngHang"/>
            </w:pPr>
            <w:r>
              <w:t>Who sits upon the chariot</w:t>
            </w:r>
          </w:p>
          <w:p w14:paraId="44B4DB55" w14:textId="77777777" w:rsidR="008A3F9A" w:rsidRDefault="008A3F9A" w:rsidP="008A3F9A">
            <w:pPr>
              <w:pStyle w:val="EngHangEnd"/>
            </w:pPr>
            <w:r>
              <w:t>Of</w:t>
            </w:r>
            <w:r w:rsidRPr="007425E1">
              <w:t xml:space="preserve"> the Cherubim</w:t>
            </w:r>
            <w:r>
              <w:t xml:space="preserve"> dwells</w:t>
            </w:r>
            <w:r w:rsidRPr="007425E1">
              <w:t>.</w:t>
            </w:r>
          </w:p>
        </w:tc>
        <w:tc>
          <w:tcPr>
            <w:tcW w:w="288" w:type="dxa"/>
          </w:tcPr>
          <w:p w14:paraId="694F2FD5" w14:textId="77777777" w:rsidR="008A3F9A" w:rsidRDefault="008A3F9A" w:rsidP="0038151E"/>
        </w:tc>
        <w:tc>
          <w:tcPr>
            <w:tcW w:w="288" w:type="dxa"/>
          </w:tcPr>
          <w:p w14:paraId="1DEAE40F" w14:textId="77777777" w:rsidR="008A3F9A" w:rsidRDefault="008A3F9A" w:rsidP="0038151E">
            <w:pPr>
              <w:pStyle w:val="CopticCross"/>
            </w:pPr>
          </w:p>
        </w:tc>
        <w:tc>
          <w:tcPr>
            <w:tcW w:w="3960" w:type="dxa"/>
          </w:tcPr>
          <w:p w14:paraId="573BD995" w14:textId="77777777" w:rsidR="008A3F9A" w:rsidRDefault="008A3F9A" w:rsidP="00D72DC0">
            <w:pPr>
              <w:pStyle w:val="CopticVersemulti-line"/>
            </w:pPr>
            <w:r w:rsidRPr="00D72DC0">
              <w:t>Ϯⲡⲟⲗⲓⲥ ⲙ̀ⲯⲩⲭⲟⲛ</w:t>
            </w:r>
          </w:p>
          <w:p w14:paraId="2E170392" w14:textId="77777777" w:rsidR="008A3F9A" w:rsidRDefault="008A3F9A" w:rsidP="00D72DC0">
            <w:pPr>
              <w:pStyle w:val="CopticVersemulti-line"/>
            </w:pPr>
            <w:r w:rsidRPr="00D72DC0">
              <w:t>ⲉ̀ⲧⲁ ⲫⲏⲉⲧϭⲟⲥⲓ ϣⲱⲡⲓ ⲛ̀ϧⲏⲧⲥ</w:t>
            </w:r>
          </w:p>
          <w:p w14:paraId="43F0B4BB" w14:textId="77777777" w:rsidR="008A3F9A" w:rsidRDefault="008A3F9A" w:rsidP="00D72DC0">
            <w:pPr>
              <w:pStyle w:val="CopticVersemulti-line"/>
            </w:pPr>
            <w:r w:rsidRPr="00D72DC0">
              <w:t>ⲫⲏⲉⲧϩⲉⲙⲥⲓ ⲉ̀ϩ̀ⲣⲏⲓ ϩⲓϫⲉⲛ</w:t>
            </w:r>
          </w:p>
          <w:p w14:paraId="045248B9" w14:textId="77777777" w:rsidR="008A3F9A" w:rsidRDefault="008A3F9A" w:rsidP="00D72DC0">
            <w:pPr>
              <w:pStyle w:val="CopticVerse"/>
            </w:pPr>
            <w:r w:rsidRPr="00D72DC0">
              <w:t>ⲡ̀ϩⲁⲣⲙⲁ ⲛ̀ⲛⲓⲭⲉⲣⲟⲩⲃⲓⲙ</w:t>
            </w:r>
          </w:p>
        </w:tc>
      </w:tr>
      <w:tr w:rsidR="008A3F9A" w14:paraId="2F7EE56F" w14:textId="77777777" w:rsidTr="0038151E">
        <w:trPr>
          <w:cantSplit/>
          <w:jc w:val="center"/>
        </w:trPr>
        <w:tc>
          <w:tcPr>
            <w:tcW w:w="288" w:type="dxa"/>
          </w:tcPr>
          <w:p w14:paraId="53563E1E" w14:textId="77777777" w:rsidR="008A3F9A" w:rsidRDefault="008A3F9A" w:rsidP="0038151E">
            <w:pPr>
              <w:pStyle w:val="CopticCross"/>
            </w:pPr>
            <w:r w:rsidRPr="00FB5ACB">
              <w:t>¿</w:t>
            </w:r>
          </w:p>
        </w:tc>
        <w:tc>
          <w:tcPr>
            <w:tcW w:w="3960" w:type="dxa"/>
          </w:tcPr>
          <w:p w14:paraId="2E99EBDA" w14:textId="77777777" w:rsidR="008A3F9A" w:rsidRPr="007425E1" w:rsidRDefault="008A3F9A" w:rsidP="008A3F9A">
            <w:pPr>
              <w:pStyle w:val="EngHang"/>
            </w:pPr>
            <w:r>
              <w:t>The Seraphim glorify Him</w:t>
            </w:r>
          </w:p>
          <w:p w14:paraId="61F9D3B3" w14:textId="77777777" w:rsidR="008A3F9A" w:rsidRPr="007425E1" w:rsidRDefault="008A3F9A" w:rsidP="008A3F9A">
            <w:pPr>
              <w:pStyle w:val="EngHang"/>
            </w:pPr>
            <w:r>
              <w:t>Whom</w:t>
            </w:r>
            <w:r w:rsidRPr="007425E1">
              <w:t xml:space="preserve"> you held in your arms,</w:t>
            </w:r>
          </w:p>
          <w:p w14:paraId="483B5B22" w14:textId="77777777" w:rsidR="008A3F9A" w:rsidRPr="007425E1" w:rsidRDefault="008A3F9A" w:rsidP="008A3F9A">
            <w:pPr>
              <w:pStyle w:val="EngHang"/>
            </w:pPr>
            <w:r w:rsidRPr="007425E1">
              <w:t>Who gives food to all flesh,</w:t>
            </w:r>
          </w:p>
          <w:p w14:paraId="282410C7" w14:textId="77777777" w:rsidR="008A3F9A" w:rsidRDefault="008A3F9A" w:rsidP="008A3F9A">
            <w:pPr>
              <w:pStyle w:val="EngHangEnd"/>
            </w:pPr>
            <w:r w:rsidRPr="007425E1">
              <w:t>Through His great compassion.</w:t>
            </w:r>
          </w:p>
        </w:tc>
        <w:tc>
          <w:tcPr>
            <w:tcW w:w="288" w:type="dxa"/>
          </w:tcPr>
          <w:p w14:paraId="0AA46B94" w14:textId="77777777" w:rsidR="008A3F9A" w:rsidRDefault="008A3F9A" w:rsidP="0038151E"/>
        </w:tc>
        <w:tc>
          <w:tcPr>
            <w:tcW w:w="288" w:type="dxa"/>
          </w:tcPr>
          <w:p w14:paraId="60BFB29A" w14:textId="77777777" w:rsidR="008A3F9A" w:rsidRDefault="008A3F9A" w:rsidP="0038151E">
            <w:pPr>
              <w:pStyle w:val="CopticCross"/>
            </w:pPr>
            <w:r w:rsidRPr="00FB5ACB">
              <w:t>¿</w:t>
            </w:r>
          </w:p>
        </w:tc>
        <w:tc>
          <w:tcPr>
            <w:tcW w:w="3960" w:type="dxa"/>
          </w:tcPr>
          <w:p w14:paraId="3533B3BC" w14:textId="77777777" w:rsidR="008A3F9A" w:rsidRDefault="008A3F9A" w:rsidP="00D72DC0">
            <w:pPr>
              <w:pStyle w:val="CopticVersemulti-line"/>
            </w:pPr>
            <w:r w:rsidRPr="00D72DC0">
              <w:t>Ⲛⲓⲥⲉⲣⲁⲫⲓⲙ ⲥⲉϯⲱ̀ⲟⲩ ⲛⲁϥ</w:t>
            </w:r>
          </w:p>
          <w:p w14:paraId="1B82FB75" w14:textId="77777777" w:rsidR="008A3F9A" w:rsidRDefault="008A3F9A" w:rsidP="00D72DC0">
            <w:pPr>
              <w:pStyle w:val="CopticVersemulti-line"/>
            </w:pPr>
            <w:r w:rsidRPr="00D72DC0">
              <w:t>ⲁ̀ⲣⲉⲧⲁⲗⲟϥ ⲉ̀ϫⲉⲛ ⲛⲉϫ̀ⲫⲟⲓ</w:t>
            </w:r>
          </w:p>
          <w:p w14:paraId="0AF567E9" w14:textId="77777777" w:rsidR="008A3F9A" w:rsidRDefault="008A3F9A" w:rsidP="00D72DC0">
            <w:pPr>
              <w:pStyle w:val="CopticVersemulti-line"/>
            </w:pPr>
            <w:r w:rsidRPr="00D72DC0">
              <w:t>ⲫⲏⲉⲧ ϯϧ̀ⲣⲉ ⲛ̀ⲥⲁⲣⲝ ⲛⲓⲃⲉⲛ</w:t>
            </w:r>
          </w:p>
          <w:p w14:paraId="03A01629" w14:textId="77777777" w:rsidR="008A3F9A" w:rsidRDefault="008A3F9A" w:rsidP="00D72DC0">
            <w:pPr>
              <w:pStyle w:val="CopticVerse"/>
            </w:pPr>
            <w:r w:rsidRPr="00D72DC0">
              <w:t>ϩⲓⲧⲉⲛ ⲧⲉϥⲙⲉⲧϣⲁⲛϩ̀ⲑⲏϥ</w:t>
            </w:r>
          </w:p>
        </w:tc>
      </w:tr>
      <w:tr w:rsidR="008A3F9A" w14:paraId="590847F7" w14:textId="77777777" w:rsidTr="0038151E">
        <w:trPr>
          <w:cantSplit/>
          <w:jc w:val="center"/>
        </w:trPr>
        <w:tc>
          <w:tcPr>
            <w:tcW w:w="288" w:type="dxa"/>
          </w:tcPr>
          <w:p w14:paraId="32349231" w14:textId="77777777" w:rsidR="008A3F9A" w:rsidRDefault="008A3F9A" w:rsidP="0038151E">
            <w:pPr>
              <w:pStyle w:val="CopticCross"/>
            </w:pPr>
          </w:p>
        </w:tc>
        <w:tc>
          <w:tcPr>
            <w:tcW w:w="3960" w:type="dxa"/>
          </w:tcPr>
          <w:p w14:paraId="25D9247D" w14:textId="77777777" w:rsidR="008A3F9A" w:rsidRDefault="008A3F9A" w:rsidP="008A3F9A">
            <w:pPr>
              <w:pStyle w:val="EngHang"/>
            </w:pPr>
            <w:r>
              <w:t>He was nursed by you,</w:t>
            </w:r>
          </w:p>
          <w:p w14:paraId="16599C37" w14:textId="77777777" w:rsidR="008A3F9A" w:rsidRDefault="008A3F9A" w:rsidP="008A3F9A">
            <w:pPr>
              <w:pStyle w:val="EngHang"/>
            </w:pPr>
            <w:r>
              <w:t>And you suckled Him,</w:t>
            </w:r>
          </w:p>
          <w:p w14:paraId="06CAA46E" w14:textId="77777777" w:rsidR="008A3F9A" w:rsidRDefault="008A3F9A" w:rsidP="008A3F9A">
            <w:pPr>
              <w:pStyle w:val="EngHang"/>
            </w:pPr>
            <w:r>
              <w:t>For He is our God,</w:t>
            </w:r>
          </w:p>
          <w:p w14:paraId="2712B726" w14:textId="77777777" w:rsidR="008A3F9A" w:rsidRDefault="008A3F9A" w:rsidP="008A3F9A">
            <w:pPr>
              <w:pStyle w:val="EngHangEnd"/>
            </w:pPr>
            <w:r>
              <w:t>And the Saviour of everyone.</w:t>
            </w:r>
          </w:p>
        </w:tc>
        <w:tc>
          <w:tcPr>
            <w:tcW w:w="288" w:type="dxa"/>
          </w:tcPr>
          <w:p w14:paraId="14090692" w14:textId="77777777" w:rsidR="008A3F9A" w:rsidRDefault="008A3F9A" w:rsidP="0038151E"/>
        </w:tc>
        <w:tc>
          <w:tcPr>
            <w:tcW w:w="288" w:type="dxa"/>
          </w:tcPr>
          <w:p w14:paraId="394DD9BE" w14:textId="77777777" w:rsidR="008A3F9A" w:rsidRDefault="008A3F9A" w:rsidP="0038151E">
            <w:pPr>
              <w:pStyle w:val="CopticCross"/>
            </w:pPr>
          </w:p>
        </w:tc>
        <w:tc>
          <w:tcPr>
            <w:tcW w:w="3960" w:type="dxa"/>
          </w:tcPr>
          <w:p w14:paraId="7AA72B88" w14:textId="77777777" w:rsidR="008A3F9A" w:rsidRDefault="008A3F9A" w:rsidP="00D72DC0">
            <w:pPr>
              <w:pStyle w:val="CopticVersemulti-line"/>
            </w:pPr>
            <w:r w:rsidRPr="00D72DC0">
              <w:t>Ⲁϥⲁ̀ⲙⲟⲛⲓ ⲛ̀ⲛⲉⲙⲛⲟϯ</w:t>
            </w:r>
          </w:p>
          <w:p w14:paraId="7A3DF49E" w14:textId="77777777" w:rsidR="008A3F9A" w:rsidRDefault="008A3F9A" w:rsidP="00D72DC0">
            <w:pPr>
              <w:pStyle w:val="CopticVersemulti-line"/>
            </w:pPr>
            <w:r w:rsidRPr="00D72DC0">
              <w:t>ⲁ̀ⲣⲉϯ ⲉ̀ⲣⲱϯ ⲉ̀ϧⲟⲩⲛ ⲉ̀ⲣⲟϥ</w:t>
            </w:r>
          </w:p>
          <w:p w14:paraId="35DE471D" w14:textId="77777777" w:rsidR="008A3F9A" w:rsidRDefault="008A3F9A" w:rsidP="00D72DC0">
            <w:pPr>
              <w:pStyle w:val="CopticVersemulti-line"/>
            </w:pPr>
            <w:r w:rsidRPr="00D72DC0">
              <w:t>ϫⲉ ⲅⲁⲣ ⲛ̀ⲑⲟϥ ⲡⲉ ⲡⲉⲛⲛⲟⲩϯ</w:t>
            </w:r>
          </w:p>
          <w:p w14:paraId="2B5AE4CD" w14:textId="77777777" w:rsidR="008A3F9A" w:rsidRDefault="008A3F9A" w:rsidP="00D72DC0">
            <w:pPr>
              <w:pStyle w:val="CopticVerse"/>
            </w:pPr>
            <w:r w:rsidRPr="00D72DC0">
              <w:t>ⲟⲩⲟϩ ⲡ̀ⲥⲱⲧⲏⲣ ⲧ̀ⲉ ⲟⲩⲟⲛ ⲛⲓⲃⲉⲛ</w:t>
            </w:r>
          </w:p>
        </w:tc>
      </w:tr>
      <w:tr w:rsidR="008A3F9A" w14:paraId="272BF678" w14:textId="77777777" w:rsidTr="0038151E">
        <w:trPr>
          <w:cantSplit/>
          <w:jc w:val="center"/>
        </w:trPr>
        <w:tc>
          <w:tcPr>
            <w:tcW w:w="288" w:type="dxa"/>
          </w:tcPr>
          <w:p w14:paraId="2DBDB11D" w14:textId="77777777" w:rsidR="008A3F9A" w:rsidRDefault="008A3F9A" w:rsidP="0038151E">
            <w:pPr>
              <w:pStyle w:val="CopticCross"/>
            </w:pPr>
            <w:r w:rsidRPr="00FB5ACB">
              <w:lastRenderedPageBreak/>
              <w:t>¿</w:t>
            </w:r>
          </w:p>
        </w:tc>
        <w:tc>
          <w:tcPr>
            <w:tcW w:w="3960" w:type="dxa"/>
          </w:tcPr>
          <w:p w14:paraId="61406BF7" w14:textId="77777777" w:rsidR="008A3F9A" w:rsidRPr="007425E1" w:rsidRDefault="008A3F9A" w:rsidP="008A3F9A">
            <w:pPr>
              <w:pStyle w:val="EngHang"/>
            </w:pPr>
            <w:r w:rsidRPr="007425E1">
              <w:t>He shepherds us,</w:t>
            </w:r>
          </w:p>
          <w:p w14:paraId="7F7AD90A" w14:textId="77777777" w:rsidR="008A3F9A" w:rsidRPr="007425E1" w:rsidRDefault="008A3F9A" w:rsidP="008A3F9A">
            <w:pPr>
              <w:pStyle w:val="EngHang"/>
            </w:pPr>
            <w:r>
              <w:t>Forever and ever.</w:t>
            </w:r>
          </w:p>
          <w:p w14:paraId="26E54D92" w14:textId="77777777" w:rsidR="008A3F9A" w:rsidRPr="007425E1" w:rsidRDefault="008A3F9A" w:rsidP="008A3F9A">
            <w:pPr>
              <w:pStyle w:val="EngHang"/>
            </w:pPr>
            <w:r>
              <w:t xml:space="preserve">We praise, we </w:t>
            </w:r>
            <w:r w:rsidRPr="007425E1">
              <w:t>glorify Him,</w:t>
            </w:r>
          </w:p>
          <w:p w14:paraId="45DD941C" w14:textId="77777777" w:rsidR="008A3F9A" w:rsidRDefault="008A3F9A" w:rsidP="008A3F9A">
            <w:pPr>
              <w:pStyle w:val="EngHangEnd"/>
            </w:pPr>
            <w:r w:rsidRPr="007425E1">
              <w:t>And exalt Him</w:t>
            </w:r>
            <w:r>
              <w:t xml:space="preserve"> above all</w:t>
            </w:r>
            <w:r w:rsidRPr="007425E1">
              <w:t>.</w:t>
            </w:r>
          </w:p>
        </w:tc>
        <w:tc>
          <w:tcPr>
            <w:tcW w:w="288" w:type="dxa"/>
          </w:tcPr>
          <w:p w14:paraId="6087C73E" w14:textId="77777777" w:rsidR="008A3F9A" w:rsidRDefault="008A3F9A" w:rsidP="0038151E"/>
        </w:tc>
        <w:tc>
          <w:tcPr>
            <w:tcW w:w="288" w:type="dxa"/>
          </w:tcPr>
          <w:p w14:paraId="53F383E4" w14:textId="77777777" w:rsidR="008A3F9A" w:rsidRDefault="008A3F9A" w:rsidP="0038151E">
            <w:pPr>
              <w:pStyle w:val="CopticCross"/>
            </w:pPr>
            <w:r w:rsidRPr="00FB5ACB">
              <w:t>¿</w:t>
            </w:r>
          </w:p>
        </w:tc>
        <w:tc>
          <w:tcPr>
            <w:tcW w:w="3960" w:type="dxa"/>
          </w:tcPr>
          <w:p w14:paraId="4017B106" w14:textId="77777777" w:rsidR="008A3F9A" w:rsidRDefault="008A3F9A" w:rsidP="00D72DC0">
            <w:pPr>
              <w:pStyle w:val="CopticVersemulti-line"/>
            </w:pPr>
            <w:r w:rsidRPr="00D72DC0">
              <w:t>Ⲛ̀ⲑⲟϥ ⲡⲉⲑⲛⲁⲁ̀ⲙⲟⲛⲓ ⲙ̀ⲙⲟⲛ</w:t>
            </w:r>
          </w:p>
          <w:p w14:paraId="67EEFBEF" w14:textId="77777777" w:rsidR="008A3F9A" w:rsidRDefault="008A3F9A" w:rsidP="00D72DC0">
            <w:pPr>
              <w:pStyle w:val="CopticVersemulti-line"/>
            </w:pPr>
            <w:r w:rsidRPr="00D72DC0">
              <w:t>ϣⲁ ⲉⲛⲉϩ ⲛ̀ⲧⲉ ⲡⲓⲉ̀ⲛⲉϩ</w:t>
            </w:r>
          </w:p>
          <w:p w14:paraId="5643E7F9" w14:textId="77777777" w:rsidR="008A3F9A" w:rsidRDefault="008A3F9A" w:rsidP="00D72DC0">
            <w:pPr>
              <w:pStyle w:val="CopticVersemulti-line"/>
            </w:pPr>
            <w:r w:rsidRPr="00D72DC0">
              <w:t>ⲧⲉⲛϩⲱⲥ ⲉ̀ⲣⲟϥ ⲧⲉⲛϯⲱ̀ⲟⲩ ⲛⲁϥ</w:t>
            </w:r>
          </w:p>
          <w:p w14:paraId="062727BB" w14:textId="77777777" w:rsidR="008A3F9A" w:rsidRDefault="008A3F9A" w:rsidP="00D72DC0">
            <w:pPr>
              <w:pStyle w:val="CopticVerse"/>
            </w:pPr>
            <w:r w:rsidRPr="00D72DC0">
              <w:t>ⲧⲉⲛⲉⲣϩⲟⲩⲟ̀ ⲧⲉⲛϭⲓⲥⲓ ⲁⲙⲙⲟϥ</w:t>
            </w:r>
          </w:p>
        </w:tc>
      </w:tr>
      <w:tr w:rsidR="008A3F9A" w14:paraId="7F9EEE23" w14:textId="77777777" w:rsidTr="0038151E">
        <w:trPr>
          <w:cantSplit/>
          <w:jc w:val="center"/>
        </w:trPr>
        <w:tc>
          <w:tcPr>
            <w:tcW w:w="288" w:type="dxa"/>
          </w:tcPr>
          <w:p w14:paraId="5C9B22A6" w14:textId="77777777" w:rsidR="008A3F9A" w:rsidRDefault="008A3F9A" w:rsidP="0038151E">
            <w:pPr>
              <w:pStyle w:val="CopticCross"/>
            </w:pPr>
          </w:p>
        </w:tc>
        <w:tc>
          <w:tcPr>
            <w:tcW w:w="3960" w:type="dxa"/>
          </w:tcPr>
          <w:p w14:paraId="468D17F7" w14:textId="77777777" w:rsidR="008A3F9A" w:rsidRPr="007425E1" w:rsidRDefault="008A3F9A" w:rsidP="008A3F9A">
            <w:pPr>
              <w:pStyle w:val="EngHang"/>
            </w:pPr>
            <w:r w:rsidRPr="007425E1">
              <w:t>He took what is ours,</w:t>
            </w:r>
          </w:p>
          <w:p w14:paraId="2DDD3A85" w14:textId="77777777" w:rsidR="008A3F9A" w:rsidRPr="007425E1" w:rsidRDefault="008A3F9A" w:rsidP="008A3F9A">
            <w:pPr>
              <w:pStyle w:val="EngHang"/>
            </w:pPr>
            <w:r w:rsidRPr="007425E1">
              <w:t>And gave us what is His,</w:t>
            </w:r>
          </w:p>
          <w:p w14:paraId="1B1AC75A" w14:textId="77777777" w:rsidR="008A3F9A" w:rsidRPr="007425E1" w:rsidRDefault="008A3F9A" w:rsidP="008A3F9A">
            <w:pPr>
              <w:pStyle w:val="EngHang"/>
            </w:pPr>
            <w:r>
              <w:t>We praise Him a</w:t>
            </w:r>
            <w:r w:rsidRPr="007425E1">
              <w:t>nd glorify Him,</w:t>
            </w:r>
          </w:p>
          <w:p w14:paraId="6D5E82A9" w14:textId="77777777" w:rsidR="008A3F9A" w:rsidRDefault="008A3F9A" w:rsidP="008A3F9A">
            <w:pPr>
              <w:pStyle w:val="EngHangEnd"/>
            </w:pPr>
            <w:r>
              <w:t>And exalt Him above all</w:t>
            </w:r>
            <w:r w:rsidRPr="007425E1">
              <w:t>.</w:t>
            </w:r>
          </w:p>
        </w:tc>
        <w:tc>
          <w:tcPr>
            <w:tcW w:w="288" w:type="dxa"/>
          </w:tcPr>
          <w:p w14:paraId="5DC78BB9" w14:textId="77777777" w:rsidR="008A3F9A" w:rsidRDefault="008A3F9A" w:rsidP="0038151E"/>
        </w:tc>
        <w:tc>
          <w:tcPr>
            <w:tcW w:w="288" w:type="dxa"/>
          </w:tcPr>
          <w:p w14:paraId="4B481BA3" w14:textId="77777777" w:rsidR="008A3F9A" w:rsidRDefault="008A3F9A" w:rsidP="0038151E">
            <w:pPr>
              <w:pStyle w:val="CopticCross"/>
            </w:pPr>
          </w:p>
        </w:tc>
        <w:tc>
          <w:tcPr>
            <w:tcW w:w="3960" w:type="dxa"/>
          </w:tcPr>
          <w:p w14:paraId="2859177B" w14:textId="77777777" w:rsidR="008A3F9A" w:rsidRDefault="008A3F9A" w:rsidP="00D72DC0">
            <w:pPr>
              <w:pStyle w:val="CopticVersemulti-line"/>
            </w:pPr>
            <w:r w:rsidRPr="00192066">
              <w:t>Ⲛ̀ⲑⲟϥ ⲁϥϭⲓ ⲛ̀ⲛⲏⲉ̀ⲧⲉ ⲛⲟⲩⲛ</w:t>
            </w:r>
          </w:p>
          <w:p w14:paraId="7CE6864C" w14:textId="77777777" w:rsidR="008A3F9A" w:rsidRDefault="008A3F9A" w:rsidP="00D72DC0">
            <w:pPr>
              <w:pStyle w:val="CopticVersemulti-line"/>
            </w:pPr>
            <w:r w:rsidRPr="00192066">
              <w:t>ⲁϥϯ ⲛⲁⲛ ⲛ̀ⲛⲏⲉⲧⲉ ⲛⲟⲩϥ</w:t>
            </w:r>
          </w:p>
          <w:p w14:paraId="32BB0FCA" w14:textId="77777777" w:rsidR="008A3F9A" w:rsidRDefault="008A3F9A" w:rsidP="00D72DC0">
            <w:pPr>
              <w:pStyle w:val="CopticVersemulti-line"/>
            </w:pPr>
            <w:r w:rsidRPr="00192066">
              <w:t>ⲧⲉⲛϩⲱⲥ ⲉ̀ⲣⲟϥ ⲧⲉⲛϯⲱ̀ⲟⲩ ⲛⲁϥ</w:t>
            </w:r>
          </w:p>
          <w:p w14:paraId="4D598DBA" w14:textId="77777777" w:rsidR="008A3F9A" w:rsidRDefault="008A3F9A" w:rsidP="00D72DC0">
            <w:pPr>
              <w:pStyle w:val="CopticVersemulti-line"/>
            </w:pPr>
            <w:r w:rsidRPr="00192066">
              <w:t>ⲧⲉⲛⲉ̀ⲣϩⲟⲩⲟ̀ ϭⲓⲥⲓ ⲙ̀ⲙⲟϥ</w:t>
            </w:r>
          </w:p>
        </w:tc>
      </w:tr>
    </w:tbl>
    <w:p w14:paraId="0F229F31" w14:textId="77777777" w:rsidR="004C259F" w:rsidRDefault="004C259F" w:rsidP="008A3F9A">
      <w:pPr>
        <w:pStyle w:val="Heading6"/>
      </w:pPr>
      <w:bookmarkStart w:id="766" w:name="_Toc298681335"/>
      <w:r>
        <w:t>Part Five</w:t>
      </w:r>
      <w:bookmarkEnd w:id="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11389119" w14:textId="77777777" w:rsidTr="0038151E">
        <w:trPr>
          <w:cantSplit/>
          <w:jc w:val="center"/>
        </w:trPr>
        <w:tc>
          <w:tcPr>
            <w:tcW w:w="288" w:type="dxa"/>
          </w:tcPr>
          <w:p w14:paraId="3E41D29F" w14:textId="77777777" w:rsidR="008A3F9A" w:rsidRDefault="008A3F9A" w:rsidP="0038151E">
            <w:pPr>
              <w:pStyle w:val="CopticCross"/>
            </w:pPr>
            <w:r w:rsidRPr="00FB5ACB">
              <w:t>¿</w:t>
            </w:r>
          </w:p>
        </w:tc>
        <w:tc>
          <w:tcPr>
            <w:tcW w:w="3960" w:type="dxa"/>
          </w:tcPr>
          <w:p w14:paraId="7E3A03F6" w14:textId="77777777" w:rsidR="008A3F9A" w:rsidRPr="007425E1" w:rsidRDefault="008A3F9A" w:rsidP="008A3F9A">
            <w:pPr>
              <w:pStyle w:val="EngHang"/>
            </w:pPr>
            <w:r w:rsidRPr="007425E1">
              <w:t>The Virgin Mary,</w:t>
            </w:r>
          </w:p>
          <w:p w14:paraId="12B6EB48" w14:textId="77777777" w:rsidR="008A3F9A" w:rsidRPr="007425E1" w:rsidRDefault="008A3F9A" w:rsidP="008A3F9A">
            <w:pPr>
              <w:pStyle w:val="EngHang"/>
            </w:pPr>
            <w:r w:rsidRPr="007425E1">
              <w:t>The prudent Mother of God,</w:t>
            </w:r>
            <w:r w:rsidRPr="007425E1">
              <w:tab/>
            </w:r>
          </w:p>
          <w:p w14:paraId="0E6CE6D3" w14:textId="77777777" w:rsidR="008A3F9A" w:rsidRPr="007425E1" w:rsidRDefault="008A3F9A" w:rsidP="008A3F9A">
            <w:pPr>
              <w:pStyle w:val="EngHang"/>
            </w:pPr>
            <w:r>
              <w:t>The fragrant garden,</w:t>
            </w:r>
            <w:r>
              <w:tab/>
            </w:r>
          </w:p>
          <w:p w14:paraId="02DFF2F0" w14:textId="77777777" w:rsidR="008A3F9A" w:rsidRDefault="008A3F9A" w:rsidP="008A3F9A">
            <w:pPr>
              <w:pStyle w:val="EngHangEnd"/>
            </w:pPr>
            <w:r w:rsidRPr="007425E1">
              <w:t>The holy fountain of living water.</w:t>
            </w:r>
          </w:p>
        </w:tc>
        <w:tc>
          <w:tcPr>
            <w:tcW w:w="288" w:type="dxa"/>
          </w:tcPr>
          <w:p w14:paraId="6477A333" w14:textId="77777777" w:rsidR="008A3F9A" w:rsidRDefault="008A3F9A" w:rsidP="0038151E"/>
        </w:tc>
        <w:tc>
          <w:tcPr>
            <w:tcW w:w="288" w:type="dxa"/>
          </w:tcPr>
          <w:p w14:paraId="5CBCB657" w14:textId="77777777" w:rsidR="008A3F9A" w:rsidRDefault="008A3F9A" w:rsidP="0038151E">
            <w:pPr>
              <w:pStyle w:val="CopticCross"/>
            </w:pPr>
            <w:r w:rsidRPr="00FB5ACB">
              <w:t>¿</w:t>
            </w:r>
          </w:p>
        </w:tc>
        <w:tc>
          <w:tcPr>
            <w:tcW w:w="3960" w:type="dxa"/>
          </w:tcPr>
          <w:p w14:paraId="4EAC1E24" w14:textId="77777777" w:rsidR="008A3F9A" w:rsidRDefault="008A3F9A" w:rsidP="00D72DC0">
            <w:pPr>
              <w:pStyle w:val="CopticVersemulti-line"/>
            </w:pPr>
            <w:r>
              <w:rPr>
                <w:rFonts w:cs="FreeSerifAvvaShenouda"/>
              </w:rPr>
              <w:t>Ϯ</w:t>
            </w:r>
            <w:r w:rsidRPr="00D72DC0">
              <w:t>ⲡⲁⲣⲑⲉⲛⲟⲥ Ⲙⲁⲣⲓⲁⲙ</w:t>
            </w:r>
          </w:p>
          <w:p w14:paraId="3C0D328E" w14:textId="77777777" w:rsidR="008A3F9A" w:rsidRDefault="008A3F9A" w:rsidP="00D72DC0">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1594581" w14:textId="77777777" w:rsidR="008A3F9A" w:rsidRDefault="008A3F9A" w:rsidP="00D72DC0">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38CC507D" w14:textId="77777777" w:rsidR="008A3F9A" w:rsidRDefault="008A3F9A" w:rsidP="00D72DC0">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8A3F9A" w14:paraId="1A777DF7" w14:textId="77777777" w:rsidTr="0038151E">
        <w:trPr>
          <w:cantSplit/>
          <w:jc w:val="center"/>
        </w:trPr>
        <w:tc>
          <w:tcPr>
            <w:tcW w:w="288" w:type="dxa"/>
          </w:tcPr>
          <w:p w14:paraId="42231CB6" w14:textId="77777777" w:rsidR="008A3F9A" w:rsidRDefault="008A3F9A" w:rsidP="0038151E">
            <w:pPr>
              <w:pStyle w:val="CopticCross"/>
            </w:pPr>
          </w:p>
        </w:tc>
        <w:tc>
          <w:tcPr>
            <w:tcW w:w="3960" w:type="dxa"/>
          </w:tcPr>
          <w:p w14:paraId="58114789" w14:textId="77777777" w:rsidR="008A3F9A" w:rsidRPr="007425E1" w:rsidRDefault="008A3F9A" w:rsidP="008A3F9A">
            <w:pPr>
              <w:pStyle w:val="EngHang"/>
            </w:pPr>
            <w:r w:rsidRPr="007425E1">
              <w:t>The fruit of your womb,</w:t>
            </w:r>
          </w:p>
          <w:p w14:paraId="29F22F4F" w14:textId="77777777" w:rsidR="008A3F9A" w:rsidRPr="007425E1" w:rsidRDefault="008A3F9A" w:rsidP="008A3F9A">
            <w:pPr>
              <w:pStyle w:val="EngHang"/>
            </w:pPr>
            <w:r>
              <w:t>Came and saved the world.</w:t>
            </w:r>
          </w:p>
          <w:p w14:paraId="4B0DA9B0" w14:textId="77777777" w:rsidR="008A3F9A" w:rsidRPr="007425E1" w:rsidRDefault="008A3F9A" w:rsidP="008A3F9A">
            <w:pPr>
              <w:pStyle w:val="EngHang"/>
            </w:pPr>
            <w:r w:rsidRPr="007425E1">
              <w:t>He abolished</w:t>
            </w:r>
            <w:r w:rsidR="00FE0AE4">
              <w:rPr>
                <w:rStyle w:val="FootnoteReference"/>
                <w:rFonts w:eastAsiaTheme="majorEastAsia"/>
                <w:lang w:val="en-GB"/>
              </w:rPr>
              <w:t xml:space="preserve"> </w:t>
            </w:r>
            <w:r w:rsidRPr="007425E1">
              <w:t>the enmity,</w:t>
            </w:r>
          </w:p>
          <w:p w14:paraId="6633A36C" w14:textId="77777777" w:rsidR="008A3F9A" w:rsidRDefault="008A3F9A" w:rsidP="008A3F9A">
            <w:pPr>
              <w:pStyle w:val="EngHangEnd"/>
            </w:pPr>
            <w:r w:rsidRPr="007425E1">
              <w:t xml:space="preserve">And established </w:t>
            </w:r>
            <w:r>
              <w:t>His peace for</w:t>
            </w:r>
            <w:r w:rsidRPr="007425E1">
              <w:t xml:space="preserve"> us.</w:t>
            </w:r>
          </w:p>
        </w:tc>
        <w:tc>
          <w:tcPr>
            <w:tcW w:w="288" w:type="dxa"/>
          </w:tcPr>
          <w:p w14:paraId="661141F2" w14:textId="77777777" w:rsidR="008A3F9A" w:rsidRDefault="008A3F9A" w:rsidP="0038151E"/>
        </w:tc>
        <w:tc>
          <w:tcPr>
            <w:tcW w:w="288" w:type="dxa"/>
          </w:tcPr>
          <w:p w14:paraId="3F1BC757" w14:textId="77777777" w:rsidR="008A3F9A" w:rsidRDefault="008A3F9A" w:rsidP="0038151E">
            <w:pPr>
              <w:pStyle w:val="CopticCross"/>
            </w:pPr>
          </w:p>
        </w:tc>
        <w:tc>
          <w:tcPr>
            <w:tcW w:w="3960" w:type="dxa"/>
          </w:tcPr>
          <w:p w14:paraId="27BB3A0F" w14:textId="77777777" w:rsidR="008A3F9A" w:rsidRDefault="008A3F9A" w:rsidP="00D72DC0">
            <w:pPr>
              <w:pStyle w:val="CopticVersemulti-line"/>
            </w:pPr>
            <w:r w:rsidRPr="00D72DC0">
              <w:t>Ⲁ̀ ⲡⲓⲕⲁⲣⲡⲟⲥ ⲛ̀ⲧⲉ ⲧⲉⲛⲉϫⲓ</w:t>
            </w:r>
          </w:p>
          <w:p w14:paraId="54AF290A" w14:textId="77777777" w:rsidR="008A3F9A" w:rsidRDefault="008A3F9A" w:rsidP="00D72DC0">
            <w:pPr>
              <w:pStyle w:val="CopticVersemulti-line"/>
            </w:pPr>
            <w:r w:rsidRPr="00D72DC0">
              <w:t>ⲁϥⲓ̀ ⲁϥⲥⲱϯ ⲛ̀ϯⲟⲓⲕⲟⲩⲙⲉⲛⲏ</w:t>
            </w:r>
          </w:p>
          <w:p w14:paraId="5EC64B6F" w14:textId="77777777" w:rsidR="008A3F9A" w:rsidRDefault="008A3F9A" w:rsidP="00D72DC0">
            <w:pPr>
              <w:pStyle w:val="CopticVersemulti-line"/>
            </w:pPr>
            <w:r w:rsidRPr="00D72DC0">
              <w:t>ⲁϥⲃⲉⲗ ϯⲙⲉⲧϫⲁϫⲓ ⲉⲃⲟⲗ ϩⲁⲣⲟⲛ</w:t>
            </w:r>
          </w:p>
          <w:p w14:paraId="7848C341" w14:textId="77777777" w:rsidR="008A3F9A" w:rsidRDefault="008A3F9A" w:rsidP="00D72DC0">
            <w:pPr>
              <w:pStyle w:val="CopticVersemulti-line"/>
            </w:pPr>
            <w:r w:rsidRPr="00D72DC0">
              <w:t>ⲁϥⲥⲉⲙⲛⲓ ⲛⲁⲛ ⲛ̀ⲧⲉϥϩⲓⲣⲏⲛⲏ</w:t>
            </w:r>
          </w:p>
        </w:tc>
      </w:tr>
      <w:tr w:rsidR="008A3F9A" w14:paraId="3E533A6A" w14:textId="77777777" w:rsidTr="0038151E">
        <w:trPr>
          <w:cantSplit/>
          <w:jc w:val="center"/>
        </w:trPr>
        <w:tc>
          <w:tcPr>
            <w:tcW w:w="288" w:type="dxa"/>
          </w:tcPr>
          <w:p w14:paraId="75282F30" w14:textId="77777777" w:rsidR="008A3F9A" w:rsidRDefault="008A3F9A" w:rsidP="0038151E">
            <w:pPr>
              <w:pStyle w:val="CopticCross"/>
            </w:pPr>
            <w:r w:rsidRPr="00FB5ACB">
              <w:t xml:space="preserve">¿ </w:t>
            </w:r>
          </w:p>
        </w:tc>
        <w:tc>
          <w:tcPr>
            <w:tcW w:w="3960" w:type="dxa"/>
          </w:tcPr>
          <w:p w14:paraId="21A74910" w14:textId="77777777" w:rsidR="008A3F9A" w:rsidRPr="007425E1" w:rsidRDefault="008A3F9A" w:rsidP="008A3F9A">
            <w:pPr>
              <w:pStyle w:val="EngHang"/>
            </w:pPr>
            <w:r w:rsidRPr="007425E1">
              <w:t>Through His Cross,</w:t>
            </w:r>
          </w:p>
          <w:p w14:paraId="29AAB1C5" w14:textId="77777777" w:rsidR="008A3F9A" w:rsidRPr="007425E1" w:rsidRDefault="008A3F9A" w:rsidP="008A3F9A">
            <w:pPr>
              <w:pStyle w:val="EngHang"/>
            </w:pPr>
            <w:r w:rsidRPr="007425E1">
              <w:t>And His holy resurrection,</w:t>
            </w:r>
          </w:p>
          <w:p w14:paraId="1472ACEF" w14:textId="77777777" w:rsidR="008A3F9A" w:rsidRPr="007425E1" w:rsidRDefault="008A3F9A" w:rsidP="008A3F9A">
            <w:pPr>
              <w:pStyle w:val="EngHang"/>
            </w:pPr>
            <w:r w:rsidRPr="007425E1">
              <w:t>He restored man once again,</w:t>
            </w:r>
          </w:p>
          <w:p w14:paraId="0E61028D" w14:textId="77777777" w:rsidR="008A3F9A" w:rsidRDefault="008A3F9A" w:rsidP="008A3F9A">
            <w:pPr>
              <w:pStyle w:val="EngHangEnd"/>
            </w:pPr>
            <w:r w:rsidRPr="007425E1">
              <w:t>To Paradise.</w:t>
            </w:r>
          </w:p>
        </w:tc>
        <w:tc>
          <w:tcPr>
            <w:tcW w:w="288" w:type="dxa"/>
          </w:tcPr>
          <w:p w14:paraId="3AAB97C4" w14:textId="77777777" w:rsidR="008A3F9A" w:rsidRDefault="008A3F9A" w:rsidP="0038151E"/>
        </w:tc>
        <w:tc>
          <w:tcPr>
            <w:tcW w:w="288" w:type="dxa"/>
          </w:tcPr>
          <w:p w14:paraId="63EA0B0D" w14:textId="77777777" w:rsidR="008A3F9A" w:rsidRDefault="008A3F9A" w:rsidP="0038151E">
            <w:pPr>
              <w:pStyle w:val="CopticCross"/>
            </w:pPr>
            <w:r w:rsidRPr="00FB5ACB">
              <w:t>¿</w:t>
            </w:r>
          </w:p>
        </w:tc>
        <w:tc>
          <w:tcPr>
            <w:tcW w:w="3960" w:type="dxa"/>
          </w:tcPr>
          <w:p w14:paraId="24B6CB30" w14:textId="77777777" w:rsidR="008A3F9A" w:rsidRDefault="008A3F9A" w:rsidP="00D72DC0">
            <w:pPr>
              <w:pStyle w:val="CopticVersemulti-line"/>
            </w:pPr>
            <w:r w:rsidRPr="00D72DC0">
              <w:t>Ⲉ̀ⲃⲟⲗϩⲓⲧⲉⲛ ⲡⲉϥ̀ⲥⲧⲁⲩⲣⲟⲥ</w:t>
            </w:r>
          </w:p>
          <w:p w14:paraId="139DC5A2" w14:textId="77777777" w:rsidR="008A3F9A" w:rsidRDefault="008A3F9A" w:rsidP="00D72DC0">
            <w:pPr>
              <w:pStyle w:val="CopticVersemulti-line"/>
            </w:pPr>
            <w:r w:rsidRPr="00D72DC0">
              <w:t>ⲛⲉⲙ ⲧⲉϥⲁ̀ⲛⲁⲥⲧⲁⲥⲓⲥ ⲉ̅ⲑ̅ⲩ</w:t>
            </w:r>
          </w:p>
          <w:p w14:paraId="26B39F7C" w14:textId="77777777" w:rsidR="008A3F9A" w:rsidRDefault="008A3F9A" w:rsidP="00D72DC0">
            <w:pPr>
              <w:pStyle w:val="CopticVersemulti-line"/>
            </w:pPr>
            <w:r w:rsidRPr="00D72DC0">
              <w:t>ⲁϥⲧⲁⲥⲑⲟ ⲙ̀ⲡⲓⲣⲱⲙⲓ ⲛ̀ⲕⲉⲥⲟⲡ</w:t>
            </w:r>
          </w:p>
          <w:p w14:paraId="53FA2466" w14:textId="77777777" w:rsidR="008A3F9A" w:rsidRDefault="008A3F9A" w:rsidP="00D72DC0">
            <w:pPr>
              <w:pStyle w:val="CopticVerse"/>
            </w:pPr>
            <w:r w:rsidRPr="00D72DC0">
              <w:t>ⲉ̀ϧⲟⲩⲛ ⲉ̀ⲡⲓⲡⲁⲣⲁⲇⲓⲥⲟⲥ</w:t>
            </w:r>
          </w:p>
        </w:tc>
      </w:tr>
      <w:tr w:rsidR="008A3F9A" w14:paraId="0FF1C650" w14:textId="77777777" w:rsidTr="0038151E">
        <w:trPr>
          <w:cantSplit/>
          <w:jc w:val="center"/>
        </w:trPr>
        <w:tc>
          <w:tcPr>
            <w:tcW w:w="288" w:type="dxa"/>
          </w:tcPr>
          <w:p w14:paraId="19F4DACA" w14:textId="77777777" w:rsidR="008A3F9A" w:rsidRDefault="008A3F9A" w:rsidP="0038151E">
            <w:pPr>
              <w:pStyle w:val="CopticCross"/>
            </w:pPr>
          </w:p>
        </w:tc>
        <w:tc>
          <w:tcPr>
            <w:tcW w:w="3960" w:type="dxa"/>
          </w:tcPr>
          <w:p w14:paraId="617A2889" w14:textId="77777777" w:rsidR="008A3F9A" w:rsidRPr="007425E1" w:rsidRDefault="008A3F9A" w:rsidP="008A3F9A">
            <w:pPr>
              <w:pStyle w:val="EngHang"/>
            </w:pPr>
            <w:r w:rsidRPr="007425E1">
              <w:t>He took what is ours,</w:t>
            </w:r>
          </w:p>
          <w:p w14:paraId="2671EF9B" w14:textId="77777777" w:rsidR="008A3F9A" w:rsidRPr="007425E1" w:rsidRDefault="008A3F9A" w:rsidP="008A3F9A">
            <w:pPr>
              <w:pStyle w:val="EngHang"/>
            </w:pPr>
            <w:r w:rsidRPr="007425E1">
              <w:t>And gave us what is His,</w:t>
            </w:r>
          </w:p>
          <w:p w14:paraId="7C01CCFF" w14:textId="77777777" w:rsidR="008A3F9A" w:rsidRPr="007425E1" w:rsidRDefault="008A3F9A" w:rsidP="008A3F9A">
            <w:pPr>
              <w:pStyle w:val="EngHang"/>
            </w:pPr>
            <w:r>
              <w:t>We praise Him a</w:t>
            </w:r>
            <w:r w:rsidRPr="007425E1">
              <w:t>nd glorify Him,</w:t>
            </w:r>
          </w:p>
          <w:p w14:paraId="6C223B9C" w14:textId="77777777" w:rsidR="008A3F9A" w:rsidRDefault="008A3F9A" w:rsidP="008A3F9A">
            <w:pPr>
              <w:pStyle w:val="EngHangEnd"/>
            </w:pPr>
            <w:r>
              <w:t>And exalt Him above all</w:t>
            </w:r>
            <w:r w:rsidRPr="007425E1">
              <w:t>.</w:t>
            </w:r>
          </w:p>
        </w:tc>
        <w:tc>
          <w:tcPr>
            <w:tcW w:w="288" w:type="dxa"/>
          </w:tcPr>
          <w:p w14:paraId="7855BBF1" w14:textId="77777777" w:rsidR="008A3F9A" w:rsidRDefault="008A3F9A" w:rsidP="0038151E"/>
        </w:tc>
        <w:tc>
          <w:tcPr>
            <w:tcW w:w="288" w:type="dxa"/>
          </w:tcPr>
          <w:p w14:paraId="0C17F887" w14:textId="77777777" w:rsidR="008A3F9A" w:rsidRDefault="008A3F9A" w:rsidP="0038151E">
            <w:pPr>
              <w:pStyle w:val="CopticCross"/>
            </w:pPr>
          </w:p>
        </w:tc>
        <w:tc>
          <w:tcPr>
            <w:tcW w:w="3960" w:type="dxa"/>
          </w:tcPr>
          <w:p w14:paraId="0EA5FCC8" w14:textId="77777777" w:rsidR="008A3F9A" w:rsidRDefault="008A3F9A" w:rsidP="00D72DC0">
            <w:pPr>
              <w:pStyle w:val="CopticVersemulti-line"/>
            </w:pPr>
            <w:r w:rsidRPr="00192066">
              <w:t>Ⲛ̀ⲑⲟϥ ⲁϥϭⲓ ⲛ̀ⲛⲏⲉ̀ⲧⲉ ⲛⲟⲩⲛ</w:t>
            </w:r>
          </w:p>
          <w:p w14:paraId="10DF3ECE" w14:textId="77777777" w:rsidR="008A3F9A" w:rsidRDefault="008A3F9A" w:rsidP="00D72DC0">
            <w:pPr>
              <w:pStyle w:val="CopticVersemulti-line"/>
            </w:pPr>
            <w:r w:rsidRPr="00192066">
              <w:t>ⲁϥϯ ⲛⲁⲛ ⲛ̀ⲛⲏⲉⲧⲉ ⲛⲟⲩϥ</w:t>
            </w:r>
          </w:p>
          <w:p w14:paraId="5F791683" w14:textId="77777777" w:rsidR="008A3F9A" w:rsidRDefault="008A3F9A" w:rsidP="00D72DC0">
            <w:pPr>
              <w:pStyle w:val="CopticVersemulti-line"/>
            </w:pPr>
            <w:r w:rsidRPr="00192066">
              <w:t>ⲧⲉⲛϩⲱⲥ ⲉ̀ⲣⲟϥ ⲧⲉⲛϯⲱ̀ⲟⲩ ⲛⲁϥ</w:t>
            </w:r>
          </w:p>
          <w:p w14:paraId="436189D7" w14:textId="77777777" w:rsidR="008A3F9A" w:rsidRDefault="008A3F9A" w:rsidP="00D72DC0">
            <w:pPr>
              <w:pStyle w:val="CopticVersemulti-line"/>
            </w:pPr>
            <w:r w:rsidRPr="00192066">
              <w:t>ⲧⲉⲛⲉ̀ⲣϩⲟⲩⲟ̀ ϭⲓⲥⲓ ⲙ̀ⲙⲟϥ</w:t>
            </w:r>
          </w:p>
        </w:tc>
      </w:tr>
    </w:tbl>
    <w:p w14:paraId="4951B04C" w14:textId="77777777" w:rsidR="0038151E" w:rsidRDefault="0038151E" w:rsidP="008A3F9A">
      <w:pPr>
        <w:pStyle w:val="Heading6"/>
      </w:pPr>
      <w:bookmarkStart w:id="767" w:name="_Toc298681336"/>
      <w:r>
        <w:lastRenderedPageBreak/>
        <w:t>Part Six</w:t>
      </w:r>
      <w:bookmarkEnd w:id="7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2C3B5E4D" w14:textId="77777777" w:rsidTr="0038151E">
        <w:trPr>
          <w:cantSplit/>
          <w:jc w:val="center"/>
        </w:trPr>
        <w:tc>
          <w:tcPr>
            <w:tcW w:w="288" w:type="dxa"/>
          </w:tcPr>
          <w:p w14:paraId="5DE52727" w14:textId="77777777" w:rsidR="008A3F9A" w:rsidRDefault="008A3F9A" w:rsidP="0038151E">
            <w:pPr>
              <w:pStyle w:val="CopticCross"/>
            </w:pPr>
            <w:r w:rsidRPr="00FB5ACB">
              <w:t>¿</w:t>
            </w:r>
          </w:p>
        </w:tc>
        <w:tc>
          <w:tcPr>
            <w:tcW w:w="3960" w:type="dxa"/>
          </w:tcPr>
          <w:p w14:paraId="3B1BF150" w14:textId="77777777" w:rsidR="008A3F9A" w:rsidRPr="007425E1" w:rsidRDefault="008A3F9A" w:rsidP="008A3F9A">
            <w:pPr>
              <w:pStyle w:val="EngHang"/>
            </w:pPr>
            <w:r w:rsidRPr="007425E1">
              <w:t>The Virgin Mary,</w:t>
            </w:r>
          </w:p>
          <w:p w14:paraId="3A05645A" w14:textId="77777777" w:rsidR="008A3F9A" w:rsidRPr="007425E1" w:rsidRDefault="008A3F9A" w:rsidP="008A3F9A">
            <w:pPr>
              <w:pStyle w:val="EngHang"/>
            </w:pPr>
            <w:r w:rsidRPr="007425E1">
              <w:t xml:space="preserve">The holy </w:t>
            </w:r>
            <w:r>
              <w:t>Theotokos</w:t>
            </w:r>
            <w:r w:rsidRPr="007425E1">
              <w:t>,</w:t>
            </w:r>
          </w:p>
          <w:p w14:paraId="7BE7A5CF" w14:textId="77777777" w:rsidR="008A3F9A" w:rsidRPr="007425E1" w:rsidRDefault="008A3F9A" w:rsidP="008A3F9A">
            <w:pPr>
              <w:pStyle w:val="EngHang"/>
            </w:pPr>
            <w:r w:rsidRPr="007425E1">
              <w:t>The faithful advocate,</w:t>
            </w:r>
          </w:p>
          <w:p w14:paraId="00D10398" w14:textId="77777777" w:rsidR="008A3F9A" w:rsidRDefault="008A3F9A" w:rsidP="008A3F9A">
            <w:pPr>
              <w:pStyle w:val="EngHangEnd"/>
            </w:pPr>
            <w:r w:rsidRPr="007425E1">
              <w:t>For all mankind</w:t>
            </w:r>
            <w:r>
              <w:t>,</w:t>
            </w:r>
          </w:p>
        </w:tc>
        <w:tc>
          <w:tcPr>
            <w:tcW w:w="288" w:type="dxa"/>
          </w:tcPr>
          <w:p w14:paraId="6D838867" w14:textId="77777777" w:rsidR="008A3F9A" w:rsidRDefault="008A3F9A" w:rsidP="0038151E"/>
        </w:tc>
        <w:tc>
          <w:tcPr>
            <w:tcW w:w="288" w:type="dxa"/>
          </w:tcPr>
          <w:p w14:paraId="6A14BB5F" w14:textId="77777777" w:rsidR="008A3F9A" w:rsidRDefault="008A3F9A" w:rsidP="0038151E">
            <w:pPr>
              <w:pStyle w:val="CopticCross"/>
            </w:pPr>
            <w:r w:rsidRPr="00FB5ACB">
              <w:t>¿</w:t>
            </w:r>
          </w:p>
        </w:tc>
        <w:tc>
          <w:tcPr>
            <w:tcW w:w="3960" w:type="dxa"/>
          </w:tcPr>
          <w:p w14:paraId="38651CBB" w14:textId="77777777" w:rsidR="008A3F9A" w:rsidRDefault="008A3F9A" w:rsidP="00D72DC0">
            <w:pPr>
              <w:pStyle w:val="CopticVersemulti-line"/>
            </w:pPr>
            <w:r w:rsidRPr="009A65C4">
              <w:t>Ϯⲡⲁⲣⲑⲉⲛⲟⲥ Ⲙⲁⲣⲓⲁⲙ</w:t>
            </w:r>
          </w:p>
          <w:p w14:paraId="1A0BF705" w14:textId="77777777" w:rsidR="008A3F9A" w:rsidRDefault="008A3F9A" w:rsidP="00D72DC0">
            <w:pPr>
              <w:pStyle w:val="CopticVersemulti-line"/>
            </w:pPr>
            <w:r w:rsidRPr="009A65C4">
              <w:t>ϯⲑⲉⲟⲧⲟⲕⲟⲥ ⲉ̅ⲑ̅ⲩ</w:t>
            </w:r>
          </w:p>
          <w:p w14:paraId="5810406C" w14:textId="77777777" w:rsidR="008A3F9A" w:rsidRDefault="008A3F9A" w:rsidP="00D72DC0">
            <w:pPr>
              <w:pStyle w:val="CopticVersemulti-line"/>
            </w:pPr>
            <w:r w:rsidRPr="009A65C4">
              <w:t>ϯⲡ̀ⲣⲟⲥⲧⲁⲧⲏⲥ ⲉⲧⲉⲛϩⲟⲧ</w:t>
            </w:r>
          </w:p>
          <w:p w14:paraId="028465A0" w14:textId="77777777" w:rsidR="008A3F9A" w:rsidRDefault="008A3F9A" w:rsidP="009A65C4">
            <w:pPr>
              <w:pStyle w:val="CopticVerse"/>
            </w:pPr>
            <w:r w:rsidRPr="009A65C4">
              <w:t>ⲛ̀ⲧⲉ ⲡ̀ⲅⲉⲛⲟⲥ ⲛ̀ⲧⲉ ϯⲙⲉⲧⲣⲱⲙⲓ</w:t>
            </w:r>
          </w:p>
        </w:tc>
      </w:tr>
      <w:tr w:rsidR="008A3F9A" w14:paraId="4EE58422" w14:textId="77777777" w:rsidTr="0038151E">
        <w:trPr>
          <w:cantSplit/>
          <w:jc w:val="center"/>
        </w:trPr>
        <w:tc>
          <w:tcPr>
            <w:tcW w:w="288" w:type="dxa"/>
          </w:tcPr>
          <w:p w14:paraId="7C9D8C22" w14:textId="77777777" w:rsidR="008A3F9A" w:rsidRDefault="008A3F9A" w:rsidP="0038151E">
            <w:pPr>
              <w:pStyle w:val="CopticCross"/>
            </w:pPr>
          </w:p>
        </w:tc>
        <w:tc>
          <w:tcPr>
            <w:tcW w:w="3960" w:type="dxa"/>
          </w:tcPr>
          <w:p w14:paraId="4315F53A" w14:textId="77777777" w:rsidR="008A3F9A" w:rsidRPr="007425E1" w:rsidRDefault="008A3F9A" w:rsidP="008A3F9A">
            <w:pPr>
              <w:pStyle w:val="EngHang"/>
            </w:pPr>
            <w:r w:rsidRPr="007425E1">
              <w:t>Intercede on our behalf,</w:t>
            </w:r>
          </w:p>
          <w:p w14:paraId="3C6D9C18" w14:textId="77777777" w:rsidR="008A3F9A" w:rsidRPr="007425E1" w:rsidRDefault="008A3F9A" w:rsidP="008A3F9A">
            <w:pPr>
              <w:pStyle w:val="EngHang"/>
            </w:pPr>
            <w:r w:rsidRPr="007425E1">
              <w:t>Before Christ Whom you brought forth,</w:t>
            </w:r>
          </w:p>
          <w:p w14:paraId="540A1F62" w14:textId="77777777" w:rsidR="008A3F9A" w:rsidRPr="007425E1" w:rsidRDefault="008A3F9A" w:rsidP="008A3F9A">
            <w:pPr>
              <w:pStyle w:val="EngHang"/>
            </w:pPr>
            <w:r>
              <w:t>That He may grant us</w:t>
            </w:r>
          </w:p>
          <w:p w14:paraId="2362C433" w14:textId="77777777" w:rsidR="008A3F9A" w:rsidRDefault="008A3F9A" w:rsidP="008A3F9A">
            <w:pPr>
              <w:pStyle w:val="EngHangEnd"/>
            </w:pPr>
            <w:r w:rsidRPr="007425E1">
              <w:t xml:space="preserve">The </w:t>
            </w:r>
            <w:r>
              <w:t>forgiveness of our sins.</w:t>
            </w:r>
          </w:p>
        </w:tc>
        <w:tc>
          <w:tcPr>
            <w:tcW w:w="288" w:type="dxa"/>
          </w:tcPr>
          <w:p w14:paraId="1F0DAAF3" w14:textId="77777777" w:rsidR="008A3F9A" w:rsidRDefault="008A3F9A" w:rsidP="0038151E"/>
        </w:tc>
        <w:tc>
          <w:tcPr>
            <w:tcW w:w="288" w:type="dxa"/>
          </w:tcPr>
          <w:p w14:paraId="6A63FE9F" w14:textId="77777777" w:rsidR="008A3F9A" w:rsidRDefault="008A3F9A" w:rsidP="0038151E">
            <w:pPr>
              <w:pStyle w:val="CopticCross"/>
            </w:pPr>
          </w:p>
        </w:tc>
        <w:tc>
          <w:tcPr>
            <w:tcW w:w="3960" w:type="dxa"/>
          </w:tcPr>
          <w:p w14:paraId="192C0B81" w14:textId="77777777" w:rsidR="008A3F9A" w:rsidRDefault="008A3F9A" w:rsidP="00D72DC0">
            <w:pPr>
              <w:pStyle w:val="CopticVersemulti-line"/>
            </w:pPr>
            <w:r w:rsidRPr="009A65C4">
              <w:t>Ⲁ̀ⲣⲓⲡ̀ⲣⲉⲥⲃⲉⲩⲓⲛ ⲉ̀ϩ̀ⲣⲏⲓ ⲉ̀ϫⲱⲛ</w:t>
            </w:r>
          </w:p>
          <w:p w14:paraId="49C2235D" w14:textId="77777777" w:rsidR="008A3F9A" w:rsidRDefault="008A3F9A" w:rsidP="00D72DC0">
            <w:pPr>
              <w:pStyle w:val="CopticVersemulti-line"/>
            </w:pPr>
            <w:r w:rsidRPr="009A65C4">
              <w:t>ⲛⲁϩⲣⲉⲛ Ⲡⲭ̅ⲥ ⲫⲏⲉ̀ⲧⲁⲣⲉϫ̀ⲫⲟϥ</w:t>
            </w:r>
          </w:p>
          <w:p w14:paraId="37D375E9" w14:textId="77777777" w:rsidR="008A3F9A" w:rsidRDefault="008A3F9A" w:rsidP="00D72DC0">
            <w:pPr>
              <w:pStyle w:val="CopticVersemulti-line"/>
            </w:pPr>
            <w:r w:rsidRPr="009A65C4">
              <w:t>ϩⲟⲡⲟⲥ ⲛ̀ⲧⲉϥⲉⲣϩⲙⲟⲧ ⲛⲁⲛ</w:t>
            </w:r>
          </w:p>
          <w:p w14:paraId="465F3E4A" w14:textId="77777777" w:rsidR="008A3F9A" w:rsidRDefault="008A3F9A" w:rsidP="009A65C4">
            <w:pPr>
              <w:pStyle w:val="CopticVerse"/>
            </w:pPr>
            <w:r w:rsidRPr="009A65C4">
              <w:t>ⲙ̀ⲡⲓⲭⲱ ⲉ̀ⲃⲟⲗ ⲛ̀ⲧⲉ ⲛⲉⲛⲛⲟⲃⲓ</w:t>
            </w:r>
          </w:p>
        </w:tc>
      </w:tr>
      <w:tr w:rsidR="008A3F9A" w14:paraId="6488A916" w14:textId="77777777" w:rsidTr="0038151E">
        <w:trPr>
          <w:cantSplit/>
          <w:jc w:val="center"/>
        </w:trPr>
        <w:tc>
          <w:tcPr>
            <w:tcW w:w="288" w:type="dxa"/>
          </w:tcPr>
          <w:p w14:paraId="560AF1BB" w14:textId="77777777" w:rsidR="008A3F9A" w:rsidRDefault="008A3F9A" w:rsidP="0038151E">
            <w:pPr>
              <w:pStyle w:val="CopticCross"/>
            </w:pPr>
            <w:r w:rsidRPr="00FB5ACB">
              <w:t>¿</w:t>
            </w:r>
          </w:p>
        </w:tc>
        <w:tc>
          <w:tcPr>
            <w:tcW w:w="3960" w:type="dxa"/>
          </w:tcPr>
          <w:p w14:paraId="7CE8638E" w14:textId="77777777" w:rsidR="008A3F9A" w:rsidRPr="007425E1" w:rsidRDefault="008A3F9A" w:rsidP="008A3F9A">
            <w:pPr>
              <w:pStyle w:val="EngHang"/>
            </w:pPr>
            <w:r w:rsidRPr="007425E1">
              <w:t>He took what is ours,</w:t>
            </w:r>
          </w:p>
          <w:p w14:paraId="7A402981" w14:textId="77777777" w:rsidR="008A3F9A" w:rsidRPr="007425E1" w:rsidRDefault="008A3F9A" w:rsidP="008A3F9A">
            <w:pPr>
              <w:pStyle w:val="EngHang"/>
            </w:pPr>
            <w:r w:rsidRPr="007425E1">
              <w:t>And gave us what is His,</w:t>
            </w:r>
          </w:p>
          <w:p w14:paraId="0A8541DD" w14:textId="77777777" w:rsidR="008A3F9A" w:rsidRPr="007425E1" w:rsidRDefault="008A3F9A" w:rsidP="008A3F9A">
            <w:pPr>
              <w:pStyle w:val="EngHang"/>
            </w:pPr>
            <w:r>
              <w:t>We praise Him a</w:t>
            </w:r>
            <w:r w:rsidRPr="007425E1">
              <w:t>nd glorify Him,</w:t>
            </w:r>
          </w:p>
          <w:p w14:paraId="353C6279" w14:textId="77777777" w:rsidR="008A3F9A" w:rsidRDefault="008A3F9A" w:rsidP="008A3F9A">
            <w:pPr>
              <w:pStyle w:val="EngHangEnd"/>
            </w:pPr>
            <w:r>
              <w:t>And exalt Him above all</w:t>
            </w:r>
            <w:r w:rsidRPr="007425E1">
              <w:t>.</w:t>
            </w:r>
          </w:p>
        </w:tc>
        <w:tc>
          <w:tcPr>
            <w:tcW w:w="288" w:type="dxa"/>
          </w:tcPr>
          <w:p w14:paraId="689A95B8" w14:textId="77777777" w:rsidR="008A3F9A" w:rsidRDefault="008A3F9A" w:rsidP="0038151E"/>
        </w:tc>
        <w:tc>
          <w:tcPr>
            <w:tcW w:w="288" w:type="dxa"/>
          </w:tcPr>
          <w:p w14:paraId="0D6EA4EA" w14:textId="77777777" w:rsidR="008A3F9A" w:rsidRDefault="008A3F9A" w:rsidP="0038151E">
            <w:pPr>
              <w:pStyle w:val="CopticCross"/>
            </w:pPr>
            <w:r w:rsidRPr="00FB5ACB">
              <w:t>¿</w:t>
            </w:r>
          </w:p>
        </w:tc>
        <w:tc>
          <w:tcPr>
            <w:tcW w:w="3960" w:type="dxa"/>
          </w:tcPr>
          <w:p w14:paraId="68B95C27" w14:textId="77777777" w:rsidR="008A3F9A" w:rsidRDefault="008A3F9A" w:rsidP="009A65C4">
            <w:pPr>
              <w:pStyle w:val="CopticVersemulti-line"/>
            </w:pPr>
            <w:r w:rsidRPr="00192066">
              <w:t>Ⲛ̀ⲑⲟϥ ⲁϥϭⲓ ⲛ̀ⲛⲏⲉ̀ⲧⲉ ⲛⲟⲩⲛ</w:t>
            </w:r>
          </w:p>
          <w:p w14:paraId="2A113862" w14:textId="77777777" w:rsidR="008A3F9A" w:rsidRDefault="008A3F9A" w:rsidP="009A65C4">
            <w:pPr>
              <w:pStyle w:val="CopticVersemulti-line"/>
            </w:pPr>
            <w:r w:rsidRPr="00192066">
              <w:t>ⲁϥϯ ⲛⲁⲛ ⲛ̀ⲛⲏⲉⲧⲉ ⲛⲟⲩϥ</w:t>
            </w:r>
          </w:p>
          <w:p w14:paraId="71ACD6DF" w14:textId="77777777" w:rsidR="008A3F9A" w:rsidRDefault="008A3F9A" w:rsidP="009A65C4">
            <w:pPr>
              <w:pStyle w:val="CopticVersemulti-line"/>
            </w:pPr>
            <w:r w:rsidRPr="00192066">
              <w:t>ⲧⲉⲛϩⲱⲥ ⲉ̀ⲣⲟϥ ⲧⲉⲛϯⲱ̀ⲟⲩ ⲛⲁϥ</w:t>
            </w:r>
          </w:p>
          <w:p w14:paraId="0EBC2FF6" w14:textId="77777777" w:rsidR="008A3F9A" w:rsidRDefault="008A3F9A" w:rsidP="009A65C4">
            <w:pPr>
              <w:pStyle w:val="CopticVersemulti-line"/>
            </w:pPr>
            <w:r w:rsidRPr="00192066">
              <w:t>ⲧⲉⲛⲉ̀ⲣϩⲟⲩⲟ̀ ϭⲓⲥⲓ ⲙ̀ⲙⲟϥ</w:t>
            </w:r>
          </w:p>
        </w:tc>
      </w:tr>
    </w:tbl>
    <w:p w14:paraId="69CB9E16" w14:textId="77777777" w:rsidR="0038151E" w:rsidRDefault="0038151E" w:rsidP="008A3F9A">
      <w:pPr>
        <w:pStyle w:val="Heading6"/>
      </w:pPr>
      <w:bookmarkStart w:id="768" w:name="_Toc298681337"/>
      <w:r>
        <w:t>Part Seven</w:t>
      </w:r>
      <w:bookmarkEnd w:id="76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5DF0C448" w14:textId="77777777" w:rsidTr="00FC1BD5">
        <w:trPr>
          <w:cantSplit/>
          <w:jc w:val="center"/>
        </w:trPr>
        <w:tc>
          <w:tcPr>
            <w:tcW w:w="288" w:type="dxa"/>
          </w:tcPr>
          <w:p w14:paraId="437C9DD0" w14:textId="77777777" w:rsidR="008A3F9A" w:rsidRDefault="008A3F9A" w:rsidP="0038151E">
            <w:pPr>
              <w:pStyle w:val="CopticCross"/>
            </w:pPr>
          </w:p>
        </w:tc>
        <w:tc>
          <w:tcPr>
            <w:tcW w:w="3960" w:type="dxa"/>
          </w:tcPr>
          <w:p w14:paraId="1EBF1D04" w14:textId="77777777" w:rsidR="008A3F9A" w:rsidRPr="007425E1" w:rsidRDefault="008A3F9A" w:rsidP="008A3F9A">
            <w:pPr>
              <w:pStyle w:val="EngHang"/>
            </w:pPr>
            <w:r w:rsidRPr="007425E1">
              <w:t>The Virgin Mary,</w:t>
            </w:r>
          </w:p>
          <w:p w14:paraId="24C8DDE0" w14:textId="77777777" w:rsidR="008A3F9A" w:rsidRPr="007425E1" w:rsidRDefault="008A3F9A" w:rsidP="008A3F9A">
            <w:pPr>
              <w:pStyle w:val="EngHang"/>
            </w:pPr>
            <w:r>
              <w:t xml:space="preserve">Cried out in the </w:t>
            </w:r>
            <w:commentRangeStart w:id="769"/>
            <w:r>
              <w:t>temple</w:t>
            </w:r>
            <w:commentRangeEnd w:id="769"/>
            <w:r>
              <w:rPr>
                <w:rStyle w:val="CommentReference"/>
                <w:rFonts w:ascii="Times New Roman" w:eastAsiaTheme="minorHAnsi" w:hAnsi="Times New Roman" w:cstheme="minorBidi"/>
                <w:color w:val="auto"/>
              </w:rPr>
              <w:commentReference w:id="769"/>
            </w:r>
          </w:p>
          <w:p w14:paraId="48F48F6D" w14:textId="77777777" w:rsidR="008A3F9A" w:rsidRPr="007425E1" w:rsidRDefault="008A3F9A" w:rsidP="008A3F9A">
            <w:pPr>
              <w:pStyle w:val="EngHang"/>
            </w:pPr>
            <w:r w:rsidRPr="007425E1">
              <w:t>Saying</w:t>
            </w:r>
            <w:r>
              <w:t>,</w:t>
            </w:r>
            <w:r w:rsidRPr="007425E1">
              <w:t xml:space="preserve"> “</w:t>
            </w:r>
            <w:r>
              <w:t>God knows</w:t>
            </w:r>
          </w:p>
          <w:p w14:paraId="692F1326" w14:textId="77777777" w:rsidR="008A3F9A" w:rsidRDefault="008A3F9A" w:rsidP="008A3F9A">
            <w:pPr>
              <w:pStyle w:val="EngHangEnd"/>
            </w:pPr>
            <w:r>
              <w:t>My peace</w:t>
            </w:r>
            <w:r w:rsidRPr="007425E1">
              <w:t>.</w:t>
            </w:r>
          </w:p>
        </w:tc>
        <w:tc>
          <w:tcPr>
            <w:tcW w:w="288" w:type="dxa"/>
          </w:tcPr>
          <w:p w14:paraId="4DFE8EBE" w14:textId="77777777" w:rsidR="008A3F9A" w:rsidRDefault="008A3F9A" w:rsidP="0038151E"/>
        </w:tc>
        <w:tc>
          <w:tcPr>
            <w:tcW w:w="288" w:type="dxa"/>
          </w:tcPr>
          <w:p w14:paraId="39B6E51E" w14:textId="77777777" w:rsidR="008A3F9A" w:rsidRDefault="008A3F9A" w:rsidP="0038151E">
            <w:pPr>
              <w:pStyle w:val="CopticCross"/>
            </w:pPr>
          </w:p>
        </w:tc>
        <w:tc>
          <w:tcPr>
            <w:tcW w:w="3960" w:type="dxa"/>
          </w:tcPr>
          <w:p w14:paraId="38807E6D" w14:textId="77777777" w:rsidR="008A3F9A" w:rsidRDefault="008A3F9A" w:rsidP="009A65C4">
            <w:pPr>
              <w:pStyle w:val="CopticVersemulti-line"/>
            </w:pPr>
            <w:r>
              <w:rPr>
                <w:rFonts w:cs="FreeSerifAvvaShenouda"/>
              </w:rPr>
              <w:t>Ϯ</w:t>
            </w:r>
            <w:r w:rsidRPr="009A65C4">
              <w:t>ⲡⲁⲣⲑⲉⲛⲟⲥ Ⲙⲁⲣⲓⲁⲙ</w:t>
            </w:r>
          </w:p>
          <w:p w14:paraId="347EDCDC" w14:textId="77777777" w:rsidR="008A3F9A" w:rsidRDefault="008A3F9A" w:rsidP="009A65C4">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01EBC5C8" w14:textId="77777777" w:rsidR="008A3F9A" w:rsidRDefault="008A3F9A" w:rsidP="009A65C4">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4D0F45AC" w14:textId="77777777" w:rsidR="008A3F9A" w:rsidRDefault="008A3F9A" w:rsidP="009A65C4">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8A3F9A" w14:paraId="4CC02B34" w14:textId="77777777" w:rsidTr="00FC1BD5">
        <w:trPr>
          <w:cantSplit/>
          <w:jc w:val="center"/>
        </w:trPr>
        <w:tc>
          <w:tcPr>
            <w:tcW w:w="288" w:type="dxa"/>
          </w:tcPr>
          <w:p w14:paraId="78A6E51B" w14:textId="77777777" w:rsidR="008A3F9A" w:rsidRDefault="008A3F9A" w:rsidP="0038151E">
            <w:pPr>
              <w:pStyle w:val="CopticCross"/>
            </w:pPr>
            <w:r w:rsidRPr="00FB5ACB">
              <w:t>¿</w:t>
            </w:r>
          </w:p>
        </w:tc>
        <w:tc>
          <w:tcPr>
            <w:tcW w:w="3960" w:type="dxa"/>
          </w:tcPr>
          <w:p w14:paraId="35B02CAD" w14:textId="77777777" w:rsidR="008A3F9A" w:rsidRPr="007425E1" w:rsidRDefault="008A3F9A" w:rsidP="008A3F9A">
            <w:pPr>
              <w:pStyle w:val="EngHang"/>
            </w:pPr>
            <w:r w:rsidRPr="007425E1">
              <w:t xml:space="preserve">For I know </w:t>
            </w:r>
            <w:r>
              <w:t>nothing</w:t>
            </w:r>
            <w:r w:rsidRPr="007425E1">
              <w:t>,</w:t>
            </w:r>
          </w:p>
          <w:p w14:paraId="42AECA08" w14:textId="77777777" w:rsidR="008A3F9A" w:rsidRPr="007425E1" w:rsidRDefault="008A3F9A" w:rsidP="008A3F9A">
            <w:pPr>
              <w:pStyle w:val="EngHang"/>
            </w:pPr>
            <w:r w:rsidRPr="007425E1">
              <w:t>Other than the word of the angel,</w:t>
            </w:r>
          </w:p>
          <w:p w14:paraId="46895EEF" w14:textId="77777777" w:rsidR="008A3F9A" w:rsidRPr="007425E1" w:rsidRDefault="008A3F9A" w:rsidP="008A3F9A">
            <w:pPr>
              <w:pStyle w:val="EngHang"/>
            </w:pPr>
            <w:r>
              <w:t>Announcing to me the joy</w:t>
            </w:r>
          </w:p>
          <w:p w14:paraId="1F0BE259" w14:textId="77777777" w:rsidR="008A3F9A" w:rsidRDefault="008A3F9A" w:rsidP="008A3F9A">
            <w:pPr>
              <w:pStyle w:val="EngHangEnd"/>
            </w:pPr>
            <w:r w:rsidRPr="007425E1">
              <w:t>Coming to me from heaven.</w:t>
            </w:r>
            <w:r>
              <w:t>"</w:t>
            </w:r>
          </w:p>
        </w:tc>
        <w:tc>
          <w:tcPr>
            <w:tcW w:w="288" w:type="dxa"/>
          </w:tcPr>
          <w:p w14:paraId="25F73CE9" w14:textId="77777777" w:rsidR="008A3F9A" w:rsidRDefault="008A3F9A" w:rsidP="0038151E"/>
        </w:tc>
        <w:tc>
          <w:tcPr>
            <w:tcW w:w="288" w:type="dxa"/>
          </w:tcPr>
          <w:p w14:paraId="18E8828D" w14:textId="77777777" w:rsidR="008A3F9A" w:rsidRDefault="008A3F9A" w:rsidP="0038151E">
            <w:pPr>
              <w:pStyle w:val="CopticCross"/>
            </w:pPr>
            <w:r w:rsidRPr="00FB5ACB">
              <w:t>¿</w:t>
            </w:r>
          </w:p>
        </w:tc>
        <w:tc>
          <w:tcPr>
            <w:tcW w:w="3960" w:type="dxa"/>
          </w:tcPr>
          <w:p w14:paraId="2AE50EC6" w14:textId="77777777" w:rsidR="008A3F9A" w:rsidRDefault="008A3F9A" w:rsidP="009A65C4">
            <w:pPr>
              <w:pStyle w:val="CopticVersemulti-line"/>
            </w:pPr>
            <w:r w:rsidRPr="009A65C4">
              <w:t>Ϯⲥⲱⲟⲩⲛ ⲅⲁⲣ ⲛ̀ϩ̀ⲗⲓ ⲁⲛ</w:t>
            </w:r>
          </w:p>
          <w:p w14:paraId="30749A92" w14:textId="77777777" w:rsidR="008A3F9A" w:rsidRDefault="008A3F9A" w:rsidP="009A65C4">
            <w:pPr>
              <w:pStyle w:val="CopticVersemulti-line"/>
            </w:pPr>
            <w:r w:rsidRPr="009A65C4">
              <w:t>ⲉ̀ⲃⲏⲗ ⲉⲧ̀ⲥⲙⲏ ⲛ̀ⲧⲉ ⲡⲓⲁⲅⲅⲉⲗⲟⲥ</w:t>
            </w:r>
          </w:p>
          <w:p w14:paraId="045AA850" w14:textId="77777777" w:rsidR="008A3F9A" w:rsidRDefault="008A3F9A" w:rsidP="009A65C4">
            <w:pPr>
              <w:pStyle w:val="CopticVersemulti-line"/>
            </w:pPr>
            <w:r w:rsidRPr="009A65C4">
              <w:t>ⲉϥϩⲓϣⲉⲛⲛⲟⲩϥⲓ ⲛⲏⲓ ⲛ̀ⲟⲩⲣⲁϣⲓ</w:t>
            </w:r>
          </w:p>
          <w:p w14:paraId="24F7AD4D" w14:textId="77777777" w:rsidR="008A3F9A" w:rsidRDefault="008A3F9A" w:rsidP="009A65C4">
            <w:pPr>
              <w:pStyle w:val="CopticVerse"/>
            </w:pPr>
            <w:r w:rsidRPr="009A65C4">
              <w:t>ⲉϥⲛⲏⲟⲩ ⲛⲏⲓ ⲉ̀ⲃⲟⲗϧⲉⲛ ⲧ̀ⲫⲉ</w:t>
            </w:r>
          </w:p>
        </w:tc>
      </w:tr>
      <w:tr w:rsidR="008A3F9A" w14:paraId="79DCE6CE" w14:textId="77777777" w:rsidTr="00FC1BD5">
        <w:trPr>
          <w:cantSplit/>
          <w:jc w:val="center"/>
        </w:trPr>
        <w:tc>
          <w:tcPr>
            <w:tcW w:w="288" w:type="dxa"/>
          </w:tcPr>
          <w:p w14:paraId="034647A1" w14:textId="77777777" w:rsidR="008A3F9A" w:rsidRDefault="008A3F9A" w:rsidP="0038151E">
            <w:pPr>
              <w:pStyle w:val="CopticCross"/>
            </w:pPr>
          </w:p>
        </w:tc>
        <w:tc>
          <w:tcPr>
            <w:tcW w:w="3960" w:type="dxa"/>
          </w:tcPr>
          <w:p w14:paraId="3A36A7E2" w14:textId="77777777" w:rsidR="008A3F9A" w:rsidRPr="007425E1" w:rsidRDefault="008A3F9A" w:rsidP="008A3F9A">
            <w:pPr>
              <w:pStyle w:val="EngHang"/>
            </w:pPr>
            <w:r w:rsidRPr="007425E1">
              <w:t>He took what is ours,</w:t>
            </w:r>
          </w:p>
          <w:p w14:paraId="5DD34C03" w14:textId="77777777" w:rsidR="008A3F9A" w:rsidRPr="007425E1" w:rsidRDefault="008A3F9A" w:rsidP="008A3F9A">
            <w:pPr>
              <w:pStyle w:val="EngHang"/>
            </w:pPr>
            <w:r w:rsidRPr="007425E1">
              <w:t>And gave us what is His,</w:t>
            </w:r>
          </w:p>
          <w:p w14:paraId="0E1807CD" w14:textId="77777777" w:rsidR="008A3F9A" w:rsidRPr="007425E1" w:rsidRDefault="008A3F9A" w:rsidP="008A3F9A">
            <w:pPr>
              <w:pStyle w:val="EngHang"/>
            </w:pPr>
            <w:r>
              <w:t>We praise Him a</w:t>
            </w:r>
            <w:r w:rsidRPr="007425E1">
              <w:t>nd glorify Him,</w:t>
            </w:r>
          </w:p>
          <w:p w14:paraId="4AF00EDA" w14:textId="77777777" w:rsidR="008A3F9A" w:rsidRDefault="008A3F9A" w:rsidP="008A3F9A">
            <w:pPr>
              <w:pStyle w:val="EngHangEnd"/>
            </w:pPr>
            <w:r>
              <w:t>And exalt Him above all</w:t>
            </w:r>
            <w:r w:rsidRPr="007425E1">
              <w:t>.</w:t>
            </w:r>
          </w:p>
        </w:tc>
        <w:tc>
          <w:tcPr>
            <w:tcW w:w="288" w:type="dxa"/>
          </w:tcPr>
          <w:p w14:paraId="767690B1" w14:textId="77777777" w:rsidR="008A3F9A" w:rsidRDefault="008A3F9A" w:rsidP="0038151E"/>
        </w:tc>
        <w:tc>
          <w:tcPr>
            <w:tcW w:w="288" w:type="dxa"/>
          </w:tcPr>
          <w:p w14:paraId="3D99CBCA" w14:textId="77777777" w:rsidR="008A3F9A" w:rsidRDefault="008A3F9A" w:rsidP="0038151E">
            <w:pPr>
              <w:pStyle w:val="CopticCross"/>
            </w:pPr>
          </w:p>
        </w:tc>
        <w:tc>
          <w:tcPr>
            <w:tcW w:w="3960" w:type="dxa"/>
          </w:tcPr>
          <w:p w14:paraId="502BD707" w14:textId="77777777" w:rsidR="008A3F9A" w:rsidRDefault="008A3F9A" w:rsidP="009A65C4">
            <w:pPr>
              <w:pStyle w:val="CopticVersemulti-line"/>
            </w:pPr>
            <w:r w:rsidRPr="00192066">
              <w:t>Ⲛ̀ⲑⲟϥ ⲁϥϭⲓ ⲛ̀ⲛⲏⲉ̀ⲧⲉ ⲛⲟⲩⲛ</w:t>
            </w:r>
          </w:p>
          <w:p w14:paraId="3CE50ECB" w14:textId="77777777" w:rsidR="008A3F9A" w:rsidRDefault="008A3F9A" w:rsidP="009A65C4">
            <w:pPr>
              <w:pStyle w:val="CopticVersemulti-line"/>
            </w:pPr>
            <w:r w:rsidRPr="00192066">
              <w:t>ⲁϥϯ ⲛⲁⲛ ⲛ̀ⲛⲏⲉⲧⲉ ⲛⲟⲩϥ</w:t>
            </w:r>
          </w:p>
          <w:p w14:paraId="3A756720" w14:textId="77777777" w:rsidR="008A3F9A" w:rsidRDefault="008A3F9A" w:rsidP="009A65C4">
            <w:pPr>
              <w:pStyle w:val="CopticVersemulti-line"/>
            </w:pPr>
            <w:r w:rsidRPr="00192066">
              <w:t>ⲧⲉⲛϩⲱⲥ ⲉ̀ⲣⲟϥ ⲧⲉⲛϯⲱ̀ⲟⲩ ⲛⲁϥ</w:t>
            </w:r>
          </w:p>
          <w:p w14:paraId="4502073F" w14:textId="77777777" w:rsidR="008A3F9A" w:rsidRDefault="008A3F9A" w:rsidP="009A65C4">
            <w:pPr>
              <w:pStyle w:val="CopticVersemulti-line"/>
            </w:pPr>
            <w:r w:rsidRPr="00192066">
              <w:t>ⲧⲉⲛⲉ̀ⲣϩⲟⲩⲟ̀ ϭⲓⲥⲓ ⲙ̀ⲙⲟϥ</w:t>
            </w:r>
          </w:p>
        </w:tc>
      </w:tr>
    </w:tbl>
    <w:p w14:paraId="2A8F74C2" w14:textId="77777777" w:rsidR="0038151E" w:rsidRDefault="0038151E" w:rsidP="008A3F9A">
      <w:pPr>
        <w:pStyle w:val="Heading6"/>
      </w:pPr>
      <w:bookmarkStart w:id="770" w:name="_Toc298681338"/>
      <w:bookmarkStart w:id="771" w:name="_Toc308441937"/>
      <w:r>
        <w:lastRenderedPageBreak/>
        <w:t>The Crown</w:t>
      </w:r>
      <w:bookmarkEnd w:id="770"/>
      <w:bookmarkEnd w:id="771"/>
    </w:p>
    <w:p w14:paraId="5C7EFD22" w14:textId="77777777" w:rsidR="009A65C4" w:rsidRPr="009A65C4" w:rsidRDefault="009A65C4" w:rsidP="008A3F9A">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8A3F9A" w14:paraId="1E89E641" w14:textId="77777777" w:rsidTr="009A65C4">
        <w:trPr>
          <w:cantSplit/>
          <w:jc w:val="center"/>
        </w:trPr>
        <w:tc>
          <w:tcPr>
            <w:tcW w:w="288" w:type="dxa"/>
          </w:tcPr>
          <w:p w14:paraId="0EC1E635" w14:textId="77777777" w:rsidR="008A3F9A" w:rsidRDefault="008A3F9A" w:rsidP="00FC1BD5">
            <w:pPr>
              <w:pStyle w:val="CopticCross"/>
            </w:pPr>
          </w:p>
        </w:tc>
        <w:tc>
          <w:tcPr>
            <w:tcW w:w="3960" w:type="dxa"/>
          </w:tcPr>
          <w:p w14:paraId="3FA94576" w14:textId="77777777" w:rsidR="008A3F9A" w:rsidRPr="007425E1" w:rsidRDefault="008A3F9A" w:rsidP="008A3F9A">
            <w:pPr>
              <w:pStyle w:val="EngHang"/>
            </w:pPr>
            <w:r w:rsidRPr="007425E1">
              <w:t xml:space="preserve">What </w:t>
            </w:r>
            <w:r>
              <w:t>shall</w:t>
            </w:r>
            <w:r w:rsidRPr="007425E1">
              <w:t xml:space="preserve"> I call you,</w:t>
            </w:r>
          </w:p>
          <w:p w14:paraId="5BDAA146" w14:textId="77777777" w:rsidR="008A3F9A" w:rsidRPr="007425E1" w:rsidRDefault="008A3F9A" w:rsidP="008A3F9A">
            <w:pPr>
              <w:pStyle w:val="EngHang"/>
            </w:pPr>
            <w:r w:rsidRPr="007425E1">
              <w:t>O all-holy Virgin,</w:t>
            </w:r>
          </w:p>
          <w:p w14:paraId="6D69D95D" w14:textId="77777777" w:rsidR="008A3F9A" w:rsidRPr="007425E1" w:rsidRDefault="008A3F9A" w:rsidP="008A3F9A">
            <w:pPr>
              <w:pStyle w:val="EngHang"/>
            </w:pPr>
            <w:r w:rsidRPr="007425E1">
              <w:t xml:space="preserve">Who gave birth to </w:t>
            </w:r>
            <w:r>
              <w:t>the Incomprehensible</w:t>
            </w:r>
          </w:p>
          <w:p w14:paraId="10C4A3F3" w14:textId="77777777" w:rsidR="008A3F9A" w:rsidRPr="00F0646D" w:rsidRDefault="008A3F9A" w:rsidP="008A3F9A">
            <w:pPr>
              <w:pStyle w:val="EngHangEnd"/>
            </w:pPr>
            <w:r w:rsidRPr="00F0646D">
              <w:t xml:space="preserve">And </w:t>
            </w:r>
            <w:commentRangeStart w:id="772"/>
            <w:r w:rsidRPr="00F0646D">
              <w:t xml:space="preserve">Infinite </w:t>
            </w:r>
            <w:commentRangeEnd w:id="772"/>
            <w:r>
              <w:rPr>
                <w:rStyle w:val="CommentReference"/>
                <w:rFonts w:ascii="Times New Roman" w:eastAsiaTheme="minorHAnsi" w:hAnsi="Times New Roman" w:cstheme="minorBidi"/>
                <w:color w:val="auto"/>
              </w:rPr>
              <w:commentReference w:id="772"/>
            </w:r>
            <w:r w:rsidRPr="00F0646D">
              <w:t>One.</w:t>
            </w:r>
          </w:p>
        </w:tc>
        <w:tc>
          <w:tcPr>
            <w:tcW w:w="306" w:type="dxa"/>
          </w:tcPr>
          <w:p w14:paraId="62D248C3" w14:textId="77777777" w:rsidR="008A3F9A" w:rsidRDefault="008A3F9A" w:rsidP="003B0313"/>
        </w:tc>
        <w:tc>
          <w:tcPr>
            <w:tcW w:w="270" w:type="dxa"/>
          </w:tcPr>
          <w:p w14:paraId="383E567A" w14:textId="77777777" w:rsidR="008A3F9A" w:rsidRDefault="008A3F9A" w:rsidP="00FC1BD5">
            <w:pPr>
              <w:pStyle w:val="CopticCross"/>
            </w:pPr>
          </w:p>
        </w:tc>
        <w:tc>
          <w:tcPr>
            <w:tcW w:w="3960" w:type="dxa"/>
          </w:tcPr>
          <w:p w14:paraId="4A8866E7" w14:textId="77777777" w:rsidR="008A3F9A" w:rsidRDefault="008A3F9A" w:rsidP="009A65C4">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DE08AED" w14:textId="77777777" w:rsidR="008A3F9A" w:rsidRDefault="008A3F9A" w:rsidP="009A65C4">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5A3E8C39" w14:textId="77777777" w:rsidR="008A3F9A" w:rsidRDefault="008A3F9A" w:rsidP="009A65C4">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2C9656BA" w14:textId="77777777" w:rsidR="008A3F9A" w:rsidRDefault="008A3F9A" w:rsidP="009A65C4">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8A3F9A" w14:paraId="3E8D0F4C" w14:textId="77777777" w:rsidTr="009A65C4">
        <w:trPr>
          <w:cantSplit/>
          <w:jc w:val="center"/>
        </w:trPr>
        <w:tc>
          <w:tcPr>
            <w:tcW w:w="288" w:type="dxa"/>
          </w:tcPr>
          <w:p w14:paraId="2B53066F" w14:textId="77777777" w:rsidR="008A3F9A" w:rsidRDefault="008A3F9A" w:rsidP="00FC1BD5">
            <w:pPr>
              <w:pStyle w:val="CopticCross"/>
            </w:pPr>
            <w:r w:rsidRPr="00FB5ACB">
              <w:t>¿</w:t>
            </w:r>
          </w:p>
        </w:tc>
        <w:tc>
          <w:tcPr>
            <w:tcW w:w="3960" w:type="dxa"/>
          </w:tcPr>
          <w:p w14:paraId="2B2A9A5B" w14:textId="77777777" w:rsidR="008A3F9A" w:rsidRPr="007425E1" w:rsidRDefault="008A3F9A" w:rsidP="008A3F9A">
            <w:pPr>
              <w:pStyle w:val="EngHang"/>
            </w:pPr>
            <w:r>
              <w:t>M</w:t>
            </w:r>
            <w:r w:rsidRPr="007425E1">
              <w:t>any are your praises,</w:t>
            </w:r>
          </w:p>
          <w:p w14:paraId="1C705A38" w14:textId="77777777" w:rsidR="008A3F9A" w:rsidRPr="007425E1" w:rsidRDefault="008A3F9A" w:rsidP="008A3F9A">
            <w:pPr>
              <w:pStyle w:val="EngHang"/>
            </w:pPr>
            <w:r>
              <w:t>O you who are a</w:t>
            </w:r>
            <w:r w:rsidRPr="007425E1">
              <w:t>dorned with all honour,</w:t>
            </w:r>
          </w:p>
          <w:p w14:paraId="1D41E2EC" w14:textId="77777777" w:rsidR="008A3F9A" w:rsidRPr="007425E1" w:rsidRDefault="008A3F9A" w:rsidP="008A3F9A">
            <w:pPr>
              <w:pStyle w:val="EngHangEnd"/>
            </w:pPr>
            <w:r w:rsidRPr="007425E1">
              <w:t xml:space="preserve">For you became a </w:t>
            </w:r>
            <w:r>
              <w:t>habitation</w:t>
            </w:r>
            <w:r w:rsidRPr="007425E1">
              <w:t>,</w:t>
            </w:r>
          </w:p>
          <w:p w14:paraId="03AB43A4" w14:textId="77777777" w:rsidR="008A3F9A" w:rsidRDefault="008A3F9A" w:rsidP="008A3F9A">
            <w:pPr>
              <w:pStyle w:val="EngHang"/>
            </w:pPr>
            <w:r w:rsidRPr="007425E1">
              <w:t>For the Wisdom of God.</w:t>
            </w:r>
          </w:p>
        </w:tc>
        <w:tc>
          <w:tcPr>
            <w:tcW w:w="306" w:type="dxa"/>
          </w:tcPr>
          <w:p w14:paraId="5C4E9E21" w14:textId="77777777" w:rsidR="008A3F9A" w:rsidRDefault="008A3F9A" w:rsidP="003B0313"/>
        </w:tc>
        <w:tc>
          <w:tcPr>
            <w:tcW w:w="270" w:type="dxa"/>
          </w:tcPr>
          <w:p w14:paraId="4F1530A1" w14:textId="77777777" w:rsidR="008A3F9A" w:rsidRDefault="008A3F9A" w:rsidP="00FC1BD5">
            <w:pPr>
              <w:pStyle w:val="CopticCross"/>
            </w:pPr>
            <w:r w:rsidRPr="00FB5ACB">
              <w:t>¿</w:t>
            </w:r>
          </w:p>
        </w:tc>
        <w:tc>
          <w:tcPr>
            <w:tcW w:w="3960" w:type="dxa"/>
          </w:tcPr>
          <w:p w14:paraId="7AF765C1" w14:textId="77777777" w:rsidR="008A3F9A" w:rsidRDefault="008A3F9A" w:rsidP="009A65C4">
            <w:pPr>
              <w:pStyle w:val="CopticVersemulti-line"/>
            </w:pPr>
            <w:r w:rsidRPr="009A65C4">
              <w:t>Ⲥⲉⲟϣ ⲅⲁⲣ ⲛ̀ϫⲉ ⲛⲉⲉⲩⲫⲟⲙⲓⲁ̀</w:t>
            </w:r>
          </w:p>
          <w:p w14:paraId="00079215" w14:textId="77777777" w:rsidR="008A3F9A" w:rsidRDefault="008A3F9A" w:rsidP="009A65C4">
            <w:pPr>
              <w:pStyle w:val="CopticVersemulti-line"/>
            </w:pPr>
            <w:r w:rsidRPr="009A65C4">
              <w:t>ⲱ̀ ⲑⲏⲉⲧⲥⲉⲗⲥⲱⲗ ϧⲉⲛ ⲧⲁⲓⲟ̀ ⲛⲓⲃⲉⲛ</w:t>
            </w:r>
          </w:p>
          <w:p w14:paraId="3D7BD192" w14:textId="77777777" w:rsidR="008A3F9A" w:rsidRDefault="008A3F9A" w:rsidP="009A65C4">
            <w:pPr>
              <w:pStyle w:val="CopticVersemulti-line"/>
            </w:pPr>
            <w:r w:rsidRPr="009A65C4">
              <w:t>ϫⲉ ⲁ̀ⲣⲉϣⲱⲡⲓ ⲛ̀ⲟⲩⲙⲁⲛ̀ϣⲱⲡⲓ</w:t>
            </w:r>
          </w:p>
          <w:p w14:paraId="5223B2BE" w14:textId="77777777" w:rsidR="008A3F9A" w:rsidRDefault="008A3F9A" w:rsidP="009A65C4">
            <w:pPr>
              <w:pStyle w:val="CopticVerse"/>
            </w:pPr>
            <w:r w:rsidRPr="009A65C4">
              <w:t>ⲛ̀ϯⲥⲟⲫⲓⲁ̀ ⲛ̀ⲧⲉ Ⲫϯ</w:t>
            </w:r>
          </w:p>
        </w:tc>
      </w:tr>
      <w:tr w:rsidR="008A3F9A" w14:paraId="01E4F3CB" w14:textId="77777777" w:rsidTr="009A65C4">
        <w:trPr>
          <w:cantSplit/>
          <w:jc w:val="center"/>
        </w:trPr>
        <w:tc>
          <w:tcPr>
            <w:tcW w:w="288" w:type="dxa"/>
          </w:tcPr>
          <w:p w14:paraId="44909C25" w14:textId="77777777" w:rsidR="008A3F9A" w:rsidRDefault="008A3F9A" w:rsidP="00FC1BD5">
            <w:pPr>
              <w:pStyle w:val="CopticCross"/>
            </w:pPr>
          </w:p>
        </w:tc>
        <w:tc>
          <w:tcPr>
            <w:tcW w:w="3960" w:type="dxa"/>
          </w:tcPr>
          <w:p w14:paraId="7AC3007E" w14:textId="77777777" w:rsidR="008A3F9A" w:rsidRPr="009A65C4" w:rsidRDefault="008A3F9A" w:rsidP="008A3F9A">
            <w:pPr>
              <w:pStyle w:val="EngHang"/>
              <w:rPr>
                <w:vertAlign w:val="superscript"/>
                <w:lang w:val="en-GB"/>
              </w:rPr>
            </w:pPr>
            <w:r w:rsidRPr="007425E1">
              <w:t xml:space="preserve">You are the rational </w:t>
            </w:r>
            <w:commentRangeStart w:id="773"/>
            <w:r w:rsidRPr="007425E1">
              <w:t>hook</w:t>
            </w:r>
            <w:commentRangeEnd w:id="773"/>
            <w:r>
              <w:rPr>
                <w:rStyle w:val="CommentReference"/>
                <w:rFonts w:ascii="Times New Roman" w:eastAsiaTheme="minorHAnsi" w:hAnsi="Times New Roman" w:cstheme="minorBidi"/>
                <w:color w:val="auto"/>
              </w:rPr>
              <w:commentReference w:id="773"/>
            </w:r>
            <w:r w:rsidRPr="007425E1">
              <w:t>,</w:t>
            </w:r>
          </w:p>
          <w:p w14:paraId="25F6E5CD" w14:textId="77777777" w:rsidR="008A3F9A" w:rsidRPr="007425E1" w:rsidRDefault="008A3F9A" w:rsidP="008A3F9A">
            <w:pPr>
              <w:pStyle w:val="EngHang"/>
            </w:pPr>
            <w:r w:rsidRPr="007425E1">
              <w:t>That catches Christians,</w:t>
            </w:r>
          </w:p>
          <w:p w14:paraId="0BDA9F0D" w14:textId="77777777" w:rsidR="008A3F9A" w:rsidRPr="007425E1" w:rsidRDefault="008A3F9A" w:rsidP="008A3F9A">
            <w:pPr>
              <w:pStyle w:val="EngHang"/>
            </w:pPr>
            <w:commentRangeStart w:id="774"/>
            <w:r w:rsidRPr="007425E1">
              <w:t xml:space="preserve">Teaching </w:t>
            </w:r>
            <w:commentRangeEnd w:id="774"/>
            <w:r>
              <w:rPr>
                <w:rStyle w:val="CommentReference"/>
                <w:rFonts w:ascii="Times New Roman" w:eastAsiaTheme="minorHAnsi" w:hAnsi="Times New Roman" w:cstheme="minorBidi"/>
                <w:color w:val="auto"/>
              </w:rPr>
              <w:commentReference w:id="774"/>
            </w:r>
            <w:r w:rsidRPr="007425E1">
              <w:t>them the worship,</w:t>
            </w:r>
          </w:p>
          <w:p w14:paraId="5D146454" w14:textId="77777777" w:rsidR="008A3F9A" w:rsidRDefault="008A3F9A" w:rsidP="008A3F9A">
            <w:pPr>
              <w:pStyle w:val="EngHangEnd"/>
            </w:pPr>
            <w:r w:rsidRPr="007425E1">
              <w:t>Of the Life-Giving Trinity.</w:t>
            </w:r>
          </w:p>
        </w:tc>
        <w:tc>
          <w:tcPr>
            <w:tcW w:w="306" w:type="dxa"/>
          </w:tcPr>
          <w:p w14:paraId="7259C39A" w14:textId="77777777" w:rsidR="008A3F9A" w:rsidRDefault="008A3F9A" w:rsidP="003B0313"/>
        </w:tc>
        <w:tc>
          <w:tcPr>
            <w:tcW w:w="270" w:type="dxa"/>
          </w:tcPr>
          <w:p w14:paraId="78B1EA05" w14:textId="77777777" w:rsidR="008A3F9A" w:rsidRDefault="008A3F9A" w:rsidP="00FC1BD5">
            <w:pPr>
              <w:pStyle w:val="CopticCross"/>
            </w:pPr>
          </w:p>
        </w:tc>
        <w:tc>
          <w:tcPr>
            <w:tcW w:w="3960" w:type="dxa"/>
          </w:tcPr>
          <w:p w14:paraId="5C6BC46A" w14:textId="77777777" w:rsidR="008A3F9A" w:rsidRDefault="008A3F9A" w:rsidP="009A65C4">
            <w:pPr>
              <w:pStyle w:val="CopticVersemulti-line"/>
            </w:pPr>
            <w:r w:rsidRPr="009A65C4">
              <w:t>Ⲛ̀ⲑⲉ ⲡⲉ ϯⲱⲓⲙⲓ ⲛ̀ⲛⲟⲏ̀ⲧⲉ</w:t>
            </w:r>
          </w:p>
          <w:p w14:paraId="2D5B076D" w14:textId="77777777" w:rsidR="008A3F9A" w:rsidRDefault="008A3F9A" w:rsidP="009A65C4">
            <w:pPr>
              <w:pStyle w:val="CopticVersemulti-line"/>
            </w:pPr>
            <w:r w:rsidRPr="009A65C4">
              <w:t>ⲉⲧⲧⲁϩⲟ ⲛ̀ⲛⲓⲭ̀ⲣⲓⲥⲧⲓⲁⲛⲟⲥ</w:t>
            </w:r>
          </w:p>
          <w:p w14:paraId="1838B02D" w14:textId="77777777" w:rsidR="008A3F9A" w:rsidRDefault="008A3F9A" w:rsidP="009A65C4">
            <w:pPr>
              <w:pStyle w:val="CopticVersemulti-line"/>
            </w:pPr>
            <w:r w:rsidRPr="009A65C4">
              <w:t>ⲉⲥⲧ̀ⲥⲁⲃⲟ ⲙ̀ⲙⲱⲟⲩ ⲉ̀ϯϫⲓⲛⲟⲩⲱϣⲧ</w:t>
            </w:r>
          </w:p>
          <w:p w14:paraId="51CB5E14" w14:textId="77777777" w:rsidR="008A3F9A" w:rsidRDefault="008A3F9A" w:rsidP="009A65C4">
            <w:pPr>
              <w:pStyle w:val="CopticVerse"/>
            </w:pPr>
            <w:r w:rsidRPr="009A65C4">
              <w:t>ⲛ̀ϯⲧ̀ⲣⲓⲁⲥ ⲛ̀ⲣⲉϥⲧⲁⲛϧⲟ</w:t>
            </w:r>
          </w:p>
        </w:tc>
      </w:tr>
      <w:tr w:rsidR="008A3F9A" w14:paraId="1761ECEC" w14:textId="77777777" w:rsidTr="009A65C4">
        <w:trPr>
          <w:cantSplit/>
          <w:jc w:val="center"/>
        </w:trPr>
        <w:tc>
          <w:tcPr>
            <w:tcW w:w="288" w:type="dxa"/>
          </w:tcPr>
          <w:p w14:paraId="47697402" w14:textId="77777777" w:rsidR="008A3F9A" w:rsidRDefault="008A3F9A" w:rsidP="00FC1BD5">
            <w:pPr>
              <w:pStyle w:val="CopticCross"/>
            </w:pPr>
            <w:r w:rsidRPr="00FB5ACB">
              <w:t>¿</w:t>
            </w:r>
          </w:p>
        </w:tc>
        <w:tc>
          <w:tcPr>
            <w:tcW w:w="3960" w:type="dxa"/>
          </w:tcPr>
          <w:p w14:paraId="33945296" w14:textId="77777777" w:rsidR="008A3F9A" w:rsidRPr="007425E1" w:rsidRDefault="008A3F9A" w:rsidP="008A3F9A">
            <w:pPr>
              <w:pStyle w:val="EngHang"/>
            </w:pPr>
            <w:r w:rsidRPr="007425E1">
              <w:t>You carried the pillar,</w:t>
            </w:r>
          </w:p>
          <w:p w14:paraId="5C311783" w14:textId="77777777" w:rsidR="008A3F9A" w:rsidRPr="007425E1" w:rsidRDefault="008A3F9A" w:rsidP="008A3F9A">
            <w:pPr>
              <w:pStyle w:val="EngHang"/>
            </w:pPr>
            <w:r w:rsidRPr="007425E1">
              <w:t>Which Moses saw,</w:t>
            </w:r>
          </w:p>
          <w:p w14:paraId="625FE051" w14:textId="77777777" w:rsidR="008A3F9A" w:rsidRPr="007425E1" w:rsidRDefault="008A3F9A" w:rsidP="008A3F9A">
            <w:pPr>
              <w:pStyle w:val="EngHang"/>
            </w:pPr>
            <w:r>
              <w:t>Who</w:t>
            </w:r>
            <w:r w:rsidRPr="007425E1">
              <w:t xml:space="preserve"> is the Son of God,</w:t>
            </w:r>
          </w:p>
          <w:p w14:paraId="132D7A91" w14:textId="77777777" w:rsidR="008A3F9A" w:rsidRDefault="008A3F9A" w:rsidP="008A3F9A">
            <w:pPr>
              <w:pStyle w:val="EngHangEnd"/>
            </w:pPr>
            <w:r w:rsidRPr="007425E1">
              <w:t>Who came and dwelt in your womb.</w:t>
            </w:r>
          </w:p>
        </w:tc>
        <w:tc>
          <w:tcPr>
            <w:tcW w:w="306" w:type="dxa"/>
          </w:tcPr>
          <w:p w14:paraId="52C3B8CF" w14:textId="77777777" w:rsidR="008A3F9A" w:rsidRDefault="008A3F9A" w:rsidP="003B0313"/>
        </w:tc>
        <w:tc>
          <w:tcPr>
            <w:tcW w:w="270" w:type="dxa"/>
          </w:tcPr>
          <w:p w14:paraId="3995B684" w14:textId="77777777" w:rsidR="008A3F9A" w:rsidRDefault="008A3F9A" w:rsidP="00FC1BD5">
            <w:pPr>
              <w:pStyle w:val="CopticCross"/>
            </w:pPr>
            <w:r w:rsidRPr="00FB5ACB">
              <w:t>¿</w:t>
            </w:r>
          </w:p>
        </w:tc>
        <w:tc>
          <w:tcPr>
            <w:tcW w:w="3960" w:type="dxa"/>
          </w:tcPr>
          <w:p w14:paraId="3F87AD36" w14:textId="77777777" w:rsidR="008A3F9A" w:rsidRDefault="008A3F9A" w:rsidP="009A65C4">
            <w:pPr>
              <w:pStyle w:val="CopticVersemulti-line"/>
            </w:pPr>
            <w:r w:rsidRPr="009A65C4">
              <w:t>Ⲛ̀ⲑⲟ ⲡⲉ ⲧⲁⲣⲉϥⲁⲓ ϧⲁ ⲡⲓⲥ̀ⲧⲩⲗⲗⲟⲥ</w:t>
            </w:r>
          </w:p>
          <w:p w14:paraId="530CC07D" w14:textId="77777777" w:rsidR="008A3F9A" w:rsidRDefault="008A3F9A" w:rsidP="009A65C4">
            <w:pPr>
              <w:pStyle w:val="CopticVersemulti-line"/>
            </w:pPr>
            <w:r w:rsidRPr="009A65C4">
              <w:t>ⲉ̀ⲧⲁⲩⲛⲁⲩ ⲉ̀ⲣⲟⲥ ⲛ̀ϫⲉ Ⲙⲱⲩ̀ⲥⲏⲥ</w:t>
            </w:r>
          </w:p>
          <w:p w14:paraId="2B416D61" w14:textId="77777777" w:rsidR="008A3F9A" w:rsidRDefault="008A3F9A" w:rsidP="009A65C4">
            <w:pPr>
              <w:pStyle w:val="CopticVersemulti-line"/>
            </w:pPr>
            <w:r w:rsidRPr="009A65C4">
              <w:t>ⲉ̀ⲧⲉ ⲫⲁⲓ ⲡⲉ ⲡ̀ϣⲏⲣⲓ ⲙ̀Ⲫϯ</w:t>
            </w:r>
          </w:p>
          <w:p w14:paraId="080DE048" w14:textId="77777777" w:rsidR="008A3F9A" w:rsidRDefault="008A3F9A" w:rsidP="009A65C4">
            <w:pPr>
              <w:pStyle w:val="CopticVerse"/>
            </w:pPr>
            <w:r w:rsidRPr="009A65C4">
              <w:t>ⲉ̀ⲧⲁϥⲓ̀ ⲁϥϣⲱⲡⲓ ϧⲉⲛ ⲧⲉⲛⲉϫⲓ</w:t>
            </w:r>
          </w:p>
        </w:tc>
      </w:tr>
      <w:tr w:rsidR="008A3F9A" w14:paraId="38A32375" w14:textId="77777777" w:rsidTr="009A65C4">
        <w:trPr>
          <w:cantSplit/>
          <w:jc w:val="center"/>
        </w:trPr>
        <w:tc>
          <w:tcPr>
            <w:tcW w:w="288" w:type="dxa"/>
          </w:tcPr>
          <w:p w14:paraId="22CAC725" w14:textId="77777777" w:rsidR="008A3F9A" w:rsidRDefault="008A3F9A" w:rsidP="00FC1BD5">
            <w:pPr>
              <w:pStyle w:val="CopticCross"/>
            </w:pPr>
          </w:p>
        </w:tc>
        <w:tc>
          <w:tcPr>
            <w:tcW w:w="3960" w:type="dxa"/>
          </w:tcPr>
          <w:p w14:paraId="58468CC3" w14:textId="77777777" w:rsidR="008A3F9A" w:rsidRPr="007425E1" w:rsidRDefault="008A3F9A" w:rsidP="008A3F9A">
            <w:pPr>
              <w:pStyle w:val="EngHang"/>
            </w:pPr>
            <w:r w:rsidRPr="007425E1">
              <w:t>You became the Ark,</w:t>
            </w:r>
          </w:p>
          <w:p w14:paraId="25930921" w14:textId="77777777" w:rsidR="008A3F9A" w:rsidRPr="007425E1" w:rsidRDefault="008A3F9A" w:rsidP="008A3F9A">
            <w:pPr>
              <w:pStyle w:val="EngHang"/>
            </w:pPr>
            <w:r w:rsidRPr="007425E1">
              <w:t>Of H</w:t>
            </w:r>
            <w:r>
              <w:t>im Who created heaven and earth;</w:t>
            </w:r>
          </w:p>
          <w:p w14:paraId="14D20D3C" w14:textId="77777777" w:rsidR="008A3F9A" w:rsidRPr="007425E1" w:rsidRDefault="008A3F9A" w:rsidP="008A3F9A">
            <w:pPr>
              <w:pStyle w:val="EngHang"/>
            </w:pPr>
            <w:r w:rsidRPr="007425E1">
              <w:t>You carried Him in your womb,</w:t>
            </w:r>
          </w:p>
          <w:p w14:paraId="59526CE5" w14:textId="77777777" w:rsidR="008A3F9A" w:rsidRDefault="008A3F9A" w:rsidP="008A3F9A">
            <w:pPr>
              <w:pStyle w:val="EngHangEnd"/>
            </w:pPr>
            <w:r w:rsidRPr="007425E1">
              <w:t xml:space="preserve">For nine </w:t>
            </w:r>
            <w:r>
              <w:t>full</w:t>
            </w:r>
            <w:r w:rsidRPr="007425E1">
              <w:t xml:space="preserve"> months.</w:t>
            </w:r>
          </w:p>
        </w:tc>
        <w:tc>
          <w:tcPr>
            <w:tcW w:w="306" w:type="dxa"/>
          </w:tcPr>
          <w:p w14:paraId="4A286C93" w14:textId="77777777" w:rsidR="008A3F9A" w:rsidRDefault="008A3F9A" w:rsidP="003B0313"/>
        </w:tc>
        <w:tc>
          <w:tcPr>
            <w:tcW w:w="270" w:type="dxa"/>
          </w:tcPr>
          <w:p w14:paraId="0BDA2603" w14:textId="77777777" w:rsidR="008A3F9A" w:rsidRDefault="008A3F9A" w:rsidP="00FC1BD5">
            <w:pPr>
              <w:pStyle w:val="CopticCross"/>
            </w:pPr>
          </w:p>
        </w:tc>
        <w:tc>
          <w:tcPr>
            <w:tcW w:w="3960" w:type="dxa"/>
          </w:tcPr>
          <w:p w14:paraId="4AF0F610" w14:textId="77777777" w:rsidR="008A3F9A" w:rsidRDefault="008A3F9A" w:rsidP="009A65C4">
            <w:pPr>
              <w:pStyle w:val="CopticVersemulti-line"/>
            </w:pPr>
            <w:r w:rsidRPr="009A65C4">
              <w:t>Ⲁ̀ⲣⲉϣⲱⲡⲓ ⲛ̀ⲟⲩⲕⲓⲃⲱⲧⲟⲥ</w:t>
            </w:r>
          </w:p>
          <w:p w14:paraId="191CADC4" w14:textId="77777777" w:rsidR="008A3F9A" w:rsidRDefault="008A3F9A" w:rsidP="009A65C4">
            <w:pPr>
              <w:pStyle w:val="CopticVersemulti-line"/>
            </w:pPr>
            <w:r w:rsidRPr="009A65C4">
              <w:t>ⲙ̀ⲫⲏⲉ̀ⲧⲁϥⲑⲁⲙⲓⲟ̀ ⲛ̀ⲧ̀ⲫⲉ ⲛⲉⲙ ⲡ̀ⲕⲁϩⲓ</w:t>
            </w:r>
          </w:p>
          <w:p w14:paraId="7C42E588" w14:textId="77777777" w:rsidR="008A3F9A" w:rsidRDefault="008A3F9A" w:rsidP="009A65C4">
            <w:pPr>
              <w:pStyle w:val="CopticVersemulti-line"/>
            </w:pPr>
            <w:r w:rsidRPr="009A65C4">
              <w:t>ⲁ̀ⲣⲉϥⲁⲓ ϧⲁⲣⲟϥ ϧⲉⲛ ⲧⲉⲛⲉϫⲓ</w:t>
            </w:r>
          </w:p>
          <w:p w14:paraId="2D6C8E7D" w14:textId="77777777" w:rsidR="008A3F9A" w:rsidRDefault="008A3F9A" w:rsidP="009A65C4">
            <w:pPr>
              <w:pStyle w:val="CopticVerse"/>
            </w:pPr>
            <w:r w:rsidRPr="009A65C4">
              <w:t>ⲙ̀ⲯⲓⲧ ⲛ̀ⲁ̀ⲃⲟⲧ ⲛ̀ⲏ̀ⲡⲓ</w:t>
            </w:r>
          </w:p>
        </w:tc>
      </w:tr>
      <w:tr w:rsidR="008A3F9A" w14:paraId="5F7F6F41" w14:textId="77777777" w:rsidTr="009A65C4">
        <w:trPr>
          <w:cantSplit/>
          <w:jc w:val="center"/>
        </w:trPr>
        <w:tc>
          <w:tcPr>
            <w:tcW w:w="288" w:type="dxa"/>
          </w:tcPr>
          <w:p w14:paraId="6594155F" w14:textId="77777777" w:rsidR="008A3F9A" w:rsidRDefault="008A3F9A" w:rsidP="00FC1BD5">
            <w:pPr>
              <w:pStyle w:val="CopticCross"/>
            </w:pPr>
            <w:r w:rsidRPr="00FB5ACB">
              <w:t>¿</w:t>
            </w:r>
          </w:p>
        </w:tc>
        <w:tc>
          <w:tcPr>
            <w:tcW w:w="3960" w:type="dxa"/>
          </w:tcPr>
          <w:p w14:paraId="7D04BD7E" w14:textId="77777777" w:rsidR="008A3F9A" w:rsidRPr="007425E1" w:rsidRDefault="008A3F9A" w:rsidP="008A3F9A">
            <w:pPr>
              <w:pStyle w:val="EngHang"/>
            </w:pPr>
            <w:r w:rsidRPr="007425E1">
              <w:t>You</w:t>
            </w:r>
            <w:r>
              <w:t xml:space="preserve"> </w:t>
            </w:r>
            <w:r w:rsidRPr="007425E1">
              <w:t xml:space="preserve">were </w:t>
            </w:r>
            <w:r>
              <w:t xml:space="preserve">also </w:t>
            </w:r>
            <w:r w:rsidRPr="007425E1">
              <w:t>entrusted,</w:t>
            </w:r>
          </w:p>
          <w:p w14:paraId="39E67EC3" w14:textId="77777777" w:rsidR="008A3F9A" w:rsidRPr="007425E1" w:rsidRDefault="008A3F9A" w:rsidP="008A3F9A">
            <w:pPr>
              <w:pStyle w:val="EngHang"/>
            </w:pPr>
            <w:r w:rsidRPr="007425E1">
              <w:t xml:space="preserve">With </w:t>
            </w:r>
            <w:r>
              <w:t>the breadth of heaven and earth.</w:t>
            </w:r>
          </w:p>
          <w:p w14:paraId="5A99DF92" w14:textId="77777777" w:rsidR="008A3F9A" w:rsidRPr="007425E1" w:rsidRDefault="008A3F9A" w:rsidP="008A3F9A">
            <w:pPr>
              <w:pStyle w:val="EngHang"/>
            </w:pPr>
            <w:r w:rsidRPr="007425E1">
              <w:t xml:space="preserve">You became </w:t>
            </w:r>
            <w:commentRangeStart w:id="775"/>
            <w:r w:rsidRPr="007425E1">
              <w:t>a cause</w:t>
            </w:r>
            <w:r>
              <w:t xml:space="preserve"> for us</w:t>
            </w:r>
            <w:r w:rsidRPr="007425E1">
              <w:t>,</w:t>
            </w:r>
            <w:commentRangeEnd w:id="775"/>
            <w:r>
              <w:rPr>
                <w:rStyle w:val="CommentReference"/>
                <w:rFonts w:ascii="Times New Roman" w:eastAsiaTheme="minorHAnsi" w:hAnsi="Times New Roman" w:cstheme="minorBidi"/>
                <w:color w:val="auto"/>
              </w:rPr>
              <w:commentReference w:id="775"/>
            </w:r>
          </w:p>
          <w:p w14:paraId="5C22D0FC" w14:textId="77777777" w:rsidR="008A3F9A" w:rsidRDefault="008A3F9A" w:rsidP="008A3F9A">
            <w:pPr>
              <w:pStyle w:val="EngHangEnd"/>
            </w:pPr>
            <w:r w:rsidRPr="007425E1">
              <w:t xml:space="preserve">To ascend the </w:t>
            </w:r>
            <w:commentRangeStart w:id="776"/>
            <w:r w:rsidRPr="007425E1">
              <w:t xml:space="preserve">path </w:t>
            </w:r>
            <w:commentRangeEnd w:id="776"/>
            <w:r>
              <w:rPr>
                <w:rStyle w:val="CommentReference"/>
                <w:rFonts w:ascii="Times New Roman" w:eastAsiaTheme="minorHAnsi" w:hAnsi="Times New Roman" w:cstheme="minorBidi"/>
                <w:color w:val="auto"/>
              </w:rPr>
              <w:commentReference w:id="776"/>
            </w:r>
            <w:r w:rsidRPr="007425E1">
              <w:t xml:space="preserve">to </w:t>
            </w:r>
            <w:r>
              <w:t>H</w:t>
            </w:r>
            <w:r w:rsidRPr="007425E1">
              <w:t>eaven.</w:t>
            </w:r>
          </w:p>
        </w:tc>
        <w:tc>
          <w:tcPr>
            <w:tcW w:w="306" w:type="dxa"/>
          </w:tcPr>
          <w:p w14:paraId="3EB8316F" w14:textId="77777777" w:rsidR="008A3F9A" w:rsidRDefault="008A3F9A" w:rsidP="003B0313"/>
        </w:tc>
        <w:tc>
          <w:tcPr>
            <w:tcW w:w="270" w:type="dxa"/>
          </w:tcPr>
          <w:p w14:paraId="3B4D39A7" w14:textId="77777777" w:rsidR="008A3F9A" w:rsidRDefault="008A3F9A" w:rsidP="00FC1BD5">
            <w:pPr>
              <w:pStyle w:val="CopticCross"/>
            </w:pPr>
            <w:r w:rsidRPr="00FB5ACB">
              <w:t>¿</w:t>
            </w:r>
          </w:p>
        </w:tc>
        <w:tc>
          <w:tcPr>
            <w:tcW w:w="3960" w:type="dxa"/>
          </w:tcPr>
          <w:p w14:paraId="1CA99CB4" w14:textId="77777777" w:rsidR="008A3F9A" w:rsidRDefault="008A3F9A" w:rsidP="009A65C4">
            <w:pPr>
              <w:pStyle w:val="CopticVersemulti-line"/>
            </w:pPr>
            <w:r w:rsidRPr="009A65C4">
              <w:t>Ⲛ̀ⲑⲟ ⲟⲛ ⲡⲉ ⲉ̀ⲧⲁⲩⲧⲉⲛϩⲟⲩⲧⲥ</w:t>
            </w:r>
          </w:p>
          <w:p w14:paraId="31ED617C" w14:textId="77777777" w:rsidR="008A3F9A" w:rsidRDefault="008A3F9A" w:rsidP="009A65C4">
            <w:pPr>
              <w:pStyle w:val="CopticVersemulti-line"/>
            </w:pPr>
            <w:r w:rsidRPr="009A65C4">
              <w:t>ⲉ̀ϯⲟⲩⲏϣⲥⲓ ⲛ̀ⲧ̀ⲫⲉ ⲛⲉⲙ ⲡ̀ⲕⲁϩⲓ</w:t>
            </w:r>
          </w:p>
          <w:p w14:paraId="7AC19F72" w14:textId="77777777" w:rsidR="008A3F9A" w:rsidRDefault="008A3F9A" w:rsidP="009A65C4">
            <w:pPr>
              <w:pStyle w:val="CopticVersemulti-line"/>
            </w:pPr>
            <w:r w:rsidRPr="009A65C4">
              <w:t>ⲁ̀ⲣⲉϣⲱⲡⲓ ⲛⲁⲛ ⲛ̀ⲟⲩⲗⲱⲓϫⲓ</w:t>
            </w:r>
          </w:p>
          <w:p w14:paraId="710ECA9A" w14:textId="77777777" w:rsidR="008A3F9A" w:rsidRDefault="008A3F9A" w:rsidP="009A65C4">
            <w:pPr>
              <w:pStyle w:val="CopticVerse"/>
            </w:pPr>
            <w:r w:rsidRPr="009A65C4">
              <w:t>ⲡ̀ⲓⲙⲁⲙ̀ⲙⲟϣⲓ ⲉ̀ⲡ̀ϣⲱⲓ ⲉ̀ⲧ̀ⲫⲉ</w:t>
            </w:r>
          </w:p>
        </w:tc>
      </w:tr>
      <w:tr w:rsidR="008A3F9A" w14:paraId="4049C6CF" w14:textId="77777777" w:rsidTr="009A65C4">
        <w:trPr>
          <w:cantSplit/>
          <w:jc w:val="center"/>
        </w:trPr>
        <w:tc>
          <w:tcPr>
            <w:tcW w:w="288" w:type="dxa"/>
          </w:tcPr>
          <w:p w14:paraId="36DBED73" w14:textId="77777777" w:rsidR="008A3F9A" w:rsidRDefault="008A3F9A" w:rsidP="00FC1BD5">
            <w:pPr>
              <w:pStyle w:val="CopticCross"/>
            </w:pPr>
          </w:p>
        </w:tc>
        <w:tc>
          <w:tcPr>
            <w:tcW w:w="3960" w:type="dxa"/>
          </w:tcPr>
          <w:p w14:paraId="2E3130A4" w14:textId="77777777" w:rsidR="008A3F9A" w:rsidRPr="007425E1" w:rsidRDefault="008A3F9A" w:rsidP="008A3F9A">
            <w:pPr>
              <w:pStyle w:val="EngHang"/>
            </w:pPr>
            <w:r>
              <w:t>You are brighter than the sun.</w:t>
            </w:r>
          </w:p>
          <w:p w14:paraId="3023D194" w14:textId="77777777" w:rsidR="008A3F9A" w:rsidRPr="007425E1" w:rsidRDefault="008A3F9A" w:rsidP="008A3F9A">
            <w:pPr>
              <w:pStyle w:val="EngHang"/>
            </w:pPr>
            <w:r w:rsidRPr="007425E1">
              <w:t>You are the east,</w:t>
            </w:r>
            <w:r w:rsidRPr="007425E1">
              <w:tab/>
            </w:r>
          </w:p>
          <w:p w14:paraId="692BF7F9" w14:textId="77777777" w:rsidR="008A3F9A" w:rsidRPr="007425E1" w:rsidRDefault="008A3F9A" w:rsidP="008A3F9A">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777"/>
            </w:r>
            <w:r>
              <w:t>,</w:t>
            </w:r>
          </w:p>
          <w:p w14:paraId="56D50A29" w14:textId="77777777" w:rsidR="008A3F9A" w:rsidRDefault="008A3F9A" w:rsidP="008A3F9A">
            <w:pPr>
              <w:pStyle w:val="EngHangEnd"/>
            </w:pPr>
            <w:r>
              <w:t>With</w:t>
            </w:r>
            <w:r w:rsidRPr="007425E1">
              <w:t xml:space="preserve"> joy and </w:t>
            </w:r>
            <w:commentRangeStart w:id="778"/>
            <w:r w:rsidRPr="007425E1">
              <w:t>rejoicing</w:t>
            </w:r>
            <w:commentRangeEnd w:id="778"/>
            <w:r>
              <w:rPr>
                <w:rStyle w:val="CommentReference"/>
                <w:rFonts w:ascii="Times New Roman" w:eastAsiaTheme="minorHAnsi" w:hAnsi="Times New Roman" w:cstheme="minorBidi"/>
                <w:color w:val="auto"/>
              </w:rPr>
              <w:commentReference w:id="778"/>
            </w:r>
            <w:r w:rsidRPr="007425E1">
              <w:t>.</w:t>
            </w:r>
          </w:p>
        </w:tc>
        <w:tc>
          <w:tcPr>
            <w:tcW w:w="306" w:type="dxa"/>
          </w:tcPr>
          <w:p w14:paraId="45F3A6A7" w14:textId="77777777" w:rsidR="008A3F9A" w:rsidRDefault="008A3F9A" w:rsidP="003B0313"/>
        </w:tc>
        <w:tc>
          <w:tcPr>
            <w:tcW w:w="270" w:type="dxa"/>
          </w:tcPr>
          <w:p w14:paraId="2F4D33C1" w14:textId="77777777" w:rsidR="008A3F9A" w:rsidRDefault="008A3F9A" w:rsidP="00FC1BD5">
            <w:pPr>
              <w:pStyle w:val="CopticCross"/>
            </w:pPr>
          </w:p>
        </w:tc>
        <w:tc>
          <w:tcPr>
            <w:tcW w:w="3960" w:type="dxa"/>
          </w:tcPr>
          <w:p w14:paraId="3FC739D9" w14:textId="77777777" w:rsidR="008A3F9A" w:rsidRDefault="008A3F9A" w:rsidP="009A65C4">
            <w:pPr>
              <w:pStyle w:val="CopticVersemulti-line"/>
            </w:pPr>
            <w:r w:rsidRPr="009A65C4">
              <w:t>Ⲧⲉⲉⲣⲟⲩⲱⲓⲛⲓ ⲉ̀ϩⲟⲧⲉ ⲫ̀ⲣⲏ</w:t>
            </w:r>
          </w:p>
          <w:p w14:paraId="5902FF4A" w14:textId="77777777" w:rsidR="008A3F9A" w:rsidRDefault="008A3F9A" w:rsidP="009A65C4">
            <w:pPr>
              <w:pStyle w:val="CopticVersemulti-line"/>
            </w:pPr>
            <w:r w:rsidRPr="009A65C4">
              <w:t>ⲛ̀ⲑⲟ ⲡⲉ ⲡ̀ⲥⲁ ⲛ̀ϯⲁ̀ⲛⲁⲧⲟⲗⲏ</w:t>
            </w:r>
          </w:p>
          <w:p w14:paraId="6308A255" w14:textId="77777777" w:rsidR="008A3F9A" w:rsidRDefault="008A3F9A" w:rsidP="009A65C4">
            <w:pPr>
              <w:pStyle w:val="CopticVersemulti-line"/>
            </w:pPr>
            <w:r w:rsidRPr="009A65C4">
              <w:t>ⲉ̀ⲣⲉ ⲛⲓⲑ̀ⲙⲏⲓ ϫⲟⲩϣⲧ ⲉ̀ⲃⲟⲗ ϧⲁϫⲱⲥ</w:t>
            </w:r>
          </w:p>
          <w:p w14:paraId="5D4878A9" w14:textId="77777777" w:rsidR="008A3F9A" w:rsidRDefault="008A3F9A" w:rsidP="009A65C4">
            <w:pPr>
              <w:pStyle w:val="CopticVerse"/>
            </w:pPr>
            <w:r w:rsidRPr="009A65C4">
              <w:t>ϧⲉⲛ ⲟⲩⲟⲩⲛⲟϥ ⲛⲉⲙ ⲟⲩⲑⲉⲗⲏⲗ</w:t>
            </w:r>
          </w:p>
        </w:tc>
      </w:tr>
      <w:tr w:rsidR="008A3F9A" w14:paraId="4AF6311D" w14:textId="77777777" w:rsidTr="009A65C4">
        <w:trPr>
          <w:cantSplit/>
          <w:jc w:val="center"/>
        </w:trPr>
        <w:tc>
          <w:tcPr>
            <w:tcW w:w="288" w:type="dxa"/>
          </w:tcPr>
          <w:p w14:paraId="695CBDC0" w14:textId="77777777" w:rsidR="008A3F9A" w:rsidRDefault="008A3F9A" w:rsidP="00FC1BD5">
            <w:pPr>
              <w:pStyle w:val="CopticCross"/>
            </w:pPr>
            <w:r w:rsidRPr="00FB5ACB">
              <w:t>¿</w:t>
            </w:r>
          </w:p>
        </w:tc>
        <w:tc>
          <w:tcPr>
            <w:tcW w:w="3960" w:type="dxa"/>
          </w:tcPr>
          <w:p w14:paraId="25E864B0" w14:textId="77777777" w:rsidR="008A3F9A" w:rsidRPr="007425E1" w:rsidRDefault="008A3F9A" w:rsidP="008A3F9A">
            <w:pPr>
              <w:pStyle w:val="EngHang"/>
            </w:pPr>
            <w:r w:rsidRPr="007425E1">
              <w:t>Eve was condemned,</w:t>
            </w:r>
          </w:p>
          <w:p w14:paraId="5F6B8A07" w14:textId="77777777" w:rsidR="008A3F9A" w:rsidRPr="007425E1" w:rsidRDefault="008A3F9A" w:rsidP="008A3F9A">
            <w:pPr>
              <w:pStyle w:val="EngHang"/>
            </w:pPr>
            <w:r w:rsidRPr="007425E1">
              <w:t>To give birth with anguish</w:t>
            </w:r>
            <w:r>
              <w:t>,</w:t>
            </w:r>
          </w:p>
          <w:p w14:paraId="3B9B236F" w14:textId="77777777" w:rsidR="008A3F9A" w:rsidRPr="007425E1" w:rsidRDefault="008A3F9A" w:rsidP="008A3F9A">
            <w:pPr>
              <w:pStyle w:val="EngHang"/>
            </w:pPr>
            <w:r w:rsidRPr="007425E1">
              <w:t xml:space="preserve">Yet, </w:t>
            </w:r>
            <w:r>
              <w:t>heard</w:t>
            </w:r>
            <w:r w:rsidRPr="007425E1">
              <w:t>,</w:t>
            </w:r>
          </w:p>
          <w:p w14:paraId="49AB1A96" w14:textId="77777777" w:rsidR="008A3F9A" w:rsidRDefault="008A3F9A" w:rsidP="008A3F9A">
            <w:pPr>
              <w:pStyle w:val="EngHangEnd"/>
            </w:pPr>
            <w:r>
              <w:t>"Hail to you, O full of grace."</w:t>
            </w:r>
          </w:p>
        </w:tc>
        <w:tc>
          <w:tcPr>
            <w:tcW w:w="306" w:type="dxa"/>
          </w:tcPr>
          <w:p w14:paraId="4427CE59" w14:textId="77777777" w:rsidR="008A3F9A" w:rsidRDefault="008A3F9A" w:rsidP="003B0313"/>
        </w:tc>
        <w:tc>
          <w:tcPr>
            <w:tcW w:w="270" w:type="dxa"/>
          </w:tcPr>
          <w:p w14:paraId="46240EB6" w14:textId="77777777" w:rsidR="008A3F9A" w:rsidRDefault="008A3F9A" w:rsidP="00FC1BD5">
            <w:pPr>
              <w:pStyle w:val="CopticCross"/>
            </w:pPr>
            <w:r w:rsidRPr="00FB5ACB">
              <w:t>¿</w:t>
            </w:r>
          </w:p>
        </w:tc>
        <w:tc>
          <w:tcPr>
            <w:tcW w:w="3960" w:type="dxa"/>
          </w:tcPr>
          <w:p w14:paraId="705548E9" w14:textId="77777777" w:rsidR="008A3F9A" w:rsidRDefault="008A3F9A" w:rsidP="009A65C4">
            <w:pPr>
              <w:pStyle w:val="CopticVersemulti-line"/>
            </w:pPr>
            <w:r w:rsidRPr="009A65C4">
              <w:t>Ⲁⲩⲉⲣⲕⲁⲧⲁⲕ̀ⲣⲓⲛⲓⲛ ⲛ̀Ⲉ̀ⲩⲁ</w:t>
            </w:r>
          </w:p>
          <w:p w14:paraId="12DB08F6" w14:textId="77777777" w:rsidR="008A3F9A" w:rsidRDefault="008A3F9A" w:rsidP="009A65C4">
            <w:pPr>
              <w:pStyle w:val="CopticVersemulti-line"/>
            </w:pPr>
            <w:r w:rsidRPr="009A65C4">
              <w:t>ϫⲉ ⲧⲉⲣⲁⲙⲓⲥⲓ ϧⲉⲛ ⲟⲩⲉⲙⲕⲁϩⲛ̀ϩⲏⲧ</w:t>
            </w:r>
          </w:p>
          <w:p w14:paraId="77F371A6" w14:textId="77777777" w:rsidR="008A3F9A" w:rsidRDefault="008A3F9A" w:rsidP="009A65C4">
            <w:pPr>
              <w:pStyle w:val="CopticVersemulti-line"/>
            </w:pPr>
            <w:r w:rsidRPr="009A65C4">
              <w:t>ⲛ̀ⲑⲟ ϩⲱⲓ ⲁ̀ⲣⲉⲥⲱⲧⲉⲙ</w:t>
            </w:r>
          </w:p>
          <w:p w14:paraId="515BD48E" w14:textId="77777777" w:rsidR="008A3F9A" w:rsidRDefault="008A3F9A" w:rsidP="009A65C4">
            <w:pPr>
              <w:pStyle w:val="CopticVerse"/>
            </w:pPr>
            <w:r w:rsidRPr="009A65C4">
              <w:t>ϫⲉ ⲭⲉⲣⲉ ⲑⲏⲉⲑⲙⲉϩ ⲛ̀ϩ̀ⲙⲟⲧ</w:t>
            </w:r>
          </w:p>
        </w:tc>
      </w:tr>
      <w:tr w:rsidR="008A3F9A" w14:paraId="7424DB7D" w14:textId="77777777" w:rsidTr="009A65C4">
        <w:trPr>
          <w:cantSplit/>
          <w:jc w:val="center"/>
        </w:trPr>
        <w:tc>
          <w:tcPr>
            <w:tcW w:w="288" w:type="dxa"/>
          </w:tcPr>
          <w:p w14:paraId="61C70418" w14:textId="77777777" w:rsidR="008A3F9A" w:rsidRDefault="008A3F9A" w:rsidP="00FC1BD5">
            <w:pPr>
              <w:pStyle w:val="CopticCross"/>
            </w:pPr>
          </w:p>
        </w:tc>
        <w:tc>
          <w:tcPr>
            <w:tcW w:w="3960" w:type="dxa"/>
          </w:tcPr>
          <w:p w14:paraId="2AF4EF67" w14:textId="77777777" w:rsidR="008A3F9A" w:rsidRPr="007425E1" w:rsidRDefault="008A3F9A" w:rsidP="008A3F9A">
            <w:pPr>
              <w:pStyle w:val="EngHang"/>
            </w:pPr>
            <w:r w:rsidRPr="007425E1">
              <w:t xml:space="preserve">You </w:t>
            </w:r>
            <w:r>
              <w:t>bore</w:t>
            </w:r>
            <w:r w:rsidRPr="007425E1">
              <w:t xml:space="preserve"> to us the King,</w:t>
            </w:r>
          </w:p>
          <w:p w14:paraId="1190FE5D" w14:textId="77777777" w:rsidR="008A3F9A" w:rsidRPr="007425E1" w:rsidRDefault="008A3F9A" w:rsidP="008A3F9A">
            <w:pPr>
              <w:pStyle w:val="EngHang"/>
            </w:pPr>
            <w:r>
              <w:t>The Lord of all creation.</w:t>
            </w:r>
          </w:p>
          <w:p w14:paraId="027AF541" w14:textId="77777777" w:rsidR="008A3F9A" w:rsidRPr="007425E1" w:rsidRDefault="008A3F9A" w:rsidP="008A3F9A">
            <w:pPr>
              <w:pStyle w:val="EngHang"/>
            </w:pPr>
            <w:r w:rsidRPr="007425E1">
              <w:t>He came and saved us from our sins,</w:t>
            </w:r>
          </w:p>
          <w:p w14:paraId="421F6C52" w14:textId="77777777" w:rsidR="008A3F9A" w:rsidRDefault="008A3F9A" w:rsidP="008A3F9A">
            <w:pPr>
              <w:pStyle w:val="EngHangEnd"/>
            </w:pPr>
            <w:r w:rsidRPr="007425E1">
              <w:t xml:space="preserve">As a Good One and </w:t>
            </w:r>
            <w:r>
              <w:t xml:space="preserve">a </w:t>
            </w:r>
            <w:r w:rsidRPr="007425E1">
              <w:t>Lover of Mankind.</w:t>
            </w:r>
          </w:p>
        </w:tc>
        <w:tc>
          <w:tcPr>
            <w:tcW w:w="306" w:type="dxa"/>
          </w:tcPr>
          <w:p w14:paraId="4A8B57FD" w14:textId="77777777" w:rsidR="008A3F9A" w:rsidRDefault="008A3F9A" w:rsidP="003B0313"/>
        </w:tc>
        <w:tc>
          <w:tcPr>
            <w:tcW w:w="270" w:type="dxa"/>
          </w:tcPr>
          <w:p w14:paraId="5EBB595A" w14:textId="77777777" w:rsidR="008A3F9A" w:rsidRDefault="008A3F9A" w:rsidP="00FC1BD5">
            <w:pPr>
              <w:pStyle w:val="CopticCross"/>
            </w:pPr>
          </w:p>
        </w:tc>
        <w:tc>
          <w:tcPr>
            <w:tcW w:w="3960" w:type="dxa"/>
          </w:tcPr>
          <w:p w14:paraId="545FC6BB" w14:textId="77777777" w:rsidR="008A3F9A" w:rsidRDefault="008A3F9A" w:rsidP="009A65C4">
            <w:pPr>
              <w:pStyle w:val="CopticVersemulti-line"/>
            </w:pPr>
            <w:r w:rsidRPr="009A65C4">
              <w:t>Ⲁ̀ⲣⲉⲙⲓⲥⲓ ⲛⲁⲛ ⲙ̀ⲡ̀ⲟⲩⲣⲟ</w:t>
            </w:r>
          </w:p>
          <w:p w14:paraId="7957E97E" w14:textId="77777777" w:rsidR="008A3F9A" w:rsidRDefault="008A3F9A" w:rsidP="009A65C4">
            <w:pPr>
              <w:pStyle w:val="CopticVersemulti-line"/>
            </w:pPr>
            <w:r w:rsidRPr="009A65C4">
              <w:t>Ⲡⲟ̅ⲥ̅ ⲛ̀ⲧⲉ ϯⲕ̀ⲧⲏⲥⲓⲥ ⲧⲏⲣⲥ</w:t>
            </w:r>
          </w:p>
          <w:p w14:paraId="3CA586C0" w14:textId="77777777" w:rsidR="008A3F9A" w:rsidRDefault="008A3F9A" w:rsidP="009A65C4">
            <w:pPr>
              <w:pStyle w:val="CopticVersemulti-line"/>
            </w:pPr>
            <w:r w:rsidRPr="009A65C4">
              <w:t>ⲁϥⲓ̀ ⲁϥⲥⲟⲧⲧⲉⲛ ⲉ̀ⲃⲟⲗϧⲉⲛ ⲛⲉⲛⲛⲟⲃⲓ</w:t>
            </w:r>
          </w:p>
          <w:p w14:paraId="352F56E2" w14:textId="77777777" w:rsidR="008A3F9A" w:rsidRDefault="008A3F9A" w:rsidP="009A65C4">
            <w:pPr>
              <w:pStyle w:val="CopticVerse"/>
            </w:pPr>
            <w:r w:rsidRPr="009A65C4">
              <w:t>ϩⲱⲥ ⲁⲅⲁⲑⲟⲥ ⲟⲩⲟϩ ⲙ̀ⲙⲁⲓⲣⲱⲙⲓ</w:t>
            </w:r>
          </w:p>
        </w:tc>
      </w:tr>
      <w:tr w:rsidR="008A3F9A" w14:paraId="3F68F909" w14:textId="77777777" w:rsidTr="009A65C4">
        <w:trPr>
          <w:cantSplit/>
          <w:jc w:val="center"/>
        </w:trPr>
        <w:tc>
          <w:tcPr>
            <w:tcW w:w="288" w:type="dxa"/>
          </w:tcPr>
          <w:p w14:paraId="45053DE0" w14:textId="77777777" w:rsidR="008A3F9A" w:rsidRDefault="008A3F9A" w:rsidP="00FC1BD5">
            <w:pPr>
              <w:pStyle w:val="CopticCross"/>
            </w:pPr>
            <w:r w:rsidRPr="00FB5ACB">
              <w:t>¿</w:t>
            </w:r>
          </w:p>
        </w:tc>
        <w:tc>
          <w:tcPr>
            <w:tcW w:w="3960" w:type="dxa"/>
          </w:tcPr>
          <w:p w14:paraId="752390C4" w14:textId="77777777" w:rsidR="008A3F9A" w:rsidRPr="007425E1" w:rsidRDefault="008A3F9A" w:rsidP="008A3F9A">
            <w:pPr>
              <w:pStyle w:val="EngHang"/>
            </w:pPr>
            <w:r>
              <w:t>Therefore</w:t>
            </w:r>
            <w:r w:rsidRPr="007425E1">
              <w:t xml:space="preserve"> we sing,</w:t>
            </w:r>
          </w:p>
          <w:p w14:paraId="70759999" w14:textId="77777777" w:rsidR="008A3F9A" w:rsidRPr="007425E1" w:rsidRDefault="008A3F9A" w:rsidP="008A3F9A">
            <w:pPr>
              <w:pStyle w:val="EngHang"/>
            </w:pPr>
            <w:r w:rsidRPr="007425E1">
              <w:t>With your cousin Elizabeth</w:t>
            </w:r>
            <w:r>
              <w:t xml:space="preserve"> saying</w:t>
            </w:r>
            <w:r w:rsidRPr="007425E1">
              <w:t>,</w:t>
            </w:r>
          </w:p>
          <w:p w14:paraId="6A928016" w14:textId="77777777" w:rsidR="008A3F9A" w:rsidRPr="007425E1" w:rsidRDefault="008A3F9A" w:rsidP="008A3F9A">
            <w:pPr>
              <w:pStyle w:val="EngHang"/>
            </w:pPr>
            <w:r w:rsidRPr="007425E1">
              <w:t>“Blessed are you among women,</w:t>
            </w:r>
          </w:p>
          <w:p w14:paraId="1148AF6D" w14:textId="77777777" w:rsidR="008A3F9A" w:rsidRDefault="008A3F9A" w:rsidP="008A3F9A">
            <w:pPr>
              <w:pStyle w:val="EngHangEnd"/>
            </w:pPr>
            <w:r w:rsidRPr="007425E1">
              <w:t>And blessed is the Fruit of your womb.”</w:t>
            </w:r>
          </w:p>
        </w:tc>
        <w:tc>
          <w:tcPr>
            <w:tcW w:w="306" w:type="dxa"/>
          </w:tcPr>
          <w:p w14:paraId="2C7E9D80" w14:textId="77777777" w:rsidR="008A3F9A" w:rsidRDefault="008A3F9A" w:rsidP="003B0313"/>
        </w:tc>
        <w:tc>
          <w:tcPr>
            <w:tcW w:w="270" w:type="dxa"/>
          </w:tcPr>
          <w:p w14:paraId="106CF41F" w14:textId="77777777" w:rsidR="008A3F9A" w:rsidRDefault="008A3F9A" w:rsidP="00FC1BD5">
            <w:pPr>
              <w:pStyle w:val="CopticCross"/>
            </w:pPr>
            <w:r w:rsidRPr="00FB5ACB">
              <w:t>¿</w:t>
            </w:r>
          </w:p>
        </w:tc>
        <w:tc>
          <w:tcPr>
            <w:tcW w:w="3960" w:type="dxa"/>
          </w:tcPr>
          <w:p w14:paraId="3EDDFAB7" w14:textId="77777777" w:rsidR="008A3F9A" w:rsidRDefault="008A3F9A" w:rsidP="009A65C4">
            <w:pPr>
              <w:pStyle w:val="CopticVersemulti-line"/>
            </w:pPr>
            <w:r w:rsidRPr="009A65C4">
              <w:t>Ⲉⲑⲃⲉ ⲫⲁⲓ ⲧⲉⲛⲉⲣⲭⲟⲣⲉⲩⲓⲛ</w:t>
            </w:r>
          </w:p>
          <w:p w14:paraId="64E813D2" w14:textId="77777777" w:rsidR="008A3F9A" w:rsidRDefault="008A3F9A" w:rsidP="009A65C4">
            <w:pPr>
              <w:pStyle w:val="CopticVersemulti-line"/>
            </w:pPr>
            <w:r w:rsidRPr="009A65C4">
              <w:t>ⲛⲉⲙ Ⲉ̀ⲗⲓⲥⲁⲃⲉⲧ ⲧⲉⲥⲩⲅⲅⲉⲛⲏⲥ</w:t>
            </w:r>
          </w:p>
          <w:p w14:paraId="364D5B39" w14:textId="77777777" w:rsidR="008A3F9A" w:rsidRDefault="008A3F9A" w:rsidP="009A65C4">
            <w:pPr>
              <w:pStyle w:val="CopticVersemulti-line"/>
            </w:pPr>
            <w:r w:rsidRPr="009A65C4">
              <w:t>ϫⲉ ⲧⲉⲥ̀ⲙⲁⲣⲱⲟⲩⲧ ⲛ̀ⲑⲟ ϧⲉⲛ ⲛⲓϩⲓⲟ̀ⲙⲓ</w:t>
            </w:r>
          </w:p>
          <w:p w14:paraId="50B15DD1" w14:textId="77777777" w:rsidR="008A3F9A" w:rsidRDefault="008A3F9A" w:rsidP="009A65C4">
            <w:pPr>
              <w:pStyle w:val="CopticVerse"/>
            </w:pPr>
            <w:r w:rsidRPr="009A65C4">
              <w:t>ϥ̀ⲥ̀ⲙⲁⲣⲱⲟⲩⲧ ⲛ̀ϫⲉ ⲡ̀ⲟⲩⲧⲁϩ ⲛ̀ⲧⲉ ⲧⲉⲛⲉϫⲓ</w:t>
            </w:r>
          </w:p>
        </w:tc>
      </w:tr>
      <w:tr w:rsidR="008A3F9A" w14:paraId="5E336299" w14:textId="77777777" w:rsidTr="009A65C4">
        <w:trPr>
          <w:cantSplit/>
          <w:jc w:val="center"/>
        </w:trPr>
        <w:tc>
          <w:tcPr>
            <w:tcW w:w="288" w:type="dxa"/>
          </w:tcPr>
          <w:p w14:paraId="3926AD81" w14:textId="77777777" w:rsidR="008A3F9A" w:rsidRDefault="008A3F9A" w:rsidP="00FC1BD5">
            <w:pPr>
              <w:pStyle w:val="CopticCross"/>
            </w:pPr>
          </w:p>
        </w:tc>
        <w:tc>
          <w:tcPr>
            <w:tcW w:w="3960" w:type="dxa"/>
          </w:tcPr>
          <w:p w14:paraId="1BDB0289" w14:textId="77777777" w:rsidR="008A3F9A" w:rsidRPr="007425E1" w:rsidRDefault="008A3F9A" w:rsidP="008A3F9A">
            <w:pPr>
              <w:pStyle w:val="EngHang"/>
            </w:pPr>
            <w:r w:rsidRPr="007425E1">
              <w:t>We give you salutation,</w:t>
            </w:r>
          </w:p>
          <w:p w14:paraId="3BFCFEFD" w14:textId="77777777" w:rsidR="008A3F9A" w:rsidRPr="007425E1" w:rsidRDefault="008A3F9A" w:rsidP="008A3F9A">
            <w:pPr>
              <w:pStyle w:val="EngHang"/>
            </w:pPr>
            <w:r w:rsidRPr="007425E1">
              <w:t>With Gabriel the angel,</w:t>
            </w:r>
          </w:p>
          <w:p w14:paraId="73CEF2BE" w14:textId="77777777" w:rsidR="008A3F9A" w:rsidRPr="007425E1" w:rsidRDefault="008A3F9A" w:rsidP="008A3F9A">
            <w:pPr>
              <w:pStyle w:val="EngHang"/>
            </w:pPr>
            <w:r w:rsidRPr="007425E1">
              <w:t>“Hail to you, filled with grace,</w:t>
            </w:r>
          </w:p>
          <w:p w14:paraId="6543641F" w14:textId="77777777" w:rsidR="008A3F9A" w:rsidRDefault="008A3F9A" w:rsidP="008A3F9A">
            <w:pPr>
              <w:pStyle w:val="EngHangEnd"/>
            </w:pPr>
            <w:r w:rsidRPr="007425E1">
              <w:t>The Lord is with you.”</w:t>
            </w:r>
          </w:p>
        </w:tc>
        <w:tc>
          <w:tcPr>
            <w:tcW w:w="306" w:type="dxa"/>
          </w:tcPr>
          <w:p w14:paraId="6564F843" w14:textId="77777777" w:rsidR="008A3F9A" w:rsidRDefault="008A3F9A" w:rsidP="003B0313"/>
        </w:tc>
        <w:tc>
          <w:tcPr>
            <w:tcW w:w="270" w:type="dxa"/>
          </w:tcPr>
          <w:p w14:paraId="6D951DF8" w14:textId="77777777" w:rsidR="008A3F9A" w:rsidRDefault="008A3F9A" w:rsidP="00FC1BD5">
            <w:pPr>
              <w:pStyle w:val="CopticCross"/>
            </w:pPr>
          </w:p>
        </w:tc>
        <w:tc>
          <w:tcPr>
            <w:tcW w:w="3960" w:type="dxa"/>
          </w:tcPr>
          <w:p w14:paraId="0CABA80F" w14:textId="77777777" w:rsidR="008A3F9A" w:rsidRDefault="008A3F9A" w:rsidP="009A65C4">
            <w:pPr>
              <w:pStyle w:val="CopticVersemulti-line"/>
            </w:pPr>
            <w:r w:rsidRPr="009A65C4">
              <w:t>Ⲧⲉⲛϯ ⲛⲉ ⲙ̀ⲡⲓⲭⲉⲣⲉⲧⲓⲥⲙⲟⲥ ⲛⲉⲙ</w:t>
            </w:r>
          </w:p>
          <w:p w14:paraId="305B0FC2" w14:textId="77777777" w:rsidR="008A3F9A" w:rsidRDefault="008A3F9A" w:rsidP="009A65C4">
            <w:pPr>
              <w:pStyle w:val="CopticVersemulti-line"/>
            </w:pPr>
            <w:r w:rsidRPr="009A65C4">
              <w:t>Ⲅⲁⲃⲣⲓⲏⲗ ⲡⲓⲁⲅⲅⲉⲗⲟⲥ</w:t>
            </w:r>
          </w:p>
          <w:p w14:paraId="307843D1" w14:textId="77777777" w:rsidR="008A3F9A" w:rsidRDefault="008A3F9A" w:rsidP="007272D5">
            <w:pPr>
              <w:pStyle w:val="CopticVersemulti-line"/>
            </w:pPr>
            <w:r w:rsidRPr="009A65C4">
              <w:t>ϫⲉ ⲭⲉⲣⲉ ⲕⲉⲭⲁⲣⲓⲧⲱⲙⲉⲛⲏ</w:t>
            </w:r>
          </w:p>
          <w:p w14:paraId="10CE8790" w14:textId="77777777" w:rsidR="008A3F9A" w:rsidRDefault="008A3F9A" w:rsidP="007272D5">
            <w:pPr>
              <w:pStyle w:val="CopticVerse"/>
            </w:pPr>
            <w:r w:rsidRPr="009A65C4">
              <w:t>ⲟ̀ Ⲕⲩⲣⲓⲟⲥ ⲙⲉⲧⲁ ⲥⲟⲩ</w:t>
            </w:r>
          </w:p>
        </w:tc>
      </w:tr>
      <w:tr w:rsidR="008A3F9A" w14:paraId="359AEFBC" w14:textId="77777777" w:rsidTr="009A65C4">
        <w:trPr>
          <w:cantSplit/>
          <w:jc w:val="center"/>
        </w:trPr>
        <w:tc>
          <w:tcPr>
            <w:tcW w:w="288" w:type="dxa"/>
          </w:tcPr>
          <w:p w14:paraId="745A65C4" w14:textId="77777777" w:rsidR="008A3F9A" w:rsidRDefault="008A3F9A" w:rsidP="00FC1BD5">
            <w:pPr>
              <w:pStyle w:val="CopticCross"/>
            </w:pPr>
            <w:r w:rsidRPr="00FB5ACB">
              <w:t>¿</w:t>
            </w:r>
          </w:p>
        </w:tc>
        <w:tc>
          <w:tcPr>
            <w:tcW w:w="3960" w:type="dxa"/>
          </w:tcPr>
          <w:p w14:paraId="4AFEF668" w14:textId="77777777" w:rsidR="008A3F9A" w:rsidRDefault="008A3F9A" w:rsidP="008A3F9A">
            <w:pPr>
              <w:pStyle w:val="EngHang"/>
              <w:rPr>
                <w:rFonts w:eastAsiaTheme="minorHAnsi"/>
              </w:rPr>
            </w:pPr>
            <w:r>
              <w:rPr>
                <w:rFonts w:eastAsiaTheme="minorHAnsi"/>
              </w:rPr>
              <w:t>We ask you, remember us,</w:t>
            </w:r>
          </w:p>
          <w:p w14:paraId="323FC455" w14:textId="77777777" w:rsidR="008A3F9A" w:rsidRDefault="008A3F9A" w:rsidP="008A3F9A">
            <w:pPr>
              <w:pStyle w:val="EngHang"/>
              <w:rPr>
                <w:rFonts w:eastAsiaTheme="minorHAnsi"/>
              </w:rPr>
            </w:pPr>
            <w:r>
              <w:rPr>
                <w:rFonts w:eastAsiaTheme="minorHAnsi"/>
              </w:rPr>
              <w:t>O our faithful advocate,</w:t>
            </w:r>
          </w:p>
          <w:p w14:paraId="535BAE78" w14:textId="77777777" w:rsidR="008A3F9A" w:rsidRDefault="008A3F9A" w:rsidP="008A3F9A">
            <w:pPr>
              <w:pStyle w:val="EngHang"/>
              <w:rPr>
                <w:rFonts w:eastAsiaTheme="minorHAnsi"/>
              </w:rPr>
            </w:pPr>
            <w:r>
              <w:rPr>
                <w:rFonts w:eastAsiaTheme="minorHAnsi"/>
              </w:rPr>
              <w:t>Before our Lord Jesus Christ,</w:t>
            </w:r>
          </w:p>
          <w:p w14:paraId="7F411745" w14:textId="77777777" w:rsidR="008A3F9A" w:rsidRDefault="008A3F9A" w:rsidP="008A3F9A">
            <w:pPr>
              <w:pStyle w:val="EngHangEnd"/>
            </w:pPr>
            <w:r>
              <w:t>That He may forgive us our sins.</w:t>
            </w:r>
          </w:p>
        </w:tc>
        <w:tc>
          <w:tcPr>
            <w:tcW w:w="306" w:type="dxa"/>
          </w:tcPr>
          <w:p w14:paraId="7F269E8F" w14:textId="77777777" w:rsidR="008A3F9A" w:rsidRDefault="008A3F9A" w:rsidP="003B0313"/>
        </w:tc>
        <w:tc>
          <w:tcPr>
            <w:tcW w:w="270" w:type="dxa"/>
          </w:tcPr>
          <w:p w14:paraId="079DD4C1" w14:textId="77777777" w:rsidR="008A3F9A" w:rsidRDefault="008A3F9A" w:rsidP="00FC1BD5">
            <w:pPr>
              <w:pStyle w:val="CopticCross"/>
            </w:pPr>
            <w:r w:rsidRPr="00FB5ACB">
              <w:t>¿</w:t>
            </w:r>
          </w:p>
        </w:tc>
        <w:tc>
          <w:tcPr>
            <w:tcW w:w="3960" w:type="dxa"/>
          </w:tcPr>
          <w:p w14:paraId="4CF7ACE1" w14:textId="77777777" w:rsidR="008A3F9A" w:rsidRDefault="008A3F9A" w:rsidP="007272D5">
            <w:pPr>
              <w:pStyle w:val="CopticVersemulti-line"/>
            </w:pPr>
            <w:r w:rsidRPr="00914F1B">
              <w:t>Ⲧⲉⲛϯϩⲟ ⲁ̀ⲣⲓⲡⲉⲛⲙⲉⲩⲓ̀</w:t>
            </w:r>
          </w:p>
          <w:p w14:paraId="54B0197D" w14:textId="77777777" w:rsidR="008A3F9A" w:rsidRDefault="008A3F9A" w:rsidP="007272D5">
            <w:pPr>
              <w:pStyle w:val="CopticVersemulti-line"/>
            </w:pPr>
            <w:r w:rsidRPr="00914F1B">
              <w:t>ⲱ̀ ϯⲡ̀ⲣⲟⲥⲧⲁⲧⲏⲥ ⲉ̀ⲧⲉⲛϩⲟⲧ</w:t>
            </w:r>
          </w:p>
          <w:p w14:paraId="02CEC3E1" w14:textId="77777777" w:rsidR="008A3F9A" w:rsidRDefault="008A3F9A" w:rsidP="007272D5">
            <w:pPr>
              <w:pStyle w:val="CopticVersemulti-line"/>
            </w:pPr>
            <w:r w:rsidRPr="00914F1B">
              <w:t>ⲛⲁϩⲣⲉⲛ Ⲡⲉⲛⲟ̅ⲥ̅ Ⲓⲏ̅ⲥ Ⲡⲭ̅ⲥ</w:t>
            </w:r>
          </w:p>
          <w:p w14:paraId="513D3EB1" w14:textId="77777777" w:rsidR="008A3F9A" w:rsidRDefault="008A3F9A" w:rsidP="007272D5">
            <w:pPr>
              <w:pStyle w:val="CopticVerse"/>
            </w:pPr>
            <w:r w:rsidRPr="00914F1B">
              <w:t>ⲛ̀ⲧⲉϥⲭⲁ ⲛⲉⲛⲛⲟⲃⲓ ⲛⲁⲛ ⲉ̀ⲃⲟⲗ</w:t>
            </w:r>
          </w:p>
        </w:tc>
      </w:tr>
    </w:tbl>
    <w:p w14:paraId="13EBCB34" w14:textId="77777777" w:rsidR="00FC1BD5" w:rsidRDefault="00FC1BD5" w:rsidP="0038151E">
      <w:r>
        <w:t xml:space="preserve">Continue to the Conclusion of the Batos Theotokias on page </w:t>
      </w:r>
      <w:r w:rsidR="003A78C2">
        <w:fldChar w:fldCharType="begin"/>
      </w:r>
      <w:r w:rsidR="00DA18ED">
        <w:instrText xml:space="preserve"> PAGEREF _Ref299212161 \h </w:instrText>
      </w:r>
      <w:r w:rsidR="003A78C2">
        <w:fldChar w:fldCharType="separate"/>
      </w:r>
      <w:r w:rsidR="00B50C35">
        <w:rPr>
          <w:noProof/>
        </w:rPr>
        <w:t>248</w:t>
      </w:r>
      <w:r w:rsidR="003A78C2">
        <w:fldChar w:fldCharType="end"/>
      </w:r>
      <w:r>
        <w:t>.</w:t>
      </w:r>
    </w:p>
    <w:p w14:paraId="57DF3D71" w14:textId="77777777" w:rsidR="00FC1BD5" w:rsidRDefault="00FC1BD5" w:rsidP="008A3F9A">
      <w:pPr>
        <w:pStyle w:val="Heading4"/>
      </w:pPr>
      <w:bookmarkStart w:id="779" w:name="_Toc298681339"/>
      <w:bookmarkStart w:id="780" w:name="_Toc308441938"/>
      <w:r>
        <w:lastRenderedPageBreak/>
        <w:t>Saturday</w:t>
      </w:r>
      <w:bookmarkEnd w:id="779"/>
      <w:bookmarkEnd w:id="780"/>
    </w:p>
    <w:p w14:paraId="2A44F0B1" w14:textId="77777777" w:rsidR="00FC1BD5" w:rsidRDefault="00FC1BD5" w:rsidP="008A3F9A">
      <w:pPr>
        <w:pStyle w:val="Heading5"/>
      </w:pPr>
      <w:bookmarkStart w:id="781" w:name="_Toc298681340"/>
      <w:bookmarkStart w:id="782" w:name="_Toc308441939"/>
      <w:r>
        <w:t>The Saturday Psali Batos</w:t>
      </w:r>
      <w:bookmarkEnd w:id="781"/>
      <w:bookmarkEnd w:id="782"/>
    </w:p>
    <w:p w14:paraId="31D28B92" w14:textId="77777777" w:rsidR="00BD21C4" w:rsidRPr="00BD21C4" w:rsidRDefault="00BD21C4" w:rsidP="008A3F9A">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2E5334C" w14:textId="77777777" w:rsidTr="00AE1E8D">
        <w:trPr>
          <w:cantSplit/>
          <w:jc w:val="center"/>
        </w:trPr>
        <w:tc>
          <w:tcPr>
            <w:tcW w:w="288" w:type="dxa"/>
          </w:tcPr>
          <w:p w14:paraId="75412EA3" w14:textId="77777777" w:rsidR="008A3F9A" w:rsidRDefault="008A3F9A" w:rsidP="00AE1E8D">
            <w:pPr>
              <w:pStyle w:val="CopticCross"/>
            </w:pPr>
          </w:p>
        </w:tc>
        <w:tc>
          <w:tcPr>
            <w:tcW w:w="3960" w:type="dxa"/>
          </w:tcPr>
          <w:p w14:paraId="60A711CF" w14:textId="77777777" w:rsidR="008A3F9A" w:rsidRPr="007425E1" w:rsidRDefault="008A3F9A" w:rsidP="008A3F9A">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04630FF0" w14:textId="77777777" w:rsidR="008A3F9A" w:rsidRDefault="008A3F9A" w:rsidP="008A3F9A">
            <w:pPr>
              <w:pStyle w:val="EngHang"/>
            </w:pPr>
            <w:r w:rsidRPr="007425E1">
              <w:rPr>
                <w:rFonts w:eastAsiaTheme="minorHAnsi"/>
              </w:rPr>
              <w:t>Brings joy to our souls:</w:t>
            </w:r>
          </w:p>
          <w:p w14:paraId="67672694" w14:textId="77777777" w:rsidR="008A3F9A" w:rsidRPr="003B0313" w:rsidRDefault="008A3F9A" w:rsidP="008A3F9A">
            <w:pPr>
              <w:pStyle w:val="EngHang"/>
              <w:rPr>
                <w:rFonts w:eastAsiaTheme="minorHAnsi"/>
              </w:rPr>
            </w:pPr>
            <w:r w:rsidRPr="003B0313">
              <w:rPr>
                <w:rFonts w:eastAsiaTheme="minorHAnsi"/>
              </w:rPr>
              <w:t>O my Lord Jesus Christ,</w:t>
            </w:r>
          </w:p>
          <w:p w14:paraId="7B3FE509" w14:textId="77777777" w:rsidR="008A3F9A" w:rsidRPr="003B0313" w:rsidRDefault="008A3F9A" w:rsidP="008A3F9A">
            <w:pPr>
              <w:pStyle w:val="EngHang"/>
              <w:rPr>
                <w:rFonts w:eastAsiaTheme="minorHAnsi"/>
              </w:rPr>
            </w:pPr>
            <w:r w:rsidRPr="003B0313">
              <w:rPr>
                <w:rFonts w:eastAsiaTheme="minorHAnsi"/>
              </w:rPr>
              <w:t>O my Good Saviour.</w:t>
            </w:r>
          </w:p>
          <w:p w14:paraId="5D429256" w14:textId="77777777" w:rsidR="008A3F9A" w:rsidRPr="003B0313" w:rsidRDefault="008A3F9A" w:rsidP="008A3F9A">
            <w:pPr>
              <w:pStyle w:val="EngHang"/>
              <w:rPr>
                <w:rFonts w:eastAsiaTheme="minorHAnsi"/>
                <w:i/>
              </w:rPr>
            </w:pPr>
            <w:r w:rsidRPr="003B0313">
              <w:rPr>
                <w:i/>
              </w:rPr>
              <w:t>(</w:t>
            </w:r>
            <w:r w:rsidRPr="003B0313">
              <w:rPr>
                <w:rFonts w:eastAsiaTheme="minorHAnsi"/>
                <w:i/>
              </w:rPr>
              <w:t>Pa Chois Isos Pi Khristos:</w:t>
            </w:r>
          </w:p>
          <w:p w14:paraId="5DF4E80C" w14:textId="77777777" w:rsidR="008A3F9A" w:rsidRPr="008273EA" w:rsidRDefault="008A3F9A" w:rsidP="008A3F9A">
            <w:pPr>
              <w:pStyle w:val="EngHangEnd"/>
            </w:pPr>
            <w:r w:rsidRPr="003B0313">
              <w:t>Pa Sotir en Aghathos.)</w:t>
            </w:r>
          </w:p>
        </w:tc>
        <w:tc>
          <w:tcPr>
            <w:tcW w:w="288" w:type="dxa"/>
          </w:tcPr>
          <w:p w14:paraId="17770966" w14:textId="77777777" w:rsidR="008A3F9A" w:rsidRDefault="008A3F9A" w:rsidP="003B0313"/>
        </w:tc>
        <w:tc>
          <w:tcPr>
            <w:tcW w:w="288" w:type="dxa"/>
          </w:tcPr>
          <w:p w14:paraId="4CB05D41" w14:textId="77777777" w:rsidR="008A3F9A" w:rsidRDefault="008A3F9A" w:rsidP="00AE1E8D">
            <w:pPr>
              <w:pStyle w:val="CopticCross"/>
            </w:pPr>
          </w:p>
        </w:tc>
        <w:tc>
          <w:tcPr>
            <w:tcW w:w="3960" w:type="dxa"/>
          </w:tcPr>
          <w:p w14:paraId="24F6603B" w14:textId="77777777" w:rsidR="008A3F9A" w:rsidRDefault="008A3F9A" w:rsidP="00BD21C4">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1AD67434" w14:textId="77777777" w:rsidR="008A3F9A" w:rsidRDefault="008A3F9A" w:rsidP="00BD21C4">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3034AE4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00ECD41" w14:textId="77777777" w:rsidR="008A3F9A" w:rsidRDefault="008A3F9A" w:rsidP="00BD21C4">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A57CD18" w14:textId="77777777" w:rsidTr="00AE1E8D">
        <w:trPr>
          <w:cantSplit/>
          <w:jc w:val="center"/>
        </w:trPr>
        <w:tc>
          <w:tcPr>
            <w:tcW w:w="288" w:type="dxa"/>
          </w:tcPr>
          <w:p w14:paraId="2DEDA7AD" w14:textId="77777777" w:rsidR="008A3F9A" w:rsidRDefault="008A3F9A" w:rsidP="00AE1E8D">
            <w:pPr>
              <w:pStyle w:val="CopticCross"/>
            </w:pPr>
          </w:p>
        </w:tc>
        <w:tc>
          <w:tcPr>
            <w:tcW w:w="3960" w:type="dxa"/>
          </w:tcPr>
          <w:p w14:paraId="1146731E" w14:textId="77777777" w:rsidR="008A3F9A" w:rsidRPr="007425E1" w:rsidRDefault="008A3F9A" w:rsidP="008A3F9A">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56BAF327" w14:textId="77777777" w:rsidR="008A3F9A" w:rsidRPr="007425E1" w:rsidRDefault="008A3F9A" w:rsidP="008A3F9A">
            <w:pPr>
              <w:pStyle w:val="EngHang"/>
              <w:rPr>
                <w:rFonts w:eastAsiaTheme="minorHAnsi"/>
              </w:rPr>
            </w:pPr>
            <w:r w:rsidRPr="007425E1">
              <w:rPr>
                <w:rFonts w:eastAsiaTheme="minorHAnsi"/>
              </w:rPr>
              <w:t>The heavenly and the earthly:</w:t>
            </w:r>
          </w:p>
          <w:p w14:paraId="5D0F1448" w14:textId="77777777" w:rsidR="008A3F9A" w:rsidRPr="003B0313" w:rsidRDefault="008A3F9A" w:rsidP="008A3F9A">
            <w:pPr>
              <w:pStyle w:val="EngHang"/>
              <w:rPr>
                <w:rFonts w:eastAsiaTheme="minorHAnsi"/>
              </w:rPr>
            </w:pPr>
            <w:r w:rsidRPr="003B0313">
              <w:rPr>
                <w:rFonts w:eastAsiaTheme="minorHAnsi"/>
              </w:rPr>
              <w:t>O my Lord Jesus Christ,</w:t>
            </w:r>
          </w:p>
          <w:p w14:paraId="2689E453" w14:textId="77777777" w:rsidR="008A3F9A" w:rsidRDefault="008A3F9A" w:rsidP="008A3F9A">
            <w:pPr>
              <w:pStyle w:val="EngHangEnd"/>
            </w:pPr>
            <w:r w:rsidRPr="003B0313">
              <w:t>O my Good Saviour.</w:t>
            </w:r>
          </w:p>
        </w:tc>
        <w:tc>
          <w:tcPr>
            <w:tcW w:w="288" w:type="dxa"/>
          </w:tcPr>
          <w:p w14:paraId="130919A6" w14:textId="77777777" w:rsidR="008A3F9A" w:rsidRDefault="008A3F9A" w:rsidP="003B0313"/>
        </w:tc>
        <w:tc>
          <w:tcPr>
            <w:tcW w:w="288" w:type="dxa"/>
          </w:tcPr>
          <w:p w14:paraId="5F29B272" w14:textId="77777777" w:rsidR="008A3F9A" w:rsidRDefault="008A3F9A" w:rsidP="00AE1E8D">
            <w:pPr>
              <w:pStyle w:val="CopticCross"/>
            </w:pPr>
          </w:p>
        </w:tc>
        <w:tc>
          <w:tcPr>
            <w:tcW w:w="3960" w:type="dxa"/>
          </w:tcPr>
          <w:p w14:paraId="5DAFA1A5" w14:textId="77777777" w:rsidR="008A3F9A" w:rsidRDefault="008A3F9A" w:rsidP="00BD21C4">
            <w:pPr>
              <w:pStyle w:val="CopticVersemulti-line"/>
            </w:pPr>
            <w:r w:rsidRPr="00BD21C4">
              <w:t>Ⲃⲟⲛ ⲛⲓⲃⲉⲛ ⲥⲉⲥ̀ⲙⲟⲩ ⲉ̀ⲣⲟⲕ</w:t>
            </w:r>
          </w:p>
          <w:p w14:paraId="35D915CD" w14:textId="77777777" w:rsidR="008A3F9A" w:rsidRDefault="008A3F9A" w:rsidP="00BD21C4">
            <w:pPr>
              <w:pStyle w:val="CopticVersemulti-line"/>
            </w:pPr>
            <w:r w:rsidRPr="00BD21C4">
              <w:t>ⲛⲁ ⲛⲓⲫⲏⲟⲩⲓ̀ ⲛⲉⲙ ⲛⲁ ⲡ̀ⲕⲁϩⲓ</w:t>
            </w:r>
          </w:p>
          <w:p w14:paraId="642631A9" w14:textId="77777777" w:rsidR="008A3F9A" w:rsidRDefault="008A3F9A" w:rsidP="00BD21C4">
            <w:pPr>
              <w:pStyle w:val="CopticVersemulti-line"/>
            </w:pPr>
            <w:r w:rsidRPr="00BD21C4">
              <w:t>Ⲡⲁⲟ̅ⲥ̅ Ⲓⲏ̅ⲥ Ⲡⲭ̅ⲥ</w:t>
            </w:r>
          </w:p>
          <w:p w14:paraId="284C1895" w14:textId="77777777" w:rsidR="008A3F9A" w:rsidRDefault="008A3F9A" w:rsidP="00511398">
            <w:pPr>
              <w:pStyle w:val="CopticVerse"/>
            </w:pPr>
            <w:r w:rsidRPr="00BD21C4">
              <w:t xml:space="preserve">Ⲡⲁⲥ̅ⲱ̅ⲣ </w:t>
            </w:r>
            <w:r w:rsidRPr="00511398">
              <w:t>ⲛ̀ⲁ̀ⲅⲁⲑⲟⲥ</w:t>
            </w:r>
          </w:p>
        </w:tc>
      </w:tr>
      <w:tr w:rsidR="008A3F9A" w14:paraId="24ABF2B4" w14:textId="77777777" w:rsidTr="00AE1E8D">
        <w:trPr>
          <w:cantSplit/>
          <w:jc w:val="center"/>
        </w:trPr>
        <w:tc>
          <w:tcPr>
            <w:tcW w:w="288" w:type="dxa"/>
          </w:tcPr>
          <w:p w14:paraId="6563D7B3" w14:textId="77777777" w:rsidR="008A3F9A" w:rsidRDefault="008A3F9A" w:rsidP="00AE1E8D">
            <w:pPr>
              <w:pStyle w:val="CopticCross"/>
            </w:pPr>
            <w:r w:rsidRPr="00FB5ACB">
              <w:t>¿</w:t>
            </w:r>
          </w:p>
        </w:tc>
        <w:tc>
          <w:tcPr>
            <w:tcW w:w="3960" w:type="dxa"/>
          </w:tcPr>
          <w:p w14:paraId="4256E0E5" w14:textId="77777777" w:rsidR="008A3F9A" w:rsidRPr="007425E1" w:rsidRDefault="008A3F9A" w:rsidP="008A3F9A">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19FE7621" w14:textId="77777777" w:rsidR="008A3F9A" w:rsidRDefault="008A3F9A" w:rsidP="008A3F9A">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Pr="007425E1">
              <w:rPr>
                <w:rFonts w:eastAsiaTheme="minorHAnsi"/>
              </w:rPr>
              <w:t>:</w:t>
            </w:r>
          </w:p>
          <w:p w14:paraId="520687A9" w14:textId="77777777" w:rsidR="008A3F9A" w:rsidRPr="003B0313" w:rsidRDefault="008A3F9A" w:rsidP="008A3F9A">
            <w:pPr>
              <w:pStyle w:val="EngHang"/>
              <w:rPr>
                <w:rFonts w:eastAsiaTheme="minorHAnsi"/>
              </w:rPr>
            </w:pPr>
            <w:r w:rsidRPr="003B0313">
              <w:rPr>
                <w:rFonts w:eastAsiaTheme="minorHAnsi"/>
              </w:rPr>
              <w:t>O my Lord Jesus Christ,</w:t>
            </w:r>
          </w:p>
          <w:p w14:paraId="5F8F36A9" w14:textId="77777777" w:rsidR="008A3F9A" w:rsidRPr="007425E1" w:rsidRDefault="008A3F9A" w:rsidP="008A3F9A">
            <w:pPr>
              <w:pStyle w:val="EngHangEnd"/>
              <w:rPr>
                <w:rFonts w:eastAsiaTheme="minorHAnsi"/>
              </w:rPr>
            </w:pPr>
            <w:r w:rsidRPr="003B0313">
              <w:rPr>
                <w:rFonts w:eastAsiaTheme="minorHAnsi"/>
              </w:rPr>
              <w:t>O my Good Saviour.</w:t>
            </w:r>
          </w:p>
          <w:p w14:paraId="1430CA30" w14:textId="77777777" w:rsidR="008A3F9A" w:rsidRDefault="008A3F9A" w:rsidP="008A3F9A">
            <w:pPr>
              <w:pStyle w:val="EngHang"/>
            </w:pPr>
          </w:p>
        </w:tc>
        <w:tc>
          <w:tcPr>
            <w:tcW w:w="288" w:type="dxa"/>
          </w:tcPr>
          <w:p w14:paraId="2EC95048" w14:textId="77777777" w:rsidR="008A3F9A" w:rsidRDefault="008A3F9A" w:rsidP="003B0313"/>
        </w:tc>
        <w:tc>
          <w:tcPr>
            <w:tcW w:w="288" w:type="dxa"/>
          </w:tcPr>
          <w:p w14:paraId="7C19A083" w14:textId="77777777" w:rsidR="008A3F9A" w:rsidRDefault="008A3F9A" w:rsidP="00AE1E8D">
            <w:pPr>
              <w:pStyle w:val="CopticCross"/>
            </w:pPr>
            <w:r w:rsidRPr="00FB5ACB">
              <w:t>¿</w:t>
            </w:r>
          </w:p>
        </w:tc>
        <w:tc>
          <w:tcPr>
            <w:tcW w:w="3960" w:type="dxa"/>
          </w:tcPr>
          <w:p w14:paraId="7E2FB0EE" w14:textId="77777777" w:rsidR="008A3F9A" w:rsidRDefault="008A3F9A" w:rsidP="00BD21C4">
            <w:pPr>
              <w:pStyle w:val="CopticVersemulti-line"/>
            </w:pPr>
            <w:r w:rsidRPr="00BD21C4">
              <w:t>Ⲅⲉ ⲅⲁⲣ ⲛ̀ⲑⲟⲕ ⲙ̀ⲙⲁⲩⲁⲧⲕ</w:t>
            </w:r>
          </w:p>
          <w:p w14:paraId="06A397AC" w14:textId="77777777" w:rsidR="008A3F9A" w:rsidRDefault="008A3F9A" w:rsidP="00BD21C4">
            <w:pPr>
              <w:pStyle w:val="CopticVersemulti-line"/>
            </w:pPr>
            <w:r w:rsidRPr="00BD21C4">
              <w:t>ⲕ̀ⲉⲙⲡ̀ϣⲁ ⲛ̀ⲧⲉⲛⲥ̀ⲙⲟⲩ ⲉ̀ⲣⲟⲕ</w:t>
            </w:r>
          </w:p>
          <w:p w14:paraId="4CFE42AD"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50D298"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D76BFE" w14:textId="77777777" w:rsidTr="00AE1E8D">
        <w:trPr>
          <w:cantSplit/>
          <w:jc w:val="center"/>
        </w:trPr>
        <w:tc>
          <w:tcPr>
            <w:tcW w:w="288" w:type="dxa"/>
          </w:tcPr>
          <w:p w14:paraId="738AA2ED" w14:textId="77777777" w:rsidR="008A3F9A" w:rsidRDefault="008A3F9A" w:rsidP="00AE1E8D">
            <w:pPr>
              <w:pStyle w:val="CopticCross"/>
            </w:pPr>
            <w:r w:rsidRPr="00FB5ACB">
              <w:t>¿</w:t>
            </w:r>
          </w:p>
        </w:tc>
        <w:tc>
          <w:tcPr>
            <w:tcW w:w="3960" w:type="dxa"/>
          </w:tcPr>
          <w:p w14:paraId="28995F80" w14:textId="77777777" w:rsidR="008A3F9A" w:rsidRPr="007425E1" w:rsidRDefault="008A3F9A" w:rsidP="008A3F9A">
            <w:pPr>
              <w:pStyle w:val="EngHang"/>
              <w:rPr>
                <w:rFonts w:eastAsiaTheme="minorHAnsi"/>
              </w:rPr>
            </w:pPr>
            <w:r w:rsidRPr="007425E1">
              <w:rPr>
                <w:rFonts w:eastAsiaTheme="minorHAnsi"/>
              </w:rPr>
              <w:t xml:space="preserve">Truly </w:t>
            </w: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worthy</w:t>
            </w:r>
          </w:p>
          <w:p w14:paraId="1EF17FA7" w14:textId="77777777" w:rsidR="008A3F9A" w:rsidRPr="007425E1" w:rsidRDefault="008A3F9A" w:rsidP="008A3F9A">
            <w:pPr>
              <w:pStyle w:val="EngHang"/>
              <w:rPr>
                <w:rFonts w:eastAsiaTheme="minorHAnsi"/>
              </w:rPr>
            </w:pPr>
            <w:r w:rsidRPr="007425E1">
              <w:rPr>
                <w:rFonts w:eastAsiaTheme="minorHAnsi"/>
              </w:rPr>
              <w:t>Of the honour and the glory:</w:t>
            </w:r>
          </w:p>
          <w:p w14:paraId="31BAEE74" w14:textId="77777777" w:rsidR="008A3F9A" w:rsidRPr="003B0313" w:rsidRDefault="008A3F9A" w:rsidP="008A3F9A">
            <w:pPr>
              <w:pStyle w:val="EngHang"/>
              <w:rPr>
                <w:rFonts w:eastAsiaTheme="minorHAnsi"/>
              </w:rPr>
            </w:pPr>
            <w:r w:rsidRPr="003B0313">
              <w:rPr>
                <w:rFonts w:eastAsiaTheme="minorHAnsi"/>
              </w:rPr>
              <w:t>O my Lord Jesus Christ,</w:t>
            </w:r>
          </w:p>
          <w:p w14:paraId="6B5AA83D" w14:textId="77777777" w:rsidR="008A3F9A" w:rsidRDefault="008A3F9A" w:rsidP="008A3F9A">
            <w:pPr>
              <w:pStyle w:val="EngHangEnd"/>
            </w:pPr>
            <w:r w:rsidRPr="003B0313">
              <w:rPr>
                <w:rFonts w:eastAsiaTheme="minorHAnsi"/>
              </w:rPr>
              <w:t>O my Good Saviour.</w:t>
            </w:r>
          </w:p>
        </w:tc>
        <w:tc>
          <w:tcPr>
            <w:tcW w:w="288" w:type="dxa"/>
          </w:tcPr>
          <w:p w14:paraId="0FF50CAC" w14:textId="77777777" w:rsidR="008A3F9A" w:rsidRDefault="008A3F9A" w:rsidP="003B0313"/>
        </w:tc>
        <w:tc>
          <w:tcPr>
            <w:tcW w:w="288" w:type="dxa"/>
          </w:tcPr>
          <w:p w14:paraId="46F3D429" w14:textId="77777777" w:rsidR="008A3F9A" w:rsidRDefault="008A3F9A" w:rsidP="00AE1E8D">
            <w:pPr>
              <w:pStyle w:val="CopticCross"/>
            </w:pPr>
            <w:r w:rsidRPr="00FB5ACB">
              <w:t>¿</w:t>
            </w:r>
          </w:p>
        </w:tc>
        <w:tc>
          <w:tcPr>
            <w:tcW w:w="3960" w:type="dxa"/>
          </w:tcPr>
          <w:p w14:paraId="131F1325" w14:textId="77777777" w:rsidR="008A3F9A" w:rsidRDefault="008A3F9A" w:rsidP="00BD21C4">
            <w:pPr>
              <w:pStyle w:val="CopticVersemulti-line"/>
            </w:pPr>
            <w:r w:rsidRPr="00BD21C4">
              <w:t>Ⲇⲓⲕⲉⲱⲥ ⲕⲉ ⲁ̀ⲝⲓⲱⲥ</w:t>
            </w:r>
          </w:p>
          <w:p w14:paraId="2A2E3BA6" w14:textId="77777777" w:rsidR="008A3F9A" w:rsidRDefault="008A3F9A" w:rsidP="00BD21C4">
            <w:pPr>
              <w:pStyle w:val="CopticVersemulti-line"/>
            </w:pPr>
            <w:r w:rsidRPr="00BD21C4">
              <w:t>ⲕ̀ⲉⲙⲡ̀ϣⲁ ⲙ̀ⲡⲓⲱ̀ⲟⲩ ⲛⲉⲙ ⲡⲓⲧⲁⲓⲟ̀</w:t>
            </w:r>
          </w:p>
          <w:p w14:paraId="4AB3148A"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327C5AD"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7BCA372" w14:textId="77777777" w:rsidTr="00AE1E8D">
        <w:trPr>
          <w:cantSplit/>
          <w:jc w:val="center"/>
        </w:trPr>
        <w:tc>
          <w:tcPr>
            <w:tcW w:w="288" w:type="dxa"/>
          </w:tcPr>
          <w:p w14:paraId="5E56C98F" w14:textId="77777777" w:rsidR="008A3F9A" w:rsidRDefault="008A3F9A" w:rsidP="00AE1E8D">
            <w:pPr>
              <w:pStyle w:val="CopticCross"/>
            </w:pPr>
          </w:p>
        </w:tc>
        <w:tc>
          <w:tcPr>
            <w:tcW w:w="3960" w:type="dxa"/>
          </w:tcPr>
          <w:p w14:paraId="427F6E6E" w14:textId="77777777" w:rsidR="008A3F9A" w:rsidRPr="007425E1" w:rsidRDefault="008A3F9A" w:rsidP="008A3F9A">
            <w:pPr>
              <w:pStyle w:val="EngHang"/>
              <w:rPr>
                <w:rFonts w:eastAsiaTheme="minorHAnsi"/>
              </w:rPr>
            </w:pPr>
            <w:commentRangeStart w:id="783"/>
            <w:r w:rsidRPr="007425E1">
              <w:rPr>
                <w:rFonts w:eastAsiaTheme="minorHAnsi"/>
              </w:rPr>
              <w:t xml:space="preserve">All </w:t>
            </w:r>
            <w:commentRangeEnd w:id="783"/>
            <w:r>
              <w:rPr>
                <w:rStyle w:val="CommentReference"/>
                <w:rFonts w:ascii="Times New Roman" w:eastAsiaTheme="minorHAnsi" w:hAnsi="Times New Roman" w:cstheme="minorBidi"/>
                <w:color w:val="auto"/>
              </w:rPr>
              <w:commentReference w:id="783"/>
            </w:r>
            <w:r w:rsidRPr="007425E1">
              <w:rPr>
                <w:rFonts w:eastAsiaTheme="minorHAnsi"/>
              </w:rPr>
              <w:t>the tribes of the earth</w:t>
            </w:r>
          </w:p>
          <w:p w14:paraId="2DBC58FD" w14:textId="77777777" w:rsidR="008A3F9A" w:rsidRPr="007425E1" w:rsidRDefault="008A3F9A" w:rsidP="008A3F9A">
            <w:pPr>
              <w:pStyle w:val="EngHang"/>
              <w:rPr>
                <w:rFonts w:eastAsiaTheme="minorHAnsi"/>
              </w:rPr>
            </w:pPr>
            <w:r w:rsidRPr="007425E1">
              <w:rPr>
                <w:rFonts w:eastAsiaTheme="minorHAnsi"/>
              </w:rPr>
              <w:t xml:space="preserve">Praise </w:t>
            </w:r>
            <w:r>
              <w:rPr>
                <w:rFonts w:eastAsiaTheme="minorHAnsi"/>
              </w:rPr>
              <w:t>Your</w:t>
            </w:r>
            <w:r w:rsidRPr="007425E1">
              <w:rPr>
                <w:rFonts w:eastAsiaTheme="minorHAnsi"/>
              </w:rPr>
              <w:t xml:space="preserve"> Holy Name: </w:t>
            </w:r>
          </w:p>
          <w:p w14:paraId="2DAEB262" w14:textId="77777777" w:rsidR="008A3F9A" w:rsidRPr="003B0313" w:rsidRDefault="008A3F9A" w:rsidP="008A3F9A">
            <w:pPr>
              <w:pStyle w:val="EngHang"/>
              <w:rPr>
                <w:rFonts w:eastAsiaTheme="minorHAnsi"/>
              </w:rPr>
            </w:pPr>
            <w:r w:rsidRPr="003B0313">
              <w:rPr>
                <w:rFonts w:eastAsiaTheme="minorHAnsi"/>
              </w:rPr>
              <w:t>O my Lord Jesus Christ,</w:t>
            </w:r>
          </w:p>
          <w:p w14:paraId="21FE3697" w14:textId="77777777" w:rsidR="008A3F9A" w:rsidRDefault="008A3F9A" w:rsidP="008A3F9A">
            <w:pPr>
              <w:pStyle w:val="EngHangEnd"/>
            </w:pPr>
            <w:r w:rsidRPr="003B0313">
              <w:t>O my Good Saviour.</w:t>
            </w:r>
          </w:p>
        </w:tc>
        <w:tc>
          <w:tcPr>
            <w:tcW w:w="288" w:type="dxa"/>
          </w:tcPr>
          <w:p w14:paraId="3081024B" w14:textId="77777777" w:rsidR="008A3F9A" w:rsidRDefault="008A3F9A" w:rsidP="003B0313"/>
        </w:tc>
        <w:tc>
          <w:tcPr>
            <w:tcW w:w="288" w:type="dxa"/>
          </w:tcPr>
          <w:p w14:paraId="6041BD01" w14:textId="77777777" w:rsidR="008A3F9A" w:rsidRDefault="008A3F9A" w:rsidP="00AE1E8D">
            <w:pPr>
              <w:pStyle w:val="CopticCross"/>
            </w:pPr>
          </w:p>
        </w:tc>
        <w:tc>
          <w:tcPr>
            <w:tcW w:w="3960" w:type="dxa"/>
          </w:tcPr>
          <w:p w14:paraId="54FCAD53" w14:textId="77777777" w:rsidR="008A3F9A" w:rsidRDefault="008A3F9A" w:rsidP="00BD21C4">
            <w:pPr>
              <w:pStyle w:val="CopticVersemulti-line"/>
            </w:pPr>
            <w:r w:rsidRPr="00BD21C4">
              <w:t>Ⲉⲩⲉ̀ⲥ̀ⲙⲟⲩ ⲉ̀ⲡⲉⲕⲣⲁⲛ ⲉ̀ⲑⲟⲩⲁⲃ</w:t>
            </w:r>
          </w:p>
          <w:p w14:paraId="7C921A72" w14:textId="77777777" w:rsidR="008A3F9A" w:rsidRDefault="008A3F9A" w:rsidP="00BD21C4">
            <w:pPr>
              <w:pStyle w:val="CopticVersemulti-line"/>
            </w:pPr>
            <w:r w:rsidRPr="00BD21C4">
              <w:t>ⲛ̀ϫⲉ ⲛⲓⲫⲩⲗⲏ ⲧⲏⲣⲟⲩ ⲛ̀ⲧⲉ ⲡ̀ⲕⲁϩⲓ</w:t>
            </w:r>
          </w:p>
          <w:p w14:paraId="0C0D8AB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E8E64C4"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7D4E6265" w14:textId="77777777" w:rsidTr="00AE1E8D">
        <w:trPr>
          <w:cantSplit/>
          <w:jc w:val="center"/>
        </w:trPr>
        <w:tc>
          <w:tcPr>
            <w:tcW w:w="288" w:type="dxa"/>
          </w:tcPr>
          <w:p w14:paraId="5AD72A26" w14:textId="77777777" w:rsidR="008A3F9A" w:rsidRDefault="008A3F9A" w:rsidP="00AE1E8D">
            <w:pPr>
              <w:pStyle w:val="CopticCross"/>
            </w:pPr>
          </w:p>
        </w:tc>
        <w:tc>
          <w:tcPr>
            <w:tcW w:w="3960" w:type="dxa"/>
          </w:tcPr>
          <w:p w14:paraId="0B78D690" w14:textId="77777777" w:rsidR="008A3F9A" w:rsidRPr="007425E1" w:rsidRDefault="008A3F9A" w:rsidP="008A3F9A">
            <w:pPr>
              <w:pStyle w:val="EngHang"/>
              <w:rPr>
                <w:rFonts w:eastAsiaTheme="minorHAnsi"/>
              </w:rPr>
            </w:pPr>
            <w:r w:rsidRPr="007425E1">
              <w:rPr>
                <w:rFonts w:eastAsiaTheme="minorHAnsi"/>
              </w:rPr>
              <w:t>Six pots of water</w:t>
            </w:r>
          </w:p>
          <w:p w14:paraId="35CC1539"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changed into </w:t>
            </w:r>
            <w:r>
              <w:rPr>
                <w:rFonts w:eastAsiaTheme="minorHAnsi"/>
              </w:rPr>
              <w:t xml:space="preserve">fine </w:t>
            </w:r>
            <w:r w:rsidRPr="007425E1">
              <w:rPr>
                <w:rFonts w:eastAsiaTheme="minorHAnsi"/>
              </w:rPr>
              <w:t xml:space="preserve">wine: </w:t>
            </w:r>
          </w:p>
          <w:p w14:paraId="71570D69" w14:textId="77777777" w:rsidR="008A3F9A" w:rsidRPr="003B0313" w:rsidRDefault="008A3F9A" w:rsidP="008A3F9A">
            <w:pPr>
              <w:pStyle w:val="EngHang"/>
              <w:rPr>
                <w:rFonts w:eastAsiaTheme="minorHAnsi"/>
              </w:rPr>
            </w:pPr>
            <w:r w:rsidRPr="003B0313">
              <w:rPr>
                <w:rFonts w:eastAsiaTheme="minorHAnsi"/>
              </w:rPr>
              <w:t>O my Lord Jesus Christ,</w:t>
            </w:r>
          </w:p>
          <w:p w14:paraId="33AA6FF4" w14:textId="77777777" w:rsidR="008A3F9A" w:rsidRDefault="008A3F9A" w:rsidP="008A3F9A">
            <w:pPr>
              <w:pStyle w:val="EngHangEnd"/>
            </w:pPr>
            <w:r w:rsidRPr="003B0313">
              <w:rPr>
                <w:rFonts w:eastAsiaTheme="minorHAnsi"/>
              </w:rPr>
              <w:t>O my Good Saviour.</w:t>
            </w:r>
          </w:p>
        </w:tc>
        <w:tc>
          <w:tcPr>
            <w:tcW w:w="288" w:type="dxa"/>
          </w:tcPr>
          <w:p w14:paraId="2C95B264" w14:textId="77777777" w:rsidR="008A3F9A" w:rsidRDefault="008A3F9A" w:rsidP="003B0313"/>
        </w:tc>
        <w:tc>
          <w:tcPr>
            <w:tcW w:w="288" w:type="dxa"/>
          </w:tcPr>
          <w:p w14:paraId="05E97C80" w14:textId="77777777" w:rsidR="008A3F9A" w:rsidRDefault="008A3F9A" w:rsidP="00AE1E8D">
            <w:pPr>
              <w:pStyle w:val="CopticCross"/>
            </w:pPr>
          </w:p>
        </w:tc>
        <w:tc>
          <w:tcPr>
            <w:tcW w:w="3960" w:type="dxa"/>
          </w:tcPr>
          <w:p w14:paraId="6959E9A1" w14:textId="77777777" w:rsidR="008A3F9A" w:rsidRDefault="008A3F9A" w:rsidP="00BD21C4">
            <w:pPr>
              <w:pStyle w:val="CopticVersemulti-line"/>
            </w:pPr>
            <w:r w:rsidRPr="00BD21C4">
              <w:t>ⲋ ⲛ̀ϩⲩⲇⲣⲓⲁ̀ ⲙ̀ⲙⲱⲟⲩ</w:t>
            </w:r>
          </w:p>
          <w:p w14:paraId="3964A8FE" w14:textId="77777777" w:rsidR="008A3F9A" w:rsidRDefault="008A3F9A" w:rsidP="00BD21C4">
            <w:pPr>
              <w:pStyle w:val="CopticVersemulti-line"/>
            </w:pPr>
            <w:r w:rsidRPr="00BD21C4">
              <w:t>ⲁⲕⲁⲓⲧⲟⲩ ⲛ̀ⲏⲣⲡ ⲉϥⲥⲱⲧⲡ</w:t>
            </w:r>
          </w:p>
          <w:p w14:paraId="65B3FA8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9E05B9"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E9DE1A" w14:textId="77777777" w:rsidTr="00AE1E8D">
        <w:trPr>
          <w:cantSplit/>
          <w:jc w:val="center"/>
        </w:trPr>
        <w:tc>
          <w:tcPr>
            <w:tcW w:w="288" w:type="dxa"/>
          </w:tcPr>
          <w:p w14:paraId="4321B4E0" w14:textId="77777777" w:rsidR="008A3F9A" w:rsidRDefault="008A3F9A" w:rsidP="00AE1E8D">
            <w:pPr>
              <w:pStyle w:val="CopticCross"/>
            </w:pPr>
            <w:r w:rsidRPr="00FB5ACB">
              <w:t>¿</w:t>
            </w:r>
          </w:p>
        </w:tc>
        <w:tc>
          <w:tcPr>
            <w:tcW w:w="3960" w:type="dxa"/>
          </w:tcPr>
          <w:p w14:paraId="7F24DCB3" w14:textId="77777777" w:rsidR="008A3F9A" w:rsidRPr="007425E1" w:rsidRDefault="008A3F9A" w:rsidP="008A3F9A">
            <w:pPr>
              <w:pStyle w:val="EngHang"/>
              <w:rPr>
                <w:rFonts w:eastAsiaTheme="minorHAnsi"/>
              </w:rPr>
            </w:pPr>
            <w:r w:rsidRPr="007425E1">
              <w:rPr>
                <w:rFonts w:eastAsiaTheme="minorHAnsi"/>
              </w:rPr>
              <w:t xml:space="preserve">Seven times </w:t>
            </w:r>
            <w:commentRangeStart w:id="784"/>
            <w:r w:rsidRPr="007425E1">
              <w:rPr>
                <w:rFonts w:eastAsiaTheme="minorHAnsi"/>
              </w:rPr>
              <w:t>every</w:t>
            </w:r>
            <w:r>
              <w:rPr>
                <w:rFonts w:eastAsiaTheme="minorHAnsi"/>
              </w:rPr>
              <w:t xml:space="preserve"> </w:t>
            </w:r>
            <w:r w:rsidRPr="007425E1">
              <w:rPr>
                <w:rFonts w:eastAsiaTheme="minorHAnsi"/>
              </w:rPr>
              <w:t>day</w:t>
            </w:r>
            <w:commentRangeEnd w:id="784"/>
            <w:r>
              <w:rPr>
                <w:rStyle w:val="CommentReference"/>
                <w:rFonts w:ascii="Times New Roman" w:eastAsiaTheme="minorHAnsi" w:hAnsi="Times New Roman" w:cstheme="minorBidi"/>
                <w:color w:val="auto"/>
              </w:rPr>
              <w:commentReference w:id="784"/>
            </w:r>
          </w:p>
          <w:p w14:paraId="4433AB60"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Your</w:t>
            </w:r>
            <w:r w:rsidRPr="007425E1">
              <w:rPr>
                <w:rFonts w:eastAsiaTheme="minorHAnsi"/>
              </w:rPr>
              <w:t xml:space="preserve"> Holy Name: </w:t>
            </w:r>
          </w:p>
          <w:p w14:paraId="0D424E88" w14:textId="77777777" w:rsidR="008A3F9A" w:rsidRPr="003B0313" w:rsidRDefault="008A3F9A" w:rsidP="008A3F9A">
            <w:pPr>
              <w:pStyle w:val="EngHang"/>
              <w:rPr>
                <w:rFonts w:eastAsiaTheme="minorHAnsi"/>
              </w:rPr>
            </w:pPr>
            <w:r w:rsidRPr="003B0313">
              <w:rPr>
                <w:rFonts w:eastAsiaTheme="minorHAnsi"/>
              </w:rPr>
              <w:t>O my Lord Jesus Christ,</w:t>
            </w:r>
          </w:p>
          <w:p w14:paraId="43CB63EA" w14:textId="77777777" w:rsidR="008A3F9A" w:rsidRDefault="008A3F9A" w:rsidP="008A3F9A">
            <w:pPr>
              <w:pStyle w:val="EngHangEnd"/>
            </w:pPr>
            <w:r w:rsidRPr="003B0313">
              <w:t>O my Good Saviour.</w:t>
            </w:r>
          </w:p>
        </w:tc>
        <w:tc>
          <w:tcPr>
            <w:tcW w:w="288" w:type="dxa"/>
          </w:tcPr>
          <w:p w14:paraId="6CC4DDCC" w14:textId="77777777" w:rsidR="008A3F9A" w:rsidRDefault="008A3F9A" w:rsidP="003B0313"/>
        </w:tc>
        <w:tc>
          <w:tcPr>
            <w:tcW w:w="288" w:type="dxa"/>
          </w:tcPr>
          <w:p w14:paraId="577DDA7D" w14:textId="77777777" w:rsidR="008A3F9A" w:rsidRDefault="008A3F9A" w:rsidP="00AE1E8D">
            <w:pPr>
              <w:pStyle w:val="CopticCross"/>
            </w:pPr>
            <w:r w:rsidRPr="00FB5ACB">
              <w:t>¿</w:t>
            </w:r>
          </w:p>
        </w:tc>
        <w:tc>
          <w:tcPr>
            <w:tcW w:w="3960" w:type="dxa"/>
          </w:tcPr>
          <w:p w14:paraId="1233BF29" w14:textId="77777777" w:rsidR="008A3F9A" w:rsidRDefault="008A3F9A" w:rsidP="00BD21C4">
            <w:pPr>
              <w:pStyle w:val="CopticVersemulti-line"/>
            </w:pPr>
            <w:r w:rsidRPr="00BD21C4">
              <w:t>ϣⲁϣϥ ⲛ̀ⲥⲟⲡ ⲙ̀ⲡⲓⲉ̀ϩⲟⲟⲩ</w:t>
            </w:r>
          </w:p>
          <w:p w14:paraId="663941E3" w14:textId="77777777" w:rsidR="008A3F9A" w:rsidRDefault="008A3F9A" w:rsidP="00BD21C4">
            <w:pPr>
              <w:pStyle w:val="CopticVersemulti-line"/>
            </w:pPr>
            <w:r w:rsidRPr="00BD21C4">
              <w:t>ϯⲛⲁⲥ̀ⲙⲟⲩ ⲉ̀ⲡⲉⲕⲣⲁⲛ ⲉ̅ⲑ̅ⲩ</w:t>
            </w:r>
          </w:p>
          <w:p w14:paraId="3DA191EF"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A6849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48C3720E" w14:textId="77777777" w:rsidTr="00AE1E8D">
        <w:trPr>
          <w:cantSplit/>
          <w:jc w:val="center"/>
        </w:trPr>
        <w:tc>
          <w:tcPr>
            <w:tcW w:w="288" w:type="dxa"/>
          </w:tcPr>
          <w:p w14:paraId="5FFA316F" w14:textId="77777777" w:rsidR="008A3F9A" w:rsidRDefault="008A3F9A" w:rsidP="00AE1E8D">
            <w:pPr>
              <w:pStyle w:val="CopticCross"/>
            </w:pPr>
            <w:r w:rsidRPr="00FB5ACB">
              <w:t>¿</w:t>
            </w:r>
          </w:p>
        </w:tc>
        <w:tc>
          <w:tcPr>
            <w:tcW w:w="3960" w:type="dxa"/>
          </w:tcPr>
          <w:p w14:paraId="1C474CB0" w14:textId="77777777" w:rsidR="008A3F9A" w:rsidRDefault="008A3F9A" w:rsidP="008A3F9A">
            <w:pPr>
              <w:pStyle w:val="EngHang"/>
              <w:rPr>
                <w:rFonts w:eastAsiaTheme="minorHAnsi"/>
              </w:rPr>
            </w:pPr>
            <w:r>
              <w:rPr>
                <w:rFonts w:eastAsiaTheme="minorHAnsi"/>
              </w:rPr>
              <w:t>We, all of Your People,</w:t>
            </w:r>
          </w:p>
          <w:p w14:paraId="7655BBD9" w14:textId="77777777" w:rsidR="008A3F9A" w:rsidRDefault="008A3F9A" w:rsidP="008A3F9A">
            <w:pPr>
              <w:pStyle w:val="EngHang"/>
              <w:rPr>
                <w:rFonts w:eastAsiaTheme="minorHAnsi"/>
              </w:rPr>
            </w:pPr>
            <w:r>
              <w:rPr>
                <w:rFonts w:eastAsiaTheme="minorHAnsi"/>
              </w:rPr>
              <w:t xml:space="preserve">Praise You in </w:t>
            </w:r>
            <w:commentRangeStart w:id="785"/>
            <w:r>
              <w:rPr>
                <w:rFonts w:eastAsiaTheme="minorHAnsi"/>
              </w:rPr>
              <w:t>ecstasy</w:t>
            </w:r>
            <w:commentRangeEnd w:id="785"/>
            <w:r>
              <w:rPr>
                <w:rStyle w:val="CommentReference"/>
                <w:rFonts w:ascii="Times New Roman" w:eastAsiaTheme="minorHAnsi" w:hAnsi="Times New Roman" w:cstheme="minorBidi"/>
                <w:color w:val="auto"/>
              </w:rPr>
              <w:commentReference w:id="785"/>
            </w:r>
            <w:r>
              <w:rPr>
                <w:rFonts w:eastAsiaTheme="minorHAnsi"/>
              </w:rPr>
              <w:t>,</w:t>
            </w:r>
          </w:p>
          <w:p w14:paraId="521471B6" w14:textId="77777777" w:rsidR="008A3F9A" w:rsidRPr="003B0313" w:rsidRDefault="008A3F9A" w:rsidP="008A3F9A">
            <w:pPr>
              <w:pStyle w:val="EngHang"/>
              <w:rPr>
                <w:rFonts w:eastAsiaTheme="minorHAnsi"/>
              </w:rPr>
            </w:pPr>
            <w:r w:rsidRPr="003B0313">
              <w:rPr>
                <w:rFonts w:eastAsiaTheme="minorHAnsi"/>
              </w:rPr>
              <w:t>O my Lord Jesus Christ,</w:t>
            </w:r>
          </w:p>
          <w:p w14:paraId="755B32F3" w14:textId="77777777" w:rsidR="008A3F9A" w:rsidRDefault="008A3F9A" w:rsidP="008A3F9A">
            <w:pPr>
              <w:pStyle w:val="EngHangEnd"/>
            </w:pPr>
            <w:r w:rsidRPr="003B0313">
              <w:t>O my Good Saviour.</w:t>
            </w:r>
          </w:p>
        </w:tc>
        <w:tc>
          <w:tcPr>
            <w:tcW w:w="288" w:type="dxa"/>
          </w:tcPr>
          <w:p w14:paraId="46BE7A54" w14:textId="77777777" w:rsidR="008A3F9A" w:rsidRDefault="008A3F9A" w:rsidP="003B0313"/>
        </w:tc>
        <w:tc>
          <w:tcPr>
            <w:tcW w:w="288" w:type="dxa"/>
          </w:tcPr>
          <w:p w14:paraId="1467D1A5" w14:textId="77777777" w:rsidR="008A3F9A" w:rsidRDefault="008A3F9A" w:rsidP="00AE1E8D">
            <w:pPr>
              <w:pStyle w:val="CopticCross"/>
            </w:pPr>
            <w:r w:rsidRPr="00FB5ACB">
              <w:t>¿</w:t>
            </w:r>
          </w:p>
        </w:tc>
        <w:tc>
          <w:tcPr>
            <w:tcW w:w="3960" w:type="dxa"/>
          </w:tcPr>
          <w:p w14:paraId="6DE25458" w14:textId="77777777" w:rsidR="008A3F9A" w:rsidRDefault="008A3F9A" w:rsidP="00BD21C4">
            <w:pPr>
              <w:pStyle w:val="CopticVersemulti-line"/>
            </w:pPr>
            <w:r w:rsidRPr="00BD21C4">
              <w:t>Ⲏ̀ⲇⲉⲱⲥ ⲧ̀ⲉⲛⲥ̀ⲙⲟⲩ ⲉ̀ⲣⲟⲕ</w:t>
            </w:r>
          </w:p>
          <w:p w14:paraId="1ECAB705" w14:textId="77777777" w:rsidR="008A3F9A" w:rsidRDefault="008A3F9A" w:rsidP="00BD21C4">
            <w:pPr>
              <w:pStyle w:val="CopticVersemulti-line"/>
            </w:pPr>
            <w:r w:rsidRPr="00BD21C4">
              <w:t>ⲁ̀ⲛⲟⲛ ⲧⲏⲣⲉⲛ ϧⲁ ⲡⲉⲕⲗⲁⲟⲥ</w:t>
            </w:r>
          </w:p>
          <w:p w14:paraId="61DC08D1"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14B172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50FE0AC" w14:textId="77777777" w:rsidTr="00AE1E8D">
        <w:trPr>
          <w:cantSplit/>
          <w:jc w:val="center"/>
        </w:trPr>
        <w:tc>
          <w:tcPr>
            <w:tcW w:w="288" w:type="dxa"/>
          </w:tcPr>
          <w:p w14:paraId="0CFB62D9" w14:textId="77777777" w:rsidR="008A3F9A" w:rsidRDefault="008A3F9A" w:rsidP="00AE1E8D">
            <w:pPr>
              <w:pStyle w:val="CopticCross"/>
            </w:pPr>
          </w:p>
        </w:tc>
        <w:tc>
          <w:tcPr>
            <w:tcW w:w="3960" w:type="dxa"/>
          </w:tcPr>
          <w:p w14:paraId="230BD78E" w14:textId="77777777" w:rsidR="008A3F9A" w:rsidRPr="007425E1" w:rsidRDefault="008A3F9A" w:rsidP="001744DD">
            <w:pPr>
              <w:spacing w:beforeLines="1" w:before="2"/>
              <w:ind w:left="289" w:hanging="289"/>
            </w:pPr>
            <w:r w:rsidRPr="007425E1">
              <w:rPr>
                <w:color w:val="000000"/>
              </w:rPr>
              <w:t xml:space="preserve">The </w:t>
            </w:r>
            <w:commentRangeStart w:id="786"/>
            <w:r w:rsidRPr="007425E1">
              <w:rPr>
                <w:color w:val="000000"/>
              </w:rPr>
              <w:t xml:space="preserve">glory </w:t>
            </w:r>
            <w:commentRangeEnd w:id="786"/>
            <w:r>
              <w:rPr>
                <w:rStyle w:val="CommentReference"/>
              </w:rPr>
              <w:commentReference w:id="786"/>
            </w:r>
            <w:r w:rsidRPr="007425E1">
              <w:rPr>
                <w:color w:val="000000"/>
              </w:rPr>
              <w:t xml:space="preserve">of </w:t>
            </w:r>
            <w:r>
              <w:rPr>
                <w:color w:val="000000"/>
              </w:rPr>
              <w:t>Your</w:t>
            </w:r>
            <w:r w:rsidRPr="007425E1">
              <w:rPr>
                <w:color w:val="000000"/>
              </w:rPr>
              <w:t xml:space="preserve"> Holy Name</w:t>
            </w:r>
          </w:p>
          <w:p w14:paraId="18592952" w14:textId="77777777" w:rsidR="008A3F9A" w:rsidRPr="007425E1" w:rsidRDefault="008A3F9A" w:rsidP="008A3F9A">
            <w:pPr>
              <w:pStyle w:val="EngHang"/>
              <w:rPr>
                <w:rFonts w:eastAsiaTheme="minorHAnsi"/>
              </w:rPr>
            </w:pPr>
            <w:r w:rsidRPr="007425E1">
              <w:rPr>
                <w:rFonts w:eastAsiaTheme="minorHAnsi"/>
              </w:rPr>
              <w:t xml:space="preserve">Is on the lips of </w:t>
            </w:r>
            <w:r>
              <w:rPr>
                <w:rFonts w:eastAsiaTheme="minorHAnsi"/>
              </w:rPr>
              <w:t>Your</w:t>
            </w:r>
            <w:r w:rsidRPr="007425E1">
              <w:rPr>
                <w:rFonts w:eastAsiaTheme="minorHAnsi"/>
              </w:rPr>
              <w:t xml:space="preserve"> saints: </w:t>
            </w:r>
          </w:p>
          <w:p w14:paraId="2F92F440" w14:textId="77777777" w:rsidR="008A3F9A" w:rsidRPr="003B0313" w:rsidRDefault="008A3F9A" w:rsidP="008A3F9A">
            <w:pPr>
              <w:pStyle w:val="EngHang"/>
              <w:rPr>
                <w:rFonts w:eastAsiaTheme="minorHAnsi"/>
              </w:rPr>
            </w:pPr>
            <w:r w:rsidRPr="003B0313">
              <w:rPr>
                <w:rFonts w:eastAsiaTheme="minorHAnsi"/>
              </w:rPr>
              <w:t>O my Lord Jesus Christ,</w:t>
            </w:r>
          </w:p>
          <w:p w14:paraId="33B0FD56" w14:textId="77777777" w:rsidR="008A3F9A" w:rsidRPr="00163C7F" w:rsidRDefault="008A3F9A" w:rsidP="008A3F9A">
            <w:pPr>
              <w:pStyle w:val="EngHangEnd"/>
            </w:pPr>
            <w:r w:rsidRPr="003B0313">
              <w:t>O my Good Saviour.</w:t>
            </w:r>
          </w:p>
        </w:tc>
        <w:tc>
          <w:tcPr>
            <w:tcW w:w="288" w:type="dxa"/>
          </w:tcPr>
          <w:p w14:paraId="27F3AE07" w14:textId="77777777" w:rsidR="008A3F9A" w:rsidRDefault="008A3F9A" w:rsidP="003B0313"/>
        </w:tc>
        <w:tc>
          <w:tcPr>
            <w:tcW w:w="288" w:type="dxa"/>
          </w:tcPr>
          <w:p w14:paraId="4A67F798" w14:textId="77777777" w:rsidR="008A3F9A" w:rsidRDefault="008A3F9A" w:rsidP="00AE1E8D">
            <w:pPr>
              <w:pStyle w:val="CopticCross"/>
            </w:pPr>
          </w:p>
        </w:tc>
        <w:tc>
          <w:tcPr>
            <w:tcW w:w="3960" w:type="dxa"/>
          </w:tcPr>
          <w:p w14:paraId="11924CC7" w14:textId="77777777" w:rsidR="008A3F9A" w:rsidRDefault="008A3F9A" w:rsidP="00BD21C4">
            <w:pPr>
              <w:pStyle w:val="CopticVersemulti-line"/>
            </w:pPr>
            <w:r w:rsidRPr="00BD21C4">
              <w:t>Ⲑ̀ⲙⲉⲧⲥⲁⲓⲉ̀ ⲙ̀ⲡⲉⲕⲣⲁⲛ ⲉ̅ⲑ̅ⲩ</w:t>
            </w:r>
          </w:p>
          <w:p w14:paraId="34981781" w14:textId="77777777" w:rsidR="008A3F9A" w:rsidRDefault="008A3F9A" w:rsidP="00BD21C4">
            <w:pPr>
              <w:pStyle w:val="CopticVersemulti-line"/>
            </w:pPr>
            <w:r w:rsidRPr="00BD21C4">
              <w:t>ϧⲉⲛ ⲣⲱⲟⲩ ⲛ̀ⲛⲏⲉ̅ⲑ̅ⲩ ⲛ̀ⲧⲁⲕ</w:t>
            </w:r>
          </w:p>
          <w:p w14:paraId="49CA85F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7981D687"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A54BECE" w14:textId="77777777" w:rsidTr="00AE1E8D">
        <w:trPr>
          <w:cantSplit/>
          <w:jc w:val="center"/>
        </w:trPr>
        <w:tc>
          <w:tcPr>
            <w:tcW w:w="288" w:type="dxa"/>
          </w:tcPr>
          <w:p w14:paraId="4D2AE20D" w14:textId="77777777" w:rsidR="008A3F9A" w:rsidRDefault="008A3F9A" w:rsidP="00AE1E8D">
            <w:pPr>
              <w:pStyle w:val="CopticCross"/>
            </w:pPr>
          </w:p>
        </w:tc>
        <w:tc>
          <w:tcPr>
            <w:tcW w:w="3960" w:type="dxa"/>
          </w:tcPr>
          <w:p w14:paraId="012EF613" w14:textId="77777777" w:rsidR="008A3F9A" w:rsidRPr="007425E1" w:rsidRDefault="008A3F9A" w:rsidP="008A3F9A">
            <w:pPr>
              <w:pStyle w:val="EngHang"/>
              <w:rPr>
                <w:rFonts w:eastAsiaTheme="minorHAnsi"/>
              </w:rPr>
            </w:pPr>
            <w:commentRangeStart w:id="787"/>
            <w:r>
              <w:rPr>
                <w:rFonts w:eastAsiaTheme="minorHAnsi"/>
              </w:rPr>
              <w:t xml:space="preserve">From </w:t>
            </w:r>
            <w:commentRangeEnd w:id="787"/>
            <w:r>
              <w:rPr>
                <w:rStyle w:val="CommentReference"/>
                <w:rFonts w:ascii="Times New Roman" w:eastAsiaTheme="minorHAnsi" w:hAnsi="Times New Roman" w:cstheme="minorBidi"/>
                <w:color w:val="auto"/>
              </w:rPr>
              <w:commentReference w:id="787"/>
            </w:r>
            <w:r w:rsidRPr="007425E1">
              <w:rPr>
                <w:rFonts w:eastAsiaTheme="minorHAnsi"/>
              </w:rPr>
              <w:t xml:space="preserve">Morning </w:t>
            </w:r>
            <w:r>
              <w:rPr>
                <w:rFonts w:eastAsiaTheme="minorHAnsi"/>
              </w:rPr>
              <w:t>to</w:t>
            </w:r>
            <w:r w:rsidRPr="007425E1">
              <w:rPr>
                <w:rFonts w:eastAsiaTheme="minorHAnsi"/>
              </w:rPr>
              <w:t xml:space="preserve"> evening every day,</w:t>
            </w:r>
          </w:p>
          <w:p w14:paraId="01A2F938" w14:textId="77777777" w:rsidR="008A3F9A" w:rsidRPr="007425E1" w:rsidRDefault="008A3F9A" w:rsidP="008A3F9A">
            <w:pPr>
              <w:pStyle w:val="EngHang"/>
              <w:rPr>
                <w:rFonts w:eastAsiaTheme="minorHAnsi"/>
              </w:rPr>
            </w:pPr>
            <w:r w:rsidRPr="007425E1">
              <w:rPr>
                <w:rFonts w:eastAsiaTheme="minorHAnsi"/>
              </w:rPr>
              <w:t xml:space="preserve">I will praise </w:t>
            </w:r>
            <w:r>
              <w:rPr>
                <w:rFonts w:eastAsiaTheme="minorHAnsi"/>
              </w:rPr>
              <w:t>You</w:t>
            </w:r>
            <w:r w:rsidRPr="007425E1">
              <w:rPr>
                <w:rFonts w:eastAsiaTheme="minorHAnsi"/>
              </w:rPr>
              <w:t xml:space="preserve"> Holy Name: </w:t>
            </w:r>
          </w:p>
          <w:p w14:paraId="643F834E" w14:textId="77777777" w:rsidR="008A3F9A" w:rsidRPr="003B0313" w:rsidRDefault="008A3F9A" w:rsidP="008A3F9A">
            <w:pPr>
              <w:pStyle w:val="EngHang"/>
              <w:rPr>
                <w:rFonts w:eastAsiaTheme="minorHAnsi"/>
              </w:rPr>
            </w:pPr>
            <w:r w:rsidRPr="003B0313">
              <w:rPr>
                <w:rFonts w:eastAsiaTheme="minorHAnsi"/>
              </w:rPr>
              <w:t>O my Lord Jesus Christ,</w:t>
            </w:r>
          </w:p>
          <w:p w14:paraId="739D21E2" w14:textId="77777777" w:rsidR="008A3F9A" w:rsidRDefault="008A3F9A" w:rsidP="008A3F9A">
            <w:pPr>
              <w:pStyle w:val="EngHangEnd"/>
            </w:pPr>
            <w:r w:rsidRPr="003B0313">
              <w:t>O my Good Saviour.</w:t>
            </w:r>
          </w:p>
        </w:tc>
        <w:tc>
          <w:tcPr>
            <w:tcW w:w="288" w:type="dxa"/>
          </w:tcPr>
          <w:p w14:paraId="6E29C4D3" w14:textId="77777777" w:rsidR="008A3F9A" w:rsidRDefault="008A3F9A" w:rsidP="003B0313"/>
        </w:tc>
        <w:tc>
          <w:tcPr>
            <w:tcW w:w="288" w:type="dxa"/>
          </w:tcPr>
          <w:p w14:paraId="5370B7E1" w14:textId="77777777" w:rsidR="008A3F9A" w:rsidRDefault="008A3F9A" w:rsidP="00AE1E8D">
            <w:pPr>
              <w:pStyle w:val="CopticCross"/>
            </w:pPr>
          </w:p>
        </w:tc>
        <w:tc>
          <w:tcPr>
            <w:tcW w:w="3960" w:type="dxa"/>
          </w:tcPr>
          <w:p w14:paraId="264B1BDD" w14:textId="77777777" w:rsidR="008A3F9A" w:rsidRDefault="008A3F9A" w:rsidP="00BD21C4">
            <w:pPr>
              <w:pStyle w:val="CopticVersemulti-line"/>
            </w:pPr>
            <w:r w:rsidRPr="00BD21C4">
              <w:t xml:space="preserve">Ⲓⲥϫⲉⲛ ϣⲱⲣⲡ ϣⲁ ⲣⲟⲩϩⲓ ⲙ̀ⲙⲏⲛⲓ </w:t>
            </w:r>
          </w:p>
          <w:p w14:paraId="2A78C10E" w14:textId="77777777" w:rsidR="008A3F9A" w:rsidRDefault="008A3F9A" w:rsidP="00BD21C4">
            <w:pPr>
              <w:pStyle w:val="CopticVersemulti-line"/>
            </w:pPr>
            <w:r w:rsidRPr="00BD21C4">
              <w:t>ϯⲛⲁⲥ̀ⲙⲟⲩ ⲉ̀ⲡⲉⲕⲣⲁⲛ ⲉ̅ⲑ̅ⲩ</w:t>
            </w:r>
          </w:p>
          <w:p w14:paraId="759312C5"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4403DB"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4E8D7C2" w14:textId="77777777" w:rsidTr="00AE1E8D">
        <w:trPr>
          <w:cantSplit/>
          <w:jc w:val="center"/>
        </w:trPr>
        <w:tc>
          <w:tcPr>
            <w:tcW w:w="288" w:type="dxa"/>
          </w:tcPr>
          <w:p w14:paraId="40289AEF" w14:textId="77777777" w:rsidR="008A3F9A" w:rsidRDefault="008A3F9A" w:rsidP="00AE1E8D">
            <w:pPr>
              <w:pStyle w:val="CopticCross"/>
            </w:pPr>
            <w:r w:rsidRPr="00FB5ACB">
              <w:t>¿</w:t>
            </w:r>
          </w:p>
        </w:tc>
        <w:tc>
          <w:tcPr>
            <w:tcW w:w="3960" w:type="dxa"/>
          </w:tcPr>
          <w:p w14:paraId="70CCA235" w14:textId="77777777" w:rsidR="008A3F9A" w:rsidRDefault="008A3F9A" w:rsidP="008A3F9A">
            <w:pPr>
              <w:pStyle w:val="EngHang"/>
            </w:pPr>
            <w:r>
              <w:t>I will praise Your holy Name</w:t>
            </w:r>
          </w:p>
          <w:p w14:paraId="7577ADDB" w14:textId="77777777" w:rsidR="008A3F9A" w:rsidRDefault="008A3F9A" w:rsidP="008A3F9A">
            <w:pPr>
              <w:pStyle w:val="EngHang"/>
            </w:pPr>
            <w:r>
              <w:t>With every breath that I breath,</w:t>
            </w:r>
          </w:p>
          <w:p w14:paraId="0B55AC43" w14:textId="77777777" w:rsidR="008A3F9A" w:rsidRPr="003B0313" w:rsidRDefault="008A3F9A" w:rsidP="008A3F9A">
            <w:pPr>
              <w:pStyle w:val="EngHang"/>
              <w:rPr>
                <w:rFonts w:eastAsiaTheme="minorHAnsi"/>
              </w:rPr>
            </w:pPr>
            <w:r w:rsidRPr="00E54229">
              <w:rPr>
                <w:rFonts w:eastAsiaTheme="minorHAnsi"/>
              </w:rPr>
              <w:t>O my Lord Jesus Christ</w:t>
            </w:r>
            <w:r w:rsidRPr="003B0313">
              <w:rPr>
                <w:rFonts w:eastAsiaTheme="minorHAnsi"/>
              </w:rPr>
              <w:t>,</w:t>
            </w:r>
          </w:p>
          <w:p w14:paraId="70BE49FF" w14:textId="77777777" w:rsidR="008A3F9A" w:rsidRDefault="008A3F9A" w:rsidP="008A3F9A">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4F29BCAA" w14:textId="77777777" w:rsidR="008A3F9A" w:rsidRDefault="008A3F9A" w:rsidP="003B0313"/>
        </w:tc>
        <w:tc>
          <w:tcPr>
            <w:tcW w:w="288" w:type="dxa"/>
          </w:tcPr>
          <w:p w14:paraId="0F379782" w14:textId="77777777" w:rsidR="008A3F9A" w:rsidRDefault="008A3F9A" w:rsidP="00AE1E8D">
            <w:pPr>
              <w:pStyle w:val="CopticCross"/>
            </w:pPr>
            <w:r w:rsidRPr="00FB5ACB">
              <w:t>¿</w:t>
            </w:r>
          </w:p>
        </w:tc>
        <w:tc>
          <w:tcPr>
            <w:tcW w:w="3960" w:type="dxa"/>
          </w:tcPr>
          <w:p w14:paraId="62BC1038" w14:textId="77777777" w:rsidR="008A3F9A" w:rsidRDefault="008A3F9A" w:rsidP="00BD21C4">
            <w:pPr>
              <w:pStyle w:val="CopticVersemulti-line"/>
            </w:pPr>
            <w:r w:rsidRPr="00BD21C4">
              <w:t xml:space="preserve">Ⲕⲁⲧⲁ ϣⲉⲛⲛⲓϥⲓ ⲛⲓⲃⲉⲛ ⲉ̀ϯⲛⲁⲧⲏⲓⲧⲟⲩ </w:t>
            </w:r>
          </w:p>
          <w:p w14:paraId="63C724CF" w14:textId="77777777" w:rsidR="008A3F9A" w:rsidRDefault="008A3F9A" w:rsidP="00BD21C4">
            <w:pPr>
              <w:pStyle w:val="CopticVersemulti-line"/>
            </w:pPr>
            <w:r w:rsidRPr="00BD21C4">
              <w:t>ϯⲛⲁⲥ̀ⲙⲟⲩ ⲉ̀ⲡⲉⲕⲣⲁⲛ ⲉ̅ⲑ̅ⲩ</w:t>
            </w:r>
          </w:p>
          <w:p w14:paraId="69DC0B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9B94DC2"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3D1BB66E" w14:textId="77777777" w:rsidTr="00AE1E8D">
        <w:trPr>
          <w:cantSplit/>
          <w:jc w:val="center"/>
        </w:trPr>
        <w:tc>
          <w:tcPr>
            <w:tcW w:w="288" w:type="dxa"/>
          </w:tcPr>
          <w:p w14:paraId="43A9DD81" w14:textId="77777777" w:rsidR="008A3F9A" w:rsidRDefault="008A3F9A" w:rsidP="00AE1E8D">
            <w:pPr>
              <w:pStyle w:val="CopticCross"/>
            </w:pPr>
            <w:r w:rsidRPr="00FB5ACB">
              <w:t>¿</w:t>
            </w:r>
          </w:p>
        </w:tc>
        <w:tc>
          <w:tcPr>
            <w:tcW w:w="3960" w:type="dxa"/>
          </w:tcPr>
          <w:p w14:paraId="66A38842" w14:textId="77777777" w:rsidR="008A3F9A" w:rsidRDefault="008A3F9A" w:rsidP="008A3F9A">
            <w:pPr>
              <w:pStyle w:val="EngHang"/>
            </w:pPr>
            <w:r>
              <w:t>Cast away all the causes</w:t>
            </w:r>
          </w:p>
          <w:p w14:paraId="2AAF497C" w14:textId="77777777" w:rsidR="008A3F9A" w:rsidRDefault="008A3F9A" w:rsidP="008A3F9A">
            <w:pPr>
              <w:pStyle w:val="EngHang"/>
            </w:pPr>
            <w:r>
              <w:t>Of sin from our souls:</w:t>
            </w:r>
          </w:p>
          <w:p w14:paraId="21A2D70A" w14:textId="77777777" w:rsidR="008A3F9A" w:rsidRPr="003B0313" w:rsidRDefault="008A3F9A" w:rsidP="008A3F9A">
            <w:pPr>
              <w:pStyle w:val="EngHang"/>
              <w:rPr>
                <w:rFonts w:eastAsiaTheme="minorHAnsi"/>
              </w:rPr>
            </w:pPr>
            <w:r w:rsidRPr="003B0313">
              <w:rPr>
                <w:rFonts w:eastAsiaTheme="minorHAnsi"/>
              </w:rPr>
              <w:t>O my Lord Jesus Christ,</w:t>
            </w:r>
          </w:p>
          <w:p w14:paraId="7F206EEC" w14:textId="77777777" w:rsidR="008A3F9A" w:rsidRDefault="008A3F9A" w:rsidP="008A3F9A">
            <w:pPr>
              <w:pStyle w:val="EngHangEnd"/>
            </w:pPr>
            <w:r w:rsidRPr="003B0313">
              <w:rPr>
                <w:rFonts w:eastAsiaTheme="minorHAnsi"/>
              </w:rPr>
              <w:t>O my Good Saviour.</w:t>
            </w:r>
          </w:p>
        </w:tc>
        <w:tc>
          <w:tcPr>
            <w:tcW w:w="288" w:type="dxa"/>
          </w:tcPr>
          <w:p w14:paraId="1A4C6134" w14:textId="77777777" w:rsidR="008A3F9A" w:rsidRDefault="008A3F9A" w:rsidP="003B0313"/>
        </w:tc>
        <w:tc>
          <w:tcPr>
            <w:tcW w:w="288" w:type="dxa"/>
          </w:tcPr>
          <w:p w14:paraId="7F39B8F7" w14:textId="77777777" w:rsidR="008A3F9A" w:rsidRDefault="008A3F9A" w:rsidP="00AE1E8D">
            <w:pPr>
              <w:pStyle w:val="CopticCross"/>
            </w:pPr>
            <w:r w:rsidRPr="00FB5ACB">
              <w:t>¿</w:t>
            </w:r>
          </w:p>
        </w:tc>
        <w:tc>
          <w:tcPr>
            <w:tcW w:w="3960" w:type="dxa"/>
          </w:tcPr>
          <w:p w14:paraId="6479DAF5" w14:textId="77777777" w:rsidR="008A3F9A" w:rsidRDefault="008A3F9A" w:rsidP="00BD21C4">
            <w:pPr>
              <w:pStyle w:val="CopticVersemulti-line"/>
            </w:pPr>
            <w:r w:rsidRPr="00BD21C4">
              <w:t>Ⲗⲱⲓϫⲓ ⲛⲓⲃⲉⲛ ⲛ̀ⲧⲉ ⲫ̀ⲛⲟⲃⲓ</w:t>
            </w:r>
          </w:p>
          <w:p w14:paraId="31D1D354" w14:textId="77777777" w:rsidR="008A3F9A" w:rsidRDefault="008A3F9A" w:rsidP="00BD21C4">
            <w:pPr>
              <w:pStyle w:val="CopticVersemulti-line"/>
            </w:pPr>
            <w:r w:rsidRPr="00BD21C4">
              <w:t>ϩⲓⲧⲟⲩ ⲉ̀ⲃⲟⲗϧⲉⲛ ⲛⲉⲛⲯⲩⲭⲏ</w:t>
            </w:r>
          </w:p>
          <w:p w14:paraId="59A50DB0"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C0B006A"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1CBFEBEE" w14:textId="77777777" w:rsidTr="00AE1E8D">
        <w:trPr>
          <w:cantSplit/>
          <w:jc w:val="center"/>
        </w:trPr>
        <w:tc>
          <w:tcPr>
            <w:tcW w:w="288" w:type="dxa"/>
          </w:tcPr>
          <w:p w14:paraId="6B325E38" w14:textId="77777777" w:rsidR="008A3F9A" w:rsidRDefault="008A3F9A" w:rsidP="00AE1E8D">
            <w:pPr>
              <w:pStyle w:val="CopticCross"/>
            </w:pPr>
          </w:p>
        </w:tc>
        <w:tc>
          <w:tcPr>
            <w:tcW w:w="3960" w:type="dxa"/>
          </w:tcPr>
          <w:p w14:paraId="06557665" w14:textId="77777777" w:rsidR="008A3F9A" w:rsidRDefault="008A3F9A" w:rsidP="008A3F9A">
            <w:pPr>
              <w:pStyle w:val="EngHang"/>
            </w:pPr>
            <w:r>
              <w:t>Chase away all the thoughts</w:t>
            </w:r>
          </w:p>
          <w:p w14:paraId="17ABB179" w14:textId="77777777" w:rsidR="008A3F9A" w:rsidRDefault="008A3F9A" w:rsidP="008A3F9A">
            <w:pPr>
              <w:pStyle w:val="EngHang"/>
            </w:pPr>
            <w:r>
              <w:t>Of the enemy from us,</w:t>
            </w:r>
          </w:p>
          <w:p w14:paraId="30C42BF3" w14:textId="77777777" w:rsidR="008A3F9A" w:rsidRPr="003B0313" w:rsidRDefault="008A3F9A" w:rsidP="008A3F9A">
            <w:pPr>
              <w:pStyle w:val="EngHang"/>
              <w:rPr>
                <w:rFonts w:eastAsiaTheme="minorHAnsi"/>
              </w:rPr>
            </w:pPr>
            <w:r w:rsidRPr="003B0313">
              <w:rPr>
                <w:rFonts w:eastAsiaTheme="minorHAnsi"/>
              </w:rPr>
              <w:t>O my Lord Jesus Christ,</w:t>
            </w:r>
          </w:p>
          <w:p w14:paraId="70D6DD92" w14:textId="77777777" w:rsidR="008A3F9A" w:rsidRDefault="008A3F9A" w:rsidP="008A3F9A">
            <w:pPr>
              <w:pStyle w:val="EngHangEnd"/>
            </w:pPr>
            <w:r w:rsidRPr="003B0313">
              <w:rPr>
                <w:rFonts w:eastAsiaTheme="minorHAnsi"/>
              </w:rPr>
              <w:t>O my Good Saviour.</w:t>
            </w:r>
          </w:p>
        </w:tc>
        <w:tc>
          <w:tcPr>
            <w:tcW w:w="288" w:type="dxa"/>
          </w:tcPr>
          <w:p w14:paraId="7DFF1123" w14:textId="77777777" w:rsidR="008A3F9A" w:rsidRDefault="008A3F9A" w:rsidP="003B0313"/>
        </w:tc>
        <w:tc>
          <w:tcPr>
            <w:tcW w:w="288" w:type="dxa"/>
          </w:tcPr>
          <w:p w14:paraId="3D416985" w14:textId="77777777" w:rsidR="008A3F9A" w:rsidRDefault="008A3F9A" w:rsidP="00AE1E8D">
            <w:pPr>
              <w:pStyle w:val="CopticCross"/>
            </w:pPr>
          </w:p>
        </w:tc>
        <w:tc>
          <w:tcPr>
            <w:tcW w:w="3960" w:type="dxa"/>
          </w:tcPr>
          <w:p w14:paraId="1179EC42" w14:textId="77777777" w:rsidR="008A3F9A" w:rsidRDefault="008A3F9A" w:rsidP="00BD21C4">
            <w:pPr>
              <w:pStyle w:val="CopticVersemulti-line"/>
            </w:pPr>
            <w:r w:rsidRPr="00BD21C4">
              <w:t>Ⲙⲉⲩⲓ̀ ⲛⲓⲃⲉⲛ ⲛ̀ⲧⲉ ⲡⲓϫⲁϫⲓ</w:t>
            </w:r>
          </w:p>
          <w:p w14:paraId="0D696AC2" w14:textId="77777777" w:rsidR="008A3F9A" w:rsidRDefault="008A3F9A" w:rsidP="00BD21C4">
            <w:pPr>
              <w:pStyle w:val="CopticVersemulti-line"/>
            </w:pPr>
            <w:r w:rsidRPr="00BD21C4">
              <w:t>ⲙⲁⲣⲟⲩⲟⲩⲉⲓ ⲥⲁⲃⲟⲗ ⲙ̀ⲙⲟⲓ</w:t>
            </w:r>
          </w:p>
          <w:p w14:paraId="20315298"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F3A5AF3"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5B8C2B31" w14:textId="77777777" w:rsidTr="00AE1E8D">
        <w:trPr>
          <w:cantSplit/>
          <w:jc w:val="center"/>
        </w:trPr>
        <w:tc>
          <w:tcPr>
            <w:tcW w:w="288" w:type="dxa"/>
          </w:tcPr>
          <w:p w14:paraId="09CAC02A" w14:textId="77777777" w:rsidR="008A3F9A" w:rsidRDefault="008A3F9A" w:rsidP="00AE1E8D">
            <w:pPr>
              <w:pStyle w:val="CopticCross"/>
            </w:pPr>
          </w:p>
        </w:tc>
        <w:tc>
          <w:tcPr>
            <w:tcW w:w="3960" w:type="dxa"/>
          </w:tcPr>
          <w:p w14:paraId="423AAF4C" w14:textId="77777777" w:rsidR="008A3F9A" w:rsidRDefault="008A3F9A" w:rsidP="008A3F9A">
            <w:pPr>
              <w:pStyle w:val="EngHang"/>
              <w:rPr>
                <w:rFonts w:eastAsiaTheme="minorHAnsi"/>
              </w:rPr>
            </w:pPr>
            <w:r>
              <w:rPr>
                <w:rFonts w:eastAsiaTheme="minorHAnsi"/>
              </w:rPr>
              <w:t>Every breath blesses You,</w:t>
            </w:r>
          </w:p>
          <w:p w14:paraId="6063DE9C" w14:textId="77777777" w:rsidR="008A3F9A" w:rsidRPr="007425E1" w:rsidRDefault="008A3F9A" w:rsidP="008A3F9A">
            <w:pPr>
              <w:pStyle w:val="EngHang"/>
              <w:rPr>
                <w:rFonts w:eastAsiaTheme="minorHAnsi"/>
              </w:rPr>
            </w:pPr>
            <w:r>
              <w:rPr>
                <w:rFonts w:eastAsiaTheme="minorHAnsi"/>
              </w:rPr>
              <w:t xml:space="preserve">According to the saying of the </w:t>
            </w:r>
            <w:commentRangeStart w:id="788"/>
            <w:r>
              <w:rPr>
                <w:rFonts w:eastAsiaTheme="minorHAnsi"/>
              </w:rPr>
              <w:t>prophet</w:t>
            </w:r>
            <w:commentRangeEnd w:id="788"/>
            <w:r>
              <w:rPr>
                <w:rStyle w:val="CommentReference"/>
                <w:rFonts w:ascii="Times New Roman" w:eastAsiaTheme="minorHAnsi" w:hAnsi="Times New Roman" w:cstheme="minorBidi"/>
                <w:color w:val="auto"/>
              </w:rPr>
              <w:commentReference w:id="788"/>
            </w:r>
            <w:r>
              <w:rPr>
                <w:rFonts w:eastAsiaTheme="minorHAnsi"/>
              </w:rPr>
              <w:t>,</w:t>
            </w:r>
          </w:p>
          <w:p w14:paraId="725FE501" w14:textId="77777777" w:rsidR="008A3F9A" w:rsidRPr="003B0313" w:rsidRDefault="008A3F9A" w:rsidP="008A3F9A">
            <w:pPr>
              <w:pStyle w:val="EngHang"/>
              <w:rPr>
                <w:rFonts w:eastAsiaTheme="minorHAnsi"/>
              </w:rPr>
            </w:pPr>
            <w:r w:rsidRPr="003B0313">
              <w:rPr>
                <w:rFonts w:eastAsiaTheme="minorHAnsi"/>
              </w:rPr>
              <w:t>O my Lord Jesus Christ,</w:t>
            </w:r>
          </w:p>
          <w:p w14:paraId="63E14B80" w14:textId="77777777" w:rsidR="008A3F9A" w:rsidRDefault="008A3F9A" w:rsidP="008A3F9A">
            <w:pPr>
              <w:pStyle w:val="EngHangEnd"/>
            </w:pPr>
            <w:r w:rsidRPr="003B0313">
              <w:rPr>
                <w:rFonts w:eastAsiaTheme="minorHAnsi"/>
              </w:rPr>
              <w:t>O my Good Saviour.</w:t>
            </w:r>
          </w:p>
        </w:tc>
        <w:tc>
          <w:tcPr>
            <w:tcW w:w="288" w:type="dxa"/>
          </w:tcPr>
          <w:p w14:paraId="551A5C51" w14:textId="77777777" w:rsidR="008A3F9A" w:rsidRDefault="008A3F9A" w:rsidP="003B0313"/>
        </w:tc>
        <w:tc>
          <w:tcPr>
            <w:tcW w:w="288" w:type="dxa"/>
          </w:tcPr>
          <w:p w14:paraId="6F548210" w14:textId="77777777" w:rsidR="008A3F9A" w:rsidRDefault="008A3F9A" w:rsidP="00AE1E8D">
            <w:pPr>
              <w:pStyle w:val="CopticCross"/>
            </w:pPr>
          </w:p>
        </w:tc>
        <w:tc>
          <w:tcPr>
            <w:tcW w:w="3960" w:type="dxa"/>
          </w:tcPr>
          <w:p w14:paraId="180E9C92" w14:textId="77777777" w:rsidR="008A3F9A" w:rsidRDefault="008A3F9A" w:rsidP="00BD21C4">
            <w:pPr>
              <w:pStyle w:val="CopticVersemulti-line"/>
            </w:pPr>
            <w:r w:rsidRPr="00BD21C4">
              <w:t>Ⲛⲓϥⲓ ⲛⲓⲃⲉⲛ ⲥⲉⲥ̀ⲙⲟⲩ ⲉ̀ⲣⲟⲕ</w:t>
            </w:r>
          </w:p>
          <w:p w14:paraId="03995127" w14:textId="77777777" w:rsidR="008A3F9A" w:rsidRDefault="008A3F9A" w:rsidP="00BD21C4">
            <w:pPr>
              <w:pStyle w:val="CopticVersemulti-line"/>
            </w:pPr>
            <w:r w:rsidRPr="00BD21C4">
              <w:t>ⲕⲁⲧⲁ ⲡ̀ⲥⲁϫⲓ ⲙ̀ⲡⲓⲡ̀ⲣⲟⲫⲏⲧⲏⲥ</w:t>
            </w:r>
          </w:p>
          <w:p w14:paraId="2BCAFCEB" w14:textId="77777777" w:rsidR="008A3F9A" w:rsidRDefault="008A3F9A" w:rsidP="00BD21C4">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5557C3E" w14:textId="77777777" w:rsidR="008A3F9A" w:rsidRDefault="008A3F9A" w:rsidP="00511398">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8A3F9A" w14:paraId="0DCFCC4E" w14:textId="77777777" w:rsidTr="00AE1E8D">
        <w:trPr>
          <w:cantSplit/>
          <w:jc w:val="center"/>
        </w:trPr>
        <w:tc>
          <w:tcPr>
            <w:tcW w:w="288" w:type="dxa"/>
          </w:tcPr>
          <w:p w14:paraId="2B61DA62" w14:textId="77777777" w:rsidR="008A3F9A" w:rsidRDefault="008A3F9A" w:rsidP="00AE1E8D">
            <w:pPr>
              <w:pStyle w:val="CopticCross"/>
            </w:pPr>
            <w:r w:rsidRPr="00FB5ACB">
              <w:t>¿</w:t>
            </w:r>
          </w:p>
        </w:tc>
        <w:tc>
          <w:tcPr>
            <w:tcW w:w="3960" w:type="dxa"/>
          </w:tcPr>
          <w:p w14:paraId="6403A470"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789"/>
            <w:r w:rsidRPr="007425E1">
              <w:rPr>
                <w:rFonts w:eastAsiaTheme="minorHAnsi"/>
              </w:rPr>
              <w:t>everyone</w:t>
            </w:r>
            <w:commentRangeEnd w:id="789"/>
            <w:r>
              <w:rPr>
                <w:rStyle w:val="CommentReference"/>
                <w:rFonts w:ascii="Times New Roman" w:eastAsiaTheme="minorHAnsi" w:hAnsi="Times New Roman" w:cstheme="minorBidi"/>
                <w:color w:val="auto"/>
              </w:rPr>
              <w:commentReference w:id="789"/>
            </w:r>
            <w:r w:rsidRPr="007425E1">
              <w:rPr>
                <w:rFonts w:eastAsiaTheme="minorHAnsi"/>
              </w:rPr>
              <w:t>.</w:t>
            </w:r>
          </w:p>
          <w:p w14:paraId="7AC8376C" w14:textId="77777777" w:rsidR="008A3F9A" w:rsidRPr="007425E1" w:rsidRDefault="008A3F9A" w:rsidP="008A3F9A">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the King of kings: </w:t>
            </w:r>
          </w:p>
          <w:p w14:paraId="6E032929" w14:textId="77777777" w:rsidR="008A3F9A" w:rsidRPr="003B0313" w:rsidRDefault="008A3F9A" w:rsidP="008A3F9A">
            <w:pPr>
              <w:pStyle w:val="EngHang"/>
              <w:rPr>
                <w:rFonts w:eastAsiaTheme="minorHAnsi"/>
              </w:rPr>
            </w:pPr>
            <w:r w:rsidRPr="003B0313">
              <w:rPr>
                <w:rFonts w:eastAsiaTheme="minorHAnsi"/>
              </w:rPr>
              <w:t>O my Lord Jesus Christ,</w:t>
            </w:r>
          </w:p>
          <w:p w14:paraId="0A4EFEB6" w14:textId="77777777" w:rsidR="008A3F9A" w:rsidRDefault="008A3F9A" w:rsidP="008A3F9A">
            <w:pPr>
              <w:pStyle w:val="EngHangEnd"/>
            </w:pPr>
            <w:r w:rsidRPr="003B0313">
              <w:rPr>
                <w:rFonts w:eastAsiaTheme="minorHAnsi"/>
              </w:rPr>
              <w:t>O my Good Saviour</w:t>
            </w:r>
          </w:p>
        </w:tc>
        <w:tc>
          <w:tcPr>
            <w:tcW w:w="288" w:type="dxa"/>
          </w:tcPr>
          <w:p w14:paraId="138E467D" w14:textId="77777777" w:rsidR="008A3F9A" w:rsidRDefault="008A3F9A" w:rsidP="003B0313"/>
        </w:tc>
        <w:tc>
          <w:tcPr>
            <w:tcW w:w="288" w:type="dxa"/>
          </w:tcPr>
          <w:p w14:paraId="5432EFFE" w14:textId="77777777" w:rsidR="008A3F9A" w:rsidRDefault="008A3F9A" w:rsidP="00AE1E8D">
            <w:pPr>
              <w:pStyle w:val="CopticCross"/>
            </w:pPr>
            <w:r w:rsidRPr="00FB5ACB">
              <w:t>¿</w:t>
            </w:r>
          </w:p>
        </w:tc>
        <w:tc>
          <w:tcPr>
            <w:tcW w:w="3960" w:type="dxa"/>
          </w:tcPr>
          <w:p w14:paraId="412DC129" w14:textId="77777777" w:rsidR="008A3F9A" w:rsidRDefault="008A3F9A" w:rsidP="00BD21C4">
            <w:pPr>
              <w:pStyle w:val="CopticVersemulti-line"/>
            </w:pPr>
            <w:r w:rsidRPr="00BD21C4">
              <w:t>Ⲝⲁⲡ̀ϣⲱⲓ ⲅⲁⲣ ⲛ̀ⲁⲣⲭⲏ ⲛⲓⲃⲉⲛ</w:t>
            </w:r>
          </w:p>
          <w:p w14:paraId="13580C3A" w14:textId="77777777" w:rsidR="008A3F9A" w:rsidRDefault="008A3F9A" w:rsidP="00BD21C4">
            <w:pPr>
              <w:pStyle w:val="CopticVersemulti-line"/>
            </w:pPr>
            <w:r w:rsidRPr="00BD21C4">
              <w:t>ⲛ̀ⲑⲟⲕ ⲡⲉ ⲡ̀ⲟⲩⲣⲟ ⲛ̀ⲧⲉ ⲛⲓⲟⲩⲣⲱⲟⲩ</w:t>
            </w:r>
          </w:p>
          <w:p w14:paraId="33D9C7BE" w14:textId="77777777" w:rsidR="008A3F9A" w:rsidRDefault="008A3F9A" w:rsidP="00BD21C4">
            <w:pPr>
              <w:pStyle w:val="CopticVersemulti-line"/>
            </w:pPr>
            <w:r w:rsidRPr="00BD21C4">
              <w:t>Ⲡⲁⲟ̅ⲥ̅ Ⲓⲏ̅ⲥ Ⲡⲭ̅ⲥ</w:t>
            </w:r>
          </w:p>
          <w:p w14:paraId="44D0801E" w14:textId="77777777" w:rsidR="008A3F9A" w:rsidRDefault="008A3F9A" w:rsidP="00511398">
            <w:pPr>
              <w:pStyle w:val="CopticVerse"/>
            </w:pPr>
            <w:r w:rsidRPr="00BD21C4">
              <w:t>Ⲡⲁⲥ̅ⲱ̅ⲣ ⲛ̀ⲁ̀ⲅⲁⲑⲟⲥ</w:t>
            </w:r>
          </w:p>
        </w:tc>
      </w:tr>
      <w:tr w:rsidR="008A3F9A" w14:paraId="77A0798F" w14:textId="77777777" w:rsidTr="00AE1E8D">
        <w:trPr>
          <w:cantSplit/>
          <w:jc w:val="center"/>
        </w:trPr>
        <w:tc>
          <w:tcPr>
            <w:tcW w:w="288" w:type="dxa"/>
          </w:tcPr>
          <w:p w14:paraId="77DD71CC" w14:textId="77777777" w:rsidR="008A3F9A" w:rsidRDefault="008A3F9A" w:rsidP="00AE1E8D">
            <w:pPr>
              <w:pStyle w:val="CopticCross"/>
            </w:pPr>
            <w:r w:rsidRPr="00FB5ACB">
              <w:t>¿</w:t>
            </w:r>
          </w:p>
        </w:tc>
        <w:tc>
          <w:tcPr>
            <w:tcW w:w="3960" w:type="dxa"/>
          </w:tcPr>
          <w:p w14:paraId="0563986C" w14:textId="77777777" w:rsidR="008A3F9A" w:rsidRDefault="008A3F9A" w:rsidP="008A3F9A">
            <w:pPr>
              <w:pStyle w:val="EngHang"/>
            </w:pPr>
            <w:r>
              <w:t>Glory be to You and Your Father,</w:t>
            </w:r>
          </w:p>
          <w:p w14:paraId="58DB1DB5" w14:textId="77777777" w:rsidR="008A3F9A" w:rsidRDefault="008A3F9A" w:rsidP="008A3F9A">
            <w:pPr>
              <w:pStyle w:val="EngHang"/>
            </w:pPr>
            <w:r>
              <w:t>And the Holy Spirit:</w:t>
            </w:r>
          </w:p>
          <w:p w14:paraId="690F849D" w14:textId="77777777" w:rsidR="008A3F9A" w:rsidRPr="003B0313" w:rsidRDefault="008A3F9A" w:rsidP="008A3F9A">
            <w:pPr>
              <w:pStyle w:val="EngHang"/>
              <w:rPr>
                <w:rFonts w:eastAsiaTheme="minorHAnsi"/>
              </w:rPr>
            </w:pPr>
            <w:r w:rsidRPr="003B0313">
              <w:rPr>
                <w:rFonts w:eastAsiaTheme="minorHAnsi"/>
              </w:rPr>
              <w:t>O my Lord Jesus Christ,</w:t>
            </w:r>
          </w:p>
          <w:p w14:paraId="135F6F67" w14:textId="77777777" w:rsidR="008A3F9A" w:rsidRDefault="008A3F9A" w:rsidP="008A3F9A">
            <w:pPr>
              <w:pStyle w:val="EngHangEnd"/>
            </w:pPr>
            <w:r w:rsidRPr="003B0313">
              <w:rPr>
                <w:rFonts w:eastAsiaTheme="minorHAnsi"/>
              </w:rPr>
              <w:t>O my Good Saviour.</w:t>
            </w:r>
          </w:p>
        </w:tc>
        <w:tc>
          <w:tcPr>
            <w:tcW w:w="288" w:type="dxa"/>
          </w:tcPr>
          <w:p w14:paraId="4F417944" w14:textId="77777777" w:rsidR="008A3F9A" w:rsidRDefault="008A3F9A" w:rsidP="003B0313"/>
        </w:tc>
        <w:tc>
          <w:tcPr>
            <w:tcW w:w="288" w:type="dxa"/>
          </w:tcPr>
          <w:p w14:paraId="1DD5FE0C" w14:textId="77777777" w:rsidR="008A3F9A" w:rsidRDefault="008A3F9A" w:rsidP="00AE1E8D">
            <w:pPr>
              <w:pStyle w:val="CopticCross"/>
            </w:pPr>
            <w:r w:rsidRPr="00FB5ACB">
              <w:t>¿</w:t>
            </w:r>
          </w:p>
        </w:tc>
        <w:tc>
          <w:tcPr>
            <w:tcW w:w="3960" w:type="dxa"/>
          </w:tcPr>
          <w:p w14:paraId="357FCBC1" w14:textId="77777777" w:rsidR="008A3F9A" w:rsidRDefault="008A3F9A" w:rsidP="00BD21C4">
            <w:pPr>
              <w:pStyle w:val="CopticVersemulti-line"/>
            </w:pPr>
            <w:r w:rsidRPr="00511398">
              <w:t>Ⲟⲩⲱ̀ⲟⲩ ⲛⲁⲕ ⲛⲉⲙ Ⲡⲉⲕⲓⲱⲧ</w:t>
            </w:r>
          </w:p>
          <w:p w14:paraId="02B88A34" w14:textId="77777777" w:rsidR="008A3F9A" w:rsidRDefault="008A3F9A" w:rsidP="00BD21C4">
            <w:pPr>
              <w:pStyle w:val="CopticVersemulti-line"/>
            </w:pPr>
            <w:r w:rsidRPr="00511398">
              <w:t>ⲛⲉⲙ Ⲡⲓⲡ̅ⲛ̅ⲁ ⲉ̀ⲑⲟⲩⲁⲃ</w:t>
            </w:r>
          </w:p>
          <w:p w14:paraId="7C9A8D42" w14:textId="77777777" w:rsidR="008A3F9A" w:rsidRDefault="008A3F9A" w:rsidP="00511398">
            <w:pPr>
              <w:pStyle w:val="CopticVersemulti-line"/>
            </w:pPr>
            <w:r w:rsidRPr="00BD21C4">
              <w:t>Ⲡⲁⲟ̅ⲥ̅ Ⲓⲏ̅ⲥ Ⲡⲭ̅ⲥ</w:t>
            </w:r>
          </w:p>
          <w:p w14:paraId="502A08CD" w14:textId="77777777" w:rsidR="008A3F9A" w:rsidRDefault="008A3F9A" w:rsidP="00511398">
            <w:pPr>
              <w:pStyle w:val="CopticVerse"/>
            </w:pPr>
            <w:r w:rsidRPr="00BD21C4">
              <w:t>Ⲡⲁⲥ̅ⲱ̅ⲣ ⲛ̀ⲁ̀ⲅⲁⲑⲟⲥ</w:t>
            </w:r>
          </w:p>
        </w:tc>
      </w:tr>
      <w:tr w:rsidR="008A3F9A" w14:paraId="3A58C627" w14:textId="77777777" w:rsidTr="00AE1E8D">
        <w:trPr>
          <w:cantSplit/>
          <w:jc w:val="center"/>
        </w:trPr>
        <w:tc>
          <w:tcPr>
            <w:tcW w:w="288" w:type="dxa"/>
          </w:tcPr>
          <w:p w14:paraId="62646207" w14:textId="77777777" w:rsidR="008A3F9A" w:rsidRDefault="008A3F9A" w:rsidP="00AE1E8D">
            <w:pPr>
              <w:pStyle w:val="CopticCross"/>
            </w:pPr>
          </w:p>
        </w:tc>
        <w:tc>
          <w:tcPr>
            <w:tcW w:w="3960" w:type="dxa"/>
          </w:tcPr>
          <w:p w14:paraId="401182C8" w14:textId="77777777" w:rsidR="008A3F9A" w:rsidRPr="007425E1" w:rsidRDefault="008A3F9A" w:rsidP="008A3F9A">
            <w:pPr>
              <w:pStyle w:val="EngHang"/>
              <w:rPr>
                <w:rFonts w:eastAsiaTheme="minorHAnsi"/>
              </w:rPr>
            </w:pPr>
            <w:r>
              <w:rPr>
                <w:rFonts w:eastAsiaTheme="minorHAnsi"/>
              </w:rPr>
              <w:t>Your</w:t>
            </w:r>
            <w:r w:rsidRPr="007425E1">
              <w:rPr>
                <w:rFonts w:eastAsiaTheme="minorHAnsi"/>
              </w:rPr>
              <w:t xml:space="preserve"> Name is blessed and sweet,</w:t>
            </w:r>
          </w:p>
          <w:p w14:paraId="7AD2FD22" w14:textId="77777777" w:rsidR="008A3F9A" w:rsidRPr="007425E1" w:rsidRDefault="008A3F9A" w:rsidP="008A3F9A">
            <w:pPr>
              <w:pStyle w:val="EngHang"/>
              <w:rPr>
                <w:rFonts w:eastAsiaTheme="minorHAnsi"/>
              </w:rPr>
            </w:pPr>
            <w:r w:rsidRPr="007425E1">
              <w:rPr>
                <w:rFonts w:eastAsiaTheme="minorHAnsi"/>
              </w:rPr>
              <w:t xml:space="preserve">On the lips of </w:t>
            </w:r>
            <w:r>
              <w:rPr>
                <w:rFonts w:eastAsiaTheme="minorHAnsi"/>
              </w:rPr>
              <w:t>Your</w:t>
            </w:r>
            <w:r w:rsidRPr="007425E1">
              <w:rPr>
                <w:rFonts w:eastAsiaTheme="minorHAnsi"/>
              </w:rPr>
              <w:t xml:space="preserve"> saints: </w:t>
            </w:r>
          </w:p>
          <w:p w14:paraId="0B45F053" w14:textId="77777777" w:rsidR="008A3F9A" w:rsidRPr="003B0313" w:rsidRDefault="008A3F9A" w:rsidP="008A3F9A">
            <w:pPr>
              <w:pStyle w:val="EngHang"/>
              <w:rPr>
                <w:rFonts w:eastAsiaTheme="minorHAnsi"/>
              </w:rPr>
            </w:pPr>
            <w:r w:rsidRPr="003B0313">
              <w:rPr>
                <w:rFonts w:eastAsiaTheme="minorHAnsi"/>
              </w:rPr>
              <w:t>O my Lord Jesus Christ,</w:t>
            </w:r>
          </w:p>
          <w:p w14:paraId="15215415" w14:textId="77777777" w:rsidR="008A3F9A" w:rsidRDefault="008A3F9A" w:rsidP="008A3F9A">
            <w:pPr>
              <w:pStyle w:val="EngHangEnd"/>
            </w:pPr>
            <w:r w:rsidRPr="003B0313">
              <w:rPr>
                <w:rFonts w:eastAsiaTheme="minorHAnsi"/>
              </w:rPr>
              <w:t>O my Good Saviour.</w:t>
            </w:r>
          </w:p>
        </w:tc>
        <w:tc>
          <w:tcPr>
            <w:tcW w:w="288" w:type="dxa"/>
          </w:tcPr>
          <w:p w14:paraId="3AA35863" w14:textId="77777777" w:rsidR="008A3F9A" w:rsidRDefault="008A3F9A" w:rsidP="003B0313"/>
        </w:tc>
        <w:tc>
          <w:tcPr>
            <w:tcW w:w="288" w:type="dxa"/>
          </w:tcPr>
          <w:p w14:paraId="27828EA1" w14:textId="77777777" w:rsidR="008A3F9A" w:rsidRDefault="008A3F9A" w:rsidP="00AE1E8D">
            <w:pPr>
              <w:pStyle w:val="CopticCross"/>
            </w:pPr>
          </w:p>
        </w:tc>
        <w:tc>
          <w:tcPr>
            <w:tcW w:w="3960" w:type="dxa"/>
          </w:tcPr>
          <w:p w14:paraId="56A686F6" w14:textId="77777777" w:rsidR="008A3F9A" w:rsidRDefault="008A3F9A" w:rsidP="00BD21C4">
            <w:pPr>
              <w:pStyle w:val="CopticVersemulti-line"/>
            </w:pPr>
            <w:r w:rsidRPr="00511398">
              <w:t>Ⲡⲉⲕⲣⲁⲛ ϩⲟⲗϫ ⲟⲩⲟϩ ϥ̀ⲥ̀ⲙⲁⲣⲱⲟⲩⲧ</w:t>
            </w:r>
          </w:p>
          <w:p w14:paraId="4D94685A" w14:textId="77777777" w:rsidR="008A3F9A" w:rsidRDefault="008A3F9A" w:rsidP="00BD21C4">
            <w:pPr>
              <w:pStyle w:val="CopticVersemulti-line"/>
            </w:pPr>
            <w:r w:rsidRPr="00511398">
              <w:t>ϧⲉⲛ ⲣⲱⲟⲩ ⲛ̀ⲛⲏⲉ̅ⲑ̅ⲩ ⲛ̀ⲧⲁⲕ</w:t>
            </w:r>
          </w:p>
          <w:p w14:paraId="51742E7E" w14:textId="77777777" w:rsidR="008A3F9A" w:rsidRDefault="008A3F9A" w:rsidP="00511398">
            <w:pPr>
              <w:pStyle w:val="CopticVersemulti-line"/>
            </w:pPr>
            <w:r w:rsidRPr="00BD21C4">
              <w:t>Ⲡⲁⲟ̅ⲥ̅ Ⲓⲏ̅ⲥ Ⲡⲭ̅ⲥ</w:t>
            </w:r>
          </w:p>
          <w:p w14:paraId="712883E4" w14:textId="77777777" w:rsidR="008A3F9A" w:rsidRDefault="008A3F9A" w:rsidP="00511398">
            <w:pPr>
              <w:pStyle w:val="CopticVerse"/>
            </w:pPr>
            <w:r w:rsidRPr="00BD21C4">
              <w:t>Ⲡⲁⲥ̅ⲱ̅ⲣ ⲛ̀ⲁ̀ⲅⲁⲑⲟⲥ</w:t>
            </w:r>
          </w:p>
        </w:tc>
      </w:tr>
      <w:tr w:rsidR="008A3F9A" w14:paraId="5767021E" w14:textId="77777777" w:rsidTr="00AE1E8D">
        <w:trPr>
          <w:cantSplit/>
          <w:jc w:val="center"/>
        </w:trPr>
        <w:tc>
          <w:tcPr>
            <w:tcW w:w="288" w:type="dxa"/>
          </w:tcPr>
          <w:p w14:paraId="7AB6979D" w14:textId="77777777" w:rsidR="008A3F9A" w:rsidRDefault="008A3F9A" w:rsidP="00AE1E8D">
            <w:pPr>
              <w:pStyle w:val="CopticCross"/>
            </w:pPr>
          </w:p>
        </w:tc>
        <w:tc>
          <w:tcPr>
            <w:tcW w:w="3960" w:type="dxa"/>
          </w:tcPr>
          <w:p w14:paraId="49E34CE2" w14:textId="77777777" w:rsidR="008A3F9A" w:rsidRPr="007425E1" w:rsidRDefault="008A3F9A" w:rsidP="008A3F9A">
            <w:pPr>
              <w:pStyle w:val="EngHang"/>
              <w:rPr>
                <w:rFonts w:eastAsiaTheme="minorHAnsi"/>
              </w:rPr>
            </w:pPr>
            <w:r w:rsidRPr="007425E1">
              <w:rPr>
                <w:rFonts w:eastAsiaTheme="minorHAnsi"/>
              </w:rPr>
              <w:t xml:space="preserve">My lips praise </w:t>
            </w:r>
            <w:r>
              <w:rPr>
                <w:rFonts w:eastAsiaTheme="minorHAnsi"/>
              </w:rPr>
              <w:t>You</w:t>
            </w:r>
          </w:p>
          <w:p w14:paraId="300954D7" w14:textId="77777777" w:rsidR="008A3F9A" w:rsidRPr="007425E1" w:rsidRDefault="008A3F9A" w:rsidP="008A3F9A">
            <w:pPr>
              <w:pStyle w:val="EngHang"/>
              <w:rPr>
                <w:rFonts w:eastAsiaTheme="minorHAnsi"/>
              </w:rPr>
            </w:pPr>
            <w:r w:rsidRPr="007425E1">
              <w:rPr>
                <w:rFonts w:eastAsiaTheme="minorHAnsi"/>
              </w:rPr>
              <w:t xml:space="preserve">And my tongue glorifies </w:t>
            </w:r>
            <w:r>
              <w:rPr>
                <w:rFonts w:eastAsiaTheme="minorHAnsi"/>
              </w:rPr>
              <w:t>You</w:t>
            </w:r>
            <w:r w:rsidRPr="007425E1">
              <w:rPr>
                <w:rFonts w:eastAsiaTheme="minorHAnsi"/>
              </w:rPr>
              <w:t xml:space="preserve">: </w:t>
            </w:r>
          </w:p>
          <w:p w14:paraId="710894AB" w14:textId="77777777" w:rsidR="008A3F9A" w:rsidRPr="003B0313" w:rsidRDefault="008A3F9A" w:rsidP="008A3F9A">
            <w:pPr>
              <w:pStyle w:val="EngHang"/>
              <w:rPr>
                <w:rFonts w:eastAsiaTheme="minorHAnsi"/>
              </w:rPr>
            </w:pPr>
            <w:r w:rsidRPr="003B0313">
              <w:rPr>
                <w:rFonts w:eastAsiaTheme="minorHAnsi"/>
              </w:rPr>
              <w:t>O my Lord Jesus Christ,</w:t>
            </w:r>
          </w:p>
          <w:p w14:paraId="713C58C8" w14:textId="77777777" w:rsidR="008A3F9A" w:rsidRDefault="008A3F9A" w:rsidP="008A3F9A">
            <w:pPr>
              <w:pStyle w:val="EngHangEnd"/>
            </w:pPr>
            <w:r w:rsidRPr="003B0313">
              <w:rPr>
                <w:rFonts w:eastAsiaTheme="minorHAnsi"/>
              </w:rPr>
              <w:t>O my Good Saviour.</w:t>
            </w:r>
          </w:p>
        </w:tc>
        <w:tc>
          <w:tcPr>
            <w:tcW w:w="288" w:type="dxa"/>
          </w:tcPr>
          <w:p w14:paraId="3326E9D1" w14:textId="77777777" w:rsidR="008A3F9A" w:rsidRDefault="008A3F9A" w:rsidP="003B0313"/>
        </w:tc>
        <w:tc>
          <w:tcPr>
            <w:tcW w:w="288" w:type="dxa"/>
          </w:tcPr>
          <w:p w14:paraId="76E4C5D2" w14:textId="77777777" w:rsidR="008A3F9A" w:rsidRDefault="008A3F9A" w:rsidP="00AE1E8D">
            <w:pPr>
              <w:pStyle w:val="CopticCross"/>
            </w:pPr>
          </w:p>
        </w:tc>
        <w:tc>
          <w:tcPr>
            <w:tcW w:w="3960" w:type="dxa"/>
          </w:tcPr>
          <w:p w14:paraId="418613C2" w14:textId="77777777" w:rsidR="008A3F9A" w:rsidRDefault="008A3F9A" w:rsidP="00BD21C4">
            <w:pPr>
              <w:pStyle w:val="CopticVersemulti-line"/>
            </w:pPr>
            <w:r w:rsidRPr="00511398">
              <w:t>Ⲣⲱⲓ ⲅⲁⲣ ⲛⲁⲥ̀ⲙⲟⲩ ⲉ̀ⲣⲟⲕ</w:t>
            </w:r>
          </w:p>
          <w:p w14:paraId="4FB0C6BA" w14:textId="77777777" w:rsidR="008A3F9A" w:rsidRDefault="008A3F9A" w:rsidP="00BD21C4">
            <w:pPr>
              <w:pStyle w:val="CopticVersemulti-line"/>
            </w:pPr>
            <w:r w:rsidRPr="00511398">
              <w:t>ⲟⲩⲟϩ ⲡⲁⲗⲁⲥ ⲛⲁϯⲱ̀ⲟⲩ ⲛⲁⲕ</w:t>
            </w:r>
          </w:p>
          <w:p w14:paraId="4BC4B1D3" w14:textId="77777777" w:rsidR="008A3F9A" w:rsidRDefault="008A3F9A" w:rsidP="00511398">
            <w:pPr>
              <w:pStyle w:val="CopticVersemulti-line"/>
            </w:pPr>
            <w:r w:rsidRPr="00BD21C4">
              <w:t>Ⲡⲁⲟ̅ⲥ̅ Ⲓⲏ̅ⲥ Ⲡⲭ̅ⲥ</w:t>
            </w:r>
          </w:p>
          <w:p w14:paraId="53E6C6D7" w14:textId="77777777" w:rsidR="008A3F9A" w:rsidRDefault="008A3F9A" w:rsidP="00511398">
            <w:pPr>
              <w:pStyle w:val="CopticVerse"/>
            </w:pPr>
            <w:r w:rsidRPr="00BD21C4">
              <w:t>Ⲡⲁⲥ̅ⲱ̅ⲣ ⲛ̀ⲁ̀ⲅⲁⲑⲟⲥ</w:t>
            </w:r>
          </w:p>
        </w:tc>
      </w:tr>
      <w:tr w:rsidR="008A3F9A" w14:paraId="4E68A48D" w14:textId="77777777" w:rsidTr="00AE1E8D">
        <w:trPr>
          <w:cantSplit/>
          <w:jc w:val="center"/>
        </w:trPr>
        <w:tc>
          <w:tcPr>
            <w:tcW w:w="288" w:type="dxa"/>
          </w:tcPr>
          <w:p w14:paraId="25C914D6" w14:textId="77777777" w:rsidR="008A3F9A" w:rsidRDefault="008A3F9A" w:rsidP="00AE1E8D">
            <w:pPr>
              <w:pStyle w:val="CopticCross"/>
            </w:pPr>
            <w:r w:rsidRPr="00FB5ACB">
              <w:lastRenderedPageBreak/>
              <w:t>¿</w:t>
            </w:r>
          </w:p>
        </w:tc>
        <w:tc>
          <w:tcPr>
            <w:tcW w:w="3960" w:type="dxa"/>
          </w:tcPr>
          <w:p w14:paraId="2E312AB6"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2F406135" w14:textId="77777777" w:rsidR="008A3F9A" w:rsidRPr="007425E1" w:rsidRDefault="008A3F9A" w:rsidP="008A3F9A">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53DE06F8" w14:textId="77777777" w:rsidR="008A3F9A" w:rsidRPr="003B0313" w:rsidRDefault="008A3F9A" w:rsidP="008A3F9A">
            <w:pPr>
              <w:pStyle w:val="EngHang"/>
              <w:rPr>
                <w:rFonts w:eastAsiaTheme="minorHAnsi"/>
              </w:rPr>
            </w:pPr>
            <w:r w:rsidRPr="003B0313">
              <w:rPr>
                <w:rFonts w:eastAsiaTheme="minorHAnsi"/>
              </w:rPr>
              <w:t>O my Lord Jesus Christ,</w:t>
            </w:r>
          </w:p>
          <w:p w14:paraId="07BE3456" w14:textId="77777777" w:rsidR="008A3F9A" w:rsidRDefault="008A3F9A" w:rsidP="008A3F9A">
            <w:pPr>
              <w:pStyle w:val="EngHangEnd"/>
            </w:pPr>
            <w:r w:rsidRPr="003B0313">
              <w:rPr>
                <w:rFonts w:eastAsiaTheme="minorHAnsi"/>
              </w:rPr>
              <w:t>O my Good Saviour.</w:t>
            </w:r>
          </w:p>
        </w:tc>
        <w:tc>
          <w:tcPr>
            <w:tcW w:w="288" w:type="dxa"/>
          </w:tcPr>
          <w:p w14:paraId="26EA6B5C" w14:textId="77777777" w:rsidR="008A3F9A" w:rsidRDefault="008A3F9A" w:rsidP="003B0313"/>
        </w:tc>
        <w:tc>
          <w:tcPr>
            <w:tcW w:w="288" w:type="dxa"/>
          </w:tcPr>
          <w:p w14:paraId="0A257108" w14:textId="77777777" w:rsidR="008A3F9A" w:rsidRDefault="008A3F9A" w:rsidP="00AE1E8D">
            <w:pPr>
              <w:pStyle w:val="CopticCross"/>
            </w:pPr>
            <w:r w:rsidRPr="00FB5ACB">
              <w:t>¿</w:t>
            </w:r>
          </w:p>
        </w:tc>
        <w:tc>
          <w:tcPr>
            <w:tcW w:w="3960" w:type="dxa"/>
          </w:tcPr>
          <w:p w14:paraId="596DF3C1" w14:textId="77777777" w:rsidR="008A3F9A" w:rsidRDefault="008A3F9A" w:rsidP="00BD21C4">
            <w:pPr>
              <w:pStyle w:val="CopticVersemulti-line"/>
            </w:pPr>
            <w:r w:rsidRPr="00511398">
              <w:t>Ⲥⲉ ⲟⲛⲧⲱⲥ ⲧⲉⲛⲥ̀ⲙⲟⲩ ⲉ̀ⲣⲟⲕ</w:t>
            </w:r>
          </w:p>
          <w:p w14:paraId="6A2D27A0" w14:textId="77777777" w:rsidR="008A3F9A" w:rsidRDefault="008A3F9A" w:rsidP="00BD21C4">
            <w:pPr>
              <w:pStyle w:val="CopticVersemulti-line"/>
            </w:pPr>
            <w:r w:rsidRPr="00511398">
              <w:t>ⲥⲉ ⲟⲛⲧⲱⲥ ⲧⲉⲛϯⲱ̀ⲟⲩ ⲛⲁⲕ</w:t>
            </w:r>
          </w:p>
          <w:p w14:paraId="61561045" w14:textId="77777777" w:rsidR="008A3F9A" w:rsidRDefault="008A3F9A" w:rsidP="00511398">
            <w:pPr>
              <w:pStyle w:val="CopticVersemulti-line"/>
            </w:pPr>
            <w:r w:rsidRPr="00BD21C4">
              <w:t>Ⲡⲁⲟ̅ⲥ̅ Ⲓⲏ̅ⲥ Ⲡⲭ̅ⲥ</w:t>
            </w:r>
          </w:p>
          <w:p w14:paraId="3DBB1D87" w14:textId="77777777" w:rsidR="008A3F9A" w:rsidRDefault="008A3F9A" w:rsidP="00511398">
            <w:pPr>
              <w:pStyle w:val="CopticVerse"/>
            </w:pPr>
            <w:r w:rsidRPr="00BD21C4">
              <w:t>Ⲡⲁⲥ̅ⲱ̅ⲣ ⲛ̀ⲁ̀ⲅⲁⲑⲟⲥ</w:t>
            </w:r>
          </w:p>
        </w:tc>
      </w:tr>
      <w:tr w:rsidR="008A3F9A" w14:paraId="29A8110D" w14:textId="77777777" w:rsidTr="00AE1E8D">
        <w:trPr>
          <w:cantSplit/>
          <w:jc w:val="center"/>
        </w:trPr>
        <w:tc>
          <w:tcPr>
            <w:tcW w:w="288" w:type="dxa"/>
          </w:tcPr>
          <w:p w14:paraId="1F7D8D44" w14:textId="77777777" w:rsidR="008A3F9A" w:rsidRDefault="008A3F9A" w:rsidP="00AE1E8D">
            <w:pPr>
              <w:pStyle w:val="CopticCross"/>
            </w:pPr>
            <w:r w:rsidRPr="00FB5ACB">
              <w:t>¿</w:t>
            </w:r>
          </w:p>
        </w:tc>
        <w:tc>
          <w:tcPr>
            <w:tcW w:w="3960" w:type="dxa"/>
          </w:tcPr>
          <w:p w14:paraId="2EA12D97" w14:textId="77777777" w:rsidR="008A3F9A" w:rsidRPr="007425E1" w:rsidRDefault="008A3F9A" w:rsidP="008A3F9A">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get weary:</w:t>
            </w:r>
          </w:p>
          <w:p w14:paraId="785EC30F" w14:textId="77777777" w:rsidR="008A3F9A" w:rsidRPr="007425E1" w:rsidRDefault="008A3F9A" w:rsidP="008A3F9A">
            <w:pPr>
              <w:pStyle w:val="EngHang"/>
              <w:rPr>
                <w:rFonts w:eastAsiaTheme="minorHAnsi"/>
              </w:rPr>
            </w:pPr>
            <w:r>
              <w:rPr>
                <w:rFonts w:eastAsiaTheme="minorHAnsi"/>
              </w:rPr>
              <w:t xml:space="preserve">We will </w:t>
            </w:r>
            <w:commentRangeStart w:id="790"/>
            <w:r>
              <w:rPr>
                <w:rFonts w:eastAsiaTheme="minorHAnsi"/>
              </w:rPr>
              <w:t xml:space="preserve">never </w:t>
            </w:r>
            <w:commentRangeEnd w:id="790"/>
            <w:r>
              <w:rPr>
                <w:rStyle w:val="CommentReference"/>
                <w:rFonts w:ascii="Times New Roman" w:eastAsiaTheme="minorHAnsi" w:hAnsi="Times New Roman" w:cstheme="minorBidi"/>
                <w:color w:val="auto"/>
              </w:rPr>
              <w:commentReference w:id="790"/>
            </w:r>
            <w:r>
              <w:rPr>
                <w:rFonts w:eastAsiaTheme="minorHAnsi"/>
              </w:rPr>
              <w:t>cease praising You</w:t>
            </w:r>
            <w:r w:rsidRPr="007425E1">
              <w:rPr>
                <w:rFonts w:eastAsiaTheme="minorHAnsi"/>
              </w:rPr>
              <w:t xml:space="preserve">: </w:t>
            </w:r>
          </w:p>
          <w:p w14:paraId="666E020B" w14:textId="77777777" w:rsidR="008A3F9A" w:rsidRPr="003B0313" w:rsidRDefault="008A3F9A" w:rsidP="008A3F9A">
            <w:pPr>
              <w:pStyle w:val="EngHang"/>
              <w:rPr>
                <w:rFonts w:eastAsiaTheme="minorHAnsi"/>
              </w:rPr>
            </w:pPr>
            <w:r w:rsidRPr="003B0313">
              <w:rPr>
                <w:rFonts w:eastAsiaTheme="minorHAnsi"/>
              </w:rPr>
              <w:t>O my Lord Jesus Christ,</w:t>
            </w:r>
          </w:p>
          <w:p w14:paraId="255159E8" w14:textId="77777777" w:rsidR="008A3F9A" w:rsidRDefault="008A3F9A" w:rsidP="008A3F9A">
            <w:pPr>
              <w:pStyle w:val="EngHangEnd"/>
            </w:pPr>
            <w:r w:rsidRPr="003B0313">
              <w:rPr>
                <w:rFonts w:eastAsiaTheme="minorHAnsi"/>
              </w:rPr>
              <w:t>O my Good Saviour.</w:t>
            </w:r>
          </w:p>
        </w:tc>
        <w:tc>
          <w:tcPr>
            <w:tcW w:w="288" w:type="dxa"/>
          </w:tcPr>
          <w:p w14:paraId="3CF2E110" w14:textId="77777777" w:rsidR="008A3F9A" w:rsidRDefault="008A3F9A" w:rsidP="003B0313"/>
        </w:tc>
        <w:tc>
          <w:tcPr>
            <w:tcW w:w="288" w:type="dxa"/>
          </w:tcPr>
          <w:p w14:paraId="4CB0FD1A" w14:textId="77777777" w:rsidR="008A3F9A" w:rsidRDefault="008A3F9A" w:rsidP="00AE1E8D">
            <w:pPr>
              <w:pStyle w:val="CopticCross"/>
            </w:pPr>
            <w:r w:rsidRPr="00FB5ACB">
              <w:t>¿</w:t>
            </w:r>
          </w:p>
        </w:tc>
        <w:tc>
          <w:tcPr>
            <w:tcW w:w="3960" w:type="dxa"/>
          </w:tcPr>
          <w:p w14:paraId="3CEAA390" w14:textId="77777777" w:rsidR="008A3F9A" w:rsidRDefault="008A3F9A" w:rsidP="00BD21C4">
            <w:pPr>
              <w:pStyle w:val="CopticVersemulti-line"/>
            </w:pPr>
            <w:r w:rsidRPr="00511398">
              <w:t>Ⲧⲉⲛⲛⲁϧⲓⲥⲓ ⲁⲛ ⲉ̀ⲛⲉϩ</w:t>
            </w:r>
          </w:p>
          <w:p w14:paraId="1091B258" w14:textId="77777777" w:rsidR="008A3F9A" w:rsidRDefault="008A3F9A" w:rsidP="00BD21C4">
            <w:pPr>
              <w:pStyle w:val="CopticVersemulti-line"/>
            </w:pPr>
            <w:r w:rsidRPr="00511398">
              <w:t>ⲧⲉⲛⲛⲁⲕⲏⲛ ⲁⲛ ⲉⲛⲥ̀ⲙⲟⲩ ⲉ̀ⲣⲟⲕ</w:t>
            </w:r>
          </w:p>
          <w:p w14:paraId="40738414" w14:textId="77777777" w:rsidR="008A3F9A" w:rsidRDefault="008A3F9A" w:rsidP="00511398">
            <w:pPr>
              <w:pStyle w:val="CopticVersemulti-line"/>
            </w:pPr>
            <w:r w:rsidRPr="00BD21C4">
              <w:t>Ⲡⲁⲟ̅ⲥ̅ Ⲓⲏ̅ⲥ Ⲡⲭ̅ⲥ</w:t>
            </w:r>
          </w:p>
          <w:p w14:paraId="2A9ED041" w14:textId="77777777" w:rsidR="008A3F9A" w:rsidRDefault="008A3F9A" w:rsidP="00511398">
            <w:pPr>
              <w:pStyle w:val="CopticVerse"/>
            </w:pPr>
            <w:r w:rsidRPr="00BD21C4">
              <w:t>Ⲡⲁⲥ̅ⲱ̅ⲣ ⲛ̀ⲁ̀ⲅⲁⲑⲟⲥ</w:t>
            </w:r>
          </w:p>
        </w:tc>
      </w:tr>
      <w:tr w:rsidR="008A3F9A" w14:paraId="79217422" w14:textId="77777777" w:rsidTr="00AE1E8D">
        <w:trPr>
          <w:cantSplit/>
          <w:jc w:val="center"/>
        </w:trPr>
        <w:tc>
          <w:tcPr>
            <w:tcW w:w="288" w:type="dxa"/>
          </w:tcPr>
          <w:p w14:paraId="2FA2E57B" w14:textId="77777777" w:rsidR="008A3F9A" w:rsidRDefault="008A3F9A" w:rsidP="00AE1E8D">
            <w:pPr>
              <w:pStyle w:val="CopticCross"/>
            </w:pPr>
          </w:p>
        </w:tc>
        <w:tc>
          <w:tcPr>
            <w:tcW w:w="3960" w:type="dxa"/>
          </w:tcPr>
          <w:p w14:paraId="174A7DA5" w14:textId="77777777" w:rsidR="008A3F9A" w:rsidRDefault="008A3F9A" w:rsidP="008A3F9A">
            <w:pPr>
              <w:pStyle w:val="EngHang"/>
              <w:rPr>
                <w:rFonts w:eastAsiaTheme="minorHAnsi"/>
              </w:rPr>
            </w:pPr>
            <w:r>
              <w:rPr>
                <w:rFonts w:eastAsiaTheme="minorHAnsi"/>
              </w:rPr>
              <w:t>We send up to You,</w:t>
            </w:r>
          </w:p>
          <w:p w14:paraId="1FC2F43E" w14:textId="77777777" w:rsidR="008A3F9A" w:rsidRPr="007425E1" w:rsidRDefault="008A3F9A" w:rsidP="008A3F9A">
            <w:pPr>
              <w:pStyle w:val="EngHang"/>
              <w:rPr>
                <w:rFonts w:eastAsiaTheme="minorHAnsi"/>
              </w:rPr>
            </w:pPr>
            <w:r w:rsidRPr="007425E1">
              <w:rPr>
                <w:rFonts w:eastAsiaTheme="minorHAnsi"/>
              </w:rPr>
              <w:t xml:space="preserve">All the praises </w:t>
            </w:r>
            <w:commentRangeStart w:id="791"/>
            <w:r w:rsidRPr="007425E1">
              <w:rPr>
                <w:rFonts w:eastAsiaTheme="minorHAnsi"/>
              </w:rPr>
              <w:t xml:space="preserve">and </w:t>
            </w:r>
            <w:commentRangeEnd w:id="791"/>
            <w:r>
              <w:rPr>
                <w:rStyle w:val="CommentReference"/>
                <w:rFonts w:ascii="Times New Roman" w:eastAsiaTheme="minorHAnsi" w:hAnsi="Times New Roman" w:cstheme="minorBidi"/>
                <w:color w:val="auto"/>
              </w:rPr>
              <w:commentReference w:id="791"/>
            </w:r>
            <w:r w:rsidRPr="007425E1">
              <w:rPr>
                <w:rFonts w:eastAsiaTheme="minorHAnsi"/>
              </w:rPr>
              <w:t>the blessing</w:t>
            </w:r>
            <w:r>
              <w:rPr>
                <w:rFonts w:eastAsiaTheme="minorHAnsi"/>
              </w:rPr>
              <w:t>:</w:t>
            </w:r>
          </w:p>
          <w:p w14:paraId="1520A513" w14:textId="77777777" w:rsidR="008A3F9A" w:rsidRPr="003B0313" w:rsidRDefault="008A3F9A" w:rsidP="008A3F9A">
            <w:pPr>
              <w:pStyle w:val="EngHang"/>
              <w:rPr>
                <w:rFonts w:eastAsiaTheme="minorHAnsi"/>
              </w:rPr>
            </w:pPr>
            <w:r w:rsidRPr="003B0313">
              <w:rPr>
                <w:rFonts w:eastAsiaTheme="minorHAnsi"/>
              </w:rPr>
              <w:t>O my Lord Jesus Christ,</w:t>
            </w:r>
          </w:p>
          <w:p w14:paraId="2069865F" w14:textId="77777777" w:rsidR="008A3F9A" w:rsidRDefault="008A3F9A" w:rsidP="008A3F9A">
            <w:pPr>
              <w:pStyle w:val="EngHangEnd"/>
            </w:pPr>
            <w:r w:rsidRPr="003B0313">
              <w:rPr>
                <w:rFonts w:eastAsiaTheme="minorHAnsi"/>
              </w:rPr>
              <w:t>O my Good Saviour.</w:t>
            </w:r>
          </w:p>
        </w:tc>
        <w:tc>
          <w:tcPr>
            <w:tcW w:w="288" w:type="dxa"/>
          </w:tcPr>
          <w:p w14:paraId="0B54B465" w14:textId="77777777" w:rsidR="008A3F9A" w:rsidRDefault="008A3F9A" w:rsidP="003B0313"/>
        </w:tc>
        <w:tc>
          <w:tcPr>
            <w:tcW w:w="288" w:type="dxa"/>
          </w:tcPr>
          <w:p w14:paraId="4B993DEA" w14:textId="77777777" w:rsidR="008A3F9A" w:rsidRDefault="008A3F9A" w:rsidP="00AE1E8D">
            <w:pPr>
              <w:pStyle w:val="CopticCross"/>
            </w:pPr>
          </w:p>
        </w:tc>
        <w:tc>
          <w:tcPr>
            <w:tcW w:w="3960" w:type="dxa"/>
          </w:tcPr>
          <w:p w14:paraId="50E90ED3" w14:textId="77777777" w:rsidR="008A3F9A" w:rsidRDefault="008A3F9A" w:rsidP="00BD21C4">
            <w:pPr>
              <w:pStyle w:val="CopticVersemulti-line"/>
            </w:pPr>
            <w:r w:rsidRPr="00511398">
              <w:t>Ⲩⲙⲛⲟⲗⲟⲅⲓⲁ̀ ⲛⲓⲃⲉⲛ ⲛ̀ⲥ̀ⲙⲟⲩ</w:t>
            </w:r>
          </w:p>
          <w:p w14:paraId="17EAA62C" w14:textId="77777777" w:rsidR="008A3F9A" w:rsidRDefault="008A3F9A" w:rsidP="00BD21C4">
            <w:pPr>
              <w:pStyle w:val="CopticVersemulti-line"/>
            </w:pPr>
            <w:r w:rsidRPr="00511398">
              <w:t>ⲧⲉⲛⲟⲩⲱⲣⲡ ⲙ̀ⲙⲱⲟⲩ ⲉ̀ⲡ̀ϣⲱⲓ ϩⲁⲣⲟⲕ</w:t>
            </w:r>
          </w:p>
          <w:p w14:paraId="1FF5A095" w14:textId="77777777" w:rsidR="008A3F9A" w:rsidRDefault="008A3F9A" w:rsidP="00511398">
            <w:pPr>
              <w:pStyle w:val="CopticVersemulti-line"/>
            </w:pPr>
            <w:r w:rsidRPr="00BD21C4">
              <w:t>Ⲡⲁⲟ̅ⲥ̅ Ⲓⲏ̅ⲥ Ⲡⲭ̅ⲥ</w:t>
            </w:r>
          </w:p>
          <w:p w14:paraId="2D1E2941" w14:textId="77777777" w:rsidR="008A3F9A" w:rsidRDefault="008A3F9A" w:rsidP="00511398">
            <w:pPr>
              <w:pStyle w:val="CopticVerse"/>
            </w:pPr>
            <w:r w:rsidRPr="00BD21C4">
              <w:t>Ⲡⲁⲥ̅ⲱ̅ⲣ ⲛ̀ⲁ̀ⲅⲁⲑⲟⲥ</w:t>
            </w:r>
          </w:p>
        </w:tc>
      </w:tr>
      <w:tr w:rsidR="008A3F9A" w14:paraId="4E1A128F" w14:textId="77777777" w:rsidTr="00AE1E8D">
        <w:trPr>
          <w:cantSplit/>
          <w:jc w:val="center"/>
        </w:trPr>
        <w:tc>
          <w:tcPr>
            <w:tcW w:w="288" w:type="dxa"/>
          </w:tcPr>
          <w:p w14:paraId="13712E2C" w14:textId="77777777" w:rsidR="008A3F9A" w:rsidRDefault="008A3F9A" w:rsidP="00AE1E8D">
            <w:pPr>
              <w:pStyle w:val="CopticCross"/>
            </w:pPr>
          </w:p>
        </w:tc>
        <w:tc>
          <w:tcPr>
            <w:tcW w:w="3960" w:type="dxa"/>
          </w:tcPr>
          <w:p w14:paraId="7804FE29"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alone is the glory,</w:t>
            </w:r>
          </w:p>
          <w:p w14:paraId="7297633A" w14:textId="77777777" w:rsidR="008A3F9A" w:rsidRPr="007425E1" w:rsidRDefault="008A3F9A" w:rsidP="008A3F9A">
            <w:pPr>
              <w:pStyle w:val="EngHang"/>
              <w:rPr>
                <w:rFonts w:eastAsiaTheme="minorHAnsi"/>
              </w:rPr>
            </w:pPr>
            <w:r w:rsidRPr="007425E1">
              <w:rPr>
                <w:rFonts w:eastAsiaTheme="minorHAnsi"/>
              </w:rPr>
              <w:t xml:space="preserve">The honour and thanksgiving: </w:t>
            </w:r>
          </w:p>
          <w:p w14:paraId="34C69D7C" w14:textId="77777777" w:rsidR="008A3F9A" w:rsidRPr="003B0313" w:rsidRDefault="008A3F9A" w:rsidP="008A3F9A">
            <w:pPr>
              <w:pStyle w:val="EngHang"/>
              <w:rPr>
                <w:rFonts w:eastAsiaTheme="minorHAnsi"/>
              </w:rPr>
            </w:pPr>
            <w:r w:rsidRPr="003B0313">
              <w:rPr>
                <w:rFonts w:eastAsiaTheme="minorHAnsi"/>
              </w:rPr>
              <w:t>O my Lord Jesus Christ,</w:t>
            </w:r>
          </w:p>
          <w:p w14:paraId="429469CD" w14:textId="77777777" w:rsidR="008A3F9A" w:rsidRDefault="008A3F9A" w:rsidP="008A3F9A">
            <w:pPr>
              <w:pStyle w:val="EngHangEnd"/>
            </w:pPr>
            <w:r w:rsidRPr="003B0313">
              <w:rPr>
                <w:rFonts w:eastAsiaTheme="minorHAnsi"/>
              </w:rPr>
              <w:t>O my Good Saviour.</w:t>
            </w:r>
          </w:p>
        </w:tc>
        <w:tc>
          <w:tcPr>
            <w:tcW w:w="288" w:type="dxa"/>
          </w:tcPr>
          <w:p w14:paraId="52ABA973" w14:textId="77777777" w:rsidR="008A3F9A" w:rsidRDefault="008A3F9A" w:rsidP="003B0313"/>
        </w:tc>
        <w:tc>
          <w:tcPr>
            <w:tcW w:w="288" w:type="dxa"/>
          </w:tcPr>
          <w:p w14:paraId="1E9081A9" w14:textId="77777777" w:rsidR="008A3F9A" w:rsidRDefault="008A3F9A" w:rsidP="00AE1E8D">
            <w:pPr>
              <w:pStyle w:val="CopticCross"/>
            </w:pPr>
          </w:p>
        </w:tc>
        <w:tc>
          <w:tcPr>
            <w:tcW w:w="3960" w:type="dxa"/>
          </w:tcPr>
          <w:p w14:paraId="28CB04EA" w14:textId="77777777" w:rsidR="008A3F9A" w:rsidRDefault="008A3F9A" w:rsidP="00BD21C4">
            <w:pPr>
              <w:pStyle w:val="CopticVersemulti-line"/>
            </w:pPr>
            <w:r w:rsidRPr="00511398">
              <w:t>Ⲫⲱⲕ ⲡⲉ ⲡⲓⲱ̀ⲟⲩ ⲛⲉⲙ ⲡⲓⲧⲁⲓⲟ̀</w:t>
            </w:r>
          </w:p>
          <w:p w14:paraId="0F885AA7" w14:textId="77777777" w:rsidR="008A3F9A" w:rsidRDefault="008A3F9A" w:rsidP="00BD21C4">
            <w:pPr>
              <w:pStyle w:val="CopticVersemulti-line"/>
            </w:pPr>
            <w:r w:rsidRPr="00511398">
              <w:t>ⲛⲉⲙ ϯⲉⲩⲭⲁⲣⲓⲥⲧⲓⲁ̀</w:t>
            </w:r>
          </w:p>
          <w:p w14:paraId="7D0A83BE" w14:textId="77777777" w:rsidR="008A3F9A" w:rsidRDefault="008A3F9A" w:rsidP="00511398">
            <w:pPr>
              <w:pStyle w:val="CopticVersemulti-line"/>
            </w:pPr>
            <w:r w:rsidRPr="00BD21C4">
              <w:t>Ⲡⲁⲟ̅ⲥ̅ Ⲓⲏ̅ⲥ Ⲡⲭ̅ⲥ</w:t>
            </w:r>
          </w:p>
          <w:p w14:paraId="176D1061" w14:textId="77777777" w:rsidR="008A3F9A" w:rsidRDefault="008A3F9A" w:rsidP="00511398">
            <w:pPr>
              <w:pStyle w:val="CopticVerse"/>
            </w:pPr>
            <w:r w:rsidRPr="00BD21C4">
              <w:t>Ⲡⲁⲥ̅ⲱ̅ⲣ ⲛ̀ⲁ̀ⲅⲁⲑⲟⲥ</w:t>
            </w:r>
          </w:p>
        </w:tc>
      </w:tr>
      <w:tr w:rsidR="008A3F9A" w14:paraId="061EB83C" w14:textId="77777777" w:rsidTr="00AE1E8D">
        <w:trPr>
          <w:cantSplit/>
          <w:jc w:val="center"/>
        </w:trPr>
        <w:tc>
          <w:tcPr>
            <w:tcW w:w="288" w:type="dxa"/>
          </w:tcPr>
          <w:p w14:paraId="5946D010" w14:textId="77777777" w:rsidR="008A3F9A" w:rsidRDefault="008A3F9A" w:rsidP="00AE1E8D">
            <w:pPr>
              <w:pStyle w:val="CopticCross"/>
            </w:pPr>
            <w:r w:rsidRPr="00FB5ACB">
              <w:t>¿</w:t>
            </w:r>
          </w:p>
        </w:tc>
        <w:tc>
          <w:tcPr>
            <w:tcW w:w="3960" w:type="dxa"/>
          </w:tcPr>
          <w:p w14:paraId="0CA8E708"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46B3E2FD" w14:textId="77777777" w:rsidR="008A3F9A" w:rsidRPr="007425E1" w:rsidRDefault="008A3F9A" w:rsidP="008A3F9A">
            <w:pPr>
              <w:pStyle w:val="EngHang"/>
              <w:rPr>
                <w:rFonts w:eastAsiaTheme="minorHAnsi"/>
              </w:rPr>
            </w:pPr>
            <w:r w:rsidRPr="007425E1">
              <w:rPr>
                <w:rFonts w:eastAsiaTheme="minorHAnsi"/>
              </w:rPr>
              <w:t xml:space="preserve">Holy, </w:t>
            </w:r>
            <w:r>
              <w:rPr>
                <w:rFonts w:eastAsiaTheme="minorHAnsi"/>
              </w:rPr>
              <w:t>in truth</w:t>
            </w:r>
            <w:r w:rsidRPr="007425E1">
              <w:rPr>
                <w:rFonts w:eastAsiaTheme="minorHAnsi"/>
              </w:rPr>
              <w:t xml:space="preserve">, O my God: </w:t>
            </w:r>
          </w:p>
          <w:p w14:paraId="7E17EFE1" w14:textId="77777777" w:rsidR="008A3F9A" w:rsidRPr="003B0313" w:rsidRDefault="008A3F9A" w:rsidP="008A3F9A">
            <w:pPr>
              <w:pStyle w:val="EngHang"/>
              <w:rPr>
                <w:rFonts w:eastAsiaTheme="minorHAnsi"/>
              </w:rPr>
            </w:pPr>
            <w:r w:rsidRPr="003B0313">
              <w:rPr>
                <w:rFonts w:eastAsiaTheme="minorHAnsi"/>
              </w:rPr>
              <w:t>O my Lord Jesus Christ,</w:t>
            </w:r>
          </w:p>
          <w:p w14:paraId="775A811F" w14:textId="77777777" w:rsidR="008A3F9A" w:rsidRDefault="008A3F9A" w:rsidP="008A3F9A">
            <w:pPr>
              <w:pStyle w:val="EngHangEnd"/>
            </w:pPr>
            <w:r w:rsidRPr="003B0313">
              <w:rPr>
                <w:rFonts w:eastAsiaTheme="minorHAnsi"/>
              </w:rPr>
              <w:t>O my Good Saviour.</w:t>
            </w:r>
          </w:p>
        </w:tc>
        <w:tc>
          <w:tcPr>
            <w:tcW w:w="288" w:type="dxa"/>
          </w:tcPr>
          <w:p w14:paraId="6618822A" w14:textId="77777777" w:rsidR="008A3F9A" w:rsidRDefault="008A3F9A" w:rsidP="003B0313"/>
        </w:tc>
        <w:tc>
          <w:tcPr>
            <w:tcW w:w="288" w:type="dxa"/>
          </w:tcPr>
          <w:p w14:paraId="5546617E" w14:textId="77777777" w:rsidR="008A3F9A" w:rsidRDefault="008A3F9A" w:rsidP="00AE1E8D">
            <w:pPr>
              <w:pStyle w:val="CopticCross"/>
            </w:pPr>
            <w:r w:rsidRPr="00FB5ACB">
              <w:t>¿</w:t>
            </w:r>
          </w:p>
        </w:tc>
        <w:tc>
          <w:tcPr>
            <w:tcW w:w="3960" w:type="dxa"/>
          </w:tcPr>
          <w:p w14:paraId="08170F9F" w14:textId="77777777" w:rsidR="008A3F9A" w:rsidRDefault="008A3F9A" w:rsidP="00BD21C4">
            <w:pPr>
              <w:pStyle w:val="CopticVersemulti-line"/>
            </w:pPr>
            <w:r w:rsidRPr="00511398">
              <w:t>Ⲭⲟⲩⲁⲃ Ⲡⲟ̅ⲥ̅ ⲟⲩⲟϩ ⲭ̀ⲟⲩⲁⲃ</w:t>
            </w:r>
          </w:p>
          <w:p w14:paraId="77BEE900" w14:textId="77777777" w:rsidR="008A3F9A" w:rsidRDefault="008A3F9A" w:rsidP="00BD21C4">
            <w:pPr>
              <w:pStyle w:val="CopticVersemulti-line"/>
            </w:pPr>
            <w:r w:rsidRPr="00511398">
              <w:t>ⲭ̀ⲟⲩⲁⲃ Ⲡⲁⲛⲟⲩϯ ϧⲉⲛ ⲟⲩⲙⲉⲑⲙⲏⲓ</w:t>
            </w:r>
          </w:p>
          <w:p w14:paraId="71FDA593" w14:textId="77777777" w:rsidR="008A3F9A" w:rsidRDefault="008A3F9A" w:rsidP="00511398">
            <w:pPr>
              <w:pStyle w:val="CopticVersemulti-line"/>
            </w:pPr>
            <w:r w:rsidRPr="00BD21C4">
              <w:t>Ⲡⲁⲟ̅ⲥ̅ Ⲓⲏ̅ⲥ Ⲡⲭ̅ⲥ</w:t>
            </w:r>
          </w:p>
          <w:p w14:paraId="2AC5ECEB" w14:textId="77777777" w:rsidR="008A3F9A" w:rsidRDefault="008A3F9A" w:rsidP="00511398">
            <w:pPr>
              <w:pStyle w:val="CopticVerse"/>
            </w:pPr>
            <w:r w:rsidRPr="00BD21C4">
              <w:t>Ⲡⲁⲥ̅ⲱ̅ⲣ ⲛ̀ⲁ̀ⲅⲁⲑⲟⲥ</w:t>
            </w:r>
          </w:p>
        </w:tc>
      </w:tr>
      <w:tr w:rsidR="008A3F9A" w14:paraId="7B1407AE" w14:textId="77777777" w:rsidTr="00AE1E8D">
        <w:trPr>
          <w:cantSplit/>
          <w:jc w:val="center"/>
        </w:trPr>
        <w:tc>
          <w:tcPr>
            <w:tcW w:w="288" w:type="dxa"/>
          </w:tcPr>
          <w:p w14:paraId="638E8680" w14:textId="77777777" w:rsidR="008A3F9A" w:rsidRDefault="008A3F9A" w:rsidP="00AE1E8D">
            <w:pPr>
              <w:pStyle w:val="CopticCross"/>
            </w:pPr>
            <w:r w:rsidRPr="00FB5ACB">
              <w:t>¿</w:t>
            </w:r>
          </w:p>
        </w:tc>
        <w:tc>
          <w:tcPr>
            <w:tcW w:w="3960" w:type="dxa"/>
          </w:tcPr>
          <w:p w14:paraId="6DCAB8E2" w14:textId="77777777" w:rsidR="008A3F9A" w:rsidRPr="007425E1" w:rsidRDefault="008A3F9A" w:rsidP="008A3F9A">
            <w:pPr>
              <w:pStyle w:val="EngHang"/>
              <w:rPr>
                <w:rFonts w:eastAsiaTheme="minorHAnsi"/>
              </w:rPr>
            </w:pPr>
            <w:r w:rsidRPr="007425E1">
              <w:rPr>
                <w:rFonts w:eastAsiaTheme="minorHAnsi"/>
              </w:rPr>
              <w:t xml:space="preserve">Every soul </w:t>
            </w:r>
            <w:commentRangeStart w:id="792"/>
            <w:r w:rsidRPr="007425E1">
              <w:rPr>
                <w:rFonts w:eastAsiaTheme="minorHAnsi"/>
              </w:rPr>
              <w:t xml:space="preserve">praises </w:t>
            </w:r>
            <w:commentRangeEnd w:id="792"/>
            <w:r>
              <w:rPr>
                <w:rStyle w:val="CommentReference"/>
                <w:rFonts w:ascii="Times New Roman" w:eastAsiaTheme="minorHAnsi" w:hAnsi="Times New Roman" w:cstheme="minorBidi"/>
                <w:color w:val="auto"/>
              </w:rPr>
              <w:commentReference w:id="792"/>
            </w:r>
            <w:r>
              <w:rPr>
                <w:rFonts w:eastAsiaTheme="minorHAnsi"/>
              </w:rPr>
              <w:t>You</w:t>
            </w:r>
            <w:r w:rsidRPr="007425E1">
              <w:rPr>
                <w:rFonts w:eastAsiaTheme="minorHAnsi"/>
              </w:rPr>
              <w:t>;</w:t>
            </w:r>
          </w:p>
          <w:p w14:paraId="1523B4E2" w14:textId="77777777" w:rsidR="008A3F9A" w:rsidRPr="007425E1" w:rsidRDefault="008A3F9A" w:rsidP="008A3F9A">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Pr="007425E1">
              <w:rPr>
                <w:rFonts w:eastAsiaTheme="minorHAnsi"/>
              </w:rPr>
              <w:t xml:space="preserve">: </w:t>
            </w:r>
          </w:p>
          <w:p w14:paraId="15DF0278" w14:textId="77777777" w:rsidR="008A3F9A" w:rsidRPr="003B0313" w:rsidRDefault="008A3F9A" w:rsidP="008A3F9A">
            <w:pPr>
              <w:pStyle w:val="EngHang"/>
              <w:rPr>
                <w:rFonts w:eastAsiaTheme="minorHAnsi"/>
              </w:rPr>
            </w:pPr>
            <w:r w:rsidRPr="003B0313">
              <w:rPr>
                <w:rFonts w:eastAsiaTheme="minorHAnsi"/>
              </w:rPr>
              <w:t>O my Lord Jesus Christ,</w:t>
            </w:r>
          </w:p>
          <w:p w14:paraId="276E6A32" w14:textId="77777777" w:rsidR="008A3F9A" w:rsidRDefault="008A3F9A" w:rsidP="008A3F9A">
            <w:pPr>
              <w:pStyle w:val="EngHangEnd"/>
            </w:pPr>
            <w:r w:rsidRPr="003B0313">
              <w:rPr>
                <w:rFonts w:eastAsiaTheme="minorHAnsi"/>
              </w:rPr>
              <w:t>O my Good Saviour.</w:t>
            </w:r>
          </w:p>
        </w:tc>
        <w:tc>
          <w:tcPr>
            <w:tcW w:w="288" w:type="dxa"/>
          </w:tcPr>
          <w:p w14:paraId="51ECC745" w14:textId="77777777" w:rsidR="008A3F9A" w:rsidRDefault="008A3F9A" w:rsidP="003B0313"/>
        </w:tc>
        <w:tc>
          <w:tcPr>
            <w:tcW w:w="288" w:type="dxa"/>
          </w:tcPr>
          <w:p w14:paraId="03A58A5F" w14:textId="77777777" w:rsidR="008A3F9A" w:rsidRDefault="008A3F9A" w:rsidP="00AE1E8D">
            <w:pPr>
              <w:pStyle w:val="CopticCross"/>
            </w:pPr>
            <w:r w:rsidRPr="00FB5ACB">
              <w:t>¿</w:t>
            </w:r>
          </w:p>
        </w:tc>
        <w:tc>
          <w:tcPr>
            <w:tcW w:w="3960" w:type="dxa"/>
          </w:tcPr>
          <w:p w14:paraId="00BA0BFF" w14:textId="77777777" w:rsidR="008A3F9A" w:rsidRDefault="008A3F9A" w:rsidP="00BD21C4">
            <w:pPr>
              <w:pStyle w:val="CopticVersemulti-line"/>
            </w:pPr>
            <w:r w:rsidRPr="00511398">
              <w:t>Ⲯⲩⲭⲏ ⲛⲓⲃⲉⲛ ⲥⲉⲥ̀ⲙⲟⲩ ⲉ̀ⲣⲟⲕ</w:t>
            </w:r>
          </w:p>
          <w:p w14:paraId="7C6AF2ED" w14:textId="77777777" w:rsidR="008A3F9A" w:rsidRDefault="008A3F9A" w:rsidP="00BD21C4">
            <w:pPr>
              <w:pStyle w:val="CopticVersemulti-line"/>
            </w:pPr>
            <w:r w:rsidRPr="00511398">
              <w:t>ⲕⲉⲗⲓ ⲛⲓⲃⲉⲛ ⲥⲉ ⲕⲱⲗϫ ⲛⲁⲕ</w:t>
            </w:r>
          </w:p>
          <w:p w14:paraId="2DF65E45" w14:textId="77777777" w:rsidR="008A3F9A" w:rsidRDefault="008A3F9A" w:rsidP="00511398">
            <w:pPr>
              <w:pStyle w:val="CopticVersemulti-line"/>
            </w:pPr>
            <w:r w:rsidRPr="00BD21C4">
              <w:t>Ⲡⲁⲟ̅ⲥ̅ Ⲓⲏ̅ⲥ Ⲡⲭ̅ⲥ</w:t>
            </w:r>
          </w:p>
          <w:p w14:paraId="5F8B38EF" w14:textId="77777777" w:rsidR="008A3F9A" w:rsidRDefault="008A3F9A" w:rsidP="00511398">
            <w:pPr>
              <w:pStyle w:val="CopticVerse"/>
            </w:pPr>
            <w:r w:rsidRPr="00BD21C4">
              <w:t>Ⲡⲁⲥ̅ⲱ̅ⲣ ⲛ̀ⲁ̀ⲅⲁⲑⲟⲥ</w:t>
            </w:r>
          </w:p>
        </w:tc>
      </w:tr>
      <w:tr w:rsidR="008A3F9A" w14:paraId="6452FFCD" w14:textId="77777777" w:rsidTr="00AE1E8D">
        <w:trPr>
          <w:cantSplit/>
          <w:jc w:val="center"/>
        </w:trPr>
        <w:tc>
          <w:tcPr>
            <w:tcW w:w="288" w:type="dxa"/>
          </w:tcPr>
          <w:p w14:paraId="4A779CC4" w14:textId="77777777" w:rsidR="008A3F9A" w:rsidRDefault="008A3F9A" w:rsidP="00AE1E8D">
            <w:pPr>
              <w:pStyle w:val="CopticCross"/>
            </w:pPr>
          </w:p>
        </w:tc>
        <w:tc>
          <w:tcPr>
            <w:tcW w:w="3960" w:type="dxa"/>
          </w:tcPr>
          <w:p w14:paraId="69C5DD19" w14:textId="77777777" w:rsidR="008A3F9A" w:rsidRPr="007425E1" w:rsidRDefault="008A3F9A" w:rsidP="008A3F9A">
            <w:pPr>
              <w:pStyle w:val="EngHang"/>
              <w:rPr>
                <w:rFonts w:eastAsiaTheme="minorHAnsi"/>
              </w:rPr>
            </w:pPr>
            <w:r w:rsidRPr="007425E1">
              <w:rPr>
                <w:rFonts w:eastAsiaTheme="minorHAnsi"/>
              </w:rPr>
              <w:t>O Name full of glory;</w:t>
            </w:r>
          </w:p>
          <w:p w14:paraId="66BFF660" w14:textId="77777777" w:rsidR="008A3F9A" w:rsidRPr="007425E1" w:rsidRDefault="008A3F9A" w:rsidP="008A3F9A">
            <w:pPr>
              <w:pStyle w:val="EngHang"/>
              <w:rPr>
                <w:rFonts w:eastAsiaTheme="minorHAnsi"/>
              </w:rPr>
            </w:pPr>
            <w:r w:rsidRPr="007425E1">
              <w:rPr>
                <w:rFonts w:eastAsiaTheme="minorHAnsi"/>
              </w:rPr>
              <w:t xml:space="preserve">O Name full of </w:t>
            </w:r>
            <w:commentRangeStart w:id="793"/>
            <w:r w:rsidRPr="007425E1">
              <w:rPr>
                <w:rFonts w:eastAsiaTheme="minorHAnsi"/>
              </w:rPr>
              <w:t>blessing</w:t>
            </w:r>
            <w:commentRangeEnd w:id="793"/>
            <w:r>
              <w:rPr>
                <w:rStyle w:val="CommentReference"/>
                <w:rFonts w:ascii="Times New Roman" w:eastAsiaTheme="minorHAnsi" w:hAnsi="Times New Roman" w:cstheme="minorBidi"/>
                <w:color w:val="auto"/>
              </w:rPr>
              <w:commentReference w:id="793"/>
            </w:r>
            <w:r w:rsidRPr="007425E1">
              <w:rPr>
                <w:rFonts w:eastAsiaTheme="minorHAnsi"/>
              </w:rPr>
              <w:t xml:space="preserve">: </w:t>
            </w:r>
          </w:p>
          <w:p w14:paraId="6D5BA919" w14:textId="77777777" w:rsidR="008A3F9A" w:rsidRPr="003B0313" w:rsidRDefault="008A3F9A" w:rsidP="008A3F9A">
            <w:pPr>
              <w:pStyle w:val="EngHang"/>
              <w:rPr>
                <w:rFonts w:eastAsiaTheme="minorHAnsi"/>
              </w:rPr>
            </w:pPr>
            <w:r w:rsidRPr="003B0313">
              <w:rPr>
                <w:rFonts w:eastAsiaTheme="minorHAnsi"/>
              </w:rPr>
              <w:t>O my Lord Jesus Christ,</w:t>
            </w:r>
          </w:p>
          <w:p w14:paraId="70731752" w14:textId="77777777" w:rsidR="008A3F9A" w:rsidRDefault="008A3F9A" w:rsidP="008A3F9A">
            <w:pPr>
              <w:pStyle w:val="EngHangEnd"/>
            </w:pPr>
            <w:r w:rsidRPr="003B0313">
              <w:rPr>
                <w:rFonts w:eastAsiaTheme="minorHAnsi"/>
              </w:rPr>
              <w:t>O my Good Saviour.</w:t>
            </w:r>
          </w:p>
        </w:tc>
        <w:tc>
          <w:tcPr>
            <w:tcW w:w="288" w:type="dxa"/>
          </w:tcPr>
          <w:p w14:paraId="0A528CB8" w14:textId="77777777" w:rsidR="008A3F9A" w:rsidRDefault="008A3F9A" w:rsidP="003B0313"/>
        </w:tc>
        <w:tc>
          <w:tcPr>
            <w:tcW w:w="288" w:type="dxa"/>
          </w:tcPr>
          <w:p w14:paraId="1BED1FED" w14:textId="77777777" w:rsidR="008A3F9A" w:rsidRDefault="008A3F9A" w:rsidP="00AE1E8D">
            <w:pPr>
              <w:pStyle w:val="CopticCross"/>
            </w:pPr>
          </w:p>
        </w:tc>
        <w:tc>
          <w:tcPr>
            <w:tcW w:w="3960" w:type="dxa"/>
          </w:tcPr>
          <w:p w14:paraId="72EE7999" w14:textId="77777777" w:rsidR="008A3F9A" w:rsidRDefault="008A3F9A" w:rsidP="00BD21C4">
            <w:pPr>
              <w:pStyle w:val="CopticVersemulti-line"/>
            </w:pPr>
            <w:r w:rsidRPr="00511398">
              <w:t>Ⲱ̀ ⲡⲓⲣⲁⲛ ⲉⲑⲙⲉϩ ⲛ̀ⲱ̀ⲟⲩ</w:t>
            </w:r>
          </w:p>
          <w:p w14:paraId="41BBCCC1" w14:textId="77777777" w:rsidR="008A3F9A" w:rsidRDefault="008A3F9A" w:rsidP="00BD21C4">
            <w:pPr>
              <w:pStyle w:val="CopticVersemulti-line"/>
            </w:pPr>
            <w:r w:rsidRPr="00511398">
              <w:t>ⲱ̀ ⲡⲓⲣⲁⲛ ⲉⲑⲙⲉϩ ⲛ̀ⲥ̀ⲙⲟⲩ</w:t>
            </w:r>
          </w:p>
          <w:p w14:paraId="5CAAF0C9" w14:textId="77777777" w:rsidR="008A3F9A" w:rsidRDefault="008A3F9A" w:rsidP="00511398">
            <w:pPr>
              <w:pStyle w:val="CopticVersemulti-line"/>
            </w:pPr>
            <w:r w:rsidRPr="00BD21C4">
              <w:t>Ⲡⲁⲟ̅ⲥ̅ Ⲓⲏ̅ⲥ Ⲡⲭ̅ⲥ</w:t>
            </w:r>
          </w:p>
          <w:p w14:paraId="24E445B5" w14:textId="77777777" w:rsidR="008A3F9A" w:rsidRDefault="008A3F9A" w:rsidP="00511398">
            <w:pPr>
              <w:pStyle w:val="CopticVerse"/>
            </w:pPr>
            <w:r w:rsidRPr="00BD21C4">
              <w:t>Ⲡⲁⲥ̅ⲱ̅ⲣ ⲛ̀ⲁ̀ⲅⲁⲑⲟⲥ</w:t>
            </w:r>
          </w:p>
        </w:tc>
      </w:tr>
      <w:tr w:rsidR="008A3F9A" w14:paraId="3F39A52C" w14:textId="77777777" w:rsidTr="00AE1E8D">
        <w:trPr>
          <w:cantSplit/>
          <w:jc w:val="center"/>
        </w:trPr>
        <w:tc>
          <w:tcPr>
            <w:tcW w:w="288" w:type="dxa"/>
          </w:tcPr>
          <w:p w14:paraId="5F2C4D83" w14:textId="77777777" w:rsidR="008A3F9A" w:rsidRDefault="008A3F9A" w:rsidP="00AE1E8D">
            <w:pPr>
              <w:pStyle w:val="CopticCross"/>
            </w:pPr>
          </w:p>
        </w:tc>
        <w:tc>
          <w:tcPr>
            <w:tcW w:w="3960" w:type="dxa"/>
          </w:tcPr>
          <w:p w14:paraId="41A685F6" w14:textId="77777777" w:rsidR="008A3F9A" w:rsidRDefault="008A3F9A" w:rsidP="008A3F9A">
            <w:pPr>
              <w:pStyle w:val="EngHang"/>
            </w:pPr>
            <w:r>
              <w:t>We will not cease praising You,</w:t>
            </w:r>
          </w:p>
          <w:p w14:paraId="2C6E135F" w14:textId="77777777" w:rsidR="008A3F9A" w:rsidRDefault="008A3F9A" w:rsidP="008A3F9A">
            <w:pPr>
              <w:pStyle w:val="EngHang"/>
            </w:pPr>
            <w:r>
              <w:t>Forever and ever:</w:t>
            </w:r>
          </w:p>
          <w:p w14:paraId="15E9F7A9" w14:textId="77777777" w:rsidR="008A3F9A" w:rsidRPr="003B0313" w:rsidRDefault="008A3F9A" w:rsidP="008A3F9A">
            <w:pPr>
              <w:pStyle w:val="EngHang"/>
              <w:rPr>
                <w:rFonts w:eastAsiaTheme="minorHAnsi"/>
              </w:rPr>
            </w:pPr>
            <w:r w:rsidRPr="003B0313">
              <w:rPr>
                <w:rFonts w:eastAsiaTheme="minorHAnsi"/>
              </w:rPr>
              <w:t>O my Lord Jesus Christ,</w:t>
            </w:r>
          </w:p>
          <w:p w14:paraId="4BCEC132" w14:textId="77777777" w:rsidR="008A3F9A" w:rsidRDefault="008A3F9A" w:rsidP="008A3F9A">
            <w:pPr>
              <w:pStyle w:val="EngHangEnd"/>
            </w:pPr>
            <w:r w:rsidRPr="003B0313">
              <w:rPr>
                <w:rFonts w:eastAsiaTheme="minorHAnsi"/>
              </w:rPr>
              <w:t>O my Good Saviour.</w:t>
            </w:r>
          </w:p>
        </w:tc>
        <w:tc>
          <w:tcPr>
            <w:tcW w:w="288" w:type="dxa"/>
          </w:tcPr>
          <w:p w14:paraId="55D67AD9" w14:textId="77777777" w:rsidR="008A3F9A" w:rsidRDefault="008A3F9A" w:rsidP="003B0313"/>
        </w:tc>
        <w:tc>
          <w:tcPr>
            <w:tcW w:w="288" w:type="dxa"/>
          </w:tcPr>
          <w:p w14:paraId="2033AEF3" w14:textId="77777777" w:rsidR="008A3F9A" w:rsidRDefault="008A3F9A" w:rsidP="00AE1E8D">
            <w:pPr>
              <w:pStyle w:val="CopticCross"/>
            </w:pPr>
          </w:p>
        </w:tc>
        <w:tc>
          <w:tcPr>
            <w:tcW w:w="3960" w:type="dxa"/>
          </w:tcPr>
          <w:p w14:paraId="79CB6B21" w14:textId="77777777" w:rsidR="008A3F9A" w:rsidRDefault="008A3F9A" w:rsidP="00BD21C4">
            <w:pPr>
              <w:pStyle w:val="CopticVersemulti-line"/>
            </w:pPr>
            <w:r w:rsidRPr="00511398">
              <w:t>Ϣⲁ ⲉ̀ⲛⲉϩ ⲛ̀ⲧⲉ ⲡⲓⲉ̀ⲛⲉϩ</w:t>
            </w:r>
          </w:p>
          <w:p w14:paraId="0BD9BC70" w14:textId="77777777" w:rsidR="008A3F9A" w:rsidRDefault="008A3F9A" w:rsidP="00BD21C4">
            <w:pPr>
              <w:pStyle w:val="CopticVersemulti-line"/>
            </w:pPr>
            <w:r w:rsidRPr="00511398">
              <w:t>ⲧⲉⲛⲛⲁⲕⲏⲛ ⲁⲛ ⲉⲛⲥ̀ⲙⲟⲩ ⲉ̀ⲣⲟⲕ</w:t>
            </w:r>
          </w:p>
          <w:p w14:paraId="3B1EDA72" w14:textId="77777777" w:rsidR="008A3F9A" w:rsidRDefault="008A3F9A" w:rsidP="00511398">
            <w:pPr>
              <w:pStyle w:val="CopticVersemulti-line"/>
            </w:pPr>
            <w:r w:rsidRPr="00BD21C4">
              <w:t>Ⲡⲁⲟ̅ⲥ̅ Ⲓⲏ̅ⲥ Ⲡⲭ̅ⲥ</w:t>
            </w:r>
          </w:p>
          <w:p w14:paraId="29AF2560" w14:textId="77777777" w:rsidR="008A3F9A" w:rsidRDefault="008A3F9A" w:rsidP="00511398">
            <w:pPr>
              <w:pStyle w:val="CopticVerse"/>
            </w:pPr>
            <w:r w:rsidRPr="00BD21C4">
              <w:t>Ⲡⲁⲥ̅ⲱ̅ⲣ ⲛ̀ⲁ̀ⲅⲁⲑⲟⲥ</w:t>
            </w:r>
          </w:p>
        </w:tc>
      </w:tr>
      <w:tr w:rsidR="008A3F9A" w14:paraId="16CF5B95" w14:textId="77777777" w:rsidTr="00AE1E8D">
        <w:trPr>
          <w:cantSplit/>
          <w:jc w:val="center"/>
        </w:trPr>
        <w:tc>
          <w:tcPr>
            <w:tcW w:w="288" w:type="dxa"/>
          </w:tcPr>
          <w:p w14:paraId="218265E6" w14:textId="77777777" w:rsidR="008A3F9A" w:rsidRDefault="008A3F9A" w:rsidP="00AE1E8D">
            <w:pPr>
              <w:pStyle w:val="CopticCross"/>
            </w:pPr>
            <w:r w:rsidRPr="00FB5ACB">
              <w:t>¿</w:t>
            </w:r>
          </w:p>
        </w:tc>
        <w:tc>
          <w:tcPr>
            <w:tcW w:w="3960" w:type="dxa"/>
          </w:tcPr>
          <w:p w14:paraId="228BE506" w14:textId="77777777" w:rsidR="008A3F9A" w:rsidRPr="007425E1" w:rsidRDefault="008A3F9A" w:rsidP="008A3F9A">
            <w:pPr>
              <w:pStyle w:val="EngHang"/>
              <w:rPr>
                <w:rFonts w:eastAsiaTheme="minorHAnsi"/>
              </w:rPr>
            </w:pPr>
            <w:r>
              <w:rPr>
                <w:rFonts w:eastAsiaTheme="minorHAnsi"/>
              </w:rPr>
              <w:t>Yours</w:t>
            </w:r>
            <w:r w:rsidRPr="007425E1">
              <w:rPr>
                <w:rFonts w:eastAsiaTheme="minorHAnsi"/>
              </w:rPr>
              <w:t xml:space="preserve"> is the blessing,</w:t>
            </w:r>
          </w:p>
          <w:p w14:paraId="6BDDE10E" w14:textId="77777777" w:rsidR="008A3F9A" w:rsidRPr="007425E1" w:rsidRDefault="008A3F9A" w:rsidP="008A3F9A">
            <w:pPr>
              <w:pStyle w:val="EngHang"/>
              <w:rPr>
                <w:rFonts w:eastAsiaTheme="minorHAnsi"/>
              </w:rPr>
            </w:pPr>
            <w:r w:rsidRPr="007425E1">
              <w:rPr>
                <w:rFonts w:eastAsiaTheme="minorHAnsi"/>
              </w:rPr>
              <w:t xml:space="preserve">The honour and the glory: </w:t>
            </w:r>
          </w:p>
          <w:p w14:paraId="3A0FDA09" w14:textId="77777777" w:rsidR="008A3F9A" w:rsidRPr="003B0313" w:rsidRDefault="008A3F9A" w:rsidP="008A3F9A">
            <w:pPr>
              <w:pStyle w:val="EngHang"/>
              <w:rPr>
                <w:rFonts w:eastAsiaTheme="minorHAnsi"/>
              </w:rPr>
            </w:pPr>
            <w:r w:rsidRPr="003B0313">
              <w:rPr>
                <w:rFonts w:eastAsiaTheme="minorHAnsi"/>
              </w:rPr>
              <w:t>O my Lord Jesus Christ,</w:t>
            </w:r>
          </w:p>
          <w:p w14:paraId="0D2C602B" w14:textId="77777777" w:rsidR="008A3F9A" w:rsidRDefault="008A3F9A" w:rsidP="008A3F9A">
            <w:pPr>
              <w:pStyle w:val="EngHangEnd"/>
            </w:pPr>
            <w:r w:rsidRPr="003B0313">
              <w:rPr>
                <w:rFonts w:eastAsiaTheme="minorHAnsi"/>
              </w:rPr>
              <w:t>O my Good Saviour.</w:t>
            </w:r>
          </w:p>
        </w:tc>
        <w:tc>
          <w:tcPr>
            <w:tcW w:w="288" w:type="dxa"/>
          </w:tcPr>
          <w:p w14:paraId="7A71FD60" w14:textId="77777777" w:rsidR="008A3F9A" w:rsidRDefault="008A3F9A" w:rsidP="003B0313"/>
        </w:tc>
        <w:tc>
          <w:tcPr>
            <w:tcW w:w="288" w:type="dxa"/>
          </w:tcPr>
          <w:p w14:paraId="02124F14" w14:textId="77777777" w:rsidR="008A3F9A" w:rsidRDefault="008A3F9A" w:rsidP="00AE1E8D">
            <w:pPr>
              <w:pStyle w:val="CopticCross"/>
            </w:pPr>
            <w:r w:rsidRPr="00FB5ACB">
              <w:t>¿</w:t>
            </w:r>
          </w:p>
        </w:tc>
        <w:tc>
          <w:tcPr>
            <w:tcW w:w="3960" w:type="dxa"/>
          </w:tcPr>
          <w:p w14:paraId="137067D8" w14:textId="77777777" w:rsidR="008A3F9A" w:rsidRDefault="008A3F9A" w:rsidP="00BD21C4">
            <w:pPr>
              <w:pStyle w:val="CopticVersemulti-line"/>
            </w:pPr>
            <w:r w:rsidRPr="00511398">
              <w:t>ϥ̀ⲉⲛⲧⲁⲕ ⲙ̀ⲙⲁⲩ ⲛ̀ϫⲉ ⲡⲓⲥ̀ⲙⲟⲩ</w:t>
            </w:r>
          </w:p>
          <w:p w14:paraId="5A4C7813" w14:textId="77777777" w:rsidR="008A3F9A" w:rsidRDefault="008A3F9A" w:rsidP="00BD21C4">
            <w:pPr>
              <w:pStyle w:val="CopticVersemulti-line"/>
            </w:pPr>
            <w:r w:rsidRPr="00511398">
              <w:t>ⲛⲉⲙ ⲡⲓⲱ̀ⲟⲩ ⲛⲉⲙ ⲡⲓⲧⲁⲓⲟ̀</w:t>
            </w:r>
          </w:p>
          <w:p w14:paraId="42A760FF" w14:textId="77777777" w:rsidR="008A3F9A" w:rsidRDefault="008A3F9A" w:rsidP="00511398">
            <w:pPr>
              <w:pStyle w:val="CopticVersemulti-line"/>
            </w:pPr>
            <w:r w:rsidRPr="00BD21C4">
              <w:t>Ⲡⲁⲟ̅ⲥ̅ Ⲓⲏ̅ⲥ Ⲡⲭ̅ⲥ</w:t>
            </w:r>
          </w:p>
          <w:p w14:paraId="2A40E64A" w14:textId="77777777" w:rsidR="008A3F9A" w:rsidRDefault="008A3F9A" w:rsidP="00511398">
            <w:pPr>
              <w:pStyle w:val="CopticVerse"/>
            </w:pPr>
            <w:r w:rsidRPr="00BD21C4">
              <w:t>Ⲡⲁⲥ̅ⲱ̅ⲣ ⲛ̀ⲁ̀ⲅⲁⲑⲟⲥ</w:t>
            </w:r>
          </w:p>
        </w:tc>
      </w:tr>
      <w:tr w:rsidR="008A3F9A" w14:paraId="567BF5AF" w14:textId="77777777" w:rsidTr="00AE1E8D">
        <w:trPr>
          <w:cantSplit/>
          <w:jc w:val="center"/>
        </w:trPr>
        <w:tc>
          <w:tcPr>
            <w:tcW w:w="288" w:type="dxa"/>
          </w:tcPr>
          <w:p w14:paraId="2BF92D89" w14:textId="77777777" w:rsidR="008A3F9A" w:rsidRDefault="008A3F9A" w:rsidP="00AE1E8D">
            <w:pPr>
              <w:pStyle w:val="CopticCross"/>
            </w:pPr>
            <w:r w:rsidRPr="00FB5ACB">
              <w:t>¿</w:t>
            </w:r>
          </w:p>
        </w:tc>
        <w:tc>
          <w:tcPr>
            <w:tcW w:w="3960" w:type="dxa"/>
          </w:tcPr>
          <w:p w14:paraId="1154A269" w14:textId="77777777" w:rsidR="008A3F9A" w:rsidRPr="007425E1" w:rsidRDefault="008A3F9A" w:rsidP="008A3F9A">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76E74E1D" w14:textId="77777777" w:rsidR="008A3F9A" w:rsidRPr="007425E1" w:rsidRDefault="008A3F9A" w:rsidP="008A3F9A">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2ACA2AD" w14:textId="77777777" w:rsidR="008A3F9A" w:rsidRPr="003B0313" w:rsidRDefault="008A3F9A" w:rsidP="008A3F9A">
            <w:pPr>
              <w:pStyle w:val="EngHang"/>
              <w:rPr>
                <w:rFonts w:eastAsiaTheme="minorHAnsi"/>
              </w:rPr>
            </w:pPr>
            <w:r w:rsidRPr="003B0313">
              <w:rPr>
                <w:rFonts w:eastAsiaTheme="minorHAnsi"/>
              </w:rPr>
              <w:t>O my Lord Jesus Christ,</w:t>
            </w:r>
          </w:p>
          <w:p w14:paraId="53E98F4D" w14:textId="77777777" w:rsidR="008A3F9A" w:rsidRDefault="008A3F9A" w:rsidP="008A3F9A">
            <w:pPr>
              <w:pStyle w:val="EngHangEnd"/>
            </w:pPr>
            <w:r w:rsidRPr="003B0313">
              <w:rPr>
                <w:rFonts w:eastAsiaTheme="minorHAnsi"/>
              </w:rPr>
              <w:t>O my Good Saviour.</w:t>
            </w:r>
          </w:p>
        </w:tc>
        <w:tc>
          <w:tcPr>
            <w:tcW w:w="288" w:type="dxa"/>
          </w:tcPr>
          <w:p w14:paraId="422B6F9D" w14:textId="77777777" w:rsidR="008A3F9A" w:rsidRDefault="008A3F9A" w:rsidP="003B0313"/>
        </w:tc>
        <w:tc>
          <w:tcPr>
            <w:tcW w:w="288" w:type="dxa"/>
          </w:tcPr>
          <w:p w14:paraId="1765B06E" w14:textId="77777777" w:rsidR="008A3F9A" w:rsidRDefault="008A3F9A" w:rsidP="00AE1E8D">
            <w:pPr>
              <w:pStyle w:val="CopticCross"/>
            </w:pPr>
            <w:r w:rsidRPr="00FB5ACB">
              <w:t>¿</w:t>
            </w:r>
          </w:p>
        </w:tc>
        <w:tc>
          <w:tcPr>
            <w:tcW w:w="3960" w:type="dxa"/>
          </w:tcPr>
          <w:p w14:paraId="332E2FFF" w14:textId="77777777" w:rsidR="008A3F9A" w:rsidRDefault="008A3F9A" w:rsidP="00BD21C4">
            <w:pPr>
              <w:pStyle w:val="CopticVersemulti-line"/>
            </w:pPr>
            <w:r w:rsidRPr="00511398">
              <w:t>Ϧⲉⲛ ⲟⲩⲥ̀ⲙⲟⲩ ⲧⲉⲛⲥ̀ⲙⲟⲩ ⲉ̀ⲣⲟⲕ</w:t>
            </w:r>
          </w:p>
          <w:p w14:paraId="0DF420C8" w14:textId="77777777" w:rsidR="008A3F9A" w:rsidRDefault="008A3F9A" w:rsidP="00BD21C4">
            <w:pPr>
              <w:pStyle w:val="CopticVersemulti-line"/>
            </w:pPr>
            <w:r w:rsidRPr="00511398">
              <w:t>ϧⲉⲛ ⲟⲩⲱ̀ⲟⲩ ⲧⲉⲛϯⲱ̀ⲟⲩ ⲛⲁⲕ</w:t>
            </w:r>
          </w:p>
          <w:p w14:paraId="699A55A5" w14:textId="77777777" w:rsidR="008A3F9A" w:rsidRDefault="008A3F9A" w:rsidP="00511398">
            <w:pPr>
              <w:pStyle w:val="CopticVersemulti-line"/>
            </w:pPr>
            <w:r w:rsidRPr="00BD21C4">
              <w:t>Ⲡⲁⲟ̅ⲥ̅ Ⲓⲏ̅ⲥ Ⲡⲭ̅ⲥ</w:t>
            </w:r>
          </w:p>
          <w:p w14:paraId="60D49599" w14:textId="77777777" w:rsidR="008A3F9A" w:rsidRDefault="008A3F9A" w:rsidP="00511398">
            <w:pPr>
              <w:pStyle w:val="CopticVerse"/>
            </w:pPr>
            <w:r w:rsidRPr="00BD21C4">
              <w:t>Ⲡⲁⲥ̅ⲱ̅ⲣ ⲛ̀ⲁ̀ⲅⲁⲑⲟⲥ</w:t>
            </w:r>
          </w:p>
        </w:tc>
      </w:tr>
      <w:tr w:rsidR="008A3F9A" w14:paraId="09325945" w14:textId="77777777" w:rsidTr="00AE1E8D">
        <w:trPr>
          <w:cantSplit/>
          <w:jc w:val="center"/>
        </w:trPr>
        <w:tc>
          <w:tcPr>
            <w:tcW w:w="288" w:type="dxa"/>
          </w:tcPr>
          <w:p w14:paraId="6C8D1203" w14:textId="77777777" w:rsidR="008A3F9A" w:rsidRDefault="008A3F9A" w:rsidP="00AE1E8D">
            <w:pPr>
              <w:pStyle w:val="CopticCross"/>
            </w:pPr>
          </w:p>
        </w:tc>
        <w:tc>
          <w:tcPr>
            <w:tcW w:w="3960" w:type="dxa"/>
          </w:tcPr>
          <w:p w14:paraId="7AF8FC51" w14:textId="77777777" w:rsidR="008A3F9A" w:rsidRPr="007425E1" w:rsidRDefault="008A3F9A" w:rsidP="008A3F9A">
            <w:pPr>
              <w:pStyle w:val="EngHang"/>
              <w:rPr>
                <w:rFonts w:eastAsiaTheme="minorHAnsi"/>
              </w:rPr>
            </w:pPr>
            <w:r w:rsidRPr="007425E1">
              <w:rPr>
                <w:rFonts w:eastAsiaTheme="minorHAnsi"/>
              </w:rPr>
              <w:t xml:space="preserve">As long as we live </w:t>
            </w:r>
            <w:commentRangeStart w:id="794"/>
            <w:r w:rsidRPr="007425E1">
              <w:rPr>
                <w:rFonts w:eastAsiaTheme="minorHAnsi"/>
              </w:rPr>
              <w:t xml:space="preserve">we'll </w:t>
            </w:r>
            <w:commentRangeEnd w:id="794"/>
            <w:r>
              <w:rPr>
                <w:rStyle w:val="CommentReference"/>
                <w:rFonts w:ascii="Times New Roman" w:eastAsiaTheme="minorHAnsi" w:hAnsi="Times New Roman" w:cstheme="minorBidi"/>
                <w:color w:val="auto"/>
              </w:rPr>
              <w:commentReference w:id="794"/>
            </w:r>
            <w:r w:rsidRPr="007425E1">
              <w:rPr>
                <w:rFonts w:eastAsiaTheme="minorHAnsi"/>
              </w:rPr>
              <w:t xml:space="preserve">praise </w:t>
            </w:r>
            <w:r>
              <w:rPr>
                <w:rFonts w:eastAsiaTheme="minorHAnsi"/>
              </w:rPr>
              <w:t>You</w:t>
            </w:r>
            <w:r w:rsidRPr="007425E1">
              <w:rPr>
                <w:rFonts w:eastAsiaTheme="minorHAnsi"/>
              </w:rPr>
              <w:t>;</w:t>
            </w:r>
          </w:p>
          <w:p w14:paraId="3CF499C0" w14:textId="77777777" w:rsidR="008A3F9A" w:rsidRPr="007425E1" w:rsidRDefault="008A3F9A" w:rsidP="008A3F9A">
            <w:pPr>
              <w:pStyle w:val="EngHang"/>
              <w:rPr>
                <w:rFonts w:eastAsiaTheme="minorHAnsi"/>
              </w:rPr>
            </w:pPr>
            <w:r w:rsidRPr="007425E1">
              <w:rPr>
                <w:rFonts w:eastAsiaTheme="minorHAnsi"/>
              </w:rPr>
              <w:t xml:space="preserve">As long as we're here we'll glorify </w:t>
            </w:r>
            <w:r w:rsidR="001040C8">
              <w:rPr>
                <w:rFonts w:eastAsiaTheme="minorHAnsi"/>
              </w:rPr>
              <w:t>You</w:t>
            </w:r>
            <w:r w:rsidRPr="007425E1">
              <w:rPr>
                <w:rFonts w:eastAsiaTheme="minorHAnsi"/>
              </w:rPr>
              <w:t xml:space="preserve">: </w:t>
            </w:r>
          </w:p>
          <w:p w14:paraId="0EBB2B00" w14:textId="77777777" w:rsidR="008A3F9A" w:rsidRPr="003B0313" w:rsidRDefault="008A3F9A" w:rsidP="008A3F9A">
            <w:pPr>
              <w:pStyle w:val="EngHang"/>
              <w:rPr>
                <w:rFonts w:eastAsiaTheme="minorHAnsi"/>
              </w:rPr>
            </w:pPr>
            <w:r w:rsidRPr="003B0313">
              <w:rPr>
                <w:rFonts w:eastAsiaTheme="minorHAnsi"/>
              </w:rPr>
              <w:t>O my Lord Jesus Christ,</w:t>
            </w:r>
          </w:p>
          <w:p w14:paraId="3D6D6715" w14:textId="77777777" w:rsidR="008A3F9A" w:rsidRDefault="008A3F9A" w:rsidP="008A3F9A">
            <w:pPr>
              <w:pStyle w:val="EngHangEnd"/>
            </w:pPr>
            <w:r w:rsidRPr="003B0313">
              <w:rPr>
                <w:rFonts w:eastAsiaTheme="minorHAnsi"/>
              </w:rPr>
              <w:t>O my Good Saviour.</w:t>
            </w:r>
          </w:p>
        </w:tc>
        <w:tc>
          <w:tcPr>
            <w:tcW w:w="288" w:type="dxa"/>
          </w:tcPr>
          <w:p w14:paraId="2918606E" w14:textId="77777777" w:rsidR="008A3F9A" w:rsidRDefault="008A3F9A" w:rsidP="003B0313"/>
        </w:tc>
        <w:tc>
          <w:tcPr>
            <w:tcW w:w="288" w:type="dxa"/>
          </w:tcPr>
          <w:p w14:paraId="27382099" w14:textId="77777777" w:rsidR="008A3F9A" w:rsidRDefault="008A3F9A" w:rsidP="00AE1E8D">
            <w:pPr>
              <w:pStyle w:val="CopticCross"/>
            </w:pPr>
          </w:p>
        </w:tc>
        <w:tc>
          <w:tcPr>
            <w:tcW w:w="3960" w:type="dxa"/>
          </w:tcPr>
          <w:p w14:paraId="2F474FBF" w14:textId="77777777" w:rsidR="008A3F9A" w:rsidRDefault="008A3F9A" w:rsidP="00BD21C4">
            <w:pPr>
              <w:pStyle w:val="CopticVersemulti-line"/>
            </w:pPr>
            <w:r w:rsidRPr="00511398">
              <w:t>Ϩⲟⲥ ⲉⲛⲟⲛϧ ⲧⲉⲛⲥ̀ⲙⲟⲩ ⲉ̀ⲣⲟⲕ</w:t>
            </w:r>
          </w:p>
          <w:p w14:paraId="5DCB14C6" w14:textId="77777777" w:rsidR="008A3F9A" w:rsidRDefault="008A3F9A" w:rsidP="00BD21C4">
            <w:pPr>
              <w:pStyle w:val="CopticVersemulti-line"/>
            </w:pPr>
            <w:r w:rsidRPr="00511398">
              <w:t>ϩⲟⲥ ⲉⲛϣⲟⲡ ⲧⲉⲛϯⲱ̀ⲟⲩ ⲛⲁⲕ</w:t>
            </w:r>
          </w:p>
          <w:p w14:paraId="52E8C738" w14:textId="77777777" w:rsidR="008A3F9A" w:rsidRDefault="008A3F9A" w:rsidP="00511398">
            <w:pPr>
              <w:pStyle w:val="CopticVersemulti-line"/>
            </w:pPr>
            <w:r w:rsidRPr="00BD21C4">
              <w:t>Ⲡⲁⲟ̅ⲥ̅ Ⲓⲏ̅ⲥ Ⲡⲭ̅ⲥ</w:t>
            </w:r>
          </w:p>
          <w:p w14:paraId="472FA0A3" w14:textId="77777777" w:rsidR="008A3F9A" w:rsidRDefault="008A3F9A" w:rsidP="00511398">
            <w:pPr>
              <w:pStyle w:val="CopticVerse"/>
            </w:pPr>
            <w:r w:rsidRPr="00BD21C4">
              <w:t>Ⲡⲁⲥ̅ⲱ̅ⲣ ⲛ̀ⲁ̀ⲅⲁⲑⲟⲥ</w:t>
            </w:r>
          </w:p>
        </w:tc>
      </w:tr>
      <w:tr w:rsidR="008A3F9A" w14:paraId="3C0DB480" w14:textId="77777777" w:rsidTr="00AE1E8D">
        <w:trPr>
          <w:cantSplit/>
          <w:jc w:val="center"/>
        </w:trPr>
        <w:tc>
          <w:tcPr>
            <w:tcW w:w="288" w:type="dxa"/>
          </w:tcPr>
          <w:p w14:paraId="6B976D8D" w14:textId="77777777" w:rsidR="008A3F9A" w:rsidRDefault="008A3F9A" w:rsidP="00AE1E8D">
            <w:pPr>
              <w:pStyle w:val="CopticCross"/>
            </w:pPr>
          </w:p>
        </w:tc>
        <w:tc>
          <w:tcPr>
            <w:tcW w:w="3960" w:type="dxa"/>
          </w:tcPr>
          <w:p w14:paraId="2B52B0FC" w14:textId="77777777" w:rsidR="008A3F9A" w:rsidRPr="007425E1" w:rsidRDefault="008A3F9A" w:rsidP="008A3F9A">
            <w:pPr>
              <w:pStyle w:val="EngHang"/>
              <w:rPr>
                <w:rFonts w:eastAsiaTheme="minorHAnsi"/>
              </w:rPr>
            </w:pPr>
            <w:r w:rsidRPr="007425E1">
              <w:rPr>
                <w:rFonts w:eastAsiaTheme="minorHAnsi"/>
              </w:rPr>
              <w:t xml:space="preserve">The perfection of </w:t>
            </w:r>
            <w:r>
              <w:rPr>
                <w:rFonts w:eastAsiaTheme="minorHAnsi"/>
              </w:rPr>
              <w:t>every blessing</w:t>
            </w:r>
          </w:p>
          <w:p w14:paraId="1E5C89A4" w14:textId="77777777" w:rsidR="008A3F9A" w:rsidRPr="007425E1" w:rsidRDefault="008A3F9A" w:rsidP="008A3F9A">
            <w:pPr>
              <w:pStyle w:val="EngHang"/>
              <w:rPr>
                <w:rFonts w:eastAsiaTheme="minorHAnsi"/>
              </w:rPr>
            </w:pPr>
            <w:r w:rsidRPr="007425E1">
              <w:rPr>
                <w:rFonts w:eastAsiaTheme="minorHAnsi"/>
              </w:rPr>
              <w:t xml:space="preserve">Is in </w:t>
            </w:r>
            <w:r>
              <w:rPr>
                <w:rFonts w:eastAsiaTheme="minorHAnsi"/>
              </w:rPr>
              <w:t>Your</w:t>
            </w:r>
            <w:r w:rsidRPr="007425E1">
              <w:rPr>
                <w:rFonts w:eastAsiaTheme="minorHAnsi"/>
              </w:rPr>
              <w:t xml:space="preserve"> Holy Name: </w:t>
            </w:r>
          </w:p>
          <w:p w14:paraId="5F19271A" w14:textId="77777777" w:rsidR="008A3F9A" w:rsidRPr="003B0313" w:rsidRDefault="008A3F9A" w:rsidP="008A3F9A">
            <w:pPr>
              <w:pStyle w:val="EngHang"/>
              <w:rPr>
                <w:rFonts w:eastAsiaTheme="minorHAnsi"/>
              </w:rPr>
            </w:pPr>
            <w:r w:rsidRPr="003B0313">
              <w:rPr>
                <w:rFonts w:eastAsiaTheme="minorHAnsi"/>
              </w:rPr>
              <w:t>O my Lord Jesus Christ,</w:t>
            </w:r>
          </w:p>
          <w:p w14:paraId="62FDF812" w14:textId="77777777" w:rsidR="008A3F9A" w:rsidRDefault="008A3F9A" w:rsidP="008A3F9A">
            <w:pPr>
              <w:pStyle w:val="EngHangEnd"/>
            </w:pPr>
            <w:r w:rsidRPr="003B0313">
              <w:rPr>
                <w:rFonts w:eastAsiaTheme="minorHAnsi"/>
              </w:rPr>
              <w:t>O my Good Saviour.</w:t>
            </w:r>
          </w:p>
        </w:tc>
        <w:tc>
          <w:tcPr>
            <w:tcW w:w="288" w:type="dxa"/>
          </w:tcPr>
          <w:p w14:paraId="4422AC65" w14:textId="77777777" w:rsidR="008A3F9A" w:rsidRDefault="008A3F9A" w:rsidP="003B0313"/>
        </w:tc>
        <w:tc>
          <w:tcPr>
            <w:tcW w:w="288" w:type="dxa"/>
          </w:tcPr>
          <w:p w14:paraId="013C8114" w14:textId="77777777" w:rsidR="008A3F9A" w:rsidRDefault="008A3F9A" w:rsidP="00AE1E8D">
            <w:pPr>
              <w:pStyle w:val="CopticCross"/>
            </w:pPr>
          </w:p>
        </w:tc>
        <w:tc>
          <w:tcPr>
            <w:tcW w:w="3960" w:type="dxa"/>
          </w:tcPr>
          <w:p w14:paraId="09307C57" w14:textId="77777777" w:rsidR="008A3F9A" w:rsidRDefault="008A3F9A" w:rsidP="00BD21C4">
            <w:pPr>
              <w:pStyle w:val="CopticVersemulti-line"/>
            </w:pPr>
            <w:r w:rsidRPr="00511398">
              <w:t>Ϫⲱⲕ ⲉ̀ⲃⲟⲗ ⲛ̀ⲥ̀ⲙⲟⲩ ⲛⲓⲃⲉⲛ</w:t>
            </w:r>
          </w:p>
          <w:p w14:paraId="241EBF32" w14:textId="77777777" w:rsidR="008A3F9A" w:rsidRDefault="008A3F9A" w:rsidP="00BD21C4">
            <w:pPr>
              <w:pStyle w:val="CopticVersemulti-line"/>
            </w:pPr>
            <w:r w:rsidRPr="00511398">
              <w:t>ⲥⲉⲭⲏ ϧⲉⲛ ⲡⲉⲕⲣⲁⲛ ⲉ̅ⲑ̅ⲩ</w:t>
            </w:r>
          </w:p>
          <w:p w14:paraId="4A9998DF" w14:textId="77777777" w:rsidR="008A3F9A" w:rsidRDefault="008A3F9A" w:rsidP="00511398">
            <w:pPr>
              <w:pStyle w:val="CopticVersemulti-line"/>
            </w:pPr>
            <w:r w:rsidRPr="00BD21C4">
              <w:t>Ⲡⲁⲟ̅ⲥ̅ Ⲓⲏ̅ⲥ Ⲡⲭ̅ⲥ</w:t>
            </w:r>
          </w:p>
          <w:p w14:paraId="018A91F2" w14:textId="77777777" w:rsidR="008A3F9A" w:rsidRDefault="008A3F9A" w:rsidP="00511398">
            <w:pPr>
              <w:pStyle w:val="CopticVerse"/>
            </w:pPr>
            <w:r w:rsidRPr="00BD21C4">
              <w:t>Ⲡⲁⲥ̅ⲱ̅ⲣ ⲛ̀ⲁ̀ⲅⲁⲑⲟⲥ</w:t>
            </w:r>
          </w:p>
        </w:tc>
      </w:tr>
      <w:tr w:rsidR="008A3F9A" w14:paraId="2A3AF353" w14:textId="77777777" w:rsidTr="00AE1E8D">
        <w:trPr>
          <w:cantSplit/>
          <w:jc w:val="center"/>
        </w:trPr>
        <w:tc>
          <w:tcPr>
            <w:tcW w:w="288" w:type="dxa"/>
          </w:tcPr>
          <w:p w14:paraId="74D26631" w14:textId="77777777" w:rsidR="008A3F9A" w:rsidRDefault="008A3F9A" w:rsidP="00AE1E8D">
            <w:pPr>
              <w:pStyle w:val="CopticCross"/>
            </w:pPr>
            <w:r w:rsidRPr="00FB5ACB">
              <w:t>¿</w:t>
            </w:r>
          </w:p>
        </w:tc>
        <w:tc>
          <w:tcPr>
            <w:tcW w:w="3960" w:type="dxa"/>
          </w:tcPr>
          <w:p w14:paraId="46A76D59" w14:textId="77777777" w:rsidR="008A3F9A" w:rsidRPr="007425E1" w:rsidRDefault="008A3F9A" w:rsidP="008A3F9A">
            <w:pPr>
              <w:pStyle w:val="EngHang"/>
              <w:rPr>
                <w:rFonts w:eastAsiaTheme="minorHAnsi"/>
              </w:rPr>
            </w:pPr>
            <w:r w:rsidRPr="007425E1">
              <w:rPr>
                <w:rFonts w:eastAsiaTheme="minorHAnsi"/>
              </w:rPr>
              <w:t>Receive our prayers,</w:t>
            </w:r>
          </w:p>
          <w:p w14:paraId="201AB970" w14:textId="77777777" w:rsidR="008A3F9A" w:rsidRPr="007425E1" w:rsidRDefault="008A3F9A" w:rsidP="008A3F9A">
            <w:pPr>
              <w:pStyle w:val="EngHang"/>
              <w:rPr>
                <w:rFonts w:eastAsiaTheme="minorHAnsi"/>
              </w:rPr>
            </w:pPr>
            <w:r w:rsidRPr="007425E1">
              <w:rPr>
                <w:rFonts w:eastAsiaTheme="minorHAnsi"/>
              </w:rPr>
              <w:t xml:space="preserve">From us the sinners: </w:t>
            </w:r>
          </w:p>
          <w:p w14:paraId="3C48C9D1" w14:textId="77777777" w:rsidR="008A3F9A" w:rsidRPr="003B0313" w:rsidRDefault="008A3F9A" w:rsidP="008A3F9A">
            <w:pPr>
              <w:pStyle w:val="EngHang"/>
              <w:rPr>
                <w:rFonts w:eastAsiaTheme="minorHAnsi"/>
              </w:rPr>
            </w:pPr>
            <w:r w:rsidRPr="003B0313">
              <w:rPr>
                <w:rFonts w:eastAsiaTheme="minorHAnsi"/>
              </w:rPr>
              <w:t>O my Lord Jesus Christ,</w:t>
            </w:r>
          </w:p>
          <w:p w14:paraId="4F731F61" w14:textId="77777777" w:rsidR="008A3F9A" w:rsidRDefault="008A3F9A" w:rsidP="008A3F9A">
            <w:pPr>
              <w:pStyle w:val="EngHangEnd"/>
            </w:pPr>
            <w:r w:rsidRPr="003B0313">
              <w:rPr>
                <w:rFonts w:eastAsiaTheme="minorHAnsi"/>
              </w:rPr>
              <w:t>O my Good Saviour.</w:t>
            </w:r>
          </w:p>
        </w:tc>
        <w:tc>
          <w:tcPr>
            <w:tcW w:w="288" w:type="dxa"/>
          </w:tcPr>
          <w:p w14:paraId="0E87BEE2" w14:textId="77777777" w:rsidR="008A3F9A" w:rsidRDefault="008A3F9A" w:rsidP="003B0313"/>
        </w:tc>
        <w:tc>
          <w:tcPr>
            <w:tcW w:w="288" w:type="dxa"/>
          </w:tcPr>
          <w:p w14:paraId="08B29422" w14:textId="77777777" w:rsidR="008A3F9A" w:rsidRDefault="008A3F9A" w:rsidP="00AE1E8D">
            <w:pPr>
              <w:pStyle w:val="CopticCross"/>
            </w:pPr>
            <w:r w:rsidRPr="00FB5ACB">
              <w:t>¿</w:t>
            </w:r>
          </w:p>
        </w:tc>
        <w:tc>
          <w:tcPr>
            <w:tcW w:w="3960" w:type="dxa"/>
          </w:tcPr>
          <w:p w14:paraId="45E9A063" w14:textId="77777777" w:rsidR="008A3F9A" w:rsidRDefault="008A3F9A" w:rsidP="00BD21C4">
            <w:pPr>
              <w:pStyle w:val="CopticVersemulti-line"/>
            </w:pPr>
            <w:r w:rsidRPr="00511398">
              <w:t>ϭⲓ ⲛ̀ⲛⲉⲛϯϩⲟ ⲛ̀ⲧⲟⲧⲉⲛ</w:t>
            </w:r>
          </w:p>
          <w:p w14:paraId="2EBACD1C" w14:textId="77777777" w:rsidR="008A3F9A" w:rsidRDefault="008A3F9A" w:rsidP="00BD21C4">
            <w:pPr>
              <w:pStyle w:val="CopticVersemulti-line"/>
            </w:pPr>
            <w:r w:rsidRPr="00511398">
              <w:t>ⲁ̀ⲛⲟⲛ ϧⲁ ⲛⲓⲣⲉϥⲉⲣⲛⲟⲃⲓ</w:t>
            </w:r>
          </w:p>
          <w:p w14:paraId="4F5B682A" w14:textId="77777777" w:rsidR="008A3F9A" w:rsidRDefault="008A3F9A" w:rsidP="00511398">
            <w:pPr>
              <w:pStyle w:val="CopticVersemulti-line"/>
            </w:pPr>
            <w:r w:rsidRPr="00BD21C4">
              <w:t>Ⲡⲁⲟ̅ⲥ̅ Ⲓⲏ̅ⲥ Ⲡⲭ̅ⲥ</w:t>
            </w:r>
          </w:p>
          <w:p w14:paraId="00B7E78E" w14:textId="77777777" w:rsidR="008A3F9A" w:rsidRDefault="008A3F9A" w:rsidP="00511398">
            <w:pPr>
              <w:pStyle w:val="CopticVerse"/>
            </w:pPr>
            <w:r w:rsidRPr="00BD21C4">
              <w:t>Ⲡⲁⲥ̅ⲱ̅ⲣ ⲛ̀ⲁ̀ⲅⲁⲑⲟⲥ</w:t>
            </w:r>
          </w:p>
        </w:tc>
      </w:tr>
      <w:tr w:rsidR="008A3F9A" w14:paraId="637EBA2A" w14:textId="77777777" w:rsidTr="00AE1E8D">
        <w:trPr>
          <w:cantSplit/>
          <w:jc w:val="center"/>
        </w:trPr>
        <w:tc>
          <w:tcPr>
            <w:tcW w:w="288" w:type="dxa"/>
          </w:tcPr>
          <w:p w14:paraId="32958E99" w14:textId="77777777" w:rsidR="008A3F9A" w:rsidRDefault="008A3F9A" w:rsidP="00AE1E8D">
            <w:pPr>
              <w:pStyle w:val="CopticCross"/>
            </w:pPr>
            <w:r w:rsidRPr="00FB5ACB">
              <w:lastRenderedPageBreak/>
              <w:t>¿</w:t>
            </w:r>
          </w:p>
        </w:tc>
        <w:tc>
          <w:tcPr>
            <w:tcW w:w="3960" w:type="dxa"/>
          </w:tcPr>
          <w:p w14:paraId="2E8C4196" w14:textId="77777777" w:rsidR="008A3F9A" w:rsidRPr="007425E1" w:rsidRDefault="008A3F9A" w:rsidP="008A3F9A">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795"/>
            <w:r w:rsidRPr="007425E1">
              <w:rPr>
                <w:rFonts w:eastAsiaTheme="minorHAnsi"/>
              </w:rPr>
              <w:t xml:space="preserve">perfect </w:t>
            </w:r>
            <w:commentRangeEnd w:id="795"/>
            <w:r>
              <w:rPr>
                <w:rStyle w:val="CommentReference"/>
                <w:rFonts w:ascii="Times New Roman" w:eastAsiaTheme="minorHAnsi" w:hAnsi="Times New Roman" w:cstheme="minorBidi"/>
                <w:color w:val="auto"/>
              </w:rPr>
              <w:commentReference w:id="795"/>
            </w:r>
            <w:r w:rsidRPr="007425E1">
              <w:rPr>
                <w:rFonts w:eastAsiaTheme="minorHAnsi"/>
              </w:rPr>
              <w:t>peace</w:t>
            </w:r>
          </w:p>
          <w:p w14:paraId="55BCE9F3" w14:textId="77777777" w:rsidR="008A3F9A" w:rsidRPr="007425E1" w:rsidRDefault="008A3F9A" w:rsidP="008A3F9A">
            <w:pPr>
              <w:pStyle w:val="EngHang"/>
              <w:rPr>
                <w:rFonts w:eastAsiaTheme="minorHAnsi"/>
              </w:rPr>
            </w:pPr>
            <w:r w:rsidRPr="007425E1">
              <w:rPr>
                <w:rFonts w:eastAsiaTheme="minorHAnsi"/>
              </w:rPr>
              <w:t xml:space="preserve">And forgive us our sins: </w:t>
            </w:r>
          </w:p>
          <w:p w14:paraId="4B67F84A" w14:textId="77777777" w:rsidR="008A3F9A" w:rsidRPr="003B0313" w:rsidRDefault="008A3F9A" w:rsidP="008A3F9A">
            <w:pPr>
              <w:pStyle w:val="EngHang"/>
              <w:rPr>
                <w:rFonts w:eastAsiaTheme="minorHAnsi"/>
              </w:rPr>
            </w:pPr>
            <w:r w:rsidRPr="003B0313">
              <w:rPr>
                <w:rFonts w:eastAsiaTheme="minorHAnsi"/>
              </w:rPr>
              <w:t>O my Lord Jesus Christ,</w:t>
            </w:r>
          </w:p>
          <w:p w14:paraId="6EAD0B58" w14:textId="77777777" w:rsidR="008A3F9A" w:rsidRDefault="008A3F9A" w:rsidP="008A3F9A">
            <w:pPr>
              <w:pStyle w:val="EngHangEnd"/>
            </w:pPr>
            <w:r w:rsidRPr="003B0313">
              <w:rPr>
                <w:rFonts w:eastAsiaTheme="minorHAnsi"/>
              </w:rPr>
              <w:t>O my Good Saviour.</w:t>
            </w:r>
          </w:p>
        </w:tc>
        <w:tc>
          <w:tcPr>
            <w:tcW w:w="288" w:type="dxa"/>
          </w:tcPr>
          <w:p w14:paraId="7F990E59" w14:textId="77777777" w:rsidR="008A3F9A" w:rsidRDefault="008A3F9A" w:rsidP="003B0313"/>
        </w:tc>
        <w:tc>
          <w:tcPr>
            <w:tcW w:w="288" w:type="dxa"/>
          </w:tcPr>
          <w:p w14:paraId="2DC87561" w14:textId="77777777" w:rsidR="008A3F9A" w:rsidRDefault="008A3F9A" w:rsidP="00AE1E8D">
            <w:pPr>
              <w:pStyle w:val="CopticCross"/>
            </w:pPr>
            <w:r w:rsidRPr="00FB5ACB">
              <w:t>¿</w:t>
            </w:r>
          </w:p>
        </w:tc>
        <w:tc>
          <w:tcPr>
            <w:tcW w:w="3960" w:type="dxa"/>
          </w:tcPr>
          <w:p w14:paraId="7E4BC641" w14:textId="77777777" w:rsidR="008A3F9A" w:rsidRDefault="008A3F9A" w:rsidP="00BD21C4">
            <w:pPr>
              <w:pStyle w:val="CopticVersemulti-line"/>
            </w:pPr>
            <w:r w:rsidRPr="00511398">
              <w:t>Ϯⲛⲁⲛ ⲛ̀ⲧⲉⲕϩⲓⲣⲏⲛⲏ ⲙ̀ⲙⲏⲓ</w:t>
            </w:r>
          </w:p>
          <w:p w14:paraId="3C019869" w14:textId="77777777" w:rsidR="008A3F9A" w:rsidRDefault="008A3F9A" w:rsidP="00BD21C4">
            <w:pPr>
              <w:pStyle w:val="CopticVersemulti-line"/>
            </w:pPr>
            <w:r w:rsidRPr="00511398">
              <w:t>ⲭⲁ ⲛⲉⲛⲛⲟⲃⲓ ⲛⲁⲛ ⲉ̀ⲃⲟⲗ</w:t>
            </w:r>
          </w:p>
          <w:p w14:paraId="2440C418" w14:textId="77777777" w:rsidR="008A3F9A" w:rsidRDefault="008A3F9A" w:rsidP="00BD21C4">
            <w:pPr>
              <w:pStyle w:val="CopticVersemulti-line"/>
            </w:pPr>
            <w:r w:rsidRPr="00511398">
              <w:t>Ⲡⲁⲟ̅ⲥ̅ Ⲓⲏ̅ⲥ Ⲡⲭ̅ⲥ</w:t>
            </w:r>
          </w:p>
          <w:p w14:paraId="63AF9F4A" w14:textId="77777777" w:rsidR="008A3F9A" w:rsidRDefault="008A3F9A" w:rsidP="00511398">
            <w:pPr>
              <w:pStyle w:val="CopticVerse"/>
            </w:pPr>
            <w:r w:rsidRPr="00511398">
              <w:t>Ⲡⲁⲥ̅ⲱ̅ⲣ ⲛ̀ⲁ̀ⲅⲁⲑⲟⲥ</w:t>
            </w:r>
          </w:p>
        </w:tc>
      </w:tr>
    </w:tbl>
    <w:p w14:paraId="0FB8C6C3" w14:textId="77777777" w:rsidR="00C56BFD" w:rsidRPr="00A742AC" w:rsidRDefault="00C56BFD" w:rsidP="000D107E">
      <w:pPr>
        <w:pStyle w:val="Heading5"/>
      </w:pPr>
      <w:bookmarkStart w:id="796" w:name="_Toc298681341"/>
      <w:bookmarkStart w:id="797" w:name="_Toc308441940"/>
      <w:r w:rsidRPr="00FD2E69">
        <w:t xml:space="preserve">The Conclusion of the </w:t>
      </w:r>
      <w:r>
        <w:t>Batos</w:t>
      </w:r>
      <w:r w:rsidRPr="00FD2E69">
        <w:t xml:space="preserve"> Psali</w:t>
      </w:r>
      <w:bookmarkEnd w:id="796"/>
      <w:bookmarkEnd w:id="7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A3F9A" w14:paraId="05C765EC" w14:textId="77777777" w:rsidTr="00C56BFD">
        <w:trPr>
          <w:cantSplit/>
          <w:jc w:val="center"/>
        </w:trPr>
        <w:tc>
          <w:tcPr>
            <w:tcW w:w="288" w:type="dxa"/>
          </w:tcPr>
          <w:p w14:paraId="3EADD0BA" w14:textId="77777777" w:rsidR="008A3F9A" w:rsidRDefault="008A3F9A" w:rsidP="00C56BFD">
            <w:pPr>
              <w:pStyle w:val="CopticCross"/>
            </w:pPr>
          </w:p>
        </w:tc>
        <w:tc>
          <w:tcPr>
            <w:tcW w:w="3960" w:type="dxa"/>
          </w:tcPr>
          <w:p w14:paraId="2D2D37A7" w14:textId="77777777" w:rsidR="008A3F9A" w:rsidRPr="0042513B" w:rsidRDefault="008A3F9A" w:rsidP="008A3F9A">
            <w:pPr>
              <w:pStyle w:val="EngHang"/>
              <w:rPr>
                <w:rFonts w:ascii="Times" w:eastAsiaTheme="minorHAnsi" w:hAnsi="Times"/>
                <w:sz w:val="20"/>
              </w:rPr>
            </w:pPr>
            <w:r w:rsidRPr="0042513B">
              <w:rPr>
                <w:rFonts w:eastAsiaTheme="minorHAnsi"/>
              </w:rPr>
              <w:t>And whenever we sing hymns</w:t>
            </w:r>
          </w:p>
          <w:p w14:paraId="3ABCD178" w14:textId="77777777" w:rsidR="008A3F9A" w:rsidRPr="0042513B" w:rsidRDefault="008A3F9A" w:rsidP="008A3F9A">
            <w:pPr>
              <w:pStyle w:val="EngHang"/>
              <w:rPr>
                <w:rFonts w:ascii="Times" w:eastAsiaTheme="minorHAnsi" w:hAnsi="Times"/>
                <w:sz w:val="20"/>
              </w:rPr>
            </w:pPr>
            <w:r w:rsidRPr="0042513B">
              <w:rPr>
                <w:rFonts w:eastAsiaTheme="minorHAnsi"/>
              </w:rPr>
              <w:t>Let us say tenderly,</w:t>
            </w:r>
          </w:p>
          <w:p w14:paraId="78BCAD3A" w14:textId="77777777" w:rsidR="008A3F9A" w:rsidRPr="0042513B" w:rsidRDefault="008A3F9A" w:rsidP="008A3F9A">
            <w:pPr>
              <w:pStyle w:val="EngHang"/>
              <w:rPr>
                <w:rFonts w:ascii="Times" w:eastAsiaTheme="minorHAnsi" w:hAnsi="Times"/>
                <w:sz w:val="20"/>
              </w:rPr>
            </w:pPr>
            <w:r w:rsidRPr="0042513B">
              <w:rPr>
                <w:rFonts w:eastAsiaTheme="minorHAnsi"/>
              </w:rPr>
              <w:t>"O our Lord, Jesus Christ,</w:t>
            </w:r>
          </w:p>
          <w:p w14:paraId="794E7298" w14:textId="77777777" w:rsidR="008A3F9A" w:rsidRPr="008273EA" w:rsidRDefault="008A3F9A" w:rsidP="008A3F9A">
            <w:pPr>
              <w:pStyle w:val="EngHangEnd"/>
            </w:pPr>
            <w:r w:rsidRPr="0042513B">
              <w:t xml:space="preserve">Have mercy </w:t>
            </w:r>
            <w:r w:rsidRPr="00703BF0">
              <w:t>upon</w:t>
            </w:r>
            <w:r w:rsidRPr="0042513B">
              <w:t xml:space="preserve"> us."</w:t>
            </w:r>
          </w:p>
        </w:tc>
        <w:tc>
          <w:tcPr>
            <w:tcW w:w="288" w:type="dxa"/>
          </w:tcPr>
          <w:p w14:paraId="518F1A0B" w14:textId="77777777" w:rsidR="008A3F9A" w:rsidRDefault="008A3F9A" w:rsidP="00C56BFD"/>
        </w:tc>
        <w:tc>
          <w:tcPr>
            <w:tcW w:w="288" w:type="dxa"/>
          </w:tcPr>
          <w:p w14:paraId="79E6F654" w14:textId="77777777" w:rsidR="008A3F9A" w:rsidRDefault="008A3F9A" w:rsidP="00C56BFD">
            <w:pPr>
              <w:pStyle w:val="CopticCross"/>
            </w:pPr>
          </w:p>
        </w:tc>
        <w:tc>
          <w:tcPr>
            <w:tcW w:w="3960" w:type="dxa"/>
          </w:tcPr>
          <w:p w14:paraId="2C84E8A8" w14:textId="77777777" w:rsidR="008A3F9A" w:rsidRPr="00582AD7" w:rsidRDefault="008A3F9A" w:rsidP="005F7A68">
            <w:pPr>
              <w:pStyle w:val="CopticVersemulti-line"/>
            </w:pPr>
            <w:commentRangeStart w:id="798"/>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01DE3D7E" w14:textId="77777777" w:rsidR="008A3F9A" w:rsidRPr="00582AD7" w:rsidRDefault="008A3F9A" w:rsidP="005F7A68">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45E9B0B0" w14:textId="77777777" w:rsidR="008A3F9A" w:rsidRPr="00582AD7" w:rsidRDefault="008A3F9A" w:rsidP="005F7A68">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312C2655" w14:textId="77777777" w:rsidR="008A3F9A" w:rsidRPr="005F7A68" w:rsidRDefault="008A3F9A" w:rsidP="005F7A68">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798"/>
            <w:r w:rsidR="00582AD7">
              <w:rPr>
                <w:rStyle w:val="CommentReference"/>
                <w:rFonts w:ascii="Garamond" w:hAnsi="Garamond" w:cstheme="minorBidi"/>
                <w:noProof w:val="0"/>
                <w:lang w:val="en-CA"/>
              </w:rPr>
              <w:commentReference w:id="798"/>
            </w:r>
          </w:p>
        </w:tc>
      </w:tr>
      <w:tr w:rsidR="008A3F9A" w14:paraId="2A3B4837" w14:textId="77777777" w:rsidTr="00C56BFD">
        <w:trPr>
          <w:cantSplit/>
          <w:jc w:val="center"/>
        </w:trPr>
        <w:tc>
          <w:tcPr>
            <w:tcW w:w="288" w:type="dxa"/>
          </w:tcPr>
          <w:p w14:paraId="4D9DB672" w14:textId="77777777" w:rsidR="008A3F9A" w:rsidRDefault="008A3F9A" w:rsidP="00C56BFD">
            <w:pPr>
              <w:pStyle w:val="CopticCross"/>
            </w:pPr>
            <w:r w:rsidRPr="00FB5ACB">
              <w:t>¿</w:t>
            </w:r>
          </w:p>
        </w:tc>
        <w:tc>
          <w:tcPr>
            <w:tcW w:w="3960" w:type="dxa"/>
          </w:tcPr>
          <w:p w14:paraId="366D1798" w14:textId="77777777" w:rsidR="008A3F9A" w:rsidRPr="0042513B" w:rsidRDefault="008A3F9A" w:rsidP="008A3F9A">
            <w:pPr>
              <w:pStyle w:val="EngHang"/>
              <w:rPr>
                <w:rFonts w:ascii="Times" w:eastAsiaTheme="minorHAnsi" w:hAnsi="Times"/>
                <w:sz w:val="20"/>
              </w:rPr>
            </w:pPr>
            <w:r w:rsidRPr="0042513B">
              <w:rPr>
                <w:rFonts w:eastAsiaTheme="minorHAnsi"/>
              </w:rPr>
              <w:t>Glory to the Father</w:t>
            </w:r>
          </w:p>
          <w:p w14:paraId="122EF671" w14:textId="77777777" w:rsidR="008A3F9A" w:rsidRPr="0042513B" w:rsidRDefault="008A3F9A" w:rsidP="008A3F9A">
            <w:pPr>
              <w:pStyle w:val="EngHang"/>
              <w:rPr>
                <w:rFonts w:ascii="Times" w:eastAsiaTheme="minorHAnsi" w:hAnsi="Times"/>
                <w:sz w:val="20"/>
              </w:rPr>
            </w:pPr>
            <w:r w:rsidRPr="0042513B">
              <w:rPr>
                <w:rFonts w:eastAsiaTheme="minorHAnsi"/>
              </w:rPr>
              <w:t>And the Son and the Holy Spirit,</w:t>
            </w:r>
          </w:p>
          <w:p w14:paraId="2EB106D2" w14:textId="77777777" w:rsidR="008A3F9A" w:rsidRPr="0042513B" w:rsidRDefault="008A3F9A" w:rsidP="008A3F9A">
            <w:pPr>
              <w:pStyle w:val="EngHang"/>
              <w:rPr>
                <w:rFonts w:ascii="Times" w:eastAsiaTheme="minorHAnsi" w:hAnsi="Times"/>
                <w:sz w:val="20"/>
              </w:rPr>
            </w:pPr>
            <w:r w:rsidRPr="0042513B">
              <w:rPr>
                <w:rFonts w:eastAsiaTheme="minorHAnsi"/>
              </w:rPr>
              <w:t>Now, and forever,</w:t>
            </w:r>
          </w:p>
          <w:p w14:paraId="585F81DA" w14:textId="77777777" w:rsidR="008A3F9A" w:rsidRDefault="008A3F9A" w:rsidP="008A3F9A">
            <w:pPr>
              <w:pStyle w:val="EngHangEnd"/>
            </w:pPr>
            <w:r w:rsidRPr="0042513B">
              <w:t xml:space="preserve">And to </w:t>
            </w:r>
            <w:r w:rsidRPr="00703BF0">
              <w:t>the</w:t>
            </w:r>
            <w:r w:rsidRPr="0042513B">
              <w:t xml:space="preserve"> age of ages. Amen.</w:t>
            </w:r>
          </w:p>
        </w:tc>
        <w:tc>
          <w:tcPr>
            <w:tcW w:w="288" w:type="dxa"/>
          </w:tcPr>
          <w:p w14:paraId="630560AF" w14:textId="77777777" w:rsidR="008A3F9A" w:rsidRDefault="008A3F9A" w:rsidP="00C56BFD"/>
        </w:tc>
        <w:tc>
          <w:tcPr>
            <w:tcW w:w="288" w:type="dxa"/>
          </w:tcPr>
          <w:p w14:paraId="605B0745" w14:textId="77777777" w:rsidR="008A3F9A" w:rsidRDefault="008A3F9A" w:rsidP="00C56BFD">
            <w:pPr>
              <w:pStyle w:val="CopticCross"/>
            </w:pPr>
            <w:r w:rsidRPr="00FB5ACB">
              <w:t>¿</w:t>
            </w:r>
          </w:p>
        </w:tc>
        <w:tc>
          <w:tcPr>
            <w:tcW w:w="3960" w:type="dxa"/>
          </w:tcPr>
          <w:p w14:paraId="21BC7D6B" w14:textId="77777777" w:rsidR="00582AD7" w:rsidRPr="00FA5B8C" w:rsidRDefault="00582AD7" w:rsidP="00582AD7">
            <w:pPr>
              <w:pStyle w:val="CopticVersemulti-line"/>
            </w:pPr>
            <w:r w:rsidRPr="00FA5B8C">
              <w:t>Ⲇⲟⲝⲁ Ⲡⲁⲧⲣⲓ ⲕⲉ Ⲩⲓⲱ:</w:t>
            </w:r>
          </w:p>
          <w:p w14:paraId="572444F7" w14:textId="77777777" w:rsidR="00582AD7" w:rsidRPr="00FA5B8C" w:rsidRDefault="00582AD7" w:rsidP="00582AD7">
            <w:pPr>
              <w:pStyle w:val="CopticVersemulti-line"/>
            </w:pPr>
            <w:r w:rsidRPr="00FA5B8C">
              <w:t>ⲕⲉ ⲁ̀ⲅⲓⲱ̀ Ⲡⲛⲉⲩⲙⲁⲧⲓ:</w:t>
            </w:r>
          </w:p>
          <w:p w14:paraId="2576A26E" w14:textId="77777777" w:rsidR="00582AD7" w:rsidRPr="00FA5B8C" w:rsidRDefault="00582AD7" w:rsidP="00582AD7">
            <w:pPr>
              <w:pStyle w:val="CopticVersemulti-line"/>
            </w:pPr>
            <w:r w:rsidRPr="00FA5B8C">
              <w:t>ⲕⲉ ⲛⲩⲛ ⲕⲉ ⲁ̀ⲓ̀ ⲕⲉ ⲓⲥⲧⲟⲩⲥ</w:t>
            </w:r>
          </w:p>
          <w:p w14:paraId="51439F18" w14:textId="5342229D" w:rsidR="008A3F9A" w:rsidRPr="005F7A68" w:rsidRDefault="00582AD7" w:rsidP="00582AD7">
            <w:pPr>
              <w:pStyle w:val="CopticVersemulti-line"/>
              <w:rPr>
                <w:highlight w:val="yellow"/>
              </w:rPr>
            </w:pPr>
            <w:r w:rsidRPr="00FA5B8C">
              <w:t>ⲉ̀ⲱ̀ⲛⲁⲥ ⲧⲱⲛ ⲉ̀ⲱ̀ⲛⲱⲛ: ⲁ̀ⲙⲉⲛ.</w:t>
            </w:r>
          </w:p>
        </w:tc>
      </w:tr>
    </w:tbl>
    <w:p w14:paraId="3F4E406B" w14:textId="77777777" w:rsidR="00FC1BD5" w:rsidRDefault="003B0313" w:rsidP="008A3F9A">
      <w:pPr>
        <w:pStyle w:val="Heading5"/>
      </w:pPr>
      <w:bookmarkStart w:id="799" w:name="_Toc298681342"/>
      <w:bookmarkStart w:id="800" w:name="_Toc308441941"/>
      <w:r>
        <w:t>The Saturday Theotokia</w:t>
      </w:r>
      <w:bookmarkEnd w:id="799"/>
      <w:bookmarkEnd w:id="800"/>
    </w:p>
    <w:p w14:paraId="380A2BED" w14:textId="77777777" w:rsidR="005F7A68" w:rsidRPr="005F7A68" w:rsidRDefault="005F7A68" w:rsidP="008A3F9A">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794401E1" w14:textId="77777777" w:rsidR="003B0313" w:rsidRDefault="003B0313" w:rsidP="008A3F9A">
      <w:pPr>
        <w:pStyle w:val="Heading6"/>
      </w:pPr>
      <w:bookmarkStart w:id="801" w:name="_Toc298681343"/>
      <w:r>
        <w:t>Part One</w:t>
      </w:r>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F1365D8" w14:textId="77777777" w:rsidTr="00AE1E8D">
        <w:trPr>
          <w:cantSplit/>
          <w:jc w:val="center"/>
        </w:trPr>
        <w:tc>
          <w:tcPr>
            <w:tcW w:w="288" w:type="dxa"/>
          </w:tcPr>
          <w:p w14:paraId="41090C53" w14:textId="77777777" w:rsidR="00BE768B" w:rsidRDefault="00BE768B" w:rsidP="00AE1E8D">
            <w:pPr>
              <w:pStyle w:val="CopticCross"/>
            </w:pPr>
          </w:p>
        </w:tc>
        <w:tc>
          <w:tcPr>
            <w:tcW w:w="3960" w:type="dxa"/>
          </w:tcPr>
          <w:p w14:paraId="132AA219" w14:textId="77777777" w:rsidR="00BE768B" w:rsidRPr="007425E1" w:rsidRDefault="00BE768B" w:rsidP="00BE768B">
            <w:pPr>
              <w:pStyle w:val="EngHang"/>
              <w:rPr>
                <w:rFonts w:eastAsiaTheme="minorHAnsi"/>
              </w:rPr>
            </w:pPr>
            <w:r w:rsidRPr="007425E1">
              <w:rPr>
                <w:rFonts w:eastAsiaTheme="minorHAnsi"/>
              </w:rPr>
              <w:t>O chaste and undefiled,</w:t>
            </w:r>
          </w:p>
          <w:p w14:paraId="659959AB" w14:textId="77777777" w:rsidR="00BE768B" w:rsidRPr="007425E1" w:rsidRDefault="00BE768B" w:rsidP="00BE768B">
            <w:pPr>
              <w:pStyle w:val="EngHang"/>
              <w:rPr>
                <w:rFonts w:eastAsiaTheme="minorHAnsi"/>
              </w:rPr>
            </w:pPr>
            <w:r w:rsidRPr="007425E1">
              <w:rPr>
                <w:rFonts w:eastAsiaTheme="minorHAnsi"/>
              </w:rPr>
              <w:t>Holy in everything,</w:t>
            </w:r>
          </w:p>
          <w:p w14:paraId="4711E4FD" w14:textId="77777777" w:rsidR="00BE768B" w:rsidRPr="007425E1" w:rsidRDefault="00BE768B" w:rsidP="00BE768B">
            <w:pPr>
              <w:pStyle w:val="EngHang"/>
              <w:rPr>
                <w:rFonts w:eastAsiaTheme="minorHAnsi"/>
              </w:rPr>
            </w:pPr>
            <w:r w:rsidRPr="007425E1">
              <w:rPr>
                <w:rFonts w:eastAsiaTheme="minorHAnsi"/>
              </w:rPr>
              <w:t>Who brought unto us God,</w:t>
            </w:r>
          </w:p>
          <w:p w14:paraId="148A9F05" w14:textId="77777777" w:rsidR="00BE768B" w:rsidRDefault="00BE768B" w:rsidP="00BE768B">
            <w:pPr>
              <w:pStyle w:val="EngHangEnd"/>
            </w:pPr>
            <w:r w:rsidRPr="007425E1">
              <w:rPr>
                <w:rFonts w:eastAsiaTheme="minorHAnsi"/>
              </w:rPr>
              <w:t>Carried in her arms.</w:t>
            </w:r>
          </w:p>
        </w:tc>
        <w:tc>
          <w:tcPr>
            <w:tcW w:w="288" w:type="dxa"/>
          </w:tcPr>
          <w:p w14:paraId="250345E1" w14:textId="77777777" w:rsidR="00BE768B" w:rsidRDefault="00BE768B" w:rsidP="00AE1E8D"/>
        </w:tc>
        <w:tc>
          <w:tcPr>
            <w:tcW w:w="288" w:type="dxa"/>
          </w:tcPr>
          <w:p w14:paraId="099C9206" w14:textId="77777777" w:rsidR="00BE768B" w:rsidRDefault="00BE768B" w:rsidP="00AE1E8D">
            <w:pPr>
              <w:pStyle w:val="CopticCross"/>
            </w:pPr>
          </w:p>
        </w:tc>
        <w:tc>
          <w:tcPr>
            <w:tcW w:w="3960" w:type="dxa"/>
          </w:tcPr>
          <w:p w14:paraId="569A9604" w14:textId="77777777" w:rsidR="00BE768B" w:rsidRDefault="00BE768B" w:rsidP="005F7A68">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037A0D3F" w14:textId="77777777" w:rsidR="00BE768B" w:rsidRDefault="00BE768B" w:rsidP="005F7A68">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7C5ACBAD" w14:textId="77777777" w:rsidR="00BE768B" w:rsidRDefault="00BE768B" w:rsidP="005F7A68">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4244A8FA" w14:textId="77777777" w:rsidR="00BE768B" w:rsidRDefault="00BE768B" w:rsidP="005F7A68">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BE768B" w14:paraId="2007268E" w14:textId="77777777" w:rsidTr="00AE1E8D">
        <w:trPr>
          <w:cantSplit/>
          <w:jc w:val="center"/>
        </w:trPr>
        <w:tc>
          <w:tcPr>
            <w:tcW w:w="288" w:type="dxa"/>
          </w:tcPr>
          <w:p w14:paraId="0637064F" w14:textId="77777777" w:rsidR="00BE768B" w:rsidRDefault="00BE768B" w:rsidP="00AE1E8D">
            <w:pPr>
              <w:pStyle w:val="CopticCross"/>
            </w:pPr>
            <w:r w:rsidRPr="00FB5ACB">
              <w:t>¿</w:t>
            </w:r>
          </w:p>
        </w:tc>
        <w:tc>
          <w:tcPr>
            <w:tcW w:w="3960" w:type="dxa"/>
          </w:tcPr>
          <w:p w14:paraId="07F9BB53" w14:textId="77777777" w:rsidR="00BE768B" w:rsidRPr="007425E1" w:rsidRDefault="00BE768B" w:rsidP="00BE768B">
            <w:pPr>
              <w:pStyle w:val="EngHang"/>
              <w:rPr>
                <w:rFonts w:eastAsiaTheme="minorHAnsi"/>
              </w:rPr>
            </w:pPr>
            <w:r w:rsidRPr="007425E1">
              <w:rPr>
                <w:rFonts w:eastAsiaTheme="minorHAnsi"/>
              </w:rPr>
              <w:t>The whole creation rejoices with you,</w:t>
            </w:r>
          </w:p>
          <w:p w14:paraId="12942297" w14:textId="77777777" w:rsidR="00BE768B" w:rsidRPr="007425E1" w:rsidRDefault="00BE768B" w:rsidP="00BE768B">
            <w:pPr>
              <w:pStyle w:val="EngHang"/>
              <w:rPr>
                <w:rFonts w:eastAsiaTheme="minorHAnsi"/>
              </w:rPr>
            </w:pPr>
            <w:r w:rsidRPr="007425E1">
              <w:rPr>
                <w:rFonts w:eastAsiaTheme="minorHAnsi"/>
              </w:rPr>
              <w:t>Proclaiming and saying,</w:t>
            </w:r>
          </w:p>
          <w:p w14:paraId="57FFC09D" w14:textId="77777777" w:rsidR="00BE768B" w:rsidRPr="007425E1" w:rsidRDefault="00BE768B" w:rsidP="00BE768B">
            <w:pPr>
              <w:pStyle w:val="EngHang"/>
              <w:rPr>
                <w:rFonts w:eastAsiaTheme="minorHAnsi"/>
              </w:rPr>
            </w:pPr>
            <w:r w:rsidRPr="007425E1">
              <w:rPr>
                <w:rFonts w:eastAsiaTheme="minorHAnsi"/>
              </w:rPr>
              <w:t xml:space="preserve">"Hail to you, O full of grace: </w:t>
            </w:r>
          </w:p>
          <w:p w14:paraId="098D2500" w14:textId="77777777" w:rsidR="00BE768B" w:rsidRDefault="00BE768B" w:rsidP="00BE768B">
            <w:pPr>
              <w:pStyle w:val="EngHangEnd"/>
            </w:pPr>
            <w:r w:rsidRPr="007425E1">
              <w:rPr>
                <w:rFonts w:eastAsiaTheme="minorHAnsi"/>
              </w:rPr>
              <w:t>The Lord is with you."</w:t>
            </w:r>
          </w:p>
        </w:tc>
        <w:tc>
          <w:tcPr>
            <w:tcW w:w="288" w:type="dxa"/>
          </w:tcPr>
          <w:p w14:paraId="06D11BF0" w14:textId="77777777" w:rsidR="00BE768B" w:rsidRDefault="00BE768B" w:rsidP="00AE1E8D"/>
        </w:tc>
        <w:tc>
          <w:tcPr>
            <w:tcW w:w="288" w:type="dxa"/>
          </w:tcPr>
          <w:p w14:paraId="1F297CBD" w14:textId="77777777" w:rsidR="00BE768B" w:rsidRDefault="00BE768B" w:rsidP="00AE1E8D">
            <w:pPr>
              <w:pStyle w:val="CopticCross"/>
            </w:pPr>
            <w:r w:rsidRPr="00FB5ACB">
              <w:t>¿</w:t>
            </w:r>
          </w:p>
        </w:tc>
        <w:tc>
          <w:tcPr>
            <w:tcW w:w="3960" w:type="dxa"/>
          </w:tcPr>
          <w:p w14:paraId="15A31B21" w14:textId="77777777" w:rsidR="00BE768B" w:rsidRDefault="00BE768B" w:rsidP="005F7A68">
            <w:pPr>
              <w:pStyle w:val="CopticVersemulti-line"/>
            </w:pPr>
            <w:r w:rsidRPr="005F7A68">
              <w:t>Ⲥ̀ⲣⲁϣⲓ ⲛⲉⲙⲉ ⲛ̀ϫⲉ ϯⲕ̀ⲧⲏⲥⲓⲥ ⲧⲏⲣⲥ</w:t>
            </w:r>
          </w:p>
          <w:p w14:paraId="2D548ADE" w14:textId="77777777" w:rsidR="00BE768B" w:rsidRDefault="00BE768B" w:rsidP="005F7A68">
            <w:pPr>
              <w:pStyle w:val="CopticVersemulti-line"/>
            </w:pPr>
            <w:r w:rsidRPr="005F7A68">
              <w:t>ⲥⲉⲱϣ ⲉ̀ⲃⲟⲗ ⲉⲥϫⲱ ⲙ̀ⲙⲟⲥ</w:t>
            </w:r>
          </w:p>
          <w:p w14:paraId="1F60443C" w14:textId="77777777" w:rsidR="00BE768B" w:rsidRDefault="00BE768B" w:rsidP="005F7A68">
            <w:pPr>
              <w:pStyle w:val="CopticVersemulti-line"/>
            </w:pPr>
            <w:r w:rsidRPr="005F7A68">
              <w:t>ϫⲉ ⲭⲉⲣⲉ ⲑⲏⲉⲑⲙⲉϩ ⲛ̀ϩ̀ⲙⲟⲧ</w:t>
            </w:r>
          </w:p>
          <w:p w14:paraId="4B26869E" w14:textId="77777777" w:rsidR="00BE768B" w:rsidRDefault="00BE768B" w:rsidP="005F7A68">
            <w:pPr>
              <w:pStyle w:val="CopticVerse"/>
            </w:pPr>
            <w:r w:rsidRPr="005F7A68">
              <w:t>ⲟⲩⲟϩ Ⲡⲟ̅ⲥ̅ ϣⲟⲡ ⲛⲉⲙⲉ</w:t>
            </w:r>
          </w:p>
        </w:tc>
      </w:tr>
      <w:tr w:rsidR="00BE768B" w14:paraId="6DE4DFAC" w14:textId="77777777" w:rsidTr="00AE1E8D">
        <w:trPr>
          <w:cantSplit/>
          <w:jc w:val="center"/>
        </w:trPr>
        <w:tc>
          <w:tcPr>
            <w:tcW w:w="288" w:type="dxa"/>
          </w:tcPr>
          <w:p w14:paraId="4D5ED02E" w14:textId="77777777" w:rsidR="00BE768B" w:rsidRDefault="00BE768B" w:rsidP="00AE1E8D">
            <w:pPr>
              <w:pStyle w:val="CopticCross"/>
            </w:pPr>
          </w:p>
        </w:tc>
        <w:tc>
          <w:tcPr>
            <w:tcW w:w="3960" w:type="dxa"/>
          </w:tcPr>
          <w:p w14:paraId="49655033" w14:textId="77777777" w:rsidR="00BE768B" w:rsidRPr="007425E1" w:rsidRDefault="00BE768B" w:rsidP="00BE768B">
            <w:pPr>
              <w:pStyle w:val="EngHang"/>
              <w:rPr>
                <w:rFonts w:eastAsiaTheme="minorHAnsi"/>
              </w:rPr>
            </w:pPr>
            <w:r w:rsidRPr="007425E1">
              <w:rPr>
                <w:rFonts w:eastAsiaTheme="minorHAnsi"/>
              </w:rPr>
              <w:t>Hail to you, O full of grace.</w:t>
            </w:r>
          </w:p>
          <w:p w14:paraId="4EC2860C" w14:textId="77777777" w:rsidR="00BE768B" w:rsidRPr="007425E1" w:rsidRDefault="00BE768B" w:rsidP="00BE768B">
            <w:pPr>
              <w:pStyle w:val="EngHang"/>
              <w:rPr>
                <w:rFonts w:eastAsiaTheme="minorHAnsi"/>
              </w:rPr>
            </w:pPr>
            <w:r w:rsidRPr="007425E1">
              <w:rPr>
                <w:rFonts w:eastAsiaTheme="minorHAnsi"/>
              </w:rPr>
              <w:t>Hail to you, who has found grace.</w:t>
            </w:r>
          </w:p>
          <w:p w14:paraId="179D6C2E" w14:textId="77777777" w:rsidR="00BE768B" w:rsidRPr="007425E1" w:rsidRDefault="00BE768B" w:rsidP="00BE768B">
            <w:pPr>
              <w:pStyle w:val="EngHang"/>
              <w:rPr>
                <w:rFonts w:eastAsiaTheme="minorHAnsi"/>
              </w:rPr>
            </w:pPr>
            <w:r w:rsidRPr="007425E1">
              <w:rPr>
                <w:rFonts w:eastAsiaTheme="minorHAnsi"/>
              </w:rPr>
              <w:t>Hail to you, who has born Christ:</w:t>
            </w:r>
          </w:p>
          <w:p w14:paraId="0D4BD0D1" w14:textId="77777777" w:rsidR="00BE768B" w:rsidRDefault="00BE768B" w:rsidP="00BE768B">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3096ACEE" w14:textId="77777777" w:rsidR="00BE768B" w:rsidRDefault="00BE768B" w:rsidP="00AE1E8D"/>
        </w:tc>
        <w:tc>
          <w:tcPr>
            <w:tcW w:w="288" w:type="dxa"/>
          </w:tcPr>
          <w:p w14:paraId="1F74F97C" w14:textId="77777777" w:rsidR="00BE768B" w:rsidRDefault="00BE768B" w:rsidP="00AE1E8D">
            <w:pPr>
              <w:pStyle w:val="CopticCross"/>
            </w:pPr>
          </w:p>
        </w:tc>
        <w:tc>
          <w:tcPr>
            <w:tcW w:w="3960" w:type="dxa"/>
          </w:tcPr>
          <w:p w14:paraId="6593C769" w14:textId="77777777" w:rsidR="00BE768B" w:rsidRDefault="00BE768B" w:rsidP="005F7A68">
            <w:pPr>
              <w:pStyle w:val="CopticVersemulti-line"/>
            </w:pPr>
            <w:r w:rsidRPr="005F7A68">
              <w:t>Ⲭⲉⲣⲉ ⲑⲏⲉⲑⲙⲉϩ ⲛ̀ϩ̀ⲙⲟⲧ</w:t>
            </w:r>
          </w:p>
          <w:p w14:paraId="7155FE47" w14:textId="77777777" w:rsidR="00BE768B" w:rsidRDefault="00BE768B" w:rsidP="005F7A68">
            <w:pPr>
              <w:pStyle w:val="CopticVersemulti-line"/>
            </w:pPr>
            <w:r w:rsidRPr="005F7A68">
              <w:t>ⲭⲉⲣⲉ ⲑⲏⲉⲧⲁⲥϫⲉⲙ ϩ̀ⲙⲟⲧ</w:t>
            </w:r>
          </w:p>
          <w:p w14:paraId="0B08E2A8" w14:textId="77777777" w:rsidR="00BE768B" w:rsidRDefault="00BE768B" w:rsidP="005F7A68">
            <w:pPr>
              <w:pStyle w:val="CopticVersemulti-line"/>
            </w:pPr>
            <w:r w:rsidRPr="005F7A68">
              <w:t>ⲭⲉⲣⲉ ⲑⲏⲉⲧⲁⲥⲙⲉⲥ Ⲡⲭ̅ⲥ</w:t>
            </w:r>
          </w:p>
          <w:p w14:paraId="6EEBFA0E" w14:textId="77777777" w:rsidR="00BE768B" w:rsidRDefault="00BE768B" w:rsidP="005F7A68">
            <w:pPr>
              <w:pStyle w:val="CopticVerse"/>
            </w:pPr>
            <w:r w:rsidRPr="005F7A68">
              <w:t>ⲟⲩⲟϩ Ⲡⲟ̅ⲥ̅ ϣⲟⲡ ⲛⲉⲙⲉ</w:t>
            </w:r>
          </w:p>
        </w:tc>
      </w:tr>
    </w:tbl>
    <w:p w14:paraId="0065BB9B" w14:textId="77777777" w:rsidR="003B0313" w:rsidRDefault="00AE1E8D" w:rsidP="00BE768B">
      <w:pPr>
        <w:pStyle w:val="Heading6"/>
      </w:pPr>
      <w:bookmarkStart w:id="802" w:name="_Toc298681344"/>
      <w:r w:rsidRPr="00D24FE1">
        <w:t>Part</w:t>
      </w:r>
      <w:r>
        <w:t xml:space="preserve"> Two</w:t>
      </w:r>
      <w:bookmarkEnd w:id="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C0E0BC4" w14:textId="77777777" w:rsidTr="00AE1E8D">
        <w:trPr>
          <w:cantSplit/>
          <w:jc w:val="center"/>
        </w:trPr>
        <w:tc>
          <w:tcPr>
            <w:tcW w:w="288" w:type="dxa"/>
          </w:tcPr>
          <w:p w14:paraId="59DACEFF" w14:textId="77777777" w:rsidR="00BE768B" w:rsidRDefault="00BE768B" w:rsidP="00AE1E8D">
            <w:pPr>
              <w:pStyle w:val="CopticCross"/>
            </w:pPr>
            <w:r w:rsidRPr="00FB5ACB">
              <w:t>¿</w:t>
            </w:r>
          </w:p>
        </w:tc>
        <w:tc>
          <w:tcPr>
            <w:tcW w:w="3960" w:type="dxa"/>
          </w:tcPr>
          <w:p w14:paraId="3A43F47D" w14:textId="77777777" w:rsidR="00BE768B" w:rsidRPr="007425E1" w:rsidRDefault="00BE768B" w:rsidP="00BE768B">
            <w:pPr>
              <w:pStyle w:val="EngHang"/>
              <w:rPr>
                <w:rFonts w:eastAsiaTheme="minorHAnsi"/>
              </w:rPr>
            </w:pPr>
            <w:r w:rsidRPr="007425E1">
              <w:rPr>
                <w:rFonts w:eastAsiaTheme="minorHAnsi"/>
              </w:rPr>
              <w:t xml:space="preserve">We </w:t>
            </w:r>
            <w:commentRangeStart w:id="803"/>
            <w:r w:rsidRPr="007425E1">
              <w:rPr>
                <w:rFonts w:eastAsiaTheme="minorHAnsi"/>
              </w:rPr>
              <w:t xml:space="preserve">honour </w:t>
            </w:r>
            <w:commentRangeEnd w:id="803"/>
            <w:r>
              <w:rPr>
                <w:rStyle w:val="CommentReference"/>
                <w:rFonts w:ascii="Times New Roman" w:eastAsiaTheme="minorHAnsi" w:hAnsi="Times New Roman" w:cstheme="minorBidi"/>
                <w:color w:val="auto"/>
              </w:rPr>
              <w:commentReference w:id="803"/>
            </w:r>
            <w:r w:rsidRPr="007425E1">
              <w:rPr>
                <w:rFonts w:eastAsiaTheme="minorHAnsi"/>
              </w:rPr>
              <w:t>your greatness,</w:t>
            </w:r>
          </w:p>
          <w:p w14:paraId="5C073E31" w14:textId="77777777" w:rsidR="00BE768B" w:rsidRPr="007425E1" w:rsidRDefault="00BE768B" w:rsidP="00BE768B">
            <w:pPr>
              <w:pStyle w:val="EngHang"/>
              <w:rPr>
                <w:rFonts w:eastAsiaTheme="minorHAnsi"/>
              </w:rPr>
            </w:pPr>
            <w:r w:rsidRPr="007425E1">
              <w:rPr>
                <w:rFonts w:eastAsiaTheme="minorHAnsi"/>
              </w:rPr>
              <w:t xml:space="preserve">O </w:t>
            </w:r>
            <w:commentRangeStart w:id="804"/>
            <w:r w:rsidRPr="007425E1">
              <w:rPr>
                <w:rFonts w:eastAsiaTheme="minorHAnsi"/>
              </w:rPr>
              <w:t xml:space="preserve">prudent </w:t>
            </w:r>
            <w:commentRangeEnd w:id="804"/>
            <w:r>
              <w:rPr>
                <w:rStyle w:val="CommentReference"/>
                <w:rFonts w:ascii="Times New Roman" w:eastAsiaTheme="minorHAnsi" w:hAnsi="Times New Roman" w:cstheme="minorBidi"/>
                <w:color w:val="auto"/>
              </w:rPr>
              <w:commentReference w:id="804"/>
            </w:r>
            <w:r w:rsidRPr="007425E1">
              <w:rPr>
                <w:rFonts w:eastAsiaTheme="minorHAnsi"/>
              </w:rPr>
              <w:t>Virgin,</w:t>
            </w:r>
          </w:p>
          <w:p w14:paraId="1CE9D564" w14:textId="77777777" w:rsidR="00BE768B" w:rsidRPr="007425E1" w:rsidRDefault="00BE768B" w:rsidP="00BE768B">
            <w:pPr>
              <w:pStyle w:val="EngHang"/>
              <w:rPr>
                <w:rFonts w:eastAsiaTheme="minorHAnsi"/>
              </w:rPr>
            </w:pPr>
            <w:r w:rsidRPr="007425E1">
              <w:rPr>
                <w:rFonts w:eastAsiaTheme="minorHAnsi"/>
              </w:rPr>
              <w:t>And give you salutation</w:t>
            </w:r>
          </w:p>
          <w:p w14:paraId="51AC0CE8" w14:textId="77777777" w:rsidR="00BE768B" w:rsidRDefault="00BE768B" w:rsidP="00BE768B">
            <w:pPr>
              <w:pStyle w:val="EngHangEnd"/>
            </w:pPr>
            <w:r w:rsidRPr="007425E1">
              <w:rPr>
                <w:rFonts w:eastAsiaTheme="minorHAnsi"/>
              </w:rPr>
              <w:t>With Gabriel the angel.</w:t>
            </w:r>
          </w:p>
        </w:tc>
        <w:tc>
          <w:tcPr>
            <w:tcW w:w="288" w:type="dxa"/>
          </w:tcPr>
          <w:p w14:paraId="5078073B" w14:textId="77777777" w:rsidR="00BE768B" w:rsidRDefault="00BE768B" w:rsidP="00AE1E8D"/>
        </w:tc>
        <w:tc>
          <w:tcPr>
            <w:tcW w:w="288" w:type="dxa"/>
          </w:tcPr>
          <w:p w14:paraId="27BA524E" w14:textId="77777777" w:rsidR="00BE768B" w:rsidRDefault="00BE768B" w:rsidP="00AE1E8D">
            <w:pPr>
              <w:pStyle w:val="CopticCross"/>
            </w:pPr>
            <w:r w:rsidRPr="00FB5ACB">
              <w:t>¿</w:t>
            </w:r>
          </w:p>
        </w:tc>
        <w:tc>
          <w:tcPr>
            <w:tcW w:w="3960" w:type="dxa"/>
          </w:tcPr>
          <w:p w14:paraId="31F43515" w14:textId="77777777" w:rsidR="00BE768B" w:rsidRDefault="00BE768B" w:rsidP="005F7A68">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00A529B2" w14:textId="77777777" w:rsidR="00BE768B" w:rsidRDefault="00BE768B" w:rsidP="005F7A68">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5B3D3494" w14:textId="77777777" w:rsidR="00BE768B" w:rsidRDefault="00BE768B" w:rsidP="005F7A68">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56170455" w14:textId="77777777" w:rsidR="00BE768B" w:rsidRDefault="00BE768B" w:rsidP="005F7A68">
            <w:pPr>
              <w:pStyle w:val="CopticVerse"/>
            </w:pPr>
            <w:r w:rsidRPr="005F7A68">
              <w:t>ⲛⲉⲙ Ⲅⲁⲃⲣⲓⲏⲗ ⲡⲓⲁⲅⲅⲉⲗⲟⲥ</w:t>
            </w:r>
          </w:p>
        </w:tc>
      </w:tr>
      <w:tr w:rsidR="00BE768B" w14:paraId="5E9154A1" w14:textId="77777777" w:rsidTr="00AE1E8D">
        <w:trPr>
          <w:cantSplit/>
          <w:jc w:val="center"/>
        </w:trPr>
        <w:tc>
          <w:tcPr>
            <w:tcW w:w="288" w:type="dxa"/>
          </w:tcPr>
          <w:p w14:paraId="51E644B4" w14:textId="77777777" w:rsidR="00BE768B" w:rsidRDefault="00BE768B" w:rsidP="00AE1E8D">
            <w:pPr>
              <w:pStyle w:val="CopticCross"/>
            </w:pPr>
          </w:p>
        </w:tc>
        <w:tc>
          <w:tcPr>
            <w:tcW w:w="3960" w:type="dxa"/>
          </w:tcPr>
          <w:p w14:paraId="09E699D1" w14:textId="77777777" w:rsidR="00BE768B" w:rsidRPr="007425E1" w:rsidRDefault="00BE768B" w:rsidP="00BE768B">
            <w:pPr>
              <w:pStyle w:val="EngHang"/>
              <w:rPr>
                <w:rFonts w:eastAsiaTheme="minorHAnsi"/>
              </w:rPr>
            </w:pPr>
            <w:r w:rsidRPr="007425E1">
              <w:rPr>
                <w:rFonts w:eastAsiaTheme="minorHAnsi"/>
              </w:rPr>
              <w:t>For through the fruit of your womb</w:t>
            </w:r>
          </w:p>
          <w:p w14:paraId="6EA79408" w14:textId="77777777" w:rsidR="00BE768B" w:rsidRPr="007425E1" w:rsidRDefault="00BE768B" w:rsidP="00BE768B">
            <w:pPr>
              <w:pStyle w:val="EngHang"/>
              <w:rPr>
                <w:rFonts w:eastAsiaTheme="minorHAnsi"/>
              </w:rPr>
            </w:pPr>
            <w:r>
              <w:rPr>
                <w:rFonts w:eastAsiaTheme="minorHAnsi"/>
              </w:rPr>
              <w:t>Salvation came to our race;</w:t>
            </w:r>
          </w:p>
          <w:p w14:paraId="2DE6DE15" w14:textId="77777777" w:rsidR="00BE768B" w:rsidRPr="007425E1" w:rsidRDefault="00BE768B" w:rsidP="00BE768B">
            <w:pPr>
              <w:pStyle w:val="EngHang"/>
              <w:rPr>
                <w:rFonts w:eastAsiaTheme="minorHAnsi"/>
              </w:rPr>
            </w:pPr>
            <w:r w:rsidRPr="007425E1">
              <w:rPr>
                <w:rFonts w:eastAsiaTheme="minorHAnsi"/>
              </w:rPr>
              <w:t>God reconciled us again,</w:t>
            </w:r>
          </w:p>
          <w:p w14:paraId="0CE2AA1E" w14:textId="77777777" w:rsidR="00BE768B" w:rsidRDefault="00BE768B" w:rsidP="00BE768B">
            <w:pPr>
              <w:pStyle w:val="EngHangEnd"/>
            </w:pPr>
            <w:r w:rsidRPr="007425E1">
              <w:t>Through His goodness.</w:t>
            </w:r>
          </w:p>
        </w:tc>
        <w:tc>
          <w:tcPr>
            <w:tcW w:w="288" w:type="dxa"/>
          </w:tcPr>
          <w:p w14:paraId="6EA4F63F" w14:textId="77777777" w:rsidR="00BE768B" w:rsidRDefault="00BE768B" w:rsidP="00AE1E8D"/>
        </w:tc>
        <w:tc>
          <w:tcPr>
            <w:tcW w:w="288" w:type="dxa"/>
          </w:tcPr>
          <w:p w14:paraId="4987B550" w14:textId="77777777" w:rsidR="00BE768B" w:rsidRDefault="00BE768B" w:rsidP="00AE1E8D">
            <w:pPr>
              <w:pStyle w:val="CopticCross"/>
            </w:pPr>
          </w:p>
        </w:tc>
        <w:tc>
          <w:tcPr>
            <w:tcW w:w="3960" w:type="dxa"/>
          </w:tcPr>
          <w:p w14:paraId="7643A396" w14:textId="77777777" w:rsidR="00BE768B" w:rsidRDefault="00BE768B" w:rsidP="005F7A68">
            <w:pPr>
              <w:pStyle w:val="CopticVersemulti-line"/>
            </w:pPr>
            <w:r w:rsidRPr="005F7A68">
              <w:t>Ϫⲉ ⲉⲃⲟⲗϩⲓⲧⲉⲛ ⲡⲉⲕⲁⲣⲡⲟⲥ</w:t>
            </w:r>
          </w:p>
          <w:p w14:paraId="1BE7B66B" w14:textId="77777777" w:rsidR="00BE768B" w:rsidRDefault="00BE768B" w:rsidP="005F7A68">
            <w:pPr>
              <w:pStyle w:val="CopticVersemulti-line"/>
            </w:pPr>
            <w:r w:rsidRPr="005F7A68">
              <w:t>ⲁ̀ ⲡⲓⲟⲩϫⲁⲓ ⲧⲁϩⲉ ⲡⲉⲛⲅⲉⲛⲟⲥ</w:t>
            </w:r>
          </w:p>
          <w:p w14:paraId="234DE357" w14:textId="77777777" w:rsidR="00BE768B" w:rsidRDefault="00BE768B" w:rsidP="005F7A68">
            <w:pPr>
              <w:pStyle w:val="CopticVersemulti-line"/>
            </w:pPr>
            <w:r w:rsidRPr="005F7A68">
              <w:t>ⲁ̀ⲫϯ ϩⲟⲧⲡⲉⲛ ⲉ̀ⲣⲟϥ ⲛ̀ⲕⲉⲥⲟⲡ</w:t>
            </w:r>
          </w:p>
          <w:p w14:paraId="7E174A7B" w14:textId="77777777" w:rsidR="00BE768B" w:rsidRDefault="00BE768B" w:rsidP="005F7A68">
            <w:pPr>
              <w:pStyle w:val="CopticVerse"/>
            </w:pPr>
            <w:r w:rsidRPr="005F7A68">
              <w:t>ϩⲓⲧⲉⲛ ⲧⲉϥⲙⲉⲧⲁ̀ⲅⲁⲑⲟⲥ</w:t>
            </w:r>
          </w:p>
        </w:tc>
      </w:tr>
      <w:tr w:rsidR="00BE768B" w14:paraId="0392DD06" w14:textId="77777777" w:rsidTr="00AE1E8D">
        <w:trPr>
          <w:cantSplit/>
          <w:jc w:val="center"/>
        </w:trPr>
        <w:tc>
          <w:tcPr>
            <w:tcW w:w="288" w:type="dxa"/>
          </w:tcPr>
          <w:p w14:paraId="08689FC0" w14:textId="77777777" w:rsidR="00BE768B" w:rsidRDefault="00BE768B" w:rsidP="00AE1E8D">
            <w:pPr>
              <w:pStyle w:val="CopticCross"/>
            </w:pPr>
            <w:r w:rsidRPr="00FB5ACB">
              <w:t>¿</w:t>
            </w:r>
          </w:p>
        </w:tc>
        <w:tc>
          <w:tcPr>
            <w:tcW w:w="3960" w:type="dxa"/>
          </w:tcPr>
          <w:p w14:paraId="30C53482" w14:textId="77777777" w:rsidR="00BE768B" w:rsidRPr="007425E1" w:rsidRDefault="00BE768B" w:rsidP="00BE768B">
            <w:pPr>
              <w:pStyle w:val="EngHang"/>
              <w:rPr>
                <w:rFonts w:eastAsiaTheme="minorHAnsi"/>
              </w:rPr>
            </w:pPr>
            <w:r w:rsidRPr="007425E1">
              <w:rPr>
                <w:rFonts w:eastAsiaTheme="minorHAnsi"/>
              </w:rPr>
              <w:t>Hail to you, O full of grace.</w:t>
            </w:r>
          </w:p>
          <w:p w14:paraId="187C3C11" w14:textId="77777777" w:rsidR="00BE768B" w:rsidRPr="007425E1" w:rsidRDefault="00BE768B" w:rsidP="00BE768B">
            <w:pPr>
              <w:pStyle w:val="EngHang"/>
              <w:rPr>
                <w:rFonts w:eastAsiaTheme="minorHAnsi"/>
              </w:rPr>
            </w:pPr>
            <w:r w:rsidRPr="007425E1">
              <w:rPr>
                <w:rFonts w:eastAsiaTheme="minorHAnsi"/>
              </w:rPr>
              <w:t>Hail to you, who has found grace.</w:t>
            </w:r>
          </w:p>
          <w:p w14:paraId="71190DAC" w14:textId="77777777" w:rsidR="00BE768B" w:rsidRPr="007425E1" w:rsidRDefault="00BE768B" w:rsidP="00BE768B">
            <w:pPr>
              <w:pStyle w:val="EngHang"/>
              <w:rPr>
                <w:rFonts w:eastAsiaTheme="minorHAnsi"/>
              </w:rPr>
            </w:pPr>
            <w:r w:rsidRPr="007425E1">
              <w:rPr>
                <w:rFonts w:eastAsiaTheme="minorHAnsi"/>
              </w:rPr>
              <w:t>Hail to you, who has born Christ:</w:t>
            </w:r>
          </w:p>
          <w:p w14:paraId="692E73D9" w14:textId="77777777" w:rsidR="00BE768B" w:rsidRDefault="00BE768B" w:rsidP="00BE768B">
            <w:pPr>
              <w:pStyle w:val="EngHangEnd"/>
            </w:pPr>
            <w:r w:rsidRPr="007425E1">
              <w:rPr>
                <w:rFonts w:eastAsiaTheme="minorHAnsi"/>
              </w:rPr>
              <w:t>The Lord is with you.</w:t>
            </w:r>
          </w:p>
        </w:tc>
        <w:tc>
          <w:tcPr>
            <w:tcW w:w="288" w:type="dxa"/>
          </w:tcPr>
          <w:p w14:paraId="361F291E" w14:textId="77777777" w:rsidR="00BE768B" w:rsidRDefault="00BE768B" w:rsidP="00AE1E8D"/>
        </w:tc>
        <w:tc>
          <w:tcPr>
            <w:tcW w:w="288" w:type="dxa"/>
          </w:tcPr>
          <w:p w14:paraId="64794335" w14:textId="77777777" w:rsidR="00BE768B" w:rsidRDefault="00BE768B" w:rsidP="00AE1E8D">
            <w:pPr>
              <w:pStyle w:val="CopticCross"/>
            </w:pPr>
            <w:r w:rsidRPr="00FB5ACB">
              <w:t>¿</w:t>
            </w:r>
          </w:p>
        </w:tc>
        <w:tc>
          <w:tcPr>
            <w:tcW w:w="3960" w:type="dxa"/>
          </w:tcPr>
          <w:p w14:paraId="1B1423E5" w14:textId="77777777" w:rsidR="00BE768B" w:rsidRDefault="00BE768B" w:rsidP="005F7A68">
            <w:pPr>
              <w:pStyle w:val="CopticVersemulti-line"/>
            </w:pPr>
            <w:r w:rsidRPr="005F7A68">
              <w:t>Ⲭⲉⲣⲉ ⲑⲏⲉⲑⲙⲉϩ ⲛ̀ϩ̀ⲙⲟⲧ</w:t>
            </w:r>
          </w:p>
          <w:p w14:paraId="6EB1C149" w14:textId="77777777" w:rsidR="00BE768B" w:rsidRDefault="00BE768B" w:rsidP="005F7A68">
            <w:pPr>
              <w:pStyle w:val="CopticVersemulti-line"/>
            </w:pPr>
            <w:r w:rsidRPr="005F7A68">
              <w:t>ⲭⲉⲣⲉ ⲑⲏⲉⲧⲁⲥϫⲉⲙ ϩ̀ⲙⲟⲧ</w:t>
            </w:r>
          </w:p>
          <w:p w14:paraId="3450F718" w14:textId="77777777" w:rsidR="00BE768B" w:rsidRDefault="00BE768B" w:rsidP="005F7A68">
            <w:pPr>
              <w:pStyle w:val="CopticVersemulti-line"/>
            </w:pPr>
            <w:r w:rsidRPr="005F7A68">
              <w:t>ⲭⲉⲣⲉ ⲑⲏⲉⲧⲁⲥⲙⲉⲥ Ⲡⲭ̅ⲥ</w:t>
            </w:r>
          </w:p>
          <w:p w14:paraId="21242B03" w14:textId="77777777" w:rsidR="00BE768B" w:rsidRDefault="00BE768B" w:rsidP="005F7A68">
            <w:pPr>
              <w:pStyle w:val="CopticVersemulti-line"/>
            </w:pPr>
            <w:r w:rsidRPr="005F7A68">
              <w:t>ⲟⲩⲟϩ Ⲡⲟ̅ⲥ̅ ϣⲟⲡ ⲛⲉⲙⲉ</w:t>
            </w:r>
          </w:p>
        </w:tc>
      </w:tr>
    </w:tbl>
    <w:p w14:paraId="3435D4DF" w14:textId="77777777" w:rsidR="00625164" w:rsidRDefault="00625164" w:rsidP="00BE768B">
      <w:pPr>
        <w:pStyle w:val="Heading6"/>
      </w:pPr>
      <w:bookmarkStart w:id="805" w:name="_Toc298681345"/>
      <w:r>
        <w:t>Part Three</w:t>
      </w:r>
      <w:bookmarkEnd w:id="8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5A9A6F78" w14:textId="77777777" w:rsidTr="00625164">
        <w:trPr>
          <w:cantSplit/>
          <w:jc w:val="center"/>
        </w:trPr>
        <w:tc>
          <w:tcPr>
            <w:tcW w:w="288" w:type="dxa"/>
          </w:tcPr>
          <w:p w14:paraId="10343081" w14:textId="77777777" w:rsidR="00BE768B" w:rsidRDefault="00BE768B" w:rsidP="00625164">
            <w:pPr>
              <w:pStyle w:val="CopticCross"/>
            </w:pPr>
          </w:p>
        </w:tc>
        <w:tc>
          <w:tcPr>
            <w:tcW w:w="3960" w:type="dxa"/>
          </w:tcPr>
          <w:p w14:paraId="3D356EE6" w14:textId="77777777" w:rsidR="00BE768B" w:rsidRPr="007425E1" w:rsidRDefault="00BE768B" w:rsidP="00BE768B">
            <w:pPr>
              <w:pStyle w:val="EngHang"/>
              <w:rPr>
                <w:rFonts w:eastAsiaTheme="minorHAnsi"/>
              </w:rPr>
            </w:pPr>
            <w:r w:rsidRPr="007425E1">
              <w:rPr>
                <w:rFonts w:eastAsiaTheme="minorHAnsi"/>
              </w:rPr>
              <w:t>The Holy Spirit came upon you,</w:t>
            </w:r>
          </w:p>
          <w:p w14:paraId="45EC4393" w14:textId="77777777" w:rsidR="00BE768B" w:rsidRPr="007425E1" w:rsidRDefault="00BE768B" w:rsidP="00BE768B">
            <w:pPr>
              <w:pStyle w:val="EngHang"/>
              <w:rPr>
                <w:rFonts w:eastAsiaTheme="minorHAnsi"/>
              </w:rPr>
            </w:pPr>
            <w:r w:rsidRPr="007425E1">
              <w:rPr>
                <w:rFonts w:eastAsiaTheme="minorHAnsi"/>
              </w:rPr>
              <w:t xml:space="preserve">O undefiled </w:t>
            </w:r>
            <w:commentRangeStart w:id="806"/>
            <w:r w:rsidRPr="007425E1">
              <w:rPr>
                <w:rFonts w:eastAsiaTheme="minorHAnsi"/>
              </w:rPr>
              <w:t>bride</w:t>
            </w:r>
            <w:commentRangeEnd w:id="806"/>
            <w:r>
              <w:rPr>
                <w:rStyle w:val="CommentReference"/>
                <w:rFonts w:ascii="Times New Roman" w:eastAsiaTheme="minorHAnsi" w:hAnsi="Times New Roman" w:cstheme="minorBidi"/>
                <w:color w:val="auto"/>
              </w:rPr>
              <w:commentReference w:id="806"/>
            </w:r>
            <w:r w:rsidRPr="007425E1">
              <w:rPr>
                <w:rFonts w:eastAsiaTheme="minorHAnsi"/>
              </w:rPr>
              <w:t>,</w:t>
            </w:r>
          </w:p>
          <w:p w14:paraId="13E925F6" w14:textId="77777777" w:rsidR="00BE768B" w:rsidRPr="007425E1" w:rsidRDefault="00BE768B" w:rsidP="00BE768B">
            <w:pPr>
              <w:pStyle w:val="EngHang"/>
              <w:rPr>
                <w:rFonts w:eastAsiaTheme="minorHAnsi"/>
              </w:rPr>
            </w:pPr>
            <w:r w:rsidRPr="007425E1">
              <w:rPr>
                <w:rFonts w:eastAsiaTheme="minorHAnsi"/>
              </w:rPr>
              <w:t>And the power of the Most High</w:t>
            </w:r>
          </w:p>
          <w:p w14:paraId="726213BF" w14:textId="77777777" w:rsidR="00BE768B" w:rsidRDefault="00BE768B" w:rsidP="00BE768B">
            <w:pPr>
              <w:pStyle w:val="EngHangEnd"/>
            </w:pPr>
            <w:r w:rsidRPr="007425E1">
              <w:t>Overshadowed you, O Mary.</w:t>
            </w:r>
          </w:p>
        </w:tc>
        <w:tc>
          <w:tcPr>
            <w:tcW w:w="288" w:type="dxa"/>
          </w:tcPr>
          <w:p w14:paraId="379C8E3C" w14:textId="77777777" w:rsidR="00BE768B" w:rsidRDefault="00BE768B" w:rsidP="00625164"/>
        </w:tc>
        <w:tc>
          <w:tcPr>
            <w:tcW w:w="288" w:type="dxa"/>
          </w:tcPr>
          <w:p w14:paraId="0C09536A" w14:textId="77777777" w:rsidR="00BE768B" w:rsidRDefault="00BE768B" w:rsidP="00625164">
            <w:pPr>
              <w:pStyle w:val="CopticCross"/>
            </w:pPr>
          </w:p>
        </w:tc>
        <w:tc>
          <w:tcPr>
            <w:tcW w:w="3960" w:type="dxa"/>
          </w:tcPr>
          <w:p w14:paraId="5CD1C526" w14:textId="77777777" w:rsidR="00BE768B" w:rsidRDefault="00BE768B" w:rsidP="00A57656">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7685331F" w14:textId="77777777" w:rsidR="00BE768B" w:rsidRDefault="00BE768B" w:rsidP="00A57656">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F0710D0" w14:textId="77777777" w:rsidR="00BE768B" w:rsidRDefault="00BE768B" w:rsidP="00A57656">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7D1CF2C5" w14:textId="77777777" w:rsidR="00BE768B" w:rsidRDefault="00BE768B" w:rsidP="00A57656">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BE768B" w14:paraId="7235308B" w14:textId="77777777" w:rsidTr="00625164">
        <w:trPr>
          <w:cantSplit/>
          <w:jc w:val="center"/>
        </w:trPr>
        <w:tc>
          <w:tcPr>
            <w:tcW w:w="288" w:type="dxa"/>
          </w:tcPr>
          <w:p w14:paraId="71B32AD4" w14:textId="77777777" w:rsidR="00BE768B" w:rsidRDefault="00BE768B" w:rsidP="00625164">
            <w:pPr>
              <w:pStyle w:val="CopticCross"/>
            </w:pPr>
            <w:r w:rsidRPr="00FB5ACB">
              <w:t>¿</w:t>
            </w:r>
          </w:p>
        </w:tc>
        <w:tc>
          <w:tcPr>
            <w:tcW w:w="3960" w:type="dxa"/>
          </w:tcPr>
          <w:p w14:paraId="017EF7DD" w14:textId="77777777" w:rsidR="00BE768B" w:rsidRDefault="00BE768B" w:rsidP="00BE768B">
            <w:pPr>
              <w:pStyle w:val="EngHang"/>
              <w:rPr>
                <w:rFonts w:eastAsiaTheme="minorHAnsi"/>
              </w:rPr>
            </w:pPr>
            <w:r>
              <w:rPr>
                <w:rFonts w:eastAsiaTheme="minorHAnsi"/>
              </w:rPr>
              <w:t>You have born the t</w:t>
            </w:r>
            <w:commentRangeStart w:id="807"/>
            <w:r w:rsidRPr="007425E1">
              <w:rPr>
                <w:rFonts w:eastAsiaTheme="minorHAnsi"/>
              </w:rPr>
              <w:t xml:space="preserve">rue </w:t>
            </w:r>
            <w:commentRangeEnd w:id="807"/>
            <w:r>
              <w:rPr>
                <w:rStyle w:val="CommentReference"/>
                <w:rFonts w:ascii="Times New Roman" w:eastAsiaTheme="minorHAnsi" w:hAnsi="Times New Roman" w:cstheme="minorBidi"/>
                <w:color w:val="auto"/>
              </w:rPr>
              <w:commentReference w:id="807"/>
            </w:r>
          </w:p>
          <w:p w14:paraId="7EF77BAC" w14:textId="77777777" w:rsidR="00BE768B" w:rsidRDefault="00BE768B" w:rsidP="00BE768B">
            <w:pPr>
              <w:pStyle w:val="EngHang"/>
              <w:rPr>
                <w:rFonts w:eastAsiaTheme="minorHAnsi"/>
              </w:rPr>
            </w:pPr>
            <w:r>
              <w:rPr>
                <w:rFonts w:eastAsiaTheme="minorHAnsi"/>
              </w:rPr>
              <w:t>Logos and Son of the Father</w:t>
            </w:r>
          </w:p>
          <w:p w14:paraId="775083FF" w14:textId="77777777" w:rsidR="00BE768B" w:rsidRDefault="00BE768B" w:rsidP="00BE768B">
            <w:pPr>
              <w:pStyle w:val="EngHang"/>
              <w:rPr>
                <w:rFonts w:eastAsiaTheme="minorHAnsi"/>
              </w:rPr>
            </w:pPr>
            <w:r>
              <w:rPr>
                <w:rFonts w:eastAsiaTheme="minorHAnsi"/>
              </w:rPr>
              <w:t>The ever-existing,</w:t>
            </w:r>
          </w:p>
          <w:p w14:paraId="66E4C572" w14:textId="77777777" w:rsidR="00BE768B" w:rsidRPr="00E73FF7" w:rsidRDefault="00BE768B" w:rsidP="00BE768B">
            <w:pPr>
              <w:pStyle w:val="EngHangEnd"/>
              <w:rPr>
                <w:rFonts w:eastAsiaTheme="minorHAnsi"/>
              </w:rPr>
            </w:pPr>
            <w:r>
              <w:rPr>
                <w:rFonts w:eastAsiaTheme="minorHAnsi"/>
              </w:rPr>
              <w:t>Who came and sav</w:t>
            </w:r>
            <w:commentRangeStart w:id="808"/>
            <w:r w:rsidRPr="007425E1">
              <w:rPr>
                <w:rFonts w:eastAsiaTheme="minorHAnsi"/>
              </w:rPr>
              <w:t xml:space="preserve">ed </w:t>
            </w:r>
            <w:commentRangeEnd w:id="808"/>
            <w:r>
              <w:rPr>
                <w:rStyle w:val="CommentReference"/>
                <w:rFonts w:ascii="Times New Roman" w:eastAsiaTheme="minorHAnsi" w:hAnsi="Times New Roman" w:cstheme="minorBidi"/>
                <w:color w:val="auto"/>
              </w:rPr>
              <w:commentReference w:id="808"/>
            </w:r>
            <w:r>
              <w:rPr>
                <w:rFonts w:eastAsiaTheme="minorHAnsi"/>
              </w:rPr>
              <w:t>us from our sins.</w:t>
            </w:r>
          </w:p>
        </w:tc>
        <w:tc>
          <w:tcPr>
            <w:tcW w:w="288" w:type="dxa"/>
          </w:tcPr>
          <w:p w14:paraId="71779156" w14:textId="77777777" w:rsidR="00BE768B" w:rsidRDefault="00BE768B" w:rsidP="00625164"/>
        </w:tc>
        <w:tc>
          <w:tcPr>
            <w:tcW w:w="288" w:type="dxa"/>
          </w:tcPr>
          <w:p w14:paraId="130F71CD" w14:textId="77777777" w:rsidR="00BE768B" w:rsidRDefault="00BE768B" w:rsidP="00625164">
            <w:pPr>
              <w:pStyle w:val="CopticCross"/>
            </w:pPr>
            <w:r w:rsidRPr="00FB5ACB">
              <w:t>¿</w:t>
            </w:r>
          </w:p>
        </w:tc>
        <w:tc>
          <w:tcPr>
            <w:tcW w:w="3960" w:type="dxa"/>
          </w:tcPr>
          <w:p w14:paraId="528D8C21" w14:textId="77777777" w:rsidR="00BE768B" w:rsidRDefault="00BE768B" w:rsidP="00A57656">
            <w:pPr>
              <w:pStyle w:val="CopticVersemulti-line"/>
            </w:pPr>
            <w:r w:rsidRPr="00A57656">
              <w:t>Ϫⲉ ⲁ̀ⲣⲉϫ̀ⲫⲟ ⲙ̀ⲡⲓⲁ̀ⲗⲏⲑⲓⲛⲟⲥ</w:t>
            </w:r>
          </w:p>
          <w:p w14:paraId="1B45B2D8" w14:textId="77777777" w:rsidR="00BE768B" w:rsidRDefault="00BE768B" w:rsidP="00A57656">
            <w:pPr>
              <w:pStyle w:val="CopticVersemulti-line"/>
            </w:pPr>
            <w:r w:rsidRPr="00A57656">
              <w:t>ⲛ̀ⲗⲟⲅⲟⲥ ⲛ̀Ϣⲏⲣⲓ ⲛ̀ⲧⲉ Ⲫ̀ⲓⲱⲧ</w:t>
            </w:r>
          </w:p>
          <w:p w14:paraId="5BEACEAD" w14:textId="77777777" w:rsidR="00BE768B" w:rsidRDefault="00BE768B" w:rsidP="00A57656">
            <w:pPr>
              <w:pStyle w:val="CopticVersemulti-line"/>
            </w:pPr>
            <w:r w:rsidRPr="00A57656">
              <w:t>ⲉⲑⲙⲏⲛ ⲉⲃⲟⲗ ϣⲁ ⲉⲛⲉϩ</w:t>
            </w:r>
          </w:p>
          <w:p w14:paraId="5A07A441" w14:textId="77777777" w:rsidR="00BE768B" w:rsidRDefault="00BE768B" w:rsidP="00A57656">
            <w:pPr>
              <w:pStyle w:val="CopticVerse"/>
            </w:pPr>
            <w:r w:rsidRPr="00A57656">
              <w:t>ⲁϥⲓ̀ ⲁϥⲥⲟⲧⲧⲉⲛ ϧⲉⲛ ⲛⲉⲛⲛⲟⲃⲓ</w:t>
            </w:r>
          </w:p>
        </w:tc>
      </w:tr>
      <w:tr w:rsidR="00BE768B" w14:paraId="21C1B089" w14:textId="77777777" w:rsidTr="00625164">
        <w:trPr>
          <w:cantSplit/>
          <w:jc w:val="center"/>
        </w:trPr>
        <w:tc>
          <w:tcPr>
            <w:tcW w:w="288" w:type="dxa"/>
          </w:tcPr>
          <w:p w14:paraId="7D944A04" w14:textId="77777777" w:rsidR="00BE768B" w:rsidRDefault="00BE768B" w:rsidP="00625164">
            <w:pPr>
              <w:pStyle w:val="CopticCross"/>
            </w:pPr>
          </w:p>
        </w:tc>
        <w:tc>
          <w:tcPr>
            <w:tcW w:w="3960" w:type="dxa"/>
          </w:tcPr>
          <w:p w14:paraId="3CE86FAB" w14:textId="77777777" w:rsidR="00BE768B" w:rsidRPr="007425E1" w:rsidRDefault="00BE768B" w:rsidP="00BE768B">
            <w:pPr>
              <w:pStyle w:val="EngHang"/>
              <w:rPr>
                <w:rFonts w:eastAsiaTheme="minorHAnsi"/>
              </w:rPr>
            </w:pPr>
            <w:r w:rsidRPr="007425E1">
              <w:rPr>
                <w:rFonts w:eastAsiaTheme="minorHAnsi"/>
              </w:rPr>
              <w:t>Hail to you, O full of grace.</w:t>
            </w:r>
          </w:p>
          <w:p w14:paraId="3C10C279" w14:textId="77777777" w:rsidR="00BE768B" w:rsidRPr="007425E1" w:rsidRDefault="00BE768B" w:rsidP="00BE768B">
            <w:pPr>
              <w:pStyle w:val="EngHang"/>
              <w:rPr>
                <w:rFonts w:eastAsiaTheme="minorHAnsi"/>
              </w:rPr>
            </w:pPr>
            <w:r w:rsidRPr="007425E1">
              <w:rPr>
                <w:rFonts w:eastAsiaTheme="minorHAnsi"/>
              </w:rPr>
              <w:t>Hail to you, who has found grace.</w:t>
            </w:r>
          </w:p>
          <w:p w14:paraId="6A015D24" w14:textId="77777777" w:rsidR="00BE768B" w:rsidRPr="007425E1" w:rsidRDefault="00BE768B" w:rsidP="00BE768B">
            <w:pPr>
              <w:pStyle w:val="EngHang"/>
              <w:rPr>
                <w:rFonts w:eastAsiaTheme="minorHAnsi"/>
              </w:rPr>
            </w:pPr>
            <w:r w:rsidRPr="007425E1">
              <w:rPr>
                <w:rFonts w:eastAsiaTheme="minorHAnsi"/>
              </w:rPr>
              <w:t>Hail to you, who has born Christ:</w:t>
            </w:r>
          </w:p>
          <w:p w14:paraId="515F2F54" w14:textId="77777777" w:rsidR="00BE768B" w:rsidRDefault="00BE768B" w:rsidP="00BE768B">
            <w:pPr>
              <w:pStyle w:val="EngHangEnd"/>
            </w:pPr>
            <w:r w:rsidRPr="007425E1">
              <w:rPr>
                <w:rFonts w:eastAsiaTheme="minorHAnsi"/>
              </w:rPr>
              <w:t>The Lord is with you.</w:t>
            </w:r>
          </w:p>
        </w:tc>
        <w:tc>
          <w:tcPr>
            <w:tcW w:w="288" w:type="dxa"/>
          </w:tcPr>
          <w:p w14:paraId="4BA79004" w14:textId="77777777" w:rsidR="00BE768B" w:rsidRDefault="00BE768B" w:rsidP="00625164"/>
        </w:tc>
        <w:tc>
          <w:tcPr>
            <w:tcW w:w="288" w:type="dxa"/>
          </w:tcPr>
          <w:p w14:paraId="764CD5DF" w14:textId="77777777" w:rsidR="00BE768B" w:rsidRDefault="00BE768B" w:rsidP="00625164">
            <w:pPr>
              <w:pStyle w:val="CopticCross"/>
            </w:pPr>
          </w:p>
        </w:tc>
        <w:tc>
          <w:tcPr>
            <w:tcW w:w="3960" w:type="dxa"/>
          </w:tcPr>
          <w:p w14:paraId="7CB5C5D7" w14:textId="77777777" w:rsidR="00BE768B" w:rsidRDefault="00BE768B" w:rsidP="00A57656">
            <w:pPr>
              <w:pStyle w:val="CopticVersemulti-line"/>
            </w:pPr>
            <w:r w:rsidRPr="005F7A68">
              <w:t>Ⲭⲉⲣⲉ ⲑⲏⲉⲑⲙⲉϩ ⲛ̀ϩ̀ⲙⲟⲧ</w:t>
            </w:r>
          </w:p>
          <w:p w14:paraId="6473D6CB" w14:textId="77777777" w:rsidR="00BE768B" w:rsidRDefault="00BE768B" w:rsidP="00A57656">
            <w:pPr>
              <w:pStyle w:val="CopticVersemulti-line"/>
            </w:pPr>
            <w:r w:rsidRPr="005F7A68">
              <w:t>ⲭⲉⲣⲉ ⲑⲏⲉⲧⲁⲥϫⲉⲙ ϩ̀ⲙⲟⲧ</w:t>
            </w:r>
          </w:p>
          <w:p w14:paraId="4B04162B" w14:textId="77777777" w:rsidR="00BE768B" w:rsidRDefault="00BE768B" w:rsidP="00A57656">
            <w:pPr>
              <w:pStyle w:val="CopticVersemulti-line"/>
            </w:pPr>
            <w:r w:rsidRPr="005F7A68">
              <w:t>ⲭⲉⲣⲉ ⲑⲏⲉⲧⲁⲥⲙⲉⲥ Ⲡⲭ̅ⲥ</w:t>
            </w:r>
          </w:p>
          <w:p w14:paraId="76D34317" w14:textId="77777777" w:rsidR="00BE768B" w:rsidRDefault="00BE768B" w:rsidP="00A57656">
            <w:pPr>
              <w:pStyle w:val="CopticVersemulti-line"/>
            </w:pPr>
            <w:r w:rsidRPr="005F7A68">
              <w:t>ⲟⲩⲟϩ Ⲡⲟ̅ⲥ̅ ϣⲟⲡ ⲛⲉⲙⲉ</w:t>
            </w:r>
          </w:p>
        </w:tc>
      </w:tr>
    </w:tbl>
    <w:p w14:paraId="1E9E2FE5" w14:textId="77777777" w:rsidR="00625164" w:rsidRPr="00625164" w:rsidRDefault="00625164" w:rsidP="00625164"/>
    <w:p w14:paraId="35A0198B" w14:textId="77777777" w:rsidR="00AE1E8D" w:rsidRDefault="00AE1E8D" w:rsidP="00BE768B">
      <w:pPr>
        <w:pStyle w:val="Heading6"/>
      </w:pPr>
      <w:bookmarkStart w:id="809" w:name="_Toc298681346"/>
      <w:r w:rsidRPr="00D24FE1">
        <w:t>Part</w:t>
      </w:r>
      <w:r>
        <w:t xml:space="preserve"> </w:t>
      </w:r>
      <w:r w:rsidR="00625164">
        <w:t>Four</w:t>
      </w:r>
      <w:bookmarkEnd w:id="8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FF1CBB7" w14:textId="77777777" w:rsidTr="00AE1E8D">
        <w:trPr>
          <w:cantSplit/>
          <w:jc w:val="center"/>
        </w:trPr>
        <w:tc>
          <w:tcPr>
            <w:tcW w:w="288" w:type="dxa"/>
          </w:tcPr>
          <w:p w14:paraId="5A00A98F" w14:textId="77777777" w:rsidR="00BE768B" w:rsidRDefault="00BE768B" w:rsidP="00AE1E8D">
            <w:pPr>
              <w:pStyle w:val="CopticCross"/>
            </w:pPr>
            <w:r w:rsidRPr="00FB5ACB">
              <w:t>¿</w:t>
            </w:r>
          </w:p>
        </w:tc>
        <w:tc>
          <w:tcPr>
            <w:tcW w:w="3960" w:type="dxa"/>
          </w:tcPr>
          <w:p w14:paraId="6675B866" w14:textId="77777777" w:rsidR="00BE768B" w:rsidRDefault="00BE768B" w:rsidP="00BE768B">
            <w:pPr>
              <w:pStyle w:val="EngHang"/>
              <w:rPr>
                <w:rFonts w:eastAsiaTheme="minorHAnsi"/>
              </w:rPr>
            </w:pPr>
            <w:r>
              <w:rPr>
                <w:rFonts w:eastAsiaTheme="minorHAnsi"/>
              </w:rPr>
              <w:t>You are the offspring</w:t>
            </w:r>
          </w:p>
          <w:p w14:paraId="4D301F02" w14:textId="77777777" w:rsidR="00BE768B" w:rsidRDefault="00BE768B" w:rsidP="00BE768B">
            <w:pPr>
              <w:pStyle w:val="EngHang"/>
              <w:rPr>
                <w:rFonts w:eastAsiaTheme="minorHAnsi"/>
              </w:rPr>
            </w:pPr>
            <w:r>
              <w:rPr>
                <w:rFonts w:eastAsiaTheme="minorHAnsi"/>
              </w:rPr>
              <w:t>And the root of David.</w:t>
            </w:r>
          </w:p>
          <w:p w14:paraId="4A227687" w14:textId="77777777" w:rsidR="00BE768B" w:rsidRDefault="00BE768B" w:rsidP="00BE768B">
            <w:pPr>
              <w:pStyle w:val="EngHang"/>
              <w:rPr>
                <w:rFonts w:eastAsiaTheme="minorHAnsi"/>
              </w:rPr>
            </w:pPr>
            <w:r>
              <w:rPr>
                <w:rFonts w:eastAsiaTheme="minorHAnsi"/>
              </w:rPr>
              <w:t xml:space="preserve">You have born </w:t>
            </w:r>
            <w:commentRangeStart w:id="810"/>
            <w:r>
              <w:rPr>
                <w:rFonts w:eastAsiaTheme="minorHAnsi"/>
              </w:rPr>
              <w:t xml:space="preserve">unto </w:t>
            </w:r>
            <w:commentRangeEnd w:id="810"/>
            <w:r>
              <w:rPr>
                <w:rStyle w:val="CommentReference"/>
                <w:rFonts w:ascii="Times New Roman" w:eastAsiaTheme="minorHAnsi" w:hAnsi="Times New Roman" w:cstheme="minorBidi"/>
                <w:color w:val="auto"/>
              </w:rPr>
              <w:commentReference w:id="810"/>
            </w:r>
            <w:r>
              <w:rPr>
                <w:rFonts w:eastAsiaTheme="minorHAnsi"/>
              </w:rPr>
              <w:t>is, in the flesh</w:t>
            </w:r>
          </w:p>
          <w:p w14:paraId="2729FAFA" w14:textId="77777777" w:rsidR="00BE768B" w:rsidRPr="00E73FF7" w:rsidRDefault="00BE768B" w:rsidP="00BE768B">
            <w:pPr>
              <w:pStyle w:val="EngHangEnd"/>
              <w:rPr>
                <w:rFonts w:eastAsiaTheme="minorHAnsi"/>
              </w:rPr>
            </w:pPr>
            <w:r>
              <w:rPr>
                <w:rFonts w:eastAsiaTheme="minorHAnsi"/>
              </w:rPr>
              <w:t>Our Saviour, Jesus Christ.</w:t>
            </w:r>
          </w:p>
        </w:tc>
        <w:tc>
          <w:tcPr>
            <w:tcW w:w="288" w:type="dxa"/>
          </w:tcPr>
          <w:p w14:paraId="108E0BCF" w14:textId="77777777" w:rsidR="00BE768B" w:rsidRDefault="00BE768B" w:rsidP="00AE1E8D"/>
        </w:tc>
        <w:tc>
          <w:tcPr>
            <w:tcW w:w="288" w:type="dxa"/>
          </w:tcPr>
          <w:p w14:paraId="3467C683" w14:textId="77777777" w:rsidR="00BE768B" w:rsidRDefault="00BE768B" w:rsidP="00AE1E8D">
            <w:pPr>
              <w:pStyle w:val="CopticCross"/>
            </w:pPr>
            <w:r w:rsidRPr="00FB5ACB">
              <w:t>¿</w:t>
            </w:r>
          </w:p>
        </w:tc>
        <w:tc>
          <w:tcPr>
            <w:tcW w:w="3960" w:type="dxa"/>
          </w:tcPr>
          <w:p w14:paraId="0C375FEB" w14:textId="77777777" w:rsidR="00BE768B" w:rsidRDefault="00BE768B" w:rsidP="00A57656">
            <w:pPr>
              <w:pStyle w:val="CopticVersemulti-line"/>
            </w:pPr>
            <w:r w:rsidRPr="00A57656">
              <w:t>Ⲛ</w:t>
            </w:r>
            <w:r w:rsidRPr="00A57656">
              <w:rPr>
                <w:rFonts w:ascii="Times New Roman" w:hAnsi="Times New Roman" w:cs="Times New Roman"/>
              </w:rPr>
              <w:t>̀</w:t>
            </w:r>
            <w:r w:rsidRPr="00A57656">
              <w:t>ⲑⲟ ⲅⲁⲣ ⲡⲉ ⲡⲓⲅⲉⲛⲟⲥ</w:t>
            </w:r>
          </w:p>
          <w:p w14:paraId="4367630F" w14:textId="77777777" w:rsidR="00BE768B" w:rsidRDefault="00BE768B" w:rsidP="00A57656">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70500220" w14:textId="77777777" w:rsidR="00BE768B" w:rsidRDefault="00BE768B" w:rsidP="00A57656">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486E70FF" w14:textId="77777777" w:rsidR="00BE768B" w:rsidRDefault="00BE768B" w:rsidP="00A57656">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BE768B" w14:paraId="630B3498" w14:textId="77777777" w:rsidTr="00AE1E8D">
        <w:trPr>
          <w:cantSplit/>
          <w:jc w:val="center"/>
        </w:trPr>
        <w:tc>
          <w:tcPr>
            <w:tcW w:w="288" w:type="dxa"/>
          </w:tcPr>
          <w:p w14:paraId="0A210699" w14:textId="77777777" w:rsidR="00BE768B" w:rsidRDefault="00BE768B" w:rsidP="00AE1E8D">
            <w:pPr>
              <w:pStyle w:val="CopticCross"/>
            </w:pPr>
          </w:p>
        </w:tc>
        <w:tc>
          <w:tcPr>
            <w:tcW w:w="3960" w:type="dxa"/>
          </w:tcPr>
          <w:p w14:paraId="3006CA43" w14:textId="77777777" w:rsidR="00BE768B" w:rsidRPr="007425E1" w:rsidRDefault="00BE768B" w:rsidP="00BE768B">
            <w:pPr>
              <w:pStyle w:val="EngHang"/>
              <w:rPr>
                <w:rFonts w:eastAsiaTheme="minorHAnsi"/>
              </w:rPr>
            </w:pPr>
            <w:r w:rsidRPr="007425E1">
              <w:rPr>
                <w:rFonts w:eastAsiaTheme="minorHAnsi"/>
              </w:rPr>
              <w:t>The Only-Begotten of the Father,</w:t>
            </w:r>
          </w:p>
          <w:p w14:paraId="0F8A4C67" w14:textId="77777777" w:rsidR="00BE768B" w:rsidRPr="007425E1" w:rsidRDefault="00BE768B" w:rsidP="00BE768B">
            <w:pPr>
              <w:pStyle w:val="EngHang"/>
              <w:rPr>
                <w:rFonts w:eastAsiaTheme="minorHAnsi"/>
              </w:rPr>
            </w:pPr>
            <w:r w:rsidRPr="007425E1">
              <w:rPr>
                <w:rFonts w:eastAsiaTheme="minorHAnsi"/>
              </w:rPr>
              <w:t>Before all the ages,</w:t>
            </w:r>
          </w:p>
          <w:p w14:paraId="47A1B9A6" w14:textId="77777777" w:rsidR="00BE768B" w:rsidRPr="007425E1" w:rsidRDefault="00BE768B" w:rsidP="00BE768B">
            <w:pPr>
              <w:pStyle w:val="EngHang"/>
              <w:rPr>
                <w:rFonts w:eastAsiaTheme="minorHAnsi"/>
              </w:rPr>
            </w:pPr>
            <w:r w:rsidRPr="007425E1">
              <w:rPr>
                <w:rFonts w:eastAsiaTheme="minorHAnsi"/>
              </w:rPr>
              <w:t>Emptied Himself and took the form of a servant</w:t>
            </w:r>
          </w:p>
          <w:p w14:paraId="225BF1EB" w14:textId="77777777" w:rsidR="00BE768B" w:rsidRDefault="00BE768B" w:rsidP="00BE768B">
            <w:pPr>
              <w:pStyle w:val="EngHangEnd"/>
            </w:pPr>
            <w:r w:rsidRPr="007425E1">
              <w:rPr>
                <w:rFonts w:eastAsiaTheme="minorHAnsi"/>
              </w:rPr>
              <w:t>Of you, for our salvation.</w:t>
            </w:r>
          </w:p>
        </w:tc>
        <w:tc>
          <w:tcPr>
            <w:tcW w:w="288" w:type="dxa"/>
          </w:tcPr>
          <w:p w14:paraId="3C5C8B54" w14:textId="77777777" w:rsidR="00BE768B" w:rsidRDefault="00BE768B" w:rsidP="00AE1E8D"/>
        </w:tc>
        <w:tc>
          <w:tcPr>
            <w:tcW w:w="288" w:type="dxa"/>
          </w:tcPr>
          <w:p w14:paraId="4559EFE1" w14:textId="77777777" w:rsidR="00BE768B" w:rsidRDefault="00BE768B" w:rsidP="00AE1E8D">
            <w:pPr>
              <w:pStyle w:val="CopticCross"/>
            </w:pPr>
          </w:p>
        </w:tc>
        <w:tc>
          <w:tcPr>
            <w:tcW w:w="3960" w:type="dxa"/>
          </w:tcPr>
          <w:p w14:paraId="265466D4" w14:textId="77777777" w:rsidR="00BE768B" w:rsidRDefault="00BE768B" w:rsidP="00A57656">
            <w:pPr>
              <w:pStyle w:val="CopticVersemulti-line"/>
            </w:pPr>
            <w:r w:rsidRPr="00A57656">
              <w:t>Ⲡⲓⲙⲟⲛⲟⲅⲉⲛⲏⲥ ⲉⲃⲟⲗϧⲉⲛ Ⲫ̀ⲓⲱⲧ</w:t>
            </w:r>
          </w:p>
          <w:p w14:paraId="0EF98F90" w14:textId="77777777" w:rsidR="00BE768B" w:rsidRDefault="00BE768B" w:rsidP="00A57656">
            <w:pPr>
              <w:pStyle w:val="CopticVersemulti-line"/>
            </w:pPr>
            <w:r w:rsidRPr="00A57656">
              <w:t>ϧⲁϫⲱⲟⲩ ⲛ̀ⲛⲓⲉ̀ⲱⲛ ⲧⲏⲣⲟⲩ</w:t>
            </w:r>
          </w:p>
          <w:p w14:paraId="170531CD" w14:textId="77777777" w:rsidR="00BE768B" w:rsidRDefault="00BE768B" w:rsidP="00A57656">
            <w:pPr>
              <w:pStyle w:val="CopticVersemulti-line"/>
            </w:pPr>
            <w:r w:rsidRPr="00A57656">
              <w:t>ⲁϥϣⲟⲩⲱϥ ⲉⲃⲟⲗ ⲙ̀ⲙⲓⲛⲙ̀ⲙⲟϥ</w:t>
            </w:r>
            <w:r>
              <w:t xml:space="preserve"> </w:t>
            </w:r>
            <w:r w:rsidRPr="00A57656">
              <w:t>ⲁϥϭⲓ ⲛ̀ⲟⲩⲙⲟⲣⲫⲏ ⲙ̀ⲃⲱⲕ ⲛ̀ϧⲏϯ</w:t>
            </w:r>
          </w:p>
          <w:p w14:paraId="3D543893" w14:textId="77777777" w:rsidR="00BE768B" w:rsidRDefault="00BE768B" w:rsidP="00A57656">
            <w:pPr>
              <w:pStyle w:val="CopticVersemulti-line"/>
            </w:pPr>
            <w:r w:rsidRPr="00A57656">
              <w:t>ⲉⲑⲃⲉ ⲡⲉⲛⲟⲩϫⲁⲓ</w:t>
            </w:r>
          </w:p>
        </w:tc>
      </w:tr>
      <w:tr w:rsidR="00BE768B" w14:paraId="189DEE04" w14:textId="77777777" w:rsidTr="00AE1E8D">
        <w:trPr>
          <w:cantSplit/>
          <w:jc w:val="center"/>
        </w:trPr>
        <w:tc>
          <w:tcPr>
            <w:tcW w:w="288" w:type="dxa"/>
          </w:tcPr>
          <w:p w14:paraId="3FED9937" w14:textId="77777777" w:rsidR="00BE768B" w:rsidRDefault="00BE768B" w:rsidP="00AE1E8D">
            <w:pPr>
              <w:pStyle w:val="CopticCross"/>
            </w:pPr>
            <w:r w:rsidRPr="00FB5ACB">
              <w:t>¿</w:t>
            </w:r>
          </w:p>
        </w:tc>
        <w:tc>
          <w:tcPr>
            <w:tcW w:w="3960" w:type="dxa"/>
          </w:tcPr>
          <w:p w14:paraId="191B9F56" w14:textId="77777777" w:rsidR="00BE768B" w:rsidRPr="007425E1" w:rsidRDefault="00BE768B" w:rsidP="00BE768B">
            <w:pPr>
              <w:pStyle w:val="EngHang"/>
              <w:rPr>
                <w:rFonts w:eastAsiaTheme="minorHAnsi"/>
              </w:rPr>
            </w:pPr>
            <w:r w:rsidRPr="007425E1">
              <w:rPr>
                <w:rFonts w:eastAsiaTheme="minorHAnsi"/>
              </w:rPr>
              <w:t>Hail to you, O full of grace.</w:t>
            </w:r>
          </w:p>
          <w:p w14:paraId="53BC5D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C51D36F" w14:textId="77777777" w:rsidR="00BE768B" w:rsidRPr="007425E1" w:rsidRDefault="00BE768B" w:rsidP="00BE768B">
            <w:pPr>
              <w:pStyle w:val="EngHang"/>
              <w:rPr>
                <w:rFonts w:eastAsiaTheme="minorHAnsi"/>
              </w:rPr>
            </w:pPr>
            <w:r w:rsidRPr="007425E1">
              <w:rPr>
                <w:rFonts w:eastAsiaTheme="minorHAnsi"/>
              </w:rPr>
              <w:t>Hail to you, who has born Christ:</w:t>
            </w:r>
          </w:p>
          <w:p w14:paraId="6A294734" w14:textId="77777777" w:rsidR="00BE768B" w:rsidRDefault="00BE768B" w:rsidP="00BE768B">
            <w:pPr>
              <w:pStyle w:val="EngHangEnd"/>
            </w:pPr>
            <w:r w:rsidRPr="007425E1">
              <w:rPr>
                <w:rFonts w:eastAsiaTheme="minorHAnsi"/>
              </w:rPr>
              <w:t>The Lord is with you.</w:t>
            </w:r>
          </w:p>
        </w:tc>
        <w:tc>
          <w:tcPr>
            <w:tcW w:w="288" w:type="dxa"/>
          </w:tcPr>
          <w:p w14:paraId="4C9D75B9" w14:textId="77777777" w:rsidR="00BE768B" w:rsidRDefault="00BE768B" w:rsidP="00AE1E8D"/>
        </w:tc>
        <w:tc>
          <w:tcPr>
            <w:tcW w:w="288" w:type="dxa"/>
          </w:tcPr>
          <w:p w14:paraId="4FBA2042" w14:textId="77777777" w:rsidR="00BE768B" w:rsidRDefault="00BE768B" w:rsidP="00AE1E8D">
            <w:pPr>
              <w:pStyle w:val="CopticCross"/>
            </w:pPr>
            <w:r w:rsidRPr="00FB5ACB">
              <w:t>¿</w:t>
            </w:r>
          </w:p>
        </w:tc>
        <w:tc>
          <w:tcPr>
            <w:tcW w:w="3960" w:type="dxa"/>
          </w:tcPr>
          <w:p w14:paraId="32746CF4" w14:textId="77777777" w:rsidR="00BE768B" w:rsidRDefault="00BE768B" w:rsidP="00A57656">
            <w:pPr>
              <w:pStyle w:val="CopticVersemulti-line"/>
            </w:pPr>
            <w:r w:rsidRPr="005F7A68">
              <w:t>Ⲭⲉⲣⲉ ⲑⲏⲉⲑⲙⲉϩ ⲛ̀ϩ̀ⲙⲟⲧ</w:t>
            </w:r>
          </w:p>
          <w:p w14:paraId="3784927A" w14:textId="77777777" w:rsidR="00BE768B" w:rsidRDefault="00BE768B" w:rsidP="00A57656">
            <w:pPr>
              <w:pStyle w:val="CopticVersemulti-line"/>
            </w:pPr>
            <w:r w:rsidRPr="005F7A68">
              <w:t>ⲭⲉⲣⲉ ⲑⲏⲉⲧⲁⲥϫⲉⲙ ϩ̀ⲙⲟⲧ</w:t>
            </w:r>
          </w:p>
          <w:p w14:paraId="73F410E2" w14:textId="77777777" w:rsidR="00BE768B" w:rsidRDefault="00BE768B" w:rsidP="00A57656">
            <w:pPr>
              <w:pStyle w:val="CopticVersemulti-line"/>
            </w:pPr>
            <w:r w:rsidRPr="005F7A68">
              <w:t>ⲭⲉⲣⲉ ⲑⲏⲉⲧⲁⲥⲙⲉⲥ Ⲡⲭ̅ⲥ</w:t>
            </w:r>
          </w:p>
          <w:p w14:paraId="7538A1A3" w14:textId="77777777" w:rsidR="00BE768B" w:rsidRDefault="00BE768B" w:rsidP="00A57656">
            <w:pPr>
              <w:pStyle w:val="CopticVersemulti-line"/>
            </w:pPr>
            <w:r w:rsidRPr="005F7A68">
              <w:t>ⲟⲩⲟϩ Ⲡⲟ̅ⲥ̅ ϣⲟⲡ ⲛⲉⲙⲉ</w:t>
            </w:r>
          </w:p>
        </w:tc>
      </w:tr>
    </w:tbl>
    <w:p w14:paraId="7DC0D668" w14:textId="77777777" w:rsidR="00AE1E8D" w:rsidRDefault="00AE1E8D" w:rsidP="00BE768B">
      <w:pPr>
        <w:pStyle w:val="Heading6"/>
      </w:pPr>
      <w:bookmarkStart w:id="811" w:name="_Toc298681347"/>
      <w:r w:rsidRPr="00D24FE1">
        <w:t>Part</w:t>
      </w:r>
      <w:r>
        <w:t xml:space="preserve"> </w:t>
      </w:r>
      <w:r w:rsidR="00625164">
        <w:t>Five</w:t>
      </w:r>
      <w:bookmarkEnd w:id="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2099DB6" w14:textId="77777777" w:rsidTr="00AE1E8D">
        <w:trPr>
          <w:cantSplit/>
          <w:jc w:val="center"/>
        </w:trPr>
        <w:tc>
          <w:tcPr>
            <w:tcW w:w="288" w:type="dxa"/>
          </w:tcPr>
          <w:p w14:paraId="69EE5481" w14:textId="77777777" w:rsidR="00BE768B" w:rsidRDefault="00BE768B" w:rsidP="00AE1E8D">
            <w:pPr>
              <w:pStyle w:val="CopticCross"/>
            </w:pPr>
          </w:p>
        </w:tc>
        <w:tc>
          <w:tcPr>
            <w:tcW w:w="3960" w:type="dxa"/>
          </w:tcPr>
          <w:p w14:paraId="772CDB76" w14:textId="77777777" w:rsidR="00BE768B" w:rsidRPr="007425E1" w:rsidRDefault="00BE768B" w:rsidP="00BE768B">
            <w:pPr>
              <w:pStyle w:val="EngHang"/>
              <w:rPr>
                <w:rFonts w:eastAsiaTheme="minorHAnsi"/>
              </w:rPr>
            </w:pPr>
            <w:r w:rsidRPr="007425E1">
              <w:rPr>
                <w:rFonts w:eastAsiaTheme="minorHAnsi"/>
              </w:rPr>
              <w:t>You became a second heaven</w:t>
            </w:r>
          </w:p>
          <w:p w14:paraId="0EEC2EB6" w14:textId="77777777" w:rsidR="00BE768B" w:rsidRPr="007425E1" w:rsidRDefault="00BE768B" w:rsidP="00BE768B">
            <w:pPr>
              <w:pStyle w:val="EngHang"/>
              <w:rPr>
                <w:rFonts w:eastAsiaTheme="minorHAnsi"/>
              </w:rPr>
            </w:pPr>
            <w:r w:rsidRPr="007425E1">
              <w:rPr>
                <w:rFonts w:eastAsiaTheme="minorHAnsi"/>
              </w:rPr>
              <w:t>On earth, O Mother of God,</w:t>
            </w:r>
          </w:p>
          <w:p w14:paraId="15C8C4E0" w14:textId="77777777" w:rsidR="00BE768B" w:rsidRPr="007425E1" w:rsidRDefault="00BE768B" w:rsidP="00BE768B">
            <w:pPr>
              <w:pStyle w:val="EngHang"/>
              <w:rPr>
                <w:rFonts w:eastAsiaTheme="minorHAnsi"/>
              </w:rPr>
            </w:pPr>
            <w:r w:rsidRPr="007425E1">
              <w:rPr>
                <w:rFonts w:eastAsiaTheme="minorHAnsi"/>
              </w:rPr>
              <w:t>For of you the Sun of Righteousness</w:t>
            </w:r>
          </w:p>
          <w:p w14:paraId="52358729" w14:textId="77777777" w:rsidR="00BE768B" w:rsidRDefault="00BE768B" w:rsidP="00BE768B">
            <w:pPr>
              <w:pStyle w:val="EngHangEnd"/>
            </w:pPr>
            <w:r>
              <w:rPr>
                <w:rFonts w:eastAsiaTheme="minorHAnsi"/>
              </w:rPr>
              <w:t>Shone</w:t>
            </w:r>
            <w:r w:rsidRPr="007425E1">
              <w:rPr>
                <w:rFonts w:eastAsiaTheme="minorHAnsi"/>
              </w:rPr>
              <w:t xml:space="preserve"> upon us.</w:t>
            </w:r>
          </w:p>
        </w:tc>
        <w:tc>
          <w:tcPr>
            <w:tcW w:w="288" w:type="dxa"/>
          </w:tcPr>
          <w:p w14:paraId="6A8F1C2A" w14:textId="77777777" w:rsidR="00BE768B" w:rsidRDefault="00BE768B" w:rsidP="00AE1E8D"/>
        </w:tc>
        <w:tc>
          <w:tcPr>
            <w:tcW w:w="288" w:type="dxa"/>
          </w:tcPr>
          <w:p w14:paraId="0F386328" w14:textId="77777777" w:rsidR="00BE768B" w:rsidRDefault="00BE768B" w:rsidP="00AE1E8D">
            <w:pPr>
              <w:pStyle w:val="CopticCross"/>
            </w:pPr>
          </w:p>
        </w:tc>
        <w:tc>
          <w:tcPr>
            <w:tcW w:w="3960" w:type="dxa"/>
          </w:tcPr>
          <w:p w14:paraId="0140BE97" w14:textId="77777777" w:rsidR="00BE768B" w:rsidRDefault="00BE768B" w:rsidP="00A57656">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2BDC5E27" w14:textId="77777777" w:rsidR="00BE768B" w:rsidRDefault="00BE768B" w:rsidP="00A57656">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4014D9F5" w14:textId="77777777" w:rsidR="00BE768B" w:rsidRDefault="00BE768B" w:rsidP="00A57656">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AFA5E89" w14:textId="77777777" w:rsidR="00BE768B" w:rsidRDefault="00BE768B" w:rsidP="00A57656">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BE768B" w14:paraId="71D5C028" w14:textId="77777777" w:rsidTr="00AE1E8D">
        <w:trPr>
          <w:cantSplit/>
          <w:jc w:val="center"/>
        </w:trPr>
        <w:tc>
          <w:tcPr>
            <w:tcW w:w="288" w:type="dxa"/>
          </w:tcPr>
          <w:p w14:paraId="75F43757" w14:textId="77777777" w:rsidR="00BE768B" w:rsidRDefault="00BE768B" w:rsidP="00AE1E8D">
            <w:pPr>
              <w:pStyle w:val="CopticCross"/>
            </w:pPr>
            <w:r w:rsidRPr="00FB5ACB">
              <w:t>¿</w:t>
            </w:r>
          </w:p>
        </w:tc>
        <w:tc>
          <w:tcPr>
            <w:tcW w:w="3960" w:type="dxa"/>
          </w:tcPr>
          <w:p w14:paraId="34FBF7EC" w14:textId="77777777" w:rsidR="00BE768B" w:rsidRPr="007425E1" w:rsidRDefault="00BE768B" w:rsidP="00BE768B">
            <w:pPr>
              <w:pStyle w:val="EngHang"/>
              <w:rPr>
                <w:rFonts w:eastAsiaTheme="minorHAnsi"/>
              </w:rPr>
            </w:pPr>
            <w:r w:rsidRPr="007425E1">
              <w:rPr>
                <w:rFonts w:eastAsiaTheme="minorHAnsi"/>
              </w:rPr>
              <w:t xml:space="preserve">You have brought Him forth </w:t>
            </w:r>
          </w:p>
          <w:p w14:paraId="4162E131" w14:textId="77777777" w:rsidR="00BE768B" w:rsidRPr="007425E1" w:rsidRDefault="00BE768B" w:rsidP="00BE768B">
            <w:pPr>
              <w:pStyle w:val="EngHang"/>
              <w:rPr>
                <w:rFonts w:eastAsiaTheme="minorHAnsi"/>
              </w:rPr>
            </w:pPr>
            <w:r w:rsidRPr="007425E1">
              <w:rPr>
                <w:rFonts w:eastAsiaTheme="minorHAnsi"/>
              </w:rPr>
              <w:t>According to the prophesies,</w:t>
            </w:r>
          </w:p>
          <w:p w14:paraId="0965E115" w14:textId="77777777" w:rsidR="00BE768B" w:rsidRPr="007425E1" w:rsidRDefault="00BE768B" w:rsidP="00BE768B">
            <w:pPr>
              <w:pStyle w:val="EngHang"/>
              <w:rPr>
                <w:rFonts w:eastAsiaTheme="minorHAnsi"/>
              </w:rPr>
            </w:pPr>
            <w:r w:rsidRPr="007425E1">
              <w:rPr>
                <w:rFonts w:eastAsiaTheme="minorHAnsi"/>
              </w:rPr>
              <w:t>Without seed and incorruptible,</w:t>
            </w:r>
          </w:p>
          <w:p w14:paraId="247892A9" w14:textId="77777777" w:rsidR="00BE768B" w:rsidRDefault="00BE768B" w:rsidP="00BE768B">
            <w:pPr>
              <w:pStyle w:val="EngHangEnd"/>
            </w:pPr>
            <w:r w:rsidRPr="007425E1">
              <w:rPr>
                <w:rFonts w:eastAsiaTheme="minorHAnsi"/>
              </w:rPr>
              <w:t>For He is the Creator, Logos of the Father.</w:t>
            </w:r>
          </w:p>
        </w:tc>
        <w:tc>
          <w:tcPr>
            <w:tcW w:w="288" w:type="dxa"/>
          </w:tcPr>
          <w:p w14:paraId="409F216E" w14:textId="77777777" w:rsidR="00BE768B" w:rsidRDefault="00BE768B" w:rsidP="00AE1E8D"/>
        </w:tc>
        <w:tc>
          <w:tcPr>
            <w:tcW w:w="288" w:type="dxa"/>
          </w:tcPr>
          <w:p w14:paraId="33D2501B" w14:textId="77777777" w:rsidR="00BE768B" w:rsidRDefault="00BE768B" w:rsidP="00AE1E8D">
            <w:pPr>
              <w:pStyle w:val="CopticCross"/>
            </w:pPr>
            <w:r w:rsidRPr="00FB5ACB">
              <w:t>¿</w:t>
            </w:r>
          </w:p>
        </w:tc>
        <w:tc>
          <w:tcPr>
            <w:tcW w:w="3960" w:type="dxa"/>
          </w:tcPr>
          <w:p w14:paraId="2657D8CD" w14:textId="77777777" w:rsidR="00BE768B" w:rsidRDefault="00BE768B" w:rsidP="00A57656">
            <w:pPr>
              <w:pStyle w:val="CopticVersemulti-line"/>
            </w:pPr>
            <w:r w:rsidRPr="00A57656">
              <w:t>Ⲁⲣⲉϫ̀ⲫⲟϥ ϩⲓⲧⲉⲛ ⲟⲩⲡ̀ⲣⲟⲫⲏⲧⲓⲁ</w:t>
            </w:r>
          </w:p>
          <w:p w14:paraId="132504C5" w14:textId="77777777" w:rsidR="00BE768B" w:rsidRDefault="00BE768B" w:rsidP="00A57656">
            <w:pPr>
              <w:pStyle w:val="CopticVersemulti-line"/>
            </w:pPr>
            <w:r w:rsidRPr="00A57656">
              <w:t>ⲁϭⲛⲉ ϫ̀ⲣⲟϫ ⲛ̀ⲁⲧⲧⲁⲕⲟ</w:t>
            </w:r>
          </w:p>
          <w:p w14:paraId="0E34BA4F" w14:textId="77777777" w:rsidR="00BE768B" w:rsidRDefault="00BE768B" w:rsidP="00A57656">
            <w:pPr>
              <w:pStyle w:val="CopticVersemulti-line"/>
            </w:pPr>
            <w:r w:rsidRPr="00A57656">
              <w:t>ϩⲱⲥ ⲇⲏⲙⲓⲟⲩⲣⲅⲟⲥ</w:t>
            </w:r>
          </w:p>
          <w:p w14:paraId="17DC19C8" w14:textId="77777777" w:rsidR="00BE768B" w:rsidRDefault="00BE768B" w:rsidP="00A57656">
            <w:pPr>
              <w:pStyle w:val="CopticVerse"/>
            </w:pPr>
            <w:r w:rsidRPr="00A57656">
              <w:t>ⲟⲩⲟϩ ⲛ̀ⲗⲟⲅⲟⲥ ⲛ̀ⲧⲉ Ⲫ̀ⲓⲱⲧ</w:t>
            </w:r>
          </w:p>
        </w:tc>
      </w:tr>
      <w:tr w:rsidR="00BE768B" w14:paraId="74EC5128" w14:textId="77777777" w:rsidTr="00AE1E8D">
        <w:trPr>
          <w:cantSplit/>
          <w:jc w:val="center"/>
        </w:trPr>
        <w:tc>
          <w:tcPr>
            <w:tcW w:w="288" w:type="dxa"/>
          </w:tcPr>
          <w:p w14:paraId="3039A8B5" w14:textId="77777777" w:rsidR="00BE768B" w:rsidRDefault="00BE768B" w:rsidP="00AE1E8D">
            <w:pPr>
              <w:pStyle w:val="CopticCross"/>
            </w:pPr>
          </w:p>
        </w:tc>
        <w:tc>
          <w:tcPr>
            <w:tcW w:w="3960" w:type="dxa"/>
          </w:tcPr>
          <w:p w14:paraId="2F09EA11" w14:textId="77777777" w:rsidR="00BE768B" w:rsidRPr="007425E1" w:rsidRDefault="00BE768B" w:rsidP="00BE768B">
            <w:pPr>
              <w:pStyle w:val="EngHang"/>
              <w:rPr>
                <w:rFonts w:eastAsiaTheme="minorHAnsi"/>
              </w:rPr>
            </w:pPr>
            <w:r w:rsidRPr="007425E1">
              <w:rPr>
                <w:rFonts w:eastAsiaTheme="minorHAnsi"/>
              </w:rPr>
              <w:t>Hail to you, O full of grace.</w:t>
            </w:r>
          </w:p>
          <w:p w14:paraId="2A655E80" w14:textId="77777777" w:rsidR="00BE768B" w:rsidRPr="007425E1" w:rsidRDefault="00BE768B" w:rsidP="00BE768B">
            <w:pPr>
              <w:pStyle w:val="EngHang"/>
              <w:rPr>
                <w:rFonts w:eastAsiaTheme="minorHAnsi"/>
              </w:rPr>
            </w:pPr>
            <w:r w:rsidRPr="007425E1">
              <w:rPr>
                <w:rFonts w:eastAsiaTheme="minorHAnsi"/>
              </w:rPr>
              <w:t>Hail to you, who has found grace.</w:t>
            </w:r>
          </w:p>
          <w:p w14:paraId="0DE7238D" w14:textId="77777777" w:rsidR="00BE768B" w:rsidRPr="007425E1" w:rsidRDefault="00BE768B" w:rsidP="00BE768B">
            <w:pPr>
              <w:pStyle w:val="EngHang"/>
              <w:rPr>
                <w:rFonts w:eastAsiaTheme="minorHAnsi"/>
              </w:rPr>
            </w:pPr>
            <w:r w:rsidRPr="007425E1">
              <w:rPr>
                <w:rFonts w:eastAsiaTheme="minorHAnsi"/>
              </w:rPr>
              <w:t>Hail to you, who has born Christ:</w:t>
            </w:r>
          </w:p>
          <w:p w14:paraId="774BA3E6" w14:textId="77777777" w:rsidR="00BE768B" w:rsidRDefault="00BE768B" w:rsidP="00BE768B">
            <w:pPr>
              <w:pStyle w:val="EngHangEnd"/>
            </w:pPr>
            <w:r w:rsidRPr="007425E1">
              <w:rPr>
                <w:rFonts w:eastAsiaTheme="minorHAnsi"/>
              </w:rPr>
              <w:t>The Lord is with you.</w:t>
            </w:r>
          </w:p>
        </w:tc>
        <w:tc>
          <w:tcPr>
            <w:tcW w:w="288" w:type="dxa"/>
          </w:tcPr>
          <w:p w14:paraId="2BDB99EE" w14:textId="77777777" w:rsidR="00BE768B" w:rsidRDefault="00BE768B" w:rsidP="00AE1E8D"/>
        </w:tc>
        <w:tc>
          <w:tcPr>
            <w:tcW w:w="288" w:type="dxa"/>
          </w:tcPr>
          <w:p w14:paraId="22ACFE2E" w14:textId="77777777" w:rsidR="00BE768B" w:rsidRDefault="00BE768B" w:rsidP="00AE1E8D">
            <w:pPr>
              <w:pStyle w:val="CopticCross"/>
            </w:pPr>
          </w:p>
        </w:tc>
        <w:tc>
          <w:tcPr>
            <w:tcW w:w="3960" w:type="dxa"/>
          </w:tcPr>
          <w:p w14:paraId="619FDF75" w14:textId="77777777" w:rsidR="00BE768B" w:rsidRDefault="00BE768B" w:rsidP="00A57656">
            <w:pPr>
              <w:pStyle w:val="CopticVersemulti-line"/>
            </w:pPr>
            <w:r w:rsidRPr="005F7A68">
              <w:t>Ⲭⲉⲣⲉ ⲑⲏⲉⲑⲙⲉϩ ⲛ̀ϩ̀ⲙⲟⲧ</w:t>
            </w:r>
          </w:p>
          <w:p w14:paraId="4D4C86E9" w14:textId="77777777" w:rsidR="00BE768B" w:rsidRDefault="00BE768B" w:rsidP="00A57656">
            <w:pPr>
              <w:pStyle w:val="CopticVersemulti-line"/>
            </w:pPr>
            <w:r w:rsidRPr="005F7A68">
              <w:t>ⲭⲉⲣⲉ ⲑⲏⲉⲧⲁⲥϫⲉⲙ ϩ̀ⲙⲟⲧ</w:t>
            </w:r>
          </w:p>
          <w:p w14:paraId="0BE078B5" w14:textId="77777777" w:rsidR="00BE768B" w:rsidRDefault="00BE768B" w:rsidP="00A57656">
            <w:pPr>
              <w:pStyle w:val="CopticVersemulti-line"/>
            </w:pPr>
            <w:r w:rsidRPr="005F7A68">
              <w:t>ⲭⲉⲣⲉ ⲑⲏⲉⲧⲁⲥⲙⲉⲥ Ⲡⲭ̅ⲥ</w:t>
            </w:r>
          </w:p>
          <w:p w14:paraId="3D8365FC" w14:textId="77777777" w:rsidR="00BE768B" w:rsidRDefault="00BE768B" w:rsidP="00A57656">
            <w:pPr>
              <w:pStyle w:val="CopticVersemulti-line"/>
            </w:pPr>
            <w:r w:rsidRPr="005F7A68">
              <w:t>ⲟⲩⲟϩ Ⲡⲟ̅ⲥ̅ ϣⲟⲡ ⲛⲉⲙⲉ</w:t>
            </w:r>
          </w:p>
        </w:tc>
      </w:tr>
    </w:tbl>
    <w:p w14:paraId="28F258DA" w14:textId="77777777" w:rsidR="00AE1E8D" w:rsidRDefault="00AE1E8D" w:rsidP="00BE768B">
      <w:pPr>
        <w:pStyle w:val="Heading6"/>
      </w:pPr>
      <w:bookmarkStart w:id="812" w:name="_Toc298681348"/>
      <w:r>
        <w:t xml:space="preserve">Part </w:t>
      </w:r>
      <w:r w:rsidR="00625164">
        <w:t>Six</w:t>
      </w:r>
      <w:bookmarkEnd w:id="8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74A8EC1D" w14:textId="77777777" w:rsidTr="00625164">
        <w:trPr>
          <w:cantSplit/>
          <w:jc w:val="center"/>
        </w:trPr>
        <w:tc>
          <w:tcPr>
            <w:tcW w:w="288" w:type="dxa"/>
          </w:tcPr>
          <w:p w14:paraId="74477DA2" w14:textId="77777777" w:rsidR="00BE768B" w:rsidRDefault="00BE768B" w:rsidP="00625164">
            <w:pPr>
              <w:pStyle w:val="CopticCross"/>
            </w:pPr>
            <w:r w:rsidRPr="00FB5ACB">
              <w:t>¿</w:t>
            </w:r>
          </w:p>
        </w:tc>
        <w:tc>
          <w:tcPr>
            <w:tcW w:w="3960" w:type="dxa"/>
          </w:tcPr>
          <w:p w14:paraId="75AB92E7" w14:textId="77777777" w:rsidR="00BE768B" w:rsidRPr="007425E1" w:rsidRDefault="00BE768B" w:rsidP="00BE768B">
            <w:pPr>
              <w:pStyle w:val="EngHang"/>
              <w:rPr>
                <w:rFonts w:eastAsiaTheme="minorHAnsi"/>
              </w:rPr>
            </w:pPr>
            <w:r w:rsidRPr="007425E1">
              <w:rPr>
                <w:rFonts w:eastAsiaTheme="minorHAnsi"/>
              </w:rPr>
              <w:t>The Tabernacle, which is called</w:t>
            </w:r>
          </w:p>
          <w:p w14:paraId="522FAD37" w14:textId="77777777" w:rsidR="00BE768B" w:rsidRPr="007425E1" w:rsidRDefault="00BE768B" w:rsidP="00BE768B">
            <w:pPr>
              <w:pStyle w:val="EngHang"/>
              <w:rPr>
                <w:rFonts w:eastAsiaTheme="minorHAnsi"/>
              </w:rPr>
            </w:pPr>
            <w:r w:rsidRPr="007425E1">
              <w:rPr>
                <w:rFonts w:eastAsiaTheme="minorHAnsi"/>
              </w:rPr>
              <w:t>The Holy of the Holies,</w:t>
            </w:r>
          </w:p>
          <w:p w14:paraId="0A14F638" w14:textId="77777777" w:rsidR="00BE768B" w:rsidRPr="007425E1" w:rsidRDefault="00BE768B" w:rsidP="00BE768B">
            <w:pPr>
              <w:pStyle w:val="EngHang"/>
              <w:rPr>
                <w:rFonts w:eastAsiaTheme="minorHAnsi"/>
              </w:rPr>
            </w:pPr>
            <w:r>
              <w:rPr>
                <w:rFonts w:eastAsiaTheme="minorHAnsi"/>
              </w:rPr>
              <w:t>Containing</w:t>
            </w:r>
            <w:r w:rsidRPr="007425E1">
              <w:rPr>
                <w:rFonts w:eastAsiaTheme="minorHAnsi"/>
              </w:rPr>
              <w:t xml:space="preserve"> the Ark, overlaid</w:t>
            </w:r>
          </w:p>
          <w:p w14:paraId="613670A6" w14:textId="77777777" w:rsidR="00BE768B" w:rsidRDefault="00BE768B" w:rsidP="00BE768B">
            <w:pPr>
              <w:pStyle w:val="EngHangEnd"/>
            </w:pPr>
            <w:r>
              <w:t>With gold on every side</w:t>
            </w:r>
            <w:r w:rsidRPr="007425E1">
              <w:rPr>
                <w:rFonts w:eastAsiaTheme="minorHAnsi"/>
              </w:rPr>
              <w:t>,</w:t>
            </w:r>
          </w:p>
        </w:tc>
        <w:tc>
          <w:tcPr>
            <w:tcW w:w="288" w:type="dxa"/>
          </w:tcPr>
          <w:p w14:paraId="008C73E3" w14:textId="77777777" w:rsidR="00BE768B" w:rsidRDefault="00BE768B" w:rsidP="00AE1E8D"/>
        </w:tc>
        <w:tc>
          <w:tcPr>
            <w:tcW w:w="288" w:type="dxa"/>
          </w:tcPr>
          <w:p w14:paraId="27468E4D" w14:textId="77777777" w:rsidR="00BE768B" w:rsidRDefault="00BE768B" w:rsidP="00625164">
            <w:pPr>
              <w:pStyle w:val="CopticCross"/>
            </w:pPr>
            <w:r w:rsidRPr="00FB5ACB">
              <w:t>¿</w:t>
            </w:r>
          </w:p>
        </w:tc>
        <w:tc>
          <w:tcPr>
            <w:tcW w:w="3960" w:type="dxa"/>
          </w:tcPr>
          <w:p w14:paraId="58CDFAB6" w14:textId="77777777" w:rsidR="00BE768B" w:rsidRPr="00582AD7" w:rsidRDefault="00BE768B" w:rsidP="00A57656">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7117FC2E" w14:textId="77777777" w:rsidR="00BE768B" w:rsidRPr="00582AD7" w:rsidRDefault="00BE768B" w:rsidP="00582AD7">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403273FC" w14:textId="77777777" w:rsidR="00BE768B" w:rsidRPr="00582AD7" w:rsidRDefault="00BE768B" w:rsidP="00A57656">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6A986D60" w14:textId="77777777" w:rsidR="00BE768B" w:rsidRDefault="00BE768B" w:rsidP="00A57656">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BE768B" w14:paraId="24D2C48A" w14:textId="77777777" w:rsidTr="00625164">
        <w:trPr>
          <w:cantSplit/>
          <w:jc w:val="center"/>
        </w:trPr>
        <w:tc>
          <w:tcPr>
            <w:tcW w:w="288" w:type="dxa"/>
          </w:tcPr>
          <w:p w14:paraId="0F77187D" w14:textId="77777777" w:rsidR="00BE768B" w:rsidRDefault="00BE768B" w:rsidP="00625164">
            <w:pPr>
              <w:pStyle w:val="CopticCross"/>
            </w:pPr>
          </w:p>
        </w:tc>
        <w:tc>
          <w:tcPr>
            <w:tcW w:w="3960" w:type="dxa"/>
          </w:tcPr>
          <w:p w14:paraId="66F321F0" w14:textId="77777777" w:rsidR="00BE768B" w:rsidRDefault="00BE768B" w:rsidP="00BE768B">
            <w:pPr>
              <w:pStyle w:val="EngHang"/>
            </w:pPr>
            <w:r>
              <w:t>Which contains the tablets</w:t>
            </w:r>
          </w:p>
          <w:p w14:paraId="1869ECAD" w14:textId="77777777" w:rsidR="00BE768B" w:rsidRDefault="00BE768B" w:rsidP="00BE768B">
            <w:pPr>
              <w:pStyle w:val="EngHang"/>
            </w:pPr>
            <w:r>
              <w:t>Of the Covenant,</w:t>
            </w:r>
          </w:p>
          <w:p w14:paraId="32A95F52" w14:textId="77777777" w:rsidR="00BE768B" w:rsidRDefault="00BE768B" w:rsidP="00BE768B">
            <w:pPr>
              <w:pStyle w:val="EngHang"/>
            </w:pPr>
            <w:r>
              <w:t>And the golden pot,</w:t>
            </w:r>
          </w:p>
          <w:p w14:paraId="26BAA8A7" w14:textId="77777777" w:rsidR="00BE768B" w:rsidRDefault="00BE768B" w:rsidP="00BE768B">
            <w:pPr>
              <w:pStyle w:val="EngHangEnd"/>
            </w:pPr>
            <w:r>
              <w:t>Containing the Manna,</w:t>
            </w:r>
          </w:p>
        </w:tc>
        <w:tc>
          <w:tcPr>
            <w:tcW w:w="288" w:type="dxa"/>
          </w:tcPr>
          <w:p w14:paraId="61E4DCAB" w14:textId="77777777" w:rsidR="00BE768B" w:rsidRDefault="00BE768B" w:rsidP="00AE1E8D"/>
        </w:tc>
        <w:tc>
          <w:tcPr>
            <w:tcW w:w="288" w:type="dxa"/>
          </w:tcPr>
          <w:p w14:paraId="23F26955" w14:textId="77777777" w:rsidR="00BE768B" w:rsidRDefault="00BE768B" w:rsidP="00625164">
            <w:pPr>
              <w:pStyle w:val="CopticCross"/>
            </w:pPr>
          </w:p>
        </w:tc>
        <w:tc>
          <w:tcPr>
            <w:tcW w:w="3960" w:type="dxa"/>
          </w:tcPr>
          <w:p w14:paraId="25BFBA39" w14:textId="77777777" w:rsidR="00BE768B" w:rsidRDefault="00BE768B" w:rsidP="00A57656">
            <w:pPr>
              <w:pStyle w:val="CopticVersemulti-line"/>
            </w:pPr>
            <w:r w:rsidRPr="00A57656">
              <w:t>Ⲑⲏ ⲉ̀ⲣⲉ ⲛⲓⲡ̀ⲗⲁⲝ ⲛ̀ϧⲏⲧⲥ</w:t>
            </w:r>
          </w:p>
          <w:p w14:paraId="4757D61A" w14:textId="77777777" w:rsidR="00BE768B" w:rsidRDefault="00BE768B" w:rsidP="00A57656">
            <w:pPr>
              <w:pStyle w:val="CopticVersemulti-line"/>
            </w:pPr>
            <w:r w:rsidRPr="00A57656">
              <w:t>ⲛ̀ⲧⲉ ϯⲇⲓⲁ̀ⲑⲏⲕⲏ</w:t>
            </w:r>
          </w:p>
          <w:p w14:paraId="0FBD8288" w14:textId="77777777" w:rsidR="00BE768B" w:rsidRDefault="00BE768B" w:rsidP="00A57656">
            <w:pPr>
              <w:pStyle w:val="CopticVersemulti-line"/>
            </w:pPr>
            <w:r w:rsidRPr="00A57656">
              <w:t>ⲛⲉⲙ ⲡⲓⲥ̀ⲧⲁⲙⲛⲟⲥ ⲛ̀ⲛⲟⲩⲃ</w:t>
            </w:r>
          </w:p>
          <w:p w14:paraId="74456223" w14:textId="77777777" w:rsidR="00BE768B" w:rsidRDefault="00BE768B" w:rsidP="00A57656">
            <w:pPr>
              <w:pStyle w:val="CopticVerse"/>
            </w:pPr>
            <w:r w:rsidRPr="00A57656">
              <w:t>ⲉ̀ⲣⲉ ⲡⲓⲙⲁⲛⲛⲁ ϩⲏⲡ ⲛ̀ϧⲏⲧϥ</w:t>
            </w:r>
          </w:p>
        </w:tc>
      </w:tr>
      <w:tr w:rsidR="00BE768B" w14:paraId="710ABC1D" w14:textId="77777777" w:rsidTr="00625164">
        <w:trPr>
          <w:cantSplit/>
          <w:jc w:val="center"/>
        </w:trPr>
        <w:tc>
          <w:tcPr>
            <w:tcW w:w="288" w:type="dxa"/>
          </w:tcPr>
          <w:p w14:paraId="44CAA44B" w14:textId="77777777" w:rsidR="00BE768B" w:rsidRDefault="00BE768B" w:rsidP="00625164">
            <w:pPr>
              <w:pStyle w:val="CopticCross"/>
            </w:pPr>
            <w:r w:rsidRPr="00FB5ACB">
              <w:t>¿</w:t>
            </w:r>
          </w:p>
        </w:tc>
        <w:tc>
          <w:tcPr>
            <w:tcW w:w="3960" w:type="dxa"/>
          </w:tcPr>
          <w:p w14:paraId="2D0DB9FF" w14:textId="77777777" w:rsidR="00BE768B" w:rsidRPr="007425E1" w:rsidRDefault="00BE768B" w:rsidP="00BE768B">
            <w:pPr>
              <w:pStyle w:val="EngHang"/>
              <w:rPr>
                <w:rFonts w:eastAsiaTheme="minorHAnsi"/>
              </w:rPr>
            </w:pPr>
            <w:r w:rsidRPr="007425E1">
              <w:rPr>
                <w:rFonts w:eastAsiaTheme="minorHAnsi"/>
              </w:rPr>
              <w:t>Is a figure of the Son of God,</w:t>
            </w:r>
          </w:p>
          <w:p w14:paraId="02A542EF" w14:textId="77777777" w:rsidR="00BE768B" w:rsidRPr="007425E1" w:rsidRDefault="00BE768B" w:rsidP="00BE768B">
            <w:pPr>
              <w:pStyle w:val="EngHang"/>
              <w:rPr>
                <w:rFonts w:eastAsiaTheme="minorHAnsi"/>
              </w:rPr>
            </w:pPr>
            <w:r w:rsidRPr="007425E1">
              <w:rPr>
                <w:rFonts w:eastAsiaTheme="minorHAnsi"/>
              </w:rPr>
              <w:t>Who came and dwelt in Mary,</w:t>
            </w:r>
          </w:p>
          <w:p w14:paraId="19056F64" w14:textId="77777777" w:rsidR="00BE768B" w:rsidRPr="007425E1" w:rsidRDefault="00BE768B" w:rsidP="00BE768B">
            <w:pPr>
              <w:pStyle w:val="EngHang"/>
              <w:rPr>
                <w:rFonts w:eastAsiaTheme="minorHAnsi"/>
              </w:rPr>
            </w:pPr>
            <w:r w:rsidRPr="007425E1">
              <w:rPr>
                <w:rFonts w:eastAsiaTheme="minorHAnsi"/>
              </w:rPr>
              <w:t>The undefiled Virgin,</w:t>
            </w:r>
          </w:p>
          <w:p w14:paraId="008F1B63" w14:textId="77777777" w:rsidR="00BE768B" w:rsidRDefault="00BE768B" w:rsidP="00BE768B">
            <w:pPr>
              <w:pStyle w:val="EngHangEnd"/>
            </w:pPr>
            <w:r w:rsidRPr="007425E1">
              <w:t>And was incarnate of her.</w:t>
            </w:r>
          </w:p>
        </w:tc>
        <w:tc>
          <w:tcPr>
            <w:tcW w:w="288" w:type="dxa"/>
          </w:tcPr>
          <w:p w14:paraId="0D1A5718" w14:textId="77777777" w:rsidR="00BE768B" w:rsidRDefault="00BE768B" w:rsidP="00AE1E8D"/>
        </w:tc>
        <w:tc>
          <w:tcPr>
            <w:tcW w:w="288" w:type="dxa"/>
          </w:tcPr>
          <w:p w14:paraId="468BFB0D" w14:textId="77777777" w:rsidR="00BE768B" w:rsidRDefault="00BE768B" w:rsidP="00625164">
            <w:pPr>
              <w:pStyle w:val="CopticCross"/>
            </w:pPr>
            <w:r w:rsidRPr="00FB5ACB">
              <w:t>¿</w:t>
            </w:r>
          </w:p>
        </w:tc>
        <w:tc>
          <w:tcPr>
            <w:tcW w:w="3960" w:type="dxa"/>
          </w:tcPr>
          <w:p w14:paraId="032B0412" w14:textId="77777777" w:rsidR="00BE768B" w:rsidRDefault="00BE768B" w:rsidP="00A57656">
            <w:pPr>
              <w:pStyle w:val="CopticVersemulti-line"/>
            </w:pPr>
            <w:r w:rsidRPr="00A57656">
              <w:t>ϥ̀ⲟⲓ ⲛ̀ⲧⲩⲡⲟⲥ ⲙ̀Ⲡ̀ϣⲏⲣⲓ ⲙ̀ⲫϯ</w:t>
            </w:r>
          </w:p>
          <w:p w14:paraId="2447D658" w14:textId="77777777" w:rsidR="00BE768B" w:rsidRDefault="00BE768B" w:rsidP="00A57656">
            <w:pPr>
              <w:pStyle w:val="CopticVersemulti-line"/>
            </w:pPr>
            <w:r w:rsidRPr="00A57656">
              <w:t>ⲉ̀ⲧⲁϥⲓ̀ ⲁϥϣⲱⲡⲓ ϧⲉⲛ Ⲙⲁⲣⲓⲁ</w:t>
            </w:r>
          </w:p>
          <w:p w14:paraId="72F6C376" w14:textId="77777777" w:rsidR="00BE768B" w:rsidRDefault="00BE768B" w:rsidP="00A57656">
            <w:pPr>
              <w:pStyle w:val="CopticVersemulti-line"/>
            </w:pPr>
            <w:r w:rsidRPr="00A57656">
              <w:t>ϯⲡⲁⲣⲑⲉⲛⲟⲥ ⲛ̀ⲁⲧⲑⲱⲗⲉⲃ</w:t>
            </w:r>
          </w:p>
          <w:p w14:paraId="7FB5805F" w14:textId="77777777" w:rsidR="00BE768B" w:rsidRDefault="00BE768B" w:rsidP="00A57656">
            <w:pPr>
              <w:pStyle w:val="CopticVerse"/>
            </w:pPr>
            <w:r w:rsidRPr="00A57656">
              <w:t>ⲁϥϭⲓⲥⲁⲣⲝ ⲉ̀ⲃⲟⲗⲛ̀ϧⲏⲧⲥ</w:t>
            </w:r>
          </w:p>
        </w:tc>
      </w:tr>
      <w:tr w:rsidR="00BE768B" w14:paraId="48D0DE45" w14:textId="77777777" w:rsidTr="00625164">
        <w:trPr>
          <w:cantSplit/>
          <w:jc w:val="center"/>
        </w:trPr>
        <w:tc>
          <w:tcPr>
            <w:tcW w:w="288" w:type="dxa"/>
          </w:tcPr>
          <w:p w14:paraId="43DF8B43" w14:textId="77777777" w:rsidR="00BE768B" w:rsidRDefault="00BE768B" w:rsidP="00625164">
            <w:pPr>
              <w:pStyle w:val="CopticCross"/>
            </w:pPr>
          </w:p>
        </w:tc>
        <w:tc>
          <w:tcPr>
            <w:tcW w:w="3960" w:type="dxa"/>
          </w:tcPr>
          <w:p w14:paraId="71EE6460" w14:textId="77777777" w:rsidR="00BE768B" w:rsidRPr="007425E1" w:rsidRDefault="00BE768B" w:rsidP="00BE768B">
            <w:pPr>
              <w:pStyle w:val="EngHang"/>
              <w:rPr>
                <w:rFonts w:eastAsiaTheme="minorHAnsi"/>
              </w:rPr>
            </w:pPr>
            <w:r w:rsidRPr="007425E1">
              <w:rPr>
                <w:rFonts w:eastAsiaTheme="minorHAnsi"/>
              </w:rPr>
              <w:t>She brought Him forth into the world,</w:t>
            </w:r>
          </w:p>
          <w:p w14:paraId="618DAB50" w14:textId="77777777" w:rsidR="00BE768B" w:rsidRPr="007425E1" w:rsidRDefault="00BE768B" w:rsidP="00BE768B">
            <w:pPr>
              <w:pStyle w:val="EngHang"/>
              <w:rPr>
                <w:rFonts w:eastAsiaTheme="minorHAnsi"/>
              </w:rPr>
            </w:pPr>
            <w:r w:rsidRPr="007425E1">
              <w:rPr>
                <w:rFonts w:eastAsiaTheme="minorHAnsi"/>
              </w:rPr>
              <w:t>United to the Godhead without separation,</w:t>
            </w:r>
          </w:p>
          <w:p w14:paraId="12F20065" w14:textId="77777777" w:rsidR="00BE768B" w:rsidRPr="007425E1" w:rsidRDefault="00BE768B" w:rsidP="00BE768B">
            <w:pPr>
              <w:pStyle w:val="EngHang"/>
              <w:rPr>
                <w:rFonts w:eastAsiaTheme="minorHAnsi"/>
              </w:rPr>
            </w:pPr>
            <w:r w:rsidRPr="007425E1">
              <w:rPr>
                <w:rFonts w:eastAsiaTheme="minorHAnsi"/>
              </w:rPr>
              <w:t>For He is the King of Glory,</w:t>
            </w:r>
          </w:p>
          <w:p w14:paraId="6905DE7B" w14:textId="77777777" w:rsidR="00BE768B" w:rsidRDefault="00BE768B" w:rsidP="00BE768B">
            <w:pPr>
              <w:pStyle w:val="EngHangEnd"/>
            </w:pPr>
            <w:r w:rsidRPr="007425E1">
              <w:t>Who came and saved us.</w:t>
            </w:r>
          </w:p>
        </w:tc>
        <w:tc>
          <w:tcPr>
            <w:tcW w:w="288" w:type="dxa"/>
          </w:tcPr>
          <w:p w14:paraId="213512F1" w14:textId="77777777" w:rsidR="00BE768B" w:rsidRDefault="00BE768B" w:rsidP="00AE1E8D"/>
        </w:tc>
        <w:tc>
          <w:tcPr>
            <w:tcW w:w="288" w:type="dxa"/>
          </w:tcPr>
          <w:p w14:paraId="0C245D81" w14:textId="77777777" w:rsidR="00BE768B" w:rsidRDefault="00BE768B" w:rsidP="00625164">
            <w:pPr>
              <w:pStyle w:val="CopticCross"/>
            </w:pPr>
          </w:p>
        </w:tc>
        <w:tc>
          <w:tcPr>
            <w:tcW w:w="3960" w:type="dxa"/>
          </w:tcPr>
          <w:p w14:paraId="6A23C8F2" w14:textId="77777777" w:rsidR="00BE768B" w:rsidRDefault="00BE768B" w:rsidP="00A57656">
            <w:pPr>
              <w:pStyle w:val="CopticVersemulti-line"/>
            </w:pPr>
            <w:r w:rsidRPr="00A57656">
              <w:t>Ⲁⲥϫ̀ⲫⲟϥ ⲉ̀ⲡⲓⲕⲟⲥⲙⲟⲥ</w:t>
            </w:r>
          </w:p>
          <w:p w14:paraId="79E0D6C2" w14:textId="77777777" w:rsidR="00BE768B" w:rsidRDefault="00BE768B" w:rsidP="00A57656">
            <w:pPr>
              <w:pStyle w:val="CopticVersemulti-line"/>
            </w:pPr>
            <w:r w:rsidRPr="00A57656">
              <w:t>ϧⲉⲛ ⲟⲩⲙⲉⲧⲟⲩⲁⲓ ⲛ̀ⲁⲧⲫⲱⲣϫ</w:t>
            </w:r>
          </w:p>
          <w:p w14:paraId="419BD16E" w14:textId="77777777" w:rsidR="00BE768B" w:rsidRDefault="00BE768B" w:rsidP="00A57656">
            <w:pPr>
              <w:pStyle w:val="CopticVersemulti-line"/>
            </w:pPr>
            <w:r w:rsidRPr="00A57656">
              <w:t>ⲁⲗⲗⲁ ⲛ̀ⲑⲟϥ ⲡⲉ ⲡ̀ⲟⲩⲣⲟ ⲛ̀ⲧⲉ ⲡ̀ⲱ̀ⲟⲩ</w:t>
            </w:r>
          </w:p>
          <w:p w14:paraId="11BE33AB" w14:textId="77777777" w:rsidR="00BE768B" w:rsidRDefault="00BE768B" w:rsidP="00A57656">
            <w:pPr>
              <w:pStyle w:val="CopticVerse"/>
            </w:pPr>
            <w:r w:rsidRPr="00A57656">
              <w:t>ⲁϥⲓ̀ ⲟⲩⲟϩ ⲁϥⲥⲱϯ ⲙ̀ⲙⲟⲛ</w:t>
            </w:r>
          </w:p>
        </w:tc>
      </w:tr>
      <w:tr w:rsidR="00BE768B" w14:paraId="7A4FEE56" w14:textId="77777777" w:rsidTr="00625164">
        <w:trPr>
          <w:cantSplit/>
          <w:jc w:val="center"/>
        </w:trPr>
        <w:tc>
          <w:tcPr>
            <w:tcW w:w="288" w:type="dxa"/>
          </w:tcPr>
          <w:p w14:paraId="0FEBCAEC" w14:textId="77777777" w:rsidR="00BE768B" w:rsidRDefault="00BE768B" w:rsidP="00625164">
            <w:pPr>
              <w:pStyle w:val="CopticCross"/>
            </w:pPr>
            <w:r w:rsidRPr="00FB5ACB">
              <w:t>¿</w:t>
            </w:r>
          </w:p>
        </w:tc>
        <w:tc>
          <w:tcPr>
            <w:tcW w:w="3960" w:type="dxa"/>
          </w:tcPr>
          <w:p w14:paraId="63D468A5" w14:textId="77777777" w:rsidR="00BE768B" w:rsidRPr="007425E1" w:rsidRDefault="00BE768B" w:rsidP="00BE768B">
            <w:pPr>
              <w:pStyle w:val="EngHang"/>
            </w:pPr>
            <w:r w:rsidRPr="007425E1">
              <w:t xml:space="preserve">Paradise </w:t>
            </w:r>
            <w:commentRangeStart w:id="813"/>
            <w:r w:rsidRPr="007425E1">
              <w:t>rejoice</w:t>
            </w:r>
            <w:r>
              <w:t>d</w:t>
            </w:r>
            <w:commentRangeEnd w:id="813"/>
            <w:r>
              <w:rPr>
                <w:rStyle w:val="CommentReference"/>
                <w:rFonts w:ascii="Times New Roman" w:eastAsiaTheme="minorHAnsi" w:hAnsi="Times New Roman" w:cstheme="minorBidi"/>
                <w:color w:val="auto"/>
              </w:rPr>
              <w:commentReference w:id="813"/>
            </w:r>
            <w:r w:rsidRPr="007425E1">
              <w:t>,</w:t>
            </w:r>
          </w:p>
          <w:p w14:paraId="66BF6286" w14:textId="77777777" w:rsidR="00BE768B" w:rsidRPr="007425E1" w:rsidRDefault="00BE768B" w:rsidP="00BE768B">
            <w:pPr>
              <w:pStyle w:val="EngHang"/>
            </w:pPr>
            <w:r w:rsidRPr="007425E1">
              <w:t>At the coming of the Lamb,</w:t>
            </w:r>
          </w:p>
          <w:p w14:paraId="57338DB0" w14:textId="77777777" w:rsidR="00BE768B" w:rsidRPr="007425E1" w:rsidRDefault="00BE768B" w:rsidP="00BE768B">
            <w:pPr>
              <w:pStyle w:val="EngHang"/>
            </w:pPr>
            <w:r w:rsidRPr="007425E1">
              <w:t>The Logos and ever-existing Son of the Father,</w:t>
            </w:r>
          </w:p>
          <w:p w14:paraId="6FCF7F10" w14:textId="77777777" w:rsidR="00BE768B" w:rsidRDefault="00BE768B" w:rsidP="00BE768B">
            <w:pPr>
              <w:pStyle w:val="EngHangEnd"/>
            </w:pPr>
            <w:r w:rsidRPr="007425E1">
              <w:t xml:space="preserve">To </w:t>
            </w:r>
            <w:commentRangeStart w:id="814"/>
            <w:r>
              <w:t>save</w:t>
            </w:r>
            <w:r w:rsidRPr="007425E1">
              <w:t xml:space="preserve"> </w:t>
            </w:r>
            <w:commentRangeEnd w:id="814"/>
            <w:r>
              <w:rPr>
                <w:rStyle w:val="CommentReference"/>
              </w:rPr>
              <w:commentReference w:id="814"/>
            </w:r>
            <w:r w:rsidRPr="007425E1">
              <w:t>us from our sins.</w:t>
            </w:r>
          </w:p>
        </w:tc>
        <w:tc>
          <w:tcPr>
            <w:tcW w:w="288" w:type="dxa"/>
          </w:tcPr>
          <w:p w14:paraId="064A78C2" w14:textId="77777777" w:rsidR="00BE768B" w:rsidRDefault="00BE768B" w:rsidP="00AE1E8D"/>
        </w:tc>
        <w:tc>
          <w:tcPr>
            <w:tcW w:w="288" w:type="dxa"/>
          </w:tcPr>
          <w:p w14:paraId="72076C56" w14:textId="77777777" w:rsidR="00BE768B" w:rsidRDefault="00BE768B" w:rsidP="00625164">
            <w:pPr>
              <w:pStyle w:val="CopticCross"/>
            </w:pPr>
            <w:r w:rsidRPr="00FB5ACB">
              <w:t>¿</w:t>
            </w:r>
          </w:p>
        </w:tc>
        <w:tc>
          <w:tcPr>
            <w:tcW w:w="3960" w:type="dxa"/>
          </w:tcPr>
          <w:p w14:paraId="21D4127C" w14:textId="77777777" w:rsidR="00BE768B" w:rsidRDefault="00BE768B" w:rsidP="00A57656">
            <w:pPr>
              <w:pStyle w:val="CopticVersemulti-line"/>
            </w:pPr>
            <w:r w:rsidRPr="00A57656">
              <w:t>Ⲡⲓⲡⲁⲣⲁⲇⲓⲥⲟⲥ ⲉ̀ϣ̀ⲗⲏⲗⲟⲩⲓ̀</w:t>
            </w:r>
          </w:p>
          <w:p w14:paraId="5FD5E09C" w14:textId="77777777" w:rsidR="00BE768B" w:rsidRDefault="00BE768B" w:rsidP="00A57656">
            <w:pPr>
              <w:pStyle w:val="CopticVersemulti-line"/>
            </w:pPr>
            <w:r w:rsidRPr="00A57656">
              <w:t>ϫⲉ ⲁϥⲓ̀ ⲛ̀ϫⲉ ⲡⲓϩⲓⲏⲃ</w:t>
            </w:r>
          </w:p>
          <w:p w14:paraId="2B16980A" w14:textId="77777777" w:rsidR="00BE768B" w:rsidRDefault="00BE768B" w:rsidP="00A57656">
            <w:pPr>
              <w:pStyle w:val="CopticVersemulti-line"/>
            </w:pPr>
            <w:r w:rsidRPr="00A57656">
              <w:t>ⲛ̀ⲗⲟⲅⲟⲥ ⲛ̀Ϣⲏⲣⲓ ⲛ̀ⲧⲉ Ⲫⲓⲱⲧ ⲉⲑⲙⲏⲛ ⲉ̀ⲃⲟⲗ ϣⲁ ⲉⲛⲉϩ</w:t>
            </w:r>
          </w:p>
          <w:p w14:paraId="1CD38988" w14:textId="77777777" w:rsidR="00BE768B" w:rsidRDefault="00BE768B" w:rsidP="00A57656">
            <w:pPr>
              <w:pStyle w:val="CopticVerse"/>
            </w:pPr>
            <w:r w:rsidRPr="00A57656">
              <w:t>ⲁϥⲓ̀ ⲁϥⲥⲟⲧⲧⲉⲛ ϧⲉⲛ ⲛⲉⲛⲛⲟⲃⲓ</w:t>
            </w:r>
          </w:p>
        </w:tc>
      </w:tr>
      <w:tr w:rsidR="00BE768B" w14:paraId="5847AD9E" w14:textId="77777777" w:rsidTr="00625164">
        <w:trPr>
          <w:cantSplit/>
          <w:jc w:val="center"/>
        </w:trPr>
        <w:tc>
          <w:tcPr>
            <w:tcW w:w="288" w:type="dxa"/>
          </w:tcPr>
          <w:p w14:paraId="67774177" w14:textId="77777777" w:rsidR="00BE768B" w:rsidRDefault="00BE768B" w:rsidP="00625164">
            <w:pPr>
              <w:pStyle w:val="CopticCross"/>
            </w:pPr>
          </w:p>
        </w:tc>
        <w:tc>
          <w:tcPr>
            <w:tcW w:w="3960" w:type="dxa"/>
          </w:tcPr>
          <w:p w14:paraId="6517658B" w14:textId="77777777" w:rsidR="00BE768B" w:rsidRPr="007425E1" w:rsidRDefault="00BE768B" w:rsidP="00BE768B">
            <w:pPr>
              <w:pStyle w:val="EngHang"/>
              <w:rPr>
                <w:rFonts w:eastAsiaTheme="minorHAnsi"/>
              </w:rPr>
            </w:pPr>
            <w:r w:rsidRPr="007425E1">
              <w:rPr>
                <w:rFonts w:eastAsiaTheme="minorHAnsi"/>
              </w:rPr>
              <w:t>Hail to you, O full of grace.</w:t>
            </w:r>
          </w:p>
          <w:p w14:paraId="4D9F743D" w14:textId="77777777" w:rsidR="00BE768B" w:rsidRPr="007425E1" w:rsidRDefault="00BE768B" w:rsidP="00BE768B">
            <w:pPr>
              <w:pStyle w:val="EngHang"/>
              <w:rPr>
                <w:rFonts w:eastAsiaTheme="minorHAnsi"/>
              </w:rPr>
            </w:pPr>
            <w:r w:rsidRPr="007425E1">
              <w:rPr>
                <w:rFonts w:eastAsiaTheme="minorHAnsi"/>
              </w:rPr>
              <w:t>Hail to you, who has found grace.</w:t>
            </w:r>
          </w:p>
          <w:p w14:paraId="793B33D4" w14:textId="77777777" w:rsidR="00BE768B" w:rsidRPr="007425E1" w:rsidRDefault="00BE768B" w:rsidP="00BE768B">
            <w:pPr>
              <w:pStyle w:val="EngHang"/>
              <w:rPr>
                <w:rFonts w:eastAsiaTheme="minorHAnsi"/>
              </w:rPr>
            </w:pPr>
            <w:r w:rsidRPr="007425E1">
              <w:rPr>
                <w:rFonts w:eastAsiaTheme="minorHAnsi"/>
              </w:rPr>
              <w:t>Hail to you, who has born Christ:</w:t>
            </w:r>
          </w:p>
          <w:p w14:paraId="6F404CE4" w14:textId="77777777" w:rsidR="00BE768B" w:rsidRDefault="00BE768B" w:rsidP="00BE768B">
            <w:pPr>
              <w:pStyle w:val="EngHangEnd"/>
            </w:pPr>
            <w:r w:rsidRPr="007425E1">
              <w:rPr>
                <w:rFonts w:eastAsiaTheme="minorHAnsi"/>
              </w:rPr>
              <w:t>The Lord is with you.</w:t>
            </w:r>
          </w:p>
        </w:tc>
        <w:tc>
          <w:tcPr>
            <w:tcW w:w="288" w:type="dxa"/>
          </w:tcPr>
          <w:p w14:paraId="10D2B0DB" w14:textId="77777777" w:rsidR="00BE768B" w:rsidRDefault="00BE768B" w:rsidP="00AE1E8D"/>
        </w:tc>
        <w:tc>
          <w:tcPr>
            <w:tcW w:w="288" w:type="dxa"/>
          </w:tcPr>
          <w:p w14:paraId="7DD775EE" w14:textId="77777777" w:rsidR="00BE768B" w:rsidRDefault="00BE768B" w:rsidP="00625164">
            <w:pPr>
              <w:pStyle w:val="CopticCross"/>
            </w:pPr>
          </w:p>
        </w:tc>
        <w:tc>
          <w:tcPr>
            <w:tcW w:w="3960" w:type="dxa"/>
          </w:tcPr>
          <w:p w14:paraId="4DD42A64" w14:textId="77777777" w:rsidR="00BE768B" w:rsidRDefault="00BE768B" w:rsidP="00A57656">
            <w:pPr>
              <w:pStyle w:val="CopticVersemulti-line"/>
            </w:pPr>
            <w:r w:rsidRPr="005F7A68">
              <w:t>Ⲭⲉⲣⲉ ⲑⲏⲉⲑⲙⲉϩ ⲛ̀ϩ̀ⲙⲟⲧ</w:t>
            </w:r>
          </w:p>
          <w:p w14:paraId="5F6B0CC7" w14:textId="77777777" w:rsidR="00BE768B" w:rsidRDefault="00BE768B" w:rsidP="00A57656">
            <w:pPr>
              <w:pStyle w:val="CopticVersemulti-line"/>
            </w:pPr>
            <w:r w:rsidRPr="005F7A68">
              <w:t>ⲭⲉⲣⲉ ⲑⲏⲉⲧⲁⲥϫⲉⲙ ϩ̀ⲙⲟⲧ</w:t>
            </w:r>
          </w:p>
          <w:p w14:paraId="28D60EF4" w14:textId="77777777" w:rsidR="00BE768B" w:rsidRDefault="00BE768B" w:rsidP="00A57656">
            <w:pPr>
              <w:pStyle w:val="CopticVersemulti-line"/>
            </w:pPr>
            <w:r w:rsidRPr="005F7A68">
              <w:t>ⲭⲉⲣⲉ ⲑⲏⲉⲧⲁⲥⲙⲉⲥ Ⲡⲭ̅ⲥ</w:t>
            </w:r>
          </w:p>
          <w:p w14:paraId="37086641" w14:textId="77777777" w:rsidR="00BE768B" w:rsidRDefault="00BE768B" w:rsidP="00A57656">
            <w:pPr>
              <w:pStyle w:val="CopticVersemulti-line"/>
            </w:pPr>
            <w:r w:rsidRPr="005F7A68">
              <w:t>ⲟⲩⲟϩ Ⲡⲟ̅ⲥ̅ ϣⲟⲡ ⲛⲉⲙⲉ</w:t>
            </w:r>
          </w:p>
        </w:tc>
      </w:tr>
    </w:tbl>
    <w:p w14:paraId="50DC76B7" w14:textId="77777777" w:rsidR="00AE1E8D" w:rsidRDefault="00625164" w:rsidP="00BE768B">
      <w:pPr>
        <w:pStyle w:val="Heading6"/>
      </w:pPr>
      <w:bookmarkStart w:id="815" w:name="_Toc298681349"/>
      <w:r>
        <w:t>Part Seven</w:t>
      </w:r>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5DF1846" w14:textId="77777777" w:rsidTr="00625164">
        <w:trPr>
          <w:cantSplit/>
          <w:jc w:val="center"/>
        </w:trPr>
        <w:tc>
          <w:tcPr>
            <w:tcW w:w="288" w:type="dxa"/>
          </w:tcPr>
          <w:p w14:paraId="34C32F09" w14:textId="77777777" w:rsidR="00BE768B" w:rsidRDefault="00BE768B" w:rsidP="00625164">
            <w:pPr>
              <w:pStyle w:val="CopticCross"/>
            </w:pPr>
            <w:r w:rsidRPr="00FB5ACB">
              <w:t>¿</w:t>
            </w:r>
          </w:p>
        </w:tc>
        <w:tc>
          <w:tcPr>
            <w:tcW w:w="3960" w:type="dxa"/>
          </w:tcPr>
          <w:p w14:paraId="3EF03CF8" w14:textId="77777777" w:rsidR="00BE768B" w:rsidRPr="007425E1" w:rsidRDefault="00BE768B" w:rsidP="00BE768B">
            <w:pPr>
              <w:pStyle w:val="EngHang"/>
            </w:pPr>
            <w:r w:rsidRPr="007425E1">
              <w:t xml:space="preserve">You are called the Mother of God, </w:t>
            </w:r>
          </w:p>
          <w:p w14:paraId="215FC1A0" w14:textId="77777777" w:rsidR="00BE768B" w:rsidRPr="007425E1" w:rsidRDefault="00BE768B" w:rsidP="00BE768B">
            <w:pPr>
              <w:pStyle w:val="EngHang"/>
            </w:pPr>
            <w:r w:rsidRPr="007425E1">
              <w:t>The true King,</w:t>
            </w:r>
          </w:p>
          <w:p w14:paraId="7193CE32" w14:textId="77777777" w:rsidR="00BE768B" w:rsidRPr="007425E1" w:rsidRDefault="00BE768B" w:rsidP="00BE768B">
            <w:pPr>
              <w:pStyle w:val="EngHang"/>
            </w:pPr>
            <w:r w:rsidRPr="007425E1">
              <w:t>After giving birth to Him,</w:t>
            </w:r>
          </w:p>
          <w:p w14:paraId="4E5A4169" w14:textId="77777777" w:rsidR="00BE768B" w:rsidRDefault="00BE768B" w:rsidP="00BE768B">
            <w:pPr>
              <w:pStyle w:val="EngHangEnd"/>
            </w:pPr>
            <w:commentRangeStart w:id="816"/>
            <w:r>
              <w:t>Paradoxically</w:t>
            </w:r>
            <w:commentRangeEnd w:id="816"/>
            <w:r>
              <w:rPr>
                <w:rStyle w:val="CommentReference"/>
                <w:rFonts w:ascii="Times New Roman" w:eastAsiaTheme="minorHAnsi" w:hAnsi="Times New Roman" w:cstheme="minorBidi"/>
                <w:color w:val="auto"/>
              </w:rPr>
              <w:commentReference w:id="816"/>
            </w:r>
            <w:r w:rsidRPr="007425E1">
              <w:t>, you remained a Virgin,</w:t>
            </w:r>
          </w:p>
        </w:tc>
        <w:tc>
          <w:tcPr>
            <w:tcW w:w="288" w:type="dxa"/>
          </w:tcPr>
          <w:p w14:paraId="778C2CB0" w14:textId="77777777" w:rsidR="00BE768B" w:rsidRDefault="00BE768B" w:rsidP="00625164"/>
        </w:tc>
        <w:tc>
          <w:tcPr>
            <w:tcW w:w="288" w:type="dxa"/>
          </w:tcPr>
          <w:p w14:paraId="579B4A15" w14:textId="77777777" w:rsidR="00BE768B" w:rsidRDefault="00BE768B" w:rsidP="00625164">
            <w:pPr>
              <w:pStyle w:val="CopticCross"/>
            </w:pPr>
            <w:r w:rsidRPr="00FB5ACB">
              <w:t>¿</w:t>
            </w:r>
          </w:p>
        </w:tc>
        <w:tc>
          <w:tcPr>
            <w:tcW w:w="3960" w:type="dxa"/>
          </w:tcPr>
          <w:p w14:paraId="7B75E210" w14:textId="77777777" w:rsidR="00BE768B" w:rsidRDefault="00BE768B" w:rsidP="00A57656">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746E893A" w14:textId="77777777" w:rsidR="00BE768B" w:rsidRDefault="00BE768B" w:rsidP="00A57656">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4F937B5E" w14:textId="77777777" w:rsidR="00BE768B" w:rsidRDefault="00BE768B" w:rsidP="00A57656">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67F0A461" w14:textId="77777777" w:rsidR="00BE768B" w:rsidRDefault="00BE768B" w:rsidP="00A57656">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BE768B" w14:paraId="48F9C048" w14:textId="77777777" w:rsidTr="00625164">
        <w:trPr>
          <w:cantSplit/>
          <w:jc w:val="center"/>
        </w:trPr>
        <w:tc>
          <w:tcPr>
            <w:tcW w:w="288" w:type="dxa"/>
          </w:tcPr>
          <w:p w14:paraId="2AB2F2A6" w14:textId="77777777" w:rsidR="00BE768B" w:rsidRDefault="00BE768B" w:rsidP="00625164">
            <w:pPr>
              <w:pStyle w:val="CopticCross"/>
            </w:pPr>
          </w:p>
        </w:tc>
        <w:tc>
          <w:tcPr>
            <w:tcW w:w="3960" w:type="dxa"/>
          </w:tcPr>
          <w:p w14:paraId="2E138D24" w14:textId="77777777" w:rsidR="00BE768B" w:rsidRPr="007425E1" w:rsidRDefault="00BE768B" w:rsidP="00BE768B">
            <w:pPr>
              <w:pStyle w:val="EngHang"/>
            </w:pPr>
            <w:r w:rsidRPr="007425E1">
              <w:t>Emmanuel Whom you brought forth,</w:t>
            </w:r>
          </w:p>
          <w:p w14:paraId="3F1A78D1" w14:textId="77777777" w:rsidR="00BE768B" w:rsidRPr="007425E1" w:rsidRDefault="00BE768B" w:rsidP="00BE768B">
            <w:pPr>
              <w:pStyle w:val="EngHang"/>
            </w:pPr>
            <w:r w:rsidRPr="007425E1">
              <w:t>Has therefore kept you,</w:t>
            </w:r>
          </w:p>
          <w:p w14:paraId="7599C27D" w14:textId="77777777" w:rsidR="00BE768B" w:rsidRPr="007425E1" w:rsidRDefault="00BE768B" w:rsidP="00BE768B">
            <w:pPr>
              <w:pStyle w:val="EngHang"/>
            </w:pPr>
            <w:r w:rsidRPr="007425E1">
              <w:t>In incorruption,</w:t>
            </w:r>
          </w:p>
          <w:p w14:paraId="26C72A13" w14:textId="77777777" w:rsidR="00BE768B" w:rsidRDefault="00BE768B" w:rsidP="00BE768B">
            <w:pPr>
              <w:pStyle w:val="EngHangEnd"/>
            </w:pPr>
            <w:r w:rsidRPr="007425E1">
              <w:t xml:space="preserve">And your virginity </w:t>
            </w:r>
            <w:commentRangeStart w:id="817"/>
            <w:r>
              <w:t xml:space="preserve">is </w:t>
            </w:r>
            <w:commentRangeEnd w:id="817"/>
            <w:r>
              <w:rPr>
                <w:rStyle w:val="CommentReference"/>
                <w:rFonts w:ascii="Times New Roman" w:eastAsiaTheme="minorHAnsi" w:hAnsi="Times New Roman" w:cstheme="minorBidi"/>
                <w:color w:val="auto"/>
              </w:rPr>
              <w:commentReference w:id="817"/>
            </w:r>
            <w:r w:rsidRPr="007425E1">
              <w:t>sealed.</w:t>
            </w:r>
          </w:p>
        </w:tc>
        <w:tc>
          <w:tcPr>
            <w:tcW w:w="288" w:type="dxa"/>
          </w:tcPr>
          <w:p w14:paraId="41A5EDB3" w14:textId="77777777" w:rsidR="00BE768B" w:rsidRDefault="00BE768B" w:rsidP="00625164"/>
        </w:tc>
        <w:tc>
          <w:tcPr>
            <w:tcW w:w="288" w:type="dxa"/>
          </w:tcPr>
          <w:p w14:paraId="159CBADB" w14:textId="77777777" w:rsidR="00BE768B" w:rsidRDefault="00BE768B" w:rsidP="00625164">
            <w:pPr>
              <w:pStyle w:val="CopticCross"/>
            </w:pPr>
          </w:p>
        </w:tc>
        <w:tc>
          <w:tcPr>
            <w:tcW w:w="3960" w:type="dxa"/>
          </w:tcPr>
          <w:p w14:paraId="38B91A55" w14:textId="77777777" w:rsidR="00BE768B" w:rsidRDefault="00BE768B" w:rsidP="00A57656">
            <w:pPr>
              <w:pStyle w:val="CopticVersemulti-line"/>
            </w:pPr>
            <w:r w:rsidRPr="00A57656">
              <w:t>Ⲉⲙⲙⲁⲛⲟⲩⲏⲗ ⲫⲏⲉ̀ⲧⲁⲣⲉϫ̀ⲫⲟϥ</w:t>
            </w:r>
          </w:p>
          <w:p w14:paraId="30340041" w14:textId="77777777" w:rsidR="00BE768B" w:rsidRDefault="00BE768B" w:rsidP="00A57656">
            <w:pPr>
              <w:pStyle w:val="CopticVersemulti-line"/>
            </w:pPr>
            <w:r w:rsidRPr="00A57656">
              <w:t>ⲉⲑⲃⲉ ⲫⲁⲓ ⲁϥⲁ̀ⲣⲉϩ ⲉ̀ⲣⲟ</w:t>
            </w:r>
          </w:p>
          <w:p w14:paraId="55FA7B21" w14:textId="77777777" w:rsidR="00BE768B" w:rsidRDefault="00BE768B" w:rsidP="00A57656">
            <w:pPr>
              <w:pStyle w:val="CopticVersemulti-line"/>
            </w:pPr>
            <w:r w:rsidRPr="00A57656">
              <w:t>ⲉ̀ⲣⲉⲟⲓ ⲛ̀ⲁⲧⲧⲁⲕⲟ</w:t>
            </w:r>
          </w:p>
          <w:p w14:paraId="05527FB4" w14:textId="77777777" w:rsidR="00BE768B" w:rsidRDefault="00BE768B" w:rsidP="00A57656">
            <w:pPr>
              <w:pStyle w:val="CopticVerse"/>
            </w:pPr>
            <w:r w:rsidRPr="00A57656">
              <w:t>ⲉⲥⲧⲟⲃ ⲛ̀ϫⲉ ⲧⲉⲡⲁⲣⲑⲉⲛⲓⲁ̀</w:t>
            </w:r>
          </w:p>
        </w:tc>
      </w:tr>
      <w:tr w:rsidR="00BE768B" w14:paraId="63CC0F1F" w14:textId="77777777" w:rsidTr="00625164">
        <w:trPr>
          <w:cantSplit/>
          <w:jc w:val="center"/>
        </w:trPr>
        <w:tc>
          <w:tcPr>
            <w:tcW w:w="288" w:type="dxa"/>
          </w:tcPr>
          <w:p w14:paraId="30526439" w14:textId="77777777" w:rsidR="00BE768B" w:rsidRDefault="00BE768B" w:rsidP="00625164">
            <w:pPr>
              <w:pStyle w:val="CopticCross"/>
            </w:pPr>
            <w:r w:rsidRPr="00FB5ACB">
              <w:t>¿</w:t>
            </w:r>
          </w:p>
        </w:tc>
        <w:tc>
          <w:tcPr>
            <w:tcW w:w="3960" w:type="dxa"/>
          </w:tcPr>
          <w:p w14:paraId="63DB9EEB" w14:textId="77777777" w:rsidR="00BE768B" w:rsidRPr="007425E1" w:rsidRDefault="00BE768B" w:rsidP="00BE768B">
            <w:pPr>
              <w:pStyle w:val="EngHang"/>
              <w:rPr>
                <w:rFonts w:eastAsiaTheme="minorHAnsi"/>
              </w:rPr>
            </w:pPr>
            <w:r w:rsidRPr="007425E1">
              <w:rPr>
                <w:rFonts w:eastAsiaTheme="minorHAnsi"/>
              </w:rPr>
              <w:t>Hail to you, O full of grace.</w:t>
            </w:r>
          </w:p>
          <w:p w14:paraId="7B6C90C2" w14:textId="77777777" w:rsidR="00BE768B" w:rsidRPr="007425E1" w:rsidRDefault="00BE768B" w:rsidP="00BE768B">
            <w:pPr>
              <w:pStyle w:val="EngHang"/>
              <w:rPr>
                <w:rFonts w:eastAsiaTheme="minorHAnsi"/>
              </w:rPr>
            </w:pPr>
            <w:r w:rsidRPr="007425E1">
              <w:rPr>
                <w:rFonts w:eastAsiaTheme="minorHAnsi"/>
              </w:rPr>
              <w:t>Hail to you, who has found grace.</w:t>
            </w:r>
          </w:p>
          <w:p w14:paraId="0EFA5831" w14:textId="77777777" w:rsidR="00BE768B" w:rsidRPr="007425E1" w:rsidRDefault="00BE768B" w:rsidP="00BE768B">
            <w:pPr>
              <w:pStyle w:val="EngHang"/>
              <w:rPr>
                <w:rFonts w:eastAsiaTheme="minorHAnsi"/>
              </w:rPr>
            </w:pPr>
            <w:r w:rsidRPr="007425E1">
              <w:rPr>
                <w:rFonts w:eastAsiaTheme="minorHAnsi"/>
              </w:rPr>
              <w:t>Hail to you, who has born Christ:</w:t>
            </w:r>
          </w:p>
          <w:p w14:paraId="35161110" w14:textId="77777777" w:rsidR="00BE768B" w:rsidRDefault="00BE768B" w:rsidP="00BE768B">
            <w:pPr>
              <w:pStyle w:val="EngHangEnd"/>
            </w:pPr>
            <w:r w:rsidRPr="007425E1">
              <w:rPr>
                <w:rFonts w:eastAsiaTheme="minorHAnsi"/>
              </w:rPr>
              <w:t>The Lord is with you.</w:t>
            </w:r>
          </w:p>
        </w:tc>
        <w:tc>
          <w:tcPr>
            <w:tcW w:w="288" w:type="dxa"/>
          </w:tcPr>
          <w:p w14:paraId="2A9974AC" w14:textId="77777777" w:rsidR="00BE768B" w:rsidRDefault="00BE768B" w:rsidP="00625164"/>
        </w:tc>
        <w:tc>
          <w:tcPr>
            <w:tcW w:w="288" w:type="dxa"/>
          </w:tcPr>
          <w:p w14:paraId="5C1DA680" w14:textId="77777777" w:rsidR="00BE768B" w:rsidRDefault="00BE768B" w:rsidP="00625164">
            <w:pPr>
              <w:pStyle w:val="CopticCross"/>
            </w:pPr>
            <w:r w:rsidRPr="00FB5ACB">
              <w:t>¿</w:t>
            </w:r>
          </w:p>
        </w:tc>
        <w:tc>
          <w:tcPr>
            <w:tcW w:w="3960" w:type="dxa"/>
          </w:tcPr>
          <w:p w14:paraId="7889694B" w14:textId="77777777" w:rsidR="00BE768B" w:rsidRDefault="00BE768B" w:rsidP="00A57656">
            <w:pPr>
              <w:pStyle w:val="CopticVersemulti-line"/>
            </w:pPr>
            <w:r w:rsidRPr="005F7A68">
              <w:t>Ⲭⲉⲣⲉ ⲑⲏⲉⲑⲙⲉϩ ⲛ̀ϩ̀ⲙⲟⲧ</w:t>
            </w:r>
          </w:p>
          <w:p w14:paraId="4A99588F" w14:textId="77777777" w:rsidR="00BE768B" w:rsidRDefault="00BE768B" w:rsidP="00A57656">
            <w:pPr>
              <w:pStyle w:val="CopticVersemulti-line"/>
            </w:pPr>
            <w:r w:rsidRPr="005F7A68">
              <w:t>ⲭⲉⲣⲉ ⲑⲏⲉⲧⲁⲥϫⲉⲙ ϩ̀ⲙⲟⲧ</w:t>
            </w:r>
          </w:p>
          <w:p w14:paraId="77E73898" w14:textId="77777777" w:rsidR="00BE768B" w:rsidRDefault="00BE768B" w:rsidP="00A57656">
            <w:pPr>
              <w:pStyle w:val="CopticVersemulti-line"/>
            </w:pPr>
            <w:r w:rsidRPr="005F7A68">
              <w:t>ⲭⲉⲣⲉ ⲑⲏⲉⲧⲁⲥⲙⲉⲥ Ⲡⲭ̅ⲥ</w:t>
            </w:r>
          </w:p>
          <w:p w14:paraId="7C730677" w14:textId="77777777" w:rsidR="00BE768B" w:rsidRDefault="00BE768B" w:rsidP="00A57656">
            <w:pPr>
              <w:pStyle w:val="CopticVersemulti-line"/>
            </w:pPr>
            <w:r w:rsidRPr="005F7A68">
              <w:t>ⲟⲩⲟϩ Ⲡⲟ̅ⲥ̅ ϣⲟⲡ ⲛⲉⲙⲉ</w:t>
            </w:r>
          </w:p>
        </w:tc>
      </w:tr>
    </w:tbl>
    <w:p w14:paraId="266CF6E6" w14:textId="77777777" w:rsidR="00625164" w:rsidRDefault="00625164" w:rsidP="00BE768B">
      <w:pPr>
        <w:pStyle w:val="Heading6"/>
      </w:pPr>
      <w:bookmarkStart w:id="818" w:name="_Toc298681350"/>
      <w:r>
        <w:t>Part Eight</w:t>
      </w:r>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134D533C" w14:textId="77777777" w:rsidTr="00625164">
        <w:trPr>
          <w:cantSplit/>
          <w:jc w:val="center"/>
        </w:trPr>
        <w:tc>
          <w:tcPr>
            <w:tcW w:w="288" w:type="dxa"/>
          </w:tcPr>
          <w:p w14:paraId="3D4898D7" w14:textId="77777777" w:rsidR="00BE768B" w:rsidRDefault="00BE768B" w:rsidP="00625164">
            <w:pPr>
              <w:pStyle w:val="CopticCross"/>
            </w:pPr>
          </w:p>
        </w:tc>
        <w:tc>
          <w:tcPr>
            <w:tcW w:w="3960" w:type="dxa"/>
          </w:tcPr>
          <w:p w14:paraId="251C4E4B" w14:textId="77777777" w:rsidR="00BE768B" w:rsidRPr="007425E1" w:rsidRDefault="00BE768B" w:rsidP="00BE768B">
            <w:pPr>
              <w:pStyle w:val="EngHang"/>
            </w:pPr>
            <w:r w:rsidRPr="007425E1">
              <w:t>You were likened to the ladder,</w:t>
            </w:r>
          </w:p>
          <w:p w14:paraId="49F45316" w14:textId="77777777" w:rsidR="00BE768B" w:rsidRPr="007425E1" w:rsidRDefault="00BE768B" w:rsidP="00BE768B">
            <w:pPr>
              <w:pStyle w:val="EngHang"/>
            </w:pPr>
            <w:r w:rsidRPr="007425E1">
              <w:t>That Jacob saw with fear,</w:t>
            </w:r>
          </w:p>
          <w:p w14:paraId="3D24438A" w14:textId="77777777" w:rsidR="00BE768B" w:rsidRPr="007425E1" w:rsidRDefault="00BE768B" w:rsidP="00BE768B">
            <w:pPr>
              <w:pStyle w:val="EngHang"/>
            </w:pPr>
            <w:r w:rsidRPr="007425E1">
              <w:t>Reaching up to heaven,</w:t>
            </w:r>
          </w:p>
          <w:p w14:paraId="333FE917" w14:textId="77777777" w:rsidR="00BE768B" w:rsidRDefault="00BE768B" w:rsidP="00BE768B">
            <w:pPr>
              <w:pStyle w:val="EngHangEnd"/>
            </w:pPr>
            <w:r>
              <w:t>With t</w:t>
            </w:r>
            <w:r w:rsidRPr="007425E1">
              <w:t>he Lord at its peak.</w:t>
            </w:r>
          </w:p>
        </w:tc>
        <w:tc>
          <w:tcPr>
            <w:tcW w:w="288" w:type="dxa"/>
          </w:tcPr>
          <w:p w14:paraId="35DDD6AC" w14:textId="77777777" w:rsidR="00BE768B" w:rsidRDefault="00BE768B" w:rsidP="00625164"/>
        </w:tc>
        <w:tc>
          <w:tcPr>
            <w:tcW w:w="288" w:type="dxa"/>
          </w:tcPr>
          <w:p w14:paraId="1A814A9F" w14:textId="77777777" w:rsidR="00BE768B" w:rsidRDefault="00BE768B" w:rsidP="00625164">
            <w:pPr>
              <w:pStyle w:val="CopticCross"/>
            </w:pPr>
          </w:p>
        </w:tc>
        <w:tc>
          <w:tcPr>
            <w:tcW w:w="3960" w:type="dxa"/>
          </w:tcPr>
          <w:p w14:paraId="6D1869D6" w14:textId="77777777" w:rsidR="00BE768B" w:rsidRDefault="00BE768B" w:rsidP="00A57656">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5CA119CC" w14:textId="77777777" w:rsidR="00BE768B" w:rsidRDefault="00BE768B" w:rsidP="00A57656">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B67860C" w14:textId="77777777" w:rsidR="00BE768B" w:rsidRDefault="00BE768B" w:rsidP="00A57656">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3D8E3328" w14:textId="77777777" w:rsidR="00BE768B" w:rsidRDefault="00BE768B" w:rsidP="00A57656">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BE768B" w14:paraId="6722EB4F" w14:textId="77777777" w:rsidTr="00625164">
        <w:trPr>
          <w:cantSplit/>
          <w:jc w:val="center"/>
        </w:trPr>
        <w:tc>
          <w:tcPr>
            <w:tcW w:w="288" w:type="dxa"/>
          </w:tcPr>
          <w:p w14:paraId="187EE623" w14:textId="77777777" w:rsidR="00BE768B" w:rsidRDefault="00BE768B" w:rsidP="00625164">
            <w:pPr>
              <w:pStyle w:val="CopticCross"/>
            </w:pPr>
            <w:r w:rsidRPr="00FB5ACB">
              <w:t>¿</w:t>
            </w:r>
          </w:p>
        </w:tc>
        <w:tc>
          <w:tcPr>
            <w:tcW w:w="3960" w:type="dxa"/>
          </w:tcPr>
          <w:p w14:paraId="574F8F2D" w14:textId="77777777" w:rsidR="00BE768B" w:rsidRPr="007425E1" w:rsidRDefault="00BE768B" w:rsidP="00BE768B">
            <w:pPr>
              <w:pStyle w:val="EngHang"/>
            </w:pPr>
            <w:r w:rsidRPr="007425E1">
              <w:t>Hail to you from all of us,</w:t>
            </w:r>
          </w:p>
          <w:p w14:paraId="22348F9C" w14:textId="77777777" w:rsidR="00BE768B" w:rsidRPr="007425E1" w:rsidRDefault="00BE768B" w:rsidP="00BE768B">
            <w:pPr>
              <w:pStyle w:val="EngHang"/>
            </w:pPr>
            <w:r>
              <w:t>O y</w:t>
            </w:r>
            <w:r w:rsidRPr="007425E1">
              <w:t>ou who received the Uncircumscript</w:t>
            </w:r>
            <w:r>
              <w:t>,</w:t>
            </w:r>
          </w:p>
          <w:p w14:paraId="55761A7A" w14:textId="77777777" w:rsidR="00BE768B" w:rsidRPr="007425E1" w:rsidRDefault="00BE768B" w:rsidP="00BE768B">
            <w:pPr>
              <w:pStyle w:val="EngHang"/>
            </w:pPr>
            <w:r w:rsidRPr="007425E1">
              <w:t>In your virginal womb,</w:t>
            </w:r>
          </w:p>
          <w:p w14:paraId="2EE2AD1D" w14:textId="77777777" w:rsidR="00BE768B" w:rsidRDefault="00BE768B" w:rsidP="00BE768B">
            <w:pPr>
              <w:pStyle w:val="EngHangEnd"/>
            </w:pPr>
            <w:r w:rsidRPr="007425E1">
              <w:t xml:space="preserve">Which was sealed </w:t>
            </w:r>
            <w:commentRangeStart w:id="819"/>
            <w:r w:rsidRPr="007425E1">
              <w:t>from all sides</w:t>
            </w:r>
            <w:commentRangeEnd w:id="819"/>
            <w:r>
              <w:rPr>
                <w:rStyle w:val="CommentReference"/>
                <w:rFonts w:ascii="Times New Roman" w:eastAsiaTheme="minorHAnsi" w:hAnsi="Times New Roman" w:cstheme="minorBidi"/>
                <w:color w:val="auto"/>
              </w:rPr>
              <w:commentReference w:id="819"/>
            </w:r>
            <w:r w:rsidRPr="007425E1">
              <w:t>.</w:t>
            </w:r>
          </w:p>
        </w:tc>
        <w:tc>
          <w:tcPr>
            <w:tcW w:w="288" w:type="dxa"/>
          </w:tcPr>
          <w:p w14:paraId="4917EF80" w14:textId="77777777" w:rsidR="00BE768B" w:rsidRDefault="00BE768B" w:rsidP="00625164"/>
        </w:tc>
        <w:tc>
          <w:tcPr>
            <w:tcW w:w="288" w:type="dxa"/>
          </w:tcPr>
          <w:p w14:paraId="364BE3A8" w14:textId="77777777" w:rsidR="00BE768B" w:rsidRDefault="00BE768B" w:rsidP="00625164">
            <w:pPr>
              <w:pStyle w:val="CopticCross"/>
            </w:pPr>
            <w:r w:rsidRPr="00FB5ACB">
              <w:t>¿</w:t>
            </w:r>
          </w:p>
        </w:tc>
        <w:tc>
          <w:tcPr>
            <w:tcW w:w="3960" w:type="dxa"/>
          </w:tcPr>
          <w:p w14:paraId="18697BED" w14:textId="77777777" w:rsidR="00BE768B" w:rsidRDefault="00BE768B" w:rsidP="00A57656">
            <w:pPr>
              <w:pStyle w:val="CopticVersemulti-line"/>
            </w:pPr>
            <w:r w:rsidRPr="00A57656">
              <w:t>Ⲭⲉⲣⲉ ⲛⲉ ⲉ̀ⲃⲟⲗϩⲓⲧⲟⲧⲉⲛ</w:t>
            </w:r>
          </w:p>
          <w:p w14:paraId="21C3E90C" w14:textId="77777777" w:rsidR="00BE768B" w:rsidRDefault="00BE768B" w:rsidP="00A57656">
            <w:pPr>
              <w:pStyle w:val="CopticVersemulti-line"/>
            </w:pPr>
            <w:r w:rsidRPr="00A57656">
              <w:t>ⲱ̀ ⲑⲏⲉⲧⲁⲥϣⲱⲡ ⲉ̀ⲣⲟⲥ ⲙ̀ⲡⲓⲁ̀ⲭⲱⲣⲓⲧⲟⲥ</w:t>
            </w:r>
          </w:p>
          <w:p w14:paraId="73D042CE" w14:textId="77777777" w:rsidR="00BE768B" w:rsidRDefault="00BE768B" w:rsidP="00A57656">
            <w:pPr>
              <w:pStyle w:val="CopticVersemulti-line"/>
            </w:pPr>
            <w:r w:rsidRPr="00A57656">
              <w:t>ϧⲉⲛ ⲧⲉⲥⲙⲏⲧⲣⲓⲁ ⲙ̀ⲡⲁⲣⲑⲉⲛⲓⲕⲏ</w:t>
            </w:r>
          </w:p>
          <w:p w14:paraId="179FC3B0" w14:textId="77777777" w:rsidR="00BE768B" w:rsidRDefault="00BE768B" w:rsidP="00A57656">
            <w:pPr>
              <w:pStyle w:val="CopticVerse"/>
            </w:pPr>
            <w:r w:rsidRPr="00A57656">
              <w:t>ⲟⲩⲟϩ ⲉⲥϣⲟⲧⲉⲙ ⲛ̀ⲥⲁⲥⲁ</w:t>
            </w:r>
            <w:r>
              <w:t xml:space="preserve"> </w:t>
            </w:r>
            <w:r w:rsidRPr="00520531">
              <w:t>ⲛⲓⲃⲉⲛ</w:t>
            </w:r>
          </w:p>
        </w:tc>
      </w:tr>
      <w:tr w:rsidR="00BE768B" w14:paraId="20B31903" w14:textId="77777777" w:rsidTr="00625164">
        <w:trPr>
          <w:cantSplit/>
          <w:jc w:val="center"/>
        </w:trPr>
        <w:tc>
          <w:tcPr>
            <w:tcW w:w="288" w:type="dxa"/>
          </w:tcPr>
          <w:p w14:paraId="41AA34A1" w14:textId="77777777" w:rsidR="00BE768B" w:rsidRDefault="00BE768B" w:rsidP="00625164">
            <w:pPr>
              <w:pStyle w:val="CopticCross"/>
            </w:pPr>
          </w:p>
        </w:tc>
        <w:tc>
          <w:tcPr>
            <w:tcW w:w="3960" w:type="dxa"/>
          </w:tcPr>
          <w:p w14:paraId="39B1D2CA" w14:textId="77777777" w:rsidR="00BE768B" w:rsidRPr="007425E1" w:rsidRDefault="00BE768B" w:rsidP="00BE768B">
            <w:pPr>
              <w:pStyle w:val="EngHang"/>
            </w:pPr>
            <w:r w:rsidRPr="007425E1">
              <w:t>You became our advocate,</w:t>
            </w:r>
          </w:p>
          <w:p w14:paraId="75F0621A" w14:textId="77777777" w:rsidR="00BE768B" w:rsidRPr="007425E1" w:rsidRDefault="00BE768B" w:rsidP="00BE768B">
            <w:pPr>
              <w:pStyle w:val="EngHang"/>
            </w:pPr>
            <w:r w:rsidRPr="007425E1">
              <w:t xml:space="preserve">Before God our </w:t>
            </w:r>
            <w:commentRangeStart w:id="820"/>
            <w:r>
              <w:t>Saviour</w:t>
            </w:r>
            <w:commentRangeEnd w:id="820"/>
            <w:r>
              <w:rPr>
                <w:rStyle w:val="CommentReference"/>
                <w:rFonts w:ascii="Times New Roman" w:eastAsiaTheme="minorHAnsi" w:hAnsi="Times New Roman" w:cstheme="minorBidi"/>
                <w:color w:val="auto"/>
              </w:rPr>
              <w:commentReference w:id="820"/>
            </w:r>
            <w:r w:rsidRPr="007425E1">
              <w:t>,</w:t>
            </w:r>
          </w:p>
          <w:p w14:paraId="21F06DAB" w14:textId="77777777" w:rsidR="00BE768B" w:rsidRPr="007425E1" w:rsidRDefault="00BE768B" w:rsidP="00BE768B">
            <w:pPr>
              <w:pStyle w:val="EngHang"/>
            </w:pPr>
            <w:r w:rsidRPr="007425E1">
              <w:t>Who was Incarnate of you,</w:t>
            </w:r>
          </w:p>
          <w:p w14:paraId="1FABF418" w14:textId="77777777" w:rsidR="00BE768B" w:rsidRDefault="00BE768B" w:rsidP="00BE768B">
            <w:pPr>
              <w:pStyle w:val="EngHangEnd"/>
            </w:pPr>
            <w:r w:rsidRPr="007425E1">
              <w:t>For our salvation.</w:t>
            </w:r>
          </w:p>
        </w:tc>
        <w:tc>
          <w:tcPr>
            <w:tcW w:w="288" w:type="dxa"/>
          </w:tcPr>
          <w:p w14:paraId="22BFEE53" w14:textId="77777777" w:rsidR="00BE768B" w:rsidRDefault="00BE768B" w:rsidP="00625164"/>
        </w:tc>
        <w:tc>
          <w:tcPr>
            <w:tcW w:w="288" w:type="dxa"/>
          </w:tcPr>
          <w:p w14:paraId="3826A312" w14:textId="77777777" w:rsidR="00BE768B" w:rsidRDefault="00BE768B" w:rsidP="00625164">
            <w:pPr>
              <w:pStyle w:val="CopticCross"/>
            </w:pPr>
          </w:p>
        </w:tc>
        <w:tc>
          <w:tcPr>
            <w:tcW w:w="3960" w:type="dxa"/>
          </w:tcPr>
          <w:p w14:paraId="3D4AB6DE" w14:textId="77777777" w:rsidR="00BE768B" w:rsidRDefault="00BE768B" w:rsidP="00A57656">
            <w:pPr>
              <w:pStyle w:val="CopticVersemulti-line"/>
            </w:pPr>
            <w:r w:rsidRPr="00520531">
              <w:t>Ⲁ̀ⲣⲉϣⲱⲡⲓ ⲛⲁⲛ ⲛ̀ⲟⲩⲡ̀ⲣⲟⲥⲧⲁⲧⲏⲥ</w:t>
            </w:r>
          </w:p>
          <w:p w14:paraId="76562781" w14:textId="77777777" w:rsidR="00BE768B" w:rsidRDefault="00BE768B" w:rsidP="00A57656">
            <w:pPr>
              <w:pStyle w:val="CopticVersemulti-line"/>
            </w:pPr>
            <w:r w:rsidRPr="00520531">
              <w:t>ⲛⲁϩⲣⲉⲛ Ⲫϯ ⲡⲉⲛⲣⲉϥⲥⲱϯ</w:t>
            </w:r>
          </w:p>
          <w:p w14:paraId="62367D4B" w14:textId="77777777" w:rsidR="00BE768B" w:rsidRDefault="00BE768B" w:rsidP="00A57656">
            <w:pPr>
              <w:pStyle w:val="CopticVersemulti-line"/>
            </w:pPr>
            <w:r w:rsidRPr="00520531">
              <w:t>ⲫⲏⲉ̀ⲧⲁϥϭⲓⲥⲁⲣⲝ ⲉ̀ⲃⲟⲗⲛ̀ϧⲏϯ</w:t>
            </w:r>
          </w:p>
          <w:p w14:paraId="5F7182C8" w14:textId="77777777" w:rsidR="00BE768B" w:rsidRDefault="00BE768B" w:rsidP="00A57656">
            <w:pPr>
              <w:pStyle w:val="CopticVersemulti-line"/>
            </w:pPr>
            <w:r w:rsidRPr="00520531">
              <w:t>ⲉⲑⲃⲉ ⲡⲉⲛⲟⲩϫⲁⲓ</w:t>
            </w:r>
          </w:p>
        </w:tc>
      </w:tr>
      <w:tr w:rsidR="00625164" w14:paraId="538D39C6" w14:textId="77777777" w:rsidTr="00625164">
        <w:trPr>
          <w:cantSplit/>
          <w:jc w:val="center"/>
        </w:trPr>
        <w:tc>
          <w:tcPr>
            <w:tcW w:w="288" w:type="dxa"/>
          </w:tcPr>
          <w:p w14:paraId="11D34037" w14:textId="77777777" w:rsidR="00625164" w:rsidRDefault="00625164" w:rsidP="00625164">
            <w:pPr>
              <w:pStyle w:val="CopticCross"/>
            </w:pPr>
            <w:r w:rsidRPr="00FB5ACB">
              <w:t>¿</w:t>
            </w:r>
          </w:p>
        </w:tc>
        <w:tc>
          <w:tcPr>
            <w:tcW w:w="3960" w:type="dxa"/>
          </w:tcPr>
          <w:p w14:paraId="70533354" w14:textId="77777777" w:rsidR="00625164" w:rsidRPr="007425E1" w:rsidRDefault="00625164" w:rsidP="00625164">
            <w:pPr>
              <w:pStyle w:val="EngHang"/>
              <w:rPr>
                <w:rFonts w:eastAsiaTheme="minorHAnsi"/>
              </w:rPr>
            </w:pPr>
            <w:r w:rsidRPr="007425E1">
              <w:rPr>
                <w:rFonts w:eastAsiaTheme="minorHAnsi"/>
              </w:rPr>
              <w:t>Hail to you, O full of grace.</w:t>
            </w:r>
          </w:p>
          <w:p w14:paraId="42E503F1" w14:textId="77777777" w:rsidR="00625164" w:rsidRPr="007425E1" w:rsidRDefault="00625164" w:rsidP="00625164">
            <w:pPr>
              <w:pStyle w:val="EngHang"/>
              <w:rPr>
                <w:rFonts w:eastAsiaTheme="minorHAnsi"/>
              </w:rPr>
            </w:pPr>
            <w:r w:rsidRPr="007425E1">
              <w:rPr>
                <w:rFonts w:eastAsiaTheme="minorHAnsi"/>
              </w:rPr>
              <w:t>Hail to you, who has found grace.</w:t>
            </w:r>
          </w:p>
          <w:p w14:paraId="66D51A14" w14:textId="77777777" w:rsidR="00625164" w:rsidRPr="007425E1" w:rsidRDefault="00625164" w:rsidP="00625164">
            <w:pPr>
              <w:pStyle w:val="EngHang"/>
              <w:rPr>
                <w:rFonts w:eastAsiaTheme="minorHAnsi"/>
              </w:rPr>
            </w:pPr>
            <w:r w:rsidRPr="007425E1">
              <w:rPr>
                <w:rFonts w:eastAsiaTheme="minorHAnsi"/>
              </w:rPr>
              <w:t>Hail to you, who has born Christ:</w:t>
            </w:r>
          </w:p>
          <w:p w14:paraId="18564FD4" w14:textId="77777777" w:rsidR="00625164" w:rsidRDefault="00625164" w:rsidP="00625164">
            <w:pPr>
              <w:pStyle w:val="EngHangEnd"/>
            </w:pPr>
            <w:r w:rsidRPr="007425E1">
              <w:rPr>
                <w:rFonts w:eastAsiaTheme="minorHAnsi"/>
              </w:rPr>
              <w:t>The Lord is with you.</w:t>
            </w:r>
          </w:p>
        </w:tc>
        <w:tc>
          <w:tcPr>
            <w:tcW w:w="288" w:type="dxa"/>
          </w:tcPr>
          <w:p w14:paraId="42413455" w14:textId="77777777" w:rsidR="00625164" w:rsidRDefault="00625164" w:rsidP="00625164"/>
        </w:tc>
        <w:tc>
          <w:tcPr>
            <w:tcW w:w="288" w:type="dxa"/>
          </w:tcPr>
          <w:p w14:paraId="5A81832F" w14:textId="77777777" w:rsidR="00625164" w:rsidRDefault="00625164" w:rsidP="00625164">
            <w:pPr>
              <w:pStyle w:val="CopticCross"/>
            </w:pPr>
            <w:r w:rsidRPr="00FB5ACB">
              <w:t>¿</w:t>
            </w:r>
          </w:p>
        </w:tc>
        <w:tc>
          <w:tcPr>
            <w:tcW w:w="3960" w:type="dxa"/>
          </w:tcPr>
          <w:p w14:paraId="359287E7" w14:textId="77777777" w:rsidR="00520531" w:rsidRDefault="00520531" w:rsidP="00520531">
            <w:pPr>
              <w:pStyle w:val="CopticVersemulti-line"/>
            </w:pPr>
            <w:r w:rsidRPr="005F7A68">
              <w:t>Ⲭⲉⲣⲉ ⲑⲏⲉⲑⲙⲉϩ ⲛ̀ϩ̀ⲙⲟⲧ</w:t>
            </w:r>
          </w:p>
          <w:p w14:paraId="51747CFD" w14:textId="77777777" w:rsidR="00520531" w:rsidRDefault="00520531" w:rsidP="00520531">
            <w:pPr>
              <w:pStyle w:val="CopticVersemulti-line"/>
            </w:pPr>
            <w:r w:rsidRPr="005F7A68">
              <w:t>ⲭⲉⲣⲉ ⲑⲏⲉⲧⲁⲥϫⲉⲙ ϩ̀ⲙⲟⲧ</w:t>
            </w:r>
          </w:p>
          <w:p w14:paraId="7CEBC81A" w14:textId="77777777" w:rsidR="00520531" w:rsidRDefault="00520531" w:rsidP="00520531">
            <w:pPr>
              <w:pStyle w:val="CopticVersemulti-line"/>
            </w:pPr>
            <w:r w:rsidRPr="005F7A68">
              <w:t>ⲭⲉⲣⲉ ⲑⲏⲉⲧⲁⲥⲙⲉⲥ Ⲡⲭ̅ⲥ</w:t>
            </w:r>
          </w:p>
          <w:p w14:paraId="7C68979C" w14:textId="77777777" w:rsidR="00625164" w:rsidRDefault="00520531" w:rsidP="00520531">
            <w:pPr>
              <w:pStyle w:val="CopticVersemulti-line"/>
            </w:pPr>
            <w:r w:rsidRPr="005F7A68">
              <w:t>ⲟⲩⲟϩ Ⲡⲟ̅ⲥ̅ ϣⲟⲡ ⲛⲉⲙⲉ</w:t>
            </w:r>
          </w:p>
        </w:tc>
      </w:tr>
    </w:tbl>
    <w:p w14:paraId="6BEE55BE" w14:textId="77777777" w:rsidR="00625164" w:rsidRDefault="00625164" w:rsidP="00BE768B">
      <w:pPr>
        <w:pStyle w:val="Heading6"/>
      </w:pPr>
      <w:bookmarkStart w:id="821" w:name="_Toc298681351"/>
      <w:r>
        <w:t>Part Nine</w:t>
      </w:r>
      <w:bookmarkEnd w:id="8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327EF1EA" w14:textId="77777777" w:rsidTr="00F25227">
        <w:trPr>
          <w:cantSplit/>
          <w:jc w:val="center"/>
        </w:trPr>
        <w:tc>
          <w:tcPr>
            <w:tcW w:w="288" w:type="dxa"/>
          </w:tcPr>
          <w:p w14:paraId="315C3AAF" w14:textId="77777777" w:rsidR="00BE768B" w:rsidRDefault="00BE768B" w:rsidP="00F25227">
            <w:pPr>
              <w:pStyle w:val="CopticCross"/>
            </w:pPr>
          </w:p>
        </w:tc>
        <w:tc>
          <w:tcPr>
            <w:tcW w:w="3960" w:type="dxa"/>
          </w:tcPr>
          <w:p w14:paraId="3A440B57" w14:textId="77777777" w:rsidR="00BE768B" w:rsidRDefault="00BE768B" w:rsidP="00BE768B">
            <w:pPr>
              <w:pStyle w:val="EngHang"/>
            </w:pPr>
            <w:r>
              <w:t>Behold, the Lord came forth from you,</w:t>
            </w:r>
          </w:p>
          <w:p w14:paraId="5F73D22F" w14:textId="77777777" w:rsidR="00BE768B" w:rsidRDefault="00BE768B" w:rsidP="00BE768B">
            <w:pPr>
              <w:pStyle w:val="EngHang"/>
            </w:pPr>
            <w:r>
              <w:t>O blessed and perfect one,</w:t>
            </w:r>
          </w:p>
          <w:p w14:paraId="79533D25" w14:textId="77777777" w:rsidR="00BE768B" w:rsidRDefault="00BE768B" w:rsidP="00BE768B">
            <w:pPr>
              <w:pStyle w:val="EngHang"/>
            </w:pPr>
            <w:r>
              <w:t>To save the world, which He had created,</w:t>
            </w:r>
          </w:p>
          <w:p w14:paraId="095DC01D" w14:textId="77777777" w:rsidR="00BE768B" w:rsidRDefault="00BE768B" w:rsidP="00BE768B">
            <w:pPr>
              <w:pStyle w:val="EngHangEnd"/>
            </w:pPr>
            <w:r>
              <w:t xml:space="preserve">According to His great </w:t>
            </w:r>
            <w:commentRangeStart w:id="822"/>
            <w:r>
              <w:t>compassion</w:t>
            </w:r>
            <w:commentRangeEnd w:id="822"/>
            <w:r>
              <w:rPr>
                <w:rStyle w:val="CommentReference"/>
                <w:rFonts w:ascii="Times New Roman" w:eastAsiaTheme="minorHAnsi" w:hAnsi="Times New Roman" w:cstheme="minorBidi"/>
                <w:color w:val="auto"/>
              </w:rPr>
              <w:commentReference w:id="822"/>
            </w:r>
            <w:r>
              <w:t>.</w:t>
            </w:r>
          </w:p>
        </w:tc>
        <w:tc>
          <w:tcPr>
            <w:tcW w:w="288" w:type="dxa"/>
          </w:tcPr>
          <w:p w14:paraId="6C9FBBD3" w14:textId="77777777" w:rsidR="00BE768B" w:rsidRDefault="00BE768B" w:rsidP="00625164"/>
        </w:tc>
        <w:tc>
          <w:tcPr>
            <w:tcW w:w="288" w:type="dxa"/>
          </w:tcPr>
          <w:p w14:paraId="46F57CB2" w14:textId="77777777" w:rsidR="00BE768B" w:rsidRDefault="00BE768B" w:rsidP="00F25227">
            <w:pPr>
              <w:pStyle w:val="CopticCross"/>
            </w:pPr>
          </w:p>
        </w:tc>
        <w:tc>
          <w:tcPr>
            <w:tcW w:w="3960" w:type="dxa"/>
          </w:tcPr>
          <w:p w14:paraId="52BD99FF" w14:textId="77777777" w:rsidR="00BE768B" w:rsidRDefault="00BE768B" w:rsidP="00520531">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4EC9A39A" w14:textId="77777777" w:rsidR="00BE768B" w:rsidRDefault="00BE768B" w:rsidP="00520531">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28962E3A" w14:textId="77777777" w:rsidR="00BE768B" w:rsidRDefault="00BE768B" w:rsidP="00520531">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24783466" w14:textId="77777777" w:rsidR="00BE768B" w:rsidRDefault="00BE768B" w:rsidP="00520531">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BE768B" w14:paraId="68B83048" w14:textId="77777777" w:rsidTr="00F25227">
        <w:trPr>
          <w:cantSplit/>
          <w:jc w:val="center"/>
        </w:trPr>
        <w:tc>
          <w:tcPr>
            <w:tcW w:w="288" w:type="dxa"/>
          </w:tcPr>
          <w:p w14:paraId="4B137513" w14:textId="77777777" w:rsidR="00BE768B" w:rsidRDefault="00BE768B" w:rsidP="00F25227">
            <w:pPr>
              <w:pStyle w:val="CopticCross"/>
            </w:pPr>
            <w:r w:rsidRPr="00FB5ACB">
              <w:t>¿</w:t>
            </w:r>
          </w:p>
        </w:tc>
        <w:tc>
          <w:tcPr>
            <w:tcW w:w="3960" w:type="dxa"/>
          </w:tcPr>
          <w:p w14:paraId="447F364A" w14:textId="77777777" w:rsidR="00BE768B" w:rsidRPr="007425E1" w:rsidRDefault="00BE768B" w:rsidP="00BE768B">
            <w:pPr>
              <w:pStyle w:val="EngHang"/>
              <w:rPr>
                <w:rFonts w:eastAsiaTheme="minorHAnsi"/>
              </w:rPr>
            </w:pPr>
            <w:r w:rsidRPr="007425E1">
              <w:rPr>
                <w:rFonts w:eastAsiaTheme="minorHAnsi"/>
              </w:rPr>
              <w:t>We praise Him and glorify Him,</w:t>
            </w:r>
          </w:p>
          <w:p w14:paraId="5F528D4C" w14:textId="77777777" w:rsidR="00BE768B" w:rsidRPr="007425E1" w:rsidRDefault="00BE768B" w:rsidP="00BE768B">
            <w:pPr>
              <w:pStyle w:val="EngHang"/>
              <w:rPr>
                <w:rFonts w:eastAsiaTheme="minorHAnsi"/>
              </w:rPr>
            </w:pPr>
            <w:r w:rsidRPr="007425E1">
              <w:rPr>
                <w:rFonts w:eastAsiaTheme="minorHAnsi"/>
              </w:rPr>
              <w:t>And exalt Him above all.</w:t>
            </w:r>
          </w:p>
          <w:p w14:paraId="7D038355" w14:textId="77777777" w:rsidR="00BE768B" w:rsidRPr="007425E1" w:rsidRDefault="00BE768B" w:rsidP="00BE768B">
            <w:pPr>
              <w:pStyle w:val="EngHang"/>
              <w:rPr>
                <w:rFonts w:eastAsiaTheme="minorHAnsi"/>
              </w:rPr>
            </w:pPr>
            <w:r w:rsidRPr="007425E1">
              <w:rPr>
                <w:rFonts w:eastAsiaTheme="minorHAnsi"/>
              </w:rPr>
              <w:t>As a Good One and a Lover of mankind,</w:t>
            </w:r>
          </w:p>
          <w:p w14:paraId="0AD25535" w14:textId="77777777" w:rsidR="00BE768B" w:rsidRDefault="00BE768B" w:rsidP="00BE768B">
            <w:pPr>
              <w:pStyle w:val="EngHangEnd"/>
            </w:pPr>
            <w:r w:rsidRPr="007425E1">
              <w:rPr>
                <w:rFonts w:eastAsiaTheme="minorHAnsi"/>
              </w:rPr>
              <w:t xml:space="preserve">Have mercy upon us, according to </w:t>
            </w:r>
            <w:r w:rsidR="00E570CB">
              <w:rPr>
                <w:rFonts w:eastAsiaTheme="minorHAnsi"/>
              </w:rPr>
              <w:t>Your</w:t>
            </w:r>
            <w:r w:rsidRPr="007425E1">
              <w:rPr>
                <w:rFonts w:eastAsiaTheme="minorHAnsi"/>
              </w:rPr>
              <w:t xml:space="preserve"> great mercy.</w:t>
            </w:r>
          </w:p>
        </w:tc>
        <w:tc>
          <w:tcPr>
            <w:tcW w:w="288" w:type="dxa"/>
          </w:tcPr>
          <w:p w14:paraId="421B9983" w14:textId="77777777" w:rsidR="00BE768B" w:rsidRDefault="00BE768B" w:rsidP="00625164"/>
        </w:tc>
        <w:tc>
          <w:tcPr>
            <w:tcW w:w="288" w:type="dxa"/>
          </w:tcPr>
          <w:p w14:paraId="37DD0677" w14:textId="77777777" w:rsidR="00BE768B" w:rsidRDefault="00BE768B" w:rsidP="00F25227">
            <w:pPr>
              <w:pStyle w:val="CopticCross"/>
            </w:pPr>
            <w:r w:rsidRPr="00FB5ACB">
              <w:t>¿</w:t>
            </w:r>
          </w:p>
        </w:tc>
        <w:tc>
          <w:tcPr>
            <w:tcW w:w="3960" w:type="dxa"/>
          </w:tcPr>
          <w:p w14:paraId="354DCED6" w14:textId="77777777" w:rsidR="00BE768B" w:rsidRDefault="00BE768B" w:rsidP="00520531">
            <w:pPr>
              <w:pStyle w:val="CopticVersemulti-line"/>
            </w:pPr>
            <w:r w:rsidRPr="00520531">
              <w:t>Ⲧⲉⲛϩⲱⲥ ⲉ̀ⲣⲟϥ ⲧⲉⲛϯⲱ̀ⲟⲩ ⲛⲁϥ</w:t>
            </w:r>
          </w:p>
          <w:p w14:paraId="0504A5C9" w14:textId="77777777" w:rsidR="00BE768B" w:rsidRDefault="00BE768B" w:rsidP="00520531">
            <w:pPr>
              <w:pStyle w:val="CopticVersemulti-line"/>
            </w:pPr>
            <w:r w:rsidRPr="00520531">
              <w:t>ⲧⲉⲛⲉⲣϩⲟⲩⲟ̀ ϭⲓⲥⲓ ⲙ̀ⲙⲟϥ</w:t>
            </w:r>
          </w:p>
          <w:p w14:paraId="1E58D2C8" w14:textId="77777777" w:rsidR="00BE768B" w:rsidRDefault="00BE768B" w:rsidP="00520531">
            <w:pPr>
              <w:pStyle w:val="CopticVersemulti-line"/>
            </w:pPr>
            <w:r w:rsidRPr="00520531">
              <w:t>ϩⲱⲥ ⲁⲅⲁⲑⲟⲥ ⲟⲩⲟϩ ⲙ̀ⲙⲁⲓⲣⲱⲙⲓ</w:t>
            </w:r>
          </w:p>
          <w:p w14:paraId="509B166D" w14:textId="77777777" w:rsidR="00BE768B" w:rsidRDefault="00BE768B" w:rsidP="00520531">
            <w:pPr>
              <w:pStyle w:val="CopticVerse"/>
            </w:pPr>
            <w:r w:rsidRPr="00520531">
              <w:t>ⲛⲁⲓ ⲛⲁⲛ ⲕⲁⲧⲁ ⲡⲉⲕⲛⲓϣϯ ⲛ̀ⲛⲁⲓ</w:t>
            </w:r>
          </w:p>
        </w:tc>
      </w:tr>
      <w:tr w:rsidR="00BE768B" w14:paraId="7CE0DE49" w14:textId="77777777" w:rsidTr="00F25227">
        <w:trPr>
          <w:cantSplit/>
          <w:jc w:val="center"/>
        </w:trPr>
        <w:tc>
          <w:tcPr>
            <w:tcW w:w="288" w:type="dxa"/>
          </w:tcPr>
          <w:p w14:paraId="7D212E71" w14:textId="77777777" w:rsidR="00BE768B" w:rsidRDefault="00BE768B" w:rsidP="00F25227">
            <w:pPr>
              <w:pStyle w:val="CopticCross"/>
            </w:pPr>
          </w:p>
        </w:tc>
        <w:tc>
          <w:tcPr>
            <w:tcW w:w="3960" w:type="dxa"/>
          </w:tcPr>
          <w:p w14:paraId="7CFFA1A7" w14:textId="77777777" w:rsidR="00BE768B" w:rsidRPr="007425E1" w:rsidRDefault="00BE768B" w:rsidP="00BE768B">
            <w:pPr>
              <w:pStyle w:val="EngHang"/>
              <w:rPr>
                <w:rFonts w:eastAsiaTheme="minorHAnsi"/>
              </w:rPr>
            </w:pPr>
            <w:r w:rsidRPr="007425E1">
              <w:rPr>
                <w:rFonts w:eastAsiaTheme="minorHAnsi"/>
              </w:rPr>
              <w:t>Hail to you, O full of grace.</w:t>
            </w:r>
          </w:p>
          <w:p w14:paraId="75E98691" w14:textId="77777777" w:rsidR="00BE768B" w:rsidRPr="007425E1" w:rsidRDefault="00BE768B" w:rsidP="00BE768B">
            <w:pPr>
              <w:pStyle w:val="EngHang"/>
              <w:rPr>
                <w:rFonts w:eastAsiaTheme="minorHAnsi"/>
              </w:rPr>
            </w:pPr>
            <w:r w:rsidRPr="007425E1">
              <w:rPr>
                <w:rFonts w:eastAsiaTheme="minorHAnsi"/>
              </w:rPr>
              <w:t>Hail to you, who has found grace.</w:t>
            </w:r>
          </w:p>
          <w:p w14:paraId="1ADC4F1B" w14:textId="77777777" w:rsidR="00BE768B" w:rsidRPr="007425E1" w:rsidRDefault="00BE768B" w:rsidP="00BE768B">
            <w:pPr>
              <w:pStyle w:val="EngHang"/>
              <w:rPr>
                <w:rFonts w:eastAsiaTheme="minorHAnsi"/>
              </w:rPr>
            </w:pPr>
            <w:r w:rsidRPr="007425E1">
              <w:rPr>
                <w:rFonts w:eastAsiaTheme="minorHAnsi"/>
              </w:rPr>
              <w:t>Hail to you, who has born Christ:</w:t>
            </w:r>
          </w:p>
          <w:p w14:paraId="10D37DFA" w14:textId="77777777" w:rsidR="00BE768B" w:rsidRDefault="00BE768B" w:rsidP="00BE768B">
            <w:pPr>
              <w:pStyle w:val="EngHangEnd"/>
            </w:pPr>
            <w:r w:rsidRPr="007425E1">
              <w:rPr>
                <w:rFonts w:eastAsiaTheme="minorHAnsi"/>
              </w:rPr>
              <w:t xml:space="preserve">The </w:t>
            </w:r>
            <w:r w:rsidRPr="00C80276">
              <w:rPr>
                <w:rFonts w:eastAsiaTheme="minorHAnsi"/>
              </w:rPr>
              <w:t>Lord</w:t>
            </w:r>
            <w:r w:rsidRPr="007425E1">
              <w:rPr>
                <w:rFonts w:eastAsiaTheme="minorHAnsi"/>
              </w:rPr>
              <w:t xml:space="preserve"> is with you.</w:t>
            </w:r>
          </w:p>
        </w:tc>
        <w:tc>
          <w:tcPr>
            <w:tcW w:w="288" w:type="dxa"/>
          </w:tcPr>
          <w:p w14:paraId="1C949805" w14:textId="77777777" w:rsidR="00BE768B" w:rsidRDefault="00BE768B" w:rsidP="00625164"/>
        </w:tc>
        <w:tc>
          <w:tcPr>
            <w:tcW w:w="288" w:type="dxa"/>
          </w:tcPr>
          <w:p w14:paraId="0B98B423" w14:textId="77777777" w:rsidR="00BE768B" w:rsidRDefault="00BE768B" w:rsidP="00F25227">
            <w:pPr>
              <w:pStyle w:val="CopticCross"/>
            </w:pPr>
          </w:p>
        </w:tc>
        <w:tc>
          <w:tcPr>
            <w:tcW w:w="3960" w:type="dxa"/>
          </w:tcPr>
          <w:p w14:paraId="7C435EA7" w14:textId="77777777" w:rsidR="00BE768B" w:rsidRDefault="00BE768B" w:rsidP="00520531">
            <w:pPr>
              <w:pStyle w:val="CopticVersemulti-line"/>
            </w:pPr>
            <w:r w:rsidRPr="005F7A68">
              <w:t>Ⲭⲉⲣⲉ ⲑⲏⲉⲑⲙⲉϩ ⲛ̀ϩ̀ⲙⲟⲧ</w:t>
            </w:r>
          </w:p>
          <w:p w14:paraId="3F9338DC" w14:textId="77777777" w:rsidR="00BE768B" w:rsidRDefault="00BE768B" w:rsidP="00520531">
            <w:pPr>
              <w:pStyle w:val="CopticVersemulti-line"/>
            </w:pPr>
            <w:r w:rsidRPr="005F7A68">
              <w:t>ⲭⲉⲣⲉ ⲑⲏⲉⲧⲁⲥϫⲉⲙ ϩ̀ⲙⲟⲧ</w:t>
            </w:r>
          </w:p>
          <w:p w14:paraId="0DF92412" w14:textId="77777777" w:rsidR="00BE768B" w:rsidRDefault="00BE768B" w:rsidP="00520531">
            <w:pPr>
              <w:pStyle w:val="CopticVersemulti-line"/>
            </w:pPr>
            <w:r w:rsidRPr="005F7A68">
              <w:t>ⲭⲉⲣⲉ ⲑⲏⲉⲧⲁⲥⲙⲉⲥ Ⲡⲭ̅ⲥ</w:t>
            </w:r>
          </w:p>
          <w:p w14:paraId="29E97958" w14:textId="77777777" w:rsidR="00BE768B" w:rsidRDefault="00BE768B" w:rsidP="00520531">
            <w:pPr>
              <w:pStyle w:val="CopticVersemulti-line"/>
            </w:pPr>
            <w:r w:rsidRPr="005F7A68">
              <w:t>ⲟⲩⲟϩ Ⲡⲟ̅ⲥ̅ ϣⲟⲡ ⲛⲉⲙⲉ</w:t>
            </w:r>
          </w:p>
        </w:tc>
      </w:tr>
    </w:tbl>
    <w:p w14:paraId="59BC94FF" w14:textId="77777777" w:rsidR="00625164" w:rsidRDefault="00F25227" w:rsidP="00BE768B">
      <w:pPr>
        <w:pStyle w:val="Heading6"/>
      </w:pPr>
      <w:bookmarkStart w:id="823" w:name="_Toc298681352"/>
      <w:bookmarkStart w:id="824" w:name="_Toc308441942"/>
      <w:r>
        <w:lastRenderedPageBreak/>
        <w:t>The Crown Batos</w:t>
      </w:r>
      <w:bookmarkEnd w:id="823"/>
      <w:bookmarkEnd w:id="824"/>
    </w:p>
    <w:p w14:paraId="32ACEBDB" w14:textId="77777777" w:rsidR="00520531" w:rsidRPr="00520531" w:rsidRDefault="00520531" w:rsidP="00BE768B">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28DB1CFE" w14:textId="77777777" w:rsidTr="00F25227">
        <w:trPr>
          <w:cantSplit/>
          <w:jc w:val="center"/>
        </w:trPr>
        <w:tc>
          <w:tcPr>
            <w:tcW w:w="288" w:type="dxa"/>
          </w:tcPr>
          <w:p w14:paraId="2EE0F5A5" w14:textId="77777777" w:rsidR="00BE768B" w:rsidRDefault="00BE768B" w:rsidP="00F25227">
            <w:pPr>
              <w:pStyle w:val="CopticCross"/>
            </w:pPr>
            <w:r w:rsidRPr="00FB5ACB">
              <w:t>¿</w:t>
            </w:r>
          </w:p>
        </w:tc>
        <w:tc>
          <w:tcPr>
            <w:tcW w:w="3960" w:type="dxa"/>
          </w:tcPr>
          <w:p w14:paraId="073C808E" w14:textId="77777777" w:rsidR="00BE768B" w:rsidRPr="007425E1" w:rsidRDefault="00BE768B" w:rsidP="00BE768B">
            <w:pPr>
              <w:pStyle w:val="EngHang"/>
            </w:pPr>
            <w:r w:rsidRPr="007425E1">
              <w:t>Hail to you O full of grace,</w:t>
            </w:r>
          </w:p>
          <w:p w14:paraId="371C713F" w14:textId="77777777" w:rsidR="00BE768B" w:rsidRPr="007425E1" w:rsidRDefault="00BE768B" w:rsidP="00BE768B">
            <w:pPr>
              <w:pStyle w:val="EngHang"/>
            </w:pPr>
            <w:r w:rsidRPr="007425E1">
              <w:t>The undefiled virgin,</w:t>
            </w:r>
          </w:p>
          <w:p w14:paraId="5931576D" w14:textId="77777777" w:rsidR="00BE768B" w:rsidRDefault="00BE768B" w:rsidP="00BE768B">
            <w:pPr>
              <w:pStyle w:val="EngHang"/>
            </w:pPr>
            <w:r>
              <w:t>The vessel chosen</w:t>
            </w:r>
          </w:p>
          <w:p w14:paraId="54F3CCC2" w14:textId="77777777" w:rsidR="00BE768B" w:rsidRDefault="00BE768B" w:rsidP="00BE768B">
            <w:pPr>
              <w:pStyle w:val="EngHangEnd"/>
            </w:pPr>
            <w:r>
              <w:t>From the whole world.</w:t>
            </w:r>
          </w:p>
        </w:tc>
        <w:tc>
          <w:tcPr>
            <w:tcW w:w="288" w:type="dxa"/>
          </w:tcPr>
          <w:p w14:paraId="2803185A" w14:textId="77777777" w:rsidR="00BE768B" w:rsidRDefault="00BE768B" w:rsidP="00F25227"/>
        </w:tc>
        <w:tc>
          <w:tcPr>
            <w:tcW w:w="288" w:type="dxa"/>
          </w:tcPr>
          <w:p w14:paraId="19CA016D" w14:textId="77777777" w:rsidR="00BE768B" w:rsidRDefault="00BE768B" w:rsidP="00F25227">
            <w:pPr>
              <w:pStyle w:val="CopticCross"/>
            </w:pPr>
            <w:r w:rsidRPr="00FB5ACB">
              <w:t>¿</w:t>
            </w:r>
          </w:p>
        </w:tc>
        <w:tc>
          <w:tcPr>
            <w:tcW w:w="3960" w:type="dxa"/>
          </w:tcPr>
          <w:p w14:paraId="75A56612" w14:textId="77777777" w:rsidR="00BE768B" w:rsidRDefault="00BE768B" w:rsidP="00520531">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6549B892" w14:textId="77777777" w:rsidR="00BE768B" w:rsidRDefault="00BE768B" w:rsidP="00520531">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583AB8F1" w14:textId="77777777" w:rsidR="00BE768B" w:rsidRDefault="00BE768B" w:rsidP="00520531">
            <w:pPr>
              <w:pStyle w:val="CopticVersemulti-line"/>
            </w:pPr>
            <w:r w:rsidRPr="00520531">
              <w:t>ⲡⲓⲕⲩⲙⲓⲗⲗⲓⲟⲛ ⲉⲧⲥⲱⲧⲡ</w:t>
            </w:r>
          </w:p>
          <w:p w14:paraId="5FD5D1B6" w14:textId="77777777" w:rsidR="00BE768B" w:rsidRDefault="00BE768B" w:rsidP="00520531">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BE768B" w14:paraId="621AE0B0" w14:textId="77777777" w:rsidTr="00F25227">
        <w:trPr>
          <w:cantSplit/>
          <w:jc w:val="center"/>
        </w:trPr>
        <w:tc>
          <w:tcPr>
            <w:tcW w:w="288" w:type="dxa"/>
          </w:tcPr>
          <w:p w14:paraId="78F408FF" w14:textId="77777777" w:rsidR="00BE768B" w:rsidRDefault="00BE768B" w:rsidP="00F25227">
            <w:pPr>
              <w:pStyle w:val="CopticCross"/>
            </w:pPr>
          </w:p>
        </w:tc>
        <w:tc>
          <w:tcPr>
            <w:tcW w:w="3960" w:type="dxa"/>
          </w:tcPr>
          <w:p w14:paraId="450A1ED7" w14:textId="77777777" w:rsidR="00BE768B" w:rsidRPr="007425E1" w:rsidRDefault="00BE768B" w:rsidP="00BE768B">
            <w:pPr>
              <w:pStyle w:val="EngHang"/>
            </w:pPr>
            <w:r w:rsidRPr="007425E1">
              <w:t>The unextinguished lamp,</w:t>
            </w:r>
          </w:p>
          <w:p w14:paraId="304DEFDB" w14:textId="77777777" w:rsidR="00BE768B" w:rsidRPr="007425E1" w:rsidRDefault="00BE768B" w:rsidP="00BE768B">
            <w:pPr>
              <w:pStyle w:val="EngHang"/>
            </w:pPr>
            <w:r w:rsidRPr="007425E1">
              <w:t>The pride of virginity,</w:t>
            </w:r>
          </w:p>
          <w:p w14:paraId="38F75E8E" w14:textId="77777777" w:rsidR="00BE768B" w:rsidRPr="007425E1" w:rsidRDefault="00BE768B" w:rsidP="00BE768B">
            <w:pPr>
              <w:pStyle w:val="EngHang"/>
            </w:pPr>
            <w:r w:rsidRPr="007425E1">
              <w:t xml:space="preserve">The indestructible </w:t>
            </w:r>
            <w:commentRangeStart w:id="825"/>
            <w:r>
              <w:t>Sanctuary</w:t>
            </w:r>
            <w:commentRangeEnd w:id="825"/>
            <w:r>
              <w:rPr>
                <w:rStyle w:val="CommentReference"/>
                <w:rFonts w:ascii="Times New Roman" w:eastAsiaTheme="minorHAnsi" w:hAnsi="Times New Roman" w:cstheme="minorBidi"/>
                <w:color w:val="auto"/>
              </w:rPr>
              <w:commentReference w:id="825"/>
            </w:r>
            <w:r>
              <w:t>,</w:t>
            </w:r>
          </w:p>
          <w:p w14:paraId="04F337B2" w14:textId="77777777" w:rsidR="00BE768B" w:rsidRDefault="00BE768B" w:rsidP="00BE768B">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01AC4D6F" w14:textId="77777777" w:rsidR="00BE768B" w:rsidRDefault="00BE768B" w:rsidP="00F25227"/>
        </w:tc>
        <w:tc>
          <w:tcPr>
            <w:tcW w:w="288" w:type="dxa"/>
          </w:tcPr>
          <w:p w14:paraId="4A233D6B" w14:textId="77777777" w:rsidR="00BE768B" w:rsidRDefault="00BE768B" w:rsidP="00F25227">
            <w:pPr>
              <w:pStyle w:val="CopticCross"/>
            </w:pPr>
          </w:p>
        </w:tc>
        <w:tc>
          <w:tcPr>
            <w:tcW w:w="3960" w:type="dxa"/>
          </w:tcPr>
          <w:p w14:paraId="44F7FE27" w14:textId="77777777" w:rsidR="00BE768B" w:rsidRDefault="00BE768B" w:rsidP="00520531">
            <w:pPr>
              <w:pStyle w:val="CopticVersemulti-line"/>
            </w:pPr>
            <w:r w:rsidRPr="00520531">
              <w:t>Ⲡⲓⲗⲁⲙⲡⲁⲥ ⲛ̀ⲁⲧϭⲉⲛⲟ</w:t>
            </w:r>
          </w:p>
          <w:p w14:paraId="78DDE532" w14:textId="77777777" w:rsidR="00BE768B" w:rsidRDefault="00BE768B" w:rsidP="00520531">
            <w:pPr>
              <w:pStyle w:val="CopticVersemulti-line"/>
            </w:pPr>
            <w:r w:rsidRPr="00520531">
              <w:t>ⲡ̀ϣⲟⲩϣⲟⲩ ⲛ̀ⲧⲉ ϯⲡⲁⲣⲑⲉⲛⲓⲁ̀</w:t>
            </w:r>
          </w:p>
          <w:p w14:paraId="73AEB6DB" w14:textId="77777777" w:rsidR="00BE768B" w:rsidRDefault="00BE768B" w:rsidP="00520531">
            <w:pPr>
              <w:pStyle w:val="CopticVersemulti-line"/>
            </w:pPr>
            <w:r w:rsidRPr="00520531">
              <w:t>ⲡⲓⲉⲣⲫⲉⲓ ⲛ̀ⲁⲧⲃⲱⲗ ⲉ̀ⲃⲟⲗ</w:t>
            </w:r>
          </w:p>
          <w:p w14:paraId="10A9EDF7" w14:textId="77777777" w:rsidR="00BE768B" w:rsidRDefault="00BE768B" w:rsidP="00520531">
            <w:pPr>
              <w:pStyle w:val="CopticVerse"/>
            </w:pPr>
            <w:r w:rsidRPr="00520531">
              <w:t>ⲟⲩⲟϩ ⲡⲓϣ̀ⲃⲱⲧ ⲛ̀ⲧⲉ ⲡⲓⲛⲁϩϯ</w:t>
            </w:r>
          </w:p>
        </w:tc>
      </w:tr>
      <w:tr w:rsidR="00BE768B" w14:paraId="33D79E69" w14:textId="77777777" w:rsidTr="00F25227">
        <w:trPr>
          <w:cantSplit/>
          <w:jc w:val="center"/>
        </w:trPr>
        <w:tc>
          <w:tcPr>
            <w:tcW w:w="288" w:type="dxa"/>
          </w:tcPr>
          <w:p w14:paraId="3C2AB67A" w14:textId="77777777" w:rsidR="00BE768B" w:rsidRDefault="00BE768B" w:rsidP="00F25227">
            <w:pPr>
              <w:pStyle w:val="CopticCross"/>
            </w:pPr>
            <w:r w:rsidRPr="00FB5ACB">
              <w:t>¿</w:t>
            </w:r>
          </w:p>
        </w:tc>
        <w:tc>
          <w:tcPr>
            <w:tcW w:w="3960" w:type="dxa"/>
          </w:tcPr>
          <w:p w14:paraId="4DA7276F" w14:textId="77777777" w:rsidR="00BE768B" w:rsidRPr="007425E1" w:rsidRDefault="00BE768B" w:rsidP="00BE768B">
            <w:pPr>
              <w:pStyle w:val="EngHang"/>
            </w:pPr>
            <w:r w:rsidRPr="007425E1">
              <w:t>Ask of Him Whom you have borne,</w:t>
            </w:r>
          </w:p>
          <w:p w14:paraId="20A0A13F" w14:textId="77777777" w:rsidR="00BE768B" w:rsidRPr="007425E1" w:rsidRDefault="00BE768B" w:rsidP="00BE768B">
            <w:pPr>
              <w:pStyle w:val="EngHang"/>
            </w:pPr>
            <w:r w:rsidRPr="007425E1">
              <w:t>Our good Saviour,</w:t>
            </w:r>
          </w:p>
          <w:p w14:paraId="4D56B225" w14:textId="77777777" w:rsidR="00BE768B" w:rsidRPr="007425E1" w:rsidRDefault="00BE768B" w:rsidP="00BE768B">
            <w:pPr>
              <w:pStyle w:val="EngHang"/>
            </w:pPr>
            <w:r w:rsidRPr="007425E1">
              <w:t>To take away our afflictions,</w:t>
            </w:r>
          </w:p>
          <w:p w14:paraId="11FD217E" w14:textId="77777777" w:rsidR="00BE768B" w:rsidRDefault="00BE768B" w:rsidP="00BE768B">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36FA8F67" w14:textId="77777777" w:rsidR="00BE768B" w:rsidRDefault="00BE768B" w:rsidP="00F25227"/>
        </w:tc>
        <w:tc>
          <w:tcPr>
            <w:tcW w:w="288" w:type="dxa"/>
          </w:tcPr>
          <w:p w14:paraId="455C37D6" w14:textId="77777777" w:rsidR="00BE768B" w:rsidRDefault="00BE768B" w:rsidP="00F25227">
            <w:pPr>
              <w:pStyle w:val="CopticCross"/>
            </w:pPr>
            <w:r w:rsidRPr="00FB5ACB">
              <w:t>¿</w:t>
            </w:r>
          </w:p>
        </w:tc>
        <w:tc>
          <w:tcPr>
            <w:tcW w:w="3960" w:type="dxa"/>
          </w:tcPr>
          <w:p w14:paraId="7DD6E946" w14:textId="77777777" w:rsidR="00BE768B" w:rsidRDefault="00BE768B" w:rsidP="00520531">
            <w:pPr>
              <w:pStyle w:val="CopticVersemulti-line"/>
            </w:pPr>
            <w:r w:rsidRPr="00520531">
              <w:t>Ⲙⲁϯϩⲟ ⲙ̀ⲫⲏⲉ̀ⲧⲁⲣⲉⲙⲁⲥϥ</w:t>
            </w:r>
          </w:p>
          <w:p w14:paraId="38C02F25" w14:textId="77777777" w:rsidR="00BE768B" w:rsidRDefault="00BE768B" w:rsidP="00520531">
            <w:pPr>
              <w:pStyle w:val="CopticVersemulti-line"/>
            </w:pPr>
            <w:r w:rsidRPr="00520531">
              <w:t>Ⲡⲉⲛⲥⲱⲧⲏⲣ ⲛ̀ⲁ̀ⲅⲁⲑⲟⲥ</w:t>
            </w:r>
          </w:p>
          <w:p w14:paraId="3FDD7D14" w14:textId="77777777" w:rsidR="00BE768B" w:rsidRDefault="00BE768B" w:rsidP="00520531">
            <w:pPr>
              <w:pStyle w:val="CopticVersemulti-line"/>
            </w:pPr>
            <w:r w:rsidRPr="00520531">
              <w:t>ⲛ̀ⲧⲉϥⲱ̀ⲗⲓ ⲛ̀ⲛⲁⲓϧⲓⲥⲓ ⲉ̀ⲃⲟⲗϩⲁⲣⲟⲛ</w:t>
            </w:r>
          </w:p>
          <w:p w14:paraId="2F142B8D" w14:textId="77777777" w:rsidR="00BE768B" w:rsidRDefault="00BE768B" w:rsidP="00520531">
            <w:pPr>
              <w:pStyle w:val="CopticVerse"/>
            </w:pPr>
            <w:r w:rsidRPr="00520531">
              <w:t>ⲛ̀ⲧⲉϥⲥⲉⲙⲛⲓ ⲛⲁⲛ ⲛ̀ⲧⲉϥϩⲓⲣⲏⲛⲏ</w:t>
            </w:r>
          </w:p>
        </w:tc>
      </w:tr>
      <w:tr w:rsidR="00BE768B" w14:paraId="13CD6C44" w14:textId="77777777" w:rsidTr="00F25227">
        <w:trPr>
          <w:cantSplit/>
          <w:jc w:val="center"/>
        </w:trPr>
        <w:tc>
          <w:tcPr>
            <w:tcW w:w="288" w:type="dxa"/>
          </w:tcPr>
          <w:p w14:paraId="71E4E1FB" w14:textId="77777777" w:rsidR="00BE768B" w:rsidRDefault="00BE768B" w:rsidP="00F25227">
            <w:pPr>
              <w:pStyle w:val="CopticCross"/>
            </w:pPr>
          </w:p>
        </w:tc>
        <w:tc>
          <w:tcPr>
            <w:tcW w:w="3960" w:type="dxa"/>
          </w:tcPr>
          <w:p w14:paraId="74BE5118" w14:textId="77777777" w:rsidR="00BE768B" w:rsidRPr="007425E1" w:rsidRDefault="00BE768B" w:rsidP="00BE768B">
            <w:pPr>
              <w:pStyle w:val="EngHang"/>
            </w:pPr>
            <w:r w:rsidRPr="007425E1">
              <w:t xml:space="preserve">Hail to you </w:t>
            </w:r>
            <w:r>
              <w:t>O</w:t>
            </w:r>
            <w:r w:rsidRPr="007425E1">
              <w:t xml:space="preserve"> full of grace,</w:t>
            </w:r>
          </w:p>
          <w:p w14:paraId="4439E9C0" w14:textId="77777777" w:rsidR="00BE768B" w:rsidRPr="007425E1" w:rsidRDefault="00BE768B" w:rsidP="00BE768B">
            <w:pPr>
              <w:pStyle w:val="EngHang"/>
            </w:pPr>
            <w:r w:rsidRPr="007425E1">
              <w:t xml:space="preserve">The pure </w:t>
            </w:r>
            <w:commentRangeStart w:id="826"/>
            <w:r>
              <w:t>lampstand</w:t>
            </w:r>
            <w:commentRangeEnd w:id="826"/>
            <w:r>
              <w:rPr>
                <w:rStyle w:val="CommentReference"/>
                <w:rFonts w:ascii="Times New Roman" w:eastAsiaTheme="minorHAnsi" w:hAnsi="Times New Roman" w:cstheme="minorBidi"/>
                <w:color w:val="auto"/>
              </w:rPr>
              <w:commentReference w:id="826"/>
            </w:r>
            <w:r w:rsidRPr="007425E1">
              <w:t>,</w:t>
            </w:r>
          </w:p>
          <w:p w14:paraId="7CC9311B" w14:textId="77777777" w:rsidR="00BE768B" w:rsidRPr="007425E1" w:rsidRDefault="00BE768B" w:rsidP="00BE768B">
            <w:pPr>
              <w:pStyle w:val="EngHang"/>
            </w:pPr>
            <w:r w:rsidRPr="007425E1">
              <w:t>That carried the Lamp,</w:t>
            </w:r>
          </w:p>
          <w:p w14:paraId="4D6DC827" w14:textId="77777777" w:rsidR="00BE768B" w:rsidRDefault="00BE768B" w:rsidP="00BE768B">
            <w:pPr>
              <w:pStyle w:val="EngHangEnd"/>
            </w:pPr>
            <w:r w:rsidRPr="007425E1">
              <w:t>The fire of the Divinity.</w:t>
            </w:r>
          </w:p>
        </w:tc>
        <w:tc>
          <w:tcPr>
            <w:tcW w:w="288" w:type="dxa"/>
          </w:tcPr>
          <w:p w14:paraId="07A45703" w14:textId="77777777" w:rsidR="00BE768B" w:rsidRDefault="00BE768B" w:rsidP="00F25227"/>
        </w:tc>
        <w:tc>
          <w:tcPr>
            <w:tcW w:w="288" w:type="dxa"/>
          </w:tcPr>
          <w:p w14:paraId="46AAD592" w14:textId="77777777" w:rsidR="00BE768B" w:rsidRDefault="00BE768B" w:rsidP="00F25227">
            <w:pPr>
              <w:pStyle w:val="CopticCross"/>
            </w:pPr>
          </w:p>
        </w:tc>
        <w:tc>
          <w:tcPr>
            <w:tcW w:w="3960" w:type="dxa"/>
          </w:tcPr>
          <w:p w14:paraId="22D026D2" w14:textId="77777777" w:rsidR="00BE768B" w:rsidRDefault="00BE768B" w:rsidP="00520531">
            <w:pPr>
              <w:pStyle w:val="CopticVersemulti-line"/>
            </w:pPr>
            <w:r w:rsidRPr="00520531">
              <w:t>Ⲭⲉⲣⲉ ⲑⲏⲉⲑⲙⲉϩ ⲛ̀ϩⲙⲟⲧ</w:t>
            </w:r>
          </w:p>
          <w:p w14:paraId="266E0588" w14:textId="77777777" w:rsidR="00BE768B" w:rsidRDefault="00BE768B" w:rsidP="00520531">
            <w:pPr>
              <w:pStyle w:val="CopticVersemulti-line"/>
            </w:pPr>
            <w:r w:rsidRPr="00520531">
              <w:t>ϯⲗⲩⲭⲛⲓⲁ̀ ⲛ̀ⲕⲁⲑⲁⲣⲟⲥ</w:t>
            </w:r>
          </w:p>
          <w:p w14:paraId="65D6F192" w14:textId="77777777" w:rsidR="00BE768B" w:rsidRDefault="00BE768B" w:rsidP="00520531">
            <w:pPr>
              <w:pStyle w:val="CopticVersemulti-line"/>
            </w:pPr>
            <w:r w:rsidRPr="00520531">
              <w:t>ⲑⲏⲉ̀ⲧⲁⲥϥⲁⲓ ϧⲁ ⲡⲓⲗⲁⲙⲡⲁⲥ</w:t>
            </w:r>
          </w:p>
          <w:p w14:paraId="01FE4C9A" w14:textId="77777777" w:rsidR="00BE768B" w:rsidRDefault="00BE768B" w:rsidP="00520531">
            <w:pPr>
              <w:pStyle w:val="CopticVerse"/>
            </w:pPr>
            <w:r w:rsidRPr="00520531">
              <w:t>ⲡⲓⲭ̀ⲣⲱⲙ ⲛ̀ⲧⲉ ϯⲙⲉⲑⲛⲟⲩϯ</w:t>
            </w:r>
          </w:p>
        </w:tc>
      </w:tr>
      <w:tr w:rsidR="00BE768B" w14:paraId="39ECA60A" w14:textId="77777777" w:rsidTr="00F25227">
        <w:trPr>
          <w:cantSplit/>
          <w:jc w:val="center"/>
        </w:trPr>
        <w:tc>
          <w:tcPr>
            <w:tcW w:w="288" w:type="dxa"/>
          </w:tcPr>
          <w:p w14:paraId="4ABF28A6" w14:textId="77777777" w:rsidR="00BE768B" w:rsidRDefault="00BE768B" w:rsidP="00F25227">
            <w:pPr>
              <w:pStyle w:val="CopticCross"/>
            </w:pPr>
            <w:r w:rsidRPr="00FB5ACB">
              <w:t>¿</w:t>
            </w:r>
          </w:p>
        </w:tc>
        <w:tc>
          <w:tcPr>
            <w:tcW w:w="3960" w:type="dxa"/>
          </w:tcPr>
          <w:p w14:paraId="22873EC6" w14:textId="77777777" w:rsidR="00BE768B" w:rsidRPr="007425E1" w:rsidRDefault="00BE768B" w:rsidP="00BE768B">
            <w:pPr>
              <w:pStyle w:val="EngHang"/>
            </w:pPr>
            <w:r w:rsidRPr="007425E1">
              <w:t>Hail to the hope of salvation,</w:t>
            </w:r>
          </w:p>
          <w:p w14:paraId="397FFCEF" w14:textId="77777777" w:rsidR="00BE768B" w:rsidRDefault="00BE768B" w:rsidP="00BE768B">
            <w:pPr>
              <w:pStyle w:val="EngHang"/>
            </w:pPr>
            <w:r>
              <w:t>For</w:t>
            </w:r>
            <w:r w:rsidRPr="007425E1">
              <w:t xml:space="preserve"> the whole world,</w:t>
            </w:r>
          </w:p>
          <w:p w14:paraId="7E172FD7" w14:textId="77777777" w:rsidR="00BE768B" w:rsidRPr="007425E1" w:rsidRDefault="00BE768B" w:rsidP="00BE768B">
            <w:pPr>
              <w:pStyle w:val="EngHang"/>
            </w:pPr>
            <w:r>
              <w:t>B</w:t>
            </w:r>
            <w:r w:rsidRPr="007425E1">
              <w:t>ecause of you we are freed,</w:t>
            </w:r>
          </w:p>
          <w:p w14:paraId="5A935532" w14:textId="77777777" w:rsidR="00BE768B" w:rsidRDefault="00BE768B" w:rsidP="00BE768B">
            <w:pPr>
              <w:pStyle w:val="EngHangEnd"/>
            </w:pPr>
            <w:r w:rsidRPr="007425E1">
              <w:t>From the curse of Eve.</w:t>
            </w:r>
          </w:p>
        </w:tc>
        <w:tc>
          <w:tcPr>
            <w:tcW w:w="288" w:type="dxa"/>
          </w:tcPr>
          <w:p w14:paraId="61385660" w14:textId="77777777" w:rsidR="00BE768B" w:rsidRDefault="00BE768B" w:rsidP="00F25227"/>
        </w:tc>
        <w:tc>
          <w:tcPr>
            <w:tcW w:w="288" w:type="dxa"/>
          </w:tcPr>
          <w:p w14:paraId="49567A57" w14:textId="77777777" w:rsidR="00BE768B" w:rsidRDefault="00BE768B" w:rsidP="00F25227">
            <w:pPr>
              <w:pStyle w:val="CopticCross"/>
            </w:pPr>
            <w:r w:rsidRPr="00FB5ACB">
              <w:t>¿</w:t>
            </w:r>
          </w:p>
        </w:tc>
        <w:tc>
          <w:tcPr>
            <w:tcW w:w="3960" w:type="dxa"/>
          </w:tcPr>
          <w:p w14:paraId="15A030CD" w14:textId="77777777" w:rsidR="00BE768B" w:rsidRDefault="00BE768B" w:rsidP="00520531">
            <w:pPr>
              <w:pStyle w:val="CopticVersemulti-line"/>
            </w:pPr>
            <w:r w:rsidRPr="00520531">
              <w:t>Ⲭⲉⲣⲉ ϯϩⲉⲗⲡⲓⲥ ⲛ̀ⲟⲩϫⲁⲓ</w:t>
            </w:r>
          </w:p>
          <w:p w14:paraId="3D7CF01B" w14:textId="77777777" w:rsidR="00BE768B" w:rsidRDefault="00BE768B" w:rsidP="00520531">
            <w:pPr>
              <w:pStyle w:val="CopticVersemulti-line"/>
            </w:pPr>
            <w:r w:rsidRPr="00520531">
              <w:t>ⲛ̀ⲧⲉ ϯⲟⲓⲕⲟⲩⲙⲉⲛⲏ ⲧⲏⲣⲥ</w:t>
            </w:r>
          </w:p>
          <w:p w14:paraId="7D140828" w14:textId="77777777" w:rsidR="00BE768B" w:rsidRDefault="00BE768B" w:rsidP="00520531">
            <w:pPr>
              <w:pStyle w:val="CopticVersemulti-line"/>
            </w:pPr>
            <w:r w:rsidRPr="00520531">
              <w:t>ⲉⲑⲃⲏϯ ⲅⲁⲣ ⲁⲛⲉⲣⲣⲉⲙϩⲉ</w:t>
            </w:r>
          </w:p>
          <w:p w14:paraId="0489EA42" w14:textId="77777777" w:rsidR="00BE768B" w:rsidRDefault="00BE768B" w:rsidP="00520531">
            <w:pPr>
              <w:pStyle w:val="CopticVerse"/>
            </w:pPr>
            <w:r w:rsidRPr="00520531">
              <w:t>ⲉ̀ⲃⲟⲗϩⲁ ⲡⲓⲥⲁϩⲟⲩⲓ̀</w:t>
            </w:r>
            <w:r>
              <w:t xml:space="preserve"> </w:t>
            </w:r>
            <w:r w:rsidRPr="00520531">
              <w:t>ⲛ̀ⲧⲉ Ⲉⲩⲁ̀</w:t>
            </w:r>
          </w:p>
        </w:tc>
      </w:tr>
      <w:tr w:rsidR="00BE768B" w14:paraId="11E7982C" w14:textId="77777777" w:rsidTr="00F25227">
        <w:trPr>
          <w:cantSplit/>
          <w:jc w:val="center"/>
        </w:trPr>
        <w:tc>
          <w:tcPr>
            <w:tcW w:w="288" w:type="dxa"/>
          </w:tcPr>
          <w:p w14:paraId="46AAB316" w14:textId="77777777" w:rsidR="00BE768B" w:rsidRDefault="00BE768B" w:rsidP="00F25227">
            <w:pPr>
              <w:pStyle w:val="CopticCross"/>
            </w:pPr>
          </w:p>
        </w:tc>
        <w:tc>
          <w:tcPr>
            <w:tcW w:w="3960" w:type="dxa"/>
          </w:tcPr>
          <w:p w14:paraId="1DA52A96" w14:textId="77777777" w:rsidR="00BE768B" w:rsidRPr="007425E1" w:rsidRDefault="00BE768B" w:rsidP="00BE768B">
            <w:pPr>
              <w:pStyle w:val="EngHang"/>
            </w:pPr>
            <w:r w:rsidRPr="007425E1">
              <w:t>Because of you</w:t>
            </w:r>
            <w:r>
              <w:t>, also, we became</w:t>
            </w:r>
          </w:p>
          <w:p w14:paraId="645F7CEE" w14:textId="77777777" w:rsidR="00BE768B" w:rsidRPr="007425E1" w:rsidRDefault="00BE768B" w:rsidP="00BE768B">
            <w:pPr>
              <w:pStyle w:val="EngHang"/>
            </w:pPr>
            <w:r>
              <w:t>A dwelling place</w:t>
            </w:r>
            <w:r w:rsidRPr="007425E1">
              <w:t xml:space="preserve"> of the Holy Spirit,</w:t>
            </w:r>
          </w:p>
          <w:p w14:paraId="3E489865" w14:textId="77777777" w:rsidR="00BE768B" w:rsidRPr="007425E1" w:rsidRDefault="00BE768B" w:rsidP="00BE768B">
            <w:pPr>
              <w:pStyle w:val="EngHang"/>
            </w:pPr>
            <w:r>
              <w:t>Who</w:t>
            </w:r>
            <w:r w:rsidRPr="007425E1">
              <w:t xml:space="preserve"> came upon you,</w:t>
            </w:r>
          </w:p>
          <w:p w14:paraId="020B1DAE" w14:textId="77777777" w:rsidR="00BE768B" w:rsidRDefault="00BE768B" w:rsidP="00BE768B">
            <w:pPr>
              <w:pStyle w:val="EngHangEnd"/>
            </w:pPr>
            <w:r w:rsidRPr="007425E1">
              <w:t>And sanctified you.</w:t>
            </w:r>
          </w:p>
        </w:tc>
        <w:tc>
          <w:tcPr>
            <w:tcW w:w="288" w:type="dxa"/>
          </w:tcPr>
          <w:p w14:paraId="7F7E5E85" w14:textId="77777777" w:rsidR="00BE768B" w:rsidRDefault="00BE768B" w:rsidP="00F25227"/>
        </w:tc>
        <w:tc>
          <w:tcPr>
            <w:tcW w:w="288" w:type="dxa"/>
          </w:tcPr>
          <w:p w14:paraId="2DFD0B02" w14:textId="77777777" w:rsidR="00BE768B" w:rsidRDefault="00BE768B" w:rsidP="00F25227">
            <w:pPr>
              <w:pStyle w:val="CopticCross"/>
            </w:pPr>
          </w:p>
        </w:tc>
        <w:tc>
          <w:tcPr>
            <w:tcW w:w="3960" w:type="dxa"/>
          </w:tcPr>
          <w:p w14:paraId="5F9C0B7D" w14:textId="77777777" w:rsidR="00BE768B" w:rsidRDefault="00BE768B" w:rsidP="00520531">
            <w:pPr>
              <w:pStyle w:val="CopticVersemulti-line"/>
            </w:pPr>
            <w:r w:rsidRPr="00520531">
              <w:t>Ⲉⲑⲃⲏϯ ⲟⲛ ⲁⲛⲉⲣⲙⲁⲛ̀ϣⲱⲡⲓ</w:t>
            </w:r>
          </w:p>
          <w:p w14:paraId="0071AA5B" w14:textId="77777777" w:rsidR="00BE768B" w:rsidRDefault="00BE768B" w:rsidP="00520531">
            <w:pPr>
              <w:pStyle w:val="CopticVersemulti-line"/>
            </w:pPr>
            <w:r w:rsidRPr="00520531">
              <w:t>ⲙ̀Ⲡⲓⲡ̅ⲛ̅ⲁ ⲉ̅ⲑ̅ⲩ</w:t>
            </w:r>
          </w:p>
          <w:p w14:paraId="23A126C6" w14:textId="77777777" w:rsidR="00BE768B" w:rsidRDefault="00BE768B" w:rsidP="00520531">
            <w:pPr>
              <w:pStyle w:val="CopticVersemulti-line"/>
            </w:pPr>
            <w:r w:rsidRPr="00520531">
              <w:t>ⲫⲁⲓ ⲉ̀ⲧⲁϥⲓ̀ ⲉ̀ϩ̀ⲣⲏⲓ ⲉ̀ϫⲱ</w:t>
            </w:r>
          </w:p>
          <w:p w14:paraId="785938DE" w14:textId="77777777" w:rsidR="00BE768B" w:rsidRDefault="00BE768B" w:rsidP="00520531">
            <w:pPr>
              <w:pStyle w:val="CopticVerse"/>
            </w:pPr>
            <w:r w:rsidRPr="00520531">
              <w:t>ⲁϥⲉⲣⲁ̀ⲅⲓⲁ̀ⲍⲓⲛ ⲙ̀ⲙⲟ</w:t>
            </w:r>
          </w:p>
        </w:tc>
      </w:tr>
      <w:tr w:rsidR="00BE768B" w14:paraId="70A2A447" w14:textId="77777777" w:rsidTr="00F25227">
        <w:trPr>
          <w:cantSplit/>
          <w:jc w:val="center"/>
        </w:trPr>
        <w:tc>
          <w:tcPr>
            <w:tcW w:w="288" w:type="dxa"/>
          </w:tcPr>
          <w:p w14:paraId="7CC5810F" w14:textId="77777777" w:rsidR="00BE768B" w:rsidRDefault="00BE768B" w:rsidP="00F25227">
            <w:pPr>
              <w:pStyle w:val="CopticCross"/>
            </w:pPr>
            <w:r w:rsidRPr="00FB5ACB">
              <w:lastRenderedPageBreak/>
              <w:t>¿</w:t>
            </w:r>
          </w:p>
        </w:tc>
        <w:tc>
          <w:tcPr>
            <w:tcW w:w="3960" w:type="dxa"/>
          </w:tcPr>
          <w:p w14:paraId="3FF51BAE" w14:textId="77777777" w:rsidR="00BE768B" w:rsidRPr="007425E1" w:rsidRDefault="00BE768B" w:rsidP="00BE768B">
            <w:pPr>
              <w:pStyle w:val="EngHang"/>
            </w:pPr>
            <w:r w:rsidRPr="007425E1">
              <w:t>Hail to her whom Gabriel</w:t>
            </w:r>
          </w:p>
          <w:p w14:paraId="3933A62C" w14:textId="77777777" w:rsidR="00BE768B" w:rsidRPr="007425E1" w:rsidRDefault="00BE768B" w:rsidP="00BE768B">
            <w:pPr>
              <w:pStyle w:val="EngHang"/>
            </w:pPr>
            <w:commentRangeStart w:id="827"/>
            <w:r>
              <w:t>Greeted</w:t>
            </w:r>
            <w:commentRangeEnd w:id="827"/>
            <w:r>
              <w:rPr>
                <w:rStyle w:val="CommentReference"/>
                <w:rFonts w:ascii="Times New Roman" w:eastAsiaTheme="minorHAnsi" w:hAnsi="Times New Roman" w:cstheme="minorBidi"/>
                <w:color w:val="auto"/>
              </w:rPr>
              <w:commentReference w:id="827"/>
            </w:r>
            <w:r w:rsidRPr="007425E1">
              <w:t>, saying,</w:t>
            </w:r>
          </w:p>
          <w:p w14:paraId="0D7AB629" w14:textId="77777777" w:rsidR="00BE768B" w:rsidRPr="007425E1" w:rsidRDefault="00BE768B" w:rsidP="00BE768B">
            <w:pPr>
              <w:pStyle w:val="EngHang"/>
            </w:pPr>
            <w:r w:rsidRPr="007425E1">
              <w:t>“Hail to you O full of grace,</w:t>
            </w:r>
          </w:p>
          <w:p w14:paraId="37AB0402" w14:textId="77777777" w:rsidR="00BE768B" w:rsidRDefault="00BE768B" w:rsidP="00BE768B">
            <w:pPr>
              <w:pStyle w:val="EngHangEnd"/>
            </w:pPr>
            <w:r w:rsidRPr="007425E1">
              <w:t>The Lord is with you.”</w:t>
            </w:r>
          </w:p>
        </w:tc>
        <w:tc>
          <w:tcPr>
            <w:tcW w:w="288" w:type="dxa"/>
          </w:tcPr>
          <w:p w14:paraId="36C594A6" w14:textId="77777777" w:rsidR="00BE768B" w:rsidRDefault="00BE768B" w:rsidP="00F25227"/>
        </w:tc>
        <w:tc>
          <w:tcPr>
            <w:tcW w:w="288" w:type="dxa"/>
          </w:tcPr>
          <w:p w14:paraId="54E46890" w14:textId="77777777" w:rsidR="00BE768B" w:rsidRDefault="00BE768B" w:rsidP="00F25227">
            <w:pPr>
              <w:pStyle w:val="CopticCross"/>
            </w:pPr>
            <w:r w:rsidRPr="00FB5ACB">
              <w:t>¿</w:t>
            </w:r>
          </w:p>
        </w:tc>
        <w:tc>
          <w:tcPr>
            <w:tcW w:w="3960" w:type="dxa"/>
          </w:tcPr>
          <w:p w14:paraId="598C485C" w14:textId="77777777" w:rsidR="00BE768B" w:rsidRDefault="00BE768B" w:rsidP="00520531">
            <w:pPr>
              <w:pStyle w:val="CopticVersemulti-line"/>
            </w:pPr>
            <w:r w:rsidRPr="00520531">
              <w:t>Ⲭⲉⲣⲉ ⲑⲏⲉ̀ⲧⲁ Ⲅⲁⲃⲣⲓⲏⲗ</w:t>
            </w:r>
          </w:p>
          <w:p w14:paraId="75C0C869" w14:textId="77777777" w:rsidR="00BE768B" w:rsidRDefault="00BE768B" w:rsidP="00520531">
            <w:pPr>
              <w:pStyle w:val="CopticVersemulti-line"/>
            </w:pPr>
            <w:r w:rsidRPr="00520531">
              <w:t>ⲉⲣⲭⲉⲣⲉⲧⲓⲍⲓⲛ ⲙ̀ⲙⲟⲥ</w:t>
            </w:r>
          </w:p>
          <w:p w14:paraId="7FD55FEC" w14:textId="77777777" w:rsidR="00BE768B" w:rsidRDefault="00BE768B" w:rsidP="00520531">
            <w:pPr>
              <w:pStyle w:val="CopticVersemulti-line"/>
            </w:pPr>
            <w:r w:rsidRPr="00520531">
              <w:t>ϫⲉ ⲭⲉⲣⲉ ⲑⲏⲉⲑⲙⲉϩ ⲛ̀ϩ̀ⲙⲟⲧ</w:t>
            </w:r>
          </w:p>
          <w:p w14:paraId="37CDE3A3" w14:textId="77777777" w:rsidR="00BE768B" w:rsidRDefault="00BE768B" w:rsidP="00520531">
            <w:pPr>
              <w:pStyle w:val="CopticVerse"/>
            </w:pPr>
            <w:r w:rsidRPr="00520531">
              <w:t>ⲟⲩⲟϩ Ⲡⲟ̅ⲥ̅ ϣⲟⲡ ⲛⲉⲙⲉ</w:t>
            </w:r>
          </w:p>
        </w:tc>
      </w:tr>
      <w:tr w:rsidR="00BE768B" w14:paraId="185EA2B2" w14:textId="77777777" w:rsidTr="00F25227">
        <w:trPr>
          <w:cantSplit/>
          <w:jc w:val="center"/>
        </w:trPr>
        <w:tc>
          <w:tcPr>
            <w:tcW w:w="288" w:type="dxa"/>
          </w:tcPr>
          <w:p w14:paraId="2A851D3F" w14:textId="77777777" w:rsidR="00BE768B" w:rsidRDefault="00BE768B" w:rsidP="00F25227">
            <w:pPr>
              <w:pStyle w:val="CopticCross"/>
            </w:pPr>
          </w:p>
        </w:tc>
        <w:tc>
          <w:tcPr>
            <w:tcW w:w="3960" w:type="dxa"/>
          </w:tcPr>
          <w:p w14:paraId="4FBFD1A1" w14:textId="77777777" w:rsidR="00BE768B" w:rsidRPr="007425E1" w:rsidRDefault="00BE768B" w:rsidP="00BE768B">
            <w:pPr>
              <w:pStyle w:val="EngHang"/>
            </w:pPr>
            <w:commentRangeStart w:id="828"/>
            <w:r w:rsidRPr="007425E1">
              <w:t xml:space="preserve">For </w:t>
            </w:r>
            <w:commentRangeEnd w:id="828"/>
            <w:r>
              <w:rPr>
                <w:rStyle w:val="CommentReference"/>
                <w:rFonts w:ascii="Times New Roman" w:eastAsiaTheme="minorHAnsi" w:hAnsi="Times New Roman" w:cstheme="minorBidi"/>
                <w:color w:val="auto"/>
              </w:rPr>
              <w:commentReference w:id="828"/>
            </w:r>
            <w:r w:rsidRPr="007425E1">
              <w:t>the goodwill of the Father,</w:t>
            </w:r>
          </w:p>
          <w:p w14:paraId="0CD9DBDE" w14:textId="77777777" w:rsidR="00BE768B" w:rsidRPr="007425E1" w:rsidRDefault="00BE768B" w:rsidP="00BE768B">
            <w:pPr>
              <w:pStyle w:val="EngHang"/>
            </w:pPr>
            <w:r w:rsidRPr="007425E1">
              <w:t>Was in your conception,</w:t>
            </w:r>
          </w:p>
          <w:p w14:paraId="1CD486FA" w14:textId="77777777" w:rsidR="00BE768B" w:rsidRPr="007425E1" w:rsidRDefault="00BE768B" w:rsidP="00BE768B">
            <w:pPr>
              <w:pStyle w:val="EngHang"/>
            </w:pPr>
            <w:r w:rsidRPr="007425E1">
              <w:t xml:space="preserve">And the </w:t>
            </w:r>
            <w:commentRangeStart w:id="829"/>
            <w:r>
              <w:t>coming</w:t>
            </w:r>
            <w:r w:rsidRPr="007425E1">
              <w:t xml:space="preserve"> </w:t>
            </w:r>
            <w:commentRangeEnd w:id="829"/>
            <w:r>
              <w:rPr>
                <w:rStyle w:val="CommentReference"/>
                <w:rFonts w:ascii="Times New Roman" w:eastAsiaTheme="minorHAnsi" w:hAnsi="Times New Roman" w:cstheme="minorBidi"/>
                <w:color w:val="auto"/>
              </w:rPr>
              <w:commentReference w:id="829"/>
            </w:r>
            <w:r w:rsidRPr="007425E1">
              <w:t>of the Son,</w:t>
            </w:r>
          </w:p>
          <w:p w14:paraId="204AE88F" w14:textId="77777777" w:rsidR="00BE768B" w:rsidRDefault="00BE768B" w:rsidP="00BE768B">
            <w:pPr>
              <w:pStyle w:val="EngHangEnd"/>
            </w:pPr>
            <w:r w:rsidRPr="007425E1">
              <w:t>Was in your womb.</w:t>
            </w:r>
          </w:p>
        </w:tc>
        <w:tc>
          <w:tcPr>
            <w:tcW w:w="288" w:type="dxa"/>
          </w:tcPr>
          <w:p w14:paraId="74C87137" w14:textId="77777777" w:rsidR="00BE768B" w:rsidRDefault="00BE768B" w:rsidP="00F25227"/>
        </w:tc>
        <w:tc>
          <w:tcPr>
            <w:tcW w:w="288" w:type="dxa"/>
          </w:tcPr>
          <w:p w14:paraId="48AC3ED2" w14:textId="77777777" w:rsidR="00BE768B" w:rsidRDefault="00BE768B" w:rsidP="00F25227">
            <w:pPr>
              <w:pStyle w:val="CopticCross"/>
            </w:pPr>
          </w:p>
        </w:tc>
        <w:tc>
          <w:tcPr>
            <w:tcW w:w="3960" w:type="dxa"/>
          </w:tcPr>
          <w:p w14:paraId="12F2D13D" w14:textId="77777777" w:rsidR="00BE768B" w:rsidRDefault="00BE768B" w:rsidP="00520531">
            <w:pPr>
              <w:pStyle w:val="CopticVersemulti-line"/>
            </w:pPr>
            <w:r w:rsidRPr="00520531">
              <w:t>Ⲁ̀ ⲡ̀ϯⲙⲁϯ ⲅⲁⲣ ⲙ̀Ⲫ̀ⲓⲱⲧ</w:t>
            </w:r>
          </w:p>
          <w:p w14:paraId="0851C790" w14:textId="77777777" w:rsidR="00BE768B" w:rsidRDefault="00BE768B" w:rsidP="00520531">
            <w:pPr>
              <w:pStyle w:val="CopticVersemulti-line"/>
            </w:pPr>
            <w:r w:rsidRPr="00520531">
              <w:t>ϣⲱⲡⲓ ϧⲉⲛ ⲡⲉϫⲓⲛⲉⲣⲃⲟⲕⲓ</w:t>
            </w:r>
          </w:p>
          <w:p w14:paraId="44618DD8" w14:textId="77777777" w:rsidR="00BE768B" w:rsidRDefault="00BE768B" w:rsidP="00520531">
            <w:pPr>
              <w:pStyle w:val="CopticVersemulti-line"/>
            </w:pPr>
            <w:r w:rsidRPr="00520531">
              <w:t>ⲁ̀ⲧ̀ⲡⲁⲣⲟⲩⲥⲓⲁ̀ ⲙ̀Ⲡⲓϣⲏⲣⲓ</w:t>
            </w:r>
          </w:p>
          <w:p w14:paraId="6D8B6996" w14:textId="77777777" w:rsidR="00BE768B" w:rsidRDefault="00BE768B" w:rsidP="00520531">
            <w:pPr>
              <w:pStyle w:val="CopticVerse"/>
            </w:pPr>
            <w:r w:rsidRPr="00520531">
              <w:t>ϣⲱⲡⲓ ⲛ̀ϩ̀ⲣⲏⲓ ϧⲉⲛ ⲧⲉⲙⲏⲧⲣⲁ</w:t>
            </w:r>
          </w:p>
        </w:tc>
      </w:tr>
      <w:tr w:rsidR="00BE768B" w14:paraId="23C076DC" w14:textId="77777777" w:rsidTr="00F25227">
        <w:trPr>
          <w:cantSplit/>
          <w:jc w:val="center"/>
        </w:trPr>
        <w:tc>
          <w:tcPr>
            <w:tcW w:w="288" w:type="dxa"/>
          </w:tcPr>
          <w:p w14:paraId="01943C3E" w14:textId="77777777" w:rsidR="00BE768B" w:rsidRDefault="00BE768B" w:rsidP="00F25227">
            <w:pPr>
              <w:pStyle w:val="CopticCross"/>
            </w:pPr>
            <w:r w:rsidRPr="00FB5ACB">
              <w:t>¿</w:t>
            </w:r>
          </w:p>
        </w:tc>
        <w:tc>
          <w:tcPr>
            <w:tcW w:w="3960" w:type="dxa"/>
          </w:tcPr>
          <w:p w14:paraId="2ED7C521" w14:textId="77777777" w:rsidR="00BE768B" w:rsidRPr="007425E1" w:rsidRDefault="00BE768B" w:rsidP="00BE768B">
            <w:pPr>
              <w:pStyle w:val="EngHang"/>
            </w:pPr>
            <w:r w:rsidRPr="007425E1">
              <w:t>The Holy Spirit,</w:t>
            </w:r>
          </w:p>
          <w:p w14:paraId="26B25C15" w14:textId="77777777" w:rsidR="00BE768B" w:rsidRPr="007425E1" w:rsidRDefault="00BE768B" w:rsidP="00BE768B">
            <w:pPr>
              <w:pStyle w:val="EngHang"/>
            </w:pPr>
            <w:r w:rsidRPr="007425E1">
              <w:t>Filled every part of,</w:t>
            </w:r>
          </w:p>
          <w:p w14:paraId="23834F7C" w14:textId="77777777" w:rsidR="00BE768B" w:rsidRPr="007425E1" w:rsidRDefault="00BE768B" w:rsidP="00BE768B">
            <w:pPr>
              <w:pStyle w:val="EngHang"/>
            </w:pPr>
            <w:r w:rsidRPr="007425E1">
              <w:t>Your soul and your body,</w:t>
            </w:r>
          </w:p>
          <w:p w14:paraId="7F8D0C91" w14:textId="77777777" w:rsidR="00BE768B" w:rsidRDefault="00BE768B" w:rsidP="00BE768B">
            <w:pPr>
              <w:pStyle w:val="EngHangEnd"/>
            </w:pPr>
            <w:r w:rsidRPr="007425E1">
              <w:t>O Mary the Mother of God.</w:t>
            </w:r>
          </w:p>
        </w:tc>
        <w:tc>
          <w:tcPr>
            <w:tcW w:w="288" w:type="dxa"/>
          </w:tcPr>
          <w:p w14:paraId="612807EE" w14:textId="77777777" w:rsidR="00BE768B" w:rsidRDefault="00BE768B" w:rsidP="00F25227"/>
        </w:tc>
        <w:tc>
          <w:tcPr>
            <w:tcW w:w="288" w:type="dxa"/>
          </w:tcPr>
          <w:p w14:paraId="57C5113F" w14:textId="77777777" w:rsidR="00BE768B" w:rsidRDefault="00BE768B" w:rsidP="00F25227">
            <w:pPr>
              <w:pStyle w:val="CopticCross"/>
            </w:pPr>
            <w:r w:rsidRPr="00FB5ACB">
              <w:t>¿</w:t>
            </w:r>
          </w:p>
        </w:tc>
        <w:tc>
          <w:tcPr>
            <w:tcW w:w="3960" w:type="dxa"/>
          </w:tcPr>
          <w:p w14:paraId="3E338B48" w14:textId="77777777" w:rsidR="00BE768B" w:rsidRPr="00582AD7" w:rsidRDefault="00BE768B" w:rsidP="00520531">
            <w:pPr>
              <w:pStyle w:val="CopticVersemulti-line"/>
            </w:pPr>
            <w:r w:rsidRPr="00582AD7">
              <w:t>Ⲁ̀Ⲡⲓⲡ̅ⲛ̅ⲁ ⲉ̅ⲑ̅ⲩ</w:t>
            </w:r>
          </w:p>
          <w:p w14:paraId="5A732A7D" w14:textId="77777777" w:rsidR="00BE768B" w:rsidRPr="00582AD7" w:rsidRDefault="00BE768B" w:rsidP="00520531">
            <w:pPr>
              <w:pStyle w:val="CopticVersemulti-line"/>
            </w:pPr>
            <w:r w:rsidRPr="00582AD7">
              <w:t>ⲙⲟϩ ⲙ̀ⲙⲁⲓ ⲛⲓⲃⲉⲛ ⲛ̀ⲧⲉ</w:t>
            </w:r>
          </w:p>
          <w:p w14:paraId="0F31D561" w14:textId="1137B553" w:rsidR="00BE768B" w:rsidRPr="00582AD7" w:rsidRDefault="00BE768B" w:rsidP="00520531">
            <w:pPr>
              <w:pStyle w:val="CopticVersemulti-line"/>
            </w:pPr>
            <w:r w:rsidRPr="00582AD7">
              <w:t xml:space="preserve">ⲧⲉⲯⲩⲭⲏ ⲛⲉⲙ </w:t>
            </w:r>
            <w:commentRangeStart w:id="830"/>
            <w:r w:rsidRPr="00582AD7">
              <w:t>ⲧⲉⲥⲱⲙⲁ</w:t>
            </w:r>
            <w:commentRangeEnd w:id="830"/>
            <w:r w:rsidR="00582AD7">
              <w:rPr>
                <w:rStyle w:val="CommentReference"/>
                <w:rFonts w:ascii="Garamond" w:hAnsi="Garamond" w:cstheme="minorBidi"/>
                <w:noProof w:val="0"/>
                <w:lang w:val="en-CA"/>
              </w:rPr>
              <w:commentReference w:id="830"/>
            </w:r>
          </w:p>
          <w:p w14:paraId="05D3A729" w14:textId="77777777" w:rsidR="00BE768B" w:rsidRDefault="00BE768B" w:rsidP="00520531">
            <w:pPr>
              <w:pStyle w:val="CopticVerse"/>
            </w:pPr>
            <w:r w:rsidRPr="00582AD7">
              <w:t>ⲱ̀ Ⲙⲁⲣⲓⲁ̀ ⲑ̀ⲙⲁⲩ ⲙ̀Ⲫϯ</w:t>
            </w:r>
          </w:p>
        </w:tc>
      </w:tr>
      <w:tr w:rsidR="00BE768B" w14:paraId="46CB787F" w14:textId="77777777" w:rsidTr="00F25227">
        <w:trPr>
          <w:cantSplit/>
          <w:jc w:val="center"/>
        </w:trPr>
        <w:tc>
          <w:tcPr>
            <w:tcW w:w="288" w:type="dxa"/>
          </w:tcPr>
          <w:p w14:paraId="299C9AC8" w14:textId="77777777" w:rsidR="00BE768B" w:rsidRDefault="00BE768B" w:rsidP="00F25227">
            <w:pPr>
              <w:pStyle w:val="CopticCross"/>
            </w:pPr>
          </w:p>
        </w:tc>
        <w:tc>
          <w:tcPr>
            <w:tcW w:w="3960" w:type="dxa"/>
          </w:tcPr>
          <w:p w14:paraId="77EAC1B8" w14:textId="77777777" w:rsidR="00BE768B" w:rsidRPr="007425E1" w:rsidRDefault="00BE768B" w:rsidP="00BE768B">
            <w:pPr>
              <w:pStyle w:val="EngHang"/>
            </w:pPr>
            <w:r w:rsidRPr="007425E1">
              <w:t>Therefo</w:t>
            </w:r>
            <w:r>
              <w:t>re we also keep</w:t>
            </w:r>
          </w:p>
          <w:p w14:paraId="0416B299" w14:textId="77777777" w:rsidR="00BE768B" w:rsidRDefault="00BE768B" w:rsidP="00BE768B">
            <w:pPr>
              <w:pStyle w:val="EngHang"/>
            </w:pPr>
            <w:r>
              <w:t>Both a S</w:t>
            </w:r>
            <w:r w:rsidRPr="007425E1">
              <w:t>piritual</w:t>
            </w:r>
            <w:r>
              <w:rPr>
                <w:rStyle w:val="FootnoteReference"/>
                <w:rFonts w:eastAsiaTheme="majorEastAsia"/>
                <w:lang w:val="en-GB"/>
              </w:rPr>
              <w:t xml:space="preserve"> </w:t>
            </w:r>
          </w:p>
          <w:p w14:paraId="75CE49B5" w14:textId="77777777" w:rsidR="00BE768B" w:rsidRPr="003B172A" w:rsidRDefault="00BE768B" w:rsidP="00BE768B">
            <w:pPr>
              <w:pStyle w:val="EngHang"/>
              <w:rPr>
                <w:vertAlign w:val="superscript"/>
                <w:lang w:val="en-GB"/>
              </w:rPr>
            </w:pPr>
            <w:r>
              <w:t>An</w:t>
            </w:r>
            <w:r w:rsidRPr="007425E1">
              <w:t>d prophetic</w:t>
            </w:r>
            <w:r>
              <w:t xml:space="preserve"> feast</w:t>
            </w:r>
            <w:r w:rsidRPr="007425E1">
              <w:t>,</w:t>
            </w:r>
          </w:p>
          <w:p w14:paraId="05EE9274" w14:textId="77777777" w:rsidR="00BE768B" w:rsidRDefault="00BE768B" w:rsidP="00BE768B">
            <w:pPr>
              <w:pStyle w:val="EngHangEnd"/>
            </w:pPr>
            <w:r w:rsidRPr="007425E1">
              <w:t>Proclaiming with King David,</w:t>
            </w:r>
            <w:r>
              <w:t xml:space="preserve"> saying,</w:t>
            </w:r>
          </w:p>
        </w:tc>
        <w:tc>
          <w:tcPr>
            <w:tcW w:w="288" w:type="dxa"/>
          </w:tcPr>
          <w:p w14:paraId="2C751C9F" w14:textId="77777777" w:rsidR="00BE768B" w:rsidRDefault="00BE768B" w:rsidP="00F25227"/>
        </w:tc>
        <w:tc>
          <w:tcPr>
            <w:tcW w:w="288" w:type="dxa"/>
          </w:tcPr>
          <w:p w14:paraId="23D7C73F" w14:textId="77777777" w:rsidR="00BE768B" w:rsidRDefault="00BE768B" w:rsidP="00F25227">
            <w:pPr>
              <w:pStyle w:val="CopticCross"/>
            </w:pPr>
          </w:p>
        </w:tc>
        <w:tc>
          <w:tcPr>
            <w:tcW w:w="3960" w:type="dxa"/>
          </w:tcPr>
          <w:p w14:paraId="28037A4E" w14:textId="77777777" w:rsidR="00BE768B" w:rsidRDefault="00BE768B" w:rsidP="00520531">
            <w:pPr>
              <w:pStyle w:val="CopticVersemulti-line"/>
            </w:pPr>
            <w:r w:rsidRPr="00520531">
              <w:t>Ⲉⲑⲃⲉ ⲫⲁⲓ ⲧⲉⲛⲉⲣϣⲁⲓ ϩⲱⲛ</w:t>
            </w:r>
          </w:p>
          <w:p w14:paraId="2877C194" w14:textId="77777777" w:rsidR="00BE768B" w:rsidRDefault="00BE768B" w:rsidP="00520531">
            <w:pPr>
              <w:pStyle w:val="CopticVersemulti-line"/>
            </w:pPr>
            <w:r w:rsidRPr="00520531">
              <w:t>ϧⲉⲛ ⲟⲩϣⲁⲓ ⲙ̀ⲡ̅ⲛ̅ⲁⲧⲓⲕⲟⲛ</w:t>
            </w:r>
          </w:p>
          <w:p w14:paraId="154A09EF" w14:textId="77777777" w:rsidR="00BE768B" w:rsidRDefault="00BE768B" w:rsidP="00520531">
            <w:pPr>
              <w:pStyle w:val="CopticVersemulti-line"/>
            </w:pPr>
            <w:r w:rsidRPr="00520531">
              <w:t>ⲟⲩⲟϩ ⲙ̀ⲡ̀ⲣⲟⲫⲏⲧⲓⲕⲟⲛ ⲉⲩⲥⲟⲡ</w:t>
            </w:r>
          </w:p>
          <w:p w14:paraId="546BCE05" w14:textId="77777777" w:rsidR="00BE768B" w:rsidRDefault="00BE768B" w:rsidP="00520531">
            <w:pPr>
              <w:pStyle w:val="CopticVerse"/>
            </w:pPr>
            <w:r w:rsidRPr="00520531">
              <w:t>ⲉⲛⲱϣ ⲉ̀ⲃⲟⲗ ⲛⲉⲙ ⲡ̀ⲟⲩⲣⲟ Ⲇⲁⲩⲓⲇ</w:t>
            </w:r>
          </w:p>
        </w:tc>
      </w:tr>
      <w:tr w:rsidR="00BE768B" w14:paraId="5FEC20DB" w14:textId="77777777" w:rsidTr="00F25227">
        <w:trPr>
          <w:cantSplit/>
          <w:jc w:val="center"/>
        </w:trPr>
        <w:tc>
          <w:tcPr>
            <w:tcW w:w="288" w:type="dxa"/>
          </w:tcPr>
          <w:p w14:paraId="06DA8272" w14:textId="77777777" w:rsidR="00BE768B" w:rsidRDefault="00BE768B" w:rsidP="00F25227">
            <w:pPr>
              <w:pStyle w:val="CopticCross"/>
            </w:pPr>
            <w:r w:rsidRPr="00FB5ACB">
              <w:t>¿</w:t>
            </w:r>
          </w:p>
        </w:tc>
        <w:tc>
          <w:tcPr>
            <w:tcW w:w="3960" w:type="dxa"/>
          </w:tcPr>
          <w:p w14:paraId="07CB0EE2" w14:textId="77777777" w:rsidR="00BE768B" w:rsidRPr="007425E1" w:rsidRDefault="00BE768B" w:rsidP="00BE768B">
            <w:pPr>
              <w:pStyle w:val="EngHang"/>
            </w:pPr>
            <w:r>
              <w:t>“Arise</w:t>
            </w:r>
            <w:r w:rsidRPr="007425E1">
              <w:t xml:space="preserve">, O Lord into </w:t>
            </w:r>
            <w:r>
              <w:t>Your</w:t>
            </w:r>
            <w:r w:rsidRPr="007425E1">
              <w:t xml:space="preserve"> rest,</w:t>
            </w:r>
          </w:p>
          <w:p w14:paraId="1406A1D0" w14:textId="77777777" w:rsidR="00BE768B" w:rsidRPr="007425E1" w:rsidRDefault="00BE768B" w:rsidP="00BE768B">
            <w:pPr>
              <w:pStyle w:val="EngHang"/>
            </w:pPr>
            <w:r>
              <w:t>You</w:t>
            </w:r>
            <w:r w:rsidRPr="007425E1">
              <w:t xml:space="preserve"> and the Ark,</w:t>
            </w:r>
          </w:p>
          <w:p w14:paraId="5D7A5465" w14:textId="77777777" w:rsidR="00BE768B" w:rsidRPr="007425E1" w:rsidRDefault="00BE768B" w:rsidP="00BE768B">
            <w:pPr>
              <w:pStyle w:val="EngHang"/>
            </w:pPr>
            <w:r w:rsidRPr="007425E1">
              <w:t xml:space="preserve">Of </w:t>
            </w:r>
            <w:r>
              <w:t>You holy place,”</w:t>
            </w:r>
          </w:p>
          <w:p w14:paraId="39048A7F" w14:textId="77777777" w:rsidR="00BE768B" w:rsidRDefault="00BE768B" w:rsidP="00BE768B">
            <w:pPr>
              <w:pStyle w:val="EngHangEnd"/>
            </w:pPr>
            <w:r w:rsidRPr="007425E1">
              <w:t xml:space="preserve">Which is </w:t>
            </w:r>
            <w:commentRangeStart w:id="831"/>
            <w:r w:rsidRPr="007425E1">
              <w:t>you</w:t>
            </w:r>
            <w:commentRangeEnd w:id="831"/>
            <w:r>
              <w:rPr>
                <w:rStyle w:val="CommentReference"/>
                <w:rFonts w:ascii="Times New Roman" w:eastAsiaTheme="minorHAnsi" w:hAnsi="Times New Roman" w:cstheme="minorBidi"/>
                <w:color w:val="auto"/>
              </w:rPr>
              <w:commentReference w:id="831"/>
            </w:r>
            <w:r w:rsidRPr="007425E1">
              <w:t>, O Mary.</w:t>
            </w:r>
          </w:p>
        </w:tc>
        <w:tc>
          <w:tcPr>
            <w:tcW w:w="288" w:type="dxa"/>
          </w:tcPr>
          <w:p w14:paraId="7E4201E0" w14:textId="77777777" w:rsidR="00BE768B" w:rsidRDefault="00BE768B" w:rsidP="00F25227"/>
        </w:tc>
        <w:tc>
          <w:tcPr>
            <w:tcW w:w="288" w:type="dxa"/>
          </w:tcPr>
          <w:p w14:paraId="454EE31D" w14:textId="77777777" w:rsidR="00BE768B" w:rsidRDefault="00BE768B" w:rsidP="00F25227">
            <w:pPr>
              <w:pStyle w:val="CopticCross"/>
            </w:pPr>
            <w:r w:rsidRPr="00FB5ACB">
              <w:t>¿</w:t>
            </w:r>
          </w:p>
        </w:tc>
        <w:tc>
          <w:tcPr>
            <w:tcW w:w="3960" w:type="dxa"/>
          </w:tcPr>
          <w:p w14:paraId="7E6BA95F" w14:textId="77777777" w:rsidR="00BE768B" w:rsidRDefault="00BE768B" w:rsidP="00520531">
            <w:pPr>
              <w:pStyle w:val="CopticVersemulti-line"/>
            </w:pPr>
            <w:r w:rsidRPr="00520531">
              <w:t>Ϫⲉ ⲧⲱⲛⲕ Ⲡⲟ̅ⲥ̅ ⲉ̀ⲡⲉⲕⲙ̀ⲧⲟⲛ</w:t>
            </w:r>
          </w:p>
          <w:p w14:paraId="034D998D" w14:textId="77777777" w:rsidR="00BE768B" w:rsidRDefault="00BE768B" w:rsidP="00520531">
            <w:pPr>
              <w:pStyle w:val="CopticVersemulti-line"/>
            </w:pPr>
            <w:r w:rsidRPr="00520531">
              <w:t>ⲛ̀ⲑⲟⲕ ⲛⲉⲙ ϯⲕⲓⲃⲱⲧⲟⲥ</w:t>
            </w:r>
          </w:p>
          <w:p w14:paraId="53086966" w14:textId="77777777" w:rsidR="00BE768B" w:rsidRDefault="00BE768B" w:rsidP="00520531">
            <w:pPr>
              <w:pStyle w:val="CopticVersemulti-line"/>
            </w:pPr>
            <w:r w:rsidRPr="00520531">
              <w:t>ⲛ̀ⲧⲉ ⲡⲓⲙⲁⲉ̅ⲑ̅ⲩ ⲛ̀ⲧⲁⲕ</w:t>
            </w:r>
          </w:p>
          <w:p w14:paraId="04C04A39" w14:textId="77777777" w:rsidR="00BE768B" w:rsidRDefault="00BE768B" w:rsidP="00520531">
            <w:pPr>
              <w:pStyle w:val="CopticVerse"/>
            </w:pPr>
            <w:r w:rsidRPr="00520531">
              <w:t>ⲉ̀ⲧⲉ ⲛ̀ⲑⲟ ⲧⲉ ⲱ̀ Ⲙⲁⲣⲓⲁ̀</w:t>
            </w:r>
          </w:p>
        </w:tc>
      </w:tr>
      <w:tr w:rsidR="00BE768B" w14:paraId="29E98A7B" w14:textId="77777777" w:rsidTr="00F25227">
        <w:trPr>
          <w:cantSplit/>
          <w:trHeight w:val="962"/>
          <w:jc w:val="center"/>
        </w:trPr>
        <w:tc>
          <w:tcPr>
            <w:tcW w:w="288" w:type="dxa"/>
          </w:tcPr>
          <w:p w14:paraId="00B55B96" w14:textId="77777777" w:rsidR="00BE768B" w:rsidRDefault="00BE768B" w:rsidP="00F25227">
            <w:pPr>
              <w:pStyle w:val="CopticCross"/>
            </w:pPr>
          </w:p>
        </w:tc>
        <w:tc>
          <w:tcPr>
            <w:tcW w:w="3960" w:type="dxa"/>
          </w:tcPr>
          <w:p w14:paraId="48873DCB" w14:textId="77777777" w:rsidR="00BE768B" w:rsidRPr="0018265C" w:rsidRDefault="00BE768B" w:rsidP="00BE768B">
            <w:pPr>
              <w:pStyle w:val="EngHang"/>
              <w:rPr>
                <w:rFonts w:eastAsiaTheme="minorHAnsi"/>
              </w:rPr>
            </w:pPr>
            <w:r w:rsidRPr="0018265C">
              <w:rPr>
                <w:rFonts w:eastAsiaTheme="minorHAnsi"/>
              </w:rPr>
              <w:t>We ask you, remember us,</w:t>
            </w:r>
          </w:p>
          <w:p w14:paraId="075A6659" w14:textId="77777777" w:rsidR="00BE768B" w:rsidRPr="0018265C" w:rsidRDefault="00BE768B" w:rsidP="00BE768B">
            <w:pPr>
              <w:pStyle w:val="EngHang"/>
              <w:rPr>
                <w:rFonts w:eastAsiaTheme="minorHAnsi"/>
              </w:rPr>
            </w:pPr>
            <w:r w:rsidRPr="0018265C">
              <w:rPr>
                <w:rFonts w:eastAsiaTheme="minorHAnsi"/>
              </w:rPr>
              <w:t>O our faithful advocate,</w:t>
            </w:r>
          </w:p>
          <w:p w14:paraId="32151BDB" w14:textId="77777777" w:rsidR="00BE768B" w:rsidRPr="0018265C" w:rsidRDefault="00BE768B" w:rsidP="00BE768B">
            <w:pPr>
              <w:pStyle w:val="EngHang"/>
              <w:rPr>
                <w:rFonts w:eastAsiaTheme="minorHAnsi"/>
              </w:rPr>
            </w:pPr>
            <w:r w:rsidRPr="0018265C">
              <w:rPr>
                <w:rFonts w:eastAsiaTheme="minorHAnsi"/>
              </w:rPr>
              <w:t>Before our Lord Jesus Christ,</w:t>
            </w:r>
          </w:p>
          <w:p w14:paraId="6EDA6AE3" w14:textId="77777777" w:rsidR="00BE768B" w:rsidRPr="0018265C" w:rsidRDefault="00BE768B" w:rsidP="00BE768B">
            <w:pPr>
              <w:pStyle w:val="EngHangEnd"/>
            </w:pPr>
            <w:r w:rsidRPr="0018265C">
              <w:t>That He may forgive us our sins.</w:t>
            </w:r>
          </w:p>
        </w:tc>
        <w:tc>
          <w:tcPr>
            <w:tcW w:w="288" w:type="dxa"/>
          </w:tcPr>
          <w:p w14:paraId="4C43677F" w14:textId="77777777" w:rsidR="00BE768B" w:rsidRDefault="00BE768B" w:rsidP="00F25227"/>
        </w:tc>
        <w:tc>
          <w:tcPr>
            <w:tcW w:w="288" w:type="dxa"/>
          </w:tcPr>
          <w:p w14:paraId="50E655AB" w14:textId="77777777" w:rsidR="00BE768B" w:rsidRDefault="00BE768B" w:rsidP="00F25227">
            <w:pPr>
              <w:pStyle w:val="CopticCross"/>
            </w:pPr>
          </w:p>
        </w:tc>
        <w:tc>
          <w:tcPr>
            <w:tcW w:w="3960" w:type="dxa"/>
          </w:tcPr>
          <w:p w14:paraId="6BC947E4" w14:textId="77777777" w:rsidR="00582AD7" w:rsidRDefault="00582AD7" w:rsidP="00582AD7">
            <w:pPr>
              <w:pStyle w:val="CopticVersemulti-line"/>
            </w:pPr>
            <w:r w:rsidRPr="00914F1B">
              <w:t>Ⲧⲉⲛϯϩⲟ ⲁ̀ⲣⲓⲡⲉⲛⲙⲉⲩⲓ̀</w:t>
            </w:r>
          </w:p>
          <w:p w14:paraId="23D7EF70" w14:textId="77777777" w:rsidR="00582AD7" w:rsidRDefault="00582AD7" w:rsidP="00582AD7">
            <w:pPr>
              <w:pStyle w:val="CopticVersemulti-line"/>
            </w:pPr>
            <w:r w:rsidRPr="00914F1B">
              <w:t>ⲱ̀ ϯⲡ̀ⲣⲟⲥⲧⲁⲧⲏⲥ ⲉ̀ⲧⲉⲛϩⲟⲧ</w:t>
            </w:r>
          </w:p>
          <w:p w14:paraId="2E096E09" w14:textId="77777777" w:rsidR="00582AD7" w:rsidRDefault="00582AD7" w:rsidP="00582AD7">
            <w:pPr>
              <w:pStyle w:val="CopticVersemulti-line"/>
            </w:pPr>
            <w:r w:rsidRPr="00914F1B">
              <w:t>ⲛⲁϩⲣⲉⲛ Ⲡⲉⲛⲟ̅ⲥ̅ Ⲓⲏ̅ⲥ Ⲡⲭ̅ⲥ</w:t>
            </w:r>
          </w:p>
          <w:p w14:paraId="2F71557E" w14:textId="3ACF1AA6" w:rsidR="00BE768B" w:rsidRDefault="00582AD7" w:rsidP="00582AD7">
            <w:pPr>
              <w:pStyle w:val="CopticVersemulti-line"/>
            </w:pPr>
            <w:r w:rsidRPr="00914F1B">
              <w:t>ⲛ̀ⲧⲉϥⲭⲁ ⲛⲉⲛⲛⲟⲃⲓ ⲛⲁⲛ ⲉ̀ⲃⲟⲗ</w:t>
            </w:r>
          </w:p>
        </w:tc>
      </w:tr>
    </w:tbl>
    <w:p w14:paraId="7F726400" w14:textId="77777777" w:rsidR="00F25227" w:rsidRDefault="00F25227" w:rsidP="000D107E">
      <w:pPr>
        <w:pStyle w:val="Heading5"/>
      </w:pPr>
      <w:bookmarkStart w:id="832" w:name="_Toc298681353"/>
      <w:bookmarkStart w:id="833" w:name="_Toc308441943"/>
      <w:r>
        <w:lastRenderedPageBreak/>
        <w:t>The Second Crown Batos</w:t>
      </w:r>
      <w:bookmarkEnd w:id="832"/>
      <w:bookmarkEnd w:id="833"/>
    </w:p>
    <w:p w14:paraId="6273539A" w14:textId="77777777" w:rsidR="008B5AA7" w:rsidRPr="008B5AA7" w:rsidRDefault="008B5AA7" w:rsidP="008B5AA7">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653A81EC" w14:textId="77777777" w:rsidTr="00D23F8F">
        <w:trPr>
          <w:cantSplit/>
          <w:jc w:val="center"/>
        </w:trPr>
        <w:tc>
          <w:tcPr>
            <w:tcW w:w="288" w:type="dxa"/>
          </w:tcPr>
          <w:p w14:paraId="7D5B21AB" w14:textId="77777777" w:rsidR="00BE768B" w:rsidRDefault="00BE768B" w:rsidP="00D23F8F">
            <w:pPr>
              <w:pStyle w:val="CopticCross"/>
            </w:pPr>
            <w:r w:rsidRPr="00FB5ACB">
              <w:t>¿</w:t>
            </w:r>
          </w:p>
        </w:tc>
        <w:tc>
          <w:tcPr>
            <w:tcW w:w="3960" w:type="dxa"/>
          </w:tcPr>
          <w:p w14:paraId="2C279E73" w14:textId="77777777" w:rsidR="00BE768B" w:rsidRPr="007425E1" w:rsidRDefault="00BE768B" w:rsidP="00BE768B">
            <w:pPr>
              <w:pStyle w:val="EngHang"/>
            </w:pPr>
            <w:r w:rsidRPr="007425E1">
              <w:t>Hail to her who is full of grace,</w:t>
            </w:r>
          </w:p>
          <w:p w14:paraId="06F6690A" w14:textId="77777777" w:rsidR="00BE768B" w:rsidRPr="007425E1" w:rsidRDefault="00BE768B" w:rsidP="00BE768B">
            <w:pPr>
              <w:pStyle w:val="EngHang"/>
            </w:pPr>
            <w:r w:rsidRPr="007425E1">
              <w:t>The undefiled virgin,</w:t>
            </w:r>
          </w:p>
          <w:p w14:paraId="36284E25" w14:textId="77777777" w:rsidR="00BE768B" w:rsidRPr="007425E1" w:rsidRDefault="00BE768B" w:rsidP="00BE768B">
            <w:pPr>
              <w:pStyle w:val="EngHang"/>
            </w:pPr>
            <w:r w:rsidRPr="007425E1">
              <w:t>The tabernacle not made</w:t>
            </w:r>
            <w:r w:rsidR="00FE0AE4">
              <w:rPr>
                <w:rStyle w:val="FootnoteReference"/>
                <w:rFonts w:eastAsiaTheme="majorEastAsia"/>
                <w:lang w:val="en-GB"/>
              </w:rPr>
              <w:t xml:space="preserve"> </w:t>
            </w:r>
            <w:r w:rsidRPr="007425E1">
              <w:t>by hands,</w:t>
            </w:r>
          </w:p>
          <w:p w14:paraId="434AAD0B" w14:textId="77777777" w:rsidR="00BE768B" w:rsidRPr="00F0646D" w:rsidRDefault="00BE768B" w:rsidP="00BE768B">
            <w:pPr>
              <w:pStyle w:val="EngHangEnd"/>
              <w:rPr>
                <w:color w:val="auto"/>
              </w:rPr>
            </w:pPr>
            <w:r w:rsidRPr="007425E1">
              <w:t>The treasure of righteousness.</w:t>
            </w:r>
          </w:p>
        </w:tc>
        <w:tc>
          <w:tcPr>
            <w:tcW w:w="288" w:type="dxa"/>
          </w:tcPr>
          <w:p w14:paraId="22DD6367" w14:textId="77777777" w:rsidR="00BE768B" w:rsidRDefault="00BE768B" w:rsidP="00F25227"/>
        </w:tc>
        <w:tc>
          <w:tcPr>
            <w:tcW w:w="288" w:type="dxa"/>
          </w:tcPr>
          <w:p w14:paraId="223B292E" w14:textId="77777777" w:rsidR="00BE768B" w:rsidRDefault="00BE768B" w:rsidP="00D23F8F">
            <w:pPr>
              <w:pStyle w:val="CopticCross"/>
            </w:pPr>
            <w:r w:rsidRPr="00FB5ACB">
              <w:t>¿</w:t>
            </w:r>
          </w:p>
        </w:tc>
        <w:tc>
          <w:tcPr>
            <w:tcW w:w="3960" w:type="dxa"/>
          </w:tcPr>
          <w:p w14:paraId="52A79D7B" w14:textId="77777777" w:rsidR="00BE768B" w:rsidRDefault="00BE768B" w:rsidP="008B5AA7">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03515460" w14:textId="77777777" w:rsidR="00BE768B" w:rsidRDefault="00BE768B" w:rsidP="008B5AA7">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621E8E6F" w14:textId="77777777" w:rsidR="00BE768B" w:rsidRDefault="00BE768B" w:rsidP="008B5AA7">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494B34EF" w14:textId="77777777" w:rsidR="00BE768B" w:rsidRDefault="00BE768B" w:rsidP="008B5AA7">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BE768B" w14:paraId="0AE9FE6C" w14:textId="77777777" w:rsidTr="00D23F8F">
        <w:trPr>
          <w:cantSplit/>
          <w:jc w:val="center"/>
        </w:trPr>
        <w:tc>
          <w:tcPr>
            <w:tcW w:w="288" w:type="dxa"/>
          </w:tcPr>
          <w:p w14:paraId="1097376B" w14:textId="77777777" w:rsidR="00BE768B" w:rsidRDefault="00BE768B" w:rsidP="00D23F8F">
            <w:pPr>
              <w:pStyle w:val="CopticCross"/>
            </w:pPr>
          </w:p>
        </w:tc>
        <w:tc>
          <w:tcPr>
            <w:tcW w:w="3960" w:type="dxa"/>
          </w:tcPr>
          <w:p w14:paraId="1435C0F1" w14:textId="77777777" w:rsidR="00BE768B" w:rsidRPr="007425E1" w:rsidRDefault="00BE768B" w:rsidP="00BE768B">
            <w:pPr>
              <w:pStyle w:val="EngHang"/>
            </w:pPr>
            <w:r w:rsidRPr="007425E1">
              <w:t xml:space="preserve">Hail to the </w:t>
            </w:r>
            <w:r>
              <w:t>beautiful</w:t>
            </w:r>
            <w:r w:rsidRPr="007425E1">
              <w:t xml:space="preserve"> dove,</w:t>
            </w:r>
          </w:p>
          <w:p w14:paraId="6D379273" w14:textId="77777777" w:rsidR="00BE768B" w:rsidRPr="007425E1" w:rsidRDefault="00BE768B" w:rsidP="00BE768B">
            <w:pPr>
              <w:pStyle w:val="EngHang"/>
            </w:pPr>
            <w:r w:rsidRPr="007425E1">
              <w:t xml:space="preserve">Who </w:t>
            </w:r>
            <w:commentRangeStart w:id="834"/>
            <w:r>
              <w:t>evangelized</w:t>
            </w:r>
            <w:r w:rsidRPr="007425E1">
              <w:t xml:space="preserve"> </w:t>
            </w:r>
            <w:commentRangeEnd w:id="834"/>
            <w:r>
              <w:rPr>
                <w:rStyle w:val="CommentReference"/>
                <w:rFonts w:ascii="Times New Roman" w:eastAsiaTheme="minorHAnsi" w:hAnsi="Times New Roman" w:cstheme="minorBidi"/>
                <w:color w:val="auto"/>
              </w:rPr>
              <w:commentReference w:id="834"/>
            </w:r>
            <w:r w:rsidRPr="007425E1">
              <w:t>us</w:t>
            </w:r>
            <w:r>
              <w:t xml:space="preserve"> with</w:t>
            </w:r>
            <w:r w:rsidRPr="007425E1">
              <w:t>,</w:t>
            </w:r>
          </w:p>
          <w:p w14:paraId="07FA28C3" w14:textId="77777777" w:rsidR="00BE768B" w:rsidRPr="007425E1" w:rsidRDefault="00BE768B" w:rsidP="00BE768B">
            <w:pPr>
              <w:pStyle w:val="EngHang"/>
            </w:pPr>
            <w:r w:rsidRPr="007425E1">
              <w:t>The peace of God,</w:t>
            </w:r>
          </w:p>
          <w:p w14:paraId="22FA725F" w14:textId="77777777" w:rsidR="00BE768B" w:rsidRDefault="00BE768B" w:rsidP="00BE768B">
            <w:pPr>
              <w:pStyle w:val="EngHangEnd"/>
            </w:pPr>
            <w:r w:rsidRPr="007425E1">
              <w:t>Toward mankind.</w:t>
            </w:r>
          </w:p>
        </w:tc>
        <w:tc>
          <w:tcPr>
            <w:tcW w:w="288" w:type="dxa"/>
          </w:tcPr>
          <w:p w14:paraId="7D025C75" w14:textId="77777777" w:rsidR="00BE768B" w:rsidRDefault="00BE768B" w:rsidP="00F25227"/>
        </w:tc>
        <w:tc>
          <w:tcPr>
            <w:tcW w:w="288" w:type="dxa"/>
          </w:tcPr>
          <w:p w14:paraId="5EA1EC50" w14:textId="77777777" w:rsidR="00BE768B" w:rsidRDefault="00BE768B" w:rsidP="00D23F8F">
            <w:pPr>
              <w:pStyle w:val="CopticCross"/>
            </w:pPr>
          </w:p>
        </w:tc>
        <w:tc>
          <w:tcPr>
            <w:tcW w:w="3960" w:type="dxa"/>
          </w:tcPr>
          <w:p w14:paraId="04F3A3FD" w14:textId="77777777" w:rsidR="00BE768B" w:rsidRDefault="00BE768B" w:rsidP="008B5AA7">
            <w:pPr>
              <w:pStyle w:val="CopticVersemulti-line"/>
            </w:pPr>
            <w:r>
              <w:t>Ⲭⲉⲣⲉ ϯϭ̀ⲣⲟⲙⲡⲓ ⲉⲑⲛⲉⲥⲱⲥ</w:t>
            </w:r>
          </w:p>
          <w:p w14:paraId="11E6DC1B" w14:textId="77777777" w:rsidR="00BE768B" w:rsidRDefault="00BE768B" w:rsidP="008B5AA7">
            <w:pPr>
              <w:pStyle w:val="CopticVersemulti-line"/>
            </w:pPr>
            <w:r>
              <w:t>ⲑⲏⲉ̀ⲧⲁⲥϩⲓϣⲉⲛⲛⲟⲩϥⲓ ⲛⲁⲛ</w:t>
            </w:r>
          </w:p>
          <w:p w14:paraId="6096BE51" w14:textId="77777777" w:rsidR="00BE768B" w:rsidRDefault="00BE768B" w:rsidP="008B5AA7">
            <w:pPr>
              <w:pStyle w:val="CopticVersemulti-line"/>
            </w:pPr>
            <w:r>
              <w:t>ⲛ̀ϯϩⲓⲣⲏⲛⲏ ⲛ̀ⲧⲉ Ⲫϯ</w:t>
            </w:r>
          </w:p>
          <w:p w14:paraId="12100059" w14:textId="77777777" w:rsidR="00BE768B" w:rsidRDefault="00BE768B" w:rsidP="008B5AA7">
            <w:pPr>
              <w:pStyle w:val="CopticVerse"/>
            </w:pPr>
            <w:r>
              <w:t>ⲑⲏⲉ̀ⲧⲁⲥϣⲱⲡⲓ ϣⲁ ⲛⲓⲣⲱⲙⲓ</w:t>
            </w:r>
          </w:p>
        </w:tc>
      </w:tr>
      <w:tr w:rsidR="00BE768B" w14:paraId="0DEFCFBC" w14:textId="77777777" w:rsidTr="00D23F8F">
        <w:trPr>
          <w:cantSplit/>
          <w:jc w:val="center"/>
        </w:trPr>
        <w:tc>
          <w:tcPr>
            <w:tcW w:w="288" w:type="dxa"/>
          </w:tcPr>
          <w:p w14:paraId="4DD22F87" w14:textId="77777777" w:rsidR="00BE768B" w:rsidRDefault="00BE768B" w:rsidP="00D23F8F">
            <w:pPr>
              <w:pStyle w:val="CopticCross"/>
            </w:pPr>
            <w:r w:rsidRPr="00FB5ACB">
              <w:t>¿</w:t>
            </w:r>
          </w:p>
        </w:tc>
        <w:tc>
          <w:tcPr>
            <w:tcW w:w="3960" w:type="dxa"/>
          </w:tcPr>
          <w:p w14:paraId="13763406" w14:textId="77777777" w:rsidR="00BE768B" w:rsidRDefault="00BE768B" w:rsidP="00BE768B">
            <w:pPr>
              <w:pStyle w:val="EngHang"/>
            </w:pPr>
            <w:r>
              <w:t>Hail to the Mother of He</w:t>
            </w:r>
          </w:p>
          <w:p w14:paraId="38B685D3" w14:textId="77777777" w:rsidR="00BE768B" w:rsidRDefault="00BE768B" w:rsidP="00BE768B">
            <w:pPr>
              <w:pStyle w:val="EngHang"/>
            </w:pPr>
            <w:r>
              <w:t>Who was incarnate of His own will,</w:t>
            </w:r>
          </w:p>
          <w:p w14:paraId="4D38B99B" w14:textId="77777777" w:rsidR="00BE768B" w:rsidRDefault="00BE768B" w:rsidP="00BE768B">
            <w:pPr>
              <w:pStyle w:val="EngHang"/>
            </w:pPr>
            <w:r>
              <w:t>And the goodwill of His Father,</w:t>
            </w:r>
          </w:p>
          <w:p w14:paraId="143553DE" w14:textId="77777777" w:rsidR="00BE768B" w:rsidRDefault="00BE768B" w:rsidP="00BE768B">
            <w:pPr>
              <w:pStyle w:val="EngHangEnd"/>
            </w:pPr>
            <w:r>
              <w:t>And the Holy Spirit.</w:t>
            </w:r>
          </w:p>
        </w:tc>
        <w:tc>
          <w:tcPr>
            <w:tcW w:w="288" w:type="dxa"/>
          </w:tcPr>
          <w:p w14:paraId="5CDF15FB" w14:textId="77777777" w:rsidR="00BE768B" w:rsidRDefault="00BE768B" w:rsidP="00F25227"/>
        </w:tc>
        <w:tc>
          <w:tcPr>
            <w:tcW w:w="288" w:type="dxa"/>
          </w:tcPr>
          <w:p w14:paraId="755B3012" w14:textId="77777777" w:rsidR="00BE768B" w:rsidRDefault="00BE768B" w:rsidP="00D23F8F">
            <w:pPr>
              <w:pStyle w:val="CopticCross"/>
            </w:pPr>
            <w:r w:rsidRPr="00FB5ACB">
              <w:t>¿</w:t>
            </w:r>
          </w:p>
        </w:tc>
        <w:tc>
          <w:tcPr>
            <w:tcW w:w="3960" w:type="dxa"/>
          </w:tcPr>
          <w:p w14:paraId="46502656" w14:textId="77777777" w:rsidR="00BE768B" w:rsidRDefault="00BE768B" w:rsidP="008B5AA7">
            <w:pPr>
              <w:pStyle w:val="CopticVersemulti-line"/>
            </w:pPr>
            <w:r>
              <w:t>Ⲭⲉⲣⲉ ⲑ̀ⲙⲁⲩ ⲙ̀ⲫⲏⲉ̀ⲧⲁϥⲉⲣⲣⲱⲙⲓ</w:t>
            </w:r>
          </w:p>
          <w:p w14:paraId="0BDB9E91" w14:textId="77777777" w:rsidR="00BE768B" w:rsidRDefault="00BE768B" w:rsidP="008B5AA7">
            <w:pPr>
              <w:pStyle w:val="CopticVersemulti-line"/>
            </w:pPr>
            <w:r>
              <w:t>ϧⲉⲛ ⲡⲉϥⲟⲩⲱϣ ⲙ̀ⲙⲓⲛⲙ̀ⲙⲟϥ</w:t>
            </w:r>
          </w:p>
          <w:p w14:paraId="035ED4AE" w14:textId="77777777" w:rsidR="00BE768B" w:rsidRDefault="00BE768B" w:rsidP="008B5AA7">
            <w:pPr>
              <w:pStyle w:val="CopticVersemulti-line"/>
            </w:pPr>
            <w:r>
              <w:t>ⲛⲉⲙ ⲡ̀ϯⲙⲁϯ Ⲡ̀ⲉϥⲓⲱⲧ</w:t>
            </w:r>
          </w:p>
          <w:p w14:paraId="6811CCEF" w14:textId="77777777" w:rsidR="00BE768B" w:rsidRDefault="00BE768B" w:rsidP="008B5AA7">
            <w:pPr>
              <w:pStyle w:val="CopticVerse"/>
            </w:pPr>
            <w:r>
              <w:t>ⲛⲉⲙ Ⲡⲓⲡ̅ⲛ̅ⲁ ⲉ̅ⲑ̅ⲩ</w:t>
            </w:r>
          </w:p>
        </w:tc>
      </w:tr>
      <w:tr w:rsidR="00BE768B" w14:paraId="590A8390" w14:textId="77777777" w:rsidTr="00D23F8F">
        <w:trPr>
          <w:cantSplit/>
          <w:jc w:val="center"/>
        </w:trPr>
        <w:tc>
          <w:tcPr>
            <w:tcW w:w="288" w:type="dxa"/>
          </w:tcPr>
          <w:p w14:paraId="440109C8" w14:textId="77777777" w:rsidR="00BE768B" w:rsidRDefault="00BE768B" w:rsidP="00D23F8F">
            <w:pPr>
              <w:pStyle w:val="CopticCross"/>
            </w:pPr>
          </w:p>
        </w:tc>
        <w:tc>
          <w:tcPr>
            <w:tcW w:w="3960" w:type="dxa"/>
          </w:tcPr>
          <w:p w14:paraId="76E1171E" w14:textId="77777777" w:rsidR="00BE768B" w:rsidRDefault="00BE768B" w:rsidP="00BE768B">
            <w:pPr>
              <w:pStyle w:val="EngHang"/>
            </w:pPr>
            <w:r>
              <w:t>Hail to the golden pot,</w:t>
            </w:r>
          </w:p>
          <w:p w14:paraId="3440D575" w14:textId="77777777" w:rsidR="00BE768B" w:rsidRDefault="00BE768B" w:rsidP="00BE768B">
            <w:pPr>
              <w:pStyle w:val="EngHang"/>
            </w:pPr>
            <w:r>
              <w:t>Containing the manna,</w:t>
            </w:r>
          </w:p>
          <w:p w14:paraId="3649B136" w14:textId="77777777" w:rsidR="00BE768B" w:rsidRDefault="00BE768B" w:rsidP="00BE768B">
            <w:pPr>
              <w:pStyle w:val="EngHang"/>
            </w:pPr>
            <w:r>
              <w:t>And the rod of almond wood,</w:t>
            </w:r>
          </w:p>
          <w:p w14:paraId="442037F0" w14:textId="77777777" w:rsidR="00BE768B" w:rsidRDefault="00BE768B" w:rsidP="00BE768B">
            <w:pPr>
              <w:pStyle w:val="EngHangEnd"/>
            </w:pPr>
            <w:r>
              <w:t>Which Moses used to strike the rock.</w:t>
            </w:r>
          </w:p>
        </w:tc>
        <w:tc>
          <w:tcPr>
            <w:tcW w:w="288" w:type="dxa"/>
          </w:tcPr>
          <w:p w14:paraId="230ECB6E" w14:textId="77777777" w:rsidR="00BE768B" w:rsidRDefault="00BE768B" w:rsidP="00F25227"/>
        </w:tc>
        <w:tc>
          <w:tcPr>
            <w:tcW w:w="288" w:type="dxa"/>
          </w:tcPr>
          <w:p w14:paraId="099EFB41" w14:textId="77777777" w:rsidR="00BE768B" w:rsidRDefault="00BE768B" w:rsidP="00D23F8F">
            <w:pPr>
              <w:pStyle w:val="CopticCross"/>
            </w:pPr>
          </w:p>
        </w:tc>
        <w:tc>
          <w:tcPr>
            <w:tcW w:w="3960" w:type="dxa"/>
          </w:tcPr>
          <w:p w14:paraId="33199A3F" w14:textId="77777777" w:rsidR="00BE768B" w:rsidRDefault="00BE768B" w:rsidP="008B5AA7">
            <w:pPr>
              <w:pStyle w:val="CopticVersemulti-line"/>
            </w:pPr>
            <w:r>
              <w:t>Ⲭⲉⲣⲉ ⲡⲓⲥ̀ⲧⲁⲙⲛⲟⲥ ⲛ̀ⲛⲟⲩⲃ</w:t>
            </w:r>
          </w:p>
          <w:p w14:paraId="783F2E1D" w14:textId="77777777" w:rsidR="00BE768B" w:rsidRDefault="00BE768B" w:rsidP="008B5AA7">
            <w:pPr>
              <w:pStyle w:val="CopticVersemulti-line"/>
            </w:pPr>
            <w:r>
              <w:t>ⲉ̀ⲣⲉ ⲡⲓⲙⲁⲛⲛⲁ ϩⲏⲡ ⲛ̀ϧⲏⲧϥ</w:t>
            </w:r>
          </w:p>
          <w:p w14:paraId="2AD8F676" w14:textId="77777777" w:rsidR="00BE768B" w:rsidRDefault="00BE768B" w:rsidP="008B5AA7">
            <w:pPr>
              <w:pStyle w:val="CopticVersemulti-line"/>
            </w:pPr>
            <w:r>
              <w:t>ⲛⲉⲙ ⲡⲓϣ̀ⲃⲱⲧ ⲛ̀ϣⲉ ⲙ̀ⲡⲉⲩⲕⲓⲛⲱⲛ</w:t>
            </w:r>
          </w:p>
          <w:p w14:paraId="6073E44F" w14:textId="77777777" w:rsidR="00BE768B" w:rsidRDefault="00BE768B" w:rsidP="008B5AA7">
            <w:pPr>
              <w:pStyle w:val="CopticVerse"/>
            </w:pPr>
            <w:r>
              <w:t>ⲉ̀ⲧⲁ Ⲙⲱⲩ̀ⲥⲏⲥ ⲙⲉϣ ϯⲡⲉⲧⲣⲁ ⲛ̀ϧⲏⲧϥ</w:t>
            </w:r>
          </w:p>
        </w:tc>
      </w:tr>
      <w:tr w:rsidR="00BE768B" w14:paraId="43EE96BD" w14:textId="77777777" w:rsidTr="00D23F8F">
        <w:trPr>
          <w:cantSplit/>
          <w:jc w:val="center"/>
        </w:trPr>
        <w:tc>
          <w:tcPr>
            <w:tcW w:w="288" w:type="dxa"/>
          </w:tcPr>
          <w:p w14:paraId="0366157D" w14:textId="77777777" w:rsidR="00BE768B" w:rsidRDefault="00BE768B" w:rsidP="00D23F8F">
            <w:pPr>
              <w:pStyle w:val="CopticCross"/>
            </w:pPr>
            <w:r w:rsidRPr="00FB5ACB">
              <w:t>¿</w:t>
            </w:r>
          </w:p>
        </w:tc>
        <w:tc>
          <w:tcPr>
            <w:tcW w:w="3960" w:type="dxa"/>
          </w:tcPr>
          <w:p w14:paraId="7E531EA5" w14:textId="77777777" w:rsidR="00BE768B" w:rsidRPr="007425E1" w:rsidRDefault="00BE768B" w:rsidP="00BE768B">
            <w:pPr>
              <w:pStyle w:val="EngHang"/>
            </w:pPr>
            <w:r w:rsidRPr="007425E1">
              <w:t>Hail to you, O full of grace,</w:t>
            </w:r>
          </w:p>
          <w:p w14:paraId="55CB8FA9" w14:textId="77777777" w:rsidR="00BE768B" w:rsidRPr="007425E1" w:rsidRDefault="00BE768B" w:rsidP="00BE768B">
            <w:pPr>
              <w:pStyle w:val="EngHang"/>
            </w:pPr>
            <w:r w:rsidRPr="007425E1">
              <w:t>The spiritual table,</w:t>
            </w:r>
          </w:p>
          <w:p w14:paraId="7D5319A3" w14:textId="77777777" w:rsidR="00BE768B" w:rsidRPr="007425E1" w:rsidRDefault="00BE768B" w:rsidP="00BE768B">
            <w:pPr>
              <w:pStyle w:val="EngHang"/>
            </w:pPr>
            <w:r w:rsidRPr="007425E1">
              <w:t>That gives life to everyone,</w:t>
            </w:r>
          </w:p>
          <w:p w14:paraId="780B7AD9" w14:textId="77777777" w:rsidR="00BE768B" w:rsidRDefault="00BE768B" w:rsidP="00BE768B">
            <w:pPr>
              <w:pStyle w:val="EngHangEnd"/>
            </w:pPr>
            <w:r w:rsidRPr="007425E1">
              <w:t xml:space="preserve">Who eats </w:t>
            </w:r>
            <w:commentRangeStart w:id="835"/>
            <w:r w:rsidRPr="007425E1">
              <w:t>thereof</w:t>
            </w:r>
            <w:commentRangeEnd w:id="835"/>
            <w:r>
              <w:rPr>
                <w:rStyle w:val="CommentReference"/>
                <w:rFonts w:ascii="Times New Roman" w:eastAsiaTheme="minorHAnsi" w:hAnsi="Times New Roman" w:cstheme="minorBidi"/>
                <w:color w:val="auto"/>
              </w:rPr>
              <w:commentReference w:id="835"/>
            </w:r>
            <w:r w:rsidRPr="007425E1">
              <w:t>.</w:t>
            </w:r>
          </w:p>
        </w:tc>
        <w:tc>
          <w:tcPr>
            <w:tcW w:w="288" w:type="dxa"/>
          </w:tcPr>
          <w:p w14:paraId="6B74C1C1" w14:textId="77777777" w:rsidR="00BE768B" w:rsidRDefault="00BE768B" w:rsidP="00F25227"/>
        </w:tc>
        <w:tc>
          <w:tcPr>
            <w:tcW w:w="288" w:type="dxa"/>
          </w:tcPr>
          <w:p w14:paraId="7939EABE" w14:textId="77777777" w:rsidR="00BE768B" w:rsidRDefault="00BE768B" w:rsidP="00D23F8F">
            <w:pPr>
              <w:pStyle w:val="CopticCross"/>
            </w:pPr>
            <w:r w:rsidRPr="00FB5ACB">
              <w:t>¿</w:t>
            </w:r>
          </w:p>
        </w:tc>
        <w:tc>
          <w:tcPr>
            <w:tcW w:w="3960" w:type="dxa"/>
          </w:tcPr>
          <w:p w14:paraId="3DEF6EF0" w14:textId="77777777" w:rsidR="00BE768B" w:rsidRDefault="00BE768B" w:rsidP="008B5AA7">
            <w:pPr>
              <w:pStyle w:val="CopticVersemulti-line"/>
            </w:pPr>
            <w:r>
              <w:t>Ⲭⲉⲣⲉ ⲕⲉⲭⲁⲣⲓⲧⲱⲙⲉⲛⲏ</w:t>
            </w:r>
          </w:p>
          <w:p w14:paraId="257FC707" w14:textId="77777777" w:rsidR="00BE768B" w:rsidRDefault="00BE768B" w:rsidP="008B5AA7">
            <w:pPr>
              <w:pStyle w:val="CopticVersemulti-line"/>
            </w:pPr>
            <w:r>
              <w:t>ⲱ̀ ϯⲧ̀ⲣⲁⲡⲉⲍⲁ ⲙ̀ⲡ̅ⲛ̅ⲁⲧⲓⲕⲏ</w:t>
            </w:r>
          </w:p>
          <w:p w14:paraId="32032937" w14:textId="77777777" w:rsidR="00BE768B" w:rsidRDefault="00BE768B" w:rsidP="008B5AA7">
            <w:pPr>
              <w:pStyle w:val="CopticVersemulti-line"/>
            </w:pPr>
            <w:r>
              <w:t>ⲉⲧϯ ⲙ̀ⲡ̀ⲱⲛϧ ⲛ̀ⲟⲩⲟⲛ ⲛⲓⲃⲉⲛ</w:t>
            </w:r>
          </w:p>
          <w:p w14:paraId="3E50FC5F" w14:textId="77777777" w:rsidR="00BE768B" w:rsidRDefault="00BE768B" w:rsidP="008B5AA7">
            <w:pPr>
              <w:pStyle w:val="CopticVerse"/>
            </w:pPr>
            <w:r>
              <w:t>ⲉⲑⲛⲁⲟⲩⲱⲙ ⲉ̀ⲃⲟⲗⲛ̀ϧⲏⲧⲥ</w:t>
            </w:r>
          </w:p>
        </w:tc>
      </w:tr>
      <w:tr w:rsidR="00BE768B" w14:paraId="21D62601" w14:textId="77777777" w:rsidTr="00D23F8F">
        <w:trPr>
          <w:cantSplit/>
          <w:jc w:val="center"/>
        </w:trPr>
        <w:tc>
          <w:tcPr>
            <w:tcW w:w="288" w:type="dxa"/>
          </w:tcPr>
          <w:p w14:paraId="33199C6A" w14:textId="77777777" w:rsidR="00BE768B" w:rsidRDefault="00BE768B" w:rsidP="00D23F8F">
            <w:pPr>
              <w:pStyle w:val="CopticCross"/>
            </w:pPr>
          </w:p>
        </w:tc>
        <w:tc>
          <w:tcPr>
            <w:tcW w:w="3960" w:type="dxa"/>
          </w:tcPr>
          <w:p w14:paraId="78925A7B" w14:textId="77777777" w:rsidR="00BE768B" w:rsidRPr="007425E1" w:rsidRDefault="00BE768B" w:rsidP="00BE768B">
            <w:pPr>
              <w:pStyle w:val="EngHang"/>
            </w:pPr>
            <w:r w:rsidRPr="007425E1">
              <w:t>Hail to the incorrupt</w:t>
            </w:r>
            <w:r w:rsidR="00FE0AE4">
              <w:rPr>
                <w:rStyle w:val="FootnoteReference"/>
                <w:rFonts w:eastAsiaTheme="majorEastAsia"/>
                <w:lang w:val="en-GB"/>
              </w:rPr>
              <w:t xml:space="preserve"> </w:t>
            </w:r>
            <w:r w:rsidRPr="007425E1">
              <w:t>vessel,</w:t>
            </w:r>
          </w:p>
          <w:p w14:paraId="21A627EE" w14:textId="77777777" w:rsidR="00BE768B" w:rsidRPr="007425E1" w:rsidRDefault="00BE768B" w:rsidP="00BE768B">
            <w:pPr>
              <w:pStyle w:val="EngHang"/>
            </w:pPr>
            <w:r w:rsidRPr="007425E1">
              <w:t>Of the Divinity,</w:t>
            </w:r>
          </w:p>
          <w:p w14:paraId="7E56AA0D" w14:textId="77777777" w:rsidR="00BE768B" w:rsidRPr="007425E1" w:rsidRDefault="00BE768B" w:rsidP="00BE768B">
            <w:pPr>
              <w:pStyle w:val="EngHang"/>
            </w:pPr>
            <w:r w:rsidRPr="007425E1">
              <w:t>That heals everyone,</w:t>
            </w:r>
          </w:p>
          <w:p w14:paraId="5DC6B7B2" w14:textId="77777777" w:rsidR="00BE768B" w:rsidRDefault="00BE768B" w:rsidP="00BE768B">
            <w:pPr>
              <w:pStyle w:val="EngHangEnd"/>
            </w:pPr>
            <w:r w:rsidRPr="007425E1">
              <w:t>Who drinks thereof.</w:t>
            </w:r>
          </w:p>
        </w:tc>
        <w:tc>
          <w:tcPr>
            <w:tcW w:w="288" w:type="dxa"/>
          </w:tcPr>
          <w:p w14:paraId="2B8214FC" w14:textId="77777777" w:rsidR="00BE768B" w:rsidRDefault="00BE768B" w:rsidP="00F25227"/>
        </w:tc>
        <w:tc>
          <w:tcPr>
            <w:tcW w:w="288" w:type="dxa"/>
          </w:tcPr>
          <w:p w14:paraId="386BE1E9" w14:textId="77777777" w:rsidR="00BE768B" w:rsidRDefault="00BE768B" w:rsidP="00D23F8F">
            <w:pPr>
              <w:pStyle w:val="CopticCross"/>
            </w:pPr>
          </w:p>
        </w:tc>
        <w:tc>
          <w:tcPr>
            <w:tcW w:w="3960" w:type="dxa"/>
          </w:tcPr>
          <w:p w14:paraId="1DC683BC" w14:textId="77777777" w:rsidR="00BE768B" w:rsidRDefault="00BE768B" w:rsidP="008B5AA7">
            <w:pPr>
              <w:pStyle w:val="CopticVersemulti-line"/>
            </w:pPr>
            <w:r w:rsidRPr="008B5AA7">
              <w:t>Ⲭⲉⲣⲉ ⲡⲓⲕⲩⲙⲓⲗⲗⲓⲟⲛ</w:t>
            </w:r>
          </w:p>
          <w:p w14:paraId="63B87FD6" w14:textId="77777777" w:rsidR="00BE768B" w:rsidRDefault="00BE768B" w:rsidP="008B5AA7">
            <w:pPr>
              <w:pStyle w:val="CopticVersemulti-line"/>
            </w:pPr>
            <w:r w:rsidRPr="008B5AA7">
              <w:t>ⲛ̀ⲁⲫⲑⲁⲣⲧⲟⲛ ⲛ̀ⲧⲉ ϯⲙⲉⲑⲛⲟⲩϯ</w:t>
            </w:r>
          </w:p>
          <w:p w14:paraId="380D2BF4" w14:textId="77777777" w:rsidR="00BE768B" w:rsidRDefault="00BE768B" w:rsidP="008B5AA7">
            <w:pPr>
              <w:pStyle w:val="CopticVersemulti-line"/>
            </w:pPr>
            <w:r w:rsidRPr="008B5AA7">
              <w:t>ⲉ̀ⲧⲉⲫⲁϧⲣⲓ ⲛ̀ⲟⲩⲟⲛ ⲛⲓⲃⲉⲛ</w:t>
            </w:r>
          </w:p>
          <w:p w14:paraId="6C5C091A" w14:textId="77777777" w:rsidR="00BE768B" w:rsidRDefault="00BE768B" w:rsidP="008B5AA7">
            <w:pPr>
              <w:pStyle w:val="CopticVerse"/>
            </w:pPr>
            <w:r w:rsidRPr="008B5AA7">
              <w:t>ⲉⲑⲛⲁⲥⲱ ⲉ̀ⲃⲟⲗⲛ̀ϧⲏⲧϥ</w:t>
            </w:r>
          </w:p>
        </w:tc>
      </w:tr>
      <w:tr w:rsidR="00BE768B" w14:paraId="283C7E7F" w14:textId="77777777" w:rsidTr="00D23F8F">
        <w:trPr>
          <w:cantSplit/>
          <w:jc w:val="center"/>
        </w:trPr>
        <w:tc>
          <w:tcPr>
            <w:tcW w:w="288" w:type="dxa"/>
          </w:tcPr>
          <w:p w14:paraId="2F7CBC12" w14:textId="77777777" w:rsidR="00BE768B" w:rsidRDefault="00BE768B" w:rsidP="00D23F8F">
            <w:pPr>
              <w:pStyle w:val="CopticCross"/>
            </w:pPr>
            <w:r w:rsidRPr="00FB5ACB">
              <w:lastRenderedPageBreak/>
              <w:t>¿</w:t>
            </w:r>
          </w:p>
        </w:tc>
        <w:tc>
          <w:tcPr>
            <w:tcW w:w="3960" w:type="dxa"/>
          </w:tcPr>
          <w:p w14:paraId="5F47D1DC" w14:textId="77777777" w:rsidR="00BE768B" w:rsidRDefault="00BE768B" w:rsidP="00BE768B">
            <w:pPr>
              <w:pStyle w:val="EngHang"/>
            </w:pPr>
            <w:r>
              <w:t>Eagerly I will start</w:t>
            </w:r>
          </w:p>
          <w:p w14:paraId="614ABE29" w14:textId="77777777" w:rsidR="00BE768B" w:rsidRDefault="00BE768B" w:rsidP="00BE768B">
            <w:pPr>
              <w:pStyle w:val="EngHang"/>
            </w:pPr>
            <w:r>
              <w:t>To move the instrument of my tongue,</w:t>
            </w:r>
          </w:p>
          <w:p w14:paraId="0B6E118D" w14:textId="77777777" w:rsidR="00BE768B" w:rsidRDefault="00BE768B" w:rsidP="00BE768B">
            <w:pPr>
              <w:pStyle w:val="EngHang"/>
            </w:pPr>
            <w:r>
              <w:t>And sing of the honour of this Virgin</w:t>
            </w:r>
          </w:p>
          <w:p w14:paraId="18A3FBDB" w14:textId="77777777" w:rsidR="00BE768B" w:rsidRDefault="00BE768B" w:rsidP="00BE768B">
            <w:pPr>
              <w:pStyle w:val="EngHangEnd"/>
            </w:pPr>
            <w:r>
              <w:t>And the types of her.</w:t>
            </w:r>
          </w:p>
        </w:tc>
        <w:tc>
          <w:tcPr>
            <w:tcW w:w="288" w:type="dxa"/>
          </w:tcPr>
          <w:p w14:paraId="6601CBC9" w14:textId="77777777" w:rsidR="00BE768B" w:rsidRDefault="00BE768B" w:rsidP="00F25227"/>
        </w:tc>
        <w:tc>
          <w:tcPr>
            <w:tcW w:w="288" w:type="dxa"/>
          </w:tcPr>
          <w:p w14:paraId="6DF3C5F1" w14:textId="77777777" w:rsidR="00BE768B" w:rsidRDefault="00BE768B" w:rsidP="00D23F8F">
            <w:pPr>
              <w:pStyle w:val="CopticCross"/>
            </w:pPr>
            <w:r w:rsidRPr="00FB5ACB">
              <w:t>¿</w:t>
            </w:r>
          </w:p>
        </w:tc>
        <w:tc>
          <w:tcPr>
            <w:tcW w:w="3960" w:type="dxa"/>
          </w:tcPr>
          <w:p w14:paraId="3BFDAC48" w14:textId="77777777" w:rsidR="00BE768B" w:rsidRDefault="00BE768B" w:rsidP="008B5AA7">
            <w:pPr>
              <w:pStyle w:val="CopticVersemulti-line"/>
            </w:pPr>
            <w:r w:rsidRPr="008B5AA7">
              <w:t>Ⲁⲓⲛⲁⲉⲣϩⲏⲧⲥ ϧⲉⲛ ⲟⲩϭⲓϣϣⲱⲟⲩ</w:t>
            </w:r>
          </w:p>
          <w:p w14:paraId="0DC71835" w14:textId="77777777" w:rsidR="00BE768B" w:rsidRPr="00582AD7" w:rsidRDefault="00BE768B" w:rsidP="008B5AA7">
            <w:pPr>
              <w:pStyle w:val="CopticVersemulti-line"/>
            </w:pPr>
            <w:commentRangeStart w:id="836"/>
            <w:r w:rsidRPr="00582AD7">
              <w:t>ⲛ̀ⲧⲁⲕⲓⲙ ⲙ̀ⲡ̀ⲟⲣⲅⲁⲛⲟⲛ ⲙ̀ⲡⲁⲗⲁⲥ</w:t>
            </w:r>
          </w:p>
          <w:p w14:paraId="29F858C3" w14:textId="77777777" w:rsidR="00BE768B" w:rsidRDefault="00BE768B" w:rsidP="008B5AA7">
            <w:pPr>
              <w:pStyle w:val="CopticVersemulti-line"/>
            </w:pPr>
            <w:r w:rsidRPr="00582AD7">
              <w:t>ⲛ̀ⲧⲁϫⲱ ⲙ̀ⲡ̀ⲧⲁⲓⲟ̀ ⲛ̀ⲧⲉ ⲧⲁⲓⲡⲁⲣⲑⲉⲛⲟⲥ</w:t>
            </w:r>
            <w:commentRangeEnd w:id="836"/>
            <w:r w:rsidR="00582AD7">
              <w:rPr>
                <w:rStyle w:val="CommentReference"/>
                <w:rFonts w:ascii="Garamond" w:hAnsi="Garamond" w:cstheme="minorBidi"/>
                <w:noProof w:val="0"/>
                <w:lang w:val="en-CA"/>
              </w:rPr>
              <w:commentReference w:id="836"/>
            </w:r>
          </w:p>
          <w:p w14:paraId="3771EA76" w14:textId="77777777" w:rsidR="00BE768B" w:rsidRDefault="00BE768B" w:rsidP="008B5AA7">
            <w:pPr>
              <w:pStyle w:val="CopticVerse"/>
            </w:pPr>
            <w:r w:rsidRPr="008B5AA7">
              <w:t>ⲛⲉⲙ ⲛⲉⲥⲥⲩⲅⲅⲱⲙⲓⲟⲛ ⲉⲩⲥⲟⲡ</w:t>
            </w:r>
          </w:p>
        </w:tc>
      </w:tr>
      <w:tr w:rsidR="00BE768B" w14:paraId="09DA8508" w14:textId="77777777" w:rsidTr="00D23F8F">
        <w:trPr>
          <w:cantSplit/>
          <w:jc w:val="center"/>
        </w:trPr>
        <w:tc>
          <w:tcPr>
            <w:tcW w:w="288" w:type="dxa"/>
          </w:tcPr>
          <w:p w14:paraId="33CD8882" w14:textId="77777777" w:rsidR="00BE768B" w:rsidRDefault="00BE768B" w:rsidP="00D23F8F">
            <w:pPr>
              <w:pStyle w:val="CopticCross"/>
            </w:pPr>
          </w:p>
        </w:tc>
        <w:tc>
          <w:tcPr>
            <w:tcW w:w="3960" w:type="dxa"/>
          </w:tcPr>
          <w:p w14:paraId="6EFAA9CE" w14:textId="77777777" w:rsidR="00BE768B" w:rsidRPr="007425E1" w:rsidRDefault="00BE768B" w:rsidP="00BE768B">
            <w:pPr>
              <w:pStyle w:val="EngHang"/>
            </w:pPr>
            <w:r w:rsidRPr="007425E1">
              <w:t>For she is our pride,</w:t>
            </w:r>
          </w:p>
          <w:p w14:paraId="21514816" w14:textId="77777777" w:rsidR="00BE768B" w:rsidRPr="007425E1" w:rsidRDefault="00BE768B" w:rsidP="00BE768B">
            <w:pPr>
              <w:pStyle w:val="EngHang"/>
            </w:pPr>
            <w:r>
              <w:t>Our hope and our firmness</w:t>
            </w:r>
          </w:p>
          <w:p w14:paraId="46473E65" w14:textId="77777777" w:rsidR="00BE768B" w:rsidRPr="007425E1" w:rsidRDefault="00BE768B" w:rsidP="00BE768B">
            <w:pPr>
              <w:pStyle w:val="EngHang"/>
            </w:pPr>
            <w:r w:rsidRPr="007425E1">
              <w:t>In the Parousia</w:t>
            </w:r>
            <w:r w:rsidR="00FE0AE4">
              <w:rPr>
                <w:rStyle w:val="FootnoteReference"/>
                <w:rFonts w:eastAsiaTheme="majorEastAsia"/>
                <w:lang w:val="en-GB"/>
              </w:rPr>
              <w:t xml:space="preserve"> </w:t>
            </w:r>
            <w:r w:rsidRPr="007425E1">
              <w:t>of our God,</w:t>
            </w:r>
          </w:p>
          <w:p w14:paraId="363190B1" w14:textId="77777777" w:rsidR="00BE768B" w:rsidRDefault="00BE768B" w:rsidP="00BE768B">
            <w:pPr>
              <w:pStyle w:val="EngHangEnd"/>
            </w:pPr>
            <w:r w:rsidRPr="007425E1">
              <w:t>Our Lord Jesus Christ.</w:t>
            </w:r>
          </w:p>
        </w:tc>
        <w:tc>
          <w:tcPr>
            <w:tcW w:w="288" w:type="dxa"/>
          </w:tcPr>
          <w:p w14:paraId="2688B4A3" w14:textId="77777777" w:rsidR="00BE768B" w:rsidRDefault="00BE768B" w:rsidP="00F25227"/>
        </w:tc>
        <w:tc>
          <w:tcPr>
            <w:tcW w:w="288" w:type="dxa"/>
          </w:tcPr>
          <w:p w14:paraId="65869EFD" w14:textId="77777777" w:rsidR="00BE768B" w:rsidRDefault="00BE768B" w:rsidP="00D23F8F">
            <w:pPr>
              <w:pStyle w:val="CopticCross"/>
            </w:pPr>
          </w:p>
        </w:tc>
        <w:tc>
          <w:tcPr>
            <w:tcW w:w="3960" w:type="dxa"/>
          </w:tcPr>
          <w:p w14:paraId="788E3E93" w14:textId="77777777" w:rsidR="00BE768B" w:rsidRDefault="00BE768B" w:rsidP="008B5AA7">
            <w:pPr>
              <w:pStyle w:val="CopticVersemulti-line"/>
            </w:pPr>
            <w:r w:rsidRPr="008B5AA7">
              <w:t>Ϫⲉ ⲛ̀ⲑⲟⲥ ⲅⲁⲣ ⲡⲉ ⲡⲉⲛϣⲟⲩϣⲟⲩ</w:t>
            </w:r>
          </w:p>
          <w:p w14:paraId="04039879" w14:textId="77777777" w:rsidR="00BE768B" w:rsidRDefault="00BE768B" w:rsidP="008B5AA7">
            <w:pPr>
              <w:pStyle w:val="CopticVersemulti-line"/>
            </w:pPr>
            <w:r w:rsidRPr="008B5AA7">
              <w:t>ⲛⲉⲙ ⲧⲉⲛϩⲉⲗⲡⲓⲥ ⲛⲉⲙ ⲡⲉⲛⲧⲁϫⲣⲟ</w:t>
            </w:r>
          </w:p>
          <w:p w14:paraId="18FD123B" w14:textId="77777777" w:rsidR="00BE768B" w:rsidRDefault="00BE768B" w:rsidP="008B5AA7">
            <w:pPr>
              <w:pStyle w:val="CopticVersemulti-line"/>
            </w:pPr>
            <w:r w:rsidRPr="008B5AA7">
              <w:t>ϧⲉⲛ ⲧ̀ⲡⲁⲣⲟⲩⲥⲓⲁ̀ ⲙ̀Ⲡⲉⲛⲛⲟⲩϯ</w:t>
            </w:r>
          </w:p>
          <w:p w14:paraId="3FB124B8" w14:textId="77777777" w:rsidR="00BE768B" w:rsidRDefault="00BE768B" w:rsidP="008B5AA7">
            <w:pPr>
              <w:pStyle w:val="CopticVerse"/>
            </w:pPr>
            <w:r w:rsidRPr="008B5AA7">
              <w:t>Ⲡⲉⲛⲟ̅ⲥ̅ Ⲓⲏ̅ⲥ Ⲡⲭ̅ⲥ</w:t>
            </w:r>
          </w:p>
        </w:tc>
      </w:tr>
      <w:tr w:rsidR="00BE768B" w14:paraId="66545DF5" w14:textId="77777777" w:rsidTr="00D23F8F">
        <w:trPr>
          <w:cantSplit/>
          <w:jc w:val="center"/>
        </w:trPr>
        <w:tc>
          <w:tcPr>
            <w:tcW w:w="288" w:type="dxa"/>
          </w:tcPr>
          <w:p w14:paraId="1F2E43BF" w14:textId="77777777" w:rsidR="00BE768B" w:rsidRDefault="00BE768B" w:rsidP="00D23F8F">
            <w:pPr>
              <w:pStyle w:val="CopticCross"/>
            </w:pPr>
            <w:r w:rsidRPr="00FB5ACB">
              <w:t>¿</w:t>
            </w:r>
          </w:p>
        </w:tc>
        <w:tc>
          <w:tcPr>
            <w:tcW w:w="3960" w:type="dxa"/>
          </w:tcPr>
          <w:p w14:paraId="4CE9C6EF" w14:textId="77777777" w:rsidR="00BE768B" w:rsidRPr="007425E1" w:rsidRDefault="00BE768B" w:rsidP="00BE768B">
            <w:pPr>
              <w:pStyle w:val="EngHang"/>
            </w:pPr>
            <w:r w:rsidRPr="007425E1">
              <w:t>We exalt you befittingly,</w:t>
            </w:r>
          </w:p>
          <w:p w14:paraId="3F81A2C7" w14:textId="77777777" w:rsidR="00BE768B" w:rsidRPr="007425E1" w:rsidRDefault="00BE768B" w:rsidP="00BE768B">
            <w:pPr>
              <w:pStyle w:val="EngHang"/>
            </w:pPr>
            <w:r w:rsidRPr="007425E1">
              <w:t>With your cousin Elizabeth,</w:t>
            </w:r>
          </w:p>
          <w:p w14:paraId="6B4E91F8" w14:textId="77777777" w:rsidR="00BE768B" w:rsidRPr="007425E1" w:rsidRDefault="00BE768B" w:rsidP="00BE768B">
            <w:pPr>
              <w:pStyle w:val="EngHang"/>
            </w:pPr>
            <w:r w:rsidRPr="007425E1">
              <w:t>“Blessed are you among women,</w:t>
            </w:r>
          </w:p>
          <w:p w14:paraId="4042C397" w14:textId="77777777" w:rsidR="00BE768B" w:rsidRDefault="00BE768B" w:rsidP="00BE768B">
            <w:pPr>
              <w:pStyle w:val="EngHangEnd"/>
            </w:pPr>
            <w:r w:rsidRPr="007425E1">
              <w:t>And blessed is the fruit of your womb.”</w:t>
            </w:r>
          </w:p>
        </w:tc>
        <w:tc>
          <w:tcPr>
            <w:tcW w:w="288" w:type="dxa"/>
          </w:tcPr>
          <w:p w14:paraId="5C56524B" w14:textId="77777777" w:rsidR="00BE768B" w:rsidRDefault="00BE768B" w:rsidP="00F25227"/>
        </w:tc>
        <w:tc>
          <w:tcPr>
            <w:tcW w:w="288" w:type="dxa"/>
          </w:tcPr>
          <w:p w14:paraId="769FEA4C" w14:textId="77777777" w:rsidR="00BE768B" w:rsidRDefault="00BE768B" w:rsidP="00D23F8F">
            <w:pPr>
              <w:pStyle w:val="CopticCross"/>
            </w:pPr>
            <w:r w:rsidRPr="00FB5ACB">
              <w:t>¿</w:t>
            </w:r>
          </w:p>
        </w:tc>
        <w:tc>
          <w:tcPr>
            <w:tcW w:w="3960" w:type="dxa"/>
          </w:tcPr>
          <w:p w14:paraId="6FEC6AC1" w14:textId="77777777" w:rsidR="00BE768B" w:rsidRDefault="00BE768B" w:rsidP="008B5AA7">
            <w:pPr>
              <w:pStyle w:val="CopticVersemulti-line"/>
            </w:pPr>
            <w:r w:rsidRPr="008B5AA7">
              <w:t>Ⲧⲉⲛϭⲓⲥⲓ ⲙ̀ⲙⲟ ϧⲉⲛ ⲟⲩⲉⲙⲡ̀ϣⲁ</w:t>
            </w:r>
          </w:p>
          <w:p w14:paraId="5BC865C6" w14:textId="77777777" w:rsidR="00BE768B" w:rsidRDefault="00BE768B" w:rsidP="008B5AA7">
            <w:pPr>
              <w:pStyle w:val="CopticVersemulti-line"/>
            </w:pPr>
            <w:r w:rsidRPr="008B5AA7">
              <w:t>ⲛⲉⲙ Ⲉ̀ⲗⲓⲥⲁⲃⲉⲧ ⲧⲉⲥⲩⲅⲅⲉⲛⲏⲥ</w:t>
            </w:r>
          </w:p>
          <w:p w14:paraId="31F539EB" w14:textId="77777777" w:rsidR="00BE768B" w:rsidRDefault="00BE768B" w:rsidP="008B5AA7">
            <w:pPr>
              <w:pStyle w:val="CopticVersemulti-line"/>
            </w:pPr>
            <w:r w:rsidRPr="008B5AA7">
              <w:t xml:space="preserve">ϫⲉ ⲧⲉⲥ̀ⲙⲁⲣⲱⲟⲩⲧ ⲛ̀ⲑⲟ ϧⲉⲛ ⲛⲓϩⲓⲟ̀ⲙⲓ </w:t>
            </w:r>
          </w:p>
          <w:p w14:paraId="27BBAFCF" w14:textId="77777777" w:rsidR="00BE768B" w:rsidRDefault="00BE768B" w:rsidP="008B5AA7">
            <w:pPr>
              <w:pStyle w:val="CopticVerse"/>
            </w:pPr>
            <w:r w:rsidRPr="008B5AA7">
              <w:t>ϥ̀ⲥ̀ⲙⲁⲣⲱⲟⲩⲧ ⲛ̀ϫⲉ ⲡ̀ⲟⲩⲧⲁϩ ⲛ̀ⲧⲉ ⲧⲉⲛⲉϫⲓ</w:t>
            </w:r>
          </w:p>
        </w:tc>
      </w:tr>
      <w:tr w:rsidR="00BE768B" w14:paraId="1A64F034" w14:textId="77777777" w:rsidTr="00D23F8F">
        <w:trPr>
          <w:cantSplit/>
          <w:jc w:val="center"/>
        </w:trPr>
        <w:tc>
          <w:tcPr>
            <w:tcW w:w="288" w:type="dxa"/>
          </w:tcPr>
          <w:p w14:paraId="4DA55DF7" w14:textId="77777777" w:rsidR="00BE768B" w:rsidRDefault="00BE768B" w:rsidP="00D23F8F">
            <w:pPr>
              <w:pStyle w:val="CopticCross"/>
            </w:pPr>
          </w:p>
        </w:tc>
        <w:tc>
          <w:tcPr>
            <w:tcW w:w="3960" w:type="dxa"/>
          </w:tcPr>
          <w:p w14:paraId="5C129E07" w14:textId="77777777" w:rsidR="00BE768B" w:rsidRPr="007425E1" w:rsidRDefault="00BE768B" w:rsidP="00BE768B">
            <w:pPr>
              <w:pStyle w:val="EngHang"/>
            </w:pPr>
            <w:r w:rsidRPr="007425E1">
              <w:t>We give you salutation,</w:t>
            </w:r>
          </w:p>
          <w:p w14:paraId="51454F74" w14:textId="77777777" w:rsidR="00BE768B" w:rsidRPr="007425E1" w:rsidRDefault="00BE768B" w:rsidP="00BE768B">
            <w:pPr>
              <w:pStyle w:val="EngHang"/>
            </w:pPr>
            <w:r w:rsidRPr="007425E1">
              <w:t>With Gabriel the Angel,</w:t>
            </w:r>
          </w:p>
          <w:p w14:paraId="6B05F7F8" w14:textId="77777777" w:rsidR="00BE768B" w:rsidRPr="007425E1" w:rsidRDefault="00BE768B" w:rsidP="00BE768B">
            <w:pPr>
              <w:pStyle w:val="EngHang"/>
            </w:pPr>
            <w:r w:rsidRPr="007425E1">
              <w:t>“Hail to you O full of grace,</w:t>
            </w:r>
          </w:p>
          <w:p w14:paraId="5F06D556" w14:textId="77777777" w:rsidR="00BE768B" w:rsidRDefault="00BE768B" w:rsidP="00BE768B">
            <w:pPr>
              <w:pStyle w:val="EngHangEnd"/>
            </w:pPr>
            <w:r w:rsidRPr="007425E1">
              <w:t>The Lord is with you.”</w:t>
            </w:r>
          </w:p>
        </w:tc>
        <w:tc>
          <w:tcPr>
            <w:tcW w:w="288" w:type="dxa"/>
          </w:tcPr>
          <w:p w14:paraId="243321FB" w14:textId="77777777" w:rsidR="00BE768B" w:rsidRDefault="00BE768B" w:rsidP="00F25227"/>
        </w:tc>
        <w:tc>
          <w:tcPr>
            <w:tcW w:w="288" w:type="dxa"/>
          </w:tcPr>
          <w:p w14:paraId="58AB5693" w14:textId="77777777" w:rsidR="00BE768B" w:rsidRDefault="00BE768B" w:rsidP="00D23F8F">
            <w:pPr>
              <w:pStyle w:val="CopticCross"/>
            </w:pPr>
          </w:p>
        </w:tc>
        <w:tc>
          <w:tcPr>
            <w:tcW w:w="3960" w:type="dxa"/>
          </w:tcPr>
          <w:p w14:paraId="40252EAD" w14:textId="77777777" w:rsidR="00BE768B" w:rsidRDefault="00BE768B" w:rsidP="008B5AA7">
            <w:pPr>
              <w:pStyle w:val="CopticVersemulti-line"/>
            </w:pPr>
            <w:r w:rsidRPr="008B5AA7">
              <w:t>Ⲧⲉⲛϯ ⲛⲉ ⲙ̀ⲡⲓⲭⲉⲣⲉⲧⲓⲥⲙⲟⲥ</w:t>
            </w:r>
          </w:p>
          <w:p w14:paraId="6D7C848D" w14:textId="77777777" w:rsidR="00BE768B" w:rsidRDefault="00BE768B" w:rsidP="008B5AA7">
            <w:pPr>
              <w:pStyle w:val="CopticVersemulti-line"/>
            </w:pPr>
            <w:r w:rsidRPr="008B5AA7">
              <w:t>ⲛⲉⲙ Ⲅⲁⲃⲣⲓⲏⲗ ⲡⲓⲁⲅⲅⲉⲗⲟⲥ</w:t>
            </w:r>
          </w:p>
          <w:p w14:paraId="5CF61007" w14:textId="77777777" w:rsidR="00BE768B" w:rsidRDefault="00BE768B" w:rsidP="008B5AA7">
            <w:pPr>
              <w:pStyle w:val="CopticVersemulti-line"/>
            </w:pPr>
            <w:r w:rsidRPr="008B5AA7">
              <w:t>ϫⲉ ⲭⲉⲣⲉ ⲕⲉⲭⲁⲣⲓⲧⲱⲙⲉⲛⲏ</w:t>
            </w:r>
          </w:p>
          <w:p w14:paraId="66D1D1A7" w14:textId="77777777" w:rsidR="00BE768B" w:rsidRDefault="00BE768B" w:rsidP="008B5AA7">
            <w:pPr>
              <w:pStyle w:val="CopticVerse"/>
            </w:pPr>
            <w:r w:rsidRPr="008B5AA7">
              <w:t>ⲟ̀ Ⲕⲩⲣⲓⲟⲥ ⲙⲉⲧⲁ ⲥⲟⲩ</w:t>
            </w:r>
          </w:p>
        </w:tc>
      </w:tr>
      <w:tr w:rsidR="00F25227" w14:paraId="2DF8AD6B" w14:textId="77777777" w:rsidTr="00D23F8F">
        <w:trPr>
          <w:cantSplit/>
          <w:jc w:val="center"/>
        </w:trPr>
        <w:tc>
          <w:tcPr>
            <w:tcW w:w="288" w:type="dxa"/>
          </w:tcPr>
          <w:p w14:paraId="2D5FAA06" w14:textId="77777777" w:rsidR="00F25227" w:rsidRDefault="00D23F8F" w:rsidP="00D23F8F">
            <w:pPr>
              <w:pStyle w:val="CopticCross"/>
            </w:pPr>
            <w:r w:rsidRPr="00FB5ACB">
              <w:t>¿</w:t>
            </w:r>
          </w:p>
        </w:tc>
        <w:tc>
          <w:tcPr>
            <w:tcW w:w="3960" w:type="dxa"/>
          </w:tcPr>
          <w:p w14:paraId="4A0A6552" w14:textId="77777777" w:rsidR="00F25227" w:rsidRPr="00BE768B" w:rsidRDefault="00F25227" w:rsidP="00D23F8F">
            <w:pPr>
              <w:pStyle w:val="EngHang"/>
            </w:pPr>
            <w:r w:rsidRPr="00BE768B">
              <w:t>Hail to you O Virgin,</w:t>
            </w:r>
          </w:p>
          <w:p w14:paraId="56FB9AA9" w14:textId="77777777" w:rsidR="00D15008" w:rsidRDefault="00D15008" w:rsidP="00D15008">
            <w:pPr>
              <w:pStyle w:val="EngHang"/>
            </w:pPr>
            <w:r>
              <w:t>The true</w:t>
            </w:r>
            <w:r>
              <w:rPr>
                <w:rStyle w:val="FootnoteReference"/>
              </w:rPr>
              <w:footnoteReference w:id="25"/>
            </w:r>
            <w:r>
              <w:t xml:space="preserve"> Queen.</w:t>
            </w:r>
          </w:p>
          <w:p w14:paraId="5974E7AD" w14:textId="77777777" w:rsidR="00F25227" w:rsidRPr="00BE768B" w:rsidRDefault="00F25227" w:rsidP="00D23F8F">
            <w:pPr>
              <w:pStyle w:val="EngHang"/>
            </w:pPr>
            <w:r w:rsidRPr="00BE768B">
              <w:t>Hail to the pride of our race,</w:t>
            </w:r>
          </w:p>
          <w:p w14:paraId="74E8B009" w14:textId="77777777" w:rsidR="00F25227" w:rsidRPr="00BE768B" w:rsidRDefault="00F25227" w:rsidP="00D23F8F">
            <w:pPr>
              <w:pStyle w:val="EngHangEnd"/>
            </w:pPr>
            <w:r w:rsidRPr="00BE768B">
              <w:t>Who has borne to us Emmanuel.</w:t>
            </w:r>
          </w:p>
        </w:tc>
        <w:tc>
          <w:tcPr>
            <w:tcW w:w="288" w:type="dxa"/>
          </w:tcPr>
          <w:p w14:paraId="1DB64175" w14:textId="77777777" w:rsidR="00F25227" w:rsidRDefault="00F25227" w:rsidP="00D23F8F">
            <w:pPr>
              <w:pStyle w:val="CopticCross"/>
            </w:pPr>
          </w:p>
        </w:tc>
        <w:tc>
          <w:tcPr>
            <w:tcW w:w="288" w:type="dxa"/>
          </w:tcPr>
          <w:p w14:paraId="73F9E677" w14:textId="77777777" w:rsidR="00F25227" w:rsidRDefault="00D23F8F" w:rsidP="00D23F8F">
            <w:pPr>
              <w:pStyle w:val="CopticCross"/>
            </w:pPr>
            <w:r w:rsidRPr="00FB5ACB">
              <w:t>¿</w:t>
            </w:r>
          </w:p>
        </w:tc>
        <w:tc>
          <w:tcPr>
            <w:tcW w:w="3960" w:type="dxa"/>
          </w:tcPr>
          <w:p w14:paraId="322CDF98" w14:textId="77777777" w:rsidR="00582AD7" w:rsidRDefault="00582AD7" w:rsidP="00582AD7">
            <w:pPr>
              <w:pStyle w:val="CopticVersemulti-line"/>
            </w:pPr>
            <w:r w:rsidRPr="00E532DA">
              <w:t>Ⲭⲉⲣⲉ ⲛⲉ ⲱ̀ ϯⲡⲁⲣⲑⲉⲛⲟⲥ</w:t>
            </w:r>
          </w:p>
          <w:p w14:paraId="7E8AA122" w14:textId="77777777" w:rsidR="00582AD7" w:rsidRDefault="00582AD7" w:rsidP="00582AD7">
            <w:pPr>
              <w:pStyle w:val="CopticVersemulti-line"/>
            </w:pPr>
            <w:r w:rsidRPr="00E532DA">
              <w:t>ϯⲟⲩⲣⲱ ⲙ̀ⲙⲏⲓ ⲛ̀ⲁ̀ⲗⲏⲑⲓⲛⲏ</w:t>
            </w:r>
          </w:p>
          <w:p w14:paraId="27548A2B" w14:textId="77777777" w:rsidR="00582AD7" w:rsidRDefault="00582AD7" w:rsidP="00582AD7">
            <w:pPr>
              <w:pStyle w:val="CopticVersemulti-line"/>
            </w:pPr>
            <w:r w:rsidRPr="00E532DA">
              <w:t>ⲭⲉⲣⲉ ⲡ̀ϣⲟⲩϣⲟⲩ ⲛ̀ⲧⲉ ⲡⲉⲛⲅⲉⲛⲟⲥ</w:t>
            </w:r>
          </w:p>
          <w:p w14:paraId="550B4F93" w14:textId="71454DFD" w:rsidR="00F25227" w:rsidRDefault="00582AD7" w:rsidP="00582AD7">
            <w:pPr>
              <w:pStyle w:val="CopticVersemulti-line"/>
            </w:pPr>
            <w:r w:rsidRPr="00E532DA">
              <w:t>ⲁ̀ⲣⲉϫ̀ⲫⲟ ⲛⲁⲛ ⲛ̀Ⲉⲙⲙⲁⲛⲟⲩⲏⲗ</w:t>
            </w:r>
          </w:p>
        </w:tc>
      </w:tr>
      <w:tr w:rsidR="00F25227" w14:paraId="0B11D76E" w14:textId="77777777" w:rsidTr="00D23F8F">
        <w:trPr>
          <w:cantSplit/>
          <w:jc w:val="center"/>
        </w:trPr>
        <w:tc>
          <w:tcPr>
            <w:tcW w:w="288" w:type="dxa"/>
          </w:tcPr>
          <w:p w14:paraId="3821B4BE" w14:textId="77777777" w:rsidR="00F25227" w:rsidRDefault="00F25227" w:rsidP="00F25227"/>
        </w:tc>
        <w:tc>
          <w:tcPr>
            <w:tcW w:w="3960" w:type="dxa"/>
          </w:tcPr>
          <w:p w14:paraId="001FB2D2" w14:textId="77777777" w:rsidR="00F25227" w:rsidRPr="00BE768B" w:rsidRDefault="00F25227" w:rsidP="00D23F8F">
            <w:pPr>
              <w:pStyle w:val="EngHang"/>
            </w:pPr>
            <w:r w:rsidRPr="00BE768B">
              <w:t>We ask you, remember us,</w:t>
            </w:r>
          </w:p>
          <w:p w14:paraId="5B1BD4F0" w14:textId="77777777" w:rsidR="00F25227" w:rsidRPr="00BE768B" w:rsidRDefault="00F25227" w:rsidP="00D23F8F">
            <w:pPr>
              <w:pStyle w:val="EngHang"/>
            </w:pPr>
            <w:r w:rsidRPr="00BE768B">
              <w:t>O our faithful advocate,</w:t>
            </w:r>
          </w:p>
          <w:p w14:paraId="55C4F34C" w14:textId="77777777" w:rsidR="00F25227" w:rsidRPr="00BE768B" w:rsidRDefault="00F25227" w:rsidP="00D23F8F">
            <w:pPr>
              <w:pStyle w:val="EngHang"/>
            </w:pPr>
            <w:r w:rsidRPr="00BE768B">
              <w:t>Before our Lord Jesus Christ,</w:t>
            </w:r>
          </w:p>
          <w:p w14:paraId="7FB6995A" w14:textId="77777777" w:rsidR="00F25227" w:rsidRPr="00BE768B" w:rsidRDefault="00F25227" w:rsidP="00D23F8F">
            <w:pPr>
              <w:pStyle w:val="EngHangEnd"/>
            </w:pPr>
            <w:r w:rsidRPr="00BE768B">
              <w:t>That He may forgive us our sins.</w:t>
            </w:r>
          </w:p>
        </w:tc>
        <w:tc>
          <w:tcPr>
            <w:tcW w:w="288" w:type="dxa"/>
          </w:tcPr>
          <w:p w14:paraId="1B25FD5F" w14:textId="77777777" w:rsidR="00F25227" w:rsidRDefault="00F25227" w:rsidP="00F25227"/>
        </w:tc>
        <w:tc>
          <w:tcPr>
            <w:tcW w:w="288" w:type="dxa"/>
          </w:tcPr>
          <w:p w14:paraId="1B75D9BD" w14:textId="77777777" w:rsidR="00F25227" w:rsidRDefault="00F25227" w:rsidP="00F25227"/>
        </w:tc>
        <w:tc>
          <w:tcPr>
            <w:tcW w:w="3960" w:type="dxa"/>
          </w:tcPr>
          <w:p w14:paraId="1CCD57E6" w14:textId="77777777" w:rsidR="00582AD7" w:rsidRDefault="00582AD7" w:rsidP="00582AD7">
            <w:pPr>
              <w:pStyle w:val="CopticVersemulti-line"/>
            </w:pPr>
            <w:r w:rsidRPr="00914F1B">
              <w:t>Ⲧⲉⲛϯϩⲟ ⲁ̀ⲣⲓⲡⲉⲛⲙⲉⲩⲓ̀</w:t>
            </w:r>
          </w:p>
          <w:p w14:paraId="0CB1DE63" w14:textId="77777777" w:rsidR="00582AD7" w:rsidRDefault="00582AD7" w:rsidP="00582AD7">
            <w:pPr>
              <w:pStyle w:val="CopticVersemulti-line"/>
            </w:pPr>
            <w:r w:rsidRPr="00914F1B">
              <w:t>ⲱ̀ ϯⲡ̀ⲣⲟⲥⲧⲁⲧⲏⲥ ⲉ̀ⲧⲉⲛϩⲟⲧ</w:t>
            </w:r>
          </w:p>
          <w:p w14:paraId="1EAD288D" w14:textId="77777777" w:rsidR="00582AD7" w:rsidRDefault="00582AD7" w:rsidP="00582AD7">
            <w:pPr>
              <w:pStyle w:val="CopticVersemulti-line"/>
            </w:pPr>
            <w:r w:rsidRPr="00914F1B">
              <w:t>ⲛⲁϩⲣⲉⲛ Ⲡⲉⲛⲟ̅ⲥ̅ Ⲓⲏ̅ⲥ Ⲡⲭ̅ⲥ</w:t>
            </w:r>
          </w:p>
          <w:p w14:paraId="132EF24B" w14:textId="73F95F9E" w:rsidR="00F25227" w:rsidRDefault="00582AD7" w:rsidP="00582AD7">
            <w:pPr>
              <w:pStyle w:val="CopticVersemulti-line"/>
            </w:pPr>
            <w:r w:rsidRPr="00914F1B">
              <w:t>ⲛ̀ⲧⲉϥⲭⲁ ⲛⲉⲛⲛⲟⲃⲓ ⲛⲁⲛ ⲉ̀ⲃⲟⲗ</w:t>
            </w:r>
          </w:p>
        </w:tc>
      </w:tr>
    </w:tbl>
    <w:p w14:paraId="46824292" w14:textId="77777777" w:rsidR="00F25227" w:rsidRDefault="00D23F8F" w:rsidP="000D107E">
      <w:pPr>
        <w:pStyle w:val="Heading5"/>
      </w:pPr>
      <w:bookmarkStart w:id="837" w:name="_Toc298681354"/>
      <w:bookmarkStart w:id="838" w:name="_Ref299212102"/>
      <w:bookmarkStart w:id="839" w:name="_Ref299212144"/>
      <w:bookmarkStart w:id="840" w:name="_Ref299212161"/>
      <w:bookmarkStart w:id="841" w:name="_Toc308441944"/>
      <w:r>
        <w:lastRenderedPageBreak/>
        <w:t>The Ending of the Batos Theotokias</w:t>
      </w:r>
      <w:bookmarkEnd w:id="837"/>
      <w:bookmarkEnd w:id="838"/>
      <w:bookmarkEnd w:id="839"/>
      <w:bookmarkEnd w:id="840"/>
      <w:bookmarkEnd w:id="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E768B" w14:paraId="4508BA8D" w14:textId="77777777" w:rsidTr="00D23F8F">
        <w:trPr>
          <w:cantSplit/>
          <w:jc w:val="center"/>
        </w:trPr>
        <w:tc>
          <w:tcPr>
            <w:tcW w:w="288" w:type="dxa"/>
          </w:tcPr>
          <w:p w14:paraId="0E40A9F1" w14:textId="77777777" w:rsidR="00BE768B" w:rsidRDefault="00BE768B" w:rsidP="00D23F8F">
            <w:pPr>
              <w:pStyle w:val="CopticCross"/>
            </w:pPr>
          </w:p>
        </w:tc>
        <w:tc>
          <w:tcPr>
            <w:tcW w:w="3960" w:type="dxa"/>
          </w:tcPr>
          <w:p w14:paraId="61C4404A" w14:textId="77777777" w:rsidR="00BE768B" w:rsidRPr="007425E1" w:rsidRDefault="00BE768B" w:rsidP="00BE768B">
            <w:pPr>
              <w:pStyle w:val="EngHang"/>
              <w:rPr>
                <w:rFonts w:eastAsiaTheme="minorHAnsi"/>
              </w:rPr>
            </w:pPr>
            <w:r w:rsidRPr="007425E1">
              <w:rPr>
                <w:rFonts w:eastAsiaTheme="minorHAnsi"/>
              </w:rPr>
              <w:t>O our Lord, Jesus Christ,</w:t>
            </w:r>
          </w:p>
          <w:p w14:paraId="40E34A7F" w14:textId="77777777" w:rsidR="00BE768B" w:rsidRPr="007425E1" w:rsidRDefault="00BE768B" w:rsidP="00BE768B">
            <w:pPr>
              <w:pStyle w:val="EngHang"/>
              <w:rPr>
                <w:rFonts w:eastAsiaTheme="minorHAnsi"/>
              </w:rPr>
            </w:pPr>
            <w:r w:rsidRPr="007425E1">
              <w:rPr>
                <w:rFonts w:eastAsiaTheme="minorHAnsi"/>
              </w:rPr>
              <w:t>Who carries the sin of the world,</w:t>
            </w:r>
          </w:p>
          <w:p w14:paraId="6AADCE63" w14:textId="77777777" w:rsidR="00BE768B" w:rsidRPr="007425E1" w:rsidRDefault="00BE768B" w:rsidP="00BE768B">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28D3AD85" w14:textId="77777777" w:rsidR="00BE768B" w:rsidRPr="00F0646D" w:rsidRDefault="00BE768B" w:rsidP="00BE768B">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5BB47CF7" w14:textId="77777777" w:rsidR="00BE768B" w:rsidRDefault="00BE768B" w:rsidP="00D23F8F"/>
        </w:tc>
        <w:tc>
          <w:tcPr>
            <w:tcW w:w="288" w:type="dxa"/>
          </w:tcPr>
          <w:p w14:paraId="362AEBAB" w14:textId="77777777" w:rsidR="00BE768B" w:rsidRDefault="00BE768B" w:rsidP="00D23F8F">
            <w:pPr>
              <w:pStyle w:val="CopticCross"/>
            </w:pPr>
          </w:p>
        </w:tc>
        <w:tc>
          <w:tcPr>
            <w:tcW w:w="3960" w:type="dxa"/>
          </w:tcPr>
          <w:p w14:paraId="279FD417" w14:textId="77777777" w:rsidR="00BE768B" w:rsidRDefault="00BE768B" w:rsidP="008B5AA7">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39984F72" w14:textId="77777777" w:rsidR="00BE768B" w:rsidRDefault="00BE768B" w:rsidP="008B5AA7">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232CA122" w14:textId="77777777" w:rsidR="00BE768B" w:rsidRDefault="00BE768B" w:rsidP="008B5AA7">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022E4B3B" w14:textId="77777777" w:rsidR="00BE768B" w:rsidRDefault="00BE768B" w:rsidP="008B5AA7">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BE768B" w14:paraId="0403F4FE" w14:textId="77777777" w:rsidTr="00D23F8F">
        <w:trPr>
          <w:cantSplit/>
          <w:jc w:val="center"/>
        </w:trPr>
        <w:tc>
          <w:tcPr>
            <w:tcW w:w="288" w:type="dxa"/>
          </w:tcPr>
          <w:p w14:paraId="7AE97BD4" w14:textId="77777777" w:rsidR="00BE768B" w:rsidRDefault="00BE768B" w:rsidP="00D23F8F">
            <w:pPr>
              <w:pStyle w:val="CopticCross"/>
            </w:pPr>
            <w:r w:rsidRPr="00FB5ACB">
              <w:t>¿</w:t>
            </w:r>
          </w:p>
        </w:tc>
        <w:tc>
          <w:tcPr>
            <w:tcW w:w="3960" w:type="dxa"/>
          </w:tcPr>
          <w:p w14:paraId="6A40653B" w14:textId="77777777" w:rsidR="00BE768B" w:rsidRPr="007425E1" w:rsidRDefault="00BE768B" w:rsidP="00BE768B">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437873F5" w14:textId="77777777" w:rsidR="00BE768B" w:rsidRPr="007425E1" w:rsidRDefault="00BE768B" w:rsidP="00BE768B">
            <w:pPr>
              <w:pStyle w:val="EngHang"/>
              <w:rPr>
                <w:rFonts w:eastAsiaTheme="minorHAnsi"/>
              </w:rPr>
            </w:pPr>
            <w:commentRangeStart w:id="842"/>
            <w:r w:rsidRPr="007425E1">
              <w:rPr>
                <w:rFonts w:eastAsiaTheme="minorHAnsi"/>
              </w:rPr>
              <w:t>Awesome and full of glory</w:t>
            </w:r>
            <w:commentRangeEnd w:id="842"/>
            <w:r>
              <w:rPr>
                <w:rStyle w:val="CommentReference"/>
                <w:rFonts w:ascii="Times New Roman" w:eastAsiaTheme="minorHAnsi" w:hAnsi="Times New Roman" w:cstheme="minorBidi"/>
                <w:color w:val="auto"/>
              </w:rPr>
              <w:commentReference w:id="842"/>
            </w:r>
            <w:r w:rsidRPr="007425E1">
              <w:rPr>
                <w:rFonts w:eastAsiaTheme="minorHAnsi"/>
              </w:rPr>
              <w:t>,</w:t>
            </w:r>
          </w:p>
          <w:p w14:paraId="7F054A94" w14:textId="77777777" w:rsidR="00BE768B" w:rsidRPr="007425E1" w:rsidRDefault="00BE768B" w:rsidP="00BE768B">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090B0209" w14:textId="77777777" w:rsidR="00BE768B" w:rsidRDefault="00BE768B" w:rsidP="00BE768B">
            <w:pPr>
              <w:pStyle w:val="EngHangEnd"/>
            </w:pPr>
            <w:r w:rsidRPr="007425E1">
              <w:rPr>
                <w:rFonts w:eastAsiaTheme="minorHAnsi"/>
              </w:rPr>
              <w:t xml:space="preserve">"I </w:t>
            </w:r>
            <w:r>
              <w:rPr>
                <w:rFonts w:eastAsiaTheme="minorHAnsi"/>
              </w:rPr>
              <w:t>do not know you</w:t>
            </w:r>
            <w:r w:rsidRPr="007425E1">
              <w:rPr>
                <w:rFonts w:eastAsiaTheme="minorHAnsi"/>
              </w:rPr>
              <w:t>."</w:t>
            </w:r>
          </w:p>
        </w:tc>
        <w:tc>
          <w:tcPr>
            <w:tcW w:w="288" w:type="dxa"/>
          </w:tcPr>
          <w:p w14:paraId="0659C6E6" w14:textId="77777777" w:rsidR="00BE768B" w:rsidRDefault="00BE768B" w:rsidP="00D23F8F"/>
        </w:tc>
        <w:tc>
          <w:tcPr>
            <w:tcW w:w="288" w:type="dxa"/>
          </w:tcPr>
          <w:p w14:paraId="3D301ECD" w14:textId="77777777" w:rsidR="00BE768B" w:rsidRDefault="00BE768B" w:rsidP="00D23F8F">
            <w:pPr>
              <w:pStyle w:val="CopticCross"/>
            </w:pPr>
            <w:r w:rsidRPr="00FB5ACB">
              <w:t>¿</w:t>
            </w:r>
          </w:p>
        </w:tc>
        <w:tc>
          <w:tcPr>
            <w:tcW w:w="3960" w:type="dxa"/>
          </w:tcPr>
          <w:p w14:paraId="7A1A6F9E" w14:textId="77777777" w:rsidR="00BE768B" w:rsidRDefault="00BE768B" w:rsidP="008B5AA7">
            <w:pPr>
              <w:pStyle w:val="CopticVersemulti-line"/>
            </w:pPr>
            <w:r w:rsidRPr="008B5AA7">
              <w:t>Ⲁⲕϣⲁⲛⲓ̀ ϧⲉⲛ ⲧⲉⲕⲙⲁϩⲥ̀ⲛⲟⲩϯ</w:t>
            </w:r>
          </w:p>
          <w:p w14:paraId="6338F5BC" w14:textId="77777777" w:rsidR="00BE768B" w:rsidRDefault="00BE768B" w:rsidP="008B5AA7">
            <w:pPr>
              <w:pStyle w:val="CopticVersemulti-line"/>
            </w:pPr>
            <w:r w:rsidRPr="008B5AA7">
              <w:t>ⲙ̀ⲡⲁⲣⲟⲩⲥⲓⲁ̀ ⲉⲧⲟⲓ ⲛ̀ϩⲟϯ</w:t>
            </w:r>
          </w:p>
          <w:p w14:paraId="1B381886" w14:textId="77777777" w:rsidR="00BE768B" w:rsidRDefault="00BE768B" w:rsidP="008B5AA7">
            <w:pPr>
              <w:pStyle w:val="CopticVersemulti-line"/>
            </w:pPr>
            <w:r w:rsidRPr="008B5AA7">
              <w:t>ⲙ̀ⲡⲉⲛⲑ̀ⲣⲉⲛⲥⲱⲧⲉⲙ ϧⲉⲛ ⲟⲩⲥ̀ⲑⲉⲣⲧⲉⲣ</w:t>
            </w:r>
          </w:p>
          <w:p w14:paraId="52117D62" w14:textId="77777777" w:rsidR="00BE768B" w:rsidRDefault="00BE768B" w:rsidP="008B5AA7">
            <w:pPr>
              <w:pStyle w:val="CopticVerse"/>
            </w:pPr>
            <w:r w:rsidRPr="008B5AA7">
              <w:t>ϫⲉ ϯⲥⲱⲟⲩⲛ ⲙ̀ⲙⲱⲧⲉⲛ ⲁⲛ</w:t>
            </w:r>
          </w:p>
        </w:tc>
      </w:tr>
      <w:tr w:rsidR="00BE768B" w14:paraId="6B514912" w14:textId="77777777" w:rsidTr="00D23F8F">
        <w:trPr>
          <w:cantSplit/>
          <w:jc w:val="center"/>
        </w:trPr>
        <w:tc>
          <w:tcPr>
            <w:tcW w:w="288" w:type="dxa"/>
          </w:tcPr>
          <w:p w14:paraId="26DA6654" w14:textId="77777777" w:rsidR="00BE768B" w:rsidRDefault="00BE768B" w:rsidP="00D23F8F">
            <w:pPr>
              <w:pStyle w:val="CopticCross"/>
            </w:pPr>
          </w:p>
        </w:tc>
        <w:tc>
          <w:tcPr>
            <w:tcW w:w="3960" w:type="dxa"/>
          </w:tcPr>
          <w:p w14:paraId="239464E2" w14:textId="77777777" w:rsidR="00BE768B" w:rsidRPr="007425E1" w:rsidRDefault="00BE768B" w:rsidP="00BE768B">
            <w:pPr>
              <w:pStyle w:val="EngHang"/>
              <w:rPr>
                <w:rFonts w:eastAsiaTheme="minorHAnsi"/>
              </w:rPr>
            </w:pPr>
            <w:r w:rsidRPr="007425E1">
              <w:rPr>
                <w:rFonts w:eastAsiaTheme="minorHAnsi"/>
              </w:rPr>
              <w:t>Rather, may we be worthy</w:t>
            </w:r>
          </w:p>
          <w:p w14:paraId="0EEEE6B4" w14:textId="77777777" w:rsidR="00BE768B" w:rsidRPr="007425E1" w:rsidRDefault="00BE768B" w:rsidP="00BE768B">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7E154E7E" w14:textId="77777777" w:rsidR="00BE768B" w:rsidRPr="007425E1" w:rsidRDefault="00BE768B" w:rsidP="00BE768B">
            <w:pPr>
              <w:pStyle w:val="EngHang"/>
              <w:rPr>
                <w:rFonts w:eastAsiaTheme="minorHAnsi"/>
              </w:rPr>
            </w:pPr>
            <w:r w:rsidRPr="007425E1">
              <w:rPr>
                <w:rFonts w:eastAsiaTheme="minorHAnsi"/>
              </w:rPr>
              <w:t>Which is full of joy,</w:t>
            </w:r>
          </w:p>
          <w:p w14:paraId="12714671" w14:textId="77777777" w:rsidR="00BE768B" w:rsidRDefault="00BE768B" w:rsidP="00BE768B">
            <w:pPr>
              <w:pStyle w:val="EngHangEnd"/>
            </w:pPr>
            <w:r w:rsidRPr="00C80276">
              <w:rPr>
                <w:rFonts w:eastAsiaTheme="minorHAnsi"/>
              </w:rPr>
              <w:t>Proclaiming</w:t>
            </w:r>
            <w:r w:rsidRPr="007425E1">
              <w:rPr>
                <w:rFonts w:eastAsiaTheme="minorHAnsi"/>
              </w:rPr>
              <w:t xml:space="preserve"> and saying,</w:t>
            </w:r>
          </w:p>
        </w:tc>
        <w:tc>
          <w:tcPr>
            <w:tcW w:w="288" w:type="dxa"/>
          </w:tcPr>
          <w:p w14:paraId="1EA80A89" w14:textId="77777777" w:rsidR="00BE768B" w:rsidRDefault="00BE768B" w:rsidP="00D23F8F"/>
        </w:tc>
        <w:tc>
          <w:tcPr>
            <w:tcW w:w="288" w:type="dxa"/>
          </w:tcPr>
          <w:p w14:paraId="2FA8E710" w14:textId="77777777" w:rsidR="00BE768B" w:rsidRDefault="00BE768B" w:rsidP="00D23F8F">
            <w:pPr>
              <w:pStyle w:val="CopticCross"/>
            </w:pPr>
          </w:p>
        </w:tc>
        <w:tc>
          <w:tcPr>
            <w:tcW w:w="3960" w:type="dxa"/>
          </w:tcPr>
          <w:p w14:paraId="7DB51A9D" w14:textId="77777777" w:rsidR="00BE768B" w:rsidRDefault="00BE768B" w:rsidP="008B5AA7">
            <w:pPr>
              <w:pStyle w:val="CopticVersemulti-line"/>
            </w:pPr>
            <w:r w:rsidRPr="008B5AA7">
              <w:t>Ⲁⲗⲗⲁ ⲙⲁⲣⲉⲛⲉⲣⲡ̀ⲉⲙⲡ̀ϣⲁ ⲛ̀ⲥⲱⲧⲉⲙ</w:t>
            </w:r>
          </w:p>
          <w:p w14:paraId="27CAF604" w14:textId="77777777" w:rsidR="00BE768B" w:rsidRDefault="00BE768B" w:rsidP="008B5AA7">
            <w:pPr>
              <w:pStyle w:val="CopticVersemulti-line"/>
            </w:pPr>
            <w:r w:rsidRPr="008B5AA7">
              <w:t>ⲉ̀ϯⲥ̀ⲙⲏ ⲉⲑⲙⲉϩ ⲛ̀ⲣⲁϣⲓ</w:t>
            </w:r>
          </w:p>
          <w:p w14:paraId="304CD065" w14:textId="77777777" w:rsidR="00BE768B" w:rsidRDefault="00BE768B" w:rsidP="008B5AA7">
            <w:pPr>
              <w:pStyle w:val="CopticVersemulti-line"/>
            </w:pPr>
            <w:r w:rsidRPr="008B5AA7">
              <w:t>ⲛ̀ⲧⲉ ⲛⲉⲕⲙⲉⲧϣⲁⲛⲁϩ̀ⲑⲏϥ</w:t>
            </w:r>
          </w:p>
          <w:p w14:paraId="0DE37D79" w14:textId="77777777" w:rsidR="00BE768B" w:rsidRDefault="00BE768B" w:rsidP="001A05D1">
            <w:pPr>
              <w:pStyle w:val="CopticVerse"/>
            </w:pPr>
            <w:r w:rsidRPr="008B5AA7">
              <w:t>ⲉⲥⲱϣ ⲉ̀ⲃⲟⲗ ⲉⲥϫⲱ ⲙ̀ⲙⲟⲥ</w:t>
            </w:r>
          </w:p>
        </w:tc>
      </w:tr>
      <w:tr w:rsidR="00BE768B" w14:paraId="47AEBC11" w14:textId="77777777" w:rsidTr="00D23F8F">
        <w:trPr>
          <w:cantSplit/>
          <w:jc w:val="center"/>
        </w:trPr>
        <w:tc>
          <w:tcPr>
            <w:tcW w:w="288" w:type="dxa"/>
          </w:tcPr>
          <w:p w14:paraId="286D27A2" w14:textId="77777777" w:rsidR="00BE768B" w:rsidRDefault="00BE768B" w:rsidP="00D23F8F">
            <w:pPr>
              <w:pStyle w:val="CopticCross"/>
            </w:pPr>
            <w:r w:rsidRPr="00FB5ACB">
              <w:t>¿</w:t>
            </w:r>
          </w:p>
        </w:tc>
        <w:tc>
          <w:tcPr>
            <w:tcW w:w="3960" w:type="dxa"/>
          </w:tcPr>
          <w:p w14:paraId="7E96417F" w14:textId="77777777" w:rsidR="00BE768B" w:rsidRPr="007425E1" w:rsidRDefault="00BE768B" w:rsidP="00BE768B">
            <w:pPr>
              <w:pStyle w:val="EngHang"/>
              <w:rPr>
                <w:rFonts w:eastAsiaTheme="minorHAnsi"/>
              </w:rPr>
            </w:pPr>
            <w:r w:rsidRPr="007425E1">
              <w:rPr>
                <w:rFonts w:eastAsiaTheme="minorHAnsi"/>
              </w:rPr>
              <w:t xml:space="preserve">"Come </w:t>
            </w:r>
            <w:r>
              <w:rPr>
                <w:rFonts w:eastAsiaTheme="minorHAnsi"/>
              </w:rPr>
              <w:t xml:space="preserve">to </w:t>
            </w:r>
            <w:r w:rsidRPr="007425E1">
              <w:rPr>
                <w:rFonts w:eastAsiaTheme="minorHAnsi"/>
              </w:rPr>
              <w:t xml:space="preserve">me, </w:t>
            </w:r>
          </w:p>
          <w:p w14:paraId="655BA88F" w14:textId="77777777" w:rsidR="00BE768B" w:rsidRPr="007425E1" w:rsidRDefault="00BE768B" w:rsidP="00BE768B">
            <w:pPr>
              <w:pStyle w:val="EngHang"/>
              <w:rPr>
                <w:rFonts w:eastAsiaTheme="minorHAnsi"/>
              </w:rPr>
            </w:pPr>
            <w:r w:rsidRPr="007425E1">
              <w:rPr>
                <w:rFonts w:eastAsiaTheme="minorHAnsi"/>
              </w:rPr>
              <w:t>O blessed of My Father,</w:t>
            </w:r>
          </w:p>
          <w:p w14:paraId="085E66DF" w14:textId="77777777" w:rsidR="00BE768B" w:rsidRPr="007425E1" w:rsidRDefault="00BE768B" w:rsidP="00BE768B">
            <w:pPr>
              <w:pStyle w:val="EngHang"/>
              <w:rPr>
                <w:rFonts w:eastAsiaTheme="minorHAnsi"/>
              </w:rPr>
            </w:pPr>
            <w:r w:rsidRPr="007425E1">
              <w:rPr>
                <w:rFonts w:eastAsiaTheme="minorHAnsi"/>
              </w:rPr>
              <w:t>And inherit the life</w:t>
            </w:r>
          </w:p>
          <w:p w14:paraId="289D2239" w14:textId="77777777" w:rsidR="00BE768B" w:rsidRDefault="00BE768B" w:rsidP="00BE768B">
            <w:pPr>
              <w:pStyle w:val="EngHangEnd"/>
            </w:pPr>
            <w:r w:rsidRPr="007425E1">
              <w:rPr>
                <w:rFonts w:eastAsiaTheme="minorHAnsi"/>
              </w:rPr>
              <w:t>That endures forever."</w:t>
            </w:r>
          </w:p>
        </w:tc>
        <w:tc>
          <w:tcPr>
            <w:tcW w:w="288" w:type="dxa"/>
          </w:tcPr>
          <w:p w14:paraId="2F36BACD" w14:textId="77777777" w:rsidR="00BE768B" w:rsidRDefault="00BE768B" w:rsidP="00D23F8F"/>
        </w:tc>
        <w:tc>
          <w:tcPr>
            <w:tcW w:w="288" w:type="dxa"/>
          </w:tcPr>
          <w:p w14:paraId="61A918FF" w14:textId="77777777" w:rsidR="00BE768B" w:rsidRDefault="00BE768B" w:rsidP="00D23F8F">
            <w:pPr>
              <w:pStyle w:val="CopticCross"/>
            </w:pPr>
            <w:r w:rsidRPr="00FB5ACB">
              <w:t>¿</w:t>
            </w:r>
          </w:p>
        </w:tc>
        <w:tc>
          <w:tcPr>
            <w:tcW w:w="3960" w:type="dxa"/>
          </w:tcPr>
          <w:p w14:paraId="2F30D644" w14:textId="77777777" w:rsidR="00BE768B" w:rsidRDefault="00BE768B" w:rsidP="008B5AA7">
            <w:pPr>
              <w:pStyle w:val="CopticVersemulti-line"/>
            </w:pPr>
            <w:r w:rsidRPr="001A05D1">
              <w:t>Ϫⲉ ⲁ̀ⲙⲱⲓⲛⲓ ϩⲁⲣⲟⲓ</w:t>
            </w:r>
          </w:p>
          <w:p w14:paraId="7F98AA31" w14:textId="77777777" w:rsidR="00BE768B" w:rsidRDefault="00BE768B" w:rsidP="008B5AA7">
            <w:pPr>
              <w:pStyle w:val="CopticVersemulti-line"/>
            </w:pPr>
            <w:r w:rsidRPr="001A05D1">
              <w:t>ⲛⲏⲉⲧⲥ̀ⲙⲁⲣⲱⲟⲩⲧ ⲛ̀ⲧⲉ Ⲡⲁⲓⲱⲧ</w:t>
            </w:r>
          </w:p>
          <w:p w14:paraId="1EC6228C" w14:textId="77777777" w:rsidR="00BE768B" w:rsidRDefault="00BE768B" w:rsidP="008B5AA7">
            <w:pPr>
              <w:pStyle w:val="CopticVersemulti-line"/>
            </w:pPr>
            <w:r w:rsidRPr="001A05D1">
              <w:t>ⲁ̀ⲣⲓⲕ̀ⲗⲏⲣⲟⲛⲟⲙⲓⲛ ⲙ̀ⲡⲓⲱⲛϧ</w:t>
            </w:r>
          </w:p>
          <w:p w14:paraId="32281B5E" w14:textId="77777777" w:rsidR="00BE768B" w:rsidRDefault="00BE768B" w:rsidP="001A05D1">
            <w:pPr>
              <w:pStyle w:val="CopticVerse"/>
            </w:pPr>
            <w:r w:rsidRPr="001A05D1">
              <w:t>ⲉⲑⲙⲏⲛ ⲉⲃⲟⲗ ϣⲁ ⲉⲛⲉϩ</w:t>
            </w:r>
          </w:p>
        </w:tc>
      </w:tr>
      <w:tr w:rsidR="00BE768B" w14:paraId="293951C8" w14:textId="77777777" w:rsidTr="00D23F8F">
        <w:trPr>
          <w:cantSplit/>
          <w:jc w:val="center"/>
        </w:trPr>
        <w:tc>
          <w:tcPr>
            <w:tcW w:w="288" w:type="dxa"/>
          </w:tcPr>
          <w:p w14:paraId="1571A6A1" w14:textId="77777777" w:rsidR="00BE768B" w:rsidRDefault="00BE768B" w:rsidP="00D23F8F">
            <w:pPr>
              <w:pStyle w:val="CopticCross"/>
            </w:pPr>
          </w:p>
        </w:tc>
        <w:tc>
          <w:tcPr>
            <w:tcW w:w="3960" w:type="dxa"/>
          </w:tcPr>
          <w:p w14:paraId="441228C8" w14:textId="77777777" w:rsidR="00BE768B" w:rsidRPr="007425E1" w:rsidRDefault="00BE768B" w:rsidP="00BE768B">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07B366A3" w14:textId="77777777" w:rsidR="00BE768B" w:rsidRPr="007425E1" w:rsidRDefault="00BE768B" w:rsidP="00BE768B">
            <w:pPr>
              <w:pStyle w:val="EngHang"/>
              <w:rPr>
                <w:rFonts w:eastAsiaTheme="minorHAnsi"/>
              </w:rPr>
            </w:pPr>
            <w:r w:rsidRPr="007425E1">
              <w:rPr>
                <w:rFonts w:eastAsiaTheme="minorHAnsi"/>
              </w:rPr>
              <w:t>Bearing their afflictions,</w:t>
            </w:r>
          </w:p>
          <w:p w14:paraId="087536DD" w14:textId="77777777" w:rsidR="00BE768B" w:rsidRPr="007425E1" w:rsidRDefault="00BE768B" w:rsidP="00BE768B">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13C65FE1" w14:textId="77777777" w:rsidR="00BE768B" w:rsidRDefault="00BE768B" w:rsidP="00BE768B">
            <w:pPr>
              <w:pStyle w:val="EngHangEnd"/>
            </w:pPr>
            <w:r w:rsidRPr="007425E1">
              <w:rPr>
                <w:rFonts w:eastAsiaTheme="minorHAnsi"/>
              </w:rPr>
              <w:t>Bearing all their virtues.</w:t>
            </w:r>
          </w:p>
        </w:tc>
        <w:tc>
          <w:tcPr>
            <w:tcW w:w="288" w:type="dxa"/>
          </w:tcPr>
          <w:p w14:paraId="3C58F8EE" w14:textId="77777777" w:rsidR="00BE768B" w:rsidRDefault="00BE768B" w:rsidP="00D23F8F"/>
        </w:tc>
        <w:tc>
          <w:tcPr>
            <w:tcW w:w="288" w:type="dxa"/>
          </w:tcPr>
          <w:p w14:paraId="3C529329" w14:textId="77777777" w:rsidR="00BE768B" w:rsidRDefault="00BE768B" w:rsidP="00D23F8F">
            <w:pPr>
              <w:pStyle w:val="CopticCross"/>
            </w:pPr>
          </w:p>
        </w:tc>
        <w:tc>
          <w:tcPr>
            <w:tcW w:w="3960" w:type="dxa"/>
          </w:tcPr>
          <w:p w14:paraId="46E4576C" w14:textId="77777777" w:rsidR="00BE768B" w:rsidRDefault="00BE768B" w:rsidP="008B5AA7">
            <w:pPr>
              <w:pStyle w:val="CopticVersemulti-line"/>
            </w:pPr>
            <w:r w:rsidRPr="001A05D1">
              <w:t>Ⲥⲉⲛⲁⲓ̀ ⲛ̀ϫⲉ ⲛⲓⲙⲁⲣⲧⲩⲣⲟⲥ</w:t>
            </w:r>
          </w:p>
          <w:p w14:paraId="40FAA7AC" w14:textId="77777777" w:rsidR="00BE768B" w:rsidRDefault="00BE768B" w:rsidP="008B5AA7">
            <w:pPr>
              <w:pStyle w:val="CopticVersemulti-line"/>
            </w:pPr>
            <w:r w:rsidRPr="001A05D1">
              <w:t>ⲉⲩϥⲁⲓ ϧⲁ ⲛⲟⲩⲃⲁⲥⲁⲛⲟⲥ</w:t>
            </w:r>
          </w:p>
          <w:p w14:paraId="6AFF385D" w14:textId="77777777" w:rsidR="00BE768B" w:rsidRDefault="00BE768B" w:rsidP="008B5AA7">
            <w:pPr>
              <w:pStyle w:val="CopticVersemulti-line"/>
            </w:pPr>
            <w:r w:rsidRPr="001A05D1">
              <w:t>ⲥⲉⲛⲁⲓ̀ ⲛ̀ϫⲉ ⲛⲓⲇⲓⲕⲉⲟⲥ</w:t>
            </w:r>
          </w:p>
          <w:p w14:paraId="5C22418B" w14:textId="77777777" w:rsidR="00BE768B" w:rsidRDefault="00BE768B" w:rsidP="001A05D1">
            <w:pPr>
              <w:pStyle w:val="CopticVerse"/>
            </w:pPr>
            <w:r w:rsidRPr="001A05D1">
              <w:t>ⲉⲩϥⲁⲓ ϧⲁ ⲛⲟⲩⲡⲟⲗⲏⲧⲓⲁ̀</w:t>
            </w:r>
          </w:p>
        </w:tc>
      </w:tr>
      <w:tr w:rsidR="00BE768B" w14:paraId="2BE08D14" w14:textId="77777777" w:rsidTr="00D23F8F">
        <w:trPr>
          <w:cantSplit/>
          <w:jc w:val="center"/>
        </w:trPr>
        <w:tc>
          <w:tcPr>
            <w:tcW w:w="288" w:type="dxa"/>
          </w:tcPr>
          <w:p w14:paraId="170328CB" w14:textId="77777777" w:rsidR="00BE768B" w:rsidRDefault="00BE768B" w:rsidP="00D23F8F">
            <w:pPr>
              <w:pStyle w:val="CopticCross"/>
            </w:pPr>
            <w:r w:rsidRPr="00FB5ACB">
              <w:t>¿</w:t>
            </w:r>
          </w:p>
        </w:tc>
        <w:tc>
          <w:tcPr>
            <w:tcW w:w="3960" w:type="dxa"/>
          </w:tcPr>
          <w:p w14:paraId="6F40C3FE" w14:textId="77777777" w:rsidR="00BE768B" w:rsidRPr="007425E1" w:rsidRDefault="00BE768B" w:rsidP="00BE768B">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2ABD5B8" w14:textId="77777777" w:rsidR="00BE768B" w:rsidRPr="007425E1" w:rsidRDefault="00BE768B" w:rsidP="00BE768B">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532C3CB" w14:textId="77777777" w:rsidR="00BE768B" w:rsidRPr="007425E1" w:rsidRDefault="00BE768B" w:rsidP="00BE768B">
            <w:pPr>
              <w:pStyle w:val="EngHang"/>
              <w:rPr>
                <w:rFonts w:eastAsiaTheme="minorHAnsi"/>
              </w:rPr>
            </w:pPr>
            <w:r w:rsidRPr="007425E1">
              <w:rPr>
                <w:rFonts w:eastAsiaTheme="minorHAnsi"/>
              </w:rPr>
              <w:t>To reward everyone</w:t>
            </w:r>
          </w:p>
          <w:p w14:paraId="778E1550" w14:textId="77777777" w:rsidR="00BE768B" w:rsidRDefault="00BE768B" w:rsidP="00BE768B">
            <w:pPr>
              <w:pStyle w:val="EngHangEnd"/>
            </w:pPr>
            <w:r w:rsidRPr="007425E1">
              <w:rPr>
                <w:rFonts w:eastAsiaTheme="minorHAnsi"/>
              </w:rPr>
              <w:t xml:space="preserve">According to his </w:t>
            </w:r>
            <w:commentRangeStart w:id="843"/>
            <w:r w:rsidRPr="007425E1">
              <w:rPr>
                <w:rFonts w:eastAsiaTheme="minorHAnsi"/>
              </w:rPr>
              <w:t>works</w:t>
            </w:r>
            <w:commentRangeEnd w:id="843"/>
            <w:r>
              <w:rPr>
                <w:rStyle w:val="CommentReference"/>
                <w:rFonts w:ascii="Times New Roman" w:eastAsiaTheme="minorHAnsi" w:hAnsi="Times New Roman" w:cstheme="minorBidi"/>
                <w:color w:val="auto"/>
              </w:rPr>
              <w:commentReference w:id="843"/>
            </w:r>
            <w:r w:rsidRPr="007425E1">
              <w:rPr>
                <w:rFonts w:eastAsiaTheme="minorHAnsi"/>
              </w:rPr>
              <w:t>.</w:t>
            </w:r>
          </w:p>
        </w:tc>
        <w:tc>
          <w:tcPr>
            <w:tcW w:w="288" w:type="dxa"/>
          </w:tcPr>
          <w:p w14:paraId="20D4A4B6" w14:textId="77777777" w:rsidR="00BE768B" w:rsidRDefault="00BE768B" w:rsidP="00D23F8F"/>
        </w:tc>
        <w:tc>
          <w:tcPr>
            <w:tcW w:w="288" w:type="dxa"/>
          </w:tcPr>
          <w:p w14:paraId="18BF9D55" w14:textId="77777777" w:rsidR="00BE768B" w:rsidRDefault="00BE768B" w:rsidP="00D23F8F">
            <w:pPr>
              <w:pStyle w:val="CopticCross"/>
            </w:pPr>
            <w:r w:rsidRPr="00FB5ACB">
              <w:t>¿</w:t>
            </w:r>
          </w:p>
        </w:tc>
        <w:tc>
          <w:tcPr>
            <w:tcW w:w="3960" w:type="dxa"/>
          </w:tcPr>
          <w:p w14:paraId="0A0376BC" w14:textId="77777777" w:rsidR="00BE768B" w:rsidRDefault="00BE768B" w:rsidP="008B5AA7">
            <w:pPr>
              <w:pStyle w:val="CopticVersemulti-line"/>
            </w:pPr>
            <w:r w:rsidRPr="001A05D1">
              <w:t>ϥ̀ⲛⲁⲓ̀ ⲛ̀ϫⲉ ⲡ̀ϣⲏⲣⲓ ⲙ̀Ⲫϯ</w:t>
            </w:r>
          </w:p>
          <w:p w14:paraId="41EECE42" w14:textId="77777777" w:rsidR="00BE768B" w:rsidRDefault="00BE768B" w:rsidP="008B5AA7">
            <w:pPr>
              <w:pStyle w:val="CopticVersemulti-line"/>
            </w:pPr>
            <w:r w:rsidRPr="001A05D1">
              <w:t>ϧⲉⲛ ⲡⲉϥⲱ̀ⲟⲩ ⲛⲉⲙ ⲫⲁ Ⲡⲉϥⲓⲱⲧ</w:t>
            </w:r>
          </w:p>
          <w:p w14:paraId="016B8A27" w14:textId="77777777" w:rsidR="00BE768B" w:rsidRDefault="00BE768B" w:rsidP="008B5AA7">
            <w:pPr>
              <w:pStyle w:val="CopticVersemulti-line"/>
            </w:pPr>
            <w:commentRangeStart w:id="844"/>
            <w:r w:rsidRPr="00582AD7">
              <w:t>ϥ̀ⲛⲁϯ ⲙ̀ⲡⲓⲟⲩⲁⲓ</w:t>
            </w:r>
            <w:commentRangeEnd w:id="844"/>
            <w:r w:rsidR="00582AD7">
              <w:rPr>
                <w:rStyle w:val="CommentReference"/>
                <w:rFonts w:ascii="Garamond" w:hAnsi="Garamond" w:cstheme="minorBidi"/>
                <w:noProof w:val="0"/>
                <w:lang w:val="en-CA"/>
              </w:rPr>
              <w:commentReference w:id="844"/>
            </w:r>
          </w:p>
          <w:p w14:paraId="159FBB49" w14:textId="77777777" w:rsidR="00BE768B" w:rsidRDefault="00BE768B" w:rsidP="001A05D1">
            <w:pPr>
              <w:pStyle w:val="CopticVerse"/>
            </w:pPr>
            <w:r w:rsidRPr="001A05D1">
              <w:t>ⲕⲁⲧⲁ ⲛⲉϥϩ̀ⲃⲏⲟⲩⲓ̀ ⲉ̀ⲧⲁϥⲁⲓⲧⲟⲩ</w:t>
            </w:r>
          </w:p>
        </w:tc>
      </w:tr>
      <w:tr w:rsidR="00BE768B" w14:paraId="6C7E45BF" w14:textId="77777777" w:rsidTr="00D23F8F">
        <w:trPr>
          <w:cantSplit/>
          <w:jc w:val="center"/>
        </w:trPr>
        <w:tc>
          <w:tcPr>
            <w:tcW w:w="288" w:type="dxa"/>
          </w:tcPr>
          <w:p w14:paraId="60910806" w14:textId="77777777" w:rsidR="00BE768B" w:rsidRDefault="00BE768B" w:rsidP="00D23F8F">
            <w:pPr>
              <w:pStyle w:val="CopticCross"/>
            </w:pPr>
          </w:p>
        </w:tc>
        <w:tc>
          <w:tcPr>
            <w:tcW w:w="3960" w:type="dxa"/>
          </w:tcPr>
          <w:p w14:paraId="36EDC8E0" w14:textId="77777777" w:rsidR="00BE768B" w:rsidRPr="007425E1" w:rsidRDefault="00BE768B" w:rsidP="00BE768B">
            <w:pPr>
              <w:pStyle w:val="EngHang"/>
              <w:rPr>
                <w:rFonts w:eastAsiaTheme="minorHAnsi"/>
              </w:rPr>
            </w:pPr>
            <w:r w:rsidRPr="007425E1">
              <w:rPr>
                <w:rFonts w:eastAsiaTheme="minorHAnsi"/>
              </w:rPr>
              <w:t>O Christ, Logos of the Father,</w:t>
            </w:r>
          </w:p>
          <w:p w14:paraId="5B4010BD" w14:textId="77777777" w:rsidR="00BE768B" w:rsidRPr="007425E1" w:rsidRDefault="00BE768B" w:rsidP="00BE768B">
            <w:pPr>
              <w:pStyle w:val="EngHang"/>
              <w:rPr>
                <w:rFonts w:eastAsiaTheme="minorHAnsi"/>
              </w:rPr>
            </w:pPr>
            <w:r w:rsidRPr="007425E1">
              <w:rPr>
                <w:rFonts w:eastAsiaTheme="minorHAnsi"/>
              </w:rPr>
              <w:t>The Only-Begotten God,</w:t>
            </w:r>
          </w:p>
          <w:p w14:paraId="43CF1AEC" w14:textId="77777777" w:rsidR="00BE768B" w:rsidRPr="007425E1" w:rsidRDefault="00BE768B" w:rsidP="00BE768B">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7B4897AA" w14:textId="77777777" w:rsidR="00BE768B" w:rsidRDefault="00BE768B" w:rsidP="00BE768B">
            <w:pPr>
              <w:pStyle w:val="EngHangEnd"/>
            </w:pPr>
            <w:r w:rsidRPr="007425E1">
              <w:rPr>
                <w:rFonts w:eastAsiaTheme="minorHAnsi"/>
              </w:rPr>
              <w:t>Which is full of joy.</w:t>
            </w:r>
          </w:p>
        </w:tc>
        <w:tc>
          <w:tcPr>
            <w:tcW w:w="288" w:type="dxa"/>
          </w:tcPr>
          <w:p w14:paraId="2AEF3CFC" w14:textId="77777777" w:rsidR="00BE768B" w:rsidRDefault="00BE768B" w:rsidP="00D23F8F"/>
        </w:tc>
        <w:tc>
          <w:tcPr>
            <w:tcW w:w="288" w:type="dxa"/>
          </w:tcPr>
          <w:p w14:paraId="37035C80" w14:textId="77777777" w:rsidR="00BE768B" w:rsidRDefault="00BE768B" w:rsidP="00D23F8F">
            <w:pPr>
              <w:pStyle w:val="CopticCross"/>
            </w:pPr>
          </w:p>
        </w:tc>
        <w:tc>
          <w:tcPr>
            <w:tcW w:w="3960" w:type="dxa"/>
          </w:tcPr>
          <w:p w14:paraId="170062E2" w14:textId="77777777" w:rsidR="00BE768B" w:rsidRDefault="00BE768B" w:rsidP="008B5AA7">
            <w:pPr>
              <w:pStyle w:val="CopticVersemulti-line"/>
            </w:pPr>
            <w:r w:rsidRPr="001A05D1">
              <w:t>Ⲡⲭ̅ⲥ ⲡⲓⲗⲟⲅⲟⲥ ⲛ̀ⲧⲉ Ⲫ̀ⲓⲱⲧ</w:t>
            </w:r>
          </w:p>
          <w:p w14:paraId="04DE3D6A" w14:textId="77777777" w:rsidR="00BE768B" w:rsidRDefault="00BE768B" w:rsidP="008B5AA7">
            <w:pPr>
              <w:pStyle w:val="CopticVersemulti-line"/>
            </w:pPr>
            <w:r w:rsidRPr="001A05D1">
              <w:t>ⲡⲓⲙⲟⲛⲟⲅⲉⲛⲏⲥ ⲛ̀ⲛⲟⲩϯ</w:t>
            </w:r>
          </w:p>
          <w:p w14:paraId="5CE6BFA8" w14:textId="77777777" w:rsidR="00BE768B" w:rsidRDefault="00BE768B" w:rsidP="008B5AA7">
            <w:pPr>
              <w:pStyle w:val="CopticVersemulti-line"/>
            </w:pPr>
            <w:r w:rsidRPr="001A05D1">
              <w:t>ⲉⲕⲉ̀ϯ ⲛⲁⲛ ⲛ̀ⲧⲉⲕϩⲓⲣⲏⲛⲏ</w:t>
            </w:r>
          </w:p>
          <w:p w14:paraId="1B537A0F" w14:textId="77777777" w:rsidR="00BE768B" w:rsidRDefault="00BE768B" w:rsidP="001A05D1">
            <w:pPr>
              <w:pStyle w:val="CopticVerse"/>
            </w:pPr>
            <w:r w:rsidRPr="001A05D1">
              <w:t>ⲑⲁⲓ ⲉⲑⲙⲉϩ ⲛ̀ⲣⲁϣⲓ ⲛⲓⲃⲉⲛ</w:t>
            </w:r>
          </w:p>
        </w:tc>
      </w:tr>
      <w:tr w:rsidR="00BE768B" w14:paraId="3FC10648" w14:textId="77777777" w:rsidTr="00D23F8F">
        <w:trPr>
          <w:cantSplit/>
          <w:jc w:val="center"/>
        </w:trPr>
        <w:tc>
          <w:tcPr>
            <w:tcW w:w="288" w:type="dxa"/>
          </w:tcPr>
          <w:p w14:paraId="4346A859" w14:textId="77777777" w:rsidR="00BE768B" w:rsidRDefault="00BE768B" w:rsidP="00D23F8F">
            <w:pPr>
              <w:pStyle w:val="CopticCross"/>
            </w:pPr>
            <w:r w:rsidRPr="00FB5ACB">
              <w:t>¿</w:t>
            </w:r>
          </w:p>
        </w:tc>
        <w:tc>
          <w:tcPr>
            <w:tcW w:w="3960" w:type="dxa"/>
          </w:tcPr>
          <w:p w14:paraId="08B530D5" w14:textId="77777777" w:rsidR="00BE768B" w:rsidRPr="007425E1" w:rsidRDefault="00BE768B" w:rsidP="00BE768B">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2A1F0E55" w14:textId="77777777" w:rsidR="00BE768B" w:rsidRPr="007425E1" w:rsidRDefault="00BE768B" w:rsidP="00BE768B">
            <w:pPr>
              <w:pStyle w:val="EngHang"/>
              <w:rPr>
                <w:rFonts w:eastAsiaTheme="minorHAnsi"/>
              </w:rPr>
            </w:pPr>
            <w:r>
              <w:rPr>
                <w:rFonts w:eastAsiaTheme="minorHAnsi"/>
              </w:rPr>
              <w:t>Your</w:t>
            </w:r>
            <w:r w:rsidRPr="007425E1">
              <w:rPr>
                <w:rFonts w:eastAsiaTheme="minorHAnsi"/>
              </w:rPr>
              <w:t xml:space="preserve"> holy Apostles,</w:t>
            </w:r>
          </w:p>
          <w:p w14:paraId="04759A24" w14:textId="77777777" w:rsidR="00BE768B" w:rsidRPr="007425E1" w:rsidRDefault="00BE768B" w:rsidP="00BE768B">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2EA70097" w14:textId="77777777" w:rsidR="00BE768B" w:rsidRDefault="00BE768B" w:rsidP="00BE768B">
            <w:pPr>
              <w:pStyle w:val="EngHangEnd"/>
            </w:pPr>
            <w:r w:rsidRPr="007425E1">
              <w:t>"My peace I give to you.</w:t>
            </w:r>
          </w:p>
        </w:tc>
        <w:tc>
          <w:tcPr>
            <w:tcW w:w="288" w:type="dxa"/>
          </w:tcPr>
          <w:p w14:paraId="57CE6C75" w14:textId="77777777" w:rsidR="00BE768B" w:rsidRDefault="00BE768B" w:rsidP="00D23F8F"/>
        </w:tc>
        <w:tc>
          <w:tcPr>
            <w:tcW w:w="288" w:type="dxa"/>
          </w:tcPr>
          <w:p w14:paraId="2523A8E9" w14:textId="77777777" w:rsidR="00BE768B" w:rsidRDefault="00BE768B" w:rsidP="00D23F8F">
            <w:pPr>
              <w:pStyle w:val="CopticCross"/>
            </w:pPr>
            <w:r w:rsidRPr="00FB5ACB">
              <w:t>¿</w:t>
            </w:r>
          </w:p>
        </w:tc>
        <w:tc>
          <w:tcPr>
            <w:tcW w:w="3960" w:type="dxa"/>
          </w:tcPr>
          <w:p w14:paraId="6413B567" w14:textId="77777777" w:rsidR="00BE768B" w:rsidRDefault="00BE768B" w:rsidP="008B5AA7">
            <w:pPr>
              <w:pStyle w:val="CopticVersemulti-line"/>
            </w:pPr>
            <w:r w:rsidRPr="001A05D1">
              <w:t>Ⲕⲁⲧⲁ ⲫ̀ⲣⲏϯ ⲉ̀ⲧⲁⲕⲧⲏⲓⲥ</w:t>
            </w:r>
          </w:p>
          <w:p w14:paraId="63232A8D" w14:textId="77777777" w:rsidR="00BE768B" w:rsidRDefault="00BE768B" w:rsidP="008B5AA7">
            <w:pPr>
              <w:pStyle w:val="CopticVersemulti-line"/>
            </w:pPr>
            <w:r w:rsidRPr="001A05D1">
              <w:t>ⲛ̀ⲛⲉⲕⲁ̀ⲅⲓⲟⲥ ⲛ̀ⲁ̀ⲡⲟⲥⲧⲟⲗⲟⲥ</w:t>
            </w:r>
          </w:p>
          <w:p w14:paraId="57243FE8" w14:textId="77777777" w:rsidR="00BE768B" w:rsidRDefault="00BE768B" w:rsidP="008B5AA7">
            <w:pPr>
              <w:pStyle w:val="CopticVersemulti-line"/>
            </w:pPr>
            <w:r w:rsidRPr="001A05D1">
              <w:t>ⲉⲕⲉ̀ϫⲟⲥ ⲛⲁⲛ ⲙ̀ⲡⲟⲩⲣⲏϯ</w:t>
            </w:r>
          </w:p>
          <w:p w14:paraId="24B49B92" w14:textId="77777777" w:rsidR="00BE768B" w:rsidRDefault="00BE768B" w:rsidP="001A05D1">
            <w:pPr>
              <w:pStyle w:val="CopticVerse"/>
            </w:pPr>
            <w:r w:rsidRPr="001A05D1">
              <w:t>ϫⲉ ⲧⲁϩⲓⲣⲏⲛⲏ ϯϯ ⲙ̀ⲙⲟⲥ ⲛⲱⲧⲉⲛ</w:t>
            </w:r>
          </w:p>
        </w:tc>
      </w:tr>
      <w:tr w:rsidR="00BE768B" w14:paraId="21B26782" w14:textId="77777777" w:rsidTr="00D23F8F">
        <w:trPr>
          <w:cantSplit/>
          <w:jc w:val="center"/>
        </w:trPr>
        <w:tc>
          <w:tcPr>
            <w:tcW w:w="288" w:type="dxa"/>
          </w:tcPr>
          <w:p w14:paraId="6B1AD49E" w14:textId="77777777" w:rsidR="00BE768B" w:rsidRDefault="00BE768B" w:rsidP="00D23F8F">
            <w:pPr>
              <w:pStyle w:val="CopticCross"/>
            </w:pPr>
          </w:p>
        </w:tc>
        <w:tc>
          <w:tcPr>
            <w:tcW w:w="3960" w:type="dxa"/>
          </w:tcPr>
          <w:p w14:paraId="7F5B90C7" w14:textId="77777777" w:rsidR="00BE768B" w:rsidRPr="007425E1" w:rsidRDefault="00BE768B" w:rsidP="00BE768B">
            <w:pPr>
              <w:pStyle w:val="EngHang"/>
              <w:rPr>
                <w:rFonts w:eastAsiaTheme="minorHAnsi"/>
              </w:rPr>
            </w:pPr>
            <w:r w:rsidRPr="007425E1">
              <w:rPr>
                <w:rFonts w:eastAsiaTheme="minorHAnsi"/>
              </w:rPr>
              <w:t>My peace, which I have taken</w:t>
            </w:r>
          </w:p>
          <w:p w14:paraId="76CE2B55" w14:textId="77777777" w:rsidR="00BE768B" w:rsidRPr="007425E1" w:rsidRDefault="00BE768B" w:rsidP="00BE768B">
            <w:pPr>
              <w:pStyle w:val="EngHang"/>
              <w:rPr>
                <w:rFonts w:eastAsiaTheme="minorHAnsi"/>
              </w:rPr>
            </w:pPr>
            <w:r w:rsidRPr="007425E1">
              <w:rPr>
                <w:rFonts w:eastAsiaTheme="minorHAnsi"/>
              </w:rPr>
              <w:t>From My Good Father,</w:t>
            </w:r>
          </w:p>
          <w:p w14:paraId="5E61649F" w14:textId="77777777" w:rsidR="00BE768B" w:rsidRPr="007425E1" w:rsidRDefault="00BE768B" w:rsidP="00BE768B">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595E14A2" w14:textId="77777777" w:rsidR="00BE768B" w:rsidRDefault="00BE768B" w:rsidP="00BE768B">
            <w:pPr>
              <w:pStyle w:val="EngHangEnd"/>
            </w:pPr>
            <w:r w:rsidRPr="007425E1">
              <w:rPr>
                <w:rFonts w:eastAsiaTheme="minorHAnsi"/>
              </w:rPr>
              <w:t>Now and forever."</w:t>
            </w:r>
          </w:p>
        </w:tc>
        <w:tc>
          <w:tcPr>
            <w:tcW w:w="288" w:type="dxa"/>
          </w:tcPr>
          <w:p w14:paraId="094A61C6" w14:textId="77777777" w:rsidR="00BE768B" w:rsidRDefault="00BE768B" w:rsidP="00D23F8F"/>
        </w:tc>
        <w:tc>
          <w:tcPr>
            <w:tcW w:w="288" w:type="dxa"/>
          </w:tcPr>
          <w:p w14:paraId="05959105" w14:textId="77777777" w:rsidR="00BE768B" w:rsidRDefault="00BE768B" w:rsidP="00D23F8F">
            <w:pPr>
              <w:pStyle w:val="CopticCross"/>
            </w:pPr>
          </w:p>
        </w:tc>
        <w:tc>
          <w:tcPr>
            <w:tcW w:w="3960" w:type="dxa"/>
          </w:tcPr>
          <w:p w14:paraId="55E9271C" w14:textId="77777777" w:rsidR="00BE768B" w:rsidRDefault="00BE768B" w:rsidP="008B5AA7">
            <w:pPr>
              <w:pStyle w:val="CopticVersemulti-line"/>
            </w:pPr>
            <w:r w:rsidRPr="001A05D1">
              <w:t>Ⲧⲁϩⲓⲣⲏⲛⲏ ⲁ̀ⲛⲟⲕ</w:t>
            </w:r>
          </w:p>
          <w:p w14:paraId="6C8E4326" w14:textId="77777777" w:rsidR="00BE768B" w:rsidRDefault="00BE768B" w:rsidP="008B5AA7">
            <w:pPr>
              <w:pStyle w:val="CopticVersemulti-line"/>
            </w:pPr>
            <w:r w:rsidRPr="001A05D1">
              <w:t>ⲑⲏⲉ̀ⲧⲁⲓϭⲓⲧⲥ ϩⲓⲧⲉⲛ Ⲡⲁⲓⲱⲧ</w:t>
            </w:r>
          </w:p>
          <w:p w14:paraId="28B2EAD0" w14:textId="77777777" w:rsidR="00BE768B" w:rsidRDefault="00BE768B" w:rsidP="001A05D1">
            <w:pPr>
              <w:pStyle w:val="CopticVersemulti-line"/>
            </w:pPr>
            <w:r w:rsidRPr="001A05D1">
              <w:t xml:space="preserve">ⲁ̀ⲛⲟⲕ ϯⲭⲱ ⲙ̀ⲙⲟⲥ ⲛⲉⲙⲱⲧⲉⲛ </w:t>
            </w:r>
          </w:p>
          <w:p w14:paraId="72E6F784" w14:textId="77777777" w:rsidR="00BE768B" w:rsidRDefault="00BE768B" w:rsidP="001A05D1">
            <w:pPr>
              <w:pStyle w:val="CopticVerse"/>
            </w:pPr>
            <w:r w:rsidRPr="001A05D1">
              <w:t>ϯⲛⲟⲩ ⲛⲉⲙ ϣⲁ ⲉ̀ⲛⲉϩ</w:t>
            </w:r>
          </w:p>
        </w:tc>
      </w:tr>
      <w:tr w:rsidR="00BE768B" w14:paraId="2309AABD" w14:textId="77777777" w:rsidTr="00D23F8F">
        <w:trPr>
          <w:cantSplit/>
          <w:jc w:val="center"/>
        </w:trPr>
        <w:tc>
          <w:tcPr>
            <w:tcW w:w="288" w:type="dxa"/>
          </w:tcPr>
          <w:p w14:paraId="5439B713" w14:textId="77777777" w:rsidR="00BE768B" w:rsidRDefault="00BE768B" w:rsidP="00D23F8F">
            <w:pPr>
              <w:pStyle w:val="CopticCross"/>
            </w:pPr>
            <w:r w:rsidRPr="00FB5ACB">
              <w:t>¿</w:t>
            </w:r>
          </w:p>
        </w:tc>
        <w:tc>
          <w:tcPr>
            <w:tcW w:w="3960" w:type="dxa"/>
          </w:tcPr>
          <w:p w14:paraId="45312D5E" w14:textId="77777777" w:rsidR="00BE768B" w:rsidRPr="007425E1" w:rsidRDefault="00BE768B" w:rsidP="00BE768B">
            <w:pPr>
              <w:pStyle w:val="EngHang"/>
              <w:rPr>
                <w:rFonts w:eastAsiaTheme="minorHAnsi"/>
              </w:rPr>
            </w:pPr>
            <w:r w:rsidRPr="007425E1">
              <w:rPr>
                <w:rFonts w:eastAsiaTheme="minorHAnsi"/>
              </w:rPr>
              <w:t xml:space="preserve">O angel of this </w:t>
            </w:r>
            <w:r>
              <w:t>{</w:t>
            </w:r>
            <w:r w:rsidRPr="007425E1">
              <w:rPr>
                <w:rFonts w:eastAsiaTheme="minorHAnsi"/>
              </w:rPr>
              <w:t>day/evening</w:t>
            </w:r>
            <w:r>
              <w:t>}</w:t>
            </w:r>
            <w:r w:rsidRPr="007425E1">
              <w:rPr>
                <w:rFonts w:eastAsiaTheme="minorHAnsi"/>
              </w:rPr>
              <w:t>,</w:t>
            </w:r>
          </w:p>
          <w:p w14:paraId="0AA64458" w14:textId="77777777" w:rsidR="00BE768B" w:rsidRPr="007425E1" w:rsidRDefault="00BE768B" w:rsidP="00BE768B">
            <w:pPr>
              <w:pStyle w:val="EngHang"/>
              <w:rPr>
                <w:rFonts w:eastAsiaTheme="minorHAnsi"/>
              </w:rPr>
            </w:pPr>
            <w:r w:rsidRPr="007425E1">
              <w:rPr>
                <w:rFonts w:eastAsiaTheme="minorHAnsi"/>
              </w:rPr>
              <w:t xml:space="preserve">Flying up </w:t>
            </w:r>
            <w:commentRangeStart w:id="845"/>
            <w:r w:rsidRPr="007425E1">
              <w:rPr>
                <w:rFonts w:eastAsiaTheme="minorHAnsi"/>
              </w:rPr>
              <w:t xml:space="preserve">with </w:t>
            </w:r>
            <w:commentRangeEnd w:id="845"/>
            <w:r>
              <w:rPr>
                <w:rStyle w:val="CommentReference"/>
                <w:rFonts w:ascii="Times New Roman" w:eastAsiaTheme="minorHAnsi" w:hAnsi="Times New Roman" w:cstheme="minorBidi"/>
                <w:color w:val="auto"/>
              </w:rPr>
              <w:commentReference w:id="845"/>
            </w:r>
            <w:r w:rsidRPr="007425E1">
              <w:rPr>
                <w:rFonts w:eastAsiaTheme="minorHAnsi"/>
              </w:rPr>
              <w:t>this hymn,</w:t>
            </w:r>
          </w:p>
          <w:p w14:paraId="2798AB9A" w14:textId="77777777" w:rsidR="00BE768B" w:rsidRPr="007425E1" w:rsidRDefault="00BE768B" w:rsidP="00BE768B">
            <w:pPr>
              <w:pStyle w:val="EngHang"/>
              <w:rPr>
                <w:rFonts w:eastAsiaTheme="minorHAnsi"/>
              </w:rPr>
            </w:pPr>
            <w:r w:rsidRPr="007425E1">
              <w:rPr>
                <w:rFonts w:eastAsiaTheme="minorHAnsi"/>
              </w:rPr>
              <w:t>Remember us before the Lord,</w:t>
            </w:r>
          </w:p>
          <w:p w14:paraId="26FBFF4D" w14:textId="77777777" w:rsidR="00BE768B" w:rsidRDefault="00BE768B" w:rsidP="00BE768B">
            <w:pPr>
              <w:pStyle w:val="EngHangEnd"/>
            </w:pPr>
            <w:r w:rsidRPr="007425E1">
              <w:t>That He may forgive us our sins</w:t>
            </w:r>
          </w:p>
        </w:tc>
        <w:tc>
          <w:tcPr>
            <w:tcW w:w="288" w:type="dxa"/>
          </w:tcPr>
          <w:p w14:paraId="2C7DE3F9" w14:textId="77777777" w:rsidR="00BE768B" w:rsidRDefault="00BE768B" w:rsidP="00D23F8F"/>
        </w:tc>
        <w:tc>
          <w:tcPr>
            <w:tcW w:w="288" w:type="dxa"/>
          </w:tcPr>
          <w:p w14:paraId="749F875E" w14:textId="77777777" w:rsidR="00BE768B" w:rsidRDefault="00BE768B" w:rsidP="00D23F8F">
            <w:pPr>
              <w:pStyle w:val="CopticCross"/>
            </w:pPr>
            <w:r w:rsidRPr="00FB5ACB">
              <w:t>¿</w:t>
            </w:r>
          </w:p>
        </w:tc>
        <w:tc>
          <w:tcPr>
            <w:tcW w:w="3960" w:type="dxa"/>
          </w:tcPr>
          <w:p w14:paraId="27191F08" w14:textId="77777777" w:rsidR="00BE768B" w:rsidRDefault="00BE768B" w:rsidP="008B5AA7">
            <w:pPr>
              <w:pStyle w:val="CopticVersemulti-line"/>
            </w:pPr>
            <w:r w:rsidRPr="001A05D1">
              <w:t xml:space="preserve">Ⲡⲓⲁⲅⲅⲉⲗⲟⲥ ⲛ̀ⲧⲉ </w:t>
            </w:r>
            <w:commentRangeStart w:id="846"/>
            <w:r w:rsidRPr="00582AD7">
              <w:t>ⲡⲁⲓ ⲉ̀ϩⲟⲟⲩ</w:t>
            </w:r>
            <w:commentRangeEnd w:id="846"/>
            <w:r w:rsidR="00582AD7">
              <w:rPr>
                <w:rStyle w:val="CommentReference"/>
                <w:rFonts w:ascii="Garamond" w:hAnsi="Garamond" w:cstheme="minorBidi"/>
                <w:noProof w:val="0"/>
                <w:lang w:val="en-CA"/>
              </w:rPr>
              <w:commentReference w:id="846"/>
            </w:r>
          </w:p>
          <w:p w14:paraId="09C82F61" w14:textId="77777777" w:rsidR="00BE768B" w:rsidRDefault="00BE768B" w:rsidP="008B5AA7">
            <w:pPr>
              <w:pStyle w:val="CopticVersemulti-line"/>
            </w:pPr>
            <w:r w:rsidRPr="001A05D1">
              <w:t>ⲉⲧϩⲏⲗ ⲉ̀ⲡ̀ϭⲓⲥⲓ ⲛⲉⲙ ⲡⲁⲓϩⲩⲙⲛⲟⲥ</w:t>
            </w:r>
          </w:p>
          <w:p w14:paraId="5FCE5BED" w14:textId="77777777" w:rsidR="00BE768B" w:rsidRDefault="00BE768B" w:rsidP="008B5AA7">
            <w:pPr>
              <w:pStyle w:val="CopticVersemulti-line"/>
            </w:pPr>
            <w:r w:rsidRPr="001A05D1">
              <w:t>ⲁⲣⲓⲡⲉⲛⲙⲉⲩⲓ̀ ϧⲁⲧ̀ϩⲏ ⲙ̀Ⲡⲟ̅ⲥ̅</w:t>
            </w:r>
          </w:p>
          <w:p w14:paraId="0AA97C13" w14:textId="77777777" w:rsidR="00BE768B" w:rsidRDefault="00BE768B" w:rsidP="001A05D1">
            <w:pPr>
              <w:pStyle w:val="CopticVerse"/>
            </w:pPr>
            <w:r w:rsidRPr="001A05D1">
              <w:t>ⲛ̀ⲧⲉϥⲭⲁ ⲛⲉⲛⲛⲟⲃⲓ ⲛⲁⲛ ⲉ̀ⲃⲟⲗ</w:t>
            </w:r>
          </w:p>
        </w:tc>
      </w:tr>
      <w:tr w:rsidR="00BE768B" w14:paraId="76C12C5D" w14:textId="77777777" w:rsidTr="00D23F8F">
        <w:trPr>
          <w:cantSplit/>
          <w:jc w:val="center"/>
        </w:trPr>
        <w:tc>
          <w:tcPr>
            <w:tcW w:w="288" w:type="dxa"/>
          </w:tcPr>
          <w:p w14:paraId="44E7D33A" w14:textId="77777777" w:rsidR="00BE768B" w:rsidRDefault="00BE768B" w:rsidP="00D23F8F">
            <w:pPr>
              <w:pStyle w:val="CopticCross"/>
            </w:pPr>
          </w:p>
        </w:tc>
        <w:tc>
          <w:tcPr>
            <w:tcW w:w="3960" w:type="dxa"/>
          </w:tcPr>
          <w:p w14:paraId="0C9F2540" w14:textId="77777777" w:rsidR="00BE768B" w:rsidRPr="007425E1" w:rsidRDefault="00BE768B" w:rsidP="00BE768B">
            <w:pPr>
              <w:pStyle w:val="EngHang"/>
              <w:rPr>
                <w:rFonts w:eastAsiaTheme="minorHAnsi"/>
              </w:rPr>
            </w:pPr>
            <w:r w:rsidRPr="007425E1">
              <w:rPr>
                <w:rFonts w:eastAsiaTheme="minorHAnsi"/>
              </w:rPr>
              <w:t>The sick, O Lord, heal them;</w:t>
            </w:r>
          </w:p>
          <w:p w14:paraId="5064BF2C" w14:textId="77777777" w:rsidR="00BE768B" w:rsidRPr="007425E1" w:rsidRDefault="00BE768B" w:rsidP="00BE768B">
            <w:pPr>
              <w:pStyle w:val="EngHang"/>
              <w:rPr>
                <w:rFonts w:eastAsiaTheme="minorHAnsi"/>
              </w:rPr>
            </w:pPr>
            <w:r w:rsidRPr="007425E1">
              <w:rPr>
                <w:rFonts w:eastAsiaTheme="minorHAnsi"/>
              </w:rPr>
              <w:t>Those who slept, repose them;</w:t>
            </w:r>
          </w:p>
          <w:p w14:paraId="4406DA4B" w14:textId="77777777" w:rsidR="00BE768B" w:rsidRPr="007425E1" w:rsidRDefault="00BE768B" w:rsidP="00BE768B">
            <w:pPr>
              <w:pStyle w:val="EngHang"/>
              <w:rPr>
                <w:rFonts w:eastAsiaTheme="minorHAnsi"/>
              </w:rPr>
            </w:pPr>
            <w:r w:rsidRPr="007425E1">
              <w:rPr>
                <w:rFonts w:eastAsiaTheme="minorHAnsi"/>
              </w:rPr>
              <w:t>And all our brethren in distress,</w:t>
            </w:r>
          </w:p>
          <w:p w14:paraId="55F14AE2" w14:textId="77777777" w:rsidR="00BE768B" w:rsidRDefault="00BE768B" w:rsidP="00BE768B">
            <w:pPr>
              <w:pStyle w:val="EngHangEnd"/>
            </w:pPr>
            <w:r w:rsidRPr="007425E1">
              <w:t>Help us, O Lord, and all of them.</w:t>
            </w:r>
          </w:p>
        </w:tc>
        <w:tc>
          <w:tcPr>
            <w:tcW w:w="288" w:type="dxa"/>
          </w:tcPr>
          <w:p w14:paraId="24D29F90" w14:textId="77777777" w:rsidR="00BE768B" w:rsidRDefault="00BE768B" w:rsidP="00D23F8F"/>
        </w:tc>
        <w:tc>
          <w:tcPr>
            <w:tcW w:w="288" w:type="dxa"/>
          </w:tcPr>
          <w:p w14:paraId="3F401A86" w14:textId="77777777" w:rsidR="00BE768B" w:rsidRDefault="00BE768B" w:rsidP="00D23F8F">
            <w:pPr>
              <w:pStyle w:val="CopticCross"/>
            </w:pPr>
          </w:p>
        </w:tc>
        <w:tc>
          <w:tcPr>
            <w:tcW w:w="3960" w:type="dxa"/>
          </w:tcPr>
          <w:p w14:paraId="19465DE6" w14:textId="77777777" w:rsidR="00BE768B" w:rsidRDefault="00BE768B" w:rsidP="008B5AA7">
            <w:pPr>
              <w:pStyle w:val="CopticVersemulti-line"/>
            </w:pPr>
            <w:r w:rsidRPr="001A05D1">
              <w:t xml:space="preserve">Ⲛⲏⲉⲧϣⲱⲛⲓ ⲙⲁⲧⲁⲗϭⲱⲟⲩ </w:t>
            </w:r>
          </w:p>
          <w:p w14:paraId="3B8D0484" w14:textId="77777777" w:rsidR="00BE768B" w:rsidRDefault="00BE768B" w:rsidP="008B5AA7">
            <w:pPr>
              <w:pStyle w:val="CopticVersemulti-line"/>
            </w:pPr>
            <w:r w:rsidRPr="001A05D1">
              <w:t xml:space="preserve">ⲛⲏⲉ̀ⲧⲁⲩⲉⲛⲕⲟⲧ Ⲡⲟ̅ⲥ̅ ⲙⲁⲙ̀ⲧⲟⲛ ⲛⲱⲟⲩ </w:t>
            </w:r>
          </w:p>
          <w:p w14:paraId="2BF30C21" w14:textId="77777777" w:rsidR="00BE768B" w:rsidRDefault="00BE768B" w:rsidP="008B5AA7">
            <w:pPr>
              <w:pStyle w:val="CopticVersemulti-line"/>
            </w:pPr>
            <w:r w:rsidRPr="001A05D1">
              <w:t xml:space="preserve">ⲛⲉⲛⲥ̀ⲛⲏⲟⲩ ⲉⲧⲭⲏ ϧⲉⲛ ϩⲟϫϩⲉϫ ⲛⲓⲃⲉⲛ </w:t>
            </w:r>
          </w:p>
          <w:p w14:paraId="26250F1A" w14:textId="77777777" w:rsidR="00BE768B" w:rsidRDefault="00BE768B" w:rsidP="001A05D1">
            <w:pPr>
              <w:pStyle w:val="CopticVerse"/>
            </w:pPr>
            <w:r w:rsidRPr="001A05D1">
              <w:t>Ⲡⲁⲟ̅ⲥ̅ ⲁ̀ⲣⲓⲃⲟⲑⲓⲛ ⲉ̀ⲣⲟⲛ ⲛⲉⲙⲱⲟⲩ</w:t>
            </w:r>
          </w:p>
        </w:tc>
      </w:tr>
      <w:tr w:rsidR="00BE768B" w14:paraId="139BECEF" w14:textId="77777777" w:rsidTr="00D23F8F">
        <w:trPr>
          <w:cantSplit/>
          <w:jc w:val="center"/>
        </w:trPr>
        <w:tc>
          <w:tcPr>
            <w:tcW w:w="288" w:type="dxa"/>
          </w:tcPr>
          <w:p w14:paraId="6BCFD668" w14:textId="77777777" w:rsidR="00BE768B" w:rsidRDefault="00BE768B" w:rsidP="00D23F8F">
            <w:pPr>
              <w:pStyle w:val="CopticCross"/>
            </w:pPr>
            <w:r w:rsidRPr="00FB5ACB">
              <w:t>¿</w:t>
            </w:r>
          </w:p>
        </w:tc>
        <w:tc>
          <w:tcPr>
            <w:tcW w:w="3960" w:type="dxa"/>
          </w:tcPr>
          <w:p w14:paraId="1F613FE8" w14:textId="77777777" w:rsidR="00BE768B" w:rsidRPr="007425E1" w:rsidRDefault="00BE768B" w:rsidP="00BE768B">
            <w:pPr>
              <w:pStyle w:val="EngHang"/>
              <w:rPr>
                <w:rFonts w:eastAsiaTheme="minorHAnsi"/>
              </w:rPr>
            </w:pPr>
            <w:r w:rsidRPr="007425E1">
              <w:rPr>
                <w:rFonts w:eastAsiaTheme="minorHAnsi"/>
              </w:rPr>
              <w:t>May God bless us;</w:t>
            </w:r>
          </w:p>
          <w:p w14:paraId="70DD5EF3" w14:textId="77777777" w:rsidR="00BE768B" w:rsidRPr="007425E1" w:rsidRDefault="00BE768B" w:rsidP="00BE768B">
            <w:pPr>
              <w:pStyle w:val="EngHang"/>
              <w:rPr>
                <w:rFonts w:eastAsiaTheme="minorHAnsi"/>
              </w:rPr>
            </w:pPr>
            <w:r w:rsidRPr="007425E1">
              <w:rPr>
                <w:rFonts w:eastAsiaTheme="minorHAnsi"/>
              </w:rPr>
              <w:t xml:space="preserve">And let us </w:t>
            </w:r>
            <w:commentRangeStart w:id="847"/>
            <w:r w:rsidRPr="007425E1">
              <w:rPr>
                <w:rFonts w:eastAsiaTheme="minorHAnsi"/>
              </w:rPr>
              <w:t xml:space="preserve">bless </w:t>
            </w:r>
            <w:commentRangeEnd w:id="847"/>
            <w:r>
              <w:rPr>
                <w:rStyle w:val="CommentReference"/>
                <w:rFonts w:ascii="Times New Roman" w:eastAsiaTheme="minorHAnsi" w:hAnsi="Times New Roman" w:cstheme="minorBidi"/>
                <w:color w:val="auto"/>
              </w:rPr>
              <w:commentReference w:id="847"/>
            </w:r>
            <w:r w:rsidRPr="007425E1">
              <w:rPr>
                <w:rFonts w:eastAsiaTheme="minorHAnsi"/>
              </w:rPr>
              <w:t>His Holy Name;</w:t>
            </w:r>
          </w:p>
          <w:p w14:paraId="77908EE7" w14:textId="77777777" w:rsidR="00BE768B" w:rsidRPr="007425E1" w:rsidRDefault="00BE768B" w:rsidP="00BE768B">
            <w:pPr>
              <w:pStyle w:val="EngHang"/>
              <w:rPr>
                <w:rFonts w:eastAsiaTheme="minorHAnsi"/>
              </w:rPr>
            </w:pPr>
            <w:r w:rsidRPr="007425E1">
              <w:rPr>
                <w:rFonts w:eastAsiaTheme="minorHAnsi"/>
              </w:rPr>
              <w:t>And may His praise be</w:t>
            </w:r>
          </w:p>
          <w:p w14:paraId="7FC73338" w14:textId="77777777" w:rsidR="00BE768B" w:rsidRDefault="00BE768B" w:rsidP="00BE768B">
            <w:pPr>
              <w:pStyle w:val="EngHangEnd"/>
            </w:pPr>
            <w:r w:rsidRPr="007425E1">
              <w:t>Always on our lips.</w:t>
            </w:r>
          </w:p>
        </w:tc>
        <w:tc>
          <w:tcPr>
            <w:tcW w:w="288" w:type="dxa"/>
          </w:tcPr>
          <w:p w14:paraId="1804DC90" w14:textId="77777777" w:rsidR="00BE768B" w:rsidRDefault="00BE768B" w:rsidP="00D23F8F"/>
        </w:tc>
        <w:tc>
          <w:tcPr>
            <w:tcW w:w="288" w:type="dxa"/>
          </w:tcPr>
          <w:p w14:paraId="0D8E457A" w14:textId="77777777" w:rsidR="00BE768B" w:rsidRDefault="00BE768B" w:rsidP="00D23F8F">
            <w:pPr>
              <w:pStyle w:val="CopticCross"/>
            </w:pPr>
            <w:r w:rsidRPr="00FB5ACB">
              <w:t>¿</w:t>
            </w:r>
          </w:p>
        </w:tc>
        <w:tc>
          <w:tcPr>
            <w:tcW w:w="3960" w:type="dxa"/>
          </w:tcPr>
          <w:p w14:paraId="260BFF89" w14:textId="77777777" w:rsidR="00BE768B" w:rsidRDefault="00BE768B" w:rsidP="008B5AA7">
            <w:pPr>
              <w:pStyle w:val="CopticVersemulti-line"/>
            </w:pPr>
            <w:r w:rsidRPr="001A05D1">
              <w:t>Ⲉϥⲉ̀ⲥ̀ⲙⲟⲩ ⲉ̀ⲣⲟⲛ ⲛ̀ϫⲉ Ⲫϯ</w:t>
            </w:r>
          </w:p>
          <w:p w14:paraId="3556F6AC" w14:textId="77777777" w:rsidR="00BE768B" w:rsidRDefault="00BE768B" w:rsidP="008B5AA7">
            <w:pPr>
              <w:pStyle w:val="CopticVersemulti-line"/>
            </w:pPr>
            <w:r w:rsidRPr="001A05D1">
              <w:t>ⲧⲉⲛⲛⲁ̀ⲥⲙⲟⲩ ⲉ̀ⲡⲉϥⲣⲁⲛ ⲉ̅ⲑ̅ⲩ</w:t>
            </w:r>
          </w:p>
          <w:p w14:paraId="6441FE65" w14:textId="77777777" w:rsidR="00BE768B" w:rsidRDefault="00BE768B" w:rsidP="008B5AA7">
            <w:pPr>
              <w:pStyle w:val="CopticVersemulti-line"/>
            </w:pPr>
            <w:r w:rsidRPr="001A05D1">
              <w:t>ⲛ̀ⲥⲏⲟⲩ ⲛⲓⲃⲉⲛ ⲉ̀ⲣⲉ ⲡⲉϥⲥ̀ⲙⲟⲩ</w:t>
            </w:r>
          </w:p>
          <w:p w14:paraId="52C967B2" w14:textId="77777777" w:rsidR="00BE768B" w:rsidRDefault="00BE768B" w:rsidP="001A05D1">
            <w:pPr>
              <w:pStyle w:val="CopticVerse"/>
            </w:pPr>
            <w:r w:rsidRPr="001A05D1">
              <w:t>ⲛⲁϣⲱⲡⲓ ⲉϥⲙⲏⲛ ⲉ̀ⲃⲟⲗ ϧⲉⲛ ⲣⲱⲛ</w:t>
            </w:r>
          </w:p>
        </w:tc>
      </w:tr>
      <w:tr w:rsidR="00BE768B" w14:paraId="270F8255" w14:textId="77777777" w:rsidTr="00D23F8F">
        <w:trPr>
          <w:cantSplit/>
          <w:jc w:val="center"/>
        </w:trPr>
        <w:tc>
          <w:tcPr>
            <w:tcW w:w="288" w:type="dxa"/>
          </w:tcPr>
          <w:p w14:paraId="5FDD5B6C" w14:textId="77777777" w:rsidR="00BE768B" w:rsidRDefault="00BE768B" w:rsidP="00D23F8F">
            <w:pPr>
              <w:pStyle w:val="CopticCross"/>
            </w:pPr>
          </w:p>
        </w:tc>
        <w:tc>
          <w:tcPr>
            <w:tcW w:w="3960" w:type="dxa"/>
          </w:tcPr>
          <w:p w14:paraId="4A092CD4" w14:textId="77777777" w:rsidR="00BE768B" w:rsidRPr="007425E1" w:rsidRDefault="00BE768B" w:rsidP="00BE768B">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5D099EC0" w14:textId="77777777" w:rsidR="00BE768B" w:rsidRPr="007425E1" w:rsidRDefault="00BE768B" w:rsidP="00BE768B">
            <w:pPr>
              <w:pStyle w:val="EngHang"/>
              <w:rPr>
                <w:rFonts w:eastAsiaTheme="minorHAnsi"/>
              </w:rPr>
            </w:pPr>
            <w:r w:rsidRPr="007425E1">
              <w:rPr>
                <w:rFonts w:eastAsiaTheme="minorHAnsi"/>
              </w:rPr>
              <w:t>And the Holy Spirit,</w:t>
            </w:r>
          </w:p>
          <w:p w14:paraId="551C0E81" w14:textId="77777777" w:rsidR="00BE768B" w:rsidRPr="007425E1" w:rsidRDefault="00BE768B" w:rsidP="00BE768B">
            <w:pPr>
              <w:pStyle w:val="EngHang"/>
              <w:rPr>
                <w:rFonts w:eastAsiaTheme="minorHAnsi"/>
              </w:rPr>
            </w:pPr>
            <w:r w:rsidRPr="007425E1">
              <w:rPr>
                <w:rFonts w:eastAsiaTheme="minorHAnsi"/>
              </w:rPr>
              <w:t>The perfect Trinity:</w:t>
            </w:r>
          </w:p>
          <w:p w14:paraId="30655424" w14:textId="77777777" w:rsidR="00BE768B" w:rsidRDefault="00BE768B" w:rsidP="00BE768B">
            <w:pPr>
              <w:pStyle w:val="EngHangEnd"/>
            </w:pPr>
            <w:r>
              <w:t xml:space="preserve">We worship Him, we </w:t>
            </w:r>
            <w:r w:rsidRPr="007425E1">
              <w:t>glorify Him.</w:t>
            </w:r>
          </w:p>
        </w:tc>
        <w:tc>
          <w:tcPr>
            <w:tcW w:w="288" w:type="dxa"/>
          </w:tcPr>
          <w:p w14:paraId="3A59A46C" w14:textId="77777777" w:rsidR="00BE768B" w:rsidRDefault="00BE768B" w:rsidP="00D23F8F"/>
        </w:tc>
        <w:tc>
          <w:tcPr>
            <w:tcW w:w="288" w:type="dxa"/>
          </w:tcPr>
          <w:p w14:paraId="1C0597AE" w14:textId="77777777" w:rsidR="00BE768B" w:rsidRDefault="00BE768B" w:rsidP="00D23F8F">
            <w:pPr>
              <w:pStyle w:val="CopticCross"/>
            </w:pPr>
          </w:p>
        </w:tc>
        <w:tc>
          <w:tcPr>
            <w:tcW w:w="3960" w:type="dxa"/>
          </w:tcPr>
          <w:p w14:paraId="1D98BCE3" w14:textId="77777777" w:rsidR="00BE768B" w:rsidRDefault="00BE768B" w:rsidP="008B5AA7">
            <w:pPr>
              <w:pStyle w:val="CopticVersemulti-line"/>
            </w:pPr>
            <w:r w:rsidRPr="001A05D1">
              <w:t>Ϫⲉ ϥ̀ⲥ̀ⲙⲁⲣⲱⲟⲩⲧ ⲛ̀ϫⲉ Ⲫ̀ⲓⲱⲧ ⲛⲉⲙ ̀Ⲡϣⲏⲣⲓ</w:t>
            </w:r>
          </w:p>
          <w:p w14:paraId="07931FAB" w14:textId="77777777" w:rsidR="00BE768B" w:rsidRDefault="00BE768B" w:rsidP="008B5AA7">
            <w:pPr>
              <w:pStyle w:val="CopticVersemulti-line"/>
            </w:pPr>
            <w:r w:rsidRPr="001A05D1">
              <w:t>ⲛⲉⲙ Ⲡⲓⲡ̀ⲛⲉⲩⲙⲁ ⲉ̀ⲑⲟⲩⲁⲃ</w:t>
            </w:r>
          </w:p>
          <w:p w14:paraId="32329660" w14:textId="77777777" w:rsidR="00BE768B" w:rsidRDefault="00BE768B" w:rsidP="008B5AA7">
            <w:pPr>
              <w:pStyle w:val="CopticVersemulti-line"/>
            </w:pPr>
            <w:r w:rsidRPr="001A05D1">
              <w:t>Ϯⲧ̀ⲣⲓⲁⲥ ⲉⲧϫⲏⲕ ⲉ̀ⲃⲟⲗ</w:t>
            </w:r>
          </w:p>
          <w:p w14:paraId="59BF9DA4" w14:textId="77777777" w:rsidR="00BE768B" w:rsidRDefault="00BE768B" w:rsidP="001A05D1">
            <w:pPr>
              <w:pStyle w:val="CopticVerse"/>
            </w:pPr>
            <w:r w:rsidRPr="001A05D1">
              <w:t>ⲧⲉⲛⲟⲩⲱϣⲧ ⲙ̀ⲙⲟⲥ ⲧⲉⲛϯⲱ̀ⲟⲩ ⲛⲁⲥ</w:t>
            </w:r>
          </w:p>
        </w:tc>
      </w:tr>
    </w:tbl>
    <w:p w14:paraId="1907C3FC" w14:textId="77777777" w:rsidR="00D23F8F" w:rsidRDefault="00D23F8F" w:rsidP="00D23F8F">
      <w:r>
        <w:t xml:space="preserve">Continue to the Creed on page </w:t>
      </w:r>
      <w:r w:rsidR="003A78C2">
        <w:fldChar w:fldCharType="begin"/>
      </w:r>
      <w:r w:rsidR="00F865A1">
        <w:instrText xml:space="preserve"> PAGEREF _Ref299212181 \h </w:instrText>
      </w:r>
      <w:r w:rsidR="003A78C2">
        <w:fldChar w:fldCharType="separate"/>
      </w:r>
      <w:r w:rsidR="00B50C35">
        <w:rPr>
          <w:noProof/>
        </w:rPr>
        <w:t>167</w:t>
      </w:r>
      <w:r w:rsidR="003A78C2">
        <w:fldChar w:fldCharType="end"/>
      </w:r>
      <w:r>
        <w:t>.</w:t>
      </w:r>
    </w:p>
    <w:p w14:paraId="59F64A80" w14:textId="77777777" w:rsidR="00495F1A" w:rsidRDefault="00495F1A" w:rsidP="00495F1A">
      <w:pPr>
        <w:pStyle w:val="Heading2"/>
      </w:pPr>
      <w:bookmarkStart w:id="848" w:name="_Toc410196185"/>
      <w:bookmarkStart w:id="849" w:name="_Toc410196427"/>
      <w:bookmarkStart w:id="850" w:name="_Toc410196929"/>
      <w:bookmarkStart w:id="851" w:name="_Toc437373007"/>
      <w:bookmarkStart w:id="852" w:name="Prime"/>
      <w:r>
        <w:lastRenderedPageBreak/>
        <w:t>Early Morning: Prime (The First Hour)</w:t>
      </w:r>
      <w:bookmarkEnd w:id="848"/>
      <w:bookmarkEnd w:id="849"/>
      <w:bookmarkEnd w:id="850"/>
      <w:bookmarkEnd w:id="851"/>
    </w:p>
    <w:bookmarkStart w:id="853" w:name="_Toc410196186" w:displacedByCustomXml="next"/>
    <w:bookmarkStart w:id="854" w:name="_Toc410196428" w:displacedByCustomXml="next"/>
    <w:bookmarkStart w:id="855" w:name="_Toc410196930" w:displacedByCustomXml="next"/>
    <w:bookmarkStart w:id="856" w:name="_Ref435434336" w:displacedByCustomXml="next"/>
    <w:bookmarkStart w:id="857" w:name="_Ref435434342" w:displacedByCustomXml="next"/>
    <w:bookmarkStart w:id="858" w:name="_Ref435789623" w:displacedByCustomXml="next"/>
    <w:bookmarkStart w:id="859" w:name="_Ref435789629" w:displacedByCustomXml="next"/>
    <w:bookmarkStart w:id="860" w:name="_Ref435799254" w:displacedByCustomXml="next"/>
    <w:bookmarkStart w:id="861" w:name="_Ref435799261" w:displacedByCustomXml="next"/>
    <w:sdt>
      <w:sdtPr>
        <w:id w:val="467860529"/>
        <w:docPartObj>
          <w:docPartGallery w:val="Table of Contents"/>
          <w:docPartUnique/>
        </w:docPartObj>
      </w:sdtPr>
      <w:sdtEndPr>
        <w:rPr>
          <w:b/>
          <w:bCs/>
          <w:noProof/>
        </w:rPr>
      </w:sdtEndPr>
      <w:sdtContent>
        <w:p w14:paraId="3410338D" w14:textId="77777777" w:rsidR="00B50C35" w:rsidRDefault="009800DB">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Prime</w:instrText>
          </w:r>
          <w:r>
            <w:rPr>
              <w:noProof/>
            </w:rPr>
            <w:fldChar w:fldCharType="separate"/>
          </w:r>
          <w:hyperlink w:anchor="_Toc437373075" w:history="1">
            <w:r w:rsidR="00B50C35" w:rsidRPr="007E6005">
              <w:rPr>
                <w:rStyle w:val="Hyperlink"/>
                <w:noProof/>
              </w:rPr>
              <w:t>The Psalms of Prime</w:t>
            </w:r>
            <w:r w:rsidR="00B50C35">
              <w:rPr>
                <w:noProof/>
                <w:webHidden/>
              </w:rPr>
              <w:tab/>
            </w:r>
            <w:r w:rsidR="00B50C35">
              <w:rPr>
                <w:noProof/>
                <w:webHidden/>
              </w:rPr>
              <w:fldChar w:fldCharType="begin"/>
            </w:r>
            <w:r w:rsidR="00B50C35">
              <w:rPr>
                <w:noProof/>
                <w:webHidden/>
              </w:rPr>
              <w:instrText xml:space="preserve"> PAGEREF _Toc437373075 \h </w:instrText>
            </w:r>
            <w:r w:rsidR="00B50C35">
              <w:rPr>
                <w:noProof/>
                <w:webHidden/>
              </w:rPr>
            </w:r>
            <w:r w:rsidR="00B50C35">
              <w:rPr>
                <w:noProof/>
                <w:webHidden/>
              </w:rPr>
              <w:fldChar w:fldCharType="separate"/>
            </w:r>
            <w:r w:rsidR="00B50C35">
              <w:rPr>
                <w:noProof/>
                <w:webHidden/>
              </w:rPr>
              <w:t>252</w:t>
            </w:r>
            <w:r w:rsidR="00B50C35">
              <w:rPr>
                <w:noProof/>
                <w:webHidden/>
              </w:rPr>
              <w:fldChar w:fldCharType="end"/>
            </w:r>
          </w:hyperlink>
        </w:p>
        <w:p w14:paraId="6C9664D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76" w:history="1">
            <w:r w:rsidR="00B50C35" w:rsidRPr="007E6005">
              <w:rPr>
                <w:rStyle w:val="Hyperlink"/>
                <w:noProof/>
              </w:rPr>
              <w:t>The Doxology of Prime</w:t>
            </w:r>
            <w:r w:rsidR="00B50C35">
              <w:rPr>
                <w:noProof/>
                <w:webHidden/>
              </w:rPr>
              <w:tab/>
            </w:r>
            <w:r w:rsidR="00B50C35">
              <w:rPr>
                <w:noProof/>
                <w:webHidden/>
              </w:rPr>
              <w:fldChar w:fldCharType="begin"/>
            </w:r>
            <w:r w:rsidR="00B50C35">
              <w:rPr>
                <w:noProof/>
                <w:webHidden/>
              </w:rPr>
              <w:instrText xml:space="preserve"> PAGEREF _Toc437373076 \h </w:instrText>
            </w:r>
            <w:r w:rsidR="00B50C35">
              <w:rPr>
                <w:noProof/>
                <w:webHidden/>
              </w:rPr>
            </w:r>
            <w:r w:rsidR="00B50C35">
              <w:rPr>
                <w:noProof/>
                <w:webHidden/>
              </w:rPr>
              <w:fldChar w:fldCharType="separate"/>
            </w:r>
            <w:r w:rsidR="00B50C35">
              <w:rPr>
                <w:noProof/>
                <w:webHidden/>
              </w:rPr>
              <w:t>258</w:t>
            </w:r>
            <w:r w:rsidR="00B50C35">
              <w:rPr>
                <w:noProof/>
                <w:webHidden/>
              </w:rPr>
              <w:fldChar w:fldCharType="end"/>
            </w:r>
          </w:hyperlink>
        </w:p>
        <w:p w14:paraId="60A763E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77" w:history="1">
            <w:r w:rsidR="00B50C35" w:rsidRPr="007E6005">
              <w:rPr>
                <w:rStyle w:val="Hyperlink"/>
                <w:noProof/>
              </w:rPr>
              <w:t>The Raising of Morning Incense</w:t>
            </w:r>
            <w:r w:rsidR="00B50C35">
              <w:rPr>
                <w:noProof/>
                <w:webHidden/>
              </w:rPr>
              <w:tab/>
            </w:r>
            <w:r w:rsidR="00B50C35">
              <w:rPr>
                <w:noProof/>
                <w:webHidden/>
              </w:rPr>
              <w:fldChar w:fldCharType="begin"/>
            </w:r>
            <w:r w:rsidR="00B50C35">
              <w:rPr>
                <w:noProof/>
                <w:webHidden/>
              </w:rPr>
              <w:instrText xml:space="preserve"> PAGEREF _Toc437373077 \h </w:instrText>
            </w:r>
            <w:r w:rsidR="00B50C35">
              <w:rPr>
                <w:noProof/>
                <w:webHidden/>
              </w:rPr>
            </w:r>
            <w:r w:rsidR="00B50C35">
              <w:rPr>
                <w:noProof/>
                <w:webHidden/>
              </w:rPr>
              <w:fldChar w:fldCharType="separate"/>
            </w:r>
            <w:r w:rsidR="00B50C35">
              <w:rPr>
                <w:noProof/>
                <w:webHidden/>
              </w:rPr>
              <w:t>269</w:t>
            </w:r>
            <w:r w:rsidR="00B50C35">
              <w:rPr>
                <w:noProof/>
                <w:webHidden/>
              </w:rPr>
              <w:fldChar w:fldCharType="end"/>
            </w:r>
          </w:hyperlink>
        </w:p>
        <w:p w14:paraId="36CF2147" w14:textId="77777777"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862" w:name="_Toc437373075"/>
      <w:r>
        <w:lastRenderedPageBreak/>
        <w:t>The Psalms of Prime</w:t>
      </w:r>
      <w:bookmarkEnd w:id="861"/>
      <w:bookmarkEnd w:id="860"/>
      <w:bookmarkEnd w:id="859"/>
      <w:bookmarkEnd w:id="858"/>
      <w:bookmarkEnd w:id="857"/>
      <w:bookmarkEnd w:id="856"/>
      <w:bookmarkEnd w:id="855"/>
      <w:bookmarkEnd w:id="854"/>
      <w:bookmarkEnd w:id="853"/>
      <w:bookmarkEnd w:id="862"/>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77777777" w:rsidR="00CC066E" w:rsidRDefault="001744DD" w:rsidP="00CC066E">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806E141" w14:textId="77777777" w:rsidR="00CC066E" w:rsidRDefault="001744DD" w:rsidP="00CC066E">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AFC4FF5" w14:textId="77777777" w:rsidR="00CC066E" w:rsidRDefault="001744DD" w:rsidP="00CC066E">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r>
        <w:t>Ephesians</w:t>
      </w:r>
      <w:r w:rsidR="00CC066E">
        <w:t xml:space="preserve"> 4:1 5</w:t>
      </w:r>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t>Of the Psalms of David the King and Prophet; may his blessing be upon us all. Amen.</w:t>
      </w:r>
    </w:p>
    <w:p w14:paraId="36005963" w14:textId="77777777" w:rsidR="009D062A" w:rsidRDefault="009D062A" w:rsidP="00CC066E">
      <w:pPr>
        <w:pStyle w:val="Rubric"/>
      </w:pPr>
    </w:p>
    <w:p w14:paraId="4671E9AE" w14:textId="77777777" w:rsidR="00CC066E" w:rsidRDefault="00CC066E" w:rsidP="00CC066E">
      <w:pPr>
        <w:pStyle w:val="Heading5"/>
        <w:rPr>
          <w:lang w:val="en-GB"/>
        </w:rPr>
      </w:pPr>
      <w:bookmarkStart w:id="863" w:name="_Ref434575533"/>
      <w:r>
        <w:rPr>
          <w:lang w:val="en-GB"/>
        </w:rPr>
        <w:lastRenderedPageBreak/>
        <w:t>The Psalm</w:t>
      </w:r>
      <w:r w:rsidR="00F14AA6">
        <w:rPr>
          <w:lang w:val="en-GB"/>
        </w:rPr>
        <w:t>s of Early Morning (Prime)</w:t>
      </w:r>
      <w:bookmarkEnd w:id="863"/>
    </w:p>
    <w:p w14:paraId="1B1E9354" w14:textId="77777777"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B50C35">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B50C35">
        <w:rPr>
          <w:noProof/>
        </w:rPr>
        <w:t>307</w:t>
      </w:r>
      <w:r w:rsidR="003A78C2">
        <w:fldChar w:fldCharType="end"/>
      </w:r>
    </w:p>
    <w:p w14:paraId="7F06AC31" w14:textId="77777777"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B50C35">
        <w:t>Psalm</w:t>
      </w:r>
      <w:r w:rsidR="00B50C35" w:rsidRPr="00AB1781">
        <w:t xml:space="preserve"> 2</w:t>
      </w:r>
      <w:r w:rsidR="00B50C35">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B50C35">
        <w:rPr>
          <w:noProof/>
        </w:rPr>
        <w:t>307</w:t>
      </w:r>
      <w:r w:rsidR="003A78C2">
        <w:fldChar w:fldCharType="end"/>
      </w:r>
    </w:p>
    <w:p w14:paraId="3E08DA39" w14:textId="77777777"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B50C35">
        <w:t>Psalm</w:t>
      </w:r>
      <w:r w:rsidR="00B50C35" w:rsidRPr="00AB1781">
        <w:t xml:space="preserve"> 3</w:t>
      </w:r>
      <w:r w:rsidR="00B50C35">
        <w:t>: Lord, why have those that rouble me increased?</w:t>
      </w:r>
      <w:r>
        <w:fldChar w:fldCharType="end"/>
      </w:r>
      <w:r w:rsidR="00CC066E">
        <w:tab/>
      </w:r>
      <w:r w:rsidR="003A78C2">
        <w:fldChar w:fldCharType="begin"/>
      </w:r>
      <w:r w:rsidR="00CC066E">
        <w:instrText xml:space="preserve"> PAGEREF _Ref412026989 \h </w:instrText>
      </w:r>
      <w:r w:rsidR="003A78C2">
        <w:fldChar w:fldCharType="separate"/>
      </w:r>
      <w:r w:rsidR="00B50C35">
        <w:rPr>
          <w:noProof/>
        </w:rPr>
        <w:t>309</w:t>
      </w:r>
      <w:r w:rsidR="003A78C2">
        <w:fldChar w:fldCharType="end"/>
      </w:r>
    </w:p>
    <w:p w14:paraId="74A89173" w14:textId="77777777"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B50C35">
        <w:t>Psalm</w:t>
      </w:r>
      <w:r w:rsidR="00B50C35" w:rsidRPr="00AB1781">
        <w:t xml:space="preserve"> 4</w:t>
      </w:r>
      <w:r w:rsidR="00B50C35">
        <w:t>: You hear me when I call</w:t>
      </w:r>
      <w:r>
        <w:fldChar w:fldCharType="end"/>
      </w:r>
      <w:r w:rsidR="00CC066E">
        <w:tab/>
      </w:r>
      <w:r w:rsidR="003A78C2">
        <w:fldChar w:fldCharType="begin"/>
      </w:r>
      <w:r w:rsidR="00CC066E">
        <w:instrText xml:space="preserve"> PAGEREF _Ref412025808 \h </w:instrText>
      </w:r>
      <w:r w:rsidR="003A78C2">
        <w:fldChar w:fldCharType="separate"/>
      </w:r>
      <w:r w:rsidR="00B50C35">
        <w:rPr>
          <w:noProof/>
        </w:rPr>
        <w:t>309</w:t>
      </w:r>
      <w:r w:rsidR="003A78C2">
        <w:fldChar w:fldCharType="end"/>
      </w:r>
    </w:p>
    <w:p w14:paraId="01E0D354" w14:textId="77777777"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B50C35">
        <w:t>Psalm</w:t>
      </w:r>
      <w:r w:rsidR="00B50C35" w:rsidRPr="00AB1781">
        <w:t xml:space="preserve"> 5</w:t>
      </w:r>
      <w:r w:rsidR="00B50C35">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B50C35">
        <w:rPr>
          <w:noProof/>
        </w:rPr>
        <w:t>310</w:t>
      </w:r>
      <w:r w:rsidR="003A78C2">
        <w:fldChar w:fldCharType="end"/>
      </w:r>
    </w:p>
    <w:p w14:paraId="2917FC62" w14:textId="77777777"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B50C35">
        <w:t>Psalm</w:t>
      </w:r>
      <w:r w:rsidR="00B50C35" w:rsidRPr="00AB1781">
        <w:t xml:space="preserve"> 6</w:t>
      </w:r>
      <w:r w:rsidR="00B50C35">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B50C35">
        <w:rPr>
          <w:noProof/>
        </w:rPr>
        <w:t>312</w:t>
      </w:r>
      <w:r w:rsidR="003A78C2">
        <w:fldChar w:fldCharType="end"/>
      </w:r>
    </w:p>
    <w:p w14:paraId="1839FE4B" w14:textId="77777777"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B50C35">
        <w:t>Psalm</w:t>
      </w:r>
      <w:r w:rsidR="00B50C35" w:rsidRPr="00AB1781">
        <w:t xml:space="preserve"> 8</w:t>
      </w:r>
      <w:r w:rsidR="00B50C35">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B50C35">
        <w:rPr>
          <w:noProof/>
        </w:rPr>
        <w:t>314</w:t>
      </w:r>
      <w:r w:rsidR="003A78C2">
        <w:fldChar w:fldCharType="end"/>
      </w:r>
    </w:p>
    <w:p w14:paraId="03DD40B1" w14:textId="77777777"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B50C35">
        <w:t>Psalm</w:t>
      </w:r>
      <w:r w:rsidR="00B50C35" w:rsidRPr="00AB1781">
        <w:t xml:space="preserve"> 11</w:t>
      </w:r>
      <w:r w:rsidR="00B50C35">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B50C35">
        <w:rPr>
          <w:noProof/>
        </w:rPr>
        <w:t>319</w:t>
      </w:r>
      <w:r w:rsidR="003A78C2">
        <w:fldChar w:fldCharType="end"/>
      </w:r>
    </w:p>
    <w:p w14:paraId="5A0777AD" w14:textId="77777777"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B50C35">
        <w:t>Psalm</w:t>
      </w:r>
      <w:r w:rsidR="00B50C35" w:rsidRPr="00AB1781">
        <w:t xml:space="preserve"> 12</w:t>
      </w:r>
      <w:r w:rsidR="00B50C35">
        <w:t>: How long, O Lord, will You forget me? For ever?</w:t>
      </w:r>
      <w:r>
        <w:fldChar w:fldCharType="end"/>
      </w:r>
      <w:r w:rsidR="00CC066E">
        <w:tab/>
      </w:r>
      <w:r w:rsidR="003A78C2">
        <w:fldChar w:fldCharType="begin"/>
      </w:r>
      <w:r w:rsidR="00CC066E">
        <w:instrText xml:space="preserve"> PAGEREF _Ref412025965 \h </w:instrText>
      </w:r>
      <w:r w:rsidR="003A78C2">
        <w:fldChar w:fldCharType="separate"/>
      </w:r>
      <w:r w:rsidR="00B50C35">
        <w:rPr>
          <w:noProof/>
        </w:rPr>
        <w:t>320</w:t>
      </w:r>
      <w:r w:rsidR="003A78C2">
        <w:fldChar w:fldCharType="end"/>
      </w:r>
    </w:p>
    <w:p w14:paraId="6B871C95" w14:textId="77777777"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B50C35">
        <w:t>Psalm</w:t>
      </w:r>
      <w:r w:rsidR="00B50C35" w:rsidRPr="00AB1781">
        <w:t xml:space="preserve"> 14</w:t>
      </w:r>
      <w:r w:rsidR="00B50C35">
        <w:t>: Lord, who can dwell in Your sanctuary</w:t>
      </w:r>
      <w:r>
        <w:fldChar w:fldCharType="end"/>
      </w:r>
      <w:r w:rsidR="00CC066E">
        <w:tab/>
      </w:r>
      <w:r w:rsidR="003A78C2">
        <w:fldChar w:fldCharType="begin"/>
      </w:r>
      <w:r w:rsidR="00CC066E">
        <w:instrText xml:space="preserve"> PAGEREF _Ref412098343 \h </w:instrText>
      </w:r>
      <w:r w:rsidR="003A78C2">
        <w:fldChar w:fldCharType="separate"/>
      </w:r>
      <w:r w:rsidR="00B50C35">
        <w:rPr>
          <w:noProof/>
        </w:rPr>
        <w:t>321</w:t>
      </w:r>
      <w:r w:rsidR="003A78C2">
        <w:fldChar w:fldCharType="end"/>
      </w:r>
    </w:p>
    <w:p w14:paraId="3960802F" w14:textId="77777777"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B50C35">
        <w:t>Psalm</w:t>
      </w:r>
      <w:r w:rsidR="00B50C35" w:rsidRPr="00AB1781">
        <w:t xml:space="preserve"> 15</w:t>
      </w:r>
      <w:r w:rsidR="00B50C35">
        <w:t>: Keep me, O Lord, for my trust is in You</w:t>
      </w:r>
      <w:r>
        <w:fldChar w:fldCharType="end"/>
      </w:r>
      <w:r w:rsidR="00CC066E">
        <w:tab/>
      </w:r>
      <w:r w:rsidR="003A78C2">
        <w:fldChar w:fldCharType="begin"/>
      </w:r>
      <w:r w:rsidR="00CC066E">
        <w:instrText xml:space="preserve"> PAGEREF _Ref412025981 \h </w:instrText>
      </w:r>
      <w:r w:rsidR="003A78C2">
        <w:fldChar w:fldCharType="separate"/>
      </w:r>
      <w:r w:rsidR="00B50C35">
        <w:rPr>
          <w:noProof/>
        </w:rPr>
        <w:t>322</w:t>
      </w:r>
      <w:r w:rsidR="003A78C2">
        <w:fldChar w:fldCharType="end"/>
      </w:r>
    </w:p>
    <w:p w14:paraId="46224EE2" w14:textId="77777777"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B50C35">
        <w:t>Psalm</w:t>
      </w:r>
      <w:r w:rsidR="00B50C35" w:rsidRPr="00AB1781">
        <w:t xml:space="preserve"> 18</w:t>
      </w:r>
      <w:r w:rsidR="00B50C35">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B50C35">
        <w:rPr>
          <w:noProof/>
        </w:rPr>
        <w:t>328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77777777"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B50C35">
        <w:t>Psalm</w:t>
      </w:r>
      <w:r w:rsidR="00B50C35" w:rsidRPr="00AB1781">
        <w:t xml:space="preserve"> 24</w:t>
      </w:r>
      <w:r w:rsidR="00B50C35">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B50C35">
        <w:rPr>
          <w:noProof/>
        </w:rPr>
        <w:t>336</w:t>
      </w:r>
      <w:r w:rsidR="003A78C2">
        <w:fldChar w:fldCharType="end"/>
      </w:r>
    </w:p>
    <w:p w14:paraId="6EE9E88E" w14:textId="77777777"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B50C35">
        <w:t>Psalm</w:t>
      </w:r>
      <w:r w:rsidR="00B50C35" w:rsidRPr="00AB1781">
        <w:t xml:space="preserve"> 26</w:t>
      </w:r>
      <w:r w:rsidR="00B50C35">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B50C35">
        <w:rPr>
          <w:noProof/>
        </w:rPr>
        <w:t>339</w:t>
      </w:r>
      <w:r w:rsidR="003A78C2">
        <w:fldChar w:fldCharType="end"/>
      </w:r>
    </w:p>
    <w:p w14:paraId="1E8B8142" w14:textId="77777777"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CC066E">
        <w:tab/>
      </w:r>
      <w:r w:rsidR="003A78C2">
        <w:fldChar w:fldCharType="begin"/>
      </w:r>
      <w:r w:rsidR="00CC066E">
        <w:instrText xml:space="preserve"> PAGEREF _Ref412098429 \h </w:instrText>
      </w:r>
      <w:r w:rsidR="003A78C2">
        <w:fldChar w:fldCharType="separate"/>
      </w:r>
      <w:r w:rsidR="00B50C35">
        <w:rPr>
          <w:noProof/>
        </w:rPr>
        <w:t>391</w:t>
      </w:r>
      <w:r w:rsidR="003A78C2">
        <w:fldChar w:fldCharType="end"/>
      </w:r>
    </w:p>
    <w:p w14:paraId="68EA7A25" w14:textId="77777777"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B50C35">
        <w:rPr>
          <w:noProof/>
        </w:rPr>
        <w:t>396</w:t>
      </w:r>
      <w:r w:rsidR="003A78C2">
        <w:fldChar w:fldCharType="end"/>
      </w:r>
    </w:p>
    <w:p w14:paraId="065CCDFD" w14:textId="77777777"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B50C35">
        <w:t>Psalm</w:t>
      </w:r>
      <w:r w:rsidR="00B50C35" w:rsidRPr="00AB1781">
        <w:t xml:space="preserve"> 69</w:t>
      </w:r>
      <w:r w:rsidR="00B50C35">
        <w:t>: O God, come to my help</w:t>
      </w:r>
      <w:r>
        <w:fldChar w:fldCharType="end"/>
      </w:r>
      <w:r w:rsidR="00CC066E">
        <w:tab/>
      </w:r>
      <w:r w:rsidR="003A78C2">
        <w:fldChar w:fldCharType="begin"/>
      </w:r>
      <w:r w:rsidR="00CC066E">
        <w:instrText xml:space="preserve"> PAGEREF _Ref412026055 \h </w:instrText>
      </w:r>
      <w:r w:rsidR="003A78C2">
        <w:fldChar w:fldCharType="separate"/>
      </w:r>
      <w:r w:rsidR="00B50C35">
        <w:rPr>
          <w:noProof/>
        </w:rPr>
        <w:t>403</w:t>
      </w:r>
      <w:r w:rsidR="003A78C2">
        <w:fldChar w:fldCharType="end"/>
      </w:r>
    </w:p>
    <w:p w14:paraId="31570FA5" w14:textId="77777777"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B50C35">
        <w:rPr>
          <w:noProof/>
        </w:rPr>
        <w:t>473</w:t>
      </w:r>
      <w:r w:rsidR="003A78C2">
        <w:fldChar w:fldCharType="end"/>
      </w:r>
    </w:p>
    <w:p w14:paraId="73FFF146" w14:textId="77777777"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B50C35">
        <w:t>Psalm</w:t>
      </w:r>
      <w:r w:rsidR="00B50C35" w:rsidRPr="00AB1781">
        <w:t xml:space="preserve"> 142</w:t>
      </w:r>
      <w:r w:rsidR="00B50C35">
        <w:t>: Lord, hear my prayer; give ear to my petition in Your truth</w:t>
      </w:r>
      <w:r>
        <w:fldChar w:fldCharType="end"/>
      </w:r>
      <w:r w:rsidR="00CC066E">
        <w:tab/>
      </w:r>
      <w:r w:rsidR="003A78C2">
        <w:fldChar w:fldCharType="begin"/>
      </w:r>
      <w:r w:rsidR="00CC066E">
        <w:instrText xml:space="preserve"> PAGEREF _Ref412098508 \h </w:instrText>
      </w:r>
      <w:r w:rsidR="003A78C2">
        <w:fldChar w:fldCharType="separate"/>
      </w:r>
      <w:r w:rsidR="00B50C35">
        <w:rPr>
          <w:noProof/>
        </w:rPr>
        <w:t>517</w:t>
      </w:r>
      <w:r w:rsidR="003A78C2">
        <w:fldChar w:fldCharType="end"/>
      </w:r>
    </w:p>
    <w:p w14:paraId="3CD7FD72" w14:textId="4F43604B" w:rsidR="00CC066E" w:rsidRDefault="00CC066E" w:rsidP="00CC066E">
      <w:pPr>
        <w:pStyle w:val="Heading5"/>
      </w:pPr>
      <w:bookmarkStart w:id="864" w:name="_Ref435799363"/>
      <w:r>
        <w:t>T</w:t>
      </w:r>
      <w:r w:rsidR="00AB78C6">
        <w:t>he Gospel from Saint John</w:t>
      </w:r>
      <w:r>
        <w:t xml:space="preserve"> 1:1 17</w:t>
      </w:r>
      <w:bookmarkEnd w:id="864"/>
    </w:p>
    <w:p w14:paraId="4522D15C" w14:textId="77777777"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nothing came into being that has come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26"/>
      </w:r>
      <w:r w:rsidR="009D062A">
        <w:t xml:space="preserve"> it</w:t>
      </w:r>
      <w:r w:rsidR="001225FA">
        <w:t xml:space="preserve">. </w:t>
      </w:r>
    </w:p>
    <w:p w14:paraId="63C6932E" w14:textId="77777777"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27"/>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28"/>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77777777"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B50C35">
        <w:rPr>
          <w:noProof/>
        </w:rPr>
        <w:t>258</w:t>
      </w:r>
      <w:r w:rsidR="003A78C2">
        <w:fldChar w:fldCharType="end"/>
      </w:r>
      <w:r w:rsidR="00C241B0">
        <w:t>. Originally, "O True Light" was said here in its entirety, rather than just the first parts, without the rest of modern Doxology of Prime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77777777"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unto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 xml:space="preserve">Ask Him to grant </w:t>
      </w:r>
      <w:r>
        <w:lastRenderedPageBreak/>
        <w:t>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77777777"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B50C35">
        <w:rPr>
          <w:noProof/>
        </w:rPr>
        <w:t>269</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865" w:name="_Toc410196187"/>
      <w:bookmarkStart w:id="866" w:name="_Toc410196429"/>
      <w:bookmarkStart w:id="867"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77777777" w:rsidR="00CC066E" w:rsidRPr="001A4291" w:rsidRDefault="00CC066E" w:rsidP="00CC066E">
      <w:pPr>
        <w:pStyle w:val="Prose"/>
      </w:pPr>
      <w:r w:rsidRPr="001A4291">
        <w:t>O Virgin Mary, the holy Mother of God,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r>
        <w:rPr>
          <w:lang w:val="en-GB"/>
        </w:rPr>
        <w:t>The Introduction to the Creed</w:t>
      </w:r>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r>
        <w:rPr>
          <w:lang w:val="en-GB"/>
        </w:rPr>
        <w:t>The Orthodox Creed</w:t>
      </w:r>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77777777"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29"/>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w:t>
      </w:r>
      <w:r w:rsidRPr="00CC066E">
        <w:lastRenderedPageBreak/>
        <w:t>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7777777" w:rsidR="00CC066E" w:rsidRPr="00251DB9" w:rsidRDefault="001040C8" w:rsidP="00CC066E">
      <w:pPr>
        <w:pStyle w:val="Prose"/>
      </w:pPr>
      <w:r>
        <w:t>You</w:t>
      </w:r>
      <w:r w:rsidR="00FE0AE4">
        <w:t xml:space="preserve"> send</w:t>
      </w:r>
      <w:r w:rsidR="00CC066E">
        <w:t xml:space="preserve"> the light and it goes;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77777777"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1D250703" w14:textId="77777777" w:rsidR="00346189" w:rsidRDefault="00346189" w:rsidP="00495F1A">
      <w:pPr>
        <w:pStyle w:val="Heading3"/>
      </w:pPr>
      <w:bookmarkStart w:id="868" w:name="_Ref412098903"/>
      <w:r>
        <w:br w:type="page"/>
      </w:r>
    </w:p>
    <w:p w14:paraId="454C0BF9" w14:textId="4F7D835B" w:rsidR="00495F1A" w:rsidRDefault="00495F1A" w:rsidP="00495F1A">
      <w:pPr>
        <w:pStyle w:val="Heading3"/>
      </w:pPr>
      <w:bookmarkStart w:id="869" w:name="_Toc437373076"/>
      <w:r>
        <w:lastRenderedPageBreak/>
        <w:t>The Doxology of Prime</w:t>
      </w:r>
      <w:bookmarkEnd w:id="865"/>
      <w:bookmarkEnd w:id="866"/>
      <w:bookmarkEnd w:id="867"/>
      <w:bookmarkEnd w:id="868"/>
      <w:bookmarkEnd w:id="8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77777777" w:rsidR="000278EC" w:rsidRDefault="000278EC" w:rsidP="000278EC">
            <w:pPr>
              <w:pStyle w:val="EngHangEnd"/>
            </w:pPr>
            <w:r w:rsidRPr="007425E1">
              <w:t>The morning star.</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77777777" w:rsidR="000278EC" w:rsidRDefault="000278EC" w:rsidP="000278EC">
            <w:pPr>
              <w:pStyle w:val="EngHangEnd"/>
            </w:pPr>
            <w:r w:rsidRPr="007425E1">
              <w:t>And the three Macari</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870"/>
            <w:r>
              <w:t>That gives light,</w:t>
            </w:r>
            <w:commentRangeEnd w:id="870"/>
            <w:r>
              <w:rPr>
                <w:rStyle w:val="CommentReference"/>
                <w:rFonts w:ascii="Times New Roman" w:eastAsiaTheme="minorHAnsi" w:hAnsi="Times New Roman" w:cstheme="minorBidi"/>
                <w:color w:val="auto"/>
              </w:rPr>
              <w:commentReference w:id="8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77777777" w:rsidR="00552687" w:rsidRPr="007425E1" w:rsidRDefault="00552687" w:rsidP="00552687">
            <w:pPr>
              <w:pStyle w:val="EngHang"/>
              <w:rPr>
                <w:rFonts w:eastAsiaTheme="minorHAnsi"/>
              </w:rPr>
            </w:pPr>
            <w:r w:rsidRPr="007425E1">
              <w:rPr>
                <w:rFonts w:eastAsiaTheme="minorHAnsi"/>
              </w:rPr>
              <w:t xml:space="preserve">Saying, "In </w:t>
            </w:r>
            <w:r>
              <w:rPr>
                <w:rFonts w:eastAsiaTheme="minorHAnsi"/>
              </w:rPr>
              <w:t>Your</w:t>
            </w:r>
            <w:r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7777777" w:rsidR="00552687" w:rsidRDefault="00552687" w:rsidP="00552687">
            <w:pPr>
              <w:pStyle w:val="EngHangEnd"/>
            </w:pPr>
            <w:r w:rsidRPr="007425E1">
              <w:rPr>
                <w:rFonts w:eastAsiaTheme="minorHAnsi"/>
              </w:rPr>
              <w:t xml:space="preserve">For we have trusted in </w:t>
            </w:r>
            <w:r>
              <w:rPr>
                <w:rFonts w:eastAsiaTheme="minorHAnsi"/>
              </w:rPr>
              <w:t>You</w:t>
            </w:r>
            <w:r w:rsidRPr="007425E1">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77777777" w:rsidR="00552687" w:rsidRDefault="00552687" w:rsidP="00552687">
            <w:pPr>
              <w:pStyle w:val="EngHangEnd"/>
            </w:pPr>
            <w:r w:rsidRPr="007425E1">
              <w:rPr>
                <w:rFonts w:eastAsiaTheme="minorHAnsi"/>
              </w:rPr>
              <w:t>Even down unto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lastRenderedPageBreak/>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8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871"/>
            <w:r>
              <w:rPr>
                <w:rStyle w:val="CommentReference"/>
                <w:rFonts w:ascii="Garamond" w:hAnsi="Garamond" w:cstheme="minorBidi"/>
                <w:noProof w:val="0"/>
                <w:lang w:val="en-CA"/>
              </w:rPr>
              <w:commentReference w:id="8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lastRenderedPageBreak/>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77777777" w:rsidR="00552687" w:rsidRPr="007425E1" w:rsidRDefault="00552687" w:rsidP="00552687">
            <w:pPr>
              <w:pStyle w:val="EngHang"/>
              <w:rPr>
                <w:rFonts w:eastAsiaTheme="minorHAnsi"/>
              </w:rPr>
            </w:pPr>
            <w:r w:rsidRPr="007425E1">
              <w:rPr>
                <w:rFonts w:eastAsiaTheme="minorHAnsi"/>
              </w:rPr>
              <w:t>Of the Mother of God,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lastRenderedPageBreak/>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77777777" w:rsidR="00552687" w:rsidRPr="007425E1" w:rsidRDefault="00552687" w:rsidP="00552687">
            <w:pPr>
              <w:pStyle w:val="EngHang"/>
              <w:rPr>
                <w:rFonts w:eastAsiaTheme="minorHAnsi"/>
              </w:rPr>
            </w:pPr>
            <w:r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77777777" w:rsidR="00552687" w:rsidRDefault="00552687" w:rsidP="00552687">
            <w:pPr>
              <w:pStyle w:val="EngHangEnd"/>
            </w:pPr>
            <w:r w:rsidRPr="007425E1">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77777777" w:rsidR="00552687" w:rsidRPr="007425E1" w:rsidRDefault="00552687" w:rsidP="00552687">
            <w:pPr>
              <w:pStyle w:val="EngHang"/>
              <w:rPr>
                <w:rFonts w:eastAsiaTheme="minorHAnsi"/>
              </w:rPr>
            </w:pPr>
            <w:r w:rsidRPr="007425E1">
              <w:rPr>
                <w:rFonts w:eastAsiaTheme="minorHAnsi"/>
              </w:rPr>
              <w:t xml:space="preserve">Preached </w:t>
            </w:r>
            <w:r>
              <w:rPr>
                <w:rFonts w:eastAsiaTheme="minorHAnsi"/>
              </w:rPr>
              <w:t>to</w:t>
            </w:r>
            <w:r w:rsidRPr="007425E1">
              <w:rPr>
                <w:rFonts w:eastAsiaTheme="minorHAnsi"/>
              </w:rPr>
              <w:t xml:space="preserve"> the nations</w:t>
            </w:r>
          </w:p>
          <w:p w14:paraId="01265724" w14:textId="77777777" w:rsidR="00552687" w:rsidRPr="007425E1" w:rsidRDefault="00552687" w:rsidP="00552687">
            <w:pPr>
              <w:pStyle w:val="EngHang"/>
              <w:rPr>
                <w:rFonts w:eastAsiaTheme="minorHAnsi"/>
              </w:rPr>
            </w:pPr>
            <w:r w:rsidRPr="007425E1">
              <w:rPr>
                <w:rFonts w:eastAsiaTheme="minorHAnsi"/>
              </w:rPr>
              <w:t>The Gospel</w:t>
            </w:r>
          </w:p>
          <w:p w14:paraId="36E9ADB6" w14:textId="77777777" w:rsidR="00552687" w:rsidRDefault="00552687" w:rsidP="00552687">
            <w:pPr>
              <w:pStyle w:val="EngHangEnd"/>
            </w:pPr>
            <w:r w:rsidRPr="007425E1">
              <w:rPr>
                <w:rFonts w:eastAsiaTheme="minorHAnsi"/>
              </w:rPr>
              <w:t>Of Jesus Christ.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lastRenderedPageBreak/>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77777777" w:rsidR="00552687" w:rsidRPr="007425E1" w:rsidRDefault="00552687" w:rsidP="00552687">
            <w:pPr>
              <w:pStyle w:val="EngHang"/>
              <w:rPr>
                <w:rFonts w:eastAsiaTheme="minorHAnsi"/>
              </w:rPr>
            </w:pPr>
            <w:r w:rsidRPr="007425E1">
              <w:rPr>
                <w:rFonts w:eastAsiaTheme="minorHAnsi"/>
              </w:rPr>
              <w:t>And their words unto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77777777" w:rsidR="00257A38" w:rsidRPr="007425E1" w:rsidRDefault="00257A38" w:rsidP="00377E51">
            <w:pPr>
              <w:pStyle w:val="EngHang"/>
              <w:rPr>
                <w:rFonts w:eastAsiaTheme="minorHAnsi"/>
              </w:rPr>
            </w:pPr>
            <w:r w:rsidRPr="007425E1">
              <w:rPr>
                <w:rFonts w:eastAsiaTheme="minorHAnsi"/>
              </w:rPr>
              <w:t>The great Evangelist</w:t>
            </w:r>
          </w:p>
          <w:p w14:paraId="7B62517F" w14:textId="77777777" w:rsidR="00257A38" w:rsidRPr="007425E1" w:rsidRDefault="00257A38" w:rsidP="00377E51">
            <w:pPr>
              <w:pStyle w:val="EngHang"/>
              <w:rPr>
                <w:rFonts w:eastAsiaTheme="minorHAnsi"/>
              </w:rPr>
            </w:pPr>
            <w:r w:rsidRPr="007425E1">
              <w:rPr>
                <w:rFonts w:eastAsiaTheme="minorHAnsi"/>
              </w:rPr>
              <w:t>Of the land of Egypt,</w:t>
            </w:r>
          </w:p>
          <w:p w14:paraId="05DD66F5" w14:textId="77777777" w:rsidR="00257A38" w:rsidRPr="007425E1" w:rsidRDefault="00257A38" w:rsidP="00377E51">
            <w:pPr>
              <w:pStyle w:val="EngHang"/>
              <w:rPr>
                <w:rFonts w:eastAsiaTheme="minorHAnsi"/>
              </w:rPr>
            </w:pPr>
            <w:r w:rsidRPr="007425E1">
              <w:rPr>
                <w:rFonts w:eastAsiaTheme="minorHAnsi"/>
              </w:rPr>
              <w:t xml:space="preserve">Mark the Apostle, </w:t>
            </w:r>
          </w:p>
          <w:p w14:paraId="19C3752F" w14:textId="77777777" w:rsidR="00257A38" w:rsidRDefault="00257A38" w:rsidP="00377E51">
            <w:pPr>
              <w:pStyle w:val="EngHangEnd"/>
            </w:pPr>
            <w:r w:rsidRPr="007425E1">
              <w:rPr>
                <w:rFonts w:eastAsiaTheme="minorHAnsi"/>
              </w:rPr>
              <w:t xml:space="preserve">The first </w:t>
            </w:r>
            <w:commentRangeStart w:id="872"/>
            <w:r w:rsidRPr="007425E1">
              <w:rPr>
                <w:rFonts w:eastAsiaTheme="minorHAnsi"/>
              </w:rPr>
              <w:t>prelate</w:t>
            </w:r>
            <w:commentRangeEnd w:id="872"/>
            <w:r>
              <w:rPr>
                <w:rStyle w:val="CommentReference"/>
                <w:rFonts w:ascii="Times New Roman" w:eastAsiaTheme="minorHAnsi" w:hAnsi="Times New Roman" w:cstheme="minorBidi"/>
                <w:color w:val="auto"/>
              </w:rPr>
              <w:commentReference w:id="872"/>
            </w:r>
            <w:r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77777777" w:rsidR="00257A38" w:rsidRPr="007425E1" w:rsidRDefault="00257A38" w:rsidP="00377E51">
            <w:pPr>
              <w:pStyle w:val="EngHang"/>
              <w:rPr>
                <w:rFonts w:eastAsiaTheme="minorHAnsi"/>
              </w:rPr>
            </w:pPr>
            <w:r w:rsidRPr="007425E1">
              <w:rPr>
                <w:rFonts w:eastAsiaTheme="minorHAnsi"/>
              </w:rPr>
              <w:t>The great patriarch,</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77777777" w:rsidR="00257A38" w:rsidRPr="007425E1" w:rsidRDefault="00257A38" w:rsidP="00377E51">
            <w:pPr>
              <w:pStyle w:val="EngHang"/>
              <w:rPr>
                <w:rFonts w:eastAsiaTheme="minorHAnsi"/>
              </w:rPr>
            </w:pPr>
            <w:r w:rsidRPr="007425E1">
              <w:rPr>
                <w:rFonts w:eastAsiaTheme="minorHAnsi"/>
              </w:rPr>
              <w:t>Whose holy teachings</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77777777" w:rsidR="00257A38" w:rsidRPr="007425E1" w:rsidRDefault="00257A38" w:rsidP="00377E51">
            <w:pPr>
              <w:pStyle w:val="EngHang"/>
              <w:rPr>
                <w:rFonts w:eastAsiaTheme="minorHAnsi"/>
              </w:rPr>
            </w:pPr>
            <w:r w:rsidRPr="007425E1">
              <w:rPr>
                <w:rFonts w:eastAsiaTheme="minorHAnsi"/>
              </w:rPr>
              <w:t>And all of our fathers,</w:t>
            </w:r>
          </w:p>
          <w:p w14:paraId="034D5DF9" w14:textId="77777777" w:rsidR="00257A38" w:rsidRPr="007425E1" w:rsidRDefault="00257A38" w:rsidP="00377E51">
            <w:pPr>
              <w:pStyle w:val="EngHang"/>
              <w:rPr>
                <w:rFonts w:eastAsiaTheme="minorHAnsi"/>
              </w:rPr>
            </w:pPr>
            <w:r w:rsidRPr="007425E1">
              <w:rPr>
                <w:rFonts w:eastAsiaTheme="minorHAnsi"/>
              </w:rPr>
              <w:t>Who pleased the Lord,</w:t>
            </w:r>
          </w:p>
          <w:p w14:paraId="4A1AD1E1" w14:textId="77777777" w:rsidR="00257A38" w:rsidRPr="007425E1" w:rsidRDefault="00257A38" w:rsidP="00377E51">
            <w:pPr>
              <w:pStyle w:val="EngHang"/>
              <w:rPr>
                <w:rFonts w:eastAsiaTheme="minorHAnsi"/>
              </w:rPr>
            </w:pPr>
            <w:r w:rsidRPr="007425E1">
              <w:rPr>
                <w:rFonts w:eastAsiaTheme="minorHAnsi"/>
              </w:rPr>
              <w:t xml:space="preserve">May their holy blessings </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77777777"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B50C35">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B50C35">
        <w:rPr>
          <w:noProof/>
        </w:rPr>
        <w:t>164</w:t>
      </w:r>
      <w:r w:rsidR="00237D47">
        <w:fldChar w:fldCharType="end"/>
      </w:r>
      <w:r>
        <w:t>. Note that for the Doxology of Prime, the Adam conclusion is used on both Adam and Batos days.</w:t>
      </w:r>
    </w:p>
    <w:p w14:paraId="56BE6C37" w14:textId="77777777" w:rsidR="00346189" w:rsidRDefault="00346189" w:rsidP="00495F1A">
      <w:pPr>
        <w:pStyle w:val="Heading3"/>
      </w:pPr>
      <w:bookmarkStart w:id="873" w:name="_Toc410196188"/>
      <w:bookmarkStart w:id="874" w:name="_Toc410196430"/>
      <w:bookmarkStart w:id="875" w:name="_Toc410196932"/>
      <w:bookmarkStart w:id="876" w:name="_Ref412099016"/>
      <w:bookmarkStart w:id="877" w:name="_Toc298681357"/>
      <w:bookmarkStart w:id="878" w:name="_Ref299211976"/>
      <w:bookmarkStart w:id="879" w:name="_Toc308441947"/>
      <w:r>
        <w:br w:type="page"/>
      </w:r>
    </w:p>
    <w:p w14:paraId="67316D19" w14:textId="56ECD544" w:rsidR="00495F1A" w:rsidRDefault="00495F1A" w:rsidP="00495F1A">
      <w:pPr>
        <w:pStyle w:val="Heading3"/>
      </w:pPr>
      <w:bookmarkStart w:id="880" w:name="_Toc437373077"/>
      <w:r>
        <w:lastRenderedPageBreak/>
        <w:t>The Raising of Morning Incense</w:t>
      </w:r>
      <w:bookmarkEnd w:id="873"/>
      <w:bookmarkEnd w:id="874"/>
      <w:bookmarkEnd w:id="875"/>
      <w:bookmarkEnd w:id="876"/>
      <w:bookmarkEnd w:id="880"/>
    </w:p>
    <w:p w14:paraId="50F10D81" w14:textId="77777777" w:rsidR="00B50C35" w:rsidRPr="00B50C35" w:rsidRDefault="00495F1A" w:rsidP="00B50C35">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237D47">
        <w:rPr>
          <w:i/>
        </w:rPr>
        <w:fldChar w:fldCharType="begin"/>
      </w:r>
      <w:r w:rsidR="00237D47">
        <w:rPr>
          <w:i/>
        </w:rPr>
        <w:instrText xml:space="preserve"> REF _Ref434565022 \h  \* MERGEFORMAT </w:instrText>
      </w:r>
      <w:r w:rsidR="00237D47">
        <w:rPr>
          <w:i/>
        </w:rPr>
      </w:r>
      <w:r w:rsidR="00237D47">
        <w:rPr>
          <w:i/>
        </w:rPr>
        <w:fldChar w:fldCharType="separate"/>
      </w:r>
      <w:r w:rsidR="00B50C35" w:rsidRPr="00B50C35">
        <w:rPr>
          <w:i/>
        </w:rPr>
        <w:br w:type="page"/>
      </w:r>
    </w:p>
    <w:p w14:paraId="6E334613" w14:textId="77777777" w:rsidR="00495F1A" w:rsidRPr="003F5279" w:rsidRDefault="00B50C35" w:rsidP="00495F1A">
      <w:pPr>
        <w:rPr>
          <w:i/>
        </w:rPr>
      </w:pPr>
      <w:r w:rsidRPr="00B50C35">
        <w:rPr>
          <w:i/>
        </w:rPr>
        <w:lastRenderedPageBreak/>
        <w:t>The Raising of Evening (or Morning)</w:t>
      </w:r>
      <w:r>
        <w:t xml:space="preserve"> Incense</w:t>
      </w:r>
      <w:r w:rsidR="00237D47">
        <w:rPr>
          <w:i/>
        </w:rPr>
        <w:fldChar w:fldCharType="end"/>
      </w:r>
      <w:r w:rsidR="00237D47">
        <w:rPr>
          <w:i/>
        </w:rPr>
        <w:t xml:space="preserve">,” on page </w:t>
      </w:r>
      <w:r w:rsidR="00237D47">
        <w:rPr>
          <w:i/>
        </w:rPr>
        <w:fldChar w:fldCharType="begin"/>
      </w:r>
      <w:r w:rsidR="00237D47">
        <w:rPr>
          <w:i/>
        </w:rPr>
        <w:instrText xml:space="preserve"> PAGEREF _Ref434565029 \h </w:instrText>
      </w:r>
      <w:r w:rsidR="00237D47">
        <w:rPr>
          <w:i/>
        </w:rPr>
      </w:r>
      <w:r w:rsidR="00237D47">
        <w:rPr>
          <w:i/>
        </w:rPr>
        <w:fldChar w:fldCharType="separate"/>
      </w:r>
      <w:r>
        <w:rPr>
          <w:i/>
          <w:noProof/>
        </w:rPr>
        <w:t>12</w:t>
      </w:r>
      <w:r w:rsidR="00237D47">
        <w:rPr>
          <w:i/>
        </w:rPr>
        <w:fldChar w:fldCharType="end"/>
      </w:r>
      <w:r w:rsidR="00257A38">
        <w:rPr>
          <w:i/>
        </w:rPr>
        <w:t>.</w:t>
      </w:r>
    </w:p>
    <w:p w14:paraId="4014399E" w14:textId="77777777" w:rsidR="00495F1A" w:rsidRDefault="00495F1A" w:rsidP="00495F1A">
      <w:pPr>
        <w:pStyle w:val="Heading2"/>
      </w:pPr>
      <w:bookmarkStart w:id="881" w:name="_Toc410196189"/>
      <w:bookmarkStart w:id="882" w:name="_Toc410196431"/>
      <w:bookmarkStart w:id="883" w:name="_Toc410196933"/>
      <w:bookmarkStart w:id="884" w:name="_Toc437373008"/>
      <w:bookmarkEnd w:id="852"/>
      <w:r>
        <w:lastRenderedPageBreak/>
        <w:t>Mid-Morning (The Third Hour)</w:t>
      </w:r>
      <w:bookmarkEnd w:id="881"/>
      <w:bookmarkEnd w:id="882"/>
      <w:bookmarkEnd w:id="883"/>
      <w:bookmarkEnd w:id="884"/>
    </w:p>
    <w:p w14:paraId="62F33FD5" w14:textId="77777777" w:rsidR="00495F1A" w:rsidRDefault="00495F1A" w:rsidP="00495F1A">
      <w:pPr>
        <w:pStyle w:val="Heading3"/>
      </w:pPr>
      <w:bookmarkStart w:id="885" w:name="_Toc410196190"/>
      <w:bookmarkStart w:id="886" w:name="_Toc410196432"/>
      <w:bookmarkStart w:id="887" w:name="_Toc410196934"/>
      <w:bookmarkStart w:id="888" w:name="_Ref435434353"/>
      <w:bookmarkStart w:id="889" w:name="_Ref435434358"/>
      <w:bookmarkStart w:id="890" w:name="_Ref435800051"/>
      <w:bookmarkStart w:id="891" w:name="_Ref435800057"/>
      <w:r>
        <w:t>The Psalms of the Third Hour</w:t>
      </w:r>
      <w:bookmarkEnd w:id="885"/>
      <w:bookmarkEnd w:id="886"/>
      <w:bookmarkEnd w:id="887"/>
      <w:bookmarkEnd w:id="888"/>
      <w:bookmarkEnd w:id="889"/>
      <w:bookmarkEnd w:id="890"/>
      <w:bookmarkEnd w:id="891"/>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C931A86"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626D6935"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892" w:name="_Ref434576019"/>
      <w:r>
        <w:rPr>
          <w:lang w:val="en-GB"/>
        </w:rPr>
        <w:t>The Psalms</w:t>
      </w:r>
      <w:r w:rsidR="00F14AA6">
        <w:rPr>
          <w:lang w:val="en-GB"/>
        </w:rPr>
        <w:t xml:space="preserve"> of Mid-Morning (The Third Hour)</w:t>
      </w:r>
      <w:bookmarkEnd w:id="892"/>
    </w:p>
    <w:p w14:paraId="03E00499" w14:textId="77777777"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B50C35">
        <w:t>Psalm</w:t>
      </w:r>
      <w:r w:rsidR="00B50C35" w:rsidRPr="00AB1781">
        <w:t xml:space="preserve"> 19</w:t>
      </w:r>
      <w:r w:rsidR="00B50C35">
        <w:t>: May the Lord hear you in the day of trouble</w:t>
      </w:r>
      <w:r>
        <w:fldChar w:fldCharType="end"/>
      </w:r>
      <w:r w:rsidR="00075EAD">
        <w:tab/>
      </w:r>
      <w:r w:rsidR="003A78C2">
        <w:fldChar w:fldCharType="begin"/>
      </w:r>
      <w:r w:rsidR="00075EAD">
        <w:instrText xml:space="preserve"> PAGEREF _Ref412110716 \h </w:instrText>
      </w:r>
      <w:r w:rsidR="003A78C2">
        <w:fldChar w:fldCharType="separate"/>
      </w:r>
      <w:r w:rsidR="00B50C35">
        <w:rPr>
          <w:noProof/>
        </w:rPr>
        <w:t>330</w:t>
      </w:r>
      <w:r w:rsidR="003A78C2">
        <w:fldChar w:fldCharType="end"/>
      </w:r>
    </w:p>
    <w:p w14:paraId="441D23D2" w14:textId="77777777"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B50C35">
        <w:t>Psalm</w:t>
      </w:r>
      <w:r w:rsidR="00B50C35" w:rsidRPr="00AB1781">
        <w:t xml:space="preserve"> 22</w:t>
      </w:r>
      <w:r w:rsidR="00B50C35">
        <w:t>: The Lord is my Shepherd, and will deny me nothing</w:t>
      </w:r>
      <w:r>
        <w:fldChar w:fldCharType="end"/>
      </w:r>
      <w:r w:rsidR="00075EAD">
        <w:tab/>
      </w:r>
      <w:r w:rsidR="003A78C2">
        <w:fldChar w:fldCharType="begin"/>
      </w:r>
      <w:r w:rsidR="00075EAD">
        <w:instrText xml:space="preserve"> PAGEREF _Ref412026111 \h </w:instrText>
      </w:r>
      <w:r w:rsidR="003A78C2">
        <w:fldChar w:fldCharType="separate"/>
      </w:r>
      <w:r w:rsidR="00B50C35">
        <w:rPr>
          <w:noProof/>
        </w:rPr>
        <w:t>334</w:t>
      </w:r>
      <w:r w:rsidR="003A78C2">
        <w:fldChar w:fldCharType="end"/>
      </w:r>
    </w:p>
    <w:p w14:paraId="2CF3F8A5" w14:textId="77777777"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B50C35">
        <w:t>Psalm</w:t>
      </w:r>
      <w:r w:rsidR="00B50C35" w:rsidRPr="00AB1781">
        <w:t xml:space="preserve"> 23</w:t>
      </w:r>
      <w:r w:rsidR="00B50C35">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B50C35">
        <w:rPr>
          <w:noProof/>
        </w:rPr>
        <w:t>335</w:t>
      </w:r>
      <w:r w:rsidR="003A78C2">
        <w:fldChar w:fldCharType="end"/>
      </w:r>
    </w:p>
    <w:p w14:paraId="2696A51D" w14:textId="77777777"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B50C35">
        <w:t>Psalm</w:t>
      </w:r>
      <w:r w:rsidR="00B50C35" w:rsidRPr="00AB1781">
        <w:t xml:space="preserve"> 25</w:t>
      </w:r>
      <w:r w:rsidR="00B50C35">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B50C35">
        <w:rPr>
          <w:noProof/>
        </w:rPr>
        <w:t>338</w:t>
      </w:r>
      <w:r w:rsidR="003A78C2">
        <w:fldChar w:fldCharType="end"/>
      </w:r>
    </w:p>
    <w:p w14:paraId="7C4914D6" w14:textId="77777777"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B50C35">
        <w:t>Psalm</w:t>
      </w:r>
      <w:r w:rsidR="00B50C35" w:rsidRPr="00AB1781">
        <w:t xml:space="preserve"> 28</w:t>
      </w:r>
      <w:r w:rsidR="00B50C35">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B50C35">
        <w:rPr>
          <w:noProof/>
        </w:rPr>
        <w:t>342</w:t>
      </w:r>
      <w:r w:rsidR="003A78C2">
        <w:fldChar w:fldCharType="end"/>
      </w:r>
    </w:p>
    <w:p w14:paraId="1AB144A3" w14:textId="77777777"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B50C35">
        <w:t>Psalm</w:t>
      </w:r>
      <w:r w:rsidR="00B50C35" w:rsidRPr="00AB1781">
        <w:t xml:space="preserve"> 29</w:t>
      </w:r>
      <w:r w:rsidR="00B50C35">
        <w:t>: I will lift You on high, O Lord</w:t>
      </w:r>
      <w:r>
        <w:fldChar w:fldCharType="end"/>
      </w:r>
      <w:r w:rsidR="00075EAD">
        <w:tab/>
      </w:r>
      <w:r w:rsidR="003A78C2">
        <w:fldChar w:fldCharType="begin"/>
      </w:r>
      <w:r w:rsidR="00075EAD">
        <w:instrText xml:space="preserve"> PAGEREF _Ref412026124 \h </w:instrText>
      </w:r>
      <w:r w:rsidR="003A78C2">
        <w:fldChar w:fldCharType="separate"/>
      </w:r>
      <w:r w:rsidR="00B50C35">
        <w:rPr>
          <w:noProof/>
        </w:rPr>
        <w:t>343</w:t>
      </w:r>
      <w:r w:rsidR="003A78C2">
        <w:fldChar w:fldCharType="end"/>
      </w:r>
    </w:p>
    <w:p w14:paraId="1DA2F476" w14:textId="77777777"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B50C35">
        <w:t>Psalm</w:t>
      </w:r>
      <w:r w:rsidR="00B50C35" w:rsidRPr="00AB1781">
        <w:t xml:space="preserve"> 33</w:t>
      </w:r>
      <w:r w:rsidR="00B50C35">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B50C35">
        <w:rPr>
          <w:noProof/>
        </w:rPr>
        <w:t>350</w:t>
      </w:r>
      <w:r w:rsidR="003A78C2">
        <w:fldChar w:fldCharType="end"/>
      </w:r>
    </w:p>
    <w:p w14:paraId="0F892524" w14:textId="77777777"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B50C35">
        <w:t>Psalm</w:t>
      </w:r>
      <w:r w:rsidR="00B50C35" w:rsidRPr="00AB1781">
        <w:t xml:space="preserve"> 40</w:t>
      </w:r>
      <w:r w:rsidR="00B50C35">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B50C35">
        <w:rPr>
          <w:noProof/>
        </w:rPr>
        <w:t>363</w:t>
      </w:r>
      <w:r w:rsidR="003A78C2">
        <w:fldChar w:fldCharType="end"/>
      </w:r>
    </w:p>
    <w:p w14:paraId="1B629A7D" w14:textId="77777777"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B50C35">
        <w:t>Psalm</w:t>
      </w:r>
      <w:r w:rsidR="00B50C35" w:rsidRPr="00AB1781">
        <w:t xml:space="preserve"> 42</w:t>
      </w:r>
      <w:r w:rsidR="00B50C35">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B50C35">
        <w:rPr>
          <w:noProof/>
        </w:rPr>
        <w:t>365</w:t>
      </w:r>
      <w:r w:rsidR="003A78C2">
        <w:fldChar w:fldCharType="end"/>
      </w:r>
    </w:p>
    <w:p w14:paraId="30CD8108" w14:textId="77777777"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B50C35">
        <w:t>Psalm</w:t>
      </w:r>
      <w:r w:rsidR="00B50C35" w:rsidRPr="00AB1781">
        <w:t xml:space="preserve"> 44</w:t>
      </w:r>
      <w:r w:rsidR="00B50C35">
        <w:t>: My heart is bubbling over with a good word</w:t>
      </w:r>
      <w:r>
        <w:fldChar w:fldCharType="end"/>
      </w:r>
      <w:r w:rsidR="00075EAD">
        <w:tab/>
      </w:r>
      <w:r w:rsidR="003A78C2">
        <w:fldChar w:fldCharType="begin"/>
      </w:r>
      <w:r w:rsidR="00075EAD">
        <w:instrText xml:space="preserve"> PAGEREF _Ref412110857 \h </w:instrText>
      </w:r>
      <w:r w:rsidR="003A78C2">
        <w:fldChar w:fldCharType="separate"/>
      </w:r>
      <w:r w:rsidR="00B50C35">
        <w:rPr>
          <w:noProof/>
        </w:rPr>
        <w:t>368</w:t>
      </w:r>
      <w:r w:rsidR="003A78C2">
        <w:fldChar w:fldCharType="end"/>
      </w:r>
    </w:p>
    <w:p w14:paraId="56DBDEA8" w14:textId="77777777"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B50C35">
        <w:t>Psalm</w:t>
      </w:r>
      <w:r w:rsidR="00B50C35" w:rsidRPr="00AB1781">
        <w:t xml:space="preserve"> 45</w:t>
      </w:r>
      <w:r w:rsidR="00B50C35">
        <w:t>: Our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B50C35">
        <w:rPr>
          <w:noProof/>
        </w:rPr>
        <w:t>370</w:t>
      </w:r>
      <w:r w:rsidR="003A78C2">
        <w:fldChar w:fldCharType="end"/>
      </w:r>
    </w:p>
    <w:p w14:paraId="4BF9A933" w14:textId="77777777"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B50C35">
        <w:t>Psalm</w:t>
      </w:r>
      <w:r w:rsidR="00B50C35" w:rsidRPr="00AB1781">
        <w:t xml:space="preserve"> 46</w:t>
      </w:r>
      <w:r w:rsidR="00B50C35">
        <w:t>: All you nations, clap your hands</w:t>
      </w:r>
      <w:r>
        <w:fldChar w:fldCharType="end"/>
      </w:r>
      <w:r w:rsidR="00075EAD">
        <w:tab/>
      </w:r>
      <w:r w:rsidR="003A78C2">
        <w:fldChar w:fldCharType="begin"/>
      </w:r>
      <w:r w:rsidR="00075EAD">
        <w:instrText xml:space="preserve"> PAGEREF _Ref412110929 \h </w:instrText>
      </w:r>
      <w:r w:rsidR="003A78C2">
        <w:fldChar w:fldCharType="separate"/>
      </w:r>
      <w:r w:rsidR="00B50C35">
        <w:rPr>
          <w:noProof/>
        </w:rPr>
        <w:t>371</w:t>
      </w:r>
      <w:r w:rsidR="003A78C2">
        <w:fldChar w:fldCharType="end"/>
      </w:r>
    </w:p>
    <w:p w14:paraId="43DCDF05" w14:textId="77777777" w:rsidR="00075EAD" w:rsidRDefault="00F14AA6" w:rsidP="00075EAD">
      <w:pPr>
        <w:pStyle w:val="Heading5"/>
      </w:pPr>
      <w:bookmarkStart w:id="893" w:name="_Ref435800080"/>
      <w:r>
        <w:t>The Gospel from Saint John</w:t>
      </w:r>
      <w:r w:rsidR="009407CD">
        <w:t xml:space="preserve"> 14:26—</w:t>
      </w:r>
      <w:r w:rsidR="00075EAD">
        <w:t>15:3</w:t>
      </w:r>
      <w:bookmarkEnd w:id="893"/>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lastRenderedPageBreak/>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77777777" w:rsidR="00075EAD" w:rsidRDefault="00595D0A" w:rsidP="00075EAD">
      <w:pPr>
        <w:pStyle w:val="Prose"/>
      </w:pPr>
      <w:r>
        <w:t xml:space="preserve">This take not away from us </w:t>
      </w:r>
      <w:r w:rsidR="001040C8">
        <w:t>Your</w:t>
      </w:r>
      <w:r w:rsidR="00075EAD">
        <w:t xml:space="preserve"> Holy Spirit,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t>ble Apostles at the third hour</w:t>
      </w:r>
      <w:r w:rsidR="00075EAD">
        <w:t>, O Good One, but renew Him within us</w:t>
      </w:r>
      <w:r w:rsidR="001225FA">
        <w:t xml:space="preserve">. </w:t>
      </w:r>
      <w:r>
        <w:t>You shall create a</w:t>
      </w:r>
      <w:r w:rsidR="00075EAD">
        <w:t xml:space="preserve"> pure heart in me, O God; and </w:t>
      </w:r>
      <w:r>
        <w:t xml:space="preserve">renew </w:t>
      </w:r>
      <w:r w:rsidR="00075EAD">
        <w:t>an upright spirit within me</w:t>
      </w:r>
      <w:r w:rsidR="001225FA">
        <w:t xml:space="preserve">. </w:t>
      </w:r>
      <w:r>
        <w:t>Do not c</w:t>
      </w:r>
      <w:r w:rsidR="00075EAD">
        <w:t xml:space="preserve">ast me away from </w:t>
      </w:r>
      <w:r w:rsidR="00E570CB">
        <w:t>Your</w:t>
      </w:r>
      <w:r w:rsidR="00075EAD">
        <w:t xml:space="preserve"> face; and</w:t>
      </w:r>
      <w:r>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77777777" w:rsidR="00075EAD" w:rsidRDefault="00075EAD" w:rsidP="00075EAD">
      <w:pPr>
        <w:pStyle w:val="Prose"/>
      </w:pPr>
      <w:r>
        <w:t xml:space="preserve">O Lord, who </w:t>
      </w:r>
      <w:r w:rsidR="00595D0A">
        <w:t>has</w:t>
      </w:r>
      <w:r>
        <w:t xml:space="preserve">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9407CD">
        <w:t>verent Spirit;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lastRenderedPageBreak/>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0"/>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77777777" w:rsidR="00075EAD" w:rsidRP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21E57ABD" w14:textId="77777777" w:rsidR="00495F1A" w:rsidRDefault="00495F1A" w:rsidP="00495F1A">
      <w:pPr>
        <w:pStyle w:val="Heading2"/>
      </w:pPr>
      <w:bookmarkStart w:id="894" w:name="_Toc410196191"/>
      <w:bookmarkStart w:id="895" w:name="_Toc410196433"/>
      <w:bookmarkStart w:id="896" w:name="_Toc410196935"/>
      <w:bookmarkStart w:id="897" w:name="_Toc437373009"/>
      <w:r>
        <w:lastRenderedPageBreak/>
        <w:t>Noon (The Sixth Hour)</w:t>
      </w:r>
      <w:bookmarkEnd w:id="894"/>
      <w:bookmarkEnd w:id="895"/>
      <w:bookmarkEnd w:id="896"/>
      <w:bookmarkEnd w:id="897"/>
    </w:p>
    <w:p w14:paraId="7BA25D87" w14:textId="77777777" w:rsidR="00495F1A" w:rsidRDefault="00495F1A" w:rsidP="00495F1A">
      <w:pPr>
        <w:pStyle w:val="Heading3"/>
      </w:pPr>
      <w:bookmarkStart w:id="898" w:name="_Toc410196192"/>
      <w:bookmarkStart w:id="899" w:name="_Toc410196434"/>
      <w:bookmarkStart w:id="900" w:name="_Toc410196936"/>
      <w:bookmarkStart w:id="901" w:name="_Ref435434365"/>
      <w:bookmarkStart w:id="902" w:name="_Ref435434371"/>
      <w:r>
        <w:t>The Psalms of the Sixth Hour</w:t>
      </w:r>
      <w:bookmarkEnd w:id="898"/>
      <w:bookmarkEnd w:id="899"/>
      <w:bookmarkEnd w:id="900"/>
      <w:bookmarkEnd w:id="901"/>
      <w:bookmarkEnd w:id="902"/>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4B899AA0"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78FDBE9E"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903" w:name="_Ref434576249"/>
      <w:r>
        <w:rPr>
          <w:lang w:val="en-GB"/>
        </w:rPr>
        <w:t>The Psalms</w:t>
      </w:r>
      <w:r w:rsidR="00F14AA6">
        <w:rPr>
          <w:lang w:val="en-GB"/>
        </w:rPr>
        <w:t xml:space="preserve"> of Noon (The Sixth Hour)</w:t>
      </w:r>
      <w:bookmarkEnd w:id="903"/>
    </w:p>
    <w:p w14:paraId="4B6FC1A8" w14:textId="7777777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B50C35">
        <w:t>Psalm</w:t>
      </w:r>
      <w:r w:rsidR="00B50C35" w:rsidRPr="00AB1781">
        <w:t xml:space="preserve"> 53</w:t>
      </w:r>
      <w:r w:rsidR="00B50C35">
        <w:t>: O God, save me by Your Name</w:t>
      </w:r>
      <w:r>
        <w:fldChar w:fldCharType="end"/>
      </w:r>
      <w:r w:rsidR="00075EAD">
        <w:tab/>
      </w:r>
      <w:r w:rsidR="003A78C2">
        <w:fldChar w:fldCharType="begin"/>
      </w:r>
      <w:r w:rsidR="00075EAD">
        <w:instrText xml:space="preserve"> PAGEREF _Ref412111187 \h </w:instrText>
      </w:r>
      <w:r w:rsidR="003A78C2">
        <w:fldChar w:fldCharType="separate"/>
      </w:r>
      <w:r w:rsidR="00B50C35">
        <w:rPr>
          <w:noProof/>
        </w:rPr>
        <w:t>380</w:t>
      </w:r>
      <w:r w:rsidR="003A78C2">
        <w:fldChar w:fldCharType="end"/>
      </w:r>
    </w:p>
    <w:p w14:paraId="196531E2" w14:textId="77777777"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B50C35">
        <w:t>Psalm</w:t>
      </w:r>
      <w:r w:rsidR="00B50C35" w:rsidRPr="00AB1781">
        <w:t xml:space="preserve"> 56</w:t>
      </w:r>
      <w:r w:rsidR="00B50C35">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B50C35">
        <w:rPr>
          <w:noProof/>
        </w:rPr>
        <w:t>384</w:t>
      </w:r>
      <w:r w:rsidR="003A78C2">
        <w:fldChar w:fldCharType="end"/>
      </w:r>
    </w:p>
    <w:p w14:paraId="5A377B80" w14:textId="77777777"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B50C35">
        <w:t>Psalm</w:t>
      </w:r>
      <w:r w:rsidR="00B50C35" w:rsidRPr="00AB1781">
        <w:t xml:space="preserve"> 60</w:t>
      </w:r>
      <w:r w:rsidR="00B50C35">
        <w:t>: Hear, O God, my supplication</w:t>
      </w:r>
      <w:r>
        <w:fldChar w:fldCharType="end"/>
      </w:r>
      <w:r w:rsidR="00075EAD">
        <w:tab/>
      </w:r>
      <w:r w:rsidR="003A78C2">
        <w:fldChar w:fldCharType="begin"/>
      </w:r>
      <w:r w:rsidR="00075EAD">
        <w:instrText xml:space="preserve"> PAGEREF _Ref412111219 \h </w:instrText>
      </w:r>
      <w:r w:rsidR="003A78C2">
        <w:fldChar w:fldCharType="separate"/>
      </w:r>
      <w:r w:rsidR="00B50C35">
        <w:rPr>
          <w:noProof/>
        </w:rPr>
        <w:t>389</w:t>
      </w:r>
      <w:r w:rsidR="003A78C2">
        <w:fldChar w:fldCharType="end"/>
      </w:r>
    </w:p>
    <w:p w14:paraId="1D89B385" w14:textId="77777777"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B50C35">
        <w:t>Psalm</w:t>
      </w:r>
      <w:r w:rsidR="00B50C35" w:rsidRPr="00AB1781">
        <w:t xml:space="preserve"> 62</w:t>
      </w:r>
      <w:r w:rsidR="00B50C35">
        <w:t>: O God, my God, I rise early and pray to You</w:t>
      </w:r>
      <w:r>
        <w:fldChar w:fldCharType="end"/>
      </w:r>
      <w:r w:rsidR="00075EAD">
        <w:tab/>
      </w:r>
      <w:r w:rsidR="003A78C2">
        <w:fldChar w:fldCharType="begin"/>
      </w:r>
      <w:r w:rsidR="00075EAD">
        <w:instrText xml:space="preserve"> PAGEREF _Ref412098429 \h </w:instrText>
      </w:r>
      <w:r w:rsidR="003A78C2">
        <w:fldChar w:fldCharType="separate"/>
      </w:r>
      <w:r w:rsidR="00B50C35">
        <w:rPr>
          <w:noProof/>
        </w:rPr>
        <w:t>391</w:t>
      </w:r>
      <w:r w:rsidR="003A78C2">
        <w:fldChar w:fldCharType="end"/>
      </w:r>
    </w:p>
    <w:p w14:paraId="46B8BCDF"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3832A2C2" w14:textId="77777777"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B50C35">
        <w:t>Psalm</w:t>
      </w:r>
      <w:r w:rsidR="00B50C35" w:rsidRPr="00AB1781">
        <w:t xml:space="preserve"> 66</w:t>
      </w:r>
      <w:r w:rsidR="00B50C35">
        <w:t>: My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B50C35">
        <w:rPr>
          <w:noProof/>
        </w:rPr>
        <w:t>396</w:t>
      </w:r>
      <w:r w:rsidR="003A78C2">
        <w:fldChar w:fldCharType="end"/>
      </w:r>
    </w:p>
    <w:p w14:paraId="099ACDF6" w14:textId="77777777"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B50C35">
        <w:t>Psalm</w:t>
      </w:r>
      <w:r w:rsidR="00B50C35" w:rsidRPr="00AB1781">
        <w:t xml:space="preserve"> 83</w:t>
      </w:r>
      <w:r w:rsidR="00B50C35">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B50C35">
        <w:rPr>
          <w:noProof/>
        </w:rPr>
        <w:t>427</w:t>
      </w:r>
      <w:r w:rsidR="003A78C2">
        <w:fldChar w:fldCharType="end"/>
      </w:r>
    </w:p>
    <w:p w14:paraId="12DC15E9" w14:textId="77777777"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B50C35">
        <w:t>Psalm</w:t>
      </w:r>
      <w:r w:rsidR="00B50C35" w:rsidRPr="00AB1781">
        <w:t xml:space="preserve"> 84</w:t>
      </w:r>
      <w:r w:rsidR="00B50C35">
        <w:t>: O Lord, You has blessed Your land</w:t>
      </w:r>
      <w:r>
        <w:fldChar w:fldCharType="end"/>
      </w:r>
      <w:r w:rsidR="00075EAD">
        <w:tab/>
      </w:r>
      <w:r w:rsidR="003A78C2">
        <w:fldChar w:fldCharType="begin"/>
      </w:r>
      <w:r w:rsidR="00075EAD">
        <w:instrText xml:space="preserve"> PAGEREF _Ref412111302 \h </w:instrText>
      </w:r>
      <w:r w:rsidR="003A78C2">
        <w:fldChar w:fldCharType="separate"/>
      </w:r>
      <w:r w:rsidR="00B50C35">
        <w:rPr>
          <w:noProof/>
        </w:rPr>
        <w:t>428</w:t>
      </w:r>
      <w:r w:rsidR="003A78C2">
        <w:fldChar w:fldCharType="end"/>
      </w:r>
    </w:p>
    <w:p w14:paraId="20414052" w14:textId="77777777"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B50C35">
        <w:t>Psalm</w:t>
      </w:r>
      <w:r w:rsidR="00B50C35" w:rsidRPr="00AB1781">
        <w:t xml:space="preserve"> 85</w:t>
      </w:r>
      <w:r w:rsidR="00B50C35">
        <w:t>: Incline Your ear, O Lord, and answer me</w:t>
      </w:r>
      <w:r>
        <w:fldChar w:fldCharType="end"/>
      </w:r>
      <w:r w:rsidR="00075EAD">
        <w:tab/>
      </w:r>
      <w:r w:rsidR="003A78C2">
        <w:fldChar w:fldCharType="begin"/>
      </w:r>
      <w:r w:rsidR="00075EAD">
        <w:instrText xml:space="preserve"> PAGEREF _Ref412026212 \h </w:instrText>
      </w:r>
      <w:r w:rsidR="003A78C2">
        <w:fldChar w:fldCharType="separate"/>
      </w:r>
      <w:r w:rsidR="00B50C35">
        <w:rPr>
          <w:noProof/>
        </w:rPr>
        <w:t>430</w:t>
      </w:r>
      <w:r w:rsidR="003A78C2">
        <w:fldChar w:fldCharType="end"/>
      </w:r>
    </w:p>
    <w:p w14:paraId="024D57DE" w14:textId="7777777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B50C35">
        <w:t>Psalm</w:t>
      </w:r>
      <w:r w:rsidR="00B50C35" w:rsidRPr="00AB1781">
        <w:t xml:space="preserve"> 86</w:t>
      </w:r>
      <w:r w:rsidR="00B50C35">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B50C35">
        <w:rPr>
          <w:noProof/>
        </w:rPr>
        <w:t>431</w:t>
      </w:r>
      <w:r w:rsidR="003A78C2">
        <w:fldChar w:fldCharType="end"/>
      </w:r>
    </w:p>
    <w:p w14:paraId="6C309D76" w14:textId="77777777"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B50C35">
        <w:t>Psalm</w:t>
      </w:r>
      <w:r w:rsidR="00B50C35" w:rsidRPr="00AB1781">
        <w:t xml:space="preserve"> 90</w:t>
      </w:r>
      <w:r w:rsidR="00B50C35">
        <w:t>: He who dwells in the help of the Most High will live</w:t>
      </w:r>
      <w:r>
        <w:fldChar w:fldCharType="end"/>
      </w:r>
      <w:r w:rsidR="00075EAD">
        <w:tab/>
      </w:r>
      <w:r w:rsidR="003A78C2">
        <w:fldChar w:fldCharType="begin"/>
      </w:r>
      <w:r w:rsidR="00075EAD">
        <w:instrText xml:space="preserve"> PAGEREF _Ref412026283 \h </w:instrText>
      </w:r>
      <w:r w:rsidR="003A78C2">
        <w:fldChar w:fldCharType="separate"/>
      </w:r>
      <w:r w:rsidR="00B50C35">
        <w:rPr>
          <w:noProof/>
        </w:rPr>
        <w:t>439</w:t>
      </w:r>
      <w:r w:rsidR="003A78C2">
        <w:fldChar w:fldCharType="end"/>
      </w:r>
    </w:p>
    <w:p w14:paraId="2015B274" w14:textId="77777777"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B50C35">
        <w:t>Psalm</w:t>
      </w:r>
      <w:r w:rsidR="00B50C35" w:rsidRPr="00AB1781">
        <w:t xml:space="preserve"> 92</w:t>
      </w:r>
      <w:r w:rsidR="00B50C35">
        <w:t>: The Lord is reigning, He is robed in beauty</w:t>
      </w:r>
      <w:r>
        <w:fldChar w:fldCharType="end"/>
      </w:r>
      <w:r w:rsidR="00075EAD">
        <w:tab/>
      </w:r>
      <w:r w:rsidR="003A78C2">
        <w:fldChar w:fldCharType="begin"/>
      </w:r>
      <w:r w:rsidR="00075EAD">
        <w:instrText xml:space="preserve"> PAGEREF _Ref412111374 \h </w:instrText>
      </w:r>
      <w:r w:rsidR="003A78C2">
        <w:fldChar w:fldCharType="separate"/>
      </w:r>
      <w:r w:rsidR="00B50C35">
        <w:rPr>
          <w:noProof/>
        </w:rPr>
        <w:t>441</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77777777" w:rsidR="00075EAD" w:rsidRDefault="00075EAD" w:rsidP="00075EAD">
      <w:pPr>
        <w:pStyle w:val="Prose"/>
      </w:pPr>
      <w:r>
        <w:t>I have cried unto God and the Lord has heard me</w:t>
      </w:r>
      <w:r w:rsidR="001225FA">
        <w:t xml:space="preserve">. </w:t>
      </w:r>
      <w:r>
        <w:t>O God hear my praye</w:t>
      </w:r>
      <w:r w:rsidR="00984EE6">
        <w:t>r and disregard not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77777777"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w:t>
      </w:r>
      <w:r w:rsidR="00556387">
        <w:t>have</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77777777"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Reject not the sinners in your intercessions with Him Whom you did bear,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777777"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Therefore all nations cry out saying, "glory to </w:t>
      </w:r>
      <w:r>
        <w:t>You</w:t>
      </w:r>
      <w:r w:rsidR="00075EAD">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77777777" w:rsidR="00075EAD" w:rsidRDefault="00075EAD" w:rsidP="00075EAD">
      <w:pPr>
        <w:pStyle w:val="Prose"/>
      </w:pPr>
      <w:r>
        <w:t xml:space="preserve">We worship </w:t>
      </w:r>
      <w:r w:rsidR="001040C8">
        <w:t>Your</w:t>
      </w:r>
      <w:r>
        <w:t xml:space="preserve"> incorruptible form, O </w:t>
      </w:r>
      <w:r w:rsidR="001040C8">
        <w:t>You</w:t>
      </w:r>
      <w:r>
        <w:t xml:space="preserve"> Good</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unto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7777777"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 xml:space="preserve">ayers and blot </w:t>
      </w:r>
      <w:r w:rsidR="00984EE6">
        <w:lastRenderedPageBreak/>
        <w:t>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904"/>
      <w:r>
        <w:t>Life Giver</w:t>
      </w:r>
      <w:r w:rsidR="00075EAD">
        <w:t>,</w:t>
      </w:r>
      <w:commentRangeEnd w:id="904"/>
      <w:r>
        <w:rPr>
          <w:rStyle w:val="CommentReference"/>
          <w:lang w:val="en-CA"/>
        </w:rPr>
        <w:commentReference w:id="904"/>
      </w:r>
      <w:r w:rsidR="00075EAD">
        <w:t xml:space="preserve"> now, and ever, and unto the ages of ages</w:t>
      </w:r>
      <w:r w:rsidR="00984EE6">
        <w:t>.</w:t>
      </w:r>
    </w:p>
    <w:p w14:paraId="402E0ACF" w14:textId="77777777" w:rsidR="00984EE6" w:rsidRDefault="00984EE6" w:rsidP="00984EE6">
      <w:pPr>
        <w:pStyle w:val="Rubric"/>
      </w:pPr>
      <w:commentRangeStart w:id="905"/>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905"/>
      <w:r w:rsidR="00180AE1">
        <w:rPr>
          <w:rStyle w:val="CommentReference"/>
          <w:i w:val="0"/>
        </w:rPr>
        <w:commentReference w:id="905"/>
      </w:r>
    </w:p>
    <w:p w14:paraId="416185FC" w14:textId="77777777"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906" w:name="_Toc410196193"/>
      <w:bookmarkStart w:id="907" w:name="_Toc410196435"/>
      <w:bookmarkStart w:id="908" w:name="_Toc410196937"/>
      <w:bookmarkStart w:id="909" w:name="_Toc437373010"/>
      <w:r>
        <w:lastRenderedPageBreak/>
        <w:t>Afternoon (The Ninth Hour)</w:t>
      </w:r>
      <w:bookmarkEnd w:id="906"/>
      <w:bookmarkEnd w:id="907"/>
      <w:bookmarkEnd w:id="908"/>
      <w:bookmarkEnd w:id="909"/>
    </w:p>
    <w:p w14:paraId="76CF3E2D" w14:textId="77777777" w:rsidR="00495F1A" w:rsidRDefault="00495F1A" w:rsidP="00495F1A">
      <w:pPr>
        <w:pStyle w:val="Heading3"/>
      </w:pPr>
      <w:bookmarkStart w:id="910" w:name="_Toc410196194"/>
      <w:bookmarkStart w:id="911" w:name="_Toc410196436"/>
      <w:bookmarkStart w:id="912" w:name="_Toc410196938"/>
      <w:bookmarkStart w:id="913" w:name="_Ref435434381"/>
      <w:bookmarkStart w:id="914" w:name="_Ref435434387"/>
      <w:r>
        <w:t>The Psalms of the Ninth Hour</w:t>
      </w:r>
      <w:bookmarkEnd w:id="910"/>
      <w:bookmarkEnd w:id="911"/>
      <w:bookmarkEnd w:id="912"/>
      <w:bookmarkEnd w:id="913"/>
      <w:bookmarkEnd w:id="914"/>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77777777" w:rsidR="00075EAD" w:rsidRDefault="001744DD" w:rsidP="00075EAD">
      <w:pPr>
        <w:pStyle w:val="Prose"/>
        <w:tabs>
          <w:tab w:val="left" w:pos="8280"/>
        </w:tabs>
        <w:rPr>
          <w:lang w:val="en-US"/>
        </w:rPr>
      </w:pPr>
      <w:r>
        <w:fldChar w:fldCharType="begin"/>
      </w:r>
      <w:r>
        <w:instrText xml:space="preserve"> REF _Ref411967832 \h  \* MERGEFORMAT </w:instrText>
      </w:r>
      <w:r>
        <w:fldChar w:fldCharType="separate"/>
      </w:r>
      <w:r w:rsidR="00B50C35">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04BF2C4A" w14:textId="77777777" w:rsidR="00075EAD" w:rsidRDefault="001744DD" w:rsidP="00075EAD">
      <w:pPr>
        <w:pStyle w:val="Prose"/>
        <w:tabs>
          <w:tab w:val="left" w:pos="8280"/>
        </w:tabs>
        <w:rPr>
          <w:lang w:val="en-US"/>
        </w:rPr>
      </w:pPr>
      <w:r>
        <w:fldChar w:fldCharType="begin"/>
      </w:r>
      <w:r>
        <w:instrText xml:space="preserve"> REF _Ref411967872 \h  \* MERGEFORMAT </w:instrText>
      </w:r>
      <w:r>
        <w:fldChar w:fldCharType="separate"/>
      </w:r>
      <w:r w:rsidR="00B50C35">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B50C35">
        <w:rPr>
          <w:noProof/>
          <w:lang w:val="en-US"/>
        </w:rPr>
        <w:t>6</w:t>
      </w:r>
      <w:r w:rsidR="003A78C2">
        <w:rPr>
          <w:lang w:val="en-US"/>
        </w:rPr>
        <w:fldChar w:fldCharType="end"/>
      </w:r>
    </w:p>
    <w:p w14:paraId="3512D80B" w14:textId="77777777" w:rsidR="00075EAD" w:rsidRDefault="001744DD" w:rsidP="00075EAD">
      <w:pPr>
        <w:pStyle w:val="Prose"/>
        <w:tabs>
          <w:tab w:val="left" w:pos="8280"/>
        </w:tabs>
        <w:rPr>
          <w:lang w:val="en-US"/>
        </w:rPr>
      </w:pP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B50C35">
        <w:rPr>
          <w:noProof/>
          <w:lang w:val="en-US"/>
        </w:rPr>
        <w:t>377</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915" w:name="_Ref434576482"/>
      <w:r>
        <w:rPr>
          <w:lang w:val="en-GB"/>
        </w:rPr>
        <w:t>The Psalms</w:t>
      </w:r>
      <w:r w:rsidR="00F14AA6">
        <w:rPr>
          <w:lang w:val="en-GB"/>
        </w:rPr>
        <w:t xml:space="preserve"> of the Afternoon (Ninth hour)</w:t>
      </w:r>
      <w:bookmarkEnd w:id="915"/>
    </w:p>
    <w:p w14:paraId="3636D619" w14:textId="77777777"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B50C35">
        <w:t>Psalm</w:t>
      </w:r>
      <w:r w:rsidR="00B50C35" w:rsidRPr="00AB1781">
        <w:t xml:space="preserve"> 95</w:t>
      </w:r>
      <w:r w:rsidR="00B50C35">
        <w:t>: Sing to the Lord a new song;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B50C35">
        <w:rPr>
          <w:noProof/>
        </w:rPr>
        <w:t>445</w:t>
      </w:r>
      <w:r w:rsidR="003A78C2">
        <w:fldChar w:fldCharType="end"/>
      </w:r>
    </w:p>
    <w:p w14:paraId="70C04BAE" w14:textId="77777777"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B50C35">
        <w:t>Psalm</w:t>
      </w:r>
      <w:r w:rsidR="00B50C35" w:rsidRPr="00AB1781">
        <w:t xml:space="preserve"> 96</w:t>
      </w:r>
      <w:r w:rsidR="00B50C35">
        <w:t>: The Lord is reigning, let the earth rejoice</w:t>
      </w:r>
      <w:r>
        <w:fldChar w:fldCharType="end"/>
      </w:r>
      <w:r w:rsidR="00075EAD">
        <w:tab/>
      </w:r>
      <w:r w:rsidR="003A78C2">
        <w:fldChar w:fldCharType="begin"/>
      </w:r>
      <w:r w:rsidR="00075EAD">
        <w:instrText xml:space="preserve"> PAGEREF _Ref412026313 \h </w:instrText>
      </w:r>
      <w:r w:rsidR="003A78C2">
        <w:fldChar w:fldCharType="separate"/>
      </w:r>
      <w:r w:rsidR="00B50C35">
        <w:rPr>
          <w:noProof/>
        </w:rPr>
        <w:t>446</w:t>
      </w:r>
      <w:r w:rsidR="003A78C2">
        <w:fldChar w:fldCharType="end"/>
      </w:r>
    </w:p>
    <w:p w14:paraId="1C2440CF" w14:textId="77777777"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B50C35">
        <w:t>Psalm</w:t>
      </w:r>
      <w:r w:rsidR="00B50C35" w:rsidRPr="00AB1781">
        <w:t xml:space="preserve"> 97</w:t>
      </w:r>
      <w:r w:rsidR="00B50C35">
        <w:t>: O sing to the Lord a new song, for the Lord has done wonders</w:t>
      </w:r>
      <w:r>
        <w:fldChar w:fldCharType="end"/>
      </w:r>
      <w:r w:rsidR="00075EAD">
        <w:tab/>
      </w:r>
      <w:r w:rsidR="003A78C2">
        <w:fldChar w:fldCharType="begin"/>
      </w:r>
      <w:r w:rsidR="00075EAD">
        <w:instrText xml:space="preserve"> PAGEREF _Ref412111720 \h </w:instrText>
      </w:r>
      <w:r w:rsidR="003A78C2">
        <w:fldChar w:fldCharType="separate"/>
      </w:r>
      <w:r w:rsidR="00B50C35">
        <w:rPr>
          <w:noProof/>
        </w:rPr>
        <w:t>447</w:t>
      </w:r>
      <w:r w:rsidR="003A78C2">
        <w:fldChar w:fldCharType="end"/>
      </w:r>
    </w:p>
    <w:p w14:paraId="35D6FC92" w14:textId="77777777"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B50C35">
        <w:t>Psalm</w:t>
      </w:r>
      <w:r w:rsidR="00B50C35" w:rsidRPr="00AB1781">
        <w:t xml:space="preserve"> 98</w:t>
      </w:r>
      <w:r w:rsidR="00B50C35">
        <w:t>: The Lord is reigning, let the peoples rage</w:t>
      </w:r>
      <w:r>
        <w:fldChar w:fldCharType="end"/>
      </w:r>
      <w:r w:rsidR="00075EAD">
        <w:tab/>
      </w:r>
      <w:r w:rsidR="003A78C2">
        <w:fldChar w:fldCharType="begin"/>
      </w:r>
      <w:r w:rsidR="00075EAD">
        <w:instrText xml:space="preserve"> PAGEREF _Ref412111731 \h </w:instrText>
      </w:r>
      <w:r w:rsidR="003A78C2">
        <w:fldChar w:fldCharType="separate"/>
      </w:r>
      <w:r w:rsidR="00B50C35">
        <w:rPr>
          <w:noProof/>
        </w:rPr>
        <w:t>448</w:t>
      </w:r>
      <w:r w:rsidR="003A78C2">
        <w:fldChar w:fldCharType="end"/>
      </w:r>
    </w:p>
    <w:p w14:paraId="13A44FCC" w14:textId="77777777"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B50C35">
        <w:t>Psalm</w:t>
      </w:r>
      <w:r w:rsidR="00B50C35" w:rsidRPr="00AB1781">
        <w:t xml:space="preserve"> 99</w:t>
      </w:r>
      <w:r w:rsidR="00B50C35">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B50C35">
        <w:rPr>
          <w:noProof/>
        </w:rPr>
        <w:t>449</w:t>
      </w:r>
      <w:r w:rsidR="003A78C2">
        <w:fldChar w:fldCharType="end"/>
      </w:r>
    </w:p>
    <w:p w14:paraId="21960806" w14:textId="7777777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B50C35">
        <w:t>Psalm</w:t>
      </w:r>
      <w:r w:rsidR="00B50C35" w:rsidRPr="00AB1781">
        <w:t xml:space="preserve"> 100</w:t>
      </w:r>
      <w:r w:rsidR="00B50C35">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B50C35">
        <w:rPr>
          <w:noProof/>
        </w:rPr>
        <w:t>449</w:t>
      </w:r>
      <w:r w:rsidR="003A78C2">
        <w:fldChar w:fldCharType="end"/>
      </w:r>
    </w:p>
    <w:p w14:paraId="13BE8987" w14:textId="77777777"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B50C35">
        <w:t>Psalm</w:t>
      </w:r>
      <w:r w:rsidR="00B50C35" w:rsidRPr="00AB1781">
        <w:t xml:space="preserve"> 109</w:t>
      </w:r>
      <w:r w:rsidR="00B50C35">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B50C35">
        <w:rPr>
          <w:noProof/>
        </w:rPr>
        <w:t>470</w:t>
      </w:r>
      <w:r w:rsidR="003A78C2">
        <w:fldChar w:fldCharType="end"/>
      </w:r>
    </w:p>
    <w:commentRangeStart w:id="916"/>
    <w:p w14:paraId="0FAEAE21" w14:textId="77777777"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B50C35">
        <w:t>Psalm</w:t>
      </w:r>
      <w:r w:rsidR="00B50C35" w:rsidRPr="00AB1781">
        <w:t xml:space="preserve"> 110</w:t>
      </w:r>
      <w:r w:rsidR="00B50C35">
        <w:t>: I will thank You, O Lord, with my whole heart</w:t>
      </w:r>
      <w:r>
        <w:fldChar w:fldCharType="end"/>
      </w:r>
      <w:commentRangeEnd w:id="916"/>
      <w:r w:rsidR="00984EE6">
        <w:rPr>
          <w:rStyle w:val="CommentReference"/>
          <w:rFonts w:eastAsiaTheme="minorHAnsi" w:cstheme="minorBidi"/>
          <w:color w:val="auto"/>
          <w:lang w:val="en-CA"/>
        </w:rPr>
        <w:commentReference w:id="916"/>
      </w:r>
      <w:r w:rsidR="00075EAD">
        <w:tab/>
      </w:r>
      <w:r>
        <w:fldChar w:fldCharType="begin"/>
      </w:r>
      <w:r w:rsidR="00075EAD">
        <w:instrText xml:space="preserve"> PAGEREF _Ref412111792 \h </w:instrText>
      </w:r>
      <w:r>
        <w:fldChar w:fldCharType="separate"/>
      </w:r>
      <w:r w:rsidR="00B50C35">
        <w:rPr>
          <w:noProof/>
        </w:rPr>
        <w:t>471</w:t>
      </w:r>
      <w:r>
        <w:fldChar w:fldCharType="end"/>
      </w:r>
    </w:p>
    <w:p w14:paraId="3B5AD04D" w14:textId="77777777"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B50C35">
        <w:t>Psalm</w:t>
      </w:r>
      <w:r w:rsidR="00B50C35" w:rsidRPr="00AB1781">
        <w:t xml:space="preserve"> 111</w:t>
      </w:r>
      <w:r w:rsidR="00B50C35">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B50C35">
        <w:rPr>
          <w:noProof/>
        </w:rPr>
        <w:t>472</w:t>
      </w:r>
      <w:r w:rsidR="003A78C2">
        <w:fldChar w:fldCharType="end"/>
      </w:r>
    </w:p>
    <w:p w14:paraId="25F5E92C" w14:textId="77777777"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B50C35">
        <w:t>Psalm</w:t>
      </w:r>
      <w:r w:rsidR="00B50C35" w:rsidRPr="00AB1781">
        <w:t xml:space="preserve"> 112</w:t>
      </w:r>
      <w:r w:rsidR="00B50C35">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B50C35">
        <w:rPr>
          <w:noProof/>
        </w:rPr>
        <w:t>473</w:t>
      </w:r>
      <w:r w:rsidR="003A78C2">
        <w:fldChar w:fldCharType="end"/>
      </w:r>
    </w:p>
    <w:p w14:paraId="65FF1699" w14:textId="77777777"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B50C35">
        <w:t>Psalm</w:t>
      </w:r>
      <w:r w:rsidR="00B50C35" w:rsidRPr="00AB1781">
        <w:t xml:space="preserve"> 114</w:t>
      </w:r>
      <w:r w:rsidR="00B50C35">
        <w:t>: I love Him because the Lord hears the cry of my prayer</w:t>
      </w:r>
      <w:r>
        <w:fldChar w:fldCharType="end"/>
      </w:r>
      <w:r w:rsidR="00075EAD">
        <w:tab/>
      </w:r>
      <w:r w:rsidR="003A78C2">
        <w:fldChar w:fldCharType="begin"/>
      </w:r>
      <w:r w:rsidR="00075EAD">
        <w:instrText xml:space="preserve"> PAGEREF _Ref412026361 \h </w:instrText>
      </w:r>
      <w:r w:rsidR="003A78C2">
        <w:fldChar w:fldCharType="separate"/>
      </w:r>
      <w:r w:rsidR="00B50C35">
        <w:rPr>
          <w:noProof/>
        </w:rPr>
        <w:t>476</w:t>
      </w:r>
      <w:r w:rsidR="003A78C2">
        <w:fldChar w:fldCharType="end"/>
      </w:r>
    </w:p>
    <w:p w14:paraId="0612CEB7" w14:textId="77777777"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B50C35">
        <w:t>Psalm</w:t>
      </w:r>
      <w:r w:rsidR="00B50C35" w:rsidRPr="00AB1781">
        <w:t xml:space="preserve"> 115</w:t>
      </w:r>
      <w:r w:rsidR="00B50C35">
        <w:t>: I believed and so I spoke; but I was deeply humiliated</w:t>
      </w:r>
      <w:r>
        <w:fldChar w:fldCharType="end"/>
      </w:r>
      <w:r w:rsidR="00075EAD">
        <w:tab/>
      </w:r>
      <w:r w:rsidR="003A78C2">
        <w:fldChar w:fldCharType="begin"/>
      </w:r>
      <w:r w:rsidR="00075EAD">
        <w:instrText xml:space="preserve"> PAGEREF _Ref412026376 \h </w:instrText>
      </w:r>
      <w:r w:rsidR="003A78C2">
        <w:fldChar w:fldCharType="separate"/>
      </w:r>
      <w:r w:rsidR="00B50C35">
        <w:rPr>
          <w:noProof/>
        </w:rPr>
        <w:t>477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77777777"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shall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77777777"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shall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77777777"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w:t>
      </w:r>
      <w:r>
        <w:t>You</w:t>
      </w:r>
      <w:r w:rsidR="00075EAD">
        <w:t xml:space="preserve"> Good, and accept the supplications of </w:t>
      </w:r>
      <w:r w:rsidR="00E570CB">
        <w:t>Your</w:t>
      </w:r>
      <w:r w:rsidR="00075EAD">
        <w:t xml:space="preserve"> Mother on our behalf</w:t>
      </w:r>
      <w:r w:rsidR="001225FA">
        <w:t xml:space="preserve">. </w:t>
      </w:r>
    </w:p>
    <w:p w14:paraId="3464FE73" w14:textId="77777777" w:rsidR="00075EAD" w:rsidRDefault="00075EAD" w:rsidP="00075EAD">
      <w:pPr>
        <w:pStyle w:val="Prose"/>
      </w:pPr>
      <w:r>
        <w:t xml:space="preserve">O our Saviour, save </w:t>
      </w:r>
      <w:r w:rsidR="00D35FC0">
        <w:t xml:space="preserve">a humble people. Leave us not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77777777" w:rsidR="00075EAD" w:rsidRDefault="00075EAD" w:rsidP="00075EAD">
      <w:pPr>
        <w:pStyle w:val="Prose"/>
      </w:pPr>
      <w:r>
        <w:t>When the thief saw the Author of Life hanging on the Cross, he said, "If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77777777" w:rsidR="00075EAD" w:rsidRDefault="00075EAD" w:rsidP="00075EAD">
      <w:pPr>
        <w:pStyle w:val="Prose"/>
      </w:pPr>
      <w:r>
        <w:t xml:space="preserve">When the Mother saw the Lamb and the Shepherd, </w:t>
      </w:r>
      <w:r w:rsidR="00D35FC0">
        <w:t>the Saviour of the world</w:t>
      </w:r>
      <w:r>
        <w:t xml:space="preserve"> hanging on</w:t>
      </w:r>
      <w:r w:rsidR="00D35FC0">
        <w:t xml:space="preserve"> the Cross, she said, weeping: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7777777"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32"/>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B50C35">
        <w:rPr>
          <w:noProof/>
          <w:lang w:val="en-GB"/>
        </w:rPr>
        <w:t>10</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77777777" w:rsidR="00075EAD" w:rsidRDefault="00075EAD" w:rsidP="00075EAD">
      <w:pPr>
        <w:pStyle w:val="Rubric"/>
        <w:rPr>
          <w:lang w:val="en-GB"/>
        </w:rPr>
      </w:pPr>
      <w:r w:rsidRPr="001A4291">
        <w:rPr>
          <w:lang w:val="en-GB"/>
        </w:rPr>
        <w:lastRenderedPageBreak/>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B50C35">
        <w:rPr>
          <w:noProof/>
          <w:lang w:val="en-GB"/>
        </w:rPr>
        <w:t>11</w:t>
      </w:r>
      <w:r w:rsidR="003A78C2">
        <w:rPr>
          <w:lang w:val="en-GB"/>
        </w:rPr>
        <w:fldChar w:fldCharType="end"/>
      </w:r>
      <w:r w:rsidRPr="001A4291">
        <w:rPr>
          <w:lang w:val="en-GB"/>
        </w:rPr>
        <w:t>).</w:t>
      </w:r>
    </w:p>
    <w:p w14:paraId="708BA682" w14:textId="0788BEBA" w:rsidR="00D6341A" w:rsidRDefault="00D6341A" w:rsidP="00D6341A">
      <w:pPr>
        <w:pStyle w:val="Heading2"/>
        <w:rPr>
          <w:lang w:val="en-GB"/>
        </w:rPr>
      </w:pPr>
      <w:bookmarkStart w:id="917" w:name="_Toc437373011"/>
      <w:r>
        <w:rPr>
          <w:lang w:val="en-GB"/>
        </w:rPr>
        <w:lastRenderedPageBreak/>
        <w:t>Reader’s Service</w:t>
      </w:r>
      <w:bookmarkEnd w:id="917"/>
    </w:p>
    <w:p w14:paraId="0021F5E3" w14:textId="50597258" w:rsidR="00865FD4" w:rsidRDefault="00865FD4" w:rsidP="00865FD4">
      <w:pPr>
        <w:pStyle w:val="Rubric"/>
        <w:rPr>
          <w:lang w:val="en-US"/>
        </w:rPr>
      </w:pPr>
      <w:r>
        <w:rPr>
          <w:lang w:val="en-US"/>
        </w:rPr>
        <w:t xml:space="preserve">The Coptic </w:t>
      </w:r>
      <w:r w:rsidR="00D74F7B">
        <w:rPr>
          <w:lang w:val="en-US"/>
        </w:rPr>
        <w:t>rite lacks</w:t>
      </w:r>
      <w:r>
        <w:rPr>
          <w:lang w:val="en-US"/>
        </w:rPr>
        <w:t xml:space="preserve">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w:t>
      </w:r>
      <w:r w:rsidR="00D74F7B">
        <w:rPr>
          <w:lang w:val="en-US"/>
        </w:rPr>
        <w:t>and Terce.</w:t>
      </w:r>
      <w:r>
        <w:rPr>
          <w:lang w:val="en-US"/>
        </w:rPr>
        <w:t xml:space="preserve"> It can be seen at times, especially during Pascha week, that the hours are versatile enough to contain a full set of readings. </w:t>
      </w:r>
      <w:r w:rsidR="00D74F7B">
        <w:rPr>
          <w:lang w:val="en-US"/>
        </w:rPr>
        <w:t>The layout here assumes a non-fasting day, when the Liturgy would be served at the 3</w:t>
      </w:r>
      <w:r w:rsidR="00D74F7B" w:rsidRPr="00D74F7B">
        <w:rPr>
          <w:vertAlign w:val="superscript"/>
          <w:lang w:val="en-US"/>
        </w:rPr>
        <w:t>rd</w:t>
      </w:r>
      <w:r w:rsidR="00D74F7B">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511F914D" w14:textId="77777777" w:rsidR="00B50C35" w:rsidRDefault="00865FD4">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B50C35">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B50C35">
        <w:rPr>
          <w:noProof/>
          <w:lang w:val="en-US"/>
        </w:rPr>
        <w:t>122</w:t>
      </w:r>
      <w:r>
        <w:rPr>
          <w:lang w:val="en-US"/>
        </w:rPr>
        <w:fldChar w:fldCharType="end"/>
      </w:r>
      <w:r>
        <w:rPr>
          <w:lang w:val="en-US"/>
        </w:rPr>
        <w:t xml:space="preserve">, or </w:t>
      </w:r>
      <w:r>
        <w:rPr>
          <w:lang w:val="en-US"/>
        </w:rPr>
        <w:fldChar w:fldCharType="begin"/>
      </w:r>
      <w:r>
        <w:rPr>
          <w:lang w:val="en-US"/>
        </w:rPr>
        <w:instrText xml:space="preserve"> REF _Ref435790480 \h </w:instrText>
      </w:r>
      <w:r w:rsidR="00AB3348">
        <w:rPr>
          <w:lang w:val="en-US"/>
        </w:rPr>
        <w:instrText xml:space="preserve"> \* MERGEFORMAT </w:instrText>
      </w:r>
      <w:r>
        <w:rPr>
          <w:lang w:val="en-US"/>
        </w:rPr>
      </w:r>
      <w:r>
        <w:rPr>
          <w:lang w:val="en-US"/>
        </w:rPr>
        <w:fldChar w:fldCharType="separate"/>
      </w:r>
    </w:p>
    <w:sdt>
      <w:sdtPr>
        <w:id w:val="-746954222"/>
        <w:docPartObj>
          <w:docPartGallery w:val="Table of Contents"/>
          <w:docPartUnique/>
        </w:docPartObj>
      </w:sdtPr>
      <w:sdtEndPr>
        <w:rPr>
          <w:b/>
          <w:bCs/>
          <w:noProof/>
        </w:rPr>
      </w:sdtEndPr>
      <w:sdtContent>
        <w:p w14:paraId="4F5014ED"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Vespers Praise</w:t>
          </w:r>
          <w:r>
            <w:rPr>
              <w:noProof/>
              <w:webHidden/>
            </w:rPr>
            <w:tab/>
            <w:t>5</w:t>
          </w:r>
        </w:p>
        <w:p w14:paraId="4E3F94E6"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the Eleventh Hour (Little Vespers)</w:t>
          </w:r>
          <w:r>
            <w:rPr>
              <w:noProof/>
              <w:webHidden/>
            </w:rPr>
            <w:tab/>
            <w:t>6</w:t>
          </w:r>
        </w:p>
        <w:p w14:paraId="78401C5C"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Evening (or Morning) Incense</w:t>
          </w:r>
          <w:r>
            <w:rPr>
              <w:noProof/>
              <w:webHidden/>
            </w:rPr>
            <w:tab/>
            <w:t>12</w:t>
          </w:r>
        </w:p>
        <w:p w14:paraId="4E8CE956" w14:textId="77777777" w:rsidR="00B50C35" w:rsidRDefault="0020672C" w:rsidP="009800DB"/>
      </w:sdtContent>
    </w:sdt>
    <w:p w14:paraId="0EE06216" w14:textId="77777777" w:rsidR="00B50C35" w:rsidRDefault="00B50C35" w:rsidP="00AB3348">
      <w:r>
        <w:br w:type="page"/>
      </w:r>
    </w:p>
    <w:p w14:paraId="57446870" w14:textId="0E43C4B8" w:rsidR="00865FD4" w:rsidRDefault="00B50C35" w:rsidP="00865FD4">
      <w:pPr>
        <w:pStyle w:val="Rubric"/>
        <w:rPr>
          <w:lang w:val="en-US"/>
        </w:rPr>
      </w:pPr>
      <w:r>
        <w:lastRenderedPageBreak/>
        <w:t>Vespers Praise</w:t>
      </w:r>
      <w:r w:rsidR="00865FD4">
        <w:rPr>
          <w:lang w:val="en-US"/>
        </w:rPr>
        <w:fldChar w:fldCharType="end"/>
      </w:r>
      <w:r w:rsidR="00865FD4">
        <w:rPr>
          <w:lang w:val="en-US"/>
        </w:rPr>
        <w:t xml:space="preserve">, page </w:t>
      </w:r>
      <w:r w:rsidR="00865FD4">
        <w:rPr>
          <w:lang w:val="en-US"/>
        </w:rPr>
        <w:fldChar w:fldCharType="begin"/>
      </w:r>
      <w:r w:rsidR="00865FD4">
        <w:rPr>
          <w:lang w:val="en-US"/>
        </w:rPr>
        <w:instrText xml:space="preserve"> PAGEREF _Ref435790486 \h </w:instrText>
      </w:r>
      <w:r w:rsidR="00865FD4">
        <w:rPr>
          <w:lang w:val="en-US"/>
        </w:rPr>
      </w:r>
      <w:r w:rsidR="00865FD4">
        <w:rPr>
          <w:lang w:val="en-US"/>
        </w:rPr>
        <w:fldChar w:fldCharType="separate"/>
      </w:r>
      <w:r>
        <w:rPr>
          <w:noProof/>
          <w:lang w:val="en-US"/>
        </w:rPr>
        <w:t>4</w:t>
      </w:r>
      <w:r w:rsidR="00865FD4">
        <w:rPr>
          <w:lang w:val="en-US"/>
        </w:rPr>
        <w:fldChar w:fldCharType="end"/>
      </w:r>
      <w:r w:rsidR="00865FD4">
        <w:rPr>
          <w:lang w:val="en-US"/>
        </w:rPr>
        <w:t>, as appropriate.</w:t>
      </w:r>
    </w:p>
    <w:p w14:paraId="02937C50" w14:textId="6F14ACF3" w:rsidR="00D74F7B" w:rsidRDefault="00D74F7B" w:rsidP="00D74F7B">
      <w:pPr>
        <w:pStyle w:val="Heading3"/>
        <w:rPr>
          <w:lang w:val="en-US"/>
        </w:rPr>
      </w:pPr>
      <w:r>
        <w:rPr>
          <w:lang w:val="en-US"/>
        </w:rPr>
        <w:t>Prime with the Gospel of the Raising of Morning Incense</w:t>
      </w:r>
    </w:p>
    <w:p w14:paraId="777C3548" w14:textId="77777777" w:rsidR="00865FD4" w:rsidRDefault="00865FD4" w:rsidP="00865FD4">
      <w:pPr>
        <w:pStyle w:val="Rubric"/>
        <w:rPr>
          <w:lang w:val="en-US"/>
        </w:rPr>
      </w:pPr>
      <w:r>
        <w:rPr>
          <w:lang w:val="en-US"/>
        </w:rPr>
        <w:t>The worshipper prays the introductory prayers,</w:t>
      </w:r>
    </w:p>
    <w:p w14:paraId="74F85352" w14:textId="77777777" w:rsidR="00865FD4" w:rsidRDefault="00865FD4" w:rsidP="00865FD4">
      <w:pPr>
        <w:pStyle w:val="Prose"/>
      </w:pPr>
      <w:r>
        <w:t>In the Name of the Father and the Son and the Holy Spirit, One God. Amen.</w:t>
      </w:r>
    </w:p>
    <w:p w14:paraId="75A15D82" w14:textId="77777777" w:rsidR="00865FD4" w:rsidRDefault="00865FD4" w:rsidP="00865FD4">
      <w:pPr>
        <w:pStyle w:val="Prose"/>
      </w:pPr>
      <w:r>
        <w:t>Lord have mercy, Lord have mercy, Lord bless. Amen.</w:t>
      </w:r>
    </w:p>
    <w:p w14:paraId="4A8D33A5" w14:textId="77777777" w:rsidR="00865FD4" w:rsidRDefault="00865FD4" w:rsidP="00865FD4">
      <w:pPr>
        <w:pStyle w:val="Prose"/>
      </w:pPr>
      <w:r>
        <w:t>Glory be to the Father and to the Son and to the Holy Spirit, both now, and always, and unto the ages of ages. Amen.</w:t>
      </w:r>
    </w:p>
    <w:p w14:paraId="6F5041C7" w14:textId="428FBE38" w:rsidR="00865FD4" w:rsidRPr="00865FD4" w:rsidRDefault="00865FD4" w:rsidP="00865FD4">
      <w:pPr>
        <w:pStyle w:val="Prose"/>
      </w:pPr>
      <w:r>
        <w:t>Make us worthy to say thankfully,</w:t>
      </w:r>
    </w:p>
    <w:p w14:paraId="731508A9" w14:textId="32022DCF" w:rsidR="00865FD4" w:rsidRDefault="00865FD4" w:rsidP="00865FD4">
      <w:pPr>
        <w:pStyle w:val="Rubric"/>
        <w:rPr>
          <w:lang w:val="en-US"/>
        </w:rPr>
      </w:pPr>
      <w:r>
        <w:t xml:space="preserve">Recite </w:t>
      </w:r>
      <w:r>
        <w:fldChar w:fldCharType="begin"/>
      </w:r>
      <w:r>
        <w:instrText xml:space="preserve"> REF _Ref411967832 \h  \* MERGEFORMAT </w:instrText>
      </w:r>
      <w:r>
        <w:fldChar w:fldCharType="separate"/>
      </w:r>
      <w:r w:rsidR="00B50C35">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B50C35">
        <w:rPr>
          <w:noProof/>
          <w:lang w:val="en-US"/>
        </w:rPr>
        <w:t>6</w:t>
      </w:r>
      <w:r>
        <w:rPr>
          <w:lang w:val="en-US"/>
        </w:rPr>
        <w:fldChar w:fldCharType="end"/>
      </w:r>
      <w:r>
        <w:rPr>
          <w:lang w:val="en-US"/>
        </w:rPr>
        <w:t>.</w:t>
      </w:r>
    </w:p>
    <w:p w14:paraId="2AD856DC" w14:textId="3B833330" w:rsidR="00865FD4" w:rsidRPr="00865FD4" w:rsidRDefault="00865FD4" w:rsidP="00865FD4">
      <w:pPr>
        <w:pStyle w:val="Rubric"/>
        <w:rPr>
          <w:lang w:val="en-US"/>
        </w:rPr>
      </w:pPr>
      <w:r>
        <w:t xml:space="preserve">Recite </w:t>
      </w:r>
      <w:r>
        <w:fldChar w:fldCharType="begin"/>
      </w:r>
      <w:r>
        <w:instrText xml:space="preserve"> REF _Ref411967872 \h  \* MERGEFORMAT </w:instrText>
      </w:r>
      <w:r>
        <w:fldChar w:fldCharType="separate"/>
      </w:r>
      <w:r w:rsidR="00B50C35">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B50C35">
        <w:rPr>
          <w:noProof/>
          <w:lang w:val="en-US"/>
        </w:rPr>
        <w:t>6</w:t>
      </w:r>
      <w:r>
        <w:rPr>
          <w:lang w:val="en-US"/>
        </w:rPr>
        <w:fldChar w:fldCharType="end"/>
      </w:r>
      <w:r>
        <w:rPr>
          <w:lang w:val="en-US"/>
        </w:rPr>
        <w:t>.</w:t>
      </w:r>
    </w:p>
    <w:p w14:paraId="407E8E03" w14:textId="77777777" w:rsidR="00B50C35" w:rsidRDefault="00865FD4" w:rsidP="00495F1A">
      <w:pPr>
        <w:pStyle w:val="Heading3"/>
      </w:pPr>
      <w:r>
        <w:t xml:space="preserve">In the morning, recite </w:t>
      </w:r>
      <w:r>
        <w:fldChar w:fldCharType="begin"/>
      </w:r>
      <w:r>
        <w:instrText xml:space="preserve"> REF _Ref412098903 \h </w:instrText>
      </w:r>
      <w:r>
        <w:fldChar w:fldCharType="separate"/>
      </w:r>
      <w:r w:rsidR="00B50C35">
        <w:br w:type="page"/>
      </w:r>
    </w:p>
    <w:p w14:paraId="4889099E" w14:textId="06864C11" w:rsidR="00865FD4" w:rsidRDefault="00B50C35" w:rsidP="00865FD4">
      <w:pPr>
        <w:pStyle w:val="Rubric"/>
      </w:pPr>
      <w:r>
        <w:lastRenderedPageBreak/>
        <w:t>The Doxology of Prime</w:t>
      </w:r>
      <w:r w:rsidR="00865FD4">
        <w:fldChar w:fldCharType="end"/>
      </w:r>
      <w:r w:rsidR="00865FD4">
        <w:t xml:space="preserve">, page </w:t>
      </w:r>
      <w:r w:rsidR="00865FD4">
        <w:fldChar w:fldCharType="begin"/>
      </w:r>
      <w:r w:rsidR="00865FD4">
        <w:instrText xml:space="preserve"> PAGEREF _Ref412098903 \h </w:instrText>
      </w:r>
      <w:r w:rsidR="00865FD4">
        <w:fldChar w:fldCharType="separate"/>
      </w:r>
      <w:r>
        <w:rPr>
          <w:noProof/>
        </w:rPr>
        <w:t>258</w:t>
      </w:r>
      <w:r w:rsidR="00865FD4">
        <w:fldChar w:fldCharType="end"/>
      </w:r>
      <w:r w:rsidR="00AB78C6">
        <w:t>, stopping before “O true light”</w:t>
      </w:r>
      <w:r w:rsidR="00865FD4">
        <w:t>.</w:t>
      </w:r>
    </w:p>
    <w:p w14:paraId="4C42C81E" w14:textId="0E03854F" w:rsidR="00865FD4" w:rsidRDefault="00865FD4" w:rsidP="00865FD4">
      <w:pPr>
        <w:pStyle w:val="Rubric"/>
      </w:pPr>
      <w:r>
        <w:t xml:space="preserve">Recite </w:t>
      </w:r>
      <w:r>
        <w:fldChar w:fldCharType="begin"/>
      </w:r>
      <w:r>
        <w:instrText xml:space="preserve"> REF _Ref435789344 \h </w:instrText>
      </w:r>
      <w:r>
        <w:fldChar w:fldCharType="separate"/>
      </w:r>
      <w:r w:rsidR="00B50C35">
        <w:t>The Verses of the Cymbals</w:t>
      </w:r>
      <w:r>
        <w:fldChar w:fldCharType="end"/>
      </w:r>
      <w:r>
        <w:t xml:space="preserve">, page </w:t>
      </w:r>
      <w:r>
        <w:fldChar w:fldCharType="begin"/>
      </w:r>
      <w:r>
        <w:instrText xml:space="preserve"> PAGEREF _Ref435789344 \h </w:instrText>
      </w:r>
      <w:r>
        <w:fldChar w:fldCharType="separate"/>
      </w:r>
      <w:r w:rsidR="00B50C35">
        <w:rPr>
          <w:noProof/>
        </w:rPr>
        <w:t>15</w:t>
      </w:r>
      <w:r>
        <w:fldChar w:fldCharType="end"/>
      </w:r>
      <w:r>
        <w:t>.</w:t>
      </w:r>
    </w:p>
    <w:p w14:paraId="7E7D5FFD" w14:textId="4FF53BCA" w:rsidR="00865FD4" w:rsidRDefault="00865FD4" w:rsidP="00865FD4">
      <w:pPr>
        <w:pStyle w:val="Rubric"/>
        <w:rPr>
          <w:lang w:val="en-US"/>
        </w:rPr>
      </w:pPr>
      <w:r>
        <w:t xml:space="preserve">Recite </w:t>
      </w:r>
      <w:r>
        <w:fldChar w:fldCharType="begin"/>
      </w:r>
      <w:r>
        <w:instrText xml:space="preserve"> REF _Ref411967565 \h  \* MERGEFORMAT </w:instrText>
      </w:r>
      <w:r>
        <w:fldChar w:fldCharType="separate"/>
      </w:r>
      <w:r w:rsidR="00B50C35">
        <w:t>Psalm</w:t>
      </w:r>
      <w:r w:rsidR="00B50C35" w:rsidRPr="00AB1781">
        <w:t xml:space="preserve"> 50</w:t>
      </w:r>
      <w:r w:rsidR="00B50C35">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B50C35">
        <w:rPr>
          <w:noProof/>
          <w:lang w:val="en-US"/>
        </w:rPr>
        <w:t>377</w:t>
      </w:r>
      <w:r>
        <w:rPr>
          <w:lang w:val="en-US"/>
        </w:rPr>
        <w:fldChar w:fldCharType="end"/>
      </w:r>
      <w:r>
        <w:rPr>
          <w:lang w:val="en-US"/>
        </w:rPr>
        <w:t>.</w:t>
      </w:r>
    </w:p>
    <w:p w14:paraId="0E68850F" w14:textId="77777777" w:rsidR="00865FD4" w:rsidRDefault="00865FD4" w:rsidP="00865FD4">
      <w:pPr>
        <w:pStyle w:val="Rubric"/>
        <w:rPr>
          <w:lang w:val="en-US"/>
        </w:rPr>
      </w:pPr>
      <w:r>
        <w:rPr>
          <w:lang w:val="en-US"/>
        </w:rPr>
        <w:t>Then is said,</w:t>
      </w:r>
    </w:p>
    <w:p w14:paraId="5AC54DF7" w14:textId="77777777" w:rsidR="00865FD4" w:rsidRDefault="00865FD4" w:rsidP="00865FD4">
      <w:pPr>
        <w:pStyle w:val="Prose"/>
      </w:pPr>
      <w:r>
        <w:t>O come, let us worship!  O come, let us ask Christ our God!</w:t>
      </w:r>
    </w:p>
    <w:p w14:paraId="5E4CDB70" w14:textId="77777777" w:rsidR="00865FD4" w:rsidRDefault="00865FD4" w:rsidP="00865FD4">
      <w:pPr>
        <w:pStyle w:val="Prose"/>
      </w:pPr>
      <w:r>
        <w:t>O come, let us worship!  O come, let us ask Christ our King!</w:t>
      </w:r>
    </w:p>
    <w:p w14:paraId="458B484E" w14:textId="77777777" w:rsidR="00865FD4" w:rsidRDefault="00865FD4" w:rsidP="00865FD4">
      <w:pPr>
        <w:pStyle w:val="Prose"/>
      </w:pPr>
      <w:r>
        <w:t>O come, let us worship!  O come, let us ask Christ our Saviour!</w:t>
      </w:r>
    </w:p>
    <w:p w14:paraId="0B61B267" w14:textId="77777777" w:rsidR="00865FD4" w:rsidRDefault="00865FD4" w:rsidP="00865FD4">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E05D9A2" w14:textId="14EDDE4B" w:rsidR="00865FD4" w:rsidRDefault="00865FD4" w:rsidP="00865FD4">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sidR="00AB78C6">
        <w:rPr>
          <w:rFonts w:eastAsia="MS Gothic" w:cs="Times New Roman"/>
          <w:b/>
          <w:bCs/>
          <w:iCs/>
          <w:color w:val="000000"/>
          <w:sz w:val="28"/>
        </w:rPr>
        <w:t>phesians</w:t>
      </w:r>
      <w:r w:rsidRPr="00136B83">
        <w:rPr>
          <w:rFonts w:eastAsia="MS Gothic" w:cs="Times New Roman"/>
          <w:b/>
          <w:bCs/>
          <w:iCs/>
          <w:color w:val="000000"/>
          <w:sz w:val="28"/>
        </w:rPr>
        <w:t xml:space="preserve"> 4:1 5</w:t>
      </w:r>
    </w:p>
    <w:p w14:paraId="017AE8E2" w14:textId="77777777" w:rsidR="00865FD4" w:rsidRDefault="00865FD4" w:rsidP="00865FD4">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78C6" w14:paraId="089DE710" w14:textId="77777777" w:rsidTr="000265CA">
        <w:trPr>
          <w:cantSplit/>
          <w:jc w:val="center"/>
        </w:trPr>
        <w:tc>
          <w:tcPr>
            <w:tcW w:w="288" w:type="dxa"/>
          </w:tcPr>
          <w:p w14:paraId="1B496DD6" w14:textId="77777777" w:rsidR="00AB78C6" w:rsidRDefault="00AB78C6" w:rsidP="000265CA">
            <w:pPr>
              <w:pStyle w:val="CopticCross"/>
            </w:pPr>
            <w:r w:rsidRPr="00FB5ACB">
              <w:t>¿</w:t>
            </w:r>
          </w:p>
        </w:tc>
        <w:tc>
          <w:tcPr>
            <w:tcW w:w="3960" w:type="dxa"/>
          </w:tcPr>
          <w:p w14:paraId="16F0790E" w14:textId="77777777" w:rsidR="00AB78C6" w:rsidRPr="007425E1" w:rsidRDefault="00AB78C6" w:rsidP="00AB78C6">
            <w:pPr>
              <w:pStyle w:val="EngHang"/>
            </w:pPr>
            <w:r w:rsidRPr="007425E1">
              <w:t xml:space="preserve">We worship </w:t>
            </w:r>
            <w:r>
              <w:t>You</w:t>
            </w:r>
            <w:r w:rsidRPr="007425E1">
              <w:t>, O Christ,</w:t>
            </w:r>
          </w:p>
          <w:p w14:paraId="2260BD25" w14:textId="77777777" w:rsidR="00AB78C6" w:rsidRPr="007425E1" w:rsidRDefault="00AB78C6" w:rsidP="00AB78C6">
            <w:pPr>
              <w:pStyle w:val="EngHang"/>
            </w:pPr>
            <w:r w:rsidRPr="007425E1">
              <w:t xml:space="preserve">With </w:t>
            </w:r>
            <w:r>
              <w:t>Your</w:t>
            </w:r>
            <w:r w:rsidRPr="007425E1">
              <w:t xml:space="preserve"> Good Father,</w:t>
            </w:r>
          </w:p>
          <w:p w14:paraId="7444EA9D" w14:textId="77777777" w:rsidR="00AB78C6" w:rsidRPr="007425E1" w:rsidRDefault="00AB78C6" w:rsidP="00AB78C6">
            <w:pPr>
              <w:pStyle w:val="EngHang"/>
            </w:pPr>
            <w:r w:rsidRPr="007425E1">
              <w:t>And the Holy Spirit,</w:t>
            </w:r>
          </w:p>
          <w:p w14:paraId="317FACFB" w14:textId="12E96F64" w:rsidR="00AB78C6" w:rsidRDefault="00AB78C6" w:rsidP="000265CA">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0A1BECBB" w14:textId="77777777" w:rsidR="00AB78C6" w:rsidRDefault="00AB78C6" w:rsidP="000265CA"/>
        </w:tc>
        <w:tc>
          <w:tcPr>
            <w:tcW w:w="288" w:type="dxa"/>
          </w:tcPr>
          <w:p w14:paraId="6C5589B6" w14:textId="20630774" w:rsidR="00AB78C6" w:rsidRDefault="00AB78C6" w:rsidP="000265CA">
            <w:pPr>
              <w:pStyle w:val="CopticCross"/>
            </w:pPr>
          </w:p>
        </w:tc>
        <w:tc>
          <w:tcPr>
            <w:tcW w:w="3960" w:type="dxa"/>
          </w:tcPr>
          <w:p w14:paraId="2F637BD7" w14:textId="77777777" w:rsidR="00AB78C6" w:rsidRDefault="00AB78C6" w:rsidP="00AB78C6">
            <w:pPr>
              <w:pStyle w:val="CopticVersemulti-line"/>
            </w:pPr>
            <w:r>
              <w:t>Ⲧⲉⲛⲟⲩⲱϣⲧ ⲙ̀ⲙⲟⲕ ⲱ̀ Ⲡⲓⲭ̀ⲣⲓⲥⲧⲟⲥ:</w:t>
            </w:r>
          </w:p>
          <w:p w14:paraId="1692A633" w14:textId="77777777" w:rsidR="00AB78C6" w:rsidRDefault="00AB78C6" w:rsidP="00AB78C6">
            <w:pPr>
              <w:pStyle w:val="CopticVersemulti-line"/>
            </w:pPr>
            <w:r>
              <w:t>ⲛⲉⲙ Ⲡⲉⲕⲓⲱⲧ ⲛ̀ⲁ̀ⲅⲁⲑⲟⲥ:</w:t>
            </w:r>
          </w:p>
          <w:p w14:paraId="12FEA3C2" w14:textId="77777777" w:rsidR="00AB78C6" w:rsidRDefault="00AB78C6" w:rsidP="00AB78C6">
            <w:pPr>
              <w:pStyle w:val="CopticVersemulti-line"/>
            </w:pPr>
            <w:r>
              <w:t>ⲛⲉⲙ Ⲡⲓⲡ̀ⲛⲉⲩⲙⲁ ⲉⲑⲟⲩⲁⲃ:</w:t>
            </w:r>
          </w:p>
          <w:p w14:paraId="2080CF50" w14:textId="4DDD09EA" w:rsidR="00AB78C6" w:rsidRDefault="00AB78C6" w:rsidP="000265CA">
            <w:pPr>
              <w:pStyle w:val="CopticHangingVerse"/>
            </w:pPr>
            <w:r>
              <w:t>ϫⲉ (_____) ⲁⲕⲥⲱϯ ⲙ̀ⲙⲟⲛ ⲛⲁⲓ ⲛⲁⲛ.</w:t>
            </w:r>
          </w:p>
        </w:tc>
      </w:tr>
    </w:tbl>
    <w:p w14:paraId="09790B52" w14:textId="77777777" w:rsidR="00865FD4" w:rsidRDefault="00865FD4" w:rsidP="00865FD4">
      <w:pPr>
        <w:pStyle w:val="Priest"/>
      </w:pPr>
      <w:r>
        <w:t>Reader:</w:t>
      </w:r>
    </w:p>
    <w:p w14:paraId="03B3FE24" w14:textId="77777777" w:rsidR="00865FD4" w:rsidRPr="00E91FC8" w:rsidRDefault="00865FD4" w:rsidP="00865FD4">
      <w:pPr>
        <w:pStyle w:val="Body"/>
        <w:rPr>
          <w:i/>
        </w:rPr>
      </w:pPr>
      <w:r>
        <w:rPr>
          <w:i/>
        </w:rPr>
        <w:t>A chapter from the</w:t>
      </w:r>
      <w:r w:rsidRPr="00E91FC8">
        <w:rPr>
          <w:i/>
        </w:rPr>
        <w:t xml:space="preserve"> Epistle of our teacher Paul to the Ephesians. His blessing be upon us. Amen.</w:t>
      </w:r>
    </w:p>
    <w:p w14:paraId="6D184D26" w14:textId="77777777" w:rsidR="00865FD4" w:rsidRDefault="00865FD4" w:rsidP="00865FD4">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B296B25" w14:textId="24124CC8" w:rsidR="00865FD4" w:rsidRPr="00E91FC8" w:rsidRDefault="00865FD4" w:rsidP="00865FD4">
      <w:pPr>
        <w:pStyle w:val="Body"/>
      </w:pPr>
      <w:r>
        <w:t xml:space="preserve"> </w:t>
      </w:r>
      <w:r w:rsidRPr="00E91FC8">
        <w:rPr>
          <w:i/>
        </w:rPr>
        <w:t>The grace of God the Father be with you all. Amen.</w:t>
      </w:r>
    </w:p>
    <w:p w14:paraId="6F002987" w14:textId="77777777" w:rsidR="00865FD4" w:rsidRDefault="00865FD4" w:rsidP="00865FD4">
      <w:pPr>
        <w:pStyle w:val="Priest"/>
      </w:pPr>
      <w:r>
        <w:t>People:</w:t>
      </w:r>
    </w:p>
    <w:p w14:paraId="50FB876A" w14:textId="77777777" w:rsidR="000265CA" w:rsidRDefault="000265CA" w:rsidP="000265CA">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40F9A683" w14:textId="77777777" w:rsidR="00865FD4" w:rsidRDefault="00865FD4" w:rsidP="00865FD4">
      <w:pPr>
        <w:rPr>
          <w:rFonts w:eastAsia="Calibri" w:cs="Times New Roman"/>
          <w:i/>
          <w:lang w:val="en-GB"/>
        </w:rPr>
      </w:pPr>
      <w:r w:rsidRPr="007E0213">
        <w:rPr>
          <w:rFonts w:eastAsia="Calibri" w:cs="Times New Roman"/>
          <w:i/>
          <w:lang w:val="en-GB"/>
        </w:rPr>
        <w:t>Then shall be said,</w:t>
      </w:r>
    </w:p>
    <w:p w14:paraId="4475D890" w14:textId="77777777" w:rsidR="00865FD4" w:rsidRPr="007F6AEF" w:rsidRDefault="00865FD4" w:rsidP="00865FD4">
      <w:pPr>
        <w:pStyle w:val="Priest"/>
      </w:pPr>
      <w:r>
        <w:lastRenderedPageBreak/>
        <w:t>Reader:</w:t>
      </w:r>
    </w:p>
    <w:p w14:paraId="7801F881" w14:textId="37D1C7C4" w:rsidR="00865FD4" w:rsidRDefault="00865FD4" w:rsidP="00865FD4">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w:t>
      </w:r>
      <w:r w:rsidR="00AB78C6">
        <w:rPr>
          <w:rFonts w:eastAsia="Calibri" w:cs="Times New Roman"/>
          <w:lang w:val="en-GB"/>
        </w:rPr>
        <w:t>, we offer to Christ, our King and our God. We</w:t>
      </w:r>
      <w:r w:rsidRPr="007E0213">
        <w:rPr>
          <w:rFonts w:eastAsia="Calibri" w:cs="Times New Roman"/>
          <w:lang w:val="en-GB"/>
        </w:rPr>
        <w:t xml:space="preserve"> will hope in Him that He may forgive me </w:t>
      </w:r>
      <w:r w:rsidR="00AB78C6">
        <w:rPr>
          <w:rFonts w:eastAsia="Calibri" w:cs="Times New Roman"/>
          <w:lang w:val="en-GB"/>
        </w:rPr>
        <w:t>our</w:t>
      </w:r>
      <w:r w:rsidRPr="007E0213">
        <w:rPr>
          <w:rFonts w:eastAsia="Calibri" w:cs="Times New Roman"/>
          <w:lang w:val="en-GB"/>
        </w:rPr>
        <w:t xml:space="preserve"> sins.</w:t>
      </w:r>
    </w:p>
    <w:p w14:paraId="597C7413" w14:textId="77777777" w:rsidR="00B50C35" w:rsidRDefault="00AB78C6">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w:instrText>
      </w:r>
      <w:r w:rsidR="00AB3348">
        <w:rPr>
          <w:lang w:val="en-GB"/>
        </w:rPr>
        <w:instrText xml:space="preserve"> \* MERGEFORMAT </w:instrText>
      </w:r>
      <w:r>
        <w:rPr>
          <w:lang w:val="en-GB"/>
        </w:rPr>
      </w:r>
      <w:r>
        <w:rPr>
          <w:lang w:val="en-GB"/>
        </w:rPr>
        <w:fldChar w:fldCharType="separate"/>
      </w:r>
    </w:p>
    <w:sdt>
      <w:sdtPr>
        <w:id w:val="1059284602"/>
        <w:docPartObj>
          <w:docPartGallery w:val="Table of Contents"/>
          <w:docPartUnique/>
        </w:docPartObj>
      </w:sdtPr>
      <w:sdtEndPr>
        <w:rPr>
          <w:b/>
          <w:bCs/>
          <w:noProof/>
        </w:rPr>
      </w:sdtEndPr>
      <w:sdtContent>
        <w:p w14:paraId="57A93F6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Psalms of Prime</w:t>
          </w:r>
          <w:r>
            <w:rPr>
              <w:noProof/>
              <w:webHidden/>
            </w:rPr>
            <w:tab/>
            <w:t>252</w:t>
          </w:r>
        </w:p>
        <w:p w14:paraId="12F18A1E"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Doxology of Prime</w:t>
          </w:r>
          <w:r>
            <w:rPr>
              <w:noProof/>
              <w:webHidden/>
            </w:rPr>
            <w:tab/>
            <w:t>258</w:t>
          </w:r>
        </w:p>
        <w:p w14:paraId="574C4982" w14:textId="77777777" w:rsidR="00B50C35" w:rsidRPr="00B50C35" w:rsidRDefault="00B50C35">
          <w:pPr>
            <w:pStyle w:val="TOC3"/>
            <w:tabs>
              <w:tab w:val="right" w:leader="dot" w:pos="8846"/>
            </w:tabs>
            <w:rPr>
              <w:rFonts w:asciiTheme="minorHAnsi" w:eastAsiaTheme="minorEastAsia" w:hAnsiTheme="minorHAnsi"/>
              <w:noProof/>
              <w:sz w:val="22"/>
              <w:lang w:val="en-US"/>
            </w:rPr>
          </w:pPr>
          <w:r w:rsidRPr="00705A8D">
            <w:rPr>
              <w:rStyle w:val="Hyperlink"/>
              <w:noProof/>
            </w:rPr>
            <w:t>The Raising of Morning Incense</w:t>
          </w:r>
          <w:r>
            <w:rPr>
              <w:noProof/>
              <w:webHidden/>
            </w:rPr>
            <w:tab/>
            <w:t>269</w:t>
          </w:r>
        </w:p>
        <w:p w14:paraId="24ACEB4D" w14:textId="77777777" w:rsidR="00B50C35" w:rsidRDefault="0020672C" w:rsidP="009800DB"/>
      </w:sdtContent>
    </w:sdt>
    <w:p w14:paraId="18CBB21B" w14:textId="77777777" w:rsidR="00B50C35" w:rsidRDefault="00B50C35" w:rsidP="00AB3348">
      <w:r>
        <w:br w:type="page"/>
      </w:r>
    </w:p>
    <w:p w14:paraId="05E975F6" w14:textId="7332D96E" w:rsidR="00AB78C6" w:rsidRPr="007E0213" w:rsidRDefault="00B50C35" w:rsidP="00AB78C6">
      <w:pPr>
        <w:pStyle w:val="Rubric"/>
        <w:rPr>
          <w:lang w:val="en-GB"/>
        </w:rPr>
      </w:pPr>
      <w:r>
        <w:lastRenderedPageBreak/>
        <w:t>The Psalms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_Ref435799261 \h </w:instrText>
      </w:r>
      <w:r w:rsidR="00AB78C6">
        <w:rPr>
          <w:lang w:val="en-GB"/>
        </w:rPr>
      </w:r>
      <w:r w:rsidR="00AB78C6">
        <w:rPr>
          <w:lang w:val="en-GB"/>
        </w:rPr>
        <w:fldChar w:fldCharType="separate"/>
      </w:r>
      <w:r>
        <w:rPr>
          <w:noProof/>
          <w:lang w:val="en-GB"/>
        </w:rPr>
        <w:t>251</w:t>
      </w:r>
      <w:r w:rsidR="00AB78C6">
        <w:rPr>
          <w:lang w:val="en-GB"/>
        </w:rPr>
        <w:fldChar w:fldCharType="end"/>
      </w:r>
      <w:r w:rsidR="00AB78C6">
        <w:rPr>
          <w:lang w:val="en-GB"/>
        </w:rPr>
        <w:t xml:space="preserve">, and </w:t>
      </w:r>
      <w:r w:rsidR="00AB78C6">
        <w:rPr>
          <w:lang w:val="en-GB"/>
        </w:rPr>
        <w:fldChar w:fldCharType="begin"/>
      </w:r>
      <w:r w:rsidR="00AB78C6">
        <w:rPr>
          <w:lang w:val="en-GB"/>
        </w:rPr>
        <w:instrText xml:space="preserve"> REF _Ref435799363 \h </w:instrText>
      </w:r>
      <w:r w:rsidR="00AB78C6">
        <w:rPr>
          <w:lang w:val="en-GB"/>
        </w:rPr>
      </w:r>
      <w:r w:rsidR="00AB78C6">
        <w:rPr>
          <w:lang w:val="en-GB"/>
        </w:rPr>
        <w:fldChar w:fldCharType="separate"/>
      </w:r>
      <w:r>
        <w:t>The Gospel from Saint John 1:1 17</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_Ref435799363 \h </w:instrText>
      </w:r>
      <w:r w:rsidR="00AB78C6">
        <w:rPr>
          <w:lang w:val="en-GB"/>
        </w:rPr>
      </w:r>
      <w:r w:rsidR="00AB78C6">
        <w:rPr>
          <w:lang w:val="en-GB"/>
        </w:rPr>
        <w:fldChar w:fldCharType="separate"/>
      </w:r>
      <w:r>
        <w:rPr>
          <w:noProof/>
          <w:lang w:val="en-GB"/>
        </w:rPr>
        <w:t>253</w:t>
      </w:r>
      <w:r w:rsidR="00AB78C6">
        <w:rPr>
          <w:lang w:val="en-GB"/>
        </w:rPr>
        <w:fldChar w:fldCharType="end"/>
      </w:r>
      <w:r w:rsidR="00AB78C6">
        <w:rPr>
          <w:lang w:val="en-GB"/>
        </w:rPr>
        <w:t>.</w:t>
      </w:r>
    </w:p>
    <w:p w14:paraId="40D5079D"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4791F9F6" w14:textId="77777777" w:rsidR="00AB78C6" w:rsidRPr="007E0213" w:rsidRDefault="00AB78C6" w:rsidP="00AB78C6">
      <w:pPr>
        <w:rPr>
          <w:rFonts w:eastAsia="Calibri" w:cs="Times New Roman"/>
          <w:i/>
          <w:lang w:val="en-GB"/>
        </w:rPr>
      </w:pPr>
      <w:r w:rsidRPr="007E0213">
        <w:rPr>
          <w:rFonts w:eastAsia="Calibri" w:cs="Times New Roman"/>
          <w:i/>
          <w:lang w:val="en-GB"/>
        </w:rPr>
        <w:t>On days other than Saturday, the Prayer for the Sick is said,</w:t>
      </w:r>
    </w:p>
    <w:p w14:paraId="462F29BC" w14:textId="77777777" w:rsidR="00AB78C6" w:rsidRDefault="00AB78C6" w:rsidP="00AB78C6">
      <w:pPr>
        <w:pStyle w:val="Priest"/>
      </w:pPr>
      <w:r>
        <w:t>Reader:</w:t>
      </w:r>
    </w:p>
    <w:p w14:paraId="1A60E332" w14:textId="77777777" w:rsidR="00AB78C6" w:rsidRPr="00D27869" w:rsidRDefault="00AB78C6" w:rsidP="00AB78C6">
      <w:pPr>
        <w:pStyle w:val="Body"/>
      </w:pPr>
      <w:r>
        <w:t>Stand up for prayer.</w:t>
      </w:r>
    </w:p>
    <w:p w14:paraId="11F8BD19" w14:textId="77777777" w:rsidR="00AB78C6" w:rsidRDefault="00AB78C6" w:rsidP="00AB78C6">
      <w:pPr>
        <w:pStyle w:val="Body"/>
      </w:pPr>
      <w:r>
        <w:t>Pray for our fathers and our brethren who are sick with any sickness, whether in this place or in any place, that Christ our God may grant us, with them, health and healing, and forgive us our sins.</w:t>
      </w:r>
    </w:p>
    <w:p w14:paraId="0E7B29F3" w14:textId="77777777" w:rsidR="00AB78C6" w:rsidRDefault="00AB78C6" w:rsidP="00AB78C6">
      <w:pPr>
        <w:pStyle w:val="Priest"/>
      </w:pPr>
      <w:r>
        <w:t>People:</w:t>
      </w:r>
    </w:p>
    <w:p w14:paraId="2604F5CB" w14:textId="77777777" w:rsidR="00AB78C6" w:rsidRDefault="00AB78C6" w:rsidP="00AB78C6">
      <w:pPr>
        <w:pStyle w:val="Body"/>
      </w:pPr>
      <w:r>
        <w:t>Lord have mercy.</w:t>
      </w:r>
    </w:p>
    <w:p w14:paraId="7450AC71" w14:textId="77777777" w:rsidR="00B50C35" w:rsidRDefault="00AB78C6" w:rsidP="00495F1A">
      <w:pPr>
        <w:pStyle w:val="Heading3"/>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B50C35">
        <w:rPr>
          <w:noProof/>
          <w:lang w:val="en-GB"/>
        </w:rPr>
        <w:t>253</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B50C35">
        <w:br w:type="page"/>
      </w:r>
    </w:p>
    <w:p w14:paraId="74ABA23F" w14:textId="1EDF6740" w:rsidR="00865FD4" w:rsidRDefault="00B50C35" w:rsidP="00AB78C6">
      <w:pPr>
        <w:pStyle w:val="Rubric"/>
        <w:rPr>
          <w:lang w:val="en-GB"/>
        </w:rPr>
      </w:pPr>
      <w:r>
        <w:lastRenderedPageBreak/>
        <w:t>The Doxology of Prime</w:t>
      </w:r>
      <w:r w:rsidR="00AB78C6">
        <w:rPr>
          <w:lang w:val="en-GB"/>
        </w:rPr>
        <w:fldChar w:fldCharType="end"/>
      </w:r>
      <w:r w:rsidR="00AB78C6">
        <w:rPr>
          <w:lang w:val="en-GB"/>
        </w:rPr>
        <w:t xml:space="preserve">, page </w:t>
      </w:r>
      <w:r w:rsidR="00AB78C6">
        <w:rPr>
          <w:lang w:val="en-GB"/>
        </w:rPr>
        <w:fldChar w:fldCharType="begin"/>
      </w:r>
      <w:r w:rsidR="00AB78C6">
        <w:rPr>
          <w:lang w:val="en-GB"/>
        </w:rPr>
        <w:instrText xml:space="preserve"> PAGEREF _Ref412098903 \h </w:instrText>
      </w:r>
      <w:r w:rsidR="00AB78C6">
        <w:rPr>
          <w:lang w:val="en-GB"/>
        </w:rPr>
      </w:r>
      <w:r w:rsidR="00AB78C6">
        <w:rPr>
          <w:lang w:val="en-GB"/>
        </w:rPr>
        <w:fldChar w:fldCharType="separate"/>
      </w:r>
      <w:r>
        <w:rPr>
          <w:noProof/>
          <w:lang w:val="en-GB"/>
        </w:rPr>
        <w:t>258</w:t>
      </w:r>
      <w:r w:rsidR="00AB78C6">
        <w:rPr>
          <w:lang w:val="en-GB"/>
        </w:rPr>
        <w:fldChar w:fldCharType="end"/>
      </w:r>
      <w:r w:rsidR="00AB78C6">
        <w:rPr>
          <w:lang w:val="en-GB"/>
        </w:rPr>
        <w:t>.</w:t>
      </w:r>
    </w:p>
    <w:p w14:paraId="112B14C6" w14:textId="77777777" w:rsidR="00AB78C6" w:rsidRPr="007E0213" w:rsidRDefault="00AB78C6" w:rsidP="00AB78C6">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3CC8A667" w14:textId="77777777" w:rsidR="00AB78C6" w:rsidRPr="007E0213" w:rsidRDefault="00AB78C6" w:rsidP="00AB78C6">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78A49947" w14:textId="77777777" w:rsidR="00AB78C6" w:rsidRDefault="00AB78C6" w:rsidP="00AB78C6">
      <w:pPr>
        <w:pStyle w:val="Priest"/>
      </w:pPr>
      <w:r>
        <w:t>Reader:</w:t>
      </w:r>
    </w:p>
    <w:p w14:paraId="5D992D28" w14:textId="77777777" w:rsidR="00AB78C6" w:rsidRDefault="00AB78C6" w:rsidP="00AB78C6">
      <w:pPr>
        <w:pStyle w:val="Body"/>
      </w:pPr>
      <w:r>
        <w:t>Stand up for prayer.</w:t>
      </w:r>
    </w:p>
    <w:p w14:paraId="586634D1" w14:textId="77777777" w:rsidR="00AB78C6" w:rsidRDefault="00AB78C6" w:rsidP="00AB78C6">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6405153C" w14:textId="77777777" w:rsidR="00AB78C6" w:rsidRDefault="00AB78C6" w:rsidP="00AB78C6">
      <w:pPr>
        <w:pStyle w:val="Priest"/>
      </w:pPr>
      <w:r>
        <w:t>People:</w:t>
      </w:r>
    </w:p>
    <w:p w14:paraId="320C7A6F" w14:textId="77777777" w:rsidR="00AB78C6" w:rsidRDefault="00AB78C6" w:rsidP="00AB78C6">
      <w:pPr>
        <w:pStyle w:val="Body"/>
      </w:pPr>
      <w:r>
        <w:t>Lord have mercy.</w:t>
      </w:r>
    </w:p>
    <w:p w14:paraId="23C1D3C9" w14:textId="77777777" w:rsidR="00AB78C6" w:rsidRDefault="00AB78C6" w:rsidP="00AB78C6">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5DE6893B" w14:textId="77777777" w:rsidR="00AB78C6" w:rsidRPr="007E0213" w:rsidRDefault="00AB78C6" w:rsidP="00AB78C6">
      <w:pPr>
        <w:rPr>
          <w:rFonts w:eastAsia="Calibri" w:cs="Times New Roman"/>
          <w:i/>
          <w:lang w:val="en-GB"/>
        </w:rPr>
      </w:pPr>
      <w:r>
        <w:rPr>
          <w:rFonts w:eastAsia="Calibri" w:cs="Times New Roman"/>
          <w:i/>
          <w:lang w:val="en-GB"/>
        </w:rPr>
        <w:t>On Saturdays, the Prayer for the Departed is said,</w:t>
      </w:r>
    </w:p>
    <w:p w14:paraId="702B73A6" w14:textId="77777777" w:rsidR="00AB78C6" w:rsidRDefault="00AB78C6" w:rsidP="00AB78C6">
      <w:pPr>
        <w:pStyle w:val="Priest"/>
      </w:pPr>
      <w:r>
        <w:t>Reader:</w:t>
      </w:r>
    </w:p>
    <w:p w14:paraId="4E0091A1" w14:textId="77777777" w:rsidR="00AB78C6" w:rsidRDefault="00AB78C6" w:rsidP="00AB78C6">
      <w:pPr>
        <w:pStyle w:val="Body"/>
      </w:pPr>
      <w:r>
        <w:t>Stand up for prayer.</w:t>
      </w:r>
    </w:p>
    <w:p w14:paraId="06DF9DBE" w14:textId="77777777" w:rsidR="00AB78C6" w:rsidRDefault="00AB78C6" w:rsidP="00AB78C6">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BB323BE" w14:textId="77777777" w:rsidR="00AB78C6" w:rsidRDefault="00AB78C6" w:rsidP="00AB78C6">
      <w:pPr>
        <w:pStyle w:val="Priest"/>
      </w:pPr>
      <w:r>
        <w:t>People:</w:t>
      </w:r>
    </w:p>
    <w:p w14:paraId="326EFFD3" w14:textId="77777777" w:rsidR="00AB78C6" w:rsidRDefault="00AB78C6" w:rsidP="00AB78C6">
      <w:pPr>
        <w:pStyle w:val="Body"/>
      </w:pPr>
      <w:r>
        <w:t>Lord have mercy.</w:t>
      </w:r>
    </w:p>
    <w:p w14:paraId="7C240C6E" w14:textId="77777777" w:rsidR="00B50C35" w:rsidRDefault="00AB78C6" w:rsidP="00952359">
      <w:pPr>
        <w:pStyle w:val="Body"/>
        <w:rPr>
          <w:lang w:val="en-GB"/>
        </w:rPr>
      </w:pPr>
      <w:r>
        <w:t xml:space="preserve">Recite </w:t>
      </w:r>
      <w:r>
        <w:fldChar w:fldCharType="begin"/>
      </w:r>
      <w:r>
        <w:instrText xml:space="preserve"> REF _Ref435789927 \h </w:instrText>
      </w:r>
      <w:r>
        <w:fldChar w:fldCharType="separate"/>
      </w:r>
      <w:r w:rsidR="00B50C35">
        <w:rPr>
          <w:lang w:val="en-GB"/>
        </w:rPr>
        <w:t>Graciously accord, O Lord, to keep us this night without sin. You are blessed, O Lord, God of our fathers, and Your Holy Name is greatly blessed and full of glory forever. Amen.</w:t>
      </w:r>
    </w:p>
    <w:p w14:paraId="0DFDBFBD" w14:textId="77777777" w:rsidR="00B50C35" w:rsidRDefault="00B50C35" w:rsidP="00952359">
      <w:pPr>
        <w:pStyle w:val="Body"/>
        <w:rPr>
          <w:lang w:val="en-GB"/>
        </w:rPr>
      </w:pPr>
      <w:r>
        <w:rPr>
          <w:lang w:val="en-GB"/>
        </w:rPr>
        <w:t>Let Your mercy be upon us, O Lord, even as we have set our hope in You. For the eyes of everyone wait upon You, for You give them their food in due season.</w:t>
      </w:r>
    </w:p>
    <w:p w14:paraId="5AB17F2A" w14:textId="77777777" w:rsidR="00B50C35" w:rsidRDefault="00B50C35"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6684F5D" w14:textId="77777777" w:rsidR="00B50C35" w:rsidRDefault="00B50C35"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4AB98C35" w14:textId="77777777" w:rsidR="00B50C35" w:rsidRDefault="00B50C35" w:rsidP="00952359">
      <w:pPr>
        <w:pStyle w:val="Body"/>
        <w:rPr>
          <w:lang w:val="en-GB"/>
        </w:rPr>
      </w:pPr>
      <w:r>
        <w:rPr>
          <w:lang w:val="en-GB"/>
        </w:rPr>
        <w:t>Your mercy, O Lord, endures forever. O despise not the works of Your hands.</w:t>
      </w:r>
    </w:p>
    <w:p w14:paraId="4B44BCE6" w14:textId="77777777" w:rsidR="00B50C35" w:rsidRDefault="00B50C35" w:rsidP="00952359">
      <w:pPr>
        <w:pStyle w:val="Body"/>
        <w:rPr>
          <w:lang w:val="en-GB"/>
        </w:rPr>
      </w:pPr>
      <w:r>
        <w:rPr>
          <w:lang w:val="en-GB"/>
        </w:rPr>
        <w:t>Lord, You have been our refuge in all generations. I said, “Be merciful to me, heal my soul; for I have sinned against You.”</w:t>
      </w:r>
    </w:p>
    <w:p w14:paraId="270F8FC2" w14:textId="77777777" w:rsidR="00B50C35" w:rsidRDefault="00B50C35"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1B0AD4E7" w14:textId="77777777" w:rsidR="00B50C35" w:rsidRDefault="00B50C35" w:rsidP="00952359">
      <w:pPr>
        <w:pStyle w:val="Body"/>
        <w:rPr>
          <w:lang w:val="en-GB"/>
        </w:rPr>
      </w:pPr>
      <w:r>
        <w:rPr>
          <w:lang w:val="en-GB"/>
        </w:rPr>
        <w:t>Blessing belongs to You, praise belongs to You praise, glory belongs to You, O Father, Son and Holy Spirit, now, and forever and ever. Amen.</w:t>
      </w:r>
    </w:p>
    <w:p w14:paraId="09966A14" w14:textId="77777777" w:rsidR="00B50C35" w:rsidRPr="008D61EA" w:rsidRDefault="00B50C35" w:rsidP="00952359">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6CF3DAFF" w14:textId="77777777" w:rsidR="00B50C35" w:rsidRDefault="00B50C35" w:rsidP="007010B8">
      <w:pPr>
        <w:pStyle w:val="Prose"/>
      </w:pPr>
      <w:r>
        <w:t>The Gloria</w:t>
      </w:r>
      <w:r w:rsidR="00AB78C6">
        <w:fldChar w:fldCharType="end"/>
      </w:r>
      <w:r w:rsidR="00AB78C6">
        <w:t xml:space="preserve"> and </w:t>
      </w:r>
      <w:r w:rsidR="00AB78C6">
        <w:fldChar w:fldCharType="begin"/>
      </w:r>
      <w:r w:rsidR="00AB78C6">
        <w:instrText xml:space="preserve"> REF _Ref435789969 \h </w:instrText>
      </w:r>
      <w:r w:rsidR="00AB78C6">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622551AF" w14:textId="77777777" w:rsidR="00B50C35" w:rsidRDefault="00B50C35"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4CBB99E3" w14:textId="77777777" w:rsidR="00B50C35" w:rsidRDefault="00B50C35"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2C6B1C53" w14:textId="17DF01BA" w:rsidR="00AB78C6" w:rsidRDefault="00B50C35" w:rsidP="00AB78C6">
      <w:pPr>
        <w:pStyle w:val="Rubric"/>
      </w:pPr>
      <w:r>
        <w:t>The Trisagion</w:t>
      </w:r>
      <w:r w:rsidR="00AB78C6">
        <w:fldChar w:fldCharType="end"/>
      </w:r>
      <w:r w:rsidR="00AB78C6">
        <w:t xml:space="preserve">, page </w:t>
      </w:r>
      <w:r w:rsidR="00AB78C6">
        <w:fldChar w:fldCharType="begin"/>
      </w:r>
      <w:r w:rsidR="00AB78C6">
        <w:instrText xml:space="preserve"> PAGEREF _Ref435789927 \h </w:instrText>
      </w:r>
      <w:r w:rsidR="00AB78C6">
        <w:fldChar w:fldCharType="separate"/>
      </w:r>
      <w:r>
        <w:rPr>
          <w:noProof/>
        </w:rPr>
        <w:t>25</w:t>
      </w:r>
      <w:r w:rsidR="00AB78C6">
        <w:fldChar w:fldCharType="end"/>
      </w:r>
      <w:r w:rsidR="00AB78C6">
        <w:t xml:space="preserve">. Continue through </w:t>
      </w:r>
      <w:r w:rsidR="00AB78C6">
        <w:fldChar w:fldCharType="begin"/>
      </w:r>
      <w:r w:rsidR="00AB78C6">
        <w:instrText xml:space="preserve"> REF _Ref435799700 \h </w:instrText>
      </w:r>
      <w:r w:rsidR="00AB78C6">
        <w:fldChar w:fldCharType="separate"/>
      </w:r>
      <w:r>
        <w:t>The Doxologies</w:t>
      </w:r>
      <w:r w:rsidR="00AB78C6">
        <w:fldChar w:fldCharType="end"/>
      </w:r>
      <w:r w:rsidR="00AB78C6">
        <w:t xml:space="preserve"> and </w:t>
      </w:r>
      <w:r w:rsidR="00AB78C6">
        <w:fldChar w:fldCharType="begin"/>
      </w:r>
      <w:r w:rsidR="00AB78C6">
        <w:instrText xml:space="preserve"> REF _Ref435799710 \h </w:instrText>
      </w:r>
      <w:r w:rsidR="00AB78C6">
        <w:fldChar w:fldCharType="separate"/>
      </w:r>
      <w:r>
        <w:t>The Orthodox Creed</w:t>
      </w:r>
      <w:r w:rsidR="00AB78C6">
        <w:fldChar w:fldCharType="end"/>
      </w:r>
      <w:r w:rsidR="00AB78C6">
        <w:t>.</w:t>
      </w:r>
      <w:r w:rsidR="00AB78C6" w:rsidRPr="00AB78C6">
        <w:t xml:space="preserve"> </w:t>
      </w:r>
    </w:p>
    <w:p w14:paraId="36D1E10A" w14:textId="77777777" w:rsidR="00D74F7B" w:rsidRDefault="00D74F7B" w:rsidP="00D74F7B">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33"/>
      </w:r>
      <w:r>
        <w:rPr>
          <w:lang w:val="en-GB"/>
        </w:rPr>
        <w:t>), on feast days the people process around the Church.</w:t>
      </w:r>
    </w:p>
    <w:p w14:paraId="2CB3022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6A66F4AD" w14:textId="77777777" w:rsidR="00D74F7B" w:rsidRPr="00FB3D09" w:rsidRDefault="00D74F7B" w:rsidP="00D74F7B">
      <w:pPr>
        <w:pStyle w:val="Rubric"/>
        <w:rPr>
          <w:lang w:val="en-GB"/>
        </w:rPr>
      </w:pPr>
      <w:r>
        <w:rPr>
          <w:lang w:val="en-GB"/>
        </w:rPr>
        <w:t>The prophecies of the day, if any, are read.</w:t>
      </w:r>
    </w:p>
    <w:p w14:paraId="0AC56E83"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532D4D03" w14:textId="77777777" w:rsidR="00D74F7B" w:rsidRDefault="00D74F7B" w:rsidP="00D74F7B">
      <w:pPr>
        <w:pStyle w:val="Priest"/>
      </w:pPr>
      <w:r>
        <w:t>Reader:</w:t>
      </w:r>
    </w:p>
    <w:p w14:paraId="0BF0597D" w14:textId="77777777" w:rsidR="00D74F7B" w:rsidRPr="00D27869" w:rsidRDefault="00D74F7B" w:rsidP="00D74F7B">
      <w:pPr>
        <w:pStyle w:val="Body"/>
      </w:pPr>
      <w:r>
        <w:t>Stand up for prayer.</w:t>
      </w:r>
    </w:p>
    <w:p w14:paraId="1EA5CB62" w14:textId="77777777" w:rsidR="00D74F7B" w:rsidRDefault="00D74F7B" w:rsidP="00D74F7B">
      <w:pPr>
        <w:pStyle w:val="Body"/>
      </w:pPr>
      <w:r>
        <w:t>Pray for the Holy Gospel.</w:t>
      </w:r>
    </w:p>
    <w:p w14:paraId="59782034" w14:textId="77777777" w:rsidR="00D74F7B" w:rsidRDefault="00D74F7B" w:rsidP="00D74F7B">
      <w:pPr>
        <w:pStyle w:val="Priest"/>
      </w:pPr>
      <w:r>
        <w:t>People:</w:t>
      </w:r>
    </w:p>
    <w:p w14:paraId="70784E2B" w14:textId="77777777" w:rsidR="00D74F7B" w:rsidRDefault="00D74F7B" w:rsidP="00D74F7B">
      <w:pPr>
        <w:pStyle w:val="Body"/>
      </w:pPr>
      <w:r>
        <w:t>Lord have mercy.</w:t>
      </w:r>
    </w:p>
    <w:p w14:paraId="525BBB4F" w14:textId="77777777" w:rsidR="00D74F7B" w:rsidRDefault="00D74F7B" w:rsidP="00D74F7B">
      <w:pPr>
        <w:pStyle w:val="Priest"/>
      </w:pPr>
      <w:r>
        <w:t>Reader:</w:t>
      </w:r>
    </w:p>
    <w:p w14:paraId="242DB0EC" w14:textId="77777777" w:rsidR="00D74F7B" w:rsidRDefault="00D74F7B" w:rsidP="00D74F7B">
      <w:pPr>
        <w:pStyle w:val="Body"/>
      </w:pPr>
      <w:r>
        <w:t>A Psalm of David.</w:t>
      </w:r>
    </w:p>
    <w:p w14:paraId="07E924CE" w14:textId="77777777" w:rsidR="00D74F7B" w:rsidRDefault="00D74F7B" w:rsidP="00D74F7B">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1635A8DD" w14:textId="77777777" w:rsidR="00D74F7B" w:rsidRDefault="00D74F7B" w:rsidP="00D74F7B">
      <w:pPr>
        <w:pStyle w:val="Priest"/>
      </w:pPr>
      <w:r>
        <w:t>Reader:</w:t>
      </w:r>
    </w:p>
    <w:p w14:paraId="239BD857"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2CC741F8"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733AA20E" w14:textId="77777777" w:rsidR="00D74F7B" w:rsidRDefault="00D74F7B" w:rsidP="00D74F7B">
      <w:pPr>
        <w:pStyle w:val="Body"/>
      </w:pPr>
      <w:r>
        <w:t>Glory is due to our God to the age of ages. Amen.</w:t>
      </w:r>
    </w:p>
    <w:p w14:paraId="2B67E08F" w14:textId="77777777" w:rsidR="00D74F7B" w:rsidRDefault="00D74F7B" w:rsidP="00D74F7B">
      <w:pPr>
        <w:pStyle w:val="Priest"/>
      </w:pPr>
      <w:r>
        <w:t>People:</w:t>
      </w:r>
    </w:p>
    <w:p w14:paraId="4B1E8FF6" w14:textId="77777777" w:rsidR="00D74F7B" w:rsidRPr="00EE40CD" w:rsidRDefault="00D74F7B" w:rsidP="00D74F7B">
      <w:pPr>
        <w:pStyle w:val="Body"/>
      </w:pPr>
      <w:r>
        <w:t>Glory to You, O Lord.</w:t>
      </w:r>
    </w:p>
    <w:p w14:paraId="6E85AB2E"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1904E33F" w14:textId="77777777" w:rsidR="00D74F7B" w:rsidRDefault="00D74F7B" w:rsidP="00D74F7B">
      <w:pPr>
        <w:pStyle w:val="Priest"/>
      </w:pPr>
      <w:r>
        <w:t>Reader:</w:t>
      </w:r>
    </w:p>
    <w:p w14:paraId="6B8EB223" w14:textId="77777777" w:rsidR="00D74F7B" w:rsidRDefault="00D74F7B" w:rsidP="00D74F7B">
      <w:pPr>
        <w:pStyle w:val="Body"/>
      </w:pPr>
      <w:r>
        <w:t>Pray for the peace of the One, Holy, Catholic and Apostolic, Orthodox Church of God.</w:t>
      </w:r>
    </w:p>
    <w:p w14:paraId="5C54E924" w14:textId="77777777" w:rsidR="00D74F7B" w:rsidRDefault="00D74F7B" w:rsidP="00D74F7B">
      <w:pPr>
        <w:pStyle w:val="Priest"/>
      </w:pPr>
      <w:r>
        <w:t>People:</w:t>
      </w:r>
    </w:p>
    <w:p w14:paraId="4080F0A8" w14:textId="77777777" w:rsidR="00D74F7B" w:rsidRDefault="00D74F7B" w:rsidP="00D74F7B">
      <w:pPr>
        <w:pStyle w:val="Body"/>
      </w:pPr>
      <w:r>
        <w:t>Lord have mercy.</w:t>
      </w:r>
    </w:p>
    <w:p w14:paraId="2D9D2A0F" w14:textId="77777777" w:rsidR="00D74F7B" w:rsidRDefault="00D74F7B" w:rsidP="00D74F7B">
      <w:pPr>
        <w:pStyle w:val="Priest"/>
      </w:pPr>
      <w:r>
        <w:t>Reader:</w:t>
      </w:r>
    </w:p>
    <w:p w14:paraId="016350CD" w14:textId="77777777" w:rsidR="00D74F7B" w:rsidRDefault="00D74F7B" w:rsidP="00D74F7B">
      <w:pPr>
        <w:pStyle w:val="Body"/>
      </w:pPr>
      <w:r>
        <w:t>Pray for our high priest, Papa Abba ___—Pope and patriarch, and archbishop of the great city of Alexandria; and for our Orthodox bishops.</w:t>
      </w:r>
    </w:p>
    <w:p w14:paraId="5A1F89A9" w14:textId="77777777" w:rsidR="00D74F7B" w:rsidRDefault="00D74F7B" w:rsidP="00D74F7B">
      <w:pPr>
        <w:pStyle w:val="Priest"/>
      </w:pPr>
      <w:r>
        <w:t>People:</w:t>
      </w:r>
    </w:p>
    <w:p w14:paraId="06F0F34A" w14:textId="5E32C140" w:rsidR="00D74F7B" w:rsidRDefault="00D74F7B" w:rsidP="00D74F7B">
      <w:pPr>
        <w:pStyle w:val="Body"/>
      </w:pPr>
      <w:r>
        <w:t>Lord have mercy.</w:t>
      </w:r>
    </w:p>
    <w:p w14:paraId="64B2031F" w14:textId="77777777" w:rsidR="00D74F7B" w:rsidRDefault="00D74F7B" w:rsidP="00D74F7B">
      <w:pPr>
        <w:pStyle w:val="Priest"/>
      </w:pPr>
      <w:r>
        <w:t>Reader:</w:t>
      </w:r>
    </w:p>
    <w:p w14:paraId="1C2EA0AB" w14:textId="77777777" w:rsidR="00D74F7B" w:rsidRDefault="00D74F7B" w:rsidP="00D74F7B">
      <w:pPr>
        <w:pStyle w:val="Body"/>
      </w:pPr>
      <w:r>
        <w:t>Pray for the safety of the world, and of this city of ours, and of all cities, districts, islands and monasteries.</w:t>
      </w:r>
    </w:p>
    <w:p w14:paraId="43D682E2" w14:textId="77777777" w:rsidR="00D74F7B" w:rsidRDefault="00D74F7B" w:rsidP="00D74F7B">
      <w:pPr>
        <w:pStyle w:val="Priest"/>
      </w:pPr>
      <w:r>
        <w:t>People:</w:t>
      </w:r>
    </w:p>
    <w:p w14:paraId="1767EBE0" w14:textId="77777777" w:rsidR="00D74F7B" w:rsidRDefault="00D74F7B" w:rsidP="00D74F7B">
      <w:pPr>
        <w:pStyle w:val="Body"/>
      </w:pPr>
      <w:r>
        <w:t>Lord have mercy.</w:t>
      </w:r>
    </w:p>
    <w:p w14:paraId="08D0A6B4" w14:textId="77777777" w:rsidR="00D74F7B" w:rsidRDefault="00D74F7B" w:rsidP="00D74F7B">
      <w:pPr>
        <w:pStyle w:val="Rubrics0"/>
      </w:pPr>
      <w:r>
        <w:t>From the 12th of Paoni (19th of June) to the 9th of Paopi (19th/20th of October), the following prayer is said:</w:t>
      </w:r>
    </w:p>
    <w:p w14:paraId="4797EEF4" w14:textId="77777777" w:rsidR="00D74F7B" w:rsidRDefault="00D74F7B" w:rsidP="00D74F7B">
      <w:pPr>
        <w:pStyle w:val="Priest"/>
      </w:pPr>
      <w:r>
        <w:t>Reader:</w:t>
      </w:r>
    </w:p>
    <w:p w14:paraId="2AB6DCE2"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4444A690" w14:textId="77777777" w:rsidR="00D74F7B" w:rsidRDefault="00D74F7B" w:rsidP="00D74F7B">
      <w:pPr>
        <w:pStyle w:val="Priest"/>
      </w:pPr>
      <w:r>
        <w:lastRenderedPageBreak/>
        <w:t>People:</w:t>
      </w:r>
    </w:p>
    <w:p w14:paraId="18B6C1B3" w14:textId="77777777" w:rsidR="00D74F7B" w:rsidRDefault="00D74F7B" w:rsidP="00D74F7B">
      <w:pPr>
        <w:pStyle w:val="Body"/>
      </w:pPr>
      <w:r>
        <w:t>Lord have mercy. Lord have mercy. Lord have mercy.</w:t>
      </w:r>
    </w:p>
    <w:p w14:paraId="3631AC45" w14:textId="77777777" w:rsidR="00D74F7B" w:rsidRDefault="00D74F7B" w:rsidP="00D74F7B">
      <w:pPr>
        <w:pStyle w:val="Rubrics0"/>
      </w:pPr>
      <w:r>
        <w:t>From the 10th of Paopi (20th/21st of October) to the 10th of Tobi (18th/19th of January), the following prayer is said instead:</w:t>
      </w:r>
    </w:p>
    <w:p w14:paraId="2AAAAE68" w14:textId="77777777" w:rsidR="00D74F7B" w:rsidRDefault="00D74F7B" w:rsidP="00D74F7B">
      <w:pPr>
        <w:pStyle w:val="Priest"/>
      </w:pPr>
      <w:r>
        <w:t>Reader:</w:t>
      </w:r>
    </w:p>
    <w:p w14:paraId="70F18F5D"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E15DCD7" w14:textId="77777777" w:rsidR="00D74F7B" w:rsidRDefault="00D74F7B" w:rsidP="00D74F7B">
      <w:pPr>
        <w:pStyle w:val="Priest"/>
      </w:pPr>
      <w:r>
        <w:t>People:</w:t>
      </w:r>
    </w:p>
    <w:p w14:paraId="27C62043" w14:textId="77777777" w:rsidR="00D74F7B" w:rsidRDefault="00D74F7B" w:rsidP="00D74F7B">
      <w:pPr>
        <w:pStyle w:val="Body"/>
      </w:pPr>
      <w:r>
        <w:t>Lord have mercy. Lord have mercy. Lord have mercy.</w:t>
      </w:r>
    </w:p>
    <w:p w14:paraId="76D0836D" w14:textId="77777777" w:rsidR="00D74F7B" w:rsidRDefault="00D74F7B" w:rsidP="00D74F7B">
      <w:pPr>
        <w:pStyle w:val="Rubrics0"/>
      </w:pPr>
      <w:r>
        <w:t>From the 11th of Tobi (19th/20th of January) to the 11th of Paoni (18th of June), the following prayer is said instead:</w:t>
      </w:r>
    </w:p>
    <w:p w14:paraId="384EEBAD" w14:textId="77777777" w:rsidR="00D74F7B" w:rsidRDefault="00D74F7B" w:rsidP="00D74F7B">
      <w:pPr>
        <w:pStyle w:val="Priest"/>
      </w:pPr>
      <w:r>
        <w:t>Reader:</w:t>
      </w:r>
    </w:p>
    <w:p w14:paraId="46B42816"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8729E7A" w14:textId="77777777" w:rsidR="00D74F7B" w:rsidRDefault="00D74F7B" w:rsidP="00D74F7B">
      <w:pPr>
        <w:pStyle w:val="Priest"/>
      </w:pPr>
      <w:r>
        <w:t>People:</w:t>
      </w:r>
    </w:p>
    <w:p w14:paraId="30365090" w14:textId="77777777" w:rsidR="00D74F7B" w:rsidRDefault="00D74F7B" w:rsidP="00D74F7B">
      <w:pPr>
        <w:pStyle w:val="Body"/>
      </w:pPr>
      <w:r>
        <w:t>Lord have mercy. Lord have mercy. Lord have mercy.</w:t>
      </w:r>
    </w:p>
    <w:p w14:paraId="2EBD7E87" w14:textId="77777777" w:rsidR="00D74F7B" w:rsidRDefault="00D74F7B" w:rsidP="00D74F7B">
      <w:pPr>
        <w:pStyle w:val="Priest"/>
      </w:pPr>
      <w:r>
        <w:t>Reader:</w:t>
      </w:r>
    </w:p>
    <w:p w14:paraId="36ABCF32" w14:textId="77777777" w:rsidR="00D74F7B" w:rsidRDefault="00D74F7B" w:rsidP="00D74F7B">
      <w:pPr>
        <w:pStyle w:val="Body"/>
      </w:pPr>
      <w:r>
        <w:t>Pray for this holy church and for our congregations.</w:t>
      </w:r>
    </w:p>
    <w:p w14:paraId="783875F2" w14:textId="77777777" w:rsidR="00D74F7B" w:rsidRDefault="00D74F7B" w:rsidP="00D74F7B">
      <w:pPr>
        <w:pStyle w:val="Priest"/>
      </w:pPr>
      <w:r>
        <w:t>People:</w:t>
      </w:r>
    </w:p>
    <w:p w14:paraId="2911BB61" w14:textId="77777777" w:rsidR="00D74F7B" w:rsidRPr="007D0DA2" w:rsidRDefault="00D74F7B" w:rsidP="00D74F7B">
      <w:pPr>
        <w:pStyle w:val="Body"/>
      </w:pPr>
      <w:r>
        <w:t>Lord have mercy.</w:t>
      </w:r>
    </w:p>
    <w:p w14:paraId="284E327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5AF29183" w14:textId="77777777" w:rsidR="00D74F7B" w:rsidRDefault="00D74F7B" w:rsidP="00D74F7B">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26C534B8" w14:textId="77777777" w:rsidR="00D74F7B" w:rsidRDefault="00D74F7B" w:rsidP="00D74F7B">
      <w:pPr>
        <w:pStyle w:val="Prose"/>
      </w:pPr>
      <w:r>
        <w:t>According to Your mercy, O Lord, and not according to our sins.</w:t>
      </w:r>
    </w:p>
    <w:p w14:paraId="7684406C" w14:textId="77777777" w:rsidR="00D74F7B" w:rsidRDefault="00D74F7B" w:rsidP="00D74F7B">
      <w:pPr>
        <w:pStyle w:val="Prose"/>
      </w:pPr>
    </w:p>
    <w:p w14:paraId="4AA8574F" w14:textId="77777777" w:rsidR="00D74F7B" w:rsidRDefault="00D74F7B" w:rsidP="00D74F7B">
      <w:pPr>
        <w:pStyle w:val="Prose"/>
      </w:pPr>
      <w:r>
        <w:t>Our Father Who art in Heaven...</w:t>
      </w:r>
    </w:p>
    <w:p w14:paraId="372A5714" w14:textId="77777777" w:rsidR="00D74F7B" w:rsidRDefault="00D74F7B" w:rsidP="00D74F7B">
      <w:pPr>
        <w:pStyle w:val="Rubric"/>
      </w:pPr>
      <w:r w:rsidRPr="005C7993">
        <w:t>Then shall this absolution be said,</w:t>
      </w:r>
    </w:p>
    <w:p w14:paraId="6E5B6AE3" w14:textId="77777777" w:rsidR="00D74F7B" w:rsidRDefault="00D74F7B" w:rsidP="00D74F7B">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44207163" w14:textId="77777777" w:rsidR="00D74F7B" w:rsidRDefault="00D74F7B" w:rsidP="00D74F7B">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2BAAC499" w14:textId="77777777" w:rsidR="00D74F7B" w:rsidRDefault="00D74F7B" w:rsidP="00D74F7B">
      <w:pPr>
        <w:pStyle w:val="Rubric"/>
      </w:pPr>
      <w:r>
        <w:t>Another absolution:</w:t>
      </w:r>
    </w:p>
    <w:p w14:paraId="5144EF0F" w14:textId="77777777" w:rsidR="00D74F7B" w:rsidRDefault="00D74F7B" w:rsidP="00D74F7B">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5C93E53E" w14:textId="77777777" w:rsidR="00D74F7B" w:rsidRDefault="00D74F7B" w:rsidP="00D74F7B">
      <w:pPr>
        <w:pStyle w:val="Rubric"/>
      </w:pPr>
      <w:r>
        <w:t>The Prayer of the Hours is now said, especially if not proceeding directly to the Third Hour,</w:t>
      </w:r>
    </w:p>
    <w:p w14:paraId="30CE70B6"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7AC6D340"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70F7394" w14:textId="38A335FC" w:rsidR="00D74F7B" w:rsidRDefault="00D74F7B" w:rsidP="00D74F7B">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1129BF25" w14:textId="77777777" w:rsidR="00346189" w:rsidRDefault="00346189" w:rsidP="00D74F7B">
      <w:pPr>
        <w:pStyle w:val="Heading3"/>
      </w:pPr>
      <w:r>
        <w:br w:type="page"/>
      </w:r>
    </w:p>
    <w:p w14:paraId="3520E082" w14:textId="5AEB5506" w:rsidR="00D74F7B" w:rsidRDefault="00D74F7B" w:rsidP="00D74F7B">
      <w:pPr>
        <w:pStyle w:val="Heading3"/>
      </w:pPr>
      <w:r>
        <w:lastRenderedPageBreak/>
        <w:t>Mid-Morning (Terce) with the Readings for the Day</w:t>
      </w:r>
    </w:p>
    <w:p w14:paraId="52EE4D48" w14:textId="77777777" w:rsidR="00D74F7B" w:rsidRPr="007E0213"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1B17B56D" w14:textId="087E7EB5" w:rsidR="00D74F7B" w:rsidRPr="007E0213" w:rsidRDefault="00D74F7B" w:rsidP="00D74F7B">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7797CA25" w14:textId="3AC090C4" w:rsidR="00D74F7B" w:rsidRDefault="00D74F7B" w:rsidP="00D74F7B">
      <w:pPr>
        <w:pStyle w:val="Prose"/>
      </w:pPr>
      <w:r>
        <w:t>The hymn of the third hour of the blessed day, we offer to Christ, our King and our God. We will hope in Him that He may forgive me our sins.</w:t>
      </w:r>
    </w:p>
    <w:p w14:paraId="194A4138" w14:textId="34763F69" w:rsidR="00D74F7B" w:rsidRDefault="00D74F7B" w:rsidP="00D74F7B">
      <w:pPr>
        <w:pStyle w:val="Rubric"/>
      </w:pPr>
      <w:r>
        <w:t xml:space="preserve">Read </w:t>
      </w:r>
      <w:r>
        <w:fldChar w:fldCharType="begin"/>
      </w:r>
      <w:r>
        <w:instrText xml:space="preserve"> REF _Ref435800051 \h </w:instrText>
      </w:r>
      <w:r>
        <w:fldChar w:fldCharType="separate"/>
      </w:r>
      <w:r w:rsidR="00B50C35">
        <w:t>The Psalms of the Third Hour</w:t>
      </w:r>
      <w:r>
        <w:fldChar w:fldCharType="end"/>
      </w:r>
      <w:r>
        <w:t xml:space="preserve">, page </w:t>
      </w:r>
      <w:r>
        <w:fldChar w:fldCharType="begin"/>
      </w:r>
      <w:r>
        <w:instrText xml:space="preserve"> PAGEREF _Ref435800057 \h </w:instrText>
      </w:r>
      <w:r>
        <w:fldChar w:fldCharType="separate"/>
      </w:r>
      <w:r w:rsidR="00B50C35">
        <w:rPr>
          <w:noProof/>
        </w:rPr>
        <w:t>270</w:t>
      </w:r>
      <w:r>
        <w:fldChar w:fldCharType="end"/>
      </w:r>
      <w:r>
        <w:t xml:space="preserve">, and continue with </w:t>
      </w:r>
      <w:r>
        <w:fldChar w:fldCharType="begin"/>
      </w:r>
      <w:r>
        <w:instrText xml:space="preserve"> REF _Ref435800080 \h </w:instrText>
      </w:r>
      <w:r>
        <w:fldChar w:fldCharType="separate"/>
      </w:r>
      <w:r w:rsidR="00B50C35">
        <w:t>The Gospel from Saint John 14:26—15:3</w:t>
      </w:r>
      <w:r>
        <w:fldChar w:fldCharType="end"/>
      </w:r>
      <w:r>
        <w:t>, and the Troparia.</w:t>
      </w:r>
    </w:p>
    <w:p w14:paraId="37433441" w14:textId="77777777" w:rsidR="00D74F7B" w:rsidRPr="00E172ED" w:rsidRDefault="00D74F7B" w:rsidP="00D74F7B">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28386859" w14:textId="77777777" w:rsidR="00D74F7B" w:rsidRPr="00496134"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2752612A" w14:textId="77777777" w:rsidTr="00FC3604">
        <w:trPr>
          <w:jc w:val="center"/>
        </w:trPr>
        <w:tc>
          <w:tcPr>
            <w:tcW w:w="3623" w:type="dxa"/>
          </w:tcPr>
          <w:p w14:paraId="1707E3CB" w14:textId="77777777" w:rsidR="00D74F7B" w:rsidRPr="004A6996" w:rsidRDefault="00D74F7B" w:rsidP="00FC3604">
            <w:pPr>
              <w:pStyle w:val="BodyNoIndent"/>
            </w:pPr>
            <w:r w:rsidRPr="004A6996">
              <w:t>Glory be to the Father and to the Son and to the Holy Spirit, both now, and al-ways, and to the age of ages. Amen. Alleluia.</w:t>
            </w:r>
          </w:p>
        </w:tc>
        <w:tc>
          <w:tcPr>
            <w:tcW w:w="3624" w:type="dxa"/>
          </w:tcPr>
          <w:p w14:paraId="24BAA4D6" w14:textId="77777777" w:rsidR="00D74F7B" w:rsidRPr="004A6996" w:rsidRDefault="00D74F7B" w:rsidP="00FC3604">
            <w:pPr>
              <w:pStyle w:val="BodyNoIndent"/>
            </w:pPr>
            <w:r w:rsidRPr="004A6996">
              <w:t>Doxa Patri ke Eio ke Agio Pnevmati: ke nyn ke a ee ke ees toos é onas ton é onon: Amen: Alleluia.</w:t>
            </w:r>
          </w:p>
        </w:tc>
      </w:tr>
    </w:tbl>
    <w:p w14:paraId="1E663D4F"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534ACA41" w14:textId="77777777" w:rsidR="00D74F7B" w:rsidRDefault="00D74F7B" w:rsidP="00D74F7B">
      <w:pPr>
        <w:pStyle w:val="Rubrics0"/>
      </w:pPr>
      <w:r>
        <w:t>If Incense is being offered the people sing:</w:t>
      </w:r>
    </w:p>
    <w:p w14:paraId="773DEF2F" w14:textId="77777777" w:rsidR="00D74F7B" w:rsidRDefault="00D74F7B" w:rsidP="00D74F7B">
      <w:pPr>
        <w:pStyle w:val="Priest"/>
      </w:pPr>
      <w:r>
        <w:t>People:</w:t>
      </w:r>
    </w:p>
    <w:p w14:paraId="1E0DDA88" w14:textId="77777777" w:rsidR="00D74F7B" w:rsidRDefault="00D74F7B" w:rsidP="00D74F7B">
      <w:pPr>
        <w:pStyle w:val="hymn"/>
        <w:ind w:left="2160"/>
      </w:pPr>
      <w:r>
        <w:t>This censer of pure gold,</w:t>
      </w:r>
    </w:p>
    <w:p w14:paraId="14856202" w14:textId="77777777" w:rsidR="00D74F7B" w:rsidRDefault="00D74F7B" w:rsidP="00D74F7B">
      <w:pPr>
        <w:pStyle w:val="hymn"/>
        <w:ind w:left="2160"/>
      </w:pPr>
      <w:r>
        <w:t>bearing the sweet incense,</w:t>
      </w:r>
    </w:p>
    <w:p w14:paraId="5C0DAEF5" w14:textId="77777777" w:rsidR="00D74F7B" w:rsidRDefault="00D74F7B" w:rsidP="00D74F7B">
      <w:pPr>
        <w:pStyle w:val="hymn"/>
        <w:ind w:left="2160"/>
      </w:pPr>
      <w:r>
        <w:t>in the hands of Aaron the priest,</w:t>
      </w:r>
    </w:p>
    <w:p w14:paraId="13FDCABE" w14:textId="77777777" w:rsidR="00D74F7B" w:rsidRDefault="00D74F7B" w:rsidP="00D74F7B">
      <w:pPr>
        <w:pStyle w:val="hymn"/>
        <w:ind w:left="2160"/>
      </w:pPr>
      <w:r>
        <w:t>offering incense upon the altar,</w:t>
      </w:r>
    </w:p>
    <w:p w14:paraId="0A57976B" w14:textId="77777777" w:rsidR="00D74F7B" w:rsidRDefault="00D74F7B" w:rsidP="00D74F7B">
      <w:pPr>
        <w:pStyle w:val="hymn"/>
        <w:ind w:left="2160"/>
      </w:pPr>
      <w:r>
        <w:t>before the mercy seat,</w:t>
      </w:r>
    </w:p>
    <w:p w14:paraId="5D58A6C8" w14:textId="77777777" w:rsidR="00D74F7B" w:rsidRDefault="00D74F7B" w:rsidP="00D74F7B">
      <w:pPr>
        <w:pStyle w:val="hymn"/>
        <w:ind w:left="2160"/>
      </w:pPr>
      <w:r>
        <w:t>is the holy Virgin Mary;</w:t>
      </w:r>
    </w:p>
    <w:p w14:paraId="2D03285D" w14:textId="77777777" w:rsidR="00D74F7B" w:rsidRDefault="00D74F7B" w:rsidP="00D74F7B">
      <w:pPr>
        <w:pStyle w:val="hymn"/>
        <w:ind w:left="2160"/>
      </w:pPr>
      <w:r>
        <w:t>Who brought forth Jesus Christ;</w:t>
      </w:r>
    </w:p>
    <w:p w14:paraId="6D304C3A" w14:textId="77777777" w:rsidR="00D74F7B" w:rsidRDefault="00D74F7B" w:rsidP="00D74F7B">
      <w:pPr>
        <w:pStyle w:val="hymn"/>
        <w:ind w:left="2160"/>
      </w:pPr>
      <w:r>
        <w:t>the Son and Logos.</w:t>
      </w:r>
    </w:p>
    <w:p w14:paraId="70E9421B" w14:textId="77777777" w:rsidR="00D74F7B" w:rsidRDefault="00D74F7B" w:rsidP="00D74F7B">
      <w:pPr>
        <w:pStyle w:val="hymn"/>
        <w:ind w:left="2160"/>
      </w:pPr>
      <w:r>
        <w:t>The Holy Spirit came upon her,</w:t>
      </w:r>
    </w:p>
    <w:p w14:paraId="3F99FB5F" w14:textId="77777777" w:rsidR="00D74F7B" w:rsidRDefault="00D74F7B" w:rsidP="00D74F7B">
      <w:pPr>
        <w:pStyle w:val="hymn"/>
        <w:ind w:left="2160"/>
      </w:pPr>
      <w:r>
        <w:t>purified her, sanctified her,</w:t>
      </w:r>
    </w:p>
    <w:p w14:paraId="114D4534" w14:textId="77777777" w:rsidR="00D74F7B" w:rsidRDefault="00D74F7B" w:rsidP="00D74F7B">
      <w:pPr>
        <w:pStyle w:val="hymn"/>
        <w:ind w:left="2160"/>
      </w:pPr>
      <w:r>
        <w:t>and filled her with grace.</w:t>
      </w:r>
    </w:p>
    <w:p w14:paraId="5C649FA0" w14:textId="77777777" w:rsidR="00D74F7B" w:rsidRDefault="00D74F7B" w:rsidP="00D74F7B">
      <w:pPr>
        <w:pStyle w:val="hymn"/>
        <w:ind w:left="2160"/>
      </w:pPr>
      <w:r>
        <w:t>Through her intercessions,</w:t>
      </w:r>
    </w:p>
    <w:p w14:paraId="1B4C9EC2" w14:textId="77777777" w:rsidR="00D74F7B" w:rsidRDefault="00D74F7B" w:rsidP="00D74F7B">
      <w:pPr>
        <w:pStyle w:val="hymn"/>
        <w:ind w:left="2160"/>
        <w:rPr>
          <w:sz w:val="22"/>
        </w:rPr>
      </w:pPr>
      <w:r>
        <w:t>O Lord, grant us the forgiveness of our sins.</w:t>
      </w:r>
    </w:p>
    <w:p w14:paraId="657345F3" w14:textId="77777777" w:rsidR="00D74F7B" w:rsidRDefault="00D74F7B" w:rsidP="00D74F7B">
      <w:pPr>
        <w:pStyle w:val="Rubrics0"/>
      </w:pPr>
      <w:r>
        <w:t>Or the shortened form may be said:</w:t>
      </w:r>
    </w:p>
    <w:p w14:paraId="124F7471" w14:textId="77777777" w:rsidR="00D74F7B" w:rsidRDefault="00D74F7B" w:rsidP="00D74F7B">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1E8E49F2" w14:textId="77777777" w:rsidTr="00FC3604">
        <w:trPr>
          <w:jc w:val="center"/>
        </w:trPr>
        <w:tc>
          <w:tcPr>
            <w:tcW w:w="3623" w:type="dxa"/>
          </w:tcPr>
          <w:p w14:paraId="0D32BB84" w14:textId="77777777" w:rsidR="00D74F7B" w:rsidRPr="004A6996" w:rsidRDefault="00D74F7B" w:rsidP="00FC3604">
            <w:pPr>
              <w:pStyle w:val="BodyNoIndent"/>
            </w:pPr>
            <w:r>
              <w:t>This censer of pure gold, bearing the armona, is in the hands of Aaron the priest, offering up incense on the altar.</w:t>
            </w:r>
          </w:p>
        </w:tc>
        <w:tc>
          <w:tcPr>
            <w:tcW w:w="3624" w:type="dxa"/>
          </w:tcPr>
          <w:p w14:paraId="6E506DB9" w14:textId="77777777" w:rsidR="00D74F7B" w:rsidRPr="004A6996" w:rsidRDefault="00D74F7B" w:rsidP="00FC3604">
            <w:pPr>
              <w:pStyle w:val="BodyNoIndent"/>
            </w:pPr>
            <w:r>
              <w:t>Tai shoori en noob en katharos: etfai kha pi aromata: et khen nen jij en Aaron pi owib: ef tali oo-esthoinoofi epshoi ejen pi ma-en-</w:t>
            </w:r>
            <w:r>
              <w:lastRenderedPageBreak/>
              <w:t>ershooshi.</w:t>
            </w:r>
          </w:p>
        </w:tc>
      </w:tr>
    </w:tbl>
    <w:p w14:paraId="53B7866E" w14:textId="77777777" w:rsidR="00D74F7B" w:rsidRDefault="00D74F7B" w:rsidP="00D74F7B">
      <w:pPr>
        <w:pStyle w:val="Rubrics0"/>
      </w:pPr>
    </w:p>
    <w:p w14:paraId="42AD08AC" w14:textId="77777777" w:rsidR="00D74F7B" w:rsidRDefault="00D74F7B" w:rsidP="00D74F7B">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62DDD3C9" w14:textId="77777777" w:rsidTr="00FC3604">
        <w:trPr>
          <w:jc w:val="center"/>
        </w:trPr>
        <w:tc>
          <w:tcPr>
            <w:tcW w:w="3623" w:type="dxa"/>
          </w:tcPr>
          <w:p w14:paraId="033278BE" w14:textId="77777777" w:rsidR="00D74F7B" w:rsidRPr="004A6996" w:rsidRDefault="00D74F7B" w:rsidP="00FC3604">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424EC4B9" w14:textId="77777777" w:rsidR="00D74F7B" w:rsidRPr="004A6996" w:rsidRDefault="00D74F7B" w:rsidP="00FC3604">
            <w:pPr>
              <w:pStyle w:val="BodyNoIndent"/>
            </w:pPr>
            <w:r w:rsidRPr="004A6996">
              <w:t>Ti shoori en noob te ti Par</w:t>
            </w:r>
            <w:r w:rsidRPr="004A6996">
              <w:softHyphen/>
              <w:t>thenos: pes aromata pe pen Sotir: As misi Emmof: Af soti emmon: (owoh) Af ka nen novi nan evol.</w:t>
            </w:r>
          </w:p>
        </w:tc>
      </w:tr>
    </w:tbl>
    <w:p w14:paraId="7312AA0C" w14:textId="77777777" w:rsidR="00D74F7B" w:rsidRDefault="00D74F7B" w:rsidP="00D74F7B">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54079D" w14:paraId="754CD678" w14:textId="77777777" w:rsidTr="00FC3604">
        <w:trPr>
          <w:cantSplit/>
          <w:jc w:val="center"/>
        </w:trPr>
        <w:tc>
          <w:tcPr>
            <w:tcW w:w="3623" w:type="dxa"/>
          </w:tcPr>
          <w:p w14:paraId="2E127B02" w14:textId="77777777" w:rsidR="00D74F7B" w:rsidRPr="004A6996" w:rsidRDefault="00D74F7B" w:rsidP="00FC3604">
            <w:pPr>
              <w:pStyle w:val="BodyNoIndent"/>
            </w:pPr>
            <w:r w:rsidRPr="004A6996">
              <w:rPr>
                <w:lang w:val="en-GB"/>
              </w:rPr>
              <w:t>You are the censer of pure gold, bearing the blessed Ember.</w:t>
            </w:r>
          </w:p>
        </w:tc>
        <w:tc>
          <w:tcPr>
            <w:tcW w:w="3624" w:type="dxa"/>
          </w:tcPr>
          <w:p w14:paraId="1605BDBE" w14:textId="77777777" w:rsidR="00D74F7B" w:rsidRPr="0054079D" w:rsidRDefault="00D74F7B" w:rsidP="00FC3604">
            <w:pPr>
              <w:pStyle w:val="BodyNoIndent"/>
              <w:rPr>
                <w:lang w:val="fr-CA"/>
              </w:rPr>
            </w:pPr>
            <w:r w:rsidRPr="0054079D">
              <w:rPr>
                <w:lang w:val="fr-CA"/>
              </w:rPr>
              <w:t>Entho te ti shoori: en noob en katharos: etfai kha pi Gebs en krom et-esmaro-oot.</w:t>
            </w:r>
          </w:p>
        </w:tc>
      </w:tr>
    </w:tbl>
    <w:p w14:paraId="1FCCBF7E" w14:textId="77777777" w:rsidR="00D74F7B" w:rsidRDefault="00D74F7B" w:rsidP="00D74F7B">
      <w:pPr>
        <w:pStyle w:val="Rubrics0"/>
      </w:pPr>
    </w:p>
    <w:p w14:paraId="0CDB0F08" w14:textId="77777777" w:rsidR="00D74F7B" w:rsidRDefault="00D74F7B" w:rsidP="00D74F7B">
      <w:pPr>
        <w:pStyle w:val="Rubrics0"/>
      </w:pPr>
      <w:r>
        <w:t>Whether or not incense is being offered, the people continue:</w:t>
      </w:r>
    </w:p>
    <w:p w14:paraId="4ADC599B"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FFA7B20" w14:textId="77777777" w:rsidTr="00FC3604">
        <w:trPr>
          <w:cantSplit/>
          <w:jc w:val="center"/>
        </w:trPr>
        <w:tc>
          <w:tcPr>
            <w:tcW w:w="3623" w:type="dxa"/>
          </w:tcPr>
          <w:p w14:paraId="026675E4" w14:textId="77777777" w:rsidR="00D74F7B" w:rsidRDefault="00D74F7B" w:rsidP="00FC3604">
            <w:pPr>
              <w:pStyle w:val="BodyNoIndent"/>
            </w:pPr>
            <w:r>
              <w:t>Through the intercessions of the holy Mother of God, Mary, O Lord, grant us the forgiveness of our sins.</w:t>
            </w:r>
          </w:p>
        </w:tc>
        <w:tc>
          <w:tcPr>
            <w:tcW w:w="3624" w:type="dxa"/>
          </w:tcPr>
          <w:p w14:paraId="2FC5527E" w14:textId="77777777" w:rsidR="00D74F7B" w:rsidRDefault="00D74F7B" w:rsidP="00FC3604">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D74F7B" w14:paraId="364BF58A" w14:textId="77777777" w:rsidTr="00FC3604">
        <w:trPr>
          <w:cantSplit/>
          <w:jc w:val="center"/>
        </w:trPr>
        <w:tc>
          <w:tcPr>
            <w:tcW w:w="3623" w:type="dxa"/>
          </w:tcPr>
          <w:p w14:paraId="075252D2" w14:textId="77777777" w:rsidR="00D74F7B" w:rsidRPr="00CA2BDD" w:rsidRDefault="00D74F7B" w:rsidP="00FC3604">
            <w:pPr>
              <w:pStyle w:val="BodyNoIndent"/>
            </w:pPr>
            <w:r w:rsidRPr="00CA2BDD">
              <w:t>Through the intercessions of the Seven Archangels, and the heavenly orders, O Lord, grant us the forgiveness of our sins.</w:t>
            </w:r>
          </w:p>
          <w:p w14:paraId="7C3FEDBE" w14:textId="77777777" w:rsidR="00D74F7B" w:rsidRDefault="00D74F7B" w:rsidP="00FC3604">
            <w:pPr>
              <w:pStyle w:val="BodyNoIndent"/>
            </w:pPr>
          </w:p>
        </w:tc>
        <w:tc>
          <w:tcPr>
            <w:tcW w:w="3624" w:type="dxa"/>
          </w:tcPr>
          <w:p w14:paraId="3B909FB7" w14:textId="77777777" w:rsidR="00D74F7B" w:rsidRDefault="00D74F7B" w:rsidP="00FC3604">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D74F7B" w14:paraId="6CD4C4AB" w14:textId="77777777" w:rsidTr="00FC3604">
        <w:trPr>
          <w:cantSplit/>
          <w:jc w:val="center"/>
        </w:trPr>
        <w:tc>
          <w:tcPr>
            <w:tcW w:w="3623" w:type="dxa"/>
          </w:tcPr>
          <w:p w14:paraId="1B17829B" w14:textId="77777777" w:rsidR="00D74F7B" w:rsidRDefault="00D74F7B" w:rsidP="00FC3604">
            <w:pPr>
              <w:pStyle w:val="BodyNoIndent"/>
            </w:pPr>
            <w:r>
              <w:t>Through the prayers of my lords and fathers, the Apostles, and the rest of the Disciples, O Lord, grant us the forgiveness of our sins.</w:t>
            </w:r>
          </w:p>
        </w:tc>
        <w:tc>
          <w:tcPr>
            <w:tcW w:w="3624" w:type="dxa"/>
          </w:tcPr>
          <w:p w14:paraId="6FFA351E" w14:textId="77777777" w:rsidR="00D74F7B" w:rsidRDefault="00D74F7B" w:rsidP="00FC3604">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D74F7B" w14:paraId="0309485A" w14:textId="77777777" w:rsidTr="00FC3604">
        <w:trPr>
          <w:cantSplit/>
          <w:jc w:val="center"/>
        </w:trPr>
        <w:tc>
          <w:tcPr>
            <w:tcW w:w="3623" w:type="dxa"/>
          </w:tcPr>
          <w:p w14:paraId="3989CF3B" w14:textId="77777777" w:rsidR="00D74F7B" w:rsidRDefault="00D74F7B" w:rsidP="00FC3604">
            <w:pPr>
              <w:pStyle w:val="BodyNoIndent"/>
            </w:pPr>
            <w:r>
              <w:t>Through the prayers of the Beholder of God, the Evangelist Mark the Apostle, O Lord, grant us the forgive</w:t>
            </w:r>
            <w:r>
              <w:softHyphen/>
              <w:t>ness of our sins.</w:t>
            </w:r>
          </w:p>
        </w:tc>
        <w:tc>
          <w:tcPr>
            <w:tcW w:w="3624" w:type="dxa"/>
          </w:tcPr>
          <w:p w14:paraId="76DFCEB1" w14:textId="77777777" w:rsidR="00D74F7B" w:rsidRDefault="00D74F7B" w:rsidP="00FC3604">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D74F7B" w14:paraId="5440E50D" w14:textId="77777777" w:rsidTr="00FC3604">
        <w:trPr>
          <w:cantSplit/>
          <w:jc w:val="center"/>
        </w:trPr>
        <w:tc>
          <w:tcPr>
            <w:tcW w:w="3623" w:type="dxa"/>
          </w:tcPr>
          <w:p w14:paraId="16295554" w14:textId="77777777" w:rsidR="00D74F7B" w:rsidRDefault="00D74F7B" w:rsidP="00FC3604">
            <w:pPr>
              <w:pStyle w:val="BodyNoIndent"/>
            </w:pPr>
            <w:r>
              <w:lastRenderedPageBreak/>
              <w:t>Through the prayers of the struggle-bearer, the martyr, my lord the prince, George, O Lord, grant us the forgiveness of our sins.</w:t>
            </w:r>
          </w:p>
        </w:tc>
        <w:tc>
          <w:tcPr>
            <w:tcW w:w="3624" w:type="dxa"/>
          </w:tcPr>
          <w:p w14:paraId="4ABB2693" w14:textId="77777777" w:rsidR="00D74F7B" w:rsidRDefault="00D74F7B" w:rsidP="00FC3604">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08C3A295" w14:textId="77777777" w:rsidR="00D74F7B" w:rsidRDefault="00D74F7B" w:rsidP="00FC3604">
            <w:pPr>
              <w:pStyle w:val="BodyNoIndent"/>
            </w:pPr>
          </w:p>
        </w:tc>
      </w:tr>
      <w:tr w:rsidR="00D74F7B" w14:paraId="7A2A24F4" w14:textId="77777777" w:rsidTr="00FC3604">
        <w:trPr>
          <w:cantSplit/>
          <w:jc w:val="center"/>
        </w:trPr>
        <w:tc>
          <w:tcPr>
            <w:tcW w:w="3623" w:type="dxa"/>
          </w:tcPr>
          <w:p w14:paraId="58A00308" w14:textId="77777777" w:rsidR="00D74F7B" w:rsidRDefault="00D74F7B" w:rsidP="00FC3604">
            <w:pPr>
              <w:pStyle w:val="BodyNoIndent"/>
            </w:pPr>
            <w:r>
              <w:t>Through the prayers of our saintly and righteous father, Abba ___, O Lord, grant us the forgiveness of our sins.</w:t>
            </w:r>
          </w:p>
        </w:tc>
        <w:tc>
          <w:tcPr>
            <w:tcW w:w="3624" w:type="dxa"/>
          </w:tcPr>
          <w:p w14:paraId="0DA1258C" w14:textId="77777777" w:rsidR="00D74F7B" w:rsidRDefault="00D74F7B" w:rsidP="00FC3604">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D74F7B" w14:paraId="74BB675B" w14:textId="77777777" w:rsidTr="00FC3604">
        <w:trPr>
          <w:cantSplit/>
          <w:jc w:val="center"/>
        </w:trPr>
        <w:tc>
          <w:tcPr>
            <w:tcW w:w="3623" w:type="dxa"/>
          </w:tcPr>
          <w:p w14:paraId="3DD88E37" w14:textId="77777777" w:rsidR="00D74F7B" w:rsidRDefault="00D74F7B" w:rsidP="00FC3604">
            <w:pPr>
              <w:pStyle w:val="BodyNoIndent"/>
            </w:pPr>
            <w:r>
              <w:t>Through the prayers of the saints of this day, each one, each one by his name, O Lord, grant us the forgive</w:t>
            </w:r>
            <w:r>
              <w:softHyphen/>
              <w:t>ness of our sins.</w:t>
            </w:r>
          </w:p>
        </w:tc>
        <w:tc>
          <w:tcPr>
            <w:tcW w:w="3624" w:type="dxa"/>
          </w:tcPr>
          <w:p w14:paraId="37D4AB46" w14:textId="77777777" w:rsidR="00D74F7B" w:rsidRDefault="00D74F7B" w:rsidP="00FC3604">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D74F7B" w14:paraId="38CBFA78" w14:textId="77777777" w:rsidTr="00FC3604">
        <w:trPr>
          <w:cantSplit/>
          <w:jc w:val="center"/>
        </w:trPr>
        <w:tc>
          <w:tcPr>
            <w:tcW w:w="3623" w:type="dxa"/>
          </w:tcPr>
          <w:p w14:paraId="54790079" w14:textId="77777777" w:rsidR="00D74F7B" w:rsidRDefault="00D74F7B" w:rsidP="00FC3604">
            <w:pPr>
              <w:pStyle w:val="BodyNoIndent"/>
            </w:pPr>
            <w:r>
              <w:t>Through their prayers, keep the life of our honoured and righteous father, the {bishop / metropolitan}, Abba ___. O Lord, grant us the forgive</w:t>
            </w:r>
            <w:r>
              <w:softHyphen/>
              <w:t>ness of our sins.</w:t>
            </w:r>
          </w:p>
        </w:tc>
        <w:tc>
          <w:tcPr>
            <w:tcW w:w="3624" w:type="dxa"/>
          </w:tcPr>
          <w:p w14:paraId="411409E2" w14:textId="77777777" w:rsidR="00D74F7B" w:rsidRDefault="00D74F7B" w:rsidP="00FC3604">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D74F7B" w14:paraId="29921D9E" w14:textId="77777777" w:rsidTr="00FC3604">
        <w:trPr>
          <w:cantSplit/>
          <w:jc w:val="center"/>
        </w:trPr>
        <w:tc>
          <w:tcPr>
            <w:tcW w:w="3623" w:type="dxa"/>
          </w:tcPr>
          <w:p w14:paraId="04549F7F" w14:textId="77777777" w:rsidR="00D74F7B" w:rsidRDefault="00D74F7B" w:rsidP="00FC3604">
            <w:pPr>
              <w:pStyle w:val="BodyNoIndent"/>
            </w:pPr>
            <w:r>
              <w:t>Through their prayers, keep the life of our honoured father, the high priest, Papa Abba ___. O Lord, grant us the forgiveness of our sins.</w:t>
            </w:r>
          </w:p>
        </w:tc>
        <w:tc>
          <w:tcPr>
            <w:tcW w:w="3624" w:type="dxa"/>
          </w:tcPr>
          <w:p w14:paraId="3D776CB5" w14:textId="77777777" w:rsidR="00D74F7B" w:rsidRDefault="00D74F7B" w:rsidP="00FC3604">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65870346" w14:textId="77777777" w:rsidR="00D74F7B" w:rsidRDefault="00D74F7B" w:rsidP="00D74F7B">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D74F7B" w:rsidRPr="004A6996" w14:paraId="5A3501B6" w14:textId="77777777" w:rsidTr="00FC3604">
        <w:trPr>
          <w:jc w:val="center"/>
        </w:trPr>
        <w:tc>
          <w:tcPr>
            <w:tcW w:w="3623" w:type="dxa"/>
          </w:tcPr>
          <w:p w14:paraId="07957C36" w14:textId="50C3C842" w:rsidR="00D74F7B" w:rsidRPr="004A6996" w:rsidRDefault="00D74F7B" w:rsidP="009800DB">
            <w:pPr>
              <w:pStyle w:val="BodyNoIndent"/>
            </w:pPr>
            <w:r w:rsidRPr="004A6996">
              <w:t xml:space="preserve">We worship </w:t>
            </w:r>
            <w:r w:rsidR="009800DB">
              <w:t>You</w:t>
            </w:r>
            <w:r w:rsidRPr="004A6996">
              <w:t>, O Christ, with Thy Good Father and the Holy Spirit, for Thou hast {come} and saved us. (Have mercy on us.)</w:t>
            </w:r>
          </w:p>
        </w:tc>
        <w:tc>
          <w:tcPr>
            <w:tcW w:w="3624" w:type="dxa"/>
          </w:tcPr>
          <w:p w14:paraId="0CCAC6B0" w14:textId="77777777" w:rsidR="00D74F7B" w:rsidRPr="004A6996" w:rsidRDefault="00D74F7B" w:rsidP="00FC3604">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3E8F90AA" w14:textId="77777777" w:rsidR="00D74F7B" w:rsidRDefault="00D74F7B" w:rsidP="00D74F7B">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4AD92AA" w14:textId="77777777" w:rsidR="00D74F7B" w:rsidRDefault="00D74F7B" w:rsidP="00D74F7B">
      <w:pPr>
        <w:pStyle w:val="Priest"/>
      </w:pPr>
      <w:r>
        <w:t>Reader:</w:t>
      </w:r>
    </w:p>
    <w:p w14:paraId="31E0537C" w14:textId="77777777" w:rsidR="00D74F7B" w:rsidRDefault="00D74F7B" w:rsidP="00D74F7B">
      <w:pPr>
        <w:pStyle w:val="Body"/>
      </w:pPr>
      <w:r>
        <w:t>A chapter from the {First/Second} Epistle of our teacher Paul to ___. His blessing be upon us. Amen.</w:t>
      </w:r>
    </w:p>
    <w:p w14:paraId="05EF79B7" w14:textId="77777777" w:rsidR="00D74F7B" w:rsidRDefault="00D74F7B" w:rsidP="00D74F7B">
      <w:pPr>
        <w:pStyle w:val="Rubrics0"/>
      </w:pPr>
      <w:r>
        <w:t>The Pauline Epistle is read and is concluded by:</w:t>
      </w:r>
    </w:p>
    <w:p w14:paraId="4F1D27C3" w14:textId="77777777" w:rsidR="00D74F7B" w:rsidRDefault="00D74F7B" w:rsidP="00D74F7B">
      <w:pPr>
        <w:pStyle w:val="Priest"/>
      </w:pPr>
      <w:r>
        <w:t>Reader:</w:t>
      </w:r>
    </w:p>
    <w:p w14:paraId="2C8B4C37" w14:textId="77777777" w:rsidR="00D74F7B" w:rsidRDefault="00D74F7B" w:rsidP="00D74F7B">
      <w:pPr>
        <w:pStyle w:val="Body"/>
      </w:pPr>
      <w:r>
        <w:t>The grace of God the Father be with you all. Amen.</w:t>
      </w:r>
    </w:p>
    <w:p w14:paraId="76F7B4CA"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17DFAF48" w14:textId="77777777" w:rsidR="00D74F7B" w:rsidRDefault="00D74F7B" w:rsidP="00D74F7B">
      <w:pPr>
        <w:pStyle w:val="Priest"/>
      </w:pPr>
      <w:r>
        <w:t>Reader:</w:t>
      </w:r>
    </w:p>
    <w:p w14:paraId="7B542768" w14:textId="77777777" w:rsidR="00D74F7B" w:rsidRDefault="00D74F7B" w:rsidP="00D74F7B">
      <w:pPr>
        <w:pStyle w:val="Body"/>
      </w:pPr>
      <w:r>
        <w:t>The Catholic Epistle from the {First/Second/Third} Epistle of our teacher ___. His blessing be upon us. Amen.</w:t>
      </w:r>
    </w:p>
    <w:p w14:paraId="6678C135" w14:textId="77777777" w:rsidR="00D74F7B" w:rsidRDefault="00D74F7B" w:rsidP="00D74F7B">
      <w:pPr>
        <w:pStyle w:val="Rubrics0"/>
      </w:pPr>
      <w:r>
        <w:t xml:space="preserve"> The Catholic Epistle is read and is concluded by:</w:t>
      </w:r>
    </w:p>
    <w:p w14:paraId="4198F4D5" w14:textId="77777777" w:rsidR="00D74F7B" w:rsidRDefault="00D74F7B" w:rsidP="00D74F7B">
      <w:pPr>
        <w:pStyle w:val="Priest"/>
      </w:pPr>
      <w:r>
        <w:t>Reader:</w:t>
      </w:r>
    </w:p>
    <w:p w14:paraId="23F55C68" w14:textId="77777777" w:rsidR="00D74F7B" w:rsidRDefault="00D74F7B" w:rsidP="00D74F7B">
      <w:pPr>
        <w:pStyle w:val="Body"/>
      </w:pPr>
      <w:r>
        <w:t>Do not love the world, nor the things which are in the world. The world shall pass away and all its desires; but he who does the will of God shall abide forever. Amen.</w:t>
      </w:r>
    </w:p>
    <w:p w14:paraId="16E6D122" w14:textId="77777777" w:rsidR="00D74F7B" w:rsidRDefault="00D74F7B" w:rsidP="00D74F7B">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E94E151" w14:textId="77777777" w:rsidTr="00FC3604">
        <w:trPr>
          <w:jc w:val="center"/>
        </w:trPr>
        <w:tc>
          <w:tcPr>
            <w:tcW w:w="3623" w:type="dxa"/>
          </w:tcPr>
          <w:p w14:paraId="2FF1C68A" w14:textId="77777777" w:rsidR="00D74F7B" w:rsidRDefault="00D74F7B" w:rsidP="00FC3604">
            <w:pPr>
              <w:pStyle w:val="BodyNoIndent"/>
            </w:pPr>
            <w:r w:rsidRPr="004B5E8A">
              <w:t>Hail to you, Mary, the fair dove, who has borne unto us God the Logos.</w:t>
            </w:r>
          </w:p>
        </w:tc>
        <w:tc>
          <w:tcPr>
            <w:tcW w:w="3624" w:type="dxa"/>
          </w:tcPr>
          <w:p w14:paraId="695A7705" w14:textId="77777777" w:rsidR="00D74F7B" w:rsidRDefault="00D74F7B" w:rsidP="00FC3604">
            <w:pPr>
              <w:pStyle w:val="BodyNoIndent"/>
            </w:pPr>
            <w:r w:rsidRPr="004B5E8A">
              <w:t>Shéré ne Maria: ti etchrompi ethnesos: thi et as misi nan: em Ef Nooti pi Logos.</w:t>
            </w:r>
          </w:p>
        </w:tc>
      </w:tr>
    </w:tbl>
    <w:p w14:paraId="4094CCD9" w14:textId="77777777" w:rsidR="00D74F7B" w:rsidRDefault="00D74F7B" w:rsidP="00D74F7B">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293B137" w14:textId="77777777" w:rsidTr="00FC3604">
        <w:trPr>
          <w:jc w:val="center"/>
        </w:trPr>
        <w:tc>
          <w:tcPr>
            <w:tcW w:w="3623" w:type="dxa"/>
          </w:tcPr>
          <w:p w14:paraId="2783744E" w14:textId="77777777" w:rsidR="00D74F7B" w:rsidRDefault="00D74F7B" w:rsidP="00FC3604">
            <w:pPr>
              <w:pStyle w:val="BodyNoIndent"/>
            </w:pPr>
            <w:r w:rsidRPr="00785C26">
              <w:t>Blessed art Thou in truth, with Thy Good Father and the Holy Spirit, for Thou hast {come} and saved us.</w:t>
            </w:r>
            <w:r>
              <w:t xml:space="preserve"> </w:t>
            </w:r>
            <w:r w:rsidRPr="00785C26">
              <w:t>(Have mercy on us.)</w:t>
            </w:r>
          </w:p>
        </w:tc>
        <w:tc>
          <w:tcPr>
            <w:tcW w:w="3624" w:type="dxa"/>
          </w:tcPr>
          <w:p w14:paraId="79119525" w14:textId="77777777" w:rsidR="00D74F7B" w:rsidRDefault="00D74F7B" w:rsidP="00FC3604">
            <w:pPr>
              <w:pStyle w:val="BodyNoIndent"/>
            </w:pPr>
            <w:r w:rsidRPr="00785C26">
              <w:t>Ek esmaro oot alithos: nem Pek Yot en Aghathos: nem pi Pnevma Eth owab: je {Ak ee} ak soti emmon.</w:t>
            </w:r>
            <w:r>
              <w:t xml:space="preserve"> </w:t>
            </w:r>
            <w:r w:rsidRPr="00785C26">
              <w:t>(Nai nan.)</w:t>
            </w:r>
          </w:p>
        </w:tc>
      </w:tr>
    </w:tbl>
    <w:p w14:paraId="67025FB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611F26C1" w14:textId="77777777" w:rsidR="00D74F7B" w:rsidRDefault="00D74F7B" w:rsidP="00D74F7B">
      <w:pPr>
        <w:pStyle w:val="Priest"/>
      </w:pPr>
      <w:r>
        <w:t>Reader:</w:t>
      </w:r>
    </w:p>
    <w:p w14:paraId="031E9F32" w14:textId="77777777" w:rsidR="00D74F7B" w:rsidRDefault="00D74F7B" w:rsidP="00D74F7B">
      <w:pPr>
        <w:pStyle w:val="Body"/>
      </w:pPr>
      <w:r>
        <w:t>A chapter from the Acts of our fathers the pure Apostles, who were invested with the grace of the Holy Spirit. Their blessing be with us all. Amen.</w:t>
      </w:r>
    </w:p>
    <w:p w14:paraId="48CDF5EA" w14:textId="77777777" w:rsidR="00D74F7B" w:rsidRDefault="00D74F7B" w:rsidP="00D74F7B">
      <w:pPr>
        <w:pStyle w:val="Rubrics0"/>
      </w:pPr>
      <w:r>
        <w:t>The Acts of the Apostles are read and are concluded by:</w:t>
      </w:r>
    </w:p>
    <w:p w14:paraId="205FE70E" w14:textId="77777777" w:rsidR="00D74F7B" w:rsidRDefault="00D74F7B" w:rsidP="00D74F7B">
      <w:pPr>
        <w:pStyle w:val="Priest"/>
      </w:pPr>
      <w:r>
        <w:t>Reader:</w:t>
      </w:r>
    </w:p>
    <w:p w14:paraId="1A2FD4C9" w14:textId="77777777" w:rsidR="00D74F7B" w:rsidRDefault="00D74F7B" w:rsidP="00D74F7B">
      <w:pPr>
        <w:pStyle w:val="Body"/>
      </w:pPr>
      <w:r>
        <w:t>The word of the Lord abides in this church and in every church. Amen.</w:t>
      </w:r>
    </w:p>
    <w:p w14:paraId="3802EE8C" w14:textId="77777777" w:rsidR="00D74F7B" w:rsidRDefault="00D74F7B" w:rsidP="00D74F7B">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63864E4B"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60092D4" w14:textId="77777777" w:rsidTr="00FC3604">
        <w:trPr>
          <w:cantSplit/>
          <w:jc w:val="center"/>
        </w:trPr>
        <w:tc>
          <w:tcPr>
            <w:tcW w:w="3623" w:type="dxa"/>
          </w:tcPr>
          <w:p w14:paraId="3276807E" w14:textId="77777777" w:rsidR="00D74F7B" w:rsidRDefault="00D74F7B" w:rsidP="00FC3604">
            <w:pPr>
              <w:pStyle w:val="BodyNoIndent"/>
            </w:pPr>
            <w:r w:rsidRPr="00037657">
              <w:t>Holy God, Holy Mighty, Holy Immortal, Who was born of the Virgin, have mercy upon us.</w:t>
            </w:r>
          </w:p>
        </w:tc>
        <w:tc>
          <w:tcPr>
            <w:tcW w:w="3624" w:type="dxa"/>
          </w:tcPr>
          <w:p w14:paraId="072C352C"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D74F7B" w14:paraId="0784CB25" w14:textId="77777777" w:rsidTr="00FC3604">
        <w:trPr>
          <w:cantSplit/>
          <w:jc w:val="center"/>
        </w:trPr>
        <w:tc>
          <w:tcPr>
            <w:tcW w:w="3623" w:type="dxa"/>
          </w:tcPr>
          <w:p w14:paraId="1F0DB18C" w14:textId="77777777" w:rsidR="00D74F7B" w:rsidRDefault="00D74F7B" w:rsidP="00FC3604">
            <w:pPr>
              <w:pStyle w:val="BodyNoIndent"/>
            </w:pPr>
            <w:r w:rsidRPr="00037657">
              <w:t>Holy God, Holy Mighty, Holy Immortal, Who was crucified for us, have mercy upon us.</w:t>
            </w:r>
          </w:p>
        </w:tc>
        <w:tc>
          <w:tcPr>
            <w:tcW w:w="3624" w:type="dxa"/>
          </w:tcPr>
          <w:p w14:paraId="6B611C3A"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D74F7B" w14:paraId="4178D6CA" w14:textId="77777777" w:rsidTr="00FC3604">
        <w:trPr>
          <w:cantSplit/>
          <w:jc w:val="center"/>
        </w:trPr>
        <w:tc>
          <w:tcPr>
            <w:tcW w:w="3623" w:type="dxa"/>
          </w:tcPr>
          <w:p w14:paraId="0C71F77A" w14:textId="77777777" w:rsidR="00D74F7B" w:rsidRDefault="00D74F7B" w:rsidP="00FC3604">
            <w:pPr>
              <w:pStyle w:val="BodyNoIndent"/>
            </w:pPr>
            <w:r w:rsidRPr="00037657">
              <w:t>Holy God, Holy Mighty, Holy Immortal, Who rose from the dead and ascended into the heavens, have mercy upon us.</w:t>
            </w:r>
          </w:p>
        </w:tc>
        <w:tc>
          <w:tcPr>
            <w:tcW w:w="3624" w:type="dxa"/>
          </w:tcPr>
          <w:p w14:paraId="0B2FBD2B" w14:textId="77777777" w:rsidR="00D74F7B" w:rsidRPr="00037657" w:rsidRDefault="00D74F7B" w:rsidP="00FC3604">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D74F7B" w14:paraId="07BC219D" w14:textId="77777777" w:rsidTr="00FC3604">
        <w:trPr>
          <w:cantSplit/>
          <w:jc w:val="center"/>
        </w:trPr>
        <w:tc>
          <w:tcPr>
            <w:tcW w:w="3623" w:type="dxa"/>
          </w:tcPr>
          <w:p w14:paraId="53D4D7C0" w14:textId="77777777" w:rsidR="00D74F7B" w:rsidRPr="00037657" w:rsidRDefault="00D74F7B" w:rsidP="00FC3604">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765CED2" w14:textId="77777777" w:rsidR="00D74F7B" w:rsidRDefault="00D74F7B" w:rsidP="00FC3604">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576236E9"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6DE16F4B" w14:textId="77777777" w:rsidR="00D74F7B" w:rsidRDefault="00D74F7B" w:rsidP="00D74F7B">
      <w:pPr>
        <w:pStyle w:val="Priest"/>
      </w:pPr>
      <w:r>
        <w:t>Reader:</w:t>
      </w:r>
    </w:p>
    <w:p w14:paraId="7C778A9A" w14:textId="77777777" w:rsidR="00D74F7B" w:rsidRPr="00D27869" w:rsidRDefault="00D74F7B" w:rsidP="00D74F7B">
      <w:pPr>
        <w:pStyle w:val="Body"/>
      </w:pPr>
      <w:r>
        <w:t>Stand up for prayer.</w:t>
      </w:r>
    </w:p>
    <w:p w14:paraId="110D279D" w14:textId="77777777" w:rsidR="00D74F7B" w:rsidRDefault="00D74F7B" w:rsidP="00D74F7B">
      <w:pPr>
        <w:pStyle w:val="Body"/>
      </w:pPr>
      <w:r>
        <w:t>Pray for the Holy Gospel.</w:t>
      </w:r>
    </w:p>
    <w:p w14:paraId="40B57AA4" w14:textId="77777777" w:rsidR="00D74F7B" w:rsidRDefault="00D74F7B" w:rsidP="00D74F7B">
      <w:pPr>
        <w:pStyle w:val="Priest"/>
      </w:pPr>
      <w:r>
        <w:t>People:</w:t>
      </w:r>
    </w:p>
    <w:p w14:paraId="0D2EBFCC" w14:textId="77777777" w:rsidR="00D74F7B" w:rsidRDefault="00D74F7B" w:rsidP="00D74F7B">
      <w:pPr>
        <w:pStyle w:val="Body"/>
      </w:pPr>
      <w:r>
        <w:t>Lord have mercy.</w:t>
      </w:r>
    </w:p>
    <w:p w14:paraId="55809CE5" w14:textId="77777777" w:rsidR="00D74F7B" w:rsidRDefault="00D74F7B" w:rsidP="00D74F7B">
      <w:pPr>
        <w:pStyle w:val="Priest"/>
      </w:pPr>
      <w:r>
        <w:t>Reader:</w:t>
      </w:r>
    </w:p>
    <w:p w14:paraId="420FE857" w14:textId="77777777" w:rsidR="00D74F7B" w:rsidRDefault="00D74F7B" w:rsidP="00D74F7B">
      <w:pPr>
        <w:pStyle w:val="Body"/>
      </w:pPr>
      <w:r>
        <w:t>A Psalm of David.</w:t>
      </w:r>
    </w:p>
    <w:p w14:paraId="775121B3" w14:textId="77777777" w:rsidR="00D74F7B" w:rsidRDefault="00D74F7B" w:rsidP="00D74F7B">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7E86D6E5" w14:textId="77777777" w:rsidR="00D74F7B" w:rsidRDefault="00D74F7B" w:rsidP="00D74F7B">
      <w:pPr>
        <w:pStyle w:val="Priest"/>
      </w:pPr>
      <w:r>
        <w:t>Reader:</w:t>
      </w:r>
    </w:p>
    <w:p w14:paraId="15EF0D99" w14:textId="77777777" w:rsidR="00D74F7B" w:rsidRDefault="00D74F7B" w:rsidP="00D74F7B">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0EE96A8C" w14:textId="77777777" w:rsidR="00D74F7B" w:rsidRDefault="00D74F7B" w:rsidP="00D74F7B">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2BA926AC" w14:textId="77777777" w:rsidR="00D74F7B" w:rsidRDefault="00D74F7B" w:rsidP="00D74F7B">
      <w:pPr>
        <w:pStyle w:val="Body"/>
      </w:pPr>
      <w:r>
        <w:t>Glory is due to our God to the age of ages. Amen.</w:t>
      </w:r>
    </w:p>
    <w:p w14:paraId="133D559A" w14:textId="77777777" w:rsidR="00D74F7B" w:rsidRDefault="00D74F7B" w:rsidP="00D74F7B">
      <w:pPr>
        <w:pStyle w:val="Priest"/>
      </w:pPr>
      <w:r>
        <w:lastRenderedPageBreak/>
        <w:t>People:</w:t>
      </w:r>
    </w:p>
    <w:p w14:paraId="3309A281" w14:textId="77777777" w:rsidR="00D74F7B" w:rsidRPr="00EE40CD" w:rsidRDefault="00D74F7B" w:rsidP="00D74F7B">
      <w:pPr>
        <w:pStyle w:val="Body"/>
      </w:pPr>
      <w:r>
        <w:t>Glory to You, O Lord.</w:t>
      </w:r>
    </w:p>
    <w:p w14:paraId="13ABF320" w14:textId="77777777" w:rsidR="00D74F7B" w:rsidRDefault="00D74F7B" w:rsidP="00D74F7B">
      <w:pPr>
        <w:pStyle w:val="Rubrics0"/>
      </w:pPr>
      <w:r>
        <w:t>If he has the blessing of the Bishop to do so, the Reader may now give commentary on the Readings.</w:t>
      </w:r>
    </w:p>
    <w:p w14:paraId="469AD84F" w14:textId="77777777" w:rsidR="00D74F7B" w:rsidRDefault="00D74F7B" w:rsidP="00D74F7B">
      <w:pPr>
        <w:pStyle w:val="Rubrics0"/>
      </w:pPr>
    </w:p>
    <w:p w14:paraId="3D6925B1" w14:textId="77777777" w:rsidR="00D74F7B" w:rsidRDefault="00D74F7B" w:rsidP="00D74F7B">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1550EE98" w14:textId="77777777" w:rsidTr="00FC3604">
        <w:trPr>
          <w:cantSplit/>
          <w:jc w:val="center"/>
        </w:trPr>
        <w:tc>
          <w:tcPr>
            <w:tcW w:w="3623" w:type="dxa"/>
          </w:tcPr>
          <w:p w14:paraId="05D7CCB9" w14:textId="77777777" w:rsidR="00D74F7B" w:rsidRDefault="00D74F7B" w:rsidP="00FC3604">
            <w:pPr>
              <w:pStyle w:val="BodyNoIndent"/>
            </w:pPr>
            <w:r w:rsidRPr="000A7CDC">
              <w:t>Blessed are they, in truth,/ The saints of this day—Each one, each one by his name— The beloved of Christ.</w:t>
            </w:r>
          </w:p>
        </w:tc>
        <w:tc>
          <w:tcPr>
            <w:tcW w:w="3624" w:type="dxa"/>
          </w:tcPr>
          <w:p w14:paraId="42D58B61" w14:textId="77777777" w:rsidR="00D74F7B" w:rsidRDefault="00D74F7B" w:rsidP="00FC3604">
            <w:pPr>
              <w:pStyle w:val="BodyNoIndent"/>
            </w:pPr>
            <w:r w:rsidRPr="000A7CDC">
              <w:t>O oonia too khen oo methmi: ni eth owab enté pai ého oo: pi owai pi owai: kata pef rän: ni menrati enté Pi Khristos.</w:t>
            </w:r>
          </w:p>
        </w:tc>
      </w:tr>
      <w:tr w:rsidR="00D74F7B" w14:paraId="5EA597DA" w14:textId="77777777" w:rsidTr="00FC3604">
        <w:trPr>
          <w:jc w:val="center"/>
        </w:trPr>
        <w:tc>
          <w:tcPr>
            <w:tcW w:w="3623" w:type="dxa"/>
          </w:tcPr>
          <w:p w14:paraId="5CDDF557" w14:textId="77777777" w:rsidR="00D74F7B" w:rsidRDefault="00D74F7B" w:rsidP="00FC3604">
            <w:pPr>
              <w:pStyle w:val="BodyNoIndent"/>
            </w:pPr>
            <w:r w:rsidRPr="000A7CDC">
              <w:t>Intercede on our behalf,/ O lady of us all, the Mother of God—Mary, the Mother of our Saviour—That He may forgive us our sins.</w:t>
            </w:r>
          </w:p>
        </w:tc>
        <w:tc>
          <w:tcPr>
            <w:tcW w:w="3624" w:type="dxa"/>
          </w:tcPr>
          <w:p w14:paraId="4A19E651" w14:textId="77777777" w:rsidR="00D74F7B" w:rsidRDefault="00D74F7B" w:rsidP="00FC3604">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11BF6BA7" w14:textId="77777777" w:rsidR="00D74F7B" w:rsidRPr="00785C26" w:rsidRDefault="00D74F7B" w:rsidP="00D74F7B">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4490B334" w14:textId="77777777" w:rsidTr="00FC3604">
        <w:trPr>
          <w:cantSplit/>
          <w:jc w:val="center"/>
        </w:trPr>
        <w:tc>
          <w:tcPr>
            <w:tcW w:w="3623" w:type="dxa"/>
          </w:tcPr>
          <w:p w14:paraId="779196E5" w14:textId="77777777" w:rsidR="00D74F7B" w:rsidRDefault="00D74F7B" w:rsidP="00FC3604">
            <w:pPr>
              <w:pStyle w:val="BodyNoIndent"/>
            </w:pPr>
            <w:r>
              <w:t>Blessed be the Father and the Son/ And the Holy Spirit:/ The perfect Trinity./ We worship Him and glorify Him.</w:t>
            </w:r>
          </w:p>
        </w:tc>
        <w:tc>
          <w:tcPr>
            <w:tcW w:w="3624" w:type="dxa"/>
          </w:tcPr>
          <w:p w14:paraId="2756B5FF" w14:textId="77777777" w:rsidR="00D74F7B" w:rsidRDefault="00D74F7B" w:rsidP="00FC3604">
            <w:pPr>
              <w:pStyle w:val="BodyNoIndent"/>
            </w:pPr>
            <w:r w:rsidRPr="000A7CDC">
              <w:t>Je Ef esmaro oot enjé ef Yot nem ep Shiri: nem pi Pnevma Eth owab: ti Trias et jik evol: Ten oo osht Emmos ten ti o oo Nas.</w:t>
            </w:r>
          </w:p>
        </w:tc>
      </w:tr>
    </w:tbl>
    <w:p w14:paraId="7E37BB3D" w14:textId="77777777" w:rsidR="00D74F7B" w:rsidRDefault="00D74F7B" w:rsidP="00D74F7B">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3B16FBD6" w14:textId="77777777" w:rsidR="00D74F7B" w:rsidRDefault="00D74F7B" w:rsidP="00D74F7B">
      <w:pPr>
        <w:pStyle w:val="Priest"/>
      </w:pPr>
      <w:r>
        <w:t>Reader:</w:t>
      </w:r>
    </w:p>
    <w:p w14:paraId="7BC81123" w14:textId="77777777" w:rsidR="00D74F7B" w:rsidRDefault="00D74F7B" w:rsidP="00D74F7B">
      <w:pPr>
        <w:pStyle w:val="Body"/>
      </w:pPr>
      <w:r>
        <w:t xml:space="preserve">Pray for the peace of the one, holy, catholic and apostolic, orthodox Church, for God’s salvation among the people, for stability in all places, that He may forgive us our sins. </w:t>
      </w:r>
    </w:p>
    <w:p w14:paraId="45466819" w14:textId="77777777" w:rsidR="00D74F7B" w:rsidRDefault="00D74F7B" w:rsidP="00D74F7B">
      <w:pPr>
        <w:pStyle w:val="Priest"/>
      </w:pPr>
      <w:r>
        <w:t>People:</w:t>
      </w:r>
    </w:p>
    <w:p w14:paraId="39144EA4" w14:textId="77777777" w:rsidR="00D74F7B" w:rsidRDefault="00D74F7B" w:rsidP="00D74F7B">
      <w:pPr>
        <w:pStyle w:val="Body"/>
      </w:pPr>
      <w:r>
        <w:t>Lord have mercy.</w:t>
      </w:r>
    </w:p>
    <w:p w14:paraId="5B19AEF6" w14:textId="77777777" w:rsidR="00D74F7B" w:rsidRDefault="00D74F7B" w:rsidP="00D74F7B">
      <w:pPr>
        <w:pStyle w:val="Priest"/>
      </w:pPr>
      <w:r>
        <w:t>Reader:</w:t>
      </w:r>
    </w:p>
    <w:p w14:paraId="0359F4DA" w14:textId="77777777" w:rsidR="00D74F7B" w:rsidRDefault="00D74F7B" w:rsidP="00D74F7B">
      <w:pPr>
        <w:pStyle w:val="Body"/>
      </w:pPr>
      <w:r>
        <w:t>Pray for our fathers and our brethren who are sick with any sickness, whether in this place or in any place, that Christ our God may grant us, with them, health and healing, and forgive us our sins.</w:t>
      </w:r>
    </w:p>
    <w:p w14:paraId="2D130EBC" w14:textId="77777777" w:rsidR="00D74F7B" w:rsidRDefault="00D74F7B" w:rsidP="00D74F7B">
      <w:pPr>
        <w:pStyle w:val="Priest"/>
      </w:pPr>
      <w:r>
        <w:t>People:</w:t>
      </w:r>
    </w:p>
    <w:p w14:paraId="4F291D56" w14:textId="77777777" w:rsidR="00D74F7B" w:rsidRDefault="00D74F7B" w:rsidP="00D74F7B">
      <w:pPr>
        <w:pStyle w:val="Body"/>
      </w:pPr>
      <w:r>
        <w:t>Lord have mercy.</w:t>
      </w:r>
    </w:p>
    <w:p w14:paraId="77573A50" w14:textId="77777777" w:rsidR="00D74F7B" w:rsidRDefault="00D74F7B" w:rsidP="00D74F7B">
      <w:pPr>
        <w:pStyle w:val="Priest"/>
      </w:pPr>
      <w:r>
        <w:t>Reader:</w:t>
      </w:r>
    </w:p>
    <w:p w14:paraId="6865199A" w14:textId="77777777" w:rsidR="00D74F7B" w:rsidRDefault="00D74F7B" w:rsidP="00D74F7B">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0994239B" w14:textId="77777777" w:rsidR="00D74F7B" w:rsidRDefault="00D74F7B" w:rsidP="00D74F7B">
      <w:pPr>
        <w:pStyle w:val="Priest"/>
      </w:pPr>
      <w:r>
        <w:t>People:</w:t>
      </w:r>
    </w:p>
    <w:p w14:paraId="1326B20D" w14:textId="77777777" w:rsidR="00D74F7B" w:rsidRDefault="00D74F7B" w:rsidP="00D74F7B">
      <w:pPr>
        <w:pStyle w:val="Body"/>
      </w:pPr>
      <w:r>
        <w:t>Lord have mercy.</w:t>
      </w:r>
    </w:p>
    <w:p w14:paraId="4E894DCD" w14:textId="77777777" w:rsidR="00D74F7B" w:rsidRDefault="00D74F7B" w:rsidP="00D74F7B">
      <w:pPr>
        <w:pStyle w:val="Rubrics0"/>
      </w:pPr>
      <w:r>
        <w:t>From the 12th of Paoni (19th of June) to the 9th of Paopi (19th/20th of October), the following prayer is said:</w:t>
      </w:r>
    </w:p>
    <w:p w14:paraId="047A8A57" w14:textId="77777777" w:rsidR="00D74F7B" w:rsidRDefault="00D74F7B" w:rsidP="00D74F7B">
      <w:pPr>
        <w:pStyle w:val="Priest"/>
      </w:pPr>
      <w:r>
        <w:t>Reader:</w:t>
      </w:r>
    </w:p>
    <w:p w14:paraId="6C19EF6A" w14:textId="77777777" w:rsidR="00D74F7B" w:rsidRDefault="00D74F7B" w:rsidP="00D74F7B">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3A029E1C" w14:textId="77777777" w:rsidR="00D74F7B" w:rsidRDefault="00D74F7B" w:rsidP="00D74F7B">
      <w:pPr>
        <w:pStyle w:val="Priest"/>
      </w:pPr>
      <w:r>
        <w:t>PEOPLE:</w:t>
      </w:r>
    </w:p>
    <w:p w14:paraId="11786188" w14:textId="77777777" w:rsidR="00D74F7B" w:rsidRDefault="00D74F7B" w:rsidP="00D74F7B">
      <w:pPr>
        <w:pStyle w:val="Body"/>
      </w:pPr>
      <w:r>
        <w:t>Lord have mercy. Lord have mercy. Lord have mercy.</w:t>
      </w:r>
    </w:p>
    <w:p w14:paraId="52424B36" w14:textId="77777777" w:rsidR="00D74F7B" w:rsidRDefault="00D74F7B" w:rsidP="00D74F7B">
      <w:pPr>
        <w:pStyle w:val="Rubrics0"/>
      </w:pPr>
    </w:p>
    <w:p w14:paraId="544C4848" w14:textId="77777777" w:rsidR="00D74F7B" w:rsidRDefault="00D74F7B" w:rsidP="00D74F7B">
      <w:pPr>
        <w:pStyle w:val="Rubrics0"/>
      </w:pPr>
      <w:r>
        <w:t>From the 10th of Paopi (20th/21st of October) to the 10th of Tobi (18th/19th of January), the following prayer is said instead:</w:t>
      </w:r>
    </w:p>
    <w:p w14:paraId="0D7DE10E" w14:textId="77777777" w:rsidR="00D74F7B" w:rsidRDefault="00D74F7B" w:rsidP="00D74F7B">
      <w:pPr>
        <w:pStyle w:val="Priest"/>
      </w:pPr>
      <w:r>
        <w:t>Reader:</w:t>
      </w:r>
    </w:p>
    <w:p w14:paraId="312F82F8" w14:textId="77777777" w:rsidR="00D74F7B" w:rsidRDefault="00D74F7B" w:rsidP="00D74F7B">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06C0365E" w14:textId="77777777" w:rsidR="00D74F7B" w:rsidRDefault="00D74F7B" w:rsidP="00D74F7B">
      <w:pPr>
        <w:pStyle w:val="Priest"/>
      </w:pPr>
      <w:r>
        <w:t>People:</w:t>
      </w:r>
    </w:p>
    <w:p w14:paraId="16F27890" w14:textId="77777777" w:rsidR="00D74F7B" w:rsidRDefault="00D74F7B" w:rsidP="00D74F7B">
      <w:pPr>
        <w:pStyle w:val="Body"/>
      </w:pPr>
      <w:r>
        <w:t>Lord have mercy. Lord have mercy. Lord have mercy.</w:t>
      </w:r>
    </w:p>
    <w:p w14:paraId="6F07D991" w14:textId="77777777" w:rsidR="00D74F7B" w:rsidRDefault="00D74F7B" w:rsidP="00D74F7B">
      <w:pPr>
        <w:pStyle w:val="Rubrics0"/>
      </w:pPr>
      <w:r>
        <w:t>From the 11th of Tobi (19th/20th of January) to the 11th of Paoni (18th of June), the following prayer is said instead:</w:t>
      </w:r>
    </w:p>
    <w:p w14:paraId="1B3284CB" w14:textId="77777777" w:rsidR="00D74F7B" w:rsidRDefault="00D74F7B" w:rsidP="00D74F7B">
      <w:pPr>
        <w:pStyle w:val="Priest"/>
      </w:pPr>
      <w:r>
        <w:t>Reader:</w:t>
      </w:r>
    </w:p>
    <w:p w14:paraId="7C1D0F9F" w14:textId="77777777" w:rsidR="00D74F7B" w:rsidRDefault="00D74F7B" w:rsidP="00D74F7B">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01ED4997" w14:textId="77777777" w:rsidR="00D74F7B" w:rsidRDefault="00D74F7B" w:rsidP="00D74F7B">
      <w:pPr>
        <w:pStyle w:val="Priest"/>
      </w:pPr>
      <w:r>
        <w:t>People:</w:t>
      </w:r>
    </w:p>
    <w:p w14:paraId="072CDEE1" w14:textId="77777777" w:rsidR="00D74F7B" w:rsidRDefault="00D74F7B" w:rsidP="00D74F7B">
      <w:pPr>
        <w:pStyle w:val="Body"/>
      </w:pPr>
      <w:r>
        <w:t>Lord have mercy. Lord have mercy. Lord have mercy.</w:t>
      </w:r>
    </w:p>
    <w:p w14:paraId="5F6F19FB" w14:textId="77777777" w:rsidR="00D74F7B" w:rsidRDefault="00D74F7B" w:rsidP="00D74F7B">
      <w:pPr>
        <w:pStyle w:val="Priest"/>
      </w:pPr>
      <w:r>
        <w:t>Reader:</w:t>
      </w:r>
    </w:p>
    <w:p w14:paraId="4444A484" w14:textId="77777777" w:rsidR="00D74F7B" w:rsidRDefault="00D74F7B" w:rsidP="00D74F7B">
      <w:pPr>
        <w:pStyle w:val="Body"/>
      </w:pPr>
      <w:r>
        <w:t>Pray that Christ our God may give us mercy and compassion before the mighty sovereigns, and soften their hearts towards us for that which is good at all times, and forgive us our sins.</w:t>
      </w:r>
    </w:p>
    <w:p w14:paraId="18682D8E" w14:textId="77777777" w:rsidR="00D74F7B" w:rsidRDefault="00D74F7B" w:rsidP="00D74F7B">
      <w:pPr>
        <w:pStyle w:val="Priest"/>
      </w:pPr>
      <w:r>
        <w:t>People:</w:t>
      </w:r>
    </w:p>
    <w:p w14:paraId="6FA84CA4" w14:textId="77777777" w:rsidR="00D74F7B" w:rsidRDefault="00D74F7B" w:rsidP="00D74F7B">
      <w:pPr>
        <w:pStyle w:val="Body"/>
      </w:pPr>
      <w:r>
        <w:t>Lord have mercy.</w:t>
      </w:r>
    </w:p>
    <w:p w14:paraId="2691284A" w14:textId="77777777" w:rsidR="00D74F7B" w:rsidRDefault="00D74F7B" w:rsidP="00D74F7B">
      <w:pPr>
        <w:pStyle w:val="Priest"/>
      </w:pPr>
      <w:r>
        <w:lastRenderedPageBreak/>
        <w:t>Reader:</w:t>
      </w:r>
    </w:p>
    <w:p w14:paraId="29C36A56" w14:textId="77777777" w:rsidR="00D74F7B" w:rsidRDefault="00D74F7B" w:rsidP="00D74F7B">
      <w:pPr>
        <w:pStyle w:val="Body"/>
      </w:pPr>
      <w:r>
        <w:t>Let those who read recite the names of our holy fathers, the patriarchs, who have fallen asleep. O Lord, repose their souls, and forgive us our sins.</w:t>
      </w:r>
    </w:p>
    <w:p w14:paraId="48D33BB6" w14:textId="77777777" w:rsidR="00D74F7B" w:rsidRDefault="00D74F7B" w:rsidP="00D74F7B">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317AC5E3" w14:textId="77777777" w:rsidTr="00FC3604">
        <w:trPr>
          <w:jc w:val="center"/>
        </w:trPr>
        <w:tc>
          <w:tcPr>
            <w:tcW w:w="3623" w:type="dxa"/>
          </w:tcPr>
          <w:p w14:paraId="6AA6801E" w14:textId="77777777" w:rsidR="00D74F7B" w:rsidRDefault="00D74F7B" w:rsidP="00FC3604">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08DF849" w14:textId="77777777" w:rsidR="00D74F7B" w:rsidRDefault="00D74F7B" w:rsidP="00FC3604">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4E06663D" w14:textId="77777777" w:rsidR="00D74F7B" w:rsidRDefault="00D74F7B" w:rsidP="00D74F7B">
      <w:pPr>
        <w:pStyle w:val="Priest"/>
      </w:pPr>
      <w:r>
        <w:t>Reader:</w:t>
      </w:r>
    </w:p>
    <w:p w14:paraId="668D04A7" w14:textId="77777777" w:rsidR="00D74F7B" w:rsidRDefault="00D74F7B" w:rsidP="00D74F7B">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4AF87A58" w14:textId="77777777" w:rsidR="00D74F7B" w:rsidRDefault="00D74F7B" w:rsidP="00D74F7B">
      <w:pPr>
        <w:pStyle w:val="Priest"/>
      </w:pPr>
      <w:r>
        <w:t>People:</w:t>
      </w:r>
    </w:p>
    <w:p w14:paraId="397A6F97" w14:textId="77777777" w:rsidR="00D74F7B" w:rsidRDefault="00D74F7B" w:rsidP="00D74F7B">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D74F7B" w14:paraId="539A742C" w14:textId="77777777" w:rsidTr="00FC3604">
        <w:trPr>
          <w:cantSplit/>
          <w:jc w:val="center"/>
        </w:trPr>
        <w:tc>
          <w:tcPr>
            <w:tcW w:w="3623" w:type="dxa"/>
          </w:tcPr>
          <w:p w14:paraId="2917C3BB" w14:textId="4378F0CC" w:rsidR="00D74F7B" w:rsidRDefault="00D74F7B" w:rsidP="009800DB">
            <w:pPr>
              <w:pStyle w:val="BodyNoIndent"/>
            </w:pPr>
            <w:r w:rsidRPr="007D1A2B">
              <w:t xml:space="preserve">Glory to </w:t>
            </w:r>
            <w:r w:rsidR="009800DB">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0FBCA88A" w14:textId="77777777" w:rsidR="00D74F7B" w:rsidRDefault="00D74F7B" w:rsidP="00FC3604">
            <w:pPr>
              <w:pStyle w:val="BodyNoIndent"/>
            </w:pPr>
            <w:r w:rsidRPr="007D1A2B">
              <w:t>Doxa Si Kyrié: Kyrie eleison:</w:t>
            </w:r>
            <w:r>
              <w:t xml:space="preserve"> </w:t>
            </w:r>
            <w:r w:rsidRPr="007D1A2B">
              <w:t>Kyrié eleison: Kyrié evlogison: Kyrié anapavson: Amen.</w:t>
            </w:r>
          </w:p>
        </w:tc>
      </w:tr>
    </w:tbl>
    <w:p w14:paraId="6767A51B" w14:textId="77777777" w:rsidR="00D74F7B" w:rsidRDefault="00D74F7B" w:rsidP="00D74F7B">
      <w:pPr>
        <w:pStyle w:val="Priest"/>
      </w:pPr>
    </w:p>
    <w:p w14:paraId="0E35F6F2" w14:textId="77777777" w:rsidR="00D74F7B" w:rsidRDefault="00D74F7B" w:rsidP="00D74F7B">
      <w:pPr>
        <w:pStyle w:val="Priest"/>
      </w:pPr>
      <w:r>
        <w:t>Reader:</w:t>
      </w:r>
    </w:p>
    <w:p w14:paraId="474F583D" w14:textId="77777777" w:rsidR="00D74F7B" w:rsidRDefault="00D74F7B" w:rsidP="00D74F7B">
      <w:pPr>
        <w:pStyle w:val="Body"/>
      </w:pPr>
      <w:r>
        <w:t>Pray for those who have care for the sacrifices, oblations, first fruits, oil, incense, coverings, reading books and altar vessels, that Christ our God reward them in the heavenly Jerusalem, and forgive us our sins.</w:t>
      </w:r>
    </w:p>
    <w:p w14:paraId="49F8EA16" w14:textId="77777777" w:rsidR="00D74F7B" w:rsidRDefault="00D74F7B" w:rsidP="00D74F7B">
      <w:pPr>
        <w:pStyle w:val="Priest"/>
      </w:pPr>
      <w:r>
        <w:t>People:</w:t>
      </w:r>
    </w:p>
    <w:p w14:paraId="6D39243B" w14:textId="77777777" w:rsidR="00D74F7B" w:rsidRDefault="00D74F7B" w:rsidP="00D74F7B">
      <w:pPr>
        <w:pStyle w:val="Body"/>
      </w:pPr>
      <w:r>
        <w:t>Lord have mercy.</w:t>
      </w:r>
    </w:p>
    <w:p w14:paraId="442FEE42" w14:textId="77777777" w:rsidR="00D74F7B" w:rsidRDefault="00D74F7B" w:rsidP="00D74F7B">
      <w:pPr>
        <w:pStyle w:val="Priest"/>
      </w:pPr>
      <w:r>
        <w:t>Reader:</w:t>
      </w:r>
    </w:p>
    <w:p w14:paraId="7DD4395B" w14:textId="77777777" w:rsidR="00D74F7B" w:rsidRDefault="00D74F7B" w:rsidP="00D74F7B">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51A96107" w14:textId="77777777" w:rsidR="00D74F7B" w:rsidRDefault="00D74F7B" w:rsidP="00D74F7B">
      <w:pPr>
        <w:pStyle w:val="Priest"/>
      </w:pPr>
      <w:r>
        <w:lastRenderedPageBreak/>
        <w:t>People:</w:t>
      </w:r>
    </w:p>
    <w:p w14:paraId="69FC24E1" w14:textId="77777777" w:rsidR="00D74F7B" w:rsidRDefault="00D74F7B" w:rsidP="00D74F7B">
      <w:pPr>
        <w:pStyle w:val="Body"/>
      </w:pPr>
      <w:r>
        <w:t>Lord have mercy.</w:t>
      </w:r>
    </w:p>
    <w:p w14:paraId="091FB5B1" w14:textId="77777777" w:rsidR="00D74F7B" w:rsidRDefault="00D74F7B" w:rsidP="00D74F7B">
      <w:pPr>
        <w:pStyle w:val="Priest"/>
      </w:pPr>
      <w:r>
        <w:t>Reader:</w:t>
      </w:r>
    </w:p>
    <w:p w14:paraId="2089F4A2" w14:textId="77777777" w:rsidR="00D74F7B" w:rsidRDefault="00D74F7B" w:rsidP="00D74F7B">
      <w:pPr>
        <w:pStyle w:val="Body"/>
      </w:pPr>
      <w:r>
        <w:t>Pray for our fathers the orthodox bishops in every place of the whole world, and the hegoumens, the priests, the deacons, and all the orders of the Church. That Christ our God may keep them from every evil, and forgive us our sins.</w:t>
      </w:r>
    </w:p>
    <w:p w14:paraId="677AC091" w14:textId="77777777" w:rsidR="00D74F7B" w:rsidRDefault="00D74F7B" w:rsidP="00D74F7B">
      <w:pPr>
        <w:pStyle w:val="Priest"/>
      </w:pPr>
      <w:r>
        <w:t>People:</w:t>
      </w:r>
    </w:p>
    <w:p w14:paraId="6B3A7315" w14:textId="77777777" w:rsidR="00D74F7B" w:rsidRDefault="00D74F7B" w:rsidP="00D74F7B">
      <w:pPr>
        <w:pStyle w:val="Body"/>
      </w:pPr>
      <w:r>
        <w:t>Lord have mercy.</w:t>
      </w:r>
    </w:p>
    <w:p w14:paraId="3C5DE8DC" w14:textId="77777777" w:rsidR="00D74F7B" w:rsidRDefault="00D74F7B" w:rsidP="00D74F7B">
      <w:pPr>
        <w:pStyle w:val="Priest"/>
      </w:pPr>
      <w:r>
        <w:t>Reader:</w:t>
      </w:r>
    </w:p>
    <w:p w14:paraId="79BB1FE7" w14:textId="77777777" w:rsidR="00D74F7B" w:rsidRDefault="00D74F7B" w:rsidP="00D74F7B">
      <w:pPr>
        <w:pStyle w:val="Body"/>
      </w:pPr>
      <w:r>
        <w:t>Pray for the rest of the Orthodox in every place of the whole world, that Christ our God confirm them in the orthodox faith, keep them from every evil all the days of their lives, and forgive us our sins.</w:t>
      </w:r>
    </w:p>
    <w:p w14:paraId="1AC3D4E9" w14:textId="77777777" w:rsidR="00D74F7B" w:rsidRDefault="00D74F7B" w:rsidP="00D74F7B">
      <w:pPr>
        <w:pStyle w:val="Priest"/>
      </w:pPr>
      <w:r>
        <w:t>People:</w:t>
      </w:r>
    </w:p>
    <w:p w14:paraId="65CBA903" w14:textId="77777777" w:rsidR="00D74F7B" w:rsidRDefault="00D74F7B" w:rsidP="00D74F7B">
      <w:pPr>
        <w:pStyle w:val="Body"/>
      </w:pPr>
      <w:r>
        <w:t xml:space="preserve">Lord have mercy </w:t>
      </w:r>
      <w:r w:rsidRPr="00C81817">
        <w:rPr>
          <w:rStyle w:val="RubricsChar"/>
        </w:rPr>
        <w:t>(in the long tune)</w:t>
      </w:r>
      <w:r>
        <w:t>.</w:t>
      </w:r>
    </w:p>
    <w:p w14:paraId="511FC509" w14:textId="77777777" w:rsidR="00D74F7B" w:rsidRDefault="00D74F7B" w:rsidP="00D74F7B">
      <w:pPr>
        <w:pStyle w:val="Priest"/>
      </w:pPr>
      <w:r>
        <w:t>Reader:</w:t>
      </w:r>
    </w:p>
    <w:p w14:paraId="4AD6C828" w14:textId="77777777" w:rsidR="00D74F7B" w:rsidRDefault="00D74F7B" w:rsidP="00D74F7B">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2CC970DD" w14:textId="77777777" w:rsidR="00D74F7B" w:rsidRDefault="00D74F7B" w:rsidP="00D74F7B">
      <w:pPr>
        <w:pStyle w:val="Priest"/>
      </w:pPr>
      <w:r>
        <w:t>People:</w:t>
      </w:r>
    </w:p>
    <w:p w14:paraId="46FB88F4" w14:textId="77777777" w:rsidR="00D74F7B" w:rsidRDefault="00D74F7B" w:rsidP="00D74F7B">
      <w:pPr>
        <w:pStyle w:val="Body"/>
      </w:pPr>
      <w:r>
        <w:t>Lord have mercy.</w:t>
      </w:r>
    </w:p>
    <w:p w14:paraId="3AC1DB19" w14:textId="77777777" w:rsidR="00D74F7B" w:rsidRDefault="00D74F7B" w:rsidP="00D74F7B">
      <w:pPr>
        <w:pStyle w:val="Priest"/>
      </w:pPr>
      <w:r>
        <w:t>Reader:</w:t>
      </w:r>
    </w:p>
    <w:p w14:paraId="39FF1B7C" w14:textId="77777777" w:rsidR="00D74F7B" w:rsidRDefault="00D74F7B" w:rsidP="00D74F7B">
      <w:pPr>
        <w:pStyle w:val="Body"/>
      </w:pPr>
      <w:r>
        <w:t>Pray for those who are standing in this place, and who are participating with us in prayer, that Christ our God keep them and guard them. Receive their prayers unto Him, and have mercy upon them, and forgive us our sins.</w:t>
      </w:r>
    </w:p>
    <w:p w14:paraId="0ACE2FE1" w14:textId="77777777" w:rsidR="00D74F7B" w:rsidRDefault="00D74F7B" w:rsidP="00D74F7B">
      <w:pPr>
        <w:pStyle w:val="Priest"/>
      </w:pPr>
      <w:r>
        <w:t>People:</w:t>
      </w:r>
    </w:p>
    <w:p w14:paraId="230F7753" w14:textId="77777777" w:rsidR="00D74F7B" w:rsidRDefault="00D74F7B" w:rsidP="00D74F7B">
      <w:pPr>
        <w:pStyle w:val="Body"/>
      </w:pPr>
      <w:r>
        <w:t>Lord have mercy.</w:t>
      </w:r>
    </w:p>
    <w:p w14:paraId="2361618D" w14:textId="77777777" w:rsidR="00D74F7B" w:rsidRDefault="00D74F7B" w:rsidP="00D74F7B">
      <w:pPr>
        <w:pStyle w:val="Priest"/>
      </w:pPr>
      <w:r>
        <w:t>Reader:</w:t>
      </w:r>
    </w:p>
    <w:p w14:paraId="69E8331D" w14:textId="77777777" w:rsidR="00D74F7B" w:rsidRDefault="00D74F7B" w:rsidP="00D74F7B">
      <w:pPr>
        <w:pStyle w:val="Body"/>
      </w:pPr>
      <w:r>
        <w:t>Pray for those who have bidden us to remember them, in our supplications and prayers, each one according to his name, that Christ our God may remember them in goodness at all times, and forgive us our sins.</w:t>
      </w:r>
    </w:p>
    <w:p w14:paraId="0BFDD806" w14:textId="77777777" w:rsidR="00D74F7B" w:rsidRDefault="00D74F7B" w:rsidP="00D74F7B">
      <w:pPr>
        <w:pStyle w:val="Priest"/>
      </w:pPr>
      <w:r>
        <w:t>People:</w:t>
      </w:r>
    </w:p>
    <w:p w14:paraId="245514A8" w14:textId="77777777" w:rsidR="00D74F7B" w:rsidRPr="00B351A5" w:rsidRDefault="00D74F7B" w:rsidP="00D74F7B">
      <w:pPr>
        <w:pStyle w:val="Body"/>
      </w:pPr>
      <w:r>
        <w:t>Lord have mercy.</w:t>
      </w:r>
    </w:p>
    <w:p w14:paraId="6F062687" w14:textId="77777777" w:rsidR="00D74F7B" w:rsidRDefault="00D74F7B" w:rsidP="00D74F7B">
      <w:pPr>
        <w:pStyle w:val="Priest"/>
      </w:pPr>
      <w:r>
        <w:t>Reader:</w:t>
      </w:r>
    </w:p>
    <w:p w14:paraId="5A00FD68" w14:textId="77777777" w:rsidR="00D74F7B" w:rsidRDefault="00D74F7B" w:rsidP="00D74F7B">
      <w:pPr>
        <w:pStyle w:val="Body"/>
      </w:pPr>
      <w:r>
        <w:t>Pray for the holy priesthood, and all the orthodox holy orders, that Christ our God may harken unto them, guard them, strengthen them, and have mercy upon them, and forgive us our sins.</w:t>
      </w:r>
    </w:p>
    <w:p w14:paraId="73065C10" w14:textId="77777777" w:rsidR="00D74F7B" w:rsidRDefault="00D74F7B" w:rsidP="00D74F7B">
      <w:pPr>
        <w:pStyle w:val="Priest"/>
      </w:pPr>
      <w:r>
        <w:lastRenderedPageBreak/>
        <w:t>People:</w:t>
      </w:r>
    </w:p>
    <w:p w14:paraId="5606D77C" w14:textId="77777777" w:rsidR="00D74F7B" w:rsidRDefault="00D74F7B" w:rsidP="00D74F7B">
      <w:pPr>
        <w:pStyle w:val="Body"/>
      </w:pPr>
      <w:r>
        <w:t>Lord have mercy.</w:t>
      </w:r>
    </w:p>
    <w:p w14:paraId="5F858BAF" w14:textId="77777777" w:rsidR="00D74F7B" w:rsidRDefault="00D74F7B" w:rsidP="00D74F7B">
      <w:pPr>
        <w:pStyle w:val="Priest"/>
      </w:pPr>
      <w:r>
        <w:t xml:space="preserve">Reader: </w:t>
      </w:r>
    </w:p>
    <w:p w14:paraId="214C9809" w14:textId="77777777" w:rsidR="00D74F7B" w:rsidRDefault="00D74F7B" w:rsidP="00D74F7B">
      <w:pPr>
        <w:pStyle w:val="Body"/>
      </w:pPr>
      <w:r>
        <w:t>Pray that Christ our God may have mercy upon us all.</w:t>
      </w:r>
    </w:p>
    <w:p w14:paraId="1271547C" w14:textId="77777777" w:rsidR="00D74F7B" w:rsidRDefault="00D74F7B" w:rsidP="00D74F7B">
      <w:pPr>
        <w:pStyle w:val="Priest"/>
      </w:pPr>
      <w:r>
        <w:t>People:</w:t>
      </w:r>
    </w:p>
    <w:p w14:paraId="20C2C9E7" w14:textId="77777777" w:rsidR="00D74F7B" w:rsidRDefault="00D74F7B" w:rsidP="00D74F7B">
      <w:pPr>
        <w:pStyle w:val="Body"/>
      </w:pPr>
      <w:r>
        <w:t xml:space="preserve">  Have mercy upon us, O God, the Father, the Pantocrator.</w:t>
      </w:r>
    </w:p>
    <w:p w14:paraId="6BC866E0" w14:textId="77777777" w:rsidR="00D74F7B" w:rsidRDefault="00D74F7B" w:rsidP="00D74F7B">
      <w:pPr>
        <w:pStyle w:val="Body"/>
      </w:pPr>
      <w:r>
        <w:t>{Have mercy upon us, O God, the Father, the Pantocrator.</w:t>
      </w:r>
    </w:p>
    <w:p w14:paraId="021F95EA" w14:textId="77777777" w:rsidR="00D74F7B" w:rsidRDefault="00D74F7B" w:rsidP="00D74F7B">
      <w:pPr>
        <w:pStyle w:val="Body"/>
      </w:pPr>
      <w:r>
        <w:t xml:space="preserve">  Have mercy upon us, O God, the Father, the Pantocrator.}</w:t>
      </w:r>
    </w:p>
    <w:p w14:paraId="10C6F320" w14:textId="77777777" w:rsidR="00D74F7B" w:rsidRDefault="00D74F7B" w:rsidP="00D74F7B">
      <w:pPr>
        <w:pStyle w:val="Priest"/>
      </w:pPr>
      <w:r>
        <w:t>Reader:</w:t>
      </w:r>
    </w:p>
    <w:p w14:paraId="3B69C02F" w14:textId="77777777" w:rsidR="00D74F7B" w:rsidRDefault="00D74F7B" w:rsidP="00D74F7B">
      <w:pPr>
        <w:pStyle w:val="Body"/>
      </w:pPr>
      <w:r>
        <w:t>Pray for this, our congregation, and for every congregation of the Orthodox (people), that Christ our God may bless them and conclude them in peace, and forgive us our sins.</w:t>
      </w:r>
    </w:p>
    <w:p w14:paraId="62FEA656" w14:textId="77777777" w:rsidR="00D74F7B" w:rsidRDefault="00D74F7B" w:rsidP="00D74F7B">
      <w:pPr>
        <w:pStyle w:val="Priest"/>
      </w:pPr>
      <w:r>
        <w:t>People:</w:t>
      </w:r>
    </w:p>
    <w:p w14:paraId="5E401439" w14:textId="77777777" w:rsidR="00D74F7B" w:rsidRDefault="00D74F7B" w:rsidP="00D74F7B">
      <w:pPr>
        <w:pStyle w:val="Body"/>
      </w:pPr>
      <w:r>
        <w:t>Lord have mercy.</w:t>
      </w:r>
    </w:p>
    <w:p w14:paraId="59853806" w14:textId="77777777" w:rsidR="00D74F7B" w:rsidRPr="005C7993" w:rsidRDefault="00D74F7B" w:rsidP="00D74F7B">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66C313BF" w14:textId="77777777" w:rsidR="00D74F7B" w:rsidRDefault="00D74F7B" w:rsidP="00D74F7B">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64D970DC" w14:textId="77777777" w:rsidR="00D74F7B" w:rsidRDefault="00D74F7B" w:rsidP="00D74F7B">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04CB8609" w14:textId="77777777" w:rsidR="00D74F7B" w:rsidRDefault="00D74F7B" w:rsidP="00D74F7B">
      <w:pPr>
        <w:pStyle w:val="Prose"/>
      </w:pPr>
      <w:r>
        <w:t>According to Your mercy, O Lord, and not according to our sins.</w:t>
      </w:r>
    </w:p>
    <w:p w14:paraId="0EE1C025" w14:textId="77777777" w:rsidR="00D74F7B" w:rsidRDefault="00D74F7B" w:rsidP="00D74F7B">
      <w:pPr>
        <w:pStyle w:val="Prose"/>
      </w:pPr>
    </w:p>
    <w:p w14:paraId="0594F9C0" w14:textId="77777777" w:rsidR="00D74F7B" w:rsidRDefault="00D74F7B" w:rsidP="00D74F7B">
      <w:pPr>
        <w:pStyle w:val="Prose"/>
      </w:pPr>
      <w:r>
        <w:t>Our Father Who art in Heaven...</w:t>
      </w:r>
    </w:p>
    <w:p w14:paraId="3F3DF7F7" w14:textId="77777777" w:rsidR="00D74F7B" w:rsidRDefault="00D74F7B" w:rsidP="00D74F7B">
      <w:pPr>
        <w:pStyle w:val="Rubric"/>
      </w:pPr>
      <w:r w:rsidRPr="005C7993">
        <w:t>Then shall this absolution be said,</w:t>
      </w:r>
    </w:p>
    <w:p w14:paraId="475EA7EE" w14:textId="77777777" w:rsidR="00D74F7B" w:rsidRDefault="00D74F7B" w:rsidP="00D74F7B">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155D3034" w14:textId="77777777" w:rsidR="00D74F7B" w:rsidRDefault="00D74F7B" w:rsidP="00D74F7B">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30EED18" w14:textId="77777777" w:rsidR="00D74F7B" w:rsidRPr="00D3514A" w:rsidRDefault="00D74F7B" w:rsidP="00D74F7B">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5EAA8004" w14:textId="77777777" w:rsidR="00D74F7B" w:rsidRDefault="00D74F7B" w:rsidP="00D74F7B">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DFE1289" w14:textId="77777777" w:rsidR="00D74F7B" w:rsidRDefault="00D74F7B" w:rsidP="00D74F7B">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719FFFE" w14:textId="77777777" w:rsidR="00D74F7B" w:rsidRDefault="00D74F7B" w:rsidP="00D74F7B">
      <w:pPr>
        <w:pStyle w:val="Prose"/>
      </w:pPr>
      <w:r>
        <w:t>Our Father…</w:t>
      </w:r>
    </w:p>
    <w:p w14:paraId="4631477E" w14:textId="73D35FAC" w:rsidR="003A7286" w:rsidRDefault="00D74F7B" w:rsidP="00686912">
      <w:pPr>
        <w:pStyle w:val="Rubrics0"/>
      </w:pPr>
      <w:r>
        <w:t xml:space="preserve">The people may continue with the Sixth hour, as usual, before departing. </w:t>
      </w:r>
      <w:bookmarkStart w:id="918" w:name="_Toc410196195"/>
      <w:bookmarkStart w:id="919" w:name="_Toc410196437"/>
      <w:bookmarkStart w:id="920" w:name="_Toc410196939"/>
    </w:p>
    <w:p w14:paraId="4EBF4F58" w14:textId="77777777" w:rsidR="00686912" w:rsidRDefault="00686912" w:rsidP="003A7286">
      <w:pPr>
        <w:sectPr w:rsidR="00686912" w:rsidSect="001C41A6">
          <w:pgSz w:w="11880" w:h="15480" w:code="1"/>
          <w:pgMar w:top="1080" w:right="1440" w:bottom="1440" w:left="1080" w:header="720" w:footer="720" w:gutter="504"/>
          <w:cols w:space="720"/>
          <w:docGrid w:linePitch="360"/>
        </w:sectPr>
      </w:pPr>
    </w:p>
    <w:p w14:paraId="6B9081D1" w14:textId="305883A6" w:rsidR="003A7286" w:rsidRDefault="003A7286" w:rsidP="003A7286"/>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E3884D1" w14:textId="09063238" w:rsidR="00495F1A" w:rsidRDefault="00495F1A" w:rsidP="003A7286">
      <w:pPr>
        <w:pStyle w:val="Heading1"/>
      </w:pPr>
      <w:bookmarkStart w:id="921" w:name="_Toc437373012"/>
      <w:r>
        <w:t>The Book of the Psalter</w:t>
      </w:r>
      <w:bookmarkEnd w:id="918"/>
      <w:bookmarkEnd w:id="919"/>
      <w:bookmarkEnd w:id="920"/>
      <w:bookmarkEnd w:id="921"/>
    </w:p>
    <w:p w14:paraId="4C8AEBE6" w14:textId="77777777" w:rsidR="00686912" w:rsidRDefault="00686912" w:rsidP="0044639B">
      <w:pPr>
        <w:sectPr w:rsidR="00686912" w:rsidSect="00686912">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bookmarkStart w:id="922" w:name="_Ref436247728"/>
        <w:tc>
          <w:tcPr>
            <w:tcW w:w="3024" w:type="dxa"/>
          </w:tcPr>
          <w:p w14:paraId="02E2129D"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5F0D4B2" w14:textId="77777777" w:rsidR="00B50C35" w:rsidRDefault="00B50C35" w:rsidP="00B50C35">
            <w:r>
              <w:t>The Psalms</w:t>
            </w:r>
          </w:p>
          <w:p w14:paraId="47B9D06E" w14:textId="1C762571" w:rsidR="00CB700D" w:rsidRDefault="00B50C35" w:rsidP="00336170">
            <w:r>
              <w:t>Kathisma 1</w:t>
            </w:r>
            <w:bookmarkEnd w:id="922"/>
            <w:r w:rsidR="00D016DC">
              <w:fldChar w:fldCharType="end"/>
            </w:r>
          </w:p>
        </w:tc>
        <w:tc>
          <w:tcPr>
            <w:tcW w:w="3024" w:type="dxa"/>
          </w:tcPr>
          <w:p w14:paraId="3E7DF9CE" w14:textId="2EBF894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B50C35" w:rsidRPr="00AB1781">
              <w:t>K</w:t>
            </w:r>
            <w:r w:rsidR="00B50C35">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B50C35">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57AB61B8"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B50C35">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B50C35" w:rsidRPr="00AB1781">
              <w:t>K</w:t>
            </w:r>
            <w:r w:rsidR="00B50C35">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64D0A87B" w:rsidR="00CB700D" w:rsidRDefault="00CB700D" w:rsidP="0044639B">
            <w:r>
              <w:fldChar w:fldCharType="begin"/>
            </w:r>
            <w:r>
              <w:instrText xml:space="preserve"> REF _Ref435438548 \h </w:instrText>
            </w:r>
            <w:r w:rsidR="00336170">
              <w:instrText xml:space="preserve"> \* MERGEFORMAT </w:instrText>
            </w:r>
            <w:r>
              <w:fldChar w:fldCharType="separate"/>
            </w:r>
            <w:r w:rsidR="00B50C35" w:rsidRPr="00AB1781">
              <w:t>K</w:t>
            </w:r>
            <w:r w:rsidR="00B50C35">
              <w:t>athisma 6</w:t>
            </w:r>
            <w:r>
              <w:fldChar w:fldCharType="end"/>
            </w:r>
          </w:p>
        </w:tc>
        <w:tc>
          <w:tcPr>
            <w:tcW w:w="3024" w:type="dxa"/>
          </w:tcPr>
          <w:p w14:paraId="082B149A" w14:textId="2B1A5C07"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B50C35">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B50C35" w:rsidRPr="00AB1781">
              <w:t>K</w:t>
            </w:r>
            <w:r w:rsidR="00B50C35">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2D4940C6" w:rsidR="00CB700D" w:rsidRDefault="00CB700D" w:rsidP="0044639B">
            <w:r>
              <w:fldChar w:fldCharType="begin"/>
            </w:r>
            <w:r>
              <w:instrText xml:space="preserve"> REF _Ref435438574 \h </w:instrText>
            </w:r>
            <w:r w:rsidR="00336170">
              <w:instrText xml:space="preserve"> \* MERGEFORMAT </w:instrText>
            </w:r>
            <w:r>
              <w:fldChar w:fldCharType="separate"/>
            </w:r>
            <w:r w:rsidR="00B50C35" w:rsidRPr="00AB1781">
              <w:t>K</w:t>
            </w:r>
            <w:r w:rsidR="00B50C35">
              <w:t>athisma 9</w:t>
            </w:r>
            <w:r>
              <w:fldChar w:fldCharType="end"/>
            </w:r>
          </w:p>
        </w:tc>
        <w:tc>
          <w:tcPr>
            <w:tcW w:w="3024" w:type="dxa"/>
          </w:tcPr>
          <w:p w14:paraId="223BE2C2" w14:textId="2CB36184"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78B0C7DC"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B50C35">
              <w:t>Kathisma 12</w:t>
            </w:r>
            <w:r w:rsidRPr="00926985">
              <w:fldChar w:fldCharType="end"/>
            </w:r>
          </w:p>
        </w:tc>
        <w:tc>
          <w:tcPr>
            <w:tcW w:w="3024" w:type="dxa"/>
          </w:tcPr>
          <w:p w14:paraId="353A9FDD" w14:textId="0D79C6B9"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13C94F85" w:rsidR="00CB700D" w:rsidRDefault="00CB700D" w:rsidP="0044639B">
            <w:r>
              <w:fldChar w:fldCharType="begin"/>
            </w:r>
            <w:r>
              <w:instrText xml:space="preserve"> REF _Ref435438622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3024" w:type="dxa"/>
          </w:tcPr>
          <w:p w14:paraId="6DD26E94" w14:textId="6B755191"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B50C35">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EC70ACF" w:rsidR="00CB700D" w:rsidRDefault="00D016DC" w:rsidP="0044639B">
            <w:r>
              <w:fldChar w:fldCharType="begin"/>
            </w:r>
            <w:r>
              <w:instrText xml:space="preserve"> REF _Ref435990063 \h </w:instrText>
            </w:r>
            <w:r w:rsidR="00336170">
              <w:instrText xml:space="preserve"> \* MERGEFORMAT </w:instrText>
            </w:r>
            <w:r>
              <w:fldChar w:fldCharType="separate"/>
            </w:r>
            <w:r w:rsidR="00B50C35">
              <w:t>Kathisma 18</w:t>
            </w:r>
            <w:r>
              <w:fldChar w:fldCharType="end"/>
            </w:r>
          </w:p>
        </w:tc>
        <w:tc>
          <w:tcPr>
            <w:tcW w:w="3024" w:type="dxa"/>
          </w:tcPr>
          <w:p w14:paraId="0F5729C0" w14:textId="7BCD5BD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B50C35" w:rsidRPr="00AB1781">
              <w:t>K</w:t>
            </w:r>
            <w:r w:rsidR="00B50C35">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bookmarkStart w:id="923" w:name="_Ref436247799"/>
        <w:tc>
          <w:tcPr>
            <w:tcW w:w="3024" w:type="dxa"/>
          </w:tcPr>
          <w:p w14:paraId="65368E40" w14:textId="77777777" w:rsidR="00B50C35" w:rsidRDefault="000B1D6D" w:rsidP="00B50C35">
            <w:r>
              <w:rPr>
                <w:rFonts w:eastAsiaTheme="majorEastAsia" w:cstheme="majorBidi"/>
                <w:b/>
                <w:bCs/>
                <w:sz w:val="28"/>
              </w:rPr>
              <w:fldChar w:fldCharType="begin"/>
            </w:r>
            <w:r>
              <w:instrText xml:space="preserve"> REF _Ref435989970 \h </w:instrText>
            </w:r>
            <w:r w:rsidR="00AB3348">
              <w:instrText xml:space="preserve"> \* MERGEFORMAT </w:instrText>
            </w:r>
            <w:r>
              <w:rPr>
                <w:rFonts w:eastAsiaTheme="majorEastAsia" w:cstheme="majorBidi"/>
                <w:b/>
                <w:bCs/>
                <w:sz w:val="28"/>
              </w:rPr>
            </w:r>
            <w:r>
              <w:rPr>
                <w:rFonts w:eastAsiaTheme="majorEastAsia" w:cstheme="majorBidi"/>
                <w:b/>
                <w:bCs/>
                <w:sz w:val="28"/>
              </w:rPr>
              <w:fldChar w:fldCharType="separate"/>
            </w:r>
            <w:bookmarkEnd w:id="923"/>
            <w:r w:rsidR="00B50C35">
              <w:br w:type="page"/>
            </w:r>
          </w:p>
          <w:p w14:paraId="78FC26C8" w14:textId="77777777" w:rsidR="00B50C35" w:rsidRDefault="00B50C35" w:rsidP="00B50C35">
            <w:r>
              <w:t>The Psalms</w:t>
            </w:r>
          </w:p>
          <w:p w14:paraId="41B01B19" w14:textId="6CC5EA7E" w:rsidR="000B1D6D" w:rsidRDefault="00B50C35" w:rsidP="00AB3348">
            <w:r>
              <w:t>Kathisma 1</w:t>
            </w:r>
            <w:r w:rsidR="000B1D6D">
              <w:fldChar w:fldCharType="end"/>
            </w:r>
          </w:p>
        </w:tc>
        <w:tc>
          <w:tcPr>
            <w:tcW w:w="3024" w:type="dxa"/>
          </w:tcPr>
          <w:p w14:paraId="1C0C5D94" w14:textId="6C7360D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B50C35" w:rsidRPr="00AB1781">
              <w:t>K</w:t>
            </w:r>
            <w:r w:rsidR="00B50C35">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71DB5D7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B50C35">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B50C35" w:rsidRPr="00AB1781">
              <w:t>K</w:t>
            </w:r>
            <w:r w:rsidR="00B50C35">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B50C35" w:rsidRPr="00AB1781">
              <w:t>K</w:t>
            </w:r>
            <w:r w:rsidR="00B50C35">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079DC62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E6A0F7" w14:textId="2BC98120"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B50C35">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B50C35" w:rsidRPr="00AB1781">
              <w:t>K</w:t>
            </w:r>
            <w:r w:rsidR="00B50C35">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B50C35" w:rsidRPr="00AB1781">
              <w:t>K</w:t>
            </w:r>
            <w:r w:rsidR="00B50C35">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6C6B821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EAD97E5" w14:textId="7DCE0ED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B50C35">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51CC7C4"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14C76F95" w14:textId="0E3D53D5"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B50C35" w:rsidRPr="00AB1781">
              <w:t>K</w:t>
            </w:r>
            <w:r w:rsidR="00B50C35">
              <w:t>athisma</w:t>
            </w:r>
            <w:r w:rsidR="00B50C35" w:rsidRPr="00AB1781">
              <w:t xml:space="preserve"> 1</w:t>
            </w:r>
            <w:r w:rsidR="00B50C35">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1C5BF56" w:rsidR="000B1D6D" w:rsidRDefault="002F2287"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23EDA40F" w14:textId="08A69857"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B50C35">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B50C35">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A2EEF3C" w:rsidR="000B1D6D" w:rsidRDefault="000B1D6D" w:rsidP="000B1D6D">
            <w:r>
              <w:fldChar w:fldCharType="begin"/>
            </w:r>
            <w:r>
              <w:instrText xml:space="preserve"> REF _Ref435990063 \h </w:instrText>
            </w:r>
            <w:r w:rsidR="00AB3348">
              <w:instrText xml:space="preserve"> \* MERGEFORMAT </w:instrText>
            </w:r>
            <w:r>
              <w:fldChar w:fldCharType="separate"/>
            </w:r>
            <w:r w:rsidR="00B50C35">
              <w:t>Kathisma 18</w:t>
            </w:r>
            <w:r>
              <w:fldChar w:fldCharType="end"/>
            </w:r>
          </w:p>
        </w:tc>
        <w:tc>
          <w:tcPr>
            <w:tcW w:w="3024" w:type="dxa"/>
          </w:tcPr>
          <w:p w14:paraId="0484B885" w14:textId="19DA37E5" w:rsidR="000B1D6D" w:rsidRDefault="000B1D6D" w:rsidP="00336170">
            <w:r>
              <w:fldChar w:fldCharType="begin"/>
            </w:r>
            <w:r>
              <w:instrText xml:space="preserve"> REF _Ref435438658 \h </w:instrText>
            </w:r>
            <w:r w:rsidR="00AB3348">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B50C35" w:rsidRPr="00AB1781">
              <w:t>K</w:t>
            </w:r>
            <w:r w:rsidR="00B50C35">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2F2A3505" w:rsidR="0023608C" w:rsidRDefault="0023608C" w:rsidP="00D016DC">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0AB54B9E" w14:textId="6CB886D5" w:rsidR="0023608C" w:rsidRDefault="00D016DC" w:rsidP="00860FCB">
            <w:pPr>
              <w:jc w:val="left"/>
            </w:pPr>
            <w:r>
              <w:fldChar w:fldCharType="begin"/>
            </w:r>
            <w:r>
              <w:instrText xml:space="preserve"> REF _Ref435989991 \h </w:instrText>
            </w:r>
            <w:r>
              <w:fldChar w:fldCharType="separate"/>
            </w:r>
            <w:r w:rsidR="00B50C35">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B50C35" w:rsidRPr="00AB1781">
              <w:t>K</w:t>
            </w:r>
            <w:r w:rsidR="00B50C35">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B50C35" w:rsidRPr="00AB1781">
              <w:t>K</w:t>
            </w:r>
            <w:r w:rsidR="00B50C35">
              <w:t>athisma 6</w:t>
            </w:r>
            <w:r w:rsidR="0023608C">
              <w:fldChar w:fldCharType="end"/>
            </w:r>
          </w:p>
          <w:p w14:paraId="2DD9DAC1" w14:textId="6673FCC7" w:rsidR="0023608C" w:rsidRDefault="0023608C" w:rsidP="00860FCB">
            <w:pPr>
              <w:jc w:val="left"/>
            </w:pPr>
          </w:p>
        </w:tc>
        <w:tc>
          <w:tcPr>
            <w:tcW w:w="1210" w:type="dxa"/>
          </w:tcPr>
          <w:p w14:paraId="4AF0757E" w14:textId="50AA3C58" w:rsidR="0023608C" w:rsidRDefault="0023608C" w:rsidP="0044639B"/>
        </w:tc>
        <w:tc>
          <w:tcPr>
            <w:tcW w:w="1357" w:type="dxa"/>
          </w:tcPr>
          <w:p w14:paraId="05D831AD" w14:textId="1C104015" w:rsidR="0023608C" w:rsidRDefault="00D016DC" w:rsidP="0044639B">
            <w:r>
              <w:fldChar w:fldCharType="begin"/>
            </w:r>
            <w:r>
              <w:instrText xml:space="preserve"> REF _Ref435990010 \h </w:instrText>
            </w:r>
            <w:r>
              <w:fldChar w:fldCharType="separate"/>
            </w:r>
            <w:r w:rsidR="00B50C35">
              <w:t>Kathisma 7</w:t>
            </w:r>
            <w:r>
              <w:fldChar w:fldCharType="end"/>
            </w:r>
          </w:p>
        </w:tc>
        <w:tc>
          <w:tcPr>
            <w:tcW w:w="1357" w:type="dxa"/>
          </w:tcPr>
          <w:p w14:paraId="51F67796" w14:textId="1D01A3D7" w:rsidR="0023608C" w:rsidRDefault="0023608C" w:rsidP="0044639B">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296" w:type="dxa"/>
          </w:tcPr>
          <w:p w14:paraId="7756A91A" w14:textId="62F726C6" w:rsidR="0023608C" w:rsidRDefault="0023608C" w:rsidP="0044639B">
            <w:r>
              <w:fldChar w:fldCharType="begin"/>
            </w:r>
            <w:r>
              <w:instrText xml:space="preserve"> REF _Ref435438574 \h  \* MERGEFORMAT </w:instrText>
            </w:r>
            <w:r>
              <w:fldChar w:fldCharType="separate"/>
            </w:r>
            <w:r w:rsidR="00B50C35" w:rsidRPr="00AB1781">
              <w:t>K</w:t>
            </w:r>
            <w:r w:rsidR="00B50C35">
              <w:t>athisma 9</w:t>
            </w:r>
            <w:r>
              <w:fldChar w:fldCharType="end"/>
            </w:r>
          </w:p>
        </w:tc>
        <w:tc>
          <w:tcPr>
            <w:tcW w:w="1224" w:type="dxa"/>
          </w:tcPr>
          <w:p w14:paraId="2F051557" w14:textId="59D71EFD"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66EC679D"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B50C35">
              <w:t>Kathisma 12</w:t>
            </w:r>
            <w:r w:rsidR="00D016DC">
              <w:fldChar w:fldCharType="end"/>
            </w:r>
            <w:r>
              <w:t xml:space="preserve"> </w:t>
            </w:r>
          </w:p>
        </w:tc>
        <w:tc>
          <w:tcPr>
            <w:tcW w:w="1210" w:type="dxa"/>
          </w:tcPr>
          <w:p w14:paraId="58733603" w14:textId="6D9A8422" w:rsidR="0023608C" w:rsidRDefault="0023608C" w:rsidP="0044639B">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57" w:type="dxa"/>
          </w:tcPr>
          <w:p w14:paraId="56EBED07" w14:textId="5BCBFA1F" w:rsidR="0023608C" w:rsidRDefault="0023608C" w:rsidP="0044639B">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p>
        </w:tc>
        <w:tc>
          <w:tcPr>
            <w:tcW w:w="1357" w:type="dxa"/>
          </w:tcPr>
          <w:p w14:paraId="33F0FA83" w14:textId="3B475526" w:rsidR="0023608C" w:rsidRDefault="0023608C" w:rsidP="0044639B">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96" w:type="dxa"/>
          </w:tcPr>
          <w:p w14:paraId="3EC74CAE" w14:textId="73686A20" w:rsidR="0023608C" w:rsidRDefault="00D016DC" w:rsidP="0044639B">
            <w:r>
              <w:fldChar w:fldCharType="begin"/>
            </w:r>
            <w:r>
              <w:instrText xml:space="preserve"> REF _Ref435990049 \h </w:instrText>
            </w:r>
            <w:r>
              <w:fldChar w:fldCharType="separate"/>
            </w:r>
            <w:r w:rsidR="00B50C35">
              <w:t>Kathisma 17</w:t>
            </w:r>
            <w:r>
              <w:fldChar w:fldCharType="end"/>
            </w:r>
          </w:p>
        </w:tc>
        <w:tc>
          <w:tcPr>
            <w:tcW w:w="1224" w:type="dxa"/>
          </w:tcPr>
          <w:p w14:paraId="2242B4C0" w14:textId="44CC6313"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924" w:name="_Ref436249450"/>
        <w:tc>
          <w:tcPr>
            <w:tcW w:w="1440" w:type="dxa"/>
          </w:tcPr>
          <w:p w14:paraId="77B3BCC3" w14:textId="77777777" w:rsidR="00B50C35" w:rsidRDefault="0023608C" w:rsidP="00B50C35">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r>
              <w:t>,</w:t>
            </w:r>
            <w:bookmarkEnd w:id="924"/>
            <w:r>
              <w:t xml:space="preserve"> </w:t>
            </w:r>
            <w:r w:rsidR="00D016DC">
              <w:rPr>
                <w:rFonts w:eastAsiaTheme="majorEastAsia" w:cstheme="majorBidi"/>
                <w:b/>
                <w:bCs/>
                <w:sz w:val="28"/>
              </w:rPr>
              <w:fldChar w:fldCharType="begin"/>
            </w:r>
            <w:r w:rsidR="00D016DC">
              <w:instrText xml:space="preserve"> REF _Ref435989970 \h </w:instrText>
            </w:r>
            <w:r w:rsidR="00336170">
              <w:instrText xml:space="preserve"> \* MERGEFORMAT </w:instrText>
            </w:r>
            <w:r w:rsidR="00D016DC">
              <w:rPr>
                <w:rFonts w:eastAsiaTheme="majorEastAsia" w:cstheme="majorBidi"/>
                <w:b/>
                <w:bCs/>
                <w:sz w:val="28"/>
              </w:rPr>
            </w:r>
            <w:r w:rsidR="00D016DC">
              <w:rPr>
                <w:rFonts w:eastAsiaTheme="majorEastAsia" w:cstheme="majorBidi"/>
                <w:b/>
                <w:bCs/>
                <w:sz w:val="28"/>
              </w:rPr>
              <w:fldChar w:fldCharType="separate"/>
            </w:r>
            <w:r w:rsidR="00B50C35">
              <w:br w:type="page"/>
            </w:r>
          </w:p>
          <w:p w14:paraId="455D8052" w14:textId="77777777" w:rsidR="00B50C35" w:rsidRDefault="00B50C35" w:rsidP="00B50C35">
            <w:r>
              <w:t>The Psalms</w:t>
            </w:r>
          </w:p>
          <w:p w14:paraId="7309AC0B" w14:textId="7F57562D" w:rsidR="0023608C" w:rsidRDefault="00B50C35" w:rsidP="00336170">
            <w:r>
              <w:t>Kathisma 1</w:t>
            </w:r>
            <w:r w:rsidR="00D016DC">
              <w:fldChar w:fldCharType="end"/>
            </w:r>
          </w:p>
        </w:tc>
        <w:tc>
          <w:tcPr>
            <w:tcW w:w="1210" w:type="dxa"/>
          </w:tcPr>
          <w:p w14:paraId="1D3E8CCC" w14:textId="38947BFF" w:rsidR="0023608C" w:rsidRDefault="0023608C" w:rsidP="0044639B">
            <w:r>
              <w:fldChar w:fldCharType="begin"/>
            </w:r>
            <w:r>
              <w:instrText xml:space="preserve"> REF _Ref435438475 \h </w:instrText>
            </w:r>
            <w:r w:rsidR="00860FCB">
              <w:instrText xml:space="preserve"> \* MERGEFORMAT </w:instrText>
            </w:r>
            <w:r>
              <w:fldChar w:fldCharType="separate"/>
            </w:r>
            <w:r w:rsidR="00B50C35" w:rsidRPr="00AB1781">
              <w:t>K</w:t>
            </w:r>
            <w:r w:rsidR="00B50C35">
              <w:t>athisma 2</w:t>
            </w:r>
            <w:r>
              <w:fldChar w:fldCharType="end"/>
            </w:r>
          </w:p>
        </w:tc>
        <w:tc>
          <w:tcPr>
            <w:tcW w:w="1357" w:type="dxa"/>
          </w:tcPr>
          <w:p w14:paraId="03AC3DB0" w14:textId="3365BE47" w:rsidR="0023608C" w:rsidRDefault="0023608C" w:rsidP="0044639B">
            <w:r>
              <w:fldChar w:fldCharType="begin"/>
            </w:r>
            <w:r>
              <w:instrText xml:space="preserve"> REF _Ref435438484 \h </w:instrText>
            </w:r>
            <w:r w:rsidR="00860FCB">
              <w:instrText xml:space="preserve"> \* MERGEFORMAT </w:instrText>
            </w:r>
            <w:r>
              <w:fldChar w:fldCharType="separate"/>
            </w:r>
            <w:r w:rsidR="00B50C35" w:rsidRPr="00AB1781">
              <w:t>K</w:t>
            </w:r>
            <w:r w:rsidR="00B50C35">
              <w:t>athisma 3</w:t>
            </w:r>
            <w:r>
              <w:fldChar w:fldCharType="end"/>
            </w:r>
          </w:p>
        </w:tc>
        <w:tc>
          <w:tcPr>
            <w:tcW w:w="1357" w:type="dxa"/>
          </w:tcPr>
          <w:p w14:paraId="01C738AC" w14:textId="0D617EE0" w:rsidR="0023608C" w:rsidRDefault="00D016DC" w:rsidP="0044639B">
            <w:r>
              <w:fldChar w:fldCharType="begin"/>
            </w:r>
            <w:r>
              <w:instrText xml:space="preserve"> REF _Ref435989991 \h </w:instrText>
            </w:r>
            <w:r>
              <w:fldChar w:fldCharType="separate"/>
            </w:r>
            <w:r w:rsidR="00B50C35">
              <w:t>Kathisma 4</w:t>
            </w:r>
            <w:r>
              <w:fldChar w:fldCharType="end"/>
            </w:r>
          </w:p>
        </w:tc>
        <w:tc>
          <w:tcPr>
            <w:tcW w:w="1296" w:type="dxa"/>
          </w:tcPr>
          <w:p w14:paraId="52D5C6A5" w14:textId="28B4576A" w:rsidR="0023608C" w:rsidRDefault="0023608C" w:rsidP="0044639B">
            <w:r>
              <w:fldChar w:fldCharType="begin"/>
            </w:r>
            <w:r>
              <w:instrText xml:space="preserve"> REF _Ref435438533 \h </w:instrText>
            </w:r>
            <w:r w:rsidR="00860FCB">
              <w:instrText xml:space="preserve"> \* MERGEFORMAT </w:instrText>
            </w:r>
            <w:r>
              <w:fldChar w:fldCharType="separate"/>
            </w:r>
            <w:r w:rsidR="00B50C35" w:rsidRPr="00AB1781">
              <w:t>K</w:t>
            </w:r>
            <w:r w:rsidR="00B50C35">
              <w:t>athisma 5</w:t>
            </w:r>
            <w:r>
              <w:fldChar w:fldCharType="end"/>
            </w:r>
          </w:p>
        </w:tc>
        <w:tc>
          <w:tcPr>
            <w:tcW w:w="1224" w:type="dxa"/>
          </w:tcPr>
          <w:p w14:paraId="168D1BA3" w14:textId="0A77F419"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383E71E"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B50C35" w:rsidRPr="00AB1781">
              <w:t>K</w:t>
            </w:r>
            <w:r w:rsidR="00B50C35">
              <w:t>athisma 6</w:t>
            </w:r>
            <w:r>
              <w:fldChar w:fldCharType="end"/>
            </w:r>
            <w:r>
              <w:t xml:space="preserve">, </w:t>
            </w:r>
            <w:r w:rsidR="00D016DC">
              <w:fldChar w:fldCharType="begin"/>
            </w:r>
            <w:r w:rsidR="00D016DC">
              <w:instrText xml:space="preserve"> REF _Ref435990010 \h </w:instrText>
            </w:r>
            <w:r w:rsidR="00D016DC">
              <w:fldChar w:fldCharType="separate"/>
            </w:r>
            <w:r w:rsidR="00B50C35">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B50C35" w:rsidRPr="00AB1781">
              <w:t>K</w:t>
            </w:r>
            <w:r w:rsidR="00B50C35">
              <w:t>athisma 8</w:t>
            </w:r>
            <w:r>
              <w:fldChar w:fldCharType="end"/>
            </w:r>
          </w:p>
        </w:tc>
        <w:tc>
          <w:tcPr>
            <w:tcW w:w="1210" w:type="dxa"/>
          </w:tcPr>
          <w:p w14:paraId="2793AF29" w14:textId="0D64B9A6" w:rsidR="0023608C" w:rsidRDefault="0023608C" w:rsidP="0044639B">
            <w:r>
              <w:fldChar w:fldCharType="begin"/>
            </w:r>
            <w:r>
              <w:instrText xml:space="preserve"> REF _Ref435438574 \h </w:instrText>
            </w:r>
            <w:r w:rsidR="00860FCB">
              <w:instrText xml:space="preserve"> \* MERGEFORMAT </w:instrText>
            </w:r>
            <w:r>
              <w:fldChar w:fldCharType="separate"/>
            </w:r>
            <w:r w:rsidR="00B50C35" w:rsidRPr="00AB1781">
              <w:t>K</w:t>
            </w:r>
            <w:r w:rsidR="00B50C35">
              <w:t>athisma 9</w:t>
            </w:r>
            <w:r>
              <w:fldChar w:fldCharType="end"/>
            </w:r>
          </w:p>
        </w:tc>
        <w:tc>
          <w:tcPr>
            <w:tcW w:w="1357" w:type="dxa"/>
          </w:tcPr>
          <w:p w14:paraId="67B3861E" w14:textId="6C32C362" w:rsidR="0023608C" w:rsidRDefault="0023608C" w:rsidP="0044639B">
            <w:r>
              <w:fldChar w:fldCharType="begin"/>
            </w:r>
            <w:r>
              <w:instrText xml:space="preserve"> REF _Ref435438582 \h </w:instrText>
            </w:r>
            <w:r w:rsidR="00860FCB">
              <w:instrText xml:space="preserve"> \* MERGEFORMAT </w:instrText>
            </w:r>
            <w:r>
              <w:fldChar w:fldCharType="separate"/>
            </w:r>
            <w:r w:rsidR="00B50C35" w:rsidRPr="00AB1781">
              <w:t>K</w:t>
            </w:r>
            <w:r w:rsidR="00B50C35">
              <w:t>athisma 10</w:t>
            </w:r>
            <w:r>
              <w:fldChar w:fldCharType="end"/>
            </w:r>
          </w:p>
        </w:tc>
        <w:tc>
          <w:tcPr>
            <w:tcW w:w="1357" w:type="dxa"/>
          </w:tcPr>
          <w:p w14:paraId="6D2D1F03" w14:textId="727E7BA3" w:rsidR="0023608C" w:rsidRDefault="0023608C" w:rsidP="0044639B">
            <w:r>
              <w:fldChar w:fldCharType="begin"/>
            </w:r>
            <w:r>
              <w:instrText xml:space="preserve"> REF _Ref435438587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296" w:type="dxa"/>
          </w:tcPr>
          <w:p w14:paraId="770BA86D" w14:textId="7306C33B" w:rsidR="0023608C" w:rsidRDefault="00D016DC" w:rsidP="0044639B">
            <w:r>
              <w:fldChar w:fldCharType="begin"/>
            </w:r>
            <w:r>
              <w:instrText xml:space="preserve"> REF _Ref435990025 \h </w:instrText>
            </w:r>
            <w:r>
              <w:fldChar w:fldCharType="separate"/>
            </w:r>
            <w:r w:rsidR="00B50C35">
              <w:t>Kathisma 12</w:t>
            </w:r>
            <w:r>
              <w:fldChar w:fldCharType="end"/>
            </w:r>
          </w:p>
        </w:tc>
        <w:tc>
          <w:tcPr>
            <w:tcW w:w="1224" w:type="dxa"/>
          </w:tcPr>
          <w:p w14:paraId="0145692B" w14:textId="665A0F28" w:rsidR="0023608C" w:rsidRDefault="00D016DC" w:rsidP="00336170">
            <w:r>
              <w:fldChar w:fldCharType="begin"/>
            </w:r>
            <w:r>
              <w:instrText xml:space="preserve"> REF _Ref435990063 \h </w:instrText>
            </w:r>
            <w:r>
              <w:fldChar w:fldCharType="separate"/>
            </w:r>
            <w:r w:rsidR="00B50C35">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038FD2C1"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210" w:type="dxa"/>
          </w:tcPr>
          <w:p w14:paraId="31804D6D" w14:textId="3E542D50" w:rsidR="0023608C" w:rsidRDefault="0023608C" w:rsidP="0044639B"/>
        </w:tc>
        <w:tc>
          <w:tcPr>
            <w:tcW w:w="1357" w:type="dxa"/>
          </w:tcPr>
          <w:p w14:paraId="2227158F" w14:textId="3F94E2EC" w:rsidR="0023608C" w:rsidRDefault="0023608C" w:rsidP="0044639B">
            <w:r>
              <w:fldChar w:fldCharType="begin"/>
            </w:r>
            <w:r>
              <w:instrText xml:space="preserve"> REF _Ref435438658 \h </w:instrText>
            </w:r>
            <w:r w:rsidR="00860FCB">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357" w:type="dxa"/>
          </w:tcPr>
          <w:p w14:paraId="5072C2F3" w14:textId="4DD24309" w:rsidR="0023608C" w:rsidRDefault="0023608C" w:rsidP="0044639B">
            <w:r>
              <w:fldChar w:fldCharType="begin"/>
            </w:r>
            <w:r>
              <w:instrText xml:space="preserve"> REF _Ref435438665 \h </w:instrText>
            </w:r>
            <w:r w:rsidR="00860FCB">
              <w:instrText xml:space="preserve"> \* MERGEFORMAT </w:instrText>
            </w:r>
            <w:r>
              <w:fldChar w:fldCharType="separate"/>
            </w:r>
            <w:r w:rsidR="00B50C35" w:rsidRPr="00AB1781">
              <w:t>K</w:t>
            </w:r>
            <w:r w:rsidR="00B50C35">
              <w:t>athisma 20</w:t>
            </w:r>
            <w:r>
              <w:fldChar w:fldCharType="end"/>
            </w:r>
          </w:p>
        </w:tc>
        <w:tc>
          <w:tcPr>
            <w:tcW w:w="1296" w:type="dxa"/>
          </w:tcPr>
          <w:p w14:paraId="5DADC05D" w14:textId="77777777" w:rsidR="0023608C" w:rsidRDefault="0023608C" w:rsidP="0044639B"/>
        </w:tc>
        <w:tc>
          <w:tcPr>
            <w:tcW w:w="1224" w:type="dxa"/>
          </w:tcPr>
          <w:p w14:paraId="5A9094E5" w14:textId="16A93508" w:rsidR="0023608C" w:rsidRDefault="00D016DC" w:rsidP="0044639B">
            <w:r>
              <w:fldChar w:fldCharType="begin"/>
            </w:r>
            <w:r>
              <w:instrText xml:space="preserve"> REF _Ref435990063 \h </w:instrText>
            </w:r>
            <w:r>
              <w:fldChar w:fldCharType="separate"/>
            </w:r>
            <w:r w:rsidR="00B50C35">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1987BC9" w:rsidR="0023608C" w:rsidRDefault="00926985" w:rsidP="00860FCB">
            <w:pPr>
              <w:jc w:val="left"/>
            </w:pPr>
            <w:r>
              <w:fldChar w:fldCharType="begin"/>
            </w:r>
            <w:r>
              <w:instrText xml:space="preserve"> REF _Ref435990041 \h </w:instrText>
            </w:r>
            <w:r>
              <w:fldChar w:fldCharType="separate"/>
            </w:r>
            <w:r w:rsidR="00B50C35">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B50C35">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1D3AB00B" w14:textId="77777777" w:rsidR="00B50C35" w:rsidRDefault="00D016DC"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F80596E" w14:textId="77777777" w:rsidR="00B50C35" w:rsidRDefault="00B50C35" w:rsidP="00B50C35">
            <w:r>
              <w:t>The Psalms</w:t>
            </w:r>
          </w:p>
          <w:p w14:paraId="44124CC5" w14:textId="39B3DC0F" w:rsidR="0023608C" w:rsidRDefault="00B50C35" w:rsidP="00336170">
            <w:r>
              <w:t>Kathisma 1</w:t>
            </w:r>
            <w:r w:rsidR="00D016DC">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33"/>
        <w:gridCol w:w="1186"/>
        <w:gridCol w:w="1338"/>
        <w:gridCol w:w="1338"/>
        <w:gridCol w:w="1338"/>
        <w:gridCol w:w="1387"/>
        <w:gridCol w:w="1052"/>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C50F287" w:rsidR="00860FCB" w:rsidRDefault="00860FCB" w:rsidP="00926985">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rsidR="00926985">
              <w:fldChar w:fldCharType="begin"/>
            </w:r>
            <w:r w:rsidR="00926985">
              <w:instrText xml:space="preserve"> REF _Ref435990049 \h </w:instrText>
            </w:r>
            <w:r w:rsidR="00926985">
              <w:fldChar w:fldCharType="separate"/>
            </w:r>
            <w:r w:rsidR="00B50C35">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1E2C8B2E" w:rsidR="00860FCB" w:rsidRDefault="00926985" w:rsidP="00860FCB">
            <w:pPr>
              <w:jc w:val="left"/>
            </w:pPr>
            <w:r>
              <w:fldChar w:fldCharType="begin"/>
            </w:r>
            <w:r>
              <w:instrText xml:space="preserve"> REF _Ref435989991 \h </w:instrText>
            </w:r>
            <w:r>
              <w:fldChar w:fldCharType="separate"/>
            </w:r>
            <w:r w:rsidR="00B50C35">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B50C35" w:rsidRPr="00AB1781">
              <w:t>K</w:t>
            </w:r>
            <w:r w:rsidR="00B50C35">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0B0503C8" w:rsidR="00860FCB" w:rsidRDefault="00926985" w:rsidP="00CB700D">
            <w:r>
              <w:fldChar w:fldCharType="begin"/>
            </w:r>
            <w:r>
              <w:instrText xml:space="preserve"> REF _Ref435990010 \h </w:instrText>
            </w:r>
            <w:r>
              <w:fldChar w:fldCharType="separate"/>
            </w:r>
            <w:r w:rsidR="00B50C35">
              <w:t>Kathisma 7</w:t>
            </w:r>
            <w:r>
              <w:fldChar w:fldCharType="end"/>
            </w:r>
            <w:r>
              <w:t>,</w:t>
            </w:r>
          </w:p>
        </w:tc>
        <w:tc>
          <w:tcPr>
            <w:tcW w:w="1349" w:type="dxa"/>
          </w:tcPr>
          <w:p w14:paraId="42B6E93B" w14:textId="77777777" w:rsidR="00860FCB" w:rsidRDefault="00860FCB" w:rsidP="00CB700D">
            <w:r>
              <w:fldChar w:fldCharType="begin"/>
            </w:r>
            <w:r>
              <w:instrText xml:space="preserve"> REF _Ref435438564 \h </w:instrText>
            </w:r>
            <w:r>
              <w:fldChar w:fldCharType="separate"/>
            </w:r>
            <w:r w:rsidR="00B50C35" w:rsidRPr="00AB1781">
              <w:t>K</w:t>
            </w:r>
            <w:r w:rsidR="00B50C35">
              <w:t>athisma 8</w:t>
            </w:r>
            <w:r>
              <w:fldChar w:fldCharType="end"/>
            </w:r>
          </w:p>
        </w:tc>
        <w:tc>
          <w:tcPr>
            <w:tcW w:w="1397" w:type="dxa"/>
          </w:tcPr>
          <w:p w14:paraId="7E1E5811" w14:textId="77777777"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053" w:type="dxa"/>
          </w:tcPr>
          <w:p w14:paraId="72F99562" w14:textId="7F8CC28A" w:rsidR="00860FCB" w:rsidRDefault="00860FCB" w:rsidP="00CB700D">
            <w:r>
              <w:fldChar w:fldCharType="begin"/>
            </w:r>
            <w:r>
              <w:instrText xml:space="preserve"> REF _Ref435438582 \h  \* MERGEFORMAT </w:instrText>
            </w:r>
            <w:r>
              <w:fldChar w:fldCharType="separate"/>
            </w:r>
            <w:r w:rsidR="00B50C35" w:rsidRPr="00AB1781">
              <w:t>K</w:t>
            </w:r>
            <w:r w:rsidR="00B50C35">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6411332A" w:rsidR="00860FCB" w:rsidRDefault="00860FCB" w:rsidP="00926985">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r w:rsidR="00926985">
              <w:t xml:space="preserve">, </w:t>
            </w:r>
            <w:r w:rsidR="00926985">
              <w:fldChar w:fldCharType="begin"/>
            </w:r>
            <w:r w:rsidR="00926985">
              <w:instrText xml:space="preserve"> REF _Ref435990025 \h </w:instrText>
            </w:r>
            <w:r w:rsidR="00926985">
              <w:fldChar w:fldCharType="separate"/>
            </w:r>
            <w:r w:rsidR="00B50C35">
              <w:t>Kathisma 12</w:t>
            </w:r>
            <w:r w:rsidR="00926985">
              <w:fldChar w:fldCharType="end"/>
            </w:r>
            <w:r>
              <w:t xml:space="preserve">, </w:t>
            </w:r>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33051FE9" w14:textId="155DF1A4" w:rsidR="00860FCB" w:rsidRDefault="00860FCB" w:rsidP="00CB700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49" w:type="dxa"/>
          </w:tcPr>
          <w:p w14:paraId="66A5F892" w14:textId="6EF24EFB" w:rsidR="00860FCB" w:rsidRDefault="00860FCB" w:rsidP="00CB700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083DEB75" w14:textId="26733FF4" w:rsidR="00860FCB" w:rsidRDefault="00926985" w:rsidP="00CB700D">
            <w:r>
              <w:fldChar w:fldCharType="begin"/>
            </w:r>
            <w:r>
              <w:instrText xml:space="preserve"> REF _Ref435990041 \h </w:instrText>
            </w:r>
            <w:r>
              <w:fldChar w:fldCharType="separate"/>
            </w:r>
            <w:r w:rsidR="00B50C35">
              <w:t>Kathisma 16</w:t>
            </w:r>
            <w:r>
              <w:fldChar w:fldCharType="end"/>
            </w:r>
          </w:p>
        </w:tc>
        <w:tc>
          <w:tcPr>
            <w:tcW w:w="1397" w:type="dxa"/>
          </w:tcPr>
          <w:p w14:paraId="4A7EA8FE" w14:textId="31ECF8F5" w:rsidR="00860FCB" w:rsidRDefault="00926985" w:rsidP="00CB700D">
            <w:r>
              <w:fldChar w:fldCharType="begin"/>
            </w:r>
            <w:r>
              <w:instrText xml:space="preserve"> REF _Ref435990063 \h </w:instrText>
            </w:r>
            <w:r>
              <w:fldChar w:fldCharType="separate"/>
            </w:r>
            <w:r w:rsidR="00B50C35">
              <w:t>Kathisma 18</w:t>
            </w:r>
            <w:r>
              <w:fldChar w:fldCharType="end"/>
            </w:r>
          </w:p>
        </w:tc>
        <w:tc>
          <w:tcPr>
            <w:tcW w:w="1053" w:type="dxa"/>
          </w:tcPr>
          <w:p w14:paraId="44703D7B" w14:textId="5F3FCB06" w:rsidR="00860FCB" w:rsidRDefault="00860FCB" w:rsidP="00926985">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3651CE06" w14:textId="77777777" w:rsidR="00B50C35" w:rsidRDefault="00860FCB" w:rsidP="00336170">
            <w:r>
              <w:fldChar w:fldCharType="begin"/>
            </w:r>
            <w:r>
              <w:instrText xml:space="preserve"> REF _Ref435438665 \h  \* MERGEFORMAT </w:instrText>
            </w:r>
            <w:r>
              <w:fldChar w:fldCharType="separate"/>
            </w:r>
            <w:r w:rsidR="00B50C35" w:rsidRPr="00AB1781">
              <w:t>K</w:t>
            </w:r>
            <w:r w:rsidR="00B50C35">
              <w:t>athisma 20</w:t>
            </w:r>
            <w:r>
              <w:fldChar w:fldCharType="end"/>
            </w:r>
            <w:r>
              <w:t>,</w:t>
            </w:r>
            <w:r w:rsidR="00926985">
              <w:t xml:space="preserve"> </w:t>
            </w:r>
            <w:r w:rsidR="00926985">
              <w:rPr>
                <w:rFonts w:eastAsiaTheme="majorEastAsia" w:cstheme="majorBidi"/>
                <w:b/>
                <w:bCs/>
                <w:sz w:val="28"/>
              </w:rPr>
              <w:fldChar w:fldCharType="begin"/>
            </w:r>
            <w:r w:rsidR="00926985">
              <w:instrText xml:space="preserve"> REF _Ref435989970 \h </w:instrText>
            </w:r>
            <w:r w:rsidR="00926985">
              <w:rPr>
                <w:rFonts w:eastAsiaTheme="majorEastAsia" w:cstheme="majorBidi"/>
                <w:b/>
                <w:bCs/>
                <w:sz w:val="28"/>
              </w:rPr>
            </w:r>
            <w:r w:rsidR="00926985">
              <w:rPr>
                <w:rFonts w:eastAsiaTheme="majorEastAsia" w:cstheme="majorBidi"/>
                <w:b/>
                <w:bCs/>
                <w:sz w:val="28"/>
              </w:rPr>
              <w:fldChar w:fldCharType="separate"/>
            </w:r>
            <w:r w:rsidR="00B50C35">
              <w:br w:type="page"/>
            </w:r>
          </w:p>
          <w:p w14:paraId="7B5994F7" w14:textId="77777777" w:rsidR="00B50C35" w:rsidRDefault="00B50C35" w:rsidP="00686912">
            <w:pPr>
              <w:pStyle w:val="Heading2"/>
              <w:outlineLvl w:val="1"/>
            </w:pPr>
            <w:r>
              <w:t>The Psalms</w:t>
            </w:r>
          </w:p>
          <w:p w14:paraId="04BDC4CA" w14:textId="1C489AA4" w:rsidR="00860FCB" w:rsidRDefault="00B50C35" w:rsidP="00926985">
            <w:r>
              <w:t>Kathisma 1</w:t>
            </w:r>
            <w:r w:rsidR="00926985">
              <w:fldChar w:fldCharType="end"/>
            </w:r>
            <w:r w:rsidR="00860FCB">
              <w:t xml:space="preserve">, </w:t>
            </w:r>
            <w:r w:rsidR="00860FCB">
              <w:fldChar w:fldCharType="begin"/>
            </w:r>
            <w:r w:rsidR="00860FCB">
              <w:instrText xml:space="preserve"> REF _Ref435438475 \h  \* MERGEFORMAT </w:instrText>
            </w:r>
            <w:r w:rsidR="00860FCB">
              <w:fldChar w:fldCharType="separate"/>
            </w:r>
            <w:r w:rsidRPr="00AB1781">
              <w:t>K</w:t>
            </w:r>
            <w:r>
              <w:t>athisma 2</w:t>
            </w:r>
            <w:r w:rsidR="00860FCB">
              <w:fldChar w:fldCharType="end"/>
            </w:r>
          </w:p>
        </w:tc>
        <w:tc>
          <w:tcPr>
            <w:tcW w:w="1349" w:type="dxa"/>
          </w:tcPr>
          <w:p w14:paraId="1D59F06C" w14:textId="70519493" w:rsidR="00860FCB" w:rsidRDefault="00860FCB" w:rsidP="00CB700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1E69249F" w14:textId="20B60AFD" w:rsidR="00860FCB" w:rsidRDefault="00926985" w:rsidP="00CB700D">
            <w:r>
              <w:fldChar w:fldCharType="begin"/>
            </w:r>
            <w:r>
              <w:instrText xml:space="preserve"> REF _Ref435989991 \h </w:instrText>
            </w:r>
            <w:r>
              <w:fldChar w:fldCharType="separate"/>
            </w:r>
            <w:r w:rsidR="00B50C35">
              <w:t>Kathisma 4</w:t>
            </w:r>
            <w:r>
              <w:fldChar w:fldCharType="end"/>
            </w:r>
          </w:p>
        </w:tc>
        <w:tc>
          <w:tcPr>
            <w:tcW w:w="1349" w:type="dxa"/>
          </w:tcPr>
          <w:p w14:paraId="42AEA2E1" w14:textId="183E24A6" w:rsidR="00860FCB" w:rsidRDefault="00860FCB" w:rsidP="00CB700D">
            <w:r>
              <w:fldChar w:fldCharType="begin"/>
            </w:r>
            <w:r>
              <w:instrText xml:space="preserve"> REF _Ref435438533 \h </w:instrText>
            </w:r>
            <w:r>
              <w:fldChar w:fldCharType="separate"/>
            </w:r>
            <w:r w:rsidR="00B50C35" w:rsidRPr="00AB1781">
              <w:t>K</w:t>
            </w:r>
            <w:r w:rsidR="00B50C35">
              <w:t>athisma 5</w:t>
            </w:r>
            <w:r>
              <w:fldChar w:fldCharType="end"/>
            </w:r>
          </w:p>
        </w:tc>
        <w:tc>
          <w:tcPr>
            <w:tcW w:w="1397" w:type="dxa"/>
          </w:tcPr>
          <w:p w14:paraId="40AB77A4" w14:textId="7AC14251" w:rsidR="00860FCB" w:rsidRDefault="00860FCB" w:rsidP="00CB700D">
            <w:r>
              <w:fldChar w:fldCharType="begin"/>
            </w:r>
            <w:r>
              <w:instrText xml:space="preserve"> REF _Ref435438548 \h </w:instrText>
            </w:r>
            <w:r>
              <w:fldChar w:fldCharType="separate"/>
            </w:r>
            <w:r w:rsidR="00B50C35" w:rsidRPr="00AB1781">
              <w:t>K</w:t>
            </w:r>
            <w:r w:rsidR="00B50C35">
              <w:t>athisma 6</w:t>
            </w:r>
            <w:r>
              <w:fldChar w:fldCharType="end"/>
            </w:r>
          </w:p>
        </w:tc>
        <w:tc>
          <w:tcPr>
            <w:tcW w:w="1053" w:type="dxa"/>
          </w:tcPr>
          <w:p w14:paraId="34010E41" w14:textId="30B80191" w:rsidR="00860FCB" w:rsidRDefault="00926985" w:rsidP="00CB700D">
            <w:r>
              <w:fldChar w:fldCharType="begin"/>
            </w:r>
            <w:r>
              <w:instrText xml:space="preserve"> REF _Ref435990010 \h </w:instrText>
            </w:r>
            <w:r>
              <w:fldChar w:fldCharType="separate"/>
            </w:r>
            <w:r w:rsidR="00B50C35">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5911162E" w:rsidR="00860FCB" w:rsidRDefault="00860FCB" w:rsidP="00CB700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38C6623" w14:textId="7F3336BF" w:rsidR="00860FCB" w:rsidRDefault="00860FCB" w:rsidP="00CB700D"/>
        </w:tc>
        <w:tc>
          <w:tcPr>
            <w:tcW w:w="1349" w:type="dxa"/>
          </w:tcPr>
          <w:p w14:paraId="2C3720F0" w14:textId="74D69741" w:rsidR="00860FCB" w:rsidRDefault="00860FCB" w:rsidP="00CB700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59F750F5" w14:textId="4E374144" w:rsidR="00860FCB" w:rsidRDefault="00860FCB" w:rsidP="00CB700D">
            <w:r>
              <w:fldChar w:fldCharType="begin"/>
            </w:r>
            <w:r>
              <w:instrText xml:space="preserve"> REF _Ref435438582 \h </w:instrText>
            </w:r>
            <w:r>
              <w:fldChar w:fldCharType="separate"/>
            </w:r>
            <w:r w:rsidR="00B50C35" w:rsidRPr="00AB1781">
              <w:t>K</w:t>
            </w:r>
            <w:r w:rsidR="00B50C35">
              <w:t>athisma 10</w:t>
            </w:r>
            <w:r>
              <w:fldChar w:fldCharType="end"/>
            </w:r>
          </w:p>
        </w:tc>
        <w:tc>
          <w:tcPr>
            <w:tcW w:w="1397" w:type="dxa"/>
          </w:tcPr>
          <w:p w14:paraId="7FE9A290" w14:textId="38CFA4B2" w:rsidR="00860FCB" w:rsidRDefault="00860FCB" w:rsidP="00CB700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053" w:type="dxa"/>
          </w:tcPr>
          <w:p w14:paraId="570FF90A" w14:textId="07271DAC" w:rsidR="00860FCB" w:rsidRDefault="00926985" w:rsidP="00CB700D">
            <w:r>
              <w:fldChar w:fldCharType="begin"/>
            </w:r>
            <w:r>
              <w:instrText xml:space="preserve"> REF _Ref435990025 \h </w:instrText>
            </w:r>
            <w:r>
              <w:fldChar w:fldCharType="separate"/>
            </w:r>
            <w:r w:rsidR="00B50C35">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712E4A16" w:rsidR="00860FCB" w:rsidRDefault="00860FCB" w:rsidP="00CB700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594C345A" w14:textId="1D93CB2E" w:rsidR="00860FCB" w:rsidRDefault="00860FCB" w:rsidP="00CB700D"/>
        </w:tc>
        <w:tc>
          <w:tcPr>
            <w:tcW w:w="1349" w:type="dxa"/>
          </w:tcPr>
          <w:p w14:paraId="5B814A6B" w14:textId="77777777" w:rsidR="00860FCB" w:rsidRDefault="00860FCB" w:rsidP="00CB700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0A10D007" w14:textId="77777777" w:rsidR="00860FCB" w:rsidRDefault="00860FCB" w:rsidP="00CB700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42095843" w14:textId="77777777" w:rsidR="00860FCB" w:rsidRDefault="00860FCB" w:rsidP="00CB700D"/>
        </w:tc>
        <w:tc>
          <w:tcPr>
            <w:tcW w:w="1053" w:type="dxa"/>
          </w:tcPr>
          <w:p w14:paraId="02181986" w14:textId="24D7D977" w:rsidR="00860FCB" w:rsidRDefault="00926985" w:rsidP="00CB700D">
            <w:r>
              <w:fldChar w:fldCharType="begin"/>
            </w:r>
            <w:r>
              <w:instrText xml:space="preserve"> REF _Ref435990063 \h </w:instrText>
            </w:r>
            <w:r>
              <w:fldChar w:fldCharType="separate"/>
            </w:r>
            <w:r w:rsidR="00B50C35">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3408E357" w:rsidR="00860FCB" w:rsidRDefault="00926985" w:rsidP="00926985">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7013AEDB" w14:textId="77777777" w:rsidR="00B50C35" w:rsidRDefault="00926985"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3E28049D" w14:textId="77777777" w:rsidR="00B50C35" w:rsidRDefault="00B50C35" w:rsidP="00B50C35">
            <w:r>
              <w:t>The Psalms</w:t>
            </w:r>
          </w:p>
          <w:p w14:paraId="66E42A4A" w14:textId="7AC76EC6" w:rsidR="00860FCB" w:rsidRDefault="00B50C35" w:rsidP="00336170">
            <w:r>
              <w:t>Kathisma 1</w:t>
            </w:r>
            <w:r w:rsidR="00926985">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77777777" w:rsidR="000B1D6D" w:rsidRDefault="000B1D6D" w:rsidP="000B1D6D">
            <w:r>
              <w:fldChar w:fldCharType="begin"/>
            </w:r>
            <w:r>
              <w:instrText xml:space="preserve"> REF _Ref435438475 \h  \* MERGEFORMAT </w:instrText>
            </w:r>
            <w:r>
              <w:fldChar w:fldCharType="separate"/>
            </w:r>
            <w:r w:rsidR="00B50C35" w:rsidRPr="00AB1781">
              <w:t>K</w:t>
            </w:r>
            <w:r w:rsidR="00B50C35">
              <w:t>athisma 2</w:t>
            </w:r>
            <w:r>
              <w:fldChar w:fldCharType="end"/>
            </w:r>
            <w:r>
              <w:t xml:space="preserve">, </w:t>
            </w:r>
            <w:r>
              <w:fldChar w:fldCharType="begin"/>
            </w:r>
            <w:r>
              <w:instrText xml:space="preserve"> REF _Ref435438484 \h  \* MERGEFORMAT </w:instrText>
            </w:r>
            <w:r>
              <w:fldChar w:fldCharType="separate"/>
            </w:r>
            <w:r w:rsidR="00B50C35" w:rsidRPr="00AB1781">
              <w:t>K</w:t>
            </w:r>
            <w:r w:rsidR="00B50C35">
              <w:t>athisma 3</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77777777" w:rsidR="000B1D6D" w:rsidRDefault="000B1D6D" w:rsidP="000B1D6D">
            <w:pPr>
              <w:jc w:val="left"/>
            </w:pPr>
            <w:r>
              <w:fldChar w:fldCharType="begin"/>
            </w:r>
            <w:r>
              <w:instrText xml:space="preserve"> REF _Ref435989991 \h </w:instrText>
            </w:r>
            <w:r>
              <w:fldChar w:fldCharType="separate"/>
            </w:r>
            <w:r w:rsidR="00B50C35">
              <w:t>Kathisma 4</w:t>
            </w:r>
            <w:r>
              <w:fldChar w:fldCharType="end"/>
            </w:r>
            <w:r>
              <w:t xml:space="preserve">, </w:t>
            </w:r>
            <w:r>
              <w:fldChar w:fldCharType="begin"/>
            </w:r>
            <w:r>
              <w:instrText xml:space="preserve"> REF _Ref435438533 \h  \* MERGEFORMAT </w:instrText>
            </w:r>
            <w:r>
              <w:fldChar w:fldCharType="separate"/>
            </w:r>
            <w:r w:rsidR="00B50C35" w:rsidRPr="00AB1781">
              <w:t>K</w:t>
            </w:r>
            <w:r w:rsidR="00B50C35">
              <w:t>athisma 5</w:t>
            </w:r>
            <w:r>
              <w:fldChar w:fldCharType="end"/>
            </w:r>
            <w:r>
              <w:t xml:space="preserve">, </w:t>
            </w:r>
            <w:r>
              <w:fldChar w:fldCharType="begin"/>
            </w:r>
            <w:r>
              <w:instrText xml:space="preserve"> REF _Ref435438548 \h  \* MERGEFORMAT </w:instrText>
            </w:r>
            <w:r>
              <w:fldChar w:fldCharType="separate"/>
            </w:r>
            <w:r w:rsidR="00B50C35" w:rsidRPr="00AB1781">
              <w:t>K</w:t>
            </w:r>
            <w:r w:rsidR="00B50C35">
              <w:t>athisma 6</w:t>
            </w:r>
            <w:r>
              <w:fldChar w:fldCharType="end"/>
            </w:r>
          </w:p>
          <w:p w14:paraId="26164726" w14:textId="77777777" w:rsidR="000B1D6D" w:rsidRDefault="000B1D6D" w:rsidP="000B1D6D"/>
        </w:tc>
        <w:tc>
          <w:tcPr>
            <w:tcW w:w="1349" w:type="dxa"/>
          </w:tcPr>
          <w:p w14:paraId="3FB43F31" w14:textId="2CA89F96" w:rsidR="000B1D6D" w:rsidRDefault="000B1D6D" w:rsidP="000B1D6D">
            <w:r>
              <w:fldChar w:fldCharType="begin"/>
            </w:r>
            <w:r>
              <w:instrText xml:space="preserve"> REF _Ref435990010 \h </w:instrText>
            </w:r>
            <w:r>
              <w:fldChar w:fldCharType="separate"/>
            </w:r>
            <w:r w:rsidR="00B50C35">
              <w:t>Kathisma 7</w:t>
            </w:r>
            <w:r>
              <w:fldChar w:fldCharType="end"/>
            </w:r>
          </w:p>
        </w:tc>
        <w:tc>
          <w:tcPr>
            <w:tcW w:w="1349" w:type="dxa"/>
          </w:tcPr>
          <w:p w14:paraId="00E91219" w14:textId="059CEB92" w:rsidR="000B1D6D" w:rsidRDefault="000B1D6D" w:rsidP="000B1D6D">
            <w:r>
              <w:fldChar w:fldCharType="begin"/>
            </w:r>
            <w:r>
              <w:instrText xml:space="preserve"> REF _Ref435438564 \h </w:instrText>
            </w:r>
            <w:r>
              <w:fldChar w:fldCharType="separate"/>
            </w:r>
            <w:r w:rsidR="00B50C35" w:rsidRPr="00AB1781">
              <w:t>K</w:t>
            </w:r>
            <w:r w:rsidR="00B50C35">
              <w:t>athisma 8</w:t>
            </w:r>
            <w:r>
              <w:fldChar w:fldCharType="end"/>
            </w:r>
          </w:p>
        </w:tc>
        <w:tc>
          <w:tcPr>
            <w:tcW w:w="1349" w:type="dxa"/>
          </w:tcPr>
          <w:p w14:paraId="0867EDA7" w14:textId="4E2B9FF1"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97" w:type="dxa"/>
          </w:tcPr>
          <w:p w14:paraId="1614C55C" w14:textId="100D6D6F" w:rsidR="000B1D6D" w:rsidRDefault="000B1D6D" w:rsidP="000B1D6D">
            <w:r>
              <w:fldChar w:fldCharType="begin"/>
            </w:r>
            <w:r>
              <w:instrText xml:space="preserve"> REF _Ref435438582 \h  \* MERGEFORMAT </w:instrText>
            </w:r>
            <w:r>
              <w:fldChar w:fldCharType="separate"/>
            </w:r>
            <w:r w:rsidR="00B50C35" w:rsidRPr="00AB1781">
              <w:t>K</w:t>
            </w:r>
            <w:r w:rsidR="00B50C35">
              <w:t>athisma 10</w:t>
            </w:r>
            <w:r>
              <w:fldChar w:fldCharType="end"/>
            </w:r>
          </w:p>
        </w:tc>
        <w:tc>
          <w:tcPr>
            <w:tcW w:w="1053" w:type="dxa"/>
          </w:tcPr>
          <w:p w14:paraId="35E42769" w14:textId="33DFAC6D" w:rsidR="000B1D6D" w:rsidRDefault="000B1D6D" w:rsidP="000B1D6D">
            <w:r>
              <w:fldChar w:fldCharType="begin"/>
            </w:r>
            <w:r>
              <w:instrText xml:space="preserve"> REF _Ref435438587 \h  \* MERGEFORMAT </w:instrText>
            </w:r>
            <w:r>
              <w:fldChar w:fldCharType="separate"/>
            </w:r>
            <w:r w:rsidR="00B50C35" w:rsidRPr="00AB1781">
              <w:t>K</w:t>
            </w:r>
            <w:r w:rsidR="00B50C35">
              <w:t>athisma</w:t>
            </w:r>
            <w:r w:rsidR="00B50C35" w:rsidRPr="00AB1781">
              <w:t xml:space="preserve"> 1</w:t>
            </w:r>
            <w:r w:rsidR="00B50C35">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06A04C8E"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349" w:type="dxa"/>
          </w:tcPr>
          <w:p w14:paraId="28ECDB90" w14:textId="3F0AB39C" w:rsidR="000B1D6D" w:rsidRDefault="000B1D6D" w:rsidP="000B1D6D"/>
        </w:tc>
        <w:tc>
          <w:tcPr>
            <w:tcW w:w="1349" w:type="dxa"/>
          </w:tcPr>
          <w:p w14:paraId="21AFE0AE" w14:textId="411FB84E"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349" w:type="dxa"/>
          </w:tcPr>
          <w:p w14:paraId="734B43FB" w14:textId="4A81ABF9" w:rsidR="000B1D6D" w:rsidRDefault="000B1D6D" w:rsidP="000B1D6D">
            <w:r>
              <w:fldChar w:fldCharType="begin"/>
            </w:r>
            <w:r>
              <w:instrText xml:space="preserve"> REF _Ref435438613 \h </w:instrText>
            </w:r>
            <w:r>
              <w:fldChar w:fldCharType="separate"/>
            </w:r>
            <w:r w:rsidR="00B50C35" w:rsidRPr="00AB1781">
              <w:t>K</w:t>
            </w:r>
            <w:r w:rsidR="00B50C35">
              <w:t>athisma</w:t>
            </w:r>
            <w:r w:rsidR="00B50C35" w:rsidRPr="00AB1781">
              <w:t xml:space="preserve"> 1</w:t>
            </w:r>
            <w:r w:rsidR="00B50C35">
              <w:t>4</w:t>
            </w:r>
            <w:r>
              <w:fldChar w:fldCharType="end"/>
            </w:r>
          </w:p>
        </w:tc>
        <w:tc>
          <w:tcPr>
            <w:tcW w:w="1397" w:type="dxa"/>
          </w:tcPr>
          <w:p w14:paraId="297BED0B" w14:textId="042BAE86" w:rsidR="000B1D6D" w:rsidRDefault="000B1D6D" w:rsidP="000B1D6D">
            <w:r>
              <w:fldChar w:fldCharType="begin"/>
            </w:r>
            <w:r>
              <w:instrText xml:space="preserve"> REF _Ref435438622 \h </w:instrText>
            </w:r>
            <w:r>
              <w:fldChar w:fldCharType="separate"/>
            </w:r>
            <w:r w:rsidR="00B50C35" w:rsidRPr="00AB1781">
              <w:t>K</w:t>
            </w:r>
            <w:r w:rsidR="00B50C35">
              <w:t>athisma</w:t>
            </w:r>
            <w:r w:rsidR="00B50C35" w:rsidRPr="00AB1781">
              <w:t xml:space="preserve"> 1</w:t>
            </w:r>
            <w:r w:rsidR="00B50C35">
              <w:t>5</w:t>
            </w:r>
            <w:r>
              <w:fldChar w:fldCharType="end"/>
            </w:r>
          </w:p>
        </w:tc>
        <w:tc>
          <w:tcPr>
            <w:tcW w:w="1053" w:type="dxa"/>
          </w:tcPr>
          <w:p w14:paraId="12419863" w14:textId="674F5445" w:rsidR="000B1D6D" w:rsidRDefault="000B1D6D" w:rsidP="000B1D6D">
            <w:r>
              <w:fldChar w:fldCharType="begin"/>
            </w:r>
            <w:r>
              <w:instrText xml:space="preserve"> REF _Ref435990041 \h </w:instrText>
            </w:r>
            <w:r>
              <w:fldChar w:fldCharType="separate"/>
            </w:r>
            <w:r w:rsidR="00B50C35">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0ADB0B51" w:rsidR="000B1D6D" w:rsidRDefault="000B1D6D" w:rsidP="00336170">
            <w:r>
              <w:fldChar w:fldCharType="begin"/>
            </w:r>
            <w:r>
              <w:instrText xml:space="preserve"> REF _Ref435438658 \h </w:instrText>
            </w:r>
            <w:r w:rsidR="00336170">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r>
              <w:t>,</w:t>
            </w:r>
          </w:p>
          <w:p w14:paraId="407FFBC9" w14:textId="77777777" w:rsidR="00B50C35" w:rsidRDefault="000B1D6D" w:rsidP="00B50C35">
            <w:r>
              <w:fldChar w:fldCharType="begin"/>
            </w:r>
            <w:r>
              <w:instrText xml:space="preserve"> REF _Ref435438665 \h  \* MERGEFORMAT </w:instrText>
            </w:r>
            <w:r>
              <w:fldChar w:fldCharType="separate"/>
            </w:r>
            <w:r w:rsidR="00B50C35" w:rsidRPr="00AB1781">
              <w:t>K</w:t>
            </w:r>
            <w:r w:rsidR="00B50C35">
              <w:t>athisma 20</w:t>
            </w:r>
            <w:r>
              <w:fldChar w:fldCharType="end"/>
            </w:r>
            <w:r>
              <w:t xml:space="preserve">, </w:t>
            </w:r>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08EB149B" w14:textId="77777777" w:rsidR="00B50C35" w:rsidRDefault="00B50C35" w:rsidP="00B50C35">
            <w:r>
              <w:t>The Psalms</w:t>
            </w:r>
          </w:p>
          <w:p w14:paraId="5D7486A3" w14:textId="1F8BB66B" w:rsidR="000B1D6D" w:rsidRDefault="00B50C35" w:rsidP="00336170">
            <w:r>
              <w:t>Kathisma 1</w:t>
            </w:r>
            <w:r w:rsidR="000B1D6D">
              <w:fldChar w:fldCharType="end"/>
            </w:r>
          </w:p>
        </w:tc>
        <w:tc>
          <w:tcPr>
            <w:tcW w:w="1349" w:type="dxa"/>
          </w:tcPr>
          <w:p w14:paraId="5A5E0310" w14:textId="134715A5" w:rsidR="000B1D6D" w:rsidRDefault="000B1D6D" w:rsidP="000B1D6D">
            <w:r>
              <w:fldChar w:fldCharType="begin"/>
            </w:r>
            <w:r>
              <w:instrText xml:space="preserve"> REF _Ref435438475 \h </w:instrText>
            </w:r>
            <w:r>
              <w:fldChar w:fldCharType="separate"/>
            </w:r>
            <w:r w:rsidR="00B50C35" w:rsidRPr="00AB1781">
              <w:t>K</w:t>
            </w:r>
            <w:r w:rsidR="00B50C35">
              <w:t>athisma 2</w:t>
            </w:r>
            <w:r>
              <w:fldChar w:fldCharType="end"/>
            </w:r>
          </w:p>
        </w:tc>
        <w:tc>
          <w:tcPr>
            <w:tcW w:w="1349" w:type="dxa"/>
          </w:tcPr>
          <w:p w14:paraId="63A87392" w14:textId="39D9EB49" w:rsidR="000B1D6D" w:rsidRDefault="000B1D6D" w:rsidP="000B1D6D">
            <w:r>
              <w:fldChar w:fldCharType="begin"/>
            </w:r>
            <w:r>
              <w:instrText xml:space="preserve"> REF _Ref435438484 \h </w:instrText>
            </w:r>
            <w:r>
              <w:fldChar w:fldCharType="separate"/>
            </w:r>
            <w:r w:rsidR="00B50C35" w:rsidRPr="00AB1781">
              <w:t>K</w:t>
            </w:r>
            <w:r w:rsidR="00B50C35">
              <w:t>athisma 3</w:t>
            </w:r>
            <w:r>
              <w:fldChar w:fldCharType="end"/>
            </w:r>
          </w:p>
        </w:tc>
        <w:tc>
          <w:tcPr>
            <w:tcW w:w="1349" w:type="dxa"/>
          </w:tcPr>
          <w:p w14:paraId="5066A46B" w14:textId="78243379" w:rsidR="000B1D6D" w:rsidRDefault="000B1D6D" w:rsidP="000B1D6D">
            <w:r>
              <w:fldChar w:fldCharType="begin"/>
            </w:r>
            <w:r>
              <w:instrText xml:space="preserve"> REF _Ref435989991 \h </w:instrText>
            </w:r>
            <w:r>
              <w:fldChar w:fldCharType="separate"/>
            </w:r>
            <w:r w:rsidR="00B50C35">
              <w:t>Kathisma 4</w:t>
            </w:r>
            <w:r>
              <w:fldChar w:fldCharType="end"/>
            </w:r>
          </w:p>
        </w:tc>
        <w:tc>
          <w:tcPr>
            <w:tcW w:w="1397" w:type="dxa"/>
          </w:tcPr>
          <w:p w14:paraId="0CBE8ACB" w14:textId="1FD78EA3" w:rsidR="000B1D6D" w:rsidRDefault="000B1D6D" w:rsidP="000B1D6D">
            <w:r>
              <w:fldChar w:fldCharType="begin"/>
            </w:r>
            <w:r>
              <w:instrText xml:space="preserve"> REF _Ref435438533 \h </w:instrText>
            </w:r>
            <w:r>
              <w:fldChar w:fldCharType="separate"/>
            </w:r>
            <w:r w:rsidR="00B50C35" w:rsidRPr="00AB1781">
              <w:t>K</w:t>
            </w:r>
            <w:r w:rsidR="00B50C35">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77777777" w:rsidR="000B1D6D" w:rsidRDefault="000B1D6D" w:rsidP="000B1D6D">
            <w:r>
              <w:fldChar w:fldCharType="begin"/>
            </w:r>
            <w:r>
              <w:instrText xml:space="preserve"> REF _Ref435438548 \h </w:instrText>
            </w:r>
            <w:r>
              <w:fldChar w:fldCharType="separate"/>
            </w:r>
            <w:r w:rsidR="00B50C35" w:rsidRPr="00AB1781">
              <w:t>K</w:t>
            </w:r>
            <w:r w:rsidR="00B50C35">
              <w:t>athisma 6</w:t>
            </w:r>
            <w:r>
              <w:fldChar w:fldCharType="end"/>
            </w:r>
            <w:r>
              <w:t>,</w:t>
            </w:r>
          </w:p>
          <w:p w14:paraId="4FDC4FF4" w14:textId="1EAE3741" w:rsidR="000B1D6D" w:rsidRDefault="000B1D6D" w:rsidP="000B1D6D">
            <w:r>
              <w:fldChar w:fldCharType="begin"/>
            </w:r>
            <w:r>
              <w:instrText xml:space="preserve"> REF _Ref435990010 \h </w:instrText>
            </w:r>
            <w:r>
              <w:fldChar w:fldCharType="separate"/>
            </w:r>
            <w:r w:rsidR="00B50C35">
              <w:t>Kathisma 7</w:t>
            </w:r>
            <w:r>
              <w:fldChar w:fldCharType="end"/>
            </w:r>
            <w:r>
              <w:t>,</w:t>
            </w:r>
          </w:p>
          <w:p w14:paraId="5BB7EA2C" w14:textId="0453FE74" w:rsidR="000B1D6D" w:rsidRDefault="000B1D6D" w:rsidP="000B1D6D">
            <w:r>
              <w:fldChar w:fldCharType="begin"/>
            </w:r>
            <w:r>
              <w:instrText xml:space="preserve"> REF _Ref435438564 \h  \* MERGEFORMAT </w:instrText>
            </w:r>
            <w:r>
              <w:fldChar w:fldCharType="separate"/>
            </w:r>
            <w:r w:rsidR="00B50C35" w:rsidRPr="00AB1781">
              <w:t>K</w:t>
            </w:r>
            <w:r w:rsidR="00B50C35">
              <w:t>athisma 8</w:t>
            </w:r>
            <w:r>
              <w:fldChar w:fldCharType="end"/>
            </w:r>
          </w:p>
        </w:tc>
        <w:tc>
          <w:tcPr>
            <w:tcW w:w="1349" w:type="dxa"/>
          </w:tcPr>
          <w:p w14:paraId="399F8E6C" w14:textId="484528CE" w:rsidR="000B1D6D" w:rsidRDefault="000B1D6D" w:rsidP="000B1D6D">
            <w:r>
              <w:fldChar w:fldCharType="begin"/>
            </w:r>
            <w:r>
              <w:instrText xml:space="preserve"> REF _Ref435438574 \h </w:instrText>
            </w:r>
            <w:r>
              <w:fldChar w:fldCharType="separate"/>
            </w:r>
            <w:r w:rsidR="00B50C35" w:rsidRPr="00AB1781">
              <w:t>K</w:t>
            </w:r>
            <w:r w:rsidR="00B50C35">
              <w:t>athisma 9</w:t>
            </w:r>
            <w:r>
              <w:fldChar w:fldCharType="end"/>
            </w:r>
          </w:p>
        </w:tc>
        <w:tc>
          <w:tcPr>
            <w:tcW w:w="1349" w:type="dxa"/>
          </w:tcPr>
          <w:p w14:paraId="3927A96A" w14:textId="203B51B0" w:rsidR="000B1D6D" w:rsidRDefault="000B1D6D" w:rsidP="000B1D6D">
            <w:r>
              <w:fldChar w:fldCharType="begin"/>
            </w:r>
            <w:r>
              <w:instrText xml:space="preserve"> REF _Ref435438582 \h </w:instrText>
            </w:r>
            <w:r>
              <w:fldChar w:fldCharType="separate"/>
            </w:r>
            <w:r w:rsidR="00B50C35" w:rsidRPr="00AB1781">
              <w:t>K</w:t>
            </w:r>
            <w:r w:rsidR="00B50C35">
              <w:t>athisma 10</w:t>
            </w:r>
            <w:r>
              <w:fldChar w:fldCharType="end"/>
            </w:r>
          </w:p>
        </w:tc>
        <w:tc>
          <w:tcPr>
            <w:tcW w:w="1349" w:type="dxa"/>
          </w:tcPr>
          <w:p w14:paraId="419B1BBA" w14:textId="1EB9812A" w:rsidR="000B1D6D" w:rsidRDefault="000B1D6D" w:rsidP="000B1D6D">
            <w:r>
              <w:fldChar w:fldCharType="begin"/>
            </w:r>
            <w:r>
              <w:instrText xml:space="preserve"> REF _Ref435438587 \h </w:instrText>
            </w:r>
            <w:r>
              <w:fldChar w:fldCharType="separate"/>
            </w:r>
            <w:r w:rsidR="00B50C35" w:rsidRPr="00AB1781">
              <w:t>K</w:t>
            </w:r>
            <w:r w:rsidR="00B50C35">
              <w:t>athisma</w:t>
            </w:r>
            <w:r w:rsidR="00B50C35" w:rsidRPr="00AB1781">
              <w:t xml:space="preserve"> 1</w:t>
            </w:r>
            <w:r w:rsidR="00B50C35">
              <w:t>1</w:t>
            </w:r>
            <w:r>
              <w:fldChar w:fldCharType="end"/>
            </w:r>
          </w:p>
        </w:tc>
        <w:tc>
          <w:tcPr>
            <w:tcW w:w="1397" w:type="dxa"/>
          </w:tcPr>
          <w:p w14:paraId="76838EB3" w14:textId="4D9CF2E3" w:rsidR="000B1D6D" w:rsidRDefault="000B1D6D" w:rsidP="000B1D6D">
            <w:r>
              <w:fldChar w:fldCharType="begin"/>
            </w:r>
            <w:r>
              <w:instrText xml:space="preserve"> REF _Ref435990025 \h </w:instrText>
            </w:r>
            <w:r>
              <w:fldChar w:fldCharType="separate"/>
            </w:r>
            <w:r w:rsidR="00B50C35">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77777777" w:rsidR="000B1D6D" w:rsidRDefault="000B1D6D" w:rsidP="000B1D6D">
            <w:r>
              <w:fldChar w:fldCharType="begin"/>
            </w:r>
            <w:r>
              <w:instrText xml:space="preserve"> REF _Ref435438606 \h  \* MERGEFORMAT </w:instrText>
            </w:r>
            <w:r>
              <w:fldChar w:fldCharType="separate"/>
            </w:r>
            <w:r w:rsidR="00B50C35" w:rsidRPr="00AB1781">
              <w:t>K</w:t>
            </w:r>
            <w:r w:rsidR="00B50C35">
              <w:t>athisma</w:t>
            </w:r>
            <w:r w:rsidR="00B50C35" w:rsidRPr="00AB1781">
              <w:t xml:space="preserve"> 1</w:t>
            </w:r>
            <w:r w:rsidR="00B50C35">
              <w:t>3</w:t>
            </w:r>
            <w:r>
              <w:fldChar w:fldCharType="end"/>
            </w:r>
            <w:r>
              <w:t xml:space="preserve">, </w:t>
            </w: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p>
        </w:tc>
        <w:tc>
          <w:tcPr>
            <w:tcW w:w="1349" w:type="dxa"/>
          </w:tcPr>
          <w:p w14:paraId="4F3A59D1" w14:textId="77777777" w:rsidR="000B1D6D" w:rsidRDefault="000B1D6D" w:rsidP="000B1D6D"/>
        </w:tc>
        <w:tc>
          <w:tcPr>
            <w:tcW w:w="1349" w:type="dxa"/>
          </w:tcPr>
          <w:p w14:paraId="0C9483B1" w14:textId="77777777" w:rsidR="000B1D6D" w:rsidRDefault="000B1D6D" w:rsidP="000B1D6D">
            <w:r>
              <w:fldChar w:fldCharType="begin"/>
            </w:r>
            <w:r>
              <w:instrText xml:space="preserve"> REF _Ref435438658 \h </w:instrText>
            </w:r>
            <w:r>
              <w:fldChar w:fldCharType="separate"/>
            </w:r>
            <w:r w:rsidR="00B50C35" w:rsidRPr="00AB1781">
              <w:t>K</w:t>
            </w:r>
            <w:r w:rsidR="00B50C35">
              <w:t>athisma</w:t>
            </w:r>
            <w:r w:rsidR="00B50C35" w:rsidRPr="00AB1781">
              <w:t xml:space="preserve"> 1</w:t>
            </w:r>
            <w:r w:rsidR="00B50C35">
              <w:t>9</w:t>
            </w:r>
            <w:r>
              <w:fldChar w:fldCharType="end"/>
            </w:r>
          </w:p>
        </w:tc>
        <w:tc>
          <w:tcPr>
            <w:tcW w:w="1349" w:type="dxa"/>
          </w:tcPr>
          <w:p w14:paraId="388CCBD5" w14:textId="77777777" w:rsidR="000B1D6D" w:rsidRDefault="000B1D6D" w:rsidP="000B1D6D">
            <w:r>
              <w:fldChar w:fldCharType="begin"/>
            </w:r>
            <w:r>
              <w:instrText xml:space="preserve"> REF _Ref435438665 \h </w:instrText>
            </w:r>
            <w:r>
              <w:fldChar w:fldCharType="separate"/>
            </w:r>
            <w:r w:rsidR="00B50C35" w:rsidRPr="00AB1781">
              <w:t>K</w:t>
            </w:r>
            <w:r w:rsidR="00B50C35">
              <w:t>athisma 20</w:t>
            </w:r>
            <w:r>
              <w:fldChar w:fldCharType="end"/>
            </w:r>
          </w:p>
        </w:tc>
        <w:tc>
          <w:tcPr>
            <w:tcW w:w="1397" w:type="dxa"/>
          </w:tcPr>
          <w:p w14:paraId="0C747C81" w14:textId="77777777" w:rsidR="000B1D6D" w:rsidRDefault="000B1D6D" w:rsidP="000B1D6D"/>
        </w:tc>
        <w:tc>
          <w:tcPr>
            <w:tcW w:w="1053" w:type="dxa"/>
          </w:tcPr>
          <w:p w14:paraId="6BD91755" w14:textId="77777777" w:rsidR="000B1D6D" w:rsidRDefault="000B1D6D" w:rsidP="000B1D6D">
            <w:r>
              <w:fldChar w:fldCharType="begin"/>
            </w:r>
            <w:r>
              <w:instrText xml:space="preserve"> REF _Ref435990063 \h </w:instrText>
            </w:r>
            <w:r>
              <w:fldChar w:fldCharType="separate"/>
            </w:r>
            <w:r w:rsidR="00B50C35">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77777777" w:rsidR="000B1D6D" w:rsidRDefault="000B1D6D" w:rsidP="000B1D6D">
            <w:r>
              <w:fldChar w:fldCharType="begin"/>
            </w:r>
            <w:r>
              <w:instrText xml:space="preserve"> REF _Ref435990041 \h </w:instrText>
            </w:r>
            <w:r>
              <w:fldChar w:fldCharType="separate"/>
            </w:r>
            <w:r w:rsidR="00B50C35">
              <w:t>Kathisma 16</w:t>
            </w:r>
            <w:r>
              <w:fldChar w:fldCharType="end"/>
            </w:r>
            <w:r>
              <w:t xml:space="preserve">, </w:t>
            </w:r>
            <w:r>
              <w:fldChar w:fldCharType="begin"/>
            </w:r>
            <w:r>
              <w:instrText xml:space="preserve"> REF _Ref435990049 \h </w:instrText>
            </w:r>
            <w:r>
              <w:fldChar w:fldCharType="separate"/>
            </w:r>
            <w:r w:rsidR="00B50C35">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14A05ECA" w14:textId="77777777" w:rsidR="00B50C35" w:rsidRDefault="000B1D6D" w:rsidP="00B50C35">
            <w:r>
              <w:rPr>
                <w:rFonts w:eastAsiaTheme="majorEastAsia" w:cstheme="majorBidi"/>
                <w:b/>
                <w:bCs/>
                <w:sz w:val="28"/>
              </w:rPr>
              <w:fldChar w:fldCharType="begin"/>
            </w:r>
            <w:r>
              <w:instrText xml:space="preserve"> REF _Ref435989970 \h </w:instrText>
            </w:r>
            <w:r w:rsidR="00336170">
              <w:instrText xml:space="preserve"> \* MERGEFORMAT </w:instrText>
            </w:r>
            <w:r>
              <w:rPr>
                <w:rFonts w:eastAsiaTheme="majorEastAsia" w:cstheme="majorBidi"/>
                <w:b/>
                <w:bCs/>
                <w:sz w:val="28"/>
              </w:rPr>
            </w:r>
            <w:r>
              <w:rPr>
                <w:rFonts w:eastAsiaTheme="majorEastAsia" w:cstheme="majorBidi"/>
                <w:b/>
                <w:bCs/>
                <w:sz w:val="28"/>
              </w:rPr>
              <w:fldChar w:fldCharType="separate"/>
            </w:r>
            <w:r w:rsidR="00B50C35">
              <w:br w:type="page"/>
            </w:r>
          </w:p>
          <w:p w14:paraId="67612779" w14:textId="77777777" w:rsidR="00B50C35" w:rsidRDefault="00B50C35" w:rsidP="00B50C35">
            <w:r>
              <w:t>The Psalms</w:t>
            </w:r>
          </w:p>
          <w:p w14:paraId="35A58F3A" w14:textId="02AB22D7" w:rsidR="000B1D6D" w:rsidRDefault="00B50C35" w:rsidP="00336170">
            <w:r>
              <w:t>Kathisma 1</w:t>
            </w:r>
            <w:r w:rsidR="000B1D6D">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lastRenderedPageBreak/>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1BA64CFA" w:rsidR="00860FCB" w:rsidRDefault="00860FCB" w:rsidP="000B1D6D">
            <w:pPr>
              <w:jc w:val="left"/>
            </w:pPr>
            <w:r>
              <w:fldChar w:fldCharType="begin"/>
            </w:r>
            <w:r>
              <w:instrText xml:space="preserve"> REF _Ref435438475 \h  \* MERGEFORMAT </w:instrText>
            </w:r>
            <w:r>
              <w:fldChar w:fldCharType="separate"/>
            </w:r>
            <w:r w:rsidR="00B50C35" w:rsidRPr="00AB1781">
              <w:t>K</w:t>
            </w:r>
            <w:r w:rsidR="00B50C35">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B50C35" w:rsidRPr="00AB1781">
              <w:t>K</w:t>
            </w:r>
            <w:r w:rsidR="00B50C35">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698C0A3F"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B50C35">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B50C35" w:rsidRPr="00AB1781">
              <w:t>K</w:t>
            </w:r>
            <w:r w:rsidR="00B50C35">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B50C35" w:rsidRPr="00AB1781">
              <w:t>K</w:t>
            </w:r>
            <w:r w:rsidR="00B50C35">
              <w:t>athisma 6</w:t>
            </w:r>
            <w:r w:rsidR="00860FCB">
              <w:fldChar w:fldCharType="end"/>
            </w:r>
          </w:p>
        </w:tc>
        <w:tc>
          <w:tcPr>
            <w:tcW w:w="1897" w:type="dxa"/>
          </w:tcPr>
          <w:p w14:paraId="7DB9D2A0" w14:textId="3C720F58" w:rsidR="00860FCB" w:rsidRDefault="00926985" w:rsidP="0044639B">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5CD23E42" w14:textId="7EC3717D" w:rsidR="00860FCB" w:rsidRDefault="00860FCB" w:rsidP="0044639B">
            <w:r>
              <w:fldChar w:fldCharType="begin"/>
            </w:r>
            <w:r>
              <w:instrText xml:space="preserve"> REF _Ref435438564 \h </w:instrText>
            </w:r>
            <w:r w:rsidR="000B1D6D">
              <w:instrText xml:space="preserve"> \* MERGEFORMAT </w:instrText>
            </w:r>
            <w:r>
              <w:fldChar w:fldCharType="separate"/>
            </w:r>
            <w:r w:rsidR="00B50C35" w:rsidRPr="00AB1781">
              <w:t>K</w:t>
            </w:r>
            <w:r w:rsidR="00B50C35">
              <w:t>athisma 8</w:t>
            </w:r>
            <w:r>
              <w:fldChar w:fldCharType="end"/>
            </w:r>
          </w:p>
        </w:tc>
        <w:tc>
          <w:tcPr>
            <w:tcW w:w="1626" w:type="dxa"/>
          </w:tcPr>
          <w:p w14:paraId="19B7455E" w14:textId="2AE5D667"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33EBDDDE"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B50C35" w:rsidRPr="00AB1781">
              <w:t>K</w:t>
            </w:r>
            <w:r w:rsidR="00B50C35">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B50C35" w:rsidRPr="00AB1781">
              <w:t>K</w:t>
            </w:r>
            <w:r w:rsidR="00B50C35">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1</w:t>
            </w:r>
            <w:r>
              <w:fldChar w:fldCharType="end"/>
            </w:r>
          </w:p>
        </w:tc>
        <w:tc>
          <w:tcPr>
            <w:tcW w:w="1897" w:type="dxa"/>
          </w:tcPr>
          <w:p w14:paraId="21C0D0D2" w14:textId="7AAB5DF8"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B50C35">
              <w:t>Kathisma 12</w:t>
            </w:r>
            <w:r w:rsidRPr="00926985">
              <w:fldChar w:fldCharType="end"/>
            </w:r>
          </w:p>
        </w:tc>
        <w:tc>
          <w:tcPr>
            <w:tcW w:w="1897" w:type="dxa"/>
          </w:tcPr>
          <w:p w14:paraId="7D17BE62" w14:textId="1B40E882" w:rsidR="00860FCB" w:rsidRDefault="00860FCB" w:rsidP="0044639B">
            <w:r>
              <w:fldChar w:fldCharType="begin"/>
            </w:r>
            <w:r>
              <w:instrText xml:space="preserve"> REF _Ref435438606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3</w:t>
            </w:r>
            <w:r>
              <w:fldChar w:fldCharType="end"/>
            </w:r>
          </w:p>
        </w:tc>
        <w:tc>
          <w:tcPr>
            <w:tcW w:w="1626" w:type="dxa"/>
          </w:tcPr>
          <w:p w14:paraId="699A0621" w14:textId="24248EFB"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298DFF2A" w:rsidR="00860FCB" w:rsidRDefault="00860FCB" w:rsidP="000B1D6D">
            <w:pPr>
              <w:jc w:val="left"/>
            </w:pPr>
            <w:r>
              <w:fldChar w:fldCharType="begin"/>
            </w:r>
            <w:r>
              <w:instrText xml:space="preserve"> REF _Ref435438613 \h  \* MERGEFORMAT </w:instrText>
            </w:r>
            <w:r>
              <w:fldChar w:fldCharType="separate"/>
            </w:r>
            <w:r w:rsidR="00B50C35" w:rsidRPr="00AB1781">
              <w:t>K</w:t>
            </w:r>
            <w:r w:rsidR="00B50C35">
              <w:t>athisma</w:t>
            </w:r>
            <w:r w:rsidR="00B50C35" w:rsidRPr="00AB1781">
              <w:t xml:space="preserve"> 1</w:t>
            </w:r>
            <w:r w:rsidR="00B50C35">
              <w:t>4</w:t>
            </w:r>
            <w:r>
              <w:fldChar w:fldCharType="end"/>
            </w:r>
            <w:r>
              <w:t xml:space="preserve">, </w:t>
            </w:r>
            <w:r>
              <w:fldChar w:fldCharType="begin"/>
            </w:r>
            <w:r>
              <w:instrText xml:space="preserve"> REF _Ref435438622 \h  \* MERGEFORMAT </w:instrText>
            </w:r>
            <w:r>
              <w:fldChar w:fldCharType="separate"/>
            </w:r>
            <w:r w:rsidR="00B50C35" w:rsidRPr="00AB1781">
              <w:t>K</w:t>
            </w:r>
            <w:r w:rsidR="00B50C35">
              <w:t>athisma</w:t>
            </w:r>
            <w:r w:rsidR="00B50C35" w:rsidRPr="00AB1781">
              <w:t xml:space="preserve"> 1</w:t>
            </w:r>
            <w:r w:rsidR="00B50C35">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B50C35">
              <w:t>Kathisma 16</w:t>
            </w:r>
            <w:r w:rsidR="00926985">
              <w:fldChar w:fldCharType="end"/>
            </w:r>
          </w:p>
        </w:tc>
        <w:tc>
          <w:tcPr>
            <w:tcW w:w="1897" w:type="dxa"/>
          </w:tcPr>
          <w:p w14:paraId="3852DD66" w14:textId="4782A8C7" w:rsidR="00860FCB" w:rsidRDefault="00860FCB" w:rsidP="0044639B">
            <w:r>
              <w:fldChar w:fldCharType="begin"/>
            </w:r>
            <w:r>
              <w:instrText xml:space="preserve"> REF _Ref435438658 \h </w:instrText>
            </w:r>
            <w:r w:rsidR="000B1D6D">
              <w:instrText xml:space="preserve"> \* MERGEFORMAT </w:instrText>
            </w:r>
            <w:r>
              <w:fldChar w:fldCharType="separate"/>
            </w:r>
            <w:r w:rsidR="00B50C35" w:rsidRPr="00AB1781">
              <w:t>K</w:t>
            </w:r>
            <w:r w:rsidR="00B50C35">
              <w:t>athisma</w:t>
            </w:r>
            <w:r w:rsidR="00B50C35" w:rsidRPr="00AB1781">
              <w:t xml:space="preserve"> 1</w:t>
            </w:r>
            <w:r w:rsidR="00B50C35">
              <w:t>9</w:t>
            </w:r>
            <w:r>
              <w:fldChar w:fldCharType="end"/>
            </w:r>
          </w:p>
        </w:tc>
        <w:tc>
          <w:tcPr>
            <w:tcW w:w="1897" w:type="dxa"/>
          </w:tcPr>
          <w:p w14:paraId="5E045184" w14:textId="7A91AECF" w:rsidR="00860FCB" w:rsidRDefault="00860FCB" w:rsidP="0044639B">
            <w:r>
              <w:fldChar w:fldCharType="begin"/>
            </w:r>
            <w:r>
              <w:instrText xml:space="preserve"> REF _Ref435438665 \h </w:instrText>
            </w:r>
            <w:r w:rsidR="000B1D6D">
              <w:instrText xml:space="preserve"> \* MERGEFORMAT </w:instrText>
            </w:r>
            <w:r>
              <w:fldChar w:fldCharType="separate"/>
            </w:r>
            <w:r w:rsidR="00B50C35" w:rsidRPr="00AB1781">
              <w:t>K</w:t>
            </w:r>
            <w:r w:rsidR="00B50C35">
              <w:t>athisma 20</w:t>
            </w:r>
            <w:r>
              <w:fldChar w:fldCharType="end"/>
            </w:r>
          </w:p>
        </w:tc>
        <w:tc>
          <w:tcPr>
            <w:tcW w:w="1626" w:type="dxa"/>
          </w:tcPr>
          <w:p w14:paraId="3107D5D5" w14:textId="41EC3735" w:rsidR="00860FCB" w:rsidRDefault="00926985" w:rsidP="0044639B">
            <w:r>
              <w:fldChar w:fldCharType="begin"/>
            </w:r>
            <w:r>
              <w:instrText xml:space="preserve"> REF _Ref435990063 \h </w:instrText>
            </w:r>
            <w:r w:rsidR="000B1D6D">
              <w:instrText xml:space="preserve"> \* MERGEFORMAT </w:instrText>
            </w:r>
            <w:r>
              <w:fldChar w:fldCharType="separate"/>
            </w:r>
            <w:r w:rsidR="00B50C35">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1E0EB769"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B50C35">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925" w:name="_Ref436249665"/>
      <w:bookmarkStart w:id="926" w:name="_Ref435989970"/>
      <w:r w:rsidR="002F2287">
        <w:br w:type="page"/>
      </w:r>
      <w:bookmarkEnd w:id="925"/>
    </w:p>
    <w:p w14:paraId="178AE2A9" w14:textId="462619C1" w:rsidR="00686912" w:rsidRDefault="00686912" w:rsidP="00686912">
      <w:pPr>
        <w:pStyle w:val="Heading2"/>
      </w:pPr>
      <w:bookmarkStart w:id="927" w:name="_Toc437373013"/>
      <w:r>
        <w:lastRenderedPageBreak/>
        <w:t>The Psalms</w:t>
      </w:r>
      <w:bookmarkEnd w:id="927"/>
    </w:p>
    <w:p w14:paraId="5D1E6FC7" w14:textId="06BF4D7B" w:rsidR="003A7286" w:rsidRPr="0044639B" w:rsidRDefault="003A7286" w:rsidP="003A7286">
      <w:pPr>
        <w:pStyle w:val="Heading3"/>
      </w:pPr>
      <w:r>
        <w:t>Kathisma 1</w:t>
      </w:r>
      <w:bookmarkEnd w:id="926"/>
    </w:p>
    <w:p w14:paraId="194C0DDC" w14:textId="77777777" w:rsidR="00980D99" w:rsidRDefault="00980D99" w:rsidP="00BF0205">
      <w:pPr>
        <w:pStyle w:val="Heading4"/>
      </w:pPr>
      <w:bookmarkStart w:id="928" w:name="_Ref412098127"/>
      <w:r>
        <w:t>Psalm 1: Blessed is the man</w:t>
      </w:r>
      <w:bookmarkEnd w:id="928"/>
    </w:p>
    <w:p w14:paraId="15BC72C9" w14:textId="77777777" w:rsidR="00980D99" w:rsidRDefault="00980D99" w:rsidP="00E54261">
      <w:pPr>
        <w:jc w:val="center"/>
        <w:rPr>
          <w:b/>
        </w:rPr>
      </w:pPr>
      <w:r w:rsidRPr="00E54261">
        <w:rPr>
          <w:b/>
        </w:rPr>
        <w:t>The Two Ways: Tree or Dust</w:t>
      </w:r>
    </w:p>
    <w:p w14:paraId="798C55E5" w14:textId="77777777" w:rsidR="00091E79" w:rsidRPr="00E54261" w:rsidRDefault="00F14AA6" w:rsidP="00091E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rsidR="00091E79">
        <w:t>. Reserved for the Presbyter if present.</w:t>
      </w:r>
    </w:p>
    <w:p w14:paraId="17C819F8" w14:textId="77777777" w:rsidR="00091E79" w:rsidRPr="00980D99" w:rsidRDefault="00980D99" w:rsidP="00091E79">
      <w:pPr>
        <w:pStyle w:val="EnglishHangNoCoptic"/>
      </w:pPr>
      <w:r w:rsidRPr="00980D99">
        <w:t xml:space="preserve">1 </w:t>
      </w:r>
      <w:r w:rsidR="00091E79" w:rsidRPr="00980D99">
        <w:t>Blessed is the man</w:t>
      </w:r>
    </w:p>
    <w:p w14:paraId="72990898" w14:textId="77777777" w:rsidR="00091E79" w:rsidRPr="00980D99" w:rsidRDefault="00091E79" w:rsidP="00091E79">
      <w:pPr>
        <w:pStyle w:val="EnglishHangNoCoptic"/>
      </w:pPr>
      <w:r w:rsidRPr="00980D99">
        <w:tab/>
      </w:r>
      <w:r>
        <w:t>who has not walked in the counsel of the ungodly</w:t>
      </w:r>
      <w:r w:rsidRPr="00980D99">
        <w:t>,</w:t>
      </w:r>
    </w:p>
    <w:p w14:paraId="73EBB6B0" w14:textId="77777777" w:rsidR="00091E79" w:rsidRPr="00980D99" w:rsidRDefault="00091E79" w:rsidP="00091E79">
      <w:pPr>
        <w:pStyle w:val="EnglishHangNoCoptic"/>
      </w:pPr>
      <w:r w:rsidRPr="00980D99">
        <w:tab/>
        <w:t xml:space="preserve">who never </w:t>
      </w:r>
      <w:r>
        <w:t>stays</w:t>
      </w:r>
      <w:r w:rsidRPr="00980D99">
        <w:t xml:space="preserve"> in the way of sinners,</w:t>
      </w:r>
    </w:p>
    <w:p w14:paraId="34CC675D" w14:textId="77777777" w:rsidR="00980D99" w:rsidRPr="00980D99" w:rsidRDefault="00091E79" w:rsidP="00091E79">
      <w:pPr>
        <w:pStyle w:val="EnglishHangEndNoCoptic"/>
      </w:pPr>
      <w:r w:rsidRPr="00980D99">
        <w:tab/>
        <w:t>nor sits in the company of the destructive,</w:t>
      </w:r>
    </w:p>
    <w:p w14:paraId="20A62424" w14:textId="77777777" w:rsidR="00980D99" w:rsidRPr="00980D99" w:rsidRDefault="00980D99" w:rsidP="00980D99">
      <w:pPr>
        <w:pStyle w:val="EnglishHangNoCoptic"/>
      </w:pPr>
      <w:r w:rsidRPr="00980D99">
        <w:t>2 but whose delight is in the law of the Lord,</w:t>
      </w:r>
    </w:p>
    <w:p w14:paraId="20C54C40" w14:textId="77777777" w:rsidR="00980D99" w:rsidRPr="00980D99" w:rsidRDefault="00980D99" w:rsidP="00980D99">
      <w:pPr>
        <w:pStyle w:val="EnglishHangEndNoCoptic"/>
      </w:pPr>
      <w:r w:rsidRPr="00980D99">
        <w:tab/>
        <w:t>and who reflects on His law day and night.</w:t>
      </w:r>
    </w:p>
    <w:p w14:paraId="4C0AFE8D" w14:textId="77777777" w:rsidR="00980D99" w:rsidRPr="00980D99" w:rsidRDefault="00980D99" w:rsidP="00980D99">
      <w:pPr>
        <w:pStyle w:val="EnglishHangNoCoptic"/>
      </w:pPr>
      <w:r w:rsidRPr="00980D99">
        <w:t>3 He is like a tree that is planted</w:t>
      </w:r>
    </w:p>
    <w:p w14:paraId="5CD4561D" w14:textId="77777777" w:rsidR="00980D99" w:rsidRPr="00980D99" w:rsidRDefault="00980D99" w:rsidP="00980D99">
      <w:pPr>
        <w:pStyle w:val="EnglishHangNoCoptic"/>
      </w:pPr>
      <w:r w:rsidRPr="00980D99">
        <w:tab/>
        <w:t>beside the flowing waters,</w:t>
      </w:r>
    </w:p>
    <w:p w14:paraId="58F89024" w14:textId="77777777" w:rsidR="00980D99" w:rsidRPr="00980D99" w:rsidRDefault="00980D99" w:rsidP="00980D99">
      <w:pPr>
        <w:pStyle w:val="EnglishHangNoCoptic"/>
      </w:pPr>
      <w:r w:rsidRPr="00980D99">
        <w:tab/>
        <w:t>that yields its fruit in due season</w:t>
      </w:r>
      <w:r w:rsidR="00091E79">
        <w:t>,</w:t>
      </w:r>
    </w:p>
    <w:p w14:paraId="52BEADB6" w14:textId="77777777" w:rsidR="00980D99" w:rsidRPr="00980D99" w:rsidRDefault="00980D99" w:rsidP="00980D99">
      <w:pPr>
        <w:pStyle w:val="EnglishHangNoCoptic"/>
      </w:pPr>
      <w:r w:rsidRPr="00980D99">
        <w:tab/>
        <w:t>and whose leaves do not fall;</w:t>
      </w:r>
    </w:p>
    <w:p w14:paraId="781B09E3" w14:textId="77777777" w:rsidR="00980D99" w:rsidRPr="00980D99" w:rsidRDefault="00980D99" w:rsidP="00980D99">
      <w:pPr>
        <w:pStyle w:val="EnglishHangEndNoCoptic"/>
      </w:pPr>
      <w:r w:rsidRPr="00980D99">
        <w:tab/>
        <w:t>and all that he does prospers.</w:t>
      </w:r>
    </w:p>
    <w:p w14:paraId="40574373" w14:textId="77777777" w:rsidR="00980D99" w:rsidRPr="00980D99" w:rsidRDefault="00980D99" w:rsidP="00980D99">
      <w:pPr>
        <w:pStyle w:val="EnglishHangNoCoptic"/>
      </w:pPr>
      <w:r w:rsidRPr="00980D99">
        <w:t>4 Not so the godless, not so!</w:t>
      </w:r>
    </w:p>
    <w:p w14:paraId="6EC36186" w14:textId="77777777" w:rsidR="00980D99" w:rsidRPr="00980D99" w:rsidRDefault="00980D99" w:rsidP="00980D99">
      <w:pPr>
        <w:pStyle w:val="EnglishHangNoCoptic"/>
      </w:pPr>
      <w:r w:rsidRPr="00980D99">
        <w:tab/>
        <w:t>No, they are like dust</w:t>
      </w:r>
    </w:p>
    <w:p w14:paraId="58814E36" w14:textId="77777777" w:rsidR="00980D99" w:rsidRPr="00980D99" w:rsidRDefault="00980D99" w:rsidP="00980D99">
      <w:pPr>
        <w:pStyle w:val="EnglishHangEndNoCoptic"/>
      </w:pPr>
      <w:r w:rsidRPr="00980D99">
        <w:tab/>
        <w:t>which the wind hurls from the face of the earth.</w:t>
      </w:r>
    </w:p>
    <w:p w14:paraId="73A24342" w14:textId="77777777" w:rsidR="00980D99" w:rsidRPr="00980D99" w:rsidRDefault="00980D99" w:rsidP="00980D99">
      <w:pPr>
        <w:pStyle w:val="EnglishHangNoCoptic"/>
      </w:pPr>
      <w:r w:rsidRPr="00980D99">
        <w:t>5 So the godless will not rise at the judgment,</w:t>
      </w:r>
    </w:p>
    <w:p w14:paraId="32FB2C6B" w14:textId="77777777" w:rsidR="00980D99" w:rsidRPr="00980D99" w:rsidRDefault="00980D99" w:rsidP="00980D99">
      <w:pPr>
        <w:pStyle w:val="EnglishHangEndNoCoptic"/>
      </w:pPr>
      <w:r w:rsidRPr="00980D99">
        <w:tab/>
        <w:t>nor sinners at the gathering of the righteous.</w:t>
      </w:r>
    </w:p>
    <w:p w14:paraId="68E3DF02" w14:textId="77777777" w:rsidR="00980D99" w:rsidRPr="00980D99" w:rsidRDefault="00980D99" w:rsidP="00980D99">
      <w:pPr>
        <w:pStyle w:val="EnglishHangNoCoptic"/>
      </w:pPr>
      <w:r w:rsidRPr="00980D99">
        <w:t>6 For the Lord knows the way of the righteous,</w:t>
      </w:r>
      <w:r w:rsidRPr="00980D99">
        <w:rPr>
          <w:rStyle w:val="FootnoteReference"/>
        </w:rPr>
        <w:footnoteReference w:id="34"/>
      </w:r>
    </w:p>
    <w:p w14:paraId="08EF3D47" w14:textId="77777777" w:rsidR="00980D99" w:rsidRPr="00980D99" w:rsidRDefault="00980D99" w:rsidP="00980D99">
      <w:pPr>
        <w:pStyle w:val="EnglishHangNoCoptic"/>
      </w:pPr>
      <w:r w:rsidRPr="00980D99">
        <w:tab/>
        <w:t>but the way of the godless is doomed.</w:t>
      </w:r>
    </w:p>
    <w:p w14:paraId="5D0E6F55" w14:textId="77777777" w:rsidR="00E54261" w:rsidRPr="009C1C97" w:rsidRDefault="009C1C97" w:rsidP="00BF0205">
      <w:pPr>
        <w:pStyle w:val="Heading4"/>
      </w:pPr>
      <w:bookmarkStart w:id="929" w:name="_Ref412098168"/>
      <w:r>
        <w:t>Psalm</w:t>
      </w:r>
      <w:r w:rsidR="00E54261" w:rsidRPr="00AB1781">
        <w:t xml:space="preserve"> 2</w:t>
      </w:r>
      <w:r>
        <w:t>: Why do the nations rage</w:t>
      </w:r>
      <w:bookmarkEnd w:id="929"/>
    </w:p>
    <w:p w14:paraId="0DD205F8" w14:textId="77777777" w:rsidR="00E54261" w:rsidRDefault="00E54261" w:rsidP="007A1A59">
      <w:pPr>
        <w:jc w:val="center"/>
        <w:rPr>
          <w:b/>
        </w:rPr>
      </w:pPr>
      <w:r w:rsidRPr="007A1A59">
        <w:rPr>
          <w:b/>
        </w:rPr>
        <w:t>The Messianic Drama: Warnings to Rulers and Nations</w:t>
      </w:r>
    </w:p>
    <w:p w14:paraId="4D3BB8C2" w14:textId="77777777" w:rsidR="00F14AA6" w:rsidRPr="007A1A59" w:rsidRDefault="00F14AA6" w:rsidP="00F14AA6">
      <w:pPr>
        <w:pStyle w:val="Rubric"/>
        <w:rPr>
          <w:b/>
        </w:rPr>
      </w:pPr>
      <w:r>
        <w:fldChar w:fldCharType="begin"/>
      </w:r>
      <w:r>
        <w:instrText xml:space="preserve"> REF _Ref434575533 \h  \* MERGEFORMAT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77777777" w:rsidR="00E54261" w:rsidRPr="00AB1781" w:rsidRDefault="00E54261" w:rsidP="009C1C97">
      <w:pPr>
        <w:pStyle w:val="EnglishHangEndNoCoptic"/>
      </w:pPr>
      <w:r w:rsidRPr="00AB1781">
        <w:tab/>
        <w:t>and the peoples cherish vain dreams?</w:t>
      </w:r>
      <w:r w:rsidRPr="00AB1781">
        <w:rPr>
          <w:rStyle w:val="FootnoteReference"/>
        </w:rPr>
        <w:footnoteReference w:id="35"/>
      </w:r>
    </w:p>
    <w:p w14:paraId="739A5006" w14:textId="77777777" w:rsidR="00E54261" w:rsidRPr="00AB1781" w:rsidRDefault="00E54261" w:rsidP="009C1C97">
      <w:pPr>
        <w:pStyle w:val="EnglishHangNoCoptic"/>
      </w:pPr>
      <w:r w:rsidRPr="00AB1781">
        <w:t>2 The kings of the earth take their stand</w:t>
      </w:r>
    </w:p>
    <w:p w14:paraId="01FCFC15" w14:textId="77777777" w:rsidR="00E54261" w:rsidRPr="00AB1781" w:rsidRDefault="00E54261" w:rsidP="009C1C97">
      <w:pPr>
        <w:pStyle w:val="EnglishHangNoCoptic"/>
      </w:pPr>
      <w:r w:rsidRPr="00AB1781">
        <w:lastRenderedPageBreak/>
        <w:tab/>
        <w:t>and its rulers join forces together</w:t>
      </w:r>
    </w:p>
    <w:p w14:paraId="615F5585" w14:textId="77777777" w:rsidR="00E54261" w:rsidRPr="00AB1781" w:rsidRDefault="00E54261" w:rsidP="009C1C97">
      <w:pPr>
        <w:pStyle w:val="EnglishHangEndNoCoptic"/>
      </w:pPr>
      <w:r w:rsidRPr="00AB1781">
        <w:tab/>
        <w:t>against the Lord and against His Christ.</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7777777" w:rsidR="00E54261" w:rsidRPr="009C1C97" w:rsidRDefault="00E54261" w:rsidP="009C1C97">
      <w:pPr>
        <w:pStyle w:val="EnglishHangEndNoCoptic"/>
      </w:pPr>
      <w:r w:rsidRPr="00AB1781">
        <w:tab/>
        <w:t>an</w:t>
      </w:r>
      <w:r w:rsidR="0019410A">
        <w:t>d throw off their yoke from us.”</w:t>
      </w:r>
    </w:p>
    <w:p w14:paraId="32B99B40" w14:textId="77777777" w:rsidR="00E54261" w:rsidRPr="00AB1781" w:rsidRDefault="00E54261" w:rsidP="009C1C97">
      <w:pPr>
        <w:pStyle w:val="EnglishHangNoCoptic"/>
      </w:pPr>
      <w:r w:rsidRPr="00AB1781">
        <w:t>4 He Who dwells in heaven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77777777" w:rsidR="00E54261" w:rsidRPr="00AB1781" w:rsidRDefault="00E54261" w:rsidP="009C1C97">
      <w:pPr>
        <w:pStyle w:val="EnglishHangEndNoCoptic"/>
      </w:pPr>
      <w:r w:rsidRPr="00AB1781">
        <w:tab/>
        <w:t>and alarm them in His fury.</w:t>
      </w:r>
    </w:p>
    <w:p w14:paraId="6222DBDF" w14:textId="77777777" w:rsidR="00E54261" w:rsidRPr="00AB1781" w:rsidRDefault="00E54261" w:rsidP="009C1C97">
      <w:pPr>
        <w:pStyle w:val="EnglishHangNoCoptic"/>
      </w:pPr>
      <w:r w:rsidRPr="00AB1781">
        <w:t xml:space="preserve">6 </w:t>
      </w:r>
      <w:r w:rsidR="0019410A">
        <w:t>“</w:t>
      </w:r>
      <w:r w:rsidRPr="00AB1781">
        <w:t>But I am appointed king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36"/>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37"/>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77777777"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p>
    <w:p w14:paraId="6EFA9878" w14:textId="77777777" w:rsidR="00E54261" w:rsidRPr="00AB1781" w:rsidRDefault="00E54261" w:rsidP="009C1C97">
      <w:pPr>
        <w:pStyle w:val="EnglishHangNoCoptic"/>
      </w:pPr>
      <w:r w:rsidRPr="00AB1781">
        <w:t xml:space="preserve">9 </w:t>
      </w:r>
      <w:r w:rsidR="00390B7C">
        <w:t>You shall</w:t>
      </w:r>
      <w:r w:rsidRPr="00AB1781">
        <w:t xml:space="preserve"> rule them with a rod of iron,</w:t>
      </w:r>
    </w:p>
    <w:p w14:paraId="1EB82C28" w14:textId="77777777" w:rsidR="00E54261" w:rsidRPr="00AB1781" w:rsidRDefault="00E54261" w:rsidP="009C1C97">
      <w:pPr>
        <w:pStyle w:val="EnglishHangEndNoCoptic"/>
      </w:pPr>
      <w:r w:rsidRPr="00AB1781">
        <w:tab/>
        <w:t>and crush them like a potter’s vessel.’</w:t>
      </w:r>
      <w:r w:rsidR="00A84E81">
        <w:t>”</w:t>
      </w:r>
      <w:r w:rsidRPr="00AB1781">
        <w:rPr>
          <w:rStyle w:val="FootnoteReference"/>
        </w:rPr>
        <w:footnoteReference w:id="38"/>
      </w:r>
    </w:p>
    <w:p w14:paraId="1A82B80D" w14:textId="77777777" w:rsidR="00E54261" w:rsidRPr="00AB1781" w:rsidRDefault="00E54261" w:rsidP="009C1C97">
      <w:pPr>
        <w:pStyle w:val="EnglishHangNoCoptic"/>
      </w:pPr>
      <w:r w:rsidRPr="00AB1781">
        <w:t>10 And now, you kings, understand;</w:t>
      </w:r>
    </w:p>
    <w:p w14:paraId="23DB8312" w14:textId="77777777" w:rsidR="00E54261" w:rsidRPr="00AB1781" w:rsidRDefault="00E54261" w:rsidP="009C1C97">
      <w:pPr>
        <w:pStyle w:val="EnglishHangEndNoCoptic"/>
      </w:pPr>
      <w:r w:rsidRPr="00AB1781">
        <w:tab/>
        <w:t>all you rulers of the earth, take warning.</w:t>
      </w:r>
      <w:r w:rsidRPr="00AB1781">
        <w:rPr>
          <w:rStyle w:val="FootnoteReference"/>
        </w:rPr>
        <w:footnoteReference w:id="39"/>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t>12 Embrace correction and discipline,</w:t>
      </w:r>
    </w:p>
    <w:p w14:paraId="0D038A53" w14:textId="77777777" w:rsidR="00E54261" w:rsidRPr="00AB1781" w:rsidRDefault="00E54261" w:rsidP="009C1C97">
      <w:pPr>
        <w:pStyle w:val="EnglishHangNoCoptic"/>
      </w:pPr>
      <w:r w:rsidRPr="00AB1781">
        <w:tab/>
        <w:t>lest the Lord be angry,</w:t>
      </w:r>
    </w:p>
    <w:p w14:paraId="5BDE3B23" w14:textId="77777777" w:rsidR="00E54261" w:rsidRPr="00AB1781" w:rsidRDefault="00E54261" w:rsidP="009C1C97">
      <w:pPr>
        <w:pStyle w:val="EnglishHangEndNoCoptic"/>
      </w:pPr>
      <w:r w:rsidRPr="00AB1781">
        <w:tab/>
        <w:t>and you perish through leaving the right way.</w:t>
      </w:r>
    </w:p>
    <w:p w14:paraId="778F9543" w14:textId="77777777" w:rsidR="00E54261" w:rsidRPr="00AB1781" w:rsidRDefault="00E54261" w:rsidP="009C1C97">
      <w:pPr>
        <w:pStyle w:val="EnglishHangNoCoptic"/>
      </w:pPr>
      <w:r w:rsidRPr="00AB1781">
        <w:t>13 When His fury suddenly blazes,</w:t>
      </w:r>
    </w:p>
    <w:p w14:paraId="5A5E2C97" w14:textId="77777777" w:rsidR="00E54261" w:rsidRPr="009C1C97" w:rsidRDefault="00E54261" w:rsidP="009C1C97">
      <w:pPr>
        <w:pStyle w:val="EnglishHangEndNoCoptic"/>
      </w:pPr>
      <w:r w:rsidRPr="00AB1781">
        <w:tab/>
        <w:t>blessed are all who trust in Him.</w:t>
      </w:r>
    </w:p>
    <w:p w14:paraId="69E1836E" w14:textId="38885115" w:rsidR="00E54261" w:rsidRPr="009C1C97" w:rsidRDefault="009C1C97" w:rsidP="00BF0205">
      <w:pPr>
        <w:pStyle w:val="Heading4"/>
      </w:pPr>
      <w:bookmarkStart w:id="930" w:name="_Ref412026989"/>
      <w:r>
        <w:lastRenderedPageBreak/>
        <w:t>Psalm</w:t>
      </w:r>
      <w:r w:rsidR="00E54261" w:rsidRPr="00AB1781">
        <w:t xml:space="preserve"> 3</w:t>
      </w:r>
      <w:r>
        <w:t xml:space="preserve">: Lord, </w:t>
      </w:r>
      <w:r w:rsidR="00B6371D">
        <w:t>why have those that rouble me increased?</w:t>
      </w:r>
      <w:bookmarkEnd w:id="930"/>
    </w:p>
    <w:p w14:paraId="0B7C065B" w14:textId="77777777" w:rsidR="00E54261" w:rsidRPr="007A1A59" w:rsidRDefault="00E54261" w:rsidP="007A1A59">
      <w:pPr>
        <w:jc w:val="center"/>
        <w:rPr>
          <w:b/>
        </w:rPr>
      </w:pPr>
      <w:r w:rsidRPr="007A1A59">
        <w:rPr>
          <w:b/>
        </w:rPr>
        <w:t>A Morning Prayer for Protection and Salvation</w:t>
      </w:r>
    </w:p>
    <w:p w14:paraId="300C7A0C"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77777777" w:rsidR="002B1624" w:rsidRPr="00AB1781" w:rsidRDefault="00E54261" w:rsidP="002B1624">
      <w:pPr>
        <w:pStyle w:val="EnglishHangNoCoptic"/>
      </w:pPr>
      <w:r w:rsidRPr="00AB1781">
        <w:t xml:space="preserve">2 </w:t>
      </w:r>
      <w:r w:rsidR="002B1624" w:rsidRPr="00AB1781">
        <w:t xml:space="preserve">Lord, </w:t>
      </w:r>
      <w:r w:rsidR="002B1624">
        <w:t>why have those that trouble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77777777" w:rsidR="002B1624" w:rsidRPr="00AB1781" w:rsidRDefault="00E54261" w:rsidP="002B1624">
      <w:pPr>
        <w:pStyle w:val="EnglishHangNoCoptic"/>
      </w:pPr>
      <w:r w:rsidRPr="00AB1781">
        <w:t xml:space="preserve">3 </w:t>
      </w:r>
      <w:r w:rsidR="002B1624">
        <w:t>M</w:t>
      </w:r>
      <w:r w:rsidR="002B1624" w:rsidRPr="00AB1781">
        <w:t>any are saying of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40"/>
      </w:r>
    </w:p>
    <w:p w14:paraId="50D08226" w14:textId="2730F698" w:rsidR="00E54261" w:rsidRPr="00AB1781" w:rsidRDefault="00E54261" w:rsidP="009C1C97">
      <w:pPr>
        <w:pStyle w:val="EnglishHangNoCoptic"/>
      </w:pPr>
      <w:r w:rsidRPr="00AB1781">
        <w:t xml:space="preserve">4 But </w:t>
      </w:r>
      <w:r w:rsidR="00390B7C">
        <w:t>You</w:t>
      </w:r>
      <w:r w:rsidR="002B1624">
        <w:t>, O Lord</w:t>
      </w:r>
      <w:r w:rsidRPr="00AB1781">
        <w:t xml:space="preserve"> </w:t>
      </w:r>
      <w:r w:rsidR="00390B7C">
        <w:t>are</w:t>
      </w:r>
      <w:r w:rsidRPr="00AB1781">
        <w:t xml:space="preserve"> my protector,</w:t>
      </w:r>
    </w:p>
    <w:p w14:paraId="6A1DDEAB" w14:textId="77777777" w:rsidR="00E54261" w:rsidRPr="00AB1781" w:rsidRDefault="00E54261" w:rsidP="009C1C97">
      <w:pPr>
        <w:pStyle w:val="EnglishHangEndNoCoptic"/>
      </w:pPr>
      <w:r w:rsidRPr="00AB1781">
        <w:tab/>
        <w:t>my glory, and the lifter up of my head.</w:t>
      </w:r>
    </w:p>
    <w:p w14:paraId="16F4316C" w14:textId="77777777" w:rsidR="00E54261" w:rsidRPr="00AB1781" w:rsidRDefault="00E54261" w:rsidP="009C1C97">
      <w:pPr>
        <w:pStyle w:val="EnglishHangNoCoptic"/>
      </w:pPr>
      <w:r w:rsidRPr="00AB1781">
        <w:t>5 I cry to the Lord with my voice,</w:t>
      </w:r>
    </w:p>
    <w:p w14:paraId="3118B3E8" w14:textId="77777777" w:rsidR="00E54261" w:rsidRPr="00AB1781" w:rsidRDefault="00E54261" w:rsidP="009C1C97">
      <w:pPr>
        <w:pStyle w:val="EnglishHangEndNoCoptic"/>
      </w:pPr>
      <w:r w:rsidRPr="00AB1781">
        <w:tab/>
        <w:t xml:space="preserve">and He answers me from His holy mountain. </w:t>
      </w:r>
      <w:r w:rsidRPr="009C1C97">
        <w:rPr>
          <w:i/>
        </w:rPr>
        <w:t>(Pause)</w:t>
      </w:r>
    </w:p>
    <w:p w14:paraId="1BBAA38D" w14:textId="77777777" w:rsidR="00E54261" w:rsidRPr="00AB1781" w:rsidRDefault="00E54261" w:rsidP="009C1C97">
      <w:pPr>
        <w:pStyle w:val="EnglishHangNoCoptic"/>
      </w:pPr>
      <w:r w:rsidRPr="00AB1781">
        <w:t>6 I lie down to rest and I sleep,</w:t>
      </w:r>
    </w:p>
    <w:p w14:paraId="62210AA6" w14:textId="77777777" w:rsidR="00E54261" w:rsidRPr="00AB1781" w:rsidRDefault="00E54261" w:rsidP="009C1C97">
      <w:pPr>
        <w:pStyle w:val="EnglishHangEndNoCoptic"/>
      </w:pPr>
      <w:r w:rsidRPr="00AB1781">
        <w:tab/>
        <w:t>I awake and rise, for the Lord sustains me.</w:t>
      </w:r>
    </w:p>
    <w:p w14:paraId="28A26583" w14:textId="77777777" w:rsidR="00E54261" w:rsidRPr="00AB1781" w:rsidRDefault="00E54261" w:rsidP="009C1C97">
      <w:pPr>
        <w:pStyle w:val="EnglishHangNoCoptic"/>
      </w:pPr>
      <w:r w:rsidRPr="00AB1781">
        <w:t>7 I will not be afraid of myriads of people</w:t>
      </w:r>
    </w:p>
    <w:p w14:paraId="791D18F2" w14:textId="77777777" w:rsidR="00E54261" w:rsidRPr="00AB1781" w:rsidRDefault="00E54261" w:rsidP="009C1C97">
      <w:pPr>
        <w:pStyle w:val="EnglishHangEndNoCoptic"/>
      </w:pPr>
      <w:r w:rsidRPr="00AB1781">
        <w:tab/>
        <w:t>ranged on every side against me.</w:t>
      </w:r>
    </w:p>
    <w:p w14:paraId="6C52EB41" w14:textId="77777777" w:rsidR="00E54261" w:rsidRPr="00AB1781" w:rsidRDefault="00E54261" w:rsidP="009C1C97">
      <w:pPr>
        <w:pStyle w:val="EnglishHangNoCoptic"/>
      </w:pPr>
      <w:r w:rsidRPr="00AB1781">
        <w:t>8 Arise, O Lord; save me, O my God.</w:t>
      </w:r>
    </w:p>
    <w:p w14:paraId="441819D2" w14:textId="77777777" w:rsidR="00E54261" w:rsidRPr="00AB1781" w:rsidRDefault="00E54261" w:rsidP="009C1C97">
      <w:pPr>
        <w:pStyle w:val="EnglishHangNoCoptic"/>
      </w:pPr>
      <w:r w:rsidRPr="00AB1781">
        <w:tab/>
        <w:t xml:space="preserve">For </w:t>
      </w:r>
      <w:r w:rsidR="00390B7C">
        <w:t>You strike</w:t>
      </w:r>
      <w:r w:rsidRPr="00AB1781">
        <w:t xml:space="preserve"> all who vainly oppose me;</w:t>
      </w:r>
    </w:p>
    <w:p w14:paraId="6BA354D8" w14:textId="77777777" w:rsidR="00E54261" w:rsidRPr="00AB1781" w:rsidRDefault="00390B7C" w:rsidP="009C1C97">
      <w:pPr>
        <w:pStyle w:val="EnglishHangEndNoCoptic"/>
      </w:pPr>
      <w:r>
        <w:tab/>
        <w:t>You break</w:t>
      </w:r>
      <w:r w:rsidR="00E54261" w:rsidRPr="00AB1781">
        <w:t xml:space="preserve"> the teeth of sinners.</w:t>
      </w:r>
    </w:p>
    <w:p w14:paraId="73FACE36" w14:textId="77777777" w:rsidR="00E54261" w:rsidRPr="00AB1781" w:rsidRDefault="00E54261" w:rsidP="009C1C97">
      <w:pPr>
        <w:pStyle w:val="EnglishHangNoCoptic"/>
      </w:pPr>
      <w:r w:rsidRPr="00AB1781">
        <w:t>9 Salvation belongs to the Lord,</w:t>
      </w:r>
    </w:p>
    <w:p w14:paraId="77C5F59C" w14:textId="77777777" w:rsidR="00E54261" w:rsidRPr="009C1C97" w:rsidRDefault="00390B7C" w:rsidP="009C1C97">
      <w:pPr>
        <w:pStyle w:val="EnglishHangEndNoCoptic"/>
      </w:pPr>
      <w:r>
        <w:tab/>
        <w:t>and Your blessing is upon Your</w:t>
      </w:r>
      <w:r w:rsidR="00E54261" w:rsidRPr="00AB1781">
        <w:t xml:space="preserve"> people.</w:t>
      </w:r>
    </w:p>
    <w:p w14:paraId="006C5597" w14:textId="09E55916" w:rsidR="00E54261" w:rsidRPr="00AB1781" w:rsidRDefault="00F933DE" w:rsidP="00F933DE">
      <w:pPr>
        <w:pStyle w:val="Rubric"/>
      </w:pPr>
      <w:r>
        <w:t>Glory…</w:t>
      </w:r>
    </w:p>
    <w:p w14:paraId="571C3555" w14:textId="77777777" w:rsidR="00E54261" w:rsidRPr="009C1C97" w:rsidRDefault="009C1C97" w:rsidP="00BF0205">
      <w:pPr>
        <w:pStyle w:val="Heading4"/>
      </w:pPr>
      <w:bookmarkStart w:id="931" w:name="_Ref412025808"/>
      <w:r>
        <w:t>Psalm</w:t>
      </w:r>
      <w:r w:rsidR="00E54261" w:rsidRPr="00AB1781">
        <w:t xml:space="preserve"> 4</w:t>
      </w:r>
      <w:r>
        <w:t xml:space="preserve">: </w:t>
      </w:r>
      <w:r w:rsidR="00390B7C">
        <w:t>You hear</w:t>
      </w:r>
      <w:r>
        <w:t xml:space="preserve"> me when I call</w:t>
      </w:r>
      <w:bookmarkEnd w:id="931"/>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77777777" w:rsidR="00E54261" w:rsidRPr="00AB1781" w:rsidRDefault="009C1C97" w:rsidP="009C1C97">
      <w:pPr>
        <w:pStyle w:val="EnglishHangNoCoptic"/>
      </w:pPr>
      <w:r>
        <w:lastRenderedPageBreak/>
        <w:t xml:space="preserve">2 </w:t>
      </w:r>
      <w:r w:rsidR="00390B7C">
        <w:t>You</w:t>
      </w:r>
      <w:r>
        <w:t xml:space="preserve"> h</w:t>
      </w:r>
      <w:r w:rsidR="00390B7C">
        <w:t>ear</w:t>
      </w:r>
      <w:r w:rsidR="00E54261" w:rsidRPr="00AB1781">
        <w:t xml:space="preserve"> me when I call,</w:t>
      </w:r>
    </w:p>
    <w:p w14:paraId="0A3DC1B2" w14:textId="77777777" w:rsidR="00E54261" w:rsidRPr="00AB1781" w:rsidRDefault="00E54261" w:rsidP="009C1C97">
      <w:pPr>
        <w:pStyle w:val="EnglishHangNoCoptic"/>
      </w:pPr>
      <w:r w:rsidRPr="00AB1781">
        <w:tab/>
        <w:t>O God of my righteousness;</w:t>
      </w:r>
    </w:p>
    <w:p w14:paraId="7E3C8F0B" w14:textId="0BEB3597" w:rsidR="00E54261" w:rsidRPr="00AB1781" w:rsidRDefault="00390B7C" w:rsidP="009C1C97">
      <w:pPr>
        <w:pStyle w:val="EnglishHangNoCoptic"/>
      </w:pPr>
      <w:r>
        <w:tab/>
      </w:r>
      <w:r w:rsidR="00332598">
        <w:t>In affliction, You gave me room</w:t>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41"/>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7519F99A" w:rsidR="00E54261" w:rsidRPr="00AB1781" w:rsidRDefault="00E54261" w:rsidP="009C1C97">
      <w:pPr>
        <w:pStyle w:val="EnglishHangNoCoptic"/>
      </w:pPr>
      <w:r w:rsidRPr="00AB1781">
        <w:t xml:space="preserve">4 Know also that the Lord has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77777777" w:rsidR="00E54261" w:rsidRPr="00AB1781" w:rsidRDefault="00E54261" w:rsidP="009C1C97">
      <w:pPr>
        <w:pStyle w:val="EnglishHangNoCoptic"/>
      </w:pPr>
      <w:r w:rsidRPr="00AB1781">
        <w:t>5 Be angry, yet do not sin;</w:t>
      </w:r>
      <w:r w:rsidRPr="00AB1781">
        <w:rPr>
          <w:rStyle w:val="FootnoteReference"/>
        </w:rPr>
        <w:footnoteReference w:id="42"/>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43"/>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44"/>
      </w:r>
    </w:p>
    <w:p w14:paraId="3DCBB2A8" w14:textId="77777777" w:rsidR="00E54261" w:rsidRPr="009C1C97" w:rsidRDefault="00E54261" w:rsidP="009C1C97">
      <w:pPr>
        <w:pStyle w:val="EnglishHangEndNoCoptic"/>
      </w:pPr>
      <w:r w:rsidRPr="00AB1781">
        <w:tab/>
        <w:t>and put your trust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77777777" w:rsidR="00E54261" w:rsidRPr="00AB1781" w:rsidRDefault="00E54261" w:rsidP="009C1C97">
      <w:pPr>
        <w:pStyle w:val="EnglishHangEndNoCoptic"/>
      </w:pPr>
      <w:r w:rsidRPr="00AB1781">
        <w:tab/>
        <w:t xml:space="preserve">The light of </w:t>
      </w:r>
      <w:r w:rsidR="00E570CB">
        <w:t>Your</w:t>
      </w:r>
      <w:r w:rsidRPr="00AB1781">
        <w:t xml:space="preserve"> presence has been signed upon us, O Lord.</w:t>
      </w:r>
    </w:p>
    <w:p w14:paraId="06A3F699" w14:textId="77777777" w:rsidR="00E54261" w:rsidRPr="00AB1781" w:rsidRDefault="00E54261" w:rsidP="009C1C97">
      <w:pPr>
        <w:pStyle w:val="EnglishHangNoCoptic"/>
      </w:pPr>
      <w:r w:rsidRPr="00AB1781">
        <w:t xml:space="preserve">8 </w:t>
      </w:r>
      <w:r w:rsidR="001040C8">
        <w:t>You</w:t>
      </w:r>
      <w:r w:rsidRPr="00AB1781">
        <w:t xml:space="preserve"> </w:t>
      </w:r>
      <w:r w:rsidR="00556387">
        <w:t>have</w:t>
      </w:r>
      <w:r w:rsidRPr="00AB1781">
        <w:t xml:space="preserve"> given my heart more gladness</w:t>
      </w:r>
    </w:p>
    <w:p w14:paraId="5B380101" w14:textId="77777777" w:rsidR="00E54261" w:rsidRPr="00AB1781" w:rsidRDefault="00E54261" w:rsidP="009C1C97">
      <w:pPr>
        <w:pStyle w:val="EnglishHangEndNoCoptic"/>
      </w:pPr>
      <w:r w:rsidRPr="00AB1781">
        <w:tab/>
        <w:t>than fills men at the harvest of their wheat, wine and oil.</w:t>
      </w:r>
    </w:p>
    <w:p w14:paraId="0E8B70C3" w14:textId="77777777" w:rsidR="00E54261" w:rsidRPr="00AB1781" w:rsidRDefault="00E54261" w:rsidP="009C1C97">
      <w:pPr>
        <w:pStyle w:val="EnglishHangNoCoptic"/>
      </w:pPr>
      <w:r w:rsidRPr="00AB1781">
        <w:t>9 In peace with Him I will rest and sleep;</w:t>
      </w:r>
      <w:r w:rsidRPr="00AB1781">
        <w:rPr>
          <w:rStyle w:val="FootnoteReference"/>
        </w:rPr>
        <w:footnoteReference w:id="45"/>
      </w:r>
    </w:p>
    <w:p w14:paraId="1671A3D0" w14:textId="4FE07DC3" w:rsidR="00E54261" w:rsidRPr="009C1C97" w:rsidRDefault="00E54261" w:rsidP="009C1C97">
      <w:pPr>
        <w:pStyle w:val="EnglishHangEndNoCoptic"/>
      </w:pPr>
      <w:r w:rsidRPr="00AB1781">
        <w:tab/>
        <w:t xml:space="preserve">for </w:t>
      </w:r>
      <w:r w:rsidR="00390B7C">
        <w:t>You</w:t>
      </w:r>
      <w:r w:rsidR="004E7308">
        <w:t xml:space="preserve"> alone</w:t>
      </w:r>
      <w:r w:rsidR="00390B7C">
        <w:t>, Lord, enable</w:t>
      </w:r>
      <w:r w:rsidRPr="00AB1781">
        <w:t xml:space="preserve"> me to </w:t>
      </w:r>
      <w:r w:rsidR="004E7308">
        <w:t>live in hope</w:t>
      </w:r>
      <w:r w:rsidRPr="00AB1781">
        <w:t>.</w:t>
      </w:r>
      <w:r w:rsidRPr="00AB1781">
        <w:rPr>
          <w:rStyle w:val="FootnoteReference"/>
        </w:rPr>
        <w:footnoteReference w:id="46"/>
      </w:r>
    </w:p>
    <w:p w14:paraId="20A6142B" w14:textId="77777777" w:rsidR="00E54261" w:rsidRPr="009C1C97" w:rsidRDefault="009C1C97" w:rsidP="00BF0205">
      <w:pPr>
        <w:pStyle w:val="Heading4"/>
      </w:pPr>
      <w:bookmarkStart w:id="932" w:name="_Ref412098238"/>
      <w:r>
        <w:t>Psalm</w:t>
      </w:r>
      <w:r w:rsidR="00E54261" w:rsidRPr="00AB1781">
        <w:t xml:space="preserve"> 5</w:t>
      </w:r>
      <w:r>
        <w:t>: Give ear to my words, O Lord</w:t>
      </w:r>
      <w:bookmarkEnd w:id="932"/>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23E1A5BB" w14:textId="77777777" w:rsidR="00C8505F" w:rsidRPr="009C1C97" w:rsidRDefault="00E54261" w:rsidP="00C8505F">
      <w:pPr>
        <w:pStyle w:val="EnglishHangEndNoCoptic"/>
        <w:rPr>
          <w:i/>
        </w:rPr>
      </w:pPr>
      <w:r w:rsidRPr="00AB1781">
        <w:t xml:space="preserve">1 </w:t>
      </w:r>
      <w:r w:rsidR="00C8505F" w:rsidRPr="009C1C97">
        <w:rPr>
          <w:i/>
        </w:rPr>
        <w:t>(</w:t>
      </w:r>
      <w:r w:rsidR="00C8505F">
        <w:rPr>
          <w:i/>
        </w:rPr>
        <w:t xml:space="preserve">For the end: </w:t>
      </w:r>
      <w:r w:rsidR="00C8505F" w:rsidRPr="009C1C97">
        <w:rPr>
          <w:i/>
        </w:rPr>
        <w:t>A Psalm by David</w:t>
      </w:r>
      <w:r w:rsidR="00C8505F">
        <w:rPr>
          <w:i/>
        </w:rPr>
        <w:t xml:space="preserve"> for her that obtained the inheritance</w:t>
      </w:r>
      <w:r w:rsidR="00C8505F" w:rsidRPr="009C1C97">
        <w:rPr>
          <w:i/>
        </w:rPr>
        <w:t>)</w:t>
      </w:r>
    </w:p>
    <w:p w14:paraId="02200B7A" w14:textId="7E05141D" w:rsidR="00E54261" w:rsidRPr="00AB1781" w:rsidRDefault="00E54261" w:rsidP="00C8505F">
      <w:pPr>
        <w:pStyle w:val="EnglishHangEndNoCoptic"/>
      </w:pPr>
      <w:r w:rsidRPr="00AB1781">
        <w:lastRenderedPageBreak/>
        <w:t>2 Give ear to my words, O lord,</w:t>
      </w:r>
    </w:p>
    <w:p w14:paraId="2264F541" w14:textId="77777777" w:rsidR="00E54261" w:rsidRPr="00AB1781" w:rsidRDefault="00E54261" w:rsidP="009C1C97">
      <w:pPr>
        <w:pStyle w:val="EnglishHangEndNoCoptic"/>
      </w:pPr>
      <w:r w:rsidRPr="00AB1781">
        <w:tab/>
        <w:t>consider my cry.</w:t>
      </w:r>
    </w:p>
    <w:p w14:paraId="16217F5B" w14:textId="77777777" w:rsidR="00E54261" w:rsidRPr="00AB1781" w:rsidRDefault="00E54261" w:rsidP="009C1C97">
      <w:pPr>
        <w:pStyle w:val="EnglishHangNoCoptic"/>
      </w:pPr>
      <w:r w:rsidRPr="00AB1781">
        <w:t>3 Attend to the voice of my prayer,</w:t>
      </w:r>
    </w:p>
    <w:p w14:paraId="1E1F8E24" w14:textId="77777777" w:rsidR="00E54261" w:rsidRPr="00AB1781" w:rsidRDefault="00E54261" w:rsidP="009C1C97">
      <w:pPr>
        <w:pStyle w:val="EnglishHangNoCoptic"/>
      </w:pPr>
      <w:r w:rsidRPr="00AB1781">
        <w:tab/>
        <w:t>my King and my God.</w:t>
      </w:r>
    </w:p>
    <w:p w14:paraId="3B9CCAE1" w14:textId="77777777" w:rsidR="00E54261" w:rsidRPr="00AB1781" w:rsidRDefault="00E54261" w:rsidP="009C1C97">
      <w:pPr>
        <w:pStyle w:val="EnglishHangEndNoCoptic"/>
      </w:pPr>
      <w:r w:rsidRPr="00AB1781">
        <w:tab/>
        <w:t xml:space="preserve">For to </w:t>
      </w:r>
      <w:r w:rsidR="00390B7C">
        <w:t>You</w:t>
      </w:r>
      <w:r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77777777" w:rsidR="00E54261" w:rsidRPr="00AB1781" w:rsidRDefault="00390B7C" w:rsidP="009C1C97">
      <w:pPr>
        <w:pStyle w:val="EnglishHangEndNoCoptic"/>
      </w:pPr>
      <w:r>
        <w:tab/>
        <w:t>and You will</w:t>
      </w:r>
      <w:r w:rsidR="00E54261" w:rsidRPr="00AB1781">
        <w:t xml:space="preserve"> visit and watch over me.</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7"/>
      </w:r>
      <w:r w:rsidRPr="00AB1781">
        <w:t>;</w:t>
      </w:r>
    </w:p>
    <w:p w14:paraId="371CA11A" w14:textId="6CFBD197" w:rsidR="00E54261" w:rsidRPr="00AB1781" w:rsidRDefault="00E54261" w:rsidP="009C1C97">
      <w:pPr>
        <w:pStyle w:val="EnglishHangEndNoCoptic"/>
      </w:pPr>
      <w:r w:rsidRPr="00AB1781">
        <w:tab/>
        <w:t>ev</w:t>
      </w:r>
      <w:r w:rsidR="00390B7C">
        <w:t xml:space="preserve">il </w:t>
      </w:r>
      <w:r w:rsidR="00DC2AAA">
        <w:t>doers</w:t>
      </w:r>
      <w:r w:rsidR="00390B7C">
        <w:t xml:space="preserve"> cannot dwell with You</w:t>
      </w:r>
      <w:r w:rsidRPr="00AB1781">
        <w:t>.</w:t>
      </w:r>
    </w:p>
    <w:p w14:paraId="605D2E7F" w14:textId="7D4EC959" w:rsidR="00E54261" w:rsidRPr="00AB1781" w:rsidRDefault="00E54261" w:rsidP="009C1C97">
      <w:pPr>
        <w:pStyle w:val="EnglishHangNoCoptic"/>
      </w:pPr>
      <w:r w:rsidRPr="00AB1781">
        <w:t xml:space="preserve">6 The </w:t>
      </w:r>
      <w:r w:rsidR="00DC2AAA">
        <w:t>transgressors</w:t>
      </w:r>
      <w:r w:rsidR="00390B7C">
        <w:t xml:space="preserve"> will not remain before Your</w:t>
      </w:r>
      <w:r w:rsidRPr="00AB1781">
        <w:t xml:space="preserve"> eyes.</w:t>
      </w:r>
    </w:p>
    <w:p w14:paraId="71CDA5FC" w14:textId="35FBE5EA"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77777777" w:rsidR="00E54261" w:rsidRPr="00AB1781" w:rsidRDefault="00390B7C" w:rsidP="009C1C97">
      <w:pPr>
        <w:pStyle w:val="EnglishHangNoCoptic"/>
      </w:pPr>
      <w:r>
        <w:t>7 You will</w:t>
      </w:r>
      <w:r w:rsidR="00E54261" w:rsidRPr="00AB1781">
        <w:t xml:space="preserve"> destroy all who tell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2B8EFC68" w:rsidR="00E54261" w:rsidRPr="00AB1781" w:rsidRDefault="00390B7C" w:rsidP="009C1C97">
      <w:pPr>
        <w:pStyle w:val="EnglishHangNoCoptic"/>
      </w:pPr>
      <w:r>
        <w:tab/>
        <w:t xml:space="preserve">and </w:t>
      </w:r>
      <w:r w:rsidR="00DC2AAA">
        <w:t>I will bow down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2CF8D821"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E54261" w:rsidRPr="00AB1781">
        <w:t>;</w:t>
      </w:r>
    </w:p>
    <w:p w14:paraId="121991F3" w14:textId="77777777" w:rsidR="00E54261" w:rsidRPr="00AB1781" w:rsidRDefault="00390B7C" w:rsidP="009C1C97">
      <w:pPr>
        <w:pStyle w:val="EnglishHangEndNoCoptic"/>
      </w:pPr>
      <w:r>
        <w:tab/>
        <w:t>direct my way before You</w:t>
      </w:r>
      <w:r w:rsidR="00E54261" w:rsidRPr="00AB1781">
        <w:t xml:space="preserve"> because of my enemies.</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77777777" w:rsidR="00E54261" w:rsidRPr="00AB1781" w:rsidRDefault="00E54261" w:rsidP="009C1C97">
      <w:pPr>
        <w:pStyle w:val="EnglishHangNoCoptic"/>
      </w:pPr>
      <w:r w:rsidRPr="00AB1781">
        <w:tab/>
        <w:t>Their throat is a yawning tomb;</w:t>
      </w:r>
    </w:p>
    <w:p w14:paraId="08272160" w14:textId="77777777" w:rsidR="00E54261" w:rsidRPr="00AB1781" w:rsidRDefault="00E54261" w:rsidP="009C1C97">
      <w:pPr>
        <w:pStyle w:val="EnglishHangEndNoCoptic"/>
      </w:pPr>
      <w:r w:rsidRPr="00AB1781">
        <w:tab/>
        <w:t>with their tongues they deceive.</w:t>
      </w:r>
    </w:p>
    <w:p w14:paraId="60380410" w14:textId="77777777" w:rsidR="00E54261" w:rsidRPr="00AB1781" w:rsidRDefault="00E54261" w:rsidP="009C1C97">
      <w:pPr>
        <w:pStyle w:val="EnglishHangNoCoptic"/>
      </w:pPr>
      <w:r w:rsidRPr="00AB1781">
        <w:t>11 Judge them, O God.</w:t>
      </w:r>
    </w:p>
    <w:p w14:paraId="6000CFBF" w14:textId="77777777" w:rsidR="00E54261" w:rsidRPr="00AB1781" w:rsidRDefault="00E54261" w:rsidP="009C1C97">
      <w:pPr>
        <w:pStyle w:val="EnglishHangNoCoptic"/>
      </w:pPr>
      <w:r w:rsidRPr="00AB1781">
        <w:tab/>
        <w:t>Let them fall through their own thoughts;</w:t>
      </w:r>
    </w:p>
    <w:p w14:paraId="1A2ECED8" w14:textId="17928F33" w:rsidR="00E54261" w:rsidRPr="00AB1781" w:rsidRDefault="00E54261" w:rsidP="009C1C97">
      <w:pPr>
        <w:pStyle w:val="EnglishHangNoCoptic"/>
      </w:pPr>
      <w:r w:rsidRPr="00AB1781">
        <w:tab/>
      </w:r>
      <w:r w:rsidR="00904213">
        <w:t>cast them out for their wanton wickedness</w:t>
      </w:r>
      <w:r w:rsidRPr="00AB1781">
        <w:t>,</w:t>
      </w:r>
    </w:p>
    <w:p w14:paraId="10C202FF" w14:textId="77777777" w:rsidR="00E54261" w:rsidRPr="009C1C97" w:rsidRDefault="00390B7C" w:rsidP="009C1C97">
      <w:pPr>
        <w:pStyle w:val="EnglishHangEndNoCoptic"/>
      </w:pPr>
      <w:r>
        <w:tab/>
        <w:t>for they provoke You,</w:t>
      </w:r>
      <w:r w:rsidR="00E54261" w:rsidRPr="00AB1781">
        <w:t xml:space="preserve"> O Lord.</w:t>
      </w:r>
    </w:p>
    <w:p w14:paraId="7DF9B1E5" w14:textId="77777777" w:rsidR="00E54261" w:rsidRPr="00AB1781" w:rsidRDefault="00E54261" w:rsidP="009C1C97">
      <w:pPr>
        <w:pStyle w:val="EnglishHangNoCoptic"/>
      </w:pPr>
      <w:r w:rsidRPr="00AB1781">
        <w:t xml:space="preserve">12 But let all who trust in </w:t>
      </w:r>
      <w:r w:rsidR="00390B7C">
        <w:t>You be glad in You</w:t>
      </w:r>
      <w:r w:rsidRPr="00AB1781">
        <w:t>.</w:t>
      </w:r>
    </w:p>
    <w:p w14:paraId="6F2AA669" w14:textId="77777777" w:rsidR="00E54261" w:rsidRPr="00AB1781" w:rsidRDefault="00E54261" w:rsidP="009C1C97">
      <w:pPr>
        <w:pStyle w:val="EnglishHangNoCoptic"/>
      </w:pPr>
      <w:r w:rsidRPr="00AB1781">
        <w:tab/>
        <w:t>They will rejoice for ever</w:t>
      </w:r>
    </w:p>
    <w:p w14:paraId="523EECAD" w14:textId="77777777" w:rsidR="00E54261" w:rsidRPr="00AB1781" w:rsidRDefault="00390B7C" w:rsidP="009C1C97">
      <w:pPr>
        <w:pStyle w:val="EnglishHangNoCoptic"/>
      </w:pPr>
      <w:r>
        <w:tab/>
        <w:t>and You will</w:t>
      </w:r>
      <w:r w:rsidR="00E54261" w:rsidRPr="00AB1781">
        <w:t xml:space="preserve"> dwell in them.</w:t>
      </w:r>
      <w:r w:rsidR="00E54261" w:rsidRPr="00AB1781">
        <w:rPr>
          <w:rStyle w:val="FootnoteReference"/>
        </w:rPr>
        <w:footnoteReference w:id="48"/>
      </w:r>
    </w:p>
    <w:p w14:paraId="530A7D4A" w14:textId="77777777" w:rsidR="00E54261" w:rsidRPr="00AB1781" w:rsidRDefault="00390B7C" w:rsidP="009C1C97">
      <w:pPr>
        <w:pStyle w:val="EnglishHangEndNoCoptic"/>
      </w:pPr>
      <w:r>
        <w:tab/>
        <w:t>All who love Your Name will glory in You</w:t>
      </w:r>
      <w:r w:rsidR="00E54261" w:rsidRPr="00AB1781">
        <w:t>.</w:t>
      </w:r>
    </w:p>
    <w:p w14:paraId="547574EB" w14:textId="77777777" w:rsidR="00E54261" w:rsidRPr="00AB1781" w:rsidRDefault="00390B7C" w:rsidP="009C1C97">
      <w:pPr>
        <w:pStyle w:val="EnglishHangNoCoptic"/>
      </w:pPr>
      <w:r>
        <w:t>13 For You will</w:t>
      </w:r>
      <w:r w:rsidR="00E54261" w:rsidRPr="00AB1781">
        <w:t xml:space="preserve"> bless a righteous person, O Lord;</w:t>
      </w:r>
    </w:p>
    <w:p w14:paraId="391350EF" w14:textId="77777777" w:rsidR="00E54261" w:rsidRPr="009C1C97" w:rsidRDefault="00390B7C" w:rsidP="009C1C97">
      <w:pPr>
        <w:pStyle w:val="EnglishHangEndNoCoptic"/>
      </w:pPr>
      <w:r>
        <w:tab/>
        <w:t>You have</w:t>
      </w:r>
      <w:r w:rsidR="00E54261" w:rsidRPr="00AB1781">
        <w:t xml:space="preserve"> crowned us with goodwill as with a shield.</w:t>
      </w:r>
    </w:p>
    <w:p w14:paraId="3514BA70" w14:textId="77777777" w:rsidR="00E54261" w:rsidRPr="009C1C97" w:rsidRDefault="009C1C97" w:rsidP="00BF0205">
      <w:pPr>
        <w:pStyle w:val="Heading4"/>
      </w:pPr>
      <w:bookmarkStart w:id="933" w:name="_Ref412025822"/>
      <w:r>
        <w:lastRenderedPageBreak/>
        <w:t>Psalm</w:t>
      </w:r>
      <w:r w:rsidR="00E54261" w:rsidRPr="00AB1781">
        <w:t xml:space="preserve"> 6</w:t>
      </w:r>
      <w:r>
        <w:t xml:space="preserve">: O Lord, rebuke me, but not in </w:t>
      </w:r>
      <w:r w:rsidR="00390B7C">
        <w:t>Your</w:t>
      </w:r>
      <w:r>
        <w:t xml:space="preserve"> anger</w:t>
      </w:r>
      <w:bookmarkEnd w:id="933"/>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3BE531F" w14:textId="2A8A29E9"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Pr="009C1C97">
        <w:rPr>
          <w:i/>
        </w:rPr>
        <w:t>A Psalm by David</w:t>
      </w:r>
      <w:r w:rsidR="00DA5133">
        <w:rPr>
          <w:i/>
        </w:rPr>
        <w:t xml:space="preserve"> among the Hymns for the Octave</w:t>
      </w:r>
      <w:r w:rsidR="00DA5133">
        <w:rPr>
          <w:rStyle w:val="FootnoteReference"/>
          <w:i/>
        </w:rPr>
        <w:footnoteReference w:id="49"/>
      </w:r>
      <w:r w:rsidR="00DA5133">
        <w:rPr>
          <w:i/>
        </w:rPr>
        <w:t>)</w:t>
      </w:r>
    </w:p>
    <w:p w14:paraId="4787A773" w14:textId="77777777" w:rsidR="00E54261" w:rsidRPr="00AB1781" w:rsidRDefault="00E54261" w:rsidP="009C1C97">
      <w:pPr>
        <w:pStyle w:val="EnglishHangNoCoptic"/>
      </w:pPr>
      <w:r w:rsidRPr="00AB1781">
        <w:t xml:space="preserve">2 O Lord, rebuke me, but not in </w:t>
      </w:r>
      <w:r w:rsidR="001040C8">
        <w:t>Your</w:t>
      </w:r>
      <w:r w:rsidRPr="00AB1781">
        <w:t xml:space="preserve"> anger;</w:t>
      </w:r>
    </w:p>
    <w:p w14:paraId="3A2FC2CA" w14:textId="77777777" w:rsidR="00E54261" w:rsidRPr="00AB1781" w:rsidRDefault="001040C8" w:rsidP="009C1C97">
      <w:pPr>
        <w:pStyle w:val="EnglishHangEndNoCoptic"/>
      </w:pPr>
      <w:r>
        <w:tab/>
        <w:t>and chasten me, but not in Your</w:t>
      </w:r>
      <w:r w:rsidR="00E54261" w:rsidRPr="00AB1781">
        <w:t xml:space="preserve"> wrath.</w:t>
      </w:r>
      <w:r w:rsidR="00E54261" w:rsidRPr="00AB1781">
        <w:rPr>
          <w:rStyle w:val="FootnoteReference"/>
        </w:rPr>
        <w:footnoteReference w:id="50"/>
      </w:r>
    </w:p>
    <w:p w14:paraId="55509B52" w14:textId="77777777" w:rsidR="00E54261" w:rsidRPr="00AB1781" w:rsidRDefault="00E54261" w:rsidP="009C1C97">
      <w:pPr>
        <w:pStyle w:val="EnglishHangNoCoptic"/>
      </w:pPr>
      <w:r w:rsidRPr="00AB1781">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51"/>
      </w:r>
    </w:p>
    <w:p w14:paraId="09FEE392" w14:textId="77777777" w:rsidR="00E54261" w:rsidRPr="00AB1781" w:rsidRDefault="00E54261" w:rsidP="009C1C97">
      <w:pPr>
        <w:pStyle w:val="EnglishHangNoCoptic"/>
      </w:pPr>
      <w:r w:rsidRPr="00AB1781">
        <w:t>5 Return, O Lord, deliver my soul;</w:t>
      </w:r>
    </w:p>
    <w:p w14:paraId="126CFC28" w14:textId="77777777" w:rsidR="00E54261" w:rsidRPr="00AB1781" w:rsidRDefault="00E54261" w:rsidP="009C1C97">
      <w:pPr>
        <w:pStyle w:val="EnglishHangEndNoCoptic"/>
      </w:pPr>
      <w:r w:rsidRPr="00AB1781">
        <w:tab/>
        <w:t xml:space="preserve">save me for </w:t>
      </w:r>
      <w:r w:rsidR="00E570CB">
        <w:t>Your</w:t>
      </w:r>
      <w:r w:rsidRPr="00AB1781">
        <w:t xml:space="preserve"> mercy’s sake.</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531ED070" w:rsidR="00E54261" w:rsidRPr="00AB1781" w:rsidRDefault="001040C8" w:rsidP="009C1C97">
      <w:pPr>
        <w:pStyle w:val="EnglishHangEndNoCoptic"/>
      </w:pPr>
      <w:r>
        <w:tab/>
        <w:t xml:space="preserve">and who will confess You </w:t>
      </w:r>
      <w:r w:rsidR="00E54261" w:rsidRPr="00AB1781">
        <w:t xml:space="preserve">in </w:t>
      </w:r>
      <w:r w:rsidR="00DA5133">
        <w:t>Hades</w:t>
      </w:r>
      <w:r w:rsidR="00E54261" w:rsidRPr="00AB1781">
        <w:t>?</w:t>
      </w:r>
    </w:p>
    <w:p w14:paraId="6CFD5B9C" w14:textId="77777777" w:rsidR="00E54261" w:rsidRPr="00AB1781" w:rsidRDefault="001040C8" w:rsidP="009C1C97">
      <w:pPr>
        <w:pStyle w:val="EnglishHangNoCoptic"/>
      </w:pPr>
      <w:r>
        <w:t>7 I am weary and wor</w:t>
      </w:r>
      <w:r w:rsidR="00E54261" w:rsidRPr="00AB1781">
        <w:t>n with my groaning.</w:t>
      </w:r>
    </w:p>
    <w:p w14:paraId="4EB05AD2" w14:textId="1C5FA189" w:rsidR="00E54261" w:rsidRPr="00AB1781" w:rsidRDefault="00E54261" w:rsidP="009C1C97">
      <w:pPr>
        <w:pStyle w:val="EnglishHangNoCoptic"/>
      </w:pPr>
      <w:r w:rsidRPr="00AB1781">
        <w:tab/>
        <w:t xml:space="preserve">Every night I </w:t>
      </w:r>
      <w:r w:rsidR="00DA5133">
        <w:t>wash</w:t>
      </w:r>
      <w:r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77777777" w:rsidR="00E54261" w:rsidRPr="00AB1781" w:rsidRDefault="00E54261" w:rsidP="009C1C97">
      <w:pPr>
        <w:pStyle w:val="EnglishHangNoCoptic"/>
      </w:pPr>
      <w:r w:rsidRPr="00AB1781">
        <w:t>8 My eye is troubled with anger;</w:t>
      </w:r>
    </w:p>
    <w:p w14:paraId="2A6F35C8" w14:textId="77777777" w:rsidR="00E54261" w:rsidRPr="00AB1781" w:rsidRDefault="00E54261" w:rsidP="009C1C97">
      <w:pPr>
        <w:pStyle w:val="EnglishHangEndNoCoptic"/>
      </w:pPr>
      <w:r w:rsidRPr="00AB1781">
        <w:tab/>
        <w:t>I grow old among all my enemies.</w:t>
      </w:r>
    </w:p>
    <w:p w14:paraId="076EFE4B" w14:textId="77777777" w:rsidR="00E54261" w:rsidRPr="00AB1781" w:rsidRDefault="00E54261" w:rsidP="009C1C97">
      <w:pPr>
        <w:pStyle w:val="EnglishHangNoCoptic"/>
      </w:pPr>
      <w:r w:rsidRPr="00AB1781">
        <w:t>9 Depart from me, all you who do evil,</w:t>
      </w:r>
      <w:r w:rsidRPr="00AB1781">
        <w:rPr>
          <w:rStyle w:val="FootnoteReference"/>
        </w:rPr>
        <w:footnoteReference w:id="52"/>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77777777" w:rsidR="00E54261" w:rsidRPr="009C1C97" w:rsidRDefault="00E54261" w:rsidP="009C1C97">
      <w:pPr>
        <w:pStyle w:val="EnglishHangEndNoCoptic"/>
      </w:pPr>
      <w:r w:rsidRPr="00AB1781">
        <w:lastRenderedPageBreak/>
        <w:tab/>
        <w:t>may they soon be routed and utterly confounded.</w:t>
      </w:r>
    </w:p>
    <w:p w14:paraId="6DD058FC" w14:textId="77777777" w:rsidR="00F933DE" w:rsidRPr="00AB1781" w:rsidRDefault="00F933DE" w:rsidP="00F933DE">
      <w:pPr>
        <w:pStyle w:val="Rubric"/>
      </w:pPr>
      <w:r>
        <w:t>Glory…</w:t>
      </w:r>
    </w:p>
    <w:p w14:paraId="6A8DB3EF" w14:textId="77777777" w:rsidR="00E54261" w:rsidRPr="009C1C97" w:rsidRDefault="009C1C97" w:rsidP="00BF0205">
      <w:pPr>
        <w:pStyle w:val="Heading4"/>
      </w:pPr>
      <w:r>
        <w:t>Psalm</w:t>
      </w:r>
      <w:r w:rsidR="00E54261" w:rsidRPr="00AB1781">
        <w:t xml:space="preserve"> 7</w:t>
      </w:r>
      <w:r>
        <w:t xml:space="preserve">: O Lord my God, in </w:t>
      </w:r>
      <w:r w:rsidR="001040C8">
        <w:t>You</w:t>
      </w:r>
      <w:r>
        <w:t xml:space="preserve"> I put my trust</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77777777" w:rsidR="00E54261" w:rsidRPr="00AB1781" w:rsidRDefault="00E54261" w:rsidP="009C1C97">
      <w:pPr>
        <w:pStyle w:val="EnglishHangNoCoptic"/>
      </w:pPr>
      <w:r w:rsidRPr="00AB1781">
        <w:t xml:space="preserve">2 O Lord my God, in </w:t>
      </w:r>
      <w:r w:rsidR="001040C8">
        <w:t>You</w:t>
      </w:r>
      <w:r w:rsidRPr="00AB1781">
        <w:t xml:space="preserve"> I put my trust;</w:t>
      </w:r>
    </w:p>
    <w:p w14:paraId="5F217CEB" w14:textId="77777777" w:rsidR="00E54261" w:rsidRPr="00AB1781" w:rsidRDefault="00E54261" w:rsidP="009C1C97">
      <w:pPr>
        <w:pStyle w:val="EnglishHangEndNoCoptic"/>
      </w:pPr>
      <w:r w:rsidRPr="00AB1781">
        <w:tab/>
        <w:t>save me from all who persecute me, and deliver me;</w:t>
      </w:r>
    </w:p>
    <w:p w14:paraId="22C22947" w14:textId="77777777" w:rsidR="00E54261" w:rsidRPr="00AB1781" w:rsidRDefault="00E54261" w:rsidP="009C1C97">
      <w:pPr>
        <w:pStyle w:val="EnglishHangNoCoptic"/>
      </w:pPr>
      <w:r w:rsidRPr="00AB1781">
        <w:t>3 lest my enemy seize my soul like a lion,</w:t>
      </w:r>
      <w:r w:rsidRPr="00AB1781">
        <w:rPr>
          <w:rStyle w:val="FootnoteReference"/>
        </w:rPr>
        <w:footnoteReference w:id="53"/>
      </w:r>
    </w:p>
    <w:p w14:paraId="0DB63D79" w14:textId="77777777" w:rsidR="00E54261" w:rsidRPr="00AB1781" w:rsidRDefault="00E54261" w:rsidP="009C1C97">
      <w:pPr>
        <w:pStyle w:val="EnglishHangEndNoCoptic"/>
      </w:pPr>
      <w:r w:rsidRPr="00AB1781">
        <w:tab/>
        <w:t>when there is no one to redeem or save me.</w:t>
      </w:r>
    </w:p>
    <w:p w14:paraId="2360F2AC" w14:textId="77777777" w:rsidR="00E54261" w:rsidRPr="00AB1781" w:rsidRDefault="00E54261" w:rsidP="009C1C97">
      <w:pPr>
        <w:pStyle w:val="EnglishHangNoCoptic"/>
      </w:pPr>
      <w:r w:rsidRPr="00AB1781">
        <w:t>4 O Lord my God, if I have done wrong,</w:t>
      </w:r>
    </w:p>
    <w:p w14:paraId="594A6E4D" w14:textId="77777777" w:rsidR="00E54261" w:rsidRPr="00AB1781" w:rsidRDefault="00E54261" w:rsidP="009C1C97">
      <w:pPr>
        <w:pStyle w:val="EnglishHangEndNoCoptic"/>
      </w:pPr>
      <w:r w:rsidRPr="00AB1781">
        <w:tab/>
        <w:t>if there is guilt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4"/>
      </w:r>
      <w:r w:rsidRPr="00AB1781">
        <w:t xml:space="preserve"> </w:t>
      </w:r>
      <w:r w:rsidR="00254E27">
        <w:t>because of</w:t>
      </w:r>
      <w:r w:rsidRPr="00AB1781">
        <w:t xml:space="preserve"> my enemies,</w:t>
      </w:r>
    </w:p>
    <w:p w14:paraId="659E9B62" w14:textId="7BE4C816" w:rsidR="00E54261" w:rsidRPr="00AB1781" w:rsidRDefault="00E54261" w:rsidP="009C1C97">
      <w:pPr>
        <w:pStyle w:val="EnglishHangNoCoptic"/>
      </w:pPr>
      <w:r w:rsidRPr="00AB1781">
        <w:t xml:space="preserve">6 let my enemy persecute </w:t>
      </w:r>
      <w:r w:rsidR="00581458">
        <w:t xml:space="preserve">and seize </w:t>
      </w:r>
      <w:r w:rsidRPr="00AB1781">
        <w:t>my soul,</w:t>
      </w:r>
    </w:p>
    <w:p w14:paraId="10BBFD75" w14:textId="288470B6" w:rsidR="00E54261" w:rsidRPr="00AB1781" w:rsidRDefault="00E54261" w:rsidP="009C1C97">
      <w:pPr>
        <w:pStyle w:val="EnglishHangNoCoptic"/>
      </w:pPr>
      <w:r w:rsidRPr="00AB1781">
        <w:tab/>
        <w:t>and trample my life into the earth,</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5"/>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7CA366E1" w:rsidR="00E54261" w:rsidRPr="00AB1781" w:rsidRDefault="00E54261" w:rsidP="009C1C97">
      <w:pPr>
        <w:pStyle w:val="EnglishHangNoCoptic"/>
      </w:pPr>
      <w:r w:rsidRPr="00AB1781">
        <w:tab/>
        <w:t xml:space="preserve">be exalted in the </w:t>
      </w:r>
      <w:r w:rsidR="00581458">
        <w:t>very</w:t>
      </w:r>
      <w:r w:rsidRPr="00AB1781">
        <w:t xml:space="preserve"> </w:t>
      </w:r>
      <w:r w:rsidR="00581458">
        <w:t>boundaries</w:t>
      </w:r>
      <w:r w:rsidRPr="00AB1781">
        <w:t xml:space="preserve"> of </w:t>
      </w:r>
      <w:r w:rsidR="001040C8">
        <w:t>Your</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739AFB0B" w:rsidR="00E54261" w:rsidRPr="00AB1781" w:rsidRDefault="00E54261" w:rsidP="009C1C97">
      <w:pPr>
        <w:pStyle w:val="EnglishHangEndNoCoptic"/>
      </w:pPr>
      <w:r w:rsidRPr="00AB1781">
        <w:tab/>
        <w:t xml:space="preserve">in </w:t>
      </w:r>
      <w:r w:rsidR="00581458" w:rsidRPr="00AB1781">
        <w:t>defense</w:t>
      </w:r>
      <w:r w:rsidRPr="00AB1781">
        <w:t xml:space="preserve"> of the law </w:t>
      </w:r>
      <w:r w:rsidR="001040C8">
        <w:t>You Yourself have</w:t>
      </w:r>
      <w:r w:rsidRPr="00AB1781">
        <w:t xml:space="preserve"> </w:t>
      </w:r>
      <w:r w:rsidR="00581458">
        <w:t>commanded</w:t>
      </w:r>
      <w:r w:rsidRPr="00AB1781">
        <w:t>,</w:t>
      </w:r>
    </w:p>
    <w:p w14:paraId="6EC9A773" w14:textId="047E5626" w:rsidR="00E54261" w:rsidRPr="00AB1781" w:rsidRDefault="00E54261" w:rsidP="009C1C97">
      <w:pPr>
        <w:pStyle w:val="EnglishHangNoCoptic"/>
      </w:pPr>
      <w:r w:rsidRPr="00AB1781">
        <w:t xml:space="preserve">8 and the congregation of peoples will gather 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7777777" w:rsidR="00E54261" w:rsidRPr="00AB1781" w:rsidRDefault="00E54261" w:rsidP="009C1C97">
      <w:pPr>
        <w:pStyle w:val="EnglishHangNoCoptic"/>
      </w:pPr>
      <w:r w:rsidRPr="00AB1781">
        <w:t>9 The Lord will judge the peoples.</w:t>
      </w:r>
    </w:p>
    <w:p w14:paraId="65BD65F1" w14:textId="77777777" w:rsidR="00E54261" w:rsidRPr="00AB1781" w:rsidRDefault="00E54261" w:rsidP="009C1C97">
      <w:pPr>
        <w:pStyle w:val="EnglishHangNoCoptic"/>
      </w:pPr>
      <w:r w:rsidRPr="00AB1781">
        <w:tab/>
        <w:t>Judge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77777777" w:rsidR="00E54261" w:rsidRPr="00AB1781" w:rsidRDefault="00E54261" w:rsidP="009C1C97">
      <w:pPr>
        <w:pStyle w:val="EnglishHangEndNoCoptic"/>
      </w:pPr>
      <w:r w:rsidRPr="00AB1781">
        <w:tab/>
        <w:t>and according to the innocence that is in me.</w:t>
      </w:r>
    </w:p>
    <w:p w14:paraId="62340DFF" w14:textId="77777777" w:rsidR="00E54261" w:rsidRPr="00AB1781" w:rsidRDefault="00E54261" w:rsidP="009C1C97">
      <w:pPr>
        <w:pStyle w:val="EnglishHangNoCoptic"/>
      </w:pPr>
      <w:r w:rsidRPr="00AB1781">
        <w:t>10 O let the evil of sinners come to an end;</w:t>
      </w:r>
    </w:p>
    <w:p w14:paraId="0209CAE7" w14:textId="77777777" w:rsidR="00E54261" w:rsidRPr="00AB1781" w:rsidRDefault="00E54261" w:rsidP="009C1C97">
      <w:pPr>
        <w:pStyle w:val="EnglishHangNoCoptic"/>
      </w:pPr>
      <w:r w:rsidRPr="00AB1781">
        <w:tab/>
        <w:t>but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77777777" w:rsidR="00E54261" w:rsidRPr="00AB1781" w:rsidRDefault="00E54261" w:rsidP="009C1C97">
      <w:pPr>
        <w:pStyle w:val="EnglishHangNoCoptic"/>
      </w:pPr>
      <w:r w:rsidRPr="00AB1781">
        <w:lastRenderedPageBreak/>
        <w:t>11 The right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77777777" w:rsidR="00E54261" w:rsidRPr="00AB1781" w:rsidRDefault="00E54261" w:rsidP="009C1C97">
      <w:pPr>
        <w:pStyle w:val="EnglishHangNoCoptic"/>
      </w:pPr>
      <w:r w:rsidRPr="00AB1781">
        <w:t>12 God is a just judge, strong and patient,</w:t>
      </w:r>
    </w:p>
    <w:p w14:paraId="7955069A" w14:textId="77777777" w:rsidR="00E54261" w:rsidRPr="00AB1781" w:rsidRDefault="00E54261" w:rsidP="009C1C97">
      <w:pPr>
        <w:pStyle w:val="EnglishHangEndNoCoptic"/>
      </w:pPr>
      <w:r w:rsidRPr="00AB1781">
        <w:tab/>
        <w:t>not inflicting vengeance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15148AA9" w:rsidR="00E54261" w:rsidRPr="00AB1781" w:rsidRDefault="00E54261" w:rsidP="009C1C97">
      <w:pPr>
        <w:pStyle w:val="EnglishHangNoCoptic"/>
      </w:pPr>
      <w:r w:rsidRPr="00AB1781">
        <w:t>14 and in it He has fitted the arrows</w:t>
      </w:r>
      <w:r w:rsidR="00581458">
        <w:t>, instruments</w:t>
      </w:r>
      <w:r w:rsidRPr="00AB1781">
        <w:t xml:space="preserve"> of death;</w:t>
      </w:r>
    </w:p>
    <w:p w14:paraId="1BBD2B97" w14:textId="4DA7B95C" w:rsidR="00E54261" w:rsidRPr="009C1C97" w:rsidRDefault="00E54261" w:rsidP="009C1C97">
      <w:pPr>
        <w:pStyle w:val="EnglishHangEndNoCoptic"/>
      </w:pPr>
      <w:r w:rsidRPr="00AB1781">
        <w:tab/>
      </w:r>
      <w:r w:rsidR="00581458">
        <w:t>And he has prepared them to kindle a fire.</w:t>
      </w:r>
    </w:p>
    <w:p w14:paraId="433E06AA" w14:textId="1EA444D4" w:rsidR="00E54261" w:rsidRPr="00AB1781" w:rsidRDefault="00E54261" w:rsidP="009C1C97">
      <w:pPr>
        <w:pStyle w:val="EnglishHangNoCoptic"/>
      </w:pPr>
      <w:r w:rsidRPr="00AB1781">
        <w:t xml:space="preserve">15 The sinner </w:t>
      </w:r>
      <w:r w:rsidR="00581458">
        <w:t>suffers the pains of childbirth</w:t>
      </w:r>
      <w:r w:rsidRPr="00AB1781">
        <w:t xml:space="preserve"> </w:t>
      </w:r>
      <w:r w:rsidR="00581458">
        <w:t>in</w:t>
      </w:r>
      <w:r w:rsidRPr="00AB1781">
        <w:t xml:space="preserve"> wrongdoing;</w:t>
      </w:r>
    </w:p>
    <w:p w14:paraId="3D92742F" w14:textId="77777777" w:rsidR="00E54261" w:rsidRPr="00AB1781" w:rsidRDefault="00E54261" w:rsidP="009C1C97">
      <w:pPr>
        <w:pStyle w:val="EnglishHangEndNoCoptic"/>
      </w:pPr>
      <w:r w:rsidRPr="00AB1781">
        <w:tab/>
        <w:t>He conceives trouble and gives birth to iniquity.</w:t>
      </w:r>
    </w:p>
    <w:p w14:paraId="36801367" w14:textId="193EF6FB" w:rsidR="00E54261" w:rsidRPr="00AB1781" w:rsidRDefault="00E54261" w:rsidP="009C1C97">
      <w:pPr>
        <w:pStyle w:val="EnglishHangNoCoptic"/>
      </w:pPr>
      <w:r w:rsidRPr="00AB1781">
        <w:t xml:space="preserve">16 He has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70D3F18F" w:rsidR="00E54261" w:rsidRPr="00AB1781" w:rsidRDefault="00E54261" w:rsidP="009C1C97">
      <w:pPr>
        <w:pStyle w:val="EnglishHangNoCoptic"/>
      </w:pPr>
      <w:r w:rsidRPr="00AB1781">
        <w:t xml:space="preserve">17 His trouble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FE661F5" w:rsidR="00E54261" w:rsidRPr="00AB1781" w:rsidRDefault="00E54261" w:rsidP="009C1C97">
      <w:pPr>
        <w:pStyle w:val="EnglishHangNoCoptic"/>
      </w:pPr>
      <w:r w:rsidRPr="00AB1781">
        <w:t xml:space="preserve">18 I will give thanks to the Lord for His </w:t>
      </w:r>
      <w:r w:rsidR="002B1371">
        <w:t>righteousness</w:t>
      </w:r>
      <w:r w:rsidRPr="00AB1781">
        <w:t>;</w:t>
      </w:r>
    </w:p>
    <w:p w14:paraId="6968A489" w14:textId="77777777" w:rsidR="00E54261" w:rsidRPr="009C1C97" w:rsidRDefault="00E54261" w:rsidP="009C1C97">
      <w:pPr>
        <w:pStyle w:val="EnglishHangEndNoCoptic"/>
      </w:pPr>
      <w:r w:rsidRPr="00AB1781">
        <w:tab/>
        <w:t>and I will sing praise to the name of the Lord Most High.</w:t>
      </w:r>
    </w:p>
    <w:p w14:paraId="6E7D1CB8" w14:textId="77777777" w:rsidR="00E54261" w:rsidRPr="009C1C97" w:rsidRDefault="009C1C97" w:rsidP="00BF0205">
      <w:pPr>
        <w:pStyle w:val="Heading4"/>
      </w:pPr>
      <w:bookmarkStart w:id="934" w:name="_Ref412098295"/>
      <w:r>
        <w:t>Psalm</w:t>
      </w:r>
      <w:r w:rsidR="00E54261" w:rsidRPr="00AB1781">
        <w:t xml:space="preserve"> 8</w:t>
      </w:r>
      <w:r>
        <w:t xml:space="preserve">: O Lord, our Lord, how wonderful is </w:t>
      </w:r>
      <w:r w:rsidR="001040C8">
        <w:t>Your N</w:t>
      </w:r>
      <w:r>
        <w:t>ame</w:t>
      </w:r>
      <w:bookmarkEnd w:id="934"/>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77777777" w:rsid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7F599E35" w:rsidR="00E54261" w:rsidRPr="00AB1781" w:rsidRDefault="00E54261" w:rsidP="009C1C97">
      <w:pPr>
        <w:pStyle w:val="EnglishHangNoCoptic"/>
      </w:pPr>
      <w:r w:rsidRPr="00AB1781">
        <w:t xml:space="preserve">3 </w:t>
      </w:r>
      <w:r w:rsidR="00EB4284">
        <w:t>You have perfected praise</w:t>
      </w:r>
    </w:p>
    <w:p w14:paraId="00A657D4" w14:textId="41BA6508" w:rsidR="00E54261" w:rsidRPr="00AB1781" w:rsidRDefault="00E54261" w:rsidP="009C1C97">
      <w:pPr>
        <w:pStyle w:val="EnglishHangNoCoptic"/>
      </w:pPr>
      <w:r w:rsidRPr="00AB1781">
        <w:tab/>
      </w:r>
      <w:r w:rsidR="00EB4284" w:rsidRPr="00AB1781">
        <w:t xml:space="preserve">Out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699D2D52" w:rsidR="00E54261" w:rsidRPr="00AB1781" w:rsidRDefault="00E54261" w:rsidP="009C1C97">
      <w:pPr>
        <w:pStyle w:val="EnglishHangNoCoptic"/>
      </w:pPr>
      <w:r w:rsidRPr="00AB1781">
        <w:lastRenderedPageBreak/>
        <w:t xml:space="preserve">4 </w:t>
      </w:r>
      <w:r w:rsidR="00C21A20">
        <w:t xml:space="preserve">For </w:t>
      </w:r>
      <w:r w:rsidRPr="00AB1781">
        <w:t xml:space="preserve">I behold the heavens, the work of </w:t>
      </w:r>
      <w:r w:rsidR="001040C8">
        <w:t>Your</w:t>
      </w:r>
      <w:r w:rsidRPr="00AB1781">
        <w:t xml:space="preserve"> fingers,</w:t>
      </w:r>
    </w:p>
    <w:p w14:paraId="2BCFB910" w14:textId="66881CFD" w:rsidR="00E54261" w:rsidRPr="00AB1781" w:rsidRDefault="00E54261" w:rsidP="009C1C97">
      <w:pPr>
        <w:pStyle w:val="EnglishHangEndNoCoptic"/>
      </w:pPr>
      <w:r w:rsidRPr="00AB1781">
        <w:tab/>
        <w:t xml:space="preserve">the moon and stars which </w:t>
      </w:r>
      <w:r w:rsidR="001040C8">
        <w:t>You have</w:t>
      </w:r>
      <w:r w:rsidRPr="00AB1781">
        <w:t xml:space="preserve"> </w:t>
      </w:r>
      <w:r w:rsidR="00C21A20">
        <w:t>established</w:t>
      </w:r>
      <w:r w:rsidRPr="00AB1781">
        <w:t>,</w:t>
      </w:r>
      <w:r w:rsidRPr="00AB1781">
        <w:rPr>
          <w:rStyle w:val="FootnoteReference"/>
        </w:rPr>
        <w:footnoteReference w:id="58"/>
      </w:r>
    </w:p>
    <w:p w14:paraId="5AFB777F" w14:textId="77777777" w:rsidR="00E54261" w:rsidRPr="00AB1781" w:rsidRDefault="00E54261" w:rsidP="009C1C97">
      <w:pPr>
        <w:pStyle w:val="EnglishHangNoCoptic"/>
      </w:pPr>
      <w:r w:rsidRPr="00AB1781">
        <w:t xml:space="preserve">5 what is man that </w:t>
      </w:r>
      <w:r w:rsidR="001040C8">
        <w:t>You remember</w:t>
      </w:r>
      <w:r w:rsidRPr="00AB1781">
        <w:t xml:space="preserve"> him,</w:t>
      </w:r>
    </w:p>
    <w:p w14:paraId="7C24376C" w14:textId="77777777" w:rsidR="00E54261" w:rsidRPr="00AB1781" w:rsidRDefault="001040C8" w:rsidP="009C1C97">
      <w:pPr>
        <w:pStyle w:val="EnglishHangEndNoCoptic"/>
      </w:pPr>
      <w:r>
        <w:tab/>
        <w:t>or a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t>7 You have set him over the works of Your</w:t>
      </w:r>
      <w:r w:rsidR="00E54261" w:rsidRPr="00AB1781">
        <w:t xml:space="preserve"> hands;</w:t>
      </w:r>
    </w:p>
    <w:p w14:paraId="1FC7EFF3" w14:textId="77777777" w:rsidR="00E54261" w:rsidRPr="00AB1781" w:rsidRDefault="00E54261" w:rsidP="009C1C97">
      <w:pPr>
        <w:pStyle w:val="EnglishHangEndNoCoptic"/>
      </w:pPr>
      <w:r w:rsidRPr="00AB1781">
        <w:tab/>
      </w:r>
      <w:r w:rsidR="001040C8">
        <w:t>You have</w:t>
      </w:r>
      <w:r w:rsidRPr="00AB1781">
        <w:t xml:space="preserve"> put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935" w:name="_Ref435438475"/>
      <w:r w:rsidRPr="00AB1781">
        <w:t>K</w:t>
      </w:r>
      <w:r>
        <w:t>athisma 2</w:t>
      </w:r>
      <w:bookmarkEnd w:id="935"/>
    </w:p>
    <w:p w14:paraId="3E8588D9" w14:textId="77777777" w:rsidR="00435BD3" w:rsidRPr="00435BD3" w:rsidRDefault="00435BD3" w:rsidP="00BF0205">
      <w:pPr>
        <w:pStyle w:val="Heading4"/>
      </w:pPr>
      <w:r>
        <w:t>Psalm</w:t>
      </w:r>
      <w:r w:rsidRPr="00AB1781">
        <w:t xml:space="preserve"> 9</w:t>
      </w:r>
      <w:r>
        <w:t xml:space="preserve">: I will thank </w:t>
      </w:r>
      <w:r w:rsidR="001040C8">
        <w:t>You</w:t>
      </w:r>
      <w:r>
        <w:t>, O Lord, with my whole heart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05B6A1AC" w:rsidR="00435BD3" w:rsidRPr="00AB1781" w:rsidRDefault="00435BD3" w:rsidP="00435BD3">
      <w:pPr>
        <w:pStyle w:val="EnglishHangNoCoptic"/>
      </w:pPr>
      <w:r w:rsidRPr="00AB1781">
        <w:t xml:space="preserve">2 I will thank </w:t>
      </w:r>
      <w:r w:rsidR="001040C8">
        <w:t>You</w:t>
      </w:r>
      <w:r w:rsidR="0019202B">
        <w:rPr>
          <w:rStyle w:val="FootnoteReference"/>
        </w:rPr>
        <w:footnoteReference w:id="60"/>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77777777" w:rsidR="00435BD3" w:rsidRPr="00AB1781" w:rsidRDefault="00435BD3" w:rsidP="00435BD3">
      <w:pPr>
        <w:pStyle w:val="EnglishHangEndNoCoptic"/>
      </w:pPr>
      <w:r w:rsidRPr="00AB1781">
        <w:tab/>
        <w:t xml:space="preserve">I will sing to </w:t>
      </w:r>
      <w:r w:rsidR="00E570CB">
        <w:t>Your</w:t>
      </w:r>
      <w:r w:rsidRPr="00AB1781">
        <w:t xml:space="preserve"> name,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6AA2A55D" w:rsidR="00435BD3" w:rsidRPr="00AB1781" w:rsidRDefault="005C7C41" w:rsidP="00435BD3">
      <w:pPr>
        <w:pStyle w:val="EnglishHangEndNoCoptic"/>
      </w:pPr>
      <w:r>
        <w:tab/>
        <w:t>they</w:t>
      </w:r>
      <w:r w:rsidR="00435BD3" w:rsidRPr="00AB1781">
        <w:t xml:space="preserve"> weaken and perish </w:t>
      </w:r>
      <w:r w:rsidR="00F456A1">
        <w:t>from</w:t>
      </w:r>
      <w:r w:rsidR="00435BD3" w:rsidRPr="00AB1781">
        <w:t xml:space="preserve"> </w:t>
      </w:r>
      <w:r w:rsidR="00E570CB">
        <w:t>Your</w:t>
      </w:r>
      <w:r w:rsidR="00435BD3" w:rsidRPr="00AB1781">
        <w:t xml:space="preserve"> presence.</w:t>
      </w:r>
    </w:p>
    <w:p w14:paraId="1E6EA7C3" w14:textId="77777777" w:rsidR="00435BD3" w:rsidRPr="00AB1781" w:rsidRDefault="00435BD3" w:rsidP="00435BD3">
      <w:pPr>
        <w:pStyle w:val="EnglishHangNoCoptic"/>
      </w:pPr>
      <w:r w:rsidRPr="00AB1781">
        <w:t xml:space="preserve">5 </w:t>
      </w:r>
      <w:r w:rsidR="001040C8">
        <w:t>You</w:t>
      </w:r>
      <w:r w:rsidRPr="00AB1781">
        <w:t xml:space="preserve"> </w:t>
      </w:r>
      <w:r w:rsidR="001040C8">
        <w:t>uphold</w:t>
      </w:r>
      <w:r w:rsidRPr="00AB1781">
        <w:t xml:space="preserve"> my cause and my right,</w:t>
      </w:r>
    </w:p>
    <w:p w14:paraId="16269C7D" w14:textId="77777777" w:rsidR="00435BD3" w:rsidRPr="00AB1781" w:rsidRDefault="00435BD3" w:rsidP="00435BD3">
      <w:pPr>
        <w:pStyle w:val="EnglishHangEndNoCoptic"/>
      </w:pPr>
      <w:r w:rsidRPr="00AB1781">
        <w:tab/>
        <w:t>sitting enthroned, judging justly.</w:t>
      </w:r>
    </w:p>
    <w:p w14:paraId="624E272C" w14:textId="77777777" w:rsidR="00435BD3" w:rsidRPr="00AB1781" w:rsidRDefault="00435BD3" w:rsidP="00435BD3">
      <w:pPr>
        <w:pStyle w:val="EnglishHangNoCoptic"/>
      </w:pPr>
      <w:r w:rsidRPr="00AB1781">
        <w:lastRenderedPageBreak/>
        <w:t xml:space="preserve">6 </w:t>
      </w:r>
      <w:r w:rsidR="001040C8">
        <w:t>You</w:t>
      </w:r>
      <w:r w:rsidRPr="00AB1781">
        <w:t xml:space="preserve"> </w:t>
      </w:r>
      <w:r w:rsidR="00556387">
        <w:t>have</w:t>
      </w:r>
      <w:r w:rsidRPr="00AB1781">
        <w:t xml:space="preserve"> rebuked the nations,</w:t>
      </w:r>
    </w:p>
    <w:p w14:paraId="6B41B2ED" w14:textId="77777777" w:rsidR="00435BD3" w:rsidRPr="00AB1781" w:rsidRDefault="00435BD3" w:rsidP="00435BD3">
      <w:pPr>
        <w:pStyle w:val="EnglishHangNoCoptic"/>
      </w:pPr>
      <w:r w:rsidRPr="00AB1781">
        <w:tab/>
        <w:t>and the wicked one has perished;</w:t>
      </w:r>
      <w:r w:rsidRPr="00AB1781">
        <w:rPr>
          <w:rStyle w:val="FootnoteReference"/>
        </w:rPr>
        <w:footnoteReference w:id="61"/>
      </w:r>
    </w:p>
    <w:p w14:paraId="527A162C" w14:textId="77777777" w:rsidR="00435BD3" w:rsidRPr="00AB1781" w:rsidRDefault="00435BD3" w:rsidP="00435BD3">
      <w:pPr>
        <w:pStyle w:val="EnglishHangEndNoCoptic"/>
      </w:pPr>
      <w:r w:rsidRPr="00AB1781">
        <w:tab/>
      </w:r>
      <w:r w:rsidR="001040C8">
        <w:t>You</w:t>
      </w:r>
      <w:r w:rsidRPr="00AB1781">
        <w:t xml:space="preserve"> </w:t>
      </w:r>
      <w:r w:rsidR="00556387">
        <w:t>have</w:t>
      </w:r>
      <w:r w:rsidRPr="00AB1781">
        <w:t xml:space="preserve"> wiped out his name for all eternity.</w:t>
      </w:r>
    </w:p>
    <w:p w14:paraId="30B17B5D" w14:textId="77777777" w:rsidR="00435BD3" w:rsidRPr="00AB1781" w:rsidRDefault="00435BD3" w:rsidP="00435BD3">
      <w:pPr>
        <w:pStyle w:val="EnglishHangNoCoptic"/>
      </w:pPr>
      <w:r w:rsidRPr="00AB1781">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77777777" w:rsidR="00435BD3" w:rsidRPr="00AB1781" w:rsidRDefault="00435BD3" w:rsidP="00435BD3">
      <w:pPr>
        <w:pStyle w:val="EnglishHangNoCoptic"/>
      </w:pPr>
      <w:r w:rsidRPr="00AB1781">
        <w:t>8 But the Lord continues for ever;</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77777777" w:rsidR="00435BD3" w:rsidRPr="00AB1781" w:rsidRDefault="00435BD3" w:rsidP="00435BD3">
      <w:pPr>
        <w:pStyle w:val="EnglishHangEndNoCoptic"/>
      </w:pPr>
      <w:r w:rsidRPr="00AB1781">
        <w:tab/>
        <w:t>He will judge the peoples rightly.</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77777777" w:rsidR="00435BD3" w:rsidRPr="00AB1781" w:rsidRDefault="00435BD3" w:rsidP="00435BD3">
      <w:pPr>
        <w:pStyle w:val="EnglishHangEndNoCoptic"/>
      </w:pPr>
      <w:r w:rsidRPr="00AB1781">
        <w:tab/>
        <w:t>his helper in times of trouble.</w:t>
      </w:r>
    </w:p>
    <w:p w14:paraId="236AE561" w14:textId="77777777" w:rsidR="00435BD3" w:rsidRPr="00AB1781" w:rsidRDefault="00435BD3" w:rsidP="00435BD3">
      <w:pPr>
        <w:pStyle w:val="EnglishHangNoCoptic"/>
      </w:pPr>
      <w:r w:rsidRPr="00AB1781">
        <w:t xml:space="preserve">11 Let those who know </w:t>
      </w:r>
      <w:r w:rsidR="00E570CB">
        <w:t>Your</w:t>
      </w:r>
      <w:r w:rsidRPr="00AB1781">
        <w:t xml:space="preserve"> name put their trust in </w:t>
      </w:r>
      <w:r w:rsidR="001040C8">
        <w:t>You</w:t>
      </w:r>
      <w:r w:rsidRPr="00AB1781">
        <w:t>,</w:t>
      </w:r>
    </w:p>
    <w:p w14:paraId="56EE76C7" w14:textId="77777777"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failed those who seek </w:t>
      </w:r>
      <w:r w:rsidR="001040C8">
        <w:t>You</w:t>
      </w:r>
      <w:r w:rsidRPr="00AB1781">
        <w:t>, O Lord.</w:t>
      </w:r>
    </w:p>
    <w:p w14:paraId="154FA782" w14:textId="77777777" w:rsidR="00435BD3" w:rsidRPr="00AB1781" w:rsidRDefault="00435BD3" w:rsidP="00435BD3">
      <w:pPr>
        <w:pStyle w:val="EnglishHangNoCoptic"/>
      </w:pPr>
      <w:r w:rsidRPr="00AB1781">
        <w:t>12 Sing to the Lord Who dwells in Zion,</w:t>
      </w:r>
    </w:p>
    <w:p w14:paraId="2BD9D954" w14:textId="77777777" w:rsidR="00435BD3" w:rsidRPr="00AB1781" w:rsidRDefault="00435BD3" w:rsidP="00435BD3">
      <w:pPr>
        <w:pStyle w:val="EnglishHangEndNoCoptic"/>
      </w:pPr>
      <w:r w:rsidRPr="00AB1781">
        <w:tab/>
        <w:t>declare His ways among the nations.</w:t>
      </w:r>
    </w:p>
    <w:p w14:paraId="5F7340B5" w14:textId="77777777" w:rsidR="00435BD3" w:rsidRPr="00AB1781" w:rsidRDefault="00435BD3" w:rsidP="00435BD3">
      <w:pPr>
        <w:pStyle w:val="EnglishHangNoCoptic"/>
      </w:pPr>
      <w:r w:rsidRPr="00AB1781">
        <w:t>13 As the avenger of blood He remembers them;</w:t>
      </w:r>
    </w:p>
    <w:p w14:paraId="63864DBF" w14:textId="77777777" w:rsidR="00435BD3" w:rsidRPr="00AB1781" w:rsidRDefault="00435BD3" w:rsidP="00435BD3">
      <w:pPr>
        <w:pStyle w:val="EnglishHangEndNoCoptic"/>
      </w:pPr>
      <w:r w:rsidRPr="00AB1781">
        <w:tab/>
        <w:t>He does not forget the prayer of the poor.</w:t>
      </w:r>
    </w:p>
    <w:p w14:paraId="32618B1A" w14:textId="77777777" w:rsidR="00435BD3" w:rsidRPr="00AB1781" w:rsidRDefault="00435BD3" w:rsidP="00435BD3">
      <w:pPr>
        <w:pStyle w:val="EnglishHangNoCoptic"/>
      </w:pPr>
      <w:r w:rsidRPr="00AB1781">
        <w:t>14 Have mercy on me, O Lord;</w:t>
      </w:r>
    </w:p>
    <w:p w14:paraId="632241CE" w14:textId="77777777" w:rsidR="00435BD3" w:rsidRPr="00AB1781" w:rsidRDefault="00435BD3" w:rsidP="00435BD3">
      <w:pPr>
        <w:pStyle w:val="EnglishHangNoCoptic"/>
      </w:pPr>
      <w:r w:rsidRPr="00AB1781">
        <w:tab/>
        <w:t>see how my foes humiliate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47B4D0A4" w:rsidR="00435BD3" w:rsidRPr="00AB1781" w:rsidRDefault="00435BD3" w:rsidP="00435BD3">
      <w:pPr>
        <w:pStyle w:val="EnglishHangNoCoptic"/>
      </w:pPr>
      <w:r w:rsidRPr="00AB1781">
        <w:t xml:space="preserve">16 The nations are </w:t>
      </w:r>
      <w:r w:rsidR="0019301C">
        <w:t>trapped in the destruction</w:t>
      </w:r>
      <w:r w:rsidRPr="00AB1781">
        <w:t xml:space="preserve"> they have </w:t>
      </w:r>
      <w:r w:rsidR="0019301C">
        <w:t>caused</w:t>
      </w:r>
      <w:r w:rsidRPr="00AB1781">
        <w:t>;</w:t>
      </w:r>
      <w:r w:rsidRPr="00AB1781">
        <w:rPr>
          <w:rStyle w:val="FootnoteReference"/>
        </w:rPr>
        <w:footnoteReference w:id="62"/>
      </w:r>
    </w:p>
    <w:p w14:paraId="4D82B4A2" w14:textId="74BB3FBF" w:rsidR="00435BD3" w:rsidRPr="00AB1781" w:rsidRDefault="00435BD3" w:rsidP="00435BD3">
      <w:pPr>
        <w:pStyle w:val="EnglishHangEndNoCoptic"/>
      </w:pPr>
      <w:r w:rsidRPr="00AB1781">
        <w:tab/>
        <w:t>in this trap</w:t>
      </w:r>
      <w:r w:rsidR="0019301C">
        <w:t>,</w:t>
      </w:r>
      <w:r w:rsidRPr="00AB1781">
        <w:t xml:space="preserve"> which they hid</w:t>
      </w:r>
      <w:r w:rsidR="0019301C">
        <w:t xml:space="preserve">, </w:t>
      </w:r>
      <w:r w:rsidRPr="00AB1781">
        <w:t xml:space="preserve">their own foot </w:t>
      </w:r>
      <w:r w:rsidR="0019301C">
        <w:t xml:space="preserve">is </w:t>
      </w:r>
      <w:r w:rsidRPr="00AB1781">
        <w:t>caught.</w:t>
      </w:r>
      <w:r w:rsidRPr="00AB1781">
        <w:rPr>
          <w:rStyle w:val="FootnoteReference"/>
        </w:rPr>
        <w:footnoteReference w:id="63"/>
      </w:r>
    </w:p>
    <w:p w14:paraId="2A588FC8" w14:textId="77777777" w:rsidR="00435BD3" w:rsidRPr="00AB1781" w:rsidRDefault="00435BD3" w:rsidP="00435BD3">
      <w:pPr>
        <w:pStyle w:val="EnglishHangNoCoptic"/>
      </w:pPr>
      <w:r w:rsidRPr="00AB1781">
        <w:t>17 The Lord is known by the judgments He makes;</w:t>
      </w:r>
    </w:p>
    <w:p w14:paraId="2290B8D6" w14:textId="77777777" w:rsidR="00435BD3" w:rsidRPr="00AB1781" w:rsidRDefault="00435BD3" w:rsidP="00435BD3">
      <w:pPr>
        <w:pStyle w:val="EnglishHangEndNoCoptic"/>
      </w:pPr>
      <w:r w:rsidRPr="00AB1781">
        <w:tab/>
        <w:t>the sinner is caught in the works of his own hands.</w:t>
      </w:r>
    </w:p>
    <w:p w14:paraId="250FA0AB" w14:textId="3C7E1E68" w:rsidR="00435BD3" w:rsidRPr="00AB1781" w:rsidRDefault="00435BD3" w:rsidP="00435BD3">
      <w:pPr>
        <w:pStyle w:val="EnglishHangNoCoptic"/>
      </w:pPr>
      <w:r w:rsidRPr="00AB1781">
        <w:lastRenderedPageBreak/>
        <w:t xml:space="preserve">18 Let the sinners be </w:t>
      </w:r>
      <w:r w:rsidR="0019301C">
        <w:t>driven away</w:t>
      </w:r>
      <w:r w:rsidRPr="00AB1781">
        <w:t xml:space="preserve"> into </w:t>
      </w:r>
      <w:r w:rsidR="0019301C">
        <w:t>hades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77777777" w:rsidR="00435BD3" w:rsidRPr="00435BD3" w:rsidRDefault="00435BD3" w:rsidP="00435BD3">
      <w:pPr>
        <w:pStyle w:val="EnglishHangEndNoCoptic"/>
      </w:pPr>
      <w:r w:rsidRPr="00AB1781">
        <w:tab/>
        <w:t>let the nations know they are only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6F05FEA2" w:rsidR="00435BD3" w:rsidRPr="00AB1781" w:rsidRDefault="00435BD3" w:rsidP="00435BD3">
      <w:pPr>
        <w:pStyle w:val="EnglishHangEndNoCoptic"/>
      </w:pPr>
      <w:r w:rsidRPr="00AB1781">
        <w:tab/>
        <w:t xml:space="preserve">Why </w:t>
      </w:r>
      <w:r w:rsidR="00A96394">
        <w:t xml:space="preserve">do You </w:t>
      </w:r>
      <w:r w:rsidRPr="00AB1781">
        <w:t>disregard us in times of trouble?</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77777777" w:rsidR="00435BD3" w:rsidRPr="00AB1781" w:rsidRDefault="00435BD3" w:rsidP="00435BD3">
      <w:pPr>
        <w:pStyle w:val="EnglishHangNoCoptic"/>
      </w:pPr>
      <w:r w:rsidRPr="00AB1781">
        <w:tab/>
        <w:t>in his great anger he will not seek Him.</w:t>
      </w:r>
    </w:p>
    <w:p w14:paraId="2675A095" w14:textId="77777777" w:rsidR="00435BD3" w:rsidRPr="00AB1781" w:rsidRDefault="00435BD3" w:rsidP="00435BD3">
      <w:pPr>
        <w:pStyle w:val="EnglishHangEndNoCoptic"/>
      </w:pPr>
      <w:r w:rsidRPr="00AB1781">
        <w:tab/>
        <w:t>God is not before his eyes.</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797231F" w:rsidR="00435BD3" w:rsidRPr="00AB1781" w:rsidRDefault="00435BD3" w:rsidP="00435BD3">
      <w:pPr>
        <w:pStyle w:val="EnglishHangEndNoCoptic"/>
      </w:pPr>
      <w:r w:rsidRPr="00AB1781">
        <w:tab/>
        <w:t xml:space="preserve">He domineers </w:t>
      </w:r>
      <w:r w:rsidR="00A96394">
        <w:t xml:space="preserve">over </w:t>
      </w:r>
      <w:r w:rsidRPr="00AB1781">
        <w:t>all his enemies.</w:t>
      </w:r>
    </w:p>
    <w:p w14:paraId="280ABBB2" w14:textId="77777777" w:rsidR="00435BD3" w:rsidRPr="00AB1781" w:rsidRDefault="00435BD3" w:rsidP="00435BD3">
      <w:pPr>
        <w:pStyle w:val="EnglishHangNoCoptic"/>
      </w:pPr>
      <w:r w:rsidRPr="00AB1781">
        <w:t>27 For he says in his heart: ‘I shall never be shaken;</w:t>
      </w:r>
    </w:p>
    <w:p w14:paraId="3ECF573C" w14:textId="77777777" w:rsidR="00435BD3" w:rsidRPr="00AB1781" w:rsidRDefault="00435BD3" w:rsidP="00435BD3">
      <w:pPr>
        <w:pStyle w:val="EnglishHangEndNoCoptic"/>
      </w:pPr>
      <w:r w:rsidRPr="00AB1781">
        <w:tab/>
        <w:t>no harm will ever come to me.’</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590AE596" w:rsidR="00435BD3" w:rsidRPr="00435BD3" w:rsidRDefault="00435BD3" w:rsidP="00435BD3">
      <w:pPr>
        <w:pStyle w:val="EnglishHangEndNoCoptic"/>
      </w:pPr>
      <w:r w:rsidRPr="00AB1781">
        <w:tab/>
        <w:t>his eyes are fixed on the poor.</w:t>
      </w:r>
    </w:p>
    <w:p w14:paraId="78D41397" w14:textId="77777777" w:rsidR="00435BD3" w:rsidRPr="00AB1781" w:rsidRDefault="00435BD3" w:rsidP="00435BD3">
      <w:pPr>
        <w:pStyle w:val="EnglishHangNoCoptic"/>
      </w:pPr>
      <w:r w:rsidRPr="00AB1781">
        <w:t>30 He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4B6D8F05" w:rsidR="00435BD3" w:rsidRPr="00AB1781" w:rsidRDefault="00435BD3" w:rsidP="00435BD3">
      <w:pPr>
        <w:pStyle w:val="EnglishHangNoCoptic"/>
      </w:pPr>
      <w:r w:rsidRPr="00AB1781">
        <w:t xml:space="preserve">31 </w:t>
      </w:r>
      <w:r w:rsidR="00A935C3">
        <w:t>He humbles himself i</w:t>
      </w:r>
      <w:r w:rsidRPr="00AB1781">
        <w:t>n his</w:t>
      </w:r>
      <w:r w:rsidR="00A935C3">
        <w:t xml:space="preserve"> own</w:t>
      </w:r>
      <w:r w:rsidRPr="00AB1781">
        <w:t xml:space="preserve"> trap.</w:t>
      </w:r>
    </w:p>
    <w:p w14:paraId="14A4DBA9" w14:textId="2E0447E4" w:rsidR="00435BD3" w:rsidRPr="00AB1781" w:rsidRDefault="00435BD3" w:rsidP="00435BD3">
      <w:pPr>
        <w:pStyle w:val="EnglishHangEndNoCoptic"/>
      </w:pPr>
      <w:r w:rsidRPr="00AB1781">
        <w:tab/>
        <w:t xml:space="preserve">He </w:t>
      </w:r>
      <w:r w:rsidR="00A935C3">
        <w:t>bows</w:t>
      </w:r>
      <w:r w:rsidRPr="00AB1781">
        <w:t xml:space="preserve"> and falls in getting </w:t>
      </w:r>
      <w:r w:rsidR="00A935C3">
        <w:t>dominion over the poor</w:t>
      </w:r>
      <w:r w:rsidRPr="00AB1781">
        <w:t>.</w:t>
      </w:r>
    </w:p>
    <w:p w14:paraId="138B8DEE" w14:textId="77777777" w:rsidR="00435BD3" w:rsidRPr="00AB1781" w:rsidRDefault="00435BD3" w:rsidP="00435BD3">
      <w:pPr>
        <w:pStyle w:val="EnglishHangNoCoptic"/>
      </w:pPr>
      <w:r w:rsidRPr="00AB1781">
        <w:t>32 For he says in his heart: ‘God has forgotten.</w:t>
      </w:r>
    </w:p>
    <w:p w14:paraId="6BD0AB64" w14:textId="77777777" w:rsidR="00435BD3" w:rsidRPr="00AB1781" w:rsidRDefault="00435BD3" w:rsidP="00435BD3">
      <w:pPr>
        <w:pStyle w:val="EnglishHangEndNoCoptic"/>
      </w:pPr>
      <w:r w:rsidRPr="00AB1781">
        <w:lastRenderedPageBreak/>
        <w:tab/>
        <w:t>He has turned away His face, so He will never see.’</w:t>
      </w:r>
    </w:p>
    <w:p w14:paraId="3F4C038E" w14:textId="1EB5FC51"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Pr="00AB1781">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t>34 Why does the wicked man provoke God?</w:t>
      </w:r>
    </w:p>
    <w:p w14:paraId="68262E42" w14:textId="03574C62" w:rsidR="00435BD3" w:rsidRPr="00AB1781" w:rsidRDefault="00435BD3" w:rsidP="00435BD3">
      <w:pPr>
        <w:pStyle w:val="EnglishHangEndNoCoptic"/>
      </w:pPr>
      <w:r w:rsidRPr="00AB1781">
        <w:tab/>
        <w:t xml:space="preserve">Because he says in his heart: ‘He will </w:t>
      </w:r>
      <w:r w:rsidR="00A935C3">
        <w:t>never</w:t>
      </w:r>
      <w:r w:rsidRPr="00AB1781">
        <w:t xml:space="preserve"> </w:t>
      </w:r>
      <w:r w:rsidR="00A935C3">
        <w:t>call me to account for this</w:t>
      </w:r>
      <w:r w:rsidRPr="00AB1781">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4"/>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77777777" w:rsidR="00435BD3" w:rsidRPr="00AB1781" w:rsidRDefault="00435BD3" w:rsidP="00435BD3">
      <w:pPr>
        <w:pStyle w:val="EnglishHangNoCoptic"/>
      </w:pPr>
      <w:r w:rsidRPr="00AB1781">
        <w:t>36 Break the power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77777777" w:rsidR="00435BD3" w:rsidRPr="00AB1781" w:rsidRDefault="00435BD3" w:rsidP="00435BD3">
      <w:pPr>
        <w:pStyle w:val="EnglishHangNoCoptic"/>
      </w:pPr>
      <w:r w:rsidRPr="00AB1781">
        <w:t>37 The Lord will reign for ever and ever;</w:t>
      </w:r>
    </w:p>
    <w:p w14:paraId="709B197C" w14:textId="0A818543" w:rsidR="00435BD3" w:rsidRPr="00AB1781" w:rsidRDefault="00435BD3" w:rsidP="00435BD3">
      <w:pPr>
        <w:pStyle w:val="EnglishHangEndNoCoptic"/>
      </w:pPr>
      <w:r w:rsidRPr="00AB1781">
        <w:tab/>
      </w:r>
      <w:r w:rsidR="00A935C3">
        <w:t xml:space="preserve">but </w:t>
      </w:r>
      <w:r w:rsidRPr="00AB1781">
        <w:t>you nations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77777777" w:rsidR="00435BD3" w:rsidRPr="00AB1781" w:rsidRDefault="00435BD3" w:rsidP="00435BD3">
      <w:pPr>
        <w:pStyle w:val="EnglishHangEndNoCoptic"/>
      </w:pPr>
      <w:r w:rsidRPr="00AB1781">
        <w:tab/>
      </w:r>
      <w:r w:rsidR="00E570CB">
        <w:t>Your</w:t>
      </w:r>
      <w:r w:rsidRPr="00AB1781">
        <w:t xml:space="preserve"> ear attends to their heart’s disposition,</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3483F30" w:rsidR="00435BD3" w:rsidRPr="00AB1781" w:rsidRDefault="00435BD3" w:rsidP="00BF0205">
      <w:pPr>
        <w:pStyle w:val="Heading4"/>
      </w:pPr>
      <w:r>
        <w:t>Psalm</w:t>
      </w:r>
      <w:r w:rsidRPr="00AB1781">
        <w:t xml:space="preserve"> 10</w:t>
      </w:r>
      <w:r>
        <w:t>: I have put my trus</w:t>
      </w:r>
      <w:r w:rsidR="00B6371D">
        <w:t xml:space="preserve">t in the Lord </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7FDD73D8" w:rsidR="00435BD3" w:rsidRPr="00AB1781" w:rsidRDefault="001761FA" w:rsidP="00435BD3">
      <w:pPr>
        <w:pStyle w:val="EnglishHangNoCoptic"/>
      </w:pPr>
      <w:r>
        <w:tab/>
        <w:t>How can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403E50D3" w:rsidR="00435BD3" w:rsidRPr="00AB1781" w:rsidRDefault="001761FA" w:rsidP="00435BD3">
      <w:pPr>
        <w:pStyle w:val="EnglishHangNoCoptic"/>
      </w:pPr>
      <w:r>
        <w:t>2 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03563529" w:rsidR="00435BD3" w:rsidRPr="00AB1781" w:rsidRDefault="00435BD3" w:rsidP="00435BD3">
      <w:pPr>
        <w:pStyle w:val="EnglishHangEndNoCoptic"/>
      </w:pPr>
      <w:r w:rsidRPr="00AB1781">
        <w:tab/>
        <w:t xml:space="preserve">to shoot in </w:t>
      </w:r>
      <w:r w:rsidR="001761FA">
        <w:t>a moonless night</w:t>
      </w:r>
      <w:r w:rsidRPr="00AB1781">
        <w:t xml:space="preserve"> at the upright in heart.</w:t>
      </w:r>
    </w:p>
    <w:p w14:paraId="54D090EC" w14:textId="1487095C" w:rsidR="00435BD3" w:rsidRPr="00AB1781" w:rsidRDefault="00435BD3" w:rsidP="00435BD3">
      <w:pPr>
        <w:pStyle w:val="EnglishHangNoCoptic"/>
      </w:pPr>
      <w:r w:rsidRPr="00AB1781">
        <w:t xml:space="preserve">3 They destroy what </w:t>
      </w:r>
      <w:r w:rsidR="001040C8">
        <w:t>You</w:t>
      </w:r>
      <w:r w:rsidRPr="00AB1781">
        <w:t xml:space="preserve"> </w:t>
      </w:r>
      <w:r w:rsidR="001761FA">
        <w:t>fashion</w:t>
      </w:r>
      <w:r w:rsidRPr="00AB1781">
        <w:t>.</w:t>
      </w:r>
    </w:p>
    <w:p w14:paraId="60548121" w14:textId="77777777" w:rsidR="00435BD3" w:rsidRPr="00AB1781" w:rsidRDefault="00435BD3" w:rsidP="00435BD3">
      <w:pPr>
        <w:pStyle w:val="EnglishHangEndNoCoptic"/>
      </w:pPr>
      <w:r w:rsidRPr="00AB1781">
        <w:tab/>
        <w:t>But what has the just man done?</w:t>
      </w:r>
    </w:p>
    <w:p w14:paraId="24EAAF33" w14:textId="2FD0B80A" w:rsidR="00435BD3" w:rsidRPr="00AB1781" w:rsidRDefault="00435BD3" w:rsidP="00435BD3">
      <w:pPr>
        <w:pStyle w:val="EnglishHangNoCoptic"/>
      </w:pPr>
      <w:r w:rsidRPr="00AB1781">
        <w:lastRenderedPageBreak/>
        <w:t>4 The Lord is in His holy temple</w:t>
      </w:r>
      <w:r w:rsidRPr="00AB1781">
        <w:rPr>
          <w:rStyle w:val="FootnoteReference"/>
        </w:rPr>
        <w:footnoteReference w:id="65"/>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11BAC8FB" w14:textId="77777777" w:rsidR="00435BD3" w:rsidRPr="00AB1781" w:rsidRDefault="00435BD3" w:rsidP="00435BD3">
      <w:pPr>
        <w:pStyle w:val="EnglishHangEndNoCoptic"/>
      </w:pPr>
      <w:r w:rsidRPr="00AB1781">
        <w:tab/>
        <w:t>Whose eyelids test the sons of men.</w:t>
      </w:r>
    </w:p>
    <w:p w14:paraId="45BCF224" w14:textId="77777777" w:rsidR="00435BD3" w:rsidRPr="00AB1781" w:rsidRDefault="00435BD3" w:rsidP="00435BD3">
      <w:pPr>
        <w:pStyle w:val="EnglishHangNoCoptic"/>
      </w:pPr>
    </w:p>
    <w:p w14:paraId="7CA22850" w14:textId="2125389D" w:rsidR="00435BD3" w:rsidRPr="00AB1781" w:rsidRDefault="00435BD3" w:rsidP="00435BD3">
      <w:pPr>
        <w:pStyle w:val="EnglishHangNoCoptic"/>
      </w:pPr>
      <w:r w:rsidRPr="00AB1781">
        <w:t>5 The Lord</w:t>
      </w:r>
      <w:r w:rsidR="00852DD0">
        <w:t xml:space="preserve"> tests the just and the godless,</w:t>
      </w:r>
    </w:p>
    <w:p w14:paraId="73F19213" w14:textId="77777777" w:rsidR="00435BD3" w:rsidRPr="00AB1781" w:rsidRDefault="00435BD3" w:rsidP="00435BD3">
      <w:pPr>
        <w:pStyle w:val="EnglishHangEndNoCoptic"/>
      </w:pPr>
      <w:r w:rsidRPr="00AB1781">
        <w:tab/>
        <w:t>so he who loves wrongdoing hates his own soul.</w:t>
      </w:r>
    </w:p>
    <w:p w14:paraId="157DDD6A" w14:textId="443F5DED" w:rsidR="00435BD3" w:rsidRPr="00AB1781" w:rsidRDefault="00435BD3" w:rsidP="00435BD3">
      <w:pPr>
        <w:pStyle w:val="EnglishHangNoCoptic"/>
      </w:pPr>
      <w:r w:rsidRPr="00AB1781">
        <w:t>6 He will rain snares</w:t>
      </w:r>
      <w:r w:rsidR="00852DD0">
        <w:t xml:space="preserve"> upon sinners</w:t>
      </w:r>
      <w:r w:rsidRPr="00AB1781">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77777777" w:rsidR="00435BD3" w:rsidRPr="00435BD3" w:rsidRDefault="00435BD3" w:rsidP="00BF0205">
      <w:pPr>
        <w:pStyle w:val="Heading4"/>
      </w:pPr>
      <w:bookmarkStart w:id="936" w:name="_Ref412098310"/>
      <w:r>
        <w:t>Psalm</w:t>
      </w:r>
      <w:r w:rsidRPr="00AB1781">
        <w:t xml:space="preserve"> 11</w:t>
      </w:r>
      <w:r>
        <w:t>: Save me, O Lord, for there is no saint left</w:t>
      </w:r>
      <w:bookmarkEnd w:id="936"/>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6658478C" w:rsidR="00435BD3" w:rsidRPr="00AB1781" w:rsidRDefault="00435BD3" w:rsidP="00435BD3">
      <w:pPr>
        <w:pStyle w:val="EnglishHangEndNoCoptic"/>
      </w:pPr>
      <w:r w:rsidRPr="00AB1781">
        <w:tab/>
      </w:r>
      <w:r w:rsidR="00E7123D">
        <w:t>“</w:t>
      </w:r>
      <w:r w:rsidRPr="00AB1781">
        <w:t>I will set him in safety and speak plainly in him.</w:t>
      </w:r>
      <w:r w:rsidR="00E7123D">
        <w:t>”</w:t>
      </w:r>
      <w:r w:rsidRPr="00AB1781">
        <w:rPr>
          <w:rStyle w:val="FootnoteReference"/>
        </w:rPr>
        <w:footnoteReference w:id="66"/>
      </w:r>
    </w:p>
    <w:p w14:paraId="7EADD427" w14:textId="77777777" w:rsidR="00435BD3" w:rsidRPr="00AB1781" w:rsidRDefault="00435BD3" w:rsidP="00435BD3">
      <w:pPr>
        <w:pStyle w:val="EnglishHangNoCoptic"/>
      </w:pPr>
      <w:r w:rsidRPr="00AB1781">
        <w:lastRenderedPageBreak/>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6D0E9945"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keep us</w:t>
      </w:r>
      <w:r w:rsidR="00BC7D0A">
        <w:t>,</w:t>
      </w:r>
    </w:p>
    <w:p w14:paraId="53210650" w14:textId="77777777" w:rsidR="00435BD3" w:rsidRPr="00AB1781" w:rsidRDefault="00435BD3" w:rsidP="00435BD3">
      <w:pPr>
        <w:pStyle w:val="EnglishHangEndNoCoptic"/>
      </w:pPr>
      <w:r w:rsidRPr="00AB1781">
        <w:tab/>
        <w:t>and preserve us from this generation and for ever.</w:t>
      </w:r>
    </w:p>
    <w:p w14:paraId="34FC0E32" w14:textId="77777777" w:rsidR="00435BD3" w:rsidRPr="00AB1781" w:rsidRDefault="00435BD3" w:rsidP="00435BD3">
      <w:pPr>
        <w:pStyle w:val="EnglishHangNoCoptic"/>
      </w:pPr>
      <w:r w:rsidRPr="00AB1781">
        <w:t>9 The godless prowl around;</w:t>
      </w:r>
    </w:p>
    <w:p w14:paraId="44B9538E" w14:textId="173E9205" w:rsidR="00435BD3" w:rsidRP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14C73BB1" w14:textId="2D849A1D" w:rsidR="00435BD3" w:rsidRPr="00435BD3" w:rsidRDefault="00435BD3" w:rsidP="00BF0205">
      <w:pPr>
        <w:pStyle w:val="Heading4"/>
      </w:pPr>
      <w:bookmarkStart w:id="937" w:name="_Ref412025965"/>
      <w:r>
        <w:t>Psalm</w:t>
      </w:r>
      <w:r w:rsidRPr="00AB1781">
        <w:t xml:space="preserve"> 12</w:t>
      </w:r>
      <w:r w:rsidR="00B6371D">
        <w:t>: How long, O Lord, will</w:t>
      </w:r>
      <w:r>
        <w:t xml:space="preserve"> </w:t>
      </w:r>
      <w:r w:rsidR="001040C8">
        <w:t>You</w:t>
      </w:r>
      <w:r>
        <w:t xml:space="preserve"> forget me</w:t>
      </w:r>
      <w:r w:rsidR="00B6371D">
        <w:t>? F</w:t>
      </w:r>
      <w:r>
        <w:t>or ever?</w:t>
      </w:r>
      <w:bookmarkEnd w:id="937"/>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7BA5529E"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F</w:t>
      </w:r>
      <w:r w:rsidR="00435BD3" w:rsidRPr="00AB1781">
        <w:t>or ever?</w:t>
      </w:r>
    </w:p>
    <w:p w14:paraId="5EFB10A1" w14:textId="77777777"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away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1D75D469" w:rsidR="00435BD3" w:rsidRPr="00AB1781" w:rsidRDefault="00BC0AF3" w:rsidP="00435BD3">
      <w:pPr>
        <w:pStyle w:val="EnglishHangNoCoptic"/>
      </w:pPr>
      <w:r>
        <w:t>5 lest my enemy say, “I have prevailed over him.”</w:t>
      </w:r>
    </w:p>
    <w:p w14:paraId="61E7508B" w14:textId="77777777" w:rsidR="00435BD3" w:rsidRPr="00AB1781" w:rsidRDefault="00435BD3" w:rsidP="00435BD3">
      <w:pPr>
        <w:pStyle w:val="EnglishHangEndNoCoptic"/>
      </w:pPr>
      <w:r w:rsidRPr="00AB1781">
        <w:tab/>
        <w:t>Those who trouble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77777777" w:rsidR="00435BD3" w:rsidRPr="00AB1781" w:rsidRDefault="00435BD3" w:rsidP="00435BD3">
      <w:pPr>
        <w:pStyle w:val="EnglishHangNoCoptic"/>
      </w:pPr>
      <w:r w:rsidRPr="00AB1781">
        <w:t>7 I will sing to the Lord my benefactor,</w:t>
      </w:r>
    </w:p>
    <w:p w14:paraId="5575A945" w14:textId="77777777" w:rsidR="00435BD3" w:rsidRPr="00435BD3" w:rsidRDefault="00435BD3" w:rsidP="00435BD3">
      <w:pPr>
        <w:pStyle w:val="EnglishHangEndNoCoptic"/>
      </w:pPr>
      <w:r w:rsidRPr="00AB1781">
        <w:tab/>
        <w:t>and I will praise the name of the Lord Most High.</w:t>
      </w:r>
    </w:p>
    <w:p w14:paraId="1DEB905D" w14:textId="6018A390" w:rsidR="00435BD3" w:rsidRPr="00435BD3" w:rsidRDefault="00435BD3" w:rsidP="00BF0205">
      <w:pPr>
        <w:pStyle w:val="Heading4"/>
      </w:pPr>
      <w:r>
        <w:t>Psalm</w:t>
      </w:r>
      <w:r w:rsidRPr="00AB1781">
        <w:t xml:space="preserve"> 13</w:t>
      </w:r>
      <w:r w:rsidR="00B6371D">
        <w:t>: The fool says 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67"/>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4E2BC047" w14:textId="77777777" w:rsidR="00435BD3" w:rsidRPr="00AB1781" w:rsidRDefault="00435BD3" w:rsidP="00435BD3">
      <w:pPr>
        <w:pStyle w:val="EnglishHangEndNoCoptic"/>
      </w:pPr>
      <w:r w:rsidRPr="00AB1781">
        <w:tab/>
        <w:t>to see if any understand or seek God.</w:t>
      </w:r>
    </w:p>
    <w:p w14:paraId="7F7C419A" w14:textId="77777777" w:rsidR="00435BD3" w:rsidRPr="00AB1781" w:rsidRDefault="00435BD3" w:rsidP="00435BD3">
      <w:pPr>
        <w:pStyle w:val="EnglishHangNoCoptic"/>
      </w:pPr>
      <w:r w:rsidRPr="00AB1781">
        <w:t>3 All have strayed, one and all are depraved;</w:t>
      </w:r>
    </w:p>
    <w:p w14:paraId="5CED9AAB" w14:textId="6230E88D" w:rsidR="00435BD3" w:rsidRDefault="00435BD3" w:rsidP="00177A6C">
      <w:pPr>
        <w:pStyle w:val="EnglishHangNoCoptic"/>
      </w:pPr>
      <w:r w:rsidRPr="00AB1781">
        <w:tab/>
        <w:t>there is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68"/>
      </w:r>
    </w:p>
    <w:p w14:paraId="2253775A" w14:textId="354BAA3B" w:rsidR="00435BD3" w:rsidRPr="00AB1781" w:rsidRDefault="00177A6C" w:rsidP="00435BD3">
      <w:pPr>
        <w:pStyle w:val="EnglishHangNoCoptic"/>
      </w:pPr>
      <w:r>
        <w:t>4 Will all such evildoers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77777777" w:rsidR="00435BD3" w:rsidRPr="00AB1781" w:rsidRDefault="00435BD3" w:rsidP="00435BD3">
      <w:pPr>
        <w:pStyle w:val="EnglishHangEndNoCoptic"/>
      </w:pPr>
      <w:r w:rsidRPr="00AB1781">
        <w:tab/>
        <w:t>and never call 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77777777" w:rsidR="00435BD3" w:rsidRPr="00435BD3" w:rsidRDefault="00435BD3" w:rsidP="00BF0205">
      <w:pPr>
        <w:pStyle w:val="Heading4"/>
      </w:pPr>
      <w:bookmarkStart w:id="938" w:name="_Ref412098343"/>
      <w:r>
        <w:t>Psalm</w:t>
      </w:r>
      <w:r w:rsidRPr="00AB1781">
        <w:t xml:space="preserve"> 14</w:t>
      </w:r>
      <w:r>
        <w:t xml:space="preserve">: Lord, who can dwell in </w:t>
      </w:r>
      <w:r w:rsidR="00E570CB">
        <w:t>Your</w:t>
      </w:r>
      <w:r>
        <w:t xml:space="preserve"> sanctuary</w:t>
      </w:r>
      <w:bookmarkEnd w:id="938"/>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5DAAC1AF" w14:textId="77777777" w:rsidR="00435BD3" w:rsidRPr="00435BD3" w:rsidRDefault="00435BD3" w:rsidP="00435BD3">
      <w:pPr>
        <w:pStyle w:val="Rubric"/>
      </w:pPr>
      <w:r w:rsidRPr="00AB1781">
        <w:t>(A Psalm by David)</w:t>
      </w:r>
    </w:p>
    <w:p w14:paraId="7AD55114" w14:textId="77777777" w:rsidR="00435BD3" w:rsidRPr="00AB1781" w:rsidRDefault="00435BD3" w:rsidP="00435BD3">
      <w:pPr>
        <w:pStyle w:val="EnglishHangNoCoptic"/>
      </w:pPr>
      <w:r w:rsidRPr="00AB1781">
        <w:t xml:space="preserve">1 Lord, who can dwell in </w:t>
      </w:r>
      <w:r w:rsidR="00E570CB">
        <w:t>Your</w:t>
      </w:r>
      <w:r w:rsidRPr="00AB1781">
        <w:t xml:space="preserve"> sanctuary,</w:t>
      </w:r>
    </w:p>
    <w:p w14:paraId="64946BCB" w14:textId="77777777" w:rsidR="00435BD3" w:rsidRPr="00435BD3" w:rsidRDefault="00435BD3" w:rsidP="00435BD3">
      <w:pPr>
        <w:pStyle w:val="EnglishHangEndNoCoptic"/>
      </w:pPr>
      <w:r w:rsidRPr="00AB1781">
        <w:tab/>
        <w:t xml:space="preserve">or who can rest upon </w:t>
      </w:r>
      <w:r w:rsidR="00E570CB">
        <w:t>Your</w:t>
      </w:r>
      <w:r w:rsidRPr="00AB1781">
        <w:t xml:space="preserve"> holy mountain?</w:t>
      </w:r>
    </w:p>
    <w:p w14:paraId="2CF82A95" w14:textId="1EF18A79" w:rsidR="00435BD3" w:rsidRPr="00AB1781" w:rsidRDefault="00435BD3" w:rsidP="00435BD3">
      <w:pPr>
        <w:pStyle w:val="EnglishHangNoCoptic"/>
      </w:pPr>
      <w:r w:rsidRPr="00AB1781">
        <w:lastRenderedPageBreak/>
        <w:t>2 He who lives a blameless life</w:t>
      </w:r>
      <w:r w:rsidR="00F060DE">
        <w:t>,</w:t>
      </w:r>
      <w:r w:rsidRPr="00AB1781">
        <w:t xml:space="preserve"> and does what is right</w:t>
      </w:r>
      <w:r w:rsidR="00F060DE">
        <w:t>,</w:t>
      </w:r>
    </w:p>
    <w:p w14:paraId="478655D1" w14:textId="1316DD11" w:rsidR="00435BD3" w:rsidRPr="00AB1781" w:rsidRDefault="00F060DE" w:rsidP="00435BD3">
      <w:pPr>
        <w:pStyle w:val="EnglishHangEndNoCoptic"/>
      </w:pPr>
      <w:r>
        <w:tab/>
        <w:t>who</w:t>
      </w:r>
      <w:r w:rsidR="00435BD3" w:rsidRPr="00AB1781">
        <w:t xml:space="preserve"> speaks the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435BD3">
      <w:pPr>
        <w:pStyle w:val="EnglishHangNoCoptic"/>
      </w:pPr>
      <w:r w:rsidRPr="00AB1781">
        <w:t>6 He who does these things will never be shaken.</w:t>
      </w:r>
    </w:p>
    <w:p w14:paraId="214F486A" w14:textId="77777777" w:rsidR="00435BD3" w:rsidRPr="00AB1781" w:rsidRDefault="00435BD3" w:rsidP="00435BD3">
      <w:pPr>
        <w:widowControl w:val="0"/>
        <w:autoSpaceDE w:val="0"/>
        <w:autoSpaceDN w:val="0"/>
        <w:adjustRightInd w:val="0"/>
        <w:rPr>
          <w:rFonts w:ascii="Book Antiqua" w:hAnsi="Book Antiqua" w:cs="Lucida Grande"/>
        </w:rPr>
      </w:pPr>
    </w:p>
    <w:p w14:paraId="7999CE77" w14:textId="77777777" w:rsidR="00435BD3" w:rsidRPr="00435BD3" w:rsidRDefault="00520302" w:rsidP="00BF0205">
      <w:pPr>
        <w:pStyle w:val="Heading4"/>
      </w:pPr>
      <w:bookmarkStart w:id="939" w:name="_Ref412025981"/>
      <w:r>
        <w:t>Psalm</w:t>
      </w:r>
      <w:r w:rsidR="00435BD3" w:rsidRPr="00AB1781">
        <w:t xml:space="preserve"> 15</w:t>
      </w:r>
      <w:r>
        <w:t xml:space="preserve">: Keep me, O Lord, for my trust is in </w:t>
      </w:r>
      <w:r w:rsidR="001040C8">
        <w:t>You</w:t>
      </w:r>
      <w:bookmarkEnd w:id="939"/>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77777777" w:rsidR="00F14AA6" w:rsidRDefault="00F14AA6" w:rsidP="00435BD3">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4A704C71" w:rsidR="00435BD3" w:rsidRPr="00AB1781" w:rsidRDefault="00435BD3" w:rsidP="00435BD3">
      <w:pPr>
        <w:pStyle w:val="EnglishHangNoCoptic"/>
      </w:pPr>
      <w:r w:rsidRPr="00AB1781">
        <w:t xml:space="preserve">3 </w:t>
      </w:r>
      <w:r w:rsidR="00A97438">
        <w:t>The Lord has shown the wonder of all His will</w:t>
      </w:r>
    </w:p>
    <w:p w14:paraId="16A2DBBE" w14:textId="769BFF80" w:rsidR="00435BD3" w:rsidRPr="00AB1781" w:rsidRDefault="00435BD3" w:rsidP="00435BD3">
      <w:pPr>
        <w:pStyle w:val="EnglishHangEndNoCoptic"/>
      </w:pPr>
      <w:r w:rsidRPr="00AB1781">
        <w:tab/>
      </w:r>
      <w:r w:rsidR="00A97438">
        <w:t>to the saints who are in His earth.</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69"/>
      </w:r>
    </w:p>
    <w:p w14:paraId="6890E125" w14:textId="70E8477A" w:rsidR="00435BD3" w:rsidRPr="00AB1781" w:rsidRDefault="00435BD3" w:rsidP="00435BD3">
      <w:pPr>
        <w:pStyle w:val="EnglishHangNoCoptic"/>
      </w:pPr>
      <w:r w:rsidRPr="00AB1781">
        <w:t xml:space="preserve">6 </w:t>
      </w:r>
      <w:r w:rsidR="00A97438">
        <w:t>The best portions have fallen to me,</w:t>
      </w:r>
    </w:p>
    <w:p w14:paraId="191A2654" w14:textId="010C4A57" w:rsidR="00435BD3" w:rsidRPr="00AB1781" w:rsidRDefault="00435BD3" w:rsidP="00435BD3">
      <w:pPr>
        <w:pStyle w:val="EnglishHangEndNoCoptic"/>
      </w:pPr>
      <w:r w:rsidRPr="00AB1781">
        <w:lastRenderedPageBreak/>
        <w:tab/>
      </w:r>
      <w:r w:rsidR="00A97438">
        <w:t>and</w:t>
      </w:r>
      <w:r w:rsidRPr="00AB1781">
        <w:t xml:space="preserve"> I have a </w:t>
      </w:r>
      <w:r w:rsidR="00A97438">
        <w:t>finest inheritance.</w:t>
      </w:r>
    </w:p>
    <w:p w14:paraId="1B3D2ED9" w14:textId="77777777" w:rsidR="00435BD3" w:rsidRPr="00AB1781" w:rsidRDefault="00435BD3" w:rsidP="00435BD3">
      <w:pPr>
        <w:pStyle w:val="EnglishHangNoCoptic"/>
      </w:pPr>
      <w:r w:rsidRPr="00AB1781">
        <w:t>7 I will bless the Lord Who gives me wisdom,</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0"/>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53954245" w:rsidR="00435BD3" w:rsidRPr="00AB1781" w:rsidRDefault="005C6405" w:rsidP="00435BD3">
      <w:pPr>
        <w:pStyle w:val="EnglishHangNoCoptic"/>
      </w:pPr>
      <w:r>
        <w:t>9 Therefore</w:t>
      </w:r>
      <w:r w:rsidR="00435BD3" w:rsidRPr="00AB1781">
        <w:t xml:space="preserve"> my heart is g</w:t>
      </w:r>
      <w:r>
        <w:t>lad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3D378B7F" w:rsidR="00435BD3" w:rsidRPr="00AB1781" w:rsidRDefault="00435BD3" w:rsidP="00435BD3">
      <w:pPr>
        <w:pStyle w:val="EnglishHangEndNoCoptic"/>
      </w:pPr>
      <w:r w:rsidRPr="00AB1781">
        <w:tab/>
        <w:t xml:space="preserve">not </w:t>
      </w:r>
      <w:r w:rsidR="005C6405">
        <w:t>allow</w:t>
      </w:r>
      <w:r w:rsidRPr="00AB1781">
        <w:t xml:space="preserve"> </w:t>
      </w:r>
      <w:r w:rsidR="00E570CB">
        <w:t>Your</w:t>
      </w:r>
      <w:r w:rsidRPr="00AB1781">
        <w:t xml:space="preserve"> holy one</w:t>
      </w:r>
      <w:r w:rsidR="005C6405">
        <w:t xml:space="preserve"> to</w:t>
      </w:r>
      <w:r w:rsidRPr="00AB1781">
        <w:t xml:space="preserve"> see corruption.</w:t>
      </w:r>
    </w:p>
    <w:p w14:paraId="3BB0FF1E" w14:textId="77777777" w:rsidR="00435BD3" w:rsidRPr="00AB1781" w:rsidRDefault="00435BD3" w:rsidP="00435BD3">
      <w:pPr>
        <w:pStyle w:val="EnglishHangNoCoptic"/>
      </w:pPr>
      <w:r w:rsidRPr="00AB1781">
        <w:t xml:space="preserve">11 </w:t>
      </w:r>
      <w:r w:rsidR="001040C8">
        <w:t>You</w:t>
      </w:r>
      <w:r w:rsidRPr="00AB1781">
        <w:t xml:space="preserve"> </w:t>
      </w:r>
      <w:r w:rsidR="00556387">
        <w:t>have</w:t>
      </w:r>
      <w:r w:rsidRPr="00AB1781">
        <w:t xml:space="preserve"> made known to me the ways of life;</w:t>
      </w:r>
    </w:p>
    <w:p w14:paraId="103804A8" w14:textId="77777777"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joy by </w:t>
      </w:r>
      <w:r w:rsidR="00E570CB">
        <w:t>Your</w:t>
      </w:r>
      <w:r w:rsidRPr="00AB1781">
        <w:t xml:space="preserve"> presence.</w:t>
      </w:r>
      <w:r w:rsidRPr="00AB1781">
        <w:rPr>
          <w:rStyle w:val="FootnoteReference"/>
        </w:rPr>
        <w:footnoteReference w:id="71"/>
      </w:r>
    </w:p>
    <w:p w14:paraId="501763F1" w14:textId="77777777" w:rsidR="00435BD3" w:rsidRPr="00435BD3" w:rsidRDefault="00435BD3" w:rsidP="00435BD3">
      <w:pPr>
        <w:pStyle w:val="EnglishHangEndNoCoptic"/>
      </w:pPr>
      <w:r w:rsidRPr="00AB1781">
        <w:tab/>
        <w:t>At</w:t>
      </w:r>
      <w:r w:rsidRPr="00AB1781">
        <w:rPr>
          <w:rStyle w:val="FootnoteReference"/>
        </w:rPr>
        <w:footnoteReference w:id="72"/>
      </w:r>
      <w:r w:rsidRPr="00AB1781">
        <w:t xml:space="preserve"> </w:t>
      </w:r>
      <w:r w:rsidR="00E570CB">
        <w:t>Your</w:t>
      </w:r>
      <w:r w:rsidRPr="00AB1781">
        <w:t xml:space="preserve"> right hand are eternal delights.</w:t>
      </w:r>
    </w:p>
    <w:p w14:paraId="2C61F642" w14:textId="77777777" w:rsidR="00435BD3" w:rsidRPr="00435BD3" w:rsidRDefault="00435BD3" w:rsidP="00BF0205">
      <w:pPr>
        <w:pStyle w:val="Heading4"/>
      </w:pPr>
      <w:r>
        <w:t>Psalm</w:t>
      </w:r>
      <w:r w:rsidRPr="00AB1781">
        <w:t xml:space="preserve"> 16</w:t>
      </w:r>
      <w:r>
        <w:t>: Hear, O Lord, my righteousness, attend to my need</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77777777" w:rsidR="00435BD3" w:rsidRPr="00AB1781" w:rsidRDefault="00435BD3" w:rsidP="00435BD3">
      <w:pPr>
        <w:pStyle w:val="EnglishHangNoCoptic"/>
      </w:pPr>
      <w:r w:rsidRPr="00AB1781">
        <w:t>1 Hear, O Lord, my righteousness;</w:t>
      </w:r>
      <w:r w:rsidRPr="00AB1781">
        <w:rPr>
          <w:rStyle w:val="FootnoteReference"/>
        </w:rPr>
        <w:footnoteReference w:id="73"/>
      </w:r>
      <w:r w:rsidRPr="00AB1781">
        <w:t xml:space="preserve"> attend to my need.</w:t>
      </w:r>
    </w:p>
    <w:p w14:paraId="7D0088C1" w14:textId="77777777" w:rsidR="00435BD3" w:rsidRPr="00AB1781" w:rsidRDefault="00435BD3" w:rsidP="00435BD3">
      <w:pPr>
        <w:pStyle w:val="EnglishHangEndNoCoptic"/>
      </w:pPr>
      <w:r w:rsidRPr="00AB1781">
        <w:tab/>
        <w:t>Give ear to my prayer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77777777" w:rsidR="00435BD3" w:rsidRPr="00AB1781" w:rsidRDefault="00435BD3" w:rsidP="00435BD3">
      <w:pPr>
        <w:pStyle w:val="EnglishHangEndNoCoptic"/>
      </w:pPr>
      <w:r w:rsidRPr="00AB1781">
        <w:tab/>
        <w:t>let my eyes behold justice.</w:t>
      </w:r>
    </w:p>
    <w:p w14:paraId="73AA11D3" w14:textId="65448C78" w:rsidR="00435BD3" w:rsidRPr="00AB1781" w:rsidRDefault="00435BD3" w:rsidP="00435BD3">
      <w:pPr>
        <w:pStyle w:val="EnglishHangNoCoptic"/>
      </w:pPr>
      <w:r w:rsidRPr="00AB1781">
        <w:t xml:space="preserve">3 </w:t>
      </w:r>
      <w:r w:rsidR="001040C8">
        <w:t>You</w:t>
      </w:r>
      <w:r w:rsidRPr="00AB1781">
        <w:t xml:space="preserve"> </w:t>
      </w:r>
      <w:r w:rsidR="00556387">
        <w:t>have</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11CDD3D4" w:rsidR="00435BD3" w:rsidRPr="00AB1781" w:rsidRDefault="00435BD3" w:rsidP="00435BD3">
      <w:pPr>
        <w:pStyle w:val="EnglishHangNoCoptic"/>
      </w:pPr>
      <w:r w:rsidRPr="00AB1781">
        <w:tab/>
      </w:r>
      <w:r w:rsidR="001040C8">
        <w:t>You</w:t>
      </w:r>
      <w:r w:rsidRPr="00AB1781">
        <w:t xml:space="preserve"> </w:t>
      </w:r>
      <w:r w:rsidR="00556387">
        <w:t>have</w:t>
      </w:r>
      <w:r w:rsidRPr="00AB1781">
        <w:t xml:space="preserve"> tried me by fire</w:t>
      </w:r>
      <w:r w:rsidR="007C28F0">
        <w:t>,</w:t>
      </w:r>
    </w:p>
    <w:p w14:paraId="281F1FFB" w14:textId="7164ABD6" w:rsidR="00435BD3" w:rsidRPr="00AB1781" w:rsidRDefault="00435BD3" w:rsidP="00435BD3">
      <w:pPr>
        <w:pStyle w:val="EnglishHangEndNoCoptic"/>
      </w:pPr>
      <w:r w:rsidRPr="00AB1781">
        <w:tab/>
        <w:t xml:space="preserve">and </w:t>
      </w:r>
      <w:r w:rsidR="00556387">
        <w:t>have</w:t>
      </w:r>
      <w:r w:rsidRPr="00AB1781">
        <w:t xml:space="preserve"> found nothing </w:t>
      </w:r>
      <w:r w:rsidR="007C28F0">
        <w:t>unjust</w:t>
      </w:r>
      <w:r w:rsidRPr="00AB1781">
        <w:t xml:space="preserve"> in me.</w:t>
      </w:r>
    </w:p>
    <w:p w14:paraId="4D1A9CBA" w14:textId="2F0F4F06" w:rsidR="00435BD3" w:rsidRPr="00AB1781" w:rsidRDefault="00435BD3" w:rsidP="00435BD3">
      <w:pPr>
        <w:pStyle w:val="EnglishHangNoCoptic"/>
      </w:pPr>
      <w:r w:rsidRPr="00AB1781">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4"/>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77777777" w:rsidR="00435BD3" w:rsidRPr="00AB1781" w:rsidRDefault="00435BD3" w:rsidP="00435BD3">
      <w:pPr>
        <w:pStyle w:val="EnglishHangNoCoptic"/>
      </w:pPr>
      <w:r w:rsidRPr="00AB1781">
        <w:lastRenderedPageBreak/>
        <w:t xml:space="preserve">6 I have cried, O God, and </w:t>
      </w:r>
      <w:r w:rsidR="001040C8">
        <w:t>You</w:t>
      </w:r>
      <w:r w:rsidRPr="00AB1781">
        <w:t xml:space="preserve"> </w:t>
      </w:r>
      <w:r w:rsidR="00556387">
        <w:t>have</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77777777" w:rsidR="00435BD3" w:rsidRPr="00AB1781" w:rsidRDefault="00435BD3" w:rsidP="00435BD3">
      <w:pPr>
        <w:pStyle w:val="EnglishHangNoCoptic"/>
      </w:pPr>
      <w:r w:rsidRPr="00AB1781">
        <w:t>8 Keep me as the apple</w:t>
      </w:r>
      <w:r w:rsidRPr="00AB1781">
        <w:rPr>
          <w:rStyle w:val="FootnoteReference"/>
        </w:rPr>
        <w:footnoteReference w:id="75"/>
      </w:r>
      <w:r w:rsidRPr="00AB1781">
        <w:t xml:space="preserve"> of an eye.</w:t>
      </w:r>
    </w:p>
    <w:p w14:paraId="5A48D52A" w14:textId="1247EC6A" w:rsidR="00435BD3" w:rsidRPr="00AB1781" w:rsidRDefault="00435BD3" w:rsidP="00435BD3">
      <w:pPr>
        <w:pStyle w:val="EnglishHangEndNoCoptic"/>
      </w:pPr>
      <w:r w:rsidRPr="00AB1781">
        <w:tab/>
      </w:r>
      <w:r w:rsidR="00332CD2">
        <w:t xml:space="preserve">(9) from the godless who oppress </w:t>
      </w:r>
    </w:p>
    <w:p w14:paraId="37269875" w14:textId="7A30F4BF" w:rsidR="00435BD3" w:rsidRPr="00AB1781" w:rsidRDefault="00435BD3" w:rsidP="00435BD3">
      <w:pPr>
        <w:pStyle w:val="EnglishHangNoCoptic"/>
      </w:pPr>
      <w:r w:rsidRPr="00AB1781">
        <w:t xml:space="preserve">9 </w:t>
      </w:r>
      <w:r w:rsidR="00332CD2">
        <w:t xml:space="preserve"> (8) in the shadow of your wings.</w:t>
      </w:r>
    </w:p>
    <w:p w14:paraId="5EB37F11" w14:textId="77777777" w:rsidR="00435BD3" w:rsidRPr="00AB1781" w:rsidRDefault="00435BD3" w:rsidP="00435BD3">
      <w:pPr>
        <w:pStyle w:val="EnglishHangEndNoCoptic"/>
      </w:pPr>
      <w:r w:rsidRPr="00AB1781">
        <w:tab/>
        <w:t>My enemies surround my soul.</w:t>
      </w:r>
    </w:p>
    <w:p w14:paraId="271EA2B8" w14:textId="77777777" w:rsidR="00435BD3" w:rsidRPr="00AB1781" w:rsidRDefault="00435BD3" w:rsidP="00435BD3">
      <w:pPr>
        <w:pStyle w:val="EnglishHangNoCoptic"/>
      </w:pPr>
      <w:r w:rsidRPr="00AB1781">
        <w:t>10 They have closed their heart;</w:t>
      </w:r>
    </w:p>
    <w:p w14:paraId="5D5523C4" w14:textId="77777777" w:rsidR="00435BD3" w:rsidRPr="00435BD3" w:rsidRDefault="00435BD3" w:rsidP="00435BD3">
      <w:pPr>
        <w:pStyle w:val="EnglishHangEndNoCoptic"/>
      </w:pPr>
      <w:r w:rsidRPr="00AB1781">
        <w:tab/>
        <w:t>their mouth speaks proudly.</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76"/>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43F72A3A" w:rsidR="00435BD3" w:rsidRPr="00AB1781" w:rsidRDefault="00435BD3" w:rsidP="00435BD3">
      <w:pPr>
        <w:pStyle w:val="EnglishHangNoCoptic"/>
      </w:pPr>
      <w:r w:rsidRPr="00AB1781">
        <w:tab/>
        <w:t>d</w:t>
      </w:r>
      <w:r w:rsidR="00B57847">
        <w:t>eliver my soul from the godless,</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05AC3038" w:rsidR="00435BD3" w:rsidRPr="00AB1781" w:rsidRDefault="00435BD3" w:rsidP="00435BD3">
      <w:pPr>
        <w:pStyle w:val="EnglishHangEndNoCoptic"/>
      </w:pPr>
      <w:r w:rsidRPr="00AB1781">
        <w:tab/>
        <w:t xml:space="preserve">and they leave the surplus to their </w:t>
      </w:r>
      <w:r w:rsidR="00B57847">
        <w:t>children</w:t>
      </w:r>
      <w:r w:rsidRPr="00AB1781">
        <w:t>.</w:t>
      </w:r>
    </w:p>
    <w:p w14:paraId="241A84D6" w14:textId="692B7959" w:rsidR="00435BD3" w:rsidRPr="00AB1781" w:rsidRDefault="00435BD3" w:rsidP="00435BD3">
      <w:pPr>
        <w:pStyle w:val="EnglishHangNoCoptic"/>
      </w:pPr>
      <w:r w:rsidRPr="00AB1781">
        <w:t xml:space="preserve">16 As for me, in righteousness </w:t>
      </w:r>
      <w:r w:rsidR="00B57847">
        <w:t xml:space="preserve">I will </w:t>
      </w:r>
      <w:r w:rsidRPr="00AB1781">
        <w:t xml:space="preserve">behold </w:t>
      </w:r>
      <w:r w:rsidR="00E570CB">
        <w:t>Your</w:t>
      </w:r>
      <w:r w:rsidRPr="00AB1781">
        <w:t xml:space="preserve"> face,</w:t>
      </w:r>
    </w:p>
    <w:p w14:paraId="2866CB47" w14:textId="1B17FF74" w:rsidR="00435BD3" w:rsidRDefault="00435BD3" w:rsidP="009C1C97">
      <w:pPr>
        <w:pStyle w:val="EnglishHangEndNoCoptic"/>
      </w:pPr>
      <w:r w:rsidRPr="00AB1781">
        <w:tab/>
        <w:t xml:space="preserve">and 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940" w:name="_Ref435438484"/>
      <w:r w:rsidRPr="00AB1781">
        <w:lastRenderedPageBreak/>
        <w:t>K</w:t>
      </w:r>
      <w:r>
        <w:t>athisma 3</w:t>
      </w:r>
      <w:bookmarkEnd w:id="940"/>
    </w:p>
    <w:p w14:paraId="0A912BDA" w14:textId="77777777" w:rsidR="00CF35A1" w:rsidRPr="00CF35A1" w:rsidRDefault="002D71F0" w:rsidP="00BF0205">
      <w:pPr>
        <w:pStyle w:val="Heading4"/>
      </w:pPr>
      <w:r>
        <w:t>Psalm</w:t>
      </w:r>
      <w:r w:rsidR="00CF35A1" w:rsidRPr="00AB1781">
        <w:t xml:space="preserve"> 17</w:t>
      </w:r>
      <w:r>
        <w:t xml:space="preserve">: I love </w:t>
      </w:r>
      <w:r w:rsidR="001040C8">
        <w:t>You</w:t>
      </w:r>
      <w:r>
        <w:t>, O Lord, my strength</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77"/>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77777777" w:rsidR="00CF35A1" w:rsidRPr="00AB1781" w:rsidRDefault="00CF35A1" w:rsidP="00CF35A1">
      <w:pPr>
        <w:pStyle w:val="EnglishHangNoCoptic"/>
      </w:pPr>
      <w:r w:rsidRPr="00AB1781">
        <w:t>3 The Lord is my Support, my Refuge, and my Deliverer.</w:t>
      </w:r>
    </w:p>
    <w:p w14:paraId="257C8D29" w14:textId="77777777" w:rsidR="00CF35A1" w:rsidRPr="00AB1781" w:rsidRDefault="00CF35A1" w:rsidP="00CF35A1">
      <w:pPr>
        <w:pStyle w:val="EnglishHangNoCoptic"/>
      </w:pPr>
      <w:r w:rsidRPr="00AB1781">
        <w:tab/>
        <w:t>My God is my Helper, in Him I will trust;</w:t>
      </w:r>
    </w:p>
    <w:p w14:paraId="36403064" w14:textId="77777777" w:rsidR="00CF35A1" w:rsidRPr="00AB1781" w:rsidRDefault="00CF35A1" w:rsidP="00CF35A1">
      <w:pPr>
        <w:pStyle w:val="EnglishHangEndNoCoptic"/>
      </w:pPr>
      <w:r w:rsidRPr="00AB1781">
        <w:tab/>
        <w:t>my Protector, my Saviour, and my Defender.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77777777" w:rsidR="00CF35A1" w:rsidRPr="00AB1781" w:rsidRDefault="00CF35A1" w:rsidP="00CF35A1">
      <w:pPr>
        <w:pStyle w:val="EnglishHangEndNoCoptic"/>
      </w:pPr>
      <w:r w:rsidRPr="00AB1781">
        <w:tab/>
        <w:t>and I shall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78"/>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780E80A0" w:rsidR="00CF35A1" w:rsidRPr="00AB1781" w:rsidRDefault="00CF35A1" w:rsidP="00CF35A1">
      <w:pPr>
        <w:pStyle w:val="EnglishHangNoCoptic"/>
      </w:pPr>
      <w:r w:rsidRPr="00AB1781">
        <w:t xml:space="preserve">6 The pangs of </w:t>
      </w:r>
      <w:r w:rsidR="004E27AE">
        <w:t>hades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0B338A26" w:rsidR="00CF35A1" w:rsidRPr="00AB1781" w:rsidRDefault="00CF35A1" w:rsidP="00CF35A1">
      <w:pPr>
        <w:pStyle w:val="EnglishHangNoCoptic"/>
      </w:pPr>
      <w:r w:rsidRPr="00AB1781">
        <w:t>7 In my distress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77777777" w:rsidR="00CF35A1" w:rsidRPr="00AB1781" w:rsidRDefault="00CF35A1" w:rsidP="00CF35A1">
      <w:pPr>
        <w:pStyle w:val="EnglishHangNoCoptic"/>
      </w:pPr>
      <w:r w:rsidRPr="00AB1781">
        <w:tab/>
        <w:t>and the mountains shook to their foundations</w:t>
      </w:r>
    </w:p>
    <w:p w14:paraId="0C153594" w14:textId="77777777" w:rsidR="00CF35A1" w:rsidRPr="00AB1781" w:rsidRDefault="00CF35A1" w:rsidP="00CF35A1">
      <w:pPr>
        <w:pStyle w:val="EnglishHangEndNoCoptic"/>
      </w:pPr>
      <w:r w:rsidRPr="00AB1781">
        <w:tab/>
        <w:t>and rocked, because God was angry with them.</w:t>
      </w:r>
    </w:p>
    <w:p w14:paraId="24B523BE" w14:textId="59F755A7" w:rsidR="00CF35A1" w:rsidRPr="00AB1781" w:rsidRDefault="008148B0" w:rsidP="00CF35A1">
      <w:pPr>
        <w:pStyle w:val="EnglishHangNoCoptic"/>
      </w:pPr>
      <w:r>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lastRenderedPageBreak/>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77777777" w:rsidR="00CF35A1" w:rsidRPr="00AB1781" w:rsidRDefault="00CF35A1" w:rsidP="00CF35A1">
      <w:pPr>
        <w:pStyle w:val="EnglishHangEndNoCoptic"/>
      </w:pPr>
      <w:r w:rsidRPr="00AB1781">
        <w:tab/>
        <w:t>and the Most High let His voice be heard.</w:t>
      </w:r>
      <w:r w:rsidRPr="00AB1781">
        <w:rPr>
          <w:rStyle w:val="FootnoteReference"/>
        </w:rPr>
        <w:footnoteReference w:id="79"/>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77777777" w:rsidR="00CF35A1" w:rsidRPr="00AB1781" w:rsidRDefault="00CF35A1" w:rsidP="00CF35A1">
      <w:pPr>
        <w:pStyle w:val="EnglishHangNoCoptic"/>
      </w:pPr>
      <w:r w:rsidRPr="00AB1781">
        <w:t>16 Then the ocean beds were exposed,</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0"/>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25C1456" w:rsidR="00CF35A1" w:rsidRPr="00AB1781" w:rsidRDefault="000516D8" w:rsidP="00CF35A1">
      <w:pPr>
        <w:pStyle w:val="EnglishHangEndNoCoptic"/>
      </w:pPr>
      <w:r>
        <w:tab/>
        <w:t>h</w:t>
      </w:r>
      <w:r w:rsidR="00CF35A1" w:rsidRPr="00AB1781">
        <w:t>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lastRenderedPageBreak/>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941"/>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941"/>
      <w:r w:rsidR="007F516C">
        <w:rPr>
          <w:rStyle w:val="CommentReference"/>
          <w:rFonts w:eastAsiaTheme="minorHAnsi" w:cstheme="minorBidi"/>
          <w:color w:val="auto"/>
          <w:lang w:val="en-CA"/>
        </w:rPr>
        <w:commentReference w:id="941"/>
      </w:r>
      <w:r w:rsidRPr="00AB1781">
        <w:t>.</w:t>
      </w:r>
      <w:r w:rsidRPr="00AB1781">
        <w:rPr>
          <w:rStyle w:val="FootnoteReference"/>
        </w:rPr>
        <w:footnoteReference w:id="81"/>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82"/>
      </w:r>
    </w:p>
    <w:p w14:paraId="203D9405" w14:textId="77777777" w:rsidR="00CF35A1" w:rsidRPr="00AB1781" w:rsidRDefault="00CF35A1" w:rsidP="00CF35A1">
      <w:pPr>
        <w:pStyle w:val="EnglishHangNoCoptic"/>
      </w:pPr>
      <w:r w:rsidRPr="00AB1781">
        <w:t xml:space="preserve">30 For in </w:t>
      </w:r>
      <w:r w:rsidR="001040C8">
        <w:t>You</w:t>
      </w:r>
      <w:r w:rsidRPr="00AB1781">
        <w:t xml:space="preserve"> I am delivered from temptation,</w:t>
      </w:r>
    </w:p>
    <w:p w14:paraId="75644C45" w14:textId="51060662" w:rsidR="00CF35A1" w:rsidRPr="00AB1781" w:rsidRDefault="00CF35A1" w:rsidP="00CF35A1">
      <w:pPr>
        <w:pStyle w:val="EnglishHangEndNoCoptic"/>
      </w:pPr>
      <w:r w:rsidRPr="00AB1781">
        <w:tab/>
        <w:t xml:space="preserve">and through my God I can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77777777" w:rsidR="00CF35A1" w:rsidRPr="00AB1781" w:rsidRDefault="00CF35A1" w:rsidP="00CF35A1">
      <w:pPr>
        <w:pStyle w:val="EnglishHangNoCoptic"/>
      </w:pPr>
      <w:r w:rsidRPr="00AB1781">
        <w:tab/>
        <w:t>the words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77777777" w:rsidR="00CF35A1" w:rsidRPr="00AB1781" w:rsidRDefault="00CF35A1" w:rsidP="00CF35A1">
      <w:pPr>
        <w:pStyle w:val="EnglishHangNoCoptic"/>
      </w:pPr>
      <w:r w:rsidRPr="00AB1781">
        <w:t>34 He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77777777" w:rsidR="00CF35A1" w:rsidRPr="00AB1781" w:rsidRDefault="00CF35A1" w:rsidP="00CF35A1">
      <w:pPr>
        <w:pStyle w:val="EnglishHangNoCoptic"/>
      </w:pPr>
      <w:r w:rsidRPr="00AB1781">
        <w:t>35 He trains my hands for war.</w:t>
      </w:r>
    </w:p>
    <w:p w14:paraId="58721358" w14:textId="1C1352F8" w:rsidR="00CF35A1" w:rsidRPr="00AB1781" w:rsidRDefault="00CF35A1" w:rsidP="00CF35A1">
      <w:pPr>
        <w:pStyle w:val="EnglishHangEndNoCoptic"/>
      </w:pPr>
      <w:r w:rsidRPr="00AB1781">
        <w:tab/>
        <w:t xml:space="preserve">And </w:t>
      </w:r>
      <w:r w:rsidR="001040C8">
        <w:t>You</w:t>
      </w:r>
      <w:r w:rsidRPr="00AB1781">
        <w:t xml:space="preserve"> </w:t>
      </w:r>
      <w:r w:rsidR="00556387">
        <w:t>have</w:t>
      </w:r>
      <w:r w:rsidRPr="00AB1781">
        <w:t xml:space="preserve"> made my arms like a </w:t>
      </w:r>
      <w:r w:rsidR="002E1524">
        <w:t xml:space="preserve">bronze </w:t>
      </w:r>
      <w:r w:rsidRPr="00AB1781">
        <w:t>bow.</w:t>
      </w:r>
    </w:p>
    <w:p w14:paraId="2B5D01D1" w14:textId="602C5204" w:rsidR="00CF35A1" w:rsidRPr="00AB1781" w:rsidRDefault="00CF35A1" w:rsidP="00CF35A1">
      <w:pPr>
        <w:pStyle w:val="EnglishHangNoCoptic"/>
      </w:pPr>
      <w:r w:rsidRPr="00AB1781">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83"/>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lastRenderedPageBreak/>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77777777" w:rsidR="00CF35A1" w:rsidRPr="00AB1781" w:rsidRDefault="00CF35A1" w:rsidP="00CF35A1">
      <w:pPr>
        <w:pStyle w:val="EnglishHangEndNoCoptic"/>
      </w:pPr>
      <w:r w:rsidRPr="00AB1781">
        <w:tab/>
        <w:t>A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77777777" w:rsidR="00CF35A1" w:rsidRPr="00AB1781" w:rsidRDefault="00CF35A1" w:rsidP="00CF35A1">
      <w:pPr>
        <w:pStyle w:val="EnglishHangEndNoCoptic"/>
      </w:pPr>
      <w:r w:rsidRPr="00AB1781">
        <w:tab/>
        <w:t>But the strange children have proved false to Me.</w:t>
      </w:r>
      <w:r w:rsidRPr="00AB1781">
        <w:rPr>
          <w:rStyle w:val="FootnoteReference"/>
        </w:rPr>
        <w:footnoteReference w:id="84"/>
      </w:r>
    </w:p>
    <w:p w14:paraId="7D127169" w14:textId="5CC26F6B" w:rsidR="00CF35A1" w:rsidRPr="00AB1781" w:rsidRDefault="00CF35A1" w:rsidP="00CF35A1">
      <w:pPr>
        <w:pStyle w:val="EnglishHangNoCoptic"/>
      </w:pPr>
      <w:r w:rsidRPr="00AB1781">
        <w:t>46 The strange children have grown old</w:t>
      </w:r>
      <w:r w:rsidR="00FD0422">
        <w:t>,</w:t>
      </w:r>
    </w:p>
    <w:p w14:paraId="4795CCB8" w14:textId="77777777" w:rsidR="00CF35A1" w:rsidRPr="00AB1781" w:rsidRDefault="00CF35A1" w:rsidP="00CF35A1">
      <w:pPr>
        <w:pStyle w:val="EnglishHangEndNoCoptic"/>
      </w:pPr>
      <w:r w:rsidRPr="00AB1781">
        <w:tab/>
        <w:t>and have limped from their paths.</w:t>
      </w:r>
    </w:p>
    <w:p w14:paraId="58DB872F" w14:textId="0EAEB54C" w:rsidR="00CF35A1" w:rsidRPr="00AB1781" w:rsidRDefault="00CF35A1" w:rsidP="00CF35A1">
      <w:pPr>
        <w:pStyle w:val="EnglishHangNoCoptic"/>
      </w:pPr>
      <w:r w:rsidRPr="00AB1781">
        <w:t xml:space="preserve">47 </w:t>
      </w:r>
      <w:r w:rsidR="00FD0422">
        <w:t>The Lord lives! And blessed is my God;</w:t>
      </w:r>
    </w:p>
    <w:p w14:paraId="78DDF5D4" w14:textId="422C0023" w:rsidR="00CF35A1" w:rsidRPr="00AB1781" w:rsidRDefault="00CF35A1" w:rsidP="00CF35A1">
      <w:pPr>
        <w:pStyle w:val="EnglishHangEndNoCoptic"/>
      </w:pPr>
      <w:r w:rsidRPr="00AB1781">
        <w:tab/>
        <w:t xml:space="preserve">and </w:t>
      </w:r>
      <w:r w:rsidR="00FD0422">
        <w:t>let</w:t>
      </w:r>
      <w:r w:rsidRPr="00AB1781">
        <w:t xml:space="preserve"> the God of my salvation be exalted;</w:t>
      </w:r>
    </w:p>
    <w:p w14:paraId="762CCB76" w14:textId="77777777" w:rsidR="00CF35A1" w:rsidRPr="00AB1781" w:rsidRDefault="00CF35A1" w:rsidP="00CF35A1">
      <w:pPr>
        <w:pStyle w:val="EnglishHangNoCoptic"/>
      </w:pPr>
      <w:r w:rsidRPr="00AB1781">
        <w:t>48 the God Who sees that I am avenged,</w:t>
      </w:r>
    </w:p>
    <w:p w14:paraId="2F865B0A" w14:textId="77777777" w:rsidR="00CF35A1" w:rsidRPr="00AB1781" w:rsidRDefault="00CF35A1" w:rsidP="00CF35A1">
      <w:pPr>
        <w:pStyle w:val="EnglishHangEndNoCoptic"/>
      </w:pPr>
      <w:r w:rsidRPr="00AB1781">
        <w:tab/>
        <w:t>and subdues peoples under me;</w:t>
      </w:r>
    </w:p>
    <w:p w14:paraId="505F5B22" w14:textId="54C86188" w:rsidR="00CF35A1" w:rsidRPr="00AB1781" w:rsidRDefault="00CF35A1" w:rsidP="00CF35A1">
      <w:pPr>
        <w:pStyle w:val="EnglishHangNoCoptic"/>
      </w:pPr>
      <w:r w:rsidRPr="00AB1781">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77777777" w:rsidR="00CF35A1" w:rsidRPr="00AB1781" w:rsidRDefault="00CF35A1" w:rsidP="00CF35A1">
      <w:pPr>
        <w:pStyle w:val="EnglishHangNoCoptic"/>
      </w:pPr>
      <w:r w:rsidRPr="00AB1781">
        <w:t xml:space="preserve">50 Therefore I will give thanks to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85"/>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77777777" w:rsidR="00CF35A1" w:rsidRDefault="00CF35A1" w:rsidP="00CF35A1">
      <w:pPr>
        <w:pStyle w:val="EnglishHangEndNoCoptic"/>
      </w:pPr>
      <w:r w:rsidRPr="00AB1781">
        <w:lastRenderedPageBreak/>
        <w:tab/>
        <w:t>to David and his Son for ever.</w:t>
      </w:r>
      <w:r w:rsidRPr="00AB1781">
        <w:rPr>
          <w:rStyle w:val="FootnoteReference"/>
        </w:rPr>
        <w:footnoteReference w:id="86"/>
      </w:r>
    </w:p>
    <w:p w14:paraId="68778385" w14:textId="4BFD8645" w:rsidR="00F933DE" w:rsidRPr="00CF35A1" w:rsidRDefault="00F933DE" w:rsidP="00F933DE">
      <w:pPr>
        <w:pStyle w:val="Rubric"/>
      </w:pPr>
      <w:r>
        <w:t>Glory…</w:t>
      </w:r>
    </w:p>
    <w:p w14:paraId="6172E0F1" w14:textId="77777777" w:rsidR="00CF35A1" w:rsidRPr="00CF35A1" w:rsidRDefault="002D71F0" w:rsidP="00BF0205">
      <w:pPr>
        <w:pStyle w:val="Heading4"/>
        <w:rPr>
          <w:rFonts w:ascii="FreeSerifAvvaShenouda" w:hAnsi="FreeSerifAvvaShenouda" w:cs="FreeSerifAvvaShenouda"/>
        </w:rPr>
      </w:pPr>
      <w:bookmarkStart w:id="942" w:name="_Ref412098373"/>
      <w:r>
        <w:t>Psalm</w:t>
      </w:r>
      <w:r w:rsidR="00CF35A1" w:rsidRPr="00AB1781">
        <w:t xml:space="preserve"> 18</w:t>
      </w:r>
      <w:r>
        <w:t>: The heavens declare the glory of God</w:t>
      </w:r>
      <w:bookmarkEnd w:id="942"/>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77777777" w:rsidR="00F14AA6" w:rsidRDefault="00F14AA6" w:rsidP="00CF35A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87"/>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77777777" w:rsidR="00CF35A1" w:rsidRPr="00AB1781" w:rsidRDefault="00CF35A1" w:rsidP="00CF35A1">
      <w:pPr>
        <w:pStyle w:val="EnglishHangNoCoptic"/>
      </w:pPr>
      <w:r w:rsidRPr="00AB1781">
        <w:t>4 There is no speech or spoken word,</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88"/>
      </w:r>
    </w:p>
    <w:p w14:paraId="15D09B85" w14:textId="6EC13B80" w:rsidR="00CF35A1" w:rsidRPr="00AB1781" w:rsidRDefault="00CF35A1" w:rsidP="00CF35A1">
      <w:pPr>
        <w:pStyle w:val="EnglishHangNoCoptic"/>
      </w:pPr>
      <w:r w:rsidRPr="00AB1781">
        <w:t xml:space="preserve">5 </w:t>
      </w:r>
      <w:r w:rsidR="00D019CA">
        <w:t>T</w:t>
      </w:r>
      <w:r w:rsidRPr="00AB1781">
        <w:t>heir message goes 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89"/>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0"/>
      </w:r>
      <w:r w:rsidRPr="00AB1781">
        <w:t xml:space="preserve"> in the sun;</w:t>
      </w:r>
      <w:r w:rsidRPr="00AB1781">
        <w:rPr>
          <w:rStyle w:val="FootnoteReference"/>
        </w:rPr>
        <w:footnoteReference w:id="91"/>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92"/>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t xml:space="preserve">7 </w:t>
      </w:r>
      <w:r w:rsidR="005E2409">
        <w:t>He</w:t>
      </w:r>
      <w:r w:rsidR="005E2409">
        <w:rPr>
          <w:rStyle w:val="FootnoteReference"/>
        </w:rPr>
        <w:footnoteReference w:id="93"/>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637CF1B7" w:rsidR="00CF35A1" w:rsidRPr="00AB1781" w:rsidRDefault="00CF35A1" w:rsidP="00CF35A1">
      <w:pPr>
        <w:pStyle w:val="EnglishHangNoCoptic"/>
      </w:pPr>
      <w:r w:rsidRPr="00AB1781">
        <w:t xml:space="preserve">9 The Lord’s </w:t>
      </w:r>
      <w:r w:rsidR="005E2409">
        <w:t>ordinances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3D0232C9" w:rsidR="00CF35A1" w:rsidRPr="00AB1781" w:rsidRDefault="00CF35A1" w:rsidP="00CF35A1">
      <w:pPr>
        <w:pStyle w:val="EnglishHangNoCoptic"/>
      </w:pPr>
      <w:r w:rsidRPr="00AB1781">
        <w:lastRenderedPageBreak/>
        <w:t xml:space="preserve">10 The fear of the Lord is pure, </w:t>
      </w:r>
      <w:r w:rsidR="00511F32">
        <w:t>enduring</w:t>
      </w:r>
      <w:r w:rsidRPr="00AB1781">
        <w:t xml:space="preserve"> for ever;</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77BF9E17" w:rsidR="00CF35A1" w:rsidRPr="00AB1781" w:rsidRDefault="00CF35A1" w:rsidP="00CF35A1">
      <w:pPr>
        <w:pStyle w:val="EnglishHangEndNoCoptic"/>
      </w:pPr>
      <w:r w:rsidRPr="00AB1781">
        <w:tab/>
        <w:t xml:space="preserve">and </w:t>
      </w:r>
      <w:r w:rsidR="00511F32">
        <w:t xml:space="preserve">are </w:t>
      </w:r>
      <w:r w:rsidRPr="00AB1781">
        <w:t>sweeter than honey and the honeycomb.</w:t>
      </w:r>
      <w:r w:rsidRPr="00AB1781">
        <w:rPr>
          <w:rStyle w:val="FootnoteReference"/>
        </w:rPr>
        <w:footnoteReference w:id="94"/>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95"/>
      </w:r>
    </w:p>
    <w:p w14:paraId="492F9664" w14:textId="1DF88D1A" w:rsidR="00CF35A1" w:rsidRPr="00AB1781" w:rsidRDefault="00CF35A1" w:rsidP="00CF35A1">
      <w:pPr>
        <w:pStyle w:val="EnglishHangNoCoptic"/>
      </w:pPr>
      <w:r w:rsidRPr="00AB1781">
        <w:t xml:space="preserve">14 And spare </w:t>
      </w:r>
      <w:r w:rsidR="00E570CB">
        <w:t>Your</w:t>
      </w:r>
      <w:r w:rsidRPr="00AB1781">
        <w:t xml:space="preserve"> servant</w:t>
      </w:r>
      <w:r w:rsidR="00511F32">
        <w:t xml:space="preserve"> </w:t>
      </w:r>
      <w:r w:rsidR="00511F32" w:rsidRPr="00AB1781">
        <w:t xml:space="preserve">from </w:t>
      </w:r>
      <w:r w:rsidR="00511F32">
        <w:t>unnatural sins</w:t>
      </w:r>
      <w:r w:rsidRPr="00AB1781">
        <w:t>.</w:t>
      </w:r>
      <w:r w:rsidRPr="00AB1781">
        <w:rPr>
          <w:rStyle w:val="FootnoteReference"/>
        </w:rPr>
        <w:footnoteReference w:id="96"/>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38D2D1EA" w:rsidR="00CF35A1" w:rsidRPr="00CF35A1" w:rsidRDefault="00511F32" w:rsidP="00CF35A1">
      <w:pPr>
        <w:pStyle w:val="EnglishHangEndNoCoptic"/>
      </w:pPr>
      <w:r>
        <w:tab/>
        <w:t>O Lord</w:t>
      </w:r>
      <w:r w:rsidR="00CF35A1" w:rsidRPr="00AB1781">
        <w:t>, my Helper and my Redeemer.</w:t>
      </w:r>
    </w:p>
    <w:p w14:paraId="2E6C9A8C" w14:textId="77777777" w:rsidR="00CF35A1" w:rsidRPr="00CF35A1" w:rsidRDefault="002D71F0" w:rsidP="00BF0205">
      <w:pPr>
        <w:pStyle w:val="Heading4"/>
      </w:pPr>
      <w:bookmarkStart w:id="943" w:name="_Ref412110716"/>
      <w:r>
        <w:t>Psalm</w:t>
      </w:r>
      <w:r w:rsidR="00CF35A1" w:rsidRPr="00AB1781">
        <w:t xml:space="preserve"> 19</w:t>
      </w:r>
      <w:r>
        <w:t>: May the Lord hear you in the day of trouble</w:t>
      </w:r>
      <w:bookmarkEnd w:id="943"/>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77777777" w:rsidR="00CF35A1" w:rsidRPr="00AB1781" w:rsidRDefault="00CF35A1" w:rsidP="00CF35A1">
      <w:pPr>
        <w:pStyle w:val="EnglishHangNoCoptic"/>
      </w:pPr>
      <w:r w:rsidRPr="00AB1781">
        <w:t>2 May the Lord hear you in the day of trouble;</w:t>
      </w:r>
    </w:p>
    <w:p w14:paraId="2DFEA89B" w14:textId="3F351383" w:rsidR="00CF35A1" w:rsidRPr="00AB1781" w:rsidRDefault="00331627" w:rsidP="00CF35A1">
      <w:pPr>
        <w:pStyle w:val="EnglishHangEndNoCoptic"/>
      </w:pPr>
      <w:r>
        <w:tab/>
        <w:t>may the N</w:t>
      </w:r>
      <w:r w:rsidR="00CF35A1" w:rsidRPr="00AB1781">
        <w:t>ame 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97"/>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lastRenderedPageBreak/>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98"/>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99"/>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435773D" w:rsidR="00CF35A1" w:rsidRPr="00AB1781" w:rsidRDefault="00CF35A1" w:rsidP="00CF35A1">
      <w:pPr>
        <w:pStyle w:val="EnglishHangNoCoptic"/>
      </w:pPr>
      <w:r w:rsidRPr="00AB1781">
        <w:t>8 Some trust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7777777" w:rsidR="00CF35A1" w:rsidRPr="00CF35A1" w:rsidRDefault="00CF35A1" w:rsidP="00CF35A1">
      <w:pPr>
        <w:pStyle w:val="EnglishHangEndNoCoptic"/>
      </w:pPr>
      <w:r w:rsidRPr="00AB1781">
        <w:tab/>
        <w:t xml:space="preserve">and hear us when we call upon </w:t>
      </w:r>
      <w:r w:rsidR="001040C8">
        <w:t>You</w:t>
      </w:r>
      <w:r w:rsidRPr="00AB1781">
        <w:t>.</w:t>
      </w:r>
    </w:p>
    <w:p w14:paraId="7F5E8213" w14:textId="77777777" w:rsidR="00CF35A1" w:rsidRPr="00CF35A1" w:rsidRDefault="002D71F0" w:rsidP="00BF0205">
      <w:pPr>
        <w:pStyle w:val="Heading4"/>
      </w:pPr>
      <w:r>
        <w:t>Psalm</w:t>
      </w:r>
      <w:r w:rsidR="00CF35A1" w:rsidRPr="00AB1781">
        <w:t xml:space="preserve"> 20</w:t>
      </w:r>
      <w:r>
        <w:t xml:space="preserve">: The King shall rejoice in </w:t>
      </w:r>
      <w:r w:rsidR="00E570CB">
        <w:t>Your</w:t>
      </w:r>
      <w:r>
        <w:t xml:space="preserve"> power, O Lord</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C4E271E" w:rsidR="00CF35A1" w:rsidRPr="00AB1781" w:rsidRDefault="00CF35A1" w:rsidP="00CF35A1">
      <w:pPr>
        <w:pStyle w:val="EnglishHangNoCoptic"/>
      </w:pPr>
      <w:r w:rsidRPr="00AB1781">
        <w:t xml:space="preserve">2 The king shall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81146B8" w:rsidR="00CF35A1" w:rsidRPr="00AB1781" w:rsidRDefault="00CF35A1" w:rsidP="00CF35A1">
      <w:pPr>
        <w:pStyle w:val="EnglishHangNoCoptic"/>
      </w:pPr>
      <w:r w:rsidRPr="00AB1781">
        <w:t xml:space="preserve">4 For </w:t>
      </w:r>
      <w:r w:rsidR="001040C8">
        <w:t>You</w:t>
      </w:r>
      <w:r w:rsidRPr="00AB1781">
        <w:t xml:space="preserve"> </w:t>
      </w:r>
      <w:r w:rsidR="00556387">
        <w:t>have</w:t>
      </w:r>
      <w:r w:rsidRPr="00AB1781">
        <w:t xml:space="preserve"> </w:t>
      </w:r>
      <w:r w:rsidR="0020672C">
        <w:t>anticipated him</w:t>
      </w:r>
      <w:r w:rsidRPr="00AB1781">
        <w:t xml:space="preserve"> with the blessings of goodness;</w:t>
      </w:r>
    </w:p>
    <w:p w14:paraId="2BC2A894" w14:textId="09EB1762" w:rsidR="00CF35A1" w:rsidRPr="00AB1781" w:rsidRDefault="00CF35A1" w:rsidP="00CF35A1">
      <w:pPr>
        <w:pStyle w:val="EnglishHangEndNoCoptic"/>
      </w:pPr>
      <w:r w:rsidRPr="00AB1781">
        <w:tab/>
      </w:r>
      <w:r w:rsidR="001040C8">
        <w:t>You</w:t>
      </w:r>
      <w:r w:rsidRPr="00AB1781">
        <w:t xml:space="preserve"> </w:t>
      </w:r>
      <w:r w:rsidR="00556387">
        <w:t>have</w:t>
      </w:r>
      <w:r w:rsidR="0020672C">
        <w:t xml:space="preserve"> placed</w:t>
      </w:r>
      <w:r w:rsidRPr="00AB1781">
        <w:t xml:space="preserve"> a crown of precious stones</w:t>
      </w:r>
      <w:r w:rsidR="0020672C">
        <w:t xml:space="preserve"> on his head</w:t>
      </w:r>
      <w:r w:rsidRPr="00AB1781">
        <w:t>.</w:t>
      </w:r>
    </w:p>
    <w:p w14:paraId="65C9FBAC" w14:textId="6F8C41B7"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556387">
        <w:t>have</w:t>
      </w:r>
      <w:r w:rsidRPr="00AB1781">
        <w:t xml:space="preserve"> given </w:t>
      </w:r>
      <w:r w:rsidR="0020672C">
        <w:t>it to him,</w:t>
      </w:r>
    </w:p>
    <w:p w14:paraId="10C8E162" w14:textId="77777777" w:rsidR="00CF35A1" w:rsidRPr="00AB1781" w:rsidRDefault="00CF35A1" w:rsidP="00CF35A1">
      <w:pPr>
        <w:pStyle w:val="EnglishHangEndNoCoptic"/>
      </w:pPr>
      <w:r w:rsidRPr="00AB1781">
        <w:tab/>
        <w:t>length of days for ever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00"/>
      </w:r>
    </w:p>
    <w:p w14:paraId="62C64BB1" w14:textId="3800215C" w:rsidR="00CF35A1" w:rsidRPr="00AB1781" w:rsidRDefault="00CF35A1" w:rsidP="00CF35A1">
      <w:pPr>
        <w:pStyle w:val="EnglishHangEndNoCoptic"/>
      </w:pPr>
      <w:r w:rsidRPr="00AB1781">
        <w:lastRenderedPageBreak/>
        <w:tab/>
      </w:r>
      <w:r w:rsidR="001040C8">
        <w:t>You</w:t>
      </w:r>
      <w:r w:rsidRPr="00AB1781">
        <w:t xml:space="preserve"> </w:t>
      </w:r>
      <w:r w:rsidR="001040C8" w:rsidRPr="00AB1781">
        <w:t>will</w:t>
      </w:r>
      <w:r w:rsidRPr="00AB1781">
        <w:t xml:space="preserve"> </w:t>
      </w:r>
      <w:r w:rsidR="0020672C">
        <w:t>bestow</w:t>
      </w:r>
      <w:r w:rsidRPr="00AB1781">
        <w:t xml:space="preserve"> on him glory and majesty.</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01"/>
      </w:r>
    </w:p>
    <w:p w14:paraId="0533D54D" w14:textId="77777777" w:rsidR="00CF35A1" w:rsidRPr="00AB1781" w:rsidRDefault="00CF35A1" w:rsidP="00CF35A1">
      <w:pPr>
        <w:pStyle w:val="EnglishHangNoCoptic"/>
      </w:pPr>
      <w:r w:rsidRPr="00AB1781">
        <w:t>8 For the king trusts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02"/>
      </w:r>
    </w:p>
    <w:p w14:paraId="61626655" w14:textId="77777777" w:rsidR="00CF35A1" w:rsidRPr="00AB1781" w:rsidRDefault="00CF35A1" w:rsidP="00CF35A1">
      <w:pPr>
        <w:pStyle w:val="EnglishHangNoCoptic"/>
      </w:pPr>
      <w:r w:rsidRPr="00AB1781">
        <w:t xml:space="preserve">13 For </w:t>
      </w:r>
      <w:r w:rsidR="001040C8">
        <w:t>You</w:t>
      </w:r>
      <w:r w:rsidRPr="00AB1781">
        <w:t xml:space="preserve"> </w:t>
      </w:r>
      <w:r w:rsidR="00556387">
        <w:t>will</w:t>
      </w:r>
      <w:r w:rsidRPr="00AB1781">
        <w:t xml:space="preserve"> put them to flight;</w:t>
      </w:r>
    </w:p>
    <w:p w14:paraId="16FCA5FF" w14:textId="77777777" w:rsidR="00CF35A1" w:rsidRPr="00AB1781" w:rsidRDefault="00CF35A1" w:rsidP="00CF35A1">
      <w:pPr>
        <w:pStyle w:val="EnglishHangEndNoCoptic"/>
      </w:pPr>
      <w:r w:rsidRPr="00AB1781">
        <w:tab/>
      </w:r>
      <w:r w:rsidR="001040C8">
        <w:t>You</w:t>
      </w:r>
      <w:r w:rsidRPr="00AB1781">
        <w:t xml:space="preserve"> </w:t>
      </w:r>
      <w:r w:rsidR="001040C8" w:rsidRPr="00AB1781">
        <w:t>shall</w:t>
      </w:r>
      <w:r w:rsidRPr="00AB1781">
        <w:t xml:space="preserve"> prepare </w:t>
      </w:r>
      <w:r w:rsidR="00E570CB">
        <w:t>Your</w:t>
      </w:r>
      <w:r w:rsidRPr="00AB1781">
        <w:t xml:space="preserve"> remnants against their faces.</w:t>
      </w:r>
    </w:p>
    <w:p w14:paraId="7578D650" w14:textId="77777777" w:rsidR="00CF35A1" w:rsidRPr="00AB1781" w:rsidRDefault="00CF35A1" w:rsidP="00CF35A1">
      <w:pPr>
        <w:pStyle w:val="EnglishHangNoCoptic"/>
      </w:pPr>
      <w:bookmarkStart w:id="944" w:name="_GoBack"/>
      <w:r w:rsidRPr="00AB1781">
        <w:t xml:space="preserve">14 Be exalted, O Lord, in </w:t>
      </w:r>
      <w:r w:rsidR="00E570CB">
        <w:t>Your</w:t>
      </w:r>
      <w:r w:rsidRPr="00AB1781">
        <w:t xml:space="preserve"> strength;</w:t>
      </w:r>
    </w:p>
    <w:p w14:paraId="37C2C17C" w14:textId="77777777" w:rsidR="00CF35A1" w:rsidRDefault="00CF35A1" w:rsidP="00CF35A1">
      <w:pPr>
        <w:pStyle w:val="EnglishHangEndNoCoptic"/>
      </w:pPr>
      <w:r w:rsidRPr="00AB1781">
        <w:tab/>
        <w:t xml:space="preserve">we will sing and praise </w:t>
      </w:r>
      <w:r w:rsidR="00E570CB">
        <w:t>Your</w:t>
      </w:r>
      <w:r w:rsidRPr="00AB1781">
        <w:t xml:space="preserve"> power.</w:t>
      </w:r>
    </w:p>
    <w:bookmarkEnd w:id="944"/>
    <w:p w14:paraId="5814CFB2" w14:textId="3170B635" w:rsidR="00F933DE" w:rsidRPr="00CF35A1" w:rsidRDefault="00F933DE" w:rsidP="00F933DE">
      <w:pPr>
        <w:pStyle w:val="Rubric"/>
      </w:pPr>
      <w:r>
        <w:t>Glory…</w:t>
      </w:r>
    </w:p>
    <w:p w14:paraId="458586CA" w14:textId="77777777" w:rsidR="00CF35A1" w:rsidRPr="00CF35A1" w:rsidRDefault="002D71F0" w:rsidP="00BF0205">
      <w:pPr>
        <w:pStyle w:val="Heading4"/>
      </w:pPr>
      <w:r>
        <w:t>Psalm</w:t>
      </w:r>
      <w:r w:rsidR="00CF35A1" w:rsidRPr="00AB1781">
        <w:t xml:space="preserve"> 21</w:t>
      </w:r>
      <w:r>
        <w:t>: O, God, my God, attend to me</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77777777" w:rsidR="00CF35A1" w:rsidRPr="00AB1781" w:rsidRDefault="00CF35A1" w:rsidP="00CF35A1">
      <w:pPr>
        <w:pStyle w:val="Rubric"/>
      </w:pPr>
      <w:r w:rsidRPr="00AB1781">
        <w:t>1 (For the help of the Dawn.</w:t>
      </w:r>
      <w:r w:rsidRPr="00AB1781">
        <w:rPr>
          <w:rStyle w:val="FootnoteReference"/>
        </w:rPr>
        <w:footnoteReference w:id="103"/>
      </w:r>
      <w:r w:rsidRPr="00AB1781">
        <w:t xml:space="preserve"> A Psalm by David)</w:t>
      </w:r>
    </w:p>
    <w:p w14:paraId="10CAA2EF" w14:textId="77777777" w:rsidR="00CF35A1" w:rsidRPr="00AB1781" w:rsidRDefault="00CF35A1" w:rsidP="00CF35A1">
      <w:pPr>
        <w:pStyle w:val="EnglishHangNoCoptic"/>
      </w:pPr>
      <w:r w:rsidRPr="00AB1781">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04"/>
      </w:r>
    </w:p>
    <w:p w14:paraId="56F216E9" w14:textId="77777777" w:rsidR="00CF35A1" w:rsidRPr="00CF35A1" w:rsidRDefault="00CF35A1" w:rsidP="00CF35A1">
      <w:pPr>
        <w:pStyle w:val="EnglishHangEndNoCoptic"/>
      </w:pPr>
      <w:r w:rsidRPr="00AB1781">
        <w:tab/>
        <w:t>Far from my salvation is the burden of my sins.</w:t>
      </w:r>
    </w:p>
    <w:p w14:paraId="2065C542" w14:textId="77777777" w:rsidR="00CF35A1" w:rsidRPr="00AB1781" w:rsidRDefault="00CF35A1" w:rsidP="00CF35A1">
      <w:pPr>
        <w:pStyle w:val="EnglishHangNoCoptic"/>
      </w:pPr>
      <w:r w:rsidRPr="00AB1781">
        <w:lastRenderedPageBreak/>
        <w:t xml:space="preserve">3 O my God, I cry by day and </w:t>
      </w:r>
      <w:r w:rsidR="001040C8">
        <w:t>You</w:t>
      </w:r>
      <w:r w:rsidRPr="00AB1781">
        <w:t xml:space="preserve"> </w:t>
      </w:r>
      <w:r w:rsidR="001040C8">
        <w:t>answer</w:t>
      </w:r>
      <w:r w:rsidRPr="00AB1781">
        <w:t xml:space="preserve"> not,</w:t>
      </w:r>
    </w:p>
    <w:p w14:paraId="7B4D3BEE" w14:textId="77777777" w:rsidR="00CF35A1" w:rsidRPr="00AB1781" w:rsidRDefault="00CF35A1" w:rsidP="00CF35A1">
      <w:pPr>
        <w:pStyle w:val="EnglishHangEndNoCoptic"/>
      </w:pPr>
      <w:r w:rsidRPr="00AB1781">
        <w:tab/>
        <w:t>and by night, yet it is not foolish of me.</w:t>
      </w:r>
    </w:p>
    <w:p w14:paraId="5D011A30" w14:textId="77777777" w:rsidR="00CF35A1" w:rsidRPr="00AB1781" w:rsidRDefault="00CF35A1" w:rsidP="00CF35A1">
      <w:pPr>
        <w:pStyle w:val="EnglishHangNoCoptic"/>
      </w:pPr>
      <w:r w:rsidRPr="00AB1781">
        <w:t xml:space="preserve">4 But </w:t>
      </w:r>
      <w:r w:rsidR="001040C8">
        <w:t>You</w:t>
      </w:r>
      <w:r w:rsidRPr="00AB1781">
        <w:t xml:space="preserve"> </w:t>
      </w:r>
      <w:r w:rsidR="001040C8">
        <w:t>dwell</w:t>
      </w:r>
      <w:r w:rsidRPr="00AB1781">
        <w:t xml:space="preserve"> in the holy place,</w:t>
      </w:r>
    </w:p>
    <w:p w14:paraId="0E567FAD" w14:textId="77777777" w:rsidR="00CF35A1" w:rsidRPr="00AB1781" w:rsidRDefault="00CF35A1" w:rsidP="00CF35A1">
      <w:pPr>
        <w:pStyle w:val="EnglishHangEndNoCoptic"/>
      </w:pPr>
      <w:r w:rsidRPr="00AB1781">
        <w:tab/>
        <w:t>the praise of Israel.</w:t>
      </w:r>
    </w:p>
    <w:p w14:paraId="276CDA54" w14:textId="77777777" w:rsidR="00CF35A1" w:rsidRPr="00AB1781" w:rsidRDefault="00CF35A1" w:rsidP="00CF35A1">
      <w:pPr>
        <w:pStyle w:val="EnglishHangNoCoptic"/>
      </w:pPr>
      <w:r w:rsidRPr="00AB1781">
        <w:t xml:space="preserve">5 Our fathers trusted in </w:t>
      </w:r>
      <w:r w:rsidR="001040C8">
        <w:t>You</w:t>
      </w:r>
      <w:r w:rsidRPr="00AB1781">
        <w:t>;</w:t>
      </w:r>
    </w:p>
    <w:p w14:paraId="16009120" w14:textId="77777777" w:rsidR="00CF35A1" w:rsidRPr="00AB1781" w:rsidRDefault="00CF35A1" w:rsidP="00CF35A1">
      <w:pPr>
        <w:pStyle w:val="EnglishHangEndNoCoptic"/>
      </w:pPr>
      <w:r w:rsidRPr="00AB1781">
        <w:tab/>
        <w:t xml:space="preserve">they trusted, and </w:t>
      </w:r>
      <w:r w:rsidR="001040C8">
        <w:t>You</w:t>
      </w:r>
      <w:r w:rsidRPr="00AB1781">
        <w:t xml:space="preserve"> </w:t>
      </w:r>
      <w:r w:rsidR="001040C8">
        <w:t>did</w:t>
      </w:r>
      <w:r w:rsidRPr="00AB1781">
        <w:t xml:space="preserve"> deliver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77777777" w:rsidR="00CF35A1" w:rsidRPr="00AB1781" w:rsidRDefault="00CF35A1" w:rsidP="00CF35A1">
      <w:pPr>
        <w:pStyle w:val="EnglishHangEndNoCoptic"/>
      </w:pPr>
      <w:r w:rsidRPr="00AB1781">
        <w:tab/>
        <w:t xml:space="preserve">they trusted in </w:t>
      </w:r>
      <w:r w:rsidR="001040C8">
        <w:t>You</w:t>
      </w:r>
      <w:r w:rsidRPr="00AB1781">
        <w:t xml:space="preserve"> and were not disappointed.</w:t>
      </w:r>
    </w:p>
    <w:p w14:paraId="617870BD" w14:textId="77777777" w:rsidR="00CF35A1" w:rsidRPr="00AB1781" w:rsidRDefault="00CF35A1" w:rsidP="00CF35A1">
      <w:pPr>
        <w:pStyle w:val="EnglishHangNoCoptic"/>
      </w:pPr>
      <w:r w:rsidRPr="00AB1781">
        <w:t>7 But I am a worm, and not a man;</w:t>
      </w:r>
    </w:p>
    <w:p w14:paraId="6489F91F" w14:textId="77777777" w:rsidR="00CF35A1" w:rsidRPr="00AB1781" w:rsidRDefault="00CF35A1" w:rsidP="00CF35A1">
      <w:pPr>
        <w:pStyle w:val="EnglishHangEndNoCoptic"/>
      </w:pPr>
      <w:r w:rsidRPr="00AB1781">
        <w:tab/>
        <w:t>the scorn of men and an outcast of the people.</w:t>
      </w:r>
    </w:p>
    <w:p w14:paraId="1C26FAC6" w14:textId="77777777" w:rsidR="00CF35A1" w:rsidRPr="00AB1781" w:rsidRDefault="00CF35A1" w:rsidP="00CF35A1">
      <w:pPr>
        <w:pStyle w:val="EnglishHangNoCoptic"/>
      </w:pPr>
      <w:r w:rsidRPr="00AB1781">
        <w:t>8 All who see me jeer at me;</w:t>
      </w:r>
    </w:p>
    <w:p w14:paraId="1E6F2F9C" w14:textId="77777777" w:rsidR="00CF35A1" w:rsidRPr="00AB1781" w:rsidRDefault="00CF35A1" w:rsidP="00CF35A1">
      <w:pPr>
        <w:pStyle w:val="EnglishHangEndNoCoptic"/>
      </w:pPr>
      <w:r w:rsidRPr="00AB1781">
        <w:tab/>
        <w:t>they say with their lips as they wag their heads:</w:t>
      </w:r>
    </w:p>
    <w:p w14:paraId="2A82378F" w14:textId="77777777" w:rsidR="00CF35A1" w:rsidRPr="00AB1781" w:rsidRDefault="00CF35A1" w:rsidP="00CF35A1">
      <w:pPr>
        <w:pStyle w:val="EnglishHangNoCoptic"/>
      </w:pPr>
      <w:r w:rsidRPr="00AB1781">
        <w:t>9 ‘He trusted in God. Let Him deliver him,</w:t>
      </w:r>
    </w:p>
    <w:p w14:paraId="609A3227" w14:textId="77777777" w:rsidR="00CF35A1" w:rsidRPr="00AB1781" w:rsidRDefault="00CF35A1" w:rsidP="00CF35A1">
      <w:pPr>
        <w:pStyle w:val="EnglishHangEndNoCoptic"/>
      </w:pPr>
      <w:r w:rsidRPr="00AB1781">
        <w:tab/>
        <w:t>let Him save him, since He wants him.’</w:t>
      </w:r>
      <w:r w:rsidRPr="00AB1781">
        <w:rPr>
          <w:rStyle w:val="FootnoteReference"/>
        </w:rPr>
        <w:footnoteReference w:id="105"/>
      </w:r>
    </w:p>
    <w:p w14:paraId="1682EDC5" w14:textId="77777777" w:rsidR="00CF35A1" w:rsidRPr="00AB1781" w:rsidRDefault="00CF35A1" w:rsidP="00CF35A1">
      <w:pPr>
        <w:pStyle w:val="EnglishHangNoCoptic"/>
      </w:pPr>
    </w:p>
    <w:p w14:paraId="37E84BC0" w14:textId="77777777" w:rsidR="00CF35A1" w:rsidRPr="00AB1781" w:rsidRDefault="00CF35A1" w:rsidP="00CF35A1">
      <w:pPr>
        <w:pStyle w:val="EnglishHangNoCoptic"/>
      </w:pPr>
      <w:r w:rsidRPr="00AB1781">
        <w:t xml:space="preserve">10 For </w:t>
      </w:r>
      <w:r w:rsidR="001040C8">
        <w:t>You</w:t>
      </w:r>
      <w:r w:rsidRPr="00AB1781">
        <w:t xml:space="preserve"> </w:t>
      </w:r>
      <w:r w:rsidR="00C104A1">
        <w:t>are</w:t>
      </w:r>
      <w:r w:rsidRPr="00AB1781">
        <w:t xml:space="preserve"> He who took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t xml:space="preserve">11 I have been cast on </w:t>
      </w:r>
      <w:r w:rsidR="00E570CB">
        <w:t>Your</w:t>
      </w:r>
      <w:r w:rsidRPr="00AB1781">
        <w:t xml:space="preserve"> care from my birth;</w:t>
      </w:r>
    </w:p>
    <w:p w14:paraId="7BD61CC7" w14:textId="77777777" w:rsidR="00CF35A1" w:rsidRPr="00AB1781" w:rsidRDefault="00CF35A1" w:rsidP="00CF35A1">
      <w:pPr>
        <w:pStyle w:val="EnglishHangEndNoCoptic"/>
      </w:pPr>
      <w:r w:rsidRPr="00AB1781">
        <w:tab/>
      </w:r>
      <w:r w:rsidR="001040C8">
        <w:t>You</w:t>
      </w:r>
      <w:r w:rsidRPr="00AB1781">
        <w:t xml:space="preserve"> </w:t>
      </w:r>
      <w:r w:rsidR="001040C8" w:rsidRPr="00AB1781">
        <w:t>are</w:t>
      </w:r>
      <w:r w:rsidRPr="00AB1781">
        <w:t xml:space="preserve"> my God from my mother’s womb.</w:t>
      </w:r>
    </w:p>
    <w:p w14:paraId="601B0BAE" w14:textId="77777777" w:rsidR="00CF35A1" w:rsidRPr="00AB1781" w:rsidRDefault="00CF35A1" w:rsidP="00CF35A1">
      <w:pPr>
        <w:pStyle w:val="EnglishHangNoCoptic"/>
      </w:pPr>
      <w:r w:rsidRPr="00AB1781">
        <w:t>12 Leave me not when trouble is near,</w:t>
      </w:r>
    </w:p>
    <w:p w14:paraId="089C0920" w14:textId="77777777" w:rsidR="00CF35A1" w:rsidRPr="00AB1781" w:rsidRDefault="00CF35A1" w:rsidP="00CF35A1">
      <w:pPr>
        <w:pStyle w:val="EnglishHangEndNoCoptic"/>
      </w:pPr>
      <w:r w:rsidRPr="00AB1781">
        <w:tab/>
        <w:t>for there is no one to help.</w:t>
      </w:r>
    </w:p>
    <w:p w14:paraId="6516CE37" w14:textId="77777777" w:rsidR="00CF35A1" w:rsidRPr="00AB1781" w:rsidRDefault="00CF35A1" w:rsidP="00CF35A1">
      <w:pPr>
        <w:pStyle w:val="EnglishHangNoCoptic"/>
      </w:pPr>
      <w:r w:rsidRPr="00AB1781">
        <w:t>13 Many bullocks surround me,</w:t>
      </w:r>
    </w:p>
    <w:p w14:paraId="36F1F9A9" w14:textId="77777777" w:rsidR="00CF35A1" w:rsidRPr="00AB1781" w:rsidRDefault="00CF35A1" w:rsidP="00CF35A1">
      <w:pPr>
        <w:pStyle w:val="EnglishHangEndNoCoptic"/>
      </w:pPr>
      <w:r w:rsidRPr="00AB1781">
        <w:tab/>
        <w:t>fat bulls beset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06"/>
      </w:r>
    </w:p>
    <w:p w14:paraId="2F7FAB7C" w14:textId="77777777" w:rsidR="00CF35A1" w:rsidRPr="00AB1781" w:rsidRDefault="00CF35A1" w:rsidP="00CF35A1">
      <w:pPr>
        <w:pStyle w:val="EnglishHangEndNoCoptic"/>
      </w:pPr>
      <w:r w:rsidRPr="00AB1781">
        <w:tab/>
        <w:t>like a ravening and roaring lion.</w:t>
      </w:r>
    </w:p>
    <w:p w14:paraId="4FE270D0" w14:textId="77777777" w:rsidR="00CF35A1" w:rsidRPr="00AB1781" w:rsidRDefault="00CF35A1" w:rsidP="00CF35A1">
      <w:pPr>
        <w:pStyle w:val="EnglishHangNoCoptic"/>
      </w:pPr>
      <w:r w:rsidRPr="00AB1781">
        <w:t>15 I am poured out like water,</w:t>
      </w:r>
    </w:p>
    <w:p w14:paraId="3D0EC151" w14:textId="77777777" w:rsidR="00CF35A1" w:rsidRPr="00AB1781" w:rsidRDefault="00CF35A1" w:rsidP="00CF35A1">
      <w:pPr>
        <w:pStyle w:val="EnglishHangNoCoptic"/>
      </w:pPr>
      <w:r w:rsidRPr="00AB1781">
        <w:tab/>
        <w:t>and all my bones are disjointed:</w:t>
      </w:r>
    </w:p>
    <w:p w14:paraId="7A1B0D86" w14:textId="77777777" w:rsidR="00CF35A1" w:rsidRPr="00AB1781" w:rsidRDefault="00CF35A1" w:rsidP="00CF35A1">
      <w:pPr>
        <w:pStyle w:val="EnglishHangEndNoCoptic"/>
      </w:pPr>
      <w:r w:rsidRPr="00AB1781">
        <w:tab/>
        <w:t>my heart is like moulten wax within me.</w:t>
      </w:r>
    </w:p>
    <w:p w14:paraId="7AE2CA5B" w14:textId="77777777" w:rsidR="00CF35A1" w:rsidRPr="00AB1781" w:rsidRDefault="00CF35A1" w:rsidP="00CF35A1">
      <w:pPr>
        <w:pStyle w:val="EnglishHangNoCoptic"/>
      </w:pPr>
      <w:r w:rsidRPr="00AB1781">
        <w:t>16 My strength is dried up like a potsherd,</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77777777" w:rsidR="00CF35A1" w:rsidRPr="00AB1781" w:rsidRDefault="00CF35A1" w:rsidP="00CF35A1">
      <w:pPr>
        <w:pStyle w:val="EnglishHangNoCoptic"/>
      </w:pPr>
      <w:r w:rsidRPr="00AB1781">
        <w:tab/>
        <w:t>and a gang of rogues beset me.</w:t>
      </w:r>
    </w:p>
    <w:p w14:paraId="3AA88ED5" w14:textId="77777777" w:rsidR="00CF35A1" w:rsidRPr="00AB1781" w:rsidRDefault="00CF35A1" w:rsidP="00CF35A1">
      <w:pPr>
        <w:pStyle w:val="EnglishHangEndNoCoptic"/>
      </w:pPr>
      <w:r w:rsidRPr="00AB1781">
        <w:lastRenderedPageBreak/>
        <w:tab/>
        <w:t>They have pierced my hands and my feet.</w:t>
      </w:r>
      <w:r w:rsidRPr="00AB1781">
        <w:rPr>
          <w:rStyle w:val="FootnoteReference"/>
        </w:rPr>
        <w:footnoteReference w:id="107"/>
      </w:r>
    </w:p>
    <w:p w14:paraId="6F7C536C" w14:textId="77777777" w:rsidR="00CF35A1" w:rsidRPr="00AB1781" w:rsidRDefault="00CF35A1" w:rsidP="00CF35A1">
      <w:pPr>
        <w:pStyle w:val="EnglishHangNoCoptic"/>
      </w:pPr>
      <w:r w:rsidRPr="00AB1781">
        <w:t>18 They count all my bones;</w:t>
      </w:r>
    </w:p>
    <w:p w14:paraId="0F995278" w14:textId="77777777" w:rsidR="00CF35A1" w:rsidRPr="00AB1781" w:rsidRDefault="00CF35A1" w:rsidP="00CF35A1">
      <w:pPr>
        <w:pStyle w:val="EnglishHangEndNoCoptic"/>
      </w:pPr>
      <w:r w:rsidRPr="00AB1781">
        <w:tab/>
        <w:t>they stare and gloat over me.</w:t>
      </w:r>
    </w:p>
    <w:p w14:paraId="07FD7F5E" w14:textId="77777777" w:rsidR="00CF35A1" w:rsidRPr="00AB1781" w:rsidRDefault="00CF35A1" w:rsidP="00CF35A1">
      <w:pPr>
        <w:pStyle w:val="EnglishHangNoCoptic"/>
      </w:pPr>
      <w:r w:rsidRPr="00AB1781">
        <w:t>19 They divide my garments among them,</w:t>
      </w:r>
    </w:p>
    <w:p w14:paraId="230BEE5A" w14:textId="77777777" w:rsidR="00CF35A1" w:rsidRPr="00AB1781" w:rsidRDefault="00CF35A1" w:rsidP="00CF35A1">
      <w:pPr>
        <w:pStyle w:val="EnglishHangEndNoCoptic"/>
      </w:pPr>
      <w:r w:rsidRPr="00AB1781">
        <w:tab/>
        <w:t>and for my robe they cast lots.</w:t>
      </w:r>
      <w:r w:rsidRPr="00AB1781">
        <w:rPr>
          <w:rStyle w:val="FootnoteReference"/>
        </w:rPr>
        <w:footnoteReference w:id="108"/>
      </w:r>
    </w:p>
    <w:p w14:paraId="1BC3A4D3" w14:textId="77777777" w:rsidR="00CF35A1" w:rsidRPr="00AB1781" w:rsidRDefault="00CF35A1" w:rsidP="00CF35A1">
      <w:pPr>
        <w:pStyle w:val="EnglishHangNoCoptic"/>
      </w:pPr>
      <w:r w:rsidRPr="00AB1781">
        <w:t xml:space="preserve">20 But </w:t>
      </w:r>
      <w:r w:rsidR="001040C8">
        <w:t>You</w:t>
      </w:r>
      <w:r w:rsidRPr="00AB1781">
        <w:t>, O Lord, delay not my help;</w:t>
      </w:r>
    </w:p>
    <w:p w14:paraId="3B96F9FC" w14:textId="77777777" w:rsidR="00CF35A1" w:rsidRPr="00CF35A1" w:rsidRDefault="00CF35A1" w:rsidP="00CF35A1">
      <w:pPr>
        <w:pStyle w:val="EnglishHangEndNoCoptic"/>
      </w:pPr>
      <w:r w:rsidRPr="00AB1781">
        <w:tab/>
        <w:t>attend to my defence.</w:t>
      </w:r>
    </w:p>
    <w:p w14:paraId="2A010F64" w14:textId="77777777" w:rsidR="00CF35A1" w:rsidRPr="00AB1781" w:rsidRDefault="00CF35A1" w:rsidP="00CF35A1">
      <w:pPr>
        <w:pStyle w:val="EnglishHangNoCoptic"/>
      </w:pPr>
      <w:r w:rsidRPr="00AB1781">
        <w:t>21 Deliver my soul from the sword,</w:t>
      </w:r>
    </w:p>
    <w:p w14:paraId="05B836D0" w14:textId="77777777" w:rsidR="00CF35A1" w:rsidRPr="00AB1781" w:rsidRDefault="00CF35A1" w:rsidP="00CF35A1">
      <w:pPr>
        <w:pStyle w:val="EnglishHangEndNoCoptic"/>
      </w:pPr>
      <w:r w:rsidRPr="00AB1781">
        <w:tab/>
        <w:t>my only one</w:t>
      </w:r>
      <w:r w:rsidRPr="00AB1781">
        <w:rPr>
          <w:rStyle w:val="FootnoteReference"/>
        </w:rPr>
        <w:footnoteReference w:id="109"/>
      </w:r>
      <w:r w:rsidRPr="00AB1781">
        <w:t xml:space="preserve"> from the power of the dog.</w:t>
      </w:r>
    </w:p>
    <w:p w14:paraId="071B87FB" w14:textId="77777777" w:rsidR="00CF35A1" w:rsidRPr="00AB1781" w:rsidRDefault="00CF35A1" w:rsidP="00CF35A1">
      <w:pPr>
        <w:pStyle w:val="EnglishHangNoCoptic"/>
      </w:pPr>
      <w:r w:rsidRPr="00AB1781">
        <w:t>22 Save me from the mouth of the lion,</w:t>
      </w:r>
    </w:p>
    <w:p w14:paraId="463C676C" w14:textId="77777777" w:rsidR="00CF35A1" w:rsidRPr="00AB1781" w:rsidRDefault="00CF35A1" w:rsidP="00CF35A1">
      <w:pPr>
        <w:pStyle w:val="EnglishHangEndNoCoptic"/>
      </w:pPr>
      <w:r w:rsidRPr="00AB1781">
        <w:tab/>
        <w:t>and my humility from the horns of the rhinoceros.</w:t>
      </w:r>
    </w:p>
    <w:p w14:paraId="16587FC4" w14:textId="77777777" w:rsidR="00CF35A1" w:rsidRPr="00AB1781" w:rsidRDefault="00CF35A1" w:rsidP="00CF35A1">
      <w:pPr>
        <w:pStyle w:val="EnglishHangNoCoptic"/>
      </w:pPr>
      <w:r w:rsidRPr="00AB1781">
        <w:t xml:space="preserve">23 I will declare </w:t>
      </w:r>
      <w:r w:rsidR="00E570CB">
        <w:t>Your</w:t>
      </w:r>
      <w:r w:rsidRPr="00AB1781">
        <w:t xml:space="preserve"> name to my brothers;</w:t>
      </w:r>
    </w:p>
    <w:p w14:paraId="5C2A3A66" w14:textId="77777777" w:rsidR="00CF35A1" w:rsidRPr="00AB1781" w:rsidRDefault="00CF35A1" w:rsidP="00CF35A1">
      <w:pPr>
        <w:pStyle w:val="EnglishHangEndNoCoptic"/>
      </w:pPr>
      <w:r w:rsidRPr="00AB1781">
        <w:tab/>
        <w:t xml:space="preserve">in the midst of the Church I will praise </w:t>
      </w:r>
      <w:r w:rsidR="001040C8">
        <w:t>You</w:t>
      </w:r>
      <w:r w:rsidRPr="00AB1781">
        <w:t>.</w:t>
      </w:r>
      <w:r w:rsidRPr="00AB1781">
        <w:rPr>
          <w:rStyle w:val="FootnoteReference"/>
        </w:rPr>
        <w:footnoteReference w:id="110"/>
      </w:r>
    </w:p>
    <w:p w14:paraId="5B0F3DBC" w14:textId="77777777" w:rsidR="00CF35A1" w:rsidRPr="00AB1781" w:rsidRDefault="00CF35A1" w:rsidP="00CF35A1">
      <w:pPr>
        <w:pStyle w:val="EnglishHangNoCoptic"/>
      </w:pPr>
      <w:r w:rsidRPr="00AB1781">
        <w:t>24 You who fear the Lord, praise Him;</w:t>
      </w:r>
    </w:p>
    <w:p w14:paraId="72C0379A" w14:textId="77777777" w:rsidR="00CF35A1" w:rsidRPr="00AB1781" w:rsidRDefault="00CF35A1" w:rsidP="00CF35A1">
      <w:pPr>
        <w:pStyle w:val="EnglishHangNoCoptic"/>
      </w:pPr>
      <w:r w:rsidRPr="00AB1781">
        <w:tab/>
        <w:t>all you sons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77777777" w:rsidR="00CF35A1" w:rsidRPr="00AB1781" w:rsidRDefault="00CF35A1" w:rsidP="00CF35A1">
      <w:pPr>
        <w:pStyle w:val="EnglishHangNoCoptic"/>
      </w:pPr>
      <w:r w:rsidRPr="00AB1781">
        <w:t>25 For He has not spurned or scorned the prayer of the poor,</w:t>
      </w:r>
    </w:p>
    <w:p w14:paraId="2B4CC612" w14:textId="77777777" w:rsidR="00CF35A1" w:rsidRPr="00AB1781" w:rsidRDefault="00CF35A1" w:rsidP="00CF35A1">
      <w:pPr>
        <w:pStyle w:val="EnglishHangNoCoptic"/>
      </w:pPr>
      <w:r w:rsidRPr="00AB1781">
        <w:tab/>
        <w:t>nor turned away His face from me,</w:t>
      </w:r>
    </w:p>
    <w:p w14:paraId="3B5759DC" w14:textId="77777777" w:rsidR="00CF35A1" w:rsidRPr="00AB1781" w:rsidRDefault="00CF35A1" w:rsidP="00CF35A1">
      <w:pPr>
        <w:pStyle w:val="EnglishHangEndNoCoptic"/>
      </w:pPr>
      <w:r w:rsidRPr="00AB1781">
        <w:tab/>
        <w:t>but when I cried to Him He answered me.</w:t>
      </w:r>
    </w:p>
    <w:p w14:paraId="211F250A" w14:textId="77777777" w:rsidR="00CF35A1" w:rsidRPr="00AB1781" w:rsidRDefault="00CF35A1" w:rsidP="00CF35A1">
      <w:pPr>
        <w:pStyle w:val="EnglishHangNoCoptic"/>
      </w:pPr>
      <w:r w:rsidRPr="00AB1781">
        <w:t xml:space="preserve">26 From </w:t>
      </w:r>
      <w:r w:rsidR="001040C8">
        <w:t>You</w:t>
      </w:r>
      <w:r w:rsidRPr="00AB1781">
        <w:t xml:space="preserve"> comes my praise in the great Church.</w:t>
      </w:r>
    </w:p>
    <w:p w14:paraId="42DCBB7D" w14:textId="77777777" w:rsidR="00CF35A1" w:rsidRPr="00AB1781" w:rsidRDefault="00CF35A1" w:rsidP="00CF35A1">
      <w:pPr>
        <w:pStyle w:val="EnglishHangNoCoptic"/>
      </w:pPr>
      <w:r w:rsidRPr="00AB1781">
        <w:tab/>
        <w:t xml:space="preserve">I will give thanks to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77777777" w:rsidR="00CF35A1" w:rsidRPr="00AB1781" w:rsidRDefault="00CF35A1" w:rsidP="00CF35A1">
      <w:pPr>
        <w:pStyle w:val="EnglishHangNoCoptic"/>
      </w:pPr>
      <w:r w:rsidRPr="00AB1781">
        <w:tab/>
        <w:t>and those who seek the Lord will praise Him.</w:t>
      </w:r>
    </w:p>
    <w:p w14:paraId="420408AF" w14:textId="77777777" w:rsidR="00CF35A1" w:rsidRPr="00AB1781" w:rsidRDefault="00CF35A1" w:rsidP="00CF35A1">
      <w:pPr>
        <w:pStyle w:val="EnglishHangEndNoCoptic"/>
      </w:pPr>
      <w:r w:rsidRPr="00AB1781">
        <w:tab/>
        <w:t>Their hearts will live for ever.</w:t>
      </w:r>
    </w:p>
    <w:p w14:paraId="2FCDFDBD" w14:textId="77777777" w:rsidR="00CF35A1" w:rsidRPr="00AB1781" w:rsidRDefault="00CF35A1" w:rsidP="00CF35A1">
      <w:pPr>
        <w:pStyle w:val="EnglishHangNoCoptic"/>
      </w:pPr>
      <w:r w:rsidRPr="00AB1781">
        <w:t>28 All the ends of the earth will remember</w:t>
      </w:r>
    </w:p>
    <w:p w14:paraId="0C8BFF2D" w14:textId="77777777" w:rsidR="00CF35A1" w:rsidRPr="00AB1781" w:rsidRDefault="00CF35A1" w:rsidP="00CF35A1">
      <w:pPr>
        <w:pStyle w:val="EnglishHangNoCoptic"/>
      </w:pPr>
      <w:r w:rsidRPr="00AB1781">
        <w:tab/>
        <w:t>and return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lastRenderedPageBreak/>
        <w:tab/>
        <w:t>and it is He Who rules the nations.</w:t>
      </w:r>
    </w:p>
    <w:p w14:paraId="1F126447" w14:textId="77777777" w:rsidR="00CF35A1" w:rsidRPr="00AB1781" w:rsidRDefault="00CF35A1" w:rsidP="00CF35A1">
      <w:pPr>
        <w:pStyle w:val="EnglishHangNoCoptic"/>
      </w:pPr>
      <w:r w:rsidRPr="00AB1781">
        <w:t>30 All the great of the earth eat and worship in His presence;</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11"/>
      </w:r>
      <w:r w:rsidRPr="00AB1781">
        <w:t xml:space="preserve"> will serve Him;</w:t>
      </w:r>
    </w:p>
    <w:p w14:paraId="484DDEDD" w14:textId="77777777" w:rsidR="00CF35A1" w:rsidRPr="00AB1781" w:rsidRDefault="00CF35A1" w:rsidP="00CF35A1">
      <w:pPr>
        <w:pStyle w:val="EnglishHangEndNoCoptic"/>
      </w:pPr>
      <w:r w:rsidRPr="00AB1781">
        <w:tab/>
        <w:t>the coming generation will tell of the Lord.</w:t>
      </w:r>
    </w:p>
    <w:p w14:paraId="6E6B9BCD" w14:textId="77777777" w:rsidR="00CF35A1" w:rsidRPr="00AB1781" w:rsidRDefault="00CF35A1" w:rsidP="00CF35A1">
      <w:pPr>
        <w:pStyle w:val="EnglishHangNoCoptic"/>
      </w:pPr>
      <w:r w:rsidRPr="00AB1781">
        <w:t>32 They will tell of His righteousness to people yet to be born;</w:t>
      </w:r>
    </w:p>
    <w:p w14:paraId="3144E74F" w14:textId="77777777" w:rsidR="00CF35A1" w:rsidRPr="00CF35A1" w:rsidRDefault="00CF35A1" w:rsidP="00CF35A1">
      <w:pPr>
        <w:pStyle w:val="EnglishHangEndNoCoptic"/>
      </w:pPr>
      <w:r w:rsidRPr="00AB1781">
        <w:tab/>
        <w:t>they will tell of the salvation the Lord has accomplished.</w:t>
      </w:r>
      <w:r w:rsidRPr="00AB1781">
        <w:rPr>
          <w:rStyle w:val="FootnoteReference"/>
        </w:rPr>
        <w:footnoteReference w:id="112"/>
      </w:r>
    </w:p>
    <w:p w14:paraId="3B6A8177" w14:textId="77777777" w:rsidR="00CF35A1" w:rsidRPr="00CF35A1" w:rsidRDefault="002D71F0" w:rsidP="00BF0205">
      <w:pPr>
        <w:pStyle w:val="Heading4"/>
      </w:pPr>
      <w:bookmarkStart w:id="945" w:name="_Ref412026111"/>
      <w:r>
        <w:t>Psalm</w:t>
      </w:r>
      <w:r w:rsidR="00CF35A1" w:rsidRPr="00AB1781">
        <w:t xml:space="preserve"> 22</w:t>
      </w:r>
      <w:r>
        <w:t>: The Lord is my Shepherd, and will deny me nothing</w:t>
      </w:r>
      <w:bookmarkEnd w:id="9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77777777" w:rsidR="00CF35A1" w:rsidRPr="00CF35A1" w:rsidRDefault="00CF35A1" w:rsidP="00CF35A1">
      <w:pPr>
        <w:pStyle w:val="EnglishHangEndNoCoptic"/>
      </w:pPr>
      <w:r w:rsidRPr="00AB1781">
        <w:t>1 The Lord is my Shepherd, and will deny me nothing.</w:t>
      </w:r>
    </w:p>
    <w:p w14:paraId="1165732D" w14:textId="77777777" w:rsidR="00CF35A1" w:rsidRPr="00AB1781" w:rsidRDefault="00CF35A1" w:rsidP="00CF35A1">
      <w:pPr>
        <w:pStyle w:val="EnglishHangNoCoptic"/>
      </w:pPr>
      <w:r w:rsidRPr="00AB1781">
        <w:t>2 He settles me in green pasturage,</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13"/>
      </w:r>
    </w:p>
    <w:p w14:paraId="3270A738" w14:textId="77777777" w:rsidR="00CF35A1" w:rsidRPr="00AB1781" w:rsidRDefault="00CF35A1" w:rsidP="00CF35A1">
      <w:pPr>
        <w:pStyle w:val="EnglishHangNoCoptic"/>
      </w:pPr>
      <w:r w:rsidRPr="00AB1781">
        <w:t>3 He converts my soul,</w:t>
      </w:r>
    </w:p>
    <w:p w14:paraId="26CBD5B4" w14:textId="77777777" w:rsidR="00CF35A1" w:rsidRPr="00AB1781" w:rsidRDefault="00CF35A1" w:rsidP="00CF35A1">
      <w:pPr>
        <w:pStyle w:val="EnglishHangNoCoptic"/>
      </w:pPr>
      <w:r w:rsidRPr="00AB1781">
        <w:tab/>
        <w:t>and guides me on the right tracks</w:t>
      </w:r>
    </w:p>
    <w:p w14:paraId="74D2235E" w14:textId="77777777" w:rsidR="00CF35A1" w:rsidRPr="00AB1781" w:rsidRDefault="00CF35A1" w:rsidP="00CF35A1">
      <w:pPr>
        <w:pStyle w:val="EnglishHangEndNoCoptic"/>
      </w:pPr>
      <w:r w:rsidRPr="00AB1781">
        <w:tab/>
        <w:t>for His Name’s sake.</w:t>
      </w:r>
    </w:p>
    <w:p w14:paraId="3CA3CA34" w14:textId="77777777" w:rsidR="00CF35A1" w:rsidRPr="00AB1781" w:rsidRDefault="00CF35A1" w:rsidP="00CF35A1">
      <w:pPr>
        <w:pStyle w:val="EnglishHangNoCoptic"/>
      </w:pPr>
      <w:r w:rsidRPr="00AB1781">
        <w:t>4 For even though I go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77777777" w:rsidR="00CF35A1" w:rsidRPr="00AB1781" w:rsidRDefault="00CF35A1" w:rsidP="00CF35A1">
      <w:pPr>
        <w:pStyle w:val="EnglishHangNoCoptic"/>
      </w:pPr>
      <w:r w:rsidRPr="00AB1781">
        <w:t xml:space="preserve">5 </w:t>
      </w:r>
      <w:r w:rsidR="001040C8">
        <w:t>You</w:t>
      </w:r>
      <w:r w:rsidRPr="00AB1781">
        <w:t xml:space="preserve"> </w:t>
      </w:r>
      <w:r w:rsidR="00556387">
        <w:t>have</w:t>
      </w:r>
      <w:r w:rsidRPr="00AB1781">
        <w:t xml:space="preserve"> prepared a table before me</w:t>
      </w:r>
    </w:p>
    <w:p w14:paraId="3ED725E1" w14:textId="77777777" w:rsidR="00CF35A1" w:rsidRPr="00AB1781" w:rsidRDefault="00CF35A1" w:rsidP="00CF35A1">
      <w:pPr>
        <w:pStyle w:val="EnglishHangEndNoCoptic"/>
      </w:pPr>
      <w:r w:rsidRPr="00AB1781">
        <w:tab/>
        <w:t>in the face of those who trouble me.</w:t>
      </w:r>
    </w:p>
    <w:p w14:paraId="5ED5069F" w14:textId="77777777" w:rsidR="00CF35A1" w:rsidRPr="00AB1781" w:rsidRDefault="00CF35A1" w:rsidP="00CF35A1">
      <w:pPr>
        <w:pStyle w:val="EnglishHangNoCoptic"/>
      </w:pPr>
      <w:r w:rsidRPr="00AB1781">
        <w:t xml:space="preserve">6 </w:t>
      </w:r>
      <w:r w:rsidR="001040C8">
        <w:t>You</w:t>
      </w:r>
      <w:r w:rsidRPr="00AB1781">
        <w:t xml:space="preserve"> </w:t>
      </w:r>
      <w:r w:rsidR="00556387">
        <w:t>have</w:t>
      </w:r>
      <w:r w:rsidRPr="00AB1781">
        <w:t xml:space="preserve"> anointed my head with oil.</w:t>
      </w:r>
    </w:p>
    <w:p w14:paraId="2D6BF275" w14:textId="77777777" w:rsidR="00CF35A1" w:rsidRPr="00AB1781" w:rsidRDefault="00CF35A1" w:rsidP="00CF35A1">
      <w:pPr>
        <w:pStyle w:val="EnglishHangEndNoCoptic"/>
      </w:pPr>
      <w:r w:rsidRPr="00AB1781">
        <w:tab/>
        <w:t xml:space="preserve">And </w:t>
      </w:r>
      <w:r w:rsidR="00E570CB">
        <w:t>Your</w:t>
      </w:r>
      <w:r w:rsidRPr="00AB1781">
        <w:t xml:space="preserve"> chalice which inebriates me, how glorious it is!</w:t>
      </w:r>
      <w:r w:rsidRPr="00AB1781">
        <w:rPr>
          <w:rStyle w:val="FootnoteReference"/>
        </w:rPr>
        <w:footnoteReference w:id="114"/>
      </w:r>
    </w:p>
    <w:p w14:paraId="21412D2D" w14:textId="77777777" w:rsidR="00CF35A1" w:rsidRPr="00AB1781" w:rsidRDefault="00CF35A1" w:rsidP="00CF35A1">
      <w:pPr>
        <w:pStyle w:val="EnglishHangNoCoptic"/>
      </w:pPr>
      <w:r w:rsidRPr="00AB1781">
        <w:t xml:space="preserve">7 And </w:t>
      </w:r>
      <w:r w:rsidR="00E570CB">
        <w:t>Your</w:t>
      </w:r>
      <w:r w:rsidRPr="00AB1781">
        <w:t xml:space="preserve"> mercy will follow me all the days of my life.</w:t>
      </w:r>
    </w:p>
    <w:p w14:paraId="5C6ED370" w14:textId="77777777" w:rsidR="00CF35A1" w:rsidRPr="00AB1781" w:rsidRDefault="00CF35A1" w:rsidP="00CF35A1">
      <w:pPr>
        <w:pStyle w:val="EnglishHangNoCoptic"/>
      </w:pPr>
    </w:p>
    <w:p w14:paraId="22B26374" w14:textId="77777777" w:rsidR="00CF35A1" w:rsidRPr="00AB1781" w:rsidRDefault="00CF35A1" w:rsidP="00CF35A1">
      <w:pPr>
        <w:pStyle w:val="EnglishHangNoCoptic"/>
      </w:pPr>
      <w:r w:rsidRPr="00AB1781">
        <w:t>8 And I shall dwell in the house of the Lord</w:t>
      </w:r>
    </w:p>
    <w:p w14:paraId="309E24F8" w14:textId="77777777" w:rsidR="00CF35A1" w:rsidRPr="00CF35A1" w:rsidRDefault="00CF35A1" w:rsidP="00CF35A1">
      <w:pPr>
        <w:pStyle w:val="EnglishHangEndNoCoptic"/>
      </w:pPr>
      <w:r w:rsidRPr="00AB1781">
        <w:lastRenderedPageBreak/>
        <w:tab/>
        <w:t>throughout the length of my days.</w:t>
      </w:r>
      <w:r w:rsidRPr="00AB1781">
        <w:rPr>
          <w:rStyle w:val="FootnoteReference"/>
        </w:rPr>
        <w:footnoteReference w:id="115"/>
      </w:r>
    </w:p>
    <w:p w14:paraId="3DFD110A" w14:textId="77777777" w:rsidR="00CF35A1" w:rsidRPr="00CF35A1" w:rsidRDefault="002D71F0" w:rsidP="00BF0205">
      <w:pPr>
        <w:pStyle w:val="Heading4"/>
      </w:pPr>
      <w:bookmarkStart w:id="946" w:name="_Ref412110755"/>
      <w:r>
        <w:t>Psalm</w:t>
      </w:r>
      <w:r w:rsidR="00CF35A1" w:rsidRPr="00AB1781">
        <w:t xml:space="preserve"> 23</w:t>
      </w:r>
      <w:r>
        <w:t>: The earth is the Lord's and all that is in it</w:t>
      </w:r>
      <w:bookmarkEnd w:id="9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77777777" w:rsidR="00F14AA6" w:rsidRDefault="00F14AA6" w:rsidP="00CF35A1">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C289BE0" w14:textId="77777777" w:rsidR="00CF35A1" w:rsidRPr="00CF35A1" w:rsidRDefault="00CF35A1" w:rsidP="00CF35A1">
      <w:pPr>
        <w:pStyle w:val="Rubric"/>
      </w:pPr>
      <w:r w:rsidRPr="00AB1781">
        <w:t>(A Psalm by David. For the first Sabbath)</w:t>
      </w:r>
    </w:p>
    <w:p w14:paraId="0CF095E1" w14:textId="77777777" w:rsidR="00CF35A1" w:rsidRPr="00AB1781" w:rsidRDefault="00CF35A1" w:rsidP="00CF35A1">
      <w:pPr>
        <w:pStyle w:val="EnglishHangNoCoptic"/>
      </w:pPr>
      <w:r w:rsidRPr="00AB1781">
        <w:t>1 The earth is the Lord’s and all that is in it,</w:t>
      </w:r>
      <w:r w:rsidRPr="00AB1781">
        <w:rPr>
          <w:rStyle w:val="FootnoteReference"/>
        </w:rPr>
        <w:footnoteReference w:id="116"/>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7777777" w:rsidR="00CF35A1" w:rsidRPr="00AB1781" w:rsidRDefault="00CF35A1" w:rsidP="00CF35A1">
      <w:pPr>
        <w:pStyle w:val="EnglishHangEndNoCoptic"/>
      </w:pPr>
      <w:r w:rsidRPr="00AB1781">
        <w:tab/>
        <w:t>and poised it on the floods.</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17"/>
      </w:r>
    </w:p>
    <w:p w14:paraId="7F9DFC72" w14:textId="77777777" w:rsidR="00CF35A1" w:rsidRPr="00AB1781" w:rsidRDefault="00CF35A1" w:rsidP="00CF35A1">
      <w:pPr>
        <w:pStyle w:val="EnglishHangEndNoCoptic"/>
      </w:pPr>
      <w:r w:rsidRPr="00AB1781">
        <w:tab/>
        <w:t>or who will stand in His holy place?</w:t>
      </w:r>
    </w:p>
    <w:p w14:paraId="6AEA9C72" w14:textId="77777777" w:rsidR="00CF35A1" w:rsidRPr="00AB1781" w:rsidRDefault="00CF35A1" w:rsidP="00CF35A1">
      <w:pPr>
        <w:pStyle w:val="EnglishHangNoCoptic"/>
      </w:pPr>
      <w:r w:rsidRPr="00AB1781">
        <w:t>4 He who has clean hands and a pure heart.</w:t>
      </w:r>
    </w:p>
    <w:p w14:paraId="4580A525" w14:textId="77777777" w:rsidR="00CF35A1" w:rsidRPr="00AB1781" w:rsidRDefault="00CF35A1" w:rsidP="00CF35A1">
      <w:pPr>
        <w:pStyle w:val="EnglishHangNoCoptic"/>
      </w:pPr>
      <w:r w:rsidRPr="00AB1781">
        <w:tab/>
        <w:t>who does not set his mind on vanity</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7777777" w:rsidR="00CF35A1" w:rsidRPr="00AB1781" w:rsidRDefault="00CF35A1" w:rsidP="00CF35A1">
      <w:pPr>
        <w:pStyle w:val="EnglishHangNoCoptic"/>
      </w:pPr>
      <w:r w:rsidRPr="00AB1781">
        <w:t>6 These are the kind that seek the Lord,</w:t>
      </w:r>
    </w:p>
    <w:p w14:paraId="668596FB" w14:textId="77777777" w:rsidR="00CF35A1" w:rsidRPr="00CF35A1" w:rsidRDefault="00CF35A1" w:rsidP="00CF35A1">
      <w:pPr>
        <w:pStyle w:val="EnglishHangEndNoCoptic"/>
      </w:pPr>
      <w:r w:rsidRPr="00AB1781">
        <w:tab/>
        <w:t xml:space="preserve">that seek the face of the God of Jacob. </w:t>
      </w:r>
      <w:r w:rsidRPr="00AB1781">
        <w:rPr>
          <w:i/>
        </w:rPr>
        <w:t>(Pause)</w:t>
      </w:r>
    </w:p>
    <w:p w14:paraId="2DFDF94C" w14:textId="77777777" w:rsidR="00CF35A1" w:rsidRPr="00AB1781" w:rsidRDefault="00CF35A1" w:rsidP="00CF35A1">
      <w:pPr>
        <w:pStyle w:val="EnglishHangNoCoptic"/>
      </w:pPr>
      <w:r w:rsidRPr="00AB1781">
        <w:t>7 Throw open the gates, you rulers,</w:t>
      </w:r>
    </w:p>
    <w:p w14:paraId="0351917C" w14:textId="77777777" w:rsidR="00CF35A1" w:rsidRPr="00AB1781" w:rsidRDefault="00CF35A1" w:rsidP="00CF35A1">
      <w:pPr>
        <w:pStyle w:val="EnglishHangNoCoptic"/>
      </w:pPr>
      <w:r w:rsidRPr="00AB1781">
        <w:tab/>
        <w:t>swing open wide, you eternal doors,</w:t>
      </w:r>
    </w:p>
    <w:p w14:paraId="6B46F05A" w14:textId="77777777" w:rsidR="00CF35A1" w:rsidRPr="00AB1781" w:rsidRDefault="00CF35A1" w:rsidP="00CF35A1">
      <w:pPr>
        <w:pStyle w:val="EnglishHangEndNoCoptic"/>
      </w:pPr>
      <w:r w:rsidRPr="00AB1781">
        <w:tab/>
        <w:t>and the King of Glory will enter.</w:t>
      </w:r>
      <w:r w:rsidRPr="00AB1781">
        <w:rPr>
          <w:rStyle w:val="FootnoteReference"/>
        </w:rPr>
        <w:footnoteReference w:id="118"/>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77777777" w:rsidR="00CF35A1" w:rsidRPr="00AB1781" w:rsidRDefault="00CF35A1" w:rsidP="00CF35A1">
      <w:pPr>
        <w:pStyle w:val="EnglishHangNoCoptic"/>
      </w:pPr>
      <w:r w:rsidRPr="00AB1781">
        <w:t>9 Throw open the gates, you rulers,</w:t>
      </w:r>
    </w:p>
    <w:p w14:paraId="2263CFC4" w14:textId="77777777" w:rsidR="00CF35A1" w:rsidRPr="00AB1781" w:rsidRDefault="00CF35A1" w:rsidP="00CF35A1">
      <w:pPr>
        <w:pStyle w:val="EnglishHangNoCoptic"/>
      </w:pPr>
      <w:r w:rsidRPr="00AB1781">
        <w:tab/>
        <w:t>swing open wide, you eternal doors,</w:t>
      </w:r>
    </w:p>
    <w:p w14:paraId="6A265DF4" w14:textId="77777777" w:rsidR="00CF35A1" w:rsidRPr="00AB1781" w:rsidRDefault="00CF35A1" w:rsidP="00CF35A1">
      <w:pPr>
        <w:pStyle w:val="EnglishHangEndNoCoptic"/>
      </w:pPr>
      <w:r w:rsidRPr="00AB1781">
        <w:lastRenderedPageBreak/>
        <w:tab/>
        <w:t>and the King of Glory will enter.</w:t>
      </w:r>
    </w:p>
    <w:p w14:paraId="5CEF4BFB" w14:textId="77777777" w:rsidR="00CF35A1" w:rsidRPr="00AB1781" w:rsidRDefault="00CF35A1" w:rsidP="00CF35A1">
      <w:pPr>
        <w:pStyle w:val="EnglishHangNoCoptic"/>
      </w:pPr>
      <w:r w:rsidRPr="00AB1781">
        <w:t>10 Who is this King of Glory?</w:t>
      </w:r>
    </w:p>
    <w:p w14:paraId="6342BD10" w14:textId="77777777" w:rsidR="00CF35A1" w:rsidRDefault="00CF35A1" w:rsidP="00CF35A1">
      <w:pPr>
        <w:pStyle w:val="EnglishHangEndNoCoptic"/>
      </w:pPr>
      <w:r w:rsidRPr="00AB1781">
        <w:tab/>
        <w:t>The Lord of Hosts, He is the King of Glory.</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947" w:name="_Ref435989991"/>
      <w:r>
        <w:t>Kathisma 4</w:t>
      </w:r>
      <w:bookmarkEnd w:id="947"/>
    </w:p>
    <w:p w14:paraId="125C09B3" w14:textId="77777777" w:rsidR="002D71F0" w:rsidRPr="00AB1781" w:rsidRDefault="002D71F0" w:rsidP="00BF0205">
      <w:pPr>
        <w:pStyle w:val="Heading4"/>
      </w:pPr>
      <w:bookmarkStart w:id="948" w:name="_Ref412026003"/>
      <w:r>
        <w:t>Psalm</w:t>
      </w:r>
      <w:r w:rsidRPr="00AB1781">
        <w:t xml:space="preserve"> 24</w:t>
      </w:r>
      <w:r>
        <w:t xml:space="preserve">: To </w:t>
      </w:r>
      <w:r w:rsidR="001040C8">
        <w:t>You</w:t>
      </w:r>
      <w:r>
        <w:t>, O Lord, I lift up my soul</w:t>
      </w:r>
      <w:bookmarkEnd w:id="9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77777777" w:rsidR="002D71F0" w:rsidRPr="00F14AA6" w:rsidRDefault="00F14AA6" w:rsidP="00F14AA6">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7777777" w:rsidR="002D71F0" w:rsidRPr="00AB1781" w:rsidRDefault="002D71F0" w:rsidP="00906079">
      <w:pPr>
        <w:pStyle w:val="EnglishHangEndNoCoptic"/>
      </w:pPr>
      <w:r w:rsidRPr="00AB1781">
        <w:t xml:space="preserve">1 To </w:t>
      </w:r>
      <w:r w:rsidR="001040C8">
        <w:t>You</w:t>
      </w:r>
      <w:r w:rsidRPr="00AB1781">
        <w:t>, O Lord, I lift up my soul.</w:t>
      </w:r>
    </w:p>
    <w:p w14:paraId="23EF1514" w14:textId="77777777" w:rsidR="002D71F0" w:rsidRPr="00AB1781" w:rsidRDefault="002D71F0" w:rsidP="00906079">
      <w:pPr>
        <w:pStyle w:val="EnglishHangNoCoptic"/>
      </w:pPr>
      <w:r w:rsidRPr="00AB1781">
        <w:t xml:space="preserve">2 O my God, in </w:t>
      </w:r>
      <w:r w:rsidR="001040C8">
        <w:t>You</w:t>
      </w:r>
      <w:r w:rsidRPr="00AB1781">
        <w:t xml:space="preserve"> I trust;</w:t>
      </w:r>
    </w:p>
    <w:p w14:paraId="26085DEF" w14:textId="77777777" w:rsidR="002D71F0" w:rsidRPr="00AB1781" w:rsidRDefault="002D71F0" w:rsidP="00906079">
      <w:pPr>
        <w:pStyle w:val="EnglishHangNoCoptic"/>
      </w:pPr>
      <w:r w:rsidRPr="00AB1781">
        <w:tab/>
        <w:t>let me not be put to shame,</w:t>
      </w:r>
    </w:p>
    <w:p w14:paraId="2A08601C" w14:textId="77777777" w:rsidR="002D71F0" w:rsidRPr="00AB1781" w:rsidRDefault="002D71F0" w:rsidP="00906079">
      <w:pPr>
        <w:pStyle w:val="EnglishHangEndNoCoptic"/>
      </w:pPr>
      <w:r w:rsidRPr="00AB1781">
        <w:tab/>
        <w:t>nor let my enemies laugh at me.</w:t>
      </w:r>
    </w:p>
    <w:p w14:paraId="1E5BD430" w14:textId="77777777" w:rsidR="002D71F0" w:rsidRPr="00AB1781" w:rsidRDefault="002D71F0" w:rsidP="00906079">
      <w:pPr>
        <w:pStyle w:val="EnglishHangNoCoptic"/>
      </w:pPr>
      <w:r w:rsidRPr="00AB1781">
        <w:t xml:space="preserve">3 For none who wait for </w:t>
      </w:r>
      <w:r w:rsidR="001040C8">
        <w:t>You</w:t>
      </w:r>
      <w:r w:rsidRPr="00AB1781">
        <w:t xml:space="preserve"> shall be put to shame;</w:t>
      </w:r>
    </w:p>
    <w:p w14:paraId="43E7E9E3" w14:textId="77777777" w:rsidR="002D71F0" w:rsidRPr="00AB1781" w:rsidRDefault="002D71F0" w:rsidP="00906079">
      <w:pPr>
        <w:pStyle w:val="EnglishHangEndNoCoptic"/>
      </w:pPr>
      <w:r w:rsidRPr="00AB1781">
        <w:tab/>
        <w:t>let those be ashamed who do wrong without cause.</w:t>
      </w:r>
    </w:p>
    <w:p w14:paraId="33048900" w14:textId="77777777" w:rsidR="002D71F0" w:rsidRPr="00AB1781" w:rsidRDefault="002D71F0" w:rsidP="00906079">
      <w:pPr>
        <w:pStyle w:val="EnglishHangNoCoptic"/>
      </w:pPr>
      <w:r w:rsidRPr="00AB1781">
        <w:t xml:space="preserve">4 </w:t>
      </w:r>
      <w:r w:rsidR="00E570CB">
        <w:t>Your</w:t>
      </w:r>
      <w:r w:rsidRPr="00AB1781">
        <w:t xml:space="preserve"> ways, O Lord, make known to me,</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77777777" w:rsidR="002D71F0" w:rsidRPr="00AB1781" w:rsidRDefault="002D71F0" w:rsidP="00906079">
      <w:pPr>
        <w:pStyle w:val="EnglishHangNoCoptic"/>
      </w:pPr>
      <w:r w:rsidRPr="00AB1781">
        <w:t xml:space="preserve">5 Guide me in </w:t>
      </w:r>
      <w:r w:rsidR="00E570CB">
        <w:t>Your</w:t>
      </w:r>
      <w:r w:rsidRPr="00AB1781">
        <w:t xml:space="preserve"> truth and teach me;</w:t>
      </w:r>
    </w:p>
    <w:p w14:paraId="37CA8B89" w14:textId="77777777" w:rsidR="002D71F0" w:rsidRPr="00AB1781" w:rsidRDefault="002D71F0" w:rsidP="00906079">
      <w:pPr>
        <w:pStyle w:val="EnglishHangNoCoptic"/>
      </w:pPr>
      <w:r w:rsidRPr="00AB1781">
        <w:tab/>
        <w:t xml:space="preserve">for </w:t>
      </w:r>
      <w:r w:rsidR="001040C8">
        <w:t>You</w:t>
      </w:r>
      <w:r w:rsidRPr="00AB1781">
        <w:t xml:space="preserve">, O God, </w:t>
      </w:r>
      <w:r w:rsidR="00C104A1">
        <w:t>are</w:t>
      </w:r>
      <w:r w:rsidRPr="00AB1781">
        <w:t xml:space="preserve"> my Saviour,</w:t>
      </w:r>
    </w:p>
    <w:p w14:paraId="7057D36B" w14:textId="77777777" w:rsidR="002D71F0" w:rsidRPr="00AB1781" w:rsidRDefault="002D71F0" w:rsidP="00906079">
      <w:pPr>
        <w:pStyle w:val="EnglishHangEndNoCoptic"/>
      </w:pPr>
      <w:r w:rsidRPr="00AB1781">
        <w:tab/>
        <w:t xml:space="preserve">and on </w:t>
      </w:r>
      <w:r w:rsidR="001040C8">
        <w:t>You</w:t>
      </w:r>
      <w:r w:rsidRPr="00AB1781">
        <w:t xml:space="preserve"> do I wait all day.</w:t>
      </w:r>
    </w:p>
    <w:p w14:paraId="7456A91A" w14:textId="77777777"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7777777" w:rsidR="002D71F0" w:rsidRPr="00AB1781" w:rsidRDefault="002D71F0" w:rsidP="00906079">
      <w:pPr>
        <w:pStyle w:val="EnglishHangEndNoCoptic"/>
      </w:pPr>
      <w:r w:rsidRPr="00AB1781">
        <w:tab/>
        <w:t>for they are from all eternity.</w:t>
      </w:r>
    </w:p>
    <w:p w14:paraId="5B811AC6" w14:textId="77777777" w:rsidR="002D71F0" w:rsidRPr="00AB1781" w:rsidRDefault="002D71F0" w:rsidP="00906079">
      <w:pPr>
        <w:pStyle w:val="EnglishHangNoCoptic"/>
      </w:pPr>
      <w:r w:rsidRPr="00AB1781">
        <w:t>7 Remember not the sins of my youth and ignorance,</w:t>
      </w:r>
    </w:p>
    <w:p w14:paraId="02ED14C5" w14:textId="77777777" w:rsidR="002D71F0" w:rsidRPr="00AB1781" w:rsidRDefault="002D71F0" w:rsidP="00906079">
      <w:pPr>
        <w:pStyle w:val="EnglishHangNoCoptic"/>
      </w:pPr>
      <w:r w:rsidRPr="00AB1781">
        <w:tab/>
        <w:t xml:space="preserve">but in </w:t>
      </w:r>
      <w:r w:rsidR="00E570CB">
        <w:t>Your</w:t>
      </w:r>
      <w:r w:rsidRPr="00AB1781">
        <w:t xml:space="preserve"> mercy remember me</w:t>
      </w:r>
    </w:p>
    <w:p w14:paraId="5C428030" w14:textId="77777777" w:rsidR="002D71F0" w:rsidRPr="00AB1781" w:rsidRDefault="002D71F0" w:rsidP="00906079">
      <w:pPr>
        <w:pStyle w:val="EnglishHangEndNoCoptic"/>
      </w:pPr>
      <w:r w:rsidRPr="00AB1781">
        <w:tab/>
        <w:t xml:space="preserve">for </w:t>
      </w:r>
      <w:r w:rsidR="00E570CB">
        <w:t>Your</w:t>
      </w:r>
      <w:r w:rsidRPr="00AB1781">
        <w:t xml:space="preserve"> goodness’ sake, O Lord.</w:t>
      </w:r>
    </w:p>
    <w:p w14:paraId="7E3C9B3C" w14:textId="77777777" w:rsidR="002D71F0" w:rsidRPr="00AB1781" w:rsidRDefault="002D71F0" w:rsidP="00906079">
      <w:pPr>
        <w:pStyle w:val="EnglishHangNoCoptic"/>
      </w:pPr>
      <w:r w:rsidRPr="00AB1781">
        <w:t>8 Good and just is the Lord;</w:t>
      </w:r>
    </w:p>
    <w:p w14:paraId="761C4FEB" w14:textId="77777777" w:rsidR="002D71F0" w:rsidRPr="00906079" w:rsidRDefault="002D71F0" w:rsidP="00906079">
      <w:pPr>
        <w:pStyle w:val="EnglishHangEndNoCoptic"/>
      </w:pPr>
      <w:r w:rsidRPr="00AB1781">
        <w:tab/>
        <w:t>so He gives laws for a path to those astray.</w:t>
      </w:r>
    </w:p>
    <w:p w14:paraId="3732E5C7" w14:textId="77777777" w:rsidR="002D71F0" w:rsidRPr="00AB1781" w:rsidRDefault="002D71F0" w:rsidP="00906079">
      <w:pPr>
        <w:pStyle w:val="EnglishHangNoCoptic"/>
      </w:pPr>
      <w:r w:rsidRPr="00AB1781">
        <w:t>9 He will guide the meek in judgment,</w:t>
      </w:r>
    </w:p>
    <w:p w14:paraId="36A5E36D" w14:textId="77777777" w:rsidR="002D71F0" w:rsidRPr="00AB1781" w:rsidRDefault="002D71F0" w:rsidP="00906079">
      <w:pPr>
        <w:pStyle w:val="EnglishHangEndNoCoptic"/>
      </w:pPr>
      <w:r w:rsidRPr="00AB1781">
        <w:tab/>
        <w:t>He will teach the meek His ways.</w:t>
      </w:r>
    </w:p>
    <w:p w14:paraId="1512A82A" w14:textId="77777777" w:rsidR="002D71F0" w:rsidRPr="00AB1781" w:rsidRDefault="002D71F0" w:rsidP="00906079">
      <w:pPr>
        <w:pStyle w:val="EnglishHangNoCoptic"/>
      </w:pPr>
      <w:r w:rsidRPr="00AB1781">
        <w:lastRenderedPageBreak/>
        <w:t>10 All the ways of the Lord are mercy and truth</w:t>
      </w:r>
    </w:p>
    <w:p w14:paraId="07CA0563" w14:textId="77777777" w:rsidR="002D71F0" w:rsidRPr="00AB1781" w:rsidRDefault="002D71F0" w:rsidP="00906079">
      <w:pPr>
        <w:pStyle w:val="EnglishHangEndNoCoptic"/>
      </w:pPr>
      <w:r w:rsidRPr="00AB1781">
        <w:tab/>
        <w:t>to those who seek</w:t>
      </w:r>
      <w:r w:rsidRPr="00AB1781">
        <w:rPr>
          <w:rStyle w:val="FootnoteReference"/>
        </w:rPr>
        <w:footnoteReference w:id="119"/>
      </w:r>
      <w:r w:rsidRPr="00AB1781">
        <w:t xml:space="preserve"> His covenant and His laws.</w:t>
      </w:r>
      <w:r w:rsidRPr="00AB1781">
        <w:rPr>
          <w:rStyle w:val="FootnoteReference"/>
        </w:rPr>
        <w:footnoteReference w:id="120"/>
      </w:r>
    </w:p>
    <w:p w14:paraId="6C3D6E4B" w14:textId="77777777" w:rsidR="002D71F0" w:rsidRPr="00AB1781" w:rsidRDefault="002D71F0" w:rsidP="00906079">
      <w:pPr>
        <w:pStyle w:val="EnglishHangNoCoptic"/>
      </w:pPr>
      <w:r w:rsidRPr="00AB1781">
        <w:t xml:space="preserve">11 For </w:t>
      </w:r>
      <w:r w:rsidR="00E570CB">
        <w:t>Your</w:t>
      </w:r>
      <w:r w:rsidRPr="00AB1781">
        <w:t xml:space="preserve"> Name’s sake, O Lord,</w:t>
      </w:r>
    </w:p>
    <w:p w14:paraId="0BBD3074" w14:textId="77777777" w:rsidR="002D71F0" w:rsidRPr="00AB1781" w:rsidRDefault="002D71F0" w:rsidP="00906079">
      <w:pPr>
        <w:pStyle w:val="EnglishHangEndNoCoptic"/>
      </w:pPr>
      <w:r w:rsidRPr="00AB1781">
        <w:tab/>
        <w:t>pardon my sin, for it is great.</w:t>
      </w:r>
    </w:p>
    <w:p w14:paraId="73F899B2" w14:textId="77777777" w:rsidR="002D71F0" w:rsidRPr="00AB1781" w:rsidRDefault="002D71F0" w:rsidP="00906079">
      <w:pPr>
        <w:pStyle w:val="EnglishHangNoCoptic"/>
      </w:pPr>
      <w:r w:rsidRPr="00AB1781">
        <w:t>12 Who is the man who fears the Lord?</w:t>
      </w:r>
    </w:p>
    <w:p w14:paraId="232D2D6A" w14:textId="77777777" w:rsidR="002D71F0" w:rsidRPr="00AB1781" w:rsidRDefault="002D71F0" w:rsidP="00906079">
      <w:pPr>
        <w:pStyle w:val="EnglishHangEndNoCoptic"/>
      </w:pPr>
      <w:r w:rsidRPr="00AB1781">
        <w:tab/>
        <w:t>He will guide him in the way he should choose.</w:t>
      </w:r>
    </w:p>
    <w:p w14:paraId="1733F6C7" w14:textId="77777777" w:rsidR="002D71F0" w:rsidRPr="00AB1781" w:rsidRDefault="002D71F0" w:rsidP="00906079">
      <w:pPr>
        <w:pStyle w:val="EnglishHangNoCoptic"/>
      </w:pPr>
      <w:r w:rsidRPr="00AB1781">
        <w:t>13 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21"/>
      </w:r>
      <w:r w:rsidRPr="00AB1781">
        <w:t xml:space="preserve"> will inherit the earth.</w:t>
      </w:r>
    </w:p>
    <w:p w14:paraId="6BAA415C" w14:textId="77777777" w:rsidR="002D71F0" w:rsidRPr="00AB1781" w:rsidRDefault="002D71F0" w:rsidP="00906079">
      <w:pPr>
        <w:pStyle w:val="EnglishHangNoCoptic"/>
      </w:pPr>
      <w:r w:rsidRPr="00AB1781">
        <w:t>14 The Lord is the strength of those who fear Him;</w:t>
      </w:r>
    </w:p>
    <w:p w14:paraId="7D9A5B9B" w14:textId="77777777" w:rsidR="002D71F0" w:rsidRPr="00AB1781" w:rsidRDefault="002D71F0" w:rsidP="00906079">
      <w:pPr>
        <w:pStyle w:val="EnglishHangEndNoCoptic"/>
      </w:pPr>
      <w:r w:rsidRPr="00AB1781">
        <w:tab/>
        <w:t>and His covenant is to make them know it.</w:t>
      </w:r>
      <w:r w:rsidRPr="00AB1781">
        <w:rPr>
          <w:rStyle w:val="FootnoteReference"/>
        </w:rPr>
        <w:footnoteReference w:id="122"/>
      </w:r>
    </w:p>
    <w:p w14:paraId="25B94CCF" w14:textId="77777777" w:rsidR="002D71F0" w:rsidRPr="00AB1781" w:rsidRDefault="002D71F0" w:rsidP="00906079">
      <w:pPr>
        <w:pStyle w:val="EnglishHangNoCoptic"/>
      </w:pPr>
      <w:r w:rsidRPr="00AB1781">
        <w:t>15 My eyes are continually on the Lord,</w:t>
      </w:r>
    </w:p>
    <w:p w14:paraId="50C472A5" w14:textId="77777777" w:rsidR="002D71F0" w:rsidRPr="00AB1781" w:rsidRDefault="002D71F0" w:rsidP="00906079">
      <w:pPr>
        <w:pStyle w:val="EnglishHangEndNoCoptic"/>
      </w:pPr>
      <w:r w:rsidRPr="00AB1781">
        <w:tab/>
        <w:t>for He will draw my feet out of the net.</w:t>
      </w:r>
    </w:p>
    <w:p w14:paraId="1B6F0ECB" w14:textId="77777777" w:rsidR="002D71F0" w:rsidRPr="00AB1781" w:rsidRDefault="002D71F0" w:rsidP="00906079">
      <w:pPr>
        <w:pStyle w:val="EnglishHangNoCoptic"/>
      </w:pPr>
      <w:r w:rsidRPr="00AB1781">
        <w:t xml:space="preserve">16 Turn </w:t>
      </w:r>
      <w:r w:rsidR="00E570CB">
        <w:t>Your</w:t>
      </w:r>
      <w:r w:rsidRPr="00AB1781">
        <w:t xml:space="preserve"> face to me and have mercy on me,</w:t>
      </w:r>
    </w:p>
    <w:p w14:paraId="0E9735F9" w14:textId="77777777" w:rsidR="002D71F0" w:rsidRPr="00AB1781" w:rsidRDefault="002D71F0" w:rsidP="00906079">
      <w:pPr>
        <w:pStyle w:val="EnglishHangEndNoCoptic"/>
      </w:pPr>
      <w:r w:rsidRPr="00AB1781">
        <w:tab/>
        <w:t>for I am lonely and poor.</w:t>
      </w:r>
    </w:p>
    <w:p w14:paraId="59FE5C16" w14:textId="77777777" w:rsidR="002D71F0" w:rsidRPr="00AB1781" w:rsidRDefault="002D71F0" w:rsidP="00906079">
      <w:pPr>
        <w:pStyle w:val="EnglishHangNoCoptic"/>
      </w:pPr>
      <w:r w:rsidRPr="00AB1781">
        <w:t>17 The sorrows of my heart are multiplied;</w:t>
      </w:r>
    </w:p>
    <w:p w14:paraId="0E1F8E8A" w14:textId="77777777" w:rsidR="002D71F0" w:rsidRPr="00AB1781" w:rsidRDefault="002D71F0" w:rsidP="00906079">
      <w:pPr>
        <w:pStyle w:val="EnglishHangEndNoCoptic"/>
      </w:pPr>
      <w:r w:rsidRPr="00AB1781">
        <w:tab/>
        <w:t>O bring me out of my troubles.</w:t>
      </w:r>
      <w:r w:rsidRPr="00AB1781">
        <w:rPr>
          <w:rStyle w:val="FootnoteReference"/>
        </w:rPr>
        <w:footnoteReference w:id="123"/>
      </w:r>
    </w:p>
    <w:p w14:paraId="6BABEFBD" w14:textId="77777777" w:rsidR="002D71F0" w:rsidRPr="00AB1781" w:rsidRDefault="002D71F0" w:rsidP="00906079">
      <w:pPr>
        <w:pStyle w:val="EnglishHangNoCoptic"/>
      </w:pPr>
      <w:r w:rsidRPr="00AB1781">
        <w:t>18 See my humiliation and my labour</w:t>
      </w:r>
    </w:p>
    <w:p w14:paraId="3E191AEC" w14:textId="77777777" w:rsidR="002D71F0" w:rsidRPr="00AB1781" w:rsidRDefault="002D71F0" w:rsidP="00906079">
      <w:pPr>
        <w:pStyle w:val="EnglishHangEndNoCoptic"/>
      </w:pPr>
      <w:r w:rsidRPr="00AB1781">
        <w:tab/>
        <w:t>and forgive me all my sins.</w:t>
      </w:r>
    </w:p>
    <w:p w14:paraId="642AB3E9" w14:textId="77777777" w:rsidR="002D71F0" w:rsidRPr="00AB1781" w:rsidRDefault="002D71F0" w:rsidP="00906079">
      <w:pPr>
        <w:pStyle w:val="EnglishHangNoCoptic"/>
      </w:pPr>
      <w:r w:rsidRPr="00AB1781">
        <w:t>19 See how my enemies have increased,</w:t>
      </w:r>
    </w:p>
    <w:p w14:paraId="5544EC3A" w14:textId="77777777" w:rsidR="002D71F0" w:rsidRPr="00AB1781" w:rsidRDefault="002D71F0" w:rsidP="00906079">
      <w:pPr>
        <w:pStyle w:val="EnglishHangEndNoCoptic"/>
      </w:pPr>
      <w:r w:rsidRPr="00AB1781">
        <w:tab/>
        <w:t>and the cruel hatred with which they hate me.</w:t>
      </w:r>
    </w:p>
    <w:p w14:paraId="50274D34" w14:textId="77777777" w:rsidR="002D71F0" w:rsidRPr="00AB1781" w:rsidRDefault="002D71F0" w:rsidP="00906079">
      <w:pPr>
        <w:pStyle w:val="EnglishHangNoCoptic"/>
      </w:pPr>
      <w:r w:rsidRPr="00AB1781">
        <w:t>20 O keep my soul and deliver me;</w:t>
      </w:r>
    </w:p>
    <w:p w14:paraId="0EC99F75" w14:textId="77777777" w:rsidR="002D71F0" w:rsidRPr="00AB1781" w:rsidRDefault="002D71F0" w:rsidP="00906079">
      <w:pPr>
        <w:pStyle w:val="EnglishHangEndNoCoptic"/>
      </w:pPr>
      <w:r w:rsidRPr="00AB1781">
        <w:tab/>
        <w:t xml:space="preserve">let me not be ashamed, for I have hoped in </w:t>
      </w:r>
      <w:r w:rsidR="001040C8">
        <w:t>You</w:t>
      </w:r>
      <w:r w:rsidRPr="00AB1781">
        <w:t>.</w:t>
      </w:r>
    </w:p>
    <w:p w14:paraId="67F6FDA1" w14:textId="77777777" w:rsidR="002D71F0" w:rsidRPr="00AB1781" w:rsidRDefault="002D71F0" w:rsidP="00906079">
      <w:pPr>
        <w:pStyle w:val="EnglishHangNoCoptic"/>
      </w:pPr>
      <w:r w:rsidRPr="00AB1781">
        <w:t>21 The harmless and 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77777777" w:rsidR="002D71F0" w:rsidRPr="00AB1781" w:rsidRDefault="002D71F0" w:rsidP="00906079">
      <w:pPr>
        <w:pStyle w:val="EnglishHangNoCoptic"/>
      </w:pPr>
      <w:r w:rsidRPr="00AB1781">
        <w:t>22 Redeem Israel, O God,</w:t>
      </w:r>
    </w:p>
    <w:p w14:paraId="06B7AADB" w14:textId="77777777" w:rsidR="002D71F0" w:rsidRPr="00906079" w:rsidRDefault="002D71F0" w:rsidP="00906079">
      <w:pPr>
        <w:pStyle w:val="EnglishHangEndNoCoptic"/>
      </w:pPr>
      <w:r w:rsidRPr="00AB1781">
        <w:tab/>
        <w:t>out of all his troubles.</w:t>
      </w:r>
    </w:p>
    <w:p w14:paraId="4F2251F9" w14:textId="77777777" w:rsidR="002D71F0" w:rsidRPr="00906079" w:rsidRDefault="00906079" w:rsidP="00BF0205">
      <w:pPr>
        <w:pStyle w:val="Heading4"/>
      </w:pPr>
      <w:bookmarkStart w:id="949" w:name="_Ref412110770"/>
      <w:r>
        <w:lastRenderedPageBreak/>
        <w:t>Psalm</w:t>
      </w:r>
      <w:r w:rsidR="002D71F0" w:rsidRPr="00AB1781">
        <w:t xml:space="preserve"> 25</w:t>
      </w:r>
      <w:r>
        <w:t>: Judge me, O Lord, for I have walked in my innocence</w:t>
      </w:r>
      <w:bookmarkEnd w:id="9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7777777" w:rsidR="002D71F0" w:rsidRPr="00AB1781" w:rsidRDefault="002D71F0" w:rsidP="00906079">
      <w:pPr>
        <w:pStyle w:val="EnglishHangNoCoptic"/>
      </w:pPr>
      <w:r w:rsidRPr="00AB1781">
        <w:tab/>
        <w:t>and by trusting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77777777" w:rsidR="002D71F0" w:rsidRPr="00AB1781" w:rsidRDefault="002D71F0" w:rsidP="00906079">
      <w:pPr>
        <w:pStyle w:val="EnglishHangEndNoCoptic"/>
      </w:pPr>
      <w:r w:rsidRPr="00AB1781">
        <w:tab/>
        <w:t>burn my heart and mind.</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77777777" w:rsidR="002D71F0" w:rsidRPr="00AB1781" w:rsidRDefault="002D71F0" w:rsidP="00906079">
      <w:pPr>
        <w:pStyle w:val="EnglishHangNoCoptic"/>
      </w:pPr>
      <w:r w:rsidRPr="00AB1781">
        <w:t>5 I hate the company of evildoers,</w:t>
      </w:r>
    </w:p>
    <w:p w14:paraId="08CC38C8" w14:textId="77777777" w:rsidR="002D71F0" w:rsidRPr="00AB1781" w:rsidRDefault="002D71F0" w:rsidP="00906079">
      <w:pPr>
        <w:pStyle w:val="EnglishHangEndNoCoptic"/>
      </w:pPr>
      <w:r w:rsidRPr="00AB1781">
        <w:tab/>
        <w:t>and I will not sit with the godless.</w:t>
      </w:r>
    </w:p>
    <w:p w14:paraId="1DAB1717" w14:textId="77777777" w:rsidR="002D71F0" w:rsidRPr="00AB1781" w:rsidRDefault="002D71F0" w:rsidP="00906079">
      <w:pPr>
        <w:pStyle w:val="EnglishHangNoCoptic"/>
      </w:pPr>
      <w:r w:rsidRPr="00AB1781">
        <w:t>6 I will wash my hands among the innocent,</w:t>
      </w:r>
    </w:p>
    <w:p w14:paraId="47A19D4E" w14:textId="77777777" w:rsidR="002D71F0" w:rsidRPr="00AB1781" w:rsidRDefault="002D71F0" w:rsidP="00906079">
      <w:pPr>
        <w:pStyle w:val="EnglishHangEndNoCoptic"/>
      </w:pPr>
      <w:r w:rsidRPr="00AB1781">
        <w:tab/>
        <w:t xml:space="preserve">and will encircle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24"/>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25"/>
      </w:r>
    </w:p>
    <w:p w14:paraId="69E3DFCF" w14:textId="77777777" w:rsidR="002D71F0" w:rsidRPr="00AB1781" w:rsidRDefault="002D71F0" w:rsidP="00906079">
      <w:pPr>
        <w:pStyle w:val="EnglishHangEndNoCoptic"/>
      </w:pPr>
      <w:r w:rsidRPr="00AB1781">
        <w:tab/>
        <w:t xml:space="preserve">and the sanctuary of the abode of </w:t>
      </w:r>
      <w:r w:rsidR="00E570CB">
        <w:t>Your</w:t>
      </w:r>
      <w:r w:rsidRPr="00AB1781">
        <w:t xml:space="preserve"> glory.</w:t>
      </w:r>
    </w:p>
    <w:p w14:paraId="660DF6B7" w14:textId="77777777" w:rsidR="002D71F0" w:rsidRPr="00AB1781" w:rsidRDefault="002D71F0" w:rsidP="00906079">
      <w:pPr>
        <w:pStyle w:val="EnglishHangNoCoptic"/>
      </w:pPr>
      <w:r w:rsidRPr="00AB1781">
        <w:t>9 Destroy not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77777777" w:rsidR="002D71F0" w:rsidRPr="00AB1781" w:rsidRDefault="002D71F0" w:rsidP="00906079">
      <w:pPr>
        <w:pStyle w:val="EnglishHangNoCoptic"/>
      </w:pPr>
      <w:r w:rsidRPr="00AB1781">
        <w:t>11 But I walk in my innocence;</w:t>
      </w:r>
    </w:p>
    <w:p w14:paraId="4541B271" w14:textId="77777777" w:rsidR="002D71F0" w:rsidRPr="00AB1781" w:rsidRDefault="002D71F0" w:rsidP="00906079">
      <w:pPr>
        <w:pStyle w:val="EnglishHangEndNoCoptic"/>
      </w:pPr>
      <w:r w:rsidRPr="00AB1781">
        <w:lastRenderedPageBreak/>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77777777" w:rsidR="002D71F0" w:rsidRPr="00906079"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26"/>
      </w:r>
    </w:p>
    <w:p w14:paraId="4B35662F" w14:textId="77777777" w:rsidR="002D71F0" w:rsidRPr="00906079" w:rsidRDefault="00906079" w:rsidP="00BF0205">
      <w:pPr>
        <w:pStyle w:val="Heading4"/>
      </w:pPr>
      <w:bookmarkStart w:id="950" w:name="_Ref412026021"/>
      <w:r>
        <w:t>Psalm</w:t>
      </w:r>
      <w:r w:rsidR="002D71F0" w:rsidRPr="00AB1781">
        <w:t xml:space="preserve"> 26</w:t>
      </w:r>
      <w:r>
        <w:t xml:space="preserve"> The Lord is my light and my Saviour; whom shall I fear</w:t>
      </w:r>
      <w:bookmarkEnd w:id="9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77777777" w:rsidR="00F14AA6" w:rsidRDefault="00F14AA6" w:rsidP="00906079">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F06BD57" w14:textId="77777777" w:rsidR="002D71F0" w:rsidRPr="00906079" w:rsidRDefault="002D71F0" w:rsidP="00906079">
      <w:pPr>
        <w:pStyle w:val="Rubric"/>
      </w:pPr>
      <w:r w:rsidRPr="00AB1781">
        <w:t>(A Psalm of David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77777777" w:rsidR="002D71F0" w:rsidRPr="00AB1781" w:rsidRDefault="002D71F0" w:rsidP="00906079">
      <w:pPr>
        <w:pStyle w:val="EnglishHangNoCoptic"/>
      </w:pPr>
      <w:r w:rsidRPr="00AB1781">
        <w:tab/>
        <w:t>The Lord is the guard of my life;</w:t>
      </w:r>
    </w:p>
    <w:p w14:paraId="517FFAA1" w14:textId="77777777" w:rsidR="002D71F0" w:rsidRPr="00906079" w:rsidRDefault="002D71F0" w:rsidP="00906079">
      <w:pPr>
        <w:pStyle w:val="EnglishHangEndNoCoptic"/>
      </w:pPr>
      <w:r w:rsidRPr="00AB1781">
        <w:tab/>
        <w:t>from whom shall I shrink?</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77777777" w:rsidR="002D71F0" w:rsidRPr="00AB1781" w:rsidRDefault="002D71F0" w:rsidP="00906079">
      <w:pPr>
        <w:pStyle w:val="EnglishHangNoCoptic"/>
      </w:pPr>
      <w:r w:rsidRPr="00AB1781">
        <w:tab/>
        <w:t>it is they, my oppressors and foes,</w:t>
      </w:r>
    </w:p>
    <w:p w14:paraId="2C7F266D" w14:textId="77777777" w:rsidR="002D71F0" w:rsidRPr="00AB1781" w:rsidRDefault="002D71F0" w:rsidP="00906079">
      <w:pPr>
        <w:pStyle w:val="EnglishHangEndNoCoptic"/>
      </w:pPr>
      <w:r w:rsidRPr="00AB1781">
        <w:tab/>
        <w:t>who grow feeble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t>4 One thing I ask of the Lord,</w:t>
      </w:r>
    </w:p>
    <w:p w14:paraId="0FCEE51A" w14:textId="77777777" w:rsidR="002D71F0" w:rsidRPr="00AB1781" w:rsidRDefault="002D71F0" w:rsidP="00906079">
      <w:pPr>
        <w:pStyle w:val="EnglishHangNoCoptic"/>
      </w:pPr>
      <w:r w:rsidRPr="00AB1781">
        <w:tab/>
        <w:t>this one thing I request:</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77777777" w:rsidR="002D71F0" w:rsidRPr="00AB1781" w:rsidRDefault="002D71F0" w:rsidP="00906079">
      <w:pPr>
        <w:pStyle w:val="EnglishHangNoCoptic"/>
      </w:pPr>
      <w:r w:rsidRPr="00AB1781">
        <w:tab/>
        <w:t>that I may contemplate the Lord’s delightful beauty</w:t>
      </w:r>
    </w:p>
    <w:p w14:paraId="4886FE01" w14:textId="77777777" w:rsidR="002D71F0" w:rsidRPr="00AB1781" w:rsidRDefault="002D71F0" w:rsidP="00906079">
      <w:pPr>
        <w:pStyle w:val="EnglishHangEndNoCoptic"/>
      </w:pPr>
      <w:r w:rsidRPr="00AB1781">
        <w:tab/>
        <w:t>and visit His holy temple.</w:t>
      </w:r>
    </w:p>
    <w:p w14:paraId="7DCB4E84" w14:textId="77777777" w:rsidR="002D71F0" w:rsidRPr="00AB1781" w:rsidRDefault="002D71F0" w:rsidP="00906079">
      <w:pPr>
        <w:pStyle w:val="EnglishHangNoCoptic"/>
      </w:pPr>
      <w:r w:rsidRPr="00AB1781">
        <w:t>5 For He hides me in His sanctuary</w:t>
      </w:r>
    </w:p>
    <w:p w14:paraId="7B901C34" w14:textId="77777777" w:rsidR="002D71F0" w:rsidRPr="00AB1781" w:rsidRDefault="002D71F0" w:rsidP="00906079">
      <w:pPr>
        <w:pStyle w:val="EnglishHangNoCoptic"/>
      </w:pPr>
      <w:r w:rsidRPr="00AB1781">
        <w:tab/>
        <w:t>in the day of trouble;</w:t>
      </w:r>
    </w:p>
    <w:p w14:paraId="6296F9A4" w14:textId="77777777" w:rsidR="002D71F0" w:rsidRPr="00AB1781" w:rsidRDefault="002D71F0" w:rsidP="00906079">
      <w:pPr>
        <w:pStyle w:val="EnglishHangNoCoptic"/>
      </w:pPr>
      <w:r w:rsidRPr="00AB1781">
        <w:tab/>
        <w:t>in the secrecy of His sanctuary He shelters me;</w:t>
      </w:r>
    </w:p>
    <w:p w14:paraId="54F3E111" w14:textId="77777777" w:rsidR="002D71F0" w:rsidRPr="00AB1781" w:rsidRDefault="002D71F0" w:rsidP="00906079">
      <w:pPr>
        <w:pStyle w:val="EnglishHangEndNoCoptic"/>
      </w:pPr>
      <w:r w:rsidRPr="00AB1781">
        <w:tab/>
        <w:t>He lifts me high on a rock.</w:t>
      </w:r>
    </w:p>
    <w:p w14:paraId="2B0E36DF" w14:textId="77777777" w:rsidR="002D71F0" w:rsidRPr="00AB1781" w:rsidRDefault="002D71F0" w:rsidP="00906079">
      <w:pPr>
        <w:pStyle w:val="EnglishHangNoCoptic"/>
      </w:pPr>
      <w:r w:rsidRPr="00AB1781">
        <w:t>6 And even now He is lifting my head above my enemies;</w:t>
      </w:r>
    </w:p>
    <w:p w14:paraId="5B5BDFDA" w14:textId="77777777" w:rsidR="002D71F0" w:rsidRPr="00AB1781" w:rsidRDefault="002D71F0" w:rsidP="00906079">
      <w:pPr>
        <w:pStyle w:val="EnglishHangNoCoptic"/>
      </w:pPr>
      <w:r w:rsidRPr="00AB1781">
        <w:lastRenderedPageBreak/>
        <w:tab/>
        <w:t>I will go round and offer in His sanctuary</w:t>
      </w:r>
    </w:p>
    <w:p w14:paraId="6EA79C0A" w14:textId="77777777" w:rsidR="002D71F0" w:rsidRPr="00AB1781" w:rsidRDefault="002D71F0" w:rsidP="00906079">
      <w:pPr>
        <w:pStyle w:val="EnglishHangNoCoptic"/>
      </w:pPr>
      <w:r w:rsidRPr="00AB1781">
        <w:tab/>
        <w:t>a sacrifice with shouts of joy.</w:t>
      </w:r>
      <w:r w:rsidRPr="00AB1781">
        <w:rPr>
          <w:rStyle w:val="FootnoteReference"/>
        </w:rPr>
        <w:footnoteReference w:id="127"/>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28"/>
      </w:r>
    </w:p>
    <w:p w14:paraId="15F471D3" w14:textId="77777777" w:rsidR="002D71F0" w:rsidRPr="00AB1781" w:rsidRDefault="002D71F0" w:rsidP="00906079">
      <w:pPr>
        <w:pStyle w:val="EnglishHangNoCoptic"/>
      </w:pPr>
      <w:r w:rsidRPr="00AB1781">
        <w:t>7 Hear, O Lord, my voice when I cry;</w:t>
      </w:r>
    </w:p>
    <w:p w14:paraId="5DBF71C9" w14:textId="77777777" w:rsidR="002D71F0" w:rsidRPr="00AB1781" w:rsidRDefault="002D71F0" w:rsidP="00906079">
      <w:pPr>
        <w:pStyle w:val="EnglishHangEndNoCoptic"/>
      </w:pPr>
      <w:r w:rsidRPr="00AB1781">
        <w:tab/>
        <w:t>have mercy on me and answer me.</w:t>
      </w:r>
    </w:p>
    <w:p w14:paraId="147D0676" w14:textId="77777777" w:rsidR="002D71F0" w:rsidRPr="00AB1781" w:rsidRDefault="002D71F0" w:rsidP="00906079">
      <w:pPr>
        <w:pStyle w:val="EnglishHangNoCoptic"/>
      </w:pPr>
      <w:r w:rsidRPr="00AB1781">
        <w:t>8 I will seek the Lord.</w:t>
      </w:r>
    </w:p>
    <w:p w14:paraId="1B6D9990" w14:textId="77777777" w:rsidR="002D71F0" w:rsidRPr="00AB1781" w:rsidRDefault="002D71F0" w:rsidP="00906079">
      <w:pPr>
        <w:pStyle w:val="EnglishHangNoCoptic"/>
      </w:pPr>
      <w:r w:rsidRPr="00AB1781">
        <w:tab/>
        <w:t xml:space="preserve">My heart speaks to </w:t>
      </w:r>
      <w:r w:rsidR="001040C8">
        <w:t>You</w:t>
      </w:r>
      <w:r w:rsidRPr="00AB1781">
        <w:t>:</w:t>
      </w:r>
    </w:p>
    <w:p w14:paraId="56A8E1BC" w14:textId="77777777" w:rsidR="002D71F0" w:rsidRPr="00AB1781" w:rsidRDefault="002D71F0" w:rsidP="00906079">
      <w:pPr>
        <w:pStyle w:val="EnglishHangNoCoptic"/>
      </w:pPr>
      <w:r w:rsidRPr="00AB1781">
        <w:tab/>
        <w:t xml:space="preserve">I have eyes only for </w:t>
      </w:r>
      <w:r w:rsidR="001040C8">
        <w:t>You</w:t>
      </w:r>
      <w:r w:rsidRPr="00AB1781">
        <w:t>.</w:t>
      </w:r>
    </w:p>
    <w:p w14:paraId="27E8BA85" w14:textId="77777777" w:rsidR="002D71F0" w:rsidRPr="00AB1781" w:rsidRDefault="002D71F0" w:rsidP="00906079">
      <w:pPr>
        <w:pStyle w:val="EnglishHangEndNoCoptic"/>
      </w:pPr>
      <w:r w:rsidRPr="00AB1781">
        <w:tab/>
      </w:r>
      <w:r w:rsidR="00E570CB">
        <w:t>Your</w:t>
      </w:r>
      <w:r w:rsidRPr="00AB1781">
        <w:t xml:space="preserve"> face, O Lord, will I seek.</w:t>
      </w:r>
    </w:p>
    <w:p w14:paraId="26485643" w14:textId="77777777" w:rsidR="002D71F0" w:rsidRPr="00AB1781" w:rsidRDefault="002D71F0" w:rsidP="00906079">
      <w:pPr>
        <w:pStyle w:val="EnglishHangNoCoptic"/>
      </w:pPr>
      <w:r w:rsidRPr="00AB1781">
        <w:t xml:space="preserve">9 Turn not </w:t>
      </w:r>
      <w:r w:rsidR="00E570CB">
        <w:t>Your</w:t>
      </w:r>
      <w:r w:rsidRPr="00AB1781">
        <w:t xml:space="preserve"> face away from me,</w:t>
      </w:r>
    </w:p>
    <w:p w14:paraId="402208EE" w14:textId="77777777" w:rsidR="002D71F0" w:rsidRPr="00AB1781" w:rsidRDefault="002D71F0" w:rsidP="00906079">
      <w:pPr>
        <w:pStyle w:val="EnglishHangNoCoptic"/>
      </w:pPr>
      <w:r w:rsidRPr="00AB1781">
        <w:tab/>
        <w:t xml:space="preserve">and withdraw not in anger from </w:t>
      </w:r>
      <w:r w:rsidR="00E570CB">
        <w:t>Your</w:t>
      </w:r>
      <w:r w:rsidRPr="00AB1781">
        <w:t xml:space="preserve"> servant.</w:t>
      </w:r>
    </w:p>
    <w:p w14:paraId="74BD5BF6" w14:textId="77777777" w:rsidR="002D71F0" w:rsidRPr="00AB1781" w:rsidRDefault="002D71F0" w:rsidP="00906079">
      <w:pPr>
        <w:pStyle w:val="EnglishHangNoCoptic"/>
      </w:pPr>
      <w:r w:rsidRPr="00AB1781">
        <w:tab/>
        <w:t>Be my helper, reject me not;</w:t>
      </w:r>
    </w:p>
    <w:p w14:paraId="1F7DF3D7" w14:textId="77777777" w:rsidR="002D71F0" w:rsidRPr="00AB1781" w:rsidRDefault="002D71F0" w:rsidP="00906079">
      <w:pPr>
        <w:pStyle w:val="EnglishHangEndNoCoptic"/>
      </w:pPr>
      <w:r w:rsidRPr="00AB1781">
        <w:tab/>
        <w:t>forsake me not, O God, my Saviour.</w:t>
      </w:r>
    </w:p>
    <w:p w14:paraId="3E00422B" w14:textId="77777777" w:rsidR="002D71F0" w:rsidRPr="00AB1781" w:rsidRDefault="002D71F0" w:rsidP="00906079">
      <w:pPr>
        <w:pStyle w:val="EnglishHangNoCoptic"/>
      </w:pPr>
      <w:r w:rsidRPr="00AB1781">
        <w:t>10 My father and mother abandoned me,</w:t>
      </w:r>
    </w:p>
    <w:p w14:paraId="2AF734E7" w14:textId="77777777" w:rsidR="002D71F0" w:rsidRPr="00906079" w:rsidRDefault="002D71F0" w:rsidP="00906079">
      <w:pPr>
        <w:pStyle w:val="EnglishHangEndNoCoptic"/>
      </w:pPr>
      <w:r w:rsidRPr="00AB1781">
        <w:tab/>
        <w:t>but the Lord welcomes me.</w:t>
      </w:r>
      <w:r w:rsidRPr="00AB1781">
        <w:rPr>
          <w:rStyle w:val="FootnoteReference"/>
        </w:rPr>
        <w:footnoteReference w:id="129"/>
      </w:r>
    </w:p>
    <w:p w14:paraId="68B54E1E" w14:textId="77777777" w:rsidR="002D71F0" w:rsidRPr="00AB1781" w:rsidRDefault="002D71F0" w:rsidP="00906079">
      <w:pPr>
        <w:pStyle w:val="EnglishHangNoCoptic"/>
      </w:pPr>
      <w:r w:rsidRPr="00AB1781">
        <w:t xml:space="preserve">11 Be a law to me in </w:t>
      </w:r>
      <w:r w:rsidR="00E570CB">
        <w:t>Your</w:t>
      </w:r>
      <w:r w:rsidRPr="00AB1781">
        <w:t xml:space="preserve"> way, O Lord,</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7777777" w:rsidR="002D71F0" w:rsidRPr="00AB1781" w:rsidRDefault="002D71F0" w:rsidP="00906079">
      <w:pPr>
        <w:pStyle w:val="EnglishHangNoCoptic"/>
      </w:pPr>
      <w:r w:rsidRPr="00AB1781">
        <w:t>12 Deliver me not to the hands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77777777" w:rsidR="002D71F0" w:rsidRPr="00AB1781" w:rsidRDefault="002D71F0" w:rsidP="00906079">
      <w:pPr>
        <w:pStyle w:val="EnglishHangNoCoptic"/>
      </w:pPr>
      <w:r w:rsidRPr="00AB1781">
        <w:t>13 I believe that I shall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77777777" w:rsidR="002D71F0" w:rsidRPr="00AB1781" w:rsidRDefault="002D71F0" w:rsidP="00906079">
      <w:pPr>
        <w:pStyle w:val="EnglishHangNoCoptic"/>
      </w:pPr>
      <w:r w:rsidRPr="00AB1781">
        <w:t>14 Wait for the Lord,</w:t>
      </w:r>
    </w:p>
    <w:p w14:paraId="7A5AE252" w14:textId="77777777" w:rsidR="002D71F0" w:rsidRPr="00AB1781" w:rsidRDefault="002D71F0" w:rsidP="00906079">
      <w:pPr>
        <w:pStyle w:val="EnglishHangNoCoptic"/>
      </w:pPr>
      <w:r w:rsidRPr="00AB1781">
        <w:tab/>
        <w:t>have courage, and let your heart be strong;</w:t>
      </w:r>
    </w:p>
    <w:p w14:paraId="0BA9675E" w14:textId="77777777" w:rsidR="002D71F0" w:rsidRPr="00906079" w:rsidRDefault="002D71F0" w:rsidP="00906079">
      <w:pPr>
        <w:pStyle w:val="EnglishHangEndNoCoptic"/>
      </w:pPr>
      <w:r w:rsidRPr="00AB1781">
        <w:tab/>
        <w:t>and wait for the Lord.</w:t>
      </w:r>
    </w:p>
    <w:p w14:paraId="3E82DA33" w14:textId="3CF9A3C7" w:rsidR="00F933DE" w:rsidRDefault="00F933DE" w:rsidP="00F933DE">
      <w:pPr>
        <w:pStyle w:val="Rubric"/>
      </w:pPr>
      <w:r>
        <w:t>Glory…</w:t>
      </w:r>
    </w:p>
    <w:p w14:paraId="7CEF331F" w14:textId="77777777" w:rsidR="002D71F0" w:rsidRPr="00906079" w:rsidRDefault="00906079" w:rsidP="00BF0205">
      <w:pPr>
        <w:pStyle w:val="Heading4"/>
      </w:pPr>
      <w:r>
        <w:t>Psalm</w:t>
      </w:r>
      <w:r w:rsidR="002D71F0" w:rsidRPr="00AB1781">
        <w:t xml:space="preserve"> 27</w:t>
      </w:r>
      <w:r>
        <w:t xml:space="preserve">: To </w:t>
      </w:r>
      <w:r w:rsidR="001040C8">
        <w:t>You</w:t>
      </w:r>
      <w:r>
        <w:t>, O Lord, I cry</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lastRenderedPageBreak/>
        <w:t>(By David)</w:t>
      </w:r>
    </w:p>
    <w:p w14:paraId="19C98599" w14:textId="77777777" w:rsidR="002D71F0" w:rsidRPr="00AB1781" w:rsidRDefault="002D71F0" w:rsidP="00906079">
      <w:pPr>
        <w:pStyle w:val="EnglishHangNoCoptic"/>
      </w:pPr>
      <w:r w:rsidRPr="00AB1781">
        <w:t xml:space="preserve">1 To </w:t>
      </w:r>
      <w:r w:rsidR="001040C8">
        <w:t>You</w:t>
      </w:r>
      <w:r w:rsidRPr="00AB1781">
        <w:t>, O Lord, I cry.</w:t>
      </w:r>
    </w:p>
    <w:p w14:paraId="6316FD4C" w14:textId="77777777" w:rsidR="002D71F0" w:rsidRPr="00AB1781" w:rsidRDefault="002D71F0" w:rsidP="00906079">
      <w:pPr>
        <w:pStyle w:val="EnglishHangNoCoptic"/>
      </w:pPr>
      <w:r w:rsidRPr="00AB1781">
        <w:tab/>
        <w:t>O my God, be not silent to me;</w:t>
      </w:r>
    </w:p>
    <w:p w14:paraId="040027BA" w14:textId="77777777" w:rsidR="002D71F0" w:rsidRPr="00AB1781" w:rsidRDefault="002D71F0" w:rsidP="00906079">
      <w:pPr>
        <w:pStyle w:val="EnglishHangNoCoptic"/>
      </w:pPr>
      <w:r w:rsidRPr="00AB1781">
        <w:tab/>
        <w:t xml:space="preserve">lest if </w:t>
      </w:r>
      <w:r w:rsidR="001040C8">
        <w:t>You</w:t>
      </w:r>
      <w:r w:rsidRPr="00AB1781">
        <w:t xml:space="preserve"> be silent to me,</w:t>
      </w:r>
    </w:p>
    <w:p w14:paraId="1500B941" w14:textId="77777777" w:rsidR="002D71F0" w:rsidRPr="00AB1781" w:rsidRDefault="002D71F0" w:rsidP="00906079">
      <w:pPr>
        <w:pStyle w:val="EnglishHangEndNoCoptic"/>
      </w:pPr>
      <w:r w:rsidRPr="00AB1781">
        <w:tab/>
        <w:t>I become like those who go down to the pit.</w:t>
      </w:r>
    </w:p>
    <w:p w14:paraId="57CFAC4F" w14:textId="77777777" w:rsidR="002D71F0" w:rsidRPr="00AB1781" w:rsidRDefault="002D71F0" w:rsidP="00906079">
      <w:pPr>
        <w:pStyle w:val="EnglishHangNoCoptic"/>
      </w:pPr>
      <w:r w:rsidRPr="00AB1781">
        <w:t>2 Hear, O Lord, the cry of my prayer</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7777777" w:rsidR="002D71F0" w:rsidRPr="00AB1781" w:rsidRDefault="002D71F0" w:rsidP="00906079">
      <w:pPr>
        <w:pStyle w:val="EnglishHangEndNoCoptic"/>
      </w:pPr>
      <w:r w:rsidRPr="00AB1781">
        <w:tab/>
        <w:t xml:space="preserve">to </w:t>
      </w:r>
      <w:r w:rsidR="00E570CB">
        <w:t>Your</w:t>
      </w:r>
      <w:r w:rsidRPr="00AB1781">
        <w:t xml:space="preserve"> holy temple.</w:t>
      </w:r>
    </w:p>
    <w:p w14:paraId="7933FC19" w14:textId="77777777" w:rsidR="002D71F0" w:rsidRPr="00AB1781" w:rsidRDefault="002D71F0" w:rsidP="00906079">
      <w:pPr>
        <w:pStyle w:val="EnglishHangNoCoptic"/>
      </w:pPr>
      <w:r w:rsidRPr="00AB1781">
        <w:t>3 Do not drag away my soul with sinners</w:t>
      </w:r>
    </w:p>
    <w:p w14:paraId="5A5B4D88" w14:textId="77777777" w:rsidR="002D71F0" w:rsidRPr="00AB1781" w:rsidRDefault="002D71F0" w:rsidP="00906079">
      <w:pPr>
        <w:pStyle w:val="EnglishHangNoCoptic"/>
      </w:pPr>
      <w:r w:rsidRPr="00AB1781">
        <w:tab/>
        <w:t>and destroy me not with wrongdoers,</w:t>
      </w:r>
    </w:p>
    <w:p w14:paraId="7BBA3D62" w14:textId="77777777" w:rsidR="002D71F0" w:rsidRPr="00AB1781" w:rsidRDefault="002D71F0" w:rsidP="00906079">
      <w:pPr>
        <w:pStyle w:val="EnglishHangNoCoptic"/>
      </w:pPr>
      <w:r w:rsidRPr="00AB1781">
        <w:tab/>
        <w:t>who speak peace with their neighbour</w:t>
      </w:r>
    </w:p>
    <w:p w14:paraId="32D1D6C8" w14:textId="77777777" w:rsidR="002D71F0" w:rsidRPr="00AB1781" w:rsidRDefault="002D71F0" w:rsidP="00906079">
      <w:pPr>
        <w:pStyle w:val="EnglishHangEndNoCoptic"/>
      </w:pPr>
      <w:r w:rsidRPr="00AB1781">
        <w:tab/>
        <w:t>while evil thoughts are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77777777" w:rsidR="002D71F0" w:rsidRPr="00AB1781" w:rsidRDefault="002D71F0" w:rsidP="00906079">
      <w:pPr>
        <w:pStyle w:val="EnglishHangEndNoCoptic"/>
      </w:pPr>
      <w:r w:rsidRPr="00AB1781">
        <w:tab/>
        <w:t>repay them what they deserve.</w:t>
      </w:r>
    </w:p>
    <w:p w14:paraId="0C13E53F" w14:textId="77777777" w:rsidR="002D71F0" w:rsidRPr="00AB1781" w:rsidRDefault="002D71F0" w:rsidP="00906079">
      <w:pPr>
        <w:pStyle w:val="EnglishHangNoCoptic"/>
      </w:pPr>
      <w:r w:rsidRPr="00AB1781">
        <w:t>5 Because they do not regard the works of the Lord</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30"/>
      </w:r>
    </w:p>
    <w:p w14:paraId="41674B61"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not build them up.</w:t>
      </w:r>
    </w:p>
    <w:p w14:paraId="32C3B183" w14:textId="77777777" w:rsidR="002D71F0" w:rsidRPr="00AB1781" w:rsidRDefault="002D71F0" w:rsidP="00906079">
      <w:pPr>
        <w:pStyle w:val="EnglishHangNoCoptic"/>
      </w:pPr>
      <w:r w:rsidRPr="00AB1781">
        <w:t>6 Blessed is the Lord, for He has heard</w:t>
      </w:r>
    </w:p>
    <w:p w14:paraId="187DD04D" w14:textId="77777777" w:rsidR="002D71F0" w:rsidRPr="00AB1781" w:rsidRDefault="002D71F0" w:rsidP="00906079">
      <w:pPr>
        <w:pStyle w:val="EnglishHangEndNoCoptic"/>
      </w:pPr>
      <w:r w:rsidRPr="00AB1781">
        <w:tab/>
        <w:t>the voice of my prayer.</w:t>
      </w:r>
    </w:p>
    <w:p w14:paraId="2DACC80E" w14:textId="77777777" w:rsidR="002D71F0" w:rsidRPr="00AB1781" w:rsidRDefault="002D71F0" w:rsidP="00906079">
      <w:pPr>
        <w:pStyle w:val="EnglishHangNoCoptic"/>
      </w:pPr>
      <w:r w:rsidRPr="00AB1781">
        <w:t>7 The Lord is my helper and my protector;</w:t>
      </w:r>
    </w:p>
    <w:p w14:paraId="58838FC2" w14:textId="77777777" w:rsidR="002D71F0" w:rsidRPr="00AB1781" w:rsidRDefault="002D71F0" w:rsidP="00906079">
      <w:pPr>
        <w:pStyle w:val="EnglishHangNoCoptic"/>
      </w:pPr>
      <w:r w:rsidRPr="00AB1781">
        <w:tab/>
        <w:t>on Him my heart relies and I am helped.</w:t>
      </w:r>
    </w:p>
    <w:p w14:paraId="4A2EFB0A" w14:textId="77777777" w:rsidR="002D71F0" w:rsidRPr="00AB1781" w:rsidRDefault="002D71F0" w:rsidP="00906079">
      <w:pPr>
        <w:pStyle w:val="EnglishHangNoCoptic"/>
      </w:pPr>
      <w:r w:rsidRPr="00AB1781">
        <w:tab/>
        <w:t>Even my flesh has revived,</w:t>
      </w:r>
    </w:p>
    <w:p w14:paraId="07618840" w14:textId="77777777" w:rsidR="002D71F0" w:rsidRPr="00906079" w:rsidRDefault="002D71F0" w:rsidP="00906079">
      <w:pPr>
        <w:pStyle w:val="EnglishHangEndNoCoptic"/>
      </w:pPr>
      <w:r w:rsidRPr="00AB1781">
        <w:tab/>
        <w:t>and with all my heart I will give thanks to Him.</w:t>
      </w:r>
    </w:p>
    <w:p w14:paraId="43B4BC04" w14:textId="77777777" w:rsidR="002D71F0" w:rsidRPr="00AB1781" w:rsidRDefault="002D71F0" w:rsidP="00906079">
      <w:pPr>
        <w:pStyle w:val="EnglishHangNoCoptic"/>
      </w:pPr>
      <w:r w:rsidRPr="00AB1781">
        <w:t>8 The Lord is the strength of His people,</w:t>
      </w:r>
    </w:p>
    <w:p w14:paraId="079DCB36" w14:textId="77777777" w:rsidR="002D71F0" w:rsidRPr="00AB1781" w:rsidRDefault="002D71F0" w:rsidP="00906079">
      <w:pPr>
        <w:pStyle w:val="EnglishHangEndNoCoptic"/>
      </w:pPr>
      <w:r w:rsidRPr="00AB1781">
        <w:tab/>
        <w:t>and the protector and salvation of His anointed.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77777777" w:rsidR="002D71F0" w:rsidRPr="00906079" w:rsidRDefault="002D71F0" w:rsidP="00906079">
      <w:pPr>
        <w:pStyle w:val="EnglishHangEndNoCoptic"/>
      </w:pPr>
      <w:r w:rsidRPr="00AB1781">
        <w:tab/>
        <w:t>be their shepherd and carry them for ever.</w:t>
      </w:r>
      <w:r w:rsidRPr="00AB1781">
        <w:rPr>
          <w:rStyle w:val="FootnoteReference"/>
        </w:rPr>
        <w:footnoteReference w:id="131"/>
      </w:r>
    </w:p>
    <w:p w14:paraId="74EB604D" w14:textId="77777777" w:rsidR="002D71F0" w:rsidRPr="00906079" w:rsidRDefault="00906079" w:rsidP="00BF0205">
      <w:pPr>
        <w:pStyle w:val="Heading4"/>
      </w:pPr>
      <w:bookmarkStart w:id="951" w:name="_Ref412110790"/>
      <w:r>
        <w:t>Psalm</w:t>
      </w:r>
      <w:r w:rsidR="002D71F0" w:rsidRPr="00AB1781">
        <w:t xml:space="preserve"> 28</w:t>
      </w:r>
      <w:r>
        <w:t>: Bring to the Lord, O sons of God</w:t>
      </w:r>
      <w:bookmarkEnd w:id="9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lastRenderedPageBreak/>
        <w:t>God’s Power and Glory in a Thunderstorm</w:t>
      </w:r>
    </w:p>
    <w:p w14:paraId="1BCB48E4"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77777777" w:rsidR="002D71F0" w:rsidRPr="00AB1781" w:rsidRDefault="002D71F0" w:rsidP="00906079">
      <w:pPr>
        <w:pStyle w:val="EnglishHangNoCoptic"/>
      </w:pPr>
      <w:r w:rsidRPr="00AB1781">
        <w:t>1 Bring to the Lord, O 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77777777" w:rsidR="002D71F0" w:rsidRPr="00AB1781" w:rsidRDefault="002D71F0" w:rsidP="00906079">
      <w:pPr>
        <w:pStyle w:val="EnglishHangNoCoptic"/>
      </w:pPr>
      <w:r w:rsidRPr="00AB1781">
        <w:t>2 Bring to the Lord glory to His name;</w:t>
      </w:r>
    </w:p>
    <w:p w14:paraId="5806C3F4" w14:textId="77777777" w:rsidR="002D71F0" w:rsidRPr="00AB1781" w:rsidRDefault="002D71F0" w:rsidP="00906079">
      <w:pPr>
        <w:pStyle w:val="EnglishHangEndNoCoptic"/>
      </w:pPr>
      <w:r w:rsidRPr="00AB1781">
        <w:tab/>
        <w:t>worship the Lord in His holy court.</w:t>
      </w:r>
    </w:p>
    <w:p w14:paraId="16984EE5" w14:textId="77777777" w:rsidR="002D71F0" w:rsidRPr="00AB1781" w:rsidRDefault="002D71F0" w:rsidP="00906079">
      <w:pPr>
        <w:pStyle w:val="EnglishHangNoCoptic"/>
      </w:pPr>
      <w:r w:rsidRPr="00AB1781">
        <w:t>3 The voice of the Lord peals over the waters.</w:t>
      </w:r>
    </w:p>
    <w:p w14:paraId="6C176634" w14:textId="77777777" w:rsidR="002D71F0" w:rsidRPr="00AB1781" w:rsidRDefault="002D71F0" w:rsidP="00906079">
      <w:pPr>
        <w:pStyle w:val="EnglishHangNoCoptic"/>
      </w:pPr>
      <w:r w:rsidRPr="00AB1781">
        <w:tab/>
        <w:t>It is the God of glory thundering.</w:t>
      </w:r>
    </w:p>
    <w:p w14:paraId="58B8CFE0" w14:textId="77777777" w:rsidR="002D71F0" w:rsidRPr="00AB1781" w:rsidRDefault="002D71F0" w:rsidP="00906079">
      <w:pPr>
        <w:pStyle w:val="EnglishHangEndNoCoptic"/>
      </w:pPr>
      <w:r w:rsidRPr="00AB1781">
        <w:tab/>
        <w:t>The Lord is over many waters.</w:t>
      </w:r>
    </w:p>
    <w:p w14:paraId="450BAF4C" w14:textId="77777777" w:rsidR="002D71F0" w:rsidRPr="00AB1781" w:rsidRDefault="002D71F0" w:rsidP="00906079">
      <w:pPr>
        <w:pStyle w:val="EnglishHangNoCoptic"/>
      </w:pPr>
      <w:r w:rsidRPr="00AB1781">
        <w:t>4 The voice of the Lord is with power;</w:t>
      </w:r>
    </w:p>
    <w:p w14:paraId="6C50D82A" w14:textId="77777777" w:rsidR="002D71F0" w:rsidRPr="00AB1781" w:rsidRDefault="002D71F0" w:rsidP="00906079">
      <w:pPr>
        <w:pStyle w:val="EnglishHangEndNoCoptic"/>
      </w:pPr>
      <w:r w:rsidRPr="00AB1781">
        <w:tab/>
        <w:t>the voice of the Lord is with majesty.</w:t>
      </w:r>
    </w:p>
    <w:p w14:paraId="7481B020" w14:textId="77777777" w:rsidR="002D71F0" w:rsidRPr="00AB1781" w:rsidRDefault="002D71F0" w:rsidP="00906079">
      <w:pPr>
        <w:pStyle w:val="EnglishHangNoCoptic"/>
      </w:pPr>
      <w:r w:rsidRPr="00AB1781">
        <w:t>5 The voice of the Lord shatters cedars;</w:t>
      </w:r>
    </w:p>
    <w:p w14:paraId="2E4EB8FB" w14:textId="77777777" w:rsidR="002D71F0" w:rsidRPr="00AB1781" w:rsidRDefault="002D71F0" w:rsidP="00906079">
      <w:pPr>
        <w:pStyle w:val="EnglishHangNoCoptic"/>
      </w:pPr>
      <w:r w:rsidRPr="00AB1781">
        <w:tab/>
        <w:t>The Lord shatters the cedars of Lebanon</w:t>
      </w:r>
    </w:p>
    <w:p w14:paraId="1D1B4AAE" w14:textId="77777777" w:rsidR="002D71F0" w:rsidRPr="00AB1781" w:rsidRDefault="002D71F0" w:rsidP="00906079">
      <w:pPr>
        <w:pStyle w:val="EnglishHangEndNoCoptic"/>
      </w:pPr>
      <w:r w:rsidRPr="00AB1781">
        <w:tab/>
        <w:t>and breaks them to pieces.</w:t>
      </w:r>
    </w:p>
    <w:p w14:paraId="3B0CB25A" w14:textId="77777777" w:rsidR="002D71F0" w:rsidRPr="00AB1781" w:rsidRDefault="002D71F0" w:rsidP="00906079">
      <w:pPr>
        <w:pStyle w:val="EnglishHangNoCoptic"/>
      </w:pPr>
      <w:r w:rsidRPr="00AB1781">
        <w:t>6 As a young rhinoceros crushes a calf,</w:t>
      </w:r>
    </w:p>
    <w:p w14:paraId="712308EC" w14:textId="77777777" w:rsidR="002D71F0" w:rsidRPr="00AB1781" w:rsidRDefault="002D71F0" w:rsidP="00906079">
      <w:pPr>
        <w:pStyle w:val="EnglishHangEndNoCoptic"/>
      </w:pPr>
      <w:r w:rsidRPr="00AB1781">
        <w:tab/>
        <w:t>so will the Beloved do to Lebanon.</w:t>
      </w:r>
    </w:p>
    <w:p w14:paraId="681A4AF4" w14:textId="77777777" w:rsidR="002D71F0" w:rsidRPr="00AB1781" w:rsidRDefault="002D71F0" w:rsidP="00906079">
      <w:pPr>
        <w:pStyle w:val="EnglishHangEndNoCoptic"/>
      </w:pPr>
      <w:r w:rsidRPr="00AB1781">
        <w:t>7 The voice of the Lord bursts out in flashing lightning.</w:t>
      </w:r>
    </w:p>
    <w:p w14:paraId="53BA7158" w14:textId="77777777" w:rsidR="002D71F0" w:rsidRPr="00AB1781" w:rsidRDefault="002D71F0" w:rsidP="00906079">
      <w:pPr>
        <w:pStyle w:val="EnglishHangNoCoptic"/>
      </w:pPr>
      <w:r w:rsidRPr="00AB1781">
        <w:t>8 The voice of the Lord whirls the sand of the desert;</w:t>
      </w:r>
    </w:p>
    <w:p w14:paraId="329B1CBA" w14:textId="77777777" w:rsidR="002D71F0" w:rsidRPr="00AB1781" w:rsidRDefault="002D71F0" w:rsidP="00906079">
      <w:pPr>
        <w:pStyle w:val="EnglishHangEndNoCoptic"/>
      </w:pPr>
      <w:r w:rsidRPr="00AB1781">
        <w:tab/>
        <w:t>the Lord whirls the desert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32"/>
      </w:r>
    </w:p>
    <w:p w14:paraId="289BF5C4" w14:textId="77777777" w:rsidR="002D71F0" w:rsidRPr="00AB1781" w:rsidRDefault="002D71F0" w:rsidP="00906079">
      <w:pPr>
        <w:pStyle w:val="EnglishHangNoCoptic"/>
      </w:pPr>
      <w:r w:rsidRPr="00AB1781">
        <w:tab/>
        <w:t>and strips the forests bare;</w:t>
      </w:r>
    </w:p>
    <w:p w14:paraId="023025AA" w14:textId="77777777" w:rsidR="002D71F0" w:rsidRPr="00AB1781" w:rsidRDefault="002D71F0" w:rsidP="00906079">
      <w:pPr>
        <w:pStyle w:val="EnglishHangEndNoCoptic"/>
      </w:pPr>
      <w:r w:rsidRPr="00AB1781">
        <w:tab/>
        <w:t>while in His temple all say, ‘Glory!’</w:t>
      </w:r>
      <w:r w:rsidRPr="00AB1781">
        <w:rPr>
          <w:rStyle w:val="FootnoteReference"/>
        </w:rPr>
        <w:footnoteReference w:id="133"/>
      </w:r>
    </w:p>
    <w:p w14:paraId="0C21ACD9" w14:textId="77777777" w:rsidR="002D71F0" w:rsidRPr="00AB1781" w:rsidRDefault="002D71F0" w:rsidP="00906079">
      <w:pPr>
        <w:pStyle w:val="EnglishHangNoCoptic"/>
      </w:pPr>
      <w:r w:rsidRPr="00AB1781">
        <w:t>10 The Lord inhabits the flood;</w:t>
      </w:r>
    </w:p>
    <w:p w14:paraId="02F0BC42" w14:textId="77777777" w:rsidR="002D71F0" w:rsidRPr="00AB1781" w:rsidRDefault="002D71F0" w:rsidP="00906079">
      <w:pPr>
        <w:pStyle w:val="EnglishHangEndNoCoptic"/>
      </w:pPr>
      <w:r w:rsidRPr="00AB1781">
        <w:tab/>
        <w:t>and the Lord sits enthroned as King eternally.</w:t>
      </w:r>
    </w:p>
    <w:p w14:paraId="6872D5A7" w14:textId="77777777" w:rsidR="002D71F0" w:rsidRPr="00AB1781" w:rsidRDefault="002D71F0" w:rsidP="00906079">
      <w:pPr>
        <w:pStyle w:val="EnglishHangNoCoptic"/>
      </w:pPr>
      <w:r w:rsidRPr="00AB1781">
        <w:t>11 The Lord will give strength to His people;</w:t>
      </w:r>
    </w:p>
    <w:p w14:paraId="187B66A1" w14:textId="77777777" w:rsidR="002D71F0" w:rsidRPr="00906079" w:rsidRDefault="002D71F0" w:rsidP="00906079">
      <w:pPr>
        <w:pStyle w:val="EnglishHangEndNoCoptic"/>
      </w:pPr>
      <w:r w:rsidRPr="00AB1781">
        <w:tab/>
        <w:t>the Lord will bless His people with peace.</w:t>
      </w:r>
    </w:p>
    <w:p w14:paraId="511CF4D8" w14:textId="77777777" w:rsidR="002D71F0" w:rsidRPr="00906079" w:rsidRDefault="00906079" w:rsidP="00BF0205">
      <w:pPr>
        <w:pStyle w:val="Heading4"/>
      </w:pPr>
      <w:bookmarkStart w:id="952" w:name="_Ref412026124"/>
      <w:r>
        <w:lastRenderedPageBreak/>
        <w:t>Psalm</w:t>
      </w:r>
      <w:r w:rsidR="002D71F0" w:rsidRPr="00AB1781">
        <w:t xml:space="preserve"> 29</w:t>
      </w:r>
      <w:r>
        <w:t xml:space="preserve">: I will lift </w:t>
      </w:r>
      <w:r w:rsidR="001040C8">
        <w:t>You</w:t>
      </w:r>
      <w:r>
        <w:t xml:space="preserve"> on high, O Lord</w:t>
      </w:r>
      <w:bookmarkEnd w:id="9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77777777" w:rsidR="00F14AA6" w:rsidRDefault="00F14AA6" w:rsidP="00906079">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77777777" w:rsidR="002D71F0" w:rsidRPr="00AB1781" w:rsidRDefault="002D71F0" w:rsidP="00906079">
      <w:pPr>
        <w:pStyle w:val="EnglishHangNoCoptic"/>
      </w:pPr>
      <w:r w:rsidRPr="00AB1781">
        <w:t xml:space="preserve">2 I will lift </w:t>
      </w:r>
      <w:r w:rsidR="001040C8">
        <w:t>You</w:t>
      </w:r>
      <w:r w:rsidRPr="00AB1781">
        <w:t xml:space="preserve"> on high, O Lord,</w:t>
      </w:r>
    </w:p>
    <w:p w14:paraId="70FDF04A"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raised me up,</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7777777" w:rsidR="002D71F0" w:rsidRPr="00AB1781" w:rsidRDefault="002D71F0" w:rsidP="00906079">
      <w:pPr>
        <w:pStyle w:val="EnglishHangNoCoptic"/>
      </w:pPr>
      <w:r w:rsidRPr="00AB1781">
        <w:t xml:space="preserve">3 O Lord, my God, I cried to </w:t>
      </w:r>
      <w:r w:rsidR="001040C8">
        <w:t>You</w:t>
      </w:r>
      <w:r w:rsidRPr="00AB1781">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77777777"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brought up my soul from hell;</w:t>
      </w:r>
    </w:p>
    <w:p w14:paraId="01266D01" w14:textId="77777777"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going down to the pit.</w:t>
      </w:r>
    </w:p>
    <w:p w14:paraId="3A3081D3" w14:textId="77777777" w:rsidR="002D71F0" w:rsidRPr="00AB1781" w:rsidRDefault="002D71F0" w:rsidP="00906079">
      <w:pPr>
        <w:pStyle w:val="EnglishHangNoCoptic"/>
      </w:pPr>
      <w:r w:rsidRPr="00AB1781">
        <w:t>5 Sing to the Lord, O you His Saints,</w:t>
      </w:r>
    </w:p>
    <w:p w14:paraId="71F159E9" w14:textId="77777777" w:rsidR="002D71F0" w:rsidRPr="00AB1781" w:rsidRDefault="002D71F0" w:rsidP="00906079">
      <w:pPr>
        <w:pStyle w:val="EnglishHangEndNoCoptic"/>
      </w:pPr>
      <w:r w:rsidRPr="00AB1781">
        <w:tab/>
        <w:t>and give thanks at the remembrance of His holiness.</w:t>
      </w:r>
    </w:p>
    <w:p w14:paraId="53133847" w14:textId="77777777" w:rsidR="002D71F0" w:rsidRPr="00AB1781" w:rsidRDefault="002D71F0" w:rsidP="00906079">
      <w:pPr>
        <w:pStyle w:val="EnglishHangNoCoptic"/>
      </w:pPr>
      <w:r w:rsidRPr="00AB1781">
        <w:t>6 For wrath is in His anger,</w:t>
      </w:r>
      <w:r w:rsidRPr="00AB1781">
        <w:rPr>
          <w:rStyle w:val="FootnoteReference"/>
        </w:rPr>
        <w:footnoteReference w:id="134"/>
      </w:r>
    </w:p>
    <w:p w14:paraId="2362E6B8" w14:textId="77777777" w:rsidR="002D71F0" w:rsidRPr="00AB1781" w:rsidRDefault="002D71F0" w:rsidP="00906079">
      <w:pPr>
        <w:pStyle w:val="EnglishHangNoCoptic"/>
      </w:pPr>
      <w:r w:rsidRPr="00AB1781">
        <w:tab/>
        <w:t>but in His will is life;</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77777777" w:rsidR="002D71F0" w:rsidRPr="00AB1781" w:rsidRDefault="002D71F0" w:rsidP="00906079">
      <w:pPr>
        <w:pStyle w:val="EnglishHangNoCoptic"/>
      </w:pPr>
      <w:r w:rsidRPr="00AB1781">
        <w:t>7 So I said to myself in my prosperity:</w:t>
      </w:r>
    </w:p>
    <w:p w14:paraId="6478B616" w14:textId="77777777" w:rsidR="002D71F0" w:rsidRPr="00AB1781" w:rsidRDefault="002D71F0" w:rsidP="00906079">
      <w:pPr>
        <w:pStyle w:val="EnglishHangEndNoCoptic"/>
      </w:pPr>
      <w:r w:rsidRPr="00AB1781">
        <w:tab/>
        <w:t>‘I shall never be shaken.’</w:t>
      </w:r>
    </w:p>
    <w:p w14:paraId="05EE4AA7" w14:textId="77777777" w:rsidR="002D71F0" w:rsidRPr="00AB1781" w:rsidRDefault="002D71F0" w:rsidP="00906079">
      <w:pPr>
        <w:pStyle w:val="EnglishHangNoCoptic"/>
      </w:pPr>
      <w:r w:rsidRPr="00AB1781">
        <w:t xml:space="preserve">8 O Lord, in </w:t>
      </w:r>
      <w:r w:rsidR="00E570CB">
        <w:t>Your</w:t>
      </w:r>
      <w:r w:rsidRPr="00AB1781">
        <w:t xml:space="preserve"> love grant power to my beauty.</w:t>
      </w:r>
      <w:r w:rsidRPr="00AB1781">
        <w:rPr>
          <w:rStyle w:val="FootnoteReference"/>
        </w:rPr>
        <w:footnoteReference w:id="135"/>
      </w:r>
    </w:p>
    <w:p w14:paraId="21B2A849"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turn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77777777" w:rsidR="002D71F0" w:rsidRPr="00AB1781" w:rsidRDefault="002D71F0" w:rsidP="00906079">
      <w:pPr>
        <w:pStyle w:val="EnglishHangNoCoptic"/>
      </w:pPr>
      <w:r w:rsidRPr="00AB1781">
        <w:t xml:space="preserve">9 To </w:t>
      </w:r>
      <w:r w:rsidR="00C104A1">
        <w:t>You</w:t>
      </w:r>
      <w:r w:rsidRPr="00AB1781">
        <w:t>, O Lord, I will cry,</w:t>
      </w:r>
    </w:p>
    <w:p w14:paraId="0D70F12D" w14:textId="77777777" w:rsidR="002D71F0" w:rsidRPr="00AB1781" w:rsidRDefault="002D71F0" w:rsidP="00906079">
      <w:pPr>
        <w:pStyle w:val="EnglishHangEndNoCoptic"/>
      </w:pPr>
      <w:r w:rsidRPr="00AB1781">
        <w:tab/>
        <w:t>and I will pray to my God:</w:t>
      </w:r>
    </w:p>
    <w:p w14:paraId="40E0F5AF" w14:textId="77777777" w:rsidR="002D71F0" w:rsidRPr="00AB1781" w:rsidRDefault="002D71F0" w:rsidP="00906079">
      <w:pPr>
        <w:pStyle w:val="EnglishHangNoCoptic"/>
      </w:pPr>
      <w:r w:rsidRPr="00AB1781">
        <w:t>10 ‘What profit is there in my blood,</w:t>
      </w:r>
      <w:r w:rsidRPr="00AB1781">
        <w:rPr>
          <w:rStyle w:val="FootnoteReference"/>
        </w:rPr>
        <w:footnoteReference w:id="136"/>
      </w:r>
    </w:p>
    <w:p w14:paraId="113E061B" w14:textId="77777777" w:rsidR="002D71F0" w:rsidRPr="00AB1781" w:rsidRDefault="002D71F0" w:rsidP="00906079">
      <w:pPr>
        <w:pStyle w:val="EnglishHangNoCoptic"/>
      </w:pPr>
      <w:r w:rsidRPr="00AB1781">
        <w:tab/>
        <w:t>by my going down to corruption?</w:t>
      </w:r>
    </w:p>
    <w:p w14:paraId="137CF0E2" w14:textId="77777777" w:rsidR="002D71F0" w:rsidRPr="00AB1781" w:rsidRDefault="002D71F0" w:rsidP="00906079">
      <w:pPr>
        <w:pStyle w:val="EnglishHangNoCoptic"/>
      </w:pPr>
      <w:r w:rsidRPr="00AB1781">
        <w:lastRenderedPageBreak/>
        <w:tab/>
        <w:t xml:space="preserve">Will the dust give thanks to </w:t>
      </w:r>
      <w:r w:rsidR="001040C8">
        <w:t>You</w:t>
      </w:r>
      <w:r w:rsidRPr="00AB1781">
        <w:t>,</w:t>
      </w:r>
    </w:p>
    <w:p w14:paraId="3B31D4FC" w14:textId="77777777" w:rsidR="002D71F0" w:rsidRPr="00AB1781" w:rsidRDefault="002D71F0" w:rsidP="00906079">
      <w:pPr>
        <w:pStyle w:val="EnglishHangEndNoCoptic"/>
      </w:pPr>
      <w:r w:rsidRPr="00AB1781">
        <w:tab/>
        <w:t xml:space="preserve">or will it declare </w:t>
      </w:r>
      <w:r w:rsidR="00E570CB">
        <w:t>Your</w:t>
      </w:r>
      <w:r w:rsidRPr="00AB1781">
        <w:t xml:space="preserve"> truth?’</w:t>
      </w:r>
    </w:p>
    <w:p w14:paraId="01C49AF2" w14:textId="77777777" w:rsidR="002D71F0" w:rsidRPr="00AB1781" w:rsidRDefault="002D71F0" w:rsidP="00906079">
      <w:pPr>
        <w:pStyle w:val="EnglishHangNoCoptic"/>
      </w:pPr>
      <w:r w:rsidRPr="00AB1781">
        <w:t>11 The Lord has heard and had mercy on me;</w:t>
      </w:r>
    </w:p>
    <w:p w14:paraId="6E78EFC2" w14:textId="77777777" w:rsidR="002D71F0" w:rsidRPr="00AB1781" w:rsidRDefault="002D71F0" w:rsidP="00906079">
      <w:pPr>
        <w:pStyle w:val="EnglishHangEndNoCoptic"/>
      </w:pPr>
      <w:r w:rsidRPr="00AB1781">
        <w:tab/>
        <w:t>the Lord has become my helper.</w:t>
      </w:r>
    </w:p>
    <w:p w14:paraId="3092C803" w14:textId="77777777"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for me into joy;</w:t>
      </w:r>
    </w:p>
    <w:p w14:paraId="0A0FE01A" w14:textId="77777777"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ripped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37"/>
      </w:r>
      <w:r w:rsidRPr="00AB1781">
        <w:t xml:space="preserve"> may sing to </w:t>
      </w:r>
      <w:r w:rsidR="001040C8">
        <w:t>You</w:t>
      </w:r>
      <w:r w:rsidRPr="00AB1781">
        <w:t>,</w:t>
      </w:r>
    </w:p>
    <w:p w14:paraId="7321DBE0" w14:textId="77777777" w:rsidR="002D71F0" w:rsidRPr="00AB1781" w:rsidRDefault="002D71F0" w:rsidP="00906079">
      <w:pPr>
        <w:pStyle w:val="EnglishHangNoCoptic"/>
      </w:pPr>
      <w:r w:rsidRPr="00AB1781">
        <w:tab/>
        <w:t>and that I may not be pierced with sorrow.</w:t>
      </w:r>
    </w:p>
    <w:p w14:paraId="74FD266B" w14:textId="77777777" w:rsidR="002D71F0" w:rsidRPr="00906079" w:rsidRDefault="002D71F0" w:rsidP="00906079">
      <w:pPr>
        <w:pStyle w:val="EnglishHangEndNoCoptic"/>
      </w:pPr>
      <w:r w:rsidRPr="00AB1781">
        <w:tab/>
        <w:t xml:space="preserve">O Lord my God, I will give thanks to </w:t>
      </w:r>
      <w:r w:rsidR="001040C8">
        <w:t>You</w:t>
      </w:r>
      <w:r w:rsidRPr="00AB1781">
        <w:t xml:space="preserve"> for ever.</w:t>
      </w:r>
    </w:p>
    <w:p w14:paraId="500CED8C" w14:textId="1B01EF0D" w:rsidR="00F933DE" w:rsidRDefault="00F933DE" w:rsidP="00F933DE">
      <w:pPr>
        <w:pStyle w:val="Rubric"/>
      </w:pPr>
      <w:r>
        <w:t>Glory…</w:t>
      </w:r>
    </w:p>
    <w:p w14:paraId="2EB7D56D" w14:textId="77777777" w:rsidR="002D71F0" w:rsidRPr="00906079" w:rsidRDefault="00906079" w:rsidP="00BF0205">
      <w:pPr>
        <w:pStyle w:val="Heading4"/>
      </w:pPr>
      <w:r>
        <w:t>Psalm</w:t>
      </w:r>
      <w:r w:rsidR="002D71F0" w:rsidRPr="00AB1781">
        <w:t xml:space="preserve"> 30</w:t>
      </w:r>
      <w:r>
        <w:t xml:space="preserve">: In </w:t>
      </w:r>
      <w:r w:rsidR="001040C8">
        <w:t>You</w:t>
      </w:r>
      <w:r>
        <w:t>, O Lord, I hope and trust</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77777777" w:rsidR="002D71F0" w:rsidRPr="00AB1781" w:rsidRDefault="002D71F0" w:rsidP="00906079">
      <w:pPr>
        <w:pStyle w:val="Rubric"/>
      </w:pPr>
      <w:r w:rsidRPr="00AB1781">
        <w:t>1 (A Psalm by David. Of Madness)</w:t>
      </w:r>
    </w:p>
    <w:p w14:paraId="614D584B" w14:textId="77777777" w:rsidR="002D71F0" w:rsidRPr="00AB1781" w:rsidRDefault="002D71F0" w:rsidP="00906079">
      <w:pPr>
        <w:pStyle w:val="EnglishHangNoCoptic"/>
      </w:pPr>
      <w:r w:rsidRPr="00AB1781">
        <w:t xml:space="preserve">2 In </w:t>
      </w:r>
      <w:r w:rsidR="001040C8">
        <w:t>You</w:t>
      </w:r>
      <w:r w:rsidRPr="00AB1781">
        <w:t>, O Lord, I hope and trust;</w:t>
      </w:r>
    </w:p>
    <w:p w14:paraId="6F411D05" w14:textId="77777777" w:rsidR="002D71F0" w:rsidRPr="00AB1781" w:rsidRDefault="002D71F0" w:rsidP="00906079">
      <w:pPr>
        <w:pStyle w:val="EnglishHangNoCoptic"/>
      </w:pPr>
      <w:r w:rsidRPr="00AB1781">
        <w:tab/>
        <w:t>let me never be put to shame.</w:t>
      </w:r>
    </w:p>
    <w:p w14:paraId="3003389C" w14:textId="77777777" w:rsidR="002D71F0" w:rsidRPr="00AB1781" w:rsidRDefault="002D71F0" w:rsidP="00906079">
      <w:pPr>
        <w:pStyle w:val="EnglishHangEndNoCoptic"/>
      </w:pPr>
      <w:r w:rsidRPr="00AB1781">
        <w:tab/>
        <w:t xml:space="preserve">Rescue me and deliver me in </w:t>
      </w:r>
      <w:r w:rsidR="00E570CB">
        <w:t>Your</w:t>
      </w:r>
      <w:r w:rsidRPr="00AB1781">
        <w:t xml:space="preserve"> righteousness.</w:t>
      </w:r>
      <w:r w:rsidRPr="00AB1781">
        <w:rPr>
          <w:rStyle w:val="FootnoteReference"/>
        </w:rPr>
        <w:footnoteReference w:id="138"/>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77777777" w:rsidR="002D71F0" w:rsidRPr="00AB1781" w:rsidRDefault="002D71F0" w:rsidP="00906079">
      <w:pPr>
        <w:pStyle w:val="EnglishHangNoCoptic"/>
      </w:pPr>
      <w:r w:rsidRPr="00AB1781">
        <w:tab/>
        <w:t>Be my God and protector,</w:t>
      </w:r>
    </w:p>
    <w:p w14:paraId="14EBB0F9" w14:textId="77777777" w:rsidR="002D71F0" w:rsidRPr="00AB1781" w:rsidRDefault="002D71F0" w:rsidP="00906079">
      <w:pPr>
        <w:pStyle w:val="EnglishHangEndNoCoptic"/>
      </w:pPr>
      <w:r w:rsidRPr="00AB1781">
        <w:tab/>
        <w:t>my house of refuge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77777777" w:rsidR="002D71F0" w:rsidRPr="00AB1781" w:rsidRDefault="002D71F0" w:rsidP="00906079">
      <w:pPr>
        <w:pStyle w:val="EnglishHangNoCoptic"/>
      </w:pPr>
      <w:r w:rsidRPr="00AB1781">
        <w:tab/>
        <w:t xml:space="preserve">and for </w:t>
      </w:r>
      <w:r w:rsidR="00E570CB">
        <w:t>Your</w:t>
      </w:r>
      <w:r w:rsidRPr="00AB1781">
        <w:t xml:space="preserve"> Name’s sake</w:t>
      </w:r>
    </w:p>
    <w:p w14:paraId="66D4C7A8" w14:textId="77777777"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guide me and support me.</w:t>
      </w:r>
    </w:p>
    <w:p w14:paraId="0BFC52D9" w14:textId="77777777" w:rsidR="002D71F0" w:rsidRPr="00AB1781" w:rsidRDefault="002D71F0" w:rsidP="00906079">
      <w:pPr>
        <w:pStyle w:val="EnglishHangNoCoptic"/>
      </w:pPr>
      <w:r w:rsidRPr="00AB1781">
        <w:t xml:space="preserve">5 </w:t>
      </w:r>
      <w:r w:rsidR="001040C8">
        <w:t>You</w:t>
      </w:r>
      <w:r w:rsidRPr="00AB1781">
        <w:t xml:space="preserve"> </w:t>
      </w:r>
      <w:r w:rsidR="001040C8" w:rsidRPr="00AB1781">
        <w:t>will</w:t>
      </w:r>
      <w:r w:rsidRPr="00AB1781">
        <w:t xml:space="preserve"> get me out of this trap</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77777777" w:rsidR="002D71F0" w:rsidRPr="00AB1781" w:rsidRDefault="002D71F0" w:rsidP="00906079">
      <w:pPr>
        <w:pStyle w:val="EnglishHangNoCoptic"/>
      </w:pPr>
      <w:r w:rsidRPr="00AB1781">
        <w:t xml:space="preserve">6 Into </w:t>
      </w:r>
      <w:r w:rsidR="00E570CB">
        <w:t>Your</w:t>
      </w:r>
      <w:r w:rsidRPr="00AB1781">
        <w:t xml:space="preserve"> hands I entrust my spirit;</w:t>
      </w:r>
      <w:r w:rsidRPr="00AB1781">
        <w:rPr>
          <w:rStyle w:val="FootnoteReference"/>
        </w:rPr>
        <w:footnoteReference w:id="139"/>
      </w:r>
    </w:p>
    <w:p w14:paraId="57CECE8D" w14:textId="77777777" w:rsidR="002D71F0" w:rsidRPr="00AB1781" w:rsidRDefault="002D71F0" w:rsidP="00906079">
      <w:pPr>
        <w:pStyle w:val="EnglishHangEndNoCoptic"/>
      </w:pPr>
      <w:r w:rsidRPr="00AB1781">
        <w:tab/>
        <w:t xml:space="preserve">for </w:t>
      </w:r>
      <w:r w:rsidR="001040C8">
        <w:t>You</w:t>
      </w:r>
      <w:r w:rsidRPr="00AB1781">
        <w:t xml:space="preserve"> </w:t>
      </w:r>
      <w:r w:rsidR="00556387">
        <w:t>have</w:t>
      </w:r>
      <w:r w:rsidRPr="00AB1781">
        <w:t xml:space="preserve"> redeemed me, O Lord God of truth,</w:t>
      </w:r>
    </w:p>
    <w:p w14:paraId="33D6EA3D" w14:textId="77777777"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follies;</w:t>
      </w:r>
      <w:r w:rsidRPr="00AB1781">
        <w:rPr>
          <w:rStyle w:val="FootnoteReference"/>
        </w:rPr>
        <w:footnoteReference w:id="140"/>
      </w:r>
    </w:p>
    <w:p w14:paraId="56E4F908" w14:textId="77777777" w:rsidR="002D71F0" w:rsidRPr="00AB1781" w:rsidRDefault="002D71F0" w:rsidP="00906079">
      <w:pPr>
        <w:pStyle w:val="EnglishHangEndNoCoptic"/>
      </w:pPr>
      <w:r w:rsidRPr="00AB1781">
        <w:lastRenderedPageBreak/>
        <w:tab/>
        <w:t>but I trust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7777777"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humility</w:t>
      </w:r>
    </w:p>
    <w:p w14:paraId="3DED18BE" w14:textId="77777777" w:rsidR="002D71F0" w:rsidRPr="00AB1781" w:rsidRDefault="002D71F0" w:rsidP="00906079">
      <w:pPr>
        <w:pStyle w:val="EnglishHangEndNoCoptic"/>
      </w:pPr>
      <w:r w:rsidRPr="00AB1781">
        <w:tab/>
        <w:t xml:space="preserve">and </w:t>
      </w:r>
      <w:r w:rsidR="00556387">
        <w:t>have</w:t>
      </w:r>
      <w:r w:rsidRPr="00AB1781">
        <w:t xml:space="preserve"> saved my soul from wants.</w:t>
      </w:r>
    </w:p>
    <w:p w14:paraId="4BDB1161" w14:textId="77777777" w:rsidR="002D71F0" w:rsidRPr="00AB1781" w:rsidRDefault="002D71F0" w:rsidP="00906079">
      <w:pPr>
        <w:pStyle w:val="EnglishHangNoCoptic"/>
      </w:pPr>
      <w:r w:rsidRPr="00AB1781">
        <w:t xml:space="preserve">9 And </w:t>
      </w:r>
      <w:r w:rsidR="001040C8">
        <w:t>You</w:t>
      </w:r>
      <w:r w:rsidRPr="00AB1781">
        <w:t xml:space="preserve"> </w:t>
      </w:r>
      <w:r w:rsidR="00556387">
        <w:t>have</w:t>
      </w:r>
      <w:r w:rsidRPr="00AB1781">
        <w:t xml:space="preserve"> not shut me up</w:t>
      </w:r>
    </w:p>
    <w:p w14:paraId="2E36A6B5" w14:textId="77777777" w:rsidR="002D71F0" w:rsidRPr="00AB1781" w:rsidRDefault="002D71F0" w:rsidP="00906079">
      <w:pPr>
        <w:pStyle w:val="EnglishHangNoCoptic"/>
      </w:pPr>
      <w:r w:rsidRPr="00AB1781">
        <w:tab/>
        <w:t>in the hands of my enemies,</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7777777" w:rsidR="002D71F0" w:rsidRPr="00AB1781" w:rsidRDefault="002D71F0" w:rsidP="00906079">
      <w:pPr>
        <w:pStyle w:val="EnglishHangNoCoptic"/>
      </w:pPr>
      <w:r w:rsidRPr="00AB1781">
        <w:tab/>
        <w:t>for I am distressed;</w:t>
      </w:r>
    </w:p>
    <w:p w14:paraId="0D1617EE" w14:textId="77777777" w:rsidR="002D71F0" w:rsidRPr="00AB1781" w:rsidRDefault="002D71F0" w:rsidP="00906079">
      <w:pPr>
        <w:pStyle w:val="EnglishHangNoCoptic"/>
      </w:pPr>
      <w:r w:rsidRPr="00AB1781">
        <w:tab/>
        <w:t>my eye is troubled with anger,</w:t>
      </w:r>
    </w:p>
    <w:p w14:paraId="23A0C1A1" w14:textId="77777777" w:rsidR="002D71F0" w:rsidRPr="00AB1781" w:rsidRDefault="002D71F0" w:rsidP="00906079">
      <w:pPr>
        <w:pStyle w:val="EnglishHangEndNoCoptic"/>
      </w:pPr>
      <w:r w:rsidRPr="00AB1781">
        <w:tab/>
        <w:t>my soul and my body also.</w:t>
      </w:r>
    </w:p>
    <w:p w14:paraId="693111DB" w14:textId="77777777" w:rsidR="002D71F0" w:rsidRPr="00AB1781" w:rsidRDefault="002D71F0" w:rsidP="00906079">
      <w:pPr>
        <w:pStyle w:val="EnglishHangNoCoptic"/>
      </w:pPr>
      <w:r w:rsidRPr="00AB1781">
        <w:t>11 For my life is spent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77777777" w:rsidR="002D71F0" w:rsidRPr="00AB1781" w:rsidRDefault="002D71F0" w:rsidP="00906079">
      <w:pPr>
        <w:pStyle w:val="EnglishHangEndNoCoptic"/>
      </w:pPr>
      <w:r w:rsidRPr="00AB1781">
        <w:tab/>
        <w:t>those who see me outside shun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77777777" w:rsidR="002D71F0" w:rsidRPr="00AB1781" w:rsidRDefault="002D71F0" w:rsidP="00906079">
      <w:pPr>
        <w:pStyle w:val="EnglishHangNoCoptic"/>
      </w:pPr>
      <w:r w:rsidRPr="00AB1781">
        <w:t>14 For I hear the blame of many</w:t>
      </w:r>
    </w:p>
    <w:p w14:paraId="723C3EA3" w14:textId="77777777" w:rsidR="002D71F0" w:rsidRPr="00AB1781" w:rsidRDefault="002D71F0" w:rsidP="00906079">
      <w:pPr>
        <w:pStyle w:val="EnglishHangNoCoptic"/>
      </w:pPr>
      <w:r w:rsidRPr="00AB1781">
        <w:tab/>
        <w:t>who hover round me,</w:t>
      </w:r>
    </w:p>
    <w:p w14:paraId="0C3BE99B" w14:textId="77777777" w:rsidR="002D71F0" w:rsidRPr="00AB1781" w:rsidRDefault="002D71F0" w:rsidP="00906079">
      <w:pPr>
        <w:pStyle w:val="EnglishHangNoCoptic"/>
      </w:pPr>
      <w:r w:rsidRPr="00AB1781">
        <w:tab/>
        <w:t>as they conspire together against me</w:t>
      </w:r>
    </w:p>
    <w:p w14:paraId="717D927B" w14:textId="77777777" w:rsidR="002D71F0" w:rsidRPr="00AB1781" w:rsidRDefault="002D71F0" w:rsidP="00906079">
      <w:pPr>
        <w:pStyle w:val="EnglishHangEndNoCoptic"/>
      </w:pPr>
      <w:r w:rsidRPr="00AB1781">
        <w:tab/>
        <w:t>and plot to take my life.</w:t>
      </w:r>
    </w:p>
    <w:p w14:paraId="79697B35" w14:textId="77777777" w:rsidR="002D71F0" w:rsidRPr="00AB1781" w:rsidRDefault="002D71F0" w:rsidP="00906079">
      <w:pPr>
        <w:pStyle w:val="EnglishHangNoCoptic"/>
      </w:pPr>
      <w:r w:rsidRPr="00AB1781">
        <w:t xml:space="preserve">15 But I trust in </w:t>
      </w:r>
      <w:r w:rsidR="001040C8">
        <w:t>You</w:t>
      </w:r>
      <w:r w:rsidRPr="00AB1781">
        <w:t>, O Lord.</w:t>
      </w:r>
    </w:p>
    <w:p w14:paraId="5EA88A47" w14:textId="77777777" w:rsidR="002D71F0" w:rsidRPr="00AB1781" w:rsidRDefault="002D71F0" w:rsidP="00906079">
      <w:pPr>
        <w:pStyle w:val="EnglishHangEndNoCoptic"/>
      </w:pPr>
      <w:r w:rsidRPr="00AB1781">
        <w:tab/>
        <w:t>I say: ‘</w:t>
      </w:r>
      <w:r w:rsidR="001040C8">
        <w:t>You</w:t>
      </w:r>
      <w:r w:rsidRPr="00AB1781">
        <w:t xml:space="preserve"> </w:t>
      </w:r>
      <w:r w:rsidR="001040C8" w:rsidRPr="00AB1781">
        <w:t>are</w:t>
      </w:r>
      <w:r w:rsidRPr="00AB1781">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77777777" w:rsidR="002D71F0" w:rsidRPr="00AB1781" w:rsidRDefault="002D71F0" w:rsidP="00906079">
      <w:pPr>
        <w:pStyle w:val="EnglishHangNoCoptic"/>
      </w:pPr>
      <w:r w:rsidRPr="00AB1781">
        <w:tab/>
        <w:t>Deliver me from the hand of my enemies</w:t>
      </w:r>
    </w:p>
    <w:p w14:paraId="474C73C2" w14:textId="77777777" w:rsidR="002D71F0" w:rsidRPr="00AB1781" w:rsidRDefault="002D71F0" w:rsidP="00906079">
      <w:pPr>
        <w:pStyle w:val="EnglishHangEndNoCoptic"/>
      </w:pPr>
      <w:r w:rsidRPr="00AB1781">
        <w:tab/>
        <w:t>and from those who persecute me.</w:t>
      </w:r>
    </w:p>
    <w:p w14:paraId="5B01C333" w14:textId="77777777" w:rsidR="002D71F0" w:rsidRPr="00AB1781" w:rsidRDefault="002D71F0" w:rsidP="00906079">
      <w:pPr>
        <w:pStyle w:val="EnglishHangNoCoptic"/>
      </w:pPr>
      <w:r w:rsidRPr="00AB1781">
        <w:t xml:space="preserve">17 Let </w:t>
      </w:r>
      <w:r w:rsidR="00E570CB">
        <w:t>Your</w:t>
      </w:r>
      <w:r w:rsidRPr="00AB1781">
        <w:t xml:space="preserve"> face shine 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77777777" w:rsidR="002D71F0" w:rsidRPr="00AB1781" w:rsidRDefault="002D71F0" w:rsidP="00906079">
      <w:pPr>
        <w:pStyle w:val="EnglishHangNoCoptic"/>
      </w:pPr>
      <w:r w:rsidRPr="00AB1781">
        <w:t>18 O Lord, let me not be disappointed,</w:t>
      </w:r>
    </w:p>
    <w:p w14:paraId="44426F3E" w14:textId="77777777" w:rsidR="002D71F0" w:rsidRPr="00AB1781" w:rsidRDefault="002D71F0" w:rsidP="00906079">
      <w:pPr>
        <w:pStyle w:val="EnglishHangNoCoptic"/>
      </w:pPr>
      <w:r w:rsidRPr="00AB1781">
        <w:lastRenderedPageBreak/>
        <w:tab/>
        <w:t xml:space="preserve">for I call upon </w:t>
      </w:r>
      <w:r w:rsidR="001040C8">
        <w:t>You</w:t>
      </w:r>
      <w:r w:rsidRPr="00AB1781">
        <w:t>.</w:t>
      </w:r>
    </w:p>
    <w:p w14:paraId="43B284ED" w14:textId="77777777" w:rsidR="002D71F0" w:rsidRPr="00AB1781" w:rsidRDefault="002D71F0" w:rsidP="00906079">
      <w:pPr>
        <w:pStyle w:val="EnglishHangNoCoptic"/>
      </w:pPr>
      <w:r w:rsidRPr="00AB1781">
        <w:tab/>
        <w:t>Let the godless be disappointed</w:t>
      </w:r>
    </w:p>
    <w:p w14:paraId="32A2450D" w14:textId="77777777" w:rsidR="002D71F0" w:rsidRPr="00AB1781" w:rsidRDefault="002D71F0" w:rsidP="00906079">
      <w:pPr>
        <w:pStyle w:val="EnglishHangEndNoCoptic"/>
      </w:pPr>
      <w:r w:rsidRPr="00AB1781">
        <w:tab/>
        <w:t>and brought down to hell.</w:t>
      </w:r>
    </w:p>
    <w:p w14:paraId="163FCC1B" w14:textId="77777777" w:rsidR="002D71F0" w:rsidRPr="00AB1781" w:rsidRDefault="002D71F0" w:rsidP="00906079">
      <w:pPr>
        <w:pStyle w:val="EnglishHangNoCoptic"/>
      </w:pPr>
      <w:r w:rsidRPr="00AB1781">
        <w:t>19 Let lying lips be dumb</w:t>
      </w:r>
    </w:p>
    <w:p w14:paraId="2885ED1E" w14:textId="77777777" w:rsidR="002D71F0" w:rsidRPr="00AB1781" w:rsidRDefault="002D71F0" w:rsidP="00906079">
      <w:pPr>
        <w:pStyle w:val="EnglishHangNoCoptic"/>
      </w:pPr>
      <w:r w:rsidRPr="00AB1781">
        <w:tab/>
        <w:t>which forge iniquity against the righteous</w:t>
      </w:r>
    </w:p>
    <w:p w14:paraId="34E6726A" w14:textId="77777777" w:rsidR="002D71F0" w:rsidRPr="00AB1781" w:rsidRDefault="002D71F0" w:rsidP="00906079">
      <w:pPr>
        <w:pStyle w:val="EnglishHangEndNoCoptic"/>
      </w:pPr>
      <w:r w:rsidRPr="00AB1781">
        <w:tab/>
        <w:t>in pride and contempt.</w:t>
      </w:r>
    </w:p>
    <w:p w14:paraId="07C0102C" w14:textId="77777777" w:rsidR="002D71F0" w:rsidRPr="00AB1781" w:rsidRDefault="002D71F0" w:rsidP="00906079">
      <w:pPr>
        <w:pStyle w:val="EnglishHangNoCoptic"/>
      </w:pPr>
      <w:r w:rsidRPr="00AB1781">
        <w:t xml:space="preserve">20 O how great is </w:t>
      </w:r>
      <w:r w:rsidR="00E570CB">
        <w:t>Your</w:t>
      </w:r>
      <w:r w:rsidRPr="00AB1781">
        <w:t xml:space="preserve"> infinite goodness, O Lord,</w:t>
      </w:r>
      <w:r w:rsidRPr="00AB1781">
        <w:rPr>
          <w:rStyle w:val="FootnoteReference"/>
        </w:rPr>
        <w:footnoteReference w:id="141"/>
      </w:r>
    </w:p>
    <w:p w14:paraId="6E391C48" w14:textId="77777777"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p>
    <w:p w14:paraId="1FFEEE1E" w14:textId="77777777" w:rsidR="002D71F0" w:rsidRPr="00AB1781" w:rsidRDefault="002D71F0" w:rsidP="00906079">
      <w:pPr>
        <w:pStyle w:val="EnglishHangNoCoptic"/>
      </w:pPr>
      <w:r w:rsidRPr="00AB1781">
        <w:tab/>
        <w:t xml:space="preserve">and wrought for those who trust in </w:t>
      </w:r>
      <w:r w:rsidR="001040C8">
        <w:t>You</w:t>
      </w:r>
    </w:p>
    <w:p w14:paraId="1201C766" w14:textId="77777777" w:rsidR="002D71F0" w:rsidRPr="00906079" w:rsidRDefault="002D71F0" w:rsidP="00906079">
      <w:pPr>
        <w:pStyle w:val="EnglishHangEndNoCoptic"/>
      </w:pPr>
      <w:r w:rsidRPr="00AB1781">
        <w:tab/>
        <w:t>before the sons of men!</w:t>
      </w:r>
    </w:p>
    <w:p w14:paraId="694B4701" w14:textId="77777777" w:rsidR="002D71F0" w:rsidRPr="00AB1781" w:rsidRDefault="002D71F0" w:rsidP="00906079">
      <w:pPr>
        <w:pStyle w:val="EnglishHangNoCoptic"/>
      </w:pPr>
      <w:r w:rsidRPr="00AB1781">
        <w:t xml:space="preserve">21 </w:t>
      </w:r>
      <w:r w:rsidR="001040C8">
        <w:t>You</w:t>
      </w:r>
      <w:r w:rsidRPr="00AB1781">
        <w:t xml:space="preserve"> </w:t>
      </w:r>
      <w:r w:rsidR="001040C8">
        <w:t>hide</w:t>
      </w:r>
      <w:r w:rsidRPr="00AB1781">
        <w:t xml:space="preserve"> them in the secrecy of </w:t>
      </w:r>
      <w:r w:rsidR="00E570CB">
        <w:t>Your</w:t>
      </w:r>
      <w:r w:rsidRPr="00AB1781">
        <w:t xml:space="preserve"> presence</w:t>
      </w:r>
    </w:p>
    <w:p w14:paraId="07EFDEFD" w14:textId="77777777" w:rsidR="002D71F0" w:rsidRPr="00AB1781" w:rsidRDefault="002D71F0" w:rsidP="00906079">
      <w:pPr>
        <w:pStyle w:val="EnglishHangNoCoptic"/>
      </w:pPr>
      <w:r w:rsidRPr="00AB1781">
        <w:tab/>
        <w:t>from the disturbance of men;</w:t>
      </w:r>
    </w:p>
    <w:p w14:paraId="184A396C" w14:textId="77777777" w:rsidR="002D71F0" w:rsidRPr="00AB1781" w:rsidRDefault="002D71F0" w:rsidP="00906079">
      <w:pPr>
        <w:pStyle w:val="EnglishHangNoCoptic"/>
      </w:pPr>
      <w:r w:rsidRPr="00AB1781">
        <w:tab/>
      </w:r>
      <w:r w:rsidR="001040C8">
        <w:t>You</w:t>
      </w:r>
      <w:r w:rsidRPr="00AB1781">
        <w:t xml:space="preserve"> </w:t>
      </w:r>
      <w:r w:rsidR="001040C8">
        <w:t>shelter</w:t>
      </w:r>
      <w:r w:rsidRPr="00AB1781">
        <w:t xml:space="preserve"> them in </w:t>
      </w:r>
      <w:r w:rsidR="00E570CB">
        <w:t>Your</w:t>
      </w:r>
      <w:r w:rsidRPr="00AB1781">
        <w:t xml:space="preserve"> sanctuary</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77777777" w:rsidR="002D71F0" w:rsidRPr="00AB1781" w:rsidRDefault="002D71F0" w:rsidP="00906079">
      <w:pPr>
        <w:pStyle w:val="EnglishHangNoCoptic"/>
      </w:pPr>
      <w:r w:rsidRPr="00AB1781">
        <w:t>23 Yet I said in my madness:</w:t>
      </w:r>
    </w:p>
    <w:p w14:paraId="567B385F" w14:textId="77777777" w:rsidR="002D71F0" w:rsidRPr="00AB1781" w:rsidRDefault="002D71F0" w:rsidP="00906079">
      <w:pPr>
        <w:pStyle w:val="EnglishHangNoCoptic"/>
      </w:pPr>
      <w:r w:rsidRPr="00AB1781">
        <w:tab/>
        <w:t xml:space="preserve">‘I am an outcast to </w:t>
      </w:r>
      <w:r w:rsidR="00E570CB">
        <w:t>Your</w:t>
      </w:r>
      <w:r w:rsidRPr="00AB1781">
        <w:t xml:space="preserve"> watchful presence.’</w:t>
      </w:r>
      <w:r w:rsidRPr="00AB1781">
        <w:rPr>
          <w:rStyle w:val="FootnoteReference"/>
        </w:rPr>
        <w:footnoteReference w:id="142"/>
      </w:r>
    </w:p>
    <w:p w14:paraId="502E6AC1" w14:textId="77777777" w:rsidR="002D71F0" w:rsidRPr="00AB1781" w:rsidRDefault="002D71F0" w:rsidP="00906079">
      <w:pPr>
        <w:pStyle w:val="EnglishHangNoCoptic"/>
      </w:pPr>
      <w:r w:rsidRPr="00AB1781">
        <w:tab/>
        <w:t xml:space="preserve">But </w:t>
      </w:r>
      <w:r w:rsidR="001040C8">
        <w:t>You</w:t>
      </w:r>
      <w:r w:rsidRPr="00AB1781">
        <w:t xml:space="preserve"> </w:t>
      </w:r>
      <w:r w:rsidR="001040C8">
        <w:t>did</w:t>
      </w:r>
      <w:r w:rsidRPr="00AB1781">
        <w:t xml:space="preserve"> hear the voice of my prayer</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77777777" w:rsidR="002D71F0" w:rsidRPr="00AB1781" w:rsidRDefault="002D71F0" w:rsidP="00906079">
      <w:pPr>
        <w:pStyle w:val="EnglishHangNoCoptic"/>
      </w:pPr>
      <w:r w:rsidRPr="00AB1781">
        <w:t>24 Love the Lord, all you His Saints</w:t>
      </w:r>
    </w:p>
    <w:p w14:paraId="3B2AA9A0" w14:textId="77777777" w:rsidR="002D71F0" w:rsidRPr="00AB1781" w:rsidRDefault="002D71F0" w:rsidP="00906079">
      <w:pPr>
        <w:pStyle w:val="EnglishHangNoCoptic"/>
      </w:pPr>
      <w:r w:rsidRPr="00AB1781">
        <w:tab/>
        <w:t>for the Lord requires truth</w:t>
      </w:r>
    </w:p>
    <w:p w14:paraId="6EBA3A76" w14:textId="77777777" w:rsidR="002D71F0" w:rsidRPr="00AB1781" w:rsidRDefault="002D71F0" w:rsidP="00906079">
      <w:pPr>
        <w:pStyle w:val="EnglishHangEndNoCoptic"/>
      </w:pPr>
      <w:r w:rsidRPr="00AB1781">
        <w:tab/>
        <w:t>and fully repays those who act with pride.</w:t>
      </w:r>
      <w:r w:rsidRPr="00AB1781">
        <w:rPr>
          <w:rStyle w:val="FootnoteReference"/>
        </w:rPr>
        <w:footnoteReference w:id="143"/>
      </w:r>
    </w:p>
    <w:p w14:paraId="7961AAD0" w14:textId="77777777" w:rsidR="002D71F0" w:rsidRPr="00AB1781" w:rsidRDefault="002D71F0" w:rsidP="00906079">
      <w:pPr>
        <w:pStyle w:val="EnglishHangNoCoptic"/>
      </w:pPr>
      <w:r w:rsidRPr="00AB1781">
        <w:t>25 Have courage and let your heart be strong,</w:t>
      </w:r>
    </w:p>
    <w:p w14:paraId="32E2E7C6" w14:textId="77777777" w:rsidR="002D71F0" w:rsidRPr="00906079" w:rsidRDefault="002D71F0" w:rsidP="00906079">
      <w:pPr>
        <w:pStyle w:val="EnglishHangEndNoCoptic"/>
      </w:pPr>
      <w:r w:rsidRPr="00AB1781">
        <w:tab/>
        <w:t>all you who trust in the Lord.</w:t>
      </w:r>
    </w:p>
    <w:p w14:paraId="45E2544C" w14:textId="77777777" w:rsidR="002D71F0" w:rsidRPr="00906079" w:rsidRDefault="00906079" w:rsidP="00BF0205">
      <w:pPr>
        <w:pStyle w:val="Heading4"/>
      </w:pPr>
      <w:r>
        <w:t>Psalm</w:t>
      </w:r>
      <w:r w:rsidR="002D71F0" w:rsidRPr="00AB1781">
        <w:t xml:space="preserve"> 31</w:t>
      </w:r>
      <w:r>
        <w:t>: Blessed are they whose iniquities are forgiven</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77777777" w:rsidR="002D71F0" w:rsidRPr="00906079" w:rsidRDefault="002D71F0" w:rsidP="00906079">
      <w:pPr>
        <w:pStyle w:val="Rubric"/>
      </w:pPr>
      <w:r w:rsidRPr="00AB1781">
        <w:t>(By David. Of Contemplation)</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44"/>
      </w:r>
    </w:p>
    <w:p w14:paraId="5A1BE0CA" w14:textId="77777777" w:rsidR="002D71F0" w:rsidRPr="00AB1781" w:rsidRDefault="002D71F0" w:rsidP="00906079">
      <w:pPr>
        <w:pStyle w:val="EnglishHangNoCoptic"/>
      </w:pPr>
      <w:r w:rsidRPr="00AB1781">
        <w:lastRenderedPageBreak/>
        <w:t>2 Blessed is the man to whom the Lord imputes no sin</w:t>
      </w:r>
    </w:p>
    <w:p w14:paraId="7A8B89C9" w14:textId="77777777" w:rsidR="002D71F0" w:rsidRPr="00AB1781" w:rsidRDefault="002D71F0" w:rsidP="00906079">
      <w:pPr>
        <w:pStyle w:val="EnglishHangEndNoCoptic"/>
      </w:pPr>
      <w:r w:rsidRPr="00AB1781">
        <w:tab/>
        <w:t>and in whose mouth there is no deceit.</w:t>
      </w:r>
    </w:p>
    <w:p w14:paraId="5631CD25" w14:textId="77777777" w:rsidR="002D71F0" w:rsidRPr="00AB1781" w:rsidRDefault="002D71F0" w:rsidP="00906079">
      <w:pPr>
        <w:pStyle w:val="EnglishHangNoCoptic"/>
      </w:pPr>
      <w:r w:rsidRPr="00AB1781">
        <w:t>3 When I kept silent,</w:t>
      </w:r>
      <w:r w:rsidRPr="00AB1781">
        <w:rPr>
          <w:rStyle w:val="FootnoteReference"/>
        </w:rPr>
        <w:footnoteReference w:id="145"/>
      </w:r>
      <w:r w:rsidRPr="00AB1781">
        <w:t xml:space="preserve"> my bones grew old</w:t>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t xml:space="preserve">4 For day and night </w:t>
      </w:r>
      <w:r w:rsidR="00E570CB">
        <w:t>Your</w:t>
      </w:r>
      <w:r w:rsidRPr="00AB1781">
        <w:t xml:space="preserve"> hand was heavy upon me;</w:t>
      </w:r>
    </w:p>
    <w:p w14:paraId="3CE42427" w14:textId="77777777" w:rsidR="002D71F0" w:rsidRPr="00AB1781" w:rsidRDefault="002D71F0" w:rsidP="00906079">
      <w:pPr>
        <w:pStyle w:val="EnglishHangEndNoCoptic"/>
      </w:pPr>
      <w:r w:rsidRPr="00AB1781">
        <w:tab/>
        <w:t xml:space="preserve">I was reduced to misery by a piercing thorn. </w:t>
      </w:r>
      <w:r w:rsidRPr="00AB1781">
        <w:rPr>
          <w:i/>
        </w:rPr>
        <w:t>(Pause)</w:t>
      </w:r>
    </w:p>
    <w:p w14:paraId="174BC2CA" w14:textId="77777777" w:rsidR="002D71F0" w:rsidRPr="00AB1781" w:rsidRDefault="002D71F0" w:rsidP="00906079">
      <w:pPr>
        <w:pStyle w:val="EnglishHangNoCoptic"/>
      </w:pPr>
      <w:r w:rsidRPr="00AB1781">
        <w:t xml:space="preserve">5 I made known my sin to </w:t>
      </w:r>
      <w:r w:rsidR="001040C8">
        <w:t>You</w:t>
      </w:r>
    </w:p>
    <w:p w14:paraId="507C71F5" w14:textId="77777777" w:rsidR="002D71F0" w:rsidRPr="00AB1781" w:rsidRDefault="002D71F0" w:rsidP="00906079">
      <w:pPr>
        <w:pStyle w:val="EnglishHangNoCoptic"/>
      </w:pPr>
      <w:r w:rsidRPr="00AB1781">
        <w:tab/>
        <w:t>and no longer hid my iniquity.</w:t>
      </w:r>
    </w:p>
    <w:p w14:paraId="512CB525" w14:textId="77777777" w:rsidR="002D71F0" w:rsidRPr="00AB1781" w:rsidRDefault="002D71F0" w:rsidP="00906079">
      <w:pPr>
        <w:pStyle w:val="EnglishHangNoCoptic"/>
      </w:pPr>
      <w:r w:rsidRPr="00AB1781">
        <w:tab/>
        <w:t>I said: ‘I will confess against myself my sin to the Lord.’</w:t>
      </w:r>
    </w:p>
    <w:p w14:paraId="3B2E30EC" w14:textId="77777777" w:rsidR="002D71F0" w:rsidRPr="00906079" w:rsidRDefault="002D71F0" w:rsidP="00906079">
      <w:pPr>
        <w:pStyle w:val="EnglishHangEndNoCoptic"/>
      </w:pPr>
      <w:r w:rsidRPr="00AB1781">
        <w:tab/>
        <w:t xml:space="preserve">And </w:t>
      </w:r>
      <w:r w:rsidR="001040C8">
        <w:t>You</w:t>
      </w:r>
      <w:r w:rsidRPr="00AB1781">
        <w:t xml:space="preserve"> </w:t>
      </w:r>
      <w:r w:rsidR="001040C8">
        <w:t>forgave</w:t>
      </w:r>
      <w:r w:rsidRPr="00AB1781">
        <w:t xml:space="preserve"> the profanity of my heart. </w:t>
      </w:r>
      <w:r w:rsidRPr="00AB1781">
        <w:rPr>
          <w:i/>
        </w:rPr>
        <w:t>(Pause)</w:t>
      </w:r>
    </w:p>
    <w:p w14:paraId="76179776" w14:textId="77777777" w:rsidR="002D71F0" w:rsidRPr="00AB1781" w:rsidRDefault="002D71F0" w:rsidP="00906079">
      <w:pPr>
        <w:pStyle w:val="EnglishHangNoCoptic"/>
      </w:pPr>
      <w:r w:rsidRPr="00AB1781">
        <w:t xml:space="preserve">6 For this every saint should pray to </w:t>
      </w:r>
      <w:r w:rsidR="001040C8">
        <w:t>You</w:t>
      </w:r>
    </w:p>
    <w:p w14:paraId="021A7FE2" w14:textId="77777777" w:rsidR="002D71F0" w:rsidRPr="00AB1781" w:rsidRDefault="002D71F0" w:rsidP="00906079">
      <w:pPr>
        <w:pStyle w:val="EnglishHangNoCoptic"/>
      </w:pPr>
      <w:r w:rsidRPr="00AB1781">
        <w:tab/>
        <w:t>at the right time:</w:t>
      </w:r>
    </w:p>
    <w:p w14:paraId="4DA8B7E0" w14:textId="77777777" w:rsidR="002D71F0" w:rsidRPr="00AB1781" w:rsidRDefault="002D71F0" w:rsidP="00906079">
      <w:pPr>
        <w:pStyle w:val="EnglishHangNoCoptic"/>
      </w:pPr>
      <w:r w:rsidRPr="00AB1781">
        <w:tab/>
        <w:t>then in a flood of many waters</w:t>
      </w:r>
    </w:p>
    <w:p w14:paraId="5CA2DDBF" w14:textId="77777777" w:rsidR="002D71F0" w:rsidRPr="00AB1781" w:rsidRDefault="002D71F0" w:rsidP="00906079">
      <w:pPr>
        <w:pStyle w:val="EnglishHangEndNoCoptic"/>
      </w:pPr>
      <w:r w:rsidRPr="00AB1781">
        <w:tab/>
        <w:t>the waves will not come near him.</w:t>
      </w:r>
    </w:p>
    <w:p w14:paraId="6F21E344" w14:textId="77777777"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trouble besetting me;</w:t>
      </w:r>
    </w:p>
    <w:p w14:paraId="0218A3B7" w14:textId="77777777" w:rsidR="002D71F0" w:rsidRPr="00AB1781" w:rsidRDefault="002D71F0" w:rsidP="00906079">
      <w:pPr>
        <w:pStyle w:val="EnglishHangEndNoCoptic"/>
      </w:pPr>
      <w:r w:rsidRPr="00AB1781">
        <w:tab/>
        <w:t xml:space="preserve">my joy, deliver me from those who surround me. </w:t>
      </w:r>
      <w:r w:rsidRPr="00AB1781">
        <w:rPr>
          <w:i/>
        </w:rPr>
        <w:t>(Pause)</w:t>
      </w:r>
    </w:p>
    <w:p w14:paraId="064D4846" w14:textId="77777777" w:rsidR="002D71F0" w:rsidRPr="00AB1781" w:rsidRDefault="002D71F0" w:rsidP="00906079">
      <w:pPr>
        <w:pStyle w:val="EnglishHangNoCoptic"/>
      </w:pPr>
      <w:r w:rsidRPr="00AB1781">
        <w:t>8 ‘I will instruct you and teach you the way to go;</w:t>
      </w:r>
    </w:p>
    <w:p w14:paraId="5DDA6006" w14:textId="77777777" w:rsidR="002D71F0" w:rsidRPr="00AB1781" w:rsidRDefault="002D71F0" w:rsidP="00906079">
      <w:pPr>
        <w:pStyle w:val="EnglishHangEndNoCoptic"/>
      </w:pPr>
      <w:r w:rsidRPr="00AB1781">
        <w:tab/>
        <w:t>I will fix My eyes upon you.’</w:t>
      </w:r>
    </w:p>
    <w:p w14:paraId="1DA2B8AA" w14:textId="77777777" w:rsidR="002D71F0" w:rsidRPr="00AB1781" w:rsidRDefault="002D71F0" w:rsidP="00906079">
      <w:pPr>
        <w:pStyle w:val="EnglishHangNoCoptic"/>
      </w:pPr>
      <w:r w:rsidRPr="00AB1781">
        <w:t>9 Be not like a horse or a mule,</w:t>
      </w:r>
    </w:p>
    <w:p w14:paraId="06930AEF" w14:textId="77777777" w:rsidR="002D71F0" w:rsidRPr="00AB1781" w:rsidRDefault="002D71F0" w:rsidP="00906079">
      <w:pPr>
        <w:pStyle w:val="EnglishHangNoCoptic"/>
      </w:pPr>
      <w:r w:rsidRPr="00AB1781">
        <w:tab/>
        <w:t>which have no understanding,</w:t>
      </w:r>
    </w:p>
    <w:p w14:paraId="521716A4" w14:textId="77777777" w:rsidR="002D71F0" w:rsidRPr="00AB1781" w:rsidRDefault="002D71F0" w:rsidP="00906079">
      <w:pPr>
        <w:pStyle w:val="EnglishHangNoCoptic"/>
      </w:pPr>
      <w:r w:rsidRPr="00AB1781">
        <w:tab/>
        <w:t>whose mouth must be held with bit and bridle,</w:t>
      </w:r>
    </w:p>
    <w:p w14:paraId="5ACC64AC" w14:textId="77777777" w:rsidR="002D71F0" w:rsidRPr="00AB1781" w:rsidRDefault="002D71F0" w:rsidP="00906079">
      <w:pPr>
        <w:pStyle w:val="EnglishHangEndNoCoptic"/>
      </w:pPr>
      <w:r w:rsidRPr="00AB1781">
        <w:tab/>
        <w:t>or they will not come near you.</w:t>
      </w:r>
    </w:p>
    <w:p w14:paraId="6E3F052E" w14:textId="77777777" w:rsidR="002D71F0" w:rsidRPr="00AB1781" w:rsidRDefault="002D71F0" w:rsidP="00906079">
      <w:pPr>
        <w:pStyle w:val="EnglishHangNoCoptic"/>
      </w:pPr>
      <w:r w:rsidRPr="00AB1781">
        <w:t>10 Many are the scourges of the sinner,</w:t>
      </w:r>
    </w:p>
    <w:p w14:paraId="02B6A8BB" w14:textId="77777777" w:rsidR="002D71F0" w:rsidRPr="00AB1781" w:rsidRDefault="002D71F0" w:rsidP="00906079">
      <w:pPr>
        <w:pStyle w:val="EnglishHangEndNoCoptic"/>
      </w:pPr>
      <w:r w:rsidRPr="00AB1781">
        <w:tab/>
        <w:t>but mercy surrounds him who trusts in the Lord.</w:t>
      </w:r>
    </w:p>
    <w:p w14:paraId="3473BA84" w14:textId="77777777" w:rsidR="002D71F0" w:rsidRPr="00AB1781" w:rsidRDefault="002D71F0" w:rsidP="00906079">
      <w:pPr>
        <w:pStyle w:val="EnglishHangNoCoptic"/>
      </w:pPr>
      <w:r w:rsidRPr="00AB1781">
        <w:t>11 Be glad in the Lord and rejoice, you righteous;</w:t>
      </w:r>
    </w:p>
    <w:p w14:paraId="56C736B7" w14:textId="77777777" w:rsidR="00CF35A1" w:rsidRDefault="002D71F0" w:rsidP="009C1C97">
      <w:pPr>
        <w:pStyle w:val="EnglishHangEndNoCoptic"/>
      </w:pPr>
      <w:r w:rsidRPr="00AB1781">
        <w:tab/>
        <w:t>and exult all you whose hearts are right.</w:t>
      </w:r>
      <w:r w:rsidRPr="00AB1781">
        <w:rPr>
          <w:rStyle w:val="FootnoteReference"/>
        </w:rPr>
        <w:footnoteReference w:id="146"/>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953" w:name="_Ref435438533"/>
      <w:r w:rsidRPr="00AB1781">
        <w:lastRenderedPageBreak/>
        <w:t>K</w:t>
      </w:r>
      <w:r>
        <w:t>athisma 5</w:t>
      </w:r>
      <w:bookmarkEnd w:id="953"/>
    </w:p>
    <w:p w14:paraId="338AF661" w14:textId="77777777" w:rsidR="00950468" w:rsidRPr="00950468" w:rsidRDefault="00950468" w:rsidP="00BF0205">
      <w:pPr>
        <w:pStyle w:val="Heading4"/>
      </w:pPr>
      <w:r>
        <w:t>Psalm</w:t>
      </w:r>
      <w:r w:rsidRPr="00AB1781">
        <w:t xml:space="preserve"> 32</w:t>
      </w:r>
      <w:r>
        <w:t>: Rejoice in the Lord, you righteous</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7CB14237" w14:textId="77777777" w:rsidR="00950468" w:rsidRPr="00AB1781" w:rsidRDefault="00950468" w:rsidP="00950468">
      <w:pPr>
        <w:pStyle w:val="EnglishHangNoCoptic"/>
      </w:pPr>
      <w:r w:rsidRPr="00AB1781">
        <w:t>1 Rejoice in the Lord, you righteous!</w:t>
      </w:r>
    </w:p>
    <w:p w14:paraId="37463350" w14:textId="77777777" w:rsidR="00950468" w:rsidRPr="00AB1781" w:rsidRDefault="00950468" w:rsidP="00950468">
      <w:pPr>
        <w:pStyle w:val="EnglishHangEndNoCoptic"/>
      </w:pPr>
      <w:r w:rsidRPr="00AB1781">
        <w:tab/>
        <w:t>Praise befits the upright.</w:t>
      </w:r>
    </w:p>
    <w:p w14:paraId="1B2B5D4E" w14:textId="77777777" w:rsidR="00950468" w:rsidRPr="00AB1781" w:rsidRDefault="00950468" w:rsidP="00950468">
      <w:pPr>
        <w:pStyle w:val="EnglishHangNoCoptic"/>
      </w:pPr>
      <w:r w:rsidRPr="00AB1781">
        <w:t>2 Give thanks to the Lord with the harp;</w:t>
      </w:r>
    </w:p>
    <w:p w14:paraId="69A7399F" w14:textId="77777777" w:rsidR="00950468" w:rsidRPr="00AB1781" w:rsidRDefault="00950468" w:rsidP="00950468">
      <w:pPr>
        <w:pStyle w:val="EnglishHangEndNoCoptic"/>
      </w:pPr>
      <w:r w:rsidRPr="00AB1781">
        <w:tab/>
        <w:t>sing praises to Him with a ten-stringed psaltery.</w:t>
      </w:r>
    </w:p>
    <w:p w14:paraId="4F5A831E" w14:textId="77777777" w:rsidR="00950468" w:rsidRPr="00AB1781" w:rsidRDefault="00950468" w:rsidP="00950468">
      <w:pPr>
        <w:pStyle w:val="EnglishHangNoCoptic"/>
      </w:pPr>
      <w:r w:rsidRPr="00AB1781">
        <w:t>3 Sing Him a song that is new;</w:t>
      </w:r>
    </w:p>
    <w:p w14:paraId="5E65077D" w14:textId="77777777" w:rsidR="00950468" w:rsidRPr="00AB1781" w:rsidRDefault="00950468" w:rsidP="00950468">
      <w:pPr>
        <w:pStyle w:val="EnglishHangEndNoCoptic"/>
      </w:pPr>
      <w:r w:rsidRPr="00AB1781">
        <w:tab/>
        <w:t>sing with a will and a shout.</w:t>
      </w:r>
    </w:p>
    <w:p w14:paraId="64DD2E55" w14:textId="77777777" w:rsidR="00950468" w:rsidRPr="00AB1781" w:rsidRDefault="00950468" w:rsidP="00950468">
      <w:pPr>
        <w:pStyle w:val="EnglishHangNoCoptic"/>
      </w:pPr>
      <w:r w:rsidRPr="00AB1781">
        <w:t>4 For the word of the Lord is true,</w:t>
      </w:r>
    </w:p>
    <w:p w14:paraId="1447709D" w14:textId="77777777" w:rsidR="00950468" w:rsidRPr="00AB1781" w:rsidRDefault="00950468" w:rsidP="00950468">
      <w:pPr>
        <w:pStyle w:val="EnglishHangEndNoCoptic"/>
      </w:pPr>
      <w:r w:rsidRPr="00AB1781">
        <w:tab/>
        <w:t>and all His works are acts of faith.</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77777777" w:rsidR="00950468" w:rsidRPr="00AB1781" w:rsidRDefault="00950468" w:rsidP="00950468">
      <w:pPr>
        <w:pStyle w:val="EnglishHangEndNoCoptic"/>
      </w:pPr>
      <w:r w:rsidRPr="00AB1781">
        <w:tab/>
        <w:t>the earth is full of the love of God.</w:t>
      </w:r>
    </w:p>
    <w:p w14:paraId="76F38C51" w14:textId="77777777" w:rsidR="00950468" w:rsidRPr="00AB1781" w:rsidRDefault="00950468" w:rsidP="00950468">
      <w:pPr>
        <w:pStyle w:val="EnglishHangNoCoptic"/>
      </w:pPr>
      <w:r w:rsidRPr="00AB1781">
        <w:t>6 By the Word of the Lord the heavens were made,</w:t>
      </w:r>
    </w:p>
    <w:p w14:paraId="785AF2AA" w14:textId="77777777" w:rsidR="00950468" w:rsidRPr="00950468" w:rsidRDefault="00950468" w:rsidP="00950468">
      <w:pPr>
        <w:pStyle w:val="EnglishHangEndNoCoptic"/>
      </w:pPr>
      <w:r w:rsidRPr="00AB1781">
        <w:tab/>
        <w:t>all the heavenly host by the Breath of His mouth.</w:t>
      </w:r>
      <w:r w:rsidRPr="00AB1781">
        <w:rPr>
          <w:rStyle w:val="FootnoteReference"/>
        </w:rPr>
        <w:footnoteReference w:id="147"/>
      </w:r>
    </w:p>
    <w:p w14:paraId="541C4BAF" w14:textId="77777777" w:rsidR="00950468" w:rsidRPr="00AB1781" w:rsidRDefault="00950468" w:rsidP="00950468">
      <w:pPr>
        <w:pStyle w:val="EnglishHangNoCoptic"/>
      </w:pPr>
      <w:r w:rsidRPr="00AB1781">
        <w:t>7 He gathers the sea waters as in a wineskin,</w:t>
      </w:r>
    </w:p>
    <w:p w14:paraId="5C905004" w14:textId="77777777" w:rsidR="00950468" w:rsidRPr="00AB1781" w:rsidRDefault="00950468" w:rsidP="00950468">
      <w:pPr>
        <w:pStyle w:val="EnglishHangEndNoCoptic"/>
      </w:pPr>
      <w:r w:rsidRPr="00AB1781">
        <w:tab/>
        <w:t>He puts the oceans in His cellars.</w:t>
      </w:r>
    </w:p>
    <w:p w14:paraId="275A8252" w14:textId="77777777" w:rsidR="00950468" w:rsidRPr="00AB1781" w:rsidRDefault="00950468" w:rsidP="00950468">
      <w:pPr>
        <w:pStyle w:val="EnglishHangNoCoptic"/>
      </w:pPr>
      <w:r w:rsidRPr="00AB1781">
        <w:t>8 Let all the earth fear the Lord,</w:t>
      </w:r>
    </w:p>
    <w:p w14:paraId="56464799" w14:textId="77777777" w:rsidR="00950468" w:rsidRPr="00AB1781" w:rsidRDefault="00950468" w:rsidP="00950468">
      <w:pPr>
        <w:pStyle w:val="EnglishHangEndNoCoptic"/>
      </w:pPr>
      <w:r w:rsidRPr="00AB1781">
        <w:tab/>
        <w:t>all who dwell in the world be shaken by Him.</w:t>
      </w:r>
      <w:r w:rsidRPr="00AB1781">
        <w:rPr>
          <w:rStyle w:val="FootnoteReference"/>
        </w:rPr>
        <w:footnoteReference w:id="148"/>
      </w:r>
    </w:p>
    <w:p w14:paraId="6135A12E" w14:textId="77777777" w:rsidR="00950468" w:rsidRPr="00AB1781" w:rsidRDefault="00950468" w:rsidP="00950468">
      <w:pPr>
        <w:pStyle w:val="EnglishHangNoCoptic"/>
      </w:pPr>
      <w:r w:rsidRPr="00AB1781">
        <w:t>9 For He spoke, and they were born;</w:t>
      </w:r>
      <w:r w:rsidRPr="00AB1781">
        <w:rPr>
          <w:rStyle w:val="FootnoteReference"/>
        </w:rPr>
        <w:footnoteReference w:id="149"/>
      </w:r>
    </w:p>
    <w:p w14:paraId="6175516D" w14:textId="77777777" w:rsidR="00950468" w:rsidRPr="00AB1781" w:rsidRDefault="00950468" w:rsidP="00950468">
      <w:pPr>
        <w:pStyle w:val="EnglishHangEndNoCoptic"/>
      </w:pPr>
      <w:r w:rsidRPr="00AB1781">
        <w:tab/>
        <w:t>He commanded, and they were created.</w:t>
      </w:r>
    </w:p>
    <w:p w14:paraId="6CC1BC21" w14:textId="77777777" w:rsidR="00950468" w:rsidRPr="00AB1781" w:rsidRDefault="00950468" w:rsidP="00950468">
      <w:pPr>
        <w:pStyle w:val="EnglishHangNoCoptic"/>
      </w:pPr>
      <w:r w:rsidRPr="00AB1781">
        <w:t>10 The Lord wrecks the plans of nations;</w:t>
      </w:r>
    </w:p>
    <w:p w14:paraId="5F5B2FA7" w14:textId="77777777" w:rsidR="00950468" w:rsidRPr="00AB1781" w:rsidRDefault="00950468" w:rsidP="00950468">
      <w:pPr>
        <w:pStyle w:val="EnglishHangNoCoptic"/>
      </w:pPr>
      <w:r w:rsidRPr="00AB1781">
        <w:tab/>
        <w:t>He rejects the thoughts of peoples,</w:t>
      </w:r>
    </w:p>
    <w:p w14:paraId="484008A3" w14:textId="77777777" w:rsidR="00950468" w:rsidRPr="00AB1781" w:rsidRDefault="00950468" w:rsidP="00950468">
      <w:pPr>
        <w:pStyle w:val="EnglishHangEndNoCoptic"/>
      </w:pPr>
      <w:r w:rsidRPr="00AB1781">
        <w:tab/>
        <w:t>and rejects the plans of rulers.</w:t>
      </w:r>
    </w:p>
    <w:p w14:paraId="5B982F6D" w14:textId="77777777" w:rsidR="00950468" w:rsidRPr="00AB1781" w:rsidRDefault="00950468" w:rsidP="00950468">
      <w:pPr>
        <w:pStyle w:val="EnglishHangNoCoptic"/>
      </w:pPr>
      <w:r w:rsidRPr="00AB1781">
        <w:t>11 But the Lord’s plan continues for ever,</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7777777" w:rsidR="00950468" w:rsidRPr="00AB1781" w:rsidRDefault="00950468" w:rsidP="00950468">
      <w:pPr>
        <w:pStyle w:val="EnglishHangEndNoCoptic"/>
      </w:pPr>
      <w:r w:rsidRPr="00AB1781">
        <w:tab/>
        <w:t>the people whom He has chosen as His own inheritance.</w:t>
      </w:r>
    </w:p>
    <w:p w14:paraId="7C6B4FB6" w14:textId="77777777" w:rsidR="00950468" w:rsidRPr="00AB1781" w:rsidRDefault="00950468" w:rsidP="00950468">
      <w:pPr>
        <w:pStyle w:val="EnglishHangNoCoptic"/>
      </w:pPr>
      <w:r w:rsidRPr="00AB1781">
        <w:lastRenderedPageBreak/>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7777777" w:rsidR="00950468" w:rsidRPr="00AB1781" w:rsidRDefault="00950468" w:rsidP="00950468">
      <w:pPr>
        <w:pStyle w:val="EnglishHangNoCoptic"/>
      </w:pPr>
      <w:r w:rsidRPr="00AB1781">
        <w:t>14 From His permanent dwelling</w:t>
      </w:r>
    </w:p>
    <w:p w14:paraId="1D844AC8" w14:textId="77777777" w:rsidR="00950468" w:rsidRPr="00AB1781" w:rsidRDefault="00950468" w:rsidP="00950468">
      <w:pPr>
        <w:pStyle w:val="EnglishHangEndNoCoptic"/>
      </w:pPr>
      <w:r w:rsidRPr="00AB1781">
        <w:tab/>
        <w:t>He regards all who dwell on the earth.</w:t>
      </w:r>
    </w:p>
    <w:p w14:paraId="773598EB" w14:textId="77777777" w:rsidR="00950468" w:rsidRPr="00AB1781" w:rsidRDefault="00950468" w:rsidP="00950468">
      <w:pPr>
        <w:pStyle w:val="EnglishHangNoCoptic"/>
      </w:pPr>
      <w:r w:rsidRPr="00AB1781">
        <w:t>15 It is He Who forms their hearts separately,</w:t>
      </w:r>
    </w:p>
    <w:p w14:paraId="5E386D66" w14:textId="77777777" w:rsidR="00950468" w:rsidRPr="00AB1781" w:rsidRDefault="00950468" w:rsidP="00950468">
      <w:pPr>
        <w:pStyle w:val="EnglishHangEndNoCoptic"/>
      </w:pPr>
      <w:r w:rsidRPr="00AB1781">
        <w:tab/>
        <w:t>Who understands all their actions.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77777777" w:rsidR="00950468" w:rsidRPr="00AB1781" w:rsidRDefault="00950468" w:rsidP="00950468">
      <w:pPr>
        <w:pStyle w:val="EnglishHangNoCoptic"/>
      </w:pPr>
      <w:r w:rsidRPr="00AB1781">
        <w:t>17 A horse is a hoax for safety,</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77777777" w:rsidR="00950468" w:rsidRPr="00AB1781" w:rsidRDefault="00950468" w:rsidP="00950468">
      <w:pPr>
        <w:pStyle w:val="EnglishHangEndNoCoptic"/>
      </w:pPr>
      <w:r w:rsidRPr="00AB1781">
        <w:tab/>
        <w:t>on those who hope for His mercy,</w:t>
      </w:r>
    </w:p>
    <w:p w14:paraId="48E29B01" w14:textId="77777777" w:rsidR="00950468" w:rsidRPr="00AB1781" w:rsidRDefault="00950468" w:rsidP="00950468">
      <w:pPr>
        <w:pStyle w:val="EnglishHangNoCoptic"/>
      </w:pPr>
      <w:r w:rsidRPr="00AB1781">
        <w:t>19 to deliver their souls from death,</w:t>
      </w:r>
    </w:p>
    <w:p w14:paraId="386149A9" w14:textId="77777777" w:rsidR="00950468" w:rsidRPr="00AB1781" w:rsidRDefault="00950468" w:rsidP="00950468">
      <w:pPr>
        <w:pStyle w:val="EnglishHangEndNoCoptic"/>
      </w:pPr>
      <w:r w:rsidRPr="00AB1781">
        <w:tab/>
        <w:t>and to feed them in time of famine.</w:t>
      </w:r>
    </w:p>
    <w:p w14:paraId="07539923" w14:textId="77777777" w:rsidR="00950468" w:rsidRPr="00AB1781" w:rsidRDefault="00950468" w:rsidP="00950468">
      <w:pPr>
        <w:pStyle w:val="EnglishHangNoCoptic"/>
      </w:pPr>
      <w:r w:rsidRPr="00AB1781">
        <w:t>20 Our soul waits for the Lord;</w:t>
      </w:r>
    </w:p>
    <w:p w14:paraId="2D2684CB" w14:textId="77777777" w:rsidR="00950468" w:rsidRPr="00AB1781" w:rsidRDefault="00950468" w:rsidP="00950468">
      <w:pPr>
        <w:pStyle w:val="EnglishHangEndNoCoptic"/>
      </w:pPr>
      <w:r w:rsidRPr="00AB1781">
        <w:tab/>
        <w:t>for He is our helper and protector.</w:t>
      </w:r>
    </w:p>
    <w:p w14:paraId="39C1389D" w14:textId="77777777" w:rsidR="00950468" w:rsidRPr="00AB1781" w:rsidRDefault="00950468" w:rsidP="00950468">
      <w:pPr>
        <w:pStyle w:val="EnglishHangNoCoptic"/>
      </w:pPr>
      <w:r w:rsidRPr="00AB1781">
        <w:t>21 Our heart rejoices in Him,</w:t>
      </w:r>
    </w:p>
    <w:p w14:paraId="44A5A2D8" w14:textId="77777777" w:rsidR="00950468" w:rsidRPr="00AB1781" w:rsidRDefault="00950468" w:rsidP="00950468">
      <w:pPr>
        <w:pStyle w:val="EnglishHangEndNoCoptic"/>
      </w:pPr>
      <w:r w:rsidRPr="00AB1781">
        <w:tab/>
        <w:t>and we trust in His holy name.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77777777" w:rsidR="00950468" w:rsidRPr="00950468" w:rsidRDefault="00950468" w:rsidP="00950468">
      <w:pPr>
        <w:pStyle w:val="EnglishHangEndNoCoptic"/>
      </w:pPr>
      <w:r w:rsidRPr="00AB1781">
        <w:tab/>
        <w:t xml:space="preserve">as our trust is in </w:t>
      </w:r>
      <w:r w:rsidR="001040C8">
        <w:t>You</w:t>
      </w:r>
      <w:r w:rsidRPr="00AB1781">
        <w:t>.</w:t>
      </w:r>
    </w:p>
    <w:p w14:paraId="3CD4BC5D" w14:textId="77777777" w:rsidR="00950468" w:rsidRPr="00950468" w:rsidRDefault="00950468" w:rsidP="00BF0205">
      <w:pPr>
        <w:pStyle w:val="Heading4"/>
      </w:pPr>
      <w:bookmarkStart w:id="954" w:name="_Ref412110815"/>
      <w:r>
        <w:t>Psalm</w:t>
      </w:r>
      <w:r w:rsidRPr="00AB1781">
        <w:t xml:space="preserve"> 33</w:t>
      </w:r>
      <w:r>
        <w:t>: I will bless the Lord at all times</w:t>
      </w:r>
      <w:bookmarkEnd w:id="9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77777777" w:rsidR="00F14AA6" w:rsidRDefault="00F14AA6" w:rsidP="00950468">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3B94E064" w14:textId="77777777" w:rsidR="00950468" w:rsidRPr="00AB1781" w:rsidRDefault="00950468" w:rsidP="00950468">
      <w:pPr>
        <w:pStyle w:val="Rubric"/>
      </w:pPr>
      <w:r w:rsidRPr="00AB1781">
        <w:t>1 (By David, when he disguised his character before Abimelech, who let him go, and he went away)</w:t>
      </w:r>
    </w:p>
    <w:p w14:paraId="59712C33" w14:textId="77777777" w:rsidR="00950468" w:rsidRPr="00AB1781" w:rsidRDefault="00950468" w:rsidP="00950468">
      <w:pPr>
        <w:pStyle w:val="EnglishHangNoCoptic"/>
      </w:pPr>
      <w:r w:rsidRPr="00AB1781">
        <w:t>2 I will bless the Lord at all times,</w:t>
      </w:r>
    </w:p>
    <w:p w14:paraId="65B9927E" w14:textId="77777777" w:rsidR="00950468" w:rsidRPr="00AB1781" w:rsidRDefault="00950468" w:rsidP="00950468">
      <w:pPr>
        <w:pStyle w:val="EnglishHangEndNoCoptic"/>
      </w:pPr>
      <w:r w:rsidRPr="00AB1781">
        <w:tab/>
        <w:t>His praise shall be continually in my mouth.</w:t>
      </w:r>
    </w:p>
    <w:p w14:paraId="1B35D02E" w14:textId="77777777" w:rsidR="00950468" w:rsidRPr="00AB1781" w:rsidRDefault="00950468" w:rsidP="00950468">
      <w:pPr>
        <w:pStyle w:val="EnglishHangNoCoptic"/>
      </w:pPr>
      <w:r w:rsidRPr="00AB1781">
        <w:t>3 My soul will be praised in the Lord;</w:t>
      </w:r>
    </w:p>
    <w:p w14:paraId="7A803778" w14:textId="77777777" w:rsidR="00950468" w:rsidRPr="00AB1781" w:rsidRDefault="00950468" w:rsidP="00950468">
      <w:pPr>
        <w:pStyle w:val="EnglishHangEndNoCoptic"/>
      </w:pPr>
      <w:r w:rsidRPr="00AB1781">
        <w:tab/>
        <w:t>let the meek hear and rejoice.</w:t>
      </w:r>
    </w:p>
    <w:p w14:paraId="23DCF0BB" w14:textId="77777777" w:rsidR="00950468" w:rsidRPr="00AB1781" w:rsidRDefault="00950468" w:rsidP="00950468">
      <w:pPr>
        <w:pStyle w:val="EnglishHangNoCoptic"/>
      </w:pPr>
      <w:r w:rsidRPr="00AB1781">
        <w:lastRenderedPageBreak/>
        <w:t>4 O magnify the Lord with me,</w:t>
      </w:r>
    </w:p>
    <w:p w14:paraId="6E0BEC67" w14:textId="77777777" w:rsidR="00950468" w:rsidRPr="00AB1781" w:rsidRDefault="00950468" w:rsidP="00950468">
      <w:pPr>
        <w:pStyle w:val="EnglishHangEndNoCoptic"/>
      </w:pPr>
      <w:r w:rsidRPr="00AB1781">
        <w:tab/>
        <w:t>and let us exalt His name together.</w:t>
      </w:r>
    </w:p>
    <w:p w14:paraId="5A792DA4" w14:textId="77777777" w:rsidR="00950468" w:rsidRPr="00AB1781" w:rsidRDefault="00950468" w:rsidP="00950468">
      <w:pPr>
        <w:pStyle w:val="EnglishHangNoCoptic"/>
      </w:pPr>
      <w:r w:rsidRPr="00AB1781">
        <w:t>5 I sought the Lord and He answered me;</w:t>
      </w:r>
    </w:p>
    <w:p w14:paraId="75D8E117" w14:textId="77777777" w:rsidR="00950468" w:rsidRPr="00AB1781" w:rsidRDefault="00950468" w:rsidP="00950468">
      <w:pPr>
        <w:pStyle w:val="EnglishHangEndNoCoptic"/>
      </w:pPr>
      <w:r w:rsidRPr="00AB1781">
        <w:tab/>
        <w:t>and He delivered me out of all my troubles.</w:t>
      </w:r>
    </w:p>
    <w:p w14:paraId="1C401A81" w14:textId="77777777" w:rsidR="00950468" w:rsidRPr="00AB1781" w:rsidRDefault="00950468" w:rsidP="00950468">
      <w:pPr>
        <w:pStyle w:val="EnglishHangNoCoptic"/>
      </w:pPr>
      <w:r w:rsidRPr="00AB1781">
        <w:t>6 Surrender to Him and be radiant,</w:t>
      </w:r>
    </w:p>
    <w:p w14:paraId="6245971C" w14:textId="77777777" w:rsidR="00950468" w:rsidRPr="00AB1781" w:rsidRDefault="00950468" w:rsidP="00950468">
      <w:pPr>
        <w:pStyle w:val="EnglishHangEndNoCoptic"/>
      </w:pPr>
      <w:r w:rsidRPr="00AB1781">
        <w:tab/>
        <w:t>and your faces will never be ashamed.</w:t>
      </w:r>
    </w:p>
    <w:p w14:paraId="22C2FB9E" w14:textId="77777777" w:rsidR="00950468" w:rsidRPr="00AB1781" w:rsidRDefault="00950468" w:rsidP="00950468">
      <w:pPr>
        <w:pStyle w:val="EnglishHangNoCoptic"/>
      </w:pPr>
      <w:r w:rsidRPr="00AB1781">
        <w:t>7 This poor man cried and the Lord heard him</w:t>
      </w:r>
    </w:p>
    <w:p w14:paraId="2D3BAC33" w14:textId="77777777" w:rsidR="00950468" w:rsidRPr="00AB1781" w:rsidRDefault="00950468" w:rsidP="00950468">
      <w:pPr>
        <w:pStyle w:val="EnglishHangEndNoCoptic"/>
      </w:pPr>
      <w:r w:rsidRPr="00AB1781">
        <w:tab/>
        <w:t>and saved him out of all his troubles.</w:t>
      </w:r>
    </w:p>
    <w:p w14:paraId="6549E529" w14:textId="77777777" w:rsidR="00950468" w:rsidRPr="00AB1781" w:rsidRDefault="00950468" w:rsidP="00950468">
      <w:pPr>
        <w:pStyle w:val="EnglishHangNoCoptic"/>
      </w:pPr>
      <w:r w:rsidRPr="00AB1781">
        <w:t>8 The Angel of the Lord encamps</w:t>
      </w:r>
    </w:p>
    <w:p w14:paraId="5EE93E6B" w14:textId="77777777" w:rsidR="00950468" w:rsidRPr="00AB1781" w:rsidRDefault="00950468" w:rsidP="00950468">
      <w:pPr>
        <w:pStyle w:val="EnglishHangEndNoCoptic"/>
      </w:pPr>
      <w:r w:rsidRPr="00AB1781">
        <w:tab/>
        <w:t>round those who fear Him and delivers them.</w:t>
      </w:r>
    </w:p>
    <w:p w14:paraId="350C779F" w14:textId="77777777" w:rsidR="00950468" w:rsidRPr="00AB1781" w:rsidRDefault="00950468" w:rsidP="00950468">
      <w:pPr>
        <w:pStyle w:val="EnglishHangNoCoptic"/>
      </w:pPr>
      <w:r w:rsidRPr="00AB1781">
        <w:t>9 O taste and see that the Lord is good;</w:t>
      </w:r>
    </w:p>
    <w:p w14:paraId="3A55E60E" w14:textId="77777777" w:rsidR="00950468" w:rsidRPr="00AB1781" w:rsidRDefault="00950468" w:rsidP="00950468">
      <w:pPr>
        <w:pStyle w:val="EnglishHangEndNoCoptic"/>
      </w:pPr>
      <w:r w:rsidRPr="00AB1781">
        <w:tab/>
        <w:t>blessed is the man who trusts in Him.</w:t>
      </w:r>
    </w:p>
    <w:p w14:paraId="0C677205" w14:textId="77777777" w:rsidR="00950468" w:rsidRPr="00AB1781" w:rsidRDefault="00950468" w:rsidP="00950468">
      <w:pPr>
        <w:pStyle w:val="EnglishHangNoCoptic"/>
      </w:pPr>
      <w:r w:rsidRPr="00AB1781">
        <w:t>10 Fear the Lord, all you His saints;</w:t>
      </w:r>
    </w:p>
    <w:p w14:paraId="778DCF81" w14:textId="77777777" w:rsidR="00950468" w:rsidRPr="00AB1781" w:rsidRDefault="00950468" w:rsidP="00950468">
      <w:pPr>
        <w:pStyle w:val="EnglishHangEndNoCoptic"/>
      </w:pPr>
      <w:r w:rsidRPr="00AB1781">
        <w:tab/>
        <w:t>for those who fear Him lack nothing.</w:t>
      </w:r>
    </w:p>
    <w:p w14:paraId="165E6FB7" w14:textId="77777777" w:rsidR="00950468" w:rsidRPr="00AB1781" w:rsidRDefault="00950468" w:rsidP="00950468">
      <w:pPr>
        <w:pStyle w:val="EnglishHangNoCoptic"/>
      </w:pPr>
      <w:r w:rsidRPr="00AB1781">
        <w:t>11 The rich</w:t>
      </w:r>
      <w:r w:rsidRPr="00AB1781">
        <w:rPr>
          <w:rStyle w:val="FootnoteReference"/>
        </w:rPr>
        <w:footnoteReference w:id="150"/>
      </w:r>
      <w:r w:rsidRPr="00AB1781">
        <w:t xml:space="preserve"> do become poor and hungry,</w:t>
      </w:r>
    </w:p>
    <w:p w14:paraId="3FF09007" w14:textId="77777777" w:rsidR="00950468" w:rsidRPr="00AB1781" w:rsidRDefault="00950468" w:rsidP="00950468">
      <w:pPr>
        <w:pStyle w:val="EnglishHangEndNoCoptic"/>
      </w:pPr>
      <w:r w:rsidRPr="00AB1781">
        <w:tab/>
        <w:t xml:space="preserve">but those who seek the Lord lack no blessing. </w:t>
      </w:r>
      <w:r w:rsidRPr="00AB1781">
        <w:rPr>
          <w:i/>
        </w:rPr>
        <w:t>(Pause)</w:t>
      </w:r>
    </w:p>
    <w:p w14:paraId="0AD24080" w14:textId="77777777" w:rsidR="00950468" w:rsidRPr="00AB1781" w:rsidRDefault="00950468" w:rsidP="00950468">
      <w:pPr>
        <w:pStyle w:val="EnglishHangNoCoptic"/>
      </w:pPr>
      <w:r w:rsidRPr="00AB1781">
        <w:t>12 Come, children, listen to me;</w:t>
      </w:r>
    </w:p>
    <w:p w14:paraId="3F012DD1" w14:textId="77777777" w:rsidR="00950468" w:rsidRPr="00AB1781" w:rsidRDefault="00950468" w:rsidP="00950468">
      <w:pPr>
        <w:pStyle w:val="EnglishHangEndNoCoptic"/>
      </w:pPr>
      <w:r w:rsidRPr="00AB1781">
        <w:tab/>
        <w:t>I will teach you the fear of the Lord.</w:t>
      </w:r>
    </w:p>
    <w:p w14:paraId="2B47710F" w14:textId="77777777" w:rsidR="00950468" w:rsidRPr="00AB1781" w:rsidRDefault="00950468" w:rsidP="00950468">
      <w:pPr>
        <w:pStyle w:val="EnglishHangNoCoptic"/>
      </w:pPr>
      <w:r w:rsidRPr="00AB1781">
        <w:t>13 Who is the man who desires life</w:t>
      </w:r>
    </w:p>
    <w:p w14:paraId="6EC926E3" w14:textId="77777777" w:rsidR="00950468" w:rsidRPr="00AB1781" w:rsidRDefault="00950468" w:rsidP="00950468">
      <w:pPr>
        <w:pStyle w:val="EnglishHangEndNoCoptic"/>
      </w:pPr>
      <w:r w:rsidRPr="00AB1781">
        <w:tab/>
        <w:t>and loves to see good days?</w:t>
      </w:r>
    </w:p>
    <w:p w14:paraId="35E5B585" w14:textId="77777777" w:rsidR="00950468" w:rsidRPr="00AB1781" w:rsidRDefault="00950468" w:rsidP="00950468">
      <w:pPr>
        <w:pStyle w:val="EnglishHangNoCoptic"/>
      </w:pPr>
      <w:r w:rsidRPr="00AB1781">
        <w:t>14 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77777777" w:rsidR="00950468" w:rsidRPr="00AB1781" w:rsidRDefault="00950468" w:rsidP="00950468">
      <w:pPr>
        <w:pStyle w:val="EnglishHangNoCoptic"/>
      </w:pPr>
      <w:r w:rsidRPr="00AB1781">
        <w:t>15 Shun evil and do good;</w:t>
      </w:r>
    </w:p>
    <w:p w14:paraId="70C7E5D8" w14:textId="77777777" w:rsidR="00950468" w:rsidRPr="00AB1781" w:rsidRDefault="00950468" w:rsidP="00950468">
      <w:pPr>
        <w:pStyle w:val="EnglishHangEndNoCoptic"/>
      </w:pPr>
      <w:r w:rsidRPr="00AB1781">
        <w:tab/>
        <w:t>seek peace and pursue it.</w:t>
      </w:r>
    </w:p>
    <w:p w14:paraId="3FC9772B" w14:textId="77777777" w:rsidR="00950468" w:rsidRPr="00AB1781" w:rsidRDefault="00950468" w:rsidP="00950468">
      <w:pPr>
        <w:pStyle w:val="EnglishHangNoCoptic"/>
      </w:pPr>
      <w:r w:rsidRPr="00AB1781">
        <w:t>16 The eyes of the Lord are on the righteous,</w:t>
      </w:r>
    </w:p>
    <w:p w14:paraId="2EED9572" w14:textId="77777777" w:rsidR="00950468" w:rsidRPr="00AB1781" w:rsidRDefault="00950468" w:rsidP="00950468">
      <w:pPr>
        <w:pStyle w:val="EnglishHangEndNoCoptic"/>
      </w:pPr>
      <w:r w:rsidRPr="00AB1781">
        <w:tab/>
        <w:t>and His ears are open to their prayer.</w:t>
      </w:r>
    </w:p>
    <w:p w14:paraId="6B8B14AC" w14:textId="77777777" w:rsidR="00950468" w:rsidRPr="00AB1781" w:rsidRDefault="00950468" w:rsidP="00950468">
      <w:pPr>
        <w:pStyle w:val="EnglishHangNoCoptic"/>
      </w:pPr>
      <w:r w:rsidRPr="00AB1781">
        <w:t>17 But the face of the Lord is against evildoers,</w:t>
      </w:r>
    </w:p>
    <w:p w14:paraId="51A4F7A7" w14:textId="77777777" w:rsidR="00950468" w:rsidRPr="00950468" w:rsidRDefault="00950468" w:rsidP="00950468">
      <w:pPr>
        <w:pStyle w:val="EnglishHangEndNoCoptic"/>
      </w:pPr>
      <w:r w:rsidRPr="00AB1781">
        <w:tab/>
        <w:t>to wipe their memory from the land.</w:t>
      </w:r>
      <w:r w:rsidRPr="00AB1781">
        <w:rPr>
          <w:rStyle w:val="FootnoteReference"/>
        </w:rPr>
        <w:footnoteReference w:id="151"/>
      </w:r>
    </w:p>
    <w:p w14:paraId="40BDB489" w14:textId="77777777" w:rsidR="00950468" w:rsidRPr="00AB1781" w:rsidRDefault="00950468" w:rsidP="00950468">
      <w:pPr>
        <w:pStyle w:val="EnglishHangNoCoptic"/>
      </w:pPr>
      <w:r w:rsidRPr="00AB1781">
        <w:t>18 The righteous cry and the Lord hears them</w:t>
      </w:r>
    </w:p>
    <w:p w14:paraId="48C3B0B4" w14:textId="77777777" w:rsidR="00950468" w:rsidRPr="00AB1781" w:rsidRDefault="00950468" w:rsidP="00950468">
      <w:pPr>
        <w:pStyle w:val="EnglishHangEndNoCoptic"/>
      </w:pPr>
      <w:r w:rsidRPr="00AB1781">
        <w:tab/>
        <w:t>and delivers them from all their troubles.</w:t>
      </w:r>
    </w:p>
    <w:p w14:paraId="165EC76E" w14:textId="77777777" w:rsidR="00950468" w:rsidRPr="00AB1781" w:rsidRDefault="00950468" w:rsidP="00950468">
      <w:pPr>
        <w:pStyle w:val="EnglishHangNoCoptic"/>
      </w:pPr>
      <w:r w:rsidRPr="00AB1781">
        <w:t>19 The Lord is near the broken-hearted,</w:t>
      </w:r>
    </w:p>
    <w:p w14:paraId="4D1578DD" w14:textId="77777777" w:rsidR="00950468" w:rsidRPr="00AB1781" w:rsidRDefault="00950468" w:rsidP="00950468">
      <w:pPr>
        <w:pStyle w:val="EnglishHangEndNoCoptic"/>
      </w:pPr>
      <w:r w:rsidRPr="00AB1781">
        <w:tab/>
        <w:t>and will save those who are humble in spirit.</w:t>
      </w:r>
    </w:p>
    <w:p w14:paraId="4BCA8F13" w14:textId="77777777" w:rsidR="00950468" w:rsidRPr="00AB1781" w:rsidRDefault="00950468" w:rsidP="00950468">
      <w:pPr>
        <w:pStyle w:val="EnglishHangNoCoptic"/>
      </w:pPr>
      <w:r w:rsidRPr="00AB1781">
        <w:lastRenderedPageBreak/>
        <w:t>20 Many are the troubles of the righteous,</w:t>
      </w:r>
    </w:p>
    <w:p w14:paraId="34DFAF1C" w14:textId="77777777" w:rsidR="00950468" w:rsidRPr="00AB1781" w:rsidRDefault="00950468" w:rsidP="00950468">
      <w:pPr>
        <w:pStyle w:val="EnglishHangEndNoCoptic"/>
      </w:pPr>
      <w:r w:rsidRPr="00AB1781">
        <w:tab/>
        <w:t>but the Lord will deliver them from them all.</w:t>
      </w:r>
    </w:p>
    <w:p w14:paraId="044D8B89" w14:textId="77777777" w:rsidR="00950468" w:rsidRPr="00AB1781" w:rsidRDefault="00950468" w:rsidP="00950468">
      <w:pPr>
        <w:pStyle w:val="EnglishHangNoCoptic"/>
      </w:pPr>
      <w:r w:rsidRPr="00AB1781">
        <w:t>21 The Lord guards all their bones,</w:t>
      </w:r>
    </w:p>
    <w:p w14:paraId="2DEEA963" w14:textId="77777777" w:rsidR="00950468" w:rsidRPr="00AB1781" w:rsidRDefault="00950468" w:rsidP="00950468">
      <w:pPr>
        <w:pStyle w:val="EnglishHangEndNoCoptic"/>
      </w:pPr>
      <w:r w:rsidRPr="00AB1781">
        <w:tab/>
        <w:t>not one of them will be broken.</w:t>
      </w:r>
    </w:p>
    <w:p w14:paraId="37E511A8" w14:textId="77777777" w:rsidR="00950468" w:rsidRPr="00AB1781" w:rsidRDefault="00950468" w:rsidP="00950468">
      <w:pPr>
        <w:pStyle w:val="EnglishHangNoCoptic"/>
      </w:pPr>
      <w:r w:rsidRPr="00AB1781">
        <w:t>22 The death of sinners is evil,</w:t>
      </w:r>
    </w:p>
    <w:p w14:paraId="69E339F0" w14:textId="77777777" w:rsidR="00950468" w:rsidRPr="00AB1781" w:rsidRDefault="00950468" w:rsidP="00950468">
      <w:pPr>
        <w:pStyle w:val="EnglishHangEndNoCoptic"/>
      </w:pPr>
      <w:r w:rsidRPr="00AB1781">
        <w:tab/>
        <w:t>and those who hate the just man sin.</w:t>
      </w:r>
    </w:p>
    <w:p w14:paraId="4D329935" w14:textId="77777777" w:rsidR="00950468" w:rsidRPr="00AB1781" w:rsidRDefault="00950468" w:rsidP="00950468">
      <w:pPr>
        <w:pStyle w:val="EnglishHangNoCoptic"/>
      </w:pPr>
      <w:r w:rsidRPr="00AB1781">
        <w:t>23 The Lord will redeem the souls of His servants,</w:t>
      </w:r>
    </w:p>
    <w:p w14:paraId="292C6B1C" w14:textId="77777777" w:rsidR="00950468" w:rsidRPr="00950468" w:rsidRDefault="00950468" w:rsidP="00950468">
      <w:pPr>
        <w:pStyle w:val="EnglishHangEndNoCoptic"/>
      </w:pPr>
      <w:r w:rsidRPr="00AB1781">
        <w:tab/>
        <w:t>and none will sin who trust in Him.</w:t>
      </w:r>
    </w:p>
    <w:p w14:paraId="68D15BBE" w14:textId="42B9877A" w:rsidR="00F933DE" w:rsidRDefault="00F933DE" w:rsidP="00F933DE">
      <w:pPr>
        <w:pStyle w:val="Rubric"/>
      </w:pPr>
      <w:r>
        <w:t>Glory…</w:t>
      </w:r>
    </w:p>
    <w:p w14:paraId="2815D762" w14:textId="77777777" w:rsidR="00950468" w:rsidRPr="00950468" w:rsidRDefault="00950468" w:rsidP="00BF0205">
      <w:pPr>
        <w:pStyle w:val="Heading4"/>
      </w:pPr>
      <w:r>
        <w:t>Psalm</w:t>
      </w:r>
      <w:r w:rsidRPr="00AB1781">
        <w:t xml:space="preserve"> 34</w:t>
      </w:r>
      <w:r>
        <w:t>: Judge those who wrong me, O Lord</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77777777" w:rsidR="00950468" w:rsidRPr="00AB1781" w:rsidRDefault="00950468" w:rsidP="00950468">
      <w:pPr>
        <w:pStyle w:val="EnglishHangNoCoptic"/>
      </w:pPr>
      <w:r w:rsidRPr="00AB1781">
        <w:t>1 Judge those who wrong me, O Lord,</w:t>
      </w:r>
    </w:p>
    <w:p w14:paraId="789E414B" w14:textId="77777777" w:rsidR="00950468" w:rsidRPr="00AB1781" w:rsidRDefault="00950468" w:rsidP="00950468">
      <w:pPr>
        <w:pStyle w:val="EnglishHangEndNoCoptic"/>
      </w:pPr>
      <w:r w:rsidRPr="00AB1781">
        <w:tab/>
        <w:t>fight those who fight me.</w:t>
      </w:r>
    </w:p>
    <w:p w14:paraId="6A3BC312" w14:textId="77777777" w:rsidR="00950468" w:rsidRPr="00AB1781" w:rsidRDefault="00950468" w:rsidP="00950468">
      <w:pPr>
        <w:pStyle w:val="EnglishHangNoCoptic"/>
      </w:pPr>
      <w:r w:rsidRPr="00AB1781">
        <w:t>2 Take arms and shield,</w:t>
      </w:r>
    </w:p>
    <w:p w14:paraId="11B767E0" w14:textId="77777777" w:rsidR="00950468" w:rsidRPr="00AB1781" w:rsidRDefault="00950468" w:rsidP="00950468">
      <w:pPr>
        <w:pStyle w:val="EnglishHangEndNoCoptic"/>
      </w:pPr>
      <w:r w:rsidRPr="00AB1781">
        <w:tab/>
        <w:t>and rise to help me.</w:t>
      </w:r>
      <w:r w:rsidRPr="00AB1781">
        <w:rPr>
          <w:rStyle w:val="FootnoteReference"/>
        </w:rPr>
        <w:footnoteReference w:id="152"/>
      </w:r>
    </w:p>
    <w:p w14:paraId="4418CA27" w14:textId="77777777" w:rsidR="00950468" w:rsidRPr="00AB1781" w:rsidRDefault="00950468" w:rsidP="00950468">
      <w:pPr>
        <w:pStyle w:val="EnglishHangNoCoptic"/>
      </w:pPr>
      <w:r w:rsidRPr="00AB1781">
        <w:t>3 Draw the sword and bar the way</w:t>
      </w:r>
    </w:p>
    <w:p w14:paraId="0610027A" w14:textId="77777777" w:rsidR="00950468" w:rsidRPr="00AB1781" w:rsidRDefault="00950468" w:rsidP="00950468">
      <w:pPr>
        <w:pStyle w:val="EnglishHangNoCoptic"/>
      </w:pPr>
      <w:r w:rsidRPr="00AB1781">
        <w:tab/>
        <w:t>against those who persecute me.</w:t>
      </w:r>
    </w:p>
    <w:p w14:paraId="2F3BC0A9" w14:textId="77777777" w:rsidR="00950468" w:rsidRPr="00AB1781" w:rsidRDefault="00950468" w:rsidP="00950468">
      <w:pPr>
        <w:pStyle w:val="EnglishHangEndNoCoptic"/>
      </w:pPr>
      <w:r w:rsidRPr="00AB1781">
        <w:tab/>
        <w:t>Say to my soul: ‘I am your salvation.’</w:t>
      </w:r>
    </w:p>
    <w:p w14:paraId="225AF208" w14:textId="77777777" w:rsidR="00950468" w:rsidRPr="00AB1781" w:rsidRDefault="00950468" w:rsidP="00950468">
      <w:pPr>
        <w:pStyle w:val="EnglishHangNoCoptic"/>
      </w:pPr>
      <w:r w:rsidRPr="00AB1781">
        <w:t>4 Let those who seek my life be ashamed and confounded;</w:t>
      </w:r>
    </w:p>
    <w:p w14:paraId="1603E032" w14:textId="77777777" w:rsidR="00950468" w:rsidRPr="00AB1781" w:rsidRDefault="00950468" w:rsidP="00950468">
      <w:pPr>
        <w:pStyle w:val="EnglishHangEndNoCoptic"/>
      </w:pPr>
      <w:r w:rsidRPr="00AB1781">
        <w:tab/>
        <w:t>let those who devise evils for me be abashed and routed.</w:t>
      </w:r>
    </w:p>
    <w:p w14:paraId="2DBC95FD" w14:textId="77777777" w:rsidR="00950468" w:rsidRPr="00AB1781" w:rsidRDefault="00950468" w:rsidP="00950468">
      <w:pPr>
        <w:pStyle w:val="EnglishHangNoCoptic"/>
      </w:pPr>
      <w:r w:rsidRPr="00AB1781">
        <w:t>5 Let them be like dust in the face of the wind,</w:t>
      </w:r>
    </w:p>
    <w:p w14:paraId="36D2CAC0" w14:textId="77777777" w:rsidR="00950468" w:rsidRPr="00AB1781" w:rsidRDefault="00950468" w:rsidP="00950468">
      <w:pPr>
        <w:pStyle w:val="EnglishHangEndNoCoptic"/>
      </w:pPr>
      <w:r w:rsidRPr="00AB1781">
        <w:tab/>
        <w:t>and let the angel of the Lord drive them.</w:t>
      </w:r>
    </w:p>
    <w:p w14:paraId="4FB8F84C" w14:textId="77777777" w:rsidR="00950468" w:rsidRPr="00AB1781" w:rsidRDefault="00950468" w:rsidP="00950468">
      <w:pPr>
        <w:pStyle w:val="EnglishHangNoCoptic"/>
      </w:pPr>
      <w:r w:rsidRPr="00AB1781">
        <w:t>6 Let their way be dark and slippery,</w:t>
      </w:r>
    </w:p>
    <w:p w14:paraId="061A5F91" w14:textId="77777777" w:rsidR="00950468" w:rsidRPr="00AB1781" w:rsidRDefault="00950468" w:rsidP="00950468">
      <w:pPr>
        <w:pStyle w:val="EnglishHangEndNoCoptic"/>
      </w:pPr>
      <w:r w:rsidRPr="00AB1781">
        <w:tab/>
        <w:t>and let the angel of the Lord pursue them.</w:t>
      </w:r>
    </w:p>
    <w:p w14:paraId="3CD0FCFE" w14:textId="77777777" w:rsidR="00950468" w:rsidRPr="00AB1781" w:rsidRDefault="00950468" w:rsidP="00950468">
      <w:pPr>
        <w:pStyle w:val="EnglishHangNoCoptic"/>
      </w:pPr>
      <w:r w:rsidRPr="00AB1781">
        <w:t>7 For they hid their destructive snare for me without cause;</w:t>
      </w:r>
    </w:p>
    <w:p w14:paraId="38866268" w14:textId="77777777" w:rsidR="00950468" w:rsidRPr="00AB1781" w:rsidRDefault="00950468" w:rsidP="00950468">
      <w:pPr>
        <w:pStyle w:val="EnglishHangEndNoCoptic"/>
      </w:pPr>
      <w:r w:rsidRPr="00AB1781">
        <w:tab/>
        <w:t>in vain they reproached my soul.</w:t>
      </w:r>
    </w:p>
    <w:p w14:paraId="167A0A39" w14:textId="77777777" w:rsidR="00950468" w:rsidRPr="00AB1781" w:rsidRDefault="00950468" w:rsidP="00950468">
      <w:pPr>
        <w:pStyle w:val="EnglishHangNoCoptic"/>
      </w:pPr>
      <w:r w:rsidRPr="00AB1781">
        <w:lastRenderedPageBreak/>
        <w:t>8 Let a snare come upon them unawares;</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77777777" w:rsidR="00950468" w:rsidRPr="00AB1781" w:rsidRDefault="00950468" w:rsidP="00950468">
      <w:pPr>
        <w:pStyle w:val="EnglishHangNoCoptic"/>
      </w:pPr>
      <w:r w:rsidRPr="00AB1781">
        <w:t>9 But my soul shall rejoice in the Lord</w:t>
      </w:r>
    </w:p>
    <w:p w14:paraId="343BDD76" w14:textId="77777777" w:rsidR="00950468" w:rsidRPr="00AB1781" w:rsidRDefault="00950468" w:rsidP="00950468">
      <w:pPr>
        <w:pStyle w:val="EnglishHangEndNoCoptic"/>
      </w:pPr>
      <w:r w:rsidRPr="00AB1781">
        <w:tab/>
        <w:t>and delight in His salvation.</w:t>
      </w:r>
    </w:p>
    <w:p w14:paraId="77ABB874" w14:textId="77777777" w:rsidR="00950468" w:rsidRPr="00AB1781" w:rsidRDefault="00950468" w:rsidP="00950468">
      <w:pPr>
        <w:pStyle w:val="EnglishHangNoCoptic"/>
      </w:pPr>
      <w:r w:rsidRPr="00AB1781">
        <w:t xml:space="preserve">10 All my bones will say: ‘Lord, who is like </w:t>
      </w:r>
      <w:r w:rsidR="001040C8">
        <w:t>You</w:t>
      </w:r>
      <w:r w:rsidRPr="00AB1781">
        <w:t>,</w:t>
      </w:r>
    </w:p>
    <w:p w14:paraId="11D02A03" w14:textId="77777777" w:rsidR="00950468" w:rsidRPr="00AB1781" w:rsidRDefault="00950468" w:rsidP="00950468">
      <w:pPr>
        <w:pStyle w:val="EnglishHangNoCoptic"/>
      </w:pPr>
      <w:r w:rsidRPr="00AB1781">
        <w:tab/>
        <w:t>who rescues the poor from the clutch of their overlords,</w:t>
      </w:r>
    </w:p>
    <w:p w14:paraId="79E86FE8" w14:textId="77777777" w:rsidR="00950468" w:rsidRPr="00AB1781" w:rsidRDefault="00950468" w:rsidP="00950468">
      <w:pPr>
        <w:pStyle w:val="EnglishHangEndNoCoptic"/>
      </w:pPr>
      <w:r w:rsidRPr="00AB1781">
        <w:tab/>
        <w:t>and the poor and needy from those who rob them?’</w:t>
      </w:r>
    </w:p>
    <w:p w14:paraId="651A07AC" w14:textId="77777777" w:rsidR="00950468" w:rsidRPr="00AB1781" w:rsidRDefault="00950468" w:rsidP="00950468">
      <w:pPr>
        <w:pStyle w:val="EnglishHangNoCoptic"/>
      </w:pPr>
      <w:r w:rsidRPr="00AB1781">
        <w:t>11 False witnesses rose up against me,</w:t>
      </w:r>
    </w:p>
    <w:p w14:paraId="32A53D02" w14:textId="77777777" w:rsidR="00950468" w:rsidRPr="00AB1781" w:rsidRDefault="00950468" w:rsidP="00950468">
      <w:pPr>
        <w:pStyle w:val="EnglishHangEndNoCoptic"/>
      </w:pPr>
      <w:r w:rsidRPr="00AB1781">
        <w:tab/>
        <w:t>and asked me things of which I knew nothing.</w:t>
      </w:r>
    </w:p>
    <w:p w14:paraId="0822424F" w14:textId="77777777" w:rsidR="00950468" w:rsidRPr="00AB1781" w:rsidRDefault="00950468" w:rsidP="00950468">
      <w:pPr>
        <w:pStyle w:val="EnglishHangNoCoptic"/>
      </w:pPr>
      <w:r w:rsidRPr="00AB1781">
        <w:t>12 They repaid me evil for good,</w:t>
      </w:r>
    </w:p>
    <w:p w14:paraId="2556763E" w14:textId="77777777" w:rsidR="00950468" w:rsidRPr="00AB1781" w:rsidRDefault="00950468" w:rsidP="00950468">
      <w:pPr>
        <w:pStyle w:val="EnglishHangEndNoCoptic"/>
      </w:pPr>
      <w:r w:rsidRPr="00AB1781">
        <w:tab/>
        <w:t>to the desolation of my soul.</w:t>
      </w:r>
    </w:p>
    <w:p w14:paraId="0102DC14" w14:textId="77777777" w:rsidR="00950468" w:rsidRPr="00AB1781" w:rsidRDefault="00950468" w:rsidP="00950468">
      <w:pPr>
        <w:pStyle w:val="EnglishHangNoCoptic"/>
      </w:pPr>
      <w:r w:rsidRPr="00AB1781">
        <w:t>13 But I put on sackcloth, a hair-shirt</w:t>
      </w:r>
    </w:p>
    <w:p w14:paraId="65C19D8A" w14:textId="77777777" w:rsidR="00950468" w:rsidRPr="00AB1781" w:rsidRDefault="00950468" w:rsidP="00950468">
      <w:pPr>
        <w:pStyle w:val="EnglishHangNoCoptic"/>
      </w:pPr>
      <w:r w:rsidRPr="00AB1781">
        <w:tab/>
        <w:t>when they molested me,</w:t>
      </w:r>
    </w:p>
    <w:p w14:paraId="4FC5B2C4" w14:textId="77777777" w:rsidR="00950468" w:rsidRPr="00AB1781" w:rsidRDefault="00950468" w:rsidP="00950468">
      <w:pPr>
        <w:pStyle w:val="EnglishHangNoCoptic"/>
      </w:pPr>
      <w:r w:rsidRPr="00AB1781">
        <w:tab/>
        <w:t>and I humbled my soul with fasting;</w:t>
      </w:r>
    </w:p>
    <w:p w14:paraId="6E67E344" w14:textId="77777777" w:rsidR="00950468" w:rsidRPr="00AB1781" w:rsidRDefault="00950468" w:rsidP="00950468">
      <w:pPr>
        <w:pStyle w:val="EnglishHangEndNoCoptic"/>
      </w:pPr>
      <w:r w:rsidRPr="00AB1781">
        <w:tab/>
        <w:t>and my prayer will return to my own bosom.</w:t>
      </w:r>
    </w:p>
    <w:p w14:paraId="22868E48" w14:textId="77777777" w:rsidR="00950468" w:rsidRPr="00AB1781" w:rsidRDefault="00950468" w:rsidP="00950468">
      <w:pPr>
        <w:pStyle w:val="EnglishHangNoCoptic"/>
      </w:pPr>
      <w:r w:rsidRPr="00AB1781">
        <w:t>14 As though he were our brother, our friend,</w:t>
      </w:r>
    </w:p>
    <w:p w14:paraId="1F0D2D43" w14:textId="77777777" w:rsidR="00950468" w:rsidRPr="00AB1781" w:rsidRDefault="00950468" w:rsidP="00950468">
      <w:pPr>
        <w:pStyle w:val="EnglishHangNoCoptic"/>
      </w:pPr>
      <w:r w:rsidRPr="00AB1781">
        <w:tab/>
        <w:t>I tried to conciliate him.</w:t>
      </w:r>
    </w:p>
    <w:p w14:paraId="578E134B" w14:textId="77777777" w:rsidR="00950468" w:rsidRPr="00AB1781" w:rsidRDefault="00950468" w:rsidP="00950468">
      <w:pPr>
        <w:pStyle w:val="EnglishHangEndNoCoptic"/>
      </w:pPr>
      <w:r w:rsidRPr="00AB1781">
        <w:tab/>
        <w:t>As one mourning and grieving I humbled myself.</w:t>
      </w:r>
    </w:p>
    <w:p w14:paraId="008707AE" w14:textId="77777777" w:rsidR="00950468" w:rsidRPr="00AB1781" w:rsidRDefault="00950468" w:rsidP="00950468">
      <w:pPr>
        <w:pStyle w:val="EnglishHangNoCoptic"/>
      </w:pPr>
      <w:r w:rsidRPr="00AB1781">
        <w:t>15 But they rejoiced and gathered together against me.</w:t>
      </w:r>
    </w:p>
    <w:p w14:paraId="573E531C" w14:textId="77777777" w:rsidR="00950468" w:rsidRPr="00AB1781" w:rsidRDefault="00950468" w:rsidP="00950468">
      <w:pPr>
        <w:pStyle w:val="EnglishHangNoCoptic"/>
      </w:pPr>
      <w:r w:rsidRPr="00AB1781">
        <w:tab/>
        <w:t>The scourgers gathered against me, and I knew not why.</w:t>
      </w:r>
      <w:r w:rsidRPr="00AB1781">
        <w:rPr>
          <w:rStyle w:val="FootnoteReference"/>
        </w:rPr>
        <w:footnoteReference w:id="153"/>
      </w:r>
    </w:p>
    <w:p w14:paraId="0D073C28" w14:textId="77777777" w:rsidR="00950468" w:rsidRPr="00AB1781" w:rsidRDefault="00950468" w:rsidP="00950468">
      <w:pPr>
        <w:pStyle w:val="EnglishHangEndNoCoptic"/>
      </w:pPr>
      <w:r w:rsidRPr="00AB1781">
        <w:tab/>
        <w:t>They were divided and felt no compunction.</w:t>
      </w:r>
    </w:p>
    <w:p w14:paraId="699B8772" w14:textId="77777777" w:rsidR="00950468" w:rsidRPr="00AB1781" w:rsidRDefault="00950468" w:rsidP="00950468">
      <w:pPr>
        <w:pStyle w:val="EnglishHangNoCoptic"/>
      </w:pPr>
      <w:r w:rsidRPr="00AB1781">
        <w:t>16 They tempted me, they sneered at me.</w:t>
      </w:r>
    </w:p>
    <w:p w14:paraId="0EA8141B" w14:textId="77777777" w:rsidR="00950468" w:rsidRPr="00AB1781" w:rsidRDefault="00950468" w:rsidP="00950468">
      <w:pPr>
        <w:pStyle w:val="EnglishHangEndNoCoptic"/>
      </w:pPr>
      <w:r w:rsidRPr="00AB1781">
        <w:tab/>
        <w:t>they gnashed their teeth at me.</w:t>
      </w:r>
    </w:p>
    <w:p w14:paraId="611814AA" w14:textId="77777777" w:rsidR="00950468" w:rsidRPr="00AB1781" w:rsidRDefault="00950468" w:rsidP="00950468">
      <w:pPr>
        <w:pStyle w:val="EnglishHangNoCoptic"/>
      </w:pPr>
      <w:r w:rsidRPr="00AB1781">
        <w:t xml:space="preserve">17 O Lord, how long </w:t>
      </w:r>
      <w:r w:rsidR="00556387">
        <w:t>will</w:t>
      </w:r>
      <w:r w:rsidRPr="00AB1781">
        <w:t xml:space="preserve"> </w:t>
      </w:r>
      <w:r w:rsidR="001040C8">
        <w:t>You</w:t>
      </w:r>
      <w:r w:rsidRPr="00AB1781">
        <w:t xml:space="preserve"> look on?</w:t>
      </w:r>
    </w:p>
    <w:p w14:paraId="73DDBB2F" w14:textId="77777777" w:rsidR="00950468" w:rsidRPr="00AB1781" w:rsidRDefault="00950468" w:rsidP="00950468">
      <w:pPr>
        <w:pStyle w:val="EnglishHangNoCoptic"/>
      </w:pPr>
      <w:r w:rsidRPr="00AB1781">
        <w:tab/>
        <w:t>Rescue my soul from their malice.</w:t>
      </w:r>
    </w:p>
    <w:p w14:paraId="1C62FCD4" w14:textId="77777777" w:rsidR="00950468" w:rsidRPr="00AB1781" w:rsidRDefault="00950468" w:rsidP="00950468">
      <w:pPr>
        <w:pStyle w:val="EnglishHangEndNoCoptic"/>
      </w:pPr>
      <w:r w:rsidRPr="00AB1781">
        <w:tab/>
        <w:t>my only one</w:t>
      </w:r>
      <w:r w:rsidRPr="00AB1781">
        <w:rPr>
          <w:rStyle w:val="FootnoteReference"/>
        </w:rPr>
        <w:footnoteReference w:id="154"/>
      </w:r>
      <w:r w:rsidRPr="00AB1781">
        <w:t xml:space="preserve"> from the lions,</w:t>
      </w:r>
    </w:p>
    <w:p w14:paraId="1C8A0325" w14:textId="77777777" w:rsidR="00950468" w:rsidRPr="00AB1781" w:rsidRDefault="00950468" w:rsidP="00950468">
      <w:pPr>
        <w:pStyle w:val="EnglishHangNoCoptic"/>
      </w:pPr>
      <w:r w:rsidRPr="00AB1781">
        <w:t xml:space="preserve">18 I will thank </w:t>
      </w:r>
      <w:r w:rsidR="001040C8">
        <w:t>You</w:t>
      </w:r>
      <w:r w:rsidRPr="00AB1781">
        <w:t xml:space="preserve"> in a great assembly.</w:t>
      </w:r>
    </w:p>
    <w:p w14:paraId="75A769C5" w14:textId="77777777" w:rsidR="00950468" w:rsidRPr="00AB1781" w:rsidRDefault="00950468" w:rsidP="00950468">
      <w:pPr>
        <w:pStyle w:val="EnglishHangEndNoCoptic"/>
      </w:pPr>
      <w:r w:rsidRPr="00AB1781">
        <w:tab/>
        <w:t xml:space="preserve">I will praise </w:t>
      </w:r>
      <w:r w:rsidR="001040C8">
        <w:t>You</w:t>
      </w:r>
      <w:r w:rsidRPr="00AB1781">
        <w:t xml:space="preserve"> in a throng of people.</w:t>
      </w:r>
    </w:p>
    <w:p w14:paraId="3291A7C6" w14:textId="77777777" w:rsidR="00950468" w:rsidRPr="00AB1781" w:rsidRDefault="00950468" w:rsidP="00950468">
      <w:pPr>
        <w:pStyle w:val="EnglishHangNoCoptic"/>
      </w:pPr>
      <w:r w:rsidRPr="00AB1781">
        <w:t>19 Let not those who are unjustly my enemies rejoice over me;</w:t>
      </w:r>
    </w:p>
    <w:p w14:paraId="18DE1E7D" w14:textId="77777777" w:rsidR="00950468" w:rsidRPr="00AB1781" w:rsidRDefault="00950468" w:rsidP="00950468">
      <w:pPr>
        <w:pStyle w:val="EnglishHangEndNoCoptic"/>
      </w:pPr>
      <w:r w:rsidRPr="00AB1781">
        <w:tab/>
        <w:t>let not those who hate me without cause wink their eyes.</w:t>
      </w:r>
      <w:r w:rsidRPr="00AB1781">
        <w:rPr>
          <w:rStyle w:val="FootnoteReference"/>
        </w:rPr>
        <w:footnoteReference w:id="155"/>
      </w:r>
    </w:p>
    <w:p w14:paraId="1C4466CC" w14:textId="77777777" w:rsidR="00950468" w:rsidRPr="00AB1781" w:rsidRDefault="00950468" w:rsidP="00950468">
      <w:pPr>
        <w:pStyle w:val="EnglishHangNoCoptic"/>
      </w:pPr>
      <w:r w:rsidRPr="00AB1781">
        <w:t>20 For to me they spoke words of peace,</w:t>
      </w:r>
    </w:p>
    <w:p w14:paraId="07285B3B" w14:textId="77777777" w:rsidR="00950468" w:rsidRPr="00AB1781" w:rsidRDefault="00950468" w:rsidP="00950468">
      <w:pPr>
        <w:pStyle w:val="EnglishHangEndNoCoptic"/>
      </w:pPr>
      <w:r w:rsidRPr="00AB1781">
        <w:tab/>
        <w:t>while with wrath they were devising plots.</w:t>
      </w:r>
    </w:p>
    <w:p w14:paraId="3240A5F9" w14:textId="77777777" w:rsidR="00950468" w:rsidRPr="00AB1781" w:rsidRDefault="00950468" w:rsidP="00950468">
      <w:pPr>
        <w:pStyle w:val="EnglishHangNoCoptic"/>
      </w:pPr>
      <w:r w:rsidRPr="00AB1781">
        <w:lastRenderedPageBreak/>
        <w:t>21 And they opened their mouths wide against me.</w:t>
      </w:r>
    </w:p>
    <w:p w14:paraId="752C1C7E" w14:textId="77777777" w:rsidR="00950468" w:rsidRPr="00AB1781" w:rsidRDefault="00950468" w:rsidP="00950468">
      <w:pPr>
        <w:pStyle w:val="EnglishHangEndNoCoptic"/>
      </w:pPr>
      <w:r w:rsidRPr="00AB1781">
        <w:tab/>
        <w:t>and said: ‘Fine, fine! Our eyes have seen it.’</w:t>
      </w:r>
    </w:p>
    <w:p w14:paraId="384E0236" w14:textId="77777777" w:rsidR="00950468" w:rsidRPr="00AB1781" w:rsidRDefault="00950468" w:rsidP="00950468">
      <w:pPr>
        <w:pStyle w:val="EnglishHangNoCoptic"/>
      </w:pPr>
    </w:p>
    <w:p w14:paraId="23B7B5F3" w14:textId="77777777"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 O Lord. Be not silent.</w:t>
      </w:r>
    </w:p>
    <w:p w14:paraId="59CBE712" w14:textId="77777777" w:rsidR="00950468" w:rsidRPr="00AB1781" w:rsidRDefault="00950468" w:rsidP="00950468">
      <w:pPr>
        <w:pStyle w:val="EnglishHangEndNoCoptic"/>
      </w:pPr>
      <w:r w:rsidRPr="00AB1781">
        <w:tab/>
        <w:t>O Lord, forsake me not.</w:t>
      </w:r>
    </w:p>
    <w:p w14:paraId="7E6C756D" w14:textId="77777777" w:rsidR="00950468" w:rsidRPr="00AB1781" w:rsidRDefault="00950468" w:rsidP="00950468">
      <w:pPr>
        <w:pStyle w:val="EnglishHangNoCoptic"/>
      </w:pPr>
      <w:r w:rsidRPr="00AB1781">
        <w:t>23 Arise, O Lord, and attend to my judgment;</w:t>
      </w:r>
    </w:p>
    <w:p w14:paraId="21E1D946" w14:textId="77777777" w:rsidR="00950468" w:rsidRPr="00AB1781" w:rsidRDefault="00950468" w:rsidP="00950468">
      <w:pPr>
        <w:pStyle w:val="EnglishHangEndNoCoptic"/>
      </w:pPr>
      <w:r w:rsidRPr="00AB1781">
        <w:tab/>
        <w:t>avenge my cause, my God and my Lord.</w:t>
      </w:r>
    </w:p>
    <w:p w14:paraId="705923E0" w14:textId="77777777" w:rsidR="00950468" w:rsidRPr="00AB1781" w:rsidRDefault="00950468" w:rsidP="00950468">
      <w:pPr>
        <w:pStyle w:val="EnglishHangNoCoptic"/>
      </w:pPr>
      <w:r w:rsidRPr="00AB1781">
        <w:t xml:space="preserve">24 Judge me, O Lord, by </w:t>
      </w:r>
      <w:r w:rsidR="00E570CB">
        <w:t>Your</w:t>
      </w:r>
      <w:r w:rsidRPr="00AB1781">
        <w:t xml:space="preserve"> justice;</w:t>
      </w:r>
    </w:p>
    <w:p w14:paraId="26C2333A" w14:textId="77777777" w:rsidR="00950468" w:rsidRPr="00950468" w:rsidRDefault="00950468" w:rsidP="00950468">
      <w:pPr>
        <w:pStyle w:val="EnglishHangEndNoCoptic"/>
      </w:pPr>
      <w:r w:rsidRPr="00AB1781">
        <w:tab/>
        <w:t>O Lord my God, let them not rejoice over me.</w:t>
      </w:r>
    </w:p>
    <w:p w14:paraId="0333EC73" w14:textId="77777777" w:rsidR="00950468" w:rsidRPr="00AB1781" w:rsidRDefault="00950468" w:rsidP="00950468">
      <w:pPr>
        <w:pStyle w:val="EnglishHangNoCoptic"/>
      </w:pPr>
      <w:r w:rsidRPr="00AB1781">
        <w:t>25 Let them not say in their hearts: ‘Fine, fine!</w:t>
      </w:r>
    </w:p>
    <w:p w14:paraId="7A02A9FA" w14:textId="77777777" w:rsidR="00950468" w:rsidRPr="00AB1781" w:rsidRDefault="00950468" w:rsidP="00950468">
      <w:pPr>
        <w:pStyle w:val="EnglishHangNoCoptic"/>
      </w:pPr>
      <w:r w:rsidRPr="00AB1781">
        <w:tab/>
        <w:t>Just what we wanted!’</w:t>
      </w:r>
    </w:p>
    <w:p w14:paraId="533FD07C" w14:textId="77777777" w:rsidR="00950468" w:rsidRPr="00AB1781" w:rsidRDefault="00950468" w:rsidP="00950468">
      <w:pPr>
        <w:pStyle w:val="EnglishHangEndNoCoptic"/>
      </w:pPr>
      <w:r w:rsidRPr="00AB1781">
        <w:tab/>
        <w:t>Let them not say: ‘We have swallowed him up!’</w:t>
      </w:r>
    </w:p>
    <w:p w14:paraId="522E0EC5" w14:textId="77777777" w:rsidR="00950468" w:rsidRPr="00AB1781" w:rsidRDefault="00950468" w:rsidP="00950468">
      <w:pPr>
        <w:pStyle w:val="EnglishHangNoCoptic"/>
      </w:pPr>
      <w:r w:rsidRPr="00AB1781">
        <w:t>26 Let those who rejoice at my troubles</w:t>
      </w:r>
    </w:p>
    <w:p w14:paraId="4BF980B8" w14:textId="77777777" w:rsidR="00950468" w:rsidRPr="00AB1781" w:rsidRDefault="00950468" w:rsidP="00950468">
      <w:pPr>
        <w:pStyle w:val="EnglishHangNoCoptic"/>
      </w:pPr>
      <w:r w:rsidRPr="00AB1781">
        <w:tab/>
        <w:t>be ashamed and confounded together.</w:t>
      </w:r>
    </w:p>
    <w:p w14:paraId="3DCBF4ED" w14:textId="77777777" w:rsidR="00950468" w:rsidRPr="00AB1781" w:rsidRDefault="00950468" w:rsidP="00950468">
      <w:pPr>
        <w:pStyle w:val="EnglishHangNoCoptic"/>
      </w:pPr>
      <w:r w:rsidRPr="00AB1781">
        <w:tab/>
        <w:t>Let those who boast over me</w:t>
      </w:r>
    </w:p>
    <w:p w14:paraId="547FF905" w14:textId="77777777" w:rsidR="00950468" w:rsidRPr="00AB1781" w:rsidRDefault="00950468" w:rsidP="00950468">
      <w:pPr>
        <w:pStyle w:val="EnglishHangEndNoCoptic"/>
      </w:pPr>
      <w:r w:rsidRPr="00AB1781">
        <w:tab/>
        <w:t>be covered with shame and confusion.</w:t>
      </w:r>
    </w:p>
    <w:p w14:paraId="4C811540" w14:textId="77777777" w:rsidR="00950468" w:rsidRPr="00AB1781" w:rsidRDefault="00950468" w:rsidP="00950468">
      <w:pPr>
        <w:pStyle w:val="EnglishHangNoCoptic"/>
      </w:pPr>
      <w:r w:rsidRPr="00AB1781">
        <w:t>27 Let those who desire my justification</w:t>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77777777" w:rsidR="00950468" w:rsidRPr="00AB1781" w:rsidRDefault="00950468" w:rsidP="00950468">
      <w:pPr>
        <w:pStyle w:val="EnglishHangEndNoCoptic"/>
      </w:pPr>
      <w:r w:rsidRPr="00AB1781">
        <w:tab/>
        <w:t>say continually: ‘The Lord be magnified.’</w:t>
      </w:r>
    </w:p>
    <w:p w14:paraId="32E0E654" w14:textId="77777777" w:rsidR="00950468" w:rsidRPr="00AB1781" w:rsidRDefault="00950468" w:rsidP="00950468">
      <w:pPr>
        <w:pStyle w:val="EnglishHangNoCoptic"/>
      </w:pPr>
      <w:r w:rsidRPr="00AB1781">
        <w:t xml:space="preserve">28 And my tongue shall tell of </w:t>
      </w:r>
      <w:r w:rsidR="00E570CB">
        <w:t>Your</w:t>
      </w:r>
      <w:r w:rsidRPr="00AB1781">
        <w:t xml:space="preserve"> justice</w:t>
      </w:r>
      <w:r w:rsidRPr="00AB1781">
        <w:rPr>
          <w:rStyle w:val="FootnoteReference"/>
        </w:rPr>
        <w:footnoteReference w:id="156"/>
      </w:r>
    </w:p>
    <w:p w14:paraId="78F0E64D" w14:textId="77777777" w:rsidR="00950468" w:rsidRPr="00950468" w:rsidRDefault="00950468" w:rsidP="00950468">
      <w:pPr>
        <w:pStyle w:val="EnglishHangEndNoCoptic"/>
      </w:pPr>
      <w:r w:rsidRPr="00AB1781">
        <w:tab/>
        <w:t xml:space="preserve">and all the day long sing </w:t>
      </w:r>
      <w:r w:rsidR="00E570CB">
        <w:t>Your</w:t>
      </w:r>
      <w:r w:rsidRPr="00AB1781">
        <w:t xml:space="preserve"> praise.</w:t>
      </w:r>
    </w:p>
    <w:p w14:paraId="4CC0043E" w14:textId="77777777" w:rsidR="00950468" w:rsidRPr="00950468" w:rsidRDefault="00950468" w:rsidP="00BF0205">
      <w:pPr>
        <w:pStyle w:val="Heading4"/>
      </w:pPr>
      <w:r>
        <w:t>Psalm</w:t>
      </w:r>
      <w:r w:rsidRPr="00AB1781">
        <w:t xml:space="preserve"> 35</w:t>
      </w:r>
      <w:r>
        <w:t>: The sinner, in order to sin, talks to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77777777" w:rsidR="00950468" w:rsidRPr="00AB1781" w:rsidRDefault="00950468" w:rsidP="00950468">
      <w:pPr>
        <w:pStyle w:val="EnglishHangNoCoptic"/>
      </w:pPr>
      <w:r w:rsidRPr="00AB1781">
        <w:t>2 The sinner, in order to sin, talks to himself.</w:t>
      </w:r>
    </w:p>
    <w:p w14:paraId="24E8B513" w14:textId="77777777" w:rsidR="00950468" w:rsidRPr="00AB1781" w:rsidRDefault="00950468" w:rsidP="00950468">
      <w:pPr>
        <w:pStyle w:val="EnglishHangEndNoCoptic"/>
      </w:pPr>
      <w:r w:rsidRPr="00AB1781">
        <w:tab/>
        <w:t>There is no fear of God before his eyes.</w:t>
      </w:r>
    </w:p>
    <w:p w14:paraId="0E774E35" w14:textId="77777777" w:rsidR="00950468" w:rsidRPr="00AB1781" w:rsidRDefault="00950468" w:rsidP="00950468">
      <w:pPr>
        <w:pStyle w:val="EnglishHangNoCoptic"/>
      </w:pPr>
      <w:r w:rsidRPr="00AB1781">
        <w:t>3 For he deceives himself</w:t>
      </w:r>
    </w:p>
    <w:p w14:paraId="11FFF27E" w14:textId="77777777" w:rsidR="00950468" w:rsidRPr="00AB1781" w:rsidRDefault="00950468" w:rsidP="00950468">
      <w:pPr>
        <w:pStyle w:val="EnglishHangEndNoCoptic"/>
      </w:pPr>
      <w:r w:rsidRPr="00AB1781">
        <w:tab/>
        <w:t>over finding his sin and hating it.</w:t>
      </w:r>
    </w:p>
    <w:p w14:paraId="230677D5" w14:textId="77777777" w:rsidR="00950468" w:rsidRPr="00AB1781" w:rsidRDefault="00950468" w:rsidP="00950468">
      <w:pPr>
        <w:pStyle w:val="EnglishHangNoCoptic"/>
      </w:pPr>
      <w:r w:rsidRPr="00AB1781">
        <w:lastRenderedPageBreak/>
        <w:t>4 The words of his mouth are wicked and false;</w:t>
      </w:r>
    </w:p>
    <w:p w14:paraId="4A2FF8BA" w14:textId="77777777" w:rsidR="00950468" w:rsidRPr="00AB1781" w:rsidRDefault="00950468" w:rsidP="00950468">
      <w:pPr>
        <w:pStyle w:val="EnglishHangEndNoCoptic"/>
      </w:pPr>
      <w:r w:rsidRPr="00AB1781">
        <w:tab/>
        <w:t>he has no will to live wisely and well.</w:t>
      </w:r>
    </w:p>
    <w:p w14:paraId="2D65C2F3" w14:textId="77777777" w:rsidR="00950468" w:rsidRPr="00AB1781" w:rsidRDefault="00950468" w:rsidP="00950468">
      <w:pPr>
        <w:pStyle w:val="EnglishHangNoCoptic"/>
      </w:pPr>
      <w:r w:rsidRPr="00AB1781">
        <w:t>5 He plans wrongdoing on his bed,</w:t>
      </w:r>
    </w:p>
    <w:p w14:paraId="33F4B3C7" w14:textId="77777777" w:rsidR="00950468" w:rsidRPr="00AB1781" w:rsidRDefault="00950468" w:rsidP="00950468">
      <w:pPr>
        <w:pStyle w:val="EnglishHangNoCoptic"/>
      </w:pPr>
      <w:r w:rsidRPr="00AB1781">
        <w:tab/>
        <w:t>he is ready for any course not good,</w:t>
      </w:r>
    </w:p>
    <w:p w14:paraId="4DA1A86B" w14:textId="77777777" w:rsidR="00950468" w:rsidRPr="00AB1781" w:rsidRDefault="00950468" w:rsidP="00950468">
      <w:pPr>
        <w:pStyle w:val="EnglishHangEndNoCoptic"/>
      </w:pPr>
      <w:r w:rsidRPr="00AB1781">
        <w:tab/>
        <w:t>and vice he does not avoid.</w:t>
      </w:r>
    </w:p>
    <w:p w14:paraId="4DC6E384" w14:textId="77777777" w:rsidR="00950468" w:rsidRPr="00AB1781" w:rsidRDefault="00950468" w:rsidP="00950468">
      <w:pPr>
        <w:pStyle w:val="EnglishHangNoCoptic"/>
      </w:pPr>
      <w:r w:rsidRPr="00AB1781">
        <w:t xml:space="preserve">6 O Lord, </w:t>
      </w:r>
      <w:r w:rsidR="00E570CB">
        <w:t>Your</w:t>
      </w:r>
      <w:r w:rsidRPr="00AB1781">
        <w:t xml:space="preserve"> mercy reaches to heaven</w:t>
      </w:r>
    </w:p>
    <w:p w14:paraId="62132634" w14:textId="77777777" w:rsidR="00950468" w:rsidRPr="00AB1781" w:rsidRDefault="00950468" w:rsidP="00950468">
      <w:pPr>
        <w:pStyle w:val="EnglishHangEndNoCoptic"/>
      </w:pPr>
      <w:r w:rsidRPr="00AB1781">
        <w:tab/>
        <w:t xml:space="preserve">and </w:t>
      </w:r>
      <w:r w:rsidR="00E570CB">
        <w:t>Your</w:t>
      </w:r>
      <w:r w:rsidRPr="00AB1781">
        <w:t xml:space="preserve"> truth to the clouds.</w:t>
      </w:r>
    </w:p>
    <w:p w14:paraId="13AD7E46" w14:textId="77777777" w:rsidR="00950468" w:rsidRPr="00AB1781" w:rsidRDefault="00950468" w:rsidP="00950468">
      <w:pPr>
        <w:pStyle w:val="EnglishHangNoCoptic"/>
      </w:pPr>
      <w:r w:rsidRPr="00AB1781">
        <w:t xml:space="preserve">7 </w:t>
      </w:r>
      <w:r w:rsidR="00E570CB">
        <w:t>Your</w:t>
      </w:r>
      <w:r w:rsidRPr="00AB1781">
        <w:t xml:space="preserve"> justice is like towering mountains,</w:t>
      </w:r>
    </w:p>
    <w:p w14:paraId="01D1EDB2" w14:textId="77777777" w:rsidR="00950468" w:rsidRPr="00AB1781" w:rsidRDefault="00950468" w:rsidP="00950468">
      <w:pPr>
        <w:pStyle w:val="EnglishHangNoCoptic"/>
      </w:pPr>
      <w:r w:rsidRPr="00AB1781">
        <w:tab/>
      </w:r>
      <w:r w:rsidR="00E570CB">
        <w:t>Your</w:t>
      </w:r>
      <w:r w:rsidRPr="00AB1781">
        <w:t xml:space="preserve"> judgments are like the great deep.</w:t>
      </w:r>
    </w:p>
    <w:p w14:paraId="6D9863DC" w14:textId="77777777"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beasts,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77777777" w:rsidR="00950468" w:rsidRPr="00AB1781" w:rsidRDefault="00950468" w:rsidP="00950468">
      <w:pPr>
        <w:pStyle w:val="EnglishHangEndNoCoptic"/>
      </w:pPr>
      <w:r w:rsidRPr="00AB1781">
        <w:tab/>
        <w:t xml:space="preserve">The children of men trust in the shelter of </w:t>
      </w:r>
      <w:r w:rsidR="00E570CB">
        <w:t>Your</w:t>
      </w:r>
      <w:r w:rsidRPr="00AB1781">
        <w:t xml:space="preserve"> wings.</w:t>
      </w:r>
    </w:p>
    <w:p w14:paraId="7C4417E2" w14:textId="77777777" w:rsidR="00950468" w:rsidRPr="00AB1781" w:rsidRDefault="00950468" w:rsidP="00950468">
      <w:pPr>
        <w:pStyle w:val="EnglishHangNoCoptic"/>
      </w:pPr>
      <w:r w:rsidRPr="00AB1781">
        <w:t>9 They will become drunk with the fat</w:t>
      </w:r>
      <w:r w:rsidRPr="00AB1781">
        <w:rPr>
          <w:rStyle w:val="FootnoteReference"/>
        </w:rPr>
        <w:footnoteReference w:id="157"/>
      </w:r>
      <w:r w:rsidRPr="00AB1781">
        <w:t xml:space="preserve"> of </w:t>
      </w:r>
      <w:r w:rsidR="00E570CB">
        <w:t>Your</w:t>
      </w:r>
      <w:r w:rsidRPr="00AB1781">
        <w:t xml:space="preserve"> house,</w:t>
      </w:r>
    </w:p>
    <w:p w14:paraId="5B552A9E" w14:textId="77777777" w:rsidR="00950468" w:rsidRPr="00950468" w:rsidRDefault="00950468" w:rsidP="00950468">
      <w:pPr>
        <w:pStyle w:val="EnglishHangEndNoCoptic"/>
      </w:pPr>
      <w:r w:rsidRPr="00AB1781">
        <w:tab/>
        <w:t xml:space="preserve">and they will drink from the torrent of </w:t>
      </w:r>
      <w:r w:rsidR="00E570CB">
        <w:t>Your</w:t>
      </w:r>
      <w:r w:rsidRPr="00AB1781">
        <w:t xml:space="preserve"> delight.</w:t>
      </w:r>
    </w:p>
    <w:p w14:paraId="6D50D06E" w14:textId="77777777" w:rsidR="00950468" w:rsidRPr="00AB1781" w:rsidRDefault="00950468" w:rsidP="00950468">
      <w:pPr>
        <w:pStyle w:val="EnglishHangNoCoptic"/>
      </w:pPr>
      <w:r w:rsidRPr="00AB1781">
        <w:t xml:space="preserve">10 For with </w:t>
      </w:r>
      <w:r w:rsidR="001040C8">
        <w:t>You</w:t>
      </w:r>
      <w:r w:rsidRPr="00AB1781">
        <w:t xml:space="preserve"> is the fountain of life,</w:t>
      </w:r>
    </w:p>
    <w:p w14:paraId="5058EE6B" w14:textId="77777777" w:rsidR="00950468" w:rsidRPr="00AB1781" w:rsidRDefault="00950468" w:rsidP="00950468">
      <w:pPr>
        <w:pStyle w:val="EnglishHangEndNoCoptic"/>
      </w:pPr>
      <w:r w:rsidRPr="00AB1781">
        <w:tab/>
        <w:t xml:space="preserve">and in </w:t>
      </w:r>
      <w:r w:rsidR="00E570CB">
        <w:t>Your</w:t>
      </w:r>
      <w:r w:rsidRPr="00AB1781">
        <w:t xml:space="preserve"> light we see light.</w:t>
      </w:r>
      <w:r w:rsidRPr="00AB1781">
        <w:rPr>
          <w:rStyle w:val="FootnoteReference"/>
        </w:rPr>
        <w:footnoteReference w:id="158"/>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77777777" w:rsidR="00950468" w:rsidRPr="00AB1781" w:rsidRDefault="00950468" w:rsidP="00950468">
      <w:pPr>
        <w:pStyle w:val="EnglishHangEndNoCoptic"/>
      </w:pPr>
      <w:r w:rsidRPr="00AB1781">
        <w:tab/>
        <w:t xml:space="preserve">and </w:t>
      </w:r>
      <w:r w:rsidR="00E570CB">
        <w:t>Your</w:t>
      </w:r>
      <w:r w:rsidRPr="00AB1781">
        <w:t xml:space="preserve"> justice to the upright of heart.</w:t>
      </w:r>
    </w:p>
    <w:p w14:paraId="373DBBDB" w14:textId="77777777" w:rsidR="00950468" w:rsidRPr="00AB1781" w:rsidRDefault="00950468" w:rsidP="00950468">
      <w:pPr>
        <w:pStyle w:val="EnglishHangNoCoptic"/>
      </w:pPr>
      <w:r w:rsidRPr="00AB1781">
        <w:t>12 Let not the foot of pride kick me,</w:t>
      </w:r>
      <w:r w:rsidRPr="00AB1781">
        <w:rPr>
          <w:rStyle w:val="FootnoteReference"/>
        </w:rPr>
        <w:footnoteReference w:id="159"/>
      </w:r>
    </w:p>
    <w:p w14:paraId="565C85A4" w14:textId="77777777" w:rsidR="00950468" w:rsidRPr="00AB1781" w:rsidRDefault="00950468" w:rsidP="00950468">
      <w:pPr>
        <w:pStyle w:val="EnglishHangEndNoCoptic"/>
      </w:pPr>
      <w:r w:rsidRPr="00AB1781">
        <w:tab/>
        <w:t>and let not the hand of sinners shake me.</w:t>
      </w:r>
    </w:p>
    <w:p w14:paraId="367FD08D" w14:textId="77777777" w:rsidR="00950468" w:rsidRPr="00AB1781" w:rsidRDefault="00950468" w:rsidP="00950468">
      <w:pPr>
        <w:pStyle w:val="EnglishHangNoCoptic"/>
      </w:pPr>
      <w:r w:rsidRPr="00AB1781">
        <w:t>13 There all whose work is sin have fallen;</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77777777" w:rsidR="00950468" w:rsidRPr="00950468" w:rsidRDefault="00950468" w:rsidP="00BF0205">
      <w:pPr>
        <w:pStyle w:val="Heading4"/>
      </w:pPr>
      <w:r>
        <w:t>Psalm</w:t>
      </w:r>
      <w:r w:rsidRPr="00AB1781">
        <w:t xml:space="preserve"> 36</w:t>
      </w:r>
      <w:r>
        <w:t>: Do not fret because of evildoers nor envy those who commit sin</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77777777" w:rsidR="00950468" w:rsidRPr="00AB1781" w:rsidRDefault="00950468" w:rsidP="00950468">
      <w:pPr>
        <w:pStyle w:val="EnglishHangNoCoptic"/>
      </w:pPr>
      <w:r w:rsidRPr="00AB1781">
        <w:t>1 Do not fret because of evildoers,</w:t>
      </w:r>
      <w:r w:rsidRPr="00AB1781">
        <w:rPr>
          <w:rStyle w:val="FootnoteReference"/>
        </w:rPr>
        <w:footnoteReference w:id="160"/>
      </w:r>
    </w:p>
    <w:p w14:paraId="0B7F4894" w14:textId="77777777" w:rsidR="00950468" w:rsidRPr="00AB1781" w:rsidRDefault="00950468" w:rsidP="00950468">
      <w:pPr>
        <w:pStyle w:val="EnglishHangEndNoCoptic"/>
      </w:pPr>
      <w:r w:rsidRPr="00AB1781">
        <w:lastRenderedPageBreak/>
        <w:tab/>
        <w:t>nor envy those who commit sin.</w:t>
      </w:r>
    </w:p>
    <w:p w14:paraId="2D1008CB" w14:textId="77777777" w:rsidR="00950468" w:rsidRPr="00AB1781" w:rsidRDefault="00950468" w:rsidP="00950468">
      <w:pPr>
        <w:pStyle w:val="EnglishHangNoCoptic"/>
      </w:pPr>
      <w:r w:rsidRPr="00AB1781">
        <w:t>2 For they will soon wither like grass,</w:t>
      </w:r>
    </w:p>
    <w:p w14:paraId="5B2E21F8" w14:textId="77777777" w:rsidR="00950468" w:rsidRPr="00AB1781" w:rsidRDefault="00950468" w:rsidP="00950468">
      <w:pPr>
        <w:pStyle w:val="EnglishHangEndNoCoptic"/>
      </w:pPr>
      <w:r w:rsidRPr="00AB1781">
        <w:tab/>
        <w:t>and like green herbs they will soon fall.</w:t>
      </w:r>
    </w:p>
    <w:p w14:paraId="13DA1936" w14:textId="77777777" w:rsidR="00950468" w:rsidRPr="00AB1781" w:rsidRDefault="00950468" w:rsidP="00950468">
      <w:pPr>
        <w:pStyle w:val="EnglishHangNoCoptic"/>
      </w:pPr>
      <w:r w:rsidRPr="00AB1781">
        <w:t>3 Trust in the Lord, and do good;</w:t>
      </w:r>
    </w:p>
    <w:p w14:paraId="3105F899" w14:textId="77777777" w:rsidR="00950468" w:rsidRPr="00AB1781" w:rsidRDefault="00950468" w:rsidP="00950468">
      <w:pPr>
        <w:pStyle w:val="EnglishHangEndNoCoptic"/>
      </w:pPr>
      <w:r w:rsidRPr="00AB1781">
        <w:tab/>
        <w:t>dwell in the land</w:t>
      </w:r>
      <w:r w:rsidRPr="00AB1781">
        <w:rPr>
          <w:rStyle w:val="FootnoteReference"/>
        </w:rPr>
        <w:footnoteReference w:id="161"/>
      </w:r>
      <w:r w:rsidRPr="00AB1781">
        <w:t xml:space="preserve"> and be fed on its wealth.</w:t>
      </w:r>
      <w:r w:rsidRPr="00AB1781">
        <w:rPr>
          <w:rStyle w:val="FootnoteReference"/>
        </w:rPr>
        <w:footnoteReference w:id="162"/>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163"/>
      </w:r>
    </w:p>
    <w:p w14:paraId="2FBC79F7" w14:textId="77777777" w:rsidR="00950468" w:rsidRPr="00AB1781" w:rsidRDefault="00950468" w:rsidP="00950468">
      <w:pPr>
        <w:pStyle w:val="EnglishHangEndNoCoptic"/>
      </w:pPr>
      <w:r w:rsidRPr="00AB1781">
        <w:tab/>
        <w:t>and He will grant you your heart’s desires.</w:t>
      </w:r>
    </w:p>
    <w:p w14:paraId="6C9FCE5F" w14:textId="77777777" w:rsidR="00950468" w:rsidRPr="00AB1781" w:rsidRDefault="00950468" w:rsidP="00950468">
      <w:pPr>
        <w:pStyle w:val="EnglishHangNoCoptic"/>
      </w:pPr>
      <w:r w:rsidRPr="00AB1781">
        <w:t>5 Commit your way to the Lord,</w:t>
      </w:r>
    </w:p>
    <w:p w14:paraId="49BD03F4" w14:textId="77777777" w:rsidR="00950468" w:rsidRPr="00AB1781" w:rsidRDefault="00950468" w:rsidP="00950468">
      <w:pPr>
        <w:pStyle w:val="EnglishHangEndNoCoptic"/>
      </w:pPr>
      <w:r w:rsidRPr="00AB1781">
        <w:tab/>
        <w:t>and trust in Him, and He will act.</w:t>
      </w:r>
    </w:p>
    <w:p w14:paraId="734D81C7" w14:textId="77777777" w:rsidR="00950468" w:rsidRPr="00AB1781" w:rsidRDefault="00950468" w:rsidP="00950468">
      <w:pPr>
        <w:pStyle w:val="EnglishHangNoCoptic"/>
      </w:pPr>
      <w:r w:rsidRPr="00AB1781">
        <w:t>6 And He will bring to light your honesty</w:t>
      </w:r>
    </w:p>
    <w:p w14:paraId="7F789CD6" w14:textId="77777777" w:rsidR="00950468" w:rsidRPr="00AB1781" w:rsidRDefault="00950468" w:rsidP="00950468">
      <w:pPr>
        <w:pStyle w:val="EnglishHangEndNoCoptic"/>
      </w:pPr>
      <w:r w:rsidRPr="00AB1781">
        <w:tab/>
        <w:t>and make your cause clear as noonday.</w:t>
      </w:r>
    </w:p>
    <w:p w14:paraId="5125AD29" w14:textId="77777777" w:rsidR="00950468" w:rsidRPr="00AB1781" w:rsidRDefault="00950468" w:rsidP="00950468">
      <w:pPr>
        <w:pStyle w:val="EnglishHangNoCoptic"/>
      </w:pPr>
      <w:r w:rsidRPr="00AB1781">
        <w:t>7 Submit to the Lord and pray to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164"/>
      </w:r>
    </w:p>
    <w:p w14:paraId="5DA6923E" w14:textId="77777777" w:rsidR="00950468" w:rsidRPr="00950468" w:rsidRDefault="00950468" w:rsidP="00950468">
      <w:pPr>
        <w:pStyle w:val="EnglishHangEndNoCoptic"/>
      </w:pPr>
      <w:r w:rsidRPr="00AB1781">
        <w:tab/>
        <w:t>the man who thrives by dishonesty.</w:t>
      </w:r>
    </w:p>
    <w:p w14:paraId="5A453DCC" w14:textId="77777777" w:rsidR="00950468" w:rsidRPr="00AB1781" w:rsidRDefault="00950468" w:rsidP="00950468">
      <w:pPr>
        <w:pStyle w:val="EnglishHangNoCoptic"/>
      </w:pPr>
      <w:r w:rsidRPr="00AB1781">
        <w:t>8 Cease from wrath and forsake anger;</w:t>
      </w:r>
    </w:p>
    <w:p w14:paraId="2D609CD1" w14:textId="77777777" w:rsidR="00950468" w:rsidRPr="00AB1781" w:rsidRDefault="00950468" w:rsidP="00950468">
      <w:pPr>
        <w:pStyle w:val="EnglishHangEndNoCoptic"/>
      </w:pPr>
      <w:r w:rsidRPr="00AB1781">
        <w:tab/>
        <w:t>do not fret yourself into evildoing.</w:t>
      </w:r>
    </w:p>
    <w:p w14:paraId="6E6CD25E" w14:textId="77777777" w:rsidR="00950468" w:rsidRPr="00AB1781" w:rsidRDefault="00950468" w:rsidP="00950468">
      <w:pPr>
        <w:pStyle w:val="EnglishHangNoCoptic"/>
      </w:pPr>
      <w:r w:rsidRPr="00AB1781">
        <w:t>9 For the evildoers will be destroyed,</w:t>
      </w:r>
    </w:p>
    <w:p w14:paraId="5FCF552F" w14:textId="77777777" w:rsidR="00950468" w:rsidRPr="00AB1781" w:rsidRDefault="00950468" w:rsidP="00950468">
      <w:pPr>
        <w:pStyle w:val="EnglishHangEndNoCoptic"/>
      </w:pPr>
      <w:r w:rsidRPr="00AB1781">
        <w:tab/>
        <w:t>but those who wait for the Lord will inherit the land.</w:t>
      </w:r>
    </w:p>
    <w:p w14:paraId="3003E1CA" w14:textId="77777777" w:rsidR="00950468" w:rsidRPr="00AB1781" w:rsidRDefault="00950468" w:rsidP="00950468">
      <w:pPr>
        <w:pStyle w:val="EnglishHangNoCoptic"/>
      </w:pPr>
      <w:r w:rsidRPr="00AB1781">
        <w:t>10 Yet a little while, and the sinner is gone;</w:t>
      </w:r>
    </w:p>
    <w:p w14:paraId="1FF9C393" w14:textId="77777777" w:rsidR="00950468" w:rsidRPr="00AB1781" w:rsidRDefault="00950468" w:rsidP="00950468">
      <w:pPr>
        <w:pStyle w:val="EnglishHangEndNoCoptic"/>
      </w:pPr>
      <w:r w:rsidRPr="00AB1781">
        <w:tab/>
        <w:t>you will seek his place and never find it.</w:t>
      </w:r>
    </w:p>
    <w:p w14:paraId="4BD092ED" w14:textId="77777777" w:rsidR="00950468" w:rsidRPr="00AB1781" w:rsidRDefault="00950468" w:rsidP="00950468">
      <w:pPr>
        <w:pStyle w:val="EnglishHangNoCoptic"/>
      </w:pPr>
    </w:p>
    <w:p w14:paraId="1BA1749A" w14:textId="77777777" w:rsidR="00950468" w:rsidRPr="00AB1781" w:rsidRDefault="00950468" w:rsidP="00950468">
      <w:pPr>
        <w:pStyle w:val="EnglishHangNoCoptic"/>
      </w:pPr>
      <w:r w:rsidRPr="00AB1781">
        <w:t>11 But the meek will inherit the land,</w:t>
      </w:r>
      <w:r w:rsidRPr="00AB1781">
        <w:rPr>
          <w:rStyle w:val="FootnoteReference"/>
        </w:rPr>
        <w:footnoteReference w:id="165"/>
      </w:r>
    </w:p>
    <w:p w14:paraId="1C02FE01" w14:textId="77777777" w:rsidR="00950468" w:rsidRPr="00AB1781" w:rsidRDefault="00950468" w:rsidP="00950468">
      <w:pPr>
        <w:pStyle w:val="EnglishHangEndNoCoptic"/>
      </w:pPr>
      <w:r w:rsidRPr="00AB1781">
        <w:tab/>
        <w:t>and will delight in an abundance of peace.</w:t>
      </w:r>
    </w:p>
    <w:p w14:paraId="39D73FD6" w14:textId="77777777" w:rsidR="00950468" w:rsidRPr="00AB1781" w:rsidRDefault="00950468" w:rsidP="00950468">
      <w:pPr>
        <w:pStyle w:val="EnglishHangNoCoptic"/>
      </w:pPr>
      <w:r w:rsidRPr="00AB1781">
        <w:t>12 The sinner watches the righteous man,</w:t>
      </w:r>
    </w:p>
    <w:p w14:paraId="11B8B58F" w14:textId="77777777" w:rsidR="00950468" w:rsidRPr="00AB1781" w:rsidRDefault="00950468" w:rsidP="00950468">
      <w:pPr>
        <w:pStyle w:val="EnglishHangEndNoCoptic"/>
      </w:pPr>
      <w:r w:rsidRPr="00AB1781">
        <w:tab/>
        <w:t>and gnashes his teeth at him.</w:t>
      </w:r>
    </w:p>
    <w:p w14:paraId="7619E6FE" w14:textId="77777777" w:rsidR="00950468" w:rsidRPr="00AB1781" w:rsidRDefault="00950468" w:rsidP="00950468">
      <w:pPr>
        <w:pStyle w:val="EnglishHangNoCoptic"/>
      </w:pPr>
      <w:r w:rsidRPr="00AB1781">
        <w:t>13 But the Lord laughs at him,</w:t>
      </w:r>
    </w:p>
    <w:p w14:paraId="5ABF9961" w14:textId="77777777" w:rsidR="00950468" w:rsidRPr="00AB1781" w:rsidRDefault="00950468" w:rsidP="00950468">
      <w:pPr>
        <w:pStyle w:val="EnglishHangEndNoCoptic"/>
      </w:pPr>
      <w:r w:rsidRPr="00AB1781">
        <w:tab/>
        <w:t>for He sees that his day is coming.</w:t>
      </w:r>
      <w:r w:rsidRPr="00AB1781">
        <w:rPr>
          <w:rStyle w:val="FootnoteReference"/>
        </w:rPr>
        <w:footnoteReference w:id="166"/>
      </w:r>
    </w:p>
    <w:p w14:paraId="036C08DE" w14:textId="77777777" w:rsidR="00950468" w:rsidRPr="00AB1781" w:rsidRDefault="00950468" w:rsidP="00950468">
      <w:pPr>
        <w:pStyle w:val="EnglishHangNoCoptic"/>
      </w:pPr>
      <w:r w:rsidRPr="00AB1781">
        <w:lastRenderedPageBreak/>
        <w:t>14 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77777777" w:rsidR="00950468" w:rsidRPr="00AB1781" w:rsidRDefault="00950468" w:rsidP="00950468">
      <w:pPr>
        <w:pStyle w:val="EnglishHangEndNoCoptic"/>
      </w:pPr>
      <w:r w:rsidRPr="00AB1781">
        <w:tab/>
        <w:t>and slaughter the honest-hearted.</w:t>
      </w:r>
    </w:p>
    <w:p w14:paraId="0C5AE16A" w14:textId="77777777" w:rsidR="00950468" w:rsidRPr="00AB1781" w:rsidRDefault="00950468" w:rsidP="00950468">
      <w:pPr>
        <w:pStyle w:val="EnglishHangNoCoptic"/>
      </w:pPr>
      <w:r w:rsidRPr="00AB1781">
        <w:t>15 Let their sword enter their own heart,</w:t>
      </w:r>
    </w:p>
    <w:p w14:paraId="158655AF" w14:textId="77777777" w:rsidR="00950468" w:rsidRPr="00AB1781" w:rsidRDefault="00950468" w:rsidP="00950468">
      <w:pPr>
        <w:pStyle w:val="EnglishHangEndNoCoptic"/>
      </w:pPr>
      <w:r w:rsidRPr="00AB1781">
        <w:tab/>
        <w:t xml:space="preserve">and let their </w:t>
      </w:r>
      <w:r w:rsidR="001040C8">
        <w:t>b</w:t>
      </w:r>
      <w:r w:rsidR="001040C8" w:rsidRPr="00AB1781">
        <w:t>ows</w:t>
      </w:r>
      <w:r w:rsidRPr="00AB1781">
        <w:t xml:space="preserve"> be broken.</w:t>
      </w:r>
    </w:p>
    <w:p w14:paraId="5D91DA90" w14:textId="77777777" w:rsidR="00950468" w:rsidRPr="00AB1781" w:rsidRDefault="00950468" w:rsidP="00950468">
      <w:pPr>
        <w:pStyle w:val="EnglishHangNoCoptic"/>
      </w:pPr>
      <w:r w:rsidRPr="00AB1781">
        <w:t>16 Better is the little that the righteous man has</w:t>
      </w:r>
    </w:p>
    <w:p w14:paraId="3F7AA4CC" w14:textId="77777777" w:rsidR="00950468" w:rsidRPr="00AB1781" w:rsidRDefault="00950468" w:rsidP="00950468">
      <w:pPr>
        <w:pStyle w:val="EnglishHangEndNoCoptic"/>
      </w:pPr>
      <w:r w:rsidRPr="00AB1781">
        <w:tab/>
        <w:t>than the great wealth of sinners.</w:t>
      </w:r>
    </w:p>
    <w:p w14:paraId="5F1101D2" w14:textId="77777777" w:rsidR="00950468" w:rsidRPr="00AB1781" w:rsidRDefault="00950468" w:rsidP="00950468">
      <w:pPr>
        <w:pStyle w:val="EnglishHangNoCoptic"/>
      </w:pPr>
      <w:r w:rsidRPr="00AB1781">
        <w:t>17 For the arms of sinners will be broken,</w:t>
      </w:r>
    </w:p>
    <w:p w14:paraId="2A7FBBB8" w14:textId="77777777" w:rsidR="00950468" w:rsidRPr="00AB1781" w:rsidRDefault="00950468" w:rsidP="00950468">
      <w:pPr>
        <w:pStyle w:val="EnglishHangEndNoCoptic"/>
      </w:pPr>
      <w:r w:rsidRPr="00AB1781">
        <w:tab/>
        <w:t>but the Lord upholds the righteous.</w:t>
      </w:r>
    </w:p>
    <w:p w14:paraId="015140F0" w14:textId="77777777" w:rsidR="00950468" w:rsidRPr="00AB1781" w:rsidRDefault="00950468" w:rsidP="00950468">
      <w:pPr>
        <w:pStyle w:val="EnglishHangNoCoptic"/>
      </w:pPr>
      <w:r w:rsidRPr="00AB1781">
        <w:t>18 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77777777" w:rsidR="00950468" w:rsidRPr="00AB1781" w:rsidRDefault="00950468" w:rsidP="00950468">
      <w:pPr>
        <w:pStyle w:val="EnglishHangNoCoptic"/>
      </w:pPr>
      <w:r w:rsidRPr="00AB1781">
        <w:t>19 They are not embarrassed in bad times,</w:t>
      </w:r>
    </w:p>
    <w:p w14:paraId="1835F122" w14:textId="77777777" w:rsidR="00950468" w:rsidRPr="00AB1781" w:rsidRDefault="00950468" w:rsidP="00950468">
      <w:pPr>
        <w:pStyle w:val="EnglishHangEndNoCoptic"/>
      </w:pPr>
      <w:r w:rsidRPr="00AB1781">
        <w:tab/>
        <w:t>and in days of dearth they have enough.</w:t>
      </w:r>
    </w:p>
    <w:p w14:paraId="68707719" w14:textId="77777777" w:rsidR="00950468" w:rsidRPr="00AB1781" w:rsidRDefault="00950468" w:rsidP="00950468">
      <w:pPr>
        <w:pStyle w:val="EnglishHangNoCoptic"/>
      </w:pPr>
      <w:r w:rsidRPr="00AB1781">
        <w:t>20 But sinners will perish,</w:t>
      </w:r>
    </w:p>
    <w:p w14:paraId="3D95DA71" w14:textId="77777777" w:rsidR="00950468" w:rsidRPr="00AB1781" w:rsidRDefault="00950468" w:rsidP="00950468">
      <w:pPr>
        <w:pStyle w:val="EnglishHangNoCoptic"/>
      </w:pPr>
      <w:r w:rsidRPr="00AB1781">
        <w:tab/>
        <w:t>those enemies of the Lord;</w:t>
      </w:r>
    </w:p>
    <w:p w14:paraId="38E9EB28" w14:textId="77777777" w:rsidR="00950468" w:rsidRPr="00AB1781" w:rsidRDefault="00950468" w:rsidP="00950468">
      <w:pPr>
        <w:pStyle w:val="EnglishHangNoCoptic"/>
      </w:pPr>
      <w:r w:rsidRPr="00AB1781">
        <w:tab/>
        <w:t>no sooner honoured and exalted</w:t>
      </w:r>
    </w:p>
    <w:p w14:paraId="00EF29AA" w14:textId="77777777" w:rsidR="00950468" w:rsidRPr="00AB1781" w:rsidRDefault="00950468" w:rsidP="00950468">
      <w:pPr>
        <w:pStyle w:val="EnglishHangEndNoCoptic"/>
      </w:pPr>
      <w:r w:rsidRPr="00AB1781">
        <w:tab/>
        <w:t>than they die and vanish like smoke.</w:t>
      </w:r>
    </w:p>
    <w:p w14:paraId="721E00D9" w14:textId="77777777" w:rsidR="00950468" w:rsidRPr="00AB1781" w:rsidRDefault="00950468" w:rsidP="00950468">
      <w:pPr>
        <w:pStyle w:val="EnglishHangNoCoptic"/>
      </w:pPr>
      <w:r w:rsidRPr="00AB1781">
        <w:t>21 The sinner borrows and does not repay;</w:t>
      </w:r>
    </w:p>
    <w:p w14:paraId="0413777A" w14:textId="77777777" w:rsidR="00950468" w:rsidRPr="00AB1781" w:rsidRDefault="00950468" w:rsidP="00950468">
      <w:pPr>
        <w:pStyle w:val="EnglishHangEndNoCoptic"/>
      </w:pPr>
      <w:r w:rsidRPr="00AB1781">
        <w:tab/>
        <w:t>but the just man shows compassion and gives.</w:t>
      </w:r>
    </w:p>
    <w:p w14:paraId="79DB3EE3" w14:textId="77777777" w:rsidR="00950468" w:rsidRPr="00AB1781" w:rsidRDefault="00950468" w:rsidP="00950468">
      <w:pPr>
        <w:pStyle w:val="EnglishHangNoCoptic"/>
      </w:pPr>
      <w:r w:rsidRPr="00AB1781">
        <w:t>22 Those who bless him will inherit the land,</w:t>
      </w:r>
    </w:p>
    <w:p w14:paraId="6B0873D0" w14:textId="77777777" w:rsidR="00950468" w:rsidRPr="00AB1781" w:rsidRDefault="00950468" w:rsidP="00950468">
      <w:pPr>
        <w:pStyle w:val="EnglishHangEndNoCoptic"/>
      </w:pPr>
      <w:r w:rsidRPr="00AB1781">
        <w:tab/>
        <w:t>but those who curse him will be ruined.</w:t>
      </w:r>
    </w:p>
    <w:p w14:paraId="3E4FDB63" w14:textId="77777777" w:rsidR="00950468" w:rsidRPr="00AB1781" w:rsidRDefault="00950468" w:rsidP="00950468">
      <w:pPr>
        <w:pStyle w:val="EnglishHangNoCoptic"/>
      </w:pPr>
      <w:r w:rsidRPr="00AB1781">
        <w:t>23 The steps of a man are directed by the Lord,</w:t>
      </w:r>
    </w:p>
    <w:p w14:paraId="18A0434D" w14:textId="77777777" w:rsidR="00950468" w:rsidRPr="00AB1781" w:rsidRDefault="00950468" w:rsidP="00950468">
      <w:pPr>
        <w:pStyle w:val="EnglishHangEndNoCoptic"/>
      </w:pPr>
      <w:r w:rsidRPr="00AB1781">
        <w:tab/>
        <w:t>when he takes great delight in His way.</w:t>
      </w:r>
    </w:p>
    <w:p w14:paraId="5742AEBF" w14:textId="77777777" w:rsidR="00950468" w:rsidRPr="00AB1781" w:rsidRDefault="00950468" w:rsidP="00950468">
      <w:pPr>
        <w:pStyle w:val="EnglishHangNoCoptic"/>
      </w:pPr>
      <w:r w:rsidRPr="00AB1781">
        <w:t>24 When he happens to fall, he will not fall headlong;</w:t>
      </w:r>
    </w:p>
    <w:p w14:paraId="3436C40F" w14:textId="77777777" w:rsidR="00950468" w:rsidRPr="00950468" w:rsidRDefault="00950468" w:rsidP="00950468">
      <w:pPr>
        <w:pStyle w:val="EnglishHangEndNoCoptic"/>
      </w:pPr>
      <w:r w:rsidRPr="00AB1781">
        <w:tab/>
        <w:t>for the Lord holds his hand.</w:t>
      </w:r>
    </w:p>
    <w:p w14:paraId="340C31CA" w14:textId="77777777" w:rsidR="00950468" w:rsidRPr="00AB1781" w:rsidRDefault="00950468" w:rsidP="00950468">
      <w:pPr>
        <w:pStyle w:val="EnglishHangNoCoptic"/>
      </w:pPr>
      <w:r w:rsidRPr="00AB1781">
        <w:t>25 I was young and now I am old,</w:t>
      </w:r>
    </w:p>
    <w:p w14:paraId="52DEF104" w14:textId="77777777" w:rsidR="00950468" w:rsidRPr="00AB1781" w:rsidRDefault="00950468" w:rsidP="00950468">
      <w:pPr>
        <w:pStyle w:val="EnglishHangNoCoptic"/>
      </w:pPr>
      <w:r w:rsidRPr="00AB1781">
        <w:tab/>
        <w:t>yet I have not seen a good man forsaken</w:t>
      </w:r>
    </w:p>
    <w:p w14:paraId="4DD1101A" w14:textId="77777777" w:rsidR="00950468" w:rsidRPr="00AB1781" w:rsidRDefault="00950468" w:rsidP="00950468">
      <w:pPr>
        <w:pStyle w:val="EnglishHangEndNoCoptic"/>
      </w:pPr>
      <w:r w:rsidRPr="00AB1781">
        <w:tab/>
        <w:t>or his children begging bread.</w:t>
      </w:r>
    </w:p>
    <w:p w14:paraId="686393A1" w14:textId="77777777" w:rsidR="00950468" w:rsidRPr="00AB1781" w:rsidRDefault="00950468" w:rsidP="00950468">
      <w:pPr>
        <w:pStyle w:val="EnglishHangNoCoptic"/>
      </w:pPr>
      <w:r w:rsidRPr="00AB1781">
        <w:t>26 All day long the good are merciful and lend</w:t>
      </w:r>
    </w:p>
    <w:p w14:paraId="4F236DB1" w14:textId="77777777" w:rsidR="00950468" w:rsidRPr="00AB1781" w:rsidRDefault="00950468" w:rsidP="00950468">
      <w:pPr>
        <w:pStyle w:val="EnglishHangEndNoCoptic"/>
      </w:pPr>
      <w:r w:rsidRPr="00AB1781">
        <w:tab/>
        <w:t>and their children are a blessing.</w:t>
      </w:r>
    </w:p>
    <w:p w14:paraId="1D33EFDA" w14:textId="77777777" w:rsidR="00950468" w:rsidRPr="00AB1781" w:rsidRDefault="00950468" w:rsidP="00950468">
      <w:pPr>
        <w:pStyle w:val="EnglishHangNoCoptic"/>
      </w:pPr>
      <w:r w:rsidRPr="00AB1781">
        <w:t>27 Shun evil and do good</w:t>
      </w:r>
    </w:p>
    <w:p w14:paraId="6C853BC9" w14:textId="77777777" w:rsidR="00950468" w:rsidRPr="00AB1781" w:rsidRDefault="00950468" w:rsidP="00950468">
      <w:pPr>
        <w:pStyle w:val="EnglishHangEndNoCoptic"/>
      </w:pPr>
      <w:r w:rsidRPr="00AB1781">
        <w:tab/>
        <w:t>and live eternally.</w:t>
      </w:r>
    </w:p>
    <w:p w14:paraId="4E5373B2" w14:textId="77777777" w:rsidR="00950468" w:rsidRPr="00AB1781" w:rsidRDefault="00950468" w:rsidP="00950468">
      <w:pPr>
        <w:pStyle w:val="EnglishHangNoCoptic"/>
      </w:pPr>
      <w:r w:rsidRPr="00AB1781">
        <w:t>28 For the Lord loves justice</w:t>
      </w:r>
    </w:p>
    <w:p w14:paraId="728A603B" w14:textId="77777777" w:rsidR="00950468" w:rsidRPr="00AB1781" w:rsidRDefault="00950468" w:rsidP="00950468">
      <w:pPr>
        <w:pStyle w:val="EnglishHangNoCoptic"/>
      </w:pPr>
      <w:r w:rsidRPr="00AB1781">
        <w:lastRenderedPageBreak/>
        <w:tab/>
        <w:t>and will not forsake His saints;</w:t>
      </w:r>
    </w:p>
    <w:p w14:paraId="419ABF34" w14:textId="77777777" w:rsidR="00950468" w:rsidRPr="00AB1781" w:rsidRDefault="00950468" w:rsidP="00950468">
      <w:pPr>
        <w:pStyle w:val="EnglishHangNoCoptic"/>
      </w:pPr>
      <w:r w:rsidRPr="00AB1781">
        <w:tab/>
        <w:t>they will be kept for ever.</w:t>
      </w:r>
    </w:p>
    <w:p w14:paraId="68A60CD3" w14:textId="77777777" w:rsidR="00950468" w:rsidRPr="00AB1781" w:rsidRDefault="00950468" w:rsidP="00950468">
      <w:pPr>
        <w:pStyle w:val="EnglishHangNoCoptic"/>
      </w:pPr>
      <w:r w:rsidRPr="00AB1781">
        <w:tab/>
        <w:t>But the lawless will be driven out,</w:t>
      </w:r>
    </w:p>
    <w:p w14:paraId="4546D9D0" w14:textId="77777777" w:rsidR="00950468" w:rsidRPr="00AB1781" w:rsidRDefault="00950468" w:rsidP="00950468">
      <w:pPr>
        <w:pStyle w:val="EnglishHangEndNoCoptic"/>
      </w:pPr>
      <w:r w:rsidRPr="00AB1781">
        <w:tab/>
        <w:t>and the sons of the godless will be exterminated.</w:t>
      </w:r>
    </w:p>
    <w:p w14:paraId="4A1ECE43" w14:textId="77777777" w:rsidR="00950468" w:rsidRPr="00AB1781" w:rsidRDefault="00950468" w:rsidP="00950468">
      <w:pPr>
        <w:pStyle w:val="EnglishHangNoCoptic"/>
      </w:pPr>
      <w:r w:rsidRPr="00AB1781">
        <w:t>29 The righteous will inherit the land,</w:t>
      </w:r>
    </w:p>
    <w:p w14:paraId="1ADBC80B" w14:textId="77777777" w:rsidR="00950468" w:rsidRPr="00AB1781" w:rsidRDefault="00950468" w:rsidP="00950468">
      <w:pPr>
        <w:pStyle w:val="EnglishHangEndNoCoptic"/>
      </w:pPr>
      <w:r w:rsidRPr="00AB1781">
        <w:tab/>
        <w:t>and dwell in it for ever.</w:t>
      </w:r>
    </w:p>
    <w:p w14:paraId="7C961074" w14:textId="77777777" w:rsidR="00950468" w:rsidRPr="00AB1781" w:rsidRDefault="00950468" w:rsidP="00950468">
      <w:pPr>
        <w:pStyle w:val="EnglishHangNoCoptic"/>
      </w:pPr>
      <w:r w:rsidRPr="00AB1781">
        <w:t>30 A just man’s mouth reflects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77777777" w:rsidR="00950468" w:rsidRPr="00AB1781" w:rsidRDefault="00950468" w:rsidP="00950468">
      <w:pPr>
        <w:pStyle w:val="EnglishHangEndNoCoptic"/>
      </w:pPr>
      <w:r w:rsidRPr="00AB1781">
        <w:tab/>
        <w:t>and his steps do not slip.</w:t>
      </w:r>
    </w:p>
    <w:p w14:paraId="7F38470F" w14:textId="77777777" w:rsidR="00950468" w:rsidRPr="00AB1781" w:rsidRDefault="00950468" w:rsidP="00950468">
      <w:pPr>
        <w:pStyle w:val="EnglishHangNoCoptic"/>
      </w:pPr>
      <w:r w:rsidRPr="00AB1781">
        <w:t>32 The sinner watches the righteous man</w:t>
      </w:r>
    </w:p>
    <w:p w14:paraId="2D0B13CB" w14:textId="77777777" w:rsidR="00950468" w:rsidRPr="00AB1781" w:rsidRDefault="00950468" w:rsidP="00950468">
      <w:pPr>
        <w:pStyle w:val="EnglishHangEndNoCoptic"/>
      </w:pPr>
      <w:r w:rsidRPr="00AB1781">
        <w:tab/>
        <w:t>and seeks occasion to kill him.</w:t>
      </w:r>
    </w:p>
    <w:p w14:paraId="1D032AA4" w14:textId="77777777" w:rsidR="00950468" w:rsidRPr="00AB1781" w:rsidRDefault="00950468" w:rsidP="00950468">
      <w:pPr>
        <w:pStyle w:val="EnglishHangNoCoptic"/>
      </w:pPr>
      <w:r w:rsidRPr="00AB1781">
        <w:t>33 But the Lord will not leave him in his hands,</w:t>
      </w:r>
    </w:p>
    <w:p w14:paraId="1D878B87" w14:textId="77777777" w:rsidR="00950468" w:rsidRPr="00AB1781" w:rsidRDefault="00950468" w:rsidP="00950468">
      <w:pPr>
        <w:pStyle w:val="EnglishHangEndNoCoptic"/>
      </w:pPr>
      <w:r w:rsidRPr="00AB1781">
        <w:tab/>
        <w:t>nor condemn him when he is judged.</w:t>
      </w:r>
    </w:p>
    <w:p w14:paraId="74008B7D" w14:textId="77777777" w:rsidR="00950468" w:rsidRPr="00AB1781" w:rsidRDefault="00950468" w:rsidP="00950468">
      <w:pPr>
        <w:pStyle w:val="EnglishHangNoCoptic"/>
      </w:pPr>
      <w:r w:rsidRPr="00AB1781">
        <w:t>34 Wait for the Lord and keep His way,</w:t>
      </w:r>
    </w:p>
    <w:p w14:paraId="53F42542" w14:textId="77777777" w:rsidR="00950468" w:rsidRPr="00AB1781" w:rsidRDefault="00950468" w:rsidP="00950468">
      <w:pPr>
        <w:pStyle w:val="EnglishHangNoCoptic"/>
      </w:pPr>
      <w:r w:rsidRPr="00AB1781">
        <w:tab/>
        <w:t>and He will exalt you to inherit the land.</w:t>
      </w:r>
    </w:p>
    <w:p w14:paraId="58462FB7" w14:textId="77777777" w:rsidR="00950468" w:rsidRPr="00AB1781" w:rsidRDefault="00950468" w:rsidP="00950468">
      <w:pPr>
        <w:pStyle w:val="EnglishHangEndNoCoptic"/>
      </w:pPr>
      <w:r w:rsidRPr="00AB1781">
        <w:tab/>
        <w:t>When sinners are destroyed, you will see it.</w:t>
      </w:r>
    </w:p>
    <w:p w14:paraId="17A1580C" w14:textId="77777777" w:rsidR="00950468" w:rsidRPr="00AB1781" w:rsidRDefault="00950468" w:rsidP="00950468">
      <w:pPr>
        <w:pStyle w:val="EnglishHangNoCoptic"/>
      </w:pPr>
      <w:r w:rsidRPr="00AB1781">
        <w:t>35 I have seen a godless man highly exalted</w:t>
      </w:r>
    </w:p>
    <w:p w14:paraId="23BB92A9" w14:textId="77777777" w:rsidR="00950468" w:rsidRPr="00AB1781" w:rsidRDefault="00950468" w:rsidP="00950468">
      <w:pPr>
        <w:pStyle w:val="EnglishHangEndNoCoptic"/>
      </w:pPr>
      <w:r w:rsidRPr="00AB1781">
        <w:tab/>
        <w:t>and towering aloft like the cedars of Lebanon.</w:t>
      </w:r>
    </w:p>
    <w:p w14:paraId="6DF6301D" w14:textId="77777777" w:rsidR="00950468" w:rsidRPr="00AB1781" w:rsidRDefault="00950468" w:rsidP="00950468">
      <w:pPr>
        <w:pStyle w:val="EnglishHangNoCoptic"/>
      </w:pPr>
      <w:r w:rsidRPr="00AB1781">
        <w:t>36 And I passed by, and lo! he was gone.</w:t>
      </w:r>
    </w:p>
    <w:p w14:paraId="18A0B6C2" w14:textId="77777777" w:rsidR="00950468" w:rsidRPr="00AB1781" w:rsidRDefault="00950468" w:rsidP="00950468">
      <w:pPr>
        <w:pStyle w:val="EnglishHangEndNoCoptic"/>
      </w:pPr>
      <w:r w:rsidRPr="00AB1781">
        <w:tab/>
        <w:t>I looked for him, and he was nowhere to be found.</w:t>
      </w:r>
      <w:r w:rsidRPr="00AB1781">
        <w:rPr>
          <w:rStyle w:val="FootnoteReference"/>
        </w:rPr>
        <w:footnoteReference w:id="167"/>
      </w:r>
    </w:p>
    <w:p w14:paraId="688FEB71" w14:textId="77777777" w:rsidR="00950468" w:rsidRPr="00AB1781" w:rsidRDefault="00950468" w:rsidP="00950468">
      <w:pPr>
        <w:pStyle w:val="EnglishHangNoCoptic"/>
      </w:pPr>
      <w:r w:rsidRPr="00AB1781">
        <w:t>37 Watch innocence, and behold justice,</w:t>
      </w:r>
    </w:p>
    <w:p w14:paraId="74484C61" w14:textId="77777777" w:rsidR="00950468" w:rsidRPr="00AB1781" w:rsidRDefault="00950468" w:rsidP="00950468">
      <w:pPr>
        <w:pStyle w:val="EnglishHangEndNoCoptic"/>
      </w:pPr>
      <w:r w:rsidRPr="00AB1781">
        <w:tab/>
        <w:t>for there is a future for the man of peace.</w:t>
      </w:r>
      <w:r w:rsidRPr="00AB1781">
        <w:rPr>
          <w:rStyle w:val="FootnoteReference"/>
        </w:rPr>
        <w:footnoteReference w:id="168"/>
      </w:r>
    </w:p>
    <w:p w14:paraId="14A70885" w14:textId="77777777" w:rsidR="00950468" w:rsidRPr="00AB1781" w:rsidRDefault="00950468" w:rsidP="00950468">
      <w:pPr>
        <w:pStyle w:val="EnglishHangNoCoptic"/>
      </w:pPr>
      <w:r w:rsidRPr="00AB1781">
        <w:t>38 But sinners will be exterminated together;</w:t>
      </w:r>
    </w:p>
    <w:p w14:paraId="66FEA3B7" w14:textId="77777777" w:rsidR="00950468" w:rsidRPr="00AB1781" w:rsidRDefault="00950468" w:rsidP="00950468">
      <w:pPr>
        <w:pStyle w:val="EnglishHangEndNoCoptic"/>
      </w:pPr>
      <w:r w:rsidRPr="00AB1781">
        <w:tab/>
        <w:t>the remnants of the godless will be destroyed.</w:t>
      </w:r>
    </w:p>
    <w:p w14:paraId="51DB95AC" w14:textId="77777777" w:rsidR="00950468" w:rsidRPr="00AB1781" w:rsidRDefault="00950468" w:rsidP="00950468">
      <w:pPr>
        <w:pStyle w:val="EnglishHangNoCoptic"/>
      </w:pPr>
      <w:r w:rsidRPr="00AB1781">
        <w:t>39 The salvation of the righteous is from the Lord,</w:t>
      </w:r>
    </w:p>
    <w:p w14:paraId="7009BA6D" w14:textId="77777777" w:rsidR="00950468" w:rsidRPr="00AB1781" w:rsidRDefault="00950468" w:rsidP="00950468">
      <w:pPr>
        <w:pStyle w:val="EnglishHangEndNoCoptic"/>
      </w:pPr>
      <w:r w:rsidRPr="00AB1781">
        <w:tab/>
        <w:t>and He is their protector in time of trouble.</w:t>
      </w:r>
    </w:p>
    <w:p w14:paraId="4041EAB9" w14:textId="77777777" w:rsidR="00950468" w:rsidRPr="00AB1781" w:rsidRDefault="00950468" w:rsidP="00950468">
      <w:pPr>
        <w:pStyle w:val="EnglishHangNoCoptic"/>
      </w:pPr>
      <w:r w:rsidRPr="00AB1781">
        <w:t>40 The Lord will help them and deliver them;</w:t>
      </w:r>
    </w:p>
    <w:p w14:paraId="3BD69040" w14:textId="77777777" w:rsidR="00950468" w:rsidRPr="00AB1781" w:rsidRDefault="00950468" w:rsidP="00950468">
      <w:pPr>
        <w:pStyle w:val="EnglishHangNoCoptic"/>
      </w:pPr>
      <w:r w:rsidRPr="00AB1781">
        <w:tab/>
        <w:t>He will rescue them from sinners and save them,</w:t>
      </w:r>
    </w:p>
    <w:p w14:paraId="3168C74F" w14:textId="77777777" w:rsidR="00950468" w:rsidRDefault="00950468" w:rsidP="00950468">
      <w:pPr>
        <w:pStyle w:val="EnglishHangEndNoCoptic"/>
      </w:pPr>
      <w:r w:rsidRPr="00AB1781">
        <w:tab/>
        <w:t>because they put their trust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955" w:name="_Ref435438548"/>
      <w:r w:rsidRPr="00AB1781">
        <w:lastRenderedPageBreak/>
        <w:t>K</w:t>
      </w:r>
      <w:r>
        <w:t>athisma 6</w:t>
      </w:r>
      <w:bookmarkEnd w:id="955"/>
    </w:p>
    <w:p w14:paraId="1BB2F64C" w14:textId="77777777" w:rsidR="00950468" w:rsidRPr="004E0D33" w:rsidRDefault="004E0D33" w:rsidP="00BF0205">
      <w:pPr>
        <w:pStyle w:val="Heading4"/>
      </w:pPr>
      <w:r>
        <w:t>Psalm</w:t>
      </w:r>
      <w:r w:rsidR="00950468" w:rsidRPr="00AB1781">
        <w:t xml:space="preserve"> 37</w:t>
      </w:r>
      <w:r>
        <w:t xml:space="preserve">: O Lord, rebuke me, but not in </w:t>
      </w:r>
      <w:r w:rsidR="001040C8">
        <w:t>Your</w:t>
      </w:r>
      <w:r>
        <w:t xml:space="preserve"> anger</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169"/>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77777777" w:rsidR="00950468" w:rsidRPr="00AB1781" w:rsidRDefault="00950468" w:rsidP="004E0D33">
      <w:pPr>
        <w:pStyle w:val="EnglishHangEndNoCoptic"/>
      </w:pPr>
      <w:r w:rsidRPr="00AB1781">
        <w:tab/>
        <w:t xml:space="preserve">and </w:t>
      </w:r>
      <w:r w:rsidR="001040C8">
        <w:t>You</w:t>
      </w:r>
      <w:r w:rsidRPr="00AB1781">
        <w:t xml:space="preserve"> </w:t>
      </w:r>
      <w:r w:rsidR="001040C8" w:rsidRPr="00AB1781">
        <w:t>are</w:t>
      </w:r>
      <w:r w:rsidRPr="00AB1781">
        <w:t xml:space="preserve"> pressing </w:t>
      </w:r>
      <w:r w:rsidR="00E570CB">
        <w:t>Your</w:t>
      </w:r>
      <w:r w:rsidRPr="00AB1781">
        <w:t xml:space="preserve"> hand upon me.</w:t>
      </w:r>
    </w:p>
    <w:p w14:paraId="6AAC3F1A" w14:textId="77777777" w:rsidR="00950468" w:rsidRPr="00AB1781" w:rsidRDefault="00950468" w:rsidP="004E0D33">
      <w:pPr>
        <w:pStyle w:val="EnglishHangNoCoptic"/>
      </w:pPr>
      <w:r w:rsidRPr="00AB1781">
        <w:t xml:space="preserve">4 There is no healing in my flesh because of </w:t>
      </w:r>
      <w:r w:rsidR="00E570CB">
        <w:t>Your</w:t>
      </w:r>
      <w:r w:rsidRPr="00AB1781">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77777777" w:rsidR="00950468" w:rsidRPr="00AB1781" w:rsidRDefault="00950468" w:rsidP="004E0D33">
      <w:pPr>
        <w:pStyle w:val="EnglishHangNoCoptic"/>
      </w:pPr>
      <w:r w:rsidRPr="00AB1781">
        <w:t>5 For my sins have gone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777777" w:rsidR="00950468" w:rsidRPr="00AB1781" w:rsidRDefault="00950468" w:rsidP="004E0D33">
      <w:pPr>
        <w:pStyle w:val="EnglishHangEndNoCoptic"/>
      </w:pPr>
      <w:r w:rsidRPr="00AB1781">
        <w:tab/>
        <w:t>through my foolishness.</w:t>
      </w:r>
    </w:p>
    <w:p w14:paraId="35897E2E" w14:textId="77777777" w:rsidR="00950468" w:rsidRPr="00AB1781" w:rsidRDefault="00950468" w:rsidP="004E0D33">
      <w:pPr>
        <w:pStyle w:val="EnglishHangNoCoptic"/>
      </w:pPr>
      <w:r w:rsidRPr="00AB1781">
        <w:t>7 I am miserable and utterly dejected;</w:t>
      </w:r>
    </w:p>
    <w:p w14:paraId="76BA6C6C" w14:textId="77777777" w:rsidR="00950468" w:rsidRPr="00AB1781" w:rsidRDefault="00950468" w:rsidP="004E0D33">
      <w:pPr>
        <w:pStyle w:val="EnglishHangEndNoCoptic"/>
      </w:pPr>
      <w:r w:rsidRPr="00AB1781">
        <w:tab/>
        <w:t>I go mourning all day long.</w:t>
      </w:r>
    </w:p>
    <w:p w14:paraId="68DE5089" w14:textId="77777777" w:rsidR="00950468" w:rsidRPr="00AB1781" w:rsidRDefault="00950468" w:rsidP="004E0D33">
      <w:pPr>
        <w:pStyle w:val="EnglishHangNoCoptic"/>
      </w:pPr>
      <w:r w:rsidRPr="00AB1781">
        <w:t>8 For my soul is filled with mockings,</w:t>
      </w:r>
    </w:p>
    <w:p w14:paraId="33C487CA" w14:textId="77777777" w:rsidR="00950468" w:rsidRPr="00AB1781" w:rsidRDefault="00950468" w:rsidP="004E0D33">
      <w:pPr>
        <w:pStyle w:val="EnglishHangEndNoCoptic"/>
      </w:pPr>
      <w:r w:rsidRPr="00AB1781">
        <w:tab/>
        <w:t>and there is no healing in my flesh.</w:t>
      </w:r>
    </w:p>
    <w:p w14:paraId="159A1911" w14:textId="77777777" w:rsidR="00950468" w:rsidRPr="00AB1781" w:rsidRDefault="00950468" w:rsidP="004E0D33">
      <w:pPr>
        <w:pStyle w:val="EnglishHangNoCoptic"/>
      </w:pPr>
      <w:r w:rsidRPr="00AB1781">
        <w:t>9 I am afflicted and humbled exceedingly;</w:t>
      </w:r>
    </w:p>
    <w:p w14:paraId="53C05BFE" w14:textId="77777777" w:rsidR="00950468" w:rsidRPr="00AB1781" w:rsidRDefault="00950468" w:rsidP="004E0D33">
      <w:pPr>
        <w:pStyle w:val="EnglishHangEndNoCoptic"/>
      </w:pPr>
      <w:r w:rsidRPr="00AB1781">
        <w:tab/>
        <w:t>I roar from the anguish of my heart.</w:t>
      </w:r>
    </w:p>
    <w:p w14:paraId="15960FAB" w14:textId="77777777" w:rsidR="00950468" w:rsidRPr="00AB1781" w:rsidRDefault="00950468" w:rsidP="004E0D33">
      <w:pPr>
        <w:pStyle w:val="EnglishHangNoCoptic"/>
      </w:pPr>
      <w:r w:rsidRPr="00AB1781">
        <w:t xml:space="preserve">10 Lord, </w:t>
      </w:r>
      <w:r w:rsidR="001040C8">
        <w:t>You</w:t>
      </w:r>
      <w:r w:rsidRPr="00AB1781">
        <w:t xml:space="preserve"> </w:t>
      </w:r>
      <w:r w:rsidR="001040C8">
        <w:t>know</w:t>
      </w:r>
      <w:r w:rsidRPr="00AB1781">
        <w:t xml:space="preserve"> all my desire,</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77777777" w:rsidR="00950468" w:rsidRPr="00AB1781" w:rsidRDefault="00950468" w:rsidP="004E0D33">
      <w:pPr>
        <w:pStyle w:val="EnglishHangNoCoptic"/>
      </w:pPr>
      <w:r w:rsidRPr="00AB1781">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77777777" w:rsidR="00950468" w:rsidRPr="00AB1781" w:rsidRDefault="00950468" w:rsidP="004E0D33">
      <w:pPr>
        <w:pStyle w:val="EnglishHangNoCoptic"/>
      </w:pPr>
      <w:r w:rsidRPr="00AB1781">
        <w:t>12 My friends and my neighbours draw near and confront me;</w:t>
      </w:r>
    </w:p>
    <w:p w14:paraId="4B178BB1" w14:textId="77777777" w:rsidR="00950468" w:rsidRPr="00AB1781" w:rsidRDefault="00950468" w:rsidP="004E0D33">
      <w:pPr>
        <w:pStyle w:val="EnglishHangEndNoCoptic"/>
      </w:pPr>
      <w:r w:rsidRPr="00AB1781">
        <w:tab/>
        <w:t>and my nearest stand afar off.</w:t>
      </w:r>
    </w:p>
    <w:p w14:paraId="6156DA91" w14:textId="77777777" w:rsidR="00950468" w:rsidRPr="00AB1781" w:rsidRDefault="00950468" w:rsidP="004E0D33">
      <w:pPr>
        <w:pStyle w:val="EnglishHangNoCoptic"/>
      </w:pPr>
      <w:r w:rsidRPr="00AB1781">
        <w:t>13 Those also who seek my life take to violence;</w:t>
      </w:r>
    </w:p>
    <w:p w14:paraId="5C0BE1A3" w14:textId="77777777" w:rsidR="00950468" w:rsidRPr="00AB1781" w:rsidRDefault="00950468" w:rsidP="004E0D33">
      <w:pPr>
        <w:pStyle w:val="EnglishHangNoCoptic"/>
      </w:pPr>
      <w:r w:rsidRPr="00AB1781">
        <w:tab/>
        <w:t>and those who seek to do me evil discuss intrigues</w:t>
      </w:r>
    </w:p>
    <w:p w14:paraId="4EDC18CF" w14:textId="77777777" w:rsidR="00950468" w:rsidRPr="00AB1781" w:rsidRDefault="00950468" w:rsidP="004E0D33">
      <w:pPr>
        <w:pStyle w:val="EnglishHangEndNoCoptic"/>
      </w:pPr>
      <w:r w:rsidRPr="00AB1781">
        <w:tab/>
        <w:t>and imagine deceits all the day long.</w:t>
      </w:r>
    </w:p>
    <w:p w14:paraId="6CB09AEF" w14:textId="77777777" w:rsidR="00950468" w:rsidRPr="00AB1781" w:rsidRDefault="00950468" w:rsidP="004E0D33">
      <w:pPr>
        <w:pStyle w:val="EnglishHangNoCoptic"/>
      </w:pPr>
      <w:r w:rsidRPr="00AB1781">
        <w:lastRenderedPageBreak/>
        <w:t>14 But I am like a deaf man who cannot hear</w:t>
      </w:r>
    </w:p>
    <w:p w14:paraId="4E34A594" w14:textId="77777777" w:rsidR="00950468" w:rsidRPr="00AB1781" w:rsidRDefault="00950468" w:rsidP="004E0D33">
      <w:pPr>
        <w:pStyle w:val="EnglishHangEndNoCoptic"/>
      </w:pPr>
      <w:r w:rsidRPr="00AB1781">
        <w:tab/>
        <w:t>and like a dumb man who cannot open his mouth.</w:t>
      </w:r>
    </w:p>
    <w:p w14:paraId="54C10830" w14:textId="77777777" w:rsidR="00950468" w:rsidRPr="00AB1781" w:rsidRDefault="00950468" w:rsidP="004E0D33">
      <w:pPr>
        <w:pStyle w:val="EnglishHangNoCoptic"/>
      </w:pPr>
      <w:r w:rsidRPr="00AB1781">
        <w:t>15 I have become like a man who hears nothing</w:t>
      </w:r>
    </w:p>
    <w:p w14:paraId="0C640916" w14:textId="77777777" w:rsidR="00950468" w:rsidRPr="00AB1781" w:rsidRDefault="00950468" w:rsidP="004E0D33">
      <w:pPr>
        <w:pStyle w:val="EnglishHangEndNoCoptic"/>
      </w:pPr>
      <w:r w:rsidRPr="00AB1781">
        <w:tab/>
        <w:t>and in his mouth has no rebukes.</w:t>
      </w:r>
    </w:p>
    <w:p w14:paraId="74BD36D4" w14:textId="77777777" w:rsidR="00950468" w:rsidRPr="00AB1781" w:rsidRDefault="00950468" w:rsidP="004E0D33">
      <w:pPr>
        <w:pStyle w:val="EnglishHangNoCoptic"/>
      </w:pPr>
      <w:r w:rsidRPr="00AB1781">
        <w:t xml:space="preserve">16 For in </w:t>
      </w:r>
      <w:r w:rsidR="001040C8">
        <w:t>You</w:t>
      </w:r>
      <w:r w:rsidRPr="00AB1781">
        <w:t>, O Lord, I have put my trust;</w:t>
      </w:r>
    </w:p>
    <w:p w14:paraId="19ED58CE" w14:textId="77777777"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answer me, O Lord my God.</w:t>
      </w:r>
    </w:p>
    <w:p w14:paraId="41749EFE" w14:textId="77777777" w:rsidR="00950468" w:rsidRPr="00AB1781" w:rsidRDefault="00950468" w:rsidP="004E0D33">
      <w:pPr>
        <w:pStyle w:val="EnglishHangNoCoptic"/>
      </w:pPr>
      <w:r w:rsidRPr="00AB1781">
        <w:t>17 For I pray: ‘Do not let my enemies rejoice over me</w:t>
      </w:r>
    </w:p>
    <w:p w14:paraId="32044D0B" w14:textId="77777777" w:rsidR="00950468" w:rsidRPr="00AB1781" w:rsidRDefault="00950468" w:rsidP="004E0D33">
      <w:pPr>
        <w:pStyle w:val="EnglishHangEndNoCoptic"/>
      </w:pPr>
      <w:r w:rsidRPr="00AB1781">
        <w:tab/>
        <w:t>and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7777777" w:rsidR="00950468" w:rsidRPr="00AB1781" w:rsidRDefault="00950468" w:rsidP="004E0D33">
      <w:pPr>
        <w:pStyle w:val="EnglishHangEndNoCoptic"/>
      </w:pPr>
      <w:r w:rsidRPr="00AB1781">
        <w:tab/>
        <w:t>and my pain is before me continually.</w:t>
      </w:r>
    </w:p>
    <w:p w14:paraId="0B879BDB" w14:textId="77777777" w:rsidR="00950468" w:rsidRPr="00AB1781" w:rsidRDefault="00950468" w:rsidP="004E0D33">
      <w:pPr>
        <w:pStyle w:val="EnglishHangNoCoptic"/>
      </w:pPr>
      <w:r w:rsidRPr="00AB1781">
        <w:t>19 For I confess my lawlessness</w:t>
      </w:r>
    </w:p>
    <w:p w14:paraId="6C72E351" w14:textId="77777777" w:rsidR="00950468" w:rsidRPr="00AB1781" w:rsidRDefault="00950468" w:rsidP="004E0D33">
      <w:pPr>
        <w:pStyle w:val="EnglishHangEndNoCoptic"/>
      </w:pPr>
      <w:r w:rsidRPr="00AB1781">
        <w:tab/>
        <w:t>and I am concerned about my sin.</w:t>
      </w:r>
    </w:p>
    <w:p w14:paraId="0E879490" w14:textId="77777777" w:rsidR="00950468" w:rsidRPr="00AB1781" w:rsidRDefault="00950468" w:rsidP="004E0D33">
      <w:pPr>
        <w:pStyle w:val="EnglishHangNoCoptic"/>
      </w:pPr>
      <w:r w:rsidRPr="00AB1781">
        <w:t>20 But my enemies live and have got possession of me,</w:t>
      </w:r>
    </w:p>
    <w:p w14:paraId="025B0ECA" w14:textId="77777777" w:rsidR="00950468" w:rsidRPr="00AB1781" w:rsidRDefault="00950468" w:rsidP="004E0D33">
      <w:pPr>
        <w:pStyle w:val="EnglishHangEndNoCoptic"/>
      </w:pPr>
      <w:r w:rsidRPr="00AB1781">
        <w:tab/>
        <w:t>and those who hate me wrongfully have multiplied.</w:t>
      </w:r>
    </w:p>
    <w:p w14:paraId="7A5310E1" w14:textId="77777777" w:rsidR="00950468" w:rsidRPr="00AB1781" w:rsidRDefault="00950468" w:rsidP="004E0D33">
      <w:pPr>
        <w:pStyle w:val="EnglishHangNoCoptic"/>
      </w:pPr>
      <w:r w:rsidRPr="00AB1781">
        <w:t>21 Those who repay me evil for good have slandered me,</w:t>
      </w:r>
    </w:p>
    <w:p w14:paraId="5FBB7C1A" w14:textId="77777777" w:rsidR="00950468" w:rsidRPr="00AB1781" w:rsidRDefault="00950468" w:rsidP="004E0D33">
      <w:pPr>
        <w:pStyle w:val="EnglishHangEndNoCoptic"/>
      </w:pPr>
      <w:r w:rsidRPr="00AB1781">
        <w:tab/>
        <w:t>because I pursue goodness.</w:t>
      </w:r>
    </w:p>
    <w:p w14:paraId="3694E5A9" w14:textId="77777777" w:rsidR="00950468" w:rsidRPr="00AB1781" w:rsidRDefault="00950468" w:rsidP="004E0D33">
      <w:pPr>
        <w:pStyle w:val="EnglishHangNoCoptic"/>
      </w:pPr>
      <w:r w:rsidRPr="00AB1781">
        <w:t>22 Forsake me not, O Lord;</w:t>
      </w:r>
    </w:p>
    <w:p w14:paraId="093B53AC" w14:textId="77777777" w:rsidR="00950468" w:rsidRPr="00AB1781" w:rsidRDefault="00950468" w:rsidP="004E0D33">
      <w:pPr>
        <w:pStyle w:val="EnglishHangEndNoCoptic"/>
      </w:pPr>
      <w:r w:rsidRPr="00AB1781">
        <w:tab/>
        <w:t>O my God, be not 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7777777" w:rsidR="00950468" w:rsidRPr="004E0D33" w:rsidRDefault="004E0D33" w:rsidP="00BF0205">
      <w:pPr>
        <w:pStyle w:val="Heading4"/>
      </w:pPr>
      <w:r>
        <w:t>Psalm</w:t>
      </w:r>
      <w:r w:rsidR="00950468" w:rsidRPr="00AB1781">
        <w:t xml:space="preserve"> 38</w:t>
      </w:r>
      <w:r>
        <w:t>: I said: 'I will watch my ways, lest I sin with my tongue</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77777777" w:rsidR="00950468" w:rsidRPr="00AB1781" w:rsidRDefault="00950468" w:rsidP="004E0D33">
      <w:pPr>
        <w:pStyle w:val="Rubric"/>
      </w:pPr>
      <w:r w:rsidRPr="00AB1781">
        <w:t>1 (For Jeduthun. A Song by David)</w:t>
      </w:r>
    </w:p>
    <w:p w14:paraId="50440E1D" w14:textId="77777777" w:rsidR="00950468" w:rsidRPr="00AB1781" w:rsidRDefault="00950468" w:rsidP="004E0D33">
      <w:pPr>
        <w:pStyle w:val="EnglishHangNoCoptic"/>
      </w:pPr>
      <w:r w:rsidRPr="00AB1781">
        <w:t>2 I said: ‘I will watch my ways,</w:t>
      </w:r>
    </w:p>
    <w:p w14:paraId="5DDE606D" w14:textId="77777777" w:rsidR="00950468" w:rsidRPr="00AB1781" w:rsidRDefault="00950468" w:rsidP="004E0D33">
      <w:pPr>
        <w:pStyle w:val="EnglishHangNoCoptic"/>
      </w:pPr>
      <w:r w:rsidRPr="00AB1781">
        <w:tab/>
        <w:t>lest I sin with my tongue.</w:t>
      </w:r>
    </w:p>
    <w:p w14:paraId="37261309" w14:textId="77777777" w:rsidR="00950468" w:rsidRPr="00AB1781" w:rsidRDefault="00950468" w:rsidP="004E0D33">
      <w:pPr>
        <w:pStyle w:val="EnglishHangNoCoptic"/>
      </w:pPr>
      <w:r w:rsidRPr="00AB1781">
        <w:tab/>
        <w:t>I must put a muzzle on my mouth</w:t>
      </w:r>
    </w:p>
    <w:p w14:paraId="4AB50727" w14:textId="77777777" w:rsidR="00950468" w:rsidRPr="00AB1781" w:rsidRDefault="00950468" w:rsidP="004E0D33">
      <w:pPr>
        <w:pStyle w:val="EnglishHangEndNoCoptic"/>
      </w:pPr>
      <w:r w:rsidRPr="00AB1781">
        <w:tab/>
        <w:t>so long as sinners are with me.’</w:t>
      </w:r>
    </w:p>
    <w:p w14:paraId="1DE03691" w14:textId="77777777" w:rsidR="00950468" w:rsidRPr="00AB1781" w:rsidRDefault="00950468" w:rsidP="004E0D33">
      <w:pPr>
        <w:pStyle w:val="EnglishHangNoCoptic"/>
      </w:pPr>
      <w:r w:rsidRPr="00AB1781">
        <w:t>3 I became dumb and was humble,</w:t>
      </w:r>
    </w:p>
    <w:p w14:paraId="3D9A1285" w14:textId="77777777" w:rsidR="00950468" w:rsidRPr="00AB1781" w:rsidRDefault="00950468" w:rsidP="004E0D33">
      <w:pPr>
        <w:pStyle w:val="EnglishHangNoCoptic"/>
      </w:pPr>
      <w:r w:rsidRPr="00AB1781">
        <w:tab/>
        <w:t>and I stopped doing good,</w:t>
      </w:r>
    </w:p>
    <w:p w14:paraId="5AC55AD9" w14:textId="77777777" w:rsidR="00950468" w:rsidRPr="00AB1781" w:rsidRDefault="00950468" w:rsidP="004E0D33">
      <w:pPr>
        <w:pStyle w:val="EnglishHangEndNoCoptic"/>
      </w:pPr>
      <w:r w:rsidRPr="00AB1781">
        <w:tab/>
        <w:t>yet my pain only grew worse.</w:t>
      </w:r>
    </w:p>
    <w:p w14:paraId="603B0B33" w14:textId="77777777" w:rsidR="00950468" w:rsidRPr="00AB1781" w:rsidRDefault="00950468" w:rsidP="004E0D33">
      <w:pPr>
        <w:pStyle w:val="EnglishHangNoCoptic"/>
      </w:pPr>
      <w:r w:rsidRPr="00AB1781">
        <w:lastRenderedPageBreak/>
        <w:t>4 My heart burned within me,</w:t>
      </w:r>
    </w:p>
    <w:p w14:paraId="54299199" w14:textId="77777777" w:rsidR="00950468" w:rsidRPr="00AB1781" w:rsidRDefault="00950468" w:rsidP="004E0D33">
      <w:pPr>
        <w:pStyle w:val="EnglishHangNoCoptic"/>
      </w:pPr>
      <w:r w:rsidRPr="00AB1781">
        <w:tab/>
        <w:t>and as I reflected the fire blazed out.</w:t>
      </w:r>
    </w:p>
    <w:p w14:paraId="59C36DE7" w14:textId="77777777" w:rsidR="00950468" w:rsidRPr="00AB1781" w:rsidRDefault="00950468" w:rsidP="004E0D33">
      <w:pPr>
        <w:pStyle w:val="EnglishHangEndNoCoptic"/>
      </w:pPr>
      <w:r w:rsidRPr="00AB1781">
        <w:tab/>
        <w:t>Then I prayed with my tongue:</w:t>
      </w:r>
    </w:p>
    <w:p w14:paraId="395C1029" w14:textId="77777777" w:rsidR="00950468" w:rsidRPr="00AB1781" w:rsidRDefault="00950468" w:rsidP="004E0D33">
      <w:pPr>
        <w:pStyle w:val="EnglishHangNoCoptic"/>
      </w:pPr>
      <w:r w:rsidRPr="00AB1781">
        <w:t>5 ‘Lord, let me know my end</w:t>
      </w:r>
    </w:p>
    <w:p w14:paraId="1BE4B52F" w14:textId="77777777" w:rsidR="00950468" w:rsidRPr="00AB1781" w:rsidRDefault="00950468" w:rsidP="004E0D33">
      <w:pPr>
        <w:pStyle w:val="EnglishHangNoCoptic"/>
      </w:pPr>
      <w:r w:rsidRPr="00AB1781">
        <w:tab/>
        <w:t>and the number of my days,</w:t>
      </w:r>
    </w:p>
    <w:p w14:paraId="3007A012" w14:textId="77777777" w:rsidR="00950468" w:rsidRPr="00AB1781" w:rsidRDefault="00950468" w:rsidP="004E0D33">
      <w:pPr>
        <w:pStyle w:val="EnglishHangEndNoCoptic"/>
      </w:pPr>
      <w:r w:rsidRPr="00AB1781">
        <w:tab/>
        <w:t>that I may know what I lack.</w:t>
      </w:r>
      <w:r w:rsidRPr="00AB1781">
        <w:rPr>
          <w:rStyle w:val="FootnoteReference"/>
        </w:rPr>
        <w:footnoteReference w:id="170"/>
      </w:r>
    </w:p>
    <w:p w14:paraId="2F949DC5" w14:textId="77777777" w:rsidR="00950468" w:rsidRPr="00AB1781" w:rsidRDefault="00950468" w:rsidP="004E0D33">
      <w:pPr>
        <w:pStyle w:val="EnglishHangNoCoptic"/>
      </w:pPr>
      <w:r w:rsidRPr="00AB1781">
        <w:t xml:space="preserve">6 </w:t>
      </w:r>
      <w:r w:rsidR="001040C8">
        <w:t>You</w:t>
      </w:r>
      <w:r w:rsidRPr="00AB1781">
        <w:t xml:space="preserve"> </w:t>
      </w:r>
      <w:r w:rsidR="00556387">
        <w:t>have</w:t>
      </w:r>
      <w:r w:rsidRPr="00AB1781">
        <w:t xml:space="preserve"> made my days a few spans,</w:t>
      </w:r>
    </w:p>
    <w:p w14:paraId="73755020" w14:textId="77777777" w:rsidR="00950468" w:rsidRPr="00AB1781" w:rsidRDefault="00950468" w:rsidP="004E0D33">
      <w:pPr>
        <w:pStyle w:val="EnglishHangNoCoptic"/>
      </w:pPr>
      <w:r w:rsidRPr="00AB1781">
        <w:tab/>
        <w:t xml:space="preserve">and my existence is nothing in </w:t>
      </w:r>
      <w:r w:rsidR="00E570CB">
        <w:t>Your</w:t>
      </w:r>
      <w:r w:rsidRPr="00AB1781">
        <w:t xml:space="preserve"> sight.’</w:t>
      </w:r>
    </w:p>
    <w:p w14:paraId="768FD95A" w14:textId="77777777" w:rsidR="00950468" w:rsidRPr="00AB1781" w:rsidRDefault="00950468" w:rsidP="004E0D33">
      <w:pPr>
        <w:pStyle w:val="EnglishHangEndNoCoptic"/>
      </w:pPr>
      <w:r w:rsidRPr="00AB1781">
        <w:tab/>
        <w:t xml:space="preserve">Truly all is vanity, every man alive. </w:t>
      </w:r>
      <w:r w:rsidRPr="00AB1781">
        <w:rPr>
          <w:i/>
        </w:rPr>
        <w:t>(Pause)</w:t>
      </w:r>
    </w:p>
    <w:p w14:paraId="07924A1C" w14:textId="77777777" w:rsidR="00950468" w:rsidRPr="00AB1781" w:rsidRDefault="00950468" w:rsidP="004E0D33">
      <w:pPr>
        <w:pStyle w:val="EnglishHangNoCoptic"/>
      </w:pPr>
      <w:r w:rsidRPr="00AB1781">
        <w:t>7 Surely man passes like a shadow,</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77777777" w:rsidR="00950468" w:rsidRPr="00AB1781" w:rsidRDefault="00950468" w:rsidP="004E0D33">
      <w:pPr>
        <w:pStyle w:val="EnglishHangNoCoptic"/>
      </w:pPr>
      <w:r w:rsidRPr="00AB1781">
        <w:t>8 And now, who is my patience?</w:t>
      </w:r>
      <w:r w:rsidRPr="00AB1781">
        <w:rPr>
          <w:rStyle w:val="FootnoteReference"/>
        </w:rPr>
        <w:footnoteReference w:id="171"/>
      </w:r>
    </w:p>
    <w:p w14:paraId="0160580A" w14:textId="77777777" w:rsidR="00950468" w:rsidRPr="00AB1781" w:rsidRDefault="00950468" w:rsidP="004E0D33">
      <w:pPr>
        <w:pStyle w:val="EnglishHangNoCoptic"/>
      </w:pPr>
      <w:r w:rsidRPr="00AB1781">
        <w:tab/>
        <w:t>Is it not the Lord?</w:t>
      </w:r>
    </w:p>
    <w:p w14:paraId="681E1A8C" w14:textId="77777777" w:rsidR="00950468" w:rsidRPr="00AB1781" w:rsidRDefault="00950468" w:rsidP="004E0D33">
      <w:pPr>
        <w:pStyle w:val="EnglishHangEndNoCoptic"/>
      </w:pPr>
      <w:r w:rsidRPr="00AB1781">
        <w:tab/>
        <w:t xml:space="preserve">And my courage is from </w:t>
      </w:r>
      <w:r w:rsidR="001040C8">
        <w:t>You</w:t>
      </w:r>
      <w:r w:rsidRPr="00AB1781">
        <w:t>.</w:t>
      </w:r>
    </w:p>
    <w:p w14:paraId="65ED5F6D" w14:textId="77777777" w:rsidR="00950468" w:rsidRPr="00AB1781" w:rsidRDefault="00950468" w:rsidP="004E0D33">
      <w:pPr>
        <w:pStyle w:val="EnglishHangNoCoptic"/>
      </w:pPr>
      <w:r w:rsidRPr="00AB1781">
        <w:t>9 Deliver me from all my sins;</w:t>
      </w:r>
    </w:p>
    <w:p w14:paraId="5E72B37C"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the taunt of the fool.</w:t>
      </w:r>
    </w:p>
    <w:p w14:paraId="715C828C" w14:textId="77777777" w:rsidR="00950468" w:rsidRPr="00AB1781" w:rsidRDefault="00950468" w:rsidP="004E0D33">
      <w:pPr>
        <w:pStyle w:val="EnglishHangNoCoptic"/>
      </w:pPr>
      <w:r w:rsidRPr="00AB1781">
        <w:t>10 I am dumb and tongue-tied,</w:t>
      </w:r>
    </w:p>
    <w:p w14:paraId="05092149" w14:textId="77777777" w:rsidR="00950468" w:rsidRPr="00AB1781" w:rsidRDefault="00950468" w:rsidP="004E0D33">
      <w:pPr>
        <w:pStyle w:val="EnglishHangEndNoCoptic"/>
      </w:pPr>
      <w:r w:rsidRPr="00AB1781">
        <w:tab/>
        <w:t xml:space="preserve">because </w:t>
      </w:r>
      <w:r w:rsidR="001040C8">
        <w:t>You</w:t>
      </w:r>
      <w:r w:rsidRPr="00AB1781">
        <w:t xml:space="preserve"> </w:t>
      </w:r>
      <w:r w:rsidR="00556387">
        <w:t>have</w:t>
      </w:r>
      <w:r w:rsidRPr="00AB1781">
        <w:t xml:space="preserve"> made me so.</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77777777" w:rsidR="00950468" w:rsidRPr="00AB1781" w:rsidRDefault="00950468" w:rsidP="004E0D33">
      <w:pPr>
        <w:pStyle w:val="EnglishHangEndNoCoptic"/>
      </w:pPr>
      <w:r w:rsidRPr="00AB1781">
        <w:tab/>
        <w:t xml:space="preserve">for I faint at the vehemence of </w:t>
      </w:r>
      <w:r w:rsidR="00E570CB">
        <w:t>Your</w:t>
      </w:r>
      <w:r w:rsidRPr="00AB1781">
        <w:t xml:space="preserve"> hand.</w:t>
      </w:r>
    </w:p>
    <w:p w14:paraId="24937946" w14:textId="77777777" w:rsidR="00950468" w:rsidRPr="00AB1781" w:rsidRDefault="00950468" w:rsidP="004E0D33">
      <w:pPr>
        <w:pStyle w:val="EnglishHangNoCoptic"/>
      </w:pPr>
      <w:r w:rsidRPr="00AB1781">
        <w:t xml:space="preserve">12 With rebukes </w:t>
      </w:r>
      <w:r w:rsidR="001040C8">
        <w:t>You</w:t>
      </w:r>
      <w:r w:rsidRPr="00AB1781">
        <w:t xml:space="preserve"> </w:t>
      </w:r>
      <w:r w:rsidR="001040C8" w:rsidRPr="00AB1781">
        <w:t>c</w:t>
      </w:r>
      <w:r w:rsidR="001040C8">
        <w:t>orrect</w:t>
      </w:r>
      <w:r w:rsidRPr="00AB1781">
        <w:t xml:space="preserve"> man for sin,</w:t>
      </w:r>
    </w:p>
    <w:p w14:paraId="48A0478C" w14:textId="77777777" w:rsidR="00950468" w:rsidRPr="00AB1781" w:rsidRDefault="00950468" w:rsidP="004E0D33">
      <w:pPr>
        <w:pStyle w:val="EnglishHangNoCoptic"/>
      </w:pPr>
      <w:r w:rsidRPr="00AB1781">
        <w:tab/>
        <w:t xml:space="preserve">and </w:t>
      </w:r>
      <w:r w:rsidR="001040C8">
        <w:t>put</w:t>
      </w:r>
      <w:r w:rsidRPr="00AB1781">
        <w:t xml:space="preserve"> his soul to the test</w:t>
      </w:r>
    </w:p>
    <w:p w14:paraId="47E5ACE3" w14:textId="77777777" w:rsidR="00950468" w:rsidRPr="00AB1781" w:rsidRDefault="00950468" w:rsidP="004E0D33">
      <w:pPr>
        <w:pStyle w:val="EnglishHangNoCoptic"/>
      </w:pPr>
      <w:r w:rsidRPr="00AB1781">
        <w:tab/>
        <w:t>till he is as weak as a spider.</w:t>
      </w:r>
    </w:p>
    <w:p w14:paraId="512650F0" w14:textId="77777777" w:rsidR="00950468" w:rsidRPr="00AB1781" w:rsidRDefault="00950468" w:rsidP="004E0D33">
      <w:pPr>
        <w:pStyle w:val="EnglishHangEndNoCoptic"/>
      </w:pPr>
      <w:r w:rsidRPr="00AB1781">
        <w:tab/>
        <w:t xml:space="preserve">Yet every man disquiets himself in vain. </w:t>
      </w:r>
      <w:r w:rsidRPr="00AB1781">
        <w:rPr>
          <w:i/>
        </w:rPr>
        <w:t>(Pause)</w:t>
      </w:r>
    </w:p>
    <w:p w14:paraId="45FBE42C" w14:textId="77777777" w:rsidR="00950468" w:rsidRPr="00AB1781" w:rsidRDefault="00950468" w:rsidP="004E0D33">
      <w:pPr>
        <w:pStyle w:val="EnglishHangNoCoptic"/>
      </w:pPr>
      <w:r w:rsidRPr="00AB1781">
        <w:t>13 Hear my prayer, O Lord,</w:t>
      </w:r>
    </w:p>
    <w:p w14:paraId="6B6D55C8" w14:textId="77777777" w:rsidR="00950468" w:rsidRPr="00AB1781" w:rsidRDefault="00950468" w:rsidP="004E0D33">
      <w:pPr>
        <w:pStyle w:val="EnglishHangNoCoptic"/>
      </w:pPr>
      <w:r w:rsidRPr="00AB1781">
        <w:tab/>
        <w:t>and give ear to my petition;</w:t>
      </w:r>
    </w:p>
    <w:p w14:paraId="5C80C5C7" w14:textId="77777777" w:rsidR="00950468" w:rsidRPr="00AB1781" w:rsidRDefault="00950468" w:rsidP="004E0D33">
      <w:pPr>
        <w:pStyle w:val="EnglishHangNoCoptic"/>
      </w:pPr>
      <w:r w:rsidRPr="00AB1781">
        <w:tab/>
        <w:t>be not silent at my tears.</w:t>
      </w:r>
    </w:p>
    <w:p w14:paraId="53304154" w14:textId="77777777" w:rsidR="00950468" w:rsidRPr="00AB1781" w:rsidRDefault="00950468" w:rsidP="004E0D33">
      <w:pPr>
        <w:pStyle w:val="EnglishHangNoCoptic"/>
      </w:pPr>
      <w:r w:rsidRPr="00AB1781">
        <w:tab/>
        <w:t xml:space="preserve">For I am a pilgrim and stranger with </w:t>
      </w:r>
      <w:r w:rsidR="001040C8">
        <w:t>You</w:t>
      </w:r>
    </w:p>
    <w:p w14:paraId="7D470BC7" w14:textId="77777777" w:rsidR="00950468" w:rsidRPr="00AB1781" w:rsidRDefault="00950468" w:rsidP="004E0D33">
      <w:pPr>
        <w:pStyle w:val="EnglishHangEndNoCoptic"/>
      </w:pPr>
      <w:r w:rsidRPr="00AB1781">
        <w:tab/>
        <w:t>as all my fathers were.</w:t>
      </w:r>
    </w:p>
    <w:p w14:paraId="299BD073" w14:textId="77777777" w:rsidR="00950468" w:rsidRPr="00AB1781" w:rsidRDefault="00950468" w:rsidP="004E0D33">
      <w:pPr>
        <w:pStyle w:val="EnglishHangNoCoptic"/>
      </w:pPr>
      <w:r w:rsidRPr="00AB1781">
        <w:t>14 O spare me, that I may recover my strength,</w:t>
      </w:r>
    </w:p>
    <w:p w14:paraId="599888B1" w14:textId="77777777" w:rsidR="00950468" w:rsidRPr="004E0D33" w:rsidRDefault="00950468" w:rsidP="004E0D33">
      <w:pPr>
        <w:pStyle w:val="EnglishHangEndNoCoptic"/>
      </w:pPr>
      <w:r w:rsidRPr="00AB1781">
        <w:tab/>
        <w:t>before I depart and exist no more.</w:t>
      </w:r>
    </w:p>
    <w:p w14:paraId="4BC0E1FD" w14:textId="77777777" w:rsidR="00950468" w:rsidRPr="004E0D33" w:rsidRDefault="004E0D33" w:rsidP="00BF0205">
      <w:pPr>
        <w:pStyle w:val="Heading4"/>
      </w:pPr>
      <w:r>
        <w:lastRenderedPageBreak/>
        <w:t>Psalm</w:t>
      </w:r>
      <w:r w:rsidR="00950468" w:rsidRPr="00AB1781">
        <w:t xml:space="preserve"> 39</w:t>
      </w:r>
      <w:r>
        <w:t>: I waited and waited for the Lord</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77777777" w:rsidR="00950468" w:rsidRPr="00AB1781" w:rsidRDefault="00950468" w:rsidP="004E0D33">
      <w:pPr>
        <w:pStyle w:val="EnglishHangNoCoptic"/>
      </w:pPr>
      <w:r w:rsidRPr="00AB1781">
        <w:t>2 I waited and waited for the Lord,</w:t>
      </w:r>
    </w:p>
    <w:p w14:paraId="5017D90E" w14:textId="77777777" w:rsidR="00950468" w:rsidRPr="00AB1781" w:rsidRDefault="00950468" w:rsidP="004E0D33">
      <w:pPr>
        <w:pStyle w:val="EnglishHangEndNoCoptic"/>
      </w:pPr>
      <w:r w:rsidRPr="00AB1781">
        <w:tab/>
        <w:t>and He attended to me and heard my prayer.</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77777777" w:rsidR="00950468" w:rsidRPr="00AB1781" w:rsidRDefault="00950468" w:rsidP="004E0D33">
      <w:pPr>
        <w:pStyle w:val="EnglishHangEndNoCoptic"/>
      </w:pPr>
      <w:r w:rsidRPr="00AB1781">
        <w:tab/>
        <w:t>and He set my feet on a rock and directed my steps.</w:t>
      </w:r>
    </w:p>
    <w:p w14:paraId="31244E79" w14:textId="77777777" w:rsidR="00950468" w:rsidRPr="00AB1781" w:rsidRDefault="00950468" w:rsidP="004E0D33">
      <w:pPr>
        <w:pStyle w:val="EnglishHangNoCoptic"/>
      </w:pPr>
      <w:r w:rsidRPr="00AB1781">
        <w:t>4 And He has put a new song in my mouth,</w:t>
      </w:r>
    </w:p>
    <w:p w14:paraId="58E35817" w14:textId="77777777" w:rsidR="00950468" w:rsidRPr="00AB1781" w:rsidRDefault="00950468" w:rsidP="004E0D33">
      <w:pPr>
        <w:pStyle w:val="EnglishHangNoCoptic"/>
      </w:pPr>
      <w:r w:rsidRPr="00AB1781">
        <w:tab/>
        <w:t>praise to our God.</w:t>
      </w:r>
      <w:r w:rsidRPr="00AB1781">
        <w:rPr>
          <w:rStyle w:val="FootnoteReference"/>
        </w:rPr>
        <w:footnoteReference w:id="172"/>
      </w:r>
    </w:p>
    <w:p w14:paraId="24B745EB" w14:textId="77777777" w:rsidR="00950468" w:rsidRPr="00AB1781" w:rsidRDefault="00950468" w:rsidP="004E0D33">
      <w:pPr>
        <w:pStyle w:val="EnglishHangNoCoptic"/>
      </w:pPr>
      <w:r w:rsidRPr="00AB1781">
        <w:tab/>
        <w:t>Many will see and fear,</w:t>
      </w:r>
    </w:p>
    <w:p w14:paraId="260220DD" w14:textId="77777777" w:rsidR="00950468" w:rsidRPr="00AB1781" w:rsidRDefault="00950468" w:rsidP="004E0D33">
      <w:pPr>
        <w:pStyle w:val="EnglishHangEndNoCoptic"/>
      </w:pPr>
      <w:r w:rsidRPr="00AB1781">
        <w:tab/>
        <w:t>and will trust in the Lord.</w:t>
      </w:r>
    </w:p>
    <w:p w14:paraId="3AB3859E" w14:textId="77777777" w:rsidR="00950468" w:rsidRPr="00AB1781" w:rsidRDefault="00950468" w:rsidP="004E0D33">
      <w:pPr>
        <w:pStyle w:val="EnglishHangNoCoptic"/>
      </w:pPr>
      <w:r w:rsidRPr="00AB1781">
        <w:t>5 Blessed is the man</w:t>
      </w:r>
    </w:p>
    <w:p w14:paraId="1419D53E" w14:textId="77777777" w:rsidR="00950468" w:rsidRPr="00AB1781" w:rsidRDefault="00950468" w:rsidP="004E0D33">
      <w:pPr>
        <w:pStyle w:val="EnglishHangNoCoptic"/>
      </w:pPr>
      <w:r w:rsidRPr="00AB1781">
        <w:tab/>
        <w:t>whose hope is the name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77777777" w:rsidR="00950468" w:rsidRPr="00AB1781" w:rsidRDefault="00950468" w:rsidP="004E0D33">
      <w:pPr>
        <w:pStyle w:val="EnglishHangNoCoptic"/>
      </w:pPr>
      <w:r w:rsidRPr="00AB1781">
        <w:t xml:space="preserve">6 Many are </w:t>
      </w:r>
      <w:r w:rsidR="00E570CB">
        <w:t>Your</w:t>
      </w:r>
      <w:r w:rsidRPr="00AB1781">
        <w:t xml:space="preserve"> works, O Lord my God;</w:t>
      </w:r>
    </w:p>
    <w:p w14:paraId="446CBCBD" w14:textId="77777777" w:rsidR="00950468" w:rsidRPr="00AB1781" w:rsidRDefault="00950468" w:rsidP="004E0D33">
      <w:pPr>
        <w:pStyle w:val="EnglishHangNoCoptic"/>
      </w:pPr>
      <w:r w:rsidRPr="00AB1781">
        <w:tab/>
        <w:t xml:space="preserve">and the wonders </w:t>
      </w:r>
      <w:r w:rsidR="001040C8">
        <w:t>You</w:t>
      </w:r>
      <w:r w:rsidRPr="00AB1781">
        <w:t xml:space="preserve"> </w:t>
      </w:r>
      <w:r w:rsidR="00556387">
        <w:t>have</w:t>
      </w:r>
      <w:r w:rsidRPr="00AB1781">
        <w:t xml:space="preserve"> done for us,</w:t>
      </w:r>
    </w:p>
    <w:p w14:paraId="1A917D4C" w14:textId="77777777" w:rsidR="00950468" w:rsidRPr="00AB1781" w:rsidRDefault="00950468" w:rsidP="004E0D33">
      <w:pPr>
        <w:pStyle w:val="EnglishHangNoCoptic"/>
      </w:pPr>
      <w:r w:rsidRPr="00AB1781">
        <w:tab/>
        <w:t xml:space="preserve">and in </w:t>
      </w:r>
      <w:r w:rsidR="00E570CB">
        <w:t>Your</w:t>
      </w:r>
      <w:r w:rsidRPr="00AB1781">
        <w:t xml:space="preserve"> thoughts</w:t>
      </w:r>
    </w:p>
    <w:p w14:paraId="5A808FE5" w14:textId="77777777" w:rsidR="00950468" w:rsidRPr="00AB1781" w:rsidRDefault="00950468" w:rsidP="004E0D33">
      <w:pPr>
        <w:pStyle w:val="EnglishHangNoCoptic"/>
      </w:pPr>
      <w:r w:rsidRPr="00AB1781">
        <w:tab/>
        <w:t xml:space="preserve">there is no one like </w:t>
      </w:r>
      <w:r w:rsidR="001040C8">
        <w:t>You</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77777777" w:rsidR="00950468" w:rsidRPr="00AB1781" w:rsidRDefault="00950468" w:rsidP="004E0D33">
      <w:pPr>
        <w:pStyle w:val="EnglishHangNoCoptic"/>
      </w:pPr>
      <w:r w:rsidRPr="00AB1781">
        <w:t xml:space="preserve">7 Sacrifice and offering </w:t>
      </w:r>
      <w:r w:rsidR="001040C8">
        <w:t>You</w:t>
      </w:r>
      <w:r w:rsidRPr="00AB1781">
        <w:t xml:space="preserve"> </w:t>
      </w:r>
      <w:r w:rsidR="00556387">
        <w:t>have</w:t>
      </w:r>
      <w:r w:rsidRPr="00AB1781">
        <w:t xml:space="preserve"> not desired,</w:t>
      </w:r>
      <w:r w:rsidRPr="00AB1781">
        <w:rPr>
          <w:rStyle w:val="FootnoteReference"/>
        </w:rPr>
        <w:footnoteReference w:id="173"/>
      </w:r>
    </w:p>
    <w:p w14:paraId="4B173D84" w14:textId="77777777" w:rsidR="00950468" w:rsidRPr="00AB1781" w:rsidRDefault="00950468" w:rsidP="004E0D33">
      <w:pPr>
        <w:pStyle w:val="EnglishHangNoCoptic"/>
      </w:pPr>
      <w:r w:rsidRPr="00AB1781">
        <w:tab/>
        <w:t xml:space="preserve">but a body </w:t>
      </w:r>
      <w:r w:rsidR="001040C8">
        <w:t>You</w:t>
      </w:r>
      <w:r w:rsidRPr="00AB1781">
        <w:t xml:space="preserve"> </w:t>
      </w:r>
      <w:r w:rsidR="00556387">
        <w:t>have</w:t>
      </w:r>
      <w:r w:rsidRPr="00AB1781">
        <w:t xml:space="preserve"> prepared for me.</w:t>
      </w:r>
    </w:p>
    <w:p w14:paraId="559FD6A1" w14:textId="77777777" w:rsidR="00950468" w:rsidRPr="00AB1781" w:rsidRDefault="00950468" w:rsidP="004E0D33">
      <w:pPr>
        <w:pStyle w:val="EnglishHangNoCoptic"/>
      </w:pPr>
      <w:r w:rsidRPr="00AB1781">
        <w:tab/>
        <w:t>Burnt-offerings and sin-offerings</w:t>
      </w:r>
    </w:p>
    <w:p w14:paraId="6FF9CAFB" w14:textId="77777777"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not required.</w:t>
      </w:r>
    </w:p>
    <w:p w14:paraId="5CECFFFC" w14:textId="77777777" w:rsidR="00950468" w:rsidRPr="00AB1781" w:rsidRDefault="00950468" w:rsidP="004E0D33">
      <w:pPr>
        <w:pStyle w:val="EnglishHangNoCoptic"/>
      </w:pPr>
      <w:r w:rsidRPr="00AB1781">
        <w:t>8 Then I said: Lo, I come</w:t>
      </w:r>
    </w:p>
    <w:p w14:paraId="0B2549AE" w14:textId="77777777" w:rsidR="00950468" w:rsidRPr="00AB1781" w:rsidRDefault="00950468" w:rsidP="004E0D33">
      <w:pPr>
        <w:pStyle w:val="EnglishHangEndNoCoptic"/>
      </w:pPr>
      <w:r w:rsidRPr="00AB1781">
        <w:tab/>
        <w:t>(in the roll of the Book it is written of me)</w:t>
      </w:r>
    </w:p>
    <w:p w14:paraId="3088579A" w14:textId="77777777" w:rsidR="00950468" w:rsidRPr="00AB1781" w:rsidRDefault="00950468" w:rsidP="004E0D33">
      <w:pPr>
        <w:pStyle w:val="EnglishHangNoCoptic"/>
      </w:pPr>
      <w:r w:rsidRPr="00AB1781">
        <w:t xml:space="preserve">9 to do </w:t>
      </w:r>
      <w:r w:rsidR="00E570CB">
        <w:t>Your</w:t>
      </w:r>
      <w:r w:rsidRPr="00AB1781">
        <w:t xml:space="preserve"> will, O my God!</w:t>
      </w:r>
      <w:r w:rsidRPr="00AB1781">
        <w:rPr>
          <w:rStyle w:val="FootnoteReference"/>
        </w:rPr>
        <w:footnoteReference w:id="174"/>
      </w:r>
    </w:p>
    <w:p w14:paraId="79957C0B" w14:textId="77777777" w:rsidR="00950468" w:rsidRPr="00AB1781" w:rsidRDefault="00950468" w:rsidP="004E0D33">
      <w:pPr>
        <w:pStyle w:val="EnglishHangNoCoptic"/>
      </w:pPr>
      <w:r w:rsidRPr="00AB1781">
        <w:tab/>
        <w:t>I am determined to do it;</w:t>
      </w:r>
    </w:p>
    <w:p w14:paraId="76C4AEAC" w14:textId="77777777" w:rsidR="00950468" w:rsidRPr="00AB1781" w:rsidRDefault="00950468" w:rsidP="004E0D33">
      <w:pPr>
        <w:pStyle w:val="EnglishHangEndNoCoptic"/>
      </w:pPr>
      <w:r w:rsidRPr="00AB1781">
        <w:tab/>
        <w:t xml:space="preserve">indeed </w:t>
      </w:r>
      <w:r w:rsidR="00E570CB">
        <w:t>Your</w:t>
      </w:r>
      <w:r w:rsidRPr="00AB1781">
        <w:t xml:space="preserve"> law is within my heart.</w:t>
      </w:r>
    </w:p>
    <w:p w14:paraId="726E0646" w14:textId="77777777" w:rsidR="00950468" w:rsidRPr="00AB1781" w:rsidRDefault="00950468" w:rsidP="004E0D33">
      <w:pPr>
        <w:pStyle w:val="EnglishHangNoCoptic"/>
      </w:pPr>
      <w:r w:rsidRPr="00AB1781">
        <w:lastRenderedPageBreak/>
        <w:t>10 I have preached righteousness</w:t>
      </w:r>
    </w:p>
    <w:p w14:paraId="01F3AD22" w14:textId="77777777" w:rsidR="00950468" w:rsidRPr="00AB1781" w:rsidRDefault="00950468" w:rsidP="004E0D33">
      <w:pPr>
        <w:pStyle w:val="EnglishHangNoCoptic"/>
      </w:pPr>
      <w:r w:rsidRPr="00AB1781">
        <w:tab/>
        <w:t>in the great congregation.</w:t>
      </w:r>
      <w:r w:rsidRPr="00AB1781">
        <w:rPr>
          <w:rStyle w:val="FootnoteReference"/>
        </w:rPr>
        <w:footnoteReference w:id="175"/>
      </w:r>
    </w:p>
    <w:p w14:paraId="7C45B502" w14:textId="77777777" w:rsidR="00950468" w:rsidRPr="00AB1781" w:rsidRDefault="00950468" w:rsidP="004E0D33">
      <w:pPr>
        <w:pStyle w:val="EnglishHangNoCoptic"/>
      </w:pPr>
      <w:r w:rsidRPr="00AB1781">
        <w:tab/>
        <w:t>I will not restrain my lips;</w:t>
      </w:r>
    </w:p>
    <w:p w14:paraId="193E0EC2" w14:textId="77777777" w:rsidR="00950468" w:rsidRPr="00AB1781" w:rsidRDefault="00950468" w:rsidP="004E0D33">
      <w:pPr>
        <w:pStyle w:val="EnglishHangEndNoCoptic"/>
      </w:pPr>
      <w:r w:rsidRPr="00AB1781">
        <w:tab/>
      </w:r>
      <w:r w:rsidR="001040C8">
        <w:t>You</w:t>
      </w:r>
      <w:r w:rsidRPr="00AB1781">
        <w:t xml:space="preserve"> </w:t>
      </w:r>
      <w:r w:rsidR="001040C8">
        <w:t>know</w:t>
      </w:r>
      <w:r w:rsidRPr="00AB1781">
        <w:t>, O Lord.</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77777777" w:rsidR="00950468" w:rsidRPr="00AB1781" w:rsidRDefault="00950468" w:rsidP="004E0D33">
      <w:pPr>
        <w:pStyle w:val="EnglishHangEndNoCoptic"/>
      </w:pPr>
      <w:r w:rsidRPr="00AB1781">
        <w:tab/>
        <w:t>from a large assembly.</w:t>
      </w:r>
    </w:p>
    <w:p w14:paraId="57C68572" w14:textId="77777777" w:rsidR="00950468" w:rsidRPr="00AB1781" w:rsidRDefault="00950468" w:rsidP="004E0D33">
      <w:pPr>
        <w:pStyle w:val="EnglishHangNoCoptic"/>
      </w:pPr>
      <w:r w:rsidRPr="00AB1781">
        <w:t>12 Withhold not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77777777" w:rsidR="00950468" w:rsidRPr="00AB1781" w:rsidRDefault="00950468" w:rsidP="004E0D33">
      <w:pPr>
        <w:pStyle w:val="EnglishHangNoCoptic"/>
      </w:pPr>
      <w:r w:rsidRPr="00AB1781">
        <w:tab/>
        <w:t xml:space="preserve">let </w:t>
      </w:r>
      <w:r w:rsidR="00E570CB">
        <w:t>Your</w:t>
      </w:r>
      <w:r w:rsidRPr="00AB1781">
        <w:t xml:space="preserve"> mercy and </w:t>
      </w:r>
      <w:r w:rsidR="00E570CB">
        <w:t>Your</w:t>
      </w:r>
      <w:r w:rsidRPr="00AB1781">
        <w:t xml:space="preserve"> truth</w:t>
      </w:r>
    </w:p>
    <w:p w14:paraId="40ED0520" w14:textId="77777777" w:rsidR="00950468" w:rsidRPr="00AB1781" w:rsidRDefault="00950468" w:rsidP="004E0D33">
      <w:pPr>
        <w:pStyle w:val="EnglishHangEndNoCoptic"/>
      </w:pPr>
      <w:r w:rsidRPr="00AB1781">
        <w:tab/>
        <w:t>continually uphold me.</w:t>
      </w:r>
    </w:p>
    <w:p w14:paraId="5FEA7830" w14:textId="77777777" w:rsidR="00950468" w:rsidRPr="00AB1781" w:rsidRDefault="00950468" w:rsidP="004E0D33">
      <w:pPr>
        <w:pStyle w:val="EnglishHangNoCoptic"/>
      </w:pPr>
      <w:r w:rsidRPr="00AB1781">
        <w:t>13 For countless evils surround me;</w:t>
      </w:r>
    </w:p>
    <w:p w14:paraId="4111A1EE" w14:textId="77777777" w:rsidR="00950468" w:rsidRPr="00AB1781" w:rsidRDefault="00950468" w:rsidP="004E0D33">
      <w:pPr>
        <w:pStyle w:val="EnglishHangNoCoptic"/>
      </w:pPr>
      <w:r w:rsidRPr="00AB1781">
        <w:tab/>
        <w:t>my sins have caught me so I cannot look up.</w:t>
      </w:r>
    </w:p>
    <w:p w14:paraId="5C7DEECB" w14:textId="77777777" w:rsidR="00950468" w:rsidRPr="00AB1781" w:rsidRDefault="00950468" w:rsidP="004E0D33">
      <w:pPr>
        <w:pStyle w:val="EnglishHangNoCoptic"/>
      </w:pPr>
      <w:r w:rsidRPr="00AB1781">
        <w:tab/>
        <w:t>They are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t>14 Be pleased, O Lord, to deliver me:</w:t>
      </w:r>
    </w:p>
    <w:p w14:paraId="157D0806" w14:textId="77777777" w:rsidR="00950468" w:rsidRPr="00AB1781" w:rsidRDefault="00950468" w:rsidP="004E0D33">
      <w:pPr>
        <w:pStyle w:val="EnglishHangEndNoCoptic"/>
      </w:pPr>
      <w:r w:rsidRPr="00AB1781">
        <w:tab/>
        <w:t>O Lord, draw near and help me.</w:t>
      </w:r>
    </w:p>
    <w:p w14:paraId="78A98D6B" w14:textId="77777777" w:rsidR="00950468" w:rsidRPr="00AB1781" w:rsidRDefault="00950468" w:rsidP="004E0D33">
      <w:pPr>
        <w:pStyle w:val="EnglishHangNoCoptic"/>
      </w:pPr>
      <w:r w:rsidRPr="00AB1781">
        <w:t>15 Let those who seek to destroy my soul</w:t>
      </w:r>
    </w:p>
    <w:p w14:paraId="1BA32767" w14:textId="77777777" w:rsidR="00950468" w:rsidRPr="00AB1781" w:rsidRDefault="00950468" w:rsidP="004E0D33">
      <w:pPr>
        <w:pStyle w:val="EnglishHangNoCoptic"/>
      </w:pPr>
      <w:r w:rsidRPr="00AB1781">
        <w:tab/>
        <w:t>be ashamed and confounded together;</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77777777" w:rsidR="00950468" w:rsidRPr="00AB1781" w:rsidRDefault="00950468" w:rsidP="004E0D33">
      <w:pPr>
        <w:pStyle w:val="EnglishHangNoCoptic"/>
      </w:pPr>
      <w:r w:rsidRPr="00AB1781">
        <w:t>16 Let those who say to me, ‘Fine, fine!’</w:t>
      </w:r>
    </w:p>
    <w:p w14:paraId="3FB3B60D" w14:textId="77777777" w:rsidR="00950468" w:rsidRPr="00AB1781" w:rsidRDefault="00950468" w:rsidP="004E0D33">
      <w:pPr>
        <w:pStyle w:val="EnglishHangEndNoCoptic"/>
      </w:pPr>
      <w:r w:rsidRPr="00AB1781">
        <w:tab/>
        <w:t>suddenly earn their shame.</w:t>
      </w:r>
    </w:p>
    <w:p w14:paraId="6C5BE145" w14:textId="77777777" w:rsidR="00950468" w:rsidRPr="00AB1781" w:rsidRDefault="00950468" w:rsidP="004E0D33">
      <w:pPr>
        <w:pStyle w:val="EnglishHangNoCoptic"/>
      </w:pPr>
      <w:r w:rsidRPr="00AB1781">
        <w:t xml:space="preserve">17 Let all who seek </w:t>
      </w:r>
      <w:r w:rsidR="001040C8">
        <w:t>You</w:t>
      </w:r>
      <w:r w:rsidRPr="00AB1781">
        <w:t xml:space="preserve"> rejoice</w:t>
      </w:r>
    </w:p>
    <w:p w14:paraId="1BDDF806" w14:textId="77777777" w:rsidR="00950468" w:rsidRPr="00AB1781" w:rsidRDefault="00950468" w:rsidP="004E0D33">
      <w:pPr>
        <w:pStyle w:val="EnglishHangNoCoptic"/>
      </w:pPr>
      <w:r w:rsidRPr="00AB1781">
        <w:tab/>
        <w:t xml:space="preserve">and be glad in </w:t>
      </w:r>
      <w:r w:rsidR="001040C8">
        <w:t>You</w:t>
      </w:r>
      <w:r w:rsidRPr="00AB1781">
        <w:t>, O Lord;</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77777777" w:rsidR="00950468" w:rsidRPr="00AB1781" w:rsidRDefault="00950468" w:rsidP="004E0D33">
      <w:pPr>
        <w:pStyle w:val="EnglishHangEndNoCoptic"/>
      </w:pPr>
      <w:r w:rsidRPr="00AB1781">
        <w:tab/>
        <w:t>say continually, ‘The Lord be magnified.’</w:t>
      </w:r>
    </w:p>
    <w:p w14:paraId="53634049" w14:textId="77777777" w:rsidR="00950468" w:rsidRPr="00AB1781" w:rsidRDefault="00950468" w:rsidP="004E0D33">
      <w:pPr>
        <w:pStyle w:val="EnglishHangNoCoptic"/>
      </w:pPr>
      <w:r w:rsidRPr="00AB1781">
        <w:t>18 But I am poor and needy;</w:t>
      </w:r>
    </w:p>
    <w:p w14:paraId="21A61454" w14:textId="77777777" w:rsidR="00950468" w:rsidRPr="00AB1781" w:rsidRDefault="00950468" w:rsidP="004E0D33">
      <w:pPr>
        <w:pStyle w:val="EnglishHangNoCoptic"/>
      </w:pPr>
      <w:r w:rsidRPr="00AB1781">
        <w:tab/>
        <w:t>the Lord will care for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7777777" w:rsidR="00950468" w:rsidRDefault="00950468" w:rsidP="004E0D33">
      <w:pPr>
        <w:pStyle w:val="EnglishHangEndNoCoptic"/>
      </w:pPr>
      <w:r w:rsidRPr="00AB1781">
        <w:tab/>
        <w:t>O my God, make no delay.</w:t>
      </w:r>
    </w:p>
    <w:p w14:paraId="59A626BB" w14:textId="082E99CE" w:rsidR="003A7286" w:rsidRPr="004E0D33" w:rsidRDefault="003A7286" w:rsidP="003A7286">
      <w:pPr>
        <w:pStyle w:val="Rubric"/>
      </w:pPr>
      <w:r>
        <w:t>Glory…</w:t>
      </w:r>
    </w:p>
    <w:p w14:paraId="46FCFA84" w14:textId="77777777" w:rsidR="00950468" w:rsidRPr="004E0D33" w:rsidRDefault="004E0D33" w:rsidP="00BF0205">
      <w:pPr>
        <w:pStyle w:val="Heading4"/>
      </w:pPr>
      <w:bookmarkStart w:id="956" w:name="_Ref412110829"/>
      <w:r>
        <w:lastRenderedPageBreak/>
        <w:t>Psalm</w:t>
      </w:r>
      <w:r w:rsidR="00950468" w:rsidRPr="00AB1781">
        <w:t xml:space="preserve"> 40</w:t>
      </w:r>
      <w:r>
        <w:t>: Blessed is he who considers the poor and needy</w:t>
      </w:r>
      <w:bookmarkEnd w:id="9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502AD055" w14:textId="77777777" w:rsidR="00950468" w:rsidRPr="00AB1781" w:rsidRDefault="00950468" w:rsidP="004E0D33">
      <w:pPr>
        <w:pStyle w:val="Rubric"/>
      </w:pPr>
      <w:r w:rsidRPr="00AB1781">
        <w:t>1 (A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7777777" w:rsidR="00950468" w:rsidRPr="00AB1781" w:rsidRDefault="00950468" w:rsidP="004E0D33">
      <w:pPr>
        <w:pStyle w:val="EnglishHangEndNoCoptic"/>
      </w:pPr>
      <w:r w:rsidRPr="00AB1781">
        <w:tab/>
        <w:t>the Lord will deliver him in time of trouble.</w:t>
      </w:r>
    </w:p>
    <w:p w14:paraId="2AA04D9B" w14:textId="77777777" w:rsidR="00950468" w:rsidRPr="00AB1781" w:rsidRDefault="00950468" w:rsidP="004E0D33">
      <w:pPr>
        <w:pStyle w:val="EnglishHangNoCoptic"/>
      </w:pPr>
      <w:r w:rsidRPr="00AB1781">
        <w:t>3 The Lord will guard him and give him life,</w:t>
      </w:r>
    </w:p>
    <w:p w14:paraId="62CDF46B" w14:textId="77777777" w:rsidR="00950468" w:rsidRPr="00AB1781" w:rsidRDefault="00950468" w:rsidP="004E0D33">
      <w:pPr>
        <w:pStyle w:val="EnglishHangNoCoptic"/>
      </w:pPr>
      <w:r w:rsidRPr="00AB1781">
        <w:tab/>
        <w:t>and will bless him in the land,</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77777777"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all his bed to health in his sickness.</w:t>
      </w:r>
    </w:p>
    <w:p w14:paraId="6E41B51A" w14:textId="77777777" w:rsidR="00950468" w:rsidRPr="00AB1781" w:rsidRDefault="00950468" w:rsidP="004E0D33">
      <w:pPr>
        <w:pStyle w:val="EnglishHangNoCoptic"/>
      </w:pPr>
      <w:r w:rsidRPr="00AB1781">
        <w:t>5 I said: ‘Lord, be merciful to me;</w:t>
      </w:r>
    </w:p>
    <w:p w14:paraId="69CD89CC" w14:textId="77777777" w:rsidR="00950468" w:rsidRPr="00AB1781" w:rsidRDefault="00950468" w:rsidP="004E0D33">
      <w:pPr>
        <w:pStyle w:val="EnglishHangEndNoCoptic"/>
      </w:pPr>
      <w:r w:rsidRPr="00AB1781">
        <w:tab/>
        <w:t xml:space="preserve">heal my soul, for I have sinned against </w:t>
      </w:r>
      <w:r w:rsidR="001040C8">
        <w:t>You</w:t>
      </w:r>
      <w:r w:rsidRPr="00AB1781">
        <w:t>.’</w:t>
      </w:r>
    </w:p>
    <w:p w14:paraId="0D2C51EC" w14:textId="77777777" w:rsidR="00950468" w:rsidRPr="00AB1781" w:rsidRDefault="00950468" w:rsidP="004E0D33">
      <w:pPr>
        <w:pStyle w:val="EnglishHangNoCoptic"/>
      </w:pPr>
      <w:r w:rsidRPr="00AB1781">
        <w:t>6 My enemies vent their malice against me:</w:t>
      </w:r>
    </w:p>
    <w:p w14:paraId="784F730B" w14:textId="77777777" w:rsidR="00950468" w:rsidRPr="00AB1781" w:rsidRDefault="00950468" w:rsidP="004E0D33">
      <w:pPr>
        <w:pStyle w:val="EnglishHangEndNoCoptic"/>
      </w:pPr>
      <w:r w:rsidRPr="00AB1781">
        <w:tab/>
        <w:t>‘When will he die and his name perish?’</w:t>
      </w:r>
    </w:p>
    <w:p w14:paraId="1AFD6290" w14:textId="77777777" w:rsidR="00950468" w:rsidRPr="00AB1781" w:rsidRDefault="00950468" w:rsidP="004E0D33">
      <w:pPr>
        <w:pStyle w:val="EnglishHangNoCoptic"/>
      </w:pPr>
      <w:r w:rsidRPr="00AB1781">
        <w:t>7 And if one comes to see me, he talks nonsense;</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176"/>
      </w:r>
    </w:p>
    <w:p w14:paraId="596B22B1" w14:textId="77777777" w:rsidR="00950468" w:rsidRPr="00AB1781" w:rsidRDefault="00950468" w:rsidP="004E0D33">
      <w:pPr>
        <w:pStyle w:val="EnglishHangNoCoptic"/>
      </w:pPr>
      <w:r w:rsidRPr="00AB1781">
        <w:t>8 All my enemies whisper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7777777" w:rsidR="00950468" w:rsidRPr="00AB1781" w:rsidRDefault="00950468" w:rsidP="004E0D33">
      <w:pPr>
        <w:pStyle w:val="EnglishHangEndNoCoptic"/>
      </w:pPr>
      <w:r w:rsidRPr="00AB1781">
        <w:tab/>
        <w:t>Will not the sleeper surely rise again?</w:t>
      </w:r>
      <w:r w:rsidRPr="00AB1781">
        <w:rPr>
          <w:rStyle w:val="FootnoteReference"/>
        </w:rPr>
        <w:footnoteReference w:id="177"/>
      </w:r>
    </w:p>
    <w:p w14:paraId="65A1C4AE" w14:textId="77777777" w:rsidR="00950468" w:rsidRPr="00AB1781" w:rsidRDefault="00950468" w:rsidP="004E0D33">
      <w:pPr>
        <w:pStyle w:val="EnglishHangNoCoptic"/>
      </w:pPr>
      <w:r w:rsidRPr="00AB1781">
        <w:t>10 Why, even my intimate friend in whom I trusted,</w:t>
      </w:r>
    </w:p>
    <w:p w14:paraId="0A033A28" w14:textId="77777777" w:rsidR="00950468" w:rsidRPr="00AB1781" w:rsidRDefault="00950468" w:rsidP="004E0D33">
      <w:pPr>
        <w:pStyle w:val="EnglishHangNoCoptic"/>
      </w:pPr>
      <w:r w:rsidRPr="00AB1781">
        <w:tab/>
        <w:t>who shared my bread,</w:t>
      </w:r>
    </w:p>
    <w:p w14:paraId="38DAB612" w14:textId="77777777" w:rsidR="00950468" w:rsidRPr="004E0D33" w:rsidRDefault="00950468" w:rsidP="004E0D33">
      <w:pPr>
        <w:pStyle w:val="EnglishHangEndNoCoptic"/>
      </w:pPr>
      <w:r w:rsidRPr="00AB1781">
        <w:tab/>
        <w:t>has lifted up his heel against me.</w:t>
      </w:r>
      <w:r w:rsidRPr="00AB1781">
        <w:rPr>
          <w:rStyle w:val="FootnoteReference"/>
        </w:rPr>
        <w:footnoteReference w:id="178"/>
      </w:r>
    </w:p>
    <w:p w14:paraId="3987AA74" w14:textId="77777777" w:rsidR="00950468" w:rsidRPr="00AB1781" w:rsidRDefault="00950468" w:rsidP="004E0D33">
      <w:pPr>
        <w:pStyle w:val="EnglishHangNoCoptic"/>
      </w:pPr>
      <w:r w:rsidRPr="00AB1781">
        <w:t xml:space="preserve">11 But </w:t>
      </w:r>
      <w:r w:rsidR="001040C8">
        <w:t>You</w:t>
      </w:r>
      <w:r w:rsidRPr="00AB1781">
        <w:t>, O Lord, have mercy on me</w:t>
      </w:r>
      <w:r w:rsidRPr="00AB1781">
        <w:rPr>
          <w:rStyle w:val="FootnoteReference"/>
        </w:rPr>
        <w:footnoteReference w:id="179"/>
      </w:r>
    </w:p>
    <w:p w14:paraId="24A2FCC8" w14:textId="77777777" w:rsidR="00950468" w:rsidRPr="00AB1781" w:rsidRDefault="00950468" w:rsidP="004E0D33">
      <w:pPr>
        <w:pStyle w:val="EnglishHangEndNoCoptic"/>
      </w:pPr>
      <w:r w:rsidRPr="00AB1781">
        <w:lastRenderedPageBreak/>
        <w:tab/>
        <w:t>and raise me up, and I will repay them.</w:t>
      </w:r>
    </w:p>
    <w:p w14:paraId="1BC859ED" w14:textId="77777777" w:rsidR="00950468" w:rsidRPr="00AB1781" w:rsidRDefault="00950468" w:rsidP="004E0D33">
      <w:pPr>
        <w:pStyle w:val="EnglishHangNoCoptic"/>
      </w:pPr>
      <w:r w:rsidRPr="00AB1781">
        <w:t xml:space="preserve">12 By this I know that </w:t>
      </w:r>
      <w:r w:rsidR="001040C8">
        <w:t>You</w:t>
      </w:r>
      <w:r w:rsidRPr="00AB1781">
        <w:t xml:space="preserve"> </w:t>
      </w:r>
      <w:r w:rsidR="001040C8">
        <w:t>delight</w:t>
      </w:r>
      <w:r w:rsidRPr="00AB1781">
        <w:t xml:space="preserve"> in me,</w:t>
      </w:r>
    </w:p>
    <w:p w14:paraId="702EA7B2" w14:textId="77777777" w:rsidR="00950468" w:rsidRPr="00AB1781" w:rsidRDefault="00950468" w:rsidP="004E0D33">
      <w:pPr>
        <w:pStyle w:val="EnglishHangEndNoCoptic"/>
      </w:pPr>
      <w:r w:rsidRPr="00AB1781">
        <w:tab/>
        <w:t>that my enemy does not triumph over me.</w:t>
      </w:r>
    </w:p>
    <w:p w14:paraId="48E44642" w14:textId="77777777" w:rsidR="00950468" w:rsidRPr="00AB1781" w:rsidRDefault="00950468" w:rsidP="004E0D33">
      <w:pPr>
        <w:pStyle w:val="EnglishHangNoCoptic"/>
      </w:pPr>
      <w:r w:rsidRPr="00AB1781">
        <w:t xml:space="preserve">13 And because of my innocence </w:t>
      </w:r>
      <w:r w:rsidR="001040C8">
        <w:t>You</w:t>
      </w:r>
      <w:r w:rsidRPr="00AB1781">
        <w:t xml:space="preserve"> </w:t>
      </w:r>
      <w:r w:rsidR="00556387">
        <w:t>have</w:t>
      </w:r>
      <w:r w:rsidRPr="00AB1781">
        <w:t xml:space="preserve"> helped me</w:t>
      </w:r>
    </w:p>
    <w:p w14:paraId="78682FB5" w14:textId="77777777" w:rsidR="00950468" w:rsidRPr="00AB1781" w:rsidRDefault="00950468" w:rsidP="004E0D33">
      <w:pPr>
        <w:pStyle w:val="EnglishHangEndNoCoptic"/>
      </w:pPr>
      <w:r w:rsidRPr="00AB1781">
        <w:tab/>
        <w:t xml:space="preserve">and secured me in </w:t>
      </w:r>
      <w:r w:rsidR="00E570CB">
        <w:t>Your</w:t>
      </w:r>
      <w:r w:rsidRPr="00AB1781">
        <w:t xml:space="preserve"> presence for ever.</w:t>
      </w:r>
    </w:p>
    <w:p w14:paraId="4FFB3BDF" w14:textId="77777777" w:rsidR="00950468" w:rsidRPr="00AB1781" w:rsidRDefault="00950468" w:rsidP="004E0D33">
      <w:pPr>
        <w:pStyle w:val="EnglishHangNoCoptic"/>
      </w:pPr>
      <w:r w:rsidRPr="00AB1781">
        <w:t>14 Blessed is the Lord God of Israel</w:t>
      </w:r>
    </w:p>
    <w:p w14:paraId="7434C36F" w14:textId="77777777" w:rsidR="00950468" w:rsidRPr="00AB1781" w:rsidRDefault="00950468" w:rsidP="004E0D33">
      <w:pPr>
        <w:pStyle w:val="EnglishHangNoCoptic"/>
      </w:pPr>
      <w:r w:rsidRPr="00AB1781">
        <w:tab/>
        <w:t>from age to age.</w:t>
      </w:r>
    </w:p>
    <w:p w14:paraId="273A68F8" w14:textId="77777777" w:rsidR="00950468" w:rsidRPr="004E0D33" w:rsidRDefault="00950468" w:rsidP="004E0D33">
      <w:pPr>
        <w:pStyle w:val="EnglishHangEndNoCoptic"/>
      </w:pPr>
      <w:r w:rsidRPr="00AB1781">
        <w:tab/>
        <w:t>Amen. Amen.</w:t>
      </w:r>
    </w:p>
    <w:p w14:paraId="06D9BE73" w14:textId="77777777" w:rsidR="00950468" w:rsidRPr="004E0D33" w:rsidRDefault="004E0D33" w:rsidP="00BF0205">
      <w:pPr>
        <w:pStyle w:val="Heading4"/>
      </w:pPr>
      <w:r>
        <w:t>Psalm</w:t>
      </w:r>
      <w:r w:rsidR="00950468" w:rsidRPr="00AB1781">
        <w:t xml:space="preserve"> 41</w:t>
      </w:r>
      <w:r>
        <w:t>: As years the deer over springs of water</w:t>
      </w:r>
    </w:p>
    <w:p w14:paraId="6A6BF8C6" w14:textId="77777777" w:rsidR="00950468" w:rsidRPr="007A1A59" w:rsidRDefault="00950468" w:rsidP="007A1A59">
      <w:pPr>
        <w:pStyle w:val="EnglishHangEndNoCoptic"/>
      </w:pPr>
      <w:r w:rsidRPr="007A1A59">
        <w:t>The Ultimate Sorrow: Loss of God</w:t>
      </w:r>
    </w:p>
    <w:p w14:paraId="4B33AA35" w14:textId="77777777" w:rsidR="00950468" w:rsidRPr="007A1A59" w:rsidRDefault="00950468" w:rsidP="007A1A59">
      <w:pPr>
        <w:pStyle w:val="EnglishHangEndNoCoptic"/>
      </w:pPr>
      <w:r w:rsidRPr="007A1A59">
        <w:t>I Thirst: Deep calls to Deep</w:t>
      </w:r>
    </w:p>
    <w:p w14:paraId="18158AC6" w14:textId="77777777" w:rsidR="00950468" w:rsidRPr="00AB1781" w:rsidRDefault="00950468" w:rsidP="004E0D33">
      <w:pPr>
        <w:pStyle w:val="Rubric"/>
      </w:pPr>
      <w:r w:rsidRPr="00AB1781">
        <w:t>1 (For contemplation. For the sons of Korah)</w:t>
      </w:r>
    </w:p>
    <w:p w14:paraId="0D798767" w14:textId="77777777" w:rsidR="00950468" w:rsidRPr="00AB1781" w:rsidRDefault="00950468" w:rsidP="004E0D33">
      <w:pPr>
        <w:pStyle w:val="EnglishHangNoCoptic"/>
      </w:pPr>
      <w:r w:rsidRPr="00AB1781">
        <w:t>2 As yearns the deer over springs of water,</w:t>
      </w:r>
      <w:r w:rsidRPr="00AB1781">
        <w:rPr>
          <w:rStyle w:val="FootnoteReference"/>
        </w:rPr>
        <w:footnoteReference w:id="180"/>
      </w:r>
    </w:p>
    <w:p w14:paraId="0A4C3A1C" w14:textId="77777777" w:rsidR="00950468" w:rsidRPr="00AB1781" w:rsidRDefault="00950468" w:rsidP="004E0D33">
      <w:pPr>
        <w:pStyle w:val="EnglishHangEndNoCoptic"/>
      </w:pPr>
      <w:r w:rsidRPr="00AB1781">
        <w:tab/>
        <w:t xml:space="preserve">so yearns my soul for </w:t>
      </w:r>
      <w:r w:rsidR="001040C8">
        <w:t>You</w:t>
      </w:r>
      <w:r w:rsidRPr="00AB1781">
        <w:t>, O God.</w:t>
      </w:r>
    </w:p>
    <w:p w14:paraId="295E06C9" w14:textId="77777777" w:rsidR="00950468" w:rsidRPr="00AB1781" w:rsidRDefault="00950468" w:rsidP="004E0D33">
      <w:pPr>
        <w:pStyle w:val="EnglishHangNoCoptic"/>
      </w:pPr>
      <w:r w:rsidRPr="00AB1781">
        <w:t>3 My soul thirsts for God, for the strong living God.</w:t>
      </w:r>
    </w:p>
    <w:p w14:paraId="173712DB" w14:textId="77777777" w:rsidR="00950468" w:rsidRPr="00AB1781" w:rsidRDefault="00950468" w:rsidP="004E0D33">
      <w:pPr>
        <w:pStyle w:val="EnglishHangEndNoCoptic"/>
      </w:pPr>
      <w:r w:rsidRPr="00AB1781">
        <w:tab/>
        <w:t>When shall I come and behold the face of God?</w:t>
      </w:r>
    </w:p>
    <w:p w14:paraId="36DB1A20" w14:textId="77777777" w:rsidR="00950468" w:rsidRPr="00AB1781" w:rsidRDefault="00950468" w:rsidP="004E0D33">
      <w:pPr>
        <w:pStyle w:val="EnglishHangNoCoptic"/>
      </w:pPr>
      <w:r w:rsidRPr="00AB1781">
        <w:t>4 My tears are my bread day and night,</w:t>
      </w:r>
    </w:p>
    <w:p w14:paraId="0E860ACE" w14:textId="77777777" w:rsidR="00950468" w:rsidRPr="00AB1781" w:rsidRDefault="00950468" w:rsidP="004E0D33">
      <w:pPr>
        <w:pStyle w:val="EnglishHangEndNoCoptic"/>
      </w:pPr>
      <w:r w:rsidRPr="00AB1781">
        <w:tab/>
        <w:t>while they say to me daily: ‘Where is your God?’</w:t>
      </w:r>
    </w:p>
    <w:p w14:paraId="475937C2" w14:textId="77777777" w:rsidR="00950468" w:rsidRPr="00AB1781" w:rsidRDefault="00950468" w:rsidP="004E0D33">
      <w:pPr>
        <w:pStyle w:val="EnglishHangNoCoptic"/>
      </w:pPr>
      <w:r w:rsidRPr="00AB1781">
        <w:t>5 These things I remember, and pour out my soul within me.</w:t>
      </w:r>
    </w:p>
    <w:p w14:paraId="44BCECC9" w14:textId="77777777" w:rsidR="00950468" w:rsidRPr="00AB1781" w:rsidRDefault="00950468" w:rsidP="004E0D33">
      <w:pPr>
        <w:pStyle w:val="EnglishHangNoCoptic"/>
      </w:pPr>
      <w:r w:rsidRPr="00AB1781">
        <w:tab/>
        <w:t>I will pass into a place of wondrous protection</w:t>
      </w:r>
    </w:p>
    <w:p w14:paraId="1ED4B6A9" w14:textId="77777777" w:rsidR="00950468" w:rsidRPr="00AB1781" w:rsidRDefault="00950468" w:rsidP="004E0D33">
      <w:pPr>
        <w:pStyle w:val="EnglishHangNoCoptic"/>
      </w:pPr>
      <w:r w:rsidRPr="00AB1781">
        <w:tab/>
        <w:t>to the house of God</w:t>
      </w:r>
    </w:p>
    <w:p w14:paraId="61702A7D" w14:textId="77777777" w:rsidR="00950468" w:rsidRPr="00AB1781" w:rsidRDefault="00950468" w:rsidP="004E0D33">
      <w:pPr>
        <w:pStyle w:val="EnglishHangNoCoptic"/>
      </w:pPr>
      <w:r w:rsidRPr="00AB1781">
        <w:tab/>
        <w:t>with shouts of joy and thanksgiving</w:t>
      </w:r>
    </w:p>
    <w:p w14:paraId="271AE6FC" w14:textId="77777777" w:rsidR="00950468" w:rsidRPr="00AB1781" w:rsidRDefault="00950468" w:rsidP="004E0D33">
      <w:pPr>
        <w:pStyle w:val="EnglishHangEndNoCoptic"/>
      </w:pPr>
      <w:r w:rsidRPr="00AB1781">
        <w:tab/>
        <w:t>and festive singing.</w:t>
      </w:r>
    </w:p>
    <w:p w14:paraId="4E1C28C3" w14:textId="77777777" w:rsidR="00950468" w:rsidRPr="00AB1781" w:rsidRDefault="00950468" w:rsidP="004E0D33">
      <w:pPr>
        <w:pStyle w:val="EnglishHangNoCoptic"/>
      </w:pPr>
      <w:r w:rsidRPr="00AB1781">
        <w:t>6 Why are you downcast, O my soul?</w:t>
      </w:r>
    </w:p>
    <w:p w14:paraId="2954AB2A" w14:textId="77777777" w:rsidR="00950468" w:rsidRPr="00AB1781" w:rsidRDefault="00950468" w:rsidP="004E0D33">
      <w:pPr>
        <w:pStyle w:val="EnglishHangNoCoptic"/>
      </w:pPr>
      <w:r w:rsidRPr="00AB1781">
        <w:tab/>
        <w:t>And why are you disquieting me?</w:t>
      </w:r>
    </w:p>
    <w:p w14:paraId="30373A6F" w14:textId="77777777" w:rsidR="00950468" w:rsidRPr="00AB1781" w:rsidRDefault="00950468" w:rsidP="004E0D33">
      <w:pPr>
        <w:pStyle w:val="EnglishHangNoCoptic"/>
      </w:pPr>
      <w:r w:rsidRPr="00AB1781">
        <w:tab/>
        <w:t>Trust in God, for I will praise and thank Him;</w:t>
      </w:r>
    </w:p>
    <w:p w14:paraId="51C97570" w14:textId="77777777" w:rsidR="00950468" w:rsidRPr="00AB1781" w:rsidRDefault="00950468" w:rsidP="004E0D33">
      <w:pPr>
        <w:pStyle w:val="EnglishHangEndNoCoptic"/>
      </w:pPr>
      <w:r w:rsidRPr="00AB1781">
        <w:tab/>
        <w:t>He is the salvation of my person and my God.</w:t>
      </w:r>
    </w:p>
    <w:p w14:paraId="38AB1D9C" w14:textId="77777777" w:rsidR="00950468" w:rsidRPr="00AB1781" w:rsidRDefault="00950468" w:rsidP="004E0D33">
      <w:pPr>
        <w:pStyle w:val="EnglishHangNoCoptic"/>
      </w:pPr>
      <w:r w:rsidRPr="00AB1781">
        <w:t>7 My soul is troubled within me.</w:t>
      </w:r>
    </w:p>
    <w:p w14:paraId="179BADEF" w14:textId="77777777" w:rsidR="00950468" w:rsidRPr="00AB1781" w:rsidRDefault="00950468" w:rsidP="004E0D33">
      <w:pPr>
        <w:pStyle w:val="EnglishHangNoCoptic"/>
      </w:pPr>
      <w:r w:rsidRPr="00AB1781">
        <w:tab/>
        <w:t xml:space="preserve">Therefore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77777777" w:rsidR="00950468" w:rsidRPr="00AB1781" w:rsidRDefault="00950468" w:rsidP="004E0D33">
      <w:pPr>
        <w:pStyle w:val="EnglishHangEndNoCoptic"/>
      </w:pPr>
      <w:r w:rsidRPr="00AB1781">
        <w:tab/>
        <w:t>and the Hermons, from the small mountain.</w:t>
      </w:r>
    </w:p>
    <w:p w14:paraId="10152AC4" w14:textId="77777777" w:rsidR="00950468" w:rsidRPr="00AB1781" w:rsidRDefault="00950468" w:rsidP="004E0D33">
      <w:pPr>
        <w:pStyle w:val="EnglishHangNoCoptic"/>
      </w:pPr>
      <w:r w:rsidRPr="00AB1781">
        <w:lastRenderedPageBreak/>
        <w:t xml:space="preserve">8 Deep calls to deep at the roar of </w:t>
      </w:r>
      <w:r w:rsidR="00E570CB">
        <w:t>Your</w:t>
      </w:r>
      <w:r w:rsidRPr="00AB1781">
        <w:t xml:space="preserve"> cataracts;</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77777777" w:rsidR="00950468" w:rsidRPr="00AB1781" w:rsidRDefault="00950468" w:rsidP="004E0D33">
      <w:pPr>
        <w:pStyle w:val="EnglishHangNoCoptic"/>
      </w:pPr>
      <w:r w:rsidRPr="00AB1781">
        <w:t>9 The Lord will show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7777777" w:rsidR="00950468" w:rsidRPr="00AB1781" w:rsidRDefault="00950468" w:rsidP="004E0D33">
      <w:pPr>
        <w:pStyle w:val="EnglishHangNoCoptic"/>
      </w:pPr>
      <w:r w:rsidRPr="00AB1781">
        <w:t>10 I will say to God: ‘</w:t>
      </w:r>
      <w:r w:rsidR="001040C8">
        <w:t>You</w:t>
      </w:r>
      <w:r w:rsidRPr="00AB1781">
        <w:t xml:space="preserve"> </w:t>
      </w:r>
      <w:r w:rsidR="001040C8" w:rsidRPr="00AB1781">
        <w:t>are</w:t>
      </w:r>
      <w:r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7777777" w:rsidR="00950468" w:rsidRPr="00AB1781" w:rsidRDefault="00950468" w:rsidP="004E0D33">
      <w:pPr>
        <w:pStyle w:val="EnglishHangNoCoptic"/>
      </w:pPr>
      <w:r w:rsidRPr="00AB1781">
        <w:tab/>
        <w:t>And why must I go mourning</w:t>
      </w:r>
    </w:p>
    <w:p w14:paraId="661B22E9" w14:textId="77777777" w:rsidR="00950468" w:rsidRPr="00AB1781" w:rsidRDefault="00950468" w:rsidP="004E0D33">
      <w:pPr>
        <w:pStyle w:val="EnglishHangEndNoCoptic"/>
      </w:pPr>
      <w:r w:rsidRPr="00AB1781">
        <w:tab/>
        <w:t>with my enemy oppressing me?’</w:t>
      </w:r>
    </w:p>
    <w:p w14:paraId="3A172694" w14:textId="77777777" w:rsidR="00950468" w:rsidRPr="00AB1781" w:rsidRDefault="00950468" w:rsidP="004E0D33">
      <w:pPr>
        <w:pStyle w:val="EnglishHangNoCoptic"/>
      </w:pPr>
      <w:r w:rsidRPr="00AB1781">
        <w:t>11 As if crushing my bones my enemies taunt me</w:t>
      </w:r>
    </w:p>
    <w:p w14:paraId="252FBEC1" w14:textId="77777777" w:rsidR="00950468" w:rsidRPr="00AB1781" w:rsidRDefault="00950468" w:rsidP="004E0D33">
      <w:pPr>
        <w:pStyle w:val="EnglishHangEndNoCoptic"/>
      </w:pPr>
      <w:r w:rsidRPr="00AB1781">
        <w:tab/>
        <w:t>and say to me daily: ‘Where is your God?’</w:t>
      </w:r>
    </w:p>
    <w:p w14:paraId="33B5B46D" w14:textId="77777777" w:rsidR="00950468" w:rsidRPr="00AB1781" w:rsidRDefault="00950468" w:rsidP="004E0D33">
      <w:pPr>
        <w:pStyle w:val="EnglishHangNoCoptic"/>
      </w:pPr>
      <w:r w:rsidRPr="00AB1781">
        <w:t>12 Why are you downcast, O my soul?</w:t>
      </w:r>
    </w:p>
    <w:p w14:paraId="5CD789EB" w14:textId="77777777" w:rsidR="00950468" w:rsidRPr="00AB1781" w:rsidRDefault="00950468" w:rsidP="004E0D33">
      <w:pPr>
        <w:pStyle w:val="EnglishHangNoCoptic"/>
      </w:pPr>
      <w:r w:rsidRPr="00AB1781">
        <w:tab/>
        <w:t>And why are you disquieting me?</w:t>
      </w:r>
    </w:p>
    <w:p w14:paraId="53D2F1C8" w14:textId="77777777" w:rsidR="00950468" w:rsidRPr="00AB1781" w:rsidRDefault="00950468" w:rsidP="004E0D33">
      <w:pPr>
        <w:pStyle w:val="EnglishHangNoCoptic"/>
      </w:pPr>
      <w:r w:rsidRPr="00AB1781">
        <w:tab/>
        <w:t>Trust in God, for I will praise and thank Him;</w:t>
      </w:r>
    </w:p>
    <w:p w14:paraId="5E9277B2" w14:textId="77777777" w:rsidR="00950468" w:rsidRPr="004E0D33" w:rsidRDefault="00950468" w:rsidP="004E0D33">
      <w:pPr>
        <w:pStyle w:val="EnglishHangEndNoCoptic"/>
      </w:pPr>
      <w:r w:rsidRPr="00AB1781">
        <w:tab/>
        <w:t>He is the salvation of my person and my God.</w:t>
      </w:r>
    </w:p>
    <w:p w14:paraId="3406D30A" w14:textId="77777777" w:rsidR="00950468" w:rsidRPr="004E0D33" w:rsidRDefault="004E0D33" w:rsidP="00BF0205">
      <w:pPr>
        <w:pStyle w:val="Heading4"/>
      </w:pPr>
      <w:bookmarkStart w:id="957" w:name="_Ref412026139"/>
      <w:r>
        <w:t>Psalm</w:t>
      </w:r>
      <w:r w:rsidR="00950468" w:rsidRPr="00AB1781">
        <w:t xml:space="preserve"> 42</w:t>
      </w:r>
      <w:r>
        <w:t>: Judge me, O God, and defend my cause</w:t>
      </w:r>
      <w:bookmarkEnd w:id="9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80C5B" w14:textId="77777777" w:rsidR="00950468" w:rsidRPr="004E0D33" w:rsidRDefault="00950468" w:rsidP="004E0D33">
      <w:pPr>
        <w:pStyle w:val="Rubric"/>
      </w:pPr>
      <w:r w:rsidRPr="00AB1781">
        <w:t>(A Psalm by David)</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77777777" w:rsidR="00950468" w:rsidRPr="00AB1781" w:rsidRDefault="00950468" w:rsidP="004E0D33">
      <w:pPr>
        <w:pStyle w:val="EnglishHangEndNoCoptic"/>
      </w:pPr>
      <w:r w:rsidRPr="00AB1781">
        <w:tab/>
        <w:t>deliver me from the wicked and treacherous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77777777" w:rsidR="00950468" w:rsidRPr="00AB1781" w:rsidRDefault="00950468" w:rsidP="004E0D33">
      <w:pPr>
        <w:pStyle w:val="EnglishHangNoCoptic"/>
      </w:pPr>
      <w:r w:rsidRPr="00AB1781">
        <w:tab/>
        <w:t>And why must I go mourning</w:t>
      </w:r>
    </w:p>
    <w:p w14:paraId="739310AE" w14:textId="77777777" w:rsidR="00950468" w:rsidRPr="00AB1781" w:rsidRDefault="00950468" w:rsidP="004E0D33">
      <w:pPr>
        <w:pStyle w:val="EnglishHangEndNoCoptic"/>
      </w:pPr>
      <w:r w:rsidRPr="00AB1781">
        <w:tab/>
        <w:t>with my enemy oppressing me?</w:t>
      </w:r>
    </w:p>
    <w:p w14:paraId="6BF3DCBE" w14:textId="77777777" w:rsidR="00950468" w:rsidRPr="00AB1781" w:rsidRDefault="00950468" w:rsidP="004E0D33">
      <w:pPr>
        <w:pStyle w:val="EnglishHangNoCoptic"/>
      </w:pPr>
      <w:r w:rsidRPr="00AB1781">
        <w:t xml:space="preserve">3 O send out </w:t>
      </w:r>
      <w:r w:rsidR="00E570CB">
        <w:t>Your</w:t>
      </w:r>
      <w:r w:rsidRPr="00AB1781">
        <w:t xml:space="preserve"> light and </w:t>
      </w:r>
      <w:r w:rsidR="00E570CB">
        <w:t>Your</w:t>
      </w:r>
      <w:r w:rsidRPr="00AB1781">
        <w:t xml:space="preserve"> truth</w:t>
      </w:r>
    </w:p>
    <w:p w14:paraId="056856D8" w14:textId="77777777" w:rsidR="00950468" w:rsidRPr="00AB1781" w:rsidRDefault="00950468" w:rsidP="004E0D33">
      <w:pPr>
        <w:pStyle w:val="EnglishHangNoCoptic"/>
      </w:pPr>
      <w:r w:rsidRPr="00AB1781">
        <w:tab/>
        <w:t>that they may lead me and bring me</w:t>
      </w:r>
    </w:p>
    <w:p w14:paraId="0ED84CA7" w14:textId="77777777" w:rsidR="00950468" w:rsidRPr="00AB1781" w:rsidRDefault="00950468" w:rsidP="004E0D33">
      <w:pPr>
        <w:pStyle w:val="EnglishHangEndNoCoptic"/>
      </w:pPr>
      <w:r w:rsidRPr="00AB1781">
        <w:tab/>
        <w:t xml:space="preserve">to </w:t>
      </w:r>
      <w:r w:rsidR="00E570CB">
        <w:t>Your</w:t>
      </w:r>
      <w:r w:rsidRPr="00AB1781">
        <w:t xml:space="preserve"> holy mountain and to </w:t>
      </w:r>
      <w:r w:rsidR="00E570CB">
        <w:t>Your</w:t>
      </w:r>
      <w:r w:rsidRPr="00AB1781">
        <w:t xml:space="preserve"> dwelling.</w:t>
      </w:r>
    </w:p>
    <w:p w14:paraId="1B014E47" w14:textId="77777777" w:rsidR="00950468" w:rsidRPr="00AB1781" w:rsidRDefault="00950468" w:rsidP="004E0D33">
      <w:pPr>
        <w:pStyle w:val="EnglishHangNoCoptic"/>
      </w:pPr>
      <w:r w:rsidRPr="00AB1781">
        <w:t>4 And I will go to the altar of God,</w:t>
      </w:r>
    </w:p>
    <w:p w14:paraId="1C24C8B2" w14:textId="77777777" w:rsidR="00950468" w:rsidRPr="00AB1781" w:rsidRDefault="00950468" w:rsidP="004E0D33">
      <w:pPr>
        <w:pStyle w:val="EnglishHangNoCoptic"/>
      </w:pPr>
      <w:r w:rsidRPr="00AB1781">
        <w:lastRenderedPageBreak/>
        <w:tab/>
        <w:t>to God, the joy of my youth.</w:t>
      </w:r>
      <w:r w:rsidRPr="00AB1781">
        <w:rPr>
          <w:rStyle w:val="FootnoteReference"/>
        </w:rPr>
        <w:footnoteReference w:id="181"/>
      </w:r>
    </w:p>
    <w:p w14:paraId="4A341268" w14:textId="77777777" w:rsidR="00950468" w:rsidRPr="00AB1781" w:rsidRDefault="00950468" w:rsidP="004E0D33">
      <w:pPr>
        <w:pStyle w:val="EnglishHangNoCoptic"/>
      </w:pPr>
      <w:r w:rsidRPr="00AB1781">
        <w:tab/>
        <w:t xml:space="preserve">I will praise and thank </w:t>
      </w:r>
      <w:r w:rsidR="001040C8">
        <w:t>You</w:t>
      </w:r>
    </w:p>
    <w:p w14:paraId="4AB2ED08" w14:textId="77777777" w:rsidR="00950468" w:rsidRPr="00AB1781" w:rsidRDefault="00950468" w:rsidP="004E0D33">
      <w:pPr>
        <w:pStyle w:val="EnglishHangEndNoCoptic"/>
      </w:pPr>
      <w:r w:rsidRPr="00AB1781">
        <w:tab/>
        <w:t>on the harp, O God, my God.</w:t>
      </w:r>
    </w:p>
    <w:p w14:paraId="4D3C3029" w14:textId="77777777" w:rsidR="00950468" w:rsidRPr="00AB1781" w:rsidRDefault="00950468" w:rsidP="004E0D33">
      <w:pPr>
        <w:pStyle w:val="EnglishHangNoCoptic"/>
      </w:pPr>
      <w:r w:rsidRPr="00AB1781">
        <w:t>5 Why are you downcast, O my soul?</w:t>
      </w:r>
    </w:p>
    <w:p w14:paraId="19107016" w14:textId="77777777" w:rsidR="00950468" w:rsidRPr="00AB1781" w:rsidRDefault="00950468" w:rsidP="004E0D33">
      <w:pPr>
        <w:pStyle w:val="EnglishHangEndNoCoptic"/>
      </w:pPr>
      <w:r w:rsidRPr="00AB1781">
        <w:tab/>
        <w:t>And why are you disquieting me?</w:t>
      </w:r>
    </w:p>
    <w:p w14:paraId="26A8B1A5" w14:textId="77777777" w:rsidR="00950468" w:rsidRPr="00AB1781" w:rsidRDefault="00950468" w:rsidP="004E0D33">
      <w:pPr>
        <w:pStyle w:val="EnglishHangNoCoptic"/>
      </w:pPr>
      <w:r w:rsidRPr="00AB1781">
        <w:t>6 Trust in God, for I will praise and thank Him;</w:t>
      </w:r>
    </w:p>
    <w:p w14:paraId="30B3BC84" w14:textId="77777777" w:rsidR="00950468" w:rsidRPr="004E0D33" w:rsidRDefault="00950468" w:rsidP="004E0D33">
      <w:pPr>
        <w:pStyle w:val="EnglishHangEndNoCoptic"/>
      </w:pPr>
      <w:r w:rsidRPr="00AB1781">
        <w:tab/>
        <w:t>He is the salvation of my person and my God.</w:t>
      </w:r>
    </w:p>
    <w:p w14:paraId="7ADBE8D2" w14:textId="617FB720" w:rsidR="00F933DE" w:rsidRDefault="00F933DE" w:rsidP="00F933DE">
      <w:pPr>
        <w:pStyle w:val="Rubric"/>
      </w:pPr>
      <w:r>
        <w:t>Glory…</w:t>
      </w:r>
    </w:p>
    <w:p w14:paraId="7A53E8EB" w14:textId="77777777" w:rsidR="00950468" w:rsidRPr="004E0D33" w:rsidRDefault="004E0D33" w:rsidP="00BF0205">
      <w:pPr>
        <w:pStyle w:val="Heading4"/>
      </w:pPr>
      <w:r>
        <w:t>Psalm</w:t>
      </w:r>
      <w:r w:rsidR="00950468" w:rsidRPr="00AB1781">
        <w:t xml:space="preserve"> 43</w:t>
      </w:r>
      <w:r>
        <w:t>: O God, we have heard with our ears</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77777777" w:rsidR="00950468" w:rsidRPr="00AB1781" w:rsidRDefault="00950468" w:rsidP="004E0D33">
      <w:pPr>
        <w:pStyle w:val="Rubric"/>
      </w:pPr>
      <w:r w:rsidRPr="00AB1781">
        <w:t>1 (For the sons of Korah. A Psalm for Contemplation)</w:t>
      </w:r>
    </w:p>
    <w:p w14:paraId="29D5E7B9" w14:textId="77777777" w:rsidR="00950468" w:rsidRPr="00AB1781" w:rsidRDefault="00950468" w:rsidP="004E0D33">
      <w:pPr>
        <w:pStyle w:val="EnglishHangNoCoptic"/>
      </w:pPr>
      <w:r w:rsidRPr="00AB1781">
        <w:t>2 O God, we have heard with our ears</w:t>
      </w:r>
    </w:p>
    <w:p w14:paraId="0E276878" w14:textId="77777777" w:rsidR="00950468" w:rsidRPr="00AB1781" w:rsidRDefault="00950468" w:rsidP="004E0D33">
      <w:pPr>
        <w:pStyle w:val="EnglishHangNoCoptic"/>
      </w:pPr>
      <w:r w:rsidRPr="00AB1781">
        <w:tab/>
        <w:t>and our fathers have told us</w:t>
      </w:r>
    </w:p>
    <w:p w14:paraId="18DF8948" w14:textId="77777777" w:rsidR="00950468" w:rsidRPr="00AB1781" w:rsidRDefault="00950468" w:rsidP="004E0D33">
      <w:pPr>
        <w:pStyle w:val="EnglishHangNoCoptic"/>
      </w:pPr>
      <w:r w:rsidRPr="00AB1781">
        <w:tab/>
        <w:t xml:space="preserve">the work </w:t>
      </w:r>
      <w:r w:rsidR="001040C8">
        <w:t>You</w:t>
      </w:r>
      <w:r w:rsidRPr="00AB1781">
        <w:t xml:space="preserve"> </w:t>
      </w:r>
      <w:r w:rsidR="001040C8">
        <w:t>did</w:t>
      </w:r>
      <w:r w:rsidRPr="00AB1781">
        <w:t xml:space="preserve"> in their days,</w:t>
      </w:r>
    </w:p>
    <w:p w14:paraId="52A23FC9" w14:textId="77777777" w:rsidR="00950468" w:rsidRPr="00AB1781" w:rsidRDefault="00950468" w:rsidP="004E0D33">
      <w:pPr>
        <w:pStyle w:val="EnglishHangEndNoCoptic"/>
      </w:pPr>
      <w:r w:rsidRPr="00AB1781">
        <w:tab/>
        <w:t>in the days of long ago.</w:t>
      </w:r>
    </w:p>
    <w:p w14:paraId="3575D770" w14:textId="77777777" w:rsidR="00950468" w:rsidRPr="00AB1781" w:rsidRDefault="00950468" w:rsidP="004E0D33">
      <w:pPr>
        <w:pStyle w:val="EnglishHangNoCoptic"/>
      </w:pPr>
      <w:r w:rsidRPr="00AB1781">
        <w:t xml:space="preserve">3 </w:t>
      </w:r>
      <w:r w:rsidR="00E570CB">
        <w:t>Your</w:t>
      </w:r>
      <w:r w:rsidRPr="00AB1781">
        <w:t xml:space="preserve"> hand destroyed the nations,</w:t>
      </w:r>
    </w:p>
    <w:p w14:paraId="04D6C03A" w14:textId="77777777" w:rsidR="00950468" w:rsidRPr="00AB1781" w:rsidRDefault="00950468" w:rsidP="004E0D33">
      <w:pPr>
        <w:pStyle w:val="EnglishHangNoCoptic"/>
      </w:pPr>
      <w:r w:rsidRPr="00AB1781">
        <w:tab/>
        <w:t xml:space="preserve">and </w:t>
      </w:r>
      <w:r w:rsidR="001040C8">
        <w:t>You did</w:t>
      </w:r>
      <w:r w:rsidRPr="00AB1781">
        <w:t xml:space="preserve"> plant our fathers.</w:t>
      </w:r>
      <w:r w:rsidRPr="00AB1781">
        <w:rPr>
          <w:rStyle w:val="FootnoteReference"/>
        </w:rPr>
        <w:footnoteReference w:id="182"/>
      </w:r>
    </w:p>
    <w:p w14:paraId="3D99310F" w14:textId="77777777" w:rsidR="00950468" w:rsidRPr="00AB1781" w:rsidRDefault="00950468" w:rsidP="004E0D33">
      <w:pPr>
        <w:pStyle w:val="EnglishHangEndNoCoptic"/>
      </w:pPr>
      <w:r w:rsidRPr="00AB1781">
        <w:tab/>
      </w:r>
      <w:r w:rsidR="001040C8">
        <w:t>You did affl</w:t>
      </w:r>
      <w:r w:rsidRPr="00AB1781">
        <w:t>ict peoples and evict them.</w:t>
      </w:r>
    </w:p>
    <w:p w14:paraId="38FBEAEF" w14:textId="77777777" w:rsidR="00950468" w:rsidRPr="00AB1781" w:rsidRDefault="00950468" w:rsidP="004E0D33">
      <w:pPr>
        <w:pStyle w:val="EnglishHangNoCoptic"/>
      </w:pPr>
      <w:r w:rsidRPr="00AB1781">
        <w:t>4 For it was not by their sword</w:t>
      </w:r>
    </w:p>
    <w:p w14:paraId="3370AE8A" w14:textId="77777777" w:rsidR="00950468" w:rsidRPr="00AB1781" w:rsidRDefault="00950468" w:rsidP="004E0D33">
      <w:pPr>
        <w:pStyle w:val="EnglishHangNoCoptic"/>
      </w:pPr>
      <w:r w:rsidRPr="00AB1781">
        <w:tab/>
        <w:t>that they took possession of the land,</w:t>
      </w:r>
    </w:p>
    <w:p w14:paraId="04E4A433" w14:textId="77777777" w:rsidR="00950468" w:rsidRPr="00AB1781" w:rsidRDefault="00950468" w:rsidP="004E0D33">
      <w:pPr>
        <w:pStyle w:val="EnglishHangNoCoptic"/>
      </w:pPr>
      <w:r w:rsidRPr="00AB1781">
        <w:tab/>
        <w:t>and it was not their arm that saved them;</w:t>
      </w:r>
    </w:p>
    <w:p w14:paraId="527BF79E" w14:textId="77777777"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p>
    <w:p w14:paraId="78D73FFD" w14:textId="77777777" w:rsidR="00950468" w:rsidRPr="00AB1781" w:rsidRDefault="00950468" w:rsidP="004E0D33">
      <w:pPr>
        <w:pStyle w:val="EnglishHangNoCoptic"/>
      </w:pPr>
      <w:r w:rsidRPr="00AB1781">
        <w:tab/>
        <w:t xml:space="preserve">and the light of </w:t>
      </w:r>
      <w:r w:rsidR="00E570CB">
        <w:t>Your</w:t>
      </w:r>
      <w:r w:rsidRPr="00AB1781">
        <w:t xml:space="preserve"> face and presence,</w:t>
      </w:r>
    </w:p>
    <w:p w14:paraId="74BEB3B5" w14:textId="77777777" w:rsidR="00950468" w:rsidRPr="00AB1781" w:rsidRDefault="00950468" w:rsidP="004E0D33">
      <w:pPr>
        <w:pStyle w:val="EnglishHangEndNoCoptic"/>
      </w:pPr>
      <w:r w:rsidRPr="00AB1781">
        <w:tab/>
        <w:t xml:space="preserve">because of </w:t>
      </w:r>
      <w:r w:rsidR="00E570CB">
        <w:t>Your</w:t>
      </w:r>
      <w:r w:rsidRPr="00AB1781">
        <w:t xml:space="preserve"> love for them.</w:t>
      </w:r>
    </w:p>
    <w:p w14:paraId="53012F0C" w14:textId="77777777" w:rsidR="00950468" w:rsidRPr="00AB1781" w:rsidRDefault="00950468" w:rsidP="004E0D33">
      <w:pPr>
        <w:pStyle w:val="EnglishHangNoCoptic"/>
      </w:pPr>
      <w:r w:rsidRPr="00AB1781">
        <w:t xml:space="preserve">5 </w:t>
      </w:r>
      <w:r w:rsidR="001040C8">
        <w:t>You</w:t>
      </w:r>
      <w:r w:rsidRPr="00AB1781">
        <w:t xml:space="preserve"> </w:t>
      </w:r>
      <w:r w:rsidR="00556387">
        <w:t>Yourself</w:t>
      </w:r>
      <w:r w:rsidRPr="00AB1781">
        <w:t xml:space="preserve"> </w:t>
      </w:r>
      <w:r w:rsidR="00C104A1">
        <w:t>are</w:t>
      </w:r>
      <w:r w:rsidRPr="00AB1781">
        <w:t xml:space="preserve"> my King and my God,</w:t>
      </w:r>
    </w:p>
    <w:p w14:paraId="6F76C8C8" w14:textId="77777777" w:rsidR="00950468" w:rsidRPr="00AB1781" w:rsidRDefault="00950468" w:rsidP="004E0D33">
      <w:pPr>
        <w:pStyle w:val="EnglishHangEndNoCoptic"/>
      </w:pPr>
      <w:r w:rsidRPr="00AB1781">
        <w:tab/>
        <w:t>Who dost command the salvation of Jacob.</w:t>
      </w:r>
    </w:p>
    <w:p w14:paraId="3B01904D" w14:textId="77777777" w:rsidR="00950468" w:rsidRPr="00AB1781" w:rsidRDefault="00950468" w:rsidP="004E0D33">
      <w:pPr>
        <w:pStyle w:val="EnglishHangNoCoptic"/>
      </w:pPr>
      <w:r w:rsidRPr="00AB1781">
        <w:t xml:space="preserve">6 Through </w:t>
      </w:r>
      <w:r w:rsidR="001040C8">
        <w:t>You</w:t>
      </w:r>
      <w:r w:rsidRPr="00AB1781">
        <w:t xml:space="preserve"> we rout our enemies,</w:t>
      </w:r>
    </w:p>
    <w:p w14:paraId="4609A653" w14:textId="77777777" w:rsidR="00950468" w:rsidRPr="00AB1781" w:rsidRDefault="00950468" w:rsidP="004E0D33">
      <w:pPr>
        <w:pStyle w:val="EnglishHangEndNoCoptic"/>
      </w:pPr>
      <w:r w:rsidRPr="00AB1781">
        <w:tab/>
        <w:t>and in thy name we scorn our assailants.</w:t>
      </w:r>
    </w:p>
    <w:p w14:paraId="7B3E9B82" w14:textId="77777777" w:rsidR="00950468" w:rsidRPr="00AB1781" w:rsidRDefault="00950468" w:rsidP="004E0D33">
      <w:pPr>
        <w:pStyle w:val="EnglishHangNoCoptic"/>
      </w:pPr>
      <w:r w:rsidRPr="00AB1781">
        <w:t>7 For I will not trust in my bow,</w:t>
      </w:r>
    </w:p>
    <w:p w14:paraId="2BE0D6DE" w14:textId="77777777" w:rsidR="00950468" w:rsidRPr="00AB1781" w:rsidRDefault="00950468" w:rsidP="004E0D33">
      <w:pPr>
        <w:pStyle w:val="EnglishHangEndNoCoptic"/>
      </w:pPr>
      <w:r w:rsidRPr="00AB1781">
        <w:tab/>
        <w:t>and it is not my sword that will save me.</w:t>
      </w:r>
    </w:p>
    <w:p w14:paraId="6B9FDA3D" w14:textId="77777777" w:rsidR="00950468" w:rsidRPr="00AB1781" w:rsidRDefault="00950468" w:rsidP="004E0D33">
      <w:pPr>
        <w:pStyle w:val="EnglishHangNoCoptic"/>
      </w:pPr>
      <w:r w:rsidRPr="00AB1781">
        <w:lastRenderedPageBreak/>
        <w:t xml:space="preserve">8 But it is </w:t>
      </w:r>
      <w:r w:rsidR="001040C8">
        <w:t>You</w:t>
      </w:r>
      <w:r w:rsidRPr="00AB1781">
        <w:t xml:space="preserve"> Who </w:t>
      </w:r>
      <w:r w:rsidR="001040C8" w:rsidRPr="00AB1781">
        <w:t>saves</w:t>
      </w:r>
      <w:r w:rsidRPr="00AB1781">
        <w:t xml:space="preserve"> us from our oppressors,</w:t>
      </w:r>
    </w:p>
    <w:p w14:paraId="6E843CF6" w14:textId="77777777" w:rsidR="00950468" w:rsidRPr="00AB1781" w:rsidRDefault="00950468" w:rsidP="004E0D33">
      <w:pPr>
        <w:pStyle w:val="EnglishHangEndNoCoptic"/>
      </w:pPr>
      <w:r w:rsidRPr="00AB1781">
        <w:tab/>
        <w:t xml:space="preserve">and </w:t>
      </w:r>
      <w:r w:rsidR="001040C8" w:rsidRPr="00AB1781">
        <w:t>putts</w:t>
      </w:r>
      <w:r w:rsidRPr="00AB1781">
        <w:t xml:space="preserve"> to shame those who hate us.</w:t>
      </w:r>
    </w:p>
    <w:p w14:paraId="62238B4C" w14:textId="77777777" w:rsidR="00950468" w:rsidRPr="00AB1781" w:rsidRDefault="00950468" w:rsidP="004E0D33">
      <w:pPr>
        <w:pStyle w:val="EnglishHangNoCoptic"/>
      </w:pPr>
      <w:r w:rsidRPr="00AB1781">
        <w:t>9 In God we glory all day long,</w:t>
      </w:r>
    </w:p>
    <w:p w14:paraId="08A3CC0A" w14:textId="77777777" w:rsidR="00950468" w:rsidRPr="00AB1781" w:rsidRDefault="00950468" w:rsidP="004E0D33">
      <w:pPr>
        <w:pStyle w:val="EnglishHangEndNoCoptic"/>
      </w:pPr>
      <w:r w:rsidRPr="00AB1781">
        <w:tab/>
        <w:t xml:space="preserve">and we give praise and thanks to </w:t>
      </w:r>
      <w:r w:rsidR="00E570CB">
        <w:t>Your</w:t>
      </w:r>
      <w:r w:rsidRPr="00AB1781">
        <w:t xml:space="preserve"> name for ever. </w:t>
      </w:r>
      <w:r w:rsidRPr="00AB1781">
        <w:rPr>
          <w:i/>
        </w:rPr>
        <w:t>(Pause)</w:t>
      </w:r>
    </w:p>
    <w:p w14:paraId="0ED73E8D" w14:textId="77777777"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77777777" w:rsidR="00950468" w:rsidRPr="00AB1781" w:rsidRDefault="00950468" w:rsidP="004E0D33">
      <w:pPr>
        <w:pStyle w:val="EnglishHangNoCoptic"/>
      </w:pPr>
      <w:r w:rsidRPr="00AB1781">
        <w:t xml:space="preserve">11 </w:t>
      </w:r>
      <w:r w:rsidR="001040C8">
        <w:t>You</w:t>
      </w:r>
      <w:r w:rsidRPr="00AB1781">
        <w:t xml:space="preserve"> </w:t>
      </w:r>
      <w:r w:rsidR="00556387">
        <w:t>have</w:t>
      </w:r>
      <w:r w:rsidRPr="00AB1781">
        <w:t xml:space="preserve"> put us to flight before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77777777" w:rsidR="00950468" w:rsidRPr="00AB1781" w:rsidRDefault="00950468" w:rsidP="004E0D33">
      <w:pPr>
        <w:pStyle w:val="EnglishHangNoCoptic"/>
      </w:pPr>
      <w:r w:rsidRPr="00AB1781">
        <w:t xml:space="preserve">12 </w:t>
      </w:r>
      <w:r w:rsidR="001040C8">
        <w:t>You</w:t>
      </w:r>
      <w:r w:rsidRPr="00AB1781">
        <w:t xml:space="preserve"> </w:t>
      </w:r>
      <w:r w:rsidR="00556387">
        <w:t>have</w:t>
      </w:r>
      <w:r w:rsidRPr="00AB1781">
        <w:t xml:space="preserve"> given us up like sheep to be eaten</w:t>
      </w:r>
    </w:p>
    <w:p w14:paraId="1988FF9B" w14:textId="77777777" w:rsidR="00950468" w:rsidRPr="00AB1781" w:rsidRDefault="00950468" w:rsidP="004E0D33">
      <w:pPr>
        <w:pStyle w:val="EnglishHangEndNoCoptic"/>
      </w:pPr>
      <w:r w:rsidRPr="00AB1781">
        <w:tab/>
        <w:t xml:space="preserve">and </w:t>
      </w:r>
      <w:r w:rsidR="00556387">
        <w:t>have</w:t>
      </w:r>
      <w:r w:rsidRPr="00AB1781">
        <w:t xml:space="preserve"> scattered us among the nations.</w:t>
      </w:r>
    </w:p>
    <w:p w14:paraId="37C2AB4F" w14:textId="77777777" w:rsidR="00950468" w:rsidRPr="00AB1781" w:rsidRDefault="00950468" w:rsidP="004E0D33">
      <w:pPr>
        <w:pStyle w:val="EnglishHangNoCoptic"/>
      </w:pPr>
      <w:r w:rsidRPr="00AB1781">
        <w:t xml:space="preserve">13 </w:t>
      </w:r>
      <w:r w:rsidR="001040C8">
        <w:t>You</w:t>
      </w:r>
      <w:r w:rsidRPr="00AB1781">
        <w:t xml:space="preserve"> </w:t>
      </w:r>
      <w:r w:rsidR="00556387">
        <w:t>have</w:t>
      </w:r>
      <w:r w:rsidRPr="00AB1781">
        <w:t xml:space="preserve"> sold </w:t>
      </w:r>
      <w:r w:rsidR="00E570CB">
        <w:t>Your</w:t>
      </w:r>
      <w:r w:rsidRPr="00AB1781">
        <w:t xml:space="preserve"> people for nothing,</w:t>
      </w:r>
    </w:p>
    <w:p w14:paraId="4232D2E9" w14:textId="77777777" w:rsidR="00950468" w:rsidRPr="004E0D33" w:rsidRDefault="00950468" w:rsidP="004E0D33">
      <w:pPr>
        <w:pStyle w:val="EnglishHangEndNoCoptic"/>
      </w:pPr>
      <w:r w:rsidRPr="00AB1781">
        <w:tab/>
        <w:t xml:space="preserve">and there is no gathering at </w:t>
      </w:r>
      <w:r w:rsidR="00E570CB">
        <w:t>Your</w:t>
      </w:r>
      <w:r w:rsidRPr="00AB1781">
        <w:t xml:space="preserve"> festivals.</w:t>
      </w:r>
    </w:p>
    <w:p w14:paraId="32D20CFC" w14:textId="77777777"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the taunt of our neighbors,</w:t>
      </w:r>
    </w:p>
    <w:p w14:paraId="3F48FF4E" w14:textId="77777777" w:rsidR="00950468" w:rsidRPr="00AB1781" w:rsidRDefault="00950468" w:rsidP="004E0D33">
      <w:pPr>
        <w:pStyle w:val="EnglishHangEndNoCoptic"/>
      </w:pPr>
      <w:r w:rsidRPr="00AB1781">
        <w:tab/>
        <w:t>a scorn and derision to those around us.</w:t>
      </w:r>
    </w:p>
    <w:p w14:paraId="6E77326B" w14:textId="77777777"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byword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77777777" w:rsidR="00950468" w:rsidRPr="00AB1781" w:rsidRDefault="00950468" w:rsidP="004E0D33">
      <w:pPr>
        <w:pStyle w:val="EnglishHangNoCoptic"/>
      </w:pPr>
      <w:r w:rsidRPr="00AB1781">
        <w:t>16 All day long my disgrace is before me,</w:t>
      </w:r>
    </w:p>
    <w:p w14:paraId="58C133BF" w14:textId="77777777" w:rsidR="00950468" w:rsidRPr="00AB1781" w:rsidRDefault="00950468" w:rsidP="004E0D33">
      <w:pPr>
        <w:pStyle w:val="EnglishHangEndNoCoptic"/>
      </w:pPr>
      <w:r w:rsidRPr="00AB1781">
        <w:tab/>
        <w:t>and my face is covered with shame,</w:t>
      </w:r>
    </w:p>
    <w:p w14:paraId="06EB0F24" w14:textId="77777777" w:rsidR="00950468" w:rsidRPr="00AB1781" w:rsidRDefault="00950468" w:rsidP="004E0D33">
      <w:pPr>
        <w:pStyle w:val="EnglishHangNoCoptic"/>
      </w:pPr>
      <w:r w:rsidRPr="00AB1781">
        <w:t>17 at the voice of the taunter and blasphemer,</w:t>
      </w:r>
    </w:p>
    <w:p w14:paraId="02B08903" w14:textId="77777777" w:rsidR="00950468" w:rsidRPr="00AB1781" w:rsidRDefault="00950468" w:rsidP="004E0D33">
      <w:pPr>
        <w:pStyle w:val="EnglishHangEndNoCoptic"/>
      </w:pPr>
      <w:r w:rsidRPr="00AB1781">
        <w:tab/>
        <w:t>at the sight of the enemy and avenger.</w:t>
      </w:r>
    </w:p>
    <w:p w14:paraId="4984DCA8" w14:textId="77777777" w:rsidR="00950468" w:rsidRPr="00AB1781" w:rsidRDefault="00950468" w:rsidP="004E0D33">
      <w:pPr>
        <w:pStyle w:val="EnglishHangNoCoptic"/>
      </w:pPr>
      <w:r w:rsidRPr="00AB1781">
        <w:t>18 All this has come upon us,</w:t>
      </w:r>
    </w:p>
    <w:p w14:paraId="0911E517" w14:textId="77777777" w:rsidR="00950468" w:rsidRPr="00AB1781" w:rsidRDefault="00950468" w:rsidP="004E0D33">
      <w:pPr>
        <w:pStyle w:val="EnglishHangNoCoptic"/>
      </w:pPr>
      <w:r w:rsidRPr="00AB1781">
        <w:tab/>
        <w:t xml:space="preserve">yet we had not forgotten </w:t>
      </w:r>
      <w:r w:rsidR="001040C8">
        <w:t>You</w:t>
      </w:r>
    </w:p>
    <w:p w14:paraId="0E8E557C" w14:textId="77777777" w:rsidR="00950468" w:rsidRPr="00AB1781" w:rsidRDefault="00950468" w:rsidP="004E0D33">
      <w:pPr>
        <w:pStyle w:val="EnglishHangEndNoCoptic"/>
      </w:pPr>
      <w:r w:rsidRPr="00AB1781">
        <w:tab/>
        <w:t xml:space="preserve">or broken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77777777" w:rsidR="00950468" w:rsidRPr="00AB1781" w:rsidRDefault="00950468" w:rsidP="004E0D33">
      <w:pPr>
        <w:pStyle w:val="EnglishHangNoCoptic"/>
      </w:pPr>
      <w:r w:rsidRPr="00AB1781">
        <w:t xml:space="preserve">20 For </w:t>
      </w:r>
      <w:r w:rsidR="001040C8">
        <w:t>You</w:t>
      </w:r>
      <w:r w:rsidRPr="00AB1781">
        <w:t xml:space="preserve"> </w:t>
      </w:r>
      <w:r w:rsidR="00556387">
        <w:t>have</w:t>
      </w:r>
      <w:r w:rsidRPr="00AB1781">
        <w:t xml:space="preserve"> humbled us in a place of affliction</w:t>
      </w:r>
    </w:p>
    <w:p w14:paraId="0D49C0F4" w14:textId="77777777" w:rsidR="00950468" w:rsidRPr="00AB1781" w:rsidRDefault="00950468" w:rsidP="004E0D33">
      <w:pPr>
        <w:pStyle w:val="EnglishHangEndNoCoptic"/>
      </w:pPr>
      <w:r w:rsidRPr="00AB1781">
        <w:tab/>
        <w:t>and covered us with the shadow of death.</w:t>
      </w:r>
    </w:p>
    <w:p w14:paraId="617C0FE1" w14:textId="77777777" w:rsidR="00950468" w:rsidRPr="00AB1781" w:rsidRDefault="00950468" w:rsidP="004E0D33">
      <w:pPr>
        <w:pStyle w:val="EnglishHangNoCoptic"/>
      </w:pPr>
      <w:r w:rsidRPr="00AB1781">
        <w:t>21 If we have forgotten the name of our God,</w:t>
      </w:r>
      <w:r w:rsidRPr="00AB1781">
        <w:rPr>
          <w:rStyle w:val="FootnoteReference"/>
        </w:rPr>
        <w:footnoteReference w:id="183"/>
      </w:r>
    </w:p>
    <w:p w14:paraId="6F7A1043" w14:textId="77777777" w:rsidR="00950468" w:rsidRPr="00AB1781" w:rsidRDefault="00950468" w:rsidP="004E0D33">
      <w:pPr>
        <w:pStyle w:val="EnglishHangEndNoCoptic"/>
      </w:pPr>
      <w:r w:rsidRPr="00AB1781">
        <w:tab/>
        <w:t>or stretched out our hands to a strange god,</w:t>
      </w:r>
    </w:p>
    <w:p w14:paraId="38CEDF43" w14:textId="77777777" w:rsidR="00950468" w:rsidRPr="00AB1781" w:rsidRDefault="00950468" w:rsidP="004E0D33">
      <w:pPr>
        <w:pStyle w:val="EnglishHangNoCoptic"/>
      </w:pPr>
    </w:p>
    <w:p w14:paraId="7357F02B" w14:textId="77777777" w:rsidR="00950468" w:rsidRPr="00AB1781" w:rsidRDefault="00950468" w:rsidP="004E0D33">
      <w:pPr>
        <w:pStyle w:val="EnglishHangNoCoptic"/>
      </w:pPr>
      <w:r w:rsidRPr="00AB1781">
        <w:lastRenderedPageBreak/>
        <w:t>22 will not God require us to answer for it?</w:t>
      </w:r>
    </w:p>
    <w:p w14:paraId="0FA591DE" w14:textId="77777777" w:rsidR="00950468" w:rsidRPr="00AB1781" w:rsidRDefault="00950468" w:rsidP="004E0D33">
      <w:pPr>
        <w:pStyle w:val="EnglishHangEndNoCoptic"/>
      </w:pPr>
      <w:r w:rsidRPr="00AB1781">
        <w:tab/>
        <w:t>For He knows the secrets of the heart.</w:t>
      </w:r>
    </w:p>
    <w:p w14:paraId="5DD9A905" w14:textId="77777777" w:rsidR="00950468" w:rsidRPr="00AB1781" w:rsidRDefault="00950468" w:rsidP="004E0D33">
      <w:pPr>
        <w:pStyle w:val="EnglishHangNoCoptic"/>
      </w:pPr>
      <w:r w:rsidRPr="00AB1781">
        <w:t xml:space="preserve">23 Yet for </w:t>
      </w:r>
      <w:r w:rsidR="00E570CB">
        <w:t>Your</w:t>
      </w:r>
      <w:r w:rsidRPr="00AB1781">
        <w:t xml:space="preserve"> sake we are being killed all day long,</w:t>
      </w:r>
      <w:r w:rsidRPr="00AB1781">
        <w:rPr>
          <w:rStyle w:val="FootnoteReference"/>
        </w:rPr>
        <w:footnoteReference w:id="184"/>
      </w:r>
    </w:p>
    <w:p w14:paraId="02360793" w14:textId="77777777" w:rsidR="00950468" w:rsidRPr="00AB1781" w:rsidRDefault="00950468" w:rsidP="004E0D33">
      <w:pPr>
        <w:pStyle w:val="EnglishHangEndNoCoptic"/>
      </w:pPr>
      <w:r w:rsidRPr="00AB1781">
        <w:tab/>
        <w:t>we are counted as sheep for slaughter.</w:t>
      </w:r>
    </w:p>
    <w:p w14:paraId="6DCD5550" w14:textId="77777777" w:rsidR="00950468" w:rsidRPr="00AB1781" w:rsidRDefault="00950468" w:rsidP="004E0D33">
      <w:pPr>
        <w:pStyle w:val="EnglishHangNoCoptic"/>
      </w:pPr>
      <w:r w:rsidRPr="00AB1781">
        <w:t xml:space="preserve">24 Awake, why </w:t>
      </w:r>
      <w:r w:rsidR="001040C8">
        <w:t>do You sleep</w:t>
      </w:r>
      <w:r w:rsidRPr="00AB1781">
        <w:t>, O Lord?</w:t>
      </w:r>
    </w:p>
    <w:p w14:paraId="794EBFC5" w14:textId="77777777" w:rsidR="00950468" w:rsidRPr="00AB1781" w:rsidRDefault="00950468" w:rsidP="004E0D33">
      <w:pPr>
        <w:pStyle w:val="EnglishHangEndNoCoptic"/>
      </w:pPr>
      <w:r w:rsidRPr="00AB1781">
        <w:tab/>
        <w:t>Arise, reject us not for ever.</w:t>
      </w:r>
    </w:p>
    <w:p w14:paraId="5D1FD416" w14:textId="77777777" w:rsidR="00950468" w:rsidRPr="00AB1781" w:rsidRDefault="00950468" w:rsidP="004E0D33">
      <w:pPr>
        <w:pStyle w:val="EnglishHangNoCoptic"/>
      </w:pPr>
      <w:r w:rsidRPr="00AB1781">
        <w:t xml:space="preserve">25 Why turn </w:t>
      </w:r>
      <w:r w:rsidR="00E570CB">
        <w:t>Your</w:t>
      </w:r>
      <w:r w:rsidRPr="00AB1781">
        <w:t xml:space="preserve"> face away</w:t>
      </w:r>
    </w:p>
    <w:p w14:paraId="29184302" w14:textId="77777777" w:rsidR="00950468" w:rsidRPr="00AB1781" w:rsidRDefault="00950468" w:rsidP="004E0D33">
      <w:pPr>
        <w:pStyle w:val="EnglishHangEndNoCoptic"/>
      </w:pPr>
      <w:r w:rsidRPr="00AB1781">
        <w:tab/>
        <w:t>and forget our need and our affliction?</w:t>
      </w:r>
    </w:p>
    <w:p w14:paraId="22CF7699" w14:textId="77777777" w:rsidR="00950468" w:rsidRPr="00AB1781" w:rsidRDefault="00950468" w:rsidP="004E0D33">
      <w:pPr>
        <w:pStyle w:val="EnglishHangNoCoptic"/>
      </w:pPr>
      <w:r w:rsidRPr="00AB1781">
        <w:t>26 For our soul is humbled to the dust;</w:t>
      </w:r>
    </w:p>
    <w:p w14:paraId="0C05A161" w14:textId="77777777" w:rsidR="00950468" w:rsidRPr="00AB1781" w:rsidRDefault="00950468" w:rsidP="004E0D33">
      <w:pPr>
        <w:pStyle w:val="EnglishHangEndNoCoptic"/>
      </w:pPr>
      <w:r w:rsidRPr="00AB1781">
        <w:tab/>
        <w:t>our belly hugs the earth.</w:t>
      </w:r>
    </w:p>
    <w:p w14:paraId="4F0CB8E4" w14:textId="77777777" w:rsidR="00950468" w:rsidRPr="00AB1781" w:rsidRDefault="00950468" w:rsidP="004E0D33">
      <w:pPr>
        <w:pStyle w:val="EnglishHangNoCoptic"/>
      </w:pPr>
      <w:r w:rsidRPr="00AB1781">
        <w:t>27 Arise, O Lord, help us</w:t>
      </w:r>
    </w:p>
    <w:p w14:paraId="361DD493" w14:textId="77777777" w:rsidR="00950468" w:rsidRPr="004E0D33" w:rsidRDefault="00950468" w:rsidP="004E0D33">
      <w:pPr>
        <w:pStyle w:val="EnglishHangEndNoCoptic"/>
      </w:pPr>
      <w:r w:rsidRPr="00AB1781">
        <w:tab/>
        <w:t xml:space="preserve">and redeem us for </w:t>
      </w:r>
      <w:r w:rsidR="00E570CB">
        <w:t>Your</w:t>
      </w:r>
      <w:r w:rsidRPr="00AB1781">
        <w:t xml:space="preserve"> name’s sake.</w:t>
      </w:r>
    </w:p>
    <w:p w14:paraId="3170EBC3" w14:textId="77777777" w:rsidR="00950468" w:rsidRPr="004E0D33" w:rsidRDefault="004E0D33" w:rsidP="00BF0205">
      <w:pPr>
        <w:pStyle w:val="Heading4"/>
      </w:pPr>
      <w:bookmarkStart w:id="958" w:name="_Ref412110857"/>
      <w:r>
        <w:t>Psalm</w:t>
      </w:r>
      <w:r w:rsidR="00950468" w:rsidRPr="00AB1781">
        <w:t xml:space="preserve"> 44</w:t>
      </w:r>
      <w:r>
        <w:t>: My heart is bubbling over with a good word</w:t>
      </w:r>
      <w:bookmarkEnd w:id="9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77777777" w:rsidR="00F14AA6" w:rsidRDefault="00F14AA6" w:rsidP="004E0D33">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124996B" w14:textId="77777777" w:rsidR="00950468" w:rsidRPr="00AB1781" w:rsidRDefault="00950468" w:rsidP="004E0D33">
      <w:pPr>
        <w:pStyle w:val="Rubric"/>
      </w:pPr>
      <w:r w:rsidRPr="00AB1781">
        <w:t>1 (For those who are to be changed. For the sons of Korab. For contemplation. A song of the Beloved)</w:t>
      </w:r>
    </w:p>
    <w:p w14:paraId="341E746A" w14:textId="77777777" w:rsidR="00950468" w:rsidRPr="00AB1781" w:rsidRDefault="00950468" w:rsidP="004E0D33">
      <w:pPr>
        <w:pStyle w:val="EnglishHangNoCoptic"/>
      </w:pPr>
      <w:r w:rsidRPr="00AB1781">
        <w:t>2 My heart is bubbling over with a good word;</w:t>
      </w:r>
      <w:r w:rsidRPr="00AB1781">
        <w:rPr>
          <w:rStyle w:val="FootnoteReference"/>
        </w:rPr>
        <w:footnoteReference w:id="185"/>
      </w:r>
    </w:p>
    <w:p w14:paraId="0F64D87C" w14:textId="77777777" w:rsidR="00950468" w:rsidRPr="00AB1781" w:rsidRDefault="00950468" w:rsidP="004E0D33">
      <w:pPr>
        <w:pStyle w:val="EnglishHangNoCoptic"/>
      </w:pPr>
      <w:r w:rsidRPr="00AB1781">
        <w:tab/>
        <w:t>I address my works to the King.</w:t>
      </w:r>
    </w:p>
    <w:p w14:paraId="2AD1B596" w14:textId="77777777" w:rsidR="00950468" w:rsidRPr="00AB1781" w:rsidRDefault="00950468" w:rsidP="008242AB">
      <w:pPr>
        <w:pStyle w:val="EnglishHangEndNoCoptic"/>
      </w:pPr>
      <w:r w:rsidRPr="00AB1781">
        <w:tab/>
        <w:t>My tongue is the pen of a ready writer.</w:t>
      </w:r>
    </w:p>
    <w:p w14:paraId="4A2FF93C" w14:textId="77777777"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lovely with a beauty beyond the sons of men;</w:t>
      </w:r>
    </w:p>
    <w:p w14:paraId="2D79400D" w14:textId="77777777" w:rsidR="00950468" w:rsidRPr="00AB1781" w:rsidRDefault="00950468" w:rsidP="004E0D33">
      <w:pPr>
        <w:pStyle w:val="EnglishHangNoCoptic"/>
      </w:pPr>
      <w:r w:rsidRPr="00AB1781">
        <w:tab/>
        <w:t xml:space="preserve">grace pours from </w:t>
      </w:r>
      <w:r w:rsidR="00E570CB">
        <w:t>Your</w:t>
      </w:r>
      <w:r w:rsidRPr="00AB1781">
        <w:t xml:space="preserve"> lips;</w:t>
      </w:r>
    </w:p>
    <w:p w14:paraId="1F9AF09E" w14:textId="77777777" w:rsidR="00950468" w:rsidRPr="00AB1781" w:rsidRDefault="00950468" w:rsidP="008242AB">
      <w:pPr>
        <w:pStyle w:val="EnglishHangEndNoCoptic"/>
      </w:pPr>
      <w:r w:rsidRPr="00AB1781">
        <w:tab/>
        <w:t xml:space="preserve">therefore God has blessed </w:t>
      </w:r>
      <w:r w:rsidR="001040C8">
        <w:t>You</w:t>
      </w:r>
      <w:r w:rsidRPr="00AB1781">
        <w:t xml:space="preserve"> for ever.</w:t>
      </w:r>
    </w:p>
    <w:p w14:paraId="160D923A" w14:textId="77777777"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Warrior,</w:t>
      </w:r>
      <w:r w:rsidRPr="00AB1781">
        <w:rPr>
          <w:rStyle w:val="FootnoteReference"/>
        </w:rPr>
        <w:footnoteReference w:id="186"/>
      </w:r>
    </w:p>
    <w:p w14:paraId="21AF70B9" w14:textId="77777777" w:rsidR="00950468" w:rsidRPr="00AB1781" w:rsidRDefault="00950468" w:rsidP="008242AB">
      <w:pPr>
        <w:pStyle w:val="EnglishHangEndNoCoptic"/>
      </w:pPr>
      <w:r w:rsidRPr="00AB1781">
        <w:tab/>
        <w:t>in thy splendor and beauty.</w:t>
      </w:r>
    </w:p>
    <w:p w14:paraId="62841EC7" w14:textId="77777777" w:rsidR="00950468" w:rsidRPr="00AB1781" w:rsidRDefault="00950468" w:rsidP="004E0D33">
      <w:pPr>
        <w:pStyle w:val="EnglishHangNoCoptic"/>
      </w:pPr>
      <w:r w:rsidRPr="00AB1781">
        <w:t xml:space="preserve">5 Draw </w:t>
      </w:r>
      <w:r w:rsidR="00E570CB">
        <w:t>Your</w:t>
      </w:r>
      <w:r w:rsidRPr="00AB1781">
        <w:t xml:space="preserve"> bow and prosper and reign</w:t>
      </w:r>
    </w:p>
    <w:p w14:paraId="019DB3A1" w14:textId="77777777" w:rsidR="00950468" w:rsidRPr="00AB1781" w:rsidRDefault="00950468" w:rsidP="004E0D33">
      <w:pPr>
        <w:pStyle w:val="EnglishHangNoCoptic"/>
      </w:pPr>
      <w:r w:rsidRPr="00AB1781">
        <w:tab/>
        <w:t>in the cause of truth and meekness and justice;</w:t>
      </w:r>
    </w:p>
    <w:p w14:paraId="1A00DA38" w14:textId="77777777"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wonderfully.</w:t>
      </w:r>
    </w:p>
    <w:p w14:paraId="2DC048B3" w14:textId="77777777" w:rsidR="00950468" w:rsidRPr="00AB1781" w:rsidRDefault="00950468" w:rsidP="004E0D33">
      <w:pPr>
        <w:pStyle w:val="EnglishHangNoCoptic"/>
      </w:pPr>
      <w:r w:rsidRPr="00AB1781">
        <w:lastRenderedPageBreak/>
        <w:t xml:space="preserve">6 </w:t>
      </w:r>
      <w:r w:rsidR="00E570CB">
        <w:t>Your</w:t>
      </w:r>
      <w:r w:rsidRPr="00AB1781">
        <w:t xml:space="preserve"> arrows are sharp, O Mighty Warrior,</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187"/>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77777777" w:rsidR="00950468" w:rsidRPr="00AB1781" w:rsidRDefault="00950468" w:rsidP="004E0D33">
      <w:pPr>
        <w:pStyle w:val="EnglishHangNoCoptic"/>
      </w:pPr>
      <w:r w:rsidRPr="00AB1781">
        <w:t xml:space="preserve">7 </w:t>
      </w:r>
      <w:r w:rsidR="00E570CB">
        <w:t>Your</w:t>
      </w:r>
      <w:r w:rsidRPr="00AB1781">
        <w:t xml:space="preserve"> throne, O God, is for ever and ever;</w:t>
      </w:r>
    </w:p>
    <w:p w14:paraId="021819F4" w14:textId="77777777" w:rsidR="00950468" w:rsidRPr="00AB1781" w:rsidRDefault="00950468" w:rsidP="008242AB">
      <w:pPr>
        <w:pStyle w:val="EnglishHangEndNoCoptic"/>
      </w:pPr>
      <w:r w:rsidRPr="00AB1781">
        <w:tab/>
        <w:t xml:space="preserve">the sceptre of </w:t>
      </w:r>
      <w:r w:rsidR="00E570CB">
        <w:t>Your</w:t>
      </w:r>
      <w:r w:rsidRPr="00AB1781">
        <w:t xml:space="preserve"> Kingdom is a rod of justice.</w:t>
      </w:r>
    </w:p>
    <w:p w14:paraId="71A846C2" w14:textId="77777777"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right and hated wrong.</w:t>
      </w:r>
    </w:p>
    <w:p w14:paraId="5FAF6541" w14:textId="77777777" w:rsidR="00950468" w:rsidRPr="00AB1781" w:rsidRDefault="00950468" w:rsidP="004E0D33">
      <w:pPr>
        <w:pStyle w:val="EnglishHangNoCoptic"/>
      </w:pPr>
      <w:r w:rsidRPr="00AB1781">
        <w:tab/>
        <w:t xml:space="preserve">Therefore God. </w:t>
      </w:r>
      <w:r w:rsidR="00E570CB">
        <w:t>Your</w:t>
      </w:r>
      <w:r w:rsidRPr="00AB1781">
        <w:t xml:space="preserve"> God, has anointed </w:t>
      </w:r>
      <w:r w:rsidR="001040C8">
        <w:t>You</w:t>
      </w:r>
    </w:p>
    <w:p w14:paraId="66CC6B38" w14:textId="77777777" w:rsidR="00950468" w:rsidRPr="00AB1781" w:rsidRDefault="00950468" w:rsidP="008242AB">
      <w:pPr>
        <w:pStyle w:val="EnglishHangEndNoCoptic"/>
      </w:pPr>
      <w:r w:rsidRPr="00AB1781">
        <w:tab/>
        <w:t xml:space="preserve">with the oil of gladness beyond </w:t>
      </w:r>
      <w:r w:rsidR="00E570CB">
        <w:t>Your</w:t>
      </w:r>
      <w:r w:rsidRPr="00AB1781">
        <w:t xml:space="preserve"> fellows.</w:t>
      </w:r>
      <w:r w:rsidRPr="00AB1781">
        <w:rPr>
          <w:rStyle w:val="FootnoteReference"/>
        </w:rPr>
        <w:footnoteReference w:id="188"/>
      </w:r>
    </w:p>
    <w:p w14:paraId="4B3A1FCE" w14:textId="77777777" w:rsidR="00950468" w:rsidRPr="00AB1781" w:rsidRDefault="00950468" w:rsidP="004E0D33">
      <w:pPr>
        <w:pStyle w:val="EnglishHangNoCoptic"/>
      </w:pPr>
      <w:r w:rsidRPr="00AB1781">
        <w:t xml:space="preserve">9 </w:t>
      </w:r>
      <w:r w:rsidR="00E570CB">
        <w:t>Your</w:t>
      </w:r>
      <w:r w:rsidRPr="00AB1781">
        <w:t xml:space="preserve"> garments are fragrant with myrrh, aloes and cassia,</w:t>
      </w:r>
    </w:p>
    <w:p w14:paraId="0FE30139" w14:textId="77777777" w:rsidR="00950468" w:rsidRPr="00AB1781" w:rsidRDefault="00950468" w:rsidP="008242AB">
      <w:pPr>
        <w:pStyle w:val="EnglishHangEndNoCoptic"/>
      </w:pPr>
      <w:r w:rsidRPr="00AB1781">
        <w:tab/>
        <w:t xml:space="preserve">from the ivory palaces which gladden </w:t>
      </w:r>
      <w:r w:rsidR="001040C8">
        <w:t>You</w:t>
      </w:r>
      <w:r w:rsidRPr="00AB1781">
        <w:t>.</w:t>
      </w:r>
    </w:p>
    <w:p w14:paraId="12B2A3F4" w14:textId="77777777" w:rsidR="00950468" w:rsidRPr="00AB1781" w:rsidRDefault="00950468" w:rsidP="004E0D33">
      <w:pPr>
        <w:pStyle w:val="EnglishHangNoCoptic"/>
      </w:pPr>
      <w:r w:rsidRPr="00AB1781">
        <w:t xml:space="preserve">10 Kings’ daughters are among </w:t>
      </w:r>
      <w:r w:rsidR="00E570CB">
        <w:t>Your</w:t>
      </w:r>
      <w:r w:rsidRPr="00AB1781">
        <w:t xml:space="preserve"> ladies of honor.</w:t>
      </w:r>
    </w:p>
    <w:p w14:paraId="6A487C9D" w14:textId="77777777" w:rsidR="00950468" w:rsidRPr="00AB1781" w:rsidRDefault="00950468" w:rsidP="004E0D33">
      <w:pPr>
        <w:pStyle w:val="EnglishHangNoCoptic"/>
      </w:pPr>
      <w:r w:rsidRPr="00AB1781">
        <w:tab/>
        <w:t xml:space="preserve">On </w:t>
      </w:r>
      <w:r w:rsidR="00E570CB">
        <w:t>Your</w:t>
      </w:r>
      <w:r w:rsidRPr="00AB1781">
        <w:t xml:space="preserve"> right hand stands the queen</w:t>
      </w:r>
    </w:p>
    <w:p w14:paraId="79E17CFB" w14:textId="77777777" w:rsidR="00950468" w:rsidRPr="00AB1781" w:rsidRDefault="00950468" w:rsidP="008242AB">
      <w:pPr>
        <w:pStyle w:val="EnglishHangEndNoCoptic"/>
      </w:pPr>
      <w:r w:rsidRPr="00AB1781">
        <w:tab/>
        <w:t>arrayed in gold inwrought with many colors.</w:t>
      </w:r>
    </w:p>
    <w:p w14:paraId="5A84A33E" w14:textId="77777777" w:rsidR="00950468" w:rsidRPr="00AB1781" w:rsidRDefault="00950468" w:rsidP="004E0D33">
      <w:pPr>
        <w:pStyle w:val="EnglishHangNoCoptic"/>
      </w:pPr>
      <w:r w:rsidRPr="00AB1781">
        <w:t>11 Listen, my daughter, and see, and incline your ear;</w:t>
      </w:r>
    </w:p>
    <w:p w14:paraId="2D775751" w14:textId="77777777" w:rsidR="00950468" w:rsidRPr="00AB1781" w:rsidRDefault="00950468" w:rsidP="008242AB">
      <w:pPr>
        <w:pStyle w:val="EnglishHangEndNoCoptic"/>
      </w:pPr>
      <w:r w:rsidRPr="00AB1781">
        <w:tab/>
        <w:t>and forget your people and your father’s house.</w:t>
      </w:r>
    </w:p>
    <w:p w14:paraId="565D9771" w14:textId="77777777" w:rsidR="00950468" w:rsidRPr="00AB1781" w:rsidRDefault="00950468" w:rsidP="004E0D33">
      <w:pPr>
        <w:pStyle w:val="EnglishHangNoCoptic"/>
      </w:pPr>
      <w:r w:rsidRPr="00AB1781">
        <w:t>12 Then the King will desire your beauty,</w:t>
      </w:r>
    </w:p>
    <w:p w14:paraId="5F879BCC" w14:textId="77777777" w:rsidR="00950468" w:rsidRPr="008242AB" w:rsidRDefault="00950468" w:rsidP="008242AB">
      <w:pPr>
        <w:pStyle w:val="EnglishHangEndNoCoptic"/>
      </w:pPr>
      <w:r w:rsidRPr="00AB1781">
        <w:tab/>
        <w:t>for He is your Lord and you shall worship Him.</w:t>
      </w:r>
    </w:p>
    <w:p w14:paraId="7070C177" w14:textId="77777777" w:rsidR="00950468" w:rsidRPr="00AB1781" w:rsidRDefault="00950468" w:rsidP="004E0D33">
      <w:pPr>
        <w:pStyle w:val="EnglishHangNoCoptic"/>
      </w:pPr>
      <w:r w:rsidRPr="00AB1781">
        <w:t xml:space="preserve">13 And the daughter of Tyre will worship </w:t>
      </w:r>
      <w:r w:rsidR="001040C8">
        <w:t>You</w:t>
      </w:r>
      <w:r w:rsidRPr="00AB1781">
        <w:t xml:space="preserve"> with gifts;</w:t>
      </w:r>
    </w:p>
    <w:p w14:paraId="30BAE2B3" w14:textId="77777777" w:rsidR="00950468" w:rsidRPr="00AB1781" w:rsidRDefault="00950468" w:rsidP="008242AB">
      <w:pPr>
        <w:pStyle w:val="EnglishHangEndNoCoptic"/>
      </w:pPr>
      <w:r w:rsidRPr="00AB1781">
        <w:tab/>
        <w:t xml:space="preserve">the richest of the people will entreat </w:t>
      </w:r>
      <w:r w:rsidR="00E570CB">
        <w:t>Your</w:t>
      </w:r>
      <w:r w:rsidRPr="00AB1781">
        <w:t xml:space="preserve"> favor.</w:t>
      </w:r>
      <w:r w:rsidRPr="00AB1781">
        <w:rPr>
          <w:rStyle w:val="FootnoteReference"/>
        </w:rPr>
        <w:footnoteReference w:id="189"/>
      </w:r>
    </w:p>
    <w:p w14:paraId="0C97B93C" w14:textId="77777777" w:rsidR="00950468" w:rsidRPr="00AB1781" w:rsidRDefault="00950468" w:rsidP="004E0D33">
      <w:pPr>
        <w:pStyle w:val="EnglishHangNoCoptic"/>
      </w:pPr>
      <w:r w:rsidRPr="00AB1781">
        <w:t>14 All the glory of the King’s daughter is within,</w:t>
      </w:r>
    </w:p>
    <w:p w14:paraId="33A9DBDC" w14:textId="77777777" w:rsidR="00950468" w:rsidRPr="00AB1781" w:rsidRDefault="00950468" w:rsidP="008242AB">
      <w:pPr>
        <w:pStyle w:val="EnglishHangEndNoCoptic"/>
      </w:pPr>
      <w:r w:rsidRPr="00AB1781">
        <w:tab/>
        <w:t xml:space="preserve">though she is arrayed in </w:t>
      </w:r>
      <w:r w:rsidR="00004BA4" w:rsidRPr="00AB1781">
        <w:t>tasseled</w:t>
      </w:r>
      <w:r w:rsidRPr="00AB1781">
        <w:t xml:space="preserve"> gold inwrought with many colors.</w:t>
      </w:r>
    </w:p>
    <w:p w14:paraId="16644F15" w14:textId="77777777" w:rsidR="00950468" w:rsidRPr="00AB1781" w:rsidRDefault="00950468" w:rsidP="004E0D33">
      <w:pPr>
        <w:pStyle w:val="EnglishHangNoCoptic"/>
      </w:pPr>
      <w:r w:rsidRPr="00AB1781">
        <w:t>15 The virgins in her train will be brought to the King;</w:t>
      </w:r>
    </w:p>
    <w:p w14:paraId="213A8909" w14:textId="77777777" w:rsidR="00950468" w:rsidRPr="00AB1781" w:rsidRDefault="00950468" w:rsidP="008242AB">
      <w:pPr>
        <w:pStyle w:val="EnglishHangEndNoCoptic"/>
      </w:pPr>
      <w:r w:rsidRPr="00AB1781">
        <w:tab/>
        <w:t xml:space="preserve">those near her will be brought to </w:t>
      </w:r>
      <w:r w:rsidR="001040C8">
        <w:t>You</w:t>
      </w:r>
      <w:r w:rsidRPr="00AB1781">
        <w:t>.</w:t>
      </w:r>
    </w:p>
    <w:p w14:paraId="5DA7DEC8" w14:textId="77777777" w:rsidR="00950468" w:rsidRPr="00AB1781" w:rsidRDefault="00950468" w:rsidP="004E0D33">
      <w:pPr>
        <w:pStyle w:val="EnglishHangNoCoptic"/>
      </w:pPr>
      <w:r w:rsidRPr="00AB1781">
        <w:t>16 They will be brought with joy and gladness;</w:t>
      </w:r>
    </w:p>
    <w:p w14:paraId="0C1A878F" w14:textId="77777777" w:rsidR="00950468" w:rsidRPr="00AB1781" w:rsidRDefault="00950468" w:rsidP="008242AB">
      <w:pPr>
        <w:pStyle w:val="EnglishHangEndNoCoptic"/>
      </w:pPr>
      <w:r w:rsidRPr="00AB1781">
        <w:tab/>
        <w:t>they will be led into the King’s temple.</w:t>
      </w:r>
    </w:p>
    <w:p w14:paraId="70CF37D0" w14:textId="77777777" w:rsidR="00950468" w:rsidRPr="00AB1781" w:rsidRDefault="00950468" w:rsidP="004E0D33">
      <w:pPr>
        <w:pStyle w:val="EnglishHangNoCoptic"/>
      </w:pPr>
      <w:r w:rsidRPr="00AB1781">
        <w:t xml:space="preserve">17 Instead of </w:t>
      </w:r>
      <w:r w:rsidR="00E570CB">
        <w:t>Your</w:t>
      </w:r>
      <w:r w:rsidRPr="00AB1781">
        <w:t xml:space="preserve"> fathers, sons are born to </w:t>
      </w:r>
      <w:r w:rsidR="001040C8">
        <w:t>You</w:t>
      </w:r>
      <w:r w:rsidRPr="00AB1781">
        <w:t>;</w:t>
      </w:r>
    </w:p>
    <w:p w14:paraId="589D0F9C" w14:textId="77777777" w:rsidR="00950468" w:rsidRPr="00AB1781" w:rsidRDefault="00950468" w:rsidP="008242AB">
      <w:pPr>
        <w:pStyle w:val="EnglishHangEndNoCoptic"/>
      </w:pPr>
      <w:r w:rsidRPr="00AB1781">
        <w:tab/>
      </w:r>
      <w:r w:rsidR="001040C8">
        <w:t>You</w:t>
      </w:r>
      <w:r w:rsidRPr="00AB1781">
        <w:t xml:space="preserve"> </w:t>
      </w:r>
      <w:r w:rsidR="00004BA4" w:rsidRPr="00AB1781">
        <w:t>shall</w:t>
      </w:r>
      <w:r w:rsidRPr="00AB1781">
        <w:t xml:space="preserve"> make them rulers over all the earth.</w:t>
      </w:r>
    </w:p>
    <w:p w14:paraId="1C6CC6FD" w14:textId="77777777" w:rsidR="00950468" w:rsidRPr="00AB1781" w:rsidRDefault="00950468" w:rsidP="004E0D33">
      <w:pPr>
        <w:pStyle w:val="EnglishHangNoCoptic"/>
      </w:pPr>
      <w:r w:rsidRPr="00AB1781">
        <w:t xml:space="preserve">18 I will remember </w:t>
      </w:r>
      <w:r w:rsidR="00E570CB">
        <w:t>Your</w:t>
      </w:r>
      <w:r w:rsidRPr="00AB1781">
        <w:t xml:space="preserve"> name throughout all generations;</w:t>
      </w:r>
    </w:p>
    <w:p w14:paraId="141AA04B" w14:textId="77777777" w:rsidR="00950468" w:rsidRPr="008242AB" w:rsidRDefault="00950468" w:rsidP="008242AB">
      <w:pPr>
        <w:pStyle w:val="EnglishHangEndNoCoptic"/>
      </w:pPr>
      <w:r w:rsidRPr="00AB1781">
        <w:tab/>
        <w:t xml:space="preserve">therefore people will praise and thank </w:t>
      </w:r>
      <w:r w:rsidR="001040C8">
        <w:t>You</w:t>
      </w:r>
      <w:r w:rsidRPr="00AB1781">
        <w:t xml:space="preserve"> for ever and ever.</w:t>
      </w:r>
    </w:p>
    <w:p w14:paraId="5C84228E" w14:textId="77777777" w:rsidR="00950468" w:rsidRPr="008242AB" w:rsidRDefault="008242AB" w:rsidP="00BF0205">
      <w:pPr>
        <w:pStyle w:val="Heading4"/>
      </w:pPr>
      <w:bookmarkStart w:id="959" w:name="_Ref412110915"/>
      <w:r>
        <w:lastRenderedPageBreak/>
        <w:t>Psalm</w:t>
      </w:r>
      <w:r w:rsidR="00950468" w:rsidRPr="00AB1781">
        <w:t xml:space="preserve"> 45</w:t>
      </w:r>
      <w:r>
        <w:t>: Our God is our refuge and strength</w:t>
      </w:r>
      <w:bookmarkEnd w:id="9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77777777" w:rsidR="00F14AA6" w:rsidRDefault="00F14AA6" w:rsidP="008242AB">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w:t>
      </w:r>
    </w:p>
    <w:p w14:paraId="40089E8E" w14:textId="77777777" w:rsidR="00950468" w:rsidRPr="00AB1781" w:rsidRDefault="00950468" w:rsidP="008242AB">
      <w:pPr>
        <w:pStyle w:val="Rubric"/>
      </w:pPr>
      <w:r w:rsidRPr="00AB1781">
        <w:t>1 (For the sons of Korah. A Psalm concerning hidden things)</w:t>
      </w:r>
    </w:p>
    <w:p w14:paraId="25B78002" w14:textId="77777777" w:rsidR="00950468" w:rsidRPr="00AB1781" w:rsidRDefault="00950468" w:rsidP="008242AB">
      <w:pPr>
        <w:pStyle w:val="EnglishHangNoCoptic"/>
      </w:pPr>
      <w:r w:rsidRPr="00AB1781">
        <w:t>2 Our God is our refuge and strength,</w:t>
      </w:r>
    </w:p>
    <w:p w14:paraId="0BB69F14" w14:textId="77777777" w:rsidR="00950468" w:rsidRPr="00AB1781" w:rsidRDefault="00950468" w:rsidP="008242AB">
      <w:pPr>
        <w:pStyle w:val="EnglishHangEndNoCoptic"/>
      </w:pPr>
      <w:r w:rsidRPr="00AB1781">
        <w:tab/>
        <w:t>our helper in the troubles that grievously befall us.</w:t>
      </w:r>
    </w:p>
    <w:p w14:paraId="78016747" w14:textId="77777777" w:rsidR="00950468" w:rsidRPr="00AB1781" w:rsidRDefault="00950468" w:rsidP="008242AB">
      <w:pPr>
        <w:pStyle w:val="EnglishHangNoCoptic"/>
      </w:pPr>
      <w:r w:rsidRPr="00AB1781">
        <w:t>3 So we will not fear though the earth should rock</w:t>
      </w:r>
    </w:p>
    <w:p w14:paraId="68E404A7" w14:textId="77777777" w:rsidR="00950468" w:rsidRPr="00AB1781" w:rsidRDefault="00950468" w:rsidP="008242AB">
      <w:pPr>
        <w:pStyle w:val="EnglishHangEndNoCoptic"/>
      </w:pPr>
      <w:r w:rsidRPr="00AB1781">
        <w:tab/>
        <w:t>and mountains be hurled into the heart of the sea,</w:t>
      </w:r>
    </w:p>
    <w:p w14:paraId="0E93703C" w14:textId="77777777" w:rsidR="00950468" w:rsidRPr="00AB1781" w:rsidRDefault="00950468" w:rsidP="008242AB">
      <w:pPr>
        <w:pStyle w:val="EnglishHangNoCoptic"/>
      </w:pPr>
      <w:r w:rsidRPr="00AB1781">
        <w:t>4 though its waters roar and foam,</w:t>
      </w:r>
    </w:p>
    <w:p w14:paraId="4945610C" w14:textId="77777777" w:rsidR="00950468" w:rsidRPr="00AB1781" w:rsidRDefault="00950468" w:rsidP="008242AB">
      <w:pPr>
        <w:pStyle w:val="EnglishHangEndNoCoptic"/>
      </w:pPr>
      <w:r w:rsidRPr="00AB1781">
        <w:tab/>
        <w:t xml:space="preserve">though the mountains are convulsed by His power. </w:t>
      </w:r>
      <w:r w:rsidRPr="00AB1781">
        <w:rPr>
          <w:i/>
        </w:rPr>
        <w:t>(Pause)</w:t>
      </w:r>
    </w:p>
    <w:p w14:paraId="05A8EC7E" w14:textId="77777777" w:rsidR="00950468" w:rsidRPr="00AB1781" w:rsidRDefault="00950468" w:rsidP="008242AB">
      <w:pPr>
        <w:pStyle w:val="EnglishHangNoCoptic"/>
      </w:pPr>
      <w:r w:rsidRPr="00AB1781">
        <w:t>5 The streams of the river gladden the city of God;</w:t>
      </w:r>
      <w:r w:rsidRPr="00AB1781">
        <w:rPr>
          <w:rStyle w:val="FootnoteReference"/>
        </w:rPr>
        <w:footnoteReference w:id="190"/>
      </w:r>
    </w:p>
    <w:p w14:paraId="3C855D2A" w14:textId="77777777" w:rsidR="00950468" w:rsidRPr="00AB1781" w:rsidRDefault="00950468" w:rsidP="008242AB">
      <w:pPr>
        <w:pStyle w:val="EnglishHangEndNoCoptic"/>
      </w:pPr>
      <w:r w:rsidRPr="00AB1781">
        <w:tab/>
        <w:t>the Most High has sanctified His dwelling-place.</w:t>
      </w:r>
    </w:p>
    <w:p w14:paraId="6353E15B" w14:textId="77777777" w:rsidR="00950468" w:rsidRPr="00AB1781" w:rsidRDefault="00950468" w:rsidP="008242AB">
      <w:pPr>
        <w:pStyle w:val="EnglishHangNoCoptic"/>
      </w:pPr>
      <w:r w:rsidRPr="00AB1781">
        <w:t>6 God is within her, and she cannot be shaken;</w:t>
      </w:r>
    </w:p>
    <w:p w14:paraId="23F95CBE" w14:textId="77777777" w:rsidR="00950468" w:rsidRPr="00AB1781" w:rsidRDefault="00950468" w:rsidP="008242AB">
      <w:pPr>
        <w:pStyle w:val="EnglishHangEndNoCoptic"/>
      </w:pPr>
      <w:r w:rsidRPr="00AB1781">
        <w:tab/>
        <w:t>God will help her at break of dawn.</w:t>
      </w:r>
      <w:r w:rsidRPr="00AB1781">
        <w:rPr>
          <w:rStyle w:val="FootnoteReference"/>
        </w:rPr>
        <w:footnoteReference w:id="191"/>
      </w:r>
    </w:p>
    <w:p w14:paraId="3067A217" w14:textId="77777777" w:rsidR="00950468" w:rsidRPr="00AB1781" w:rsidRDefault="00950468" w:rsidP="008242AB">
      <w:pPr>
        <w:pStyle w:val="EnglishHangNoCoptic"/>
      </w:pPr>
      <w:r w:rsidRPr="00AB1781">
        <w:t>7 Nations are in turmoil, kingdoms totter;</w:t>
      </w:r>
    </w:p>
    <w:p w14:paraId="12C2279F" w14:textId="77777777" w:rsidR="00950468" w:rsidRPr="00AB1781" w:rsidRDefault="00950468" w:rsidP="008242AB">
      <w:pPr>
        <w:pStyle w:val="EnglishHangEndNoCoptic"/>
      </w:pPr>
      <w:r w:rsidRPr="00AB1781">
        <w:tab/>
        <w:t>He lifts His voice, the earth reels.</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73AEFE6D" w14:textId="77777777" w:rsidR="00950468" w:rsidRPr="00AB1781" w:rsidRDefault="00950468" w:rsidP="008242AB">
      <w:pPr>
        <w:pStyle w:val="EnglishHangNoCoptic"/>
      </w:pPr>
      <w:r w:rsidRPr="00AB1781">
        <w:t>9 Come and see the works of God,</w:t>
      </w:r>
    </w:p>
    <w:p w14:paraId="1B639788" w14:textId="77777777" w:rsidR="00950468" w:rsidRPr="00AB1781" w:rsidRDefault="00950468" w:rsidP="008242AB">
      <w:pPr>
        <w:pStyle w:val="EnglishHangEndNoCoptic"/>
      </w:pPr>
      <w:r w:rsidRPr="00AB1781">
        <w:tab/>
        <w:t>the wonders He has done on earth.</w:t>
      </w:r>
    </w:p>
    <w:p w14:paraId="125B65CF" w14:textId="77777777" w:rsidR="00950468" w:rsidRPr="00AB1781" w:rsidRDefault="00950468" w:rsidP="008242AB">
      <w:pPr>
        <w:pStyle w:val="EnglishHangNoCoptic"/>
      </w:pPr>
      <w:r w:rsidRPr="00AB1781">
        <w:t>10 He is abolishing wars all over the earth;</w:t>
      </w:r>
    </w:p>
    <w:p w14:paraId="575D66D4" w14:textId="77777777" w:rsidR="00950468" w:rsidRPr="00AB1781" w:rsidRDefault="00950468" w:rsidP="008242AB">
      <w:pPr>
        <w:pStyle w:val="EnglishHangNoCoptic"/>
      </w:pPr>
      <w:r w:rsidRPr="00AB1781">
        <w:tab/>
        <w:t>He breaks the bow and snaps the spear,</w:t>
      </w:r>
    </w:p>
    <w:p w14:paraId="353EA86F" w14:textId="77777777" w:rsidR="00950468" w:rsidRPr="008242AB" w:rsidRDefault="00950468" w:rsidP="008242AB">
      <w:pPr>
        <w:pStyle w:val="EnglishHangEndNoCoptic"/>
      </w:pPr>
      <w:r w:rsidRPr="00AB1781">
        <w:tab/>
        <w:t>and burns up all the shields with fire.</w:t>
      </w:r>
      <w:r w:rsidRPr="00AB1781">
        <w:rPr>
          <w:rStyle w:val="FootnoteReference"/>
        </w:rPr>
        <w:footnoteReference w:id="192"/>
      </w:r>
    </w:p>
    <w:p w14:paraId="3FD086DC" w14:textId="77777777" w:rsidR="00950468" w:rsidRPr="00AB1781" w:rsidRDefault="00950468" w:rsidP="008242AB">
      <w:pPr>
        <w:pStyle w:val="EnglishHangNoCoptic"/>
      </w:pPr>
      <w:r w:rsidRPr="00AB1781">
        <w:t>11 Be still and know that I am God;</w:t>
      </w:r>
    </w:p>
    <w:p w14:paraId="3DD28C46" w14:textId="77777777" w:rsidR="00950468" w:rsidRPr="00AB1781" w:rsidRDefault="00950468" w:rsidP="008242AB">
      <w:pPr>
        <w:pStyle w:val="EnglishHangNoCoptic"/>
      </w:pPr>
      <w:r w:rsidRPr="00AB1781">
        <w:tab/>
        <w:t>I will be exalted among the nations,</w:t>
      </w:r>
    </w:p>
    <w:p w14:paraId="515C37EA" w14:textId="77777777" w:rsidR="00950468" w:rsidRPr="00AB1781" w:rsidRDefault="00950468" w:rsidP="008242AB">
      <w:pPr>
        <w:pStyle w:val="EnglishHangEndNoCoptic"/>
      </w:pPr>
      <w:r w:rsidRPr="00AB1781">
        <w:tab/>
        <w:t>I will be lifted up on the earth.</w:t>
      </w:r>
      <w:r w:rsidRPr="00AB1781">
        <w:rPr>
          <w:rStyle w:val="FootnoteReference"/>
        </w:rPr>
        <w:footnoteReference w:id="193"/>
      </w:r>
    </w:p>
    <w:p w14:paraId="59D9E7B8" w14:textId="77777777" w:rsidR="00950468" w:rsidRPr="00AB1781" w:rsidRDefault="00950468" w:rsidP="008242AB">
      <w:pPr>
        <w:pStyle w:val="EnglishHangNoCoptic"/>
      </w:pPr>
      <w:r w:rsidRPr="00AB1781">
        <w:t>12 The Lord of Hosts is with us;</w:t>
      </w:r>
    </w:p>
    <w:p w14:paraId="179B6446" w14:textId="77777777" w:rsidR="00950468" w:rsidRDefault="00950468" w:rsidP="009C1C97">
      <w:pPr>
        <w:pStyle w:val="EnglishHangEndNoCoptic"/>
      </w:pPr>
      <w:r w:rsidRPr="00AB1781">
        <w:tab/>
        <w:t>the God of Jacob is our protector.</w:t>
      </w:r>
    </w:p>
    <w:p w14:paraId="7BA1239C" w14:textId="6FE00178" w:rsidR="00F933DE" w:rsidRDefault="00F933DE" w:rsidP="00F933DE">
      <w:pPr>
        <w:pStyle w:val="Rubric"/>
      </w:pPr>
      <w:r>
        <w:lastRenderedPageBreak/>
        <w:t>Glory…</w:t>
      </w:r>
    </w:p>
    <w:p w14:paraId="024CC3F0" w14:textId="56057945" w:rsidR="003A7286" w:rsidRDefault="003A7286" w:rsidP="003A7286">
      <w:pPr>
        <w:pStyle w:val="Heading3"/>
      </w:pPr>
      <w:bookmarkStart w:id="960" w:name="_Ref435990010"/>
      <w:r>
        <w:t>Kathisma 7</w:t>
      </w:r>
      <w:bookmarkEnd w:id="960"/>
    </w:p>
    <w:p w14:paraId="3F629085" w14:textId="77777777" w:rsidR="00A6346F" w:rsidRPr="00A6346F" w:rsidRDefault="00A6346F" w:rsidP="00BF0205">
      <w:pPr>
        <w:pStyle w:val="Heading4"/>
      </w:pPr>
      <w:bookmarkStart w:id="961" w:name="_Ref412110929"/>
      <w:r>
        <w:t>Psalm</w:t>
      </w:r>
      <w:r w:rsidRPr="00AB1781">
        <w:t xml:space="preserve"> 46</w:t>
      </w:r>
      <w:r>
        <w:t>: All you nations, clap your hands</w:t>
      </w:r>
      <w:bookmarkEnd w:id="9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77777777" w:rsidR="00F14AA6" w:rsidRDefault="00F14AA6" w:rsidP="00A6346F">
      <w:pPr>
        <w:pStyle w:val="Rubric"/>
      </w:pPr>
      <w:r>
        <w:fldChar w:fldCharType="begin"/>
      </w:r>
      <w:r>
        <w:instrText xml:space="preserve"> REF _Ref434576019 \h </w:instrText>
      </w:r>
      <w:r>
        <w:fldChar w:fldCharType="separate"/>
      </w:r>
      <w:r w:rsidR="00B50C35">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B50C35">
        <w:rPr>
          <w:noProof/>
        </w:rPr>
        <w:t>270</w:t>
      </w:r>
      <w:r>
        <w:fldChar w:fldCharType="end"/>
      </w:r>
      <w:r>
        <w:t>. Reserved for the Presbyter, if present.</w:t>
      </w:r>
    </w:p>
    <w:p w14:paraId="579E8E4C" w14:textId="77777777" w:rsidR="00A6346F" w:rsidRPr="00AB1781" w:rsidRDefault="00A6346F" w:rsidP="00A6346F">
      <w:pPr>
        <w:pStyle w:val="Rubric"/>
      </w:pPr>
      <w:r w:rsidRPr="00AB1781">
        <w:t>1 (A Psalm for the sons of Korah)</w:t>
      </w:r>
    </w:p>
    <w:p w14:paraId="78C5E26E" w14:textId="77777777" w:rsidR="00A6346F" w:rsidRPr="00AB1781" w:rsidRDefault="00A6346F" w:rsidP="00A6346F">
      <w:pPr>
        <w:pStyle w:val="EnglishHangNoCoptic"/>
      </w:pPr>
      <w:r w:rsidRPr="00AB1781">
        <w:t>2 All you nations, clap your hands;</w:t>
      </w:r>
      <w:r w:rsidRPr="00AB1781">
        <w:rPr>
          <w:rStyle w:val="FootnoteReference"/>
        </w:rPr>
        <w:footnoteReference w:id="194"/>
      </w:r>
    </w:p>
    <w:p w14:paraId="5A8C9A95" w14:textId="77777777" w:rsidR="00A6346F" w:rsidRPr="00AB1781" w:rsidRDefault="00A6346F" w:rsidP="00A6346F">
      <w:pPr>
        <w:pStyle w:val="EnglishHangEndNoCoptic"/>
      </w:pPr>
      <w:r w:rsidRPr="00AB1781">
        <w:tab/>
        <w:t>shout to God with cries of joy.</w:t>
      </w:r>
    </w:p>
    <w:p w14:paraId="5F133373" w14:textId="77777777" w:rsidR="00A6346F" w:rsidRPr="00AB1781" w:rsidRDefault="00A6346F" w:rsidP="00A6346F">
      <w:pPr>
        <w:pStyle w:val="EnglishHangNoCoptic"/>
      </w:pPr>
      <w:r w:rsidRPr="00AB1781">
        <w:t>3 For the Lord Most High is terrible;</w:t>
      </w:r>
      <w:r w:rsidRPr="00AB1781">
        <w:rPr>
          <w:rStyle w:val="FootnoteReference"/>
        </w:rPr>
        <w:footnoteReference w:id="195"/>
      </w:r>
    </w:p>
    <w:p w14:paraId="7EA99D23" w14:textId="77777777" w:rsidR="00A6346F" w:rsidRPr="00AB1781" w:rsidRDefault="00A6346F" w:rsidP="00A6346F">
      <w:pPr>
        <w:pStyle w:val="EnglishHangEndNoCoptic"/>
      </w:pPr>
      <w:r w:rsidRPr="00AB1781">
        <w:tab/>
        <w:t>He is the great King over all the earth.</w:t>
      </w:r>
    </w:p>
    <w:p w14:paraId="4BFE4A2A" w14:textId="77777777" w:rsidR="00A6346F" w:rsidRPr="00AB1781" w:rsidRDefault="00A6346F" w:rsidP="00A6346F">
      <w:pPr>
        <w:pStyle w:val="EnglishHangNoCoptic"/>
      </w:pPr>
      <w:r w:rsidRPr="00AB1781">
        <w:t>4 He subdues peoples under us,</w:t>
      </w:r>
    </w:p>
    <w:p w14:paraId="7570103C" w14:textId="77777777" w:rsidR="00A6346F" w:rsidRPr="00AB1781" w:rsidRDefault="00A6346F" w:rsidP="00A6346F">
      <w:pPr>
        <w:pStyle w:val="EnglishHangEndNoCoptic"/>
      </w:pPr>
      <w:r w:rsidRPr="00AB1781">
        <w:tab/>
        <w:t>and nations under our feet.</w:t>
      </w:r>
    </w:p>
    <w:p w14:paraId="672BCBF9" w14:textId="77777777" w:rsidR="00A6346F" w:rsidRPr="00AB1781" w:rsidRDefault="00A6346F" w:rsidP="00A6346F">
      <w:pPr>
        <w:pStyle w:val="EnglishHangNoCoptic"/>
      </w:pPr>
      <w:r w:rsidRPr="00AB1781">
        <w:t>5 He has chosen for us an inheritance for Him,</w:t>
      </w:r>
      <w:r w:rsidRPr="00AB1781">
        <w:rPr>
          <w:rStyle w:val="FootnoteReference"/>
        </w:rPr>
        <w:footnoteReference w:id="196"/>
      </w:r>
    </w:p>
    <w:p w14:paraId="163D0B2B" w14:textId="77777777" w:rsidR="00A6346F" w:rsidRPr="00AB1781" w:rsidRDefault="00A6346F" w:rsidP="00A6346F">
      <w:pPr>
        <w:pStyle w:val="EnglishHangEndNoCoptic"/>
      </w:pPr>
      <w:r w:rsidRPr="00AB1781">
        <w:tab/>
        <w:t xml:space="preserve">the beauty of Jacob whom He loves. </w:t>
      </w:r>
      <w:r w:rsidRPr="00AB1781">
        <w:rPr>
          <w:i/>
        </w:rPr>
        <w:t>(Pause)</w:t>
      </w:r>
    </w:p>
    <w:p w14:paraId="3EE21FD4" w14:textId="77777777" w:rsidR="00A6346F" w:rsidRPr="00AB1781" w:rsidRDefault="00A6346F" w:rsidP="00A6346F">
      <w:pPr>
        <w:pStyle w:val="EnglishHangNoCoptic"/>
      </w:pPr>
      <w:r w:rsidRPr="00AB1781">
        <w:t>6 God has gone up with a shout,</w:t>
      </w:r>
    </w:p>
    <w:p w14:paraId="03EBCC21" w14:textId="77777777" w:rsidR="00A6346F" w:rsidRPr="00AB1781" w:rsidRDefault="00A6346F" w:rsidP="00A6346F">
      <w:pPr>
        <w:pStyle w:val="EnglishHangEndNoCoptic"/>
      </w:pPr>
      <w:r w:rsidRPr="00AB1781">
        <w:tab/>
        <w:t>the Lord with the sound of a horn.</w:t>
      </w:r>
    </w:p>
    <w:p w14:paraId="0802C5BD" w14:textId="77777777" w:rsidR="00A6346F" w:rsidRPr="00AB1781" w:rsidRDefault="00A6346F" w:rsidP="00A6346F">
      <w:pPr>
        <w:pStyle w:val="EnglishHangNoCoptic"/>
      </w:pPr>
      <w:r w:rsidRPr="00AB1781">
        <w:t>7 Sing praises, sing praises to our God;</w:t>
      </w:r>
    </w:p>
    <w:p w14:paraId="6D689C87" w14:textId="77777777" w:rsidR="00A6346F" w:rsidRPr="00AB1781" w:rsidRDefault="00A6346F" w:rsidP="00A6346F">
      <w:pPr>
        <w:pStyle w:val="EnglishHangEndNoCoptic"/>
      </w:pPr>
      <w:r w:rsidRPr="00AB1781">
        <w:tab/>
        <w:t>Sing praises, sing praises to our King.</w:t>
      </w:r>
    </w:p>
    <w:p w14:paraId="6149E213" w14:textId="77777777" w:rsidR="00A6346F" w:rsidRPr="00AB1781" w:rsidRDefault="00A6346F" w:rsidP="00A6346F">
      <w:pPr>
        <w:pStyle w:val="EnglishHangNoCoptic"/>
      </w:pPr>
      <w:r w:rsidRPr="00AB1781">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77777777" w:rsidR="00A6346F" w:rsidRPr="00AB1781" w:rsidRDefault="00A6346F" w:rsidP="00A6346F">
      <w:pPr>
        <w:pStyle w:val="EnglishHangNoCoptic"/>
      </w:pPr>
      <w:r w:rsidRPr="00AB1781">
        <w:t>9 God is reigning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77777777" w:rsidR="00A6346F" w:rsidRPr="00AB1781" w:rsidRDefault="00A6346F" w:rsidP="00A6346F">
      <w:pPr>
        <w:pStyle w:val="EnglishHangNoCoptic"/>
      </w:pPr>
      <w:r w:rsidRPr="00AB1781">
        <w:tab/>
        <w:t>with the people of the God of Abraham,</w:t>
      </w:r>
    </w:p>
    <w:p w14:paraId="73DD88A0" w14:textId="77777777" w:rsidR="00A6346F" w:rsidRPr="00AB1781" w:rsidRDefault="00A6346F" w:rsidP="00A6346F">
      <w:pPr>
        <w:pStyle w:val="EnglishHangNoCoptic"/>
      </w:pPr>
      <w:r w:rsidRPr="00AB1781">
        <w:tab/>
        <w:t>for God’s strong men of the earth</w:t>
      </w:r>
    </w:p>
    <w:p w14:paraId="14CF5B10" w14:textId="77777777" w:rsidR="00A6346F" w:rsidRPr="00A6346F" w:rsidRDefault="00A6346F" w:rsidP="00A6346F">
      <w:pPr>
        <w:pStyle w:val="EnglishHangEndNoCoptic"/>
      </w:pPr>
      <w:r w:rsidRPr="00AB1781">
        <w:tab/>
        <w:t>are highly exalted.</w:t>
      </w:r>
      <w:r w:rsidRPr="00AB1781">
        <w:rPr>
          <w:rStyle w:val="FootnoteReference"/>
        </w:rPr>
        <w:footnoteReference w:id="197"/>
      </w:r>
    </w:p>
    <w:p w14:paraId="71E52EE1" w14:textId="77777777" w:rsidR="00A6346F" w:rsidRPr="00A6346F" w:rsidRDefault="00A6346F" w:rsidP="00BF0205">
      <w:pPr>
        <w:pStyle w:val="Heading4"/>
      </w:pPr>
      <w:r>
        <w:lastRenderedPageBreak/>
        <w:t>Psalm</w:t>
      </w:r>
      <w:r w:rsidRPr="00AB1781">
        <w:t xml:space="preserve"> 47</w:t>
      </w:r>
      <w:r>
        <w:t>: Great is the Lord and greatly to be praised</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77777777" w:rsidR="00A6346F" w:rsidRPr="00AB1781" w:rsidRDefault="00A6346F" w:rsidP="00A6346F">
      <w:pPr>
        <w:pStyle w:val="Rubric"/>
      </w:pPr>
      <w:r w:rsidRPr="00AB1781">
        <w:t>1 (</w:t>
      </w:r>
      <w:r w:rsidR="00004BA4" w:rsidRPr="00AB1781">
        <w:t>Psalm</w:t>
      </w:r>
      <w:r w:rsidRPr="00AB1781">
        <w:t xml:space="preserve"> of a Song for the Songs of Korah. For the second Sabbath)</w:t>
      </w:r>
    </w:p>
    <w:p w14:paraId="11B6E3C1" w14:textId="77777777" w:rsidR="00A6346F" w:rsidRPr="00AB1781" w:rsidRDefault="00A6346F" w:rsidP="00A6346F">
      <w:pPr>
        <w:pStyle w:val="EnglishHangNoCoptic"/>
      </w:pPr>
      <w:r w:rsidRPr="00AB1781">
        <w:t>2 Great is the Lord and greatly to be praised</w:t>
      </w:r>
    </w:p>
    <w:p w14:paraId="304C20DB" w14:textId="77777777" w:rsidR="00A6346F" w:rsidRPr="00AB1781" w:rsidRDefault="00A6346F" w:rsidP="00A6346F">
      <w:pPr>
        <w:pStyle w:val="EnglishHangEndNoCoptic"/>
      </w:pPr>
      <w:r w:rsidRPr="00AB1781">
        <w:tab/>
        <w:t>in the city of our God, on His holy mountain,</w:t>
      </w:r>
    </w:p>
    <w:p w14:paraId="73953ECF" w14:textId="77777777" w:rsidR="00A6346F" w:rsidRPr="00AB1781" w:rsidRDefault="00A6346F" w:rsidP="00A6346F">
      <w:pPr>
        <w:pStyle w:val="EnglishHangNoCoptic"/>
      </w:pPr>
      <w:r w:rsidRPr="00AB1781">
        <w:t>3 beautifully situated, the joy of all the earth.</w:t>
      </w:r>
    </w:p>
    <w:p w14:paraId="3F976F74" w14:textId="77777777" w:rsidR="00A6346F" w:rsidRPr="00AB1781" w:rsidRDefault="00A6346F" w:rsidP="00A6346F">
      <w:pPr>
        <w:pStyle w:val="EnglishHangNoCoptic"/>
      </w:pPr>
      <w:r w:rsidRPr="00AB1781">
        <w:tab/>
        <w:t>Mount Zion, the northern slopes</w:t>
      </w:r>
    </w:p>
    <w:p w14:paraId="2F9B907B" w14:textId="77777777" w:rsidR="00A6346F" w:rsidRPr="00AB1781" w:rsidRDefault="00A6346F" w:rsidP="00A6346F">
      <w:pPr>
        <w:pStyle w:val="EnglishHangEndNoCoptic"/>
      </w:pPr>
      <w:r w:rsidRPr="00AB1781">
        <w:tab/>
        <w:t>is the city of the great King.</w:t>
      </w:r>
      <w:r w:rsidRPr="00AB1781">
        <w:rPr>
          <w:rStyle w:val="FootnoteReference"/>
        </w:rPr>
        <w:footnoteReference w:id="198"/>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77777777" w:rsidR="00A6346F" w:rsidRPr="00AB1781" w:rsidRDefault="00A6346F" w:rsidP="00A6346F">
      <w:pPr>
        <w:pStyle w:val="EnglishHangNoCoptic"/>
      </w:pPr>
      <w:r w:rsidRPr="00AB1781">
        <w:t>5 For lo, the kings of the earth joined forces</w:t>
      </w:r>
    </w:p>
    <w:p w14:paraId="7E4EB9DD" w14:textId="77777777" w:rsidR="00A6346F" w:rsidRPr="00AB1781" w:rsidRDefault="00A6346F" w:rsidP="00A6346F">
      <w:pPr>
        <w:pStyle w:val="EnglishHangEndNoCoptic"/>
      </w:pPr>
      <w:r w:rsidRPr="00AB1781">
        <w:tab/>
        <w:t>and advanced together.</w:t>
      </w:r>
    </w:p>
    <w:p w14:paraId="2D3D4B66" w14:textId="77777777" w:rsidR="00A6346F" w:rsidRPr="00AB1781" w:rsidRDefault="00A6346F" w:rsidP="00A6346F">
      <w:pPr>
        <w:pStyle w:val="EnglishHangNoCoptic"/>
      </w:pPr>
      <w:r w:rsidRPr="00AB1781">
        <w:t>6 On seeing her they were lost in wonder;</w:t>
      </w:r>
    </w:p>
    <w:p w14:paraId="23824220" w14:textId="77777777" w:rsidR="00A6346F" w:rsidRPr="00AB1781" w:rsidRDefault="00A6346F" w:rsidP="00A6346F">
      <w:pPr>
        <w:pStyle w:val="EnglishHangEndNoCoptic"/>
      </w:pPr>
      <w:r w:rsidRPr="00AB1781">
        <w:tab/>
        <w:t>they were alarmed, they were shaken.</w:t>
      </w:r>
    </w:p>
    <w:p w14:paraId="572F96B2" w14:textId="77777777" w:rsidR="00A6346F" w:rsidRPr="00AB1781" w:rsidRDefault="00A6346F" w:rsidP="00A6346F">
      <w:pPr>
        <w:pStyle w:val="EnglishHangNoCoptic"/>
      </w:pPr>
      <w:r w:rsidRPr="00AB1781">
        <w:t>7 Trembling seized them there,</w:t>
      </w:r>
    </w:p>
    <w:p w14:paraId="57B51908" w14:textId="77777777" w:rsidR="00A6346F" w:rsidRPr="00AB1781" w:rsidRDefault="00A6346F" w:rsidP="00A6346F">
      <w:pPr>
        <w:pStyle w:val="EnglishHangEndNoCoptic"/>
      </w:pPr>
      <w:r w:rsidRPr="00AB1781">
        <w:tab/>
        <w:t>like the pangs of a woman in childbirth,</w:t>
      </w:r>
    </w:p>
    <w:p w14:paraId="598E3719" w14:textId="77777777" w:rsidR="00A6346F" w:rsidRPr="00AB1781" w:rsidRDefault="00A6346F" w:rsidP="00A6346F">
      <w:pPr>
        <w:pStyle w:val="EnglishHangNoCoptic"/>
      </w:pPr>
      <w:r w:rsidRPr="00AB1781">
        <w:t>8 when with a violent wind</w:t>
      </w:r>
    </w:p>
    <w:p w14:paraId="3FE4A933" w14:textId="77777777" w:rsidR="00A6346F" w:rsidRPr="00AB1781" w:rsidRDefault="00A6346F" w:rsidP="00A6346F">
      <w:pPr>
        <w:pStyle w:val="EnglishHangEndNoCoptic"/>
      </w:pPr>
      <w:r w:rsidRPr="00AB1781">
        <w:tab/>
      </w:r>
      <w:r w:rsidR="001040C8">
        <w:t>You</w:t>
      </w:r>
      <w:r w:rsidRPr="00AB1781">
        <w:t xml:space="preserve"> </w:t>
      </w:r>
      <w:r w:rsidR="001040C8">
        <w:t>did</w:t>
      </w:r>
      <w:r w:rsidRPr="00AB1781">
        <w:t xml:space="preserve"> wreck the ships of Tarshish.</w:t>
      </w:r>
      <w:r w:rsidRPr="00AB1781">
        <w:rPr>
          <w:rStyle w:val="FootnoteReference"/>
        </w:rPr>
        <w:footnoteReference w:id="199"/>
      </w:r>
    </w:p>
    <w:p w14:paraId="423BF1AE" w14:textId="77777777" w:rsidR="00A6346F" w:rsidRPr="00AB1781" w:rsidRDefault="00A6346F" w:rsidP="00A6346F">
      <w:pPr>
        <w:pStyle w:val="EnglishHangNoCoptic"/>
      </w:pPr>
      <w:r w:rsidRPr="00AB1781">
        <w:t>9 As we have heard, so we have seen</w:t>
      </w:r>
      <w:r w:rsidRPr="00AB1781">
        <w:rPr>
          <w:rStyle w:val="FootnoteReference"/>
        </w:rPr>
        <w:footnoteReference w:id="200"/>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77777777" w:rsidR="00A6346F" w:rsidRPr="00AB1781" w:rsidRDefault="00A6346F" w:rsidP="00A6346F">
      <w:pPr>
        <w:pStyle w:val="EnglishHangEndNoCoptic"/>
      </w:pPr>
      <w:r w:rsidRPr="00AB1781">
        <w:tab/>
        <w:t xml:space="preserve">God has founded her for ever. </w:t>
      </w:r>
      <w:r w:rsidRPr="00AB1781">
        <w:rPr>
          <w:i/>
        </w:rPr>
        <w:t>(Pause)</w:t>
      </w:r>
    </w:p>
    <w:p w14:paraId="28746FEC" w14:textId="77777777" w:rsidR="00A6346F" w:rsidRPr="00AB1781" w:rsidRDefault="00A6346F" w:rsidP="00A6346F">
      <w:pPr>
        <w:pStyle w:val="EnglishHangNoCoptic"/>
      </w:pPr>
      <w:r w:rsidRPr="00AB1781">
        <w:t xml:space="preserve">10 We have received </w:t>
      </w:r>
      <w:r w:rsidR="00E570CB">
        <w:t>Your</w:t>
      </w:r>
      <w:r w:rsidRPr="00AB1781">
        <w:t xml:space="preserve"> mercy, O God,</w:t>
      </w:r>
    </w:p>
    <w:p w14:paraId="15F66629" w14:textId="77777777" w:rsidR="00A6346F" w:rsidRPr="00AB1781" w:rsidRDefault="00A6346F" w:rsidP="00A6346F">
      <w:pPr>
        <w:pStyle w:val="EnglishHangEndNoCoptic"/>
      </w:pPr>
      <w:r w:rsidRPr="00AB1781">
        <w:tab/>
        <w:t xml:space="preserve">in the midst of </w:t>
      </w:r>
      <w:r w:rsidR="00E570CB">
        <w:t>Your</w:t>
      </w:r>
      <w:r w:rsidRPr="00AB1781">
        <w:t xml:space="preserve"> people.</w:t>
      </w:r>
    </w:p>
    <w:p w14:paraId="28B9F9EE" w14:textId="77777777" w:rsidR="00A6346F" w:rsidRPr="00AB1781" w:rsidRDefault="00A6346F" w:rsidP="00A6346F">
      <w:pPr>
        <w:pStyle w:val="EnglishHangNoCoptic"/>
      </w:pPr>
      <w:r w:rsidRPr="00AB1781">
        <w:t xml:space="preserve">11 </w:t>
      </w:r>
      <w:r w:rsidR="00E570CB">
        <w:t>Your</w:t>
      </w:r>
      <w:r w:rsidRPr="00AB1781">
        <w:t xml:space="preserve"> praise, O God, like </w:t>
      </w:r>
      <w:r w:rsidR="00E570CB">
        <w:t>Your</w:t>
      </w:r>
      <w:r w:rsidRPr="00AB1781">
        <w:t xml:space="preserve"> name</w:t>
      </w:r>
    </w:p>
    <w:p w14:paraId="01B5DA6F" w14:textId="77777777" w:rsidR="00A6346F" w:rsidRPr="00AB1781" w:rsidRDefault="00A6346F" w:rsidP="00A6346F">
      <w:pPr>
        <w:pStyle w:val="EnglishHangNoCoptic"/>
      </w:pPr>
      <w:r w:rsidRPr="00AB1781">
        <w:tab/>
        <w:t>reaches to the ends of the earth.</w:t>
      </w:r>
    </w:p>
    <w:p w14:paraId="388985ED" w14:textId="77777777" w:rsidR="00A6346F" w:rsidRPr="00AB1781" w:rsidRDefault="00A6346F" w:rsidP="00A6346F">
      <w:pPr>
        <w:pStyle w:val="EnglishHangNoCoptic"/>
      </w:pPr>
      <w:r w:rsidRPr="00AB1781">
        <w:tab/>
      </w:r>
      <w:r w:rsidR="00E570CB">
        <w:t>Your</w:t>
      </w:r>
      <w:r w:rsidRPr="00AB1781">
        <w:t xml:space="preserve"> right hand is full of justice,</w:t>
      </w:r>
    </w:p>
    <w:p w14:paraId="0EE3B862" w14:textId="77777777" w:rsidR="00A6346F" w:rsidRPr="00AB1781" w:rsidRDefault="00A6346F" w:rsidP="00A6346F">
      <w:pPr>
        <w:pStyle w:val="EnglishHangEndNoCoptic"/>
      </w:pPr>
      <w:r w:rsidRPr="00AB1781">
        <w:tab/>
        <w:t>righteousness and right judgment.</w:t>
      </w:r>
    </w:p>
    <w:p w14:paraId="51254591" w14:textId="77777777" w:rsidR="00A6346F" w:rsidRPr="00AB1781" w:rsidRDefault="00A6346F" w:rsidP="00A6346F">
      <w:pPr>
        <w:pStyle w:val="EnglishHangNoCoptic"/>
      </w:pPr>
      <w:r w:rsidRPr="00AB1781">
        <w:lastRenderedPageBreak/>
        <w:t>12 Let Mount Zion be glad</w:t>
      </w:r>
    </w:p>
    <w:p w14:paraId="1DEAADD6" w14:textId="77777777" w:rsidR="00A6346F" w:rsidRPr="00AB1781" w:rsidRDefault="00A6346F" w:rsidP="00A6346F">
      <w:pPr>
        <w:pStyle w:val="EnglishHangNoCoptic"/>
      </w:pPr>
      <w:r w:rsidRPr="00AB1781">
        <w:tab/>
        <w:t>and let the daughters of Judah rejoice</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01"/>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02"/>
      </w:r>
    </w:p>
    <w:p w14:paraId="493602B1" w14:textId="77777777" w:rsidR="00A6346F" w:rsidRPr="00AB1781" w:rsidRDefault="00A6346F" w:rsidP="00A6346F">
      <w:pPr>
        <w:pStyle w:val="EnglishHangNoCoptic"/>
      </w:pPr>
      <w:r w:rsidRPr="00AB1781">
        <w:tab/>
        <w:t>and inspect her citadels,</w:t>
      </w:r>
    </w:p>
    <w:p w14:paraId="38122D2C" w14:textId="77777777" w:rsidR="00A6346F" w:rsidRPr="00AB1781" w:rsidRDefault="00A6346F" w:rsidP="00A6346F">
      <w:pPr>
        <w:pStyle w:val="EnglishHangEndNoCoptic"/>
      </w:pPr>
      <w:r w:rsidRPr="00AB1781">
        <w:tab/>
        <w:t>that you may tell the next generation:</w:t>
      </w:r>
    </w:p>
    <w:p w14:paraId="2C5BC7E7" w14:textId="77777777" w:rsidR="00A6346F" w:rsidRPr="00AB1781" w:rsidRDefault="00A6346F" w:rsidP="00A6346F">
      <w:pPr>
        <w:pStyle w:val="EnglishHangNoCoptic"/>
      </w:pPr>
      <w:r w:rsidRPr="00AB1781">
        <w:t>15 This is our God for ever and ever.</w:t>
      </w:r>
    </w:p>
    <w:p w14:paraId="5810B75E" w14:textId="77777777" w:rsidR="00A6346F" w:rsidRPr="00A6346F" w:rsidRDefault="00A6346F" w:rsidP="00A6346F">
      <w:pPr>
        <w:pStyle w:val="EnglishHangEndNoCoptic"/>
      </w:pPr>
      <w:r w:rsidRPr="00AB1781">
        <w:tab/>
        <w:t>He will shepherd us eternally.</w:t>
      </w:r>
    </w:p>
    <w:p w14:paraId="145771CF" w14:textId="77777777" w:rsidR="00A6346F" w:rsidRPr="00A6346F" w:rsidRDefault="00A6346F" w:rsidP="00BF0205">
      <w:pPr>
        <w:pStyle w:val="Heading4"/>
      </w:pPr>
      <w:r>
        <w:t>Psalm</w:t>
      </w:r>
      <w:r w:rsidRPr="00AB1781">
        <w:t xml:space="preserve"> 48</w:t>
      </w:r>
      <w:r>
        <w:t>: Hear this, all you nations</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77777777" w:rsidR="00A6346F" w:rsidRPr="00AB1781" w:rsidRDefault="00A6346F" w:rsidP="00A6346F">
      <w:pPr>
        <w:pStyle w:val="Rubric"/>
      </w:pPr>
      <w:r w:rsidRPr="00AB1781">
        <w:t>1 (A Psalm for the Sons of Korah)</w:t>
      </w:r>
    </w:p>
    <w:p w14:paraId="590B00D3" w14:textId="77777777" w:rsidR="00A6346F" w:rsidRPr="00AB1781" w:rsidRDefault="00A6346F" w:rsidP="00A6346F">
      <w:pPr>
        <w:pStyle w:val="EnglishHangNoCoptic"/>
      </w:pPr>
      <w:r w:rsidRPr="00AB1781">
        <w:t>2 Hear this, all you nations;</w:t>
      </w:r>
    </w:p>
    <w:p w14:paraId="162B95B7" w14:textId="77777777" w:rsidR="00A6346F" w:rsidRPr="00AB1781" w:rsidRDefault="00A6346F" w:rsidP="00A6346F">
      <w:pPr>
        <w:pStyle w:val="EnglishHangEndNoCoptic"/>
      </w:pPr>
      <w:r w:rsidRPr="00AB1781">
        <w:tab/>
        <w:t>give ear, all dwellers in the world,</w:t>
      </w:r>
    </w:p>
    <w:p w14:paraId="211B5903" w14:textId="77777777" w:rsidR="00A6346F" w:rsidRPr="00AB1781" w:rsidRDefault="00A6346F" w:rsidP="00A6346F">
      <w:pPr>
        <w:pStyle w:val="EnglishHangNoCoptic"/>
      </w:pPr>
      <w:r w:rsidRPr="00AB1781">
        <w:t>3 clods of earth and men of worth,</w:t>
      </w:r>
    </w:p>
    <w:p w14:paraId="31327F2A" w14:textId="77777777" w:rsidR="00A6346F" w:rsidRPr="00AB1781" w:rsidRDefault="00A6346F" w:rsidP="00A6346F">
      <w:pPr>
        <w:pStyle w:val="EnglishHangEndNoCoptic"/>
      </w:pPr>
      <w:r w:rsidRPr="00AB1781">
        <w:tab/>
        <w:t>rich and poor alike.</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77777777" w:rsidR="00A6346F" w:rsidRPr="00AB1781" w:rsidRDefault="00A6346F" w:rsidP="00A6346F">
      <w:pPr>
        <w:pStyle w:val="EnglishHangEndNoCoptic"/>
      </w:pPr>
      <w:r w:rsidRPr="00AB1781">
        <w:tab/>
        <w:t>I will expound my problem on the harp.</w:t>
      </w:r>
    </w:p>
    <w:p w14:paraId="4ADAAB97" w14:textId="77777777" w:rsidR="00A6346F" w:rsidRPr="00AB1781" w:rsidRDefault="00A6346F" w:rsidP="00A6346F">
      <w:pPr>
        <w:pStyle w:val="EnglishHangNoCoptic"/>
      </w:pPr>
      <w:r w:rsidRPr="00AB1781">
        <w:t>6 Why should I fear on an evil day,</w:t>
      </w:r>
    </w:p>
    <w:p w14:paraId="41F58AC9" w14:textId="77777777" w:rsidR="00A6346F" w:rsidRPr="00AB1781" w:rsidRDefault="00A6346F" w:rsidP="00A6346F">
      <w:pPr>
        <w:pStyle w:val="EnglishHangEndNoCoptic"/>
      </w:pPr>
      <w:r w:rsidRPr="00AB1781">
        <w:tab/>
        <w:t>when iniquity dogs my heel and surrounds me?</w:t>
      </w:r>
    </w:p>
    <w:p w14:paraId="03DA0D13" w14:textId="77777777" w:rsidR="00A6346F" w:rsidRPr="00AB1781" w:rsidRDefault="00A6346F" w:rsidP="00A6346F">
      <w:pPr>
        <w:pStyle w:val="EnglishHangNoCoptic"/>
      </w:pPr>
      <w:r w:rsidRPr="00AB1781">
        <w:t>7 Some trust in their power,</w:t>
      </w:r>
    </w:p>
    <w:p w14:paraId="5F345363" w14:textId="77777777" w:rsidR="00A6346F" w:rsidRPr="00AB1781" w:rsidRDefault="00A6346F" w:rsidP="00A6346F">
      <w:pPr>
        <w:pStyle w:val="EnglishHangEndNoCoptic"/>
      </w:pPr>
      <w:r w:rsidRPr="00AB1781">
        <w:tab/>
        <w:t>and some boast of the amount of their wealth.</w:t>
      </w:r>
    </w:p>
    <w:p w14:paraId="756FF3B9" w14:textId="77777777" w:rsidR="00A6346F" w:rsidRPr="00AB1781" w:rsidRDefault="00A6346F" w:rsidP="00A6346F">
      <w:pPr>
        <w:pStyle w:val="EnglishHangNoCoptic"/>
      </w:pPr>
      <w:r w:rsidRPr="00AB1781">
        <w:t>8 A brother cannot redeem; can a man redeem?</w:t>
      </w:r>
      <w:r w:rsidRPr="00AB1781">
        <w:rPr>
          <w:rStyle w:val="FootnoteReference"/>
        </w:rPr>
        <w:footnoteReference w:id="203"/>
      </w:r>
    </w:p>
    <w:p w14:paraId="62E5FC96" w14:textId="77777777" w:rsidR="00A6346F" w:rsidRPr="00AB1781" w:rsidRDefault="00A6346F" w:rsidP="00A6346F">
      <w:pPr>
        <w:pStyle w:val="EnglishHangEndNoCoptic"/>
      </w:pPr>
      <w:r w:rsidRPr="00AB1781">
        <w:tab/>
        <w:t>He cannot give a ransom to God for himself,</w:t>
      </w:r>
    </w:p>
    <w:p w14:paraId="2C17F46A" w14:textId="77777777" w:rsidR="00A6346F" w:rsidRPr="00AB1781" w:rsidRDefault="00A6346F" w:rsidP="00A6346F">
      <w:pPr>
        <w:pStyle w:val="EnglishHangNoCoptic"/>
      </w:pPr>
      <w:r w:rsidRPr="00AB1781">
        <w:lastRenderedPageBreak/>
        <w:t>9 or the price of his soul’s redemption,</w:t>
      </w:r>
    </w:p>
    <w:p w14:paraId="2E084BE5" w14:textId="77777777" w:rsidR="00A6346F" w:rsidRPr="00AB1781" w:rsidRDefault="00A6346F" w:rsidP="00A6346F">
      <w:pPr>
        <w:pStyle w:val="EnglishHangEndNoCoptic"/>
      </w:pPr>
      <w:r w:rsidRPr="00AB1781">
        <w:tab/>
        <w:t>even if he were to labour all his life</w:t>
      </w:r>
    </w:p>
    <w:p w14:paraId="0F544B50" w14:textId="77777777" w:rsidR="00A6346F" w:rsidRPr="00AB1781" w:rsidRDefault="00A6346F" w:rsidP="00A6346F">
      <w:pPr>
        <w:pStyle w:val="EnglishHangNoCoptic"/>
      </w:pPr>
      <w:r w:rsidRPr="00AB1781">
        <w:t>10 and were to live for ever.</w:t>
      </w:r>
    </w:p>
    <w:p w14:paraId="2FD9FB9A" w14:textId="77777777" w:rsidR="00A6346F" w:rsidRPr="00AB1781" w:rsidRDefault="00A6346F" w:rsidP="00A6346F">
      <w:pPr>
        <w:pStyle w:val="EnglishHangNoCoptic"/>
      </w:pPr>
      <w:r w:rsidRPr="00AB1781">
        <w:tab/>
        <w:t>Will he not see corruption</w:t>
      </w:r>
    </w:p>
    <w:p w14:paraId="58961DFB" w14:textId="77777777" w:rsidR="00A6346F" w:rsidRPr="00AB1781" w:rsidRDefault="00A6346F" w:rsidP="00A6346F">
      <w:pPr>
        <w:pStyle w:val="EnglishHangEndNoCoptic"/>
      </w:pPr>
      <w:r w:rsidRPr="00AB1781">
        <w:tab/>
        <w:t>when he sees the wise dying?</w:t>
      </w:r>
    </w:p>
    <w:p w14:paraId="12091AA0" w14:textId="77777777" w:rsidR="00A6346F" w:rsidRPr="00AB1781" w:rsidRDefault="00A6346F" w:rsidP="00A6346F">
      <w:pPr>
        <w:pStyle w:val="EnglishHangNoCoptic"/>
      </w:pPr>
      <w:r w:rsidRPr="00AB1781">
        <w:t>11 The fool and the dolt perish together,</w:t>
      </w:r>
    </w:p>
    <w:p w14:paraId="024F29F2" w14:textId="77777777" w:rsidR="00A6346F" w:rsidRPr="00AB1781" w:rsidRDefault="00A6346F" w:rsidP="00A6346F">
      <w:pPr>
        <w:pStyle w:val="EnglishHangEndNoCoptic"/>
      </w:pPr>
      <w:r w:rsidRPr="00AB1781">
        <w:tab/>
        <w:t>and they leave their riches to strangers.</w:t>
      </w:r>
    </w:p>
    <w:p w14:paraId="3208D6C5" w14:textId="77777777" w:rsidR="00A6346F" w:rsidRPr="00AB1781" w:rsidRDefault="00A6346F" w:rsidP="00A6346F">
      <w:pPr>
        <w:pStyle w:val="EnglishHangNoCoptic"/>
      </w:pPr>
      <w:r w:rsidRPr="00AB1781">
        <w:t>12 And their graves are their homes for ever,</w:t>
      </w:r>
    </w:p>
    <w:p w14:paraId="182423B4" w14:textId="77777777" w:rsidR="00A6346F" w:rsidRPr="00AB1781" w:rsidRDefault="00A6346F" w:rsidP="00A6346F">
      <w:pPr>
        <w:pStyle w:val="EnglishHangNoCoptic"/>
      </w:pPr>
      <w:r w:rsidRPr="00AB1781">
        <w:tab/>
        <w:t>their dwelling-places for all generations;</w:t>
      </w:r>
    </w:p>
    <w:p w14:paraId="3D7A7C98" w14:textId="77777777" w:rsidR="00A6346F" w:rsidRPr="00AB1781" w:rsidRDefault="00A6346F" w:rsidP="00A6346F">
      <w:pPr>
        <w:pStyle w:val="EnglishHangEndNoCoptic"/>
      </w:pPr>
      <w:r w:rsidRPr="00AB1781">
        <w:tab/>
        <w:t>they call their lands after their own names.</w:t>
      </w:r>
    </w:p>
    <w:p w14:paraId="1F0AA2A5" w14:textId="77777777" w:rsidR="00A6346F" w:rsidRPr="00AB1781" w:rsidRDefault="00A6346F" w:rsidP="00A6346F">
      <w:pPr>
        <w:pStyle w:val="EnglishHangNoCoptic"/>
      </w:pPr>
      <w:r w:rsidRPr="00AB1781">
        <w:t>13 But man who was in honor did not understand:</w:t>
      </w:r>
    </w:p>
    <w:p w14:paraId="760E5C18" w14:textId="77777777" w:rsidR="00A6346F" w:rsidRPr="00AB1781" w:rsidRDefault="00A6346F" w:rsidP="00A6346F">
      <w:pPr>
        <w:pStyle w:val="EnglishHangNoCoptic"/>
      </w:pPr>
      <w:r w:rsidRPr="00AB1781">
        <w:tab/>
        <w:t>he has been compared to thoughtless animals</w:t>
      </w:r>
    </w:p>
    <w:p w14:paraId="1FF001DA" w14:textId="77777777" w:rsidR="00A6346F" w:rsidRPr="00A6346F" w:rsidRDefault="00A6346F" w:rsidP="00A6346F">
      <w:pPr>
        <w:pStyle w:val="EnglishHangEndNoCoptic"/>
      </w:pPr>
      <w:r w:rsidRPr="00AB1781">
        <w:tab/>
        <w:t>and has become like them.</w:t>
      </w:r>
    </w:p>
    <w:p w14:paraId="5583C8DC" w14:textId="77777777" w:rsidR="00A6346F" w:rsidRPr="00AB1781" w:rsidRDefault="00A6346F" w:rsidP="00A6346F">
      <w:pPr>
        <w:pStyle w:val="EnglishHangNoCoptic"/>
      </w:pPr>
      <w:r w:rsidRPr="00AB1781">
        <w:t>14 This very way of theirs</w:t>
      </w:r>
    </w:p>
    <w:p w14:paraId="3BBD7065" w14:textId="77777777" w:rsidR="00A6346F" w:rsidRPr="00AB1781" w:rsidRDefault="00A6346F" w:rsidP="00A6346F">
      <w:pPr>
        <w:pStyle w:val="EnglishHangNoCoptic"/>
      </w:pPr>
      <w:r w:rsidRPr="00AB1781">
        <w:tab/>
        <w:t>is a pitfall to them,</w:t>
      </w:r>
    </w:p>
    <w:p w14:paraId="6D8DAFAD" w14:textId="77777777" w:rsidR="00A6346F" w:rsidRPr="00AB1781" w:rsidRDefault="00A6346F" w:rsidP="00A6346F">
      <w:pPr>
        <w:pStyle w:val="EnglishHangNoCoptic"/>
      </w:pPr>
      <w:r w:rsidRPr="00AB1781">
        <w:tab/>
        <w:t>yet after all this</w:t>
      </w:r>
    </w:p>
    <w:p w14:paraId="6F9969A5" w14:textId="77777777" w:rsidR="00A6346F" w:rsidRPr="00AB1781" w:rsidRDefault="00A6346F" w:rsidP="00A6346F">
      <w:pPr>
        <w:pStyle w:val="EnglishHangEndNoCoptic"/>
      </w:pPr>
      <w:r w:rsidRPr="00AB1781">
        <w:tab/>
        <w:t xml:space="preserve">they express delight with their mouth. </w:t>
      </w:r>
      <w:r w:rsidRPr="00AB1781">
        <w:rPr>
          <w:i/>
        </w:rPr>
        <w:t>(Pause)</w:t>
      </w:r>
    </w:p>
    <w:p w14:paraId="6B76CB10" w14:textId="77777777" w:rsidR="00A6346F" w:rsidRPr="00AB1781" w:rsidRDefault="00A6346F" w:rsidP="00A6346F">
      <w:pPr>
        <w:pStyle w:val="EnglishHangNoCoptic"/>
      </w:pPr>
      <w:r w:rsidRPr="00AB1781">
        <w:t>15 They are driven to hell like sheep,</w:t>
      </w:r>
    </w:p>
    <w:p w14:paraId="475902D9" w14:textId="77777777" w:rsidR="00A6346F" w:rsidRPr="00AB1781" w:rsidRDefault="00A6346F" w:rsidP="00A6346F">
      <w:pPr>
        <w:pStyle w:val="EnglishHangNoCoptic"/>
      </w:pPr>
      <w:r w:rsidRPr="00AB1781">
        <w:tab/>
        <w:t>where death shepherds them.</w:t>
      </w:r>
    </w:p>
    <w:p w14:paraId="3CCF172C" w14:textId="77777777" w:rsidR="00A6346F" w:rsidRPr="00AB1781" w:rsidRDefault="00A6346F" w:rsidP="00A6346F">
      <w:pPr>
        <w:pStyle w:val="EnglishHangNoCoptic"/>
      </w:pPr>
      <w:r w:rsidRPr="00AB1781">
        <w:tab/>
        <w:t>But with the Dawn the upright will rule over them,</w:t>
      </w:r>
    </w:p>
    <w:p w14:paraId="6FB8D2BD" w14:textId="77777777" w:rsidR="00A6346F" w:rsidRPr="00AB1781" w:rsidRDefault="00A6346F" w:rsidP="00A6346F">
      <w:pPr>
        <w:pStyle w:val="EnglishHangNoCoptic"/>
      </w:pPr>
      <w:r w:rsidRPr="00AB1781">
        <w:tab/>
        <w:t>and their help will vanish in hell.</w:t>
      </w:r>
    </w:p>
    <w:p w14:paraId="2079A21C" w14:textId="77777777" w:rsidR="00A6346F" w:rsidRPr="00AB1781" w:rsidRDefault="00A6346F" w:rsidP="00A6346F">
      <w:pPr>
        <w:pStyle w:val="EnglishHangEndNoCoptic"/>
      </w:pPr>
      <w:r w:rsidRPr="00AB1781">
        <w:tab/>
        <w:t>They are banished from their glory.</w:t>
      </w:r>
    </w:p>
    <w:p w14:paraId="754CD2FA" w14:textId="77777777" w:rsidR="00A6346F" w:rsidRPr="00AB1781" w:rsidRDefault="00A6346F" w:rsidP="00A6346F">
      <w:pPr>
        <w:pStyle w:val="EnglishHangNoCoptic"/>
      </w:pPr>
      <w:r w:rsidRPr="00AB1781">
        <w:t>16 But God will redeem my soul</w:t>
      </w:r>
    </w:p>
    <w:p w14:paraId="1F46B39D" w14:textId="77777777" w:rsidR="00A6346F" w:rsidRPr="00AB1781" w:rsidRDefault="00A6346F" w:rsidP="00A6346F">
      <w:pPr>
        <w:pStyle w:val="EnglishHangNoCoptic"/>
      </w:pPr>
      <w:r w:rsidRPr="00AB1781">
        <w:tab/>
        <w:t>from the power of hell,</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77777777" w:rsidR="00A6346F" w:rsidRPr="00AB1781" w:rsidRDefault="00A6346F" w:rsidP="00A6346F">
      <w:pPr>
        <w:pStyle w:val="EnglishHangNoCoptic"/>
      </w:pPr>
      <w:r w:rsidRPr="00AB1781">
        <w:t>17 Have no fear when a man grows rich</w:t>
      </w:r>
    </w:p>
    <w:p w14:paraId="4AF19C92" w14:textId="77777777" w:rsidR="00A6346F" w:rsidRPr="00AB1781" w:rsidRDefault="00A6346F" w:rsidP="00A6346F">
      <w:pPr>
        <w:pStyle w:val="EnglishHangEndNoCoptic"/>
      </w:pPr>
      <w:r w:rsidRPr="00AB1781">
        <w:tab/>
        <w:t>or when the glory of his house 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777777" w:rsidR="00A6346F" w:rsidRPr="00AB1781" w:rsidRDefault="00A6346F" w:rsidP="00A6346F">
      <w:pPr>
        <w:pStyle w:val="EnglishHangEndNoCoptic"/>
      </w:pPr>
      <w:r w:rsidRPr="00AB1781">
        <w:tab/>
        <w:t>and his glory will not descend with him.</w:t>
      </w:r>
    </w:p>
    <w:p w14:paraId="3DC50697" w14:textId="77777777" w:rsidR="00A6346F" w:rsidRPr="00AB1781" w:rsidRDefault="00A6346F" w:rsidP="00A6346F">
      <w:pPr>
        <w:pStyle w:val="EnglishHangNoCoptic"/>
      </w:pPr>
      <w:r w:rsidRPr="00AB1781">
        <w:t>19 Though during his life his soul is blessed</w:t>
      </w:r>
    </w:p>
    <w:p w14:paraId="4A9AA266" w14:textId="77777777" w:rsidR="00A6346F" w:rsidRPr="00AB1781" w:rsidRDefault="00A6346F" w:rsidP="00A6346F">
      <w:pPr>
        <w:pStyle w:val="EnglishHangEndNoCoptic"/>
      </w:pPr>
      <w:r w:rsidRPr="00AB1781">
        <w:tab/>
        <w:t xml:space="preserve">and he thanks </w:t>
      </w:r>
      <w:r w:rsidR="001040C8">
        <w:t>You</w:t>
      </w:r>
      <w:r w:rsidRPr="00AB1781">
        <w:t xml:space="preserve"> when </w:t>
      </w:r>
      <w:r w:rsidR="001040C8">
        <w:t>You</w:t>
      </w:r>
      <w:r w:rsidRPr="00AB1781">
        <w:t xml:space="preserve"> </w:t>
      </w:r>
      <w:r w:rsidR="00004BA4">
        <w:t>prosper</w:t>
      </w:r>
      <w:r w:rsidRPr="00AB1781">
        <w:t xml:space="preserve"> him,</w:t>
      </w:r>
    </w:p>
    <w:p w14:paraId="29551133" w14:textId="77777777" w:rsidR="00A6346F" w:rsidRPr="00AB1781" w:rsidRDefault="00A6346F" w:rsidP="00A6346F">
      <w:pPr>
        <w:pStyle w:val="EnglishHangNoCoptic"/>
      </w:pPr>
      <w:r w:rsidRPr="00AB1781">
        <w:t>20 yet he will go to join his fathers</w:t>
      </w:r>
    </w:p>
    <w:p w14:paraId="3F81ABD1" w14:textId="77777777" w:rsidR="00A6346F" w:rsidRPr="00AB1781" w:rsidRDefault="00A6346F" w:rsidP="00A6346F">
      <w:pPr>
        <w:pStyle w:val="EnglishHangEndNoCoptic"/>
      </w:pPr>
      <w:r w:rsidRPr="00AB1781">
        <w:tab/>
        <w:t>and will never see the light.</w:t>
      </w:r>
    </w:p>
    <w:p w14:paraId="6CA9460B" w14:textId="77777777" w:rsidR="00A6346F" w:rsidRPr="00AB1781" w:rsidRDefault="00A6346F" w:rsidP="00A6346F">
      <w:pPr>
        <w:pStyle w:val="EnglishHangNoCoptic"/>
      </w:pPr>
      <w:r w:rsidRPr="00AB1781">
        <w:t>21 Man who was in honor did not understand:</w:t>
      </w:r>
    </w:p>
    <w:p w14:paraId="34F0FB06" w14:textId="77777777" w:rsidR="00A6346F" w:rsidRPr="00AB1781" w:rsidRDefault="00A6346F" w:rsidP="00A6346F">
      <w:pPr>
        <w:pStyle w:val="EnglishHangNoCoptic"/>
      </w:pPr>
      <w:r w:rsidRPr="00AB1781">
        <w:tab/>
        <w:t>he has been compared to thoughtless animals</w:t>
      </w:r>
    </w:p>
    <w:p w14:paraId="1BDAE5BB" w14:textId="77777777" w:rsidR="00A6346F" w:rsidRPr="00A6346F" w:rsidRDefault="00A6346F" w:rsidP="00A6346F">
      <w:pPr>
        <w:pStyle w:val="EnglishHangEndNoCoptic"/>
      </w:pPr>
      <w:r w:rsidRPr="00AB1781">
        <w:tab/>
        <w:t>and has become like them.</w:t>
      </w:r>
    </w:p>
    <w:p w14:paraId="7FA544B6" w14:textId="0249FE85" w:rsidR="00F933DE" w:rsidRDefault="00F933DE" w:rsidP="00F933DE">
      <w:pPr>
        <w:pStyle w:val="Rubric"/>
      </w:pPr>
      <w:r>
        <w:lastRenderedPageBreak/>
        <w:t>Glory…</w:t>
      </w:r>
    </w:p>
    <w:p w14:paraId="37ABF487" w14:textId="77777777" w:rsidR="00A6346F" w:rsidRPr="00A6346F" w:rsidRDefault="00A6346F" w:rsidP="00BF0205">
      <w:pPr>
        <w:pStyle w:val="Heading4"/>
      </w:pPr>
      <w:r>
        <w:t>Psalm</w:t>
      </w:r>
      <w:r w:rsidRPr="00AB1781">
        <w:t xml:space="preserve"> 49</w:t>
      </w:r>
      <w:r>
        <w:t>: The God of gods, the Lord, has spoken</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77777777" w:rsidR="00A6346F" w:rsidRPr="00AB1781" w:rsidRDefault="00A6346F" w:rsidP="00A6346F">
      <w:pPr>
        <w:pStyle w:val="EnglishHangNoCoptic"/>
      </w:pPr>
      <w:r w:rsidRPr="00AB1781">
        <w:t>1 The God of gods, the Lord, has spoken</w:t>
      </w:r>
    </w:p>
    <w:p w14:paraId="51F45C95" w14:textId="77777777" w:rsidR="00A6346F" w:rsidRPr="00AB1781" w:rsidRDefault="00A6346F" w:rsidP="00A6346F">
      <w:pPr>
        <w:pStyle w:val="EnglishHangNoCoptic"/>
      </w:pPr>
      <w:r w:rsidRPr="00AB1781">
        <w:tab/>
        <w:t>and has called the earth</w:t>
      </w:r>
    </w:p>
    <w:p w14:paraId="2690915A" w14:textId="77777777" w:rsidR="00A6346F" w:rsidRPr="00AB1781" w:rsidRDefault="00A6346F" w:rsidP="00A6346F">
      <w:pPr>
        <w:pStyle w:val="EnglishHangEndNoCoptic"/>
      </w:pPr>
      <w:r w:rsidRPr="00AB1781">
        <w:tab/>
        <w:t>from sunrise to sunset.</w:t>
      </w:r>
    </w:p>
    <w:p w14:paraId="1324FFA4" w14:textId="77777777" w:rsidR="00A6346F" w:rsidRPr="00AB1781" w:rsidRDefault="00A6346F" w:rsidP="00A6346F">
      <w:pPr>
        <w:pStyle w:val="EnglishHangNoCoptic"/>
      </w:pPr>
      <w:r w:rsidRPr="00AB1781">
        <w:t>2 The loveliness of His beauty</w:t>
      </w:r>
    </w:p>
    <w:p w14:paraId="0D6FF72B" w14:textId="77777777" w:rsidR="00A6346F" w:rsidRPr="00AB1781" w:rsidRDefault="00A6346F" w:rsidP="00A6346F">
      <w:pPr>
        <w:pStyle w:val="EnglishHangEndNoCoptic"/>
      </w:pPr>
      <w:r w:rsidRPr="00AB1781">
        <w:tab/>
        <w:t>has appeared out of Zion.</w:t>
      </w:r>
    </w:p>
    <w:p w14:paraId="1B69F621" w14:textId="77777777" w:rsidR="00A6346F" w:rsidRPr="00AB1781" w:rsidRDefault="00A6346F" w:rsidP="00A6346F">
      <w:pPr>
        <w:pStyle w:val="EnglishHangNoCoptic"/>
      </w:pPr>
      <w:r w:rsidRPr="00AB1781">
        <w:t>3 God will come visibly;</w:t>
      </w:r>
    </w:p>
    <w:p w14:paraId="4B140ABB" w14:textId="77777777" w:rsidR="00A6346F" w:rsidRPr="00AB1781" w:rsidRDefault="00A6346F" w:rsidP="00A6346F">
      <w:pPr>
        <w:pStyle w:val="EnglishHangNoCoptic"/>
      </w:pPr>
      <w:r w:rsidRPr="00AB1781">
        <w:tab/>
        <w:t>no longer will our God keep silence.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77777777" w:rsidR="00A6346F" w:rsidRPr="00AB1781" w:rsidRDefault="00A6346F" w:rsidP="00A6346F">
      <w:pPr>
        <w:pStyle w:val="EnglishHangEndNoCoptic"/>
      </w:pPr>
      <w:r w:rsidRPr="00AB1781">
        <w:tab/>
        <w:t>those who have made a covenant with Him for sacrifice.</w:t>
      </w:r>
    </w:p>
    <w:p w14:paraId="6B16B4B5" w14:textId="77777777" w:rsidR="00A6346F" w:rsidRPr="00AB1781" w:rsidRDefault="00A6346F" w:rsidP="00A6346F">
      <w:pPr>
        <w:pStyle w:val="EnglishHangNoCoptic"/>
      </w:pPr>
      <w:r w:rsidRPr="00AB1781">
        <w:t>6 And the heavens will declare His justice,</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77777777" w:rsidR="00A6346F" w:rsidRPr="00AB1781" w:rsidRDefault="00A6346F" w:rsidP="00A6346F">
      <w:pPr>
        <w:pStyle w:val="EnglishHangNoCoptic"/>
      </w:pPr>
      <w:r w:rsidRPr="00AB1781">
        <w:t>7 ‘Listen, My people, and I will speak.</w:t>
      </w:r>
    </w:p>
    <w:p w14:paraId="213F653E" w14:textId="77777777" w:rsidR="00A6346F" w:rsidRPr="00AB1781" w:rsidRDefault="00A6346F" w:rsidP="00A6346F">
      <w:pPr>
        <w:pStyle w:val="EnglishHangNoCoptic"/>
      </w:pPr>
      <w:r w:rsidRPr="00AB1781">
        <w:tab/>
        <w:t>O Israel, I must protest against you:</w:t>
      </w:r>
    </w:p>
    <w:p w14:paraId="181BC854" w14:textId="77777777" w:rsidR="00A6346F" w:rsidRPr="00AB1781" w:rsidRDefault="00A6346F" w:rsidP="00A6346F">
      <w:pPr>
        <w:pStyle w:val="EnglishHangEndNoCoptic"/>
      </w:pPr>
      <w:r w:rsidRPr="00AB1781">
        <w:tab/>
        <w:t>I am God, your God.</w:t>
      </w:r>
    </w:p>
    <w:p w14:paraId="7CE0F8F5" w14:textId="77777777" w:rsidR="00A6346F" w:rsidRPr="00AB1781" w:rsidRDefault="00A6346F" w:rsidP="00A6346F">
      <w:pPr>
        <w:pStyle w:val="EnglishHangNoCoptic"/>
      </w:pPr>
      <w:r w:rsidRPr="00AB1781">
        <w:t>8 I find no fault with your sacrifices;</w:t>
      </w:r>
    </w:p>
    <w:p w14:paraId="5DBBC2EB" w14:textId="77777777" w:rsidR="00A6346F" w:rsidRPr="00AB1781" w:rsidRDefault="00A6346F" w:rsidP="00A6346F">
      <w:pPr>
        <w:pStyle w:val="EnglishHangEndNoCoptic"/>
      </w:pPr>
      <w:r w:rsidRPr="00AB1781">
        <w:tab/>
        <w:t>your whole burnt-offerings are before Me continually.</w:t>
      </w:r>
    </w:p>
    <w:p w14:paraId="07318B37" w14:textId="77777777" w:rsidR="00A6346F" w:rsidRPr="00AB1781" w:rsidRDefault="00A6346F" w:rsidP="00A6346F">
      <w:pPr>
        <w:pStyle w:val="EnglishHangNoCoptic"/>
      </w:pPr>
      <w:r w:rsidRPr="00AB1781">
        <w:t>9 It is not bullocks from your farm I welcome,</w:t>
      </w:r>
    </w:p>
    <w:p w14:paraId="12B6684B" w14:textId="77777777" w:rsidR="00A6346F" w:rsidRPr="00AB1781" w:rsidRDefault="00A6346F" w:rsidP="00A6346F">
      <w:pPr>
        <w:pStyle w:val="EnglishHangEndNoCoptic"/>
      </w:pPr>
      <w:r w:rsidRPr="00AB1781">
        <w:tab/>
        <w:t>nor he-goats from your folds.</w:t>
      </w:r>
    </w:p>
    <w:p w14:paraId="7ACBB845" w14:textId="77777777" w:rsidR="00A6346F" w:rsidRPr="00AB1781" w:rsidRDefault="00A6346F" w:rsidP="00A6346F">
      <w:pPr>
        <w:pStyle w:val="EnglishHangNoCoptic"/>
      </w:pPr>
      <w:r w:rsidRPr="00AB1781">
        <w:t>10 For all the beasts of the forest are Mine,</w:t>
      </w:r>
    </w:p>
    <w:p w14:paraId="746923A7" w14:textId="77777777" w:rsidR="00A6346F" w:rsidRPr="00AB1781" w:rsidRDefault="00A6346F" w:rsidP="00A6346F">
      <w:pPr>
        <w:pStyle w:val="EnglishHangEndNoCoptic"/>
      </w:pPr>
      <w:r w:rsidRPr="00AB1781">
        <w:tab/>
        <w:t>the herds and cattle on the mountains.</w:t>
      </w:r>
    </w:p>
    <w:p w14:paraId="0089AFCA" w14:textId="77777777" w:rsidR="00A6346F" w:rsidRPr="00AB1781" w:rsidRDefault="00A6346F" w:rsidP="00A6346F">
      <w:pPr>
        <w:pStyle w:val="EnglishHangNoCoptic"/>
      </w:pPr>
      <w:r w:rsidRPr="00AB1781">
        <w:t>11 I know all the birds of the sky,</w:t>
      </w:r>
    </w:p>
    <w:p w14:paraId="3D297E12" w14:textId="77777777" w:rsidR="00A6346F" w:rsidRPr="00AB1781" w:rsidRDefault="00A6346F" w:rsidP="00A6346F">
      <w:pPr>
        <w:pStyle w:val="EnglishHangEndNoCoptic"/>
      </w:pPr>
      <w:r w:rsidRPr="00AB1781">
        <w:tab/>
        <w:t>and all the beauty of the countryside is Mine.</w:t>
      </w:r>
    </w:p>
    <w:p w14:paraId="7BD66063" w14:textId="77777777" w:rsidR="00A6346F" w:rsidRPr="00AB1781" w:rsidRDefault="00A6346F" w:rsidP="00A6346F">
      <w:pPr>
        <w:pStyle w:val="EnglishHangNoCoptic"/>
      </w:pPr>
      <w:r w:rsidRPr="00AB1781">
        <w:lastRenderedPageBreak/>
        <w:t>12 If I am hungry, I will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77777777" w:rsidR="00A6346F" w:rsidRPr="00AB1781" w:rsidRDefault="00A6346F" w:rsidP="00A6346F">
      <w:pPr>
        <w:pStyle w:val="EnglishHangNoCoptic"/>
      </w:pPr>
      <w:r w:rsidRPr="00AB1781">
        <w:t>15 Then call upon Me in the day of trouble,</w:t>
      </w:r>
    </w:p>
    <w:p w14:paraId="425DF652" w14:textId="77777777" w:rsidR="00A6346F" w:rsidRPr="00AB1781" w:rsidRDefault="00A6346F" w:rsidP="00A6346F">
      <w:pPr>
        <w:pStyle w:val="EnglishHangEndNoCoptic"/>
      </w:pPr>
      <w:r w:rsidRPr="00AB1781">
        <w:tab/>
        <w:t xml:space="preserve">and I will deliver you and you will glorify Me.’ </w:t>
      </w:r>
      <w:r w:rsidRPr="00AB1781">
        <w:rPr>
          <w:i/>
        </w:rPr>
        <w:t>(Pause)</w:t>
      </w:r>
    </w:p>
    <w:p w14:paraId="29BF715F" w14:textId="77777777" w:rsidR="00A6346F" w:rsidRPr="00AB1781" w:rsidRDefault="00A6346F" w:rsidP="00A6346F">
      <w:pPr>
        <w:pStyle w:val="EnglishHangNoCoptic"/>
      </w:pPr>
      <w:r w:rsidRPr="00AB1781">
        <w:t>16 But to the sinner God says:</w:t>
      </w:r>
    </w:p>
    <w:p w14:paraId="306D0B3A" w14:textId="77777777" w:rsidR="00A6346F" w:rsidRPr="00AB1781" w:rsidRDefault="00A6346F" w:rsidP="00A6346F">
      <w:pPr>
        <w:pStyle w:val="EnglishHangNoCoptic"/>
      </w:pPr>
      <w:r w:rsidRPr="00AB1781">
        <w:tab/>
        <w:t>‘Why do you declare My rights,</w:t>
      </w:r>
    </w:p>
    <w:p w14:paraId="62546F02" w14:textId="77777777" w:rsidR="00A6346F" w:rsidRPr="00AB1781" w:rsidRDefault="00A6346F" w:rsidP="00A6346F">
      <w:pPr>
        <w:pStyle w:val="EnglishHangEndNoCoptic"/>
      </w:pPr>
      <w:r w:rsidRPr="00AB1781">
        <w:tab/>
        <w:t>and take My covenant in your mouth,</w:t>
      </w:r>
    </w:p>
    <w:p w14:paraId="5C338FBE" w14:textId="77777777" w:rsidR="00A6346F" w:rsidRPr="00AB1781" w:rsidRDefault="00A6346F" w:rsidP="00A6346F">
      <w:pPr>
        <w:pStyle w:val="EnglishHangNoCoptic"/>
      </w:pPr>
      <w:r w:rsidRPr="00AB1781">
        <w:t>17 while you hate correction,</w:t>
      </w:r>
    </w:p>
    <w:p w14:paraId="411E5B11" w14:textId="77777777" w:rsidR="00A6346F" w:rsidRPr="00AB1781" w:rsidRDefault="00A6346F" w:rsidP="00A6346F">
      <w:pPr>
        <w:pStyle w:val="EnglishHangEndNoCoptic"/>
      </w:pPr>
      <w:r w:rsidRPr="00AB1781">
        <w:tab/>
        <w:t>and turn your back on My words?</w:t>
      </w:r>
      <w:r w:rsidRPr="00AB1781">
        <w:rPr>
          <w:rStyle w:val="FootnoteReference"/>
        </w:rPr>
        <w:footnoteReference w:id="204"/>
      </w:r>
    </w:p>
    <w:p w14:paraId="44987C5C" w14:textId="77777777" w:rsidR="00A6346F" w:rsidRPr="00AB1781" w:rsidRDefault="00A6346F" w:rsidP="00A6346F">
      <w:pPr>
        <w:pStyle w:val="EnglishHangNoCoptic"/>
      </w:pPr>
      <w:r>
        <w:t>18 If you see a t</w:t>
      </w:r>
      <w:r w:rsidRPr="00AB1781">
        <w:t>hief, you run with him,</w:t>
      </w:r>
    </w:p>
    <w:p w14:paraId="28E79F74" w14:textId="77777777" w:rsidR="00A6346F" w:rsidRPr="00AB1781" w:rsidRDefault="00A6346F" w:rsidP="00A6346F">
      <w:pPr>
        <w:pStyle w:val="EnglishHangEndNoCoptic"/>
      </w:pPr>
      <w:r w:rsidRPr="00AB1781">
        <w:tab/>
        <w:t>and you throw in your lot with adulterers.</w:t>
      </w:r>
    </w:p>
    <w:p w14:paraId="58DCEA4C" w14:textId="77777777" w:rsidR="00A6346F" w:rsidRPr="00AB1781" w:rsidRDefault="00A6346F" w:rsidP="00A6346F">
      <w:pPr>
        <w:pStyle w:val="EnglishHangNoCoptic"/>
      </w:pPr>
    </w:p>
    <w:p w14:paraId="2E15588D" w14:textId="77777777" w:rsidR="00A6346F" w:rsidRPr="00AB1781" w:rsidRDefault="00A6346F" w:rsidP="00A6346F">
      <w:pPr>
        <w:pStyle w:val="EnglishHangNoCoptic"/>
      </w:pPr>
      <w:r w:rsidRPr="00AB1781">
        <w:t>19 Your mouth exaggerates malice,</w:t>
      </w:r>
    </w:p>
    <w:p w14:paraId="03F2E521" w14:textId="77777777" w:rsidR="00A6346F" w:rsidRPr="00AB1781" w:rsidRDefault="00A6346F" w:rsidP="00A6346F">
      <w:pPr>
        <w:pStyle w:val="EnglishHangEndNoCoptic"/>
      </w:pPr>
      <w:r w:rsidRPr="00AB1781">
        <w:tab/>
        <w:t>and your tongue weaves deceit.</w:t>
      </w:r>
    </w:p>
    <w:p w14:paraId="184CD68B" w14:textId="77777777" w:rsidR="00A6346F" w:rsidRPr="00AB1781" w:rsidRDefault="00A6346F" w:rsidP="00A6346F">
      <w:pPr>
        <w:pStyle w:val="EnglishHangNoCoptic"/>
      </w:pPr>
    </w:p>
    <w:p w14:paraId="56CF44C6" w14:textId="77777777" w:rsidR="00A6346F" w:rsidRPr="00AB1781" w:rsidRDefault="00A6346F" w:rsidP="00A6346F">
      <w:pPr>
        <w:pStyle w:val="EnglishHangNoCoptic"/>
      </w:pPr>
      <w:r w:rsidRPr="00AB1781">
        <w:t>20 You sit and speak against your brother,</w:t>
      </w:r>
    </w:p>
    <w:p w14:paraId="688E3532" w14:textId="77777777" w:rsidR="00A6346F" w:rsidRPr="00AB1781" w:rsidRDefault="00A6346F" w:rsidP="00A6346F">
      <w:pPr>
        <w:pStyle w:val="EnglishHangEndNoCoptic"/>
      </w:pPr>
      <w:r w:rsidRPr="00AB1781">
        <w:tab/>
        <w:t>and provoke a scandal against your own mother’s son.</w:t>
      </w:r>
    </w:p>
    <w:p w14:paraId="329BB421" w14:textId="77777777" w:rsidR="00A6346F" w:rsidRPr="00AB1781" w:rsidRDefault="00A6346F" w:rsidP="00A6346F">
      <w:pPr>
        <w:pStyle w:val="EnglishHangNoCoptic"/>
      </w:pPr>
    </w:p>
    <w:p w14:paraId="1A5A1E39" w14:textId="77777777" w:rsidR="00A6346F" w:rsidRPr="00AB1781" w:rsidRDefault="00A6346F" w:rsidP="00A6346F">
      <w:pPr>
        <w:pStyle w:val="EnglishHangNoCoptic"/>
      </w:pPr>
      <w:r w:rsidRPr="00AB1781">
        <w:t>21 These things you have done, and I was silent.</w:t>
      </w:r>
    </w:p>
    <w:p w14:paraId="0E462815" w14:textId="77777777" w:rsidR="00A6346F" w:rsidRPr="00AB1781" w:rsidRDefault="00A6346F" w:rsidP="00A6346F">
      <w:pPr>
        <w:pStyle w:val="EnglishHangNoCoptic"/>
      </w:pPr>
      <w:r w:rsidRPr="00AB1781">
        <w:tab/>
        <w:t>You assumed the profanity that I am like you.</w:t>
      </w:r>
    </w:p>
    <w:p w14:paraId="347C6A06" w14:textId="77777777" w:rsidR="00A6346F" w:rsidRPr="00AB1781" w:rsidRDefault="00A6346F" w:rsidP="00A6346F">
      <w:pPr>
        <w:pStyle w:val="EnglishHangEndNoCoptic"/>
      </w:pPr>
      <w:r w:rsidRPr="00AB1781">
        <w:tab/>
        <w:t>I will convict you and set your sins before your face.</w:t>
      </w:r>
    </w:p>
    <w:p w14:paraId="23FC2B18" w14:textId="77777777" w:rsidR="00A6346F" w:rsidRPr="00AB1781" w:rsidRDefault="00A6346F" w:rsidP="00A6346F">
      <w:pPr>
        <w:pStyle w:val="EnglishHangNoCoptic"/>
        <w:rPr>
          <w:rFonts w:ascii="Book Antiqua" w:hAnsi="Book Antiqua" w:cs="Lucida Grande"/>
        </w:rPr>
      </w:pPr>
    </w:p>
    <w:p w14:paraId="1C0DF311" w14:textId="77777777" w:rsidR="00A6346F" w:rsidRPr="00AB1781" w:rsidRDefault="00A6346F" w:rsidP="00A6346F">
      <w:pPr>
        <w:pStyle w:val="EnglishHangNoCoptic"/>
      </w:pPr>
      <w:r w:rsidRPr="00AB1781">
        <w:t>22 Now consider this, you who forget God,</w:t>
      </w:r>
    </w:p>
    <w:p w14:paraId="5E328141" w14:textId="77777777" w:rsidR="00A6346F" w:rsidRPr="00AB1781" w:rsidRDefault="00A6346F" w:rsidP="00A6346F">
      <w:pPr>
        <w:pStyle w:val="EnglishHangNoCoptic"/>
      </w:pPr>
      <w:r w:rsidRPr="00AB1781">
        <w:tab/>
        <w:t>lest death snatch you away</w:t>
      </w:r>
    </w:p>
    <w:p w14:paraId="52958FA7" w14:textId="77777777" w:rsidR="00A6346F" w:rsidRPr="00AB1781" w:rsidRDefault="00A6346F" w:rsidP="00A6346F">
      <w:pPr>
        <w:pStyle w:val="EnglishHangEndNoCoptic"/>
      </w:pPr>
      <w:r w:rsidRPr="00AB1781">
        <w:tab/>
        <w:t>and there is no one to save you.’</w:t>
      </w:r>
    </w:p>
    <w:p w14:paraId="4EB4C8DE" w14:textId="77777777" w:rsidR="00A6346F" w:rsidRPr="00AB1781" w:rsidRDefault="00A6346F" w:rsidP="00A6346F">
      <w:pPr>
        <w:pStyle w:val="EnglishHangNoCoptic"/>
      </w:pPr>
    </w:p>
    <w:p w14:paraId="088AC644" w14:textId="77777777" w:rsidR="00A6346F" w:rsidRPr="00AB1781" w:rsidRDefault="00A6346F" w:rsidP="00A6346F">
      <w:pPr>
        <w:pStyle w:val="EnglishHangNoCoptic"/>
      </w:pPr>
      <w:r w:rsidRPr="00AB1781">
        <w:t>23 The sacrifice of praise glorifies Me,</w:t>
      </w:r>
    </w:p>
    <w:p w14:paraId="4EE4DB78" w14:textId="77777777" w:rsidR="00A6346F" w:rsidRPr="00A6346F" w:rsidRDefault="00A6346F" w:rsidP="00A6346F">
      <w:pPr>
        <w:pStyle w:val="EnglishHangEndNoCoptic"/>
      </w:pPr>
      <w:r w:rsidRPr="00AB1781">
        <w:tab/>
        <w:t>and this is the way I will show him My salvation.</w:t>
      </w:r>
    </w:p>
    <w:p w14:paraId="3CC47059" w14:textId="77777777" w:rsidR="00A6346F" w:rsidRPr="00A6346F" w:rsidRDefault="00A6346F" w:rsidP="00BF0205">
      <w:pPr>
        <w:pStyle w:val="Heading4"/>
      </w:pPr>
      <w:bookmarkStart w:id="962" w:name="_Ref411967565"/>
      <w:r>
        <w:lastRenderedPageBreak/>
        <w:t>Psalm</w:t>
      </w:r>
      <w:r w:rsidRPr="00AB1781">
        <w:t xml:space="preserve"> 50</w:t>
      </w:r>
      <w:r>
        <w:t xml:space="preserve">: Have mercy on me, O God, in </w:t>
      </w:r>
      <w:r w:rsidR="00E570CB">
        <w:t>Your</w:t>
      </w:r>
      <w:r>
        <w:t xml:space="preserve"> great mercy</w:t>
      </w:r>
      <w:bookmarkEnd w:id="9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3AE18F87" w:rsidR="00C06875" w:rsidRDefault="00C06875" w:rsidP="00336170">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B50C35">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B50C35">
        <w:rPr>
          <w:noProof/>
        </w:rPr>
        <w:t>48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B50C35">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B50C35">
        <w:rPr>
          <w:noProof/>
        </w:rPr>
        <w:t>251</w:t>
      </w:r>
      <w:r>
        <w:fldChar w:fldCharType="end"/>
      </w:r>
      <w:r>
        <w:t xml:space="preserve">; </w:t>
      </w:r>
      <w:r>
        <w:fldChar w:fldCharType="begin"/>
      </w:r>
      <w:r>
        <w:instrText xml:space="preserve"> REF _Ref435434353 \h </w:instrText>
      </w:r>
      <w:r>
        <w:fldChar w:fldCharType="separate"/>
      </w:r>
      <w:r w:rsidR="00B50C35">
        <w:t>The Psalms of the Third Hour</w:t>
      </w:r>
      <w:r>
        <w:fldChar w:fldCharType="end"/>
      </w:r>
      <w:r>
        <w:t xml:space="preserve">, page </w:t>
      </w:r>
      <w:r>
        <w:fldChar w:fldCharType="begin"/>
      </w:r>
      <w:r>
        <w:instrText xml:space="preserve"> PAGEREF _Ref435434358 \h </w:instrText>
      </w:r>
      <w:r>
        <w:fldChar w:fldCharType="separate"/>
      </w:r>
      <w:r w:rsidR="00B50C35">
        <w:rPr>
          <w:noProof/>
        </w:rPr>
        <w:t>270</w:t>
      </w:r>
      <w:r>
        <w:fldChar w:fldCharType="end"/>
      </w:r>
      <w:r>
        <w:t xml:space="preserve">; </w:t>
      </w:r>
      <w:r>
        <w:fldChar w:fldCharType="begin"/>
      </w:r>
      <w:r>
        <w:instrText xml:space="preserve"> REF _Ref435434365 \h </w:instrText>
      </w:r>
      <w:r>
        <w:fldChar w:fldCharType="separate"/>
      </w:r>
      <w:r w:rsidR="00B50C35">
        <w:t>The Psalms of the Sixth Hour</w:t>
      </w:r>
      <w:r>
        <w:fldChar w:fldCharType="end"/>
      </w:r>
      <w:r>
        <w:t xml:space="preserve">, page </w:t>
      </w:r>
      <w:r>
        <w:fldChar w:fldCharType="begin"/>
      </w:r>
      <w:r>
        <w:instrText xml:space="preserve"> PAGEREF _Ref435434371 \p \h </w:instrText>
      </w:r>
      <w:r>
        <w:fldChar w:fldCharType="separate"/>
      </w:r>
      <w:r w:rsidR="00B50C35">
        <w:rPr>
          <w:noProof/>
        </w:rPr>
        <w:t>on page 273</w:t>
      </w:r>
      <w:r>
        <w:fldChar w:fldCharType="end"/>
      </w:r>
      <w:r>
        <w:t xml:space="preserve">; </w:t>
      </w:r>
      <w:r>
        <w:fldChar w:fldCharType="begin"/>
      </w:r>
      <w:r>
        <w:instrText xml:space="preserve"> REF _Ref435434381 \h </w:instrText>
      </w:r>
      <w:r>
        <w:fldChar w:fldCharType="separate"/>
      </w:r>
      <w:r w:rsidR="00B50C35">
        <w:t>The Psalms of the Ninth Hour</w:t>
      </w:r>
      <w:r>
        <w:fldChar w:fldCharType="end"/>
      </w:r>
      <w:r>
        <w:t xml:space="preserve">, page </w:t>
      </w:r>
      <w:r>
        <w:fldChar w:fldCharType="begin"/>
      </w:r>
      <w:r>
        <w:instrText xml:space="preserve"> PAGEREF _Ref435434387 \h </w:instrText>
      </w:r>
      <w:r>
        <w:fldChar w:fldCharType="separate"/>
      </w:r>
      <w:r w:rsidR="00B50C35">
        <w:rPr>
          <w:noProof/>
        </w:rPr>
        <w:t>277</w:t>
      </w:r>
      <w:r>
        <w:fldChar w:fldCharType="end"/>
      </w:r>
      <w:r>
        <w:t>.</w:t>
      </w:r>
    </w:p>
    <w:p w14:paraId="7C5CBA01" w14:textId="77777777" w:rsidR="00A6346F" w:rsidRPr="00AB1781" w:rsidRDefault="00A6346F" w:rsidP="00FD3FDA">
      <w:pPr>
        <w:pStyle w:val="Rubric"/>
      </w:pPr>
      <w:r w:rsidRPr="00AB1781">
        <w:t>1 (A Psalm by David, when Nathan the Prophet came to him</w:t>
      </w:r>
    </w:p>
    <w:p w14:paraId="0C58B9FE" w14:textId="77777777" w:rsidR="00A6346F" w:rsidRPr="00AB1781" w:rsidRDefault="00A6346F" w:rsidP="00FD3FDA">
      <w:pPr>
        <w:pStyle w:val="Rubric"/>
      </w:pPr>
      <w:r w:rsidRPr="00AB1781">
        <w:t>2 for his sin with Bathsheba)</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77777777" w:rsidR="00A6346F" w:rsidRPr="00AB1781" w:rsidRDefault="00A6346F" w:rsidP="00FD3FDA">
      <w:pPr>
        <w:pStyle w:val="EnglishHangNoCoptic"/>
      </w:pPr>
      <w:r w:rsidRPr="00AB1781">
        <w:tab/>
        <w:t xml:space="preserve">and in </w:t>
      </w:r>
      <w:r w:rsidR="00E570CB">
        <w:t>Your</w:t>
      </w:r>
      <w:r w:rsidRPr="00AB1781">
        <w:t xml:space="preserve"> abundant compassion</w:t>
      </w:r>
    </w:p>
    <w:p w14:paraId="5E2DF07E" w14:textId="77777777" w:rsidR="00A6346F" w:rsidRPr="00AB1781" w:rsidRDefault="00A6346F" w:rsidP="00FD3FDA">
      <w:pPr>
        <w:pStyle w:val="EnglishHangEndNoCoptic"/>
      </w:pPr>
      <w:r w:rsidRPr="00AB1781">
        <w:tab/>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77777777" w:rsidR="00A6346F" w:rsidRPr="00AB1781" w:rsidRDefault="00A6346F" w:rsidP="00FD3FDA">
      <w:pPr>
        <w:pStyle w:val="EnglishHangEndNoCoptic"/>
      </w:pPr>
      <w:r w:rsidRPr="00AB1781">
        <w:tab/>
        <w:t>and cleanse me from my sin.</w:t>
      </w:r>
    </w:p>
    <w:p w14:paraId="47FF6626" w14:textId="77777777" w:rsidR="00A6346F" w:rsidRPr="00AB1781" w:rsidRDefault="00A6346F" w:rsidP="00FD3FDA">
      <w:pPr>
        <w:pStyle w:val="EnglishHangNoCoptic"/>
      </w:pPr>
      <w:r w:rsidRPr="00AB1781">
        <w:t>5 For I realize my iniquity,</w:t>
      </w:r>
    </w:p>
    <w:p w14:paraId="2BFE979F" w14:textId="77777777" w:rsidR="00A6346F" w:rsidRPr="00AB1781" w:rsidRDefault="00A6346F" w:rsidP="00FD3FDA">
      <w:pPr>
        <w:pStyle w:val="EnglishHangEndNoCoptic"/>
      </w:pPr>
      <w:r w:rsidRPr="00AB1781">
        <w:tab/>
        <w:t>and my sin is before me continually.</w:t>
      </w:r>
    </w:p>
    <w:p w14:paraId="610B841A" w14:textId="77777777" w:rsidR="00A6346F" w:rsidRPr="00AB1781" w:rsidRDefault="00A6346F" w:rsidP="00FD3FDA">
      <w:pPr>
        <w:pStyle w:val="EnglishHangNoCoptic"/>
      </w:pPr>
      <w:r w:rsidRPr="00AB1781">
        <w:t xml:space="preserve">6 Against </w:t>
      </w:r>
      <w:r w:rsidR="001040C8">
        <w:t>You</w:t>
      </w:r>
      <w:r w:rsidRPr="00AB1781">
        <w:t xml:space="preserve"> only have I sinned</w:t>
      </w:r>
    </w:p>
    <w:p w14:paraId="11D7D561" w14:textId="77777777" w:rsidR="00A6346F" w:rsidRPr="00AB1781" w:rsidRDefault="00A6346F" w:rsidP="00FD3FDA">
      <w:pPr>
        <w:pStyle w:val="EnglishHangNoCoptic"/>
      </w:pPr>
      <w:r w:rsidRPr="00AB1781">
        <w:tab/>
        <w:t xml:space="preserve">and done evil in </w:t>
      </w:r>
      <w:r w:rsidR="00E570CB">
        <w:t>Your</w:t>
      </w:r>
      <w:r w:rsidRPr="00AB1781">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77777777" w:rsidR="00A6346F" w:rsidRPr="00AB1781" w:rsidRDefault="00A6346F" w:rsidP="00FD3FDA">
      <w:pPr>
        <w:pStyle w:val="EnglishHangEndNoCoptic"/>
      </w:pPr>
      <w:r w:rsidRPr="00AB1781">
        <w:tab/>
        <w:t xml:space="preserve">and win when </w:t>
      </w:r>
      <w:r w:rsidR="001040C8">
        <w:t>You</w:t>
      </w:r>
      <w:r w:rsidRPr="00AB1781">
        <w:t xml:space="preserve"> </w:t>
      </w:r>
      <w:r w:rsidR="00004BA4" w:rsidRPr="00AB1781">
        <w:t>are</w:t>
      </w:r>
      <w:r w:rsidRPr="00AB1781">
        <w:t xml:space="preserve"> judged.</w:t>
      </w:r>
      <w:r w:rsidRPr="00AB1781">
        <w:rPr>
          <w:rStyle w:val="FootnoteReference"/>
        </w:rPr>
        <w:footnoteReference w:id="205"/>
      </w:r>
    </w:p>
    <w:p w14:paraId="41425049" w14:textId="77777777" w:rsidR="00A6346F" w:rsidRPr="00AB1781" w:rsidRDefault="00A6346F" w:rsidP="00FD3FDA">
      <w:pPr>
        <w:pStyle w:val="EnglishHangNoCoptic"/>
      </w:pPr>
      <w:r w:rsidRPr="00AB1781">
        <w:t>7 For, behold, I was conceived in iniquities,</w:t>
      </w:r>
    </w:p>
    <w:p w14:paraId="280ED531" w14:textId="77777777" w:rsidR="00A6346F" w:rsidRPr="00AB1781" w:rsidRDefault="00A6346F" w:rsidP="00FD3FDA">
      <w:pPr>
        <w:pStyle w:val="EnglishHangEndNoCoptic"/>
      </w:pPr>
      <w:r w:rsidRPr="00AB1781">
        <w:tab/>
        <w:t>and in sins did my mother desire me.</w:t>
      </w:r>
    </w:p>
    <w:p w14:paraId="5C157604" w14:textId="77777777" w:rsidR="00A6346F" w:rsidRPr="00AB1781" w:rsidRDefault="00A6346F" w:rsidP="00FD3FDA">
      <w:pPr>
        <w:pStyle w:val="EnglishHangNoCoptic"/>
      </w:pPr>
      <w:r w:rsidRPr="00AB1781">
        <w:t xml:space="preserve">8 For, lo, </w:t>
      </w:r>
      <w:r w:rsidR="001040C8">
        <w:t>You</w:t>
      </w:r>
      <w:r w:rsidRPr="00AB1781">
        <w:t xml:space="preserve"> </w:t>
      </w:r>
      <w:r w:rsidR="00004BA4">
        <w:t>love</w:t>
      </w:r>
      <w:r w:rsidRPr="00AB1781">
        <w:t xml:space="preserve"> truth;</w:t>
      </w:r>
    </w:p>
    <w:p w14:paraId="3E5D60A7" w14:textId="77777777" w:rsidR="00A6346F" w:rsidRPr="00AB1781" w:rsidRDefault="00A6346F" w:rsidP="00FD3FDA">
      <w:pPr>
        <w:pStyle w:val="EnglishHangNoCoptic"/>
      </w:pPr>
      <w:r w:rsidRPr="00AB1781">
        <w:tab/>
        <w:t xml:space="preserve">the unknown and secret things of </w:t>
      </w:r>
      <w:r w:rsidR="00E570CB">
        <w:t>Your</w:t>
      </w:r>
      <w:r w:rsidRPr="00AB1781">
        <w:t xml:space="preserve"> wisdom</w:t>
      </w:r>
    </w:p>
    <w:p w14:paraId="1F51C169" w14:textId="77777777" w:rsidR="00A6346F" w:rsidRPr="00AB1781" w:rsidRDefault="00A6346F" w:rsidP="00FD3FDA">
      <w:pPr>
        <w:pStyle w:val="EnglishHangEndNoCoptic"/>
      </w:pPr>
      <w:r w:rsidRPr="00AB1781">
        <w:tab/>
      </w:r>
      <w:r w:rsidR="001040C8">
        <w:t>You</w:t>
      </w:r>
      <w:r w:rsidRPr="00AB1781">
        <w:t xml:space="preserve"> </w:t>
      </w:r>
      <w:r w:rsidR="00556387">
        <w:t>have</w:t>
      </w:r>
      <w:r w:rsidRPr="00AB1781">
        <w:t xml:space="preserve"> made known to me.</w:t>
      </w:r>
    </w:p>
    <w:p w14:paraId="1E758B59" w14:textId="77777777" w:rsidR="00A6346F" w:rsidRPr="00AB1781" w:rsidRDefault="00A6346F" w:rsidP="00FD3FDA">
      <w:pPr>
        <w:pStyle w:val="EnglishHangNoCoptic"/>
      </w:pPr>
      <w:r w:rsidRPr="00AB1781">
        <w:t xml:space="preserve">9 </w:t>
      </w:r>
      <w:r w:rsidR="001040C8">
        <w:t>You</w:t>
      </w:r>
      <w:r w:rsidRPr="00AB1781">
        <w:t xml:space="preserve"> </w:t>
      </w:r>
      <w:r w:rsidR="00004BA4" w:rsidRPr="00AB1781">
        <w:t>shall</w:t>
      </w:r>
      <w:r w:rsidRPr="00AB1781">
        <w:t xml:space="preserve"> sprinkle me with hyssop,</w:t>
      </w:r>
      <w:r w:rsidRPr="00AB1781">
        <w:rPr>
          <w:rStyle w:val="FootnoteReference"/>
        </w:rPr>
        <w:footnoteReference w:id="206"/>
      </w:r>
    </w:p>
    <w:p w14:paraId="1E6FA3A2" w14:textId="77777777" w:rsidR="00A6346F" w:rsidRPr="00AB1781" w:rsidRDefault="00A6346F" w:rsidP="00FD3FDA">
      <w:pPr>
        <w:pStyle w:val="EnglishHangNoCoptic"/>
      </w:pPr>
      <w:r w:rsidRPr="00AB1781">
        <w:tab/>
        <w:t>and I shall be cleansed;</w:t>
      </w:r>
    </w:p>
    <w:p w14:paraId="3BE55093" w14:textId="77777777" w:rsidR="00A6346F" w:rsidRPr="00AB1781" w:rsidRDefault="00A6346F" w:rsidP="00FD3FDA">
      <w:pPr>
        <w:pStyle w:val="EnglishHangNoCoptic"/>
      </w:pPr>
      <w:r w:rsidRPr="00AB1781">
        <w:tab/>
      </w:r>
      <w:r w:rsidR="001040C8">
        <w:t>You</w:t>
      </w:r>
      <w:r w:rsidRPr="00AB1781">
        <w:t xml:space="preserve"> </w:t>
      </w:r>
      <w:r w:rsidR="00004BA4" w:rsidRPr="00AB1781">
        <w:t>shall</w:t>
      </w:r>
      <w:r w:rsidRPr="00AB1781">
        <w:t xml:space="preserve"> wash me,</w:t>
      </w:r>
    </w:p>
    <w:p w14:paraId="6750DF42" w14:textId="77777777" w:rsidR="00A6346F" w:rsidRPr="00AB1781" w:rsidRDefault="00A6346F" w:rsidP="00FD3FDA">
      <w:pPr>
        <w:pStyle w:val="EnglishHangEndNoCoptic"/>
      </w:pPr>
      <w:r w:rsidRPr="00AB1781">
        <w:tab/>
        <w:t>and I shall be whiter than snow.</w:t>
      </w:r>
    </w:p>
    <w:p w14:paraId="2491C83C" w14:textId="77777777" w:rsidR="00A6346F" w:rsidRPr="00AB1781" w:rsidRDefault="00A6346F" w:rsidP="00FD3FDA">
      <w:pPr>
        <w:pStyle w:val="EnglishHangNoCoptic"/>
      </w:pPr>
      <w:r w:rsidRPr="00AB1781">
        <w:lastRenderedPageBreak/>
        <w:t xml:space="preserve">10 </w:t>
      </w:r>
      <w:r w:rsidR="001040C8">
        <w:t>You</w:t>
      </w:r>
      <w:r w:rsidRPr="00AB1781">
        <w:t xml:space="preserve"> </w:t>
      </w:r>
      <w:r w:rsidR="00004BA4" w:rsidRPr="00AB1781">
        <w:t>shall</w:t>
      </w:r>
      <w:r w:rsidRPr="00AB1781">
        <w:t xml:space="preserve"> make me hear joy and gladness;</w:t>
      </w:r>
    </w:p>
    <w:p w14:paraId="07BB76CC" w14:textId="77777777" w:rsidR="00A6346F" w:rsidRPr="00AB1781" w:rsidRDefault="00A6346F" w:rsidP="00FD3FDA">
      <w:pPr>
        <w:pStyle w:val="EnglishHangEndNoCoptic"/>
      </w:pPr>
      <w:r w:rsidRPr="00AB1781">
        <w:tab/>
        <w:t>the bones that have been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77777777" w:rsidR="00A6346F" w:rsidRPr="00AB1781" w:rsidRDefault="00A6346F" w:rsidP="00FD3FDA">
      <w:pPr>
        <w:pStyle w:val="EnglishHangNoCoptic"/>
      </w:pPr>
      <w:r w:rsidRPr="00AB1781">
        <w:t>12 Create in me, a clean heart, O God;</w:t>
      </w:r>
    </w:p>
    <w:p w14:paraId="607ED23B" w14:textId="77777777" w:rsidR="00A6346F" w:rsidRPr="00AB1781" w:rsidRDefault="00A6346F" w:rsidP="00FD3FDA">
      <w:pPr>
        <w:pStyle w:val="EnglishHangEndNoCoptic"/>
      </w:pPr>
      <w:r w:rsidRPr="00AB1781">
        <w:tab/>
        <w:t xml:space="preserve">and renew </w:t>
      </w:r>
      <w:r w:rsidR="00E570CB">
        <w:t>Your</w:t>
      </w:r>
      <w:r w:rsidRPr="00AB1781">
        <w:t xml:space="preserve"> right Spirit within me.</w:t>
      </w:r>
    </w:p>
    <w:p w14:paraId="7C53FBF2" w14:textId="77777777" w:rsidR="00A6346F" w:rsidRPr="00AB1781" w:rsidRDefault="00A6346F" w:rsidP="00FD3FDA">
      <w:pPr>
        <w:pStyle w:val="EnglishHangNoCoptic"/>
      </w:pPr>
      <w:r w:rsidRPr="00AB1781">
        <w:t xml:space="preserve">13 Cast me not away from </w:t>
      </w:r>
      <w:r w:rsidR="00E570CB">
        <w:t>Your</w:t>
      </w:r>
      <w:r w:rsidRPr="00AB1781">
        <w:t xml:space="preserve"> face,</w:t>
      </w:r>
    </w:p>
    <w:p w14:paraId="3CF55CF0" w14:textId="77777777" w:rsidR="00A6346F" w:rsidRPr="00AB1781" w:rsidRDefault="00A6346F" w:rsidP="00FD3FDA">
      <w:pPr>
        <w:pStyle w:val="EnglishHangEndNoCoptic"/>
      </w:pPr>
      <w:r w:rsidRPr="00AB1781">
        <w:tab/>
        <w:t xml:space="preserve">and take not </w:t>
      </w:r>
      <w:r w:rsidR="00E570CB">
        <w:t>Your</w:t>
      </w:r>
      <w:r w:rsidRPr="00AB1781">
        <w:t xml:space="preserve"> Holy Spirit from me.</w:t>
      </w:r>
    </w:p>
    <w:p w14:paraId="2BFB3DED" w14:textId="77777777" w:rsidR="00A6346F" w:rsidRPr="00AB1781" w:rsidRDefault="00A6346F" w:rsidP="00FD3FDA">
      <w:pPr>
        <w:pStyle w:val="EnglishHangNoCoptic"/>
      </w:pPr>
      <w:r w:rsidRPr="00AB1781">
        <w:t xml:space="preserve">14 Restore to me the joy of </w:t>
      </w:r>
      <w:r w:rsidR="00E570CB">
        <w:t>Your</w:t>
      </w:r>
      <w:r w:rsidRPr="00AB1781">
        <w:t xml:space="preserve"> salvation,</w:t>
      </w:r>
    </w:p>
    <w:p w14:paraId="608385A9" w14:textId="77777777" w:rsidR="00A6346F" w:rsidRPr="00AB1781" w:rsidRDefault="00A6346F" w:rsidP="00FD3FDA">
      <w:pPr>
        <w:pStyle w:val="EnglishHangEndNoCoptic"/>
      </w:pPr>
      <w:r w:rsidRPr="00AB1781">
        <w:tab/>
        <w:t xml:space="preserve">and strengthen me with </w:t>
      </w:r>
      <w:r w:rsidR="00E570CB">
        <w:t>Your</w:t>
      </w:r>
      <w:r w:rsidRPr="00AB1781">
        <w:t xml:space="preserve"> ruling Spirit.</w:t>
      </w:r>
    </w:p>
    <w:p w14:paraId="30AB990F" w14:textId="77777777" w:rsidR="00A6346F" w:rsidRPr="00AB1781" w:rsidRDefault="00A6346F" w:rsidP="00FD3FDA">
      <w:pPr>
        <w:pStyle w:val="EnglishHangNoCoptic"/>
      </w:pPr>
      <w:r w:rsidRPr="00AB1781">
        <w:t xml:space="preserve">15 I shall teach </w:t>
      </w:r>
      <w:r w:rsidR="00E570CB">
        <w:t>Your</w:t>
      </w:r>
      <w:r w:rsidRPr="00AB1781">
        <w:t xml:space="preserve"> ways to the lawless,</w:t>
      </w:r>
    </w:p>
    <w:p w14:paraId="421BA72C" w14:textId="77777777" w:rsidR="00A6346F" w:rsidRPr="00AB1781" w:rsidRDefault="00A6346F" w:rsidP="00FD3FDA">
      <w:pPr>
        <w:pStyle w:val="EnglishHangEndNoCoptic"/>
      </w:pPr>
      <w:r w:rsidRPr="00AB1781">
        <w:tab/>
        <w:t xml:space="preserve">and the godless will return to </w:t>
      </w:r>
      <w:r w:rsidR="001040C8">
        <w:t>You</w:t>
      </w:r>
      <w:r w:rsidRPr="00AB1781">
        <w:t>.</w:t>
      </w:r>
    </w:p>
    <w:p w14:paraId="39E90AD7" w14:textId="77777777" w:rsidR="00A6346F" w:rsidRPr="00AB1781" w:rsidRDefault="00A6346F" w:rsidP="00FD3FDA">
      <w:pPr>
        <w:pStyle w:val="EnglishHangNoCoptic"/>
      </w:pPr>
      <w:r w:rsidRPr="00AB1781">
        <w:t>16 Deliver me from blood, O God,</w:t>
      </w:r>
    </w:p>
    <w:p w14:paraId="3C51BB5D" w14:textId="77777777" w:rsidR="00A6346F" w:rsidRPr="00AB1781" w:rsidRDefault="00A6346F" w:rsidP="00FD3FDA">
      <w:pPr>
        <w:pStyle w:val="EnglishHangNoCoptic"/>
      </w:pPr>
      <w:r w:rsidRPr="00AB1781">
        <w:tab/>
        <w:t>O God of my salvation,</w:t>
      </w:r>
    </w:p>
    <w:p w14:paraId="268DAFC9" w14:textId="77777777" w:rsidR="00A6346F" w:rsidRPr="00AB1781" w:rsidRDefault="00A6346F" w:rsidP="00FD3FDA">
      <w:pPr>
        <w:pStyle w:val="EnglishHangEndNoCoptic"/>
      </w:pPr>
      <w:r w:rsidRPr="00AB1781">
        <w:tab/>
        <w:t xml:space="preserve">and my tongue will extol </w:t>
      </w:r>
      <w:r w:rsidR="00E570CB">
        <w:t>Your</w:t>
      </w:r>
      <w:r w:rsidRPr="00AB1781">
        <w:t xml:space="preserve"> justice.</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77777777" w:rsidR="00A6346F" w:rsidRPr="00AB1781" w:rsidRDefault="00A6346F" w:rsidP="00FD3FDA">
      <w:pPr>
        <w:pStyle w:val="EnglishHangEndNoCoptic"/>
      </w:pPr>
      <w:r w:rsidRPr="00AB1781">
        <w:tab/>
        <w:t xml:space="preserve">and my mouth shall declare </w:t>
      </w:r>
      <w:r w:rsidR="00E570CB">
        <w:t>Your</w:t>
      </w:r>
      <w:r w:rsidRPr="00AB1781">
        <w:t xml:space="preserve"> praise.</w:t>
      </w:r>
    </w:p>
    <w:p w14:paraId="75E1DECC" w14:textId="77777777" w:rsidR="00A6346F" w:rsidRPr="00AB1781" w:rsidRDefault="00A6346F" w:rsidP="00FD3FDA">
      <w:pPr>
        <w:pStyle w:val="EnglishHangNoCoptic"/>
      </w:pPr>
      <w:r w:rsidRPr="00AB1781">
        <w:t xml:space="preserve">18 For if </w:t>
      </w:r>
      <w:r w:rsidR="001040C8">
        <w:t>You</w:t>
      </w:r>
      <w:r w:rsidRPr="00AB1781">
        <w:t xml:space="preserve"> </w:t>
      </w:r>
      <w:r w:rsidR="00004BA4">
        <w:t>had</w:t>
      </w:r>
      <w:r w:rsidRPr="00AB1781">
        <w:t xml:space="preserve"> desired sacrifice,</w:t>
      </w:r>
    </w:p>
    <w:p w14:paraId="752D23C7" w14:textId="77777777" w:rsidR="00A6346F" w:rsidRPr="00AB1781" w:rsidRDefault="00A6346F" w:rsidP="00FD3FDA">
      <w:pPr>
        <w:pStyle w:val="EnglishHangNoCoptic"/>
      </w:pPr>
      <w:r w:rsidRPr="00AB1781">
        <w:tab/>
        <w:t>I would have given it.</w:t>
      </w:r>
    </w:p>
    <w:p w14:paraId="5FC28A3E" w14:textId="77777777" w:rsidR="00A6346F" w:rsidRPr="00AB1781" w:rsidRDefault="00A6346F" w:rsidP="00FD3FDA">
      <w:pPr>
        <w:pStyle w:val="EnglishHangEndNoCoptic"/>
      </w:pPr>
      <w:r w:rsidRPr="00AB1781">
        <w:tab/>
        <w:t xml:space="preserve">Burnt-offerings do not please </w:t>
      </w:r>
      <w:r w:rsidR="001040C8">
        <w:t>You</w:t>
      </w:r>
      <w:r w:rsidRPr="00AB1781">
        <w:t>.</w:t>
      </w:r>
    </w:p>
    <w:p w14:paraId="453E5D97" w14:textId="77777777" w:rsidR="00A6346F" w:rsidRPr="00AB1781" w:rsidRDefault="00A6346F" w:rsidP="00FD3FDA">
      <w:pPr>
        <w:pStyle w:val="EnglishHangNoCoptic"/>
      </w:pPr>
      <w:r w:rsidRPr="00AB1781">
        <w:t>19 The sacrifice for God is a broken spirit;</w:t>
      </w:r>
    </w:p>
    <w:p w14:paraId="0499475F" w14:textId="77777777" w:rsidR="00A6346F" w:rsidRPr="00AB1781" w:rsidRDefault="00A6346F" w:rsidP="00FD3FDA">
      <w:pPr>
        <w:pStyle w:val="EnglishHangEndNoCoptic"/>
      </w:pPr>
      <w:r w:rsidRPr="00AB1781">
        <w:tab/>
        <w:t>a broken and humbled heart God will not despise.</w:t>
      </w:r>
    </w:p>
    <w:p w14:paraId="0753AF01" w14:textId="77777777" w:rsidR="00A6346F" w:rsidRPr="00AB1781" w:rsidRDefault="00A6346F" w:rsidP="00FD3FDA">
      <w:pPr>
        <w:pStyle w:val="EnglishHangNoCoptic"/>
      </w:pPr>
      <w:r w:rsidRPr="00AB1781">
        <w:t xml:space="preserve">20 Gladden Zion, O Lord, with </w:t>
      </w:r>
      <w:r w:rsidR="00E570CB">
        <w:t>Your</w:t>
      </w:r>
      <w:r w:rsidRPr="00AB1781">
        <w:t xml:space="preserve"> goodwill,</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77777777" w:rsidR="00A6346F" w:rsidRPr="00AB1781" w:rsidRDefault="00A6346F" w:rsidP="00FD3FDA">
      <w:pPr>
        <w:pStyle w:val="EnglishHangNoCoptic"/>
      </w:pPr>
      <w:r w:rsidRPr="00AB1781">
        <w:tab/>
        <w:t>with the sacrifice of righteousness,</w:t>
      </w:r>
    </w:p>
    <w:p w14:paraId="3D852736" w14:textId="77777777" w:rsidR="00A6346F" w:rsidRPr="00AB1781" w:rsidRDefault="00A6346F" w:rsidP="00FD3FDA">
      <w:pPr>
        <w:pStyle w:val="EnglishHangNoCoptic"/>
      </w:pPr>
      <w:r w:rsidRPr="00AB1781">
        <w:tab/>
        <w:t>the oblation and burnt-offerings;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77777777" w:rsidR="00A6346F" w:rsidRPr="00FD3FDA" w:rsidRDefault="00FD3FDA" w:rsidP="00BF0205">
      <w:pPr>
        <w:pStyle w:val="Heading4"/>
      </w:pPr>
      <w:r>
        <w:t>Psalm</w:t>
      </w:r>
      <w:r w:rsidR="00A6346F" w:rsidRPr="00AB1781">
        <w:t xml:space="preserve"> 51</w:t>
      </w:r>
      <w:r>
        <w:t>: Your tongue devises injury and falsehood</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lastRenderedPageBreak/>
        <w:t>1 (Of Contemplation. By David; when Doeg the Edomite came and</w:t>
      </w:r>
    </w:p>
    <w:p w14:paraId="399982A0" w14:textId="77777777" w:rsidR="00A6346F" w:rsidRPr="00AB1781" w:rsidRDefault="00A6346F" w:rsidP="00FD3FDA">
      <w:pPr>
        <w:pStyle w:val="Rubric"/>
      </w:pPr>
      <w:r w:rsidRPr="00AB1781">
        <w:t>2 told Saul and said to him, ‘David went to Abimelech’s house.’)</w:t>
      </w:r>
    </w:p>
    <w:p w14:paraId="5134FE27" w14:textId="77777777" w:rsidR="00A6346F" w:rsidRPr="00AB1781" w:rsidRDefault="00A6346F" w:rsidP="00FD3FDA">
      <w:pPr>
        <w:pStyle w:val="EnglishHangNoCoptic"/>
      </w:pPr>
      <w:r w:rsidRPr="00AB1781">
        <w:t>3 Why do you glory in evil, strong man,</w:t>
      </w:r>
    </w:p>
    <w:p w14:paraId="790709B0" w14:textId="77777777" w:rsidR="00A6346F" w:rsidRPr="00AB1781" w:rsidRDefault="00A6346F" w:rsidP="00FD3FDA">
      <w:pPr>
        <w:pStyle w:val="EnglishHangEndNoCoptic"/>
      </w:pPr>
      <w:r w:rsidRPr="00AB1781">
        <w:tab/>
        <w:t>and commit iniquity all day long?</w:t>
      </w:r>
    </w:p>
    <w:p w14:paraId="1E0B97E1" w14:textId="77777777" w:rsidR="00A6346F" w:rsidRPr="00AB1781" w:rsidRDefault="00A6346F" w:rsidP="00FD3FDA">
      <w:pPr>
        <w:pStyle w:val="EnglishHangNoCoptic"/>
      </w:pPr>
      <w:r w:rsidRPr="00AB1781">
        <w:t>4 Your tongue devises injury and falsehood;</w:t>
      </w:r>
    </w:p>
    <w:p w14:paraId="3DCE5ECA" w14:textId="77777777" w:rsidR="00A6346F" w:rsidRPr="00AB1781" w:rsidRDefault="00A6346F" w:rsidP="00FD3FDA">
      <w:pPr>
        <w:pStyle w:val="EnglishHangEndNoCoptic"/>
      </w:pPr>
      <w:r w:rsidRPr="00AB1781">
        <w:tab/>
        <w:t xml:space="preserve">like a sharp razor you </w:t>
      </w:r>
      <w:r w:rsidR="00004BA4" w:rsidRPr="00AB1781">
        <w:t>practice</w:t>
      </w:r>
      <w:r w:rsidRPr="00AB1781">
        <w:t xml:space="preserve"> deceit.</w:t>
      </w:r>
    </w:p>
    <w:p w14:paraId="3117533C" w14:textId="77777777" w:rsidR="00A6346F" w:rsidRPr="00AB1781" w:rsidRDefault="00A6346F" w:rsidP="00FD3FDA">
      <w:pPr>
        <w:pStyle w:val="EnglishHangNoCoptic"/>
      </w:pPr>
      <w:r w:rsidRPr="00AB1781">
        <w:t>5 You love evil more than goodness,</w:t>
      </w:r>
    </w:p>
    <w:p w14:paraId="66E0F531" w14:textId="77777777" w:rsidR="00A6346F" w:rsidRPr="00AB1781" w:rsidRDefault="00A6346F" w:rsidP="00FD3FDA">
      <w:pPr>
        <w:pStyle w:val="EnglishHangEndNoCoptic"/>
      </w:pPr>
      <w:r w:rsidRPr="00AB1781">
        <w:tab/>
        <w:t xml:space="preserve">and lying rather than speaking the truth. </w:t>
      </w:r>
      <w:r w:rsidRPr="00AB1781">
        <w:rPr>
          <w:i/>
        </w:rPr>
        <w:t>(Pause)</w:t>
      </w:r>
    </w:p>
    <w:p w14:paraId="5F2B552E" w14:textId="77777777" w:rsidR="00A6346F" w:rsidRPr="00AB1781" w:rsidRDefault="00A6346F" w:rsidP="00FD3FDA">
      <w:pPr>
        <w:pStyle w:val="EnglishHangNoCoptic"/>
      </w:pPr>
      <w:r w:rsidRPr="00AB1781">
        <w:t>6 You love all devouring words,</w:t>
      </w:r>
    </w:p>
    <w:p w14:paraId="1C6FB3A2" w14:textId="77777777" w:rsidR="00A6346F" w:rsidRPr="00AB1781" w:rsidRDefault="00A6346F" w:rsidP="00FD3FDA">
      <w:pPr>
        <w:pStyle w:val="EnglishHangEndNoCoptic"/>
      </w:pPr>
      <w:r w:rsidRPr="00AB1781">
        <w:tab/>
        <w:t>and a deceitful tongue.</w:t>
      </w:r>
    </w:p>
    <w:p w14:paraId="044B133D" w14:textId="77777777" w:rsidR="00A6346F" w:rsidRPr="00AB1781" w:rsidRDefault="00A6346F" w:rsidP="00FD3FDA">
      <w:pPr>
        <w:pStyle w:val="EnglishHangNoCoptic"/>
      </w:pPr>
      <w:r w:rsidRPr="00AB1781">
        <w:t>7 For this God will destroy you utterly;</w:t>
      </w:r>
    </w:p>
    <w:p w14:paraId="4F2DC647" w14:textId="77777777" w:rsidR="00A6346F" w:rsidRPr="00AB1781" w:rsidRDefault="00A6346F" w:rsidP="00FD3FDA">
      <w:pPr>
        <w:pStyle w:val="EnglishHangNoCoptic"/>
      </w:pPr>
      <w:r w:rsidRPr="00AB1781">
        <w:tab/>
        <w:t>He will pluck you out</w:t>
      </w:r>
    </w:p>
    <w:p w14:paraId="2A1C77B2" w14:textId="77777777" w:rsidR="00A6346F" w:rsidRPr="00AB1781" w:rsidRDefault="00A6346F" w:rsidP="00FD3FDA">
      <w:pPr>
        <w:pStyle w:val="EnglishHangNoCoptic"/>
      </w:pPr>
      <w:r w:rsidRPr="00AB1781">
        <w:tab/>
        <w:t>and drive you from your dwelling,</w:t>
      </w:r>
    </w:p>
    <w:p w14:paraId="2128C2B4" w14:textId="77777777" w:rsidR="00A6346F" w:rsidRPr="00AB1781" w:rsidRDefault="00A6346F" w:rsidP="00FD3FDA">
      <w:pPr>
        <w:pStyle w:val="EnglishHangEndNoCoptic"/>
      </w:pPr>
      <w:r w:rsidRPr="00AB1781">
        <w:tab/>
        <w:t xml:space="preserve">and root you out of the land of the living. </w:t>
      </w:r>
      <w:r w:rsidRPr="00AB1781">
        <w:rPr>
          <w:i/>
        </w:rPr>
        <w:t>(Pause)</w:t>
      </w:r>
    </w:p>
    <w:p w14:paraId="33C24178" w14:textId="77777777" w:rsidR="00A6346F" w:rsidRPr="00AB1781" w:rsidRDefault="00A6346F" w:rsidP="00FD3FDA">
      <w:pPr>
        <w:pStyle w:val="EnglishHangNoCoptic"/>
      </w:pPr>
      <w:r w:rsidRPr="00AB1781">
        <w:t>8 The righteous will see and fear;</w:t>
      </w:r>
    </w:p>
    <w:p w14:paraId="3E565669" w14:textId="77777777" w:rsidR="00A6346F" w:rsidRPr="00AB1781" w:rsidRDefault="00A6346F" w:rsidP="00FD3FDA">
      <w:pPr>
        <w:pStyle w:val="EnglishHangEndNoCoptic"/>
      </w:pPr>
      <w:r w:rsidRPr="00AB1781">
        <w:tab/>
        <w:t>and they will laugh at him, and say:</w:t>
      </w:r>
    </w:p>
    <w:p w14:paraId="113DCE5E" w14:textId="77777777" w:rsidR="00A6346F" w:rsidRPr="00AB1781" w:rsidRDefault="00A6346F" w:rsidP="00FD3FDA">
      <w:pPr>
        <w:pStyle w:val="EnglishHangNoCoptic"/>
      </w:pPr>
      <w:r w:rsidRPr="00AB1781">
        <w:t>9 ‘Behold the man who would not make God his helper,</w:t>
      </w:r>
    </w:p>
    <w:p w14:paraId="0B22A5EC" w14:textId="77777777" w:rsidR="00A6346F" w:rsidRPr="00AB1781" w:rsidRDefault="00A6346F" w:rsidP="00FD3FDA">
      <w:pPr>
        <w:pStyle w:val="EnglishHangNoCoptic"/>
      </w:pPr>
      <w:r w:rsidRPr="00AB1781">
        <w:tab/>
        <w:t>but trusted in the amount of his riches,</w:t>
      </w:r>
    </w:p>
    <w:p w14:paraId="4B4403EF" w14:textId="77777777" w:rsidR="00A6346F" w:rsidRPr="00AB1781" w:rsidRDefault="00A6346F" w:rsidP="00FD3FDA">
      <w:pPr>
        <w:pStyle w:val="EnglishHangEndNoCoptic"/>
      </w:pPr>
      <w:r w:rsidRPr="00AB1781">
        <w:tab/>
        <w:t>and strengthened himself in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77777777" w:rsidR="00A6346F" w:rsidRPr="00AB1781" w:rsidRDefault="00A6346F" w:rsidP="00FD3FDA">
      <w:pPr>
        <w:pStyle w:val="EnglishHangNoCoptic"/>
      </w:pPr>
      <w:r w:rsidRPr="00AB1781">
        <w:tab/>
        <w:t>I trust in the mercy of God</w:t>
      </w:r>
    </w:p>
    <w:p w14:paraId="79F13044" w14:textId="77777777" w:rsidR="00A6346F" w:rsidRPr="00AB1781" w:rsidRDefault="00A6346F" w:rsidP="00FD3FDA">
      <w:pPr>
        <w:pStyle w:val="EnglishHangEndNoCoptic"/>
      </w:pPr>
      <w:r w:rsidRPr="00AB1781">
        <w:tab/>
        <w:t>for this life and for eternity.</w:t>
      </w:r>
    </w:p>
    <w:p w14:paraId="34D5ABD9" w14:textId="77777777" w:rsidR="00A6346F" w:rsidRPr="00AB1781" w:rsidRDefault="00A6346F" w:rsidP="00FD3FDA">
      <w:pPr>
        <w:pStyle w:val="EnglishHangNoCoptic"/>
      </w:pPr>
      <w:r w:rsidRPr="00AB1781">
        <w:t xml:space="preserve">11 I will praise and thank </w:t>
      </w:r>
      <w:r w:rsidR="001040C8">
        <w:t>You</w:t>
      </w:r>
      <w:r w:rsidRPr="00AB1781">
        <w:t xml:space="preserve"> for ever</w:t>
      </w:r>
    </w:p>
    <w:p w14:paraId="042E6327" w14:textId="77777777" w:rsidR="00A6346F" w:rsidRPr="00AB1781" w:rsidRDefault="00A6346F" w:rsidP="00FD3FDA">
      <w:pPr>
        <w:pStyle w:val="EnglishHangNoCoptic"/>
      </w:pPr>
      <w:r w:rsidRPr="00AB1781">
        <w:tab/>
        <w:t xml:space="preserve">for all </w:t>
      </w:r>
      <w:r w:rsidR="001040C8">
        <w:t>You</w:t>
      </w:r>
      <w:r w:rsidRPr="00AB1781">
        <w:t xml:space="preserve"> </w:t>
      </w:r>
      <w:r w:rsidR="00556387">
        <w:t>have</w:t>
      </w:r>
      <w:r w:rsidRPr="00AB1781">
        <w:t xml:space="preserve"> done;</w:t>
      </w:r>
    </w:p>
    <w:p w14:paraId="029E6EF1" w14:textId="77777777" w:rsidR="00A6346F" w:rsidRPr="00AB1781" w:rsidRDefault="00A6346F" w:rsidP="00FD3FDA">
      <w:pPr>
        <w:pStyle w:val="EnglishHangNoCoptic"/>
      </w:pPr>
      <w:r w:rsidRPr="00AB1781">
        <w:tab/>
        <w:t xml:space="preserve">and I will stand by </w:t>
      </w:r>
      <w:r w:rsidR="00E570CB">
        <w:t>Your</w:t>
      </w:r>
      <w:r w:rsidRPr="00AB1781">
        <w:t xml:space="preserve"> name,</w:t>
      </w:r>
    </w:p>
    <w:p w14:paraId="1312C7A1" w14:textId="77777777" w:rsidR="00A6346F" w:rsidRPr="00FD3FDA" w:rsidRDefault="00A6346F" w:rsidP="00FD3FDA">
      <w:pPr>
        <w:pStyle w:val="EnglishHangEndNoCoptic"/>
      </w:pPr>
      <w:r w:rsidRPr="00AB1781">
        <w:tab/>
        <w:t xml:space="preserve">for it is good to be with </w:t>
      </w:r>
      <w:r w:rsidR="00E570CB">
        <w:t>Your</w:t>
      </w:r>
      <w:r w:rsidRPr="00AB1781">
        <w:t xml:space="preserve"> saints.</w:t>
      </w:r>
    </w:p>
    <w:p w14:paraId="5281282F" w14:textId="77777777" w:rsidR="00A6346F" w:rsidRPr="00FD3FDA" w:rsidRDefault="00FD3FDA" w:rsidP="00BF0205">
      <w:pPr>
        <w:pStyle w:val="Heading4"/>
      </w:pPr>
      <w:r>
        <w:t>Psalm</w:t>
      </w:r>
      <w:r w:rsidR="00A6346F" w:rsidRPr="00AB1781">
        <w:t xml:space="preserve"> 52</w:t>
      </w:r>
      <w:r>
        <w:t>: 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77777777" w:rsidR="00A6346F" w:rsidRPr="00AB1781" w:rsidRDefault="00A6346F" w:rsidP="00FD3FDA">
      <w:pPr>
        <w:pStyle w:val="Rubric"/>
      </w:pPr>
      <w:r w:rsidRPr="00AB1781">
        <w:t>1 (A Prayer of Contemplation. By David)</w:t>
      </w:r>
    </w:p>
    <w:p w14:paraId="155F9FFD" w14:textId="77777777" w:rsidR="00A6346F" w:rsidRPr="00AB1781" w:rsidRDefault="00A6346F" w:rsidP="00FD3FDA">
      <w:pPr>
        <w:pStyle w:val="EnglishHangNoCoptic"/>
      </w:pPr>
      <w:r w:rsidRPr="00AB1781">
        <w:lastRenderedPageBreak/>
        <w:t>2 The fool says in his heart: ‘There is no God.’</w:t>
      </w:r>
    </w:p>
    <w:p w14:paraId="10896F73" w14:textId="77777777" w:rsidR="00A6346F" w:rsidRPr="00AB1781" w:rsidRDefault="00A6346F" w:rsidP="00FD3FDA">
      <w:pPr>
        <w:pStyle w:val="EnglishHangNoCoptic"/>
      </w:pPr>
      <w:r w:rsidRPr="00AB1781">
        <w:tab/>
        <w:t>They are corrupt and abominable in their iniquities;</w:t>
      </w:r>
    </w:p>
    <w:p w14:paraId="03854DA5" w14:textId="77777777" w:rsidR="00A6346F" w:rsidRPr="00AB1781" w:rsidRDefault="00A6346F" w:rsidP="00FD3FDA">
      <w:pPr>
        <w:pStyle w:val="EnglishHangEndNoCoptic"/>
      </w:pPr>
      <w:r w:rsidRPr="00AB1781">
        <w:tab/>
        <w:t>there is not one that does good.</w:t>
      </w:r>
    </w:p>
    <w:p w14:paraId="2C0075A1" w14:textId="77777777" w:rsidR="00A6346F" w:rsidRPr="00AB1781" w:rsidRDefault="00A6346F" w:rsidP="00FD3FDA">
      <w:pPr>
        <w:pStyle w:val="EnglishHangNoCoptic"/>
      </w:pPr>
      <w:r w:rsidRPr="00AB1781">
        <w:t>3 God looks through from heaven at the sons of men</w:t>
      </w:r>
    </w:p>
    <w:p w14:paraId="28AD6E4B" w14:textId="77777777" w:rsidR="00A6346F" w:rsidRPr="00AB1781" w:rsidRDefault="00A6346F" w:rsidP="00FD3FDA">
      <w:pPr>
        <w:pStyle w:val="EnglishHangEndNoCoptic"/>
      </w:pPr>
      <w:r w:rsidRPr="00AB1781">
        <w:tab/>
        <w:t>to see if any understand or seek God.</w:t>
      </w:r>
    </w:p>
    <w:p w14:paraId="206CEDB1" w14:textId="77777777" w:rsidR="00A6346F" w:rsidRPr="00AB1781" w:rsidRDefault="00A6346F" w:rsidP="00FD3FDA">
      <w:pPr>
        <w:pStyle w:val="EnglishHangNoCoptic"/>
      </w:pPr>
    </w:p>
    <w:p w14:paraId="0DE76CDB" w14:textId="77777777" w:rsidR="00A6346F" w:rsidRPr="00AB1781" w:rsidRDefault="00A6346F" w:rsidP="00FD3FDA">
      <w:pPr>
        <w:pStyle w:val="EnglishHangNoCoptic"/>
      </w:pPr>
      <w:r w:rsidRPr="00AB1781">
        <w:t>4 All have strayed, one and all are depraved;</w:t>
      </w:r>
    </w:p>
    <w:p w14:paraId="0247C0F7" w14:textId="77777777" w:rsidR="00A6346F" w:rsidRPr="00AB1781" w:rsidRDefault="00A6346F" w:rsidP="00FD3FDA">
      <w:pPr>
        <w:pStyle w:val="EnglishHangEndNoCoptic"/>
      </w:pPr>
      <w:r w:rsidRPr="00AB1781">
        <w:tab/>
        <w:t>there is not one that does good, no not one.</w:t>
      </w:r>
    </w:p>
    <w:p w14:paraId="15C26813" w14:textId="77777777" w:rsidR="00A6346F" w:rsidRPr="00AB1781" w:rsidRDefault="00A6346F" w:rsidP="00FD3FDA">
      <w:pPr>
        <w:pStyle w:val="EnglishHangNoCoptic"/>
      </w:pPr>
      <w:r w:rsidRPr="00AB1781">
        <w:t>5 Will they never learn, all the evildoers,</w:t>
      </w:r>
    </w:p>
    <w:p w14:paraId="5E1F580D" w14:textId="77777777" w:rsidR="00A6346F" w:rsidRPr="00AB1781" w:rsidRDefault="00A6346F" w:rsidP="00FD3FDA">
      <w:pPr>
        <w:pStyle w:val="EnglishHangNoCoptic"/>
      </w:pPr>
      <w:r w:rsidRPr="00AB1781">
        <w:tab/>
        <w:t>who eat up My people like eating bread,</w:t>
      </w:r>
    </w:p>
    <w:p w14:paraId="7381CF93" w14:textId="77777777" w:rsidR="00A6346F" w:rsidRPr="00AB1781" w:rsidRDefault="00A6346F" w:rsidP="00FD3FDA">
      <w:pPr>
        <w:pStyle w:val="EnglishHangEndNoCoptic"/>
      </w:pPr>
      <w:r w:rsidRPr="00AB1781">
        <w:tab/>
        <w:t>and never call upon God?</w:t>
      </w:r>
    </w:p>
    <w:p w14:paraId="560526F9" w14:textId="77777777" w:rsidR="00A6346F" w:rsidRPr="00AB1781" w:rsidRDefault="00A6346F" w:rsidP="00FD3FDA">
      <w:pPr>
        <w:pStyle w:val="EnglishHangNoCoptic"/>
      </w:pPr>
      <w:r w:rsidRPr="00AB1781">
        <w:t>6 They tremble with fear where there is nothing to fear,</w:t>
      </w:r>
    </w:p>
    <w:p w14:paraId="1EB4FFF1" w14:textId="77777777" w:rsidR="00A6346F" w:rsidRPr="00AB1781" w:rsidRDefault="00A6346F" w:rsidP="00FD3FDA">
      <w:pPr>
        <w:pStyle w:val="EnglishHangNoCoptic"/>
      </w:pPr>
      <w:r w:rsidRPr="00AB1781">
        <w:tab/>
        <w:t>for God scatters the bones of the men-pleasers;</w:t>
      </w:r>
    </w:p>
    <w:p w14:paraId="20CB8018" w14:textId="77777777" w:rsidR="00A6346F" w:rsidRPr="00AB1781" w:rsidRDefault="00A6346F" w:rsidP="00FD3FDA">
      <w:pPr>
        <w:pStyle w:val="EnglishHangEndNoCoptic"/>
      </w:pPr>
      <w:r w:rsidRPr="00AB1781">
        <w:tab/>
        <w:t>they are put to shame because God rejects them.</w:t>
      </w:r>
    </w:p>
    <w:p w14:paraId="39FDCD65" w14:textId="77777777" w:rsidR="00A6346F" w:rsidRPr="00AB1781" w:rsidRDefault="00A6346F" w:rsidP="00FD3FDA">
      <w:pPr>
        <w:pStyle w:val="EnglishHangNoCoptic"/>
      </w:pPr>
      <w:r w:rsidRPr="00AB1781">
        <w:t>7 Who will give salvation to Israel out of Zion?</w:t>
      </w:r>
    </w:p>
    <w:p w14:paraId="58BD69C4" w14:textId="77777777" w:rsidR="00A6346F" w:rsidRPr="00AB1781" w:rsidRDefault="00A6346F" w:rsidP="00FD3FDA">
      <w:pPr>
        <w:pStyle w:val="EnglishHangNoCoptic"/>
      </w:pPr>
      <w:r w:rsidRPr="00AB1781">
        <w:tab/>
        <w:t>When the Lord restores the captives of His people,</w:t>
      </w:r>
    </w:p>
    <w:p w14:paraId="758F6861" w14:textId="77777777" w:rsidR="00A6346F" w:rsidRPr="00FD3FDA" w:rsidRDefault="00A6346F" w:rsidP="00FD3FDA">
      <w:pPr>
        <w:pStyle w:val="EnglishHangEndNoCoptic"/>
      </w:pPr>
      <w:r w:rsidRPr="00AB1781">
        <w:tab/>
        <w:t>Jacob will rejoice and Israel will be glad.</w:t>
      </w:r>
    </w:p>
    <w:p w14:paraId="19A44BD3" w14:textId="77777777" w:rsidR="00A6346F" w:rsidRPr="00FD3FDA" w:rsidRDefault="00FD3FDA" w:rsidP="00BF0205">
      <w:pPr>
        <w:pStyle w:val="Heading4"/>
      </w:pPr>
      <w:bookmarkStart w:id="963" w:name="_Ref412111187"/>
      <w:r>
        <w:t>Psalm</w:t>
      </w:r>
      <w:r w:rsidR="00A6346F" w:rsidRPr="00AB1781">
        <w:t xml:space="preserve"> 53</w:t>
      </w:r>
      <w:r>
        <w:t xml:space="preserve">: O God, save me by </w:t>
      </w:r>
      <w:r w:rsidR="00E570CB">
        <w:t>Your</w:t>
      </w:r>
      <w:r>
        <w:t xml:space="preserve"> Name</w:t>
      </w:r>
      <w:bookmarkEnd w:id="9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77777777" w:rsidR="00F14AA6" w:rsidRDefault="00F14AA6" w:rsidP="00FD3FDA">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1C259C82" w14:textId="77777777" w:rsidR="00A6346F" w:rsidRPr="00AB1781" w:rsidRDefault="00A6346F" w:rsidP="00FD3FDA">
      <w:pPr>
        <w:pStyle w:val="EnglishHangEndNoCoptic"/>
      </w:pPr>
      <w:r w:rsidRPr="00AB1781">
        <w:t xml:space="preserve">2 O God, save me by </w:t>
      </w:r>
      <w:r w:rsidR="00E570CB">
        <w:t>Your</w:t>
      </w:r>
      <w:r w:rsidRPr="00AB1781">
        <w:t xml:space="preserve"> Name,</w:t>
      </w:r>
    </w:p>
    <w:p w14:paraId="69F1EA96" w14:textId="77777777" w:rsidR="00A6346F" w:rsidRPr="00AB1781" w:rsidRDefault="00A6346F" w:rsidP="00FD3FDA">
      <w:pPr>
        <w:pStyle w:val="EnglishHangEndNoCoptic"/>
      </w:pPr>
      <w:r w:rsidRPr="00AB1781">
        <w:t xml:space="preserve">3 and judge me by </w:t>
      </w:r>
      <w:r w:rsidR="00E570CB">
        <w:t>Your</w:t>
      </w:r>
      <w:r w:rsidRPr="00AB1781">
        <w:t xml:space="preserve"> power.</w:t>
      </w:r>
      <w:r w:rsidRPr="00AB1781">
        <w:rPr>
          <w:rStyle w:val="FootnoteReference"/>
        </w:rPr>
        <w:footnoteReference w:id="207"/>
      </w:r>
    </w:p>
    <w:p w14:paraId="00C161A6" w14:textId="77777777" w:rsidR="00A6346F" w:rsidRPr="00AB1781" w:rsidRDefault="00A6346F" w:rsidP="00FD3FDA">
      <w:pPr>
        <w:pStyle w:val="EnglishHangNoCoptic"/>
      </w:pPr>
      <w:r w:rsidRPr="00AB1781">
        <w:t>4 Hear my prayer, O God;</w:t>
      </w:r>
    </w:p>
    <w:p w14:paraId="15CBD907" w14:textId="77777777" w:rsidR="00A6346F" w:rsidRPr="00AB1781" w:rsidRDefault="00A6346F" w:rsidP="00FD3FDA">
      <w:pPr>
        <w:pStyle w:val="EnglishHangEndNoCoptic"/>
      </w:pPr>
      <w:r w:rsidRPr="00AB1781">
        <w:tab/>
        <w:t>give ear to the words of my mouth.</w:t>
      </w:r>
    </w:p>
    <w:p w14:paraId="48518C1A" w14:textId="77777777" w:rsidR="00A6346F" w:rsidRPr="00AB1781" w:rsidRDefault="00A6346F" w:rsidP="00FD3FDA">
      <w:pPr>
        <w:pStyle w:val="EnglishHangNoCoptic"/>
      </w:pPr>
      <w:r w:rsidRPr="00AB1781">
        <w:t>5 For strangers have risen against me,</w:t>
      </w:r>
    </w:p>
    <w:p w14:paraId="7B78AD60" w14:textId="77777777" w:rsidR="00A6346F" w:rsidRPr="00AB1781" w:rsidRDefault="00A6346F" w:rsidP="00FD3FDA">
      <w:pPr>
        <w:pStyle w:val="EnglishHangNoCoptic"/>
      </w:pPr>
      <w:r w:rsidRPr="00AB1781">
        <w:tab/>
        <w:t>and the mighty have sought my life</w:t>
      </w:r>
    </w:p>
    <w:p w14:paraId="5FA041FF" w14:textId="77777777" w:rsidR="00A6346F" w:rsidRPr="00AB1781" w:rsidRDefault="00A6346F" w:rsidP="00FD3FDA">
      <w:pPr>
        <w:pStyle w:val="EnglishHangEndNoCoptic"/>
      </w:pPr>
      <w:r w:rsidRPr="00AB1781">
        <w:tab/>
        <w:t>and have not set God before them.</w:t>
      </w:r>
    </w:p>
    <w:p w14:paraId="2210B2DF" w14:textId="77777777" w:rsidR="00A6346F" w:rsidRPr="00AB1781" w:rsidRDefault="00A6346F" w:rsidP="00FD3FDA">
      <w:pPr>
        <w:pStyle w:val="EnglishHangNoCoptic"/>
      </w:pPr>
      <w:r w:rsidRPr="00AB1781">
        <w:lastRenderedPageBreak/>
        <w:t>6 Behold, God is helping me;</w:t>
      </w:r>
    </w:p>
    <w:p w14:paraId="75AAE9AE" w14:textId="77777777" w:rsidR="00A6346F" w:rsidRPr="00AB1781" w:rsidRDefault="00A6346F" w:rsidP="00FD3FDA">
      <w:pPr>
        <w:pStyle w:val="EnglishHangEndNoCoptic"/>
      </w:pPr>
      <w:r w:rsidRPr="00AB1781">
        <w:tab/>
        <w:t>the Lord is the defender of my soul.</w:t>
      </w:r>
    </w:p>
    <w:p w14:paraId="38D39BCB" w14:textId="77777777" w:rsidR="00A6346F" w:rsidRPr="00AB1781" w:rsidRDefault="00A6346F" w:rsidP="00FD3FDA">
      <w:pPr>
        <w:pStyle w:val="EnglishHangNoCoptic"/>
      </w:pPr>
      <w:r w:rsidRPr="00AB1781">
        <w:t>7 He will turn the evils upon my enemies.</w:t>
      </w:r>
      <w:r w:rsidRPr="00AB1781">
        <w:rPr>
          <w:rStyle w:val="FootnoteReference"/>
        </w:rPr>
        <w:footnoteReference w:id="208"/>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77777777" w:rsidR="00A6346F" w:rsidRPr="00AB1781" w:rsidRDefault="00A6346F" w:rsidP="00FD3FDA">
      <w:pPr>
        <w:pStyle w:val="EnglishHangNoCoptic"/>
      </w:pPr>
      <w:r w:rsidRPr="00AB1781">
        <w:t xml:space="preserve">8 I will freely sacrifice to </w:t>
      </w:r>
      <w:r w:rsidR="001040C8">
        <w:t>You</w:t>
      </w:r>
      <w:r w:rsidRPr="00AB1781">
        <w:t>;</w:t>
      </w:r>
    </w:p>
    <w:p w14:paraId="5427621A" w14:textId="77777777" w:rsidR="00A6346F" w:rsidRPr="00AB1781" w:rsidRDefault="00A6346F" w:rsidP="00FD3FDA">
      <w:pPr>
        <w:pStyle w:val="EnglishHangEndNoCoptic"/>
      </w:pPr>
      <w:r w:rsidRPr="00AB1781">
        <w:tab/>
        <w:t xml:space="preserve">I will praise </w:t>
      </w:r>
      <w:r w:rsidR="00E570CB">
        <w:t>Your</w:t>
      </w:r>
      <w:r w:rsidRPr="00AB1781">
        <w:t xml:space="preserve"> Name, O Lord, for it is good.</w:t>
      </w:r>
      <w:r w:rsidRPr="00AB1781">
        <w:rPr>
          <w:rStyle w:val="FootnoteReference"/>
        </w:rPr>
        <w:footnoteReference w:id="209"/>
      </w:r>
    </w:p>
    <w:p w14:paraId="05EB747D" w14:textId="77777777" w:rsidR="00A6346F" w:rsidRPr="00AB1781" w:rsidRDefault="00A6346F" w:rsidP="00FD3FDA">
      <w:pPr>
        <w:pStyle w:val="EnglishHangNoCoptic"/>
      </w:pPr>
      <w:r w:rsidRPr="00AB1781">
        <w:t xml:space="preserve">9 For </w:t>
      </w:r>
      <w:r w:rsidR="001040C8">
        <w:t>You</w:t>
      </w:r>
      <w:r w:rsidRPr="00AB1781">
        <w:t xml:space="preserve"> </w:t>
      </w:r>
      <w:r w:rsidR="00556387">
        <w:t>have</w:t>
      </w:r>
      <w:r w:rsidRPr="00AB1781">
        <w:t xml:space="preserve"> delivered me out of all my trouble,</w:t>
      </w:r>
    </w:p>
    <w:p w14:paraId="34E0883F" w14:textId="77777777" w:rsidR="00A6346F" w:rsidRPr="00FD3FDA" w:rsidRDefault="00A6346F" w:rsidP="00FD3FDA">
      <w:pPr>
        <w:pStyle w:val="EnglishHangEndNoCoptic"/>
      </w:pPr>
      <w:r w:rsidRPr="00AB1781">
        <w:tab/>
        <w:t>and my eye has seen the fall of my enemies.</w:t>
      </w:r>
      <w:r w:rsidRPr="00AB1781">
        <w:rPr>
          <w:rStyle w:val="FootnoteReference"/>
        </w:rPr>
        <w:footnoteReference w:id="210"/>
      </w:r>
    </w:p>
    <w:p w14:paraId="24D7B281" w14:textId="77777777" w:rsidR="00A6346F" w:rsidRPr="00FD3FDA" w:rsidRDefault="00FD3FDA" w:rsidP="00BF0205">
      <w:pPr>
        <w:pStyle w:val="Heading4"/>
      </w:pPr>
      <w:r>
        <w:t>Psalm</w:t>
      </w:r>
      <w:r w:rsidR="00A6346F" w:rsidRPr="00AB1781">
        <w:t xml:space="preserve"> 54</w:t>
      </w:r>
      <w:r>
        <w:t>: Give ear, O God, to my prayer</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Care is a Burden that Stoops the Heart</w:t>
      </w:r>
    </w:p>
    <w:p w14:paraId="0F6E18A1" w14:textId="77777777" w:rsidR="00A6346F" w:rsidRPr="00AB1781" w:rsidRDefault="00A6346F" w:rsidP="00FD3FDA">
      <w:pPr>
        <w:pStyle w:val="Rubric"/>
      </w:pPr>
      <w:r w:rsidRPr="00AB1781">
        <w:t xml:space="preserve">1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77777777" w:rsidR="00A6346F" w:rsidRPr="00AB1781" w:rsidRDefault="00A6346F" w:rsidP="00FD3FDA">
      <w:pPr>
        <w:pStyle w:val="EnglishHangEndNoCoptic"/>
      </w:pPr>
      <w:r w:rsidRPr="00AB1781">
        <w:tab/>
        <w:t>and despise not my petition.</w:t>
      </w:r>
    </w:p>
    <w:p w14:paraId="65EF5861" w14:textId="77777777" w:rsidR="00A6346F" w:rsidRPr="00AB1781" w:rsidRDefault="00A6346F" w:rsidP="00FD3FDA">
      <w:pPr>
        <w:pStyle w:val="EnglishHangNoCoptic"/>
      </w:pPr>
      <w:r w:rsidRPr="00AB1781">
        <w:t>3 Attend to me and hear me.</w:t>
      </w:r>
    </w:p>
    <w:p w14:paraId="2A1E6425" w14:textId="77777777" w:rsidR="00A6346F" w:rsidRPr="00FD3FDA" w:rsidRDefault="00A6346F" w:rsidP="00FD3FDA">
      <w:pPr>
        <w:pStyle w:val="EnglishHangEndNoCoptic"/>
      </w:pPr>
      <w:r w:rsidRPr="00AB1781">
        <w:tab/>
        <w:t>I am grieved by my trial, and am troubled,</w:t>
      </w:r>
    </w:p>
    <w:p w14:paraId="6AF4B049" w14:textId="77777777" w:rsidR="00A6346F" w:rsidRPr="00AB1781" w:rsidRDefault="00A6346F" w:rsidP="00FD3FDA">
      <w:pPr>
        <w:pStyle w:val="EnglishHangNoCoptic"/>
      </w:pPr>
      <w:r w:rsidRPr="00AB1781">
        <w:t>4 because of the voice of the enemy,</w:t>
      </w:r>
    </w:p>
    <w:p w14:paraId="481BE059" w14:textId="77777777" w:rsidR="00A6346F" w:rsidRPr="00AB1781" w:rsidRDefault="00A6346F" w:rsidP="00FD3FDA">
      <w:pPr>
        <w:pStyle w:val="EnglishHangNoCoptic"/>
      </w:pPr>
      <w:r w:rsidRPr="00AB1781">
        <w:tab/>
        <w:t>and because of the oppression of the sinner;</w:t>
      </w:r>
    </w:p>
    <w:p w14:paraId="707A8BAC" w14:textId="77777777" w:rsidR="00A6346F" w:rsidRPr="00AB1781" w:rsidRDefault="00A6346F" w:rsidP="00FD3FDA">
      <w:pPr>
        <w:pStyle w:val="EnglishHangNoCoptic"/>
      </w:pPr>
      <w:r w:rsidRPr="00AB1781">
        <w:tab/>
        <w:t>for they have cast a slur upon me,</w:t>
      </w:r>
    </w:p>
    <w:p w14:paraId="284D416B" w14:textId="77777777" w:rsidR="00A6346F" w:rsidRPr="00AB1781" w:rsidRDefault="00A6346F" w:rsidP="00FD3FDA">
      <w:pPr>
        <w:pStyle w:val="EnglishHangEndNoCoptic"/>
      </w:pPr>
      <w:r w:rsidRPr="00AB1781">
        <w:tab/>
        <w:t>and have boiled with anger against me.</w:t>
      </w:r>
    </w:p>
    <w:p w14:paraId="36D36A22" w14:textId="77777777" w:rsidR="00A6346F" w:rsidRPr="00AB1781" w:rsidRDefault="00A6346F" w:rsidP="00FD3FDA">
      <w:pPr>
        <w:pStyle w:val="EnglishHangNoCoptic"/>
      </w:pPr>
      <w:r w:rsidRPr="00AB1781">
        <w:t>5 My heart was troubled within me,</w:t>
      </w:r>
    </w:p>
    <w:p w14:paraId="679B6008" w14:textId="77777777" w:rsidR="00A6346F" w:rsidRPr="00AB1781" w:rsidRDefault="00A6346F" w:rsidP="00FD3FDA">
      <w:pPr>
        <w:pStyle w:val="EnglishHangEndNoCoptic"/>
      </w:pPr>
      <w:r w:rsidRPr="00AB1781">
        <w:tab/>
        <w:t>and fear of death fell upon me.</w:t>
      </w:r>
    </w:p>
    <w:p w14:paraId="4EC01043" w14:textId="77777777" w:rsidR="00A6346F" w:rsidRPr="00AB1781" w:rsidRDefault="00A6346F" w:rsidP="00FD3FDA">
      <w:pPr>
        <w:pStyle w:val="EnglishHangNoCoptic"/>
      </w:pPr>
      <w:r w:rsidRPr="00AB1781">
        <w:t>6 Fear and trembling came upon me,</w:t>
      </w:r>
    </w:p>
    <w:p w14:paraId="393CAFC2" w14:textId="77777777" w:rsidR="00A6346F" w:rsidRPr="00AB1781" w:rsidRDefault="00A6346F" w:rsidP="00FD3FDA">
      <w:pPr>
        <w:pStyle w:val="EnglishHangEndNoCoptic"/>
      </w:pPr>
      <w:r w:rsidRPr="00AB1781">
        <w:tab/>
        <w:t>and darkness overwhelmed me.</w:t>
      </w:r>
    </w:p>
    <w:p w14:paraId="682F8203" w14:textId="77777777" w:rsidR="00A6346F" w:rsidRPr="00AB1781" w:rsidRDefault="00A6346F" w:rsidP="00FD3FDA">
      <w:pPr>
        <w:pStyle w:val="EnglishHangNoCoptic"/>
      </w:pPr>
      <w:r w:rsidRPr="00AB1781">
        <w:t>7 And I said: ‘Who will give me wings like a dove,</w:t>
      </w:r>
    </w:p>
    <w:p w14:paraId="019B9372" w14:textId="77777777" w:rsidR="00A6346F" w:rsidRPr="00AB1781" w:rsidRDefault="00A6346F" w:rsidP="00FD3FDA">
      <w:pPr>
        <w:pStyle w:val="EnglishHangEndNoCoptic"/>
      </w:pPr>
      <w:r w:rsidRPr="00AB1781">
        <w:tab/>
        <w:t>and I will fly away and be at rest?’</w:t>
      </w:r>
      <w:r w:rsidRPr="00AB1781">
        <w:rPr>
          <w:rStyle w:val="FootnoteReference"/>
        </w:rPr>
        <w:footnoteReference w:id="211"/>
      </w:r>
    </w:p>
    <w:p w14:paraId="48743489" w14:textId="77777777" w:rsidR="00A6346F" w:rsidRPr="00AB1781" w:rsidRDefault="00A6346F" w:rsidP="00FD3FDA">
      <w:pPr>
        <w:pStyle w:val="EnglishHangNoCoptic"/>
      </w:pPr>
      <w:r w:rsidRPr="00AB1781">
        <w:t>8 Lo, far have I fled,</w:t>
      </w:r>
    </w:p>
    <w:p w14:paraId="2D10477C" w14:textId="77777777" w:rsidR="00A6346F" w:rsidRPr="00AB1781" w:rsidRDefault="00A6346F" w:rsidP="00FD3FDA">
      <w:pPr>
        <w:pStyle w:val="EnglishHangEndNoCoptic"/>
      </w:pPr>
      <w:r w:rsidRPr="00AB1781">
        <w:lastRenderedPageBreak/>
        <w:tab/>
        <w:t>and have camped in the desert.</w:t>
      </w:r>
    </w:p>
    <w:p w14:paraId="64932B93" w14:textId="77777777" w:rsidR="00A6346F" w:rsidRPr="00AB1781" w:rsidRDefault="00A6346F" w:rsidP="00FD3FDA">
      <w:pPr>
        <w:pStyle w:val="EnglishHangNoCoptic"/>
      </w:pPr>
      <w:r w:rsidRPr="00AB1781">
        <w:t>9 I waited for Him Who saves me</w:t>
      </w:r>
    </w:p>
    <w:p w14:paraId="7CFB83D6" w14:textId="77777777" w:rsidR="00A6346F" w:rsidRPr="00AB1781" w:rsidRDefault="00A6346F" w:rsidP="00FD3FDA">
      <w:pPr>
        <w:pStyle w:val="EnglishHangEndNoCoptic"/>
      </w:pPr>
      <w:r w:rsidRPr="00AB1781">
        <w:tab/>
        <w:t>from faint-heartedness and from storm.</w:t>
      </w:r>
    </w:p>
    <w:p w14:paraId="57FD95FD" w14:textId="77777777" w:rsidR="00A6346F" w:rsidRPr="00AB1781" w:rsidRDefault="00A6346F" w:rsidP="00FD3FDA">
      <w:pPr>
        <w:pStyle w:val="EnglishHangNoCoptic"/>
      </w:pPr>
      <w:r w:rsidRPr="00AB1781">
        <w:t>10 Drown their voices, O Lord, and divide their tongues,</w:t>
      </w:r>
    </w:p>
    <w:p w14:paraId="366FDE75" w14:textId="77777777" w:rsidR="00A6346F" w:rsidRPr="00AB1781" w:rsidRDefault="00A6346F" w:rsidP="00FD3FDA">
      <w:pPr>
        <w:pStyle w:val="EnglishHangEndNoCoptic"/>
      </w:pPr>
      <w:r w:rsidRPr="00AB1781">
        <w:tab/>
        <w:t>for I see only iniquity and strife in the city.</w:t>
      </w:r>
    </w:p>
    <w:p w14:paraId="7CB5F648" w14:textId="77777777" w:rsidR="00A6346F" w:rsidRPr="00AB1781" w:rsidRDefault="00A6346F" w:rsidP="00FD3FDA">
      <w:pPr>
        <w:pStyle w:val="EnglishHangNoCoptic"/>
      </w:pPr>
      <w:r w:rsidRPr="00AB1781">
        <w:t>11 Day and night they make the round of its walls.</w:t>
      </w:r>
    </w:p>
    <w:p w14:paraId="6BB628CE" w14:textId="77777777" w:rsidR="00A6346F" w:rsidRPr="00AB1781" w:rsidRDefault="00A6346F" w:rsidP="00FD3FDA">
      <w:pPr>
        <w:pStyle w:val="EnglishHangEndNoCoptic"/>
      </w:pPr>
      <w:r w:rsidRPr="00AB1781">
        <w:tab/>
        <w:t>Iniquity and trouble are in the midst of it,</w:t>
      </w:r>
    </w:p>
    <w:p w14:paraId="46486265" w14:textId="77777777" w:rsidR="00A6346F" w:rsidRPr="00AB1781" w:rsidRDefault="00A6346F" w:rsidP="00FD3FDA">
      <w:pPr>
        <w:pStyle w:val="EnglishHangNoCoptic"/>
      </w:pPr>
      <w:r w:rsidRPr="00AB1781">
        <w:t>12 and injustice;</w:t>
      </w:r>
    </w:p>
    <w:p w14:paraId="61F38465" w14:textId="77777777" w:rsidR="00A6346F" w:rsidRPr="00AB1781" w:rsidRDefault="00A6346F" w:rsidP="00FD3FDA">
      <w:pPr>
        <w:pStyle w:val="EnglishHangEndNoCoptic"/>
      </w:pPr>
      <w:r w:rsidRPr="00AB1781">
        <w:tab/>
        <w:t>usury and fraud never leave its streets.</w:t>
      </w:r>
    </w:p>
    <w:p w14:paraId="562B1060" w14:textId="77777777" w:rsidR="00A6346F" w:rsidRPr="00AB1781" w:rsidRDefault="00A6346F" w:rsidP="00FD3FDA">
      <w:pPr>
        <w:pStyle w:val="EnglishHangNoCoptic"/>
      </w:pPr>
      <w:r w:rsidRPr="00AB1781">
        <w:t>13 For if an enemy had reproached me,</w:t>
      </w:r>
    </w:p>
    <w:p w14:paraId="4D200C1D" w14:textId="77777777" w:rsidR="00A6346F" w:rsidRPr="00AB1781" w:rsidRDefault="00A6346F" w:rsidP="00FD3FDA">
      <w:pPr>
        <w:pStyle w:val="EnglishHangNoCoptic"/>
      </w:pPr>
      <w:r w:rsidRPr="00AB1781">
        <w:tab/>
        <w:t>I could have borne it.</w:t>
      </w:r>
    </w:p>
    <w:p w14:paraId="617D9B2F" w14:textId="77777777" w:rsidR="00A6346F" w:rsidRPr="00AB1781" w:rsidRDefault="00A6346F" w:rsidP="00FD3FDA">
      <w:pPr>
        <w:pStyle w:val="EnglishHangNoCoptic"/>
      </w:pPr>
      <w:r w:rsidRPr="00AB1781">
        <w:tab/>
        <w:t>And if one who hated me had boasted against me,</w:t>
      </w:r>
    </w:p>
    <w:p w14:paraId="2AB7546F" w14:textId="77777777" w:rsidR="00A6346F" w:rsidRPr="00AB1781" w:rsidRDefault="00A6346F" w:rsidP="00FD3FDA">
      <w:pPr>
        <w:pStyle w:val="EnglishHangEndNoCoptic"/>
      </w:pPr>
      <w:r w:rsidRPr="00AB1781">
        <w:tab/>
        <w:t>I would have hidden myself from him.</w:t>
      </w:r>
    </w:p>
    <w:p w14:paraId="562EF18D" w14:textId="77777777" w:rsidR="00A6346F" w:rsidRPr="00AB1781" w:rsidRDefault="00A6346F" w:rsidP="00FD3FDA">
      <w:pPr>
        <w:pStyle w:val="EnglishHangNoCoptic"/>
      </w:pPr>
      <w:r w:rsidRPr="00AB1781">
        <w:t>14 But it was you, a man my equal,</w:t>
      </w:r>
    </w:p>
    <w:p w14:paraId="61F59625" w14:textId="77777777" w:rsidR="00A6346F" w:rsidRPr="00AB1781" w:rsidRDefault="00A6346F" w:rsidP="00FD3FDA">
      <w:pPr>
        <w:pStyle w:val="EnglishHangEndNoCoptic"/>
      </w:pPr>
      <w:r w:rsidRPr="00AB1781">
        <w:tab/>
        <w:t>my sovereign, and my friend,</w:t>
      </w:r>
    </w:p>
    <w:p w14:paraId="258E072C" w14:textId="77777777" w:rsidR="00A6346F" w:rsidRPr="00AB1781" w:rsidRDefault="00A6346F" w:rsidP="00FD3FDA">
      <w:pPr>
        <w:pStyle w:val="EnglishHangNoCoptic"/>
      </w:pPr>
      <w:r w:rsidRPr="00AB1781">
        <w:t>15 who made sweet the food we shared together.</w:t>
      </w:r>
    </w:p>
    <w:p w14:paraId="54B5F4E1" w14:textId="77777777" w:rsidR="00A6346F" w:rsidRPr="00AB1781" w:rsidRDefault="00A6346F" w:rsidP="00FD3FDA">
      <w:pPr>
        <w:pStyle w:val="EnglishHangEndNoCoptic"/>
      </w:pPr>
      <w:r w:rsidRPr="00AB1781">
        <w:tab/>
        <w:t>We walked to the house of God in harmony.</w:t>
      </w:r>
    </w:p>
    <w:p w14:paraId="63804A08" w14:textId="77777777" w:rsidR="00A6346F" w:rsidRPr="00AB1781" w:rsidRDefault="00A6346F" w:rsidP="00FD3FDA">
      <w:pPr>
        <w:pStyle w:val="EnglishHangNoCoptic"/>
      </w:pPr>
      <w:r w:rsidRPr="00AB1781">
        <w:t>16 Let death come upon them,</w:t>
      </w:r>
    </w:p>
    <w:p w14:paraId="4BA4FD22" w14:textId="77777777" w:rsidR="00A6346F" w:rsidRPr="00AB1781" w:rsidRDefault="00A6346F" w:rsidP="00FD3FDA">
      <w:pPr>
        <w:pStyle w:val="EnglishHangNoCoptic"/>
      </w:pPr>
      <w:r w:rsidRPr="00AB1781">
        <w:tab/>
        <w:t>and let them go down alive to hell;</w:t>
      </w:r>
    </w:p>
    <w:p w14:paraId="138FCE3B" w14:textId="77777777" w:rsidR="00A6346F" w:rsidRPr="00AB1781" w:rsidRDefault="00A6346F" w:rsidP="00FD3FDA">
      <w:pPr>
        <w:pStyle w:val="EnglishHangEndNoCoptic"/>
      </w:pPr>
      <w:r w:rsidRPr="00AB1781">
        <w:tab/>
        <w:t>for evil is in their hearts and homes.</w:t>
      </w:r>
    </w:p>
    <w:p w14:paraId="0EE76ED9" w14:textId="77777777" w:rsidR="00A6346F" w:rsidRPr="00AB1781" w:rsidRDefault="00A6346F" w:rsidP="00FD3FDA">
      <w:pPr>
        <w:pStyle w:val="EnglishHangNoCoptic"/>
      </w:pPr>
      <w:r w:rsidRPr="00AB1781">
        <w:t>17 As for me, I cried to God,</w:t>
      </w:r>
    </w:p>
    <w:p w14:paraId="5F944443" w14:textId="77777777" w:rsidR="00A6346F" w:rsidRPr="00AB1781" w:rsidRDefault="00A6346F" w:rsidP="00FD3FDA">
      <w:pPr>
        <w:pStyle w:val="EnglishHangEndNoCoptic"/>
      </w:pPr>
      <w:r w:rsidRPr="00AB1781">
        <w:tab/>
        <w:t>and the Lord heard me.</w:t>
      </w:r>
    </w:p>
    <w:p w14:paraId="560B987A" w14:textId="77777777" w:rsidR="00A6346F" w:rsidRPr="00AB1781" w:rsidRDefault="00A6346F" w:rsidP="00FD3FDA">
      <w:pPr>
        <w:pStyle w:val="EnglishHangNoCoptic"/>
      </w:pPr>
      <w:r w:rsidRPr="00AB1781">
        <w:t>18 In the evening and morning and at noon</w:t>
      </w:r>
    </w:p>
    <w:p w14:paraId="15E56DDE" w14:textId="77777777" w:rsidR="00A6346F" w:rsidRPr="00AB1781" w:rsidRDefault="00A6346F" w:rsidP="00FD3FDA">
      <w:pPr>
        <w:pStyle w:val="EnglishHangNoCoptic"/>
      </w:pPr>
      <w:r w:rsidRPr="00AB1781">
        <w:tab/>
        <w:t>I will tell and declare my needs</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77777777" w:rsidR="00A6346F" w:rsidRPr="00FD3FDA" w:rsidRDefault="00A6346F" w:rsidP="00FD3FDA">
      <w:pPr>
        <w:pStyle w:val="EnglishHangEndNoCoptic"/>
      </w:pPr>
      <w:r w:rsidRPr="00AB1781">
        <w:tab/>
        <w:t>for they were in crowds about me.</w:t>
      </w:r>
    </w:p>
    <w:p w14:paraId="22D3455C" w14:textId="77777777" w:rsidR="00A6346F" w:rsidRPr="00AB1781" w:rsidRDefault="00A6346F" w:rsidP="00FD3FDA">
      <w:pPr>
        <w:pStyle w:val="EnglishHangNoCoptic"/>
      </w:pPr>
      <w:r w:rsidRPr="00AB1781">
        <w:t>20 God will hear and will humble them,</w:t>
      </w:r>
    </w:p>
    <w:p w14:paraId="1E188EE0" w14:textId="77777777" w:rsidR="00A6346F" w:rsidRPr="00AB1781" w:rsidRDefault="00A6346F" w:rsidP="00FD3FDA">
      <w:pPr>
        <w:pStyle w:val="EnglishHangNoCoptic"/>
      </w:pPr>
      <w:r w:rsidRPr="00AB1781">
        <w:tab/>
        <w:t xml:space="preserve">He Who is before the ages.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77777777" w:rsidR="00A6346F" w:rsidRPr="00AB1781" w:rsidRDefault="00A6346F" w:rsidP="00FD3FDA">
      <w:pPr>
        <w:pStyle w:val="EnglishHangEndNoCoptic"/>
      </w:pPr>
      <w:r w:rsidRPr="00AB1781">
        <w:tab/>
        <w:t>for they do not fear God.</w:t>
      </w:r>
    </w:p>
    <w:p w14:paraId="02F5C3BB" w14:textId="77777777" w:rsidR="00A6346F" w:rsidRPr="00AB1781" w:rsidRDefault="00A6346F" w:rsidP="00FD3FDA">
      <w:pPr>
        <w:pStyle w:val="EnglishHangNoCoptic"/>
      </w:pPr>
      <w:r w:rsidRPr="00AB1781">
        <w:t>21 He has stretched out His hand to requite them.</w:t>
      </w:r>
    </w:p>
    <w:p w14:paraId="2962A145" w14:textId="77777777" w:rsidR="00A6346F" w:rsidRPr="00AB1781" w:rsidRDefault="00A6346F" w:rsidP="00FD3FDA">
      <w:pPr>
        <w:pStyle w:val="EnglishHangEndNoCoptic"/>
      </w:pPr>
      <w:r w:rsidRPr="00AB1781">
        <w:tab/>
        <w:t>They have profaned His covenant.</w:t>
      </w:r>
    </w:p>
    <w:p w14:paraId="47D1A0B8" w14:textId="77777777" w:rsidR="00A6346F" w:rsidRPr="00AB1781" w:rsidRDefault="00A6346F" w:rsidP="00FD3FDA">
      <w:pPr>
        <w:pStyle w:val="EnglishHangNoCoptic"/>
      </w:pPr>
      <w:r w:rsidRPr="00AB1781">
        <w:t>22 They were divided by the wrath of His countenance,</w:t>
      </w:r>
    </w:p>
    <w:p w14:paraId="500F9CB7" w14:textId="77777777" w:rsidR="00A6346F" w:rsidRPr="00AB1781" w:rsidRDefault="00A6346F" w:rsidP="00FD3FDA">
      <w:pPr>
        <w:pStyle w:val="EnglishHangNoCoptic"/>
      </w:pPr>
      <w:r w:rsidRPr="00AB1781">
        <w:lastRenderedPageBreak/>
        <w:tab/>
        <w:t>and their hearts drew near.</w:t>
      </w:r>
    </w:p>
    <w:p w14:paraId="01FC0B93" w14:textId="77777777" w:rsidR="00A6346F" w:rsidRPr="00AB1781" w:rsidRDefault="00A6346F" w:rsidP="00FD3FDA">
      <w:pPr>
        <w:pStyle w:val="EnglishHangNoCoptic"/>
      </w:pPr>
      <w:r w:rsidRPr="00AB1781">
        <w:tab/>
        <w:t>Their words are smoother than oil,</w:t>
      </w:r>
    </w:p>
    <w:p w14:paraId="3D54B9E1" w14:textId="77777777" w:rsidR="00A6346F" w:rsidRPr="00AB1781" w:rsidRDefault="00A6346F" w:rsidP="00FD3FDA">
      <w:pPr>
        <w:pStyle w:val="EnglishHangEndNoCoptic"/>
      </w:pPr>
      <w:r w:rsidRPr="00AB1781">
        <w:tab/>
        <w:t>and yet they are swords.</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212"/>
      </w:r>
    </w:p>
    <w:p w14:paraId="1E74B28A" w14:textId="77777777" w:rsidR="00A6346F" w:rsidRPr="00AB1781" w:rsidRDefault="00A6346F" w:rsidP="00FD3FDA">
      <w:pPr>
        <w:pStyle w:val="EnglishHangNoCoptic"/>
      </w:pPr>
      <w:r w:rsidRPr="00AB1781">
        <w:tab/>
        <w:t>and He will support you.</w:t>
      </w:r>
    </w:p>
    <w:p w14:paraId="7DF21D4A" w14:textId="77777777" w:rsidR="00A6346F" w:rsidRPr="00AB1781" w:rsidRDefault="00A6346F" w:rsidP="00FD3FDA">
      <w:pPr>
        <w:pStyle w:val="EnglishHangEndNoCoptic"/>
      </w:pPr>
      <w:r w:rsidRPr="00AB1781">
        <w:tab/>
        <w:t>He will never let a just man stumble.</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77777777" w:rsidR="00A6346F" w:rsidRPr="00AB1781" w:rsidRDefault="00A6346F" w:rsidP="00FD3FDA">
      <w:pPr>
        <w:pStyle w:val="EnglishHangNoCoptic"/>
      </w:pPr>
      <w:r w:rsidRPr="00AB1781">
        <w:tab/>
        <w:t>into the pit of destruction.</w:t>
      </w:r>
    </w:p>
    <w:p w14:paraId="50ED053E" w14:textId="77777777" w:rsidR="00A6346F" w:rsidRPr="00AB1781" w:rsidRDefault="00A6346F" w:rsidP="00FD3FDA">
      <w:pPr>
        <w:pStyle w:val="EnglishHangNoCoptic"/>
      </w:pPr>
      <w:r w:rsidRPr="00AB1781">
        <w:tab/>
        <w:t>Men of blood and deceit</w:t>
      </w:r>
    </w:p>
    <w:p w14:paraId="2FEEEBEC" w14:textId="77777777" w:rsidR="00A6346F" w:rsidRPr="00AB1781" w:rsidRDefault="00A6346F" w:rsidP="00FD3FDA">
      <w:pPr>
        <w:pStyle w:val="EnglishHangNoCoptic"/>
      </w:pPr>
      <w:r w:rsidRPr="00AB1781">
        <w:tab/>
        <w:t>will not live half their days.</w:t>
      </w:r>
    </w:p>
    <w:p w14:paraId="7BDD92C0" w14:textId="77777777" w:rsidR="00A6346F" w:rsidRDefault="00A6346F" w:rsidP="009C1C97">
      <w:pPr>
        <w:pStyle w:val="EnglishHangEndNoCoptic"/>
      </w:pPr>
      <w:r w:rsidRPr="00AB1781">
        <w:tab/>
        <w:t xml:space="preserve">But I will trust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964" w:name="_Ref435438564"/>
      <w:r w:rsidRPr="00AB1781">
        <w:t>K</w:t>
      </w:r>
      <w:r>
        <w:t>athisma</w:t>
      </w:r>
      <w:r w:rsidR="0044639B">
        <w:t xml:space="preserve"> 8</w:t>
      </w:r>
      <w:bookmarkEnd w:id="964"/>
    </w:p>
    <w:p w14:paraId="7E53BDAB" w14:textId="77777777" w:rsidR="009E7111" w:rsidRPr="009E7111" w:rsidRDefault="009E7111" w:rsidP="00BF0205">
      <w:pPr>
        <w:pStyle w:val="Heading4"/>
      </w:pPr>
      <w:r>
        <w:t>Psalm</w:t>
      </w:r>
      <w:r w:rsidRPr="00AB1781">
        <w:t xml:space="preserve"> 55</w:t>
      </w:r>
      <w:r>
        <w:t>: Be merciful to me, O god, for man tramples upon me</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77777777" w:rsidR="009E7111" w:rsidRPr="00AB1781" w:rsidRDefault="009E7111" w:rsidP="009E7111">
      <w:pPr>
        <w:pStyle w:val="Rubric"/>
      </w:pPr>
      <w:r w:rsidRPr="00AB1781">
        <w:t>1 (For people far removed from holy things. By David, for a pillar inscription, when the Philistines held him at Gath)</w:t>
      </w:r>
    </w:p>
    <w:p w14:paraId="743494D4" w14:textId="77777777" w:rsidR="009E7111" w:rsidRPr="00AB1781" w:rsidRDefault="009E7111" w:rsidP="009E7111">
      <w:pPr>
        <w:pStyle w:val="EnglishHangNoCoptic"/>
      </w:pPr>
      <w:r w:rsidRPr="00AB1781">
        <w:t>2 Be merciful to me, O God,</w:t>
      </w:r>
    </w:p>
    <w:p w14:paraId="203E7630" w14:textId="77777777" w:rsidR="009E7111" w:rsidRPr="00AB1781" w:rsidRDefault="009E7111" w:rsidP="009E7111">
      <w:pPr>
        <w:pStyle w:val="EnglishHangNoCoptic"/>
      </w:pPr>
      <w:r w:rsidRPr="00AB1781">
        <w:tab/>
        <w:t>for man tramples upon me;</w:t>
      </w:r>
    </w:p>
    <w:p w14:paraId="1748DBF1" w14:textId="77777777" w:rsidR="009E7111" w:rsidRPr="00AB1781" w:rsidRDefault="009E7111" w:rsidP="009E7111">
      <w:pPr>
        <w:pStyle w:val="EnglishHangEndNoCoptic"/>
      </w:pPr>
      <w:r w:rsidRPr="00AB1781">
        <w:tab/>
        <w:t>all day long he fights and oppresses me.</w:t>
      </w:r>
    </w:p>
    <w:p w14:paraId="612A717C" w14:textId="77777777" w:rsidR="009E7111" w:rsidRPr="00AB1781" w:rsidRDefault="009E7111" w:rsidP="009E7111">
      <w:pPr>
        <w:pStyle w:val="EnglishHangNoCoptic"/>
      </w:pPr>
      <w:r w:rsidRPr="00AB1781">
        <w:t>3 My enemies trample on me all day long;</w:t>
      </w:r>
    </w:p>
    <w:p w14:paraId="34508015" w14:textId="77777777" w:rsidR="009E7111" w:rsidRPr="00AB1781" w:rsidRDefault="009E7111" w:rsidP="009E7111">
      <w:pPr>
        <w:pStyle w:val="EnglishHangNoCoptic"/>
      </w:pPr>
      <w:r w:rsidRPr="00AB1781">
        <w:tab/>
        <w:t>and many there are</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213"/>
      </w:r>
    </w:p>
    <w:p w14:paraId="514092FB" w14:textId="77777777" w:rsidR="009E7111" w:rsidRPr="00AB1781" w:rsidRDefault="009E7111" w:rsidP="009E7111">
      <w:pPr>
        <w:pStyle w:val="EnglishHangNoCoptic"/>
      </w:pPr>
      <w:r w:rsidRPr="00AB1781">
        <w:t>4 The days ahead I will not fear,</w:t>
      </w:r>
    </w:p>
    <w:p w14:paraId="35538A64" w14:textId="77777777" w:rsidR="009E7111" w:rsidRPr="00AB1781" w:rsidRDefault="009E7111" w:rsidP="009E7111">
      <w:pPr>
        <w:pStyle w:val="EnglishHangEndNoCoptic"/>
      </w:pPr>
      <w:r w:rsidRPr="00AB1781">
        <w:tab/>
        <w:t xml:space="preserve">but I will trust in </w:t>
      </w:r>
      <w:r w:rsidR="001040C8">
        <w:t>You</w:t>
      </w:r>
      <w:r w:rsidRPr="00AB1781">
        <w:t>.</w:t>
      </w:r>
    </w:p>
    <w:p w14:paraId="60F0E4AF" w14:textId="77777777" w:rsidR="009E7111" w:rsidRPr="00AB1781" w:rsidRDefault="009E7111" w:rsidP="009E7111">
      <w:pPr>
        <w:pStyle w:val="EnglishHangNoCoptic"/>
      </w:pPr>
      <w:r w:rsidRPr="00AB1781">
        <w:t>5 In God—I praise His promises to me—</w:t>
      </w:r>
    </w:p>
    <w:p w14:paraId="1481FCEC" w14:textId="77777777" w:rsidR="009E7111" w:rsidRPr="00AB1781" w:rsidRDefault="009E7111" w:rsidP="009E7111">
      <w:pPr>
        <w:pStyle w:val="EnglishHangNoCoptic"/>
      </w:pPr>
      <w:r w:rsidRPr="00AB1781">
        <w:tab/>
        <w:t>in God I have put my trust; I will not fear.</w:t>
      </w:r>
    </w:p>
    <w:p w14:paraId="59D09A10" w14:textId="77777777" w:rsidR="009E7111" w:rsidRPr="009E7111" w:rsidRDefault="009E7111" w:rsidP="009E7111">
      <w:pPr>
        <w:pStyle w:val="EnglishHangEndNoCoptic"/>
      </w:pPr>
      <w:r w:rsidRPr="00AB1781">
        <w:tab/>
        <w:t>What can flesh do to me?</w:t>
      </w:r>
    </w:p>
    <w:p w14:paraId="32B337B9" w14:textId="77777777" w:rsidR="009E7111" w:rsidRPr="00AB1781" w:rsidRDefault="009E7111" w:rsidP="009E7111">
      <w:pPr>
        <w:pStyle w:val="EnglishHangNoCoptic"/>
      </w:pPr>
      <w:r w:rsidRPr="00AB1781">
        <w:t>6 All day long they execrate my words;</w:t>
      </w:r>
    </w:p>
    <w:p w14:paraId="206D7ADE" w14:textId="77777777" w:rsidR="009E7111" w:rsidRPr="00AB1781" w:rsidRDefault="009E7111" w:rsidP="009E7111">
      <w:pPr>
        <w:pStyle w:val="EnglishHangEndNoCoptic"/>
      </w:pPr>
      <w:r w:rsidRPr="00AB1781">
        <w:lastRenderedPageBreak/>
        <w:tab/>
        <w:t>all their thoughts are against me for evil.</w:t>
      </w:r>
    </w:p>
    <w:p w14:paraId="230F5524" w14:textId="77777777" w:rsidR="009E7111" w:rsidRPr="00AB1781" w:rsidRDefault="009E7111" w:rsidP="009E7111">
      <w:pPr>
        <w:pStyle w:val="EnglishHangNoCoptic"/>
      </w:pPr>
      <w:r w:rsidRPr="00AB1781">
        <w:t>7 They keep close and lurk in hiding;</w:t>
      </w:r>
    </w:p>
    <w:p w14:paraId="1E420C4A" w14:textId="77777777" w:rsidR="009E7111" w:rsidRPr="00AB1781" w:rsidRDefault="009E7111" w:rsidP="009E7111">
      <w:pPr>
        <w:pStyle w:val="EnglishHangNoCoptic"/>
      </w:pPr>
      <w:r w:rsidRPr="00AB1781">
        <w:tab/>
        <w:t>they watch my steps</w:t>
      </w:r>
    </w:p>
    <w:p w14:paraId="66DE2DED" w14:textId="77777777" w:rsidR="009E7111" w:rsidRPr="00AB1781" w:rsidRDefault="009E7111" w:rsidP="009E7111">
      <w:pPr>
        <w:pStyle w:val="EnglishHangEndNoCoptic"/>
      </w:pPr>
      <w:r w:rsidRPr="00AB1781">
        <w:tab/>
        <w:t>as if they are waiting for my soul.</w:t>
      </w:r>
    </w:p>
    <w:p w14:paraId="7494BC07" w14:textId="77777777" w:rsidR="009E7111" w:rsidRPr="00AB1781" w:rsidRDefault="009E7111" w:rsidP="009E7111">
      <w:pPr>
        <w:pStyle w:val="EnglishHangNoCoptic"/>
      </w:pPr>
      <w:r w:rsidRPr="00AB1781">
        <w:t xml:space="preserve">8 </w:t>
      </w:r>
      <w:r w:rsidR="001040C8">
        <w:t>You</w:t>
      </w:r>
      <w:r w:rsidRPr="00AB1781">
        <w:t xml:space="preserve"> </w:t>
      </w:r>
      <w:r w:rsidR="00556387">
        <w:t>will</w:t>
      </w:r>
      <w:r w:rsidRPr="00AB1781">
        <w:t xml:space="preserve"> save them for extinction;</w:t>
      </w:r>
      <w:r w:rsidRPr="00AB1781">
        <w:rPr>
          <w:rStyle w:val="FootnoteReference"/>
        </w:rPr>
        <w:footnoteReference w:id="214"/>
      </w:r>
    </w:p>
    <w:p w14:paraId="08FE5E12" w14:textId="77777777"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such people down in anger.</w:t>
      </w:r>
    </w:p>
    <w:p w14:paraId="216B8007" w14:textId="77777777" w:rsidR="009E7111" w:rsidRPr="00AB1781" w:rsidRDefault="009E7111" w:rsidP="009E7111">
      <w:pPr>
        <w:pStyle w:val="EnglishHangNoCoptic"/>
      </w:pPr>
      <w:r w:rsidRPr="00AB1781">
        <w:t xml:space="preserve">9 O God, I have told </w:t>
      </w:r>
      <w:r w:rsidR="001040C8">
        <w:t>You</w:t>
      </w:r>
      <w:r w:rsidRPr="00AB1781">
        <w:t xml:space="preserve"> my life;</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77777777" w:rsidR="009E7111" w:rsidRPr="00AB1781" w:rsidRDefault="009E7111" w:rsidP="009E7111">
      <w:pPr>
        <w:pStyle w:val="EnglishHangNoCoptic"/>
      </w:pPr>
      <w:r w:rsidRPr="00AB1781">
        <w:t>10 All my enemies will turn back</w:t>
      </w:r>
    </w:p>
    <w:p w14:paraId="6C709EEC" w14:textId="77777777" w:rsidR="009E7111" w:rsidRPr="00AB1781" w:rsidRDefault="009E7111" w:rsidP="009E7111">
      <w:pPr>
        <w:pStyle w:val="EnglishHangNoCoptic"/>
      </w:pPr>
      <w:r w:rsidRPr="00AB1781">
        <w:tab/>
        <w:t xml:space="preserve">on the day when I call upon </w:t>
      </w:r>
      <w:r w:rsidR="001040C8">
        <w:t>You</w:t>
      </w:r>
      <w:r w:rsidRPr="00AB1781">
        <w:t>.</w:t>
      </w:r>
    </w:p>
    <w:p w14:paraId="378DB3AE" w14:textId="77777777" w:rsidR="009E7111" w:rsidRPr="00AB1781" w:rsidRDefault="009E7111" w:rsidP="009E7111">
      <w:pPr>
        <w:pStyle w:val="EnglishHangEndNoCoptic"/>
      </w:pPr>
      <w:r w:rsidRPr="00AB1781">
        <w:tab/>
        <w:t xml:space="preserve">This I know, that </w:t>
      </w:r>
      <w:r w:rsidR="001040C8">
        <w:t>You</w:t>
      </w:r>
      <w:r w:rsidRPr="00AB1781">
        <w:t xml:space="preserve"> </w:t>
      </w:r>
      <w:r w:rsidR="00004BA4" w:rsidRPr="00AB1781">
        <w:t>are</w:t>
      </w:r>
      <w:r w:rsidRPr="00AB1781">
        <w:t xml:space="preserve"> my God.</w:t>
      </w:r>
    </w:p>
    <w:p w14:paraId="5232DC12" w14:textId="77777777" w:rsidR="009E7111" w:rsidRPr="00AB1781" w:rsidRDefault="009E7111" w:rsidP="009E7111">
      <w:pPr>
        <w:pStyle w:val="EnglishHangNoCoptic"/>
      </w:pPr>
      <w:r w:rsidRPr="00AB1781">
        <w:t>11 In God—I will praise His Word—</w:t>
      </w:r>
    </w:p>
    <w:p w14:paraId="043191C8" w14:textId="77777777" w:rsidR="009E7111" w:rsidRPr="00AB1781" w:rsidRDefault="009E7111" w:rsidP="009E7111">
      <w:pPr>
        <w:pStyle w:val="EnglishHangEndNoCoptic"/>
      </w:pPr>
      <w:r w:rsidRPr="00AB1781">
        <w:tab/>
        <w:t>in the Lord—I will praise His Word—</w:t>
      </w:r>
    </w:p>
    <w:p w14:paraId="7CB26711" w14:textId="77777777" w:rsidR="009E7111" w:rsidRPr="00AB1781" w:rsidRDefault="009E7111" w:rsidP="009E7111">
      <w:pPr>
        <w:pStyle w:val="EnglishHangNoCoptic"/>
      </w:pPr>
      <w:r w:rsidRPr="00AB1781">
        <w:t xml:space="preserve">12 In </w:t>
      </w:r>
      <w:r w:rsidR="001040C8">
        <w:t>You</w:t>
      </w:r>
      <w:r w:rsidRPr="00AB1781">
        <w:t xml:space="preserve"> I have put my trust; I will not fear.</w:t>
      </w:r>
    </w:p>
    <w:p w14:paraId="6328E6F8" w14:textId="77777777" w:rsidR="009E7111" w:rsidRPr="00AB1781" w:rsidRDefault="009E7111" w:rsidP="009E7111">
      <w:pPr>
        <w:pStyle w:val="EnglishHangEndNoCoptic"/>
      </w:pPr>
      <w:r w:rsidRPr="00AB1781">
        <w:tab/>
        <w:t>What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77777777" w:rsidR="009E7111" w:rsidRPr="00AB1781" w:rsidRDefault="009E7111" w:rsidP="009E7111">
      <w:pPr>
        <w:pStyle w:val="EnglishHangNoCoptic"/>
      </w:pPr>
      <w:r w:rsidRPr="00AB1781">
        <w:t xml:space="preserve">14 For </w:t>
      </w:r>
      <w:r w:rsidR="001040C8">
        <w:t>You</w:t>
      </w:r>
      <w:r w:rsidRPr="00AB1781">
        <w:t xml:space="preserve"> </w:t>
      </w:r>
      <w:r w:rsidR="00556387">
        <w:t>have</w:t>
      </w:r>
      <w:r w:rsidRPr="00AB1781">
        <w:t xml:space="preserve"> delivered my soul from death,</w:t>
      </w:r>
    </w:p>
    <w:p w14:paraId="19560E15" w14:textId="77777777" w:rsidR="009E7111" w:rsidRPr="00AB1781" w:rsidRDefault="009E7111" w:rsidP="009E7111">
      <w:pPr>
        <w:pStyle w:val="EnglishHangNoCoptic"/>
      </w:pPr>
      <w:r w:rsidRPr="00AB1781">
        <w:tab/>
        <w:t>my eyes from tears and my feet from slipping.</w:t>
      </w:r>
    </w:p>
    <w:p w14:paraId="1566F94C" w14:textId="77777777" w:rsidR="009E7111" w:rsidRPr="00AB1781" w:rsidRDefault="009E7111" w:rsidP="009E7111">
      <w:pPr>
        <w:pStyle w:val="EnglishHangNoCoptic"/>
      </w:pPr>
      <w:r w:rsidRPr="00AB1781">
        <w:tab/>
        <w:t>I will live to please the Lord</w:t>
      </w:r>
    </w:p>
    <w:p w14:paraId="2A769EE5" w14:textId="77777777" w:rsidR="009E7111" w:rsidRPr="009E7111" w:rsidRDefault="009E7111" w:rsidP="009E7111">
      <w:pPr>
        <w:pStyle w:val="EnglishHangEndNoCoptic"/>
      </w:pPr>
      <w:r w:rsidRPr="00AB1781">
        <w:tab/>
        <w:t>in the light of the living.</w:t>
      </w:r>
    </w:p>
    <w:p w14:paraId="23BA7935" w14:textId="77777777" w:rsidR="009E7111" w:rsidRPr="009E7111" w:rsidRDefault="009E7111" w:rsidP="00BF0205">
      <w:pPr>
        <w:pStyle w:val="Heading4"/>
      </w:pPr>
      <w:bookmarkStart w:id="965" w:name="_Ref412026190"/>
      <w:r>
        <w:t>Psalm</w:t>
      </w:r>
      <w:r w:rsidRPr="00AB1781">
        <w:t xml:space="preserve"> 56</w:t>
      </w:r>
      <w:r>
        <w:t>: Have mercy on me, O God, have mercy on me</w:t>
      </w:r>
      <w:bookmarkEnd w:id="9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77777777" w:rsidR="00F14AA6" w:rsidRDefault="00F14AA6" w:rsidP="009E7111">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53366E5" w14:textId="77777777" w:rsidR="009E7111" w:rsidRPr="00AB1781" w:rsidRDefault="009E7111" w:rsidP="009E7111">
      <w:pPr>
        <w:pStyle w:val="Rubric"/>
      </w:pPr>
      <w:r w:rsidRPr="00AB1781">
        <w:t>1 (Do not destroy. By David, for a pillar inscription, when he fled from Saul to the cave)</w:t>
      </w:r>
    </w:p>
    <w:p w14:paraId="1FFF142B" w14:textId="77777777" w:rsidR="009E7111" w:rsidRPr="00AB1781" w:rsidRDefault="009E7111" w:rsidP="009E7111">
      <w:pPr>
        <w:pStyle w:val="EnglishHangNoCoptic"/>
      </w:pPr>
      <w:r w:rsidRPr="00AB1781">
        <w:t>2 Have mercy on me, O God,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77777777" w:rsidR="009E7111" w:rsidRPr="00AB1781" w:rsidRDefault="009E7111" w:rsidP="009E7111">
      <w:pPr>
        <w:pStyle w:val="EnglishHangNoCoptic"/>
      </w:pPr>
      <w:r w:rsidRPr="00AB1781">
        <w:tab/>
        <w:t xml:space="preserve">and in the shadow of </w:t>
      </w:r>
      <w:r w:rsidR="00E570CB">
        <w:t>Your</w:t>
      </w:r>
      <w:r w:rsidRPr="00AB1781">
        <w:t xml:space="preserve"> wings I will trust</w:t>
      </w:r>
    </w:p>
    <w:p w14:paraId="65A574FE" w14:textId="77777777" w:rsidR="009E7111" w:rsidRPr="00AB1781" w:rsidRDefault="009E7111" w:rsidP="009E7111">
      <w:pPr>
        <w:pStyle w:val="EnglishHangEndNoCoptic"/>
      </w:pPr>
      <w:r w:rsidRPr="00AB1781">
        <w:tab/>
        <w:t>till the iniquity passes.</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lastRenderedPageBreak/>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77777777" w:rsidR="009E7111" w:rsidRPr="00AB1781" w:rsidRDefault="009E7111" w:rsidP="009E7111">
      <w:pPr>
        <w:pStyle w:val="EnglishHangNoCoptic"/>
      </w:pPr>
      <w:r w:rsidRPr="00AB1781">
        <w:tab/>
        <w:t>He delivered my oppressors to reproach.</w:t>
      </w:r>
      <w:r w:rsidRPr="00AB1781">
        <w:rPr>
          <w:rStyle w:val="FootnoteReference"/>
        </w:rPr>
        <w:footnoteReference w:id="215"/>
      </w:r>
      <w:r w:rsidRPr="00AB1781">
        <w:t xml:space="preserve"> </w:t>
      </w:r>
      <w:r w:rsidRPr="00AB1781">
        <w:rPr>
          <w:i/>
        </w:rPr>
        <w:t>(Pause)</w:t>
      </w:r>
    </w:p>
    <w:p w14:paraId="5EEABDEC" w14:textId="77777777" w:rsidR="009E7111" w:rsidRPr="009E7111" w:rsidRDefault="009E7111" w:rsidP="009E7111">
      <w:pPr>
        <w:pStyle w:val="EnglishHangEndNoCoptic"/>
      </w:pPr>
      <w:r w:rsidRPr="00AB1781">
        <w:tab/>
        <w:t>God sent His mercy and His truth.</w:t>
      </w:r>
    </w:p>
    <w:p w14:paraId="6E84F3AD" w14:textId="77777777" w:rsidR="009E7111" w:rsidRPr="00AB1781" w:rsidRDefault="009E7111" w:rsidP="009E7111">
      <w:pPr>
        <w:pStyle w:val="EnglishHangNoCoptic"/>
      </w:pPr>
      <w:r w:rsidRPr="00AB1781">
        <w:t>5 He delivered my soul from the midst of lions.</w:t>
      </w:r>
    </w:p>
    <w:p w14:paraId="7D853818" w14:textId="77777777" w:rsidR="009E7111" w:rsidRPr="00AB1781" w:rsidRDefault="009E7111" w:rsidP="009E7111">
      <w:pPr>
        <w:pStyle w:val="EnglishHangNoCoptic"/>
      </w:pPr>
      <w:r w:rsidRPr="00AB1781">
        <w:tab/>
        <w:t>I slept, troubled as I was.</w:t>
      </w:r>
    </w:p>
    <w:p w14:paraId="7AC5E17C" w14:textId="77777777" w:rsidR="009E7111" w:rsidRPr="00AB1781" w:rsidRDefault="009E7111" w:rsidP="009E7111">
      <w:pPr>
        <w:pStyle w:val="EnglishHangNoCoptic"/>
      </w:pPr>
      <w:r w:rsidRPr="00AB1781">
        <w:tab/>
        <w:t>As for the sons of men,</w:t>
      </w:r>
    </w:p>
    <w:p w14:paraId="14683A20" w14:textId="77777777" w:rsidR="009E7111" w:rsidRPr="00AB1781" w:rsidRDefault="009E7111" w:rsidP="009E7111">
      <w:pPr>
        <w:pStyle w:val="EnglishHangNoCoptic"/>
      </w:pPr>
      <w:r w:rsidRPr="00AB1781">
        <w:tab/>
        <w:t>their teeth are spears and arrows,</w:t>
      </w:r>
    </w:p>
    <w:p w14:paraId="7D8A9CA3" w14:textId="77777777" w:rsidR="009E7111" w:rsidRPr="00AB1781" w:rsidRDefault="009E7111" w:rsidP="009E7111">
      <w:pPr>
        <w:pStyle w:val="EnglishHangEndNoCoptic"/>
      </w:pPr>
      <w:r w:rsidRPr="00AB1781">
        <w:tab/>
        <w:t>and their tongue is a sharp sword.</w:t>
      </w:r>
    </w:p>
    <w:p w14:paraId="49A81033" w14:textId="77777777" w:rsidR="009E7111" w:rsidRPr="00AB1781" w:rsidRDefault="009E7111" w:rsidP="009E7111">
      <w:pPr>
        <w:pStyle w:val="EnglishHangNoCoptic"/>
      </w:pPr>
      <w:r w:rsidRPr="00AB1781">
        <w:t>6 Be exalted, O God, above the heavens,</w:t>
      </w:r>
    </w:p>
    <w:p w14:paraId="4F825F73" w14:textId="77777777" w:rsidR="009E7111" w:rsidRPr="00AB1781" w:rsidRDefault="009E7111" w:rsidP="009E7111">
      <w:pPr>
        <w:pStyle w:val="EnglishHangEndNoCoptic"/>
      </w:pPr>
      <w:r w:rsidRPr="00AB1781">
        <w:tab/>
        <w:t xml:space="preserve">and </w:t>
      </w:r>
      <w:r w:rsidR="00E570CB">
        <w:t>Your</w:t>
      </w:r>
      <w:r w:rsidRPr="00AB1781">
        <w:t xml:space="preserve"> glory over all the earths</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7777777" w:rsidR="009E7111" w:rsidRPr="00AB1781" w:rsidRDefault="009E7111" w:rsidP="009E7111">
      <w:pPr>
        <w:pStyle w:val="EnglishHangEndNoCoptic"/>
      </w:pPr>
      <w:r w:rsidRPr="00AB1781">
        <w:tab/>
        <w:t>I will sing and chant psalms with my glory.</w:t>
      </w:r>
      <w:r w:rsidRPr="00AB1781">
        <w:rPr>
          <w:rStyle w:val="FootnoteReference"/>
        </w:rPr>
        <w:footnoteReference w:id="216"/>
      </w:r>
    </w:p>
    <w:p w14:paraId="2CC59F96" w14:textId="77777777" w:rsidR="009E7111" w:rsidRPr="00AB1781" w:rsidRDefault="009E7111" w:rsidP="009E7111">
      <w:pPr>
        <w:pStyle w:val="EnglishHangNoCoptic"/>
      </w:pPr>
      <w:r w:rsidRPr="00AB1781">
        <w:t>9 Awake, my glory; awake, psaltery and harp!</w:t>
      </w:r>
    </w:p>
    <w:p w14:paraId="34880773" w14:textId="77777777" w:rsidR="009E7111" w:rsidRPr="00AB1781" w:rsidRDefault="009E7111" w:rsidP="009E7111">
      <w:pPr>
        <w:pStyle w:val="EnglishHangEndNoCoptic"/>
      </w:pPr>
      <w:r w:rsidRPr="00AB1781">
        <w:tab/>
        <w:t>I will rise early.</w:t>
      </w:r>
    </w:p>
    <w:p w14:paraId="619284F7" w14:textId="77777777" w:rsidR="009E7111" w:rsidRPr="00AB1781" w:rsidRDefault="009E7111" w:rsidP="009E7111">
      <w:pPr>
        <w:pStyle w:val="EnglishHangNoCoptic"/>
      </w:pPr>
      <w:r w:rsidRPr="00AB1781">
        <w:t xml:space="preserve">10 I will praise </w:t>
      </w:r>
      <w:r w:rsidR="001040C8">
        <w:t>You</w:t>
      </w:r>
      <w:r w:rsidRPr="00AB1781">
        <w:t>, O Lord, among the peoples;</w:t>
      </w:r>
    </w:p>
    <w:p w14:paraId="4D03EECB" w14:textId="77777777" w:rsidR="009E7111" w:rsidRPr="00AB1781" w:rsidRDefault="009E7111" w:rsidP="009E7111">
      <w:pPr>
        <w:pStyle w:val="EnglishHangEndNoCoptic"/>
      </w:pPr>
      <w:r w:rsidRPr="00AB1781">
        <w:tab/>
        <w:t xml:space="preserve">I will sing praises to </w:t>
      </w:r>
      <w:r w:rsidR="001040C8">
        <w:t>You</w:t>
      </w:r>
      <w:r w:rsidRPr="00AB1781">
        <w:t xml:space="preserve"> among the nations.</w:t>
      </w:r>
    </w:p>
    <w:p w14:paraId="2AECAD47" w14:textId="77777777" w:rsidR="009E7111" w:rsidRPr="00AB1781" w:rsidRDefault="009E7111" w:rsidP="009E7111">
      <w:pPr>
        <w:pStyle w:val="EnglishHangNoCoptic"/>
      </w:pPr>
      <w:r w:rsidRPr="00AB1781">
        <w:t xml:space="preserve">11 For great is </w:t>
      </w:r>
      <w:r w:rsidR="00E570CB">
        <w:t>Your</w:t>
      </w:r>
      <w:r w:rsidRPr="00AB1781">
        <w:t xml:space="preserve"> mercy reaching 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77777777" w:rsidR="009E7111" w:rsidRP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217"/>
      </w:r>
    </w:p>
    <w:p w14:paraId="46D21EC1" w14:textId="77777777" w:rsidR="009E7111" w:rsidRPr="009E7111" w:rsidRDefault="00520302" w:rsidP="00BF0205">
      <w:pPr>
        <w:pStyle w:val="Heading4"/>
      </w:pPr>
      <w:r>
        <w:t>Psalm</w:t>
      </w:r>
      <w:r w:rsidR="009E7111" w:rsidRPr="00AB1781">
        <w:t xml:space="preserve"> 57</w:t>
      </w:r>
      <w:r w:rsidR="009E7111">
        <w:t>: Do you truly speak righteousness</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77777777" w:rsidR="009E7111" w:rsidRPr="00AB1781" w:rsidRDefault="009E7111" w:rsidP="009E7111">
      <w:pPr>
        <w:pStyle w:val="Rubric"/>
      </w:pPr>
      <w:r w:rsidRPr="00AB1781">
        <w:t>1 (Do not destroy. By David, for a pillar inscription)</w:t>
      </w:r>
    </w:p>
    <w:p w14:paraId="65AAB1BE" w14:textId="77777777" w:rsidR="009E7111" w:rsidRPr="00AB1781" w:rsidRDefault="009E7111" w:rsidP="009E7111">
      <w:pPr>
        <w:pStyle w:val="EnglishHangNoCoptic"/>
      </w:pPr>
      <w:r w:rsidRPr="00AB1781">
        <w:lastRenderedPageBreak/>
        <w:t>2 Do you truly speak righteousness?</w:t>
      </w:r>
    </w:p>
    <w:p w14:paraId="6071B105" w14:textId="77777777" w:rsidR="009E7111" w:rsidRPr="00AB1781" w:rsidRDefault="009E7111" w:rsidP="009E7111">
      <w:pPr>
        <w:pStyle w:val="EnglishHangEndNoCoptic"/>
      </w:pPr>
      <w:r w:rsidRPr="00AB1781">
        <w:tab/>
        <w:t>Do you judge justly, you sons of men?</w:t>
      </w:r>
    </w:p>
    <w:p w14:paraId="04A0F558" w14:textId="77777777" w:rsidR="009E7111" w:rsidRPr="00AB1781" w:rsidRDefault="009E7111" w:rsidP="009E7111">
      <w:pPr>
        <w:pStyle w:val="EnglishHangNoCoptic"/>
      </w:pPr>
      <w:r w:rsidRPr="00AB1781">
        <w:t>3 No, in heart you do wrong in the earth;</w:t>
      </w:r>
    </w:p>
    <w:p w14:paraId="2DF0F35B" w14:textId="77777777" w:rsidR="009E7111" w:rsidRPr="00AB1781" w:rsidRDefault="009E7111" w:rsidP="009E7111">
      <w:pPr>
        <w:pStyle w:val="EnglishHangEndNoCoptic"/>
      </w:pPr>
      <w:r w:rsidRPr="00AB1781">
        <w:tab/>
        <w:t>your hands weave injustice and wrong.</w:t>
      </w:r>
    </w:p>
    <w:p w14:paraId="0FB4C15A" w14:textId="77777777" w:rsidR="009E7111" w:rsidRPr="00AB1781" w:rsidRDefault="009E7111" w:rsidP="009E7111">
      <w:pPr>
        <w:pStyle w:val="EnglishHangNoCoptic"/>
      </w:pPr>
      <w:r w:rsidRPr="00AB1781">
        <w:t>4 Sinners are estranged from the womb;</w:t>
      </w:r>
    </w:p>
    <w:p w14:paraId="246A64A0" w14:textId="77777777" w:rsidR="009E7111" w:rsidRPr="00AB1781" w:rsidRDefault="009E7111" w:rsidP="009E7111">
      <w:pPr>
        <w:pStyle w:val="EnglishHangNoCoptic"/>
      </w:pPr>
      <w:r w:rsidRPr="00AB1781">
        <w:tab/>
        <w:t>they go astray as soon as they are born;</w:t>
      </w:r>
    </w:p>
    <w:p w14:paraId="20A31A2E" w14:textId="77777777" w:rsidR="009E7111" w:rsidRPr="00AB1781" w:rsidRDefault="009E7111" w:rsidP="009E7111">
      <w:pPr>
        <w:pStyle w:val="EnglishHangEndNoCoptic"/>
      </w:pPr>
      <w:r w:rsidRPr="00AB1781">
        <w:tab/>
        <w:t>they keep telling lies.</w:t>
      </w:r>
    </w:p>
    <w:p w14:paraId="2C301833" w14:textId="77777777" w:rsidR="009E7111" w:rsidRPr="00AB1781" w:rsidRDefault="009E7111" w:rsidP="009E7111">
      <w:pPr>
        <w:pStyle w:val="EnglishHangNoCoptic"/>
      </w:pPr>
      <w:r w:rsidRPr="00AB1781">
        <w:t>5 Their venom is like serpent’s poison;</w:t>
      </w:r>
    </w:p>
    <w:p w14:paraId="4C1D2CED" w14:textId="77777777" w:rsidR="009E7111" w:rsidRPr="00AB1781" w:rsidRDefault="009E7111" w:rsidP="009E7111">
      <w:pPr>
        <w:pStyle w:val="EnglishHangEndNoCoptic"/>
      </w:pPr>
      <w:r w:rsidRPr="00AB1781">
        <w:tab/>
        <w:t>they are like a deaf cobra that stops its ears,</w:t>
      </w:r>
    </w:p>
    <w:p w14:paraId="1651561E" w14:textId="77777777" w:rsidR="009E7111" w:rsidRPr="00AB1781" w:rsidRDefault="009E7111" w:rsidP="009E7111">
      <w:pPr>
        <w:pStyle w:val="EnglishHangNoCoptic"/>
      </w:pPr>
      <w:r w:rsidRPr="00AB1781">
        <w:t>6 so as not to hear the snake-charmer’s voice,</w:t>
      </w:r>
    </w:p>
    <w:p w14:paraId="49618474" w14:textId="77777777" w:rsidR="009E7111" w:rsidRPr="009E7111" w:rsidRDefault="009E7111" w:rsidP="009E7111">
      <w:pPr>
        <w:pStyle w:val="EnglishHangEndNoCoptic"/>
      </w:pPr>
      <w:r w:rsidRPr="00AB1781">
        <w:tab/>
        <w:t>but is spell-bound when charmed by a wise man.</w:t>
      </w:r>
    </w:p>
    <w:p w14:paraId="3D2341E3" w14:textId="77777777" w:rsidR="009E7111" w:rsidRPr="00AB1781" w:rsidRDefault="009E7111" w:rsidP="009E7111">
      <w:pPr>
        <w:pStyle w:val="EnglishHangNoCoptic"/>
      </w:pPr>
      <w:r w:rsidRPr="00AB1781">
        <w:t>7 God crushes their teeth in their mouths;</w:t>
      </w:r>
    </w:p>
    <w:p w14:paraId="0CA382F3" w14:textId="77777777" w:rsidR="009E7111" w:rsidRPr="00AB1781" w:rsidRDefault="009E7111" w:rsidP="009E7111">
      <w:pPr>
        <w:pStyle w:val="EnglishHangEndNoCoptic"/>
      </w:pPr>
      <w:r w:rsidRPr="00AB1781">
        <w:tab/>
        <w:t>the Lord crushes the lions’ grinders.</w:t>
      </w:r>
    </w:p>
    <w:p w14:paraId="77E363D0" w14:textId="77777777" w:rsidR="009E7111" w:rsidRPr="00AB1781" w:rsidRDefault="009E7111" w:rsidP="009E7111">
      <w:pPr>
        <w:pStyle w:val="EnglishHangNoCoptic"/>
      </w:pPr>
      <w:r w:rsidRPr="00AB1781">
        <w:t>8 They will come to nothing like leaking water;</w:t>
      </w:r>
    </w:p>
    <w:p w14:paraId="697923F6" w14:textId="77777777" w:rsidR="009E7111" w:rsidRPr="00AB1781" w:rsidRDefault="009E7111" w:rsidP="009E7111">
      <w:pPr>
        <w:pStyle w:val="EnglishHangEndNoCoptic"/>
      </w:pPr>
      <w:r w:rsidRPr="00AB1781">
        <w:tab/>
        <w:t>He will bend His bow until they weaken.</w:t>
      </w:r>
    </w:p>
    <w:p w14:paraId="676588E1" w14:textId="77777777" w:rsidR="009E7111" w:rsidRPr="00AB1781" w:rsidRDefault="009E7111" w:rsidP="009E7111">
      <w:pPr>
        <w:pStyle w:val="EnglishHangNoCoptic"/>
      </w:pPr>
      <w:r w:rsidRPr="00AB1781">
        <w:t>9 Like melting wax they will be consumed;</w:t>
      </w:r>
    </w:p>
    <w:p w14:paraId="3D410AE3" w14:textId="77777777" w:rsidR="009E7111" w:rsidRPr="00AB1781" w:rsidRDefault="009E7111" w:rsidP="009E7111">
      <w:pPr>
        <w:pStyle w:val="EnglishHangEndNoCoptic"/>
      </w:pPr>
      <w:r w:rsidRPr="00AB1781">
        <w:tab/>
        <w:t>fire falls on them, and they are blind to the sun.</w:t>
      </w:r>
    </w:p>
    <w:p w14:paraId="034B7691" w14:textId="77777777" w:rsidR="009E7111" w:rsidRPr="00AB1781" w:rsidRDefault="009E7111" w:rsidP="009E7111">
      <w:pPr>
        <w:pStyle w:val="EnglishHangNoCoptic"/>
      </w:pPr>
      <w:r w:rsidRPr="00AB1781">
        <w:t>10 Before their prickles grow to a thorn-tree,</w:t>
      </w:r>
    </w:p>
    <w:p w14:paraId="011052D3" w14:textId="77777777" w:rsidR="009E7111" w:rsidRPr="00AB1781" w:rsidRDefault="009E7111" w:rsidP="009E7111">
      <w:pPr>
        <w:pStyle w:val="EnglishHangEndNoCoptic"/>
      </w:pPr>
      <w:r w:rsidRPr="00AB1781">
        <w:tab/>
        <w:t>He devours them alive as it were in His wrath.</w:t>
      </w:r>
    </w:p>
    <w:p w14:paraId="6A461A54" w14:textId="77777777" w:rsidR="009E7111" w:rsidRPr="00AB1781" w:rsidRDefault="009E7111" w:rsidP="009E7111">
      <w:pPr>
        <w:pStyle w:val="EnglishHangNoCoptic"/>
      </w:pPr>
      <w:r w:rsidRPr="00AB1781">
        <w:t>11 The righteous will rejoice</w:t>
      </w:r>
    </w:p>
    <w:p w14:paraId="1E6D09C3" w14:textId="77777777" w:rsidR="009E7111" w:rsidRPr="00AB1781" w:rsidRDefault="009E7111" w:rsidP="009E7111">
      <w:pPr>
        <w:pStyle w:val="EnglishHangNoCoptic"/>
      </w:pPr>
      <w:r w:rsidRPr="00AB1781">
        <w:tab/>
        <w:t>when he sees the vengeance;</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7777777" w:rsidR="009E7111" w:rsidRPr="00AB1781" w:rsidRDefault="009E7111" w:rsidP="009E7111">
      <w:pPr>
        <w:pStyle w:val="EnglishHangNoCoptic"/>
      </w:pPr>
      <w:r w:rsidRPr="00AB1781">
        <w:t>12 And men will say:</w:t>
      </w:r>
    </w:p>
    <w:p w14:paraId="0401F091" w14:textId="77777777" w:rsidR="009E7111" w:rsidRPr="00AB1781" w:rsidRDefault="009E7111" w:rsidP="009E7111">
      <w:pPr>
        <w:pStyle w:val="EnglishHangNoCoptic"/>
      </w:pPr>
      <w:r w:rsidRPr="00AB1781">
        <w:tab/>
        <w:t>‘There is indeed a reward for the righteous;</w:t>
      </w:r>
    </w:p>
    <w:p w14:paraId="59768C05" w14:textId="77777777" w:rsidR="009E7111" w:rsidRPr="00AB1781" w:rsidRDefault="009E7111" w:rsidP="009E7111">
      <w:pPr>
        <w:pStyle w:val="EnglishHangNoCoptic"/>
      </w:pPr>
      <w:r w:rsidRPr="00AB1781">
        <w:tab/>
        <w:t>there is surely a God</w:t>
      </w:r>
    </w:p>
    <w:p w14:paraId="33E66F23" w14:textId="77777777" w:rsidR="009E7111" w:rsidRPr="009E7111" w:rsidRDefault="009E7111" w:rsidP="009E7111">
      <w:pPr>
        <w:pStyle w:val="EnglishHangEndNoCoptic"/>
      </w:pPr>
      <w:r w:rsidRPr="00AB1781">
        <w:tab/>
        <w:t>Who judges those on the earth.’</w:t>
      </w:r>
    </w:p>
    <w:p w14:paraId="7292F797" w14:textId="0B3143DC" w:rsidR="00F933DE" w:rsidRDefault="00F933DE" w:rsidP="00F933DE">
      <w:pPr>
        <w:pStyle w:val="Rubric"/>
      </w:pPr>
      <w:r>
        <w:t>Glory…</w:t>
      </w:r>
    </w:p>
    <w:p w14:paraId="2A426AF5" w14:textId="77777777" w:rsidR="009E7111" w:rsidRPr="009E7111" w:rsidRDefault="009E7111" w:rsidP="00BF0205">
      <w:pPr>
        <w:pStyle w:val="Heading4"/>
      </w:pPr>
      <w:r>
        <w:t>Psalm</w:t>
      </w:r>
      <w:r w:rsidRPr="00AB1781">
        <w:t xml:space="preserve"> 58</w:t>
      </w:r>
      <w:r>
        <w:t>: Deliver me from my enemies, O God</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7777777" w:rsidR="009E7111" w:rsidRPr="00AB1781" w:rsidRDefault="009E7111" w:rsidP="009E7111">
      <w:pPr>
        <w:pStyle w:val="Rubric"/>
      </w:pPr>
      <w:r w:rsidRPr="00AB1781">
        <w:t>1 (Do not destroy</w:t>
      </w:r>
      <w:r w:rsidR="001225FA">
        <w:t xml:space="preserve">. </w:t>
      </w:r>
      <w:r w:rsidRPr="00AB1781">
        <w:t>By David, for a pillar inscription, when Saul sent men to watch his house and kill him)</w:t>
      </w:r>
    </w:p>
    <w:p w14:paraId="2D8D84AD" w14:textId="77777777" w:rsidR="009E7111" w:rsidRPr="00AB1781" w:rsidRDefault="009E7111" w:rsidP="00035647">
      <w:pPr>
        <w:pStyle w:val="EnglishHangNoCoptic"/>
      </w:pPr>
      <w:r w:rsidRPr="00AB1781">
        <w:t>2 Deliver me from my enemies, O God;</w:t>
      </w:r>
    </w:p>
    <w:p w14:paraId="2927B837" w14:textId="77777777" w:rsidR="009E7111" w:rsidRPr="00AB1781" w:rsidRDefault="009E7111" w:rsidP="00035647">
      <w:pPr>
        <w:pStyle w:val="EnglishHangEndNoCoptic"/>
      </w:pPr>
      <w:r w:rsidRPr="00AB1781">
        <w:lastRenderedPageBreak/>
        <w:tab/>
        <w:t>and redeem me from those who rise up against me.</w:t>
      </w:r>
    </w:p>
    <w:p w14:paraId="73D2E7E0" w14:textId="77777777" w:rsidR="009E7111" w:rsidRPr="00AB1781" w:rsidRDefault="009E7111" w:rsidP="00035647">
      <w:pPr>
        <w:pStyle w:val="EnglishHangNoCoptic"/>
      </w:pPr>
      <w:r w:rsidRPr="00AB1781">
        <w:t>3 Rescue me from evildoers,</w:t>
      </w:r>
    </w:p>
    <w:p w14:paraId="7D166AAB" w14:textId="77777777" w:rsidR="009E7111" w:rsidRPr="00AB1781" w:rsidRDefault="009E7111" w:rsidP="00035647">
      <w:pPr>
        <w:pStyle w:val="EnglishHangEndNoCoptic"/>
      </w:pPr>
      <w:r w:rsidRPr="00AB1781">
        <w:tab/>
        <w:t>and save me from men of blood.</w:t>
      </w:r>
    </w:p>
    <w:p w14:paraId="60070A58" w14:textId="77777777" w:rsidR="009E7111" w:rsidRPr="00AB1781" w:rsidRDefault="009E7111" w:rsidP="00035647">
      <w:pPr>
        <w:pStyle w:val="EnglishHangNoCoptic"/>
      </w:pPr>
      <w:r w:rsidRPr="00AB1781">
        <w:t>4 For see, they hunt my soul;</w:t>
      </w:r>
    </w:p>
    <w:p w14:paraId="0924C549" w14:textId="77777777" w:rsidR="009E7111" w:rsidRPr="00AB1781" w:rsidRDefault="009E7111" w:rsidP="00035647">
      <w:pPr>
        <w:pStyle w:val="EnglishHangNoCoptic"/>
      </w:pPr>
      <w:r w:rsidRPr="00AB1781">
        <w:tab/>
        <w:t>the mighty set upon me!</w:t>
      </w:r>
    </w:p>
    <w:p w14:paraId="62B149E6" w14:textId="77777777" w:rsidR="009E7111" w:rsidRPr="00AB1781" w:rsidRDefault="009E7111" w:rsidP="00035647">
      <w:pPr>
        <w:pStyle w:val="EnglishHangEndNoCoptic"/>
      </w:pPr>
      <w:r w:rsidRPr="00AB1781">
        <w:tab/>
        <w:t>It is not my fault or my sin, O Lord.</w:t>
      </w:r>
    </w:p>
    <w:p w14:paraId="466CE83A" w14:textId="77777777" w:rsidR="009E7111" w:rsidRPr="00AB1781" w:rsidRDefault="009E7111" w:rsidP="00035647">
      <w:pPr>
        <w:pStyle w:val="EnglishHangNoCoptic"/>
      </w:pPr>
      <w:r w:rsidRPr="00AB1781">
        <w:t>5 I have run without fault</w:t>
      </w:r>
    </w:p>
    <w:p w14:paraId="5B15D395" w14:textId="77777777" w:rsidR="009E7111" w:rsidRPr="00AB1781" w:rsidRDefault="009E7111" w:rsidP="00035647">
      <w:pPr>
        <w:pStyle w:val="EnglishHangNoCoptic"/>
      </w:pPr>
      <w:r w:rsidRPr="00AB1781">
        <w:tab/>
        <w:t>and have kept straight.</w:t>
      </w:r>
    </w:p>
    <w:p w14:paraId="6F62E526" w14:textId="77777777" w:rsidR="009E7111" w:rsidRPr="00AB1781" w:rsidRDefault="009E7111" w:rsidP="00035647">
      <w:pPr>
        <w:pStyle w:val="EnglishHangEndNoCoptic"/>
      </w:pPr>
      <w:r w:rsidRPr="00AB1781">
        <w:tab/>
        <w:t>Awake to meet and help me and see.</w:t>
      </w:r>
    </w:p>
    <w:p w14:paraId="3FFDE3D5" w14:textId="77777777" w:rsidR="009E7111" w:rsidRPr="00AB1781" w:rsidRDefault="009E7111" w:rsidP="00035647">
      <w:pPr>
        <w:pStyle w:val="EnglishHangNoCoptic"/>
      </w:pPr>
      <w:r w:rsidRPr="00AB1781">
        <w:t xml:space="preserve">6 </w:t>
      </w:r>
      <w:r w:rsidR="001040C8">
        <w:t>You</w:t>
      </w:r>
      <w:r w:rsidRPr="00AB1781">
        <w:t xml:space="preserve"> then,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7777777" w:rsidR="009E7111" w:rsidRPr="00AB1781" w:rsidRDefault="009E7111" w:rsidP="00035647">
      <w:pPr>
        <w:pStyle w:val="EnglishHangEndNoCoptic"/>
      </w:pPr>
      <w:r w:rsidRPr="00AB1781">
        <w:tab/>
        <w:t xml:space="preserve">show all the evildoers no mercy. </w:t>
      </w:r>
      <w:r w:rsidRPr="00AB1781">
        <w:rPr>
          <w:i/>
        </w:rPr>
        <w:t>(Pause)</w:t>
      </w:r>
    </w:p>
    <w:p w14:paraId="22F680A7" w14:textId="77777777" w:rsidR="009E7111" w:rsidRPr="00AB1781" w:rsidRDefault="009E7111" w:rsidP="00035647">
      <w:pPr>
        <w:pStyle w:val="EnglishHangNoCoptic"/>
      </w:pPr>
      <w:r w:rsidRPr="00AB1781">
        <w:t>7 They will return at nightfall, hungry as dogs,</w:t>
      </w:r>
    </w:p>
    <w:p w14:paraId="65B252CB" w14:textId="77777777" w:rsidR="009E7111" w:rsidRPr="00AB1781" w:rsidRDefault="009E7111" w:rsidP="00035647">
      <w:pPr>
        <w:pStyle w:val="EnglishHangEndNoCoptic"/>
      </w:pPr>
      <w:r w:rsidRPr="00AB1781">
        <w:tab/>
        <w:t>and will prowl round the city.</w:t>
      </w:r>
    </w:p>
    <w:p w14:paraId="051F2492" w14:textId="77777777" w:rsidR="009E7111" w:rsidRPr="00AB1781" w:rsidRDefault="009E7111" w:rsidP="00035647">
      <w:pPr>
        <w:pStyle w:val="EnglishHangNoCoptic"/>
      </w:pPr>
      <w:r w:rsidRPr="00AB1781">
        <w:t>8 Behold, they speak with their mouth</w:t>
      </w:r>
    </w:p>
    <w:p w14:paraId="16CA9AF5" w14:textId="77777777" w:rsidR="009E7111" w:rsidRPr="00AB1781" w:rsidRDefault="009E7111" w:rsidP="00035647">
      <w:pPr>
        <w:pStyle w:val="EnglishHangNoCoptic"/>
      </w:pPr>
      <w:r w:rsidRPr="00AB1781">
        <w:tab/>
        <w:t>and a sword is in their lips—</w:t>
      </w:r>
    </w:p>
    <w:p w14:paraId="75A75908" w14:textId="77777777" w:rsidR="009E7111" w:rsidRPr="00AB1781" w:rsidRDefault="009E7111" w:rsidP="00035647">
      <w:pPr>
        <w:pStyle w:val="EnglishHangEndNoCoptic"/>
      </w:pPr>
      <w:r w:rsidRPr="00AB1781">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77777777"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bring to nothing all the nations.</w:t>
      </w:r>
    </w:p>
    <w:p w14:paraId="485CB8AD" w14:textId="77777777" w:rsidR="009E7111" w:rsidRPr="00AB1781" w:rsidRDefault="009E7111" w:rsidP="00035647">
      <w:pPr>
        <w:pStyle w:val="EnglishHangNoCoptic"/>
      </w:pPr>
      <w:r w:rsidRPr="00AB1781">
        <w:t xml:space="preserve">10 O my strength, I 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77777777" w:rsidR="009E7111" w:rsidRPr="00AB1781" w:rsidRDefault="009E7111" w:rsidP="00035647">
      <w:pPr>
        <w:pStyle w:val="EnglishHangNoCoptic"/>
      </w:pPr>
      <w:r w:rsidRPr="00AB1781">
        <w:t>11 My God, His mercy goes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7777777" w:rsidR="009E7111" w:rsidRPr="00AB1781" w:rsidRDefault="009E7111" w:rsidP="00035647">
      <w:pPr>
        <w:pStyle w:val="EnglishHangNoCoptic"/>
      </w:pPr>
      <w:r w:rsidRPr="00AB1781">
        <w:t xml:space="preserve">12 Slay them not, lest they forget </w:t>
      </w:r>
      <w:r w:rsidR="00E570CB">
        <w:t>Your</w:t>
      </w:r>
      <w:r w:rsidRPr="00AB1781">
        <w:t xml:space="preserve"> law;</w:t>
      </w:r>
    </w:p>
    <w:p w14:paraId="4D656B14" w14:textId="77777777" w:rsidR="009E7111" w:rsidRPr="00AB1781" w:rsidRDefault="009E7111" w:rsidP="00035647">
      <w:pPr>
        <w:pStyle w:val="EnglishHangNoCoptic"/>
      </w:pPr>
      <w:r w:rsidRPr="00AB1781">
        <w:tab/>
        <w:t xml:space="preserve">scatter them by </w:t>
      </w:r>
      <w:r w:rsidR="00E570CB">
        <w:t>Your</w:t>
      </w:r>
      <w:r w:rsidRPr="00AB1781">
        <w:t xml:space="preserve"> power</w:t>
      </w:r>
    </w:p>
    <w:p w14:paraId="46C9C6DE" w14:textId="77777777" w:rsidR="009E7111" w:rsidRPr="00AB1781" w:rsidRDefault="009E7111" w:rsidP="00035647">
      <w:pPr>
        <w:pStyle w:val="EnglishHangEndNoCoptic"/>
      </w:pPr>
      <w:r w:rsidRPr="00AB1781">
        <w:tab/>
        <w:t>and bring them down, O Lord my defender.</w:t>
      </w:r>
    </w:p>
    <w:p w14:paraId="45DEFC01" w14:textId="77777777" w:rsidR="009E7111" w:rsidRPr="00AB1781" w:rsidRDefault="009E7111" w:rsidP="00035647">
      <w:pPr>
        <w:pStyle w:val="EnglishHangNoCoptic"/>
      </w:pPr>
      <w:r w:rsidRPr="00AB1781">
        <w:t>13 Every word of their lips is a sin of their mouth;</w:t>
      </w:r>
    </w:p>
    <w:p w14:paraId="16768589" w14:textId="77777777" w:rsidR="009E7111" w:rsidRPr="00AB1781" w:rsidRDefault="009E7111" w:rsidP="00035647">
      <w:pPr>
        <w:pStyle w:val="EnglishHangNoCoptic"/>
      </w:pPr>
      <w:r w:rsidRPr="00AB1781">
        <w:tab/>
        <w:t>so let them be caught in their pride.</w:t>
      </w:r>
    </w:p>
    <w:p w14:paraId="5BEDA412" w14:textId="77777777" w:rsidR="009E7111" w:rsidRPr="00AB1781" w:rsidRDefault="009E7111" w:rsidP="00035647">
      <w:pPr>
        <w:pStyle w:val="EnglishHangNoCoptic"/>
      </w:pPr>
      <w:r w:rsidRPr="00AB1781">
        <w:tab/>
        <w:t>And by their cursing and lying</w:t>
      </w:r>
    </w:p>
    <w:p w14:paraId="46BC356F" w14:textId="77777777" w:rsidR="009E7111" w:rsidRPr="00AB1781" w:rsidRDefault="009E7111" w:rsidP="00035647">
      <w:pPr>
        <w:pStyle w:val="EnglishHangEndNoCoptic"/>
      </w:pPr>
      <w:r w:rsidRPr="00AB1781">
        <w:tab/>
        <w:t>they will be known in the end.</w:t>
      </w:r>
    </w:p>
    <w:p w14:paraId="3D5AB692" w14:textId="77777777" w:rsidR="009E7111" w:rsidRPr="00AB1781" w:rsidRDefault="009E7111" w:rsidP="00035647">
      <w:pPr>
        <w:pStyle w:val="EnglishHangNoCoptic"/>
      </w:pPr>
      <w:r w:rsidRPr="00AB1781">
        <w:t>14 In the final wrath they will cease to be;</w:t>
      </w:r>
    </w:p>
    <w:p w14:paraId="5C1AD14F" w14:textId="77777777" w:rsidR="009E7111" w:rsidRPr="00AB1781" w:rsidRDefault="009E7111" w:rsidP="00035647">
      <w:pPr>
        <w:pStyle w:val="EnglishHangNoCoptic"/>
      </w:pPr>
      <w:r w:rsidRPr="00AB1781">
        <w:tab/>
        <w:t>and they will know that God rules Jacob</w:t>
      </w:r>
    </w:p>
    <w:p w14:paraId="0BDCAE7A" w14:textId="77777777" w:rsidR="009E7111" w:rsidRPr="00AB1781" w:rsidRDefault="009E7111" w:rsidP="00035647">
      <w:pPr>
        <w:pStyle w:val="EnglishHangEndNoCoptic"/>
      </w:pPr>
      <w:r w:rsidRPr="00AB1781">
        <w:tab/>
        <w:t xml:space="preserve">and the ends of the earth. </w:t>
      </w:r>
      <w:r w:rsidRPr="00AB1781">
        <w:rPr>
          <w:i/>
        </w:rPr>
        <w:t>(Pause)</w:t>
      </w:r>
    </w:p>
    <w:p w14:paraId="2C1E2B94" w14:textId="77777777" w:rsidR="009E7111" w:rsidRPr="00AB1781" w:rsidRDefault="009E7111" w:rsidP="00035647">
      <w:pPr>
        <w:pStyle w:val="EnglishHangNoCoptic"/>
      </w:pPr>
      <w:r w:rsidRPr="00AB1781">
        <w:lastRenderedPageBreak/>
        <w:t>15 They will return at nightfall, hungry as dogs,</w:t>
      </w:r>
    </w:p>
    <w:p w14:paraId="1C7A9B85" w14:textId="77777777" w:rsidR="009E7111" w:rsidRPr="00AB1781" w:rsidRDefault="009E7111" w:rsidP="00035647">
      <w:pPr>
        <w:pStyle w:val="EnglishHangEndNoCoptic"/>
      </w:pPr>
      <w:r w:rsidRPr="00AB1781">
        <w:tab/>
        <w:t>and will prowl round the city.</w:t>
      </w:r>
    </w:p>
    <w:p w14:paraId="26ACED1F" w14:textId="77777777" w:rsidR="009E7111" w:rsidRPr="00AB1781" w:rsidRDefault="009E7111" w:rsidP="00035647">
      <w:pPr>
        <w:pStyle w:val="EnglishHangNoCoptic"/>
      </w:pPr>
      <w:r w:rsidRPr="00AB1781">
        <w:t>16 They will scatter in search of food;</w:t>
      </w:r>
    </w:p>
    <w:p w14:paraId="531193C1" w14:textId="77777777" w:rsidR="009E7111" w:rsidRPr="00AB1781" w:rsidRDefault="009E7111" w:rsidP="00035647">
      <w:pPr>
        <w:pStyle w:val="EnglishHangEndNoCoptic"/>
      </w:pPr>
      <w:r w:rsidRPr="00AB1781">
        <w:tab/>
        <w:t>and they will growl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77777777" w:rsidR="009E7111" w:rsidRPr="00AB1781" w:rsidRDefault="009E7111" w:rsidP="00035647">
      <w:pPr>
        <w:pStyle w:val="EnglishHangNoCoptic"/>
      </w:pPr>
      <w:r w:rsidRPr="00AB1781">
        <w:tab/>
        <w:t xml:space="preserve">for </w:t>
      </w:r>
      <w:r w:rsidR="001040C8">
        <w:t>You</w:t>
      </w:r>
      <w:r w:rsidRPr="00AB1781">
        <w:t xml:space="preserve"> </w:t>
      </w:r>
      <w:r w:rsidR="00556387">
        <w:t>have</w:t>
      </w:r>
      <w:r w:rsidRPr="00AB1781">
        <w:t xml:space="preserve"> been my protector</w:t>
      </w:r>
    </w:p>
    <w:p w14:paraId="05B32687" w14:textId="77777777" w:rsidR="009E7111" w:rsidRPr="00AB1781" w:rsidRDefault="009E7111" w:rsidP="00035647">
      <w:pPr>
        <w:pStyle w:val="EnglishHangEndNoCoptic"/>
      </w:pPr>
      <w:r w:rsidRPr="00AB1781">
        <w:tab/>
        <w:t>and my refuge in the day of my distress.</w:t>
      </w:r>
    </w:p>
    <w:p w14:paraId="44D9B480" w14:textId="77777777"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Pr="00AB1781">
        <w:t xml:space="preserve"> my helper, to </w:t>
      </w:r>
      <w:r w:rsidR="001040C8">
        <w:t>You</w:t>
      </w:r>
      <w:r w:rsidRPr="00AB1781">
        <w:t xml:space="preserve"> I will sing;</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218"/>
      </w:r>
    </w:p>
    <w:p w14:paraId="4DC48000" w14:textId="77777777" w:rsidR="009E7111" w:rsidRPr="00035647" w:rsidRDefault="00035647" w:rsidP="00BF0205">
      <w:pPr>
        <w:pStyle w:val="Heading4"/>
      </w:pPr>
      <w:r>
        <w:t>Psalm</w:t>
      </w:r>
      <w:r w:rsidR="009E7111" w:rsidRPr="00AB1781">
        <w:t xml:space="preserve"> 59</w:t>
      </w:r>
      <w:r>
        <w:t xml:space="preserve">: O God, </w:t>
      </w:r>
      <w:r w:rsidR="001040C8">
        <w:t>You</w:t>
      </w:r>
      <w:r>
        <w:t xml:space="preserve"> </w:t>
      </w:r>
      <w:r w:rsidR="001040C8">
        <w:t>did</w:t>
      </w:r>
      <w:r>
        <w:t xml:space="preserve"> reject us and crush us</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77777777" w:rsidR="009E7111" w:rsidRPr="00AB1781" w:rsidRDefault="009E7111" w:rsidP="00035647">
      <w:pPr>
        <w:pStyle w:val="Rubric"/>
      </w:pPr>
      <w:r w:rsidRPr="00AB1781">
        <w:t>1 (For those who are still to be changed. For a pillar inscription, by David:</w:t>
      </w:r>
    </w:p>
    <w:p w14:paraId="5047D130" w14:textId="77777777" w:rsidR="009E7111" w:rsidRPr="00AB1781" w:rsidRDefault="009E7111" w:rsidP="00035647">
      <w:pPr>
        <w:pStyle w:val="Rubric"/>
      </w:pPr>
      <w:r w:rsidRPr="00AB1781">
        <w:t>2 For teaching; when he burned Syrian Mesopotamia and Syrian Zobah, and Jacob returned and defeated 12,000 Edomites in the Valley of Salt.)</w:t>
      </w:r>
    </w:p>
    <w:p w14:paraId="6E30F727" w14:textId="77777777" w:rsidR="009E7111" w:rsidRPr="00AB1781" w:rsidRDefault="009E7111" w:rsidP="00035647">
      <w:pPr>
        <w:pStyle w:val="EnglishHangNoCoptic"/>
      </w:pPr>
      <w:r w:rsidRPr="00AB1781">
        <w:t xml:space="preserve">3 O God, </w:t>
      </w:r>
      <w:r w:rsidR="001040C8">
        <w:t>You</w:t>
      </w:r>
      <w:r w:rsidRPr="00AB1781">
        <w:t xml:space="preserve"> </w:t>
      </w:r>
      <w:r w:rsidR="001040C8">
        <w:t>did</w:t>
      </w:r>
      <w:r w:rsidRPr="00AB1781">
        <w:t xml:space="preserve"> reject us and crush us.</w:t>
      </w:r>
    </w:p>
    <w:p w14:paraId="67868668" w14:textId="77777777"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had</w:t>
      </w:r>
      <w:r w:rsidRPr="00AB1781">
        <w:t xml:space="preserve"> had compassion on us.</w:t>
      </w:r>
    </w:p>
    <w:p w14:paraId="2EDF2BB5" w14:textId="77777777" w:rsidR="009E7111" w:rsidRPr="00AB1781" w:rsidRDefault="009E7111" w:rsidP="00035647">
      <w:pPr>
        <w:pStyle w:val="EnglishHangNoCoptic"/>
      </w:pPr>
      <w:r w:rsidRPr="00AB1781">
        <w:t xml:space="preserve">4 </w:t>
      </w:r>
      <w:r w:rsidR="001040C8">
        <w:t>You</w:t>
      </w:r>
      <w:r w:rsidRPr="00AB1781">
        <w:t xml:space="preserve"> </w:t>
      </w:r>
      <w:r w:rsidR="00556387">
        <w:t>have</w:t>
      </w:r>
      <w:r w:rsidRPr="00AB1781">
        <w:t xml:space="preserve"> shaken the earth and troubled it;</w:t>
      </w:r>
    </w:p>
    <w:p w14:paraId="429C961F" w14:textId="77777777" w:rsidR="009E7111" w:rsidRPr="00AB1781" w:rsidRDefault="009E7111" w:rsidP="00035647">
      <w:pPr>
        <w:pStyle w:val="EnglishHangEndNoCoptic"/>
      </w:pPr>
      <w:r w:rsidRPr="00AB1781">
        <w:tab/>
        <w:t>heal its wounds, for it is tottering.</w:t>
      </w:r>
    </w:p>
    <w:p w14:paraId="0C37F529" w14:textId="77777777" w:rsidR="009E7111" w:rsidRPr="00AB1781" w:rsidRDefault="009E7111" w:rsidP="00035647">
      <w:pPr>
        <w:pStyle w:val="EnglishHangNoCoptic"/>
      </w:pPr>
      <w:r w:rsidRPr="00AB1781">
        <w:t xml:space="preserve">5 </w:t>
      </w:r>
      <w:r w:rsidR="001040C8">
        <w:t>You</w:t>
      </w:r>
      <w:r w:rsidRPr="00AB1781">
        <w:t xml:space="preserve"> </w:t>
      </w:r>
      <w:r w:rsidR="00556387">
        <w:t>have</w:t>
      </w:r>
      <w:r w:rsidRPr="00AB1781">
        <w:t xml:space="preserve"> shown </w:t>
      </w:r>
      <w:r w:rsidR="00E570CB">
        <w:t>Your</w:t>
      </w:r>
      <w:r w:rsidRPr="00AB1781">
        <w:t xml:space="preserve"> people hard things;</w:t>
      </w:r>
    </w:p>
    <w:p w14:paraId="59C4EDD3" w14:textId="77777777" w:rsidR="009E7111" w:rsidRPr="00035647" w:rsidRDefault="009E7111" w:rsidP="00035647">
      <w:pPr>
        <w:pStyle w:val="EnglishHangEndNoCoptic"/>
      </w:pPr>
      <w:r w:rsidRPr="00AB1781">
        <w:tab/>
      </w:r>
      <w:r w:rsidR="001040C8">
        <w:t>You</w:t>
      </w:r>
      <w:r w:rsidRPr="00AB1781">
        <w:t xml:space="preserve"> </w:t>
      </w:r>
      <w:r w:rsidR="00556387">
        <w:t>have</w:t>
      </w:r>
      <w:r w:rsidRPr="00AB1781">
        <w:t xml:space="preserve"> made us drink the wine of compunction.</w:t>
      </w:r>
    </w:p>
    <w:p w14:paraId="72E49FE0" w14:textId="77777777" w:rsidR="009E7111" w:rsidRPr="00AB1781" w:rsidRDefault="009E7111" w:rsidP="00035647">
      <w:pPr>
        <w:pStyle w:val="EnglishHangNoCoptic"/>
      </w:pPr>
      <w:r w:rsidRPr="00AB1781">
        <w:t xml:space="preserve">6 </w:t>
      </w:r>
      <w:r w:rsidR="001040C8">
        <w:t>You</w:t>
      </w:r>
      <w:r w:rsidRPr="00AB1781">
        <w:t xml:space="preserve"> </w:t>
      </w:r>
      <w:r w:rsidR="00556387">
        <w:t>have</w:t>
      </w:r>
      <w:r w:rsidRPr="00AB1781">
        <w:t xml:space="preserve"> given those who fear </w:t>
      </w:r>
      <w:r w:rsidR="001040C8">
        <w:t>You</w:t>
      </w:r>
      <w:r w:rsidRPr="00AB1781">
        <w:t xml:space="preserve"> a signal</w:t>
      </w:r>
      <w:r w:rsidRPr="00AB1781">
        <w:rPr>
          <w:rStyle w:val="FootnoteReference"/>
        </w:rPr>
        <w:footnoteReference w:id="219"/>
      </w:r>
    </w:p>
    <w:p w14:paraId="47D6479D" w14:textId="77777777" w:rsidR="009E7111" w:rsidRPr="00AB1781" w:rsidRDefault="009E7111" w:rsidP="00035647">
      <w:pPr>
        <w:pStyle w:val="EnglishHangEndNoCoptic"/>
      </w:pPr>
      <w:r w:rsidRPr="00AB1781">
        <w:tab/>
        <w:t xml:space="preserve">to escape from before the bow. </w:t>
      </w:r>
      <w:r w:rsidRPr="00AB1781">
        <w:rPr>
          <w:i/>
        </w:rPr>
        <w:t>(Pause)</w:t>
      </w:r>
    </w:p>
    <w:p w14:paraId="028639F7" w14:textId="77777777" w:rsidR="009E7111" w:rsidRPr="00AB1781" w:rsidRDefault="009E7111" w:rsidP="00035647">
      <w:pPr>
        <w:pStyle w:val="EnglishHangNoCoptic"/>
      </w:pPr>
      <w:r w:rsidRPr="00AB1781">
        <w:t xml:space="preserve">7 That </w:t>
      </w:r>
      <w:r w:rsidR="00E570CB">
        <w:t>Your</w:t>
      </w:r>
      <w:r w:rsidRPr="00AB1781">
        <w:t xml:space="preserve"> beloved may be delivered,</w:t>
      </w:r>
    </w:p>
    <w:p w14:paraId="726A69BB" w14:textId="77777777" w:rsidR="009E7111" w:rsidRPr="00AB1781" w:rsidRDefault="009E7111" w:rsidP="00035647">
      <w:pPr>
        <w:pStyle w:val="EnglishHangEndNoCoptic"/>
      </w:pPr>
      <w:r w:rsidRPr="00AB1781">
        <w:tab/>
        <w:t xml:space="preserve">save with </w:t>
      </w:r>
      <w:r w:rsidR="00E570CB">
        <w:t>Your</w:t>
      </w:r>
      <w:r w:rsidRPr="00AB1781">
        <w:t xml:space="preserve"> right hand and answer me.</w:t>
      </w:r>
    </w:p>
    <w:p w14:paraId="77672331" w14:textId="77777777" w:rsidR="009E7111" w:rsidRPr="00AB1781" w:rsidRDefault="009E7111" w:rsidP="00035647">
      <w:pPr>
        <w:pStyle w:val="EnglishHangNoCoptic"/>
      </w:pPr>
      <w:r w:rsidRPr="00AB1781">
        <w:t>8 God has spoken in His sanctuary:</w:t>
      </w:r>
    </w:p>
    <w:p w14:paraId="4ABE1419" w14:textId="77777777" w:rsidR="009E7111" w:rsidRPr="00AB1781" w:rsidRDefault="009E7111" w:rsidP="00035647">
      <w:pPr>
        <w:pStyle w:val="EnglishHangNoCoptic"/>
      </w:pPr>
      <w:r w:rsidRPr="00AB1781">
        <w:tab/>
        <w:t>‘I will rejoice and divide Shekem,</w:t>
      </w:r>
    </w:p>
    <w:p w14:paraId="7915E250" w14:textId="77777777" w:rsidR="009E7111" w:rsidRPr="00AB1781" w:rsidRDefault="009E7111" w:rsidP="00035647">
      <w:pPr>
        <w:pStyle w:val="EnglishHangEndNoCoptic"/>
      </w:pPr>
      <w:r w:rsidRPr="00AB1781">
        <w:tab/>
        <w:t>and parcel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lastRenderedPageBreak/>
        <w:tab/>
        <w:t>Judah is My King.</w:t>
      </w:r>
    </w:p>
    <w:p w14:paraId="345A05DF" w14:textId="77777777" w:rsidR="009E7111" w:rsidRPr="00AB1781" w:rsidRDefault="009E7111" w:rsidP="00035647">
      <w:pPr>
        <w:pStyle w:val="EnglishHangNoCoptic"/>
      </w:pPr>
      <w:r w:rsidRPr="00AB1781">
        <w:t>10 Moab I hope to make My washbowl,</w:t>
      </w:r>
      <w:r w:rsidRPr="00AB1781">
        <w:rPr>
          <w:rStyle w:val="FootnoteReference"/>
        </w:rPr>
        <w:footnoteReference w:id="220"/>
      </w:r>
    </w:p>
    <w:p w14:paraId="7C9FFCE5" w14:textId="77777777" w:rsidR="009E7111" w:rsidRPr="00AB1781" w:rsidRDefault="009E7111" w:rsidP="00035647">
      <w:pPr>
        <w:pStyle w:val="EnglishHangNoCoptic"/>
      </w:pPr>
      <w:r w:rsidRPr="00AB1781">
        <w:tab/>
        <w:t>over Edom I will extend my sway,</w:t>
      </w:r>
      <w:r w:rsidRPr="00AB1781">
        <w:rPr>
          <w:rStyle w:val="FootnoteReference"/>
        </w:rPr>
        <w:footnoteReference w:id="221"/>
      </w:r>
    </w:p>
    <w:p w14:paraId="20B5E8EF" w14:textId="77777777" w:rsidR="009E7111" w:rsidRPr="00AB1781" w:rsidRDefault="009E7111" w:rsidP="00035647">
      <w:pPr>
        <w:pStyle w:val="EnglishHangEndNoCoptic"/>
      </w:pPr>
      <w:r w:rsidRPr="00AB1781">
        <w:tab/>
        <w:t>strangers will submit to Me.’</w:t>
      </w:r>
    </w:p>
    <w:p w14:paraId="7DB5E985" w14:textId="77777777" w:rsidR="009E7111" w:rsidRPr="00AB1781" w:rsidRDefault="009E7111" w:rsidP="00035647">
      <w:pPr>
        <w:pStyle w:val="EnglishHangNoCoptic"/>
      </w:pPr>
      <w:r w:rsidRPr="00AB1781">
        <w:t>11 Who will lead me to the fortified city?</w:t>
      </w:r>
    </w:p>
    <w:p w14:paraId="46CC8535" w14:textId="77777777" w:rsidR="009E7111" w:rsidRPr="00AB1781" w:rsidRDefault="009E7111" w:rsidP="00035647">
      <w:pPr>
        <w:pStyle w:val="EnglishHangEndNoCoptic"/>
      </w:pPr>
      <w:r w:rsidRPr="00AB1781">
        <w:tab/>
        <w:t>Or who will guide me to Edom?</w:t>
      </w:r>
    </w:p>
    <w:p w14:paraId="2F1F1FB1" w14:textId="77777777" w:rsidR="009E7111" w:rsidRPr="00AB1781" w:rsidRDefault="009E7111" w:rsidP="00035647">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580F902F" w14:textId="77777777" w:rsidR="009E7111" w:rsidRPr="00AB1781" w:rsidRDefault="009E7111" w:rsidP="00035647">
      <w:pPr>
        <w:pStyle w:val="EnglishHangEndNoCoptic"/>
      </w:pPr>
      <w:r w:rsidRPr="00AB1781">
        <w:tab/>
        <w:t xml:space="preserve">Wilt not </w:t>
      </w:r>
      <w:r w:rsidR="001040C8">
        <w:t>You</w:t>
      </w:r>
      <w:r w:rsidRPr="00AB1781">
        <w:t>, O God, go out with our armies?</w:t>
      </w:r>
    </w:p>
    <w:p w14:paraId="681B2E78" w14:textId="77777777" w:rsidR="009E7111" w:rsidRPr="00AB1781" w:rsidRDefault="009E7111" w:rsidP="00035647">
      <w:pPr>
        <w:pStyle w:val="EnglishHangNoCoptic"/>
      </w:pPr>
      <w:r w:rsidRPr="00AB1781">
        <w:t>13 Grant us help from our trouble,</w:t>
      </w:r>
    </w:p>
    <w:p w14:paraId="75D291CC" w14:textId="77777777" w:rsidR="009E7111" w:rsidRPr="00AB1781" w:rsidRDefault="009E7111" w:rsidP="00035647">
      <w:pPr>
        <w:pStyle w:val="EnglishHangEndNoCoptic"/>
      </w:pPr>
      <w:r w:rsidRPr="00AB1781">
        <w:tab/>
        <w:t>for vain is the salvation of man.</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222"/>
      </w:r>
    </w:p>
    <w:p w14:paraId="194722CF" w14:textId="77777777" w:rsidR="009E7111" w:rsidRPr="00035647" w:rsidRDefault="009E7111" w:rsidP="00035647">
      <w:pPr>
        <w:pStyle w:val="EnglishHangEndNoCoptic"/>
      </w:pPr>
      <w:r w:rsidRPr="00AB1781">
        <w:tab/>
        <w:t>and He will bring to nothing our oppressors.</w:t>
      </w:r>
    </w:p>
    <w:p w14:paraId="590F2DDF" w14:textId="77777777" w:rsidR="009E7111" w:rsidRPr="00035647" w:rsidRDefault="00035647" w:rsidP="00BF0205">
      <w:pPr>
        <w:pStyle w:val="Heading4"/>
      </w:pPr>
      <w:bookmarkStart w:id="966" w:name="_Ref412111219"/>
      <w:r>
        <w:t>Psalm</w:t>
      </w:r>
      <w:r w:rsidR="009E7111" w:rsidRPr="00AB1781">
        <w:t xml:space="preserve"> 60</w:t>
      </w:r>
      <w:r>
        <w:t>: Hear, O God, my supplication</w:t>
      </w:r>
      <w:bookmarkEnd w:id="9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77777777" w:rsidR="00F14AA6" w:rsidRDefault="00F14AA6" w:rsidP="00035647">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30578BE2" w14:textId="77777777" w:rsidR="009E7111" w:rsidRPr="00AB1781" w:rsidRDefault="009E7111" w:rsidP="00035647">
      <w:pPr>
        <w:pStyle w:val="Rubric"/>
      </w:pPr>
      <w:r w:rsidRPr="00AB1781">
        <w:t>1 (With songs. By David)</w:t>
      </w:r>
    </w:p>
    <w:p w14:paraId="299E2A34" w14:textId="77777777" w:rsidR="009E7111" w:rsidRPr="00AB1781" w:rsidRDefault="009E7111" w:rsidP="00035647">
      <w:pPr>
        <w:pStyle w:val="EnglishHangNoCoptic"/>
      </w:pPr>
      <w:r w:rsidRPr="00AB1781">
        <w:t>2 Hear, O God, my supplication;</w:t>
      </w:r>
    </w:p>
    <w:p w14:paraId="33C5E336" w14:textId="77777777" w:rsidR="009E7111" w:rsidRPr="00AB1781" w:rsidRDefault="009E7111" w:rsidP="00035647">
      <w:pPr>
        <w:pStyle w:val="EnglishHangEndNoCoptic"/>
      </w:pPr>
      <w:r w:rsidRPr="00AB1781">
        <w:tab/>
        <w:t>attend to my prayer.</w:t>
      </w:r>
    </w:p>
    <w:p w14:paraId="49AA4BAF" w14:textId="77777777" w:rsidR="009E7111" w:rsidRPr="00AB1781" w:rsidRDefault="009E7111" w:rsidP="00035647">
      <w:pPr>
        <w:pStyle w:val="EnglishHangNoCoptic"/>
      </w:pPr>
      <w:r w:rsidRPr="00AB1781">
        <w:t xml:space="preserve">3 From the ends of the earth I cry to </w:t>
      </w:r>
      <w:r w:rsidR="001040C8">
        <w:t>You</w:t>
      </w:r>
    </w:p>
    <w:p w14:paraId="252653D7" w14:textId="77777777" w:rsidR="009E7111" w:rsidRPr="00AB1781" w:rsidRDefault="009E7111" w:rsidP="00035647">
      <w:pPr>
        <w:pStyle w:val="EnglishHangNoCoptic"/>
      </w:pPr>
      <w:r w:rsidRPr="00AB1781">
        <w:tab/>
        <w:t>when my heart is despondent.</w:t>
      </w:r>
    </w:p>
    <w:p w14:paraId="4A6B1BB9"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lifted me high on a rock;</w:t>
      </w:r>
    </w:p>
    <w:p w14:paraId="0A136007" w14:textId="77777777" w:rsidR="009E7111" w:rsidRPr="00AB1781" w:rsidRDefault="009E7111" w:rsidP="00035647">
      <w:pPr>
        <w:pStyle w:val="EnglishHangEndNoCoptic"/>
      </w:pPr>
      <w:r w:rsidRPr="00AB1781">
        <w:tab/>
      </w:r>
      <w:r w:rsidR="001040C8">
        <w:t>You</w:t>
      </w:r>
      <w:r w:rsidRPr="00AB1781">
        <w:t xml:space="preserve"> </w:t>
      </w:r>
      <w:r w:rsidR="00556387">
        <w:t>have</w:t>
      </w:r>
      <w:r w:rsidRPr="00AB1781">
        <w:t xml:space="preserve"> guided me.</w:t>
      </w:r>
    </w:p>
    <w:p w14:paraId="24579B86" w14:textId="77777777" w:rsidR="009E7111" w:rsidRPr="00AB1781" w:rsidRDefault="009E7111" w:rsidP="00035647">
      <w:pPr>
        <w:pStyle w:val="EnglishHangNoCoptic"/>
      </w:pPr>
      <w:r w:rsidRPr="00AB1781">
        <w:t xml:space="preserve">4 For </w:t>
      </w:r>
      <w:r w:rsidR="001040C8">
        <w:t>You</w:t>
      </w:r>
      <w:r w:rsidRPr="00AB1781">
        <w:t xml:space="preserve"> </w:t>
      </w:r>
      <w:r w:rsidR="00004BA4" w:rsidRPr="00AB1781">
        <w:t>are</w:t>
      </w:r>
      <w:r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77777777" w:rsidR="009E7111" w:rsidRPr="00AB1781" w:rsidRDefault="009E7111" w:rsidP="00035647">
      <w:pPr>
        <w:pStyle w:val="EnglishHangNoCoptic"/>
      </w:pPr>
      <w:r w:rsidRPr="00AB1781">
        <w:t xml:space="preserve">5 I will dwell in </w:t>
      </w:r>
      <w:r w:rsidR="00E570CB">
        <w:t>Your</w:t>
      </w:r>
      <w:r w:rsidRPr="00AB1781">
        <w:t xml:space="preserve"> sanctuary for ever.</w:t>
      </w:r>
    </w:p>
    <w:p w14:paraId="7AAD7BA3" w14:textId="77777777" w:rsidR="009E7111" w:rsidRPr="00AB1781" w:rsidRDefault="009E7111" w:rsidP="00035647">
      <w:pPr>
        <w:pStyle w:val="EnglishHangEndNoCoptic"/>
      </w:pPr>
      <w:r w:rsidRPr="00AB1781">
        <w:tab/>
        <w:t xml:space="preserve">I will take cover in the shelter of </w:t>
      </w:r>
      <w:r w:rsidR="00E570CB">
        <w:t>Your</w:t>
      </w:r>
      <w:r w:rsidRPr="00AB1781">
        <w:t xml:space="preserve"> wings. </w:t>
      </w:r>
      <w:r w:rsidRPr="00AB1781">
        <w:rPr>
          <w:i/>
        </w:rPr>
        <w:t>(Pause)</w:t>
      </w:r>
    </w:p>
    <w:p w14:paraId="6C6D173F" w14:textId="77777777" w:rsidR="009E7111" w:rsidRPr="00AB1781" w:rsidRDefault="009E7111" w:rsidP="00035647">
      <w:pPr>
        <w:pStyle w:val="EnglishHangNoCoptic"/>
      </w:pPr>
      <w:r w:rsidRPr="00AB1781">
        <w:lastRenderedPageBreak/>
        <w:t xml:space="preserve">6 For </w:t>
      </w:r>
      <w:r w:rsidR="001040C8">
        <w:t>You</w:t>
      </w:r>
      <w:r w:rsidRPr="00AB1781">
        <w:t xml:space="preserve">, O God, </w:t>
      </w:r>
      <w:r w:rsidR="00556387">
        <w:t>have</w:t>
      </w:r>
      <w:r w:rsidRPr="00AB1781">
        <w:t xml:space="preserve"> heard my prayers;</w:t>
      </w:r>
    </w:p>
    <w:p w14:paraId="3021AF9E" w14:textId="77777777" w:rsidR="009E7111" w:rsidRPr="00AB1781" w:rsidRDefault="009E7111" w:rsidP="00035647">
      <w:pPr>
        <w:pStyle w:val="EnglishHangNoCoptic"/>
      </w:pPr>
      <w:r w:rsidRPr="00AB1781">
        <w:tab/>
      </w:r>
      <w:r w:rsidR="001040C8">
        <w:t>You</w:t>
      </w:r>
      <w:r w:rsidRPr="00AB1781">
        <w:t xml:space="preserve"> </w:t>
      </w:r>
      <w:r w:rsidR="00556387">
        <w:t>have</w:t>
      </w:r>
      <w:r w:rsidRPr="00AB1781">
        <w:t xml:space="preserve"> given an inheritance</w:t>
      </w:r>
    </w:p>
    <w:p w14:paraId="175B1140" w14:textId="77777777" w:rsidR="009E7111" w:rsidRPr="00AB1781" w:rsidRDefault="009E7111" w:rsidP="00035647">
      <w:pPr>
        <w:pStyle w:val="EnglishHangEndNoCoptic"/>
      </w:pPr>
      <w:r w:rsidRPr="00AB1781">
        <w:tab/>
        <w:t xml:space="preserve">to those who fear </w:t>
      </w:r>
      <w:r w:rsidR="00E570CB">
        <w:t>Your</w:t>
      </w:r>
      <w:r w:rsidRPr="00AB1781">
        <w:t xml:space="preserve"> name.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77777777" w:rsidR="009E7111" w:rsidRPr="00AB1781" w:rsidRDefault="009E7111" w:rsidP="00035647">
      <w:pPr>
        <w:pStyle w:val="EnglishHangEndNoCoptic"/>
      </w:pPr>
      <w:r w:rsidRPr="00AB1781">
        <w:tab/>
        <w:t>and prolong his years to the day of eternity.</w:t>
      </w:r>
    </w:p>
    <w:p w14:paraId="67F5CE75" w14:textId="77777777" w:rsidR="009E7111" w:rsidRPr="00AB1781" w:rsidRDefault="009E7111" w:rsidP="00035647">
      <w:pPr>
        <w:pStyle w:val="EnglishHangNoCoptic"/>
      </w:pPr>
      <w:r w:rsidRPr="00AB1781">
        <w:t>8 He will continue for ever in the presence of God.</w:t>
      </w:r>
    </w:p>
    <w:p w14:paraId="5BFE5138" w14:textId="77777777" w:rsidR="009E7111" w:rsidRPr="00AB1781" w:rsidRDefault="009E7111" w:rsidP="00035647">
      <w:pPr>
        <w:pStyle w:val="EnglishHangEndNoCoptic"/>
      </w:pPr>
      <w:r w:rsidRPr="00AB1781">
        <w:tab/>
        <w:t>Who will search out His mercy and truth?</w:t>
      </w:r>
    </w:p>
    <w:p w14:paraId="467EC5B5" w14:textId="77777777" w:rsidR="009E7111" w:rsidRPr="00AB1781" w:rsidRDefault="009E7111" w:rsidP="00035647">
      <w:pPr>
        <w:pStyle w:val="EnglishHangNoCoptic"/>
      </w:pPr>
      <w:r w:rsidRPr="00AB1781">
        <w:t xml:space="preserve">9 So I will sing praise to </w:t>
      </w:r>
      <w:r w:rsidR="00E570CB">
        <w:t>Your</w:t>
      </w:r>
      <w:r w:rsidRPr="00AB1781">
        <w:t xml:space="preserve"> name for ever,</w:t>
      </w:r>
    </w:p>
    <w:p w14:paraId="08738DF8" w14:textId="77777777" w:rsidR="009E7111" w:rsidRPr="00035647" w:rsidRDefault="009E7111" w:rsidP="00035647">
      <w:pPr>
        <w:pStyle w:val="EnglishHangEndNoCoptic"/>
      </w:pPr>
      <w:r w:rsidRPr="00AB1781">
        <w:tab/>
        <w:t>that I may perform my vows from day to day.</w:t>
      </w:r>
    </w:p>
    <w:p w14:paraId="7C0506E4" w14:textId="67E64CF7" w:rsidR="00F933DE" w:rsidRDefault="00F933DE" w:rsidP="00F933DE">
      <w:pPr>
        <w:pStyle w:val="Rubric"/>
      </w:pPr>
      <w:r>
        <w:t>Glory…</w:t>
      </w:r>
    </w:p>
    <w:p w14:paraId="541A1512" w14:textId="77777777" w:rsidR="009E7111" w:rsidRPr="00035647" w:rsidRDefault="00035647" w:rsidP="00BF0205">
      <w:pPr>
        <w:pStyle w:val="Heading4"/>
      </w:pPr>
      <w:r>
        <w:t>Psalm</w:t>
      </w:r>
      <w:r w:rsidR="009E7111" w:rsidRPr="00AB1781">
        <w:t xml:space="preserve"> 61</w:t>
      </w:r>
      <w:r>
        <w:t>: Shall not my soul submit to God</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7777777" w:rsidR="009E7111" w:rsidRPr="00AB1781" w:rsidRDefault="009E7111" w:rsidP="00035647">
      <w:pPr>
        <w:pStyle w:val="Rubric"/>
      </w:pPr>
      <w:r w:rsidRPr="00AB1781">
        <w:t>1 (For Jeduthun. A Psalm by David)</w:t>
      </w:r>
    </w:p>
    <w:p w14:paraId="0F64A684" w14:textId="77777777" w:rsidR="009E7111" w:rsidRPr="00AB1781" w:rsidRDefault="009E7111" w:rsidP="00035647">
      <w:pPr>
        <w:pStyle w:val="EnglishHangNoCoptic"/>
      </w:pPr>
      <w:r w:rsidRPr="00AB1781">
        <w:t>2 Shall not my soul submit to God?</w:t>
      </w:r>
    </w:p>
    <w:p w14:paraId="2354D80B" w14:textId="77777777" w:rsidR="009E7111" w:rsidRPr="00AB1781" w:rsidRDefault="009E7111" w:rsidP="00035647">
      <w:pPr>
        <w:pStyle w:val="EnglishHangEndNoCoptic"/>
      </w:pPr>
      <w:r w:rsidRPr="00AB1781">
        <w:tab/>
        <w:t>For from Him is my salvation.</w:t>
      </w:r>
    </w:p>
    <w:p w14:paraId="08F0D96B" w14:textId="77777777" w:rsidR="009E7111" w:rsidRPr="00AB1781" w:rsidRDefault="009E7111" w:rsidP="00035647">
      <w:pPr>
        <w:pStyle w:val="EnglishHangNoCoptic"/>
      </w:pPr>
      <w:r w:rsidRPr="00AB1781">
        <w:t>3 For He is my God and my Saviour;</w:t>
      </w:r>
    </w:p>
    <w:p w14:paraId="1AD192EC" w14:textId="77777777" w:rsidR="009E7111" w:rsidRPr="00AB1781" w:rsidRDefault="009E7111" w:rsidP="00035647">
      <w:pPr>
        <w:pStyle w:val="EnglishHangNoCoptic"/>
      </w:pPr>
      <w:r w:rsidRPr="00AB1781">
        <w:tab/>
        <w:t>with Him as my Protector</w:t>
      </w:r>
    </w:p>
    <w:p w14:paraId="74FE3249" w14:textId="77777777" w:rsidR="009E7111" w:rsidRPr="00AB1781" w:rsidRDefault="009E7111" w:rsidP="00035647">
      <w:pPr>
        <w:pStyle w:val="EnglishHangEndNoCoptic"/>
      </w:pPr>
      <w:r w:rsidRPr="00AB1781">
        <w:tab/>
        <w:t>I shall not be greatly shaken.</w:t>
      </w:r>
    </w:p>
    <w:p w14:paraId="56DC1075" w14:textId="77777777" w:rsidR="009E7111" w:rsidRPr="00AB1781" w:rsidRDefault="009E7111" w:rsidP="00035647">
      <w:pPr>
        <w:pStyle w:val="EnglishHangNoCoptic"/>
      </w:pPr>
      <w:r w:rsidRPr="00AB1781">
        <w:t>4 How long will you all attack a man</w:t>
      </w:r>
    </w:p>
    <w:p w14:paraId="53702EBF" w14:textId="77777777" w:rsidR="009E7111" w:rsidRPr="00AB1781" w:rsidRDefault="009E7111" w:rsidP="00035647">
      <w:pPr>
        <w:pStyle w:val="EnglishHangNoCoptic"/>
      </w:pPr>
      <w:r w:rsidRPr="00AB1781">
        <w:tab/>
        <w:t>to murder him and knock him down</w:t>
      </w:r>
    </w:p>
    <w:p w14:paraId="11BE31DA" w14:textId="77777777" w:rsidR="009E7111" w:rsidRPr="00AB1781" w:rsidRDefault="009E7111" w:rsidP="00035647">
      <w:pPr>
        <w:pStyle w:val="EnglishHangEndNoCoptic"/>
      </w:pPr>
      <w:r w:rsidRPr="00AB1781">
        <w:tab/>
        <w:t>like a leaning wall or a toppling fence?</w:t>
      </w:r>
    </w:p>
    <w:p w14:paraId="488B3137" w14:textId="77777777" w:rsidR="009E7111" w:rsidRPr="00AB1781" w:rsidRDefault="009E7111" w:rsidP="00035647">
      <w:pPr>
        <w:pStyle w:val="EnglishHangNoCoptic"/>
      </w:pPr>
      <w:r w:rsidRPr="00AB1781">
        <w:t>5 They only plan to impugn my honour;</w:t>
      </w:r>
    </w:p>
    <w:p w14:paraId="1EEBED97" w14:textId="77777777" w:rsidR="009E7111" w:rsidRPr="00AB1781" w:rsidRDefault="009E7111" w:rsidP="00035647">
      <w:pPr>
        <w:pStyle w:val="EnglishHangNoCoptic"/>
      </w:pPr>
      <w:r w:rsidRPr="00AB1781">
        <w:tab/>
        <w:t>they run in thirst.</w:t>
      </w:r>
    </w:p>
    <w:p w14:paraId="5C066ED4" w14:textId="77777777" w:rsidR="009E7111" w:rsidRPr="00AB1781" w:rsidRDefault="009E7111" w:rsidP="00035647">
      <w:pPr>
        <w:pStyle w:val="EnglishHangNoCoptic"/>
      </w:pPr>
      <w:r w:rsidRPr="00AB1781">
        <w:tab/>
        <w:t>They bless with their mouth,</w:t>
      </w:r>
    </w:p>
    <w:p w14:paraId="7DD6A4F6" w14:textId="77777777" w:rsidR="009E7111" w:rsidRPr="00AB1781" w:rsidRDefault="009E7111" w:rsidP="00035647">
      <w:pPr>
        <w:pStyle w:val="EnglishHangEndNoCoptic"/>
      </w:pPr>
      <w:r w:rsidRPr="00AB1781">
        <w:tab/>
        <w:t xml:space="preserve">but curse with their heart. </w:t>
      </w:r>
      <w:r w:rsidRPr="00AB1781">
        <w:rPr>
          <w:i/>
        </w:rPr>
        <w:t>(Pause)</w:t>
      </w:r>
    </w:p>
    <w:p w14:paraId="2E836B6D" w14:textId="77777777" w:rsidR="009E7111" w:rsidRPr="00AB1781" w:rsidRDefault="009E7111" w:rsidP="00035647">
      <w:pPr>
        <w:pStyle w:val="EnglishHangNoCoptic"/>
      </w:pPr>
      <w:r w:rsidRPr="00AB1781">
        <w:t>6 But submit to God, my soul,</w:t>
      </w:r>
    </w:p>
    <w:p w14:paraId="02BD0A65" w14:textId="77777777" w:rsidR="009E7111" w:rsidRPr="00AB1781" w:rsidRDefault="009E7111" w:rsidP="00035647">
      <w:pPr>
        <w:pStyle w:val="EnglishHangEndNoCoptic"/>
      </w:pPr>
      <w:r w:rsidRPr="00AB1781">
        <w:tab/>
        <w:t>for from Him is my patience.</w:t>
      </w:r>
    </w:p>
    <w:p w14:paraId="29447758" w14:textId="77777777" w:rsidR="009E7111" w:rsidRPr="00AB1781" w:rsidRDefault="009E7111" w:rsidP="00035647">
      <w:pPr>
        <w:pStyle w:val="EnglishHangNoCoptic"/>
      </w:pPr>
      <w:r w:rsidRPr="00AB1781">
        <w:t>7 For He is my God and my Saviour;</w:t>
      </w:r>
    </w:p>
    <w:p w14:paraId="42A33CB8" w14:textId="77777777" w:rsidR="009E7111" w:rsidRPr="00AB1781" w:rsidRDefault="009E7111" w:rsidP="00035647">
      <w:pPr>
        <w:pStyle w:val="EnglishHangEndNoCoptic"/>
      </w:pPr>
      <w:r w:rsidRPr="00AB1781">
        <w:tab/>
        <w:t>He is my Protector, I will not yield.</w:t>
      </w:r>
    </w:p>
    <w:p w14:paraId="0B5D2FD8" w14:textId="77777777" w:rsidR="009E7111" w:rsidRPr="00AB1781" w:rsidRDefault="009E7111" w:rsidP="00035647">
      <w:pPr>
        <w:pStyle w:val="EnglishHangNoCoptic"/>
      </w:pPr>
      <w:r w:rsidRPr="00AB1781">
        <w:t>8 My salvation and my glory depend on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77777777" w:rsidR="009E7111" w:rsidRPr="00AB1781" w:rsidRDefault="009E7111" w:rsidP="00035647">
      <w:pPr>
        <w:pStyle w:val="EnglishHangNoCoptic"/>
      </w:pPr>
      <w:r w:rsidRPr="00AB1781">
        <w:lastRenderedPageBreak/>
        <w:t>9 Trust in Him, all you assemblies of people;</w:t>
      </w:r>
    </w:p>
    <w:p w14:paraId="307AB92E" w14:textId="77777777" w:rsidR="009E7111" w:rsidRPr="00AB1781" w:rsidRDefault="009E7111" w:rsidP="00035647">
      <w:pPr>
        <w:pStyle w:val="EnglishHangNoCoptic"/>
      </w:pPr>
      <w:r w:rsidRPr="00AB1781">
        <w:tab/>
        <w:t>pour out your hearts before Him,</w:t>
      </w:r>
    </w:p>
    <w:p w14:paraId="6F1EDBCC" w14:textId="77777777" w:rsidR="009E7111" w:rsidRPr="00AB1781" w:rsidRDefault="009E7111" w:rsidP="00035647">
      <w:pPr>
        <w:pStyle w:val="EnglishHangEndNoCoptic"/>
      </w:pPr>
      <w:r w:rsidRPr="00AB1781">
        <w:tab/>
        <w:t xml:space="preserve">for God is our helper. </w:t>
      </w:r>
      <w:r w:rsidRPr="00AB1781">
        <w:rPr>
          <w:i/>
        </w:rPr>
        <w:t>(Pause)</w:t>
      </w:r>
    </w:p>
    <w:p w14:paraId="0DE302E5" w14:textId="77777777" w:rsidR="009E7111" w:rsidRPr="00AB1781" w:rsidRDefault="009E7111" w:rsidP="00035647">
      <w:pPr>
        <w:pStyle w:val="EnglishHangNoCoptic"/>
      </w:pPr>
      <w:r w:rsidRPr="00AB1781">
        <w:t>10 But vain are the sons of men;</w:t>
      </w:r>
    </w:p>
    <w:p w14:paraId="58F2C050" w14:textId="77777777" w:rsidR="009E7111" w:rsidRPr="00AB1781" w:rsidRDefault="009E7111" w:rsidP="00035647">
      <w:pPr>
        <w:pStyle w:val="EnglishHangNoCoptic"/>
      </w:pPr>
      <w:r w:rsidRPr="00AB1781">
        <w:tab/>
        <w:t>the sons of men are liars</w:t>
      </w:r>
    </w:p>
    <w:p w14:paraId="73C8B4F2" w14:textId="77777777" w:rsidR="009E7111" w:rsidRPr="00AB1781" w:rsidRDefault="009E7111" w:rsidP="00035647">
      <w:pPr>
        <w:pStyle w:val="EnglishHangNoCoptic"/>
      </w:pPr>
      <w:r w:rsidRPr="00AB1781">
        <w:tab/>
        <w:t>and cheat with their scales;</w:t>
      </w:r>
      <w:r w:rsidRPr="00AB1781">
        <w:rPr>
          <w:rStyle w:val="FootnoteReference"/>
        </w:rPr>
        <w:footnoteReference w:id="223"/>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224"/>
      </w:r>
    </w:p>
    <w:p w14:paraId="2B60717A" w14:textId="77777777" w:rsidR="009E7111" w:rsidRPr="00AB1781" w:rsidRDefault="009E7111" w:rsidP="00035647">
      <w:pPr>
        <w:pStyle w:val="EnglishHangEndNoCoptic"/>
      </w:pPr>
      <w:r w:rsidRPr="00AB1781">
        <w:tab/>
        <w:t>are sons of vanity.</w:t>
      </w:r>
    </w:p>
    <w:p w14:paraId="2DEE275E" w14:textId="77777777" w:rsidR="009E7111" w:rsidRPr="00AB1781" w:rsidRDefault="009E7111" w:rsidP="00035647">
      <w:pPr>
        <w:pStyle w:val="EnglishHangNoCoptic"/>
      </w:pPr>
      <w:r w:rsidRPr="00AB1781">
        <w:t>11 Put no hope in dishonesty</w:t>
      </w:r>
    </w:p>
    <w:p w14:paraId="24691705" w14:textId="77777777" w:rsidR="009E7111" w:rsidRPr="00AB1781" w:rsidRDefault="009E7111" w:rsidP="00035647">
      <w:pPr>
        <w:pStyle w:val="EnglishHangNoCoptic"/>
      </w:pPr>
      <w:r w:rsidRPr="00AB1781">
        <w:tab/>
        <w:t>and have no longing for plunder;</w:t>
      </w:r>
    </w:p>
    <w:p w14:paraId="6EA4D46F" w14:textId="77777777" w:rsidR="009E7111" w:rsidRPr="00AB1781" w:rsidRDefault="009E7111" w:rsidP="00035647">
      <w:pPr>
        <w:pStyle w:val="EnglishHangNoCoptic"/>
      </w:pPr>
      <w:r w:rsidRPr="00AB1781">
        <w:tab/>
        <w:t>if riches flow in,</w:t>
      </w:r>
    </w:p>
    <w:p w14:paraId="44769A50" w14:textId="77777777" w:rsidR="009E7111" w:rsidRPr="00AB1781" w:rsidRDefault="009E7111" w:rsidP="00035647">
      <w:pPr>
        <w:pStyle w:val="EnglishHangEndNoCoptic"/>
      </w:pPr>
      <w:r w:rsidRPr="00AB1781">
        <w:tab/>
        <w:t>set not your heart on them.</w:t>
      </w:r>
    </w:p>
    <w:p w14:paraId="150ACFCC" w14:textId="77777777" w:rsidR="009E7111" w:rsidRPr="00AB1781" w:rsidRDefault="009E7111" w:rsidP="00035647">
      <w:pPr>
        <w:pStyle w:val="EnglishHangNoCoptic"/>
      </w:pPr>
      <w:r w:rsidRPr="00AB1781">
        <w:t>12 God spoke once, these two things I heard:</w:t>
      </w:r>
      <w:r w:rsidRPr="00AB1781">
        <w:rPr>
          <w:rStyle w:val="FootnoteReference"/>
        </w:rPr>
        <w:footnoteReference w:id="225"/>
      </w:r>
    </w:p>
    <w:p w14:paraId="5AD28BB1" w14:textId="77777777" w:rsidR="009E7111" w:rsidRPr="00AB1781" w:rsidRDefault="009E7111" w:rsidP="00035647">
      <w:pPr>
        <w:pStyle w:val="EnglishHangEndNoCoptic"/>
      </w:pPr>
      <w:r w:rsidRPr="00AB1781">
        <w:tab/>
        <w:t>That power belongs to God.</w:t>
      </w:r>
    </w:p>
    <w:p w14:paraId="5A45E32F" w14:textId="77777777" w:rsidR="009E7111" w:rsidRPr="00AB1781" w:rsidRDefault="009E7111" w:rsidP="00035647">
      <w:pPr>
        <w:pStyle w:val="EnglishHangNoCoptic"/>
      </w:pPr>
      <w:r w:rsidRPr="00AB1781">
        <w:t xml:space="preserve">13 And to </w:t>
      </w:r>
      <w:r w:rsidR="001040C8">
        <w:t>You</w:t>
      </w:r>
      <w:r w:rsidRPr="00AB1781">
        <w:t>, O Lord, belongs mercy.</w:t>
      </w:r>
    </w:p>
    <w:p w14:paraId="462972C4" w14:textId="77777777" w:rsidR="009E7111" w:rsidRPr="00AB1781" w:rsidRDefault="009E7111" w:rsidP="00035647">
      <w:pPr>
        <w:pStyle w:val="EnglishHangNoCoptic"/>
      </w:pPr>
      <w:r w:rsidRPr="00AB1781">
        <w:tab/>
        <w:t xml:space="preserve">For </w:t>
      </w:r>
      <w:r w:rsidR="001040C8">
        <w:t>You</w:t>
      </w:r>
      <w:r w:rsidRPr="00AB1781">
        <w:t xml:space="preserve"> </w:t>
      </w:r>
      <w:r w:rsidR="00556387">
        <w:t>will</w:t>
      </w:r>
      <w:r w:rsidRPr="00AB1781">
        <w:t xml:space="preserve"> repay everyone</w:t>
      </w:r>
    </w:p>
    <w:p w14:paraId="3F24AA3C" w14:textId="77777777" w:rsidR="009E7111" w:rsidRPr="00035647" w:rsidRDefault="009E7111" w:rsidP="00035647">
      <w:pPr>
        <w:pStyle w:val="EnglishHangEndNoCoptic"/>
      </w:pPr>
      <w:r w:rsidRPr="00AB1781">
        <w:tab/>
        <w:t>according to his works.</w:t>
      </w:r>
    </w:p>
    <w:p w14:paraId="7CA3A240" w14:textId="77777777" w:rsidR="009E7111" w:rsidRPr="00AB1781" w:rsidRDefault="00035647" w:rsidP="00BF0205">
      <w:pPr>
        <w:pStyle w:val="Heading4"/>
      </w:pPr>
      <w:bookmarkStart w:id="967" w:name="_Ref412098429"/>
      <w:r>
        <w:t>Psalm</w:t>
      </w:r>
      <w:r w:rsidR="009E7111" w:rsidRPr="00AB1781">
        <w:t xml:space="preserve"> 62</w:t>
      </w:r>
      <w:r>
        <w:t xml:space="preserve">: O God, my God, I rise early and pray to </w:t>
      </w:r>
      <w:r w:rsidR="001040C8">
        <w:t>You</w:t>
      </w:r>
      <w:bookmarkEnd w:id="9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77777777" w:rsidR="00F14AA6" w:rsidRDefault="00F14AA6" w:rsidP="00035647">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77777777" w:rsidR="009E7111" w:rsidRPr="00AB1781" w:rsidRDefault="009E7111" w:rsidP="00035647">
      <w:pPr>
        <w:pStyle w:val="EnglishHangNoCoptic"/>
      </w:pPr>
      <w:r w:rsidRPr="00AB1781">
        <w:t xml:space="preserve">2 O God, my God, I rise early and pray to </w:t>
      </w:r>
      <w:r w:rsidR="001040C8">
        <w:t>You</w:t>
      </w:r>
      <w:r w:rsidRPr="00AB1781">
        <w:t>.</w:t>
      </w:r>
    </w:p>
    <w:p w14:paraId="4B43A272" w14:textId="77777777" w:rsidR="009E7111" w:rsidRPr="00AB1781" w:rsidRDefault="009E7111" w:rsidP="00035647">
      <w:pPr>
        <w:pStyle w:val="EnglishHangNoCoptic"/>
      </w:pPr>
      <w:r w:rsidRPr="00AB1781">
        <w:tab/>
        <w:t xml:space="preserve">My soul thirsts for </w:t>
      </w:r>
      <w:r w:rsidR="001040C8">
        <w:t>You</w:t>
      </w:r>
      <w:r w:rsidRPr="00AB1781">
        <w:t>,</w:t>
      </w:r>
    </w:p>
    <w:p w14:paraId="7CBBC594" w14:textId="77777777" w:rsidR="009E7111" w:rsidRPr="00AB1781" w:rsidRDefault="009E7111" w:rsidP="00035647">
      <w:pPr>
        <w:pStyle w:val="EnglishHangNoCoptic"/>
      </w:pPr>
      <w:r w:rsidRPr="00AB1781">
        <w:tab/>
        <w:t xml:space="preserve">and in how many ways my flesh longs for </w:t>
      </w:r>
      <w:r w:rsidR="001040C8">
        <w:t>You</w:t>
      </w:r>
      <w:r w:rsidRPr="00AB1781">
        <w:t>,</w:t>
      </w:r>
    </w:p>
    <w:p w14:paraId="4A97BA9F" w14:textId="77777777" w:rsidR="009E7111" w:rsidRPr="00AB1781" w:rsidRDefault="009E7111" w:rsidP="00035647">
      <w:pPr>
        <w:pStyle w:val="EnglishHangEndNoCoptic"/>
      </w:pPr>
      <w:r w:rsidRPr="00AB1781">
        <w:tab/>
        <w:t>in a desolate land, trackless and waterless.</w:t>
      </w:r>
    </w:p>
    <w:p w14:paraId="39DF4958" w14:textId="77777777" w:rsidR="009E7111" w:rsidRPr="00AB1781" w:rsidRDefault="009E7111" w:rsidP="00035647">
      <w:pPr>
        <w:pStyle w:val="EnglishHangNoCoptic"/>
      </w:pPr>
      <w:r w:rsidRPr="00AB1781">
        <w:t xml:space="preserve">3 So I appear before </w:t>
      </w:r>
      <w:r w:rsidR="001040C8">
        <w:t>You</w:t>
      </w:r>
      <w:r w:rsidRPr="00AB1781">
        <w:t xml:space="preserve"> in the sanctuary</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7777777" w:rsidR="009E7111" w:rsidRPr="00AB1781" w:rsidRDefault="009E7111" w:rsidP="00035647">
      <w:pPr>
        <w:pStyle w:val="EnglishHangNoCoptic"/>
      </w:pPr>
      <w:r w:rsidRPr="00AB1781">
        <w:t xml:space="preserve">4 For </w:t>
      </w:r>
      <w:r w:rsidR="00E570CB">
        <w:t>Your</w:t>
      </w:r>
      <w:r w:rsidRPr="00AB1781">
        <w:t xml:space="preserve"> love is better than life;</w:t>
      </w:r>
    </w:p>
    <w:p w14:paraId="31E883F8" w14:textId="77777777" w:rsidR="009E7111" w:rsidRPr="00AB1781" w:rsidRDefault="009E7111" w:rsidP="00035647">
      <w:pPr>
        <w:pStyle w:val="EnglishHangEndNoCoptic"/>
      </w:pPr>
      <w:r w:rsidRPr="00AB1781">
        <w:lastRenderedPageBreak/>
        <w:tab/>
        <w:t xml:space="preserve">my lips shall praise </w:t>
      </w:r>
      <w:r w:rsidR="001040C8">
        <w:t>You</w:t>
      </w:r>
      <w:r w:rsidRPr="00AB1781">
        <w:t>.</w:t>
      </w:r>
    </w:p>
    <w:p w14:paraId="401B8F65" w14:textId="77777777" w:rsidR="009E7111" w:rsidRPr="00AB1781" w:rsidRDefault="009E7111" w:rsidP="00035647">
      <w:pPr>
        <w:pStyle w:val="EnglishHangNoCoptic"/>
      </w:pPr>
      <w:r w:rsidRPr="00AB1781">
        <w:t xml:space="preserve">5 So I will bless </w:t>
      </w:r>
      <w:r w:rsidR="001040C8">
        <w:t>You</w:t>
      </w:r>
      <w:r w:rsidRPr="00AB1781">
        <w:t xml:space="preserve"> as long as I live,</w:t>
      </w:r>
    </w:p>
    <w:p w14:paraId="7C58E869" w14:textId="77777777" w:rsidR="009E7111" w:rsidRPr="00AB1781" w:rsidRDefault="009E7111" w:rsidP="00035647">
      <w:pPr>
        <w:pStyle w:val="EnglishHangEndNoCoptic"/>
      </w:pPr>
      <w:r w:rsidRPr="00AB1781">
        <w:tab/>
        <w:t xml:space="preserve">and lift up my hands in </w:t>
      </w:r>
      <w:r w:rsidR="00E570CB">
        <w:t>Your</w:t>
      </w:r>
      <w:r w:rsidRPr="00AB1781">
        <w:t xml:space="preserve"> name.</w:t>
      </w:r>
    </w:p>
    <w:p w14:paraId="79D8F25C" w14:textId="77777777" w:rsidR="009E7111" w:rsidRPr="00AB1781" w:rsidRDefault="009E7111" w:rsidP="00035647">
      <w:pPr>
        <w:pStyle w:val="EnglishHangNoCoptic"/>
      </w:pPr>
      <w:r w:rsidRPr="00AB1781">
        <w:t>6 My soul is satisfied as with marrow and fatness,</w:t>
      </w:r>
    </w:p>
    <w:p w14:paraId="12D6BB1F" w14:textId="77777777" w:rsidR="009E7111" w:rsidRPr="00AB1781" w:rsidRDefault="009E7111" w:rsidP="00035647">
      <w:pPr>
        <w:pStyle w:val="EnglishHangEndNoCoptic"/>
      </w:pPr>
      <w:r w:rsidRPr="00AB1781">
        <w:tab/>
        <w:t xml:space="preserve">and my mouth praises </w:t>
      </w:r>
      <w:r w:rsidR="001040C8">
        <w:t>You</w:t>
      </w:r>
      <w:r w:rsidRPr="00AB1781">
        <w:t xml:space="preserve"> with joyful lips,</w:t>
      </w:r>
    </w:p>
    <w:p w14:paraId="52D545F0" w14:textId="77777777" w:rsidR="009E7111" w:rsidRPr="00AB1781" w:rsidRDefault="009E7111" w:rsidP="00035647">
      <w:pPr>
        <w:pStyle w:val="EnglishHangNoCoptic"/>
      </w:pPr>
      <w:r w:rsidRPr="00AB1781">
        <w:t xml:space="preserve">7 when I remember </w:t>
      </w:r>
      <w:r w:rsidR="001040C8">
        <w:t>You</w:t>
      </w:r>
      <w:r w:rsidRPr="00AB1781">
        <w:t xml:space="preserve"> on my bed.</w:t>
      </w:r>
    </w:p>
    <w:p w14:paraId="5AE8F26F" w14:textId="77777777" w:rsidR="009E7111" w:rsidRPr="00AB1781" w:rsidRDefault="009E7111" w:rsidP="00035647">
      <w:pPr>
        <w:pStyle w:val="EnglishHangEndNoCoptic"/>
      </w:pPr>
      <w:r w:rsidRPr="00AB1781">
        <w:tab/>
        <w:t xml:space="preserve">and meditate on </w:t>
      </w:r>
      <w:r w:rsidR="001040C8">
        <w:t>You</w:t>
      </w:r>
      <w:r w:rsidRPr="00AB1781">
        <w:t xml:space="preserve"> in the morning.</w:t>
      </w:r>
    </w:p>
    <w:p w14:paraId="35A97BE5" w14:textId="77777777" w:rsidR="009E7111" w:rsidRPr="00AB1781" w:rsidRDefault="009E7111" w:rsidP="00035647">
      <w:pPr>
        <w:pStyle w:val="EnglishHangNoCoptic"/>
      </w:pPr>
      <w:r w:rsidRPr="00AB1781">
        <w:t xml:space="preserve">8 For </w:t>
      </w:r>
      <w:r w:rsidR="001040C8">
        <w:t>You</w:t>
      </w:r>
      <w:r w:rsidRPr="00AB1781">
        <w:t xml:space="preserve"> </w:t>
      </w:r>
      <w:r w:rsidR="00556387">
        <w:t>have</w:t>
      </w:r>
      <w:r w:rsidRPr="00AB1781">
        <w:t xml:space="preserve"> been my Helper,</w:t>
      </w:r>
    </w:p>
    <w:p w14:paraId="4202C56D" w14:textId="77777777" w:rsidR="009E7111" w:rsidRPr="00AB1781" w:rsidRDefault="009E7111" w:rsidP="00035647">
      <w:pPr>
        <w:pStyle w:val="EnglishHangEndNoCoptic"/>
      </w:pPr>
      <w:r w:rsidRPr="00AB1781">
        <w:tab/>
        <w:t xml:space="preserve">and in the shelter of </w:t>
      </w:r>
      <w:r w:rsidR="00E570CB">
        <w:t>Your</w:t>
      </w:r>
      <w:r w:rsidRPr="00AB1781">
        <w:t xml:space="preserve"> wings I rejoice.</w:t>
      </w:r>
    </w:p>
    <w:p w14:paraId="7F5CBA24" w14:textId="77777777" w:rsidR="009E7111" w:rsidRPr="00AB1781" w:rsidRDefault="009E7111" w:rsidP="00035647">
      <w:pPr>
        <w:pStyle w:val="EnglishHangNoCoptic"/>
      </w:pPr>
      <w:r w:rsidRPr="00AB1781">
        <w:t>9 My soul is glued</w:t>
      </w:r>
      <w:r w:rsidRPr="00AB1781">
        <w:rPr>
          <w:rStyle w:val="FootnoteReference"/>
        </w:rPr>
        <w:footnoteReference w:id="226"/>
      </w:r>
      <w:r w:rsidRPr="00AB1781">
        <w:t xml:space="preserve"> to </w:t>
      </w:r>
      <w:r w:rsidR="001040C8">
        <w:t>You</w:t>
      </w:r>
      <w:r w:rsidRPr="00AB1781">
        <w:t>;</w:t>
      </w:r>
    </w:p>
    <w:p w14:paraId="235DE53A" w14:textId="77777777" w:rsidR="009E7111" w:rsidRPr="00035647" w:rsidRDefault="009E7111" w:rsidP="00035647">
      <w:pPr>
        <w:pStyle w:val="EnglishHangEndNoCoptic"/>
      </w:pPr>
      <w:r w:rsidRPr="00AB1781">
        <w:tab/>
        <w:t xml:space="preserve">and </w:t>
      </w:r>
      <w:r w:rsidR="00E570CB">
        <w:t>Your</w:t>
      </w:r>
      <w:r w:rsidRPr="00AB1781">
        <w:t xml:space="preserve"> right hand holds me tight.</w:t>
      </w:r>
    </w:p>
    <w:p w14:paraId="642F9625" w14:textId="77777777" w:rsidR="009E7111" w:rsidRPr="00AB1781" w:rsidRDefault="009E7111" w:rsidP="00035647">
      <w:pPr>
        <w:pStyle w:val="EnglishHangNoCoptic"/>
      </w:pPr>
      <w:r w:rsidRPr="00AB1781">
        <w:t>10 But those who seek to destroy my soul</w:t>
      </w:r>
    </w:p>
    <w:p w14:paraId="109FEC80" w14:textId="77777777" w:rsidR="009E7111" w:rsidRPr="00AB1781" w:rsidRDefault="009E7111" w:rsidP="00035647">
      <w:pPr>
        <w:pStyle w:val="EnglishHangEndNoCoptic"/>
      </w:pPr>
      <w:r w:rsidRPr="00AB1781">
        <w:tab/>
        <w:t>shall go into the underworld.</w:t>
      </w:r>
    </w:p>
    <w:p w14:paraId="6240A2EB" w14:textId="77777777" w:rsidR="009E7111" w:rsidRPr="00AB1781" w:rsidRDefault="009E7111" w:rsidP="00035647">
      <w:pPr>
        <w:pStyle w:val="EnglishHangNoCoptic"/>
      </w:pPr>
      <w:r w:rsidRPr="00AB1781">
        <w:t>11 They shall be delivered to the edge of the sword;</w:t>
      </w:r>
    </w:p>
    <w:p w14:paraId="64B708F4" w14:textId="77777777" w:rsidR="009E7111" w:rsidRPr="00AB1781" w:rsidRDefault="009E7111" w:rsidP="00035647">
      <w:pPr>
        <w:pStyle w:val="EnglishHangEndNoCoptic"/>
      </w:pPr>
      <w:r w:rsidRPr="00AB1781">
        <w:tab/>
        <w:t>they shall be morsels for foxes.</w:t>
      </w:r>
    </w:p>
    <w:p w14:paraId="5CDF74F2" w14:textId="77777777" w:rsidR="009E7111" w:rsidRPr="00AB1781" w:rsidRDefault="009E7111" w:rsidP="00035647">
      <w:pPr>
        <w:pStyle w:val="EnglishHangNoCoptic"/>
      </w:pPr>
      <w:r w:rsidRPr="00AB1781">
        <w:t>12 But the king shall rejoice in God;</w:t>
      </w:r>
    </w:p>
    <w:p w14:paraId="03964EDF" w14:textId="77777777" w:rsidR="009E7111" w:rsidRPr="00AB1781" w:rsidRDefault="009E7111" w:rsidP="00035647">
      <w:pPr>
        <w:pStyle w:val="EnglishHangNoCoptic"/>
      </w:pPr>
      <w:r w:rsidRPr="00AB1781">
        <w:tab/>
        <w:t>all who swear by Him shall be praised,</w:t>
      </w:r>
    </w:p>
    <w:p w14:paraId="385C6427" w14:textId="77777777" w:rsidR="009E7111" w:rsidRPr="00035647" w:rsidRDefault="009E7111" w:rsidP="00035647">
      <w:pPr>
        <w:pStyle w:val="EnglishHangEndNoCoptic"/>
      </w:pPr>
      <w:r w:rsidRPr="00AB1781">
        <w:tab/>
        <w:t>for the mouth of those who tell lies shall be stopped.</w:t>
      </w:r>
    </w:p>
    <w:p w14:paraId="4B7B0D46" w14:textId="77777777" w:rsidR="009E7111" w:rsidRPr="00035647" w:rsidRDefault="00035647" w:rsidP="00BF0205">
      <w:pPr>
        <w:pStyle w:val="Heading4"/>
      </w:pPr>
      <w:r>
        <w:t>Psalm</w:t>
      </w:r>
      <w:r w:rsidR="009E7111" w:rsidRPr="00AB1781">
        <w:t xml:space="preserve"> 63</w:t>
      </w:r>
      <w:r>
        <w:t xml:space="preserve">: O God, hear my cry when I pray to </w:t>
      </w:r>
      <w:r w:rsidR="001040C8">
        <w:t>You</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Man will Come Whose Heart is Deep and God will be Exalted</w:t>
      </w:r>
    </w:p>
    <w:p w14:paraId="37D64D4F" w14:textId="77777777" w:rsidR="009E7111" w:rsidRPr="00AB1781" w:rsidRDefault="009E7111" w:rsidP="00035647">
      <w:pPr>
        <w:pStyle w:val="Rubric"/>
      </w:pPr>
      <w:r w:rsidRPr="00AB1781">
        <w:t>1 (A Psalm by David)</w:t>
      </w:r>
    </w:p>
    <w:p w14:paraId="33609F20" w14:textId="77777777" w:rsidR="009E7111" w:rsidRPr="00AB1781" w:rsidRDefault="009E7111" w:rsidP="00035647">
      <w:pPr>
        <w:pStyle w:val="EnglishHangNoCoptic"/>
      </w:pPr>
      <w:r w:rsidRPr="00AB1781">
        <w:t xml:space="preserve">2 O God, hear my cry when I pray to </w:t>
      </w:r>
      <w:r w:rsidR="001040C8">
        <w:t>You</w:t>
      </w:r>
      <w:r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77777777" w:rsidR="009E7111" w:rsidRPr="00AB1781" w:rsidRDefault="009E7111" w:rsidP="00035647">
      <w:pPr>
        <w:pStyle w:val="EnglishHangNoCoptic"/>
      </w:pPr>
      <w:r w:rsidRPr="00AB1781">
        <w:t xml:space="preserve">3 </w:t>
      </w:r>
      <w:r w:rsidR="001040C8">
        <w:t>You</w:t>
      </w:r>
      <w:r w:rsidRPr="00AB1781">
        <w:t xml:space="preserve"> </w:t>
      </w:r>
      <w:r w:rsidR="00004BA4">
        <w:t>protect</w:t>
      </w:r>
      <w:r w:rsidRPr="00AB1781">
        <w:t xml:space="preserve"> me from the swarm of evildoers,</w:t>
      </w:r>
    </w:p>
    <w:p w14:paraId="45D2CF1C" w14:textId="77777777" w:rsidR="009E7111" w:rsidRPr="00AB1781" w:rsidRDefault="009E7111" w:rsidP="00035647">
      <w:pPr>
        <w:pStyle w:val="EnglishHangEndNoCoptic"/>
      </w:pPr>
      <w:r w:rsidRPr="00AB1781">
        <w:tab/>
        <w:t>from the crowd of those whose work is iniquity,</w:t>
      </w:r>
    </w:p>
    <w:p w14:paraId="43604E12" w14:textId="77777777" w:rsidR="009E7111" w:rsidRPr="00AB1781" w:rsidRDefault="009E7111" w:rsidP="00035647">
      <w:pPr>
        <w:pStyle w:val="EnglishHangNoCoptic"/>
      </w:pPr>
      <w:r w:rsidRPr="00AB1781">
        <w:t>4 whose tongues are as sharp as swords,</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77777777" w:rsidR="009E7111" w:rsidRPr="00AB1781" w:rsidRDefault="009E7111" w:rsidP="00035647">
      <w:pPr>
        <w:pStyle w:val="EnglishHangEndNoCoptic"/>
      </w:pPr>
      <w:r w:rsidRPr="00AB1781">
        <w:tab/>
        <w:t>Suddenly they shoot him down without a qualm.</w:t>
      </w:r>
    </w:p>
    <w:p w14:paraId="396B0E64" w14:textId="77777777" w:rsidR="009E7111" w:rsidRPr="00AB1781" w:rsidRDefault="009E7111" w:rsidP="00035647">
      <w:pPr>
        <w:pStyle w:val="EnglishHangNoCoptic"/>
      </w:pPr>
      <w:r w:rsidRPr="00AB1781">
        <w:lastRenderedPageBreak/>
        <w:t>6 They encourage one another in an evil design;</w:t>
      </w:r>
    </w:p>
    <w:p w14:paraId="5B13E6D9" w14:textId="77777777" w:rsidR="009E7111" w:rsidRPr="00AB1781" w:rsidRDefault="009E7111" w:rsidP="00035647">
      <w:pPr>
        <w:pStyle w:val="EnglishHangNoCoptic"/>
      </w:pPr>
      <w:r w:rsidRPr="00AB1781">
        <w:tab/>
        <w:t>they talk of hiding snares.</w:t>
      </w:r>
    </w:p>
    <w:p w14:paraId="258BFF7B" w14:textId="77777777" w:rsidR="009E7111" w:rsidRPr="00AB1781" w:rsidRDefault="009E7111" w:rsidP="00035647">
      <w:pPr>
        <w:pStyle w:val="EnglishHangEndNoCoptic"/>
      </w:pPr>
      <w:r w:rsidRPr="00AB1781">
        <w:tab/>
        <w:t>They say, ‘Who will see them?’</w:t>
      </w:r>
    </w:p>
    <w:p w14:paraId="06D4D3B3" w14:textId="77777777" w:rsidR="009E7111" w:rsidRPr="00AB1781" w:rsidRDefault="009E7111" w:rsidP="00035647">
      <w:pPr>
        <w:pStyle w:val="EnglishHangNoCoptic"/>
      </w:pPr>
      <w:r w:rsidRPr="00AB1781">
        <w:t>7 They search out iniquity;</w:t>
      </w:r>
    </w:p>
    <w:p w14:paraId="2DCA2E7B" w14:textId="77777777" w:rsidR="009E7111" w:rsidRPr="00AB1781" w:rsidRDefault="009E7111" w:rsidP="00035647">
      <w:pPr>
        <w:pStyle w:val="EnglishHangNoCoptic"/>
      </w:pPr>
      <w:r w:rsidRPr="00AB1781">
        <w:tab/>
        <w:t>they fail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77777777" w:rsidR="009E7111" w:rsidRPr="00AB1781" w:rsidRDefault="009E7111" w:rsidP="00035647">
      <w:pPr>
        <w:pStyle w:val="EnglishHangEndNoCoptic"/>
      </w:pPr>
      <w:r w:rsidRPr="00AB1781">
        <w:tab/>
        <w:t>Their blows are the dart of babes,</w:t>
      </w:r>
    </w:p>
    <w:p w14:paraId="397D4BD0" w14:textId="77777777" w:rsidR="009E7111" w:rsidRPr="00AB1781" w:rsidRDefault="009E7111" w:rsidP="00035647">
      <w:pPr>
        <w:pStyle w:val="EnglishHangNoCoptic"/>
      </w:pPr>
      <w:r w:rsidRPr="00AB1781">
        <w:t>9 and their tongues are feeble against him.</w:t>
      </w:r>
    </w:p>
    <w:p w14:paraId="16D23738" w14:textId="77777777" w:rsidR="009E7111" w:rsidRPr="00AB1781" w:rsidRDefault="009E7111" w:rsidP="00035647">
      <w:pPr>
        <w:pStyle w:val="EnglishHangEndNoCoptic"/>
      </w:pPr>
      <w:r w:rsidRPr="00AB1781">
        <w:tab/>
        <w:t>All who see them are troubled.</w:t>
      </w:r>
    </w:p>
    <w:p w14:paraId="199D0BDB" w14:textId="77777777" w:rsidR="009E7111" w:rsidRPr="00AB1781" w:rsidRDefault="009E7111" w:rsidP="00035647">
      <w:pPr>
        <w:pStyle w:val="EnglishHangNoCoptic"/>
      </w:pPr>
      <w:r w:rsidRPr="00AB1781">
        <w:t>10 Then every man is afraid,</w:t>
      </w:r>
    </w:p>
    <w:p w14:paraId="38DC7FFD" w14:textId="77777777" w:rsidR="009E7111" w:rsidRPr="00AB1781" w:rsidRDefault="009E7111" w:rsidP="00035647">
      <w:pPr>
        <w:pStyle w:val="EnglishHangNoCoptic"/>
      </w:pPr>
      <w:r w:rsidRPr="00AB1781">
        <w:tab/>
        <w:t>and they declare the works of God</w:t>
      </w:r>
    </w:p>
    <w:p w14:paraId="7E26E5EC" w14:textId="77777777" w:rsidR="009E7111" w:rsidRPr="00AB1781" w:rsidRDefault="009E7111" w:rsidP="00035647">
      <w:pPr>
        <w:pStyle w:val="EnglishHangEndNoCoptic"/>
      </w:pPr>
      <w:r w:rsidRPr="00AB1781">
        <w:tab/>
        <w:t>and understand His actions.</w:t>
      </w:r>
    </w:p>
    <w:p w14:paraId="354F86D8" w14:textId="77777777" w:rsidR="009E7111" w:rsidRPr="00AB1781" w:rsidRDefault="009E7111" w:rsidP="00035647">
      <w:pPr>
        <w:pStyle w:val="EnglishHangNoCoptic"/>
      </w:pPr>
      <w:r w:rsidRPr="00AB1781">
        <w:t>11 The righteous man will rejoice in the Lord,</w:t>
      </w:r>
    </w:p>
    <w:p w14:paraId="46F4ECE7" w14:textId="77777777" w:rsidR="009E7111" w:rsidRPr="00AB1781" w:rsidRDefault="009E7111" w:rsidP="00035647">
      <w:pPr>
        <w:pStyle w:val="EnglishHangNoCoptic"/>
      </w:pPr>
      <w:r w:rsidRPr="00AB1781">
        <w:tab/>
        <w:t>and will trust in Him;</w:t>
      </w:r>
    </w:p>
    <w:p w14:paraId="3D312AFE" w14:textId="77777777" w:rsidR="009E7111" w:rsidRDefault="009E7111" w:rsidP="009C1C97">
      <w:pPr>
        <w:pStyle w:val="EnglishHangEndNoCoptic"/>
      </w:pPr>
      <w:r w:rsidRPr="00AB1781">
        <w:tab/>
        <w:t>and all the upright in heart will be praised.</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968" w:name="_Ref435438574"/>
      <w:r w:rsidRPr="00AB1781">
        <w:t>K</w:t>
      </w:r>
      <w:r>
        <w:t>athisma 9</w:t>
      </w:r>
      <w:bookmarkEnd w:id="968"/>
    </w:p>
    <w:p w14:paraId="224B1A48" w14:textId="77777777" w:rsidR="00C879D4" w:rsidRPr="00C879D4" w:rsidRDefault="00C879D4" w:rsidP="00BF0205">
      <w:pPr>
        <w:pStyle w:val="Heading4"/>
      </w:pPr>
      <w:r>
        <w:t>Psalm</w:t>
      </w:r>
      <w:r w:rsidRPr="00AB1781">
        <w:t xml:space="preserve"> 64</w:t>
      </w:r>
      <w:r>
        <w:t xml:space="preserve">: Praise is due to </w:t>
      </w:r>
      <w:r w:rsidR="001040C8">
        <w:t>You</w:t>
      </w:r>
      <w:r>
        <w:t>, O God, in Zion</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77777777" w:rsidR="00C879D4" w:rsidRPr="00AB1781" w:rsidRDefault="00C879D4" w:rsidP="00C879D4">
      <w:pPr>
        <w:pStyle w:val="Rubric"/>
      </w:pPr>
      <w:r w:rsidRPr="00AB1781">
        <w:t>1 (A Psalm by David)</w:t>
      </w:r>
    </w:p>
    <w:p w14:paraId="7F0AC38D" w14:textId="77777777" w:rsidR="00C879D4" w:rsidRPr="00AB1781" w:rsidRDefault="00C879D4" w:rsidP="00C879D4">
      <w:pPr>
        <w:pStyle w:val="EnglishHangNoCoptic"/>
      </w:pPr>
      <w:r w:rsidRPr="00AB1781">
        <w:t xml:space="preserve">2 Praise is due to </w:t>
      </w:r>
      <w:r w:rsidR="001040C8">
        <w:t>You</w:t>
      </w:r>
      <w:r w:rsidRPr="00AB1781">
        <w:t>, O God, in Zion;</w:t>
      </w:r>
    </w:p>
    <w:p w14:paraId="5AFCE41E" w14:textId="77777777" w:rsidR="00C879D4" w:rsidRPr="00AB1781" w:rsidRDefault="00C879D4" w:rsidP="00C879D4">
      <w:pPr>
        <w:pStyle w:val="EnglishHangEndNoCoptic"/>
      </w:pPr>
      <w:r w:rsidRPr="00AB1781">
        <w:tab/>
        <w:t xml:space="preserve">and prayer shall be offered to </w:t>
      </w:r>
      <w:r w:rsidR="001040C8">
        <w:t>You</w:t>
      </w:r>
      <w:r w:rsidRPr="00AB1781">
        <w:t xml:space="preserve"> in Jerusalem.</w:t>
      </w:r>
    </w:p>
    <w:p w14:paraId="32C84251" w14:textId="77777777" w:rsidR="00C879D4" w:rsidRPr="00AB1781" w:rsidRDefault="00C879D4" w:rsidP="00C879D4">
      <w:pPr>
        <w:pStyle w:val="EnglishHangNoCoptic"/>
      </w:pPr>
      <w:r w:rsidRPr="00AB1781">
        <w:t>3 Hear my prayer;</w:t>
      </w:r>
    </w:p>
    <w:p w14:paraId="47A4FB16" w14:textId="77777777" w:rsidR="00C879D4" w:rsidRPr="00AB1781" w:rsidRDefault="00C879D4" w:rsidP="00C879D4">
      <w:pPr>
        <w:pStyle w:val="EnglishHangEndNoCoptic"/>
      </w:pPr>
      <w:r w:rsidRPr="00AB1781">
        <w:tab/>
        <w:t xml:space="preserve">to </w:t>
      </w:r>
      <w:r w:rsidR="001040C8">
        <w:t>You</w:t>
      </w:r>
      <w:r w:rsidRPr="00AB1781">
        <w:t xml:space="preserve"> all flesh will come.</w:t>
      </w:r>
    </w:p>
    <w:p w14:paraId="1F4156C8" w14:textId="77777777" w:rsidR="00C879D4" w:rsidRPr="00AB1781" w:rsidRDefault="00C879D4" w:rsidP="00C879D4">
      <w:pPr>
        <w:pStyle w:val="EnglishHangNoCoptic"/>
      </w:pPr>
      <w:r w:rsidRPr="00AB1781">
        <w:t>4 The words of sinners overwhelm us,</w:t>
      </w:r>
    </w:p>
    <w:p w14:paraId="28AAFDB1"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pardon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7777777" w:rsidR="00C879D4" w:rsidRPr="00AB1781" w:rsidRDefault="00C879D4" w:rsidP="00C879D4">
      <w:pPr>
        <w:pStyle w:val="EnglishHangNoCoptic"/>
      </w:pPr>
      <w:r w:rsidRPr="00AB1781">
        <w:tab/>
        <w:t xml:space="preserve">he shall dwell in </w:t>
      </w:r>
      <w:r w:rsidR="00E570CB">
        <w:t>Your</w:t>
      </w:r>
      <w:r w:rsidRPr="00AB1781">
        <w:t xml:space="preserve"> courts.</w:t>
      </w:r>
    </w:p>
    <w:p w14:paraId="5F4CB5C3" w14:textId="77777777" w:rsidR="00C879D4" w:rsidRPr="00AB1781" w:rsidRDefault="00C879D4" w:rsidP="00C879D4">
      <w:pPr>
        <w:pStyle w:val="EnglishHangNoCoptic"/>
      </w:pPr>
      <w:r w:rsidRPr="00AB1781">
        <w:lastRenderedPageBreak/>
        <w:tab/>
        <w:t xml:space="preserve">We shall be filled with the blessings of </w:t>
      </w:r>
      <w:r w:rsidR="00E570CB">
        <w:t>Your</w:t>
      </w:r>
      <w:r w:rsidRPr="00AB1781">
        <w:t xml:space="preserve"> house;</w:t>
      </w:r>
    </w:p>
    <w:p w14:paraId="1CE5E511" w14:textId="77777777" w:rsidR="00C879D4" w:rsidRPr="00AB1781" w:rsidRDefault="00C879D4" w:rsidP="00C879D4">
      <w:pPr>
        <w:pStyle w:val="EnglishHangEndNoCoptic"/>
      </w:pPr>
      <w:r w:rsidRPr="00AB1781">
        <w:tab/>
        <w:t xml:space="preserve">holy is </w:t>
      </w:r>
      <w:r w:rsidR="00E570CB">
        <w:t>Your</w:t>
      </w:r>
      <w:r w:rsidRPr="00AB1781">
        <w:t xml:space="preserve"> temple, wonderful in holiness.</w:t>
      </w:r>
      <w:r w:rsidRPr="00AB1781">
        <w:rPr>
          <w:rStyle w:val="FootnoteReference"/>
        </w:rPr>
        <w:footnoteReference w:id="227"/>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77777777" w:rsidR="00C879D4" w:rsidRPr="00AB1781" w:rsidRDefault="00C879D4" w:rsidP="00C879D4">
      <w:pPr>
        <w:pStyle w:val="EnglishHangEndNoCoptic"/>
      </w:pPr>
      <w:r w:rsidRPr="00AB1781">
        <w:tab/>
        <w:t>and of those who are far away at sea;</w:t>
      </w:r>
    </w:p>
    <w:p w14:paraId="4EA44F5C" w14:textId="77777777" w:rsidR="00C879D4" w:rsidRPr="00AB1781" w:rsidRDefault="00C879D4" w:rsidP="00C879D4">
      <w:pPr>
        <w:pStyle w:val="EnglishHangNoCoptic"/>
      </w:pPr>
      <w:r w:rsidRPr="00AB1781">
        <w:t xml:space="preserve">7 Who </w:t>
      </w:r>
      <w:r w:rsidR="00004BA4" w:rsidRPr="00AB1781">
        <w:t>upholds</w:t>
      </w:r>
      <w:r w:rsidRPr="00AB1781">
        <w:t xml:space="preserve"> the mountains in </w:t>
      </w:r>
      <w:r w:rsidR="00E570CB">
        <w:t>Your</w:t>
      </w:r>
      <w:r w:rsidRPr="00AB1781">
        <w:t xml:space="preserve"> strength,</w:t>
      </w:r>
    </w:p>
    <w:p w14:paraId="10855763" w14:textId="77777777" w:rsidR="00C879D4" w:rsidRPr="00AB1781" w:rsidRDefault="00C879D4" w:rsidP="00C879D4">
      <w:pPr>
        <w:pStyle w:val="EnglishHangEndNoCoptic"/>
      </w:pPr>
      <w:r w:rsidRPr="00AB1781">
        <w:tab/>
        <w:t xml:space="preserve">Who </w:t>
      </w:r>
      <w:r w:rsidR="00004BA4" w:rsidRPr="00AB1781">
        <w:t>are</w:t>
      </w:r>
      <w:r w:rsidRPr="00AB1781">
        <w:t xml:space="preserve"> surrounded with power;</w:t>
      </w:r>
    </w:p>
    <w:p w14:paraId="66763812" w14:textId="77777777" w:rsidR="00C879D4" w:rsidRPr="00AB1781" w:rsidRDefault="00C879D4" w:rsidP="00C879D4">
      <w:pPr>
        <w:pStyle w:val="EnglishHangNoCoptic"/>
      </w:pPr>
      <w:r w:rsidRPr="00AB1781">
        <w:t xml:space="preserve">8 Who </w:t>
      </w:r>
      <w:r w:rsidR="00004BA4">
        <w:t>stirs</w:t>
      </w:r>
      <w:r w:rsidRPr="00AB1781">
        <w:t xml:space="preserve"> the depths of the sea</w:t>
      </w:r>
    </w:p>
    <w:p w14:paraId="6051F2D6" w14:textId="77777777" w:rsidR="00C879D4" w:rsidRPr="00AB1781" w:rsidRDefault="00C879D4" w:rsidP="00C879D4">
      <w:pPr>
        <w:pStyle w:val="EnglishHangEndNoCoptic"/>
      </w:pPr>
      <w:r w:rsidRPr="00AB1781">
        <w:tab/>
        <w:t>and stillest its roaring waves.</w:t>
      </w:r>
      <w:r w:rsidRPr="00AB1781">
        <w:rPr>
          <w:rStyle w:val="FootnoteReference"/>
        </w:rPr>
        <w:footnoteReference w:id="228"/>
      </w:r>
    </w:p>
    <w:p w14:paraId="42DDF5F3" w14:textId="77777777" w:rsidR="00C879D4" w:rsidRPr="00AB1781" w:rsidRDefault="00C879D4" w:rsidP="00C879D4">
      <w:pPr>
        <w:pStyle w:val="EnglishHangNoCoptic"/>
      </w:pPr>
      <w:r w:rsidRPr="00AB1781">
        <w:t>9 The nations are alarmed</w:t>
      </w:r>
    </w:p>
    <w:p w14:paraId="58314EEE" w14:textId="77777777" w:rsidR="00C879D4" w:rsidRPr="00AB1781" w:rsidRDefault="00C879D4" w:rsidP="00C879D4">
      <w:pPr>
        <w:pStyle w:val="EnglishHangNoCoptic"/>
      </w:pPr>
      <w:r w:rsidRPr="00AB1781">
        <w:tab/>
        <w:t>and those who inhabit the remotest parts</w:t>
      </w:r>
    </w:p>
    <w:p w14:paraId="76ADF0A0" w14:textId="77777777" w:rsidR="00C879D4" w:rsidRPr="00AB1781" w:rsidRDefault="00C879D4" w:rsidP="00C879D4">
      <w:pPr>
        <w:pStyle w:val="EnglishHangNoCoptic"/>
      </w:pPr>
      <w:r w:rsidRPr="00AB1781">
        <w:tab/>
        <w:t xml:space="preserve">are afraid at the signs of </w:t>
      </w:r>
      <w:r w:rsidR="00E570CB">
        <w:t>Your</w:t>
      </w:r>
      <w:r w:rsidRPr="00AB1781">
        <w:t xml:space="preserve"> presence.</w:t>
      </w:r>
    </w:p>
    <w:p w14:paraId="09F5271C" w14:textId="77777777" w:rsidR="00C879D4" w:rsidRPr="00AB1781" w:rsidRDefault="00C879D4" w:rsidP="00C879D4">
      <w:pPr>
        <w:pStyle w:val="EnglishHangEndNoCoptic"/>
      </w:pPr>
      <w:r w:rsidRPr="00AB1781">
        <w:tab/>
      </w:r>
      <w:r w:rsidR="001040C8">
        <w:t>You</w:t>
      </w:r>
      <w:r w:rsidRPr="00AB1781">
        <w:t xml:space="preserve"> </w:t>
      </w:r>
      <w:r w:rsidR="00004BA4">
        <w:t>make</w:t>
      </w:r>
      <w:r w:rsidRPr="00AB1781">
        <w:t xml:space="preserve"> sunrise and sunset a joy and delight.</w:t>
      </w:r>
    </w:p>
    <w:p w14:paraId="1CEA0FC0" w14:textId="77777777" w:rsidR="00C879D4" w:rsidRPr="00AB1781" w:rsidRDefault="00C879D4" w:rsidP="00C879D4">
      <w:pPr>
        <w:pStyle w:val="EnglishHangNoCoptic"/>
      </w:pPr>
      <w:r w:rsidRPr="00AB1781">
        <w:t xml:space="preserve">10 </w:t>
      </w:r>
      <w:r w:rsidR="001040C8">
        <w:t>You</w:t>
      </w:r>
      <w:r w:rsidRPr="00AB1781">
        <w:t xml:space="preserve"> dost visit the earth and water it;</w:t>
      </w:r>
    </w:p>
    <w:p w14:paraId="5A6B0387" w14:textId="77777777" w:rsidR="00C879D4" w:rsidRPr="00AB1781" w:rsidRDefault="00C879D4" w:rsidP="00C879D4">
      <w:pPr>
        <w:pStyle w:val="EnglishHangNoCoptic"/>
      </w:pPr>
      <w:r w:rsidRPr="00AB1781">
        <w:tab/>
      </w:r>
      <w:r w:rsidR="001040C8">
        <w:t>You</w:t>
      </w:r>
      <w:r w:rsidRPr="00AB1781">
        <w:t xml:space="preserve"> </w:t>
      </w:r>
      <w:r w:rsidR="00004BA4">
        <w:t>give</w:t>
      </w:r>
      <w:r w:rsidRPr="00AB1781">
        <w:t xml:space="preserve"> ample means for enriching it.</w:t>
      </w:r>
    </w:p>
    <w:p w14:paraId="56733685" w14:textId="77777777" w:rsidR="00C879D4" w:rsidRPr="00AB1781" w:rsidRDefault="00C879D4" w:rsidP="00C879D4">
      <w:pPr>
        <w:pStyle w:val="EnglishHangNoCoptic"/>
      </w:pPr>
      <w:r w:rsidRPr="00AB1781">
        <w:tab/>
        <w:t>The river of God is full of water,</w:t>
      </w:r>
    </w:p>
    <w:p w14:paraId="1CFF7C69" w14:textId="77777777" w:rsidR="00C879D4" w:rsidRPr="00AB1781" w:rsidRDefault="00C879D4" w:rsidP="00C879D4">
      <w:pPr>
        <w:pStyle w:val="EnglishHangNoCoptic"/>
      </w:pPr>
      <w:r w:rsidRPr="00AB1781">
        <w:tab/>
      </w:r>
      <w:r w:rsidR="001040C8">
        <w:t>You</w:t>
      </w:r>
      <w:r w:rsidRPr="00AB1781">
        <w:t xml:space="preserve"> </w:t>
      </w:r>
      <w:r w:rsidR="00004BA4">
        <w:t>provide</w:t>
      </w:r>
      <w:r w:rsidRPr="00AB1781">
        <w:t xml:space="preserve"> the supply,</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7777777" w:rsidR="00C879D4" w:rsidRPr="00AB1781" w:rsidRDefault="00C879D4" w:rsidP="00C879D4">
      <w:pPr>
        <w:pStyle w:val="EnglishHangNoCoptic"/>
      </w:pPr>
      <w:r w:rsidRPr="00AB1781">
        <w:t>11 Water the furrows, grant bumper crops;</w:t>
      </w:r>
    </w:p>
    <w:p w14:paraId="557A869A" w14:textId="77777777" w:rsidR="00C879D4" w:rsidRPr="00AB1781" w:rsidRDefault="00C879D4" w:rsidP="00C879D4">
      <w:pPr>
        <w:pStyle w:val="EnglishHangEndNoCoptic"/>
      </w:pPr>
      <w:r w:rsidRPr="00AB1781">
        <w:tab/>
        <w:t>they will spring up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77777777" w:rsidR="00C879D4" w:rsidRPr="00C879D4" w:rsidRDefault="00C879D4" w:rsidP="00C879D4">
      <w:pPr>
        <w:pStyle w:val="EnglishHangEndNoCoptic"/>
      </w:pPr>
      <w:r w:rsidRPr="00AB1781">
        <w:tab/>
        <w:t>and the fields will be full of fat stock.</w:t>
      </w:r>
    </w:p>
    <w:p w14:paraId="419F7007" w14:textId="77777777" w:rsidR="00C879D4" w:rsidRPr="00AB1781" w:rsidRDefault="00C879D4" w:rsidP="00C879D4">
      <w:pPr>
        <w:pStyle w:val="EnglishHangNoCoptic"/>
      </w:pPr>
      <w:r w:rsidRPr="00AB1781">
        <w:t>13 The desert ranges will yield luxuriantly,</w:t>
      </w:r>
    </w:p>
    <w:p w14:paraId="1C9984DA" w14:textId="77777777" w:rsidR="00C879D4" w:rsidRPr="00AB1781" w:rsidRDefault="00C879D4" w:rsidP="00C879D4">
      <w:pPr>
        <w:pStyle w:val="EnglishHangEndNoCoptic"/>
      </w:pPr>
      <w:r w:rsidRPr="00AB1781">
        <w:tab/>
        <w:t>and the hills will wear girdles of joy.</w:t>
      </w:r>
    </w:p>
    <w:p w14:paraId="488A5D89" w14:textId="77777777" w:rsidR="00C879D4" w:rsidRPr="00AB1781" w:rsidRDefault="00C879D4" w:rsidP="00C879D4">
      <w:pPr>
        <w:pStyle w:val="EnglishHangNoCoptic"/>
      </w:pPr>
      <w:r w:rsidRPr="00AB1781">
        <w:t>14 The rams of the flocks will grow thick coats,</w:t>
      </w:r>
    </w:p>
    <w:p w14:paraId="7F332F67" w14:textId="77777777" w:rsidR="00C879D4" w:rsidRPr="00AB1781" w:rsidRDefault="00C879D4" w:rsidP="00C879D4">
      <w:pPr>
        <w:pStyle w:val="EnglishHangNoCoptic"/>
      </w:pPr>
      <w:r w:rsidRPr="00AB1781">
        <w:tab/>
        <w:t>and the valleys will stand deep in corn.</w:t>
      </w:r>
    </w:p>
    <w:p w14:paraId="69AE6C11" w14:textId="77777777" w:rsidR="00C879D4" w:rsidRPr="00C879D4" w:rsidRDefault="00C879D4" w:rsidP="00C879D4">
      <w:pPr>
        <w:pStyle w:val="EnglishHangEndNoCoptic"/>
      </w:pPr>
      <w:r w:rsidRPr="00AB1781">
        <w:tab/>
        <w:t>They will shout and sing.</w:t>
      </w:r>
    </w:p>
    <w:p w14:paraId="6374A682" w14:textId="77777777" w:rsidR="00C879D4" w:rsidRPr="00C879D4" w:rsidRDefault="00C879D4" w:rsidP="00BF0205">
      <w:pPr>
        <w:pStyle w:val="Heading4"/>
      </w:pPr>
      <w:r>
        <w:t>Psalm</w:t>
      </w:r>
      <w:r w:rsidRPr="00AB1781">
        <w:t xml:space="preserve"> 65</w:t>
      </w:r>
      <w:r>
        <w:t>: Shout the song of victory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77777777" w:rsidR="00C879D4" w:rsidRPr="00AB1781" w:rsidRDefault="00C879D4" w:rsidP="00C879D4">
      <w:pPr>
        <w:pStyle w:val="Rubric"/>
      </w:pPr>
      <w:r w:rsidRPr="00AB1781">
        <w:t>1 (A Song of a Psalm of Resurrection)</w:t>
      </w:r>
      <w:r w:rsidRPr="00AB1781">
        <w:rPr>
          <w:rStyle w:val="FootnoteReference"/>
        </w:rPr>
        <w:footnoteReference w:id="229"/>
      </w:r>
    </w:p>
    <w:p w14:paraId="6FEEAA1A" w14:textId="77777777" w:rsidR="00C879D4" w:rsidRPr="00AB1781" w:rsidRDefault="00C879D4" w:rsidP="00C879D4">
      <w:pPr>
        <w:pStyle w:val="EnglishHangEndNoCoptic"/>
      </w:pPr>
      <w:r w:rsidRPr="00AB1781">
        <w:lastRenderedPageBreak/>
        <w:t>Shout the song of victory to God, all the earth.</w:t>
      </w:r>
      <w:r w:rsidRPr="00AB1781">
        <w:rPr>
          <w:rStyle w:val="FootnoteReference"/>
        </w:rPr>
        <w:footnoteReference w:id="230"/>
      </w:r>
    </w:p>
    <w:p w14:paraId="32009118" w14:textId="77777777" w:rsidR="00C879D4" w:rsidRPr="00AB1781" w:rsidRDefault="00C879D4" w:rsidP="00C879D4">
      <w:pPr>
        <w:pStyle w:val="EnglishHangEndNoCoptic"/>
      </w:pPr>
      <w:r w:rsidRPr="00AB1781">
        <w:t>2 Sing to His name; give glory to His praise.</w:t>
      </w:r>
    </w:p>
    <w:p w14:paraId="5ACB240D" w14:textId="77777777" w:rsidR="00C879D4" w:rsidRPr="00AB1781" w:rsidRDefault="00C879D4" w:rsidP="00C879D4">
      <w:pPr>
        <w:pStyle w:val="EnglishHangNoCoptic"/>
      </w:pPr>
      <w:r w:rsidRPr="00AB1781">
        <w:t xml:space="preserve">3 Say to God: ‘How tremendous are </w:t>
      </w:r>
      <w:r w:rsidR="00E570CB">
        <w:t>Your</w:t>
      </w:r>
      <w:r w:rsidRPr="00AB1781">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231"/>
      </w:r>
    </w:p>
    <w:p w14:paraId="498C5D8F" w14:textId="77777777" w:rsidR="00C879D4" w:rsidRPr="00AB1781" w:rsidRDefault="00C879D4" w:rsidP="00C879D4">
      <w:pPr>
        <w:pStyle w:val="EnglishHangNoCoptic"/>
      </w:pPr>
      <w:r w:rsidRPr="00AB1781">
        <w:t>4 Let all the earth</w:t>
      </w:r>
      <w:r w:rsidRPr="00AB1781">
        <w:rPr>
          <w:rStyle w:val="FootnoteReference"/>
        </w:rPr>
        <w:footnoteReference w:id="232"/>
      </w:r>
      <w:r w:rsidRPr="00AB1781">
        <w:t xml:space="preserve"> worship </w:t>
      </w:r>
      <w:r w:rsidR="001040C8">
        <w:t>You</w:t>
      </w:r>
      <w:r w:rsidRPr="00AB1781">
        <w:t>,</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7777777" w:rsidR="00C879D4" w:rsidRPr="00AB1781" w:rsidRDefault="00C879D4" w:rsidP="00C879D4">
      <w:pPr>
        <w:pStyle w:val="EnglishHangEndNoCoptic"/>
      </w:pPr>
      <w:r w:rsidRPr="00AB1781">
        <w:tab/>
        <w:t xml:space="preserve">let them sing to </w:t>
      </w:r>
      <w:r w:rsidR="00E570CB">
        <w:t>Your</w:t>
      </w:r>
      <w:r w:rsidRPr="00AB1781">
        <w:t xml:space="preserve"> Name, O Most High. </w:t>
      </w:r>
      <w:r w:rsidRPr="00AB1781">
        <w:rPr>
          <w:i/>
        </w:rPr>
        <w:t>(Pause)</w:t>
      </w:r>
    </w:p>
    <w:p w14:paraId="4575567A" w14:textId="77777777" w:rsidR="00C879D4" w:rsidRPr="00AB1781" w:rsidRDefault="00C879D4" w:rsidP="00C879D4">
      <w:pPr>
        <w:pStyle w:val="EnglishHangNoCoptic"/>
      </w:pPr>
      <w:r w:rsidRPr="00AB1781">
        <w:t>5 Come and see the works of God,</w:t>
      </w:r>
      <w:r w:rsidRPr="00AB1781">
        <w:rPr>
          <w:rStyle w:val="FootnoteReference"/>
        </w:rPr>
        <w:footnoteReference w:id="233"/>
      </w:r>
    </w:p>
    <w:p w14:paraId="41836C86" w14:textId="77777777" w:rsidR="00C879D4" w:rsidRPr="00AB1781" w:rsidRDefault="00C879D4" w:rsidP="00C879D4">
      <w:pPr>
        <w:pStyle w:val="EnglishHangNoCoptic"/>
      </w:pPr>
      <w:r w:rsidRPr="00AB1781">
        <w:tab/>
        <w:t>tremendous in His plans</w:t>
      </w:r>
      <w:r w:rsidRPr="00AB1781">
        <w:rPr>
          <w:rStyle w:val="FootnoteReference"/>
        </w:rPr>
        <w:footnoteReference w:id="234"/>
      </w:r>
    </w:p>
    <w:p w14:paraId="69E7213A" w14:textId="77777777" w:rsidR="00C879D4" w:rsidRPr="00AB1781" w:rsidRDefault="00C879D4" w:rsidP="00C879D4">
      <w:pPr>
        <w:pStyle w:val="EnglishHangEndNoCoptic"/>
      </w:pPr>
      <w:r w:rsidRPr="00AB1781">
        <w:tab/>
        <w:t>for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7777777" w:rsidR="00C879D4" w:rsidRPr="00AB1781" w:rsidRDefault="00C879D4" w:rsidP="00C879D4">
      <w:pPr>
        <w:pStyle w:val="EnglishHangEndNoCoptic"/>
      </w:pPr>
      <w:r w:rsidRPr="00AB1781">
        <w:tab/>
        <w:t>So let us rejoice in Him</w:t>
      </w:r>
    </w:p>
    <w:p w14:paraId="6D613686" w14:textId="77777777" w:rsidR="00C879D4" w:rsidRPr="00AB1781" w:rsidRDefault="00C879D4" w:rsidP="00C879D4">
      <w:pPr>
        <w:pStyle w:val="EnglishHangNoCoptic"/>
      </w:pPr>
      <w:r w:rsidRPr="00AB1781">
        <w:t>7 Who rules by His eternal power.</w:t>
      </w:r>
    </w:p>
    <w:p w14:paraId="457595BC" w14:textId="77777777" w:rsidR="00C879D4" w:rsidRPr="00AB1781" w:rsidRDefault="00C879D4" w:rsidP="00C879D4">
      <w:pPr>
        <w:pStyle w:val="EnglishHangNoCoptic"/>
      </w:pPr>
      <w:r w:rsidRPr="00AB1781">
        <w:tab/>
        <w:t>His eyes watch over the nations.</w:t>
      </w:r>
      <w:r w:rsidRPr="00AB1781">
        <w:rPr>
          <w:rStyle w:val="FootnoteReference"/>
        </w:rPr>
        <w:footnoteReference w:id="235"/>
      </w:r>
    </w:p>
    <w:p w14:paraId="4AFE2C3B" w14:textId="77777777" w:rsidR="00C879D4" w:rsidRPr="00AB1781" w:rsidRDefault="00C879D4" w:rsidP="00C879D4">
      <w:pPr>
        <w:pStyle w:val="EnglishHangNoCoptic"/>
      </w:pPr>
      <w:r w:rsidRPr="00AB1781">
        <w:tab/>
        <w:t>Let not those who grieve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77777777" w:rsidR="00C879D4" w:rsidRPr="00AB1781" w:rsidRDefault="00C879D4" w:rsidP="00C879D4">
      <w:pPr>
        <w:pStyle w:val="EnglishHangNoCoptic"/>
      </w:pPr>
      <w:r w:rsidRPr="00AB1781">
        <w:t>8 Bless our God, you nations,</w:t>
      </w:r>
    </w:p>
    <w:p w14:paraId="21D5A513" w14:textId="77777777" w:rsidR="00C879D4" w:rsidRPr="00C879D4" w:rsidRDefault="00C879D4" w:rsidP="00C879D4">
      <w:pPr>
        <w:pStyle w:val="EnglishHangEndNoCoptic"/>
      </w:pPr>
      <w:r w:rsidRPr="00AB1781">
        <w:tab/>
        <w:t>and let the sound of His praise be heard,</w:t>
      </w:r>
    </w:p>
    <w:p w14:paraId="1C2A8C5E" w14:textId="77777777" w:rsidR="00C879D4" w:rsidRPr="00AB1781" w:rsidRDefault="00C879D4" w:rsidP="00C879D4">
      <w:pPr>
        <w:pStyle w:val="EnglishHangNoCoptic"/>
      </w:pPr>
      <w:r w:rsidRPr="00AB1781">
        <w:t>9 Who has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77777777" w:rsidR="00C879D4" w:rsidRPr="00AB1781" w:rsidRDefault="00C879D4" w:rsidP="00C879D4">
      <w:pPr>
        <w:pStyle w:val="EnglishHangNoCoptic"/>
      </w:pPr>
      <w:r w:rsidRPr="00AB1781">
        <w:t xml:space="preserve">10 For </w:t>
      </w:r>
      <w:r w:rsidR="00C104A1">
        <w:t>You</w:t>
      </w:r>
      <w:r w:rsidRPr="00AB1781">
        <w:t xml:space="preserve">, O God, </w:t>
      </w:r>
      <w:r w:rsidR="00556387">
        <w:t>have</w:t>
      </w:r>
      <w:r w:rsidRPr="00AB1781">
        <w:t xml:space="preserve"> proved us;</w:t>
      </w:r>
    </w:p>
    <w:p w14:paraId="0B871F0D" w14:textId="77777777" w:rsidR="00C879D4" w:rsidRPr="00AB1781" w:rsidRDefault="00C879D4" w:rsidP="00C879D4">
      <w:pPr>
        <w:pStyle w:val="EnglishHangEndNoCoptic"/>
      </w:pPr>
      <w:r w:rsidRPr="00AB1781">
        <w:tab/>
      </w:r>
      <w:r w:rsidR="001040C8">
        <w:t>You</w:t>
      </w:r>
      <w:r w:rsidRPr="00AB1781">
        <w:t xml:space="preserve"> </w:t>
      </w:r>
      <w:r w:rsidR="00556387">
        <w:t>have</w:t>
      </w:r>
      <w:r w:rsidRPr="00AB1781">
        <w:t xml:space="preserve"> tried us as silver is tried.</w:t>
      </w:r>
    </w:p>
    <w:p w14:paraId="59BEF3B0" w14:textId="77777777"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trap;</w:t>
      </w:r>
      <w:r w:rsidRPr="00AB1781">
        <w:rPr>
          <w:rStyle w:val="FootnoteReference"/>
        </w:rPr>
        <w:footnoteReference w:id="236"/>
      </w:r>
    </w:p>
    <w:p w14:paraId="0D978919" w14:textId="77777777" w:rsidR="00C879D4" w:rsidRPr="00AB1781" w:rsidRDefault="00C879D4" w:rsidP="00C879D4">
      <w:pPr>
        <w:pStyle w:val="EnglishHangEndNoCoptic"/>
      </w:pPr>
      <w:r w:rsidRPr="00AB1781">
        <w:tab/>
      </w:r>
      <w:r w:rsidR="001040C8">
        <w:t>You</w:t>
      </w:r>
      <w:r w:rsidRPr="00AB1781">
        <w:t xml:space="preserve"> </w:t>
      </w:r>
      <w:r w:rsidR="001040C8">
        <w:t>did</w:t>
      </w:r>
      <w:r w:rsidRPr="00AB1781">
        <w:t xml:space="preserve"> lay afflictions on our backs.</w:t>
      </w:r>
    </w:p>
    <w:p w14:paraId="0973359D" w14:textId="77777777" w:rsidR="00C879D4" w:rsidRPr="00AB1781" w:rsidRDefault="00C879D4" w:rsidP="00C879D4">
      <w:pPr>
        <w:pStyle w:val="EnglishHangNoCoptic"/>
      </w:pPr>
      <w:r w:rsidRPr="00AB1781">
        <w:t xml:space="preserve">12 </w:t>
      </w:r>
      <w:r w:rsidR="001040C8">
        <w:t>You</w:t>
      </w:r>
      <w:r w:rsidRPr="00AB1781">
        <w:t xml:space="preserve"> </w:t>
      </w:r>
      <w:r w:rsidR="001040C8">
        <w:t>did</w:t>
      </w:r>
      <w:r w:rsidRPr="00AB1781">
        <w:t xml:space="preserve"> set men over our heads;</w:t>
      </w:r>
    </w:p>
    <w:p w14:paraId="23DC7DFC" w14:textId="77777777" w:rsidR="00C879D4" w:rsidRPr="00AB1781" w:rsidRDefault="00C879D4" w:rsidP="00C879D4">
      <w:pPr>
        <w:pStyle w:val="EnglishHangNoCoptic"/>
      </w:pPr>
      <w:r w:rsidRPr="00AB1781">
        <w:lastRenderedPageBreak/>
        <w:tab/>
        <w:t>we passed through fire and water,</w:t>
      </w:r>
    </w:p>
    <w:p w14:paraId="5CD9FDFE" w14:textId="77777777" w:rsidR="00C879D4" w:rsidRPr="00AB1781" w:rsidRDefault="00C879D4" w:rsidP="00C879D4">
      <w:pPr>
        <w:pStyle w:val="EnglishHangEndNoCoptic"/>
      </w:pPr>
      <w:r w:rsidRPr="00AB1781">
        <w:tab/>
        <w:t xml:space="preserve">but </w:t>
      </w:r>
      <w:r w:rsidR="001040C8">
        <w:t>You</w:t>
      </w:r>
      <w:r w:rsidRPr="00AB1781">
        <w:t xml:space="preserve"> </w:t>
      </w:r>
      <w:r w:rsidR="00556387">
        <w:t>have</w:t>
      </w:r>
      <w:r w:rsidRPr="00AB1781">
        <w:t xml:space="preserve"> brought us 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7777777" w:rsidR="00C879D4" w:rsidRPr="00AB1781" w:rsidRDefault="00C879D4" w:rsidP="00C879D4">
      <w:pPr>
        <w:pStyle w:val="EnglishHangNoCoptic"/>
      </w:pPr>
      <w:r w:rsidRPr="00AB1781">
        <w:t>14 which my lips framed</w:t>
      </w:r>
    </w:p>
    <w:p w14:paraId="06672133" w14:textId="77777777" w:rsidR="00C879D4" w:rsidRPr="00AB1781" w:rsidRDefault="00C879D4" w:rsidP="00C879D4">
      <w:pPr>
        <w:pStyle w:val="EnglishHangEndNoCoptic"/>
      </w:pPr>
      <w:r w:rsidRPr="00AB1781">
        <w:tab/>
        <w:t>and my mouth uttered in my affliction.</w:t>
      </w:r>
    </w:p>
    <w:p w14:paraId="3D714D36" w14:textId="77777777" w:rsidR="00C879D4" w:rsidRPr="00AB1781" w:rsidRDefault="00C879D4" w:rsidP="00C879D4">
      <w:pPr>
        <w:pStyle w:val="EnglishHangNoCoptic"/>
      </w:pPr>
      <w:r w:rsidRPr="00AB1781">
        <w:t xml:space="preserve">15 I will offer </w:t>
      </w:r>
      <w:r w:rsidR="001040C8">
        <w:t>You</w:t>
      </w:r>
      <w:r w:rsidRPr="00AB1781">
        <w:t xml:space="preserve"> costly sacrifices,</w:t>
      </w:r>
    </w:p>
    <w:p w14:paraId="3EABE67C" w14:textId="77777777" w:rsidR="00C879D4" w:rsidRPr="00AB1781" w:rsidRDefault="00C879D4" w:rsidP="00C879D4">
      <w:pPr>
        <w:pStyle w:val="EnglishHangNoCoptic"/>
      </w:pPr>
      <w:r w:rsidRPr="00AB1781">
        <w:tab/>
        <w:t>with incense and rams;</w:t>
      </w:r>
    </w:p>
    <w:p w14:paraId="63B60307" w14:textId="77777777" w:rsidR="00C879D4" w:rsidRPr="00AB1781" w:rsidRDefault="00C879D4" w:rsidP="00C879D4">
      <w:pPr>
        <w:pStyle w:val="EnglishHangEndNoCoptic"/>
      </w:pPr>
      <w:r w:rsidRPr="00AB1781">
        <w:tab/>
        <w:t xml:space="preserve">I will offer </w:t>
      </w:r>
      <w:r w:rsidR="001040C8">
        <w:t>You</w:t>
      </w:r>
      <w:r w:rsidRPr="00AB1781">
        <w:t xml:space="preserve"> bullocks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t>17 I cried to Him with my mouth,</w:t>
      </w:r>
    </w:p>
    <w:p w14:paraId="360C1548" w14:textId="77777777" w:rsidR="00C879D4" w:rsidRPr="00AB1781" w:rsidRDefault="00C879D4" w:rsidP="00C879D4">
      <w:pPr>
        <w:pStyle w:val="EnglishHangEndNoCoptic"/>
      </w:pPr>
      <w:r w:rsidRPr="00AB1781">
        <w:tab/>
        <w:t>and praised Him under my tongue.</w:t>
      </w:r>
      <w:r w:rsidRPr="00AB1781">
        <w:rPr>
          <w:rStyle w:val="FootnoteReference"/>
        </w:rPr>
        <w:footnoteReference w:id="237"/>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7777777" w:rsidR="00C879D4" w:rsidRPr="00AB1781" w:rsidRDefault="00C879D4" w:rsidP="00C879D4">
      <w:pPr>
        <w:pStyle w:val="EnglishHangEndNoCoptic"/>
      </w:pPr>
      <w:r w:rsidRPr="00AB1781">
        <w:tab/>
        <w:t>He attended to the cry of my prayer.</w:t>
      </w:r>
    </w:p>
    <w:p w14:paraId="7B8FD63D" w14:textId="77777777" w:rsidR="00C879D4" w:rsidRPr="00AB1781" w:rsidRDefault="00C879D4" w:rsidP="00C879D4">
      <w:pPr>
        <w:pStyle w:val="EnglishHangNoCoptic"/>
      </w:pPr>
      <w:r w:rsidRPr="00AB1781">
        <w:t>20 Blessed be God</w:t>
      </w:r>
    </w:p>
    <w:p w14:paraId="581AD33A" w14:textId="77777777" w:rsidR="00C879D4" w:rsidRPr="00AB1781" w:rsidRDefault="00C879D4" w:rsidP="00C879D4">
      <w:pPr>
        <w:pStyle w:val="EnglishHangNoCoptic"/>
      </w:pPr>
      <w:r w:rsidRPr="00AB1781">
        <w:tab/>
        <w:t>Who has not rejected my prayer</w:t>
      </w:r>
    </w:p>
    <w:p w14:paraId="182635A9" w14:textId="77777777" w:rsidR="00C879D4" w:rsidRPr="00C879D4" w:rsidRDefault="00C879D4" w:rsidP="00C879D4">
      <w:pPr>
        <w:pStyle w:val="EnglishHangEndNoCoptic"/>
      </w:pPr>
      <w:r w:rsidRPr="00AB1781">
        <w:tab/>
        <w:t>nor turned His mercy from me.</w:t>
      </w:r>
    </w:p>
    <w:p w14:paraId="0CE542DB" w14:textId="77777777" w:rsidR="00C879D4" w:rsidRPr="00C879D4" w:rsidRDefault="00C879D4" w:rsidP="00BF0205">
      <w:pPr>
        <w:pStyle w:val="Heading4"/>
      </w:pPr>
      <w:bookmarkStart w:id="969" w:name="_Ref412026041"/>
      <w:r>
        <w:t>Psalm</w:t>
      </w:r>
      <w:r w:rsidRPr="00AB1781">
        <w:t xml:space="preserve"> 66</w:t>
      </w:r>
      <w:r>
        <w:t>: My God have compassion on us and bless us</w:t>
      </w:r>
      <w:bookmarkEnd w:id="9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77777777" w:rsidR="00F14AA6" w:rsidRDefault="00F14AA6" w:rsidP="00C879D4">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7EB65708" w14:textId="77777777" w:rsidR="00C879D4" w:rsidRPr="00AB1781" w:rsidRDefault="00C879D4" w:rsidP="00C879D4">
      <w:pPr>
        <w:pStyle w:val="Rubric"/>
      </w:pPr>
      <w:r w:rsidRPr="00AB1781">
        <w:t>1 (With songs. A Psalm of a Song</w:t>
      </w:r>
      <w:r>
        <w:t>)</w:t>
      </w:r>
    </w:p>
    <w:p w14:paraId="3435BFB9" w14:textId="77777777" w:rsidR="00C879D4" w:rsidRPr="00AB1781" w:rsidRDefault="00C879D4" w:rsidP="00C879D4">
      <w:pPr>
        <w:pStyle w:val="EnglishHangNoCoptic"/>
      </w:pPr>
      <w:r w:rsidRPr="00AB1781">
        <w:t>2 May God have compassion on us and bless us;</w:t>
      </w:r>
    </w:p>
    <w:p w14:paraId="0D08F2C1" w14:textId="77777777" w:rsidR="00C879D4" w:rsidRPr="00AB1781" w:rsidRDefault="00C879D4" w:rsidP="00C879D4">
      <w:pPr>
        <w:pStyle w:val="EnglishHangNoCoptic"/>
      </w:pPr>
      <w:r w:rsidRPr="00AB1781">
        <w:tab/>
        <w:t>and may He manifest His presence to us,</w:t>
      </w:r>
      <w:r w:rsidRPr="00AB1781">
        <w:rPr>
          <w:rStyle w:val="FootnoteReference"/>
        </w:rPr>
        <w:footnoteReference w:id="238"/>
      </w:r>
    </w:p>
    <w:p w14:paraId="2B5581B9" w14:textId="77777777" w:rsidR="00C879D4" w:rsidRPr="00C879D4" w:rsidRDefault="00C879D4" w:rsidP="00C879D4">
      <w:pPr>
        <w:pStyle w:val="EnglishHangEndNoCoptic"/>
      </w:pPr>
      <w:r w:rsidRPr="00AB1781">
        <w:tab/>
        <w:t>and have mercy on us.</w:t>
      </w:r>
    </w:p>
    <w:p w14:paraId="0A5E651C" w14:textId="77777777" w:rsidR="00C879D4" w:rsidRPr="00AB1781" w:rsidRDefault="00C879D4" w:rsidP="00C879D4">
      <w:pPr>
        <w:pStyle w:val="EnglishHangNoCoptic"/>
      </w:pPr>
      <w:r w:rsidRPr="00AB1781">
        <w:t xml:space="preserve">3 That </w:t>
      </w:r>
      <w:r w:rsidR="00E570CB">
        <w:t>Your</w:t>
      </w:r>
      <w:r w:rsidRPr="00AB1781">
        <w:t xml:space="preserve"> way may be known on earth,</w:t>
      </w:r>
    </w:p>
    <w:p w14:paraId="6259A0E9" w14:textId="77777777" w:rsidR="00C879D4" w:rsidRPr="00AB1781" w:rsidRDefault="00C879D4" w:rsidP="00C879D4">
      <w:pPr>
        <w:pStyle w:val="EnglishHangEndNoCoptic"/>
      </w:pPr>
      <w:r w:rsidRPr="00AB1781">
        <w:lastRenderedPageBreak/>
        <w:tab/>
      </w:r>
      <w:r w:rsidR="00E570CB">
        <w:t>Your</w:t>
      </w:r>
      <w:r w:rsidRPr="00AB1781">
        <w:t xml:space="preserve"> salvation among all nations.</w:t>
      </w:r>
    </w:p>
    <w:p w14:paraId="237EFE43" w14:textId="77777777" w:rsidR="00C879D4" w:rsidRPr="00AB1781" w:rsidRDefault="00C879D4" w:rsidP="00C879D4">
      <w:pPr>
        <w:pStyle w:val="EnglishHangNoCoptic"/>
      </w:pPr>
      <w:r w:rsidRPr="00AB1781">
        <w:t xml:space="preserve">4 Let the peoples give thanks to </w:t>
      </w:r>
      <w:r w:rsidR="001040C8">
        <w:t>You</w:t>
      </w:r>
      <w:r w:rsidRPr="00AB1781">
        <w:t>, O God;</w:t>
      </w:r>
    </w:p>
    <w:p w14:paraId="59ED0E3B" w14:textId="77777777" w:rsidR="00C879D4" w:rsidRPr="00AB1781" w:rsidRDefault="00C879D4" w:rsidP="00C879D4">
      <w:pPr>
        <w:pStyle w:val="EnglishHangEndNoCoptic"/>
      </w:pPr>
      <w:r w:rsidRPr="00AB1781">
        <w:tab/>
        <w:t xml:space="preserve">let all the peoples give thanks to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7777777" w:rsidR="00C879D4" w:rsidRPr="00AB1781" w:rsidRDefault="00C879D4" w:rsidP="00C879D4">
      <w:pPr>
        <w:pStyle w:val="EnglishHangEndNoCoptic"/>
      </w:pPr>
      <w:r w:rsidRPr="00AB1781">
        <w:tab/>
        <w:t xml:space="preserve">and guide the nations on earth. </w:t>
      </w:r>
      <w:r w:rsidRPr="00AB1781">
        <w:rPr>
          <w:i/>
        </w:rPr>
        <w:t>(Pause)</w:t>
      </w:r>
    </w:p>
    <w:p w14:paraId="7B52739D" w14:textId="77777777" w:rsidR="00C879D4" w:rsidRPr="00AB1781" w:rsidRDefault="00C879D4" w:rsidP="00C879D4">
      <w:pPr>
        <w:pStyle w:val="EnglishHangNoCoptic"/>
      </w:pPr>
      <w:r w:rsidRPr="00AB1781">
        <w:t xml:space="preserve">6 Let the peoples give thanks to </w:t>
      </w:r>
      <w:r w:rsidR="001040C8">
        <w:t>You</w:t>
      </w:r>
      <w:r w:rsidRPr="00AB1781">
        <w:t>, O God;</w:t>
      </w:r>
    </w:p>
    <w:p w14:paraId="252A4DA4" w14:textId="77777777" w:rsidR="00C879D4" w:rsidRPr="00AB1781" w:rsidRDefault="00C879D4" w:rsidP="00C879D4">
      <w:pPr>
        <w:pStyle w:val="EnglishHangEndNoCoptic"/>
      </w:pPr>
      <w:r w:rsidRPr="00AB1781">
        <w:tab/>
        <w:t xml:space="preserve">let all the peoples give thanks to </w:t>
      </w:r>
      <w:r w:rsidR="00C104A1">
        <w:t>You</w:t>
      </w:r>
      <w:r w:rsidRPr="00AB1781">
        <w:t>.</w:t>
      </w:r>
    </w:p>
    <w:p w14:paraId="62F14CF1" w14:textId="77777777" w:rsidR="00C879D4" w:rsidRPr="00AB1781" w:rsidRDefault="00C879D4" w:rsidP="00C879D4">
      <w:pPr>
        <w:pStyle w:val="EnglishHangNoCoptic"/>
      </w:pPr>
      <w:r w:rsidRPr="00AB1781">
        <w:t>7 The earth has yielded her fruit;</w:t>
      </w:r>
      <w:r w:rsidRPr="00AB1781">
        <w:rPr>
          <w:rStyle w:val="FootnoteReference"/>
        </w:rPr>
        <w:footnoteReference w:id="239"/>
      </w:r>
    </w:p>
    <w:p w14:paraId="5E219483" w14:textId="77777777" w:rsidR="00C879D4" w:rsidRPr="00AB1781" w:rsidRDefault="00C879D4" w:rsidP="00C879D4">
      <w:pPr>
        <w:pStyle w:val="EnglishHangEndNoCoptic"/>
      </w:pPr>
      <w:r w:rsidRPr="00AB1781">
        <w:tab/>
        <w:t>may God, our own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Pr="00C879D4" w:rsidRDefault="00C879D4" w:rsidP="00C879D4">
      <w:pPr>
        <w:pStyle w:val="EnglishHangEndNoCoptic"/>
      </w:pPr>
      <w:r w:rsidRPr="00AB1781">
        <w:tab/>
        <w:t>and may all the ends of the earth fear Him.</w:t>
      </w:r>
    </w:p>
    <w:p w14:paraId="01D4C81D" w14:textId="5B0DC3D2" w:rsidR="00F933DE" w:rsidRDefault="00F933DE" w:rsidP="00F933DE">
      <w:pPr>
        <w:pStyle w:val="Rubric"/>
      </w:pPr>
      <w:r>
        <w:t>Glory…</w:t>
      </w:r>
    </w:p>
    <w:p w14:paraId="44DFEF98" w14:textId="77777777" w:rsidR="00C879D4" w:rsidRPr="00C879D4" w:rsidRDefault="00C879D4" w:rsidP="00BF0205">
      <w:pPr>
        <w:pStyle w:val="Heading4"/>
      </w:pPr>
      <w:r>
        <w:t>Psalm</w:t>
      </w:r>
      <w:r w:rsidRPr="00AB1781">
        <w:t xml:space="preserve"> 67</w:t>
      </w:r>
      <w:r>
        <w:t>: Let God arise, and let His enemies be scattered</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7777777" w:rsidR="00C879D4" w:rsidRPr="00AB1781" w:rsidRDefault="00C879D4" w:rsidP="00C879D4">
      <w:pPr>
        <w:pStyle w:val="Rubric"/>
      </w:pPr>
      <w:r w:rsidRPr="00AB1781">
        <w:t>1 (A Psalm of a Song by David)</w:t>
      </w:r>
    </w:p>
    <w:p w14:paraId="0B184276" w14:textId="77777777" w:rsidR="00C879D4" w:rsidRPr="00AB1781" w:rsidRDefault="00C879D4" w:rsidP="00C879D4">
      <w:pPr>
        <w:pStyle w:val="EnglishHangNoCoptic"/>
      </w:pPr>
      <w:r w:rsidRPr="00AB1781">
        <w:t>2 Let God arise, and let His enemies be scattered;</w:t>
      </w:r>
    </w:p>
    <w:p w14:paraId="3CBA4D48" w14:textId="77777777" w:rsidR="00C879D4" w:rsidRPr="00AB1781" w:rsidRDefault="00C879D4" w:rsidP="00C879D4">
      <w:pPr>
        <w:pStyle w:val="EnglishHangEndNoCoptic"/>
      </w:pPr>
      <w:r w:rsidRPr="00AB1781">
        <w:tab/>
        <w:t>and let those who hate Him fly from his face.</w:t>
      </w:r>
      <w:r w:rsidRPr="00AB1781">
        <w:rPr>
          <w:rStyle w:val="FootnoteReference"/>
        </w:rPr>
        <w:footnoteReference w:id="240"/>
      </w:r>
    </w:p>
    <w:p w14:paraId="5233A7A2" w14:textId="77777777" w:rsidR="00C879D4" w:rsidRPr="00AB1781" w:rsidRDefault="00C879D4" w:rsidP="00C879D4">
      <w:pPr>
        <w:pStyle w:val="EnglishHangNoCoptic"/>
      </w:pPr>
      <w:r w:rsidRPr="00AB1781">
        <w:t>3 As smoke vanishes, let them vanish;</w:t>
      </w:r>
    </w:p>
    <w:p w14:paraId="22B2E1F2" w14:textId="77777777" w:rsidR="00C879D4" w:rsidRPr="00AB1781" w:rsidRDefault="00C879D4" w:rsidP="00C879D4">
      <w:pPr>
        <w:pStyle w:val="EnglishHangNoCoptic"/>
      </w:pPr>
      <w:r w:rsidRPr="00AB1781">
        <w:tab/>
        <w:t>as wax melts at the presence of fire;</w:t>
      </w:r>
    </w:p>
    <w:p w14:paraId="4392D090" w14:textId="77777777" w:rsidR="00C879D4" w:rsidRPr="00AB1781" w:rsidRDefault="00C879D4" w:rsidP="00C879D4">
      <w:pPr>
        <w:pStyle w:val="EnglishHangEndNoCoptic"/>
      </w:pPr>
      <w:r w:rsidRPr="00AB1781">
        <w:tab/>
        <w:t>so let the sinners perish at the presence of God.</w:t>
      </w:r>
    </w:p>
    <w:p w14:paraId="7258015F" w14:textId="77777777" w:rsidR="00C879D4" w:rsidRPr="00AB1781" w:rsidRDefault="00C879D4" w:rsidP="00C879D4">
      <w:pPr>
        <w:pStyle w:val="EnglishHangNoCoptic"/>
      </w:pPr>
      <w:r w:rsidRPr="00AB1781">
        <w:t>4 But let the righteous be glad</w:t>
      </w:r>
    </w:p>
    <w:p w14:paraId="35398A48" w14:textId="77777777" w:rsidR="00C879D4" w:rsidRPr="00AB1781" w:rsidRDefault="00C879D4" w:rsidP="00C879D4">
      <w:pPr>
        <w:pStyle w:val="EnglishHangNoCoptic"/>
      </w:pPr>
      <w:r w:rsidRPr="00AB1781">
        <w:tab/>
        <w:t>and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77777777" w:rsidR="00C879D4" w:rsidRPr="00AB1781" w:rsidRDefault="00C879D4" w:rsidP="00C879D4">
      <w:pPr>
        <w:pStyle w:val="EnglishHangNoCoptic"/>
      </w:pPr>
      <w:r w:rsidRPr="00AB1781">
        <w:t>5 Sing to God, sing praises to His Name;</w:t>
      </w:r>
    </w:p>
    <w:p w14:paraId="6D17144B" w14:textId="77777777" w:rsidR="00C879D4" w:rsidRPr="00AB1781" w:rsidRDefault="00C879D4" w:rsidP="00C879D4">
      <w:pPr>
        <w:pStyle w:val="EnglishHangNoCoptic"/>
      </w:pPr>
      <w:r w:rsidRPr="00AB1781">
        <w:tab/>
        <w:t>make a way for Him who rides upon the sunsets;</w:t>
      </w:r>
      <w:r w:rsidRPr="00AB1781">
        <w:rPr>
          <w:rStyle w:val="FootnoteReference"/>
        </w:rPr>
        <w:footnoteReference w:id="241"/>
      </w:r>
    </w:p>
    <w:p w14:paraId="2972704B" w14:textId="77777777" w:rsidR="00C879D4" w:rsidRPr="00AB1781" w:rsidRDefault="00C879D4" w:rsidP="00C879D4">
      <w:pPr>
        <w:pStyle w:val="EnglishHangEndNoCoptic"/>
      </w:pPr>
      <w:r w:rsidRPr="00AB1781">
        <w:tab/>
        <w:t>the Lord is His name, and rejoice before Him.</w:t>
      </w:r>
    </w:p>
    <w:p w14:paraId="264AA837" w14:textId="77777777" w:rsidR="00C879D4" w:rsidRPr="00AB1781" w:rsidRDefault="00C879D4" w:rsidP="00C879D4">
      <w:pPr>
        <w:pStyle w:val="EnglishHangNoCoptic"/>
      </w:pPr>
      <w:r w:rsidRPr="00AB1781">
        <w:lastRenderedPageBreak/>
        <w:t>6 They will be alarmed at the presence of Him</w:t>
      </w:r>
    </w:p>
    <w:p w14:paraId="19241DF3" w14:textId="77777777" w:rsidR="00C879D4" w:rsidRPr="00AB1781" w:rsidRDefault="00C879D4" w:rsidP="00C879D4">
      <w:pPr>
        <w:pStyle w:val="EnglishHangNoCoptic"/>
      </w:pPr>
      <w:r w:rsidRPr="00AB1781">
        <w:tab/>
        <w:t>Who is the father of orphans</w:t>
      </w:r>
    </w:p>
    <w:p w14:paraId="199DB032" w14:textId="77777777" w:rsidR="00C879D4" w:rsidRPr="00AB1781" w:rsidRDefault="00C879D4" w:rsidP="00C879D4">
      <w:pPr>
        <w:pStyle w:val="EnglishHangNoCoptic"/>
      </w:pPr>
      <w:r w:rsidRPr="00AB1781">
        <w:tab/>
        <w:t>and the judge of widows.</w:t>
      </w:r>
    </w:p>
    <w:p w14:paraId="517D3B7D" w14:textId="77777777" w:rsidR="00C879D4" w:rsidRPr="00C879D4" w:rsidRDefault="00C879D4" w:rsidP="00C879D4">
      <w:pPr>
        <w:pStyle w:val="EnglishHangEndNoCoptic"/>
      </w:pPr>
      <w:r w:rsidRPr="00AB1781">
        <w:tab/>
        <w:t>God is in His sanctuary.</w:t>
      </w:r>
    </w:p>
    <w:p w14:paraId="4C6015A2" w14:textId="77777777" w:rsidR="00C879D4" w:rsidRPr="00AB1781" w:rsidRDefault="00C879D4" w:rsidP="00C879D4">
      <w:pPr>
        <w:pStyle w:val="EnglishHangNoCoptic"/>
      </w:pPr>
      <w:r w:rsidRPr="00AB1781">
        <w:t>7 God settles the solitary in His house,</w:t>
      </w:r>
    </w:p>
    <w:p w14:paraId="1D2ABEEC" w14:textId="77777777" w:rsidR="00C879D4" w:rsidRPr="00AB1781" w:rsidRDefault="00C879D4" w:rsidP="00C879D4">
      <w:pPr>
        <w:pStyle w:val="EnglishHangNoCoptic"/>
      </w:pPr>
      <w:r w:rsidRPr="00AB1781">
        <w:tab/>
        <w:t>and releases prisoners with power;</w:t>
      </w:r>
    </w:p>
    <w:p w14:paraId="0BEB19C3" w14:textId="77777777" w:rsidR="00C879D4" w:rsidRPr="00AB1781" w:rsidRDefault="00C879D4" w:rsidP="00C879D4">
      <w:pPr>
        <w:pStyle w:val="EnglishHangEndNoCoptic"/>
      </w:pPr>
      <w:r w:rsidRPr="00AB1781">
        <w:tab/>
        <w:t>likewise the rebellious who dwell in tombs.</w:t>
      </w:r>
    </w:p>
    <w:p w14:paraId="5547FFE4" w14:textId="77777777" w:rsidR="00C879D4" w:rsidRPr="00AB1781" w:rsidRDefault="00C879D4" w:rsidP="00C879D4">
      <w:pPr>
        <w:pStyle w:val="EnglishHangNoCoptic"/>
      </w:pPr>
      <w:r w:rsidRPr="00AB1781">
        <w:t xml:space="preserve">8 O God, at </w:t>
      </w:r>
      <w:r w:rsidR="00E570CB">
        <w:t>Your</w:t>
      </w:r>
      <w:r w:rsidRPr="00AB1781">
        <w:t xml:space="preserve"> marching out at the head of </w:t>
      </w:r>
      <w:r w:rsidR="00E570CB">
        <w:t>Your</w:t>
      </w:r>
      <w:r w:rsidRPr="00AB1781">
        <w:t xml:space="preserve"> people,</w:t>
      </w:r>
    </w:p>
    <w:p w14:paraId="4630B48E" w14:textId="77777777" w:rsidR="00C879D4" w:rsidRPr="00AB1781" w:rsidRDefault="00C879D4" w:rsidP="00C879D4">
      <w:pPr>
        <w:pStyle w:val="EnglishHangEndNoCoptic"/>
      </w:pPr>
      <w:r w:rsidRPr="00AB1781">
        <w:tab/>
        <w:t xml:space="preserve">at </w:t>
      </w:r>
      <w:r w:rsidR="00E570CB">
        <w:t>Your</w:t>
      </w:r>
      <w:r w:rsidRPr="00AB1781">
        <w:t xml:space="preserve"> crossing through the wilderness, </w:t>
      </w:r>
      <w:r w:rsidRPr="00AB1781">
        <w:rPr>
          <w:i/>
        </w:rPr>
        <w:t>(Pause)</w:t>
      </w:r>
    </w:p>
    <w:p w14:paraId="558B868C" w14:textId="77777777" w:rsidR="00C879D4" w:rsidRPr="00AB1781" w:rsidRDefault="00C879D4" w:rsidP="00C879D4">
      <w:pPr>
        <w:pStyle w:val="EnglishHangNoCoptic"/>
      </w:pPr>
      <w:r w:rsidRPr="00AB1781">
        <w:t>9 the earth shook and the heavens dripped</w:t>
      </w:r>
    </w:p>
    <w:p w14:paraId="64B59654" w14:textId="77777777" w:rsidR="00C879D4" w:rsidRPr="00AB1781" w:rsidRDefault="00C879D4" w:rsidP="00C879D4">
      <w:pPr>
        <w:pStyle w:val="EnglishHangNoCoptic"/>
      </w:pPr>
      <w:r w:rsidRPr="00AB1781">
        <w:tab/>
        <w:t>at the presence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77777777" w:rsidR="00C879D4" w:rsidRPr="00AB1781" w:rsidRDefault="00C879D4" w:rsidP="00C879D4">
      <w:pPr>
        <w:pStyle w:val="EnglishHangNoCoptic"/>
      </w:pPr>
      <w:r w:rsidRPr="00AB1781">
        <w:t xml:space="preserve">10 </w:t>
      </w:r>
      <w:r w:rsidR="001040C8">
        <w:t>You</w:t>
      </w:r>
      <w:r w:rsidRPr="00AB1781">
        <w:t xml:space="preserve"> </w:t>
      </w:r>
      <w:r w:rsidR="001040C8">
        <w:t>did</w:t>
      </w:r>
      <w:r w:rsidRPr="00AB1781">
        <w:t xml:space="preserve"> grant a gracious rain, O God, to </w:t>
      </w:r>
      <w:r w:rsidR="00E570CB">
        <w:t>Your</w:t>
      </w:r>
      <w:r w:rsidRPr="00AB1781">
        <w:t xml:space="preserve"> inheritance,</w:t>
      </w:r>
    </w:p>
    <w:p w14:paraId="1977B639" w14:textId="77777777" w:rsidR="00C879D4" w:rsidRPr="00AB1781" w:rsidRDefault="00C879D4" w:rsidP="00C879D4">
      <w:pPr>
        <w:pStyle w:val="EnglishHangEndNoCoptic"/>
      </w:pPr>
      <w:r w:rsidRPr="00AB1781">
        <w:tab/>
        <w:t xml:space="preserve">which was weak, but </w:t>
      </w:r>
      <w:r w:rsidR="001040C8">
        <w:t>You</w:t>
      </w:r>
      <w:r w:rsidRPr="00AB1781">
        <w:t xml:space="preserve"> </w:t>
      </w:r>
      <w:r w:rsidR="001040C8">
        <w:t>did</w:t>
      </w:r>
      <w:r w:rsidRPr="00AB1781">
        <w:t xml:space="preserve"> restore it.</w:t>
      </w:r>
    </w:p>
    <w:p w14:paraId="20967283" w14:textId="77777777" w:rsidR="00C879D4" w:rsidRPr="00AB1781" w:rsidRDefault="00C879D4" w:rsidP="00C879D4">
      <w:pPr>
        <w:pStyle w:val="EnglishHangNoCoptic"/>
      </w:pPr>
      <w:r w:rsidRPr="00AB1781">
        <w:t xml:space="preserve">11 There </w:t>
      </w:r>
      <w:r w:rsidR="00E570CB">
        <w:t>Your</w:t>
      </w:r>
      <w:r w:rsidRPr="00AB1781">
        <w:t xml:space="preserve"> living people find a home</w:t>
      </w:r>
    </w:p>
    <w:p w14:paraId="46B3E235" w14:textId="77777777" w:rsidR="00C879D4" w:rsidRPr="00AB1781" w:rsidRDefault="00C879D4" w:rsidP="00C879D4">
      <w:pPr>
        <w:pStyle w:val="EnglishHangEndNoCoptic"/>
      </w:pPr>
      <w:r w:rsidRPr="00AB1781">
        <w:tab/>
        <w:t xml:space="preserve">prepared in </w:t>
      </w:r>
      <w:r w:rsidR="00E570CB">
        <w:t>Your</w:t>
      </w:r>
      <w:r w:rsidRPr="00AB1781">
        <w:t xml:space="preserve"> goodness, O God, for the poor.</w:t>
      </w:r>
    </w:p>
    <w:p w14:paraId="7DF9E431" w14:textId="77777777" w:rsidR="00C879D4" w:rsidRPr="00AB1781" w:rsidRDefault="00C879D4" w:rsidP="00C879D4">
      <w:pPr>
        <w:pStyle w:val="EnglishHangNoCoptic"/>
      </w:pPr>
      <w:r w:rsidRPr="00AB1781">
        <w:t>12 The Lord will give the word</w:t>
      </w:r>
    </w:p>
    <w:p w14:paraId="76B41CF1" w14:textId="77777777" w:rsidR="00C879D4" w:rsidRPr="00AB1781" w:rsidRDefault="00C879D4" w:rsidP="00C879D4">
      <w:pPr>
        <w:pStyle w:val="EnglishHangEndNoCoptic"/>
      </w:pPr>
      <w:r w:rsidRPr="00AB1781">
        <w:tab/>
        <w:t>to those who preach the Gospel with great power.</w:t>
      </w:r>
      <w:r w:rsidRPr="00AB1781">
        <w:rPr>
          <w:rStyle w:val="FootnoteReference"/>
        </w:rPr>
        <w:footnoteReference w:id="242"/>
      </w:r>
    </w:p>
    <w:p w14:paraId="76C72E2D" w14:textId="77777777" w:rsidR="00C879D4" w:rsidRPr="00AB1781" w:rsidRDefault="00C879D4" w:rsidP="00C879D4">
      <w:pPr>
        <w:pStyle w:val="EnglishHangNoCoptic"/>
      </w:pPr>
      <w:r w:rsidRPr="00AB1781">
        <w:t>13 The king of the forces of the Beloved</w:t>
      </w:r>
    </w:p>
    <w:p w14:paraId="52437274" w14:textId="77777777" w:rsidR="00C879D4" w:rsidRPr="00AB1781" w:rsidRDefault="00C879D4" w:rsidP="00C879D4">
      <w:pPr>
        <w:pStyle w:val="EnglishHangNoCoptic"/>
      </w:pPr>
      <w:r w:rsidRPr="00AB1781">
        <w:tab/>
        <w:t>will grant them to divide the spoils</w:t>
      </w:r>
    </w:p>
    <w:p w14:paraId="008A9A98" w14:textId="77777777" w:rsidR="00C879D4" w:rsidRPr="00AB1781" w:rsidRDefault="00C879D4" w:rsidP="00C879D4">
      <w:pPr>
        <w:pStyle w:val="EnglishHangEndNoCoptic"/>
      </w:pPr>
      <w:r w:rsidRPr="00AB1781">
        <w:tab/>
        <w:t>with the beauty of the house.</w:t>
      </w:r>
    </w:p>
    <w:p w14:paraId="60597383" w14:textId="77777777" w:rsidR="00C879D4" w:rsidRPr="00AB1781" w:rsidRDefault="00C879D4" w:rsidP="00C879D4">
      <w:pPr>
        <w:pStyle w:val="EnglishHangNoCoptic"/>
      </w:pPr>
      <w:r w:rsidRPr="00AB1781">
        <w:t>14 Even if you sleep among the farms,</w:t>
      </w:r>
      <w:r w:rsidRPr="00AB1781">
        <w:rPr>
          <w:rStyle w:val="FootnoteReference"/>
        </w:rPr>
        <w:footnoteReference w:id="243"/>
      </w:r>
    </w:p>
    <w:p w14:paraId="62B14E91" w14:textId="77777777" w:rsidR="00C879D4" w:rsidRPr="00AB1781" w:rsidRDefault="00C879D4" w:rsidP="00C879D4">
      <w:pPr>
        <w:pStyle w:val="EnglishHangNoCoptic"/>
      </w:pPr>
      <w:r w:rsidRPr="00AB1781">
        <w:tab/>
        <w:t>you will be like a dove</w:t>
      </w:r>
    </w:p>
    <w:p w14:paraId="471FFE25" w14:textId="77777777" w:rsidR="00C879D4" w:rsidRPr="00AB1781" w:rsidRDefault="00C879D4" w:rsidP="00C879D4">
      <w:pPr>
        <w:pStyle w:val="EnglishHangNoCoptic"/>
      </w:pPr>
      <w:r w:rsidRPr="00AB1781">
        <w:tab/>
        <w:t>whose wings are covered with silver</w:t>
      </w:r>
    </w:p>
    <w:p w14:paraId="3165B9BE" w14:textId="77777777"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p>
    <w:p w14:paraId="269381DF" w14:textId="77777777" w:rsidR="00C879D4" w:rsidRPr="00AB1781" w:rsidRDefault="00C879D4" w:rsidP="00C879D4">
      <w:pPr>
        <w:pStyle w:val="EnglishHangNoCoptic"/>
      </w:pPr>
      <w:r w:rsidRPr="00AB1781">
        <w:t>15 When the Heavenly One commissions kings over it,</w:t>
      </w:r>
    </w:p>
    <w:p w14:paraId="03EA054F" w14:textId="77777777" w:rsidR="00C879D4" w:rsidRPr="00AB1781" w:rsidRDefault="00C879D4" w:rsidP="00C879D4">
      <w:pPr>
        <w:pStyle w:val="EnglishHangEndNoCoptic"/>
      </w:pPr>
      <w:r w:rsidRPr="00AB1781">
        <w:tab/>
        <w:t>they will be white as the snow on Salmon.</w:t>
      </w:r>
    </w:p>
    <w:p w14:paraId="43DA4B24" w14:textId="77777777" w:rsidR="00C879D4" w:rsidRPr="00AB1781" w:rsidRDefault="00C879D4" w:rsidP="00C879D4">
      <w:pPr>
        <w:pStyle w:val="EnglishHangNoCoptic"/>
      </w:pPr>
      <w:r w:rsidRPr="00AB1781">
        <w:t>16 The mountain of God is a rich mountain,</w:t>
      </w:r>
    </w:p>
    <w:p w14:paraId="28817AB2" w14:textId="77777777" w:rsidR="00C879D4" w:rsidRPr="00AB1781" w:rsidRDefault="00C879D4" w:rsidP="00C879D4">
      <w:pPr>
        <w:pStyle w:val="EnglishHangEndNoCoptic"/>
      </w:pPr>
      <w:r w:rsidRPr="00AB1781">
        <w:tab/>
        <w:t>a mountain of curds, a rich mountain.</w:t>
      </w:r>
    </w:p>
    <w:p w14:paraId="0A4CD79C" w14:textId="77777777" w:rsidR="00C879D4" w:rsidRPr="00AB1781" w:rsidRDefault="00C879D4" w:rsidP="00C879D4">
      <w:pPr>
        <w:pStyle w:val="EnglishHangNoCoptic"/>
      </w:pPr>
      <w:r w:rsidRPr="00AB1781">
        <w:t>17 Why do you imagine mountains of curds?</w:t>
      </w:r>
    </w:p>
    <w:p w14:paraId="40F82016" w14:textId="77777777" w:rsidR="00C879D4" w:rsidRPr="00AB1781" w:rsidRDefault="00C879D4" w:rsidP="00C879D4">
      <w:pPr>
        <w:pStyle w:val="EnglishHangNoCoptic"/>
      </w:pPr>
      <w:r w:rsidRPr="00AB1781">
        <w:tab/>
        <w:t>This is the mountain in which God is pleased to dwell;</w:t>
      </w:r>
    </w:p>
    <w:p w14:paraId="09F3D07A" w14:textId="77777777" w:rsidR="00C879D4" w:rsidRPr="00AB1781" w:rsidRDefault="00C879D4" w:rsidP="00C879D4">
      <w:pPr>
        <w:pStyle w:val="EnglishHangEndNoCoptic"/>
      </w:pPr>
      <w:r w:rsidRPr="00AB1781">
        <w:tab/>
        <w:t>for the Lord will dwell in it for ever.</w:t>
      </w:r>
    </w:p>
    <w:p w14:paraId="69917BAF" w14:textId="77777777" w:rsidR="00C879D4" w:rsidRPr="00AB1781" w:rsidRDefault="00C879D4" w:rsidP="00C879D4">
      <w:pPr>
        <w:pStyle w:val="EnglishHangNoCoptic"/>
      </w:pPr>
      <w:r w:rsidRPr="00AB1781">
        <w:t>18 The chariots of God are composed of myriads,</w:t>
      </w:r>
    </w:p>
    <w:p w14:paraId="0D42DE97" w14:textId="77777777" w:rsidR="00C879D4" w:rsidRPr="00AB1781" w:rsidRDefault="00C879D4" w:rsidP="00C879D4">
      <w:pPr>
        <w:pStyle w:val="EnglishHangNoCoptic"/>
      </w:pPr>
      <w:r w:rsidRPr="00AB1781">
        <w:lastRenderedPageBreak/>
        <w:tab/>
        <w:t>thousands of victors;</w:t>
      </w:r>
    </w:p>
    <w:p w14:paraId="5961FD8D" w14:textId="77777777" w:rsidR="00C879D4" w:rsidRPr="00AB1781" w:rsidRDefault="00C879D4" w:rsidP="00C879D4">
      <w:pPr>
        <w:pStyle w:val="EnglishHangEndNoCoptic"/>
      </w:pPr>
      <w:r w:rsidRPr="00AB1781">
        <w:tab/>
        <w:t>the Lord is in them as in the sanctuary on Sinai.</w:t>
      </w:r>
    </w:p>
    <w:p w14:paraId="1F48FAFE" w14:textId="77777777" w:rsidR="00C879D4" w:rsidRPr="00AB1781" w:rsidRDefault="00C879D4" w:rsidP="00C879D4">
      <w:pPr>
        <w:pStyle w:val="EnglishHangNoCoptic"/>
      </w:pPr>
      <w:r w:rsidRPr="00AB1781">
        <w:t xml:space="preserve">19 </w:t>
      </w:r>
      <w:r w:rsidR="001040C8">
        <w:t>You</w:t>
      </w:r>
      <w:r w:rsidRPr="00AB1781">
        <w:t xml:space="preserve"> </w:t>
      </w:r>
      <w:r w:rsidR="00556387">
        <w:t>have</w:t>
      </w:r>
      <w:r w:rsidRPr="00AB1781">
        <w:t xml:space="preserve"> ascended on high,</w:t>
      </w:r>
    </w:p>
    <w:p w14:paraId="4DD1A3E9" w14:textId="77777777" w:rsidR="00C879D4" w:rsidRPr="00AB1781" w:rsidRDefault="00C879D4" w:rsidP="00C879D4">
      <w:pPr>
        <w:pStyle w:val="EnglishHangNoCoptic"/>
      </w:pPr>
      <w:r w:rsidRPr="00AB1781">
        <w:tab/>
      </w:r>
      <w:r w:rsidR="001040C8">
        <w:t>You</w:t>
      </w:r>
      <w:r w:rsidRPr="00AB1781">
        <w:t xml:space="preserve"> </w:t>
      </w:r>
      <w:r w:rsidR="00556387">
        <w:t>have</w:t>
      </w:r>
      <w:r w:rsidRPr="00AB1781">
        <w:t xml:space="preserve"> taken gifts to men,</w:t>
      </w:r>
      <w:r w:rsidRPr="00AB1781">
        <w:rPr>
          <w:rStyle w:val="FootnoteReference"/>
        </w:rPr>
        <w:footnoteReference w:id="244"/>
      </w:r>
    </w:p>
    <w:p w14:paraId="7E89FFFA" w14:textId="77777777" w:rsidR="00C879D4" w:rsidRPr="00C879D4" w:rsidRDefault="00C879D4" w:rsidP="00C879D4">
      <w:pPr>
        <w:pStyle w:val="EnglishHangEndNoCoptic"/>
      </w:pPr>
      <w:r w:rsidRPr="00AB1781">
        <w:tab/>
        <w:t>so as to dwell even in unbelievers.</w:t>
      </w:r>
    </w:p>
    <w:p w14:paraId="0F2E0DF6" w14:textId="77777777" w:rsidR="00C879D4" w:rsidRPr="00AB1781" w:rsidRDefault="00C879D4" w:rsidP="00C879D4">
      <w:pPr>
        <w:pStyle w:val="EnglishHangNoCoptic"/>
      </w:pPr>
      <w:r w:rsidRPr="00AB1781">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77777777" w:rsidR="00C879D4" w:rsidRPr="00AB1781" w:rsidRDefault="00C879D4" w:rsidP="00C879D4">
      <w:pPr>
        <w:pStyle w:val="EnglishHangEndNoCoptic"/>
      </w:pPr>
      <w:r w:rsidRPr="00AB1781">
        <w:tab/>
        <w:t xml:space="preserve">the God of our salvation will prosper us. </w:t>
      </w:r>
      <w:r w:rsidRPr="00AB1781">
        <w:rPr>
          <w:i/>
        </w:rPr>
        <w:t>(Pause)</w:t>
      </w:r>
    </w:p>
    <w:p w14:paraId="2AE8D101" w14:textId="77777777" w:rsidR="00C879D4" w:rsidRPr="00AB1781" w:rsidRDefault="00C879D4" w:rsidP="00C879D4">
      <w:pPr>
        <w:pStyle w:val="EnglishHangNoCoptic"/>
      </w:pPr>
      <w:r w:rsidRPr="00AB1781">
        <w:t>21 Our God is the God to save,</w:t>
      </w:r>
    </w:p>
    <w:p w14:paraId="40A6E569" w14:textId="77777777" w:rsidR="00C879D4" w:rsidRPr="00AB1781" w:rsidRDefault="00C879D4" w:rsidP="00C879D4">
      <w:pPr>
        <w:pStyle w:val="EnglishHangEndNoCoptic"/>
      </w:pPr>
      <w:r w:rsidRPr="00AB1781">
        <w:tab/>
        <w:t>and the ways out of death are the Lord’s.</w:t>
      </w:r>
    </w:p>
    <w:p w14:paraId="5DBBC303" w14:textId="77777777" w:rsidR="00C879D4" w:rsidRPr="00AB1781" w:rsidRDefault="00C879D4" w:rsidP="00C879D4">
      <w:pPr>
        <w:pStyle w:val="EnglishHangNoCoptic"/>
      </w:pPr>
      <w:r w:rsidRPr="00AB1781">
        <w:t>22 But God will crush the heads of His enemies,</w:t>
      </w:r>
    </w:p>
    <w:p w14:paraId="07352A14" w14:textId="77777777" w:rsidR="00C879D4" w:rsidRPr="00AB1781" w:rsidRDefault="00C879D4" w:rsidP="00C879D4">
      <w:pPr>
        <w:pStyle w:val="EnglishHangEndNoCoptic"/>
      </w:pPr>
      <w:r w:rsidRPr="00AB1781">
        <w:tab/>
        <w:t>the hairy scalp of those who persist in their sins.</w:t>
      </w:r>
    </w:p>
    <w:p w14:paraId="1D9BE888" w14:textId="77777777" w:rsidR="00C879D4" w:rsidRPr="00AB1781" w:rsidRDefault="00C879D4" w:rsidP="00C879D4">
      <w:pPr>
        <w:pStyle w:val="EnglishHangNoCoptic"/>
      </w:pPr>
      <w:r w:rsidRPr="00AB1781">
        <w:t>23 The Lord said: ‘I will return from Bashan,</w:t>
      </w:r>
    </w:p>
    <w:p w14:paraId="013463C8" w14:textId="77777777" w:rsidR="00C879D4" w:rsidRPr="00AB1781" w:rsidRDefault="00C879D4" w:rsidP="00C879D4">
      <w:pPr>
        <w:pStyle w:val="EnglishHangEndNoCoptic"/>
      </w:pPr>
      <w:r w:rsidRPr="00AB1781">
        <w:tab/>
        <w:t>I will return through the depths of the sea;</w:t>
      </w:r>
    </w:p>
    <w:p w14:paraId="51E48FE0" w14:textId="77777777" w:rsidR="00C879D4" w:rsidRPr="00AB1781" w:rsidRDefault="00C879D4" w:rsidP="00C879D4">
      <w:pPr>
        <w:pStyle w:val="EnglishHangNoCoptic"/>
      </w:pPr>
      <w:r w:rsidRPr="00AB1781">
        <w:t>24 that your feet may be bathed in blood,</w:t>
      </w:r>
    </w:p>
    <w:p w14:paraId="48706243" w14:textId="77777777" w:rsidR="00C879D4" w:rsidRPr="00AB1781" w:rsidRDefault="00C879D4" w:rsidP="00C879D4">
      <w:pPr>
        <w:pStyle w:val="EnglishHangEndNoCoptic"/>
      </w:pPr>
      <w:r w:rsidRPr="00AB1781">
        <w:tab/>
        <w:t>and the tongues of your dogs lick the blood of His enemies.’</w:t>
      </w:r>
    </w:p>
    <w:p w14:paraId="1A767A23" w14:textId="77777777" w:rsidR="00C879D4" w:rsidRPr="00AB1781" w:rsidRDefault="00C879D4" w:rsidP="00C879D4">
      <w:pPr>
        <w:pStyle w:val="EnglishHangNoCoptic"/>
      </w:pPr>
      <w:r w:rsidRPr="00AB1781">
        <w:t xml:space="preserve">25 </w:t>
      </w:r>
      <w:r w:rsidR="00E570CB">
        <w:t>Your</w:t>
      </w:r>
      <w:r w:rsidRPr="00AB1781">
        <w:t xml:space="preserve"> processions, O God, have been seen—</w:t>
      </w:r>
    </w:p>
    <w:p w14:paraId="4E38435E" w14:textId="77777777" w:rsidR="00C879D4" w:rsidRPr="00AB1781" w:rsidRDefault="00C879D4" w:rsidP="00C879D4">
      <w:pPr>
        <w:pStyle w:val="EnglishHangEndNoCoptic"/>
      </w:pPr>
      <w:r w:rsidRPr="00AB1781">
        <w:tab/>
        <w:t>the processions of my God, the King, in the sanctuary.</w:t>
      </w:r>
    </w:p>
    <w:p w14:paraId="5F7D3EE5" w14:textId="77777777" w:rsidR="00C879D4" w:rsidRPr="00AB1781" w:rsidRDefault="00C879D4" w:rsidP="00C879D4">
      <w:pPr>
        <w:pStyle w:val="EnglishHangNoCoptic"/>
      </w:pPr>
      <w:r w:rsidRPr="00AB1781">
        <w:t>26 The rulers went in front, followed by the singers,</w:t>
      </w:r>
    </w:p>
    <w:p w14:paraId="62E2B78C" w14:textId="77777777" w:rsidR="00C879D4" w:rsidRPr="00AB1781" w:rsidRDefault="00C879D4" w:rsidP="00C879D4">
      <w:pPr>
        <w:pStyle w:val="EnglishHangEndNoCoptic"/>
      </w:pPr>
      <w:r w:rsidRPr="00AB1781">
        <w:tab/>
        <w:t>while between them were damsels playing on timbrels.</w:t>
      </w:r>
    </w:p>
    <w:p w14:paraId="2EA86654" w14:textId="77777777" w:rsidR="00C879D4" w:rsidRPr="00AB1781" w:rsidRDefault="00C879D4" w:rsidP="00C879D4">
      <w:pPr>
        <w:pStyle w:val="EnglishHangNoCoptic"/>
      </w:pPr>
      <w:r w:rsidRPr="00AB1781">
        <w:t>27 Bless God in the churches;</w:t>
      </w:r>
    </w:p>
    <w:p w14:paraId="0D6A70A5" w14:textId="77777777" w:rsidR="00C879D4" w:rsidRPr="00AB1781" w:rsidRDefault="00C879D4" w:rsidP="00C879D4">
      <w:pPr>
        <w:pStyle w:val="EnglishHangEndNoCoptic"/>
      </w:pPr>
      <w:r w:rsidRPr="00AB1781">
        <w:tab/>
        <w:t>praise the Lord from the fountains of Israel.</w:t>
      </w:r>
    </w:p>
    <w:p w14:paraId="47703266" w14:textId="77777777" w:rsidR="00C879D4" w:rsidRPr="00AB1781" w:rsidRDefault="00C879D4" w:rsidP="00C879D4">
      <w:pPr>
        <w:pStyle w:val="EnglishHangNoCoptic"/>
      </w:pPr>
    </w:p>
    <w:p w14:paraId="364A3F55" w14:textId="77777777" w:rsidR="00C879D4" w:rsidRPr="00AB1781" w:rsidRDefault="00C879D4" w:rsidP="00C879D4">
      <w:pPr>
        <w:pStyle w:val="EnglishHangNoCoptic"/>
      </w:pPr>
      <w:r w:rsidRPr="00AB1781">
        <w:t>28 There is Benjamin the younger in ecstasy;</w:t>
      </w:r>
    </w:p>
    <w:p w14:paraId="596C7645" w14:textId="77777777" w:rsidR="00C879D4" w:rsidRPr="00AB1781" w:rsidRDefault="00C879D4" w:rsidP="00C879D4">
      <w:pPr>
        <w:pStyle w:val="EnglishHangNoCoptic"/>
      </w:pPr>
      <w:r w:rsidRPr="00AB1781">
        <w:tab/>
        <w:t>the princes of Juda are their leaders,</w:t>
      </w:r>
    </w:p>
    <w:p w14:paraId="31021F77" w14:textId="77777777" w:rsidR="00C879D4" w:rsidRPr="00AB1781" w:rsidRDefault="00C879D4" w:rsidP="00C879D4">
      <w:pPr>
        <w:pStyle w:val="EnglishHangEndNoCoptic"/>
      </w:pPr>
      <w:r w:rsidRPr="00AB1781">
        <w:tab/>
        <w:t>the princes of Zabulon, the princes of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77777777" w:rsidR="00C879D4" w:rsidRPr="00AB1781" w:rsidRDefault="00C879D4" w:rsidP="00C879D4">
      <w:pPr>
        <w:pStyle w:val="EnglishHangEndNoCoptic"/>
      </w:pPr>
      <w:r w:rsidRPr="00AB1781">
        <w:tab/>
        <w:t xml:space="preserve">strengthen, O God, what </w:t>
      </w:r>
      <w:r w:rsidR="001040C8">
        <w:t>You</w:t>
      </w:r>
      <w:r w:rsidRPr="00AB1781">
        <w:t xml:space="preserve"> </w:t>
      </w:r>
      <w:r w:rsidR="00556387">
        <w:t>have</w:t>
      </w:r>
      <w:r w:rsidRPr="00AB1781">
        <w:t xml:space="preserve"> wrought in us.</w:t>
      </w:r>
    </w:p>
    <w:p w14:paraId="68F602F1" w14:textId="77777777" w:rsidR="00C879D4" w:rsidRPr="00AB1781" w:rsidRDefault="00C879D4" w:rsidP="00C879D4">
      <w:pPr>
        <w:pStyle w:val="EnglishHangNoCoptic"/>
      </w:pPr>
      <w:r w:rsidRPr="00AB1781">
        <w:t xml:space="preserve">30 From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77777777" w:rsidR="00C879D4" w:rsidRPr="00AB1781" w:rsidRDefault="00C879D4" w:rsidP="00C879D4">
      <w:pPr>
        <w:pStyle w:val="EnglishHangNoCoptic"/>
      </w:pPr>
      <w:r w:rsidRPr="00AB1781">
        <w:t>31 Rebuke the beasts of the reed,</w:t>
      </w:r>
    </w:p>
    <w:p w14:paraId="0094DF0B" w14:textId="77777777" w:rsidR="00C879D4" w:rsidRPr="00AB1781" w:rsidRDefault="00C879D4" w:rsidP="00C879D4">
      <w:pPr>
        <w:pStyle w:val="EnglishHangNoCoptic"/>
      </w:pPr>
      <w:r w:rsidRPr="00AB1781">
        <w:tab/>
        <w:t>the herd of bulls with the cows of the peoples,</w:t>
      </w:r>
    </w:p>
    <w:p w14:paraId="6A3D4671" w14:textId="77777777" w:rsidR="00C879D4" w:rsidRPr="00AB1781" w:rsidRDefault="00C879D4" w:rsidP="00C879D4">
      <w:pPr>
        <w:pStyle w:val="EnglishHangNoCoptic"/>
      </w:pPr>
      <w:r w:rsidRPr="00AB1781">
        <w:lastRenderedPageBreak/>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245"/>
      </w:r>
    </w:p>
    <w:p w14:paraId="43B0EC7D" w14:textId="77777777" w:rsidR="00C879D4" w:rsidRPr="00AB1781" w:rsidRDefault="00C879D4" w:rsidP="00C879D4">
      <w:pPr>
        <w:pStyle w:val="EnglishHangNoCoptic"/>
      </w:pPr>
      <w:r w:rsidRPr="00AB1781">
        <w:t>32 Ambassadors will come from Egypt;</w:t>
      </w:r>
    </w:p>
    <w:p w14:paraId="756D428F" w14:textId="77777777" w:rsidR="00C879D4" w:rsidRPr="00AB1781" w:rsidRDefault="00C879D4" w:rsidP="00C879D4">
      <w:pPr>
        <w:pStyle w:val="EnglishHangEndNoCoptic"/>
      </w:pPr>
      <w:r w:rsidRPr="00AB1781">
        <w:tab/>
        <w:t>Ethiopia will hasten to stretch out her hand to God.</w:t>
      </w:r>
    </w:p>
    <w:p w14:paraId="7B9F6F44" w14:textId="77777777" w:rsidR="00C879D4" w:rsidRPr="00AB1781" w:rsidRDefault="00C879D4" w:rsidP="00C879D4">
      <w:pPr>
        <w:pStyle w:val="EnglishHangNoCoptic"/>
      </w:pPr>
      <w:r w:rsidRPr="00AB1781">
        <w:t>33 Sing to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77777777" w:rsidR="00C879D4" w:rsidRPr="00AB1781" w:rsidRDefault="00C879D4" w:rsidP="00C879D4">
      <w:pPr>
        <w:pStyle w:val="EnglishHangNoCoptic"/>
      </w:pPr>
      <w:r w:rsidRPr="00AB1781">
        <w:t>34 Sing to God Who rides upon the heaven of heaven to the East;</w:t>
      </w:r>
    </w:p>
    <w:p w14:paraId="0BAF3348" w14:textId="77777777" w:rsidR="00C879D4" w:rsidRPr="00AB1781" w:rsidRDefault="00C879D4" w:rsidP="00C879D4">
      <w:pPr>
        <w:pStyle w:val="EnglishHangEndNoCoptic"/>
      </w:pPr>
      <w:r w:rsidRPr="00AB1781">
        <w:tab/>
        <w:t>lo, He gives to His voice a thunderous sound.</w:t>
      </w:r>
      <w:r w:rsidRPr="00AB1781">
        <w:rPr>
          <w:rStyle w:val="FootnoteReference"/>
        </w:rPr>
        <w:footnoteReference w:id="246"/>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77777777" w:rsidR="00C879D4" w:rsidRPr="00AB1781" w:rsidRDefault="00C879D4" w:rsidP="00C879D4">
      <w:pPr>
        <w:pStyle w:val="EnglishHangNoCoptic"/>
      </w:pPr>
      <w:r w:rsidRPr="00AB1781">
        <w:t>36 God is wonderful in His Saints, the God of Israel.</w:t>
      </w:r>
    </w:p>
    <w:p w14:paraId="44AA47FC" w14:textId="77777777" w:rsidR="00C879D4" w:rsidRPr="00AB1781" w:rsidRDefault="00C879D4" w:rsidP="00C879D4">
      <w:pPr>
        <w:pStyle w:val="EnglishHangNoCoptic"/>
      </w:pPr>
      <w:r w:rsidRPr="00AB1781">
        <w:tab/>
        <w:t>He will give strength and power to His people.</w:t>
      </w:r>
    </w:p>
    <w:p w14:paraId="5398735D" w14:textId="77777777" w:rsidR="00C879D4" w:rsidRPr="00C879D4" w:rsidRDefault="00C879D4" w:rsidP="00C879D4">
      <w:pPr>
        <w:pStyle w:val="EnglishHangEndNoCoptic"/>
      </w:pPr>
      <w:r w:rsidRPr="00AB1781">
        <w:tab/>
        <w:t>Blessed be God!</w:t>
      </w:r>
    </w:p>
    <w:p w14:paraId="3A1E2D7A" w14:textId="32C3782A" w:rsidR="00F933DE" w:rsidRDefault="00F933DE" w:rsidP="00F933DE">
      <w:pPr>
        <w:pStyle w:val="Rubric"/>
      </w:pPr>
      <w:r>
        <w:t>Glory…</w:t>
      </w:r>
    </w:p>
    <w:p w14:paraId="1A8E8CA8" w14:textId="77777777" w:rsidR="00C879D4" w:rsidRPr="00B139A8" w:rsidRDefault="00B139A8" w:rsidP="00BF0205">
      <w:pPr>
        <w:pStyle w:val="Heading4"/>
      </w:pPr>
      <w:r>
        <w:t>Psalm</w:t>
      </w:r>
      <w:r w:rsidR="00C879D4" w:rsidRPr="00AB1781">
        <w:t xml:space="preserve"> 68</w:t>
      </w:r>
      <w:r>
        <w:t>: Save me, O God; for waters have entered even my soul</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77777777" w:rsidR="00C879D4" w:rsidRPr="00AB1781" w:rsidRDefault="00C879D4" w:rsidP="00B139A8">
      <w:pPr>
        <w:pStyle w:val="Rubric"/>
      </w:pPr>
      <w:r w:rsidRPr="00AB1781">
        <w:t>1 (For those who are to be changed. By David)</w:t>
      </w:r>
    </w:p>
    <w:p w14:paraId="2F9C2AC4" w14:textId="77777777" w:rsidR="00C879D4" w:rsidRPr="00AB1781" w:rsidRDefault="00C879D4" w:rsidP="00B139A8">
      <w:pPr>
        <w:pStyle w:val="EnglishHangNoCoptic"/>
      </w:pPr>
      <w:r w:rsidRPr="00AB1781">
        <w:t>2 Save me, O God;</w:t>
      </w:r>
    </w:p>
    <w:p w14:paraId="15217F17" w14:textId="77777777" w:rsidR="00C879D4" w:rsidRPr="00AB1781" w:rsidRDefault="00C879D4" w:rsidP="00B139A8">
      <w:pPr>
        <w:pStyle w:val="EnglishHangEndNoCoptic"/>
      </w:pPr>
      <w:r w:rsidRPr="00AB1781">
        <w:tab/>
        <w:t>for the waters have entered even my soul.</w:t>
      </w:r>
    </w:p>
    <w:p w14:paraId="41155FAF" w14:textId="77777777" w:rsidR="00C879D4" w:rsidRPr="00AB1781" w:rsidRDefault="00C879D4" w:rsidP="00B139A8">
      <w:pPr>
        <w:pStyle w:val="EnglishHangNoCoptic"/>
      </w:pPr>
      <w:r w:rsidRPr="00AB1781">
        <w:t>3 I am stuck in deep mire, and there is no foothold;</w:t>
      </w:r>
      <w:r w:rsidRPr="00AB1781">
        <w:rPr>
          <w:rStyle w:val="FootnoteReference"/>
        </w:rPr>
        <w:footnoteReference w:id="247"/>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77777777" w:rsidR="00C879D4" w:rsidRPr="00AB1781" w:rsidRDefault="00C879D4" w:rsidP="00B139A8">
      <w:pPr>
        <w:pStyle w:val="EnglishHangNoCoptic"/>
      </w:pPr>
      <w:r w:rsidRPr="00AB1781">
        <w:t>4 I am tired of shouting, my throat is hoarse;</w:t>
      </w:r>
    </w:p>
    <w:p w14:paraId="35C8CEE1" w14:textId="77777777" w:rsidR="00C879D4" w:rsidRPr="00AB1781" w:rsidRDefault="00C879D4" w:rsidP="00B139A8">
      <w:pPr>
        <w:pStyle w:val="EnglishHangEndNoCoptic"/>
      </w:pPr>
      <w:r w:rsidRPr="00AB1781">
        <w:tab/>
        <w:t>my eyes fail with hoping for my God.</w:t>
      </w:r>
    </w:p>
    <w:p w14:paraId="73B55870" w14:textId="77777777" w:rsidR="00C879D4" w:rsidRPr="00AB1781" w:rsidRDefault="00C879D4" w:rsidP="00B139A8">
      <w:pPr>
        <w:pStyle w:val="EnglishHangNoCoptic"/>
      </w:pPr>
      <w:r w:rsidRPr="00AB1781">
        <w:t>5 Those who hate me without cause</w:t>
      </w:r>
    </w:p>
    <w:p w14:paraId="0F0EC491" w14:textId="77777777" w:rsidR="00C879D4" w:rsidRPr="00AB1781" w:rsidRDefault="00C879D4" w:rsidP="00B139A8">
      <w:pPr>
        <w:pStyle w:val="EnglishHangNoCoptic"/>
      </w:pPr>
      <w:r w:rsidRPr="00AB1781">
        <w:tab/>
        <w:t>are more than the hairs of my head;</w:t>
      </w:r>
    </w:p>
    <w:p w14:paraId="4497962A" w14:textId="77777777" w:rsidR="00C879D4" w:rsidRPr="00AB1781" w:rsidRDefault="00C879D4" w:rsidP="00B139A8">
      <w:pPr>
        <w:pStyle w:val="EnglishHangNoCoptic"/>
      </w:pPr>
      <w:r w:rsidRPr="00AB1781">
        <w:tab/>
        <w:t>my enemies who persecute me unjustly have grown strong,</w:t>
      </w:r>
    </w:p>
    <w:p w14:paraId="06689889" w14:textId="77777777" w:rsidR="00C879D4" w:rsidRPr="00AB1781" w:rsidRDefault="00C879D4" w:rsidP="00B139A8">
      <w:pPr>
        <w:pStyle w:val="EnglishHangEndNoCoptic"/>
      </w:pPr>
      <w:r w:rsidRPr="00AB1781">
        <w:tab/>
        <w:t>I then repaid what I never robbed.</w:t>
      </w:r>
      <w:r w:rsidRPr="00AB1781">
        <w:rPr>
          <w:rStyle w:val="FootnoteReference"/>
        </w:rPr>
        <w:footnoteReference w:id="248"/>
      </w:r>
    </w:p>
    <w:p w14:paraId="75B079FC" w14:textId="77777777"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folly,</w:t>
      </w:r>
    </w:p>
    <w:p w14:paraId="0E44BDEC" w14:textId="77777777" w:rsidR="00C879D4" w:rsidRPr="00AB1781" w:rsidRDefault="00C879D4" w:rsidP="00B139A8">
      <w:pPr>
        <w:pStyle w:val="EnglishHangEndNoCoptic"/>
      </w:pPr>
      <w:r w:rsidRPr="00AB1781">
        <w:tab/>
        <w:t xml:space="preserve">and my faults are not hidden from </w:t>
      </w:r>
      <w:r w:rsidR="001040C8">
        <w:t>You</w:t>
      </w:r>
      <w:r w:rsidRPr="00AB1781">
        <w:t>.</w:t>
      </w:r>
    </w:p>
    <w:p w14:paraId="7E36C67F" w14:textId="77777777" w:rsidR="00C879D4" w:rsidRPr="00AB1781" w:rsidRDefault="00C879D4" w:rsidP="00B139A8">
      <w:pPr>
        <w:pStyle w:val="EnglishHangNoCoptic"/>
      </w:pPr>
      <w:r w:rsidRPr="00AB1781">
        <w:t xml:space="preserve">7 Let not those who trust in </w:t>
      </w:r>
      <w:r w:rsidR="001040C8">
        <w:t>You</w:t>
      </w:r>
      <w:r w:rsidRPr="00AB1781">
        <w:t xml:space="preserve"> be ashamed on my account.</w:t>
      </w:r>
    </w:p>
    <w:p w14:paraId="1669E615" w14:textId="77777777" w:rsidR="00C879D4" w:rsidRPr="00AB1781" w:rsidRDefault="00C879D4" w:rsidP="00B139A8">
      <w:pPr>
        <w:pStyle w:val="EnglishHangNoCoptic"/>
      </w:pPr>
      <w:r w:rsidRPr="00AB1781">
        <w:tab/>
        <w:t>O Lord God of Hosts,</w:t>
      </w:r>
    </w:p>
    <w:p w14:paraId="77AC757D" w14:textId="77777777" w:rsidR="00C879D4" w:rsidRPr="00AB1781" w:rsidRDefault="00C879D4" w:rsidP="00B139A8">
      <w:pPr>
        <w:pStyle w:val="EnglishHangNoCoptic"/>
      </w:pPr>
      <w:r w:rsidRPr="00AB1781">
        <w:tab/>
        <w:t xml:space="preserve">let not those who seek </w:t>
      </w:r>
      <w:r w:rsidR="001040C8">
        <w:t>You</w:t>
      </w:r>
      <w:r w:rsidRPr="00AB1781">
        <w:t xml:space="preserve"> be confused through me,</w:t>
      </w:r>
    </w:p>
    <w:p w14:paraId="2E242FA7" w14:textId="77777777" w:rsidR="00C879D4" w:rsidRPr="00AB1781" w:rsidRDefault="00C879D4" w:rsidP="00B139A8">
      <w:pPr>
        <w:pStyle w:val="EnglishHangEndNoCoptic"/>
      </w:pPr>
      <w:r w:rsidRPr="00AB1781">
        <w:tab/>
        <w:t>O God of Israel.</w:t>
      </w:r>
    </w:p>
    <w:p w14:paraId="3D44DB3B" w14:textId="77777777" w:rsidR="00C879D4" w:rsidRPr="00AB1781" w:rsidRDefault="00C879D4" w:rsidP="00B139A8">
      <w:pPr>
        <w:pStyle w:val="EnglishHangNoCoptic"/>
      </w:pPr>
      <w:r w:rsidRPr="00AB1781">
        <w:t xml:space="preserve">8 It is for </w:t>
      </w:r>
      <w:r w:rsidR="00E570CB">
        <w:t>Your</w:t>
      </w:r>
      <w:r w:rsidRPr="00AB1781">
        <w:t xml:space="preserve"> sake I have borne reproach</w:t>
      </w:r>
    </w:p>
    <w:p w14:paraId="159B3DCE" w14:textId="77777777" w:rsidR="00C879D4" w:rsidRPr="00AB1781" w:rsidRDefault="00C879D4" w:rsidP="00B139A8">
      <w:pPr>
        <w:pStyle w:val="EnglishHangEndNoCoptic"/>
      </w:pPr>
      <w:r w:rsidRPr="00AB1781">
        <w:tab/>
        <w:t>and my face is covered with shame.</w:t>
      </w:r>
    </w:p>
    <w:p w14:paraId="7F9EB35E" w14:textId="77777777" w:rsidR="00C879D4" w:rsidRPr="00AB1781" w:rsidRDefault="00C879D4" w:rsidP="00B139A8">
      <w:pPr>
        <w:pStyle w:val="EnglishHangNoCoptic"/>
      </w:pPr>
      <w:r w:rsidRPr="00AB1781">
        <w:t>9 I have become a stranger to my brothers,</w:t>
      </w:r>
    </w:p>
    <w:p w14:paraId="06540B72" w14:textId="77777777" w:rsidR="00C879D4" w:rsidRPr="00AB1781" w:rsidRDefault="00C879D4" w:rsidP="00B139A8">
      <w:pPr>
        <w:pStyle w:val="EnglishHangEndNoCoptic"/>
      </w:pPr>
      <w:r w:rsidRPr="00AB1781">
        <w:tab/>
        <w:t>and an alien to my mother’s children.</w:t>
      </w:r>
    </w:p>
    <w:p w14:paraId="6147D646" w14:textId="77777777" w:rsidR="00C879D4" w:rsidRPr="00AB1781" w:rsidRDefault="00C879D4" w:rsidP="00B139A8">
      <w:pPr>
        <w:pStyle w:val="EnglishHangNoCoptic"/>
      </w:pPr>
      <w:r w:rsidRPr="00AB1781">
        <w:t xml:space="preserve">10 Zeal for </w:t>
      </w:r>
      <w:r w:rsidR="00E570CB">
        <w:t>Your</w:t>
      </w:r>
      <w:r w:rsidRPr="00AB1781">
        <w:t xml:space="preserve"> house consumes Me,</w:t>
      </w:r>
    </w:p>
    <w:p w14:paraId="1BF42EAC" w14:textId="77777777" w:rsidR="00C879D4" w:rsidRPr="00AB1781" w:rsidRDefault="00C879D4" w:rsidP="00B139A8">
      <w:pPr>
        <w:pStyle w:val="EnglishHangEndNoCoptic"/>
      </w:pPr>
      <w:r w:rsidRPr="00AB1781">
        <w:tab/>
        <w:t xml:space="preserve">and the insults hurled at </w:t>
      </w:r>
      <w:r w:rsidR="001040C8">
        <w:t>You</w:t>
      </w:r>
      <w:r w:rsidRPr="00AB1781">
        <w:t xml:space="preserve"> fall upon Me.</w:t>
      </w:r>
      <w:r w:rsidRPr="00AB1781">
        <w:rPr>
          <w:rStyle w:val="FootnoteReference"/>
        </w:rPr>
        <w:footnoteReference w:id="249"/>
      </w:r>
    </w:p>
    <w:p w14:paraId="01AF3DE7" w14:textId="77777777" w:rsidR="00C879D4" w:rsidRPr="00AB1781" w:rsidRDefault="00C879D4" w:rsidP="00B139A8">
      <w:pPr>
        <w:pStyle w:val="EnglishHangNoCoptic"/>
      </w:pPr>
      <w:r w:rsidRPr="00AB1781">
        <w:t>11 I bowed down my soul with fasting,</w:t>
      </w:r>
    </w:p>
    <w:p w14:paraId="3AE669FC" w14:textId="77777777" w:rsidR="00C879D4" w:rsidRPr="00AB1781" w:rsidRDefault="00C879D4" w:rsidP="00B139A8">
      <w:pPr>
        <w:pStyle w:val="EnglishHangEndNoCoptic"/>
      </w:pPr>
      <w:r w:rsidRPr="00AB1781">
        <w:tab/>
        <w:t>and it gave occasion for reproaching me.</w:t>
      </w:r>
    </w:p>
    <w:p w14:paraId="347CC2B0" w14:textId="77777777" w:rsidR="00C879D4" w:rsidRPr="00AB1781" w:rsidRDefault="00C879D4" w:rsidP="00B139A8">
      <w:pPr>
        <w:pStyle w:val="EnglishHangNoCoptic"/>
      </w:pPr>
      <w:r w:rsidRPr="00AB1781">
        <w:t>12 I made sackcloth my garment,</w:t>
      </w:r>
    </w:p>
    <w:p w14:paraId="3145B820" w14:textId="77777777" w:rsidR="00C879D4" w:rsidRPr="00B139A8" w:rsidRDefault="00C879D4" w:rsidP="00B139A8">
      <w:pPr>
        <w:pStyle w:val="EnglishHangEndNoCoptic"/>
      </w:pPr>
      <w:r w:rsidRPr="00AB1781">
        <w:tab/>
        <w:t>and I became a byword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250"/>
      </w:r>
      <w:r w:rsidRPr="00AB1781">
        <w:t xml:space="preserve"> spoke against me;</w:t>
      </w:r>
    </w:p>
    <w:p w14:paraId="7BB59CC6" w14:textId="77777777" w:rsidR="00C879D4" w:rsidRPr="00AB1781" w:rsidRDefault="00C879D4" w:rsidP="00B139A8">
      <w:pPr>
        <w:pStyle w:val="EnglishHangEndNoCoptic"/>
      </w:pPr>
      <w:r w:rsidRPr="00AB1781">
        <w:tab/>
        <w:t>and the wine drinkers</w:t>
      </w:r>
      <w:r w:rsidRPr="00AB1781">
        <w:rPr>
          <w:rStyle w:val="FootnoteReference"/>
        </w:rPr>
        <w:footnoteReference w:id="251"/>
      </w:r>
      <w:r w:rsidRPr="00AB1781">
        <w:t xml:space="preserve"> made me their song.</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7777777" w:rsidR="00C879D4" w:rsidRPr="00AB1781" w:rsidRDefault="00C879D4" w:rsidP="00B139A8">
      <w:pPr>
        <w:pStyle w:val="EnglishHangNoCoptic"/>
      </w:pPr>
      <w:r w:rsidRPr="00AB1781">
        <w:tab/>
        <w:t xml:space="preserve">In </w:t>
      </w:r>
      <w:r w:rsidR="00E570CB">
        <w:t>Your</w:t>
      </w:r>
      <w:r w:rsidRPr="00AB1781">
        <w:t xml:space="preserve"> infinite mercy</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77777777" w:rsidR="00C879D4" w:rsidRPr="00AB1781" w:rsidRDefault="00C879D4" w:rsidP="00B139A8">
      <w:pPr>
        <w:pStyle w:val="EnglishHangNoCoptic"/>
      </w:pPr>
      <w:r w:rsidRPr="00AB1781">
        <w:t>15 Save me from the mud lest I stick there;</w:t>
      </w:r>
    </w:p>
    <w:p w14:paraId="4E22C4DC" w14:textId="77777777" w:rsidR="00C879D4" w:rsidRPr="00AB1781" w:rsidRDefault="00C879D4" w:rsidP="00B139A8">
      <w:pPr>
        <w:pStyle w:val="EnglishHangNoCoptic"/>
      </w:pPr>
      <w:r w:rsidRPr="00AB1781">
        <w:tab/>
        <w:t>deliver me from those who hate me,</w:t>
      </w:r>
    </w:p>
    <w:p w14:paraId="26E70D41" w14:textId="77777777" w:rsidR="00C879D4" w:rsidRPr="00AB1781" w:rsidRDefault="00C879D4" w:rsidP="00B139A8">
      <w:pPr>
        <w:pStyle w:val="EnglishHangEndNoCoptic"/>
      </w:pPr>
      <w:r w:rsidRPr="00AB1781">
        <w:tab/>
        <w:t>and out of the deep waters.</w:t>
      </w:r>
    </w:p>
    <w:p w14:paraId="08F44E95" w14:textId="77777777" w:rsidR="00C879D4" w:rsidRPr="00AB1781" w:rsidRDefault="00C879D4" w:rsidP="00B139A8">
      <w:pPr>
        <w:pStyle w:val="EnglishHangNoCoptic"/>
      </w:pPr>
      <w:r w:rsidRPr="00AB1781">
        <w:t>16 May storm waves never drown me,</w:t>
      </w:r>
    </w:p>
    <w:p w14:paraId="1F77670C" w14:textId="77777777" w:rsidR="00C879D4" w:rsidRPr="00AB1781" w:rsidRDefault="00C879D4" w:rsidP="00B139A8">
      <w:pPr>
        <w:pStyle w:val="EnglishHangNoCoptic"/>
      </w:pPr>
      <w:r w:rsidRPr="00AB1781">
        <w:tab/>
        <w:t>nor the deep swallow me,</w:t>
      </w:r>
    </w:p>
    <w:p w14:paraId="42B904AF" w14:textId="77777777" w:rsidR="00C879D4" w:rsidRPr="00AB1781" w:rsidRDefault="00C879D4" w:rsidP="00B139A8">
      <w:pPr>
        <w:pStyle w:val="EnglishHangEndNoCoptic"/>
      </w:pPr>
      <w:r w:rsidRPr="00AB1781">
        <w:tab/>
        <w:t>nor the pit close its mouth over me.</w:t>
      </w:r>
    </w:p>
    <w:p w14:paraId="4EF598CC" w14:textId="77777777" w:rsidR="00C879D4" w:rsidRPr="00AB1781" w:rsidRDefault="00C879D4" w:rsidP="00B139A8">
      <w:pPr>
        <w:pStyle w:val="EnglishHangNoCoptic"/>
      </w:pPr>
      <w:r w:rsidRPr="00AB1781">
        <w:t xml:space="preserve">17 Hear me, O Lord, for </w:t>
      </w:r>
      <w:r w:rsidR="00E570CB">
        <w:t>Your</w:t>
      </w:r>
      <w:r w:rsidRPr="00AB1781">
        <w:t xml:space="preserve"> mercy is gracious;</w:t>
      </w:r>
    </w:p>
    <w:p w14:paraId="3EF3A12D" w14:textId="77777777" w:rsidR="00C879D4" w:rsidRPr="00AB1781" w:rsidRDefault="00C879D4" w:rsidP="00B139A8">
      <w:pPr>
        <w:pStyle w:val="EnglishHangEndNoCoptic"/>
      </w:pPr>
      <w:r w:rsidRPr="00AB1781">
        <w:lastRenderedPageBreak/>
        <w:tab/>
        <w:t xml:space="preserve">in </w:t>
      </w:r>
      <w:r w:rsidR="00E570CB">
        <w:t>Your</w:t>
      </w:r>
      <w:r w:rsidRPr="00AB1781">
        <w:t xml:space="preserve"> great compassion look upon me.</w:t>
      </w:r>
    </w:p>
    <w:p w14:paraId="237B17BC" w14:textId="77777777" w:rsidR="00C879D4" w:rsidRPr="00AB1781" w:rsidRDefault="00C879D4" w:rsidP="00B139A8">
      <w:pPr>
        <w:pStyle w:val="EnglishHangNoCoptic"/>
      </w:pPr>
      <w:r w:rsidRPr="00AB1781">
        <w:t xml:space="preserve">18 Turn not away </w:t>
      </w:r>
      <w:r w:rsidR="00E570CB">
        <w:t>Your</w:t>
      </w:r>
      <w:r w:rsidRPr="00AB1781">
        <w:t xml:space="preserve"> face from </w:t>
      </w:r>
      <w:r w:rsidR="00E570CB">
        <w:t>Your</w:t>
      </w:r>
      <w:r w:rsidRPr="00AB1781">
        <w:t xml:space="preserve"> servant,</w:t>
      </w:r>
    </w:p>
    <w:p w14:paraId="444A5FB6" w14:textId="77777777" w:rsidR="00C879D4" w:rsidRPr="00AB1781" w:rsidRDefault="00C879D4" w:rsidP="00B139A8">
      <w:pPr>
        <w:pStyle w:val="EnglishHangEndNoCoptic"/>
      </w:pPr>
      <w:r w:rsidRPr="00AB1781">
        <w:tab/>
        <w:t>for I am in trouble; hear me speedily.</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77777777"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reproach,</w:t>
      </w:r>
    </w:p>
    <w:p w14:paraId="4E187500" w14:textId="77777777" w:rsidR="00C879D4" w:rsidRPr="00AB1781" w:rsidRDefault="00C879D4" w:rsidP="00B139A8">
      <w:pPr>
        <w:pStyle w:val="EnglishHangNoCoptic"/>
      </w:pPr>
      <w:r w:rsidRPr="00AB1781">
        <w:tab/>
        <w:t>my shame, and my confusion;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77777777" w:rsidR="00C879D4" w:rsidRPr="00AB1781" w:rsidRDefault="00C879D4" w:rsidP="00B139A8">
      <w:pPr>
        <w:pStyle w:val="EnglishHangNoCoptic"/>
      </w:pPr>
      <w:r w:rsidRPr="00AB1781">
        <w:t>21 My soul expected rebuke and suffering;</w:t>
      </w:r>
      <w:r w:rsidRPr="00AB1781">
        <w:rPr>
          <w:rStyle w:val="FootnoteReference"/>
        </w:rPr>
        <w:footnoteReference w:id="252"/>
      </w:r>
    </w:p>
    <w:p w14:paraId="0F9BCB7B" w14:textId="77777777" w:rsidR="00C879D4" w:rsidRPr="00AB1781" w:rsidRDefault="00C879D4" w:rsidP="00B139A8">
      <w:pPr>
        <w:pStyle w:val="EnglishHangNoCoptic"/>
      </w:pPr>
      <w:r w:rsidRPr="00AB1781">
        <w:tab/>
        <w:t>and I looked for a condoler but there was none,</w:t>
      </w:r>
    </w:p>
    <w:p w14:paraId="66D9DB17" w14:textId="77777777" w:rsidR="00C879D4" w:rsidRPr="00AB1781" w:rsidRDefault="00C879D4" w:rsidP="00B139A8">
      <w:pPr>
        <w:pStyle w:val="EnglishHangEndNoCoptic"/>
      </w:pPr>
      <w:r w:rsidRPr="00AB1781">
        <w:tab/>
        <w:t>and for a comforter but I found none.</w:t>
      </w:r>
    </w:p>
    <w:p w14:paraId="4EB6DE0B" w14:textId="77777777" w:rsidR="00C879D4" w:rsidRPr="00AB1781" w:rsidRDefault="00C879D4" w:rsidP="00B139A8">
      <w:pPr>
        <w:pStyle w:val="EnglishHangNoCoptic"/>
      </w:pPr>
      <w:r w:rsidRPr="00AB1781">
        <w:t>22 And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253"/>
      </w:r>
    </w:p>
    <w:p w14:paraId="05FC48FB" w14:textId="77777777" w:rsidR="00C879D4" w:rsidRPr="00AB1781" w:rsidRDefault="00C879D4" w:rsidP="00B139A8">
      <w:pPr>
        <w:pStyle w:val="EnglishHangNoCoptic"/>
      </w:pPr>
    </w:p>
    <w:p w14:paraId="3A887B48" w14:textId="77777777" w:rsidR="00C879D4" w:rsidRPr="00AB1781" w:rsidRDefault="00C879D4" w:rsidP="00B139A8">
      <w:pPr>
        <w:pStyle w:val="EnglishHangNoCoptic"/>
      </w:pPr>
      <w:r w:rsidRPr="00AB1781">
        <w:t>23 Let their table be a snare to them,</w:t>
      </w:r>
    </w:p>
    <w:p w14:paraId="20EE588B" w14:textId="77777777" w:rsidR="00C879D4" w:rsidRPr="00AB1781" w:rsidRDefault="00C879D4" w:rsidP="00B139A8">
      <w:pPr>
        <w:pStyle w:val="EnglishHangEndNoCoptic"/>
      </w:pPr>
      <w:r w:rsidRPr="00AB1781">
        <w:tab/>
        <w:t>a retribution and a stumbling-block.</w:t>
      </w:r>
    </w:p>
    <w:p w14:paraId="72C788BC" w14:textId="77777777" w:rsidR="00C879D4" w:rsidRPr="00AB1781" w:rsidRDefault="00C879D4" w:rsidP="00B139A8">
      <w:pPr>
        <w:pStyle w:val="EnglishHangNoCoptic"/>
      </w:pPr>
      <w:r w:rsidRPr="00AB1781">
        <w:t>24 Let their eyes be blinded so they cannot see;</w:t>
      </w:r>
    </w:p>
    <w:p w14:paraId="6BD595FF" w14:textId="77777777" w:rsidR="00C879D4" w:rsidRPr="00AB1781" w:rsidRDefault="00C879D4" w:rsidP="00B139A8">
      <w:pPr>
        <w:pStyle w:val="EnglishHangEndNoCoptic"/>
      </w:pPr>
      <w:r w:rsidRPr="00AB1781">
        <w:tab/>
        <w:t>and bend their back continually.</w:t>
      </w:r>
      <w:r w:rsidRPr="00AB1781">
        <w:rPr>
          <w:rStyle w:val="FootnoteReference"/>
        </w:rPr>
        <w:footnoteReference w:id="254"/>
      </w:r>
    </w:p>
    <w:p w14:paraId="7BE841A8" w14:textId="77777777" w:rsidR="00C879D4" w:rsidRPr="00AB1781" w:rsidRDefault="00C879D4" w:rsidP="00B139A8">
      <w:pPr>
        <w:pStyle w:val="EnglishHangNoCoptic"/>
      </w:pPr>
      <w:r w:rsidRPr="00AB1781">
        <w:t xml:space="preserve">25 Pour out </w:t>
      </w:r>
      <w:r w:rsidR="00E570CB">
        <w:t>Your</w:t>
      </w:r>
      <w:r w:rsidRPr="00AB1781">
        <w:t xml:space="preserve"> anger upon them,</w:t>
      </w:r>
    </w:p>
    <w:p w14:paraId="182BCB23" w14:textId="77777777" w:rsidR="00C879D4" w:rsidRPr="00B139A8" w:rsidRDefault="00C879D4" w:rsidP="00B139A8">
      <w:pPr>
        <w:pStyle w:val="EnglishHangEndNoCoptic"/>
      </w:pPr>
      <w:r w:rsidRPr="00AB1781">
        <w:tab/>
        <w:t xml:space="preserve">and let the fury of </w:t>
      </w:r>
      <w:r w:rsidR="00E570CB">
        <w:t>Your</w:t>
      </w:r>
      <w:r w:rsidRPr="00AB1781">
        <w:t xml:space="preserve"> anger overtake them.</w:t>
      </w:r>
    </w:p>
    <w:p w14:paraId="631CAFFD" w14:textId="77777777" w:rsidR="00C879D4" w:rsidRPr="00AB1781" w:rsidRDefault="00C879D4" w:rsidP="00B139A8">
      <w:pPr>
        <w:pStyle w:val="EnglishHangNoCoptic"/>
      </w:pPr>
      <w:r w:rsidRPr="00AB1781">
        <w:t>26 Let their camp be deserted,</w:t>
      </w:r>
    </w:p>
    <w:p w14:paraId="5E98788A" w14:textId="77777777" w:rsidR="00C879D4" w:rsidRPr="00AB1781" w:rsidRDefault="00C879D4" w:rsidP="00B139A8">
      <w:pPr>
        <w:pStyle w:val="EnglishHangEndNoCoptic"/>
      </w:pPr>
      <w:r w:rsidRPr="00AB1781">
        <w:tab/>
        <w:t>and let no one dwell in their tents.</w:t>
      </w:r>
    </w:p>
    <w:p w14:paraId="1A553B19" w14:textId="77777777" w:rsidR="00C879D4" w:rsidRPr="00AB1781" w:rsidRDefault="00C879D4" w:rsidP="00B139A8">
      <w:pPr>
        <w:pStyle w:val="EnglishHangNoCoptic"/>
      </w:pPr>
      <w:r w:rsidRPr="00AB1781">
        <w:t xml:space="preserve">27 For they persecute the one </w:t>
      </w:r>
      <w:r w:rsidR="001040C8">
        <w:t>You</w:t>
      </w:r>
      <w:r w:rsidRPr="00AB1781">
        <w:t xml:space="preserve"> </w:t>
      </w:r>
      <w:r w:rsidR="00556387">
        <w:t>have</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7777777" w:rsidR="00C879D4" w:rsidRPr="00AB1781" w:rsidRDefault="00C879D4" w:rsidP="00B139A8">
      <w:pPr>
        <w:pStyle w:val="EnglishHangEndNoCoptic"/>
      </w:pPr>
      <w:r w:rsidRPr="00AB1781">
        <w:tab/>
        <w:t xml:space="preserve">and let them not come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7777777" w:rsidR="00C879D4" w:rsidRPr="00AB1781" w:rsidRDefault="00C879D4" w:rsidP="00B139A8">
      <w:pPr>
        <w:pStyle w:val="EnglishHangEndNoCoptic"/>
      </w:pPr>
      <w:r w:rsidRPr="00AB1781">
        <w:tab/>
        <w:t>and not be enrolled with the righteous.</w:t>
      </w:r>
    </w:p>
    <w:p w14:paraId="7F444BCB" w14:textId="77777777" w:rsidR="00C879D4" w:rsidRPr="00AB1781" w:rsidRDefault="00C879D4" w:rsidP="00B139A8">
      <w:pPr>
        <w:pStyle w:val="EnglishHangNoCoptic"/>
      </w:pPr>
      <w:r w:rsidRPr="00AB1781">
        <w:t>30 I am poor and in pain;</w:t>
      </w:r>
    </w:p>
    <w:p w14:paraId="7A1CB52C" w14:textId="77777777" w:rsidR="00C879D4" w:rsidRPr="00AB1781" w:rsidRDefault="00C879D4" w:rsidP="00B139A8">
      <w:pPr>
        <w:pStyle w:val="EnglishHangEndNoCoptic"/>
      </w:pPr>
      <w:r w:rsidRPr="00AB1781">
        <w:tab/>
        <w:t xml:space="preserve">let </w:t>
      </w:r>
      <w:r w:rsidR="00E570CB">
        <w:t>Your</w:t>
      </w:r>
      <w:r w:rsidRPr="00AB1781">
        <w:t xml:space="preserve"> salvation help me, O God.</w:t>
      </w:r>
    </w:p>
    <w:p w14:paraId="3A5F5C56" w14:textId="77777777" w:rsidR="00C879D4" w:rsidRPr="00AB1781" w:rsidRDefault="00C879D4" w:rsidP="00B139A8">
      <w:pPr>
        <w:pStyle w:val="EnglishHangNoCoptic"/>
      </w:pPr>
      <w:r w:rsidRPr="00AB1781">
        <w:t>31 I will praise the name of my God with a song;</w:t>
      </w:r>
    </w:p>
    <w:p w14:paraId="776612C0" w14:textId="77777777" w:rsidR="00C879D4" w:rsidRPr="00AB1781" w:rsidRDefault="00C879D4" w:rsidP="00B139A8">
      <w:pPr>
        <w:pStyle w:val="EnglishHangEndNoCoptic"/>
      </w:pPr>
      <w:r w:rsidRPr="00AB1781">
        <w:tab/>
        <w:t>I will magnify Him with praise.</w:t>
      </w:r>
    </w:p>
    <w:p w14:paraId="21EA42D8" w14:textId="77777777" w:rsidR="00C879D4" w:rsidRPr="00AB1781" w:rsidRDefault="00C879D4" w:rsidP="00B139A8">
      <w:pPr>
        <w:pStyle w:val="EnglishHangNoCoptic"/>
      </w:pPr>
      <w:r w:rsidRPr="00AB1781">
        <w:lastRenderedPageBreak/>
        <w:t>32 And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77777777" w:rsidR="00C879D4" w:rsidRPr="00AB1781" w:rsidRDefault="00C879D4" w:rsidP="00B139A8">
      <w:pPr>
        <w:pStyle w:val="EnglishHangNoCoptic"/>
      </w:pPr>
      <w:r w:rsidRPr="00AB1781">
        <w:t>33 Let the poor see and rejoice;</w:t>
      </w:r>
    </w:p>
    <w:p w14:paraId="232897E2" w14:textId="77777777" w:rsidR="00C879D4" w:rsidRPr="00AB1781" w:rsidRDefault="00C879D4" w:rsidP="00B139A8">
      <w:pPr>
        <w:pStyle w:val="EnglishHangEndNoCoptic"/>
      </w:pPr>
      <w:r w:rsidRPr="00AB1781">
        <w:tab/>
        <w:t>seek God and your soul shall live.</w:t>
      </w:r>
    </w:p>
    <w:p w14:paraId="67578766" w14:textId="77777777" w:rsidR="00C879D4" w:rsidRPr="00AB1781" w:rsidRDefault="00C879D4" w:rsidP="00B139A8">
      <w:pPr>
        <w:pStyle w:val="EnglishHangNoCoptic"/>
      </w:pPr>
      <w:r w:rsidRPr="00AB1781">
        <w:t>34 For the Lord hears the poor</w:t>
      </w:r>
    </w:p>
    <w:p w14:paraId="23F24D24" w14:textId="77777777" w:rsidR="00C879D4" w:rsidRPr="00AB1781" w:rsidRDefault="00C879D4" w:rsidP="00B139A8">
      <w:pPr>
        <w:pStyle w:val="EnglishHangEndNoCoptic"/>
      </w:pPr>
      <w:r w:rsidRPr="00AB1781">
        <w:tab/>
        <w:t>and does not despise His prisoners.</w:t>
      </w:r>
    </w:p>
    <w:p w14:paraId="218625F0" w14:textId="77777777" w:rsidR="00C879D4" w:rsidRPr="00AB1781" w:rsidRDefault="00C879D4" w:rsidP="00B139A8">
      <w:pPr>
        <w:pStyle w:val="EnglishHangNoCoptic"/>
      </w:pPr>
      <w:r w:rsidRPr="00AB1781">
        <w:t>35 Let heaven and earth praise Him,</w:t>
      </w:r>
    </w:p>
    <w:p w14:paraId="326A2315" w14:textId="77777777" w:rsidR="00C879D4" w:rsidRPr="00AB1781" w:rsidRDefault="00C879D4" w:rsidP="00B139A8">
      <w:pPr>
        <w:pStyle w:val="EnglishHangEndNoCoptic"/>
      </w:pPr>
      <w:r w:rsidRPr="00AB1781">
        <w:tab/>
        <w:t>the sea and all that moves in them.</w:t>
      </w:r>
    </w:p>
    <w:p w14:paraId="2CD0ADA1" w14:textId="77777777" w:rsidR="00C879D4" w:rsidRPr="00AB1781" w:rsidRDefault="00C879D4" w:rsidP="00B139A8">
      <w:pPr>
        <w:pStyle w:val="EnglishHangNoCoptic"/>
      </w:pPr>
      <w:r w:rsidRPr="00AB1781">
        <w:t>36 For God will save Zion,</w:t>
      </w:r>
    </w:p>
    <w:p w14:paraId="5CA1BA86" w14:textId="77777777" w:rsidR="00C879D4" w:rsidRPr="00AB1781" w:rsidRDefault="00C879D4" w:rsidP="00B139A8">
      <w:pPr>
        <w:pStyle w:val="EnglishHangNoCoptic"/>
      </w:pPr>
      <w:r w:rsidRPr="00AB1781">
        <w:tab/>
        <w:t>and the cities of Judah will be built;</w:t>
      </w:r>
    </w:p>
    <w:p w14:paraId="437D99FF" w14:textId="77777777" w:rsidR="00C879D4" w:rsidRPr="00AB1781" w:rsidRDefault="00C879D4" w:rsidP="00B139A8">
      <w:pPr>
        <w:pStyle w:val="EnglishHangEndNoCoptic"/>
      </w:pPr>
      <w:r w:rsidRPr="00AB1781">
        <w:tab/>
        <w:t>and men will dwell there, and inherit it.</w:t>
      </w:r>
    </w:p>
    <w:p w14:paraId="44899404" w14:textId="77777777" w:rsidR="00C879D4" w:rsidRPr="00AB1781" w:rsidRDefault="00C879D4" w:rsidP="00B139A8">
      <w:pPr>
        <w:pStyle w:val="EnglishHangNoCoptic"/>
      </w:pPr>
      <w:r w:rsidRPr="00AB1781">
        <w:t>37 And the children of His slaves</w:t>
      </w:r>
      <w:r w:rsidRPr="00AB1781">
        <w:rPr>
          <w:rStyle w:val="FootnoteReference"/>
        </w:rPr>
        <w:footnoteReference w:id="255"/>
      </w:r>
      <w:r w:rsidRPr="00AB1781">
        <w:t xml:space="preserve"> will possess it;</w:t>
      </w:r>
    </w:p>
    <w:p w14:paraId="6D00491F" w14:textId="77777777" w:rsidR="00C879D4" w:rsidRPr="00B139A8" w:rsidRDefault="00C879D4" w:rsidP="00B139A8">
      <w:pPr>
        <w:pStyle w:val="EnglishHangEndNoCoptic"/>
      </w:pPr>
      <w:r w:rsidRPr="00AB1781">
        <w:tab/>
        <w:t xml:space="preserve">and they who love </w:t>
      </w:r>
      <w:r w:rsidR="00E570CB">
        <w:t>Your</w:t>
      </w:r>
      <w:r w:rsidRPr="00AB1781">
        <w:t xml:space="preserve"> name will dwell in it.</w:t>
      </w:r>
    </w:p>
    <w:p w14:paraId="3F022B24" w14:textId="77777777" w:rsidR="00C879D4" w:rsidRPr="00B139A8" w:rsidRDefault="00B139A8" w:rsidP="00BF0205">
      <w:pPr>
        <w:pStyle w:val="Heading4"/>
      </w:pPr>
      <w:bookmarkStart w:id="970" w:name="_Ref412026055"/>
      <w:r>
        <w:t>Psalm</w:t>
      </w:r>
      <w:r w:rsidR="00C879D4" w:rsidRPr="00AB1781">
        <w:t xml:space="preserve"> 69</w:t>
      </w:r>
      <w:r>
        <w:t>: O God, come to my help</w:t>
      </w:r>
      <w:bookmarkEnd w:id="9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77777777" w:rsidR="00F14AA6" w:rsidRDefault="00F14AA6" w:rsidP="00B139A8">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5E366D2B" w14:textId="77777777" w:rsidR="00C879D4" w:rsidRPr="00AB1781" w:rsidRDefault="00C879D4" w:rsidP="00B139A8">
      <w:pPr>
        <w:pStyle w:val="Rubric"/>
      </w:pPr>
      <w:r w:rsidRPr="00AB1781">
        <w:t>1 (By David, In remembrance that the Lord has saved me)</w:t>
      </w:r>
    </w:p>
    <w:p w14:paraId="69070354" w14:textId="77777777" w:rsidR="00C879D4" w:rsidRPr="00AB1781" w:rsidRDefault="00C879D4" w:rsidP="00B139A8">
      <w:pPr>
        <w:pStyle w:val="EnglishHangNoCoptic"/>
      </w:pPr>
      <w:r w:rsidRPr="00AB1781">
        <w:t>2 O God, come to my help;</w:t>
      </w:r>
    </w:p>
    <w:p w14:paraId="4D179F42" w14:textId="77777777" w:rsidR="00C879D4" w:rsidRPr="00AB1781" w:rsidRDefault="00C879D4" w:rsidP="00B139A8">
      <w:pPr>
        <w:pStyle w:val="EnglishHangEndNoCoptic"/>
      </w:pPr>
      <w:r w:rsidRPr="00AB1781">
        <w:tab/>
        <w:t>O Lord, make haste to help me.</w:t>
      </w:r>
    </w:p>
    <w:p w14:paraId="1E45767A" w14:textId="77777777" w:rsidR="00C879D4" w:rsidRPr="00AB1781" w:rsidRDefault="00C879D4" w:rsidP="00B139A8">
      <w:pPr>
        <w:pStyle w:val="EnglishHangNoCoptic"/>
      </w:pPr>
      <w:r w:rsidRPr="00AB1781">
        <w:t>3 Let all who seek my life</w:t>
      </w:r>
      <w:r w:rsidRPr="00AB1781">
        <w:rPr>
          <w:rStyle w:val="FootnoteReference"/>
        </w:rPr>
        <w:footnoteReference w:id="256"/>
      </w:r>
    </w:p>
    <w:p w14:paraId="69DEF571" w14:textId="77777777" w:rsidR="00C879D4" w:rsidRPr="00AB1781" w:rsidRDefault="00C879D4" w:rsidP="00B139A8">
      <w:pPr>
        <w:pStyle w:val="EnglishHangNoCoptic"/>
      </w:pPr>
      <w:r w:rsidRPr="00AB1781">
        <w:tab/>
        <w:t>be put to shame and confounded.</w:t>
      </w:r>
    </w:p>
    <w:p w14:paraId="297AE910" w14:textId="77777777" w:rsidR="00C879D4" w:rsidRPr="00AB1781" w:rsidRDefault="00C879D4" w:rsidP="00B139A8">
      <w:pPr>
        <w:pStyle w:val="EnglishHangNoCoptic"/>
      </w:pPr>
      <w:r w:rsidRPr="00AB1781">
        <w:tab/>
        <w:t>Let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77777777" w:rsidR="00C879D4" w:rsidRPr="00AB1781" w:rsidRDefault="00C879D4" w:rsidP="00B139A8">
      <w:pPr>
        <w:pStyle w:val="EnglishHangNoCoptic"/>
      </w:pPr>
      <w:r w:rsidRPr="00AB1781">
        <w:t>4 Let those who say of me, ‘Fine, fine!’</w:t>
      </w:r>
    </w:p>
    <w:p w14:paraId="063BA17C" w14:textId="77777777" w:rsidR="00C879D4" w:rsidRPr="00B139A8" w:rsidRDefault="00C879D4" w:rsidP="00B139A8">
      <w:pPr>
        <w:pStyle w:val="EnglishHangEndNoCoptic"/>
      </w:pPr>
      <w:r w:rsidRPr="00AB1781">
        <w:tab/>
        <w:t>be turned back immediately ashamed.</w:t>
      </w:r>
    </w:p>
    <w:p w14:paraId="38AEB736" w14:textId="77777777" w:rsidR="00C879D4" w:rsidRPr="00AB1781" w:rsidRDefault="00C879D4" w:rsidP="00B139A8">
      <w:pPr>
        <w:pStyle w:val="EnglishHangNoCoptic"/>
      </w:pPr>
      <w:r w:rsidRPr="00AB1781">
        <w:t xml:space="preserve">5 Let all who seek </w:t>
      </w:r>
      <w:r w:rsidR="001040C8">
        <w:t>You</w:t>
      </w:r>
    </w:p>
    <w:p w14:paraId="21B7700E" w14:textId="77777777" w:rsidR="00C879D4" w:rsidRPr="00AB1781" w:rsidRDefault="00C879D4" w:rsidP="00B139A8">
      <w:pPr>
        <w:pStyle w:val="EnglishHangNoCoptic"/>
      </w:pPr>
      <w:r w:rsidRPr="00AB1781">
        <w:tab/>
        <w:t xml:space="preserve">rejoice and be glad in </w:t>
      </w:r>
      <w:r w:rsidR="001040C8">
        <w:t>You</w:t>
      </w:r>
      <w:r w:rsidRPr="00AB1781">
        <w:t>, O God;</w:t>
      </w:r>
    </w:p>
    <w:p w14:paraId="15528FF9" w14:textId="77777777" w:rsidR="00C879D4" w:rsidRPr="00AB1781" w:rsidRDefault="00C879D4" w:rsidP="00B139A8">
      <w:pPr>
        <w:pStyle w:val="EnglishHangNoCoptic"/>
      </w:pPr>
      <w:r w:rsidRPr="00AB1781">
        <w:lastRenderedPageBreak/>
        <w:tab/>
        <w:t xml:space="preserve">and let those who love </w:t>
      </w:r>
      <w:r w:rsidR="00E570CB">
        <w:t>Your</w:t>
      </w:r>
      <w:r w:rsidRPr="00AB1781">
        <w:t xml:space="preserve"> salvation</w:t>
      </w:r>
    </w:p>
    <w:p w14:paraId="1B69F07E" w14:textId="77777777" w:rsidR="00C879D4" w:rsidRPr="00AB1781" w:rsidRDefault="00C879D4" w:rsidP="00B139A8">
      <w:pPr>
        <w:pStyle w:val="EnglishHangEndNoCoptic"/>
      </w:pPr>
      <w:r w:rsidRPr="00AB1781">
        <w:tab/>
        <w:t>say continually, ‘The Lord be magnified.’</w:t>
      </w:r>
    </w:p>
    <w:p w14:paraId="4A3BCB9E" w14:textId="77777777" w:rsidR="00C879D4" w:rsidRPr="00AB1781" w:rsidRDefault="00C879D4" w:rsidP="00B139A8">
      <w:pPr>
        <w:pStyle w:val="EnglishHangNoCoptic"/>
      </w:pPr>
      <w:r w:rsidRPr="00AB1781">
        <w:t>6 But I am poor and needy;</w:t>
      </w:r>
    </w:p>
    <w:p w14:paraId="72FF4EED" w14:textId="77777777" w:rsidR="00C879D4" w:rsidRPr="00AB1781" w:rsidRDefault="00C879D4" w:rsidP="00B139A8">
      <w:pPr>
        <w:pStyle w:val="EnglishHangEndNoCoptic"/>
      </w:pPr>
      <w:r w:rsidRPr="00AB1781">
        <w:tab/>
        <w:t>help me, O God.</w:t>
      </w:r>
    </w:p>
    <w:p w14:paraId="4783D4D4" w14:textId="77777777" w:rsidR="00C879D4" w:rsidRPr="00AB1781" w:rsidRDefault="00C879D4" w:rsidP="00B139A8">
      <w:pPr>
        <w:pStyle w:val="EnglishHangNoCoptic"/>
      </w:pPr>
      <w:r w:rsidRPr="00AB1781">
        <w:t xml:space="preserve">7 </w:t>
      </w:r>
      <w:r w:rsidR="001040C8">
        <w:t>You</w:t>
      </w:r>
      <w:r w:rsidRPr="00AB1781">
        <w:t xml:space="preserve"> </w:t>
      </w:r>
      <w:r w:rsidR="00004BA4" w:rsidRPr="00AB1781">
        <w:t>are</w:t>
      </w:r>
      <w:r w:rsidRPr="00AB1781">
        <w:t xml:space="preserve"> my helper and my redeemer;</w:t>
      </w:r>
    </w:p>
    <w:p w14:paraId="2788B73D" w14:textId="77777777" w:rsidR="00C879D4" w:rsidRDefault="00C879D4" w:rsidP="009C1C97">
      <w:pPr>
        <w:pStyle w:val="EnglishHangEndNoCoptic"/>
      </w:pPr>
      <w:r w:rsidRPr="00AB1781">
        <w:tab/>
        <w:t>O Lord, make no delay.</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971" w:name="_Ref435438582"/>
      <w:r w:rsidRPr="00AB1781">
        <w:t>K</w:t>
      </w:r>
      <w:r>
        <w:t>athisma 10</w:t>
      </w:r>
      <w:bookmarkEnd w:id="971"/>
    </w:p>
    <w:p w14:paraId="42EA5A0E" w14:textId="77777777" w:rsidR="00CA0029" w:rsidRPr="00CA0029" w:rsidRDefault="00CA0029" w:rsidP="00BF0205">
      <w:pPr>
        <w:pStyle w:val="Heading4"/>
      </w:pPr>
      <w:r>
        <w:t>Psalm</w:t>
      </w:r>
      <w:r w:rsidRPr="00AB1781">
        <w:t xml:space="preserve"> 70</w:t>
      </w:r>
      <w:r>
        <w:t xml:space="preserve">: In </w:t>
      </w:r>
      <w:r w:rsidR="001040C8">
        <w:t>You</w:t>
      </w:r>
      <w:r>
        <w:t>, O Lord, I hope and trust</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77777777" w:rsidR="00CA0029" w:rsidRPr="00AB1781" w:rsidRDefault="00CA0029" w:rsidP="00CA0029">
      <w:pPr>
        <w:pStyle w:val="EnglishHangNoCoptic"/>
      </w:pPr>
      <w:r w:rsidRPr="00AB1781">
        <w:t xml:space="preserve">In </w:t>
      </w:r>
      <w:r w:rsidR="001040C8">
        <w:t>You</w:t>
      </w:r>
      <w:r w:rsidRPr="00AB1781">
        <w:t>, O Lord, I hope and trust;</w:t>
      </w:r>
    </w:p>
    <w:p w14:paraId="725009A4" w14:textId="77777777" w:rsidR="00CA0029" w:rsidRPr="00AB1781" w:rsidRDefault="00CA0029" w:rsidP="00CA0029">
      <w:pPr>
        <w:pStyle w:val="EnglishHangEndNoCoptic"/>
      </w:pPr>
      <w:r w:rsidRPr="00AB1781">
        <w:tab/>
        <w:t>let me never be put to shame.</w:t>
      </w:r>
    </w:p>
    <w:p w14:paraId="038ED975" w14:textId="77777777" w:rsidR="00CA0029" w:rsidRPr="00AB1781" w:rsidRDefault="00CA0029" w:rsidP="00CA0029">
      <w:pPr>
        <w:pStyle w:val="EnglishHangNoCoptic"/>
      </w:pPr>
      <w:r w:rsidRPr="00AB1781">
        <w:t xml:space="preserve">2 Rescue me and deliver me in </w:t>
      </w:r>
      <w:r w:rsidR="00E570CB">
        <w:t>Your</w:t>
      </w:r>
      <w:r w:rsidRPr="00AB1781">
        <w:t xml:space="preserve"> righteousness.</w:t>
      </w:r>
      <w:r w:rsidRPr="00AB1781">
        <w:rPr>
          <w:rStyle w:val="FootnoteReference"/>
        </w:rPr>
        <w:footnoteReference w:id="257"/>
      </w:r>
    </w:p>
    <w:p w14:paraId="1A39212B" w14:textId="77777777" w:rsidR="00CA0029" w:rsidRPr="00AB1781" w:rsidRDefault="00CA0029" w:rsidP="00CA0029">
      <w:pPr>
        <w:pStyle w:val="EnglishHangEndNoCoptic"/>
      </w:pPr>
      <w:r w:rsidRPr="00AB1781">
        <w:tab/>
        <w:t xml:space="preserve">Incline </w:t>
      </w:r>
      <w:r w:rsidR="001040C8">
        <w:t>Your</w:t>
      </w:r>
      <w:r w:rsidRPr="00AB1781">
        <w:t xml:space="preserve"> ear to me and save me.</w:t>
      </w:r>
    </w:p>
    <w:p w14:paraId="1CBA22EC" w14:textId="77777777" w:rsidR="00CA0029" w:rsidRPr="00AB1781" w:rsidRDefault="00CA0029" w:rsidP="00CA0029">
      <w:pPr>
        <w:pStyle w:val="EnglishHangNoCoptic"/>
      </w:pPr>
      <w:r w:rsidRPr="00AB1781">
        <w:t>3 Be my God and protector,</w:t>
      </w:r>
    </w:p>
    <w:p w14:paraId="2BDA8955" w14:textId="77777777" w:rsidR="00CA0029" w:rsidRPr="00AB1781" w:rsidRDefault="00CA0029" w:rsidP="00CA0029">
      <w:pPr>
        <w:pStyle w:val="EnglishHangNoCoptic"/>
      </w:pPr>
      <w:r w:rsidRPr="00AB1781">
        <w:tab/>
        <w:t>and a strong sanctuary to save me;</w:t>
      </w:r>
      <w:r w:rsidRPr="00AB1781">
        <w:rPr>
          <w:rStyle w:val="FootnoteReference"/>
        </w:rPr>
        <w:footnoteReference w:id="258"/>
      </w:r>
    </w:p>
    <w:p w14:paraId="79D3544C" w14:textId="77777777" w:rsidR="00CA0029" w:rsidRPr="00AB1781" w:rsidRDefault="00CA0029" w:rsidP="00CA0029">
      <w:pPr>
        <w:pStyle w:val="EnglishHangEndNoCoptic"/>
      </w:pPr>
      <w:r w:rsidRPr="00AB1781">
        <w:tab/>
        <w:t xml:space="preserve">for </w:t>
      </w:r>
      <w:r w:rsidR="00C104A1">
        <w:t>You are</w:t>
      </w:r>
      <w:r w:rsidRPr="00AB1781">
        <w:t xml:space="preserve"> my stronghold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77777777" w:rsidR="00CA0029" w:rsidRPr="00AB1781" w:rsidRDefault="00CA0029" w:rsidP="00CA0029">
      <w:pPr>
        <w:pStyle w:val="EnglishHangEndNoCoptic"/>
      </w:pPr>
      <w:r w:rsidRPr="00AB1781">
        <w:tab/>
        <w:t>from the clutch of the outlaw and wrongdoer.</w:t>
      </w:r>
    </w:p>
    <w:p w14:paraId="491DA1FE" w14:textId="77777777" w:rsidR="00CA0029" w:rsidRPr="00AB1781" w:rsidRDefault="00CA0029" w:rsidP="00CA0029">
      <w:pPr>
        <w:pStyle w:val="EnglishHangNoCoptic"/>
      </w:pPr>
      <w:r w:rsidRPr="00AB1781">
        <w:t xml:space="preserve">5 For </w:t>
      </w:r>
      <w:r w:rsidR="001040C8">
        <w:t>You</w:t>
      </w:r>
      <w:r w:rsidRPr="00AB1781">
        <w:t xml:space="preserve"> </w:t>
      </w:r>
      <w:r w:rsidR="00004BA4" w:rsidRPr="00AB1781">
        <w:t>are</w:t>
      </w:r>
      <w:r w:rsidRPr="00AB1781">
        <w:t xml:space="preserve"> my patience, O Lord;</w:t>
      </w:r>
    </w:p>
    <w:p w14:paraId="10DC5848" w14:textId="77777777" w:rsidR="00CA0029" w:rsidRPr="00AB1781" w:rsidRDefault="00CA0029" w:rsidP="00CA0029">
      <w:pPr>
        <w:pStyle w:val="EnglishHangEndNoCoptic"/>
      </w:pPr>
      <w:r w:rsidRPr="00AB1781">
        <w:tab/>
        <w:t xml:space="preserve">O Lord, </w:t>
      </w:r>
      <w:r w:rsidR="001040C8">
        <w:t>You</w:t>
      </w:r>
      <w:r w:rsidRPr="00AB1781">
        <w:t xml:space="preserve"> </w:t>
      </w:r>
      <w:r w:rsidR="00004BA4" w:rsidRPr="00AB1781">
        <w:t>are</w:t>
      </w:r>
      <w:r w:rsidRPr="00AB1781">
        <w:t xml:space="preserve"> my hope from my youth.</w:t>
      </w:r>
    </w:p>
    <w:p w14:paraId="70336ED0" w14:textId="77777777" w:rsidR="00CA0029" w:rsidRPr="00AB1781" w:rsidRDefault="00CA0029" w:rsidP="00CA0029">
      <w:pPr>
        <w:pStyle w:val="EnglishHangNoCoptic"/>
      </w:pPr>
      <w:r w:rsidRPr="00AB1781">
        <w:t xml:space="preserve">6 On </w:t>
      </w:r>
      <w:r w:rsidR="001040C8">
        <w:t>You</w:t>
      </w:r>
      <w:r w:rsidRPr="00AB1781">
        <w:t xml:space="preserve"> I have leaned from my birth;</w:t>
      </w:r>
    </w:p>
    <w:p w14:paraId="002F054C" w14:textId="77777777" w:rsidR="00CA0029" w:rsidRPr="00AB1781" w:rsidRDefault="00CA0029" w:rsidP="00CA0029">
      <w:pPr>
        <w:pStyle w:val="EnglishHangNoCoptic"/>
      </w:pPr>
      <w:r w:rsidRPr="00AB1781">
        <w:tab/>
      </w:r>
      <w:r w:rsidR="001040C8">
        <w:t>You</w:t>
      </w:r>
      <w:r w:rsidRPr="00AB1781">
        <w:t xml:space="preserve"> </w:t>
      </w:r>
      <w:r w:rsidR="00004BA4" w:rsidRPr="00AB1781">
        <w:t>are</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77777777" w:rsidR="00CA0029" w:rsidRPr="00AB1781" w:rsidRDefault="00CA0029" w:rsidP="00CA0029">
      <w:pPr>
        <w:pStyle w:val="EnglishHangNoCoptic"/>
      </w:pPr>
      <w:r w:rsidRPr="00AB1781">
        <w:t>7 I am a wonder to many,</w:t>
      </w:r>
    </w:p>
    <w:p w14:paraId="37056FA8" w14:textId="77777777" w:rsidR="00CA0029" w:rsidRPr="00AB1781" w:rsidRDefault="00CA0029" w:rsidP="00CA0029">
      <w:pPr>
        <w:pStyle w:val="EnglishHangEndNoCoptic"/>
      </w:pPr>
      <w:r w:rsidRPr="00AB1781">
        <w:tab/>
        <w:t xml:space="preserve">but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77777777" w:rsidR="00CA0029" w:rsidRPr="00AB1781" w:rsidRDefault="00CA0029" w:rsidP="00CA0029">
      <w:pPr>
        <w:pStyle w:val="EnglishHangEndNoCoptic"/>
      </w:pPr>
      <w:r w:rsidRPr="00AB1781">
        <w:tab/>
        <w:t xml:space="preserve">that I may sing of </w:t>
      </w:r>
      <w:r w:rsidR="00E570CB">
        <w:t>Your</w:t>
      </w:r>
      <w:r w:rsidRPr="00AB1781">
        <w:t xml:space="preserve"> glory and splendor all day long.</w:t>
      </w:r>
    </w:p>
    <w:p w14:paraId="4585C388" w14:textId="77777777" w:rsidR="00CA0029" w:rsidRPr="00AB1781" w:rsidRDefault="00CA0029" w:rsidP="00CA0029">
      <w:pPr>
        <w:pStyle w:val="EnglishHangNoCoptic"/>
      </w:pPr>
      <w:r w:rsidRPr="00AB1781">
        <w:lastRenderedPageBreak/>
        <w:t>9 Reject me not in my old age;</w:t>
      </w:r>
    </w:p>
    <w:p w14:paraId="37AB06B5" w14:textId="77777777" w:rsidR="00CA0029" w:rsidRPr="00CA0029" w:rsidRDefault="00CA0029" w:rsidP="00CA0029">
      <w:pPr>
        <w:pStyle w:val="EnglishHangEndNoCoptic"/>
      </w:pPr>
      <w:r w:rsidRPr="00AB1781">
        <w:tab/>
        <w:t>forsake me not when my strength is failing.</w:t>
      </w:r>
    </w:p>
    <w:p w14:paraId="372D207A" w14:textId="77777777" w:rsidR="00CA0029" w:rsidRPr="00AB1781" w:rsidRDefault="00CA0029" w:rsidP="00CA0029">
      <w:pPr>
        <w:pStyle w:val="EnglishHangNoCoptic"/>
      </w:pPr>
      <w:r w:rsidRPr="00AB1781">
        <w:t>10 For my enemies speak of me,</w:t>
      </w:r>
    </w:p>
    <w:p w14:paraId="5943B02D" w14:textId="77777777" w:rsidR="00CA0029" w:rsidRPr="00AB1781" w:rsidRDefault="00CA0029" w:rsidP="00CA0029">
      <w:pPr>
        <w:pStyle w:val="EnglishHangEndNoCoptic"/>
      </w:pPr>
      <w:r w:rsidRPr="00AB1781">
        <w:tab/>
        <w:t>and those who watch my soul conspire together,</w:t>
      </w:r>
    </w:p>
    <w:p w14:paraId="14CA8F9C" w14:textId="77777777" w:rsidR="00CA0029" w:rsidRPr="00AB1781" w:rsidRDefault="00CA0029" w:rsidP="00CA0029">
      <w:pPr>
        <w:pStyle w:val="EnglishHangNoCoptic"/>
      </w:pPr>
      <w:r w:rsidRPr="00AB1781">
        <w:t>11 saying: ‘God has forsaken him;</w:t>
      </w:r>
    </w:p>
    <w:p w14:paraId="39F3FE4F" w14:textId="77777777" w:rsidR="00CA0029" w:rsidRPr="00AB1781" w:rsidRDefault="00CA0029" w:rsidP="00CA0029">
      <w:pPr>
        <w:pStyle w:val="EnglishHangEndNoCoptic"/>
      </w:pPr>
      <w:r w:rsidRPr="00AB1781">
        <w:tab/>
        <w:t>follow and catch him, for there is no one to save him.’</w:t>
      </w:r>
    </w:p>
    <w:p w14:paraId="606FDDBC" w14:textId="77777777" w:rsidR="00CA0029" w:rsidRPr="00AB1781" w:rsidRDefault="00CA0029" w:rsidP="00CA0029">
      <w:pPr>
        <w:pStyle w:val="EnglishHangNoCoptic"/>
      </w:pPr>
      <w:r w:rsidRPr="00AB1781">
        <w:t>12 O God, be not distant from me;</w:t>
      </w:r>
    </w:p>
    <w:p w14:paraId="3E9A689D" w14:textId="77777777" w:rsidR="00CA0029" w:rsidRPr="00AB1781" w:rsidRDefault="00CA0029" w:rsidP="00CA0029">
      <w:pPr>
        <w:pStyle w:val="EnglishHangEndNoCoptic"/>
      </w:pPr>
      <w:r w:rsidRPr="00AB1781">
        <w:tab/>
        <w:t>my God, draw near and help me.</w:t>
      </w:r>
    </w:p>
    <w:p w14:paraId="44AC176A" w14:textId="77777777" w:rsidR="00CA0029" w:rsidRPr="00AB1781" w:rsidRDefault="00CA0029" w:rsidP="00CA0029">
      <w:pPr>
        <w:pStyle w:val="EnglishHangNoCoptic"/>
      </w:pPr>
      <w:r w:rsidRPr="00AB1781">
        <w:t>13 Let those who slander my soul</w:t>
      </w:r>
    </w:p>
    <w:p w14:paraId="190B292F" w14:textId="77777777" w:rsidR="00CA0029" w:rsidRPr="00AB1781" w:rsidRDefault="00CA0029" w:rsidP="00CA0029">
      <w:pPr>
        <w:pStyle w:val="EnglishHangNoCoptic"/>
      </w:pPr>
      <w:r w:rsidRPr="00AB1781">
        <w:tab/>
        <w:t>be confounded and perish;</w:t>
      </w:r>
    </w:p>
    <w:p w14:paraId="5C37A439" w14:textId="77777777" w:rsidR="00CA0029" w:rsidRPr="00AB1781" w:rsidRDefault="00CA0029" w:rsidP="00CA0029">
      <w:pPr>
        <w:pStyle w:val="EnglishHangNoCoptic"/>
      </w:pPr>
      <w:r w:rsidRPr="00AB1781">
        <w:tab/>
        <w:t>let those who seek to do me evil</w:t>
      </w:r>
    </w:p>
    <w:p w14:paraId="5DA408BB" w14:textId="77777777" w:rsidR="00CA0029" w:rsidRPr="00AB1781" w:rsidRDefault="00CA0029" w:rsidP="00CA0029">
      <w:pPr>
        <w:pStyle w:val="EnglishHangEndNoCoptic"/>
      </w:pPr>
      <w:r w:rsidRPr="00AB1781">
        <w:tab/>
        <w:t>be covered with shame and confusion.</w:t>
      </w:r>
    </w:p>
    <w:p w14:paraId="78EFC898" w14:textId="77777777" w:rsidR="00CA0029" w:rsidRPr="00AB1781" w:rsidRDefault="00CA0029" w:rsidP="00CA0029">
      <w:pPr>
        <w:pStyle w:val="EnglishHangNoCoptic"/>
      </w:pPr>
      <w:r w:rsidRPr="00AB1781">
        <w:t>14 But I will hope and trust continually,</w:t>
      </w:r>
    </w:p>
    <w:p w14:paraId="21EF672E" w14:textId="77777777" w:rsidR="00CA0029" w:rsidRPr="00AB1781" w:rsidRDefault="00CA0029" w:rsidP="00CA0029">
      <w:pPr>
        <w:pStyle w:val="EnglishHangEndNoCoptic"/>
      </w:pPr>
      <w:r w:rsidRPr="00AB1781">
        <w:tab/>
        <w:t xml:space="preserve">and will praise </w:t>
      </w:r>
      <w:r w:rsidR="001040C8">
        <w:t>You</w:t>
      </w:r>
      <w:r w:rsidRPr="00AB1781">
        <w:t xml:space="preserve"> more and more.</w:t>
      </w:r>
    </w:p>
    <w:p w14:paraId="78562234" w14:textId="77777777" w:rsidR="00CA0029" w:rsidRPr="00AB1781" w:rsidRDefault="00CA0029" w:rsidP="00CA0029">
      <w:pPr>
        <w:pStyle w:val="EnglishHangNoCoptic"/>
      </w:pPr>
      <w:r w:rsidRPr="00AB1781">
        <w:t xml:space="preserve">15 My mouth will tell of </w:t>
      </w:r>
      <w:r w:rsidR="00E570CB">
        <w:t>Your</w:t>
      </w:r>
      <w:r w:rsidRPr="00AB1781">
        <w:t xml:space="preserve"> justice</w:t>
      </w:r>
    </w:p>
    <w:p w14:paraId="1B6B2492" w14:textId="77777777" w:rsidR="00CA0029" w:rsidRPr="00AB1781" w:rsidRDefault="00CA0029" w:rsidP="00CA0029">
      <w:pPr>
        <w:pStyle w:val="EnglishHangNoCoptic"/>
      </w:pPr>
      <w:r w:rsidRPr="00AB1781">
        <w:tab/>
        <w:t xml:space="preserve">and of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7777777" w:rsidR="00CA0029" w:rsidRPr="00AB1781" w:rsidRDefault="00CA0029" w:rsidP="00CA0029">
      <w:pPr>
        <w:pStyle w:val="EnglishHangEndNoCoptic"/>
      </w:pPr>
      <w:r w:rsidRPr="00AB1781">
        <w:tab/>
        <w:t xml:space="preserve">O Lord, I will speak of </w:t>
      </w:r>
      <w:r w:rsidR="00E570CB">
        <w:t>Your</w:t>
      </w:r>
      <w:r w:rsidRPr="00AB1781">
        <w:t xml:space="preserve"> righteousness, </w:t>
      </w:r>
      <w:r w:rsidR="001040C8">
        <w:t>Your</w:t>
      </w:r>
      <w:r w:rsidRPr="00AB1781">
        <w:t xml:space="preserve"> alone.</w:t>
      </w:r>
    </w:p>
    <w:p w14:paraId="5F5A1B73" w14:textId="77777777" w:rsidR="00CA0029" w:rsidRPr="00AB1781" w:rsidRDefault="00CA0029" w:rsidP="00CA0029">
      <w:pPr>
        <w:pStyle w:val="EnglishHangNoCoptic"/>
      </w:pPr>
      <w:r w:rsidRPr="00AB1781">
        <w:t xml:space="preserve">17 O God, </w:t>
      </w:r>
      <w:r w:rsidR="001040C8">
        <w:t>You</w:t>
      </w:r>
      <w:r w:rsidRPr="00AB1781">
        <w:t xml:space="preserve"> </w:t>
      </w:r>
      <w:r w:rsidR="00556387">
        <w:t>have</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77777777" w:rsidR="00CA0029" w:rsidRPr="00AB1781" w:rsidRDefault="00CA0029" w:rsidP="00CA0029">
      <w:pPr>
        <w:pStyle w:val="EnglishHangNoCoptic"/>
      </w:pPr>
      <w:r w:rsidRPr="00AB1781">
        <w:t>18 So even when I am old and venerable, O God, forsake me not,</w:t>
      </w:r>
    </w:p>
    <w:p w14:paraId="0E0094A7" w14:textId="77777777" w:rsidR="00CA0029" w:rsidRPr="00AB1781" w:rsidRDefault="00CA0029" w:rsidP="00CA0029">
      <w:pPr>
        <w:pStyle w:val="EnglishHangEndNoCoptic"/>
      </w:pPr>
      <w:r w:rsidRPr="00AB1781">
        <w:tab/>
        <w:t xml:space="preserve">until I tell of </w:t>
      </w:r>
      <w:r w:rsidR="00E570CB">
        <w:t>Your</w:t>
      </w:r>
      <w:r w:rsidRPr="00AB1781">
        <w:t xml:space="preserve"> power to all the rising generation,</w:t>
      </w:r>
    </w:p>
    <w:p w14:paraId="475395D2" w14:textId="77777777" w:rsidR="00CA0029" w:rsidRPr="00AB1781" w:rsidRDefault="00CA0029" w:rsidP="00CA0029">
      <w:pPr>
        <w:pStyle w:val="EnglishHangNoCoptic"/>
      </w:pPr>
      <w:r w:rsidRPr="00AB1781">
        <w:t xml:space="preserve">19 </w:t>
      </w:r>
      <w:r w:rsidR="00E570CB">
        <w:t>Your</w:t>
      </w:r>
      <w:r w:rsidRPr="00AB1781">
        <w:t xml:space="preserve"> power and </w:t>
      </w:r>
      <w:r w:rsidR="00E570CB">
        <w:t>Your</w:t>
      </w:r>
      <w:r w:rsidRPr="00AB1781">
        <w:t xml:space="preserve"> justice, O God, that reaches to the heights,</w:t>
      </w:r>
      <w:r w:rsidRPr="00AB1781">
        <w:rPr>
          <w:rStyle w:val="FootnoteReference"/>
        </w:rPr>
        <w:footnoteReference w:id="259"/>
      </w:r>
    </w:p>
    <w:p w14:paraId="6CA77A3E" w14:textId="77777777" w:rsidR="00CA0029" w:rsidRPr="00AB1781" w:rsidRDefault="00CA0029" w:rsidP="00CA0029">
      <w:pPr>
        <w:pStyle w:val="EnglishHangNoCoptic"/>
      </w:pPr>
      <w:r w:rsidRPr="00AB1781">
        <w:tab/>
        <w:t xml:space="preserve">and the great things </w:t>
      </w:r>
      <w:r w:rsidR="001040C8">
        <w:t>You</w:t>
      </w:r>
      <w:r w:rsidRPr="00AB1781">
        <w:t xml:space="preserve"> </w:t>
      </w:r>
      <w:r w:rsidR="00556387">
        <w:t>have</w:t>
      </w:r>
      <w:r w:rsidRPr="00AB1781">
        <w:t xml:space="preserve"> done.</w:t>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7777777" w:rsidR="00CA0029" w:rsidRPr="00AB1781" w:rsidRDefault="00CA0029" w:rsidP="00CA0029">
      <w:pPr>
        <w:pStyle w:val="EnglishHangNoCoptic"/>
      </w:pPr>
      <w:r w:rsidRPr="00AB1781">
        <w:t xml:space="preserve">20 O how many evils and afflictions </w:t>
      </w:r>
      <w:r w:rsidR="001040C8">
        <w:t>You</w:t>
      </w:r>
      <w:r w:rsidRPr="00AB1781">
        <w:t xml:space="preserve"> </w:t>
      </w:r>
      <w:r w:rsidR="00556387">
        <w:t>have</w:t>
      </w:r>
      <w:r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77777777"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lavished upon me </w:t>
      </w:r>
      <w:r w:rsidR="00E570CB">
        <w:t>Your</w:t>
      </w:r>
      <w:r w:rsidRPr="00AB1781">
        <w:t xml:space="preserve"> greatness,</w:t>
      </w:r>
    </w:p>
    <w:p w14:paraId="287D8CB7" w14:textId="77777777" w:rsidR="00CA0029" w:rsidRPr="00AB1781" w:rsidRDefault="00CA0029" w:rsidP="00CA0029">
      <w:pPr>
        <w:pStyle w:val="EnglishHangNoCoptic"/>
      </w:pPr>
      <w:r w:rsidRPr="00AB1781">
        <w:tab/>
        <w:t xml:space="preserve">and </w:t>
      </w:r>
      <w:r w:rsidR="00556387">
        <w:t>have</w:t>
      </w:r>
      <w:r w:rsidRPr="00AB1781">
        <w:t xml:space="preserve"> returned and comforted me,</w:t>
      </w:r>
    </w:p>
    <w:p w14:paraId="738C141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FEB4E08" w14:textId="77777777" w:rsidR="00CA0029" w:rsidRPr="00AB1781" w:rsidRDefault="00CA0029" w:rsidP="00CA0029">
      <w:pPr>
        <w:pStyle w:val="EnglishHangNoCoptic"/>
      </w:pPr>
      <w:r w:rsidRPr="00AB1781">
        <w:lastRenderedPageBreak/>
        <w:t xml:space="preserve">22 So I will praise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77777777" w:rsidR="00CA0029" w:rsidRPr="00AB1781" w:rsidRDefault="00CA0029" w:rsidP="00CA0029">
      <w:pPr>
        <w:pStyle w:val="EnglishHangNoCoptic"/>
      </w:pPr>
      <w:r w:rsidRPr="00AB1781">
        <w:t xml:space="preserve">23 When I sing to </w:t>
      </w:r>
      <w:r w:rsidR="001040C8">
        <w:t>You</w:t>
      </w:r>
      <w:r w:rsidRPr="00AB1781">
        <w:t xml:space="preserve"> my lips will rejoice</w:t>
      </w:r>
    </w:p>
    <w:p w14:paraId="0F6B798A" w14:textId="77777777" w:rsidR="00CA0029" w:rsidRPr="00AB1781" w:rsidRDefault="00CA0029" w:rsidP="00CA0029">
      <w:pPr>
        <w:pStyle w:val="EnglishHangEndNoCoptic"/>
      </w:pPr>
      <w:r w:rsidRPr="00AB1781">
        <w:tab/>
        <w:t xml:space="preserve">and my soul which </w:t>
      </w:r>
      <w:r w:rsidR="001040C8">
        <w:t>You</w:t>
      </w:r>
      <w:r w:rsidRPr="00AB1781">
        <w:t xml:space="preserve"> </w:t>
      </w:r>
      <w:r w:rsidR="00556387">
        <w:t>have</w:t>
      </w:r>
      <w:r w:rsidRPr="00AB1781">
        <w:t xml:space="preserve"> redeemed.</w:t>
      </w:r>
    </w:p>
    <w:p w14:paraId="29224AB2" w14:textId="77777777" w:rsidR="00CA0029" w:rsidRPr="00AB1781" w:rsidRDefault="00CA0029" w:rsidP="00CA0029">
      <w:pPr>
        <w:pStyle w:val="EnglishHangNoCoptic"/>
      </w:pPr>
      <w:r w:rsidRPr="00AB1781">
        <w:t xml:space="preserve">24 And my tongue will tell of </w:t>
      </w:r>
      <w:r w:rsidR="00E570CB">
        <w:t>Your</w:t>
      </w:r>
      <w:r w:rsidRPr="00AB1781">
        <w:t xml:space="preserve"> justice all day long,</w:t>
      </w:r>
    </w:p>
    <w:p w14:paraId="239864E9" w14:textId="77777777" w:rsidR="00CA0029" w:rsidRPr="00CA0029" w:rsidRDefault="00CA0029" w:rsidP="00CA0029">
      <w:pPr>
        <w:pStyle w:val="EnglishHangEndNoCoptic"/>
      </w:pPr>
      <w:r w:rsidRPr="00AB1781">
        <w:tab/>
        <w:t>when those who seek to harm me are confounded and put to shame.</w:t>
      </w:r>
    </w:p>
    <w:p w14:paraId="2863F4BF" w14:textId="77777777" w:rsidR="00CA0029" w:rsidRPr="00CA0029" w:rsidRDefault="00CA0029" w:rsidP="00BF0205">
      <w:pPr>
        <w:pStyle w:val="Heading4"/>
      </w:pPr>
      <w:r>
        <w:t>Psalm</w:t>
      </w:r>
      <w:r w:rsidRPr="00AB1781">
        <w:t xml:space="preserve"> 71</w:t>
      </w:r>
      <w:r>
        <w:t xml:space="preserve">: O God, give the King </w:t>
      </w:r>
      <w:r w:rsidR="00E570CB">
        <w:t>Your</w:t>
      </w:r>
      <w:r>
        <w:t xml:space="preserve"> judgment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260"/>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77777777" w:rsidR="00CA0029" w:rsidRPr="00AB1781" w:rsidRDefault="00CA0029" w:rsidP="00CA0029">
      <w:pPr>
        <w:pStyle w:val="EnglishHangEndNoCoptic"/>
      </w:pPr>
      <w:r w:rsidRPr="00AB1781">
        <w:tab/>
        <w:t xml:space="preserve">and </w:t>
      </w:r>
      <w:r w:rsidR="00E570CB">
        <w:t>Your</w:t>
      </w:r>
      <w:r w:rsidRPr="00AB1781">
        <w:t xml:space="preserve"> justice to the King’s Son,</w:t>
      </w:r>
    </w:p>
    <w:p w14:paraId="244022C1" w14:textId="77777777" w:rsidR="00CA0029" w:rsidRPr="00AB1781" w:rsidRDefault="00CA0029" w:rsidP="00CA0029">
      <w:pPr>
        <w:pStyle w:val="EnglishHangNoCoptic"/>
      </w:pPr>
      <w:r w:rsidRPr="00AB1781">
        <w:t xml:space="preserve">2 to judge </w:t>
      </w:r>
      <w:r w:rsidR="00E570CB">
        <w:t>Your</w:t>
      </w:r>
      <w:r w:rsidRPr="00AB1781">
        <w:t xml:space="preserve"> people with justice</w:t>
      </w:r>
      <w:r w:rsidRPr="00AB1781">
        <w:rPr>
          <w:rStyle w:val="FootnoteReference"/>
        </w:rPr>
        <w:footnoteReference w:id="261"/>
      </w:r>
    </w:p>
    <w:p w14:paraId="4B821F34" w14:textId="77777777" w:rsidR="00CA0029" w:rsidRPr="00AB1781" w:rsidRDefault="00CA0029" w:rsidP="00CA0029">
      <w:pPr>
        <w:pStyle w:val="EnglishHangEndNoCoptic"/>
      </w:pPr>
      <w:r w:rsidRPr="00AB1781">
        <w:tab/>
        <w:t xml:space="preserve">and give </w:t>
      </w:r>
      <w:r w:rsidR="00E570CB">
        <w:t>Your</w:t>
      </w:r>
      <w:r w:rsidRPr="00AB1781">
        <w:t xml:space="preserve"> poor their rights.</w:t>
      </w:r>
    </w:p>
    <w:p w14:paraId="59F3E69B" w14:textId="77777777" w:rsidR="00CA0029" w:rsidRPr="00AB1781" w:rsidRDefault="00CA0029" w:rsidP="00CA0029">
      <w:pPr>
        <w:pStyle w:val="EnglishHangNoCoptic"/>
      </w:pPr>
      <w:r w:rsidRPr="00AB1781">
        <w:t xml:space="preserve">3 May the mountains bring </w:t>
      </w:r>
      <w:r w:rsidR="00E570CB">
        <w:t>Your</w:t>
      </w:r>
      <w:r w:rsidRPr="00AB1781">
        <w:t xml:space="preserve"> people peace</w:t>
      </w:r>
    </w:p>
    <w:p w14:paraId="7CE2A48B" w14:textId="77777777" w:rsidR="00CA0029" w:rsidRPr="00AB1781" w:rsidRDefault="00CA0029" w:rsidP="00CA0029">
      <w:pPr>
        <w:pStyle w:val="EnglishHangEndNoCoptic"/>
      </w:pPr>
      <w:r w:rsidRPr="00AB1781">
        <w:tab/>
        <w:t>and the hills justice and righteousness.</w:t>
      </w:r>
    </w:p>
    <w:p w14:paraId="1DCF5957" w14:textId="77777777" w:rsidR="00CA0029" w:rsidRPr="00AB1781" w:rsidRDefault="00CA0029" w:rsidP="00CA0029">
      <w:pPr>
        <w:pStyle w:val="EnglishHangNoCoptic"/>
      </w:pPr>
      <w:r w:rsidRPr="00AB1781">
        <w:t xml:space="preserve">4 He will do justice to the poor of </w:t>
      </w:r>
      <w:r w:rsidR="00E570CB">
        <w:t>Your</w:t>
      </w:r>
      <w:r w:rsidRPr="00AB1781">
        <w:t xml:space="preserve"> people</w:t>
      </w:r>
    </w:p>
    <w:p w14:paraId="36A3275D" w14:textId="77777777" w:rsidR="00CA0029" w:rsidRPr="00AB1781" w:rsidRDefault="00CA0029" w:rsidP="00CA0029">
      <w:pPr>
        <w:pStyle w:val="EnglishHangNoCoptic"/>
      </w:pPr>
      <w:r w:rsidRPr="00AB1781">
        <w:tab/>
        <w:t>and save the children of the needy,</w:t>
      </w:r>
    </w:p>
    <w:p w14:paraId="2C29DC93" w14:textId="77777777" w:rsidR="00CA0029" w:rsidRPr="00AB1781" w:rsidRDefault="00CA0029" w:rsidP="00CA0029">
      <w:pPr>
        <w:pStyle w:val="EnglishHangEndNoCoptic"/>
      </w:pPr>
      <w:r w:rsidRPr="00AB1781">
        <w:tab/>
        <w:t>and humble the oppressor.</w:t>
      </w:r>
    </w:p>
    <w:p w14:paraId="5CFFB94F" w14:textId="77777777" w:rsidR="00CA0029" w:rsidRPr="00AB1781" w:rsidRDefault="00CA0029" w:rsidP="00CA0029">
      <w:pPr>
        <w:pStyle w:val="EnglishHangNoCoptic"/>
      </w:pPr>
      <w:r w:rsidRPr="00AB1781">
        <w:t>5 And He will continue as long as the sun</w:t>
      </w:r>
    </w:p>
    <w:p w14:paraId="5974F798" w14:textId="77777777" w:rsidR="00CA0029" w:rsidRPr="00AB1781" w:rsidRDefault="00CA0029" w:rsidP="00CA0029">
      <w:pPr>
        <w:pStyle w:val="EnglishHangEndNoCoptic"/>
      </w:pPr>
      <w:r w:rsidRPr="00AB1781">
        <w:tab/>
        <w:t>and beyond the moon throughout all generations.</w:t>
      </w:r>
    </w:p>
    <w:p w14:paraId="774B71A2" w14:textId="77777777" w:rsidR="00CA0029" w:rsidRPr="00AB1781" w:rsidRDefault="00CA0029" w:rsidP="00CA0029">
      <w:pPr>
        <w:pStyle w:val="EnglishHangNoCoptic"/>
      </w:pPr>
      <w:r w:rsidRPr="00AB1781">
        <w:t>6 He will come down like rain on a fleece</w:t>
      </w:r>
    </w:p>
    <w:p w14:paraId="245357E1" w14:textId="77777777" w:rsidR="00CA0029" w:rsidRPr="00AB1781" w:rsidRDefault="00CA0029" w:rsidP="00CA0029">
      <w:pPr>
        <w:pStyle w:val="EnglishHangEndNoCoptic"/>
      </w:pPr>
      <w:r w:rsidRPr="00AB1781">
        <w:tab/>
        <w:t>and like a drop that falls on the earth.</w:t>
      </w:r>
      <w:r w:rsidRPr="00AB1781">
        <w:rPr>
          <w:rStyle w:val="FootnoteReference"/>
        </w:rPr>
        <w:footnoteReference w:id="262"/>
      </w:r>
    </w:p>
    <w:p w14:paraId="2C5F0850" w14:textId="77777777" w:rsidR="00CA0029" w:rsidRPr="00AB1781" w:rsidRDefault="00CA0029" w:rsidP="00CA0029">
      <w:pPr>
        <w:pStyle w:val="EnglishHangNoCoptic"/>
      </w:pPr>
      <w:r w:rsidRPr="00AB1781">
        <w:t>7 In His days righteousness will flourish</w:t>
      </w:r>
    </w:p>
    <w:p w14:paraId="54CEBA08" w14:textId="77777777" w:rsidR="00CA0029" w:rsidRPr="00AB1781" w:rsidRDefault="00CA0029" w:rsidP="00CA0029">
      <w:pPr>
        <w:pStyle w:val="EnglishHangEndNoCoptic"/>
      </w:pPr>
      <w:r w:rsidRPr="00AB1781">
        <w:tab/>
        <w:t>and lasting peace till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263"/>
      </w:r>
      <w:r w:rsidRPr="00AB1781">
        <w:t xml:space="preserve"> to the ends of the earth.</w:t>
      </w:r>
    </w:p>
    <w:p w14:paraId="596010EE" w14:textId="77777777" w:rsidR="00CA0029" w:rsidRPr="00AB1781" w:rsidRDefault="00CA0029" w:rsidP="00CA0029">
      <w:pPr>
        <w:pStyle w:val="EnglishHangNoCoptic"/>
      </w:pPr>
      <w:r w:rsidRPr="00AB1781">
        <w:lastRenderedPageBreak/>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77777777" w:rsidR="00CA0029" w:rsidRPr="00AB1781" w:rsidRDefault="00CA0029" w:rsidP="00CA0029">
      <w:pPr>
        <w:pStyle w:val="EnglishHangNoCoptic"/>
      </w:pPr>
      <w:r w:rsidRPr="00AB1781">
        <w:t>10 The kings of Tarshish</w:t>
      </w:r>
      <w:r w:rsidRPr="00AB1781">
        <w:rPr>
          <w:rStyle w:val="FootnoteReference"/>
        </w:rPr>
        <w:footnoteReference w:id="264"/>
      </w:r>
      <w:r w:rsidRPr="00AB1781">
        <w:t xml:space="preserve"> and the isles will pay tribute;</w:t>
      </w:r>
    </w:p>
    <w:p w14:paraId="72955EFA" w14:textId="77777777" w:rsidR="00CA0029" w:rsidRPr="00AB1781" w:rsidRDefault="00CA0029" w:rsidP="00CA0029">
      <w:pPr>
        <w:pStyle w:val="EnglishHangEndNoCoptic"/>
      </w:pPr>
      <w:r w:rsidRPr="00AB1781">
        <w:tab/>
        <w:t>the kings of the Arabs and Sabeans will bring gifts.</w:t>
      </w:r>
    </w:p>
    <w:p w14:paraId="6769809F" w14:textId="77777777" w:rsidR="00CA0029" w:rsidRPr="00AB1781" w:rsidRDefault="00CA0029" w:rsidP="00CA0029">
      <w:pPr>
        <w:pStyle w:val="EnglishHangNoCoptic"/>
      </w:pPr>
      <w:r w:rsidRPr="00AB1781">
        <w:t>11 All the kings of the earth will worship Him;</w:t>
      </w:r>
    </w:p>
    <w:p w14:paraId="557851DD" w14:textId="77777777" w:rsidR="00CA0029" w:rsidRPr="00AB1781" w:rsidRDefault="00CA0029" w:rsidP="00CA0029">
      <w:pPr>
        <w:pStyle w:val="EnglishHangEndNoCoptic"/>
      </w:pPr>
      <w:r w:rsidRPr="00AB1781">
        <w:tab/>
        <w:t>all the nations will serve Him.</w:t>
      </w:r>
    </w:p>
    <w:p w14:paraId="03E98007" w14:textId="77777777" w:rsidR="00CA0029" w:rsidRPr="00AB1781" w:rsidRDefault="00CA0029" w:rsidP="00CA0029">
      <w:pPr>
        <w:pStyle w:val="EnglishHangNoCoptic"/>
      </w:pPr>
      <w:r w:rsidRPr="00AB1781">
        <w:t>12 He will deliver the poor from the tyrant,</w:t>
      </w:r>
    </w:p>
    <w:p w14:paraId="2FE13FDF" w14:textId="77777777" w:rsidR="00CA0029" w:rsidRPr="00AB1781" w:rsidRDefault="00CA0029" w:rsidP="00CA0029">
      <w:pPr>
        <w:pStyle w:val="EnglishHangEndNoCoptic"/>
      </w:pPr>
      <w:r w:rsidRPr="00AB1781">
        <w:tab/>
        <w:t>and the needy who have no one to help them.</w:t>
      </w:r>
    </w:p>
    <w:p w14:paraId="6F5C11BF" w14:textId="77777777" w:rsidR="00CA0029" w:rsidRPr="00AB1781" w:rsidRDefault="00CA0029" w:rsidP="00CA0029">
      <w:pPr>
        <w:pStyle w:val="EnglishHangNoCoptic"/>
      </w:pPr>
      <w:r w:rsidRPr="00AB1781">
        <w:t>13 He will spare the poor and needy,</w:t>
      </w:r>
    </w:p>
    <w:p w14:paraId="3A21AE05" w14:textId="77777777" w:rsidR="00CA0029" w:rsidRPr="00AB1781" w:rsidRDefault="00CA0029" w:rsidP="00CA0029">
      <w:pPr>
        <w:pStyle w:val="EnglishHangEndNoCoptic"/>
      </w:pPr>
      <w:r w:rsidRPr="00AB1781">
        <w:tab/>
        <w:t>and the needy souls He will save.</w:t>
      </w:r>
    </w:p>
    <w:p w14:paraId="391DC35E" w14:textId="77777777" w:rsidR="00CA0029" w:rsidRPr="00AB1781" w:rsidRDefault="00CA0029" w:rsidP="00CA0029">
      <w:pPr>
        <w:pStyle w:val="EnglishHangNoCoptic"/>
      </w:pPr>
      <w:r w:rsidRPr="00AB1781">
        <w:t>14 He will redeem their souls from oppression and wrong,</w:t>
      </w:r>
    </w:p>
    <w:p w14:paraId="45DCC6EA" w14:textId="77777777" w:rsidR="00CA0029" w:rsidRPr="00CA0029" w:rsidRDefault="00CA0029" w:rsidP="00CA0029">
      <w:pPr>
        <w:pStyle w:val="EnglishHangEndNoCoptic"/>
      </w:pPr>
      <w:r w:rsidRPr="00AB1781">
        <w:tab/>
        <w:t>and His name will be precious in their sight.</w:t>
      </w:r>
    </w:p>
    <w:p w14:paraId="41C7C9B6" w14:textId="77777777" w:rsidR="00CA0029" w:rsidRPr="00AB1781" w:rsidRDefault="00CA0029" w:rsidP="00CA0029">
      <w:pPr>
        <w:pStyle w:val="EnglishHangNoCoptic"/>
      </w:pPr>
      <w:r w:rsidRPr="00AB1781">
        <w:t>15 He lives</w:t>
      </w:r>
      <w:r w:rsidRPr="00AB1781">
        <w:rPr>
          <w:rStyle w:val="FootnoteReference"/>
        </w:rPr>
        <w:footnoteReference w:id="265"/>
      </w:r>
      <w:r w:rsidRPr="00AB1781">
        <w:t xml:space="preserve"> and to Him will be given the gold of Arabia,</w:t>
      </w:r>
    </w:p>
    <w:p w14:paraId="289228A1" w14:textId="77777777" w:rsidR="00CA0029" w:rsidRPr="00AB1781" w:rsidRDefault="00CA0029" w:rsidP="00CA0029">
      <w:pPr>
        <w:pStyle w:val="EnglishHangNoCoptic"/>
      </w:pPr>
      <w:r w:rsidRPr="00AB1781">
        <w:tab/>
        <w:t>and in His name men will pray continually;</w:t>
      </w:r>
      <w:r w:rsidRPr="00AB1781">
        <w:rPr>
          <w:rStyle w:val="FootnoteReference"/>
        </w:rPr>
        <w:footnoteReference w:id="266"/>
      </w:r>
    </w:p>
    <w:p w14:paraId="0A2D7658" w14:textId="77777777" w:rsidR="00CA0029" w:rsidRPr="00AB1781" w:rsidRDefault="00CA0029" w:rsidP="00CA0029">
      <w:pPr>
        <w:pStyle w:val="EnglishHangEndNoCoptic"/>
      </w:pPr>
      <w:r w:rsidRPr="00AB1781">
        <w:tab/>
        <w:t>all day long they will bless Him.</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77777777" w:rsidR="00CA0029" w:rsidRPr="00AB1781" w:rsidRDefault="00CA0029" w:rsidP="00CA0029">
      <w:pPr>
        <w:pStyle w:val="EnglishHangNoCoptic"/>
      </w:pPr>
      <w:r w:rsidRPr="00AB1781">
        <w:t>17 May His name be blessed throughout the ages!</w:t>
      </w:r>
    </w:p>
    <w:p w14:paraId="5E617BBD" w14:textId="77777777" w:rsidR="00CA0029" w:rsidRPr="00AB1781" w:rsidRDefault="00CA0029" w:rsidP="00CA0029">
      <w:pPr>
        <w:pStyle w:val="EnglishHangNoCoptic"/>
      </w:pPr>
      <w:r w:rsidRPr="00AB1781">
        <w:tab/>
        <w:t>His name will continue as long as the sun;</w:t>
      </w:r>
    </w:p>
    <w:p w14:paraId="5CD4E9E2" w14:textId="77777777" w:rsidR="00CA0029" w:rsidRPr="00AB1781" w:rsidRDefault="00CA0029" w:rsidP="00CA0029">
      <w:pPr>
        <w:pStyle w:val="EnglishHangNoCoptic"/>
      </w:pPr>
      <w:r w:rsidRPr="00AB1781">
        <w:tab/>
        <w:t>and in Him all the tribes of the earth will be blessed.</w:t>
      </w:r>
    </w:p>
    <w:p w14:paraId="6F1D7657" w14:textId="77777777" w:rsidR="00CA0029" w:rsidRPr="00AB1781" w:rsidRDefault="00CA0029" w:rsidP="00CA0029">
      <w:pPr>
        <w:pStyle w:val="EnglishHangEndNoCoptic"/>
      </w:pPr>
      <w:r w:rsidRPr="00AB1781">
        <w:tab/>
        <w:t>All the nations will call Him blessed.</w:t>
      </w:r>
    </w:p>
    <w:p w14:paraId="5851CF61" w14:textId="77777777" w:rsidR="00CA0029" w:rsidRPr="00AB1781" w:rsidRDefault="00CA0029" w:rsidP="00CA0029">
      <w:pPr>
        <w:pStyle w:val="EnglishHangNoCoptic"/>
      </w:pPr>
      <w:r w:rsidRPr="00AB1781">
        <w:t>18 Blessed be the Lord God of Israel</w:t>
      </w:r>
    </w:p>
    <w:p w14:paraId="558DAC1B" w14:textId="77777777" w:rsidR="00CA0029" w:rsidRPr="00AB1781" w:rsidRDefault="00CA0029" w:rsidP="00CA0029">
      <w:pPr>
        <w:pStyle w:val="EnglishHangEndNoCoptic"/>
      </w:pPr>
      <w:r w:rsidRPr="00AB1781">
        <w:tab/>
        <w:t>Who alone does wonders.</w:t>
      </w:r>
    </w:p>
    <w:p w14:paraId="371068EB" w14:textId="77777777" w:rsidR="00CA0029" w:rsidRPr="00AB1781" w:rsidRDefault="00CA0029" w:rsidP="00CA0029">
      <w:pPr>
        <w:pStyle w:val="EnglishHangNoCoptic"/>
      </w:pPr>
      <w:r w:rsidRPr="00AB1781">
        <w:t>19 And blessed be His glorious name in time and eternity,</w:t>
      </w:r>
    </w:p>
    <w:p w14:paraId="0B95C26F" w14:textId="77777777" w:rsidR="00CA0029" w:rsidRPr="00AB1781" w:rsidRDefault="00CA0029" w:rsidP="00CA0029">
      <w:pPr>
        <w:pStyle w:val="EnglishHangNoCoptic"/>
      </w:pPr>
      <w:r w:rsidRPr="00AB1781">
        <w:tab/>
        <w:t>and may the whole earth be filled with His glory.</w:t>
      </w:r>
    </w:p>
    <w:p w14:paraId="0B50E59C" w14:textId="77777777" w:rsidR="00CA0029" w:rsidRPr="00CA0029" w:rsidRDefault="00CA0029" w:rsidP="00CA0029">
      <w:pPr>
        <w:pStyle w:val="EnglishHangEndNoCoptic"/>
        <w:rPr>
          <w:i/>
        </w:rPr>
      </w:pPr>
      <w:r w:rsidRPr="00AB1781">
        <w:tab/>
      </w:r>
      <w:r w:rsidRPr="00CA0029">
        <w:rPr>
          <w:i/>
        </w:rPr>
        <w:t>Amen. Amen.</w:t>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46AF6C04" w14:textId="77777777" w:rsidR="00CA0029" w:rsidRPr="00CA0029" w:rsidRDefault="00CA0029" w:rsidP="00BF0205">
      <w:pPr>
        <w:pStyle w:val="Heading4"/>
      </w:pPr>
      <w:r>
        <w:lastRenderedPageBreak/>
        <w:t>Psalm</w:t>
      </w:r>
      <w:r w:rsidRPr="00AB1781">
        <w:t xml:space="preserve"> 72</w:t>
      </w:r>
      <w:r>
        <w:t>: How good God is to Israel</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77777777" w:rsidR="00CA0029" w:rsidRPr="00AB1781" w:rsidRDefault="00CA0029" w:rsidP="00CA0029">
      <w:pPr>
        <w:pStyle w:val="EnglishHangEndNoCoptic"/>
      </w:pPr>
      <w:r w:rsidRPr="00AB1781">
        <w:tab/>
        <w:t>to those who are pure in heart!</w:t>
      </w:r>
    </w:p>
    <w:p w14:paraId="01831BD2" w14:textId="77777777" w:rsidR="00CA0029" w:rsidRPr="00AB1781" w:rsidRDefault="00CA0029" w:rsidP="00CA0029">
      <w:pPr>
        <w:pStyle w:val="EnglishHangNoCoptic"/>
      </w:pPr>
      <w:r w:rsidRPr="00AB1781">
        <w:t>2 Yet my feet had almost slipped;</w:t>
      </w:r>
    </w:p>
    <w:p w14:paraId="1DCEEE8E" w14:textId="77777777" w:rsidR="00CA0029" w:rsidRPr="00AB1781" w:rsidRDefault="00CA0029" w:rsidP="00CA0029">
      <w:pPr>
        <w:pStyle w:val="EnglishHangEndNoCoptic"/>
      </w:pPr>
      <w:r w:rsidRPr="00AB1781">
        <w:tab/>
        <w:t>I had nearly lost my foothold.</w:t>
      </w:r>
    </w:p>
    <w:p w14:paraId="26A277F5" w14:textId="77777777" w:rsidR="00CA0029" w:rsidRPr="00AB1781" w:rsidRDefault="00CA0029" w:rsidP="00CA0029">
      <w:pPr>
        <w:pStyle w:val="EnglishHangNoCoptic"/>
      </w:pPr>
      <w:r w:rsidRPr="00AB1781">
        <w:t>3 For I was envious of the wicked,</w:t>
      </w:r>
    </w:p>
    <w:p w14:paraId="41E0C417" w14:textId="77777777" w:rsidR="00CA0029" w:rsidRPr="00AB1781" w:rsidRDefault="00CA0029" w:rsidP="00CA0029">
      <w:pPr>
        <w:pStyle w:val="EnglishHangEndNoCoptic"/>
      </w:pPr>
      <w:r w:rsidRPr="00AB1781">
        <w:tab/>
        <w:t>when I saw the peace</w:t>
      </w:r>
      <w:r w:rsidRPr="00AB1781">
        <w:rPr>
          <w:rStyle w:val="FootnoteReference"/>
        </w:rPr>
        <w:footnoteReference w:id="267"/>
      </w:r>
      <w:r w:rsidRPr="00AB1781">
        <w:t xml:space="preserve"> of sinners.</w:t>
      </w:r>
    </w:p>
    <w:p w14:paraId="66CF6C86" w14:textId="77777777" w:rsidR="00CA0029" w:rsidRPr="00AB1781" w:rsidRDefault="00CA0029" w:rsidP="00CA0029">
      <w:pPr>
        <w:pStyle w:val="EnglishHangNoCoptic"/>
      </w:pPr>
      <w:r w:rsidRPr="00AB1781">
        <w:t>4 For there is no objection</w:t>
      </w:r>
      <w:r w:rsidRPr="00AB1781">
        <w:rPr>
          <w:rStyle w:val="FootnoteReference"/>
        </w:rPr>
        <w:footnoteReference w:id="268"/>
      </w:r>
      <w:r w:rsidRPr="00AB1781">
        <w:t xml:space="preserve"> in their death,</w:t>
      </w:r>
    </w:p>
    <w:p w14:paraId="3E8341D2" w14:textId="77777777" w:rsidR="00CA0029" w:rsidRPr="00AB1781" w:rsidRDefault="00CA0029" w:rsidP="00CA0029">
      <w:pPr>
        <w:pStyle w:val="EnglishHangEndNoCoptic"/>
      </w:pPr>
      <w:r w:rsidRPr="00AB1781">
        <w:tab/>
        <w:t>and in their scourging no severity.</w:t>
      </w:r>
    </w:p>
    <w:p w14:paraId="4C80F9C4" w14:textId="77777777" w:rsidR="00CA0029" w:rsidRPr="00AB1781" w:rsidRDefault="00CA0029" w:rsidP="00CA0029">
      <w:pPr>
        <w:pStyle w:val="EnglishHangNoCoptic"/>
      </w:pPr>
      <w:r w:rsidRPr="00AB1781">
        <w:t>5 They are not in trouble like other men,</w:t>
      </w:r>
    </w:p>
    <w:p w14:paraId="0AFAC44D" w14:textId="77777777" w:rsidR="00CA0029" w:rsidRPr="00CA0029" w:rsidRDefault="00CA0029" w:rsidP="00CA0029">
      <w:pPr>
        <w:pStyle w:val="EnglishHangEndNoCoptic"/>
      </w:pPr>
      <w:r w:rsidRPr="00AB1781">
        <w:tab/>
        <w:t>nor like other men are they scourged.</w:t>
      </w:r>
    </w:p>
    <w:p w14:paraId="51496742" w14:textId="77777777" w:rsidR="00CA0029" w:rsidRPr="00AB1781" w:rsidRDefault="00CA0029" w:rsidP="00CA0029">
      <w:pPr>
        <w:pStyle w:val="EnglishHangNoCoptic"/>
      </w:pPr>
      <w:r w:rsidRPr="00AB1781">
        <w:t>6 Therefore pride holds full sway over them;</w:t>
      </w:r>
    </w:p>
    <w:p w14:paraId="080B2C0B" w14:textId="77777777" w:rsidR="00CA0029" w:rsidRPr="00AB1781" w:rsidRDefault="00CA0029" w:rsidP="00CA0029">
      <w:pPr>
        <w:pStyle w:val="EnglishHangEndNoCoptic"/>
      </w:pPr>
      <w:r w:rsidRPr="00AB1781">
        <w:tab/>
        <w:t>they are wrapped up in their wrongdoing and wickedness.</w:t>
      </w:r>
    </w:p>
    <w:p w14:paraId="2FA5460A" w14:textId="77777777" w:rsidR="00CA0029" w:rsidRPr="00AB1781" w:rsidRDefault="00CA0029" w:rsidP="00CA0029">
      <w:pPr>
        <w:pStyle w:val="EnglishHangNoCoptic"/>
      </w:pPr>
      <w:r w:rsidRPr="00AB1781">
        <w:t>7 Their wrongdoing oozes from them like grease;</w:t>
      </w:r>
    </w:p>
    <w:p w14:paraId="727CAF44" w14:textId="77777777" w:rsidR="00CA0029" w:rsidRPr="00AB1781" w:rsidRDefault="00CA0029" w:rsidP="00CA0029">
      <w:pPr>
        <w:pStyle w:val="EnglishHangEndNoCoptic"/>
      </w:pPr>
      <w:r w:rsidRPr="00AB1781">
        <w:tab/>
        <w:t>it passes into a state of heart.</w:t>
      </w:r>
    </w:p>
    <w:p w14:paraId="345CC867" w14:textId="77777777" w:rsidR="00CA0029" w:rsidRPr="00AB1781" w:rsidRDefault="00CA0029" w:rsidP="00CA0029">
      <w:pPr>
        <w:pStyle w:val="EnglishHangNoCoptic"/>
      </w:pPr>
      <w:r w:rsidRPr="00AB1781">
        <w:t>8 They think and speak with malice wickedly,</w:t>
      </w:r>
    </w:p>
    <w:p w14:paraId="6680E544" w14:textId="77777777" w:rsidR="00CA0029" w:rsidRPr="00AB1781" w:rsidRDefault="00CA0029" w:rsidP="00CA0029">
      <w:pPr>
        <w:pStyle w:val="EnglishHangEndNoCoptic"/>
      </w:pPr>
      <w:r w:rsidRPr="00AB1781">
        <w:tab/>
        <w:t>they speak blasphemy against the Most High.</w:t>
      </w:r>
    </w:p>
    <w:p w14:paraId="79E85756" w14:textId="77777777" w:rsidR="00CA0029" w:rsidRPr="00AB1781" w:rsidRDefault="00CA0029" w:rsidP="00CA0029">
      <w:pPr>
        <w:pStyle w:val="EnglishHangNoCoptic"/>
      </w:pPr>
      <w:r w:rsidRPr="00AB1781">
        <w:t>9 They poke their mouths at heaven,</w:t>
      </w:r>
    </w:p>
    <w:p w14:paraId="616B8530" w14:textId="77777777" w:rsidR="00CA0029" w:rsidRPr="00AB1781" w:rsidRDefault="00CA0029" w:rsidP="00CA0029">
      <w:pPr>
        <w:pStyle w:val="EnglishHangEndNoCoptic"/>
      </w:pPr>
      <w:r w:rsidRPr="00AB1781">
        <w:tab/>
        <w:t>but their tongues drag in the dirt.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77777777" w:rsidR="00CA0029" w:rsidRPr="00AB1781" w:rsidRDefault="00CA0029" w:rsidP="00CA0029">
      <w:pPr>
        <w:pStyle w:val="EnglishHangNoCoptic"/>
      </w:pPr>
      <w:r w:rsidRPr="00AB1781">
        <w:t>11 And they say, ‘How can God know?’</w:t>
      </w:r>
    </w:p>
    <w:p w14:paraId="780E6F2D" w14:textId="77777777" w:rsidR="00CA0029" w:rsidRPr="00AB1781" w:rsidRDefault="00CA0029" w:rsidP="00CA0029">
      <w:pPr>
        <w:pStyle w:val="EnglishHangEndNoCoptic"/>
      </w:pPr>
      <w:r w:rsidRPr="00AB1781">
        <w:tab/>
        <w:t>and, ‘Is there knowledge in the Most High?’</w:t>
      </w:r>
    </w:p>
    <w:p w14:paraId="5CCC197E" w14:textId="77777777" w:rsidR="00CA0029" w:rsidRPr="00AB1781" w:rsidRDefault="00CA0029" w:rsidP="00CA0029">
      <w:pPr>
        <w:pStyle w:val="EnglishHangNoCoptic"/>
      </w:pPr>
      <w:r w:rsidRPr="00AB1781">
        <w:t>12 These are the sinners, yet they are prosperous;</w:t>
      </w:r>
    </w:p>
    <w:p w14:paraId="1CFAD243" w14:textId="77777777" w:rsidR="00CA0029" w:rsidRPr="00AB1781" w:rsidRDefault="00CA0029" w:rsidP="00CA0029">
      <w:pPr>
        <w:pStyle w:val="EnglishHangEndNoCoptic"/>
      </w:pPr>
      <w:r w:rsidRPr="00AB1781">
        <w:tab/>
        <w:t>they are for ever amassing wealth.</w:t>
      </w:r>
    </w:p>
    <w:p w14:paraId="5D6125DC" w14:textId="77777777" w:rsidR="00CA0029" w:rsidRPr="00AB1781" w:rsidRDefault="00CA0029" w:rsidP="00CA0029">
      <w:pPr>
        <w:pStyle w:val="EnglishHangNoCoptic"/>
      </w:pPr>
      <w:r w:rsidRPr="00AB1781">
        <w:lastRenderedPageBreak/>
        <w:t>13 And I said, ‘How useless to keep my heart right</w:t>
      </w:r>
    </w:p>
    <w:p w14:paraId="72F65ABC" w14:textId="77777777" w:rsidR="00CA0029" w:rsidRPr="00AB1781" w:rsidRDefault="00CA0029" w:rsidP="00CA0029">
      <w:pPr>
        <w:pStyle w:val="EnglishHangEndNoCoptic"/>
      </w:pPr>
      <w:r w:rsidRPr="00AB1781">
        <w:tab/>
        <w:t>and wash my hands among the innocent,</w:t>
      </w:r>
    </w:p>
    <w:p w14:paraId="7003DB20" w14:textId="77777777" w:rsidR="00CA0029" w:rsidRPr="00AB1781" w:rsidRDefault="00CA0029" w:rsidP="00CA0029">
      <w:pPr>
        <w:pStyle w:val="EnglishHangNoCoptic"/>
      </w:pPr>
      <w:r w:rsidRPr="00AB1781">
        <w:t>14 only to be scourged all day long</w:t>
      </w:r>
    </w:p>
    <w:p w14:paraId="5EFA4C24" w14:textId="77777777" w:rsidR="00CA0029" w:rsidRPr="00AB1781" w:rsidRDefault="00CA0029" w:rsidP="00CA0029">
      <w:pPr>
        <w:pStyle w:val="EnglishHangEndNoCoptic"/>
      </w:pPr>
      <w:r w:rsidRPr="00AB1781">
        <w:tab/>
        <w:t>and rebuked every morning!’</w:t>
      </w:r>
    </w:p>
    <w:p w14:paraId="4347E21C" w14:textId="77777777" w:rsidR="00CA0029" w:rsidRPr="00AB1781" w:rsidRDefault="00CA0029" w:rsidP="00CA0029">
      <w:pPr>
        <w:pStyle w:val="EnglishHangNoCoptic"/>
      </w:pPr>
      <w:r w:rsidRPr="00AB1781">
        <w:t>15 Had I said, ‘I will speak like that’,</w:t>
      </w:r>
    </w:p>
    <w:p w14:paraId="37BA2EA1" w14:textId="77777777" w:rsidR="00CA0029" w:rsidRPr="00AB1781" w:rsidRDefault="00CA0029" w:rsidP="00CA0029">
      <w:pPr>
        <w:pStyle w:val="EnglishHangEndNoCoptic"/>
      </w:pPr>
      <w:r w:rsidRPr="00AB1781">
        <w:tab/>
        <w:t xml:space="preserve">I should have betrayed the family of </w:t>
      </w:r>
      <w:r w:rsidR="00E570CB">
        <w:t>Your</w:t>
      </w:r>
      <w:r w:rsidRPr="00AB1781">
        <w:t xml:space="preserve"> children.</w:t>
      </w:r>
    </w:p>
    <w:p w14:paraId="7C9BA3E3" w14:textId="77777777" w:rsidR="00CA0029" w:rsidRPr="00AB1781" w:rsidRDefault="00CA0029" w:rsidP="00CA0029">
      <w:pPr>
        <w:pStyle w:val="EnglishHangNoCoptic"/>
      </w:pPr>
      <w:r w:rsidRPr="00AB1781">
        <w:t>16 So I tried to understand it,</w:t>
      </w:r>
    </w:p>
    <w:p w14:paraId="79EB2DA7" w14:textId="77777777" w:rsidR="00CA0029" w:rsidRPr="00AB1781" w:rsidRDefault="00CA0029" w:rsidP="00CA0029">
      <w:pPr>
        <w:pStyle w:val="EnglishHangEndNoCoptic"/>
      </w:pPr>
      <w:r w:rsidRPr="00AB1781">
        <w:tab/>
        <w:t>but it proved too hard for me,</w:t>
      </w:r>
    </w:p>
    <w:p w14:paraId="4E4358FA" w14:textId="77777777" w:rsidR="00CA0029" w:rsidRPr="00AB1781" w:rsidRDefault="00CA0029" w:rsidP="00CA0029">
      <w:pPr>
        <w:pStyle w:val="EnglishHangNoCoptic"/>
      </w:pPr>
      <w:r w:rsidRPr="00AB1781">
        <w:t>17 until I entered God’s sanctuary.</w:t>
      </w:r>
    </w:p>
    <w:p w14:paraId="08B94BA9" w14:textId="77777777" w:rsidR="00CA0029" w:rsidRPr="00AB1781" w:rsidRDefault="00CA0029" w:rsidP="00CA0029">
      <w:pPr>
        <w:pStyle w:val="EnglishHangEndNoCoptic"/>
      </w:pPr>
      <w:r w:rsidRPr="00AB1781">
        <w:tab/>
        <w:t>Then I understood their ends.</w:t>
      </w:r>
    </w:p>
    <w:p w14:paraId="479847E5" w14:textId="77777777" w:rsidR="00CA0029" w:rsidRPr="00AB1781" w:rsidRDefault="00CA0029" w:rsidP="00CA0029">
      <w:pPr>
        <w:pStyle w:val="EnglishHangNoCoptic"/>
      </w:pPr>
      <w:r w:rsidRPr="00AB1781">
        <w:t>18 It is because of their crooked ways</w:t>
      </w:r>
    </w:p>
    <w:p w14:paraId="380AEA31" w14:textId="77777777" w:rsidR="00CA0029" w:rsidRPr="00AB1781" w:rsidRDefault="00CA0029" w:rsidP="00CA0029">
      <w:pPr>
        <w:pStyle w:val="EnglishHangNoCoptic"/>
      </w:pPr>
      <w:r w:rsidRPr="00AB1781">
        <w:tab/>
        <w:t xml:space="preserve">that </w:t>
      </w:r>
      <w:r w:rsidR="001040C8">
        <w:t>You</w:t>
      </w:r>
      <w:r w:rsidRPr="00AB1781">
        <w:t xml:space="preserve"> </w:t>
      </w:r>
      <w:r w:rsidR="00004BA4">
        <w:t>inflict</w:t>
      </w:r>
      <w:r w:rsidRPr="00AB1781">
        <w:t xml:space="preserve"> evils upon them.</w:t>
      </w:r>
    </w:p>
    <w:p w14:paraId="15C73704" w14:textId="77777777" w:rsidR="00CA0029" w:rsidRPr="00AB1781" w:rsidRDefault="00CA0029" w:rsidP="00CA0029">
      <w:pPr>
        <w:pStyle w:val="EnglishHangEndNoCoptic"/>
      </w:pPr>
      <w:r w:rsidRPr="00AB1781">
        <w:tab/>
      </w:r>
      <w:r w:rsidR="001040C8">
        <w:t>You</w:t>
      </w:r>
      <w:r w:rsidRPr="00AB1781">
        <w:t xml:space="preserve"> </w:t>
      </w:r>
      <w:r w:rsidR="00004BA4">
        <w:t>hurl</w:t>
      </w:r>
      <w:r w:rsidRPr="00AB1781">
        <w:t xml:space="preserve"> them down by their exaltation.</w:t>
      </w:r>
    </w:p>
    <w:p w14:paraId="1696466F" w14:textId="77777777" w:rsidR="00CA0029" w:rsidRPr="00AB1781" w:rsidRDefault="00CA0029" w:rsidP="00CA0029">
      <w:pPr>
        <w:pStyle w:val="EnglishHangNoCoptic"/>
      </w:pPr>
      <w:r w:rsidRPr="00AB1781">
        <w:t>19 How suddenly they come to ruin!</w:t>
      </w:r>
      <w:r w:rsidRPr="00AB1781">
        <w:rPr>
          <w:rStyle w:val="FootnoteReference"/>
        </w:rPr>
        <w:footnoteReference w:id="269"/>
      </w:r>
    </w:p>
    <w:p w14:paraId="1E18C9B9" w14:textId="77777777" w:rsidR="00CA0029" w:rsidRPr="00AB1781" w:rsidRDefault="00CA0029" w:rsidP="00CA0029">
      <w:pPr>
        <w:pStyle w:val="EnglishHangEndNoCoptic"/>
      </w:pPr>
      <w:r w:rsidRPr="00AB1781">
        <w:tab/>
        <w:t>They vanish, perish in their sin.</w:t>
      </w:r>
    </w:p>
    <w:p w14:paraId="37FF76EE" w14:textId="77777777" w:rsidR="00CA0029" w:rsidRPr="00AB1781" w:rsidRDefault="00CA0029" w:rsidP="00CA0029">
      <w:pPr>
        <w:pStyle w:val="EnglishHangNoCoptic"/>
      </w:pPr>
      <w:r w:rsidRPr="00AB1781">
        <w:t>20 Like a dream when one awakes, O Lord,</w:t>
      </w:r>
    </w:p>
    <w:p w14:paraId="5E824F31" w14:textId="77777777" w:rsidR="00CA0029" w:rsidRPr="00AB1781" w:rsidRDefault="00CA0029" w:rsidP="00CA0029">
      <w:pPr>
        <w:pStyle w:val="EnglishHangEndNoCoptic"/>
      </w:pPr>
      <w:r w:rsidRPr="00AB1781">
        <w:tab/>
      </w:r>
      <w:r w:rsidR="001040C8">
        <w:t>You</w:t>
      </w:r>
      <w:r w:rsidRPr="00AB1781">
        <w:t xml:space="preserve"> </w:t>
      </w:r>
      <w:r w:rsidR="00556387">
        <w:t>will</w:t>
      </w:r>
      <w:r w:rsidRPr="00AB1781">
        <w:t xml:space="preserve"> reject their phantoms in </w:t>
      </w:r>
      <w:r w:rsidR="00E570CB">
        <w:t>Your</w:t>
      </w:r>
      <w:r w:rsidRPr="00AB1781">
        <w:t xml:space="preserve"> city.</w:t>
      </w:r>
    </w:p>
    <w:p w14:paraId="4824F69F" w14:textId="77777777" w:rsidR="00CA0029" w:rsidRPr="00AB1781" w:rsidRDefault="00CA0029" w:rsidP="00CA0029">
      <w:pPr>
        <w:pStyle w:val="EnglishHangNoCoptic"/>
      </w:pPr>
      <w:r w:rsidRPr="00AB1781">
        <w:t>21 So when my heart was burning</w:t>
      </w:r>
    </w:p>
    <w:p w14:paraId="4D161A36" w14:textId="77777777" w:rsidR="00CA0029" w:rsidRPr="00AB1781" w:rsidRDefault="00CA0029" w:rsidP="00CA0029">
      <w:pPr>
        <w:pStyle w:val="EnglishHangEndNoCoptic"/>
      </w:pPr>
      <w:r w:rsidRPr="00AB1781">
        <w:tab/>
        <w:t>and my thoughts kept changing,</w:t>
      </w:r>
    </w:p>
    <w:p w14:paraId="63F86B66" w14:textId="77777777" w:rsidR="00CA0029" w:rsidRPr="00AB1781" w:rsidRDefault="00CA0029" w:rsidP="00CA0029">
      <w:pPr>
        <w:pStyle w:val="EnglishHangNoCoptic"/>
      </w:pPr>
      <w:r w:rsidRPr="00AB1781">
        <w:t>22 I was 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77777777" w:rsidR="00CA0029" w:rsidRPr="00CA0029" w:rsidRDefault="00CA0029" w:rsidP="00CA0029">
      <w:pPr>
        <w:pStyle w:val="EnglishHangEndNoCoptic"/>
      </w:pPr>
      <w:r w:rsidRPr="00AB1781">
        <w:tab/>
      </w:r>
      <w:r w:rsidR="001040C8">
        <w:t>You</w:t>
      </w:r>
      <w:r w:rsidRPr="00AB1781">
        <w:t xml:space="preserve"> </w:t>
      </w:r>
      <w:r w:rsidR="00004BA4">
        <w:t>hold</w:t>
      </w:r>
      <w:r w:rsidRPr="00AB1781">
        <w:t xml:space="preserve"> my right hand.</w:t>
      </w:r>
    </w:p>
    <w:p w14:paraId="0DDAC156" w14:textId="77777777" w:rsidR="00CA0029" w:rsidRPr="00AB1781" w:rsidRDefault="00CA0029" w:rsidP="00CA0029">
      <w:pPr>
        <w:pStyle w:val="EnglishHangNoCoptic"/>
      </w:pPr>
      <w:r w:rsidRPr="00AB1781">
        <w:t xml:space="preserve">24 </w:t>
      </w:r>
      <w:r w:rsidR="001040C8">
        <w:t>You</w:t>
      </w:r>
      <w:r w:rsidRPr="00AB1781">
        <w:t xml:space="preserve"> </w:t>
      </w:r>
      <w:r w:rsidR="00004BA4">
        <w:t>guide</w:t>
      </w:r>
      <w:r w:rsidRPr="00AB1781">
        <w:t xml:space="preserve"> me in </w:t>
      </w:r>
      <w:r w:rsidR="00E570CB">
        <w:t>Your</w:t>
      </w:r>
      <w:r w:rsidRPr="00AB1781">
        <w:t xml:space="preserve"> will,</w:t>
      </w:r>
    </w:p>
    <w:p w14:paraId="1C37A868" w14:textId="77777777" w:rsidR="00CA0029" w:rsidRPr="00AB1781" w:rsidRDefault="00CA0029" w:rsidP="00CA0029">
      <w:pPr>
        <w:pStyle w:val="EnglishHangEndNoCoptic"/>
      </w:pPr>
      <w:r w:rsidRPr="00AB1781">
        <w:tab/>
        <w:t xml:space="preserve">and </w:t>
      </w:r>
      <w:r w:rsidR="00004BA4">
        <w:t>receive</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77777777" w:rsidR="00CA0029" w:rsidRPr="00AB1781" w:rsidRDefault="00CA0029" w:rsidP="00CA0029">
      <w:pPr>
        <w:pStyle w:val="EnglishHangNoCoptic"/>
      </w:pPr>
      <w:r w:rsidRPr="00AB1781">
        <w:t>26 My heart and my flesh fail;</w:t>
      </w:r>
    </w:p>
    <w:p w14:paraId="3D3E0733" w14:textId="77777777" w:rsidR="00CA0029" w:rsidRPr="00AB1781" w:rsidRDefault="00CA0029" w:rsidP="00CA0029">
      <w:pPr>
        <w:pStyle w:val="EnglishHangNoCoptic"/>
      </w:pPr>
      <w:r w:rsidRPr="00AB1781">
        <w:tab/>
      </w:r>
      <w:r w:rsidR="001040C8">
        <w:t>You</w:t>
      </w:r>
      <w:r w:rsidRPr="00AB1781">
        <w:t xml:space="preserve">, O God, </w:t>
      </w:r>
      <w:r w:rsidR="00C104A1">
        <w:t>are</w:t>
      </w:r>
      <w:r w:rsidRPr="00AB1781">
        <w:t xml:space="preserve"> the God of my heart</w:t>
      </w:r>
    </w:p>
    <w:p w14:paraId="0FA6FF7B" w14:textId="77777777" w:rsidR="00CA0029" w:rsidRPr="00AB1781" w:rsidRDefault="00CA0029" w:rsidP="00CA0029">
      <w:pPr>
        <w:pStyle w:val="EnglishHangEndNoCoptic"/>
      </w:pPr>
      <w:r w:rsidRPr="00AB1781">
        <w:tab/>
        <w:t>and my portion for ever.</w:t>
      </w:r>
      <w:r w:rsidRPr="00AB1781">
        <w:rPr>
          <w:rStyle w:val="FootnoteReference"/>
        </w:rPr>
        <w:footnoteReference w:id="270"/>
      </w:r>
    </w:p>
    <w:p w14:paraId="14A3BDE5" w14:textId="77777777" w:rsidR="00CA0029" w:rsidRPr="00AB1781" w:rsidRDefault="00CA0029" w:rsidP="00CA0029">
      <w:pPr>
        <w:pStyle w:val="EnglishHangNoCoptic"/>
      </w:pPr>
      <w:r w:rsidRPr="00AB1781">
        <w:lastRenderedPageBreak/>
        <w:t xml:space="preserve">27 Those who divorce 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271"/>
      </w:r>
    </w:p>
    <w:p w14:paraId="10E27FAD" w14:textId="77777777" w:rsidR="00CA0029" w:rsidRPr="00AB1781" w:rsidRDefault="00CA0029" w:rsidP="00CA0029">
      <w:pPr>
        <w:pStyle w:val="EnglishHangNoCoptic"/>
      </w:pPr>
      <w:r w:rsidRPr="00AB1781">
        <w:t>28 But my happiness is to cling to God,</w:t>
      </w:r>
      <w:r w:rsidRPr="00AB1781">
        <w:rPr>
          <w:rStyle w:val="FootnoteReference"/>
        </w:rPr>
        <w:footnoteReference w:id="272"/>
      </w:r>
    </w:p>
    <w:p w14:paraId="5C48B9BB" w14:textId="77777777" w:rsidR="00CA0029" w:rsidRPr="00AB1781" w:rsidRDefault="00CA0029" w:rsidP="00CA0029">
      <w:pPr>
        <w:pStyle w:val="EnglishHangNoCoptic"/>
      </w:pPr>
      <w:r w:rsidRPr="00AB1781">
        <w:tab/>
        <w:t>to put my trust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273"/>
      </w:r>
    </w:p>
    <w:p w14:paraId="3772CA58" w14:textId="77777777" w:rsidR="00CA0029" w:rsidRPr="00CA0029" w:rsidRDefault="00CA0029" w:rsidP="00BF0205">
      <w:pPr>
        <w:pStyle w:val="Heading4"/>
      </w:pPr>
      <w:r>
        <w:t>Psalm</w:t>
      </w:r>
      <w:r w:rsidRPr="00AB1781">
        <w:t xml:space="preserve"> 73</w:t>
      </w:r>
      <w:r>
        <w:t xml:space="preserve">: Why, O God, dost </w:t>
      </w:r>
      <w:r w:rsidR="001040C8">
        <w:t>You</w:t>
      </w:r>
      <w:r>
        <w:t xml:space="preserve"> utterly reject us</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274"/>
      </w:r>
    </w:p>
    <w:p w14:paraId="4CB8B2B6" w14:textId="77777777" w:rsidR="00CA0029" w:rsidRPr="00AB1781" w:rsidRDefault="00CA0029" w:rsidP="00CA0029">
      <w:pPr>
        <w:pStyle w:val="Rubric"/>
      </w:pPr>
      <w:r w:rsidRPr="00AB1781">
        <w:t>1 (Of Contemplation, By Asaph)</w:t>
      </w:r>
    </w:p>
    <w:p w14:paraId="64ACC7C8" w14:textId="77777777" w:rsidR="00CA0029" w:rsidRPr="00AB1781" w:rsidRDefault="00CA0029" w:rsidP="00CA0029">
      <w:pPr>
        <w:pStyle w:val="EnglishHangNoCoptic"/>
      </w:pPr>
      <w:r w:rsidRPr="00AB1781">
        <w:t xml:space="preserve">Why, O God, dost </w:t>
      </w:r>
      <w:r w:rsidR="001040C8">
        <w:t>You</w:t>
      </w:r>
      <w:r w:rsidRPr="00AB1781">
        <w:t xml:space="preserve"> utterly reject us?</w:t>
      </w:r>
    </w:p>
    <w:p w14:paraId="5379316D" w14:textId="77777777" w:rsidR="00CA0029" w:rsidRPr="00AB1781" w:rsidRDefault="00CA0029" w:rsidP="00CA0029">
      <w:pPr>
        <w:pStyle w:val="EnglishHangEndNoCoptic"/>
      </w:pPr>
      <w:r w:rsidRPr="00AB1781">
        <w:tab/>
        <w:t xml:space="preserve">Why fume in anger at the sheep of </w:t>
      </w:r>
      <w:r w:rsidR="00E570CB">
        <w:t>Your</w:t>
      </w:r>
      <w:r w:rsidRPr="00AB1781">
        <w:t xml:space="preserve"> pasture?</w:t>
      </w:r>
    </w:p>
    <w:p w14:paraId="6B6A0068" w14:textId="77777777" w:rsidR="00CA0029" w:rsidRPr="00AB1781" w:rsidRDefault="00CA0029" w:rsidP="00CA0029">
      <w:pPr>
        <w:pStyle w:val="EnglishHangNoCoptic"/>
      </w:pPr>
      <w:r w:rsidRPr="00AB1781">
        <w:t xml:space="preserve">2 Remember </w:t>
      </w:r>
      <w:r w:rsidR="00E570CB">
        <w:t>Your</w:t>
      </w:r>
      <w:r w:rsidRPr="00AB1781">
        <w:t xml:space="preserve"> community</w:t>
      </w:r>
      <w:r w:rsidRPr="00AB1781">
        <w:rPr>
          <w:rStyle w:val="FootnoteReference"/>
        </w:rPr>
        <w:footnoteReference w:id="275"/>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77777777" w:rsidR="00CA0029" w:rsidRPr="00AB1781" w:rsidRDefault="00CA0029" w:rsidP="00CA0029">
      <w:pPr>
        <w:pStyle w:val="EnglishHangNoCoptic"/>
      </w:pPr>
      <w:r w:rsidRPr="00AB1781">
        <w:tab/>
        <w:t xml:space="preserve">the sceptre of </w:t>
      </w:r>
      <w:r w:rsidR="00E570CB">
        <w:t>Your</w:t>
      </w:r>
      <w:r w:rsidRPr="00AB1781">
        <w:t xml:space="preserve"> inheritance</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77777777" w:rsidR="00CA0029" w:rsidRPr="00AB1781" w:rsidRDefault="00CA0029" w:rsidP="00CA0029">
      <w:pPr>
        <w:pStyle w:val="EnglishHangEndNoCoptic"/>
      </w:pPr>
      <w:r w:rsidRPr="00AB1781">
        <w:tab/>
        <w:t xml:space="preserve">this Mount Zion which is </w:t>
      </w:r>
      <w:r w:rsidR="00E570CB">
        <w:t>Your</w:t>
      </w:r>
      <w:r w:rsidRPr="00AB1781">
        <w:t xml:space="preserve"> dwelling-place.</w:t>
      </w:r>
    </w:p>
    <w:p w14:paraId="287512F0" w14:textId="77777777" w:rsidR="00CA0029" w:rsidRPr="00AB1781" w:rsidRDefault="00CA0029" w:rsidP="00CA0029">
      <w:pPr>
        <w:pStyle w:val="EnglishHangNoCoptic"/>
      </w:pPr>
      <w:r w:rsidRPr="00AB1781">
        <w:t xml:space="preserve">3 Lift up </w:t>
      </w:r>
      <w:r w:rsidR="00E570CB">
        <w:t>Your</w:t>
      </w:r>
      <w:r w:rsidRPr="00AB1781">
        <w:t xml:space="preserve"> hands against their perpetual pride,</w:t>
      </w:r>
    </w:p>
    <w:p w14:paraId="2E644EBD" w14:textId="77777777" w:rsidR="00CA0029" w:rsidRPr="00AB1781" w:rsidRDefault="00CA0029" w:rsidP="00CA0029">
      <w:pPr>
        <w:pStyle w:val="EnglishHangEndNoCoptic"/>
      </w:pPr>
      <w:r w:rsidRPr="00AB1781">
        <w:tab/>
        <w:t xml:space="preserve">against all the evil the enemy has done in </w:t>
      </w:r>
      <w:r w:rsidR="00E570CB">
        <w:t>Your</w:t>
      </w:r>
      <w:r w:rsidRPr="00AB1781">
        <w:t xml:space="preserve"> sanctuary.</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777777" w:rsidR="00CA0029" w:rsidRPr="00AB1781" w:rsidRDefault="00CA0029" w:rsidP="00CA0029">
      <w:pPr>
        <w:pStyle w:val="EnglishHangNoCoptic"/>
      </w:pPr>
      <w:r w:rsidRPr="00AB1781">
        <w:tab/>
        <w:t xml:space="preserve">in the midst of </w:t>
      </w:r>
      <w:r w:rsidR="00E570CB">
        <w:t>Your</w:t>
      </w:r>
      <w:r w:rsidRPr="00AB1781">
        <w:t xml:space="preserve"> festival;</w:t>
      </w:r>
    </w:p>
    <w:p w14:paraId="6322197B" w14:textId="77777777" w:rsidR="00CA0029" w:rsidRPr="00CA0029" w:rsidRDefault="00CA0029" w:rsidP="00CA0029">
      <w:pPr>
        <w:pStyle w:val="EnglishHangEndNoCoptic"/>
      </w:pPr>
      <w:r w:rsidRPr="00AB1781">
        <w:tab/>
        <w:t>they set up their own standards.</w:t>
      </w:r>
    </w:p>
    <w:p w14:paraId="2E3877E6" w14:textId="77777777" w:rsidR="00CA0029" w:rsidRPr="00AB1781" w:rsidRDefault="00CA0029" w:rsidP="00CA0029">
      <w:pPr>
        <w:pStyle w:val="EnglishHangNoCoptic"/>
      </w:pPr>
      <w:r w:rsidRPr="00AB1781">
        <w:t>5 The signs pointing to the escape above</w:t>
      </w:r>
    </w:p>
    <w:p w14:paraId="475C81D4" w14:textId="77777777" w:rsidR="00CA0029" w:rsidRPr="00AB1781" w:rsidRDefault="00CA0029" w:rsidP="00CA0029">
      <w:pPr>
        <w:pStyle w:val="EnglishHangEndNoCoptic"/>
      </w:pPr>
      <w:r w:rsidRPr="00AB1781">
        <w:tab/>
        <w:t>they do not know.</w:t>
      </w:r>
    </w:p>
    <w:p w14:paraId="42ED8299" w14:textId="77777777" w:rsidR="00CA0029" w:rsidRPr="00AB1781" w:rsidRDefault="00CA0029" w:rsidP="00CA0029">
      <w:pPr>
        <w:pStyle w:val="EnglishHangNoCoptic"/>
      </w:pPr>
      <w:r w:rsidRPr="00AB1781">
        <w:t>6 As if felling a forest of trees with axes,</w:t>
      </w:r>
    </w:p>
    <w:p w14:paraId="2CB80698" w14:textId="77777777" w:rsidR="00CA0029" w:rsidRPr="00AB1781" w:rsidRDefault="00CA0029" w:rsidP="00CA0029">
      <w:pPr>
        <w:pStyle w:val="EnglishHangNoCoptic"/>
      </w:pPr>
      <w:r w:rsidRPr="00AB1781">
        <w:tab/>
        <w:t>they cut out the doors of the temple;</w:t>
      </w:r>
    </w:p>
    <w:p w14:paraId="2AE1B4FC" w14:textId="77777777" w:rsidR="00CA0029" w:rsidRPr="00AB1781" w:rsidRDefault="00CA0029" w:rsidP="00CA0029">
      <w:pPr>
        <w:pStyle w:val="EnglishHangNoCoptic"/>
      </w:pPr>
      <w:r w:rsidRPr="00AB1781">
        <w:tab/>
        <w:t>with hatchet and hammer</w:t>
      </w:r>
    </w:p>
    <w:p w14:paraId="2FE8F121" w14:textId="77777777" w:rsidR="00CA0029" w:rsidRPr="00AB1781" w:rsidRDefault="00CA0029" w:rsidP="00CA0029">
      <w:pPr>
        <w:pStyle w:val="EnglishHangEndNoCoptic"/>
      </w:pPr>
      <w:r w:rsidRPr="00AB1781">
        <w:tab/>
        <w:t>they hack it all down.</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77777777" w:rsidR="00CA0029" w:rsidRPr="00AB1781" w:rsidRDefault="00CA0029" w:rsidP="00CA0029">
      <w:pPr>
        <w:pStyle w:val="EnglishHangEndNoCoptic"/>
      </w:pPr>
      <w:r w:rsidRPr="00AB1781">
        <w:tab/>
        <w:t xml:space="preserve">they profane to the ground the dwelling-place of </w:t>
      </w:r>
      <w:r w:rsidR="00E570CB">
        <w:t>Your</w:t>
      </w:r>
      <w:r w:rsidRPr="00AB1781">
        <w:t xml:space="preserve"> name.</w:t>
      </w:r>
    </w:p>
    <w:p w14:paraId="4BB89E88" w14:textId="77777777" w:rsidR="00CA0029" w:rsidRPr="00AB1781" w:rsidRDefault="00CA0029" w:rsidP="00CA0029">
      <w:pPr>
        <w:pStyle w:val="EnglishHangNoCoptic"/>
      </w:pPr>
      <w:r w:rsidRPr="00AB1781">
        <w:lastRenderedPageBreak/>
        <w:t>8 The whole brood of them said in their hearts together:</w:t>
      </w:r>
    </w:p>
    <w:p w14:paraId="04A6B687" w14:textId="77777777" w:rsidR="00CA0029" w:rsidRPr="00AB1781" w:rsidRDefault="00CA0029" w:rsidP="00CA0029">
      <w:pPr>
        <w:pStyle w:val="EnglishHangEndNoCoptic"/>
      </w:pPr>
      <w:r w:rsidRPr="00AB1781">
        <w:tab/>
        <w:t>‘Come, let us abolish all the 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276"/>
      </w:r>
      <w:r w:rsidRPr="00AB1781">
        <w:t xml:space="preserve"> there is no longer a prophet,</w:t>
      </w:r>
    </w:p>
    <w:p w14:paraId="60D32349" w14:textId="77777777" w:rsidR="00CA0029" w:rsidRPr="00AB1781" w:rsidRDefault="00CA0029" w:rsidP="00CA0029">
      <w:pPr>
        <w:pStyle w:val="EnglishHangEndNoCoptic"/>
      </w:pPr>
      <w:r w:rsidRPr="00AB1781">
        <w:tab/>
        <w:t>nor will he acknowledge us any longer.</w:t>
      </w:r>
    </w:p>
    <w:p w14:paraId="1EFD936B" w14:textId="77777777" w:rsidR="00CA0029" w:rsidRPr="00AB1781" w:rsidRDefault="00CA0029" w:rsidP="00CA0029">
      <w:pPr>
        <w:pStyle w:val="EnglishHangNoCoptic"/>
      </w:pPr>
      <w:r w:rsidRPr="00AB1781">
        <w:t>10 How long, O God, will the enemy taunt us?</w:t>
      </w:r>
    </w:p>
    <w:p w14:paraId="010D38EE" w14:textId="77777777" w:rsidR="00CA0029" w:rsidRPr="00AB1781" w:rsidRDefault="00CA0029" w:rsidP="00CA0029">
      <w:pPr>
        <w:pStyle w:val="EnglishHangEndNoCoptic"/>
      </w:pPr>
      <w:r w:rsidRPr="00AB1781">
        <w:tab/>
        <w:t xml:space="preserve">Shall the adversary defy </w:t>
      </w:r>
      <w:r w:rsidR="00E570CB">
        <w:t>Your</w:t>
      </w:r>
      <w:r w:rsidRPr="00AB1781">
        <w:t xml:space="preserve"> name for ever?</w:t>
      </w:r>
    </w:p>
    <w:p w14:paraId="734DB9C1" w14:textId="77777777" w:rsidR="00CA0029" w:rsidRPr="00AB1781" w:rsidRDefault="00CA0029" w:rsidP="00CA0029">
      <w:pPr>
        <w:pStyle w:val="EnglishHangNoCoptic"/>
      </w:pPr>
      <w:r w:rsidRPr="00AB1781">
        <w:t xml:space="preserve">11 Why dost </w:t>
      </w:r>
      <w:r w:rsidR="001040C8">
        <w:t>You</w:t>
      </w:r>
      <w:r w:rsidRPr="00AB1781">
        <w:t xml:space="preserve"> withhold </w:t>
      </w:r>
      <w:r w:rsidR="00E570CB">
        <w:t>Your</w:t>
      </w:r>
      <w:r w:rsidRPr="00AB1781">
        <w:t xml:space="preserve"> hand,</w:t>
      </w:r>
    </w:p>
    <w:p w14:paraId="07DC2345" w14:textId="77777777" w:rsidR="00CA0029" w:rsidRPr="00AB1781" w:rsidRDefault="00CA0029" w:rsidP="00CA0029">
      <w:pPr>
        <w:pStyle w:val="EnglishHangEndNoCoptic"/>
      </w:pPr>
      <w:r w:rsidRPr="00AB1781">
        <w:tab/>
        <w:t xml:space="preserve">and for ever hide </w:t>
      </w:r>
      <w:r w:rsidR="00E570CB">
        <w:t>Your</w:t>
      </w:r>
      <w:r w:rsidRPr="00AB1781">
        <w:t xml:space="preserve"> right hand in </w:t>
      </w:r>
      <w:r w:rsidR="00E570CB">
        <w:t>Your</w:t>
      </w:r>
      <w:r w:rsidRPr="00AB1781">
        <w:t xml:space="preserve"> bosom?</w:t>
      </w:r>
    </w:p>
    <w:p w14:paraId="2341BA5A" w14:textId="77777777" w:rsidR="00CA0029" w:rsidRPr="00AB1781" w:rsidRDefault="00CA0029" w:rsidP="00CA0029">
      <w:pPr>
        <w:pStyle w:val="EnglishHangNoCoptic"/>
      </w:pPr>
      <w:r w:rsidRPr="00AB1781">
        <w:t>12 Yet God is our eternal King;</w:t>
      </w:r>
    </w:p>
    <w:p w14:paraId="2B96CF96" w14:textId="77777777" w:rsidR="00CA0029" w:rsidRPr="00AB1781" w:rsidRDefault="00CA0029" w:rsidP="00CA0029">
      <w:pPr>
        <w:pStyle w:val="EnglishHangEndNoCoptic"/>
      </w:pPr>
      <w:r w:rsidRPr="00AB1781">
        <w:tab/>
        <w:t>He has wrought salvation in the midst of the earth.</w:t>
      </w:r>
    </w:p>
    <w:p w14:paraId="53A66C82" w14:textId="77777777" w:rsidR="00CA0029" w:rsidRPr="00AB1781" w:rsidRDefault="00CA0029" w:rsidP="00CA0029">
      <w:pPr>
        <w:pStyle w:val="EnglishHangNoCoptic"/>
      </w:pPr>
      <w:r w:rsidRPr="00AB1781">
        <w:t xml:space="preserve">13 </w:t>
      </w:r>
      <w:r w:rsidR="001040C8">
        <w:t>You</w:t>
      </w:r>
      <w:r w:rsidRPr="00AB1781">
        <w:t xml:space="preserve"> </w:t>
      </w:r>
      <w:r w:rsidR="001040C8">
        <w:t>did</w:t>
      </w:r>
      <w:r w:rsidRPr="00AB1781">
        <w:t xml:space="preserve"> hold the sea by </w:t>
      </w:r>
      <w:r w:rsidR="00E570CB">
        <w:t>Your</w:t>
      </w:r>
      <w:r w:rsidRPr="00AB1781">
        <w:t xml:space="preserve"> power;</w:t>
      </w:r>
    </w:p>
    <w:p w14:paraId="329D87DA"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crush the heads of the dragons in the water.</w:t>
      </w:r>
    </w:p>
    <w:p w14:paraId="60717AC1" w14:textId="77777777" w:rsidR="00CA0029" w:rsidRPr="00AB1781" w:rsidRDefault="00CA0029" w:rsidP="00CA0029">
      <w:pPr>
        <w:pStyle w:val="EnglishHangNoCoptic"/>
      </w:pPr>
      <w:r w:rsidRPr="00AB1781">
        <w:t xml:space="preserve">14 </w:t>
      </w:r>
      <w:r w:rsidR="001040C8">
        <w:t>You</w:t>
      </w:r>
      <w:r w:rsidRPr="00AB1781">
        <w:t xml:space="preserve"> </w:t>
      </w:r>
      <w:r w:rsidR="00556387">
        <w:t>have</w:t>
      </w:r>
      <w:r w:rsidRPr="00AB1781">
        <w:t xml:space="preserve"> shattered the dragon’s heads;</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77777777" w:rsidR="00CA0029" w:rsidRPr="00AB1781" w:rsidRDefault="00CA0029" w:rsidP="00CA0029">
      <w:pPr>
        <w:pStyle w:val="EnglishHangNoCoptic"/>
      </w:pPr>
      <w:r w:rsidRPr="00AB1781">
        <w:t xml:space="preserve">15 </w:t>
      </w:r>
      <w:r w:rsidR="001040C8">
        <w:t>You</w:t>
      </w:r>
      <w:r w:rsidRPr="00AB1781">
        <w:t xml:space="preserve"> </w:t>
      </w:r>
      <w:r w:rsidR="001040C8">
        <w:t>did</w:t>
      </w:r>
      <w:r w:rsidRPr="00AB1781">
        <w:t xml:space="preserve"> open springs and torrents;</w:t>
      </w:r>
    </w:p>
    <w:p w14:paraId="6BAE1A43"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dry up swollen rivers.</w:t>
      </w:r>
      <w:r w:rsidRPr="00AB1781">
        <w:rPr>
          <w:rStyle w:val="FootnoteReference"/>
        </w:rPr>
        <w:footnoteReference w:id="277"/>
      </w:r>
    </w:p>
    <w:p w14:paraId="11327820" w14:textId="77777777"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Pr="00AB1781">
        <w:t>.</w:t>
      </w:r>
    </w:p>
    <w:p w14:paraId="583719CC" w14:textId="77777777" w:rsidR="00CA0029" w:rsidRPr="00AB1781" w:rsidRDefault="00CA0029" w:rsidP="00CA0029">
      <w:pPr>
        <w:pStyle w:val="EnglishHangEndNoCoptic"/>
      </w:pPr>
      <w:r w:rsidRPr="00AB1781">
        <w:tab/>
      </w:r>
      <w:r w:rsidR="001040C8">
        <w:t>You</w:t>
      </w:r>
      <w:r w:rsidRPr="00AB1781">
        <w:t xml:space="preserve"> </w:t>
      </w:r>
      <w:r w:rsidR="001040C8">
        <w:t>did</w:t>
      </w:r>
      <w:r w:rsidRPr="00AB1781">
        <w:t xml:space="preserve"> prepare the sun and the moon.</w:t>
      </w:r>
    </w:p>
    <w:p w14:paraId="54E58D76" w14:textId="77777777" w:rsidR="00CA0029" w:rsidRPr="00AB1781" w:rsidRDefault="00CA0029" w:rsidP="00CA0029">
      <w:pPr>
        <w:pStyle w:val="EnglishHangNoCoptic"/>
      </w:pPr>
      <w:r w:rsidRPr="00AB1781">
        <w:t xml:space="preserve">17 </w:t>
      </w:r>
      <w:r w:rsidR="001040C8">
        <w:t>You</w:t>
      </w:r>
      <w:r w:rsidRPr="00AB1781">
        <w:t xml:space="preserve"> </w:t>
      </w:r>
      <w:r w:rsidR="00556387">
        <w:t>have</w:t>
      </w:r>
      <w:r w:rsidRPr="00AB1781">
        <w:t xml:space="preserve"> fixed all the bounds of the earth;</w:t>
      </w:r>
      <w:r w:rsidRPr="00AB1781">
        <w:rPr>
          <w:rStyle w:val="FootnoteReference"/>
        </w:rPr>
        <w:footnoteReference w:id="278"/>
      </w:r>
    </w:p>
    <w:p w14:paraId="0570C65B" w14:textId="77777777" w:rsidR="00CA0029" w:rsidRPr="00AB1781" w:rsidRDefault="00CA0029" w:rsidP="00CA0029">
      <w:pPr>
        <w:pStyle w:val="EnglishHangEndNoCoptic"/>
      </w:pPr>
      <w:r w:rsidRPr="00AB1781">
        <w:tab/>
        <w:t xml:space="preserve">summer and spring are </w:t>
      </w:r>
      <w:r w:rsidR="00E570CB">
        <w:t>Your</w:t>
      </w:r>
      <w:r w:rsidRPr="00AB1781">
        <w:t xml:space="preserve"> creation.</w:t>
      </w:r>
    </w:p>
    <w:p w14:paraId="52764668" w14:textId="77777777" w:rsidR="00CA0029" w:rsidRPr="00AB1781" w:rsidRDefault="00CA0029" w:rsidP="00CA0029">
      <w:pPr>
        <w:pStyle w:val="EnglishHangNoCoptic"/>
      </w:pPr>
      <w:r w:rsidRPr="00AB1781">
        <w:t>18 Remember this: the enemy blasphemes the Lord,</w:t>
      </w:r>
    </w:p>
    <w:p w14:paraId="1E77EA36" w14:textId="77777777" w:rsidR="00CA0029" w:rsidRPr="00AB1781" w:rsidRDefault="00CA0029" w:rsidP="00CA0029">
      <w:pPr>
        <w:pStyle w:val="EnglishHangEndNoCoptic"/>
      </w:pPr>
      <w:r w:rsidRPr="00AB1781">
        <w:tab/>
        <w:t xml:space="preserve">and foolish people defy </w:t>
      </w:r>
      <w:r w:rsidR="00E570CB">
        <w:t>Your</w:t>
      </w:r>
      <w:r w:rsidRPr="00AB1781">
        <w:t xml:space="preserve"> name.</w:t>
      </w:r>
    </w:p>
    <w:p w14:paraId="7960D8B4" w14:textId="77777777" w:rsidR="00CA0029" w:rsidRPr="00AB1781" w:rsidRDefault="00CA0029" w:rsidP="00CA0029">
      <w:pPr>
        <w:pStyle w:val="EnglishHangNoCoptic"/>
      </w:pPr>
      <w:r w:rsidRPr="00AB1781">
        <w:t xml:space="preserve">19 Do not give to beasts a soul that praises </w:t>
      </w:r>
      <w:r w:rsidR="001040C8">
        <w:t>You</w:t>
      </w:r>
      <w:r w:rsidRPr="00AB1781">
        <w:t>;</w:t>
      </w:r>
    </w:p>
    <w:p w14:paraId="13666F59" w14:textId="77777777" w:rsidR="00CA0029" w:rsidRPr="00AB1781" w:rsidRDefault="00CA0029" w:rsidP="00CA0029">
      <w:pPr>
        <w:pStyle w:val="EnglishHangEndNoCoptic"/>
      </w:pPr>
      <w:r w:rsidRPr="00AB1781">
        <w:tab/>
        <w:t xml:space="preserve">forget not for ever the souls of </w:t>
      </w:r>
      <w:r w:rsidR="00E570CB">
        <w:t>Your</w:t>
      </w:r>
      <w:r w:rsidRPr="00AB1781">
        <w:t xml:space="preserve"> poor.</w:t>
      </w:r>
    </w:p>
    <w:p w14:paraId="5BCA69D8" w14:textId="77777777" w:rsidR="00CA0029" w:rsidRPr="00AB1781" w:rsidRDefault="00CA0029" w:rsidP="00CA0029">
      <w:pPr>
        <w:pStyle w:val="EnglishHangNoCoptic"/>
      </w:pPr>
      <w:r w:rsidRPr="00AB1781">
        <w:t xml:space="preserve">20 Have regard to </w:t>
      </w:r>
      <w:r w:rsidR="00E570CB">
        <w:t>Your</w:t>
      </w:r>
      <w:r w:rsidRPr="00AB1781">
        <w:t xml:space="preserve"> covenant,</w:t>
      </w:r>
    </w:p>
    <w:p w14:paraId="7F4B6C5D" w14:textId="77777777" w:rsidR="00CA0029" w:rsidRPr="00CA0029" w:rsidRDefault="00CA0029" w:rsidP="00CA0029">
      <w:pPr>
        <w:pStyle w:val="EnglishHangEndNoCoptic"/>
      </w:pPr>
      <w:r w:rsidRPr="00AB1781">
        <w:tab/>
        <w:t>for earth’s dark places are filled with houses of iniquity.</w:t>
      </w:r>
    </w:p>
    <w:p w14:paraId="0B893761" w14:textId="77777777" w:rsidR="00CA0029" w:rsidRPr="00AB1781" w:rsidRDefault="00CA0029" w:rsidP="00CA0029">
      <w:pPr>
        <w:pStyle w:val="EnglishHangNoCoptic"/>
      </w:pPr>
      <w:r w:rsidRPr="00AB1781">
        <w:t>21 Let not the ashamed and downtrodden be turned away;</w:t>
      </w:r>
    </w:p>
    <w:p w14:paraId="2A1E4700" w14:textId="77777777" w:rsidR="00CA0029" w:rsidRPr="00AB1781" w:rsidRDefault="00CA0029" w:rsidP="00CA0029">
      <w:pPr>
        <w:pStyle w:val="EnglishHangEndNoCoptic"/>
      </w:pPr>
      <w:r w:rsidRPr="00AB1781">
        <w:tab/>
        <w:t xml:space="preserve">the poor and needy will praise </w:t>
      </w:r>
      <w:r w:rsidR="00E570CB">
        <w:t>Your</w:t>
      </w:r>
      <w:r w:rsidRPr="00AB1781">
        <w:t xml:space="preserve"> name.</w:t>
      </w:r>
    </w:p>
    <w:p w14:paraId="66969EC5" w14:textId="77777777" w:rsidR="00CA0029" w:rsidRPr="00AB1781" w:rsidRDefault="00CA0029" w:rsidP="00CA0029">
      <w:pPr>
        <w:pStyle w:val="EnglishHangNoCoptic"/>
      </w:pPr>
      <w:r w:rsidRPr="00AB1781">
        <w:t xml:space="preserve">22 Arise, O God, defend </w:t>
      </w:r>
      <w:r w:rsidR="00E570CB">
        <w:t>Your</w:t>
      </w:r>
      <w:r w:rsidRPr="00AB1781">
        <w:t xml:space="preserve"> cause;</w:t>
      </w:r>
    </w:p>
    <w:p w14:paraId="3B55C841" w14:textId="77777777" w:rsidR="00CA0029" w:rsidRPr="00AB1781" w:rsidRDefault="00CA0029" w:rsidP="00CA0029">
      <w:pPr>
        <w:pStyle w:val="EnglishHangEndNoCoptic"/>
      </w:pPr>
      <w:r w:rsidRPr="00AB1781">
        <w:lastRenderedPageBreak/>
        <w:tab/>
        <w:t xml:space="preserve">remember how the fool blasphemes </w:t>
      </w:r>
      <w:r w:rsidR="001040C8">
        <w:t>You</w:t>
      </w:r>
      <w:r w:rsidRPr="00AB1781">
        <w:t xml:space="preserve"> all day long.</w:t>
      </w:r>
    </w:p>
    <w:p w14:paraId="64F03389" w14:textId="77777777" w:rsidR="00CA0029" w:rsidRPr="00AB1781" w:rsidRDefault="00CA0029" w:rsidP="00CA0029">
      <w:pPr>
        <w:pStyle w:val="EnglishHangNoCoptic"/>
      </w:pPr>
      <w:r w:rsidRPr="00AB1781">
        <w:t xml:space="preserve">23 Forget not the cry of </w:t>
      </w:r>
      <w:r w:rsidR="00E570CB">
        <w:t>Your</w:t>
      </w:r>
      <w:r w:rsidRPr="00AB1781">
        <w:t xml:space="preserve"> suppliants;</w:t>
      </w:r>
    </w:p>
    <w:p w14:paraId="6DF60B5F" w14:textId="77777777" w:rsidR="00CA0029" w:rsidRPr="00CA0029" w:rsidRDefault="00CA0029" w:rsidP="00CA0029">
      <w:pPr>
        <w:pStyle w:val="EnglishHangEndNoCoptic"/>
      </w:pPr>
      <w:r w:rsidRPr="00AB1781">
        <w:tab/>
        <w:t xml:space="preserve">the pride of those who hate </w:t>
      </w:r>
      <w:r w:rsidR="001040C8">
        <w:t>You</w:t>
      </w:r>
      <w:r w:rsidRPr="00AB1781">
        <w:t xml:space="preserve"> mounts continually.</w:t>
      </w:r>
    </w:p>
    <w:p w14:paraId="39AAA1C8" w14:textId="620D38F1" w:rsidR="00F933DE" w:rsidRDefault="00F933DE" w:rsidP="00F933DE">
      <w:pPr>
        <w:pStyle w:val="Rubric"/>
      </w:pPr>
      <w:r>
        <w:t>Glory…</w:t>
      </w:r>
    </w:p>
    <w:p w14:paraId="131F3E57" w14:textId="77777777" w:rsidR="00CA0029" w:rsidRPr="00AB1781" w:rsidRDefault="00CA0029" w:rsidP="00BF0205">
      <w:pPr>
        <w:pStyle w:val="Heading4"/>
      </w:pPr>
      <w:r>
        <w:t>Psalm</w:t>
      </w:r>
      <w:r w:rsidRPr="00AB1781">
        <w:t xml:space="preserve"> 74</w:t>
      </w:r>
      <w:r>
        <w:t xml:space="preserve">: We praise and thank </w:t>
      </w:r>
      <w:r w:rsidR="001040C8">
        <w:t>You</w:t>
      </w:r>
      <w:r>
        <w:t>, O God</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77777777" w:rsidR="00CA0029" w:rsidRPr="00AB1781" w:rsidRDefault="00CA0029" w:rsidP="00CA0029">
      <w:pPr>
        <w:pStyle w:val="Rubric"/>
      </w:pPr>
      <w:r w:rsidRPr="00AB1781">
        <w:t>1 (Do not destroy. A Psalm for a song by Asaph)</w:t>
      </w:r>
    </w:p>
    <w:p w14:paraId="36D0C26C" w14:textId="77777777" w:rsidR="00CA0029" w:rsidRPr="00AB1781" w:rsidRDefault="00CA0029" w:rsidP="00CA0029">
      <w:pPr>
        <w:pStyle w:val="EnglishHangNoCoptic"/>
      </w:pPr>
      <w:r w:rsidRPr="00AB1781">
        <w:t xml:space="preserve">2 We praise and thank </w:t>
      </w:r>
      <w:r w:rsidR="001040C8">
        <w:t>You</w:t>
      </w:r>
      <w:r w:rsidRPr="00AB1781">
        <w:t>, O God,</w:t>
      </w:r>
    </w:p>
    <w:p w14:paraId="01BF75E4" w14:textId="77777777" w:rsidR="00CA0029" w:rsidRPr="00AB1781" w:rsidRDefault="00CA0029" w:rsidP="00CA0029">
      <w:pPr>
        <w:pStyle w:val="EnglishHangNoCoptic"/>
      </w:pPr>
      <w:r w:rsidRPr="00AB1781">
        <w:tab/>
        <w:t xml:space="preserve">we praise and thank </w:t>
      </w:r>
      <w:r w:rsidR="001040C8">
        <w:t>You</w:t>
      </w:r>
      <w:r w:rsidRPr="00AB1781">
        <w:t>,</w:t>
      </w:r>
    </w:p>
    <w:p w14:paraId="291A5856" w14:textId="77777777" w:rsidR="00CA0029" w:rsidRPr="00AB1781" w:rsidRDefault="00CA0029" w:rsidP="00CA0029">
      <w:pPr>
        <w:pStyle w:val="EnglishHangEndNoCoptic"/>
      </w:pPr>
      <w:r w:rsidRPr="00AB1781">
        <w:tab/>
        <w:t xml:space="preserve">and we call on </w:t>
      </w:r>
      <w:r w:rsidR="00E570CB">
        <w:t>Your</w:t>
      </w:r>
      <w:r w:rsidRPr="00AB1781">
        <w:t xml:space="preserve"> name.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77777777" w:rsidR="00CA0029" w:rsidRPr="00AB1781" w:rsidRDefault="00CA0029" w:rsidP="00CA0029">
      <w:pPr>
        <w:pStyle w:val="EnglishHangEndNoCoptic"/>
      </w:pPr>
      <w:r w:rsidRPr="00AB1781">
        <w:tab/>
        <w:t>When I take time, I will judge aright.</w:t>
      </w:r>
    </w:p>
    <w:p w14:paraId="44295DA3" w14:textId="77777777" w:rsidR="00CA0029" w:rsidRPr="00AB1781" w:rsidRDefault="00CA0029" w:rsidP="00CA0029">
      <w:pPr>
        <w:pStyle w:val="EnglishHangNoCoptic"/>
      </w:pPr>
      <w:r w:rsidRPr="00AB1781">
        <w:t>4 The earth and all its inhabitants melt;</w:t>
      </w:r>
    </w:p>
    <w:p w14:paraId="01FA1E5F" w14:textId="77777777" w:rsidR="00CA0029" w:rsidRPr="00AB1781" w:rsidRDefault="00CA0029" w:rsidP="00CA0029">
      <w:pPr>
        <w:pStyle w:val="EnglishHangEndNoCoptic"/>
      </w:pPr>
      <w:r w:rsidRPr="00AB1781">
        <w:tab/>
        <w:t xml:space="preserve">it is I who support its pillars. </w:t>
      </w:r>
      <w:r w:rsidRPr="00AB1781">
        <w:rPr>
          <w:i/>
        </w:rPr>
        <w:t>(Pause)</w:t>
      </w:r>
    </w:p>
    <w:p w14:paraId="736BC20E" w14:textId="77777777" w:rsidR="00CA0029" w:rsidRPr="00AB1781" w:rsidRDefault="00CA0029" w:rsidP="00CA0029">
      <w:pPr>
        <w:pStyle w:val="EnglishHangNoCoptic"/>
      </w:pPr>
      <w:r w:rsidRPr="00AB1781">
        <w:t>5 I say to the lawless: ‘Do not be outrageous;’</w:t>
      </w:r>
    </w:p>
    <w:p w14:paraId="08007EFD" w14:textId="77777777" w:rsidR="00CA0029" w:rsidRPr="00AB1781" w:rsidRDefault="00CA0029" w:rsidP="00CA0029">
      <w:pPr>
        <w:pStyle w:val="EnglishHangEndNoCoptic"/>
      </w:pPr>
      <w:r w:rsidRPr="00AB1781">
        <w:tab/>
        <w:t>and to sinners: ‘Do not flaunt your power.</w:t>
      </w:r>
    </w:p>
    <w:p w14:paraId="161469AF" w14:textId="77777777" w:rsidR="00CA0029" w:rsidRPr="00AB1781" w:rsidRDefault="00CA0029" w:rsidP="00CA0029">
      <w:pPr>
        <w:pStyle w:val="EnglishHangNoCoptic"/>
      </w:pPr>
      <w:r w:rsidRPr="00AB1781">
        <w:t>6 Do not flaunt your power on high</w:t>
      </w:r>
    </w:p>
    <w:p w14:paraId="282713C6" w14:textId="77777777" w:rsidR="00CA0029" w:rsidRPr="00AB1781" w:rsidRDefault="00CA0029" w:rsidP="00CA0029">
      <w:pPr>
        <w:pStyle w:val="EnglishHangEndNoCoptic"/>
      </w:pPr>
      <w:r w:rsidRPr="00AB1781">
        <w:tab/>
        <w:t>and speak unjustly against God.’</w:t>
      </w:r>
    </w:p>
    <w:p w14:paraId="7E2E6B6B" w14:textId="77777777" w:rsidR="00CA0029" w:rsidRPr="00AB1781" w:rsidRDefault="00CA0029" w:rsidP="00CA0029">
      <w:pPr>
        <w:pStyle w:val="EnglishHangNoCoptic"/>
      </w:pPr>
      <w:r w:rsidRPr="00AB1781">
        <w:t>7 It is not from East or West that power comes,</w:t>
      </w:r>
    </w:p>
    <w:p w14:paraId="55DBD591" w14:textId="77777777" w:rsidR="00CA0029" w:rsidRPr="00AB1781" w:rsidRDefault="00CA0029" w:rsidP="00CA0029">
      <w:pPr>
        <w:pStyle w:val="EnglishHangEndNoCoptic"/>
      </w:pPr>
      <w:r w:rsidRPr="00AB1781">
        <w:tab/>
        <w:t>nor from the desert or the mountains.</w:t>
      </w:r>
    </w:p>
    <w:p w14:paraId="6D9CF284" w14:textId="77777777" w:rsidR="00CA0029" w:rsidRPr="00AB1781" w:rsidRDefault="00CA0029" w:rsidP="00CA0029">
      <w:pPr>
        <w:pStyle w:val="EnglishHangNoCoptic"/>
      </w:pPr>
      <w:r w:rsidRPr="00AB1781">
        <w:t>8 For God is judge;</w:t>
      </w:r>
    </w:p>
    <w:p w14:paraId="39109FCC" w14:textId="77777777" w:rsidR="00CA0029" w:rsidRPr="00AB1781" w:rsidRDefault="00CA0029" w:rsidP="00CA0029">
      <w:pPr>
        <w:pStyle w:val="EnglishHangEndNoCoptic"/>
      </w:pPr>
      <w:r w:rsidRPr="00AB1781">
        <w:tab/>
        <w:t>He humbles one and exalts another.</w:t>
      </w:r>
    </w:p>
    <w:p w14:paraId="4DCF3A0A" w14:textId="77777777" w:rsidR="00CA0029" w:rsidRPr="00AB1781" w:rsidRDefault="00CA0029" w:rsidP="00CA0029">
      <w:pPr>
        <w:pStyle w:val="EnglishHangNoCoptic"/>
      </w:pPr>
      <w:r w:rsidRPr="00AB1781">
        <w:t>9 For in the hand of the Lord there is a cup</w:t>
      </w:r>
    </w:p>
    <w:p w14:paraId="21F25ED0" w14:textId="77777777" w:rsidR="00CA0029" w:rsidRPr="00AB1781" w:rsidRDefault="00CA0029" w:rsidP="00CA0029">
      <w:pPr>
        <w:pStyle w:val="EnglishHangNoCoptic"/>
      </w:pPr>
      <w:r w:rsidRPr="00AB1781">
        <w:tab/>
        <w:t>of strong wine fully mixed,</w:t>
      </w:r>
    </w:p>
    <w:p w14:paraId="6A2C087C" w14:textId="77777777" w:rsidR="00CA0029" w:rsidRPr="00AB1781" w:rsidRDefault="00CA0029" w:rsidP="00CA0029">
      <w:pPr>
        <w:pStyle w:val="EnglishHangNoCoptic"/>
      </w:pPr>
      <w:r w:rsidRPr="00AB1781">
        <w:tab/>
        <w:t>and He pours it out of one into another,</w:t>
      </w:r>
    </w:p>
    <w:p w14:paraId="364E5C5B" w14:textId="77777777" w:rsidR="00CA0029" w:rsidRPr="00AB1781" w:rsidRDefault="00CA0029" w:rsidP="00CA0029">
      <w:pPr>
        <w:pStyle w:val="EnglishHangNoCoptic"/>
      </w:pPr>
      <w:r w:rsidRPr="00AB1781">
        <w:tab/>
        <w:t>yet the dregs of it are never emptied;</w:t>
      </w:r>
    </w:p>
    <w:p w14:paraId="7739EAB1" w14:textId="77777777" w:rsidR="00CA0029" w:rsidRPr="00AB1781" w:rsidRDefault="00CA0029" w:rsidP="00CA0029">
      <w:pPr>
        <w:pStyle w:val="EnglishHangEndNoCoptic"/>
      </w:pPr>
      <w:r w:rsidRPr="00AB1781">
        <w:tab/>
        <w:t>all the sinners of the earth drink of them.</w:t>
      </w:r>
    </w:p>
    <w:p w14:paraId="03ED8E20" w14:textId="77777777" w:rsidR="00CA0029" w:rsidRPr="00AB1781" w:rsidRDefault="00CA0029" w:rsidP="00CA0029">
      <w:pPr>
        <w:pStyle w:val="EnglishHangNoCoptic"/>
      </w:pPr>
      <w:r w:rsidRPr="00AB1781">
        <w:t>10 But I will rejoice for ever,</w:t>
      </w:r>
    </w:p>
    <w:p w14:paraId="4B7224FC" w14:textId="77777777" w:rsidR="00CA0029" w:rsidRPr="00AB1781" w:rsidRDefault="00CA0029" w:rsidP="00CA0029">
      <w:pPr>
        <w:pStyle w:val="EnglishHangNoCoptic"/>
      </w:pPr>
      <w:r w:rsidRPr="00AB1781">
        <w:tab/>
        <w:t>I will sing praises to the God of Jacob;</w:t>
      </w:r>
    </w:p>
    <w:p w14:paraId="7501BCB2" w14:textId="77777777" w:rsidR="00CA0029" w:rsidRPr="00AB1781" w:rsidRDefault="00CA0029" w:rsidP="00CA0029">
      <w:pPr>
        <w:pStyle w:val="EnglishHangNoCoptic"/>
      </w:pPr>
      <w:r w:rsidRPr="00AB1781">
        <w:tab/>
        <w:t>and all the power of sinners I will crush,</w:t>
      </w:r>
    </w:p>
    <w:p w14:paraId="5EB1011B" w14:textId="77777777" w:rsidR="00CA0029" w:rsidRPr="00CA0029" w:rsidRDefault="00CA0029" w:rsidP="00CA0029">
      <w:pPr>
        <w:pStyle w:val="EnglishHangEndNoCoptic"/>
      </w:pPr>
      <w:r w:rsidRPr="00AB1781">
        <w:tab/>
        <w:t>but the power of the righteous will be exalted.</w:t>
      </w:r>
    </w:p>
    <w:p w14:paraId="4784602B" w14:textId="77777777" w:rsidR="00CA0029" w:rsidRPr="00CA0029" w:rsidRDefault="00520302" w:rsidP="00BF0205">
      <w:pPr>
        <w:pStyle w:val="Heading4"/>
      </w:pPr>
      <w:r>
        <w:lastRenderedPageBreak/>
        <w:t>Psalm</w:t>
      </w:r>
      <w:r w:rsidR="00CA0029" w:rsidRPr="00AB1781">
        <w:t xml:space="preserve"> 75</w:t>
      </w:r>
      <w:r>
        <w:t>: God is known in Judah; His name is great is Israel</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77777777" w:rsidR="00CA0029" w:rsidRPr="00AB1781" w:rsidRDefault="00CA0029" w:rsidP="00CA0029">
      <w:pPr>
        <w:pStyle w:val="Rubric"/>
      </w:pPr>
      <w:r w:rsidRPr="00AB1781">
        <w:t>1 (With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77777777" w:rsidR="00CA0029" w:rsidRPr="00AB1781" w:rsidRDefault="00CA0029" w:rsidP="00CA0029">
      <w:pPr>
        <w:pStyle w:val="EnglishHangEndNoCoptic"/>
      </w:pPr>
      <w:r w:rsidRPr="00AB1781">
        <w:tab/>
        <w:t>His name is great in Israel.</w:t>
      </w:r>
    </w:p>
    <w:p w14:paraId="7412274F" w14:textId="77777777" w:rsidR="00CA0029" w:rsidRPr="00AB1781" w:rsidRDefault="00CA0029" w:rsidP="00CA0029">
      <w:pPr>
        <w:pStyle w:val="EnglishHangNoCoptic"/>
      </w:pPr>
      <w:r w:rsidRPr="00AB1781">
        <w:t>3 His sanctuary is in peace,</w:t>
      </w:r>
      <w:r w:rsidRPr="00AB1781">
        <w:rPr>
          <w:rStyle w:val="FootnoteReference"/>
        </w:rPr>
        <w:footnoteReference w:id="279"/>
      </w:r>
    </w:p>
    <w:p w14:paraId="777B02B9" w14:textId="77777777" w:rsidR="00CA0029" w:rsidRPr="00AB1781" w:rsidRDefault="00CA0029" w:rsidP="00CA0029">
      <w:pPr>
        <w:pStyle w:val="EnglishHangEndNoCoptic"/>
      </w:pPr>
      <w:r w:rsidRPr="00AB1781">
        <w:tab/>
        <w:t>and His dwelling in Zion.</w:t>
      </w:r>
    </w:p>
    <w:p w14:paraId="45246B51" w14:textId="77777777" w:rsidR="00CA0029" w:rsidRPr="00AB1781" w:rsidRDefault="00CA0029" w:rsidP="00CA0029">
      <w:pPr>
        <w:pStyle w:val="EnglishHangNoCoptic"/>
      </w:pPr>
      <w:r w:rsidRPr="00AB1781">
        <w:t>4 There He broke the power of the bow,</w:t>
      </w:r>
    </w:p>
    <w:p w14:paraId="2135E2DC" w14:textId="77777777" w:rsidR="00CA0029" w:rsidRPr="00AB1781" w:rsidRDefault="00CA0029" w:rsidP="00CA0029">
      <w:pPr>
        <w:pStyle w:val="EnglishHangEndNoCoptic"/>
      </w:pPr>
      <w:r w:rsidRPr="00AB1781">
        <w:tab/>
        <w:t>the shield, and the sword, and war.</w:t>
      </w:r>
      <w:r w:rsidRPr="00AB1781">
        <w:rPr>
          <w:rStyle w:val="FootnoteReference"/>
        </w:rPr>
        <w:footnoteReference w:id="280"/>
      </w:r>
      <w:r w:rsidRPr="00AB1781">
        <w:t xml:space="preserve"> </w:t>
      </w:r>
      <w:r w:rsidRPr="00AB1781">
        <w:rPr>
          <w:i/>
        </w:rPr>
        <w:t>(Pause)</w:t>
      </w:r>
    </w:p>
    <w:p w14:paraId="2B4CE2FF" w14:textId="77777777" w:rsidR="00CA0029" w:rsidRPr="00AB1781" w:rsidRDefault="00CA0029" w:rsidP="00CA0029">
      <w:pPr>
        <w:pStyle w:val="EnglishHangNoCoptic"/>
      </w:pPr>
      <w:r w:rsidRPr="00AB1781">
        <w:t xml:space="preserve">5 </w:t>
      </w:r>
      <w:r w:rsidR="001040C8">
        <w:t>You</w:t>
      </w:r>
      <w:r w:rsidRPr="00AB1781">
        <w:t xml:space="preserve"> </w:t>
      </w:r>
      <w:r w:rsidR="00004BA4">
        <w:t>enlighten</w:t>
      </w:r>
      <w:r w:rsidRPr="00AB1781">
        <w:t xml:space="preserve"> wonderfully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281"/>
      </w:r>
    </w:p>
    <w:p w14:paraId="6E973AC5" w14:textId="77777777" w:rsidR="00CA0029" w:rsidRPr="00AB1781" w:rsidRDefault="00CA0029" w:rsidP="00CA0029">
      <w:pPr>
        <w:pStyle w:val="EnglishHangNoCoptic"/>
      </w:pPr>
      <w:r w:rsidRPr="00AB1781">
        <w:t>6 All the foolish of heart are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77777777" w:rsidR="00CA0029" w:rsidRPr="00AB1781" w:rsidRDefault="00CA0029" w:rsidP="00CA0029">
      <w:pPr>
        <w:pStyle w:val="EnglishHangEndNoCoptic"/>
      </w:pPr>
      <w:r w:rsidRPr="00AB1781">
        <w:tab/>
        <w:t>the riders of horses sink to sleep.</w:t>
      </w:r>
    </w:p>
    <w:p w14:paraId="084E6316" w14:textId="77777777" w:rsidR="00CA0029" w:rsidRPr="00AB1781" w:rsidRDefault="00CA0029" w:rsidP="00CA0029">
      <w:pPr>
        <w:pStyle w:val="EnglishHangNoCoptic"/>
      </w:pPr>
      <w:r w:rsidRPr="00AB1781">
        <w:t xml:space="preserve">8 Terrible </w:t>
      </w:r>
      <w:r w:rsidR="00C104A1">
        <w:t>are</w:t>
      </w:r>
      <w:r w:rsidRPr="00AB1781">
        <w:t xml:space="preserve"> </w:t>
      </w:r>
      <w:r w:rsidR="001040C8">
        <w:t>You</w:t>
      </w:r>
      <w:r w:rsidRPr="00AB1781">
        <w:t xml:space="preserve">, and who can resist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7777777" w:rsidR="00CA0029" w:rsidRPr="00AB1781" w:rsidRDefault="00CA0029" w:rsidP="00CA0029">
      <w:pPr>
        <w:pStyle w:val="EnglishHangNoCoptic"/>
      </w:pPr>
      <w:r w:rsidRPr="00AB1781">
        <w:t xml:space="preserve">9 </w:t>
      </w:r>
      <w:r w:rsidR="001040C8">
        <w:t>You</w:t>
      </w:r>
      <w:r w:rsidRPr="00AB1781">
        <w:t xml:space="preserve"> </w:t>
      </w:r>
      <w:r w:rsidR="00004BA4">
        <w:t>make</w:t>
      </w:r>
      <w:r w:rsidRPr="00AB1781">
        <w:t xml:space="preserve"> judgment heard from heaven;</w:t>
      </w:r>
    </w:p>
    <w:p w14:paraId="1004DC3B" w14:textId="77777777" w:rsidR="00CA0029" w:rsidRPr="00AB1781" w:rsidRDefault="00CA0029" w:rsidP="00CA0029">
      <w:pPr>
        <w:pStyle w:val="EnglishHangEndNoCoptic"/>
      </w:pPr>
      <w:r w:rsidRPr="00AB1781">
        <w:tab/>
        <w:t>earth is scared and silent,</w:t>
      </w:r>
    </w:p>
    <w:p w14:paraId="2581817A" w14:textId="77777777" w:rsidR="00CA0029" w:rsidRPr="00AB1781" w:rsidRDefault="00CA0029" w:rsidP="00CA0029">
      <w:pPr>
        <w:pStyle w:val="EnglishHangNoCoptic"/>
      </w:pPr>
      <w:r w:rsidRPr="00AB1781">
        <w:t>10 when God rises for judgment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77777777" w:rsidR="00CA0029" w:rsidRPr="00AB1781" w:rsidRDefault="00CA0029" w:rsidP="00CA0029">
      <w:pPr>
        <w:pStyle w:val="EnglishHangNoCoptic"/>
      </w:pPr>
      <w:r w:rsidRPr="00AB1781">
        <w:t xml:space="preserve">11 For the thought of man will confess to </w:t>
      </w:r>
      <w:r w:rsidR="001040C8">
        <w:t>You</w:t>
      </w:r>
      <w:r w:rsidRPr="00AB1781">
        <w:t>;</w:t>
      </w:r>
    </w:p>
    <w:p w14:paraId="75ADC2E3" w14:textId="77777777" w:rsidR="00CA0029" w:rsidRPr="00AB1781" w:rsidRDefault="00CA0029" w:rsidP="00CA0029">
      <w:pPr>
        <w:pStyle w:val="EnglishHangEndNoCoptic"/>
      </w:pPr>
      <w:r w:rsidRPr="00AB1781">
        <w:tab/>
        <w:t xml:space="preserve">and the remains of his thought will keep festival to </w:t>
      </w:r>
      <w:r w:rsidR="001040C8">
        <w:t>You</w:t>
      </w:r>
      <w:r w:rsidRPr="00AB1781">
        <w:t>.</w:t>
      </w:r>
      <w:r w:rsidRPr="00AB1781">
        <w:rPr>
          <w:rStyle w:val="FootnoteReference"/>
        </w:rPr>
        <w:footnoteReference w:id="282"/>
      </w:r>
    </w:p>
    <w:p w14:paraId="261A80B1" w14:textId="77777777" w:rsidR="00CA0029" w:rsidRPr="00AB1781" w:rsidRDefault="00CA0029" w:rsidP="00CA0029">
      <w:pPr>
        <w:pStyle w:val="EnglishHangNoCoptic"/>
      </w:pPr>
      <w:r w:rsidRPr="00AB1781">
        <w:lastRenderedPageBreak/>
        <w:t>12 To the Lord our God make your vows and pay them;</w:t>
      </w:r>
    </w:p>
    <w:p w14:paraId="61C7D473" w14:textId="77777777" w:rsidR="00CA0029" w:rsidRPr="00AB1781" w:rsidRDefault="00CA0029" w:rsidP="00CA0029">
      <w:pPr>
        <w:pStyle w:val="EnglishHangEndNoCoptic"/>
      </w:pPr>
      <w:r w:rsidRPr="00AB1781">
        <w:tab/>
        <w:t>let all around Him bring gifts</w:t>
      </w:r>
    </w:p>
    <w:p w14:paraId="4A2E2AED" w14:textId="77777777" w:rsidR="00CA0029" w:rsidRPr="00AB1781" w:rsidRDefault="00CA0029" w:rsidP="00CA0029">
      <w:pPr>
        <w:pStyle w:val="EnglishHangNoCoptic"/>
      </w:pPr>
      <w:r w:rsidRPr="00AB1781">
        <w:t>13 to Him Who is terrible and claims the spirits of rulers,</w:t>
      </w:r>
    </w:p>
    <w:p w14:paraId="68319632" w14:textId="77777777" w:rsidR="00CA0029" w:rsidRPr="00CA0029" w:rsidRDefault="00CA0029" w:rsidP="00CA0029">
      <w:pPr>
        <w:pStyle w:val="EnglishHangEndNoCoptic"/>
      </w:pPr>
      <w:r w:rsidRPr="00AB1781">
        <w:tab/>
        <w:t>and is terrible to the tyrants</w:t>
      </w:r>
      <w:r w:rsidRPr="00AB1781">
        <w:rPr>
          <w:rStyle w:val="FootnoteReference"/>
        </w:rPr>
        <w:footnoteReference w:id="283"/>
      </w:r>
      <w:r w:rsidRPr="00AB1781">
        <w:t xml:space="preserve"> of the earth.</w:t>
      </w:r>
    </w:p>
    <w:p w14:paraId="515BDCAC" w14:textId="77777777" w:rsidR="00CA0029" w:rsidRPr="00AB1781" w:rsidRDefault="00CA0029" w:rsidP="00BF0205">
      <w:pPr>
        <w:pStyle w:val="Heading4"/>
      </w:pPr>
      <w:r>
        <w:t>Psalm</w:t>
      </w:r>
      <w:r w:rsidRPr="00AB1781">
        <w:t xml:space="preserve"> 76</w:t>
      </w:r>
      <w:r>
        <w:t>: I cry to the Lord with all my voice</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77777777" w:rsidR="00CA0029" w:rsidRPr="00AB1781" w:rsidRDefault="00CA0029" w:rsidP="00CA0029">
      <w:pPr>
        <w:pStyle w:val="Rubric"/>
      </w:pPr>
      <w:r w:rsidRPr="00AB1781">
        <w:t>1 (For Jeduthun. A Psalm by Asaph)</w:t>
      </w:r>
    </w:p>
    <w:p w14:paraId="25F34C5B" w14:textId="77777777" w:rsidR="00CA0029" w:rsidRPr="00AB1781" w:rsidRDefault="00CA0029" w:rsidP="00CA0029">
      <w:pPr>
        <w:pStyle w:val="EnglishHangNoCoptic"/>
      </w:pPr>
      <w:r w:rsidRPr="00AB1781">
        <w:t>2 I cry to the Lord with all my voice,</w:t>
      </w:r>
    </w:p>
    <w:p w14:paraId="01C5129C" w14:textId="77777777" w:rsidR="00CA0029" w:rsidRPr="00AB1781" w:rsidRDefault="00CA0029" w:rsidP="00CA0029">
      <w:pPr>
        <w:pStyle w:val="EnglishHangEndNoCoptic"/>
      </w:pPr>
      <w:r w:rsidRPr="00AB1781">
        <w:tab/>
        <w:t>I cry to God with my voice and He attends to me.</w:t>
      </w:r>
    </w:p>
    <w:p w14:paraId="00678C18" w14:textId="77777777" w:rsidR="00CA0029" w:rsidRPr="00AB1781" w:rsidRDefault="00CA0029" w:rsidP="00CA0029">
      <w:pPr>
        <w:pStyle w:val="EnglishHangNoCoptic"/>
      </w:pPr>
      <w:r w:rsidRPr="00AB1781">
        <w:t>3 In the day of my trouble I sought God</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77777777" w:rsidR="00CA0029" w:rsidRPr="00AB1781" w:rsidRDefault="00CA0029" w:rsidP="00CA0029">
      <w:pPr>
        <w:pStyle w:val="EnglishHangEndNoCoptic"/>
      </w:pPr>
      <w:r w:rsidRPr="00AB1781">
        <w:tab/>
        <w:t xml:space="preserve">I mused and my spirit desponded. </w:t>
      </w:r>
      <w:r w:rsidRPr="00AB1781">
        <w:rPr>
          <w:i/>
        </w:rPr>
        <w:t>(Pause)</w:t>
      </w:r>
    </w:p>
    <w:p w14:paraId="08375733" w14:textId="77777777" w:rsidR="00CA0029" w:rsidRPr="00AB1781" w:rsidRDefault="00CA0029" w:rsidP="00CA0029">
      <w:pPr>
        <w:pStyle w:val="EnglishHangNoCoptic"/>
      </w:pPr>
      <w:r w:rsidRPr="00AB1781">
        <w:t>5 My eyes forestalled the watches;</w:t>
      </w:r>
    </w:p>
    <w:p w14:paraId="4E190656" w14:textId="77777777" w:rsidR="00CA0029" w:rsidRPr="00AB1781" w:rsidRDefault="00CA0029" w:rsidP="00CA0029">
      <w:pPr>
        <w:pStyle w:val="EnglishHangEndNoCoptic"/>
      </w:pPr>
      <w:r w:rsidRPr="00AB1781">
        <w:tab/>
        <w:t>I was troubled and did not speak.</w:t>
      </w:r>
    </w:p>
    <w:p w14:paraId="3114DDAC" w14:textId="77777777" w:rsidR="00CA0029" w:rsidRPr="00AB1781" w:rsidRDefault="00CA0029" w:rsidP="00CA0029">
      <w:pPr>
        <w:pStyle w:val="EnglishHangNoCoptic"/>
      </w:pPr>
      <w:r w:rsidRPr="00AB1781">
        <w:t>6 I considered the days of old</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77777777" w:rsidR="00CA0029" w:rsidRPr="00AB1781" w:rsidRDefault="00CA0029" w:rsidP="00CA0029">
      <w:pPr>
        <w:pStyle w:val="EnglishHangEndNoCoptic"/>
      </w:pPr>
      <w:r w:rsidRPr="00AB1781">
        <w:tab/>
        <w:t>and stirred up my spirit.</w:t>
      </w:r>
    </w:p>
    <w:p w14:paraId="5FA716CB" w14:textId="77777777" w:rsidR="00CA0029" w:rsidRPr="00AB1781" w:rsidRDefault="00CA0029" w:rsidP="00CA0029">
      <w:pPr>
        <w:pStyle w:val="EnglishHangNoCoptic"/>
      </w:pPr>
      <w:r w:rsidRPr="00AB1781">
        <w:t>8 Will the Lord reject us for ever</w:t>
      </w:r>
    </w:p>
    <w:p w14:paraId="28225233" w14:textId="77777777" w:rsidR="00CA0029" w:rsidRPr="00AB1781" w:rsidRDefault="00CA0029" w:rsidP="00CA0029">
      <w:pPr>
        <w:pStyle w:val="EnglishHangEndNoCoptic"/>
      </w:pPr>
      <w:r w:rsidRPr="00AB1781">
        <w:tab/>
        <w:t>and never again be favorable?</w:t>
      </w:r>
    </w:p>
    <w:p w14:paraId="47B829F2" w14:textId="77777777" w:rsidR="00CA0029" w:rsidRPr="00AB1781" w:rsidRDefault="00CA0029" w:rsidP="00CA0029">
      <w:pPr>
        <w:pStyle w:val="EnglishHangNoCoptic"/>
      </w:pPr>
      <w:r w:rsidRPr="00AB1781">
        <w:t>9 Or will He cut off His mercy for ever?</w:t>
      </w:r>
    </w:p>
    <w:p w14:paraId="7F2E0453" w14:textId="77777777" w:rsidR="00CA0029" w:rsidRPr="00AB1781" w:rsidRDefault="00CA0029" w:rsidP="00CA0029">
      <w:pPr>
        <w:pStyle w:val="EnglishHangEndNoCoptic"/>
      </w:pPr>
      <w:r w:rsidRPr="00AB1781">
        <w:tab/>
        <w:t>Has His promise ended for all generations?</w:t>
      </w:r>
    </w:p>
    <w:p w14:paraId="2368D512" w14:textId="77777777" w:rsidR="00CA0029" w:rsidRPr="00AB1781" w:rsidRDefault="00CA0029" w:rsidP="00CA0029">
      <w:pPr>
        <w:pStyle w:val="EnglishHangNoCoptic"/>
      </w:pPr>
      <w:r w:rsidRPr="00AB1781">
        <w:t>10 Will God forget to have compassion?</w:t>
      </w:r>
    </w:p>
    <w:p w14:paraId="07C2E331" w14:textId="77777777" w:rsidR="00CA0029" w:rsidRPr="00AB1781" w:rsidRDefault="00CA0029" w:rsidP="00CA0029">
      <w:pPr>
        <w:pStyle w:val="EnglishHangEndNoCoptic"/>
      </w:pPr>
      <w:r w:rsidRPr="00AB1781">
        <w:tab/>
        <w:t xml:space="preserve">Will He withhold His pity in His wrath? </w:t>
      </w:r>
      <w:r w:rsidRPr="00AB1781">
        <w:rPr>
          <w:i/>
        </w:rPr>
        <w:t>(Pause)</w:t>
      </w:r>
    </w:p>
    <w:p w14:paraId="5A92857F" w14:textId="77777777" w:rsidR="00CA0029" w:rsidRPr="00AB1781" w:rsidRDefault="00CA0029" w:rsidP="00CA0029">
      <w:pPr>
        <w:pStyle w:val="EnglishHangNoCoptic"/>
      </w:pPr>
      <w:r w:rsidRPr="00AB1781">
        <w:t>11 And I said: ‘Now I begin to understand;</w:t>
      </w:r>
    </w:p>
    <w:p w14:paraId="421849E7" w14:textId="77777777" w:rsidR="00CA0029" w:rsidRPr="00AB1781" w:rsidRDefault="00CA0029" w:rsidP="00CA0029">
      <w:pPr>
        <w:pStyle w:val="EnglishHangEndNoCoptic"/>
      </w:pPr>
      <w:r w:rsidRPr="00AB1781">
        <w:tab/>
        <w:t>this change is due to 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77777777" w:rsidR="00CA0029" w:rsidRPr="00AB1781" w:rsidRDefault="00CA0029" w:rsidP="00CA0029">
      <w:pPr>
        <w:pStyle w:val="EnglishHangEndNoCoptic"/>
      </w:pPr>
      <w:r w:rsidRPr="00AB1781">
        <w:lastRenderedPageBreak/>
        <w:tab/>
        <w:t xml:space="preserve">I will recall </w:t>
      </w:r>
      <w:r w:rsidR="00E570CB">
        <w:t>Your</w:t>
      </w:r>
      <w:r w:rsidRPr="00AB1781">
        <w:t xml:space="preserve"> wonders from the beginning.</w:t>
      </w:r>
    </w:p>
    <w:p w14:paraId="35BF6888" w14:textId="77777777" w:rsidR="00CA0029" w:rsidRPr="00AB1781" w:rsidRDefault="00CA0029" w:rsidP="00CA0029">
      <w:pPr>
        <w:pStyle w:val="EnglishHangNoCoptic"/>
      </w:pPr>
      <w:r w:rsidRPr="00AB1781">
        <w:t xml:space="preserve">13 And I will meditate on all </w:t>
      </w:r>
      <w:r w:rsidR="00E570CB">
        <w:t>Your</w:t>
      </w:r>
      <w:r w:rsidRPr="00AB1781">
        <w:t xml:space="preserve"> works</w:t>
      </w:r>
    </w:p>
    <w:p w14:paraId="0B19F1B7" w14:textId="77777777" w:rsidR="00CA0029" w:rsidRPr="00AB1781" w:rsidRDefault="00CA0029" w:rsidP="00CA0029">
      <w:pPr>
        <w:pStyle w:val="EnglishHangEndNoCoptic"/>
      </w:pPr>
      <w:r w:rsidRPr="00AB1781">
        <w:tab/>
        <w:t xml:space="preserve">and reflect on </w:t>
      </w:r>
      <w:r w:rsidR="00E570CB">
        <w:t>Your</w:t>
      </w:r>
      <w:r w:rsidRPr="00AB1781">
        <w:t xml:space="preserve"> mighty acts.</w:t>
      </w:r>
    </w:p>
    <w:p w14:paraId="7D5AB7D1" w14:textId="77777777" w:rsidR="00CA0029" w:rsidRPr="00AB1781" w:rsidRDefault="00CA0029" w:rsidP="00CA0029">
      <w:pPr>
        <w:pStyle w:val="EnglishHangNoCoptic"/>
      </w:pPr>
      <w:r w:rsidRPr="00AB1781">
        <w:t xml:space="preserve">14 O God, </w:t>
      </w:r>
      <w:r w:rsidR="00E570CB">
        <w:t>Your</w:t>
      </w:r>
      <w:r w:rsidRPr="00AB1781">
        <w:t xml:space="preserve"> way is in the Holy One.</w:t>
      </w:r>
    </w:p>
    <w:p w14:paraId="1C4AD1ED" w14:textId="77777777" w:rsidR="00CA0029" w:rsidRPr="00AB1781" w:rsidRDefault="00CA0029" w:rsidP="00CA0029">
      <w:pPr>
        <w:pStyle w:val="EnglishHangEndNoCoptic"/>
      </w:pPr>
      <w:r w:rsidRPr="00AB1781">
        <w:tab/>
        <w:t>Who is a great God like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77777777"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known </w:t>
      </w:r>
      <w:r w:rsidR="00E570CB">
        <w:t>Your</w:t>
      </w:r>
      <w:r w:rsidRPr="00AB1781">
        <w:t xml:space="preserve"> power among the peoples.</w:t>
      </w:r>
    </w:p>
    <w:p w14:paraId="33727C43" w14:textId="77777777" w:rsidR="00CA0029" w:rsidRPr="00AB1781" w:rsidRDefault="00CA0029" w:rsidP="00CA0029">
      <w:pPr>
        <w:pStyle w:val="EnglishHangNoCoptic"/>
      </w:pPr>
      <w:r w:rsidRPr="00AB1781">
        <w:t xml:space="preserve">16 </w:t>
      </w:r>
      <w:r w:rsidR="001040C8">
        <w:t>You</w:t>
      </w:r>
      <w:r w:rsidRPr="00AB1781">
        <w:t xml:space="preserve"> </w:t>
      </w:r>
      <w:r w:rsidR="00556387">
        <w:t>have</w:t>
      </w:r>
      <w:r w:rsidRPr="00AB1781">
        <w:t xml:space="preserve"> with </w:t>
      </w:r>
      <w:r w:rsidR="001040C8">
        <w:t>Your</w:t>
      </w:r>
      <w:r w:rsidRPr="00AB1781">
        <w:t xml:space="preserve"> arm redeemed </w:t>
      </w:r>
      <w:r w:rsidR="00E570CB">
        <w:t>Your</w:t>
      </w:r>
      <w:r w:rsidRPr="00AB1781">
        <w:t xml:space="preserve"> people,</w:t>
      </w:r>
    </w:p>
    <w:p w14:paraId="4A15F533" w14:textId="77777777" w:rsidR="00CA0029" w:rsidRPr="00AB1781" w:rsidRDefault="00CA0029" w:rsidP="00CA0029">
      <w:pPr>
        <w:pStyle w:val="EnglishHangEndNoCoptic"/>
      </w:pPr>
      <w:r w:rsidRPr="00AB1781">
        <w:tab/>
        <w:t xml:space="preserve">the sons of Jacob and Joseph.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7777777" w:rsidR="00CA0029" w:rsidRPr="00AB1781" w:rsidRDefault="00CA0029" w:rsidP="00CA0029">
      <w:pPr>
        <w:pStyle w:val="EnglishHangNoCoptic"/>
      </w:pPr>
      <w:r w:rsidRPr="00AB1781">
        <w:t>18 Great was the roar of the waters;</w:t>
      </w:r>
    </w:p>
    <w:p w14:paraId="70149A52" w14:textId="77777777" w:rsidR="00CA0029" w:rsidRPr="00AB1781" w:rsidRDefault="00CA0029" w:rsidP="00CA0029">
      <w:pPr>
        <w:pStyle w:val="EnglishHangNoCoptic"/>
      </w:pPr>
      <w:r w:rsidRPr="00AB1781">
        <w:tab/>
        <w:t>the clouds gave a clap,</w:t>
      </w:r>
    </w:p>
    <w:p w14:paraId="61712716" w14:textId="77777777" w:rsidR="00CA0029" w:rsidRPr="00AB1781" w:rsidRDefault="00CA0029" w:rsidP="00CA0029">
      <w:pPr>
        <w:pStyle w:val="EnglishHangEndNoCoptic"/>
      </w:pPr>
      <w:r w:rsidRPr="00AB1781">
        <w:tab/>
        <w:t xml:space="preserve">for </w:t>
      </w:r>
      <w:r w:rsidR="00E570CB">
        <w:t>Your</w:t>
      </w:r>
      <w:r w:rsidRPr="00AB1781">
        <w:t xml:space="preserve"> bolts pass through them.</w:t>
      </w:r>
    </w:p>
    <w:p w14:paraId="4CF55507" w14:textId="77777777" w:rsidR="00CA0029" w:rsidRPr="00AB1781" w:rsidRDefault="00CA0029" w:rsidP="00CA0029">
      <w:pPr>
        <w:pStyle w:val="EnglishHangNoCoptic"/>
      </w:pPr>
      <w:r w:rsidRPr="00AB1781">
        <w:t xml:space="preserve">19 The clap of </w:t>
      </w:r>
      <w:r w:rsidR="00E570CB">
        <w:t>Your</w:t>
      </w:r>
      <w:r w:rsidRPr="00AB1781">
        <w:t xml:space="preserve"> thunder was in the whirlwind;</w:t>
      </w:r>
    </w:p>
    <w:p w14:paraId="7ACBC5CE" w14:textId="77777777" w:rsidR="00CA0029" w:rsidRPr="00AB1781" w:rsidRDefault="00CA0029" w:rsidP="00CA0029">
      <w:pPr>
        <w:pStyle w:val="EnglishHangNoCoptic"/>
      </w:pPr>
      <w:r w:rsidRPr="00AB1781">
        <w:tab/>
      </w:r>
      <w:r w:rsidR="00E570CB">
        <w:t>Your</w:t>
      </w:r>
      <w:r w:rsidRPr="00AB1781">
        <w:t xml:space="preserve"> lightnings lit up the worlds</w:t>
      </w:r>
    </w:p>
    <w:p w14:paraId="76706EFC" w14:textId="77777777" w:rsidR="00CA0029" w:rsidRPr="00AB1781" w:rsidRDefault="00CA0029" w:rsidP="00CA0029">
      <w:pPr>
        <w:pStyle w:val="EnglishHangEndNoCoptic"/>
      </w:pPr>
      <w:r w:rsidRPr="00AB1781">
        <w:tab/>
        <w:t>the earth shook and trembled.</w:t>
      </w:r>
    </w:p>
    <w:p w14:paraId="525EC330" w14:textId="77777777" w:rsidR="00CA0029" w:rsidRPr="00AB1781" w:rsidRDefault="00CA0029" w:rsidP="00CA0029">
      <w:pPr>
        <w:pStyle w:val="EnglishHangNoCoptic"/>
      </w:pPr>
      <w:r w:rsidRPr="00AB1781">
        <w:t xml:space="preserve">20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77777777" w:rsidR="00CA0029" w:rsidRPr="00AB1781" w:rsidRDefault="00CA0029" w:rsidP="00CA0029">
      <w:pPr>
        <w:pStyle w:val="EnglishHangEndNoCoptic"/>
      </w:pPr>
      <w:r w:rsidRPr="00AB1781">
        <w:tab/>
        <w:t xml:space="preserve">and </w:t>
      </w:r>
      <w:r w:rsidR="00E570CB">
        <w:t>Your</w:t>
      </w:r>
      <w:r w:rsidRPr="00AB1781">
        <w:t xml:space="preserve"> footsteps are not known.</w:t>
      </w:r>
    </w:p>
    <w:p w14:paraId="1A3ABFCB" w14:textId="77777777" w:rsidR="00CA0029" w:rsidRPr="00AB1781" w:rsidRDefault="00CA0029" w:rsidP="00CA0029">
      <w:pPr>
        <w:pStyle w:val="EnglishHangNoCoptic"/>
      </w:pPr>
      <w:r w:rsidRPr="00AB1781">
        <w:t xml:space="preserve">21 </w:t>
      </w:r>
      <w:r w:rsidR="001040C8">
        <w:t>You</w:t>
      </w:r>
      <w:r w:rsidRPr="00AB1781">
        <w:t xml:space="preserve"> </w:t>
      </w:r>
      <w:r w:rsidR="001040C8">
        <w:t>did</w:t>
      </w:r>
      <w:r w:rsidRPr="00AB1781">
        <w:t xml:space="preserve"> guide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972" w:name="_Ref435438587"/>
      <w:r w:rsidRPr="00AB1781">
        <w:t>K</w:t>
      </w:r>
      <w:r>
        <w:t>athisma</w:t>
      </w:r>
      <w:r w:rsidRPr="00AB1781">
        <w:t xml:space="preserve"> 1</w:t>
      </w:r>
      <w:r>
        <w:t>1</w:t>
      </w:r>
      <w:bookmarkEnd w:id="972"/>
    </w:p>
    <w:p w14:paraId="58ECB155" w14:textId="77777777" w:rsidR="004A51E7" w:rsidRPr="00AB1781" w:rsidRDefault="004A51E7" w:rsidP="00BF0205">
      <w:pPr>
        <w:pStyle w:val="Heading4"/>
      </w:pPr>
      <w:r>
        <w:t>Psalm</w:t>
      </w:r>
      <w:r w:rsidRPr="00AB1781">
        <w:t xml:space="preserve"> 77</w:t>
      </w:r>
      <w:r>
        <w:t>: Attend, my people, to my law</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7777777" w:rsidR="004A51E7" w:rsidRPr="00AB1781" w:rsidRDefault="004A51E7" w:rsidP="004A51E7">
      <w:pPr>
        <w:pStyle w:val="EnglishHangNoCoptic"/>
      </w:pPr>
      <w:r w:rsidRPr="00AB1781">
        <w:t>Attend, my people, to my law;</w:t>
      </w:r>
    </w:p>
    <w:p w14:paraId="08F055D7" w14:textId="77777777" w:rsidR="004A51E7" w:rsidRPr="00AB1781" w:rsidRDefault="004A51E7" w:rsidP="004A51E7">
      <w:pPr>
        <w:pStyle w:val="EnglishHangEndNoCoptic"/>
      </w:pPr>
      <w:r w:rsidRPr="00AB1781">
        <w:lastRenderedPageBreak/>
        <w:tab/>
        <w:t>incline your ears to the words of my mouth.</w:t>
      </w:r>
    </w:p>
    <w:p w14:paraId="0719CB16" w14:textId="77777777" w:rsidR="004A51E7" w:rsidRPr="00AB1781" w:rsidRDefault="004A51E7" w:rsidP="004A51E7">
      <w:pPr>
        <w:pStyle w:val="EnglishHangNoCoptic"/>
      </w:pPr>
      <w:r w:rsidRPr="00AB1781">
        <w:t>2 I will speak my mind in parables,</w:t>
      </w:r>
      <w:r w:rsidRPr="00AB1781">
        <w:rPr>
          <w:rStyle w:val="FootnoteReference"/>
        </w:rPr>
        <w:footnoteReference w:id="284"/>
      </w:r>
    </w:p>
    <w:p w14:paraId="0390C464" w14:textId="77777777" w:rsidR="004A51E7" w:rsidRPr="00AB1781" w:rsidRDefault="004A51E7" w:rsidP="004A51E7">
      <w:pPr>
        <w:pStyle w:val="EnglishHangEndNoCoptic"/>
      </w:pPr>
      <w:r w:rsidRPr="00AB1781">
        <w:tab/>
        <w:t>read riddles cryptic since creation.</w:t>
      </w:r>
    </w:p>
    <w:p w14:paraId="63CAE90C" w14:textId="77777777" w:rsidR="004A51E7" w:rsidRPr="00AB1781" w:rsidRDefault="004A51E7" w:rsidP="004A51E7">
      <w:pPr>
        <w:pStyle w:val="EnglishHangNoCoptic"/>
      </w:pPr>
      <w:r w:rsidRPr="00AB1781">
        <w:t>3 All that we have heard and known</w:t>
      </w:r>
    </w:p>
    <w:p w14:paraId="7A5B5E74" w14:textId="77777777" w:rsidR="004A51E7" w:rsidRPr="00AB1781" w:rsidRDefault="004A51E7" w:rsidP="004A51E7">
      <w:pPr>
        <w:pStyle w:val="EnglishHangNoCoptic"/>
      </w:pPr>
      <w:r w:rsidRPr="00AB1781">
        <w:tab/>
        <w:t>and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t>4 from one generation to another;</w:t>
      </w:r>
    </w:p>
    <w:p w14:paraId="3B5DEF94" w14:textId="77777777" w:rsidR="004A51E7" w:rsidRPr="00AB1781" w:rsidRDefault="004A51E7" w:rsidP="004A51E7">
      <w:pPr>
        <w:pStyle w:val="EnglishHangNoCoptic"/>
      </w:pPr>
      <w:r w:rsidRPr="00AB1781">
        <w:tab/>
        <w:t>and we will tell our children</w:t>
      </w:r>
    </w:p>
    <w:p w14:paraId="1DBCD80F" w14:textId="77777777" w:rsidR="004A51E7" w:rsidRPr="00AB1781" w:rsidRDefault="004A51E7" w:rsidP="004A51E7">
      <w:pPr>
        <w:pStyle w:val="EnglishHangNoCoptic"/>
      </w:pPr>
      <w:r w:rsidRPr="00AB1781">
        <w:tab/>
        <w:t>the praises of the Lord</w:t>
      </w:r>
    </w:p>
    <w:p w14:paraId="70B98260" w14:textId="77777777" w:rsidR="004A51E7" w:rsidRPr="00AB1781" w:rsidRDefault="004A51E7" w:rsidP="004A51E7">
      <w:pPr>
        <w:pStyle w:val="EnglishHangNoCoptic"/>
      </w:pPr>
      <w:r w:rsidRPr="00AB1781">
        <w:tab/>
        <w:t>and His mighty acts</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285"/>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77777777" w:rsidR="004A51E7" w:rsidRPr="00AB1781" w:rsidRDefault="004A51E7" w:rsidP="004A51E7">
      <w:pPr>
        <w:pStyle w:val="EnglishHangNoCoptic"/>
      </w:pPr>
      <w:r w:rsidRPr="00AB1781">
        <w:tab/>
        <w:t>that the children to be born</w:t>
      </w:r>
    </w:p>
    <w:p w14:paraId="762F6116" w14:textId="77777777" w:rsidR="004A51E7" w:rsidRPr="00AB1781" w:rsidRDefault="004A51E7" w:rsidP="004A51E7">
      <w:pPr>
        <w:pStyle w:val="EnglishHangEndNoCoptic"/>
      </w:pPr>
      <w:r w:rsidRPr="00AB1781">
        <w:tab/>
        <w:t>might rise and tell their children:</w:t>
      </w:r>
    </w:p>
    <w:p w14:paraId="12AC75F1" w14:textId="77777777" w:rsidR="004A51E7" w:rsidRPr="00AB1781" w:rsidRDefault="004A51E7" w:rsidP="004A51E7">
      <w:pPr>
        <w:pStyle w:val="EnglishHangNoCoptic"/>
      </w:pPr>
      <w:r w:rsidRPr="00AB1781">
        <w:t>7 That they should put their trust in God</w:t>
      </w:r>
    </w:p>
    <w:p w14:paraId="7D355638" w14:textId="77777777" w:rsidR="004A51E7" w:rsidRPr="00AB1781" w:rsidRDefault="004A51E7" w:rsidP="004A51E7">
      <w:pPr>
        <w:pStyle w:val="EnglishHangNoCoptic"/>
      </w:pPr>
      <w:r w:rsidRPr="00AB1781">
        <w:tab/>
        <w:t>and not forget the works of God</w:t>
      </w:r>
    </w:p>
    <w:p w14:paraId="0239A0FA" w14:textId="77777777" w:rsidR="004A51E7" w:rsidRPr="00AB1781" w:rsidRDefault="004A51E7" w:rsidP="004A51E7">
      <w:pPr>
        <w:pStyle w:val="EnglishHangEndNoCoptic"/>
      </w:pPr>
      <w:r w:rsidRPr="00AB1781">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77777777" w:rsidR="004A51E7" w:rsidRPr="00AB1781" w:rsidRDefault="004A51E7" w:rsidP="004A51E7">
      <w:pPr>
        <w:pStyle w:val="EnglishHangNoCoptic"/>
      </w:pPr>
      <w:r w:rsidRPr="00AB1781">
        <w:tab/>
        <w:t>a crooked and provoking race,</w:t>
      </w:r>
    </w:p>
    <w:p w14:paraId="08F91EF0" w14:textId="77777777" w:rsidR="004A51E7" w:rsidRPr="00AB1781" w:rsidRDefault="004A51E7" w:rsidP="004A51E7">
      <w:pPr>
        <w:pStyle w:val="EnglishHangNoCoptic"/>
      </w:pPr>
      <w:r w:rsidRPr="00AB1781">
        <w:tab/>
        <w:t>a race that did not set its heart aright</w:t>
      </w:r>
    </w:p>
    <w:p w14:paraId="5824A4D1" w14:textId="77777777" w:rsidR="004A51E7" w:rsidRPr="00AB1781" w:rsidRDefault="004A51E7" w:rsidP="004A51E7">
      <w:pPr>
        <w:pStyle w:val="EnglishHangEndNoCoptic"/>
      </w:pPr>
      <w:r w:rsidRPr="00AB1781">
        <w:tab/>
        <w:t>and whose spirit was not loyal to God.</w:t>
      </w:r>
    </w:p>
    <w:p w14:paraId="10D3D8A5" w14:textId="77777777" w:rsidR="004A51E7" w:rsidRPr="00AB1781" w:rsidRDefault="004A51E7" w:rsidP="004A51E7">
      <w:pPr>
        <w:pStyle w:val="EnglishHangNoCoptic"/>
      </w:pPr>
      <w:r w:rsidRPr="00AB1781">
        <w:t>9 The children of Ephraim, though skilled bowmen,</w:t>
      </w:r>
    </w:p>
    <w:p w14:paraId="2A2AE8F1" w14:textId="77777777" w:rsidR="004A51E7" w:rsidRPr="00AB1781" w:rsidRDefault="004A51E7" w:rsidP="004A51E7">
      <w:pPr>
        <w:pStyle w:val="EnglishHangEndNoCoptic"/>
      </w:pPr>
      <w:r w:rsidRPr="00AB1781">
        <w:tab/>
        <w:t>were routed on the day of battle.</w:t>
      </w:r>
      <w:r w:rsidRPr="00AB1781">
        <w:rPr>
          <w:rStyle w:val="FootnoteReference"/>
        </w:rPr>
        <w:footnoteReference w:id="286"/>
      </w:r>
    </w:p>
    <w:p w14:paraId="4B372577" w14:textId="77777777" w:rsidR="004A51E7" w:rsidRPr="00AB1781" w:rsidRDefault="004A51E7" w:rsidP="004A51E7">
      <w:pPr>
        <w:pStyle w:val="EnglishHangNoCoptic"/>
      </w:pPr>
      <w:r w:rsidRPr="00AB1781">
        <w:t>10 They did not keep God’s covenant,</w:t>
      </w:r>
    </w:p>
    <w:p w14:paraId="1DA51DC0" w14:textId="77777777" w:rsidR="004A51E7" w:rsidRPr="00AB1781" w:rsidRDefault="004A51E7" w:rsidP="004A51E7">
      <w:pPr>
        <w:pStyle w:val="EnglishHangEndNoCoptic"/>
      </w:pPr>
      <w:r w:rsidRPr="00AB1781">
        <w:tab/>
        <w:t>and refused to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77777777" w:rsidR="004A51E7" w:rsidRPr="00AB1781" w:rsidRDefault="004A51E7" w:rsidP="004A51E7">
      <w:pPr>
        <w:pStyle w:val="EnglishHangNoCoptic"/>
      </w:pPr>
      <w:r w:rsidRPr="00AB1781">
        <w:lastRenderedPageBreak/>
        <w:t>12 the wonders He had done 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77777777" w:rsidR="004A51E7" w:rsidRPr="00AB1781" w:rsidRDefault="004A51E7" w:rsidP="004A51E7">
      <w:pPr>
        <w:pStyle w:val="EnglishHangEndNoCoptic"/>
      </w:pPr>
      <w:r w:rsidRPr="00AB1781">
        <w:tab/>
        <w:t>and all the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77777777" w:rsidR="004A51E7" w:rsidRPr="00AB1781" w:rsidRDefault="004A51E7" w:rsidP="004A51E7">
      <w:pPr>
        <w:pStyle w:val="EnglishHangEndNoCoptic"/>
      </w:pPr>
      <w:r w:rsidRPr="00AB1781">
        <w:tab/>
        <w:t>and gave them drink as from great depths.</w:t>
      </w:r>
    </w:p>
    <w:p w14:paraId="3C77C00A" w14:textId="77777777" w:rsidR="004A51E7" w:rsidRPr="00AB1781" w:rsidRDefault="004A51E7" w:rsidP="004A51E7">
      <w:pPr>
        <w:pStyle w:val="EnglishHangNoCoptic"/>
      </w:pPr>
      <w:r w:rsidRPr="00AB1781">
        <w:t>16 He brought water out of the rock</w:t>
      </w:r>
    </w:p>
    <w:p w14:paraId="590F22E9" w14:textId="77777777" w:rsidR="004A51E7" w:rsidRPr="00AB1781" w:rsidRDefault="004A51E7" w:rsidP="004A51E7">
      <w:pPr>
        <w:pStyle w:val="EnglishHangEndNoCoptic"/>
      </w:pPr>
      <w:r w:rsidRPr="00AB1781">
        <w:tab/>
        <w:t>and made waters flow like rivers.</w:t>
      </w:r>
    </w:p>
    <w:p w14:paraId="34BB3856" w14:textId="77777777" w:rsidR="004A51E7" w:rsidRPr="00AB1781" w:rsidRDefault="004A51E7" w:rsidP="004A51E7">
      <w:pPr>
        <w:pStyle w:val="EnglishHangNoCoptic"/>
      </w:pPr>
      <w:r w:rsidRPr="00AB1781">
        <w:t>17 Yet still they went on sinning against Him;</w:t>
      </w:r>
    </w:p>
    <w:p w14:paraId="0D6D001B" w14:textId="77777777" w:rsidR="004A51E7" w:rsidRPr="00AB1781" w:rsidRDefault="004A51E7" w:rsidP="004A51E7">
      <w:pPr>
        <w:pStyle w:val="EnglishHangEndNoCoptic"/>
      </w:pPr>
      <w:r w:rsidRPr="00AB1781">
        <w:tab/>
        <w:t>they provoked the Most High in the desert.</w:t>
      </w:r>
    </w:p>
    <w:p w14:paraId="29A9BC84" w14:textId="77777777" w:rsidR="004A51E7" w:rsidRPr="00AB1781" w:rsidRDefault="004A51E7" w:rsidP="004A51E7">
      <w:pPr>
        <w:pStyle w:val="EnglishHangNoCoptic"/>
      </w:pPr>
      <w:r w:rsidRPr="00AB1781">
        <w:t>18 And they tempted God in their hearts</w:t>
      </w:r>
    </w:p>
    <w:p w14:paraId="6FB1C9F9" w14:textId="77777777" w:rsidR="004A51E7" w:rsidRPr="00AB1781" w:rsidRDefault="004A51E7" w:rsidP="004A51E7">
      <w:pPr>
        <w:pStyle w:val="EnglishHangEndNoCoptic"/>
      </w:pPr>
      <w:r w:rsidRPr="00AB1781">
        <w:tab/>
        <w:t>by demanding food for their cravings.</w:t>
      </w:r>
    </w:p>
    <w:p w14:paraId="129E543D" w14:textId="77777777" w:rsidR="004A51E7" w:rsidRPr="00AB1781" w:rsidRDefault="004A51E7" w:rsidP="004A51E7">
      <w:pPr>
        <w:pStyle w:val="EnglishHangNoCoptic"/>
      </w:pPr>
      <w:r w:rsidRPr="00AB1781">
        <w:t>19 And they spoke against God and said:</w:t>
      </w:r>
    </w:p>
    <w:p w14:paraId="5F126886" w14:textId="77777777" w:rsidR="004A51E7" w:rsidRPr="00AB1781" w:rsidRDefault="004A51E7" w:rsidP="004A51E7">
      <w:pPr>
        <w:pStyle w:val="EnglishHangEndNoCoptic"/>
      </w:pPr>
      <w:r w:rsidRPr="00AB1781">
        <w:tab/>
        <w:t>‘Can God provide a table in the wilderness?</w:t>
      </w:r>
    </w:p>
    <w:p w14:paraId="6040B7A4" w14:textId="77777777" w:rsidR="004A51E7" w:rsidRPr="00AB1781" w:rsidRDefault="004A51E7" w:rsidP="004A51E7">
      <w:pPr>
        <w:pStyle w:val="EnglishHangNoCoptic"/>
      </w:pPr>
      <w:r w:rsidRPr="00AB1781">
        <w:t>20 True, He struck a rock so that water gushed out</w:t>
      </w:r>
    </w:p>
    <w:p w14:paraId="2DD1FC0D" w14:textId="77777777" w:rsidR="004A51E7" w:rsidRPr="00AB1781" w:rsidRDefault="004A51E7" w:rsidP="004A51E7">
      <w:pPr>
        <w:pStyle w:val="EnglishHangNoCoptic"/>
      </w:pPr>
      <w:r w:rsidRPr="00AB1781">
        <w:tab/>
        <w:t>and torrents overflowed;</w:t>
      </w:r>
    </w:p>
    <w:p w14:paraId="6BBF40A8" w14:textId="77777777" w:rsidR="004A51E7" w:rsidRPr="00AB1781" w:rsidRDefault="004A51E7" w:rsidP="004A51E7">
      <w:pPr>
        <w:pStyle w:val="EnglishHangNoCoptic"/>
      </w:pPr>
      <w:r w:rsidRPr="00AB1781">
        <w:tab/>
        <w:t>but can He also give us bread,</w:t>
      </w:r>
    </w:p>
    <w:p w14:paraId="2320673E" w14:textId="77777777" w:rsidR="004A51E7" w:rsidRPr="00AB1781" w:rsidRDefault="004A51E7" w:rsidP="004A51E7">
      <w:pPr>
        <w:pStyle w:val="EnglishHangEndNoCoptic"/>
      </w:pPr>
      <w:r w:rsidRPr="00AB1781">
        <w:tab/>
        <w:t>and provide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287"/>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77777777" w:rsidR="004A51E7" w:rsidRPr="00AB1781" w:rsidRDefault="004A51E7" w:rsidP="004A51E7">
      <w:pPr>
        <w:pStyle w:val="EnglishHangNoCoptic"/>
      </w:pPr>
      <w:r w:rsidRPr="00AB1781">
        <w:t>22 because they did not believe in God</w:t>
      </w:r>
    </w:p>
    <w:p w14:paraId="140D1469" w14:textId="77777777" w:rsidR="004A51E7" w:rsidRPr="00AB1781" w:rsidRDefault="004A51E7" w:rsidP="004A51E7">
      <w:pPr>
        <w:pStyle w:val="EnglishHangEndNoCoptic"/>
      </w:pPr>
      <w:r w:rsidRPr="00AB1781">
        <w:tab/>
        <w:t>or trust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77777777" w:rsidR="004A51E7" w:rsidRPr="00AB1781" w:rsidRDefault="004A51E7" w:rsidP="004A51E7">
      <w:pPr>
        <w:pStyle w:val="EnglishHangNoCoptic"/>
      </w:pPr>
      <w:r w:rsidRPr="00AB1781">
        <w:t>24 and rained upon them manna to eat,</w:t>
      </w:r>
    </w:p>
    <w:p w14:paraId="74104ABC" w14:textId="77777777" w:rsidR="004A51E7" w:rsidRPr="00AB1781" w:rsidRDefault="004A51E7" w:rsidP="004A51E7">
      <w:pPr>
        <w:pStyle w:val="EnglishHangEndNoCoptic"/>
      </w:pPr>
      <w:r w:rsidRPr="00AB1781">
        <w:tab/>
        <w:t>and gave them the bread of heaven.</w:t>
      </w:r>
    </w:p>
    <w:p w14:paraId="3010086E" w14:textId="77777777" w:rsidR="004A51E7" w:rsidRPr="00AB1781" w:rsidRDefault="004A51E7" w:rsidP="004A51E7">
      <w:pPr>
        <w:pStyle w:val="EnglishHangNoCoptic"/>
      </w:pPr>
      <w:r w:rsidRPr="00AB1781">
        <w:t>25 Man ate the bread of Angels;</w:t>
      </w:r>
    </w:p>
    <w:p w14:paraId="722040CB" w14:textId="77777777" w:rsidR="004A51E7" w:rsidRPr="00AB1781" w:rsidRDefault="004A51E7" w:rsidP="004A51E7">
      <w:pPr>
        <w:pStyle w:val="EnglishHangEndNoCoptic"/>
      </w:pPr>
      <w:r w:rsidRPr="00AB1781">
        <w:tab/>
        <w:t>He sent them food in abundance.</w:t>
      </w:r>
    </w:p>
    <w:p w14:paraId="5A62ADF8" w14:textId="77777777" w:rsidR="004A51E7" w:rsidRPr="00AB1781" w:rsidRDefault="004A51E7" w:rsidP="004A51E7">
      <w:pPr>
        <w:pStyle w:val="EnglishHangNoCoptic"/>
      </w:pPr>
      <w:r w:rsidRPr="00AB1781">
        <w:lastRenderedPageBreak/>
        <w:t>26 He banished the south wind from heaven,</w:t>
      </w:r>
    </w:p>
    <w:p w14:paraId="16B8F79C" w14:textId="77777777" w:rsidR="004A51E7" w:rsidRPr="00AB1781" w:rsidRDefault="004A51E7" w:rsidP="004A51E7">
      <w:pPr>
        <w:pStyle w:val="EnglishHangEndNoCoptic"/>
      </w:pPr>
      <w:r w:rsidRPr="00AB1781">
        <w:tab/>
        <w:t>and by His power He brought in a southwest wind.</w:t>
      </w:r>
    </w:p>
    <w:p w14:paraId="50FFE075" w14:textId="77777777" w:rsidR="004A51E7" w:rsidRPr="00AB1781" w:rsidRDefault="004A51E7" w:rsidP="004A51E7">
      <w:pPr>
        <w:pStyle w:val="EnglishHangNoCoptic"/>
      </w:pPr>
      <w:r w:rsidRPr="00AB1781">
        <w:t>27 And He rained flesh on them as thick as dust</w:t>
      </w:r>
    </w:p>
    <w:p w14:paraId="0352B89B" w14:textId="77777777" w:rsidR="004A51E7" w:rsidRPr="00AB1781" w:rsidRDefault="004A51E7" w:rsidP="004A51E7">
      <w:pPr>
        <w:pStyle w:val="EnglishHangEndNoCoptic"/>
      </w:pPr>
      <w:r w:rsidRPr="00AB1781">
        <w:tab/>
        <w:t>and winged birds like the sand of the seas.</w:t>
      </w:r>
    </w:p>
    <w:p w14:paraId="1780CC75" w14:textId="77777777" w:rsidR="004A51E7" w:rsidRPr="00AB1781" w:rsidRDefault="004A51E7" w:rsidP="004A51E7">
      <w:pPr>
        <w:pStyle w:val="EnglishHangNoCoptic"/>
      </w:pPr>
      <w:r w:rsidRPr="00AB1781">
        <w:t>28 And the birds 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77777777" w:rsidR="004A51E7" w:rsidRPr="00AB1781" w:rsidRDefault="004A51E7" w:rsidP="004A51E7">
      <w:pPr>
        <w:pStyle w:val="EnglishHangNoCoptic"/>
      </w:pPr>
      <w:r w:rsidRPr="00AB1781">
        <w:t>29 So they ate and were thoroughly stuffed,</w:t>
      </w:r>
    </w:p>
    <w:p w14:paraId="7FDB7ADE" w14:textId="77777777" w:rsidR="004A51E7" w:rsidRPr="00AB1781" w:rsidRDefault="004A51E7" w:rsidP="004A51E7">
      <w:pPr>
        <w:pStyle w:val="EnglishHangEndNoCoptic"/>
      </w:pPr>
      <w:r w:rsidRPr="00AB1781">
        <w:tab/>
        <w:t>and He brought them their desire.</w:t>
      </w:r>
    </w:p>
    <w:p w14:paraId="22058312" w14:textId="77777777" w:rsidR="004A51E7" w:rsidRPr="00AB1781" w:rsidRDefault="004A51E7" w:rsidP="004A51E7">
      <w:pPr>
        <w:pStyle w:val="EnglishHangNoCoptic"/>
      </w:pPr>
      <w:r w:rsidRPr="00AB1781">
        <w:t>30 They had not stayed their desire</w:t>
      </w:r>
    </w:p>
    <w:p w14:paraId="48821D15" w14:textId="77777777" w:rsidR="004A51E7" w:rsidRPr="00AB1781" w:rsidRDefault="004A51E7" w:rsidP="004A51E7">
      <w:pPr>
        <w:pStyle w:val="EnglishHangEndNoCoptic"/>
      </w:pPr>
      <w:r w:rsidRPr="00AB1781">
        <w:tab/>
        <w:t>and the food was still in their mouths</w:t>
      </w:r>
    </w:p>
    <w:p w14:paraId="42A29CC6" w14:textId="77777777" w:rsidR="004A51E7" w:rsidRPr="00AB1781" w:rsidRDefault="004A51E7" w:rsidP="004A51E7">
      <w:pPr>
        <w:pStyle w:val="EnglishHangNoCoptic"/>
      </w:pPr>
      <w:r w:rsidRPr="00AB1781">
        <w:t>31 when the wrath of God rose against them</w:t>
      </w:r>
    </w:p>
    <w:p w14:paraId="73653237" w14:textId="77777777" w:rsidR="004A51E7" w:rsidRPr="00AB1781" w:rsidRDefault="004A51E7" w:rsidP="004A51E7">
      <w:pPr>
        <w:pStyle w:val="EnglishHangNoCoptic"/>
      </w:pPr>
      <w:r w:rsidRPr="00AB1781">
        <w:tab/>
        <w:t>and slew the strongest of them.</w:t>
      </w:r>
    </w:p>
    <w:p w14:paraId="0C446377" w14:textId="77777777" w:rsidR="004A51E7" w:rsidRPr="00AB1781" w:rsidRDefault="004A51E7" w:rsidP="004A51E7">
      <w:pPr>
        <w:pStyle w:val="EnglishHangEndNoCoptic"/>
      </w:pPr>
      <w:r w:rsidRPr="00AB1781">
        <w:tab/>
        <w:t>and laid low the picked men of Israel.</w:t>
      </w:r>
    </w:p>
    <w:p w14:paraId="36A88CE5" w14:textId="77777777" w:rsidR="004A51E7" w:rsidRPr="00AB1781" w:rsidRDefault="004A51E7" w:rsidP="004A51E7">
      <w:pPr>
        <w:pStyle w:val="EnglishHangNoCoptic"/>
      </w:pPr>
      <w:r w:rsidRPr="00AB1781">
        <w:t>32 Yet for all this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7777777" w:rsidR="004A51E7" w:rsidRPr="00AB1781" w:rsidRDefault="004A51E7" w:rsidP="004A51E7">
      <w:pPr>
        <w:pStyle w:val="EnglishHangNoCoptic"/>
      </w:pPr>
      <w:r w:rsidRPr="00AB1781">
        <w:t>33 Their days slipped by in vanity,</w:t>
      </w:r>
    </w:p>
    <w:p w14:paraId="0DE345E7" w14:textId="77777777" w:rsidR="004A51E7" w:rsidRPr="00AB1781" w:rsidRDefault="004A51E7" w:rsidP="004A51E7">
      <w:pPr>
        <w:pStyle w:val="EnglishHangEndNoCoptic"/>
      </w:pPr>
      <w:r w:rsidRPr="00AB1781">
        <w:tab/>
        <w:t>and their years in anxiety.</w:t>
      </w:r>
    </w:p>
    <w:p w14:paraId="62FD5548" w14:textId="77777777" w:rsidR="004A51E7" w:rsidRPr="00AB1781" w:rsidRDefault="004A51E7" w:rsidP="004A51E7">
      <w:pPr>
        <w:pStyle w:val="EnglishHangNoCoptic"/>
      </w:pPr>
      <w:r w:rsidRPr="00AB1781">
        <w:t>34 When He slew them, then they sought Him,</w:t>
      </w:r>
    </w:p>
    <w:p w14:paraId="2BBD84FF" w14:textId="77777777" w:rsidR="004A51E7" w:rsidRPr="00AB1781" w:rsidRDefault="004A51E7" w:rsidP="004A51E7">
      <w:pPr>
        <w:pStyle w:val="EnglishHangEndNoCoptic"/>
      </w:pPr>
      <w:r w:rsidRPr="00AB1781">
        <w:tab/>
        <w:t>and returned and rose to seek God early,</w:t>
      </w:r>
    </w:p>
    <w:p w14:paraId="20A3FC50" w14:textId="77777777" w:rsidR="004A51E7" w:rsidRPr="00AB1781" w:rsidRDefault="004A51E7" w:rsidP="004A51E7">
      <w:pPr>
        <w:pStyle w:val="EnglishHangNoCoptic"/>
      </w:pPr>
      <w:r w:rsidRPr="00AB1781">
        <w:t>35 and they remembered that God was their helper</w:t>
      </w:r>
    </w:p>
    <w:p w14:paraId="4E133C17" w14:textId="77777777" w:rsidR="004A51E7" w:rsidRPr="00AB1781" w:rsidRDefault="004A51E7" w:rsidP="004A51E7">
      <w:pPr>
        <w:pStyle w:val="EnglishHangEndNoCoptic"/>
      </w:pPr>
      <w:r w:rsidRPr="00AB1781">
        <w:tab/>
        <w:t>and that the Most High was their redeemer.</w:t>
      </w:r>
    </w:p>
    <w:p w14:paraId="52F50C94" w14:textId="77777777" w:rsidR="004A51E7" w:rsidRPr="00AB1781" w:rsidRDefault="004A51E7" w:rsidP="004A51E7">
      <w:pPr>
        <w:pStyle w:val="EnglishHangNoCoptic"/>
      </w:pPr>
      <w:r w:rsidRPr="00AB1781">
        <w:t>36 Then they loved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77777777" w:rsidR="004A51E7" w:rsidRPr="00AB1781" w:rsidRDefault="004A51E7" w:rsidP="004A51E7">
      <w:pPr>
        <w:pStyle w:val="EnglishHangNoCoptic"/>
      </w:pPr>
      <w:r w:rsidRPr="00AB1781">
        <w:t>38 Yet He Who is compassionate</w:t>
      </w:r>
    </w:p>
    <w:p w14:paraId="761990CB" w14:textId="77777777" w:rsidR="004A51E7" w:rsidRPr="00AB1781" w:rsidRDefault="004A51E7" w:rsidP="004A51E7">
      <w:pPr>
        <w:pStyle w:val="EnglishHangNoCoptic"/>
      </w:pPr>
      <w:r w:rsidRPr="00AB1781">
        <w:tab/>
        <w:t>forgave their sins and did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77777777" w:rsidR="004A51E7" w:rsidRPr="00AB1781" w:rsidRDefault="004A51E7" w:rsidP="004A51E7">
      <w:pPr>
        <w:pStyle w:val="EnglishHangNoCoptic"/>
      </w:pPr>
      <w:r w:rsidRPr="00AB1781">
        <w:t>39 He remembered that they were flesh,</w:t>
      </w:r>
    </w:p>
    <w:p w14:paraId="2E46DB55" w14:textId="77777777" w:rsidR="004A51E7" w:rsidRPr="00AB1781" w:rsidRDefault="004A51E7" w:rsidP="004A51E7">
      <w:pPr>
        <w:pStyle w:val="EnglishHangEndNoCoptic"/>
      </w:pPr>
      <w:r w:rsidRPr="00AB1781">
        <w:tab/>
        <w:t>a spirit that passes and never returns.</w:t>
      </w:r>
    </w:p>
    <w:p w14:paraId="6F592989" w14:textId="77777777" w:rsidR="004A51E7" w:rsidRPr="00AB1781" w:rsidRDefault="004A51E7" w:rsidP="004A51E7">
      <w:pPr>
        <w:pStyle w:val="EnglishHangNoCoptic"/>
      </w:pPr>
      <w:r w:rsidRPr="00AB1781">
        <w:t>40 How often they provoked Him in the wilderness</w:t>
      </w:r>
    </w:p>
    <w:p w14:paraId="4A9B6EEB" w14:textId="77777777" w:rsidR="004A51E7" w:rsidRPr="00AB1781" w:rsidRDefault="004A51E7" w:rsidP="004A51E7">
      <w:pPr>
        <w:pStyle w:val="EnglishHangEndNoCoptic"/>
      </w:pPr>
      <w:r w:rsidRPr="00AB1781">
        <w:tab/>
        <w:t>and grieved Him in the desert!</w:t>
      </w:r>
    </w:p>
    <w:p w14:paraId="47FB1AD7" w14:textId="77777777" w:rsidR="004A51E7" w:rsidRPr="00AB1781" w:rsidRDefault="004A51E7" w:rsidP="004A51E7">
      <w:pPr>
        <w:pStyle w:val="EnglishHangNoCoptic"/>
      </w:pPr>
      <w:r w:rsidRPr="00AB1781">
        <w:t>41 They turned back and tempted God,</w:t>
      </w:r>
    </w:p>
    <w:p w14:paraId="07419269" w14:textId="77777777" w:rsidR="004A51E7" w:rsidRPr="00AB1781" w:rsidRDefault="004A51E7" w:rsidP="004A51E7">
      <w:pPr>
        <w:pStyle w:val="EnglishHangEndNoCoptic"/>
      </w:pPr>
      <w:r w:rsidRPr="00AB1781">
        <w:lastRenderedPageBreak/>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77777777" w:rsidR="004A51E7" w:rsidRPr="00AB1781" w:rsidRDefault="004A51E7" w:rsidP="004A51E7">
      <w:pPr>
        <w:pStyle w:val="EnglishHangNoCoptic"/>
      </w:pPr>
      <w:r w:rsidRPr="00AB1781">
        <w:tab/>
        <w:t>or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7777777" w:rsidR="004A51E7" w:rsidRPr="00AB1781" w:rsidRDefault="004A51E7" w:rsidP="004A51E7">
      <w:pPr>
        <w:pStyle w:val="EnglishHangNoCoptic"/>
      </w:pPr>
      <w:r w:rsidRPr="00AB1781">
        <w:t>43 how He wrought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77777777" w:rsidR="004A51E7" w:rsidRPr="00AB1781" w:rsidRDefault="004A51E7" w:rsidP="004A51E7">
      <w:pPr>
        <w:pStyle w:val="EnglishHangNoCoptic"/>
      </w:pPr>
      <w:r w:rsidRPr="00AB1781">
        <w:t>44 and turned into blood their rivers and rain-water,</w:t>
      </w:r>
    </w:p>
    <w:p w14:paraId="091ABB28" w14:textId="77777777" w:rsidR="004A51E7" w:rsidRPr="00AB1781" w:rsidRDefault="004A51E7" w:rsidP="004A51E7">
      <w:pPr>
        <w:pStyle w:val="EnglishHangEndNoCoptic"/>
      </w:pPr>
      <w:r w:rsidRPr="00AB1781">
        <w:tab/>
        <w:t>so that they could not drink.</w:t>
      </w:r>
    </w:p>
    <w:p w14:paraId="618AB469" w14:textId="77777777" w:rsidR="004A51E7" w:rsidRPr="00AB1781" w:rsidRDefault="004A51E7" w:rsidP="004A51E7">
      <w:pPr>
        <w:pStyle w:val="EnglishHangNoCoptic"/>
      </w:pPr>
      <w:r w:rsidRPr="00AB1781">
        <w:t>45 He sent them the dog-fly and it devoured them,</w:t>
      </w:r>
    </w:p>
    <w:p w14:paraId="213819E8" w14:textId="77777777" w:rsidR="004A51E7" w:rsidRPr="00AB1781" w:rsidRDefault="004A51E7" w:rsidP="004A51E7">
      <w:pPr>
        <w:pStyle w:val="EnglishHangEndNoCoptic"/>
      </w:pPr>
      <w:r w:rsidRPr="00AB1781">
        <w:tab/>
        <w:t>and the frog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77777777" w:rsidR="004A51E7" w:rsidRPr="00AB1781" w:rsidRDefault="004A51E7" w:rsidP="004A51E7">
      <w:pPr>
        <w:pStyle w:val="EnglishHangEndNoCoptic"/>
      </w:pPr>
      <w:r w:rsidRPr="00AB1781">
        <w:tab/>
        <w:t>and the fruit of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77777777" w:rsidR="004A51E7" w:rsidRPr="00AB1781" w:rsidRDefault="004A51E7" w:rsidP="004A51E7">
      <w:pPr>
        <w:pStyle w:val="EnglishHangEndNoCoptic"/>
      </w:pPr>
      <w:r w:rsidRPr="00AB1781">
        <w:tab/>
        <w:t>and their produce to the fire.</w:t>
      </w:r>
    </w:p>
    <w:p w14:paraId="14FE5B41" w14:textId="77777777" w:rsidR="004A51E7" w:rsidRPr="00AB1781" w:rsidRDefault="004A51E7" w:rsidP="004A51E7">
      <w:pPr>
        <w:pStyle w:val="EnglishHangNoCoptic"/>
      </w:pPr>
      <w:r w:rsidRPr="00AB1781">
        <w:t>49 He sent upon them His furious wrath,</w:t>
      </w:r>
    </w:p>
    <w:p w14:paraId="7CFF88A1" w14:textId="77777777" w:rsidR="004A51E7" w:rsidRPr="00AB1781" w:rsidRDefault="004A51E7" w:rsidP="004A51E7">
      <w:pPr>
        <w:pStyle w:val="EnglishHangNoCoptic"/>
      </w:pPr>
      <w:r w:rsidRPr="00AB1781">
        <w:tab/>
        <w:t>fury and wrath and trouble,</w:t>
      </w:r>
    </w:p>
    <w:p w14:paraId="72297548" w14:textId="77777777" w:rsidR="004A51E7" w:rsidRPr="00AB1781" w:rsidRDefault="004A51E7" w:rsidP="004A51E7">
      <w:pPr>
        <w:pStyle w:val="EnglishHangEndNoCoptic"/>
      </w:pPr>
      <w:r w:rsidRPr="00AB1781">
        <w:tab/>
        <w:t>a visitation of evil angels.</w:t>
      </w:r>
    </w:p>
    <w:p w14:paraId="3B854178" w14:textId="77777777" w:rsidR="004A51E7" w:rsidRPr="00AB1781" w:rsidRDefault="004A51E7" w:rsidP="004A51E7">
      <w:pPr>
        <w:pStyle w:val="EnglishHangNoCoptic"/>
      </w:pPr>
      <w:r w:rsidRPr="00AB1781">
        <w:t>50 He gave free range to His wrath,</w:t>
      </w:r>
    </w:p>
    <w:p w14:paraId="022D6B3E" w14:textId="77777777" w:rsidR="004A51E7" w:rsidRPr="00AB1781" w:rsidRDefault="004A51E7" w:rsidP="004A51E7">
      <w:pPr>
        <w:pStyle w:val="EnglishHangNoCoptic"/>
      </w:pPr>
      <w:r w:rsidRPr="00AB1781">
        <w:tab/>
        <w:t>He spared not their lives from death</w:t>
      </w:r>
    </w:p>
    <w:p w14:paraId="2377EA6A" w14:textId="77777777" w:rsidR="004A51E7" w:rsidRPr="00AB1781" w:rsidRDefault="004A51E7" w:rsidP="004A51E7">
      <w:pPr>
        <w:pStyle w:val="EnglishHangEndNoCoptic"/>
      </w:pPr>
      <w:r w:rsidRPr="00AB1781">
        <w:tab/>
        <w:t>and to death consigned their cattle.</w:t>
      </w:r>
    </w:p>
    <w:p w14:paraId="4A68A386" w14:textId="77777777" w:rsidR="004A51E7" w:rsidRPr="00AB1781" w:rsidRDefault="004A51E7" w:rsidP="004A51E7">
      <w:pPr>
        <w:pStyle w:val="EnglishHangNoCoptic"/>
      </w:pPr>
      <w:r w:rsidRPr="00AB1781">
        <w:t>51 And He struck all the first-born in the land of Egypt,</w:t>
      </w:r>
    </w:p>
    <w:p w14:paraId="2B56334F" w14:textId="77777777" w:rsidR="004A51E7" w:rsidRPr="00AB1781" w:rsidRDefault="004A51E7" w:rsidP="004A51E7">
      <w:pPr>
        <w:pStyle w:val="EnglishHangEndNoCoptic"/>
      </w:pPr>
      <w:r w:rsidRPr="00AB1781">
        <w:tab/>
        <w:t>all their labor’s first-fruits in the homesteads of Ham,</w:t>
      </w:r>
    </w:p>
    <w:p w14:paraId="24FB1932" w14:textId="77777777" w:rsidR="004A51E7" w:rsidRPr="00AB1781" w:rsidRDefault="004A51E7" w:rsidP="004A51E7">
      <w:pPr>
        <w:pStyle w:val="EnglishHangNoCoptic"/>
      </w:pPr>
      <w:r w:rsidRPr="00AB1781">
        <w:t>52 Then He removed His people 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77777777" w:rsidR="004A51E7" w:rsidRPr="00AB1781" w:rsidRDefault="004A51E7" w:rsidP="004A51E7">
      <w:pPr>
        <w:pStyle w:val="EnglishHangNoCoptic"/>
      </w:pPr>
      <w:r w:rsidRPr="00AB1781">
        <w:t>53 And He guided them with hope so they were not afraid,</w:t>
      </w:r>
    </w:p>
    <w:p w14:paraId="597C3F2C" w14:textId="77777777" w:rsidR="004A51E7" w:rsidRPr="00AB1781" w:rsidRDefault="004A51E7" w:rsidP="004A51E7">
      <w:pPr>
        <w:pStyle w:val="EnglishHangEndNoCoptic"/>
      </w:pPr>
      <w:r w:rsidRPr="00AB1781">
        <w:tab/>
        <w:t>while the sea closed over their enemies.</w:t>
      </w:r>
    </w:p>
    <w:p w14:paraId="0E9073EC" w14:textId="77777777" w:rsidR="004A51E7" w:rsidRPr="00AB1781" w:rsidRDefault="004A51E7" w:rsidP="004A51E7">
      <w:pPr>
        <w:pStyle w:val="EnglishHangNoCoptic"/>
      </w:pPr>
      <w:r w:rsidRPr="00AB1781">
        <w:t>54 And He brought them to His mountain sanctuary,</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77777777" w:rsidR="004A51E7" w:rsidRPr="00AB1781" w:rsidRDefault="004A51E7" w:rsidP="004A51E7">
      <w:pPr>
        <w:pStyle w:val="EnglishHangNoCoptic"/>
      </w:pPr>
      <w:r w:rsidRPr="00AB1781">
        <w:tab/>
        <w:t>and gave each his share of land by lot</w:t>
      </w:r>
    </w:p>
    <w:p w14:paraId="20E79619" w14:textId="77777777" w:rsidR="004A51E7" w:rsidRPr="00AB1781" w:rsidRDefault="004A51E7" w:rsidP="004A51E7">
      <w:pPr>
        <w:pStyle w:val="EnglishHangEndNoCoptic"/>
      </w:pPr>
      <w:r w:rsidRPr="00AB1781">
        <w:lastRenderedPageBreak/>
        <w:tab/>
        <w:t>and settled the tribes of Israel in their homesteads.</w:t>
      </w:r>
    </w:p>
    <w:p w14:paraId="6F75F4E4" w14:textId="77777777" w:rsidR="004A51E7" w:rsidRPr="00AB1781" w:rsidRDefault="004A51E7" w:rsidP="004A51E7">
      <w:pPr>
        <w:pStyle w:val="EnglishHangNoCoptic"/>
      </w:pPr>
      <w:r w:rsidRPr="00AB1781">
        <w:t>56 Yet they tempted and provoked the Most High God,</w:t>
      </w:r>
    </w:p>
    <w:p w14:paraId="1B40CC26" w14:textId="77777777" w:rsidR="004A51E7" w:rsidRPr="00AB1781" w:rsidRDefault="004A51E7" w:rsidP="004A51E7">
      <w:pPr>
        <w:pStyle w:val="EnglishHangEndNoCoptic"/>
      </w:pPr>
      <w:r w:rsidRPr="00AB1781">
        <w:tab/>
        <w:t>and did not keep His testimonies.</w:t>
      </w:r>
    </w:p>
    <w:p w14:paraId="1FE48CAC" w14:textId="77777777" w:rsidR="004A51E7" w:rsidRPr="00AB1781" w:rsidRDefault="004A51E7" w:rsidP="004A51E7">
      <w:pPr>
        <w:pStyle w:val="EnglishHangNoCoptic"/>
      </w:pPr>
      <w:r w:rsidRPr="00AB1781">
        <w:t>57 They turned away and broke faith like their fathers,</w:t>
      </w:r>
    </w:p>
    <w:p w14:paraId="1DF5652C" w14:textId="77777777" w:rsidR="004A51E7" w:rsidRPr="00AB1781" w:rsidRDefault="004A51E7" w:rsidP="004A51E7">
      <w:pPr>
        <w:pStyle w:val="EnglishHangEndNoCoptic"/>
      </w:pPr>
      <w:r w:rsidRPr="00AB1781">
        <w:tab/>
        <w:t>they twisted like a crooked bow.</w:t>
      </w:r>
    </w:p>
    <w:p w14:paraId="6A3715C9" w14:textId="77777777" w:rsidR="004A51E7" w:rsidRPr="00AB1781" w:rsidRDefault="004A51E7" w:rsidP="004A51E7">
      <w:pPr>
        <w:pStyle w:val="EnglishHangNoCoptic"/>
      </w:pPr>
      <w:r w:rsidRPr="00AB1781">
        <w:t>58 They provoked Him with their high places</w:t>
      </w:r>
    </w:p>
    <w:p w14:paraId="5E4BA0D3" w14:textId="77777777" w:rsidR="004A51E7" w:rsidRPr="00AB1781" w:rsidRDefault="004A51E7" w:rsidP="004A51E7">
      <w:pPr>
        <w:pStyle w:val="EnglishHangEndNoCoptic"/>
      </w:pPr>
      <w:r w:rsidRPr="00AB1781">
        <w:tab/>
        <w:t>and defied Him with their carved images.</w:t>
      </w:r>
    </w:p>
    <w:p w14:paraId="1665B292" w14:textId="77777777" w:rsidR="004A51E7" w:rsidRPr="00AB1781" w:rsidRDefault="004A51E7" w:rsidP="004A51E7">
      <w:pPr>
        <w:pStyle w:val="EnglishHangNoCoptic"/>
      </w:pPr>
      <w:r w:rsidRPr="00AB1781">
        <w:t>59 God heard of it and disdained them,</w:t>
      </w:r>
    </w:p>
    <w:p w14:paraId="56803E70" w14:textId="77777777" w:rsidR="004A51E7" w:rsidRPr="00AB1781" w:rsidRDefault="004A51E7" w:rsidP="004A51E7">
      <w:pPr>
        <w:pStyle w:val="EnglishHangEndNoCoptic"/>
      </w:pPr>
      <w:r w:rsidRPr="00AB1781">
        <w:tab/>
        <w:t>and utterly rejected Israel.</w:t>
      </w:r>
    </w:p>
    <w:p w14:paraId="10E83FC2" w14:textId="77777777" w:rsidR="004A51E7" w:rsidRPr="00AB1781" w:rsidRDefault="004A51E7" w:rsidP="004A51E7">
      <w:pPr>
        <w:pStyle w:val="EnglishHangNoCoptic"/>
      </w:pPr>
      <w:r w:rsidRPr="00AB1781">
        <w:t>60 And He abandoned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77777777" w:rsidR="004A51E7" w:rsidRPr="00AB1781" w:rsidRDefault="004A51E7" w:rsidP="004A51E7">
      <w:pPr>
        <w:pStyle w:val="EnglishHangEndNoCoptic"/>
      </w:pPr>
      <w:r w:rsidRPr="00AB1781">
        <w:tab/>
        <w:t>and their beauty into the power of their enemies.</w:t>
      </w:r>
    </w:p>
    <w:p w14:paraId="59508273" w14:textId="77777777" w:rsidR="004A51E7" w:rsidRPr="00AB1781" w:rsidRDefault="004A51E7" w:rsidP="004A51E7">
      <w:pPr>
        <w:pStyle w:val="EnglishHangNoCoptic"/>
      </w:pPr>
      <w:r w:rsidRPr="00AB1781">
        <w:t>62 And He consigned His people 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77777777" w:rsidR="004A51E7" w:rsidRPr="00AB1781" w:rsidRDefault="004A51E7" w:rsidP="004A51E7">
      <w:pPr>
        <w:pStyle w:val="EnglishHangEndNoCoptic"/>
      </w:pPr>
      <w:r w:rsidRPr="00AB1781">
        <w:tab/>
        <w:t>and their widows sang no dirge.</w:t>
      </w:r>
    </w:p>
    <w:p w14:paraId="002F0A96" w14:textId="77777777" w:rsidR="004A51E7" w:rsidRPr="00AB1781" w:rsidRDefault="004A51E7" w:rsidP="004A51E7">
      <w:pPr>
        <w:pStyle w:val="EnglishHangNoCoptic"/>
      </w:pPr>
      <w:r w:rsidRPr="00AB1781">
        <w:t>65 Then the Lord awoke as if from sleep,</w:t>
      </w:r>
    </w:p>
    <w:p w14:paraId="27B5D55D" w14:textId="77777777" w:rsidR="004A51E7" w:rsidRPr="00AB1781" w:rsidRDefault="004A51E7" w:rsidP="004A51E7">
      <w:pPr>
        <w:pStyle w:val="EnglishHangEndNoCoptic"/>
      </w:pPr>
      <w:r w:rsidRPr="00AB1781">
        <w:tab/>
        <w:t>like a warrior recovered from wine.</w:t>
      </w:r>
    </w:p>
    <w:p w14:paraId="05C72576" w14:textId="77777777" w:rsidR="004A51E7" w:rsidRPr="00AB1781" w:rsidRDefault="004A51E7" w:rsidP="004A51E7">
      <w:pPr>
        <w:pStyle w:val="EnglishHangNoCoptic"/>
      </w:pPr>
      <w:r w:rsidRPr="00AB1781">
        <w:t>66 And He struck His enemies in the rear:</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77777777" w:rsidR="004A51E7" w:rsidRPr="00AB1781" w:rsidRDefault="004A51E7" w:rsidP="004A51E7">
      <w:pPr>
        <w:pStyle w:val="EnglishHangEndNoCoptic"/>
      </w:pPr>
      <w:r w:rsidRPr="00AB1781">
        <w:tab/>
        <w:t>and did not choose the tribe of Ephraim.</w:t>
      </w:r>
    </w:p>
    <w:p w14:paraId="4DF695CB" w14:textId="77777777" w:rsidR="004A51E7" w:rsidRPr="00AB1781" w:rsidRDefault="004A51E7" w:rsidP="004A51E7">
      <w:pPr>
        <w:pStyle w:val="EnglishHangNoCoptic"/>
      </w:pPr>
      <w:r w:rsidRPr="00AB1781">
        <w:t>68 But He chose the tribe of Judah,</w:t>
      </w:r>
    </w:p>
    <w:p w14:paraId="07DD6996" w14:textId="77777777" w:rsidR="004A51E7" w:rsidRPr="00AB1781" w:rsidRDefault="004A51E7" w:rsidP="004A51E7">
      <w:pPr>
        <w:pStyle w:val="EnglishHangEndNoCoptic"/>
      </w:pPr>
      <w:r w:rsidRPr="00AB1781">
        <w:tab/>
        <w:t>Mount Zion which He loved.</w:t>
      </w:r>
    </w:p>
    <w:p w14:paraId="542854FD" w14:textId="77777777" w:rsidR="004A51E7" w:rsidRPr="00AB1781" w:rsidRDefault="004A51E7" w:rsidP="004A51E7">
      <w:pPr>
        <w:pStyle w:val="EnglishHangNoCoptic"/>
      </w:pPr>
      <w:r w:rsidRPr="00AB1781">
        <w:t>69 And He built His sanctuary like the horn of a rhinoceros;</w:t>
      </w:r>
      <w:r w:rsidRPr="00AB1781">
        <w:rPr>
          <w:rStyle w:val="FootnoteReference"/>
        </w:rPr>
        <w:footnoteReference w:id="288"/>
      </w:r>
    </w:p>
    <w:p w14:paraId="2A516247" w14:textId="77777777" w:rsidR="004A51E7" w:rsidRPr="00AB1781" w:rsidRDefault="004A51E7" w:rsidP="004A51E7">
      <w:pPr>
        <w:pStyle w:val="EnglishHangEndNoCoptic"/>
      </w:pPr>
      <w:r w:rsidRPr="00AB1781">
        <w:tab/>
        <w:t>He established it in the land for ever.</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77777777" w:rsidR="004A51E7" w:rsidRPr="00AB1781" w:rsidRDefault="004A51E7" w:rsidP="004A51E7">
      <w:pPr>
        <w:pStyle w:val="EnglishHangNoCoptic"/>
      </w:pPr>
      <w:r w:rsidRPr="00AB1781">
        <w:lastRenderedPageBreak/>
        <w:t>71 from behind lambing ewes He took him</w:t>
      </w:r>
    </w:p>
    <w:p w14:paraId="62F7F312" w14:textId="77777777" w:rsidR="004A51E7" w:rsidRPr="00AB1781" w:rsidRDefault="004A51E7" w:rsidP="004A51E7">
      <w:pPr>
        <w:pStyle w:val="EnglishHangNoCoptic"/>
      </w:pPr>
      <w:r w:rsidRPr="00AB1781">
        <w:tab/>
        <w:t>to shepherd His servant Jacob</w:t>
      </w:r>
    </w:p>
    <w:p w14:paraId="5D34E6A2" w14:textId="77777777" w:rsidR="004A51E7" w:rsidRPr="00AB1781" w:rsidRDefault="004A51E7" w:rsidP="004A51E7">
      <w:pPr>
        <w:pStyle w:val="EnglishHangEndNoCoptic"/>
      </w:pPr>
      <w:r w:rsidRPr="00AB1781">
        <w:tab/>
        <w:t>and Israel His inheritance.</w:t>
      </w:r>
    </w:p>
    <w:p w14:paraId="5180C0AC" w14:textId="77777777" w:rsidR="004A51E7" w:rsidRPr="00AB1781" w:rsidRDefault="004A51E7" w:rsidP="004A51E7">
      <w:pPr>
        <w:pStyle w:val="EnglishHangNoCoptic"/>
      </w:pPr>
      <w:r w:rsidRPr="00AB1781">
        <w:t>72 And he shepherded them in 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777777" w:rsidR="004A51E7" w:rsidRPr="00AB1781" w:rsidRDefault="004A51E7" w:rsidP="00BF0205">
      <w:pPr>
        <w:pStyle w:val="Heading4"/>
      </w:pPr>
      <w:r>
        <w:t>Psalm</w:t>
      </w:r>
      <w:r w:rsidRPr="00AB1781">
        <w:t xml:space="preserve"> 78</w:t>
      </w:r>
      <w:r>
        <w:t xml:space="preserve">: O God, the nations have come into </w:t>
      </w:r>
      <w:r w:rsidR="00E570CB">
        <w:t>Your</w:t>
      </w:r>
      <w:r>
        <w:t xml:space="preserve"> inheritance</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77777777" w:rsidR="004A51E7" w:rsidRPr="00AB1781" w:rsidRDefault="004A51E7" w:rsidP="004A51E7">
      <w:pPr>
        <w:pStyle w:val="EnglishHangNoCoptic"/>
      </w:pPr>
      <w:r w:rsidRPr="00AB1781">
        <w:t xml:space="preserve">2 They have flung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77777777" w:rsidR="004A51E7" w:rsidRPr="00AB1781" w:rsidRDefault="004A51E7" w:rsidP="004A51E7">
      <w:pPr>
        <w:pStyle w:val="EnglishHangEndNoCoptic"/>
      </w:pPr>
      <w:r w:rsidRPr="00AB1781">
        <w:tab/>
        <w:t xml:space="preserve">flung the flesh of </w:t>
      </w:r>
      <w:r w:rsidR="00E570CB">
        <w:t>Your</w:t>
      </w:r>
      <w:r w:rsidRPr="00AB1781">
        <w:t xml:space="preserve"> saints to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77777777" w:rsidR="004A51E7" w:rsidRPr="00AB1781" w:rsidRDefault="004A51E7" w:rsidP="004A51E7">
      <w:pPr>
        <w:pStyle w:val="EnglishHangNoCoptic"/>
      </w:pPr>
      <w:r w:rsidRPr="00AB1781">
        <w:t>4 We have become the taunt of our neighbours,</w:t>
      </w:r>
    </w:p>
    <w:p w14:paraId="1938C1BA" w14:textId="77777777" w:rsidR="004A51E7" w:rsidRPr="00AB1781" w:rsidRDefault="004A51E7" w:rsidP="004A51E7">
      <w:pPr>
        <w:pStyle w:val="EnglishHangEndNoCoptic"/>
      </w:pPr>
      <w:r w:rsidRPr="00AB1781">
        <w:tab/>
        <w:t>the scorn and derision of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77777777" w:rsidR="004A51E7" w:rsidRPr="00AB1781" w:rsidRDefault="004A51E7" w:rsidP="004A51E7">
      <w:pPr>
        <w:pStyle w:val="EnglishHangEndNoCoptic"/>
      </w:pPr>
      <w:r w:rsidRPr="00AB1781">
        <w:tab/>
        <w:t xml:space="preserve">Will </w:t>
      </w:r>
      <w:r w:rsidR="00E570CB">
        <w:t>Your</w:t>
      </w:r>
      <w:r w:rsidRPr="00AB1781">
        <w:t xml:space="preserve"> jealousy burn like fire for ever?</w:t>
      </w:r>
    </w:p>
    <w:p w14:paraId="7AE56A6C" w14:textId="77777777" w:rsidR="004A51E7" w:rsidRPr="00AB1781" w:rsidRDefault="004A51E7" w:rsidP="004A51E7">
      <w:pPr>
        <w:pStyle w:val="EnglishHangNoCoptic"/>
      </w:pPr>
      <w:r w:rsidRPr="00AB1781">
        <w:t xml:space="preserve">6 Vent </w:t>
      </w:r>
      <w:r w:rsidR="00E570CB">
        <w:t>Your</w:t>
      </w:r>
      <w:r w:rsidRPr="00AB1781">
        <w:t xml:space="preserve"> wrath on nations that do not know </w:t>
      </w:r>
      <w:r w:rsidR="001040C8">
        <w:t>You</w:t>
      </w:r>
      <w:r w:rsidRPr="00AB1781">
        <w:t>,</w:t>
      </w:r>
    </w:p>
    <w:p w14:paraId="4E309A6F" w14:textId="77777777" w:rsidR="004A51E7" w:rsidRPr="00AB1781" w:rsidRDefault="004A51E7" w:rsidP="004A51E7">
      <w:pPr>
        <w:pStyle w:val="EnglishHangEndNoCoptic"/>
      </w:pPr>
      <w:r w:rsidRPr="00AB1781">
        <w:tab/>
        <w:t xml:space="preserve">and on kingdoms that do not invoke </w:t>
      </w:r>
      <w:r w:rsidR="00E570CB">
        <w:t>Your</w:t>
      </w:r>
      <w:r w:rsidRPr="00AB1781">
        <w:t xml:space="preserve"> name.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289"/>
      </w:r>
    </w:p>
    <w:p w14:paraId="728C0489" w14:textId="77777777" w:rsidR="004A51E7" w:rsidRPr="00AB1781" w:rsidRDefault="004A51E7" w:rsidP="004A51E7">
      <w:pPr>
        <w:pStyle w:val="EnglishHangNoCoptic"/>
      </w:pPr>
      <w:r w:rsidRPr="00AB1781">
        <w:t>8 Remember not our old sins;</w:t>
      </w:r>
    </w:p>
    <w:p w14:paraId="0096F4DC" w14:textId="77777777" w:rsidR="004A51E7" w:rsidRPr="00AB1781" w:rsidRDefault="004A51E7" w:rsidP="004A51E7">
      <w:pPr>
        <w:pStyle w:val="EnglishHangNoCoptic"/>
      </w:pPr>
      <w:r w:rsidRPr="00AB1781">
        <w:tab/>
        <w:t xml:space="preserve">let </w:t>
      </w:r>
      <w:r w:rsidR="00E570CB">
        <w:t>Your</w:t>
      </w:r>
      <w:r w:rsidRPr="00AB1781">
        <w:t xml:space="preserve"> compassion swiftly meet us,</w:t>
      </w:r>
    </w:p>
    <w:p w14:paraId="3A3C48F4" w14:textId="77777777" w:rsidR="004A51E7" w:rsidRPr="00AB1781" w:rsidRDefault="004A51E7" w:rsidP="004A51E7">
      <w:pPr>
        <w:pStyle w:val="EnglishHangEndNoCoptic"/>
      </w:pPr>
      <w:r w:rsidRPr="00AB1781">
        <w:tab/>
        <w:t>for great is our need, O Lord.</w:t>
      </w:r>
    </w:p>
    <w:p w14:paraId="35C798DA" w14:textId="77777777" w:rsidR="004A51E7" w:rsidRPr="00AB1781" w:rsidRDefault="004A51E7" w:rsidP="004A51E7">
      <w:pPr>
        <w:pStyle w:val="EnglishHangNoCoptic"/>
      </w:pPr>
      <w:r w:rsidRPr="00AB1781">
        <w:lastRenderedPageBreak/>
        <w:t>9 Help us, O God, our Saviour;</w:t>
      </w:r>
    </w:p>
    <w:p w14:paraId="453FAAD4" w14:textId="77777777" w:rsidR="004A51E7" w:rsidRPr="00AB1781" w:rsidRDefault="004A51E7" w:rsidP="004A51E7">
      <w:pPr>
        <w:pStyle w:val="EnglishHangNoCoptic"/>
      </w:pPr>
      <w:r w:rsidRPr="00AB1781">
        <w:tab/>
        <w:t xml:space="preserve">for the glory of </w:t>
      </w:r>
      <w:r w:rsidR="00E570CB">
        <w:t>Your</w:t>
      </w:r>
      <w:r w:rsidRPr="00AB1781">
        <w:t xml:space="preserve"> name deliver us, O Lord,</w:t>
      </w:r>
    </w:p>
    <w:p w14:paraId="3689535E" w14:textId="77777777" w:rsidR="004A51E7" w:rsidRPr="00AB1781" w:rsidRDefault="004A51E7" w:rsidP="004A51E7">
      <w:pPr>
        <w:pStyle w:val="EnglishHangEndNoCoptic"/>
      </w:pPr>
      <w:r w:rsidRPr="00AB1781">
        <w:tab/>
        <w:t xml:space="preserve">and forgive our sins for </w:t>
      </w:r>
      <w:r w:rsidR="00E570CB">
        <w:t>Your</w:t>
      </w:r>
      <w:r w:rsidRPr="00AB1781">
        <w:t xml:space="preserve"> name’s sake,</w:t>
      </w:r>
    </w:p>
    <w:p w14:paraId="4D501A82" w14:textId="77777777" w:rsidR="004A51E7" w:rsidRPr="00AB1781" w:rsidRDefault="004A51E7" w:rsidP="004A51E7">
      <w:pPr>
        <w:pStyle w:val="EnglishHangNoCoptic"/>
      </w:pPr>
      <w:r w:rsidRPr="00AB1781">
        <w:t>10 lest the nations say: ‘Where is their God?’</w:t>
      </w:r>
    </w:p>
    <w:p w14:paraId="1515D382" w14:textId="77777777" w:rsidR="004A51E7" w:rsidRPr="00AB1781" w:rsidRDefault="004A51E7" w:rsidP="004A51E7">
      <w:pPr>
        <w:pStyle w:val="EnglishHangNoCoptic"/>
      </w:pPr>
      <w:r w:rsidRPr="00AB1781">
        <w:tab/>
        <w:t>And let the nations be repaid before our eyes</w:t>
      </w:r>
    </w:p>
    <w:p w14:paraId="015FD362" w14:textId="77777777" w:rsidR="004A51E7" w:rsidRPr="00AB1781" w:rsidRDefault="004A51E7" w:rsidP="004A51E7">
      <w:pPr>
        <w:pStyle w:val="EnglishHangEndNoCoptic"/>
      </w:pPr>
      <w:r w:rsidRPr="00AB1781">
        <w:tab/>
        <w:t xml:space="preserve">with vengeance for </w:t>
      </w:r>
      <w:r w:rsidR="00E570CB">
        <w:t>Your</w:t>
      </w:r>
      <w:r w:rsidRPr="00AB1781">
        <w:t xml:space="preserve"> servants’ blood that has been shed.</w:t>
      </w:r>
    </w:p>
    <w:p w14:paraId="543D1012" w14:textId="77777777" w:rsidR="004A51E7" w:rsidRPr="00AB1781" w:rsidRDefault="004A51E7" w:rsidP="004A51E7">
      <w:pPr>
        <w:pStyle w:val="EnglishHangNoCoptic"/>
      </w:pPr>
      <w:r w:rsidRPr="00AB1781">
        <w:t xml:space="preserve">11 Let the groans of the prisoners enter </w:t>
      </w:r>
      <w:r w:rsidR="00E570CB">
        <w:t>Your</w:t>
      </w:r>
      <w:r w:rsidRPr="00AB1781">
        <w:t xml:space="preserve"> presence;</w:t>
      </w:r>
    </w:p>
    <w:p w14:paraId="459E6898" w14:textId="77777777" w:rsidR="004A51E7" w:rsidRPr="00AB1781" w:rsidRDefault="004A51E7" w:rsidP="004A51E7">
      <w:pPr>
        <w:pStyle w:val="EnglishHangNoCoptic"/>
      </w:pPr>
      <w:r w:rsidRPr="00AB1781">
        <w:tab/>
        <w:t xml:space="preserve">by the greatness of </w:t>
      </w:r>
      <w:r w:rsidR="00E570CB">
        <w:t>Your</w:t>
      </w:r>
      <w:r w:rsidRPr="00AB1781">
        <w:t xml:space="preserve"> power</w:t>
      </w:r>
    </w:p>
    <w:p w14:paraId="691F5D4B" w14:textId="77777777" w:rsidR="004A51E7" w:rsidRPr="00AB1781" w:rsidRDefault="004A51E7" w:rsidP="004A51E7">
      <w:pPr>
        <w:pStyle w:val="EnglishHangEndNoCoptic"/>
      </w:pPr>
      <w:r w:rsidRPr="00AB1781">
        <w:tab/>
        <w:t>protect the children of those who have been slain.</w:t>
      </w:r>
    </w:p>
    <w:p w14:paraId="734AEA6C" w14:textId="77777777" w:rsidR="004A51E7" w:rsidRPr="00AB1781" w:rsidRDefault="004A51E7" w:rsidP="004A51E7">
      <w:pPr>
        <w:pStyle w:val="EnglishHangNoCoptic"/>
      </w:pPr>
      <w:r w:rsidRPr="00AB1781">
        <w:t>12 Return sevenfold into our neighbours’ laps</w:t>
      </w:r>
    </w:p>
    <w:p w14:paraId="1C102BD2" w14:textId="77777777" w:rsidR="004A51E7" w:rsidRPr="00AB1781" w:rsidRDefault="004A51E7" w:rsidP="004A51E7">
      <w:pPr>
        <w:pStyle w:val="EnglishHangEndNoCoptic"/>
      </w:pPr>
      <w:r w:rsidRPr="00AB1781">
        <w:tab/>
        <w:t xml:space="preserve">the insults with which they insult </w:t>
      </w:r>
      <w:r w:rsidR="001040C8">
        <w:t>You</w:t>
      </w:r>
      <w:r w:rsidRPr="00AB1781">
        <w:t>, O Lord.</w:t>
      </w:r>
    </w:p>
    <w:p w14:paraId="336DD10F" w14:textId="77777777" w:rsidR="004A51E7" w:rsidRPr="00AB1781" w:rsidRDefault="004A51E7" w:rsidP="004A51E7">
      <w:pPr>
        <w:pStyle w:val="EnglishHangNoCoptic"/>
      </w:pPr>
      <w:r w:rsidRPr="00AB1781">
        <w:t xml:space="preserve">13 Then we who are </w:t>
      </w:r>
      <w:r w:rsidR="00E570CB">
        <w:t>Your</w:t>
      </w:r>
      <w:r w:rsidRPr="00AB1781">
        <w:t xml:space="preserve"> people and the sheep of </w:t>
      </w:r>
      <w:r w:rsidR="00E570CB">
        <w:t>Your</w:t>
      </w:r>
      <w:r w:rsidRPr="00AB1781">
        <w:t xml:space="preserve"> pasture</w:t>
      </w:r>
    </w:p>
    <w:p w14:paraId="16FA0804" w14:textId="77777777" w:rsidR="004A51E7" w:rsidRPr="00AB1781" w:rsidRDefault="004A51E7" w:rsidP="004A51E7">
      <w:pPr>
        <w:pStyle w:val="EnglishHangNoCoptic"/>
      </w:pPr>
      <w:r w:rsidRPr="00AB1781">
        <w:tab/>
        <w:t xml:space="preserve">will return </w:t>
      </w:r>
      <w:r w:rsidR="001040C8">
        <w:t>You</w:t>
      </w:r>
      <w:r w:rsidRPr="00AB1781">
        <w:t xml:space="preserve"> thanks throughout the ages;</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77777777" w:rsidR="004A51E7" w:rsidRPr="00AB1781" w:rsidRDefault="004A51E7" w:rsidP="00BF0205">
      <w:pPr>
        <w:pStyle w:val="Heading4"/>
      </w:pPr>
      <w:r>
        <w:t>Psalm</w:t>
      </w:r>
      <w:r w:rsidRPr="00AB1781">
        <w:t xml:space="preserve"> 79</w:t>
      </w:r>
      <w:r>
        <w:t xml:space="preserve">: Attend, O Shepherd of Israel, </w:t>
      </w:r>
      <w:r w:rsidR="00004BA4">
        <w:t>You</w:t>
      </w:r>
      <w:r>
        <w:t xml:space="preserve"> Who </w:t>
      </w:r>
      <w:r w:rsidR="00004BA4">
        <w:t>guides</w:t>
      </w:r>
      <w:r>
        <w:t xml:space="preserve"> Joseph</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290"/>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77777777" w:rsidR="004A51E7" w:rsidRPr="00AB1781" w:rsidRDefault="004A51E7" w:rsidP="004A51E7">
      <w:pPr>
        <w:pStyle w:val="Rubric"/>
      </w:pPr>
      <w:r w:rsidRPr="00AB1781">
        <w:t>1 (For those who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7777777" w:rsidR="004A51E7" w:rsidRPr="00AB1781" w:rsidRDefault="004A51E7" w:rsidP="004A51E7">
      <w:pPr>
        <w:pStyle w:val="EnglishHangNoCoptic"/>
      </w:pPr>
      <w:r w:rsidRPr="00AB1781">
        <w:tab/>
      </w:r>
      <w:r w:rsidR="001040C8">
        <w:t>You</w:t>
      </w:r>
      <w:r w:rsidRPr="00AB1781">
        <w:t xml:space="preserve"> Who </w:t>
      </w:r>
      <w:r w:rsidR="00004BA4" w:rsidRPr="00AB1781">
        <w:t>guides</w:t>
      </w:r>
      <w:r w:rsidRPr="00AB1781">
        <w:t xml:space="preserve"> Joseph</w:t>
      </w:r>
      <w:r w:rsidRPr="00AB1781">
        <w:rPr>
          <w:rStyle w:val="FootnoteReference"/>
        </w:rPr>
        <w:footnoteReference w:id="291"/>
      </w:r>
      <w:r w:rsidRPr="00AB1781">
        <w:t xml:space="preserve"> like a sheep;</w:t>
      </w:r>
    </w:p>
    <w:p w14:paraId="212DFC91" w14:textId="77777777" w:rsidR="004A51E7" w:rsidRPr="00AB1781" w:rsidRDefault="004A51E7" w:rsidP="004A51E7">
      <w:pPr>
        <w:pStyle w:val="EnglishHangEndNoCoptic"/>
      </w:pPr>
      <w:r w:rsidRPr="00AB1781">
        <w:tab/>
        <w:t xml:space="preserve">O </w:t>
      </w:r>
      <w:r w:rsidR="001040C8">
        <w:t>You</w:t>
      </w:r>
      <w:r w:rsidRPr="00AB1781">
        <w:t xml:space="preserve"> Who </w:t>
      </w:r>
      <w:r w:rsidR="00C104A1">
        <w:t>are</w:t>
      </w:r>
      <w:r w:rsidRPr="00AB1781">
        <w:t xml:space="preserve"> enthroned on the Cherubim</w:t>
      </w:r>
      <w:r w:rsidRPr="00AB1781">
        <w:rPr>
          <w:rStyle w:val="FootnoteReference"/>
        </w:rPr>
        <w:footnoteReference w:id="292"/>
      </w:r>
      <w:r w:rsidRPr="00AB1781">
        <w:t>, appear.</w:t>
      </w:r>
    </w:p>
    <w:p w14:paraId="7C3EFC05" w14:textId="77777777" w:rsidR="004A51E7" w:rsidRPr="00AB1781" w:rsidRDefault="004A51E7" w:rsidP="004A51E7">
      <w:pPr>
        <w:pStyle w:val="EnglishHangNoCoptic"/>
      </w:pPr>
      <w:r w:rsidRPr="00AB1781">
        <w:t>3 Before Ephraim and Benjamin and Manasseh,</w:t>
      </w:r>
    </w:p>
    <w:p w14:paraId="1757589C" w14:textId="77777777" w:rsidR="004A51E7" w:rsidRPr="00AB1781" w:rsidRDefault="004A51E7" w:rsidP="004A51E7">
      <w:pPr>
        <w:pStyle w:val="EnglishHangEndNoCoptic"/>
      </w:pPr>
      <w:r w:rsidRPr="00AB1781">
        <w:tab/>
        <w:t xml:space="preserve">bestir </w:t>
      </w:r>
      <w:r w:rsidR="00E570CB">
        <w:t>Your</w:t>
      </w:r>
      <w:r w:rsidRPr="00AB1781">
        <w:t xml:space="preserve"> power and come to save us.</w:t>
      </w:r>
    </w:p>
    <w:p w14:paraId="0CEF17D7" w14:textId="77777777" w:rsidR="004A51E7" w:rsidRPr="00AB1781" w:rsidRDefault="004A51E7" w:rsidP="004A51E7">
      <w:pPr>
        <w:pStyle w:val="EnglishHangNoCoptic"/>
      </w:pPr>
      <w:r w:rsidRPr="00AB1781">
        <w:t>4 O God, restore us</w:t>
      </w:r>
    </w:p>
    <w:p w14:paraId="4B724B4D"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w:t>
      </w:r>
    </w:p>
    <w:p w14:paraId="7ABFABA6" w14:textId="77777777" w:rsidR="004A51E7" w:rsidRPr="00AB1781" w:rsidRDefault="004A51E7" w:rsidP="004A51E7">
      <w:pPr>
        <w:pStyle w:val="EnglishHangNoCoptic"/>
      </w:pPr>
      <w:r w:rsidRPr="00AB1781">
        <w:t>5 O Lord God of hosts,</w:t>
      </w:r>
    </w:p>
    <w:p w14:paraId="262907FA" w14:textId="77777777"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frown at the prayer of </w:t>
      </w:r>
      <w:r w:rsidR="00E570CB">
        <w:t>Your</w:t>
      </w:r>
      <w:r w:rsidRPr="00AB1781">
        <w:t xml:space="preserve"> servants?</w:t>
      </w:r>
    </w:p>
    <w:p w14:paraId="0F23C14A" w14:textId="77777777" w:rsidR="004A51E7" w:rsidRPr="00AB1781" w:rsidRDefault="004A51E7" w:rsidP="004A51E7">
      <w:pPr>
        <w:pStyle w:val="EnglishHangNoCoptic"/>
      </w:pPr>
      <w:r w:rsidRPr="00AB1781">
        <w:t xml:space="preserve">6 How long </w:t>
      </w:r>
      <w:r w:rsidR="00556387">
        <w:t>will</w:t>
      </w:r>
      <w:r w:rsidRPr="00AB1781">
        <w:t xml:space="preserve"> </w:t>
      </w:r>
      <w:r w:rsidR="001040C8">
        <w:t>You</w:t>
      </w:r>
      <w:r w:rsidRPr="00AB1781">
        <w:t xml:space="preserve"> feed us with the bread of tears</w:t>
      </w:r>
    </w:p>
    <w:p w14:paraId="69BAE196" w14:textId="77777777" w:rsidR="004A51E7" w:rsidRPr="00AB1781" w:rsidRDefault="004A51E7" w:rsidP="004A51E7">
      <w:pPr>
        <w:pStyle w:val="EnglishHangEndNoCoptic"/>
      </w:pPr>
      <w:r w:rsidRPr="00AB1781">
        <w:tab/>
        <w:t>and fill our cup with tears to the brim?</w:t>
      </w:r>
    </w:p>
    <w:p w14:paraId="416D300D" w14:textId="77777777" w:rsidR="004A51E7" w:rsidRPr="00AB1781" w:rsidRDefault="004A51E7" w:rsidP="004A51E7">
      <w:pPr>
        <w:pStyle w:val="EnglishHangNoCoptic"/>
      </w:pPr>
      <w:r w:rsidRPr="00AB1781">
        <w:t xml:space="preserve">7 </w:t>
      </w:r>
      <w:r w:rsidR="001040C8">
        <w:t>You</w:t>
      </w:r>
      <w:r w:rsidRPr="00AB1781">
        <w:t xml:space="preserve"> </w:t>
      </w:r>
      <w:r w:rsidR="00556387">
        <w:t>have</w:t>
      </w:r>
      <w:r w:rsidRPr="00AB1781">
        <w:t xml:space="preserve"> made us the butt of our neighbours,</w:t>
      </w:r>
    </w:p>
    <w:p w14:paraId="14D94688" w14:textId="77777777" w:rsidR="004A51E7" w:rsidRPr="00AB1781" w:rsidRDefault="004A51E7" w:rsidP="004A51E7">
      <w:pPr>
        <w:pStyle w:val="EnglishHangEndNoCoptic"/>
      </w:pPr>
      <w:r w:rsidRPr="00AB1781">
        <w:tab/>
        <w:t>and our enemies sneer at us.</w:t>
      </w:r>
    </w:p>
    <w:p w14:paraId="6E7380C8" w14:textId="77777777" w:rsidR="004A51E7" w:rsidRPr="00AB1781" w:rsidRDefault="004A51E7" w:rsidP="004A51E7">
      <w:pPr>
        <w:pStyle w:val="EnglishHangNoCoptic"/>
      </w:pPr>
      <w:r w:rsidRPr="00AB1781">
        <w:lastRenderedPageBreak/>
        <w:t>8 O Lord God of hosts, restore us</w:t>
      </w:r>
    </w:p>
    <w:p w14:paraId="60206D65" w14:textId="77777777" w:rsidR="004A51E7" w:rsidRPr="00AB1781" w:rsidRDefault="004A51E7" w:rsidP="004A51E7">
      <w:pPr>
        <w:pStyle w:val="EnglishHangEndNoCoptic"/>
      </w:pPr>
      <w:r w:rsidRPr="00AB1781">
        <w:tab/>
        <w:t xml:space="preserve">and let </w:t>
      </w:r>
      <w:r w:rsidR="00E570CB">
        <w:t>Your</w:t>
      </w:r>
      <w:r w:rsidRPr="00AB1781">
        <w:t xml:space="preserve"> face shine, and we shall be saved. </w:t>
      </w:r>
      <w:r w:rsidRPr="00AB1781">
        <w:rPr>
          <w:i/>
        </w:rPr>
        <w:t>(Pause)</w:t>
      </w:r>
    </w:p>
    <w:p w14:paraId="57119588" w14:textId="77777777" w:rsidR="004A51E7" w:rsidRPr="00AB1781" w:rsidRDefault="004A51E7" w:rsidP="004A51E7">
      <w:pPr>
        <w:pStyle w:val="EnglishHangNoCoptic"/>
      </w:pPr>
      <w:r w:rsidRPr="00AB1781">
        <w:t xml:space="preserve">9 </w:t>
      </w:r>
      <w:r w:rsidR="001040C8">
        <w:t>You</w:t>
      </w:r>
      <w:r w:rsidRPr="00AB1781">
        <w:t xml:space="preserve"> </w:t>
      </w:r>
      <w:r w:rsidR="001040C8">
        <w:t>did</w:t>
      </w:r>
      <w:r w:rsidRPr="00AB1781">
        <w:t xml:space="preserve"> lift a vine out of Egypt;</w:t>
      </w:r>
    </w:p>
    <w:p w14:paraId="58A25414" w14:textId="77777777" w:rsidR="004A51E7" w:rsidRPr="00AB1781" w:rsidRDefault="004A51E7" w:rsidP="004A51E7">
      <w:pPr>
        <w:pStyle w:val="EnglishHangEndNoCoptic"/>
      </w:pPr>
      <w:r w:rsidRPr="00AB1781">
        <w:tab/>
      </w:r>
      <w:r w:rsidR="001040C8">
        <w:t>You</w:t>
      </w:r>
      <w:r w:rsidRPr="00AB1781">
        <w:t xml:space="preserve"> </w:t>
      </w:r>
      <w:r w:rsidR="001040C8">
        <w:t>did</w:t>
      </w:r>
      <w:r w:rsidRPr="00AB1781">
        <w:t xml:space="preserve"> drive out the nations and plant it.</w:t>
      </w:r>
    </w:p>
    <w:p w14:paraId="66805CA7" w14:textId="77777777" w:rsidR="004A51E7" w:rsidRPr="00AB1781" w:rsidRDefault="004A51E7" w:rsidP="004A51E7">
      <w:pPr>
        <w:pStyle w:val="EnglishHangNoCoptic"/>
      </w:pPr>
      <w:r w:rsidRPr="00AB1781">
        <w:t xml:space="preserve">10 </w:t>
      </w:r>
      <w:r w:rsidR="001040C8">
        <w:t>You</w:t>
      </w:r>
      <w:r w:rsidRPr="00AB1781">
        <w:t xml:space="preserve"> </w:t>
      </w:r>
      <w:r w:rsidR="001040C8">
        <w:t>did</w:t>
      </w:r>
      <w:r w:rsidRPr="00AB1781">
        <w:t xml:space="preserve"> clear the way before it</w:t>
      </w:r>
    </w:p>
    <w:p w14:paraId="656F6741" w14:textId="77777777" w:rsidR="004A51E7" w:rsidRPr="00AB1781" w:rsidRDefault="004A51E7" w:rsidP="004A51E7">
      <w:pPr>
        <w:pStyle w:val="EnglishHangEndNoCoptic"/>
      </w:pPr>
      <w:r w:rsidRPr="00AB1781">
        <w:tab/>
        <w:t>and plant its roots, and it filled the land.</w:t>
      </w:r>
    </w:p>
    <w:p w14:paraId="7DD91ABA" w14:textId="77777777" w:rsidR="004A51E7" w:rsidRPr="00AB1781" w:rsidRDefault="004A51E7" w:rsidP="004A51E7">
      <w:pPr>
        <w:pStyle w:val="EnglishHangNoCoptic"/>
      </w:pPr>
      <w:r w:rsidRPr="00AB1781">
        <w:t>11 Its shadow covered the mountains</w:t>
      </w:r>
    </w:p>
    <w:p w14:paraId="0CE343EA" w14:textId="77777777" w:rsidR="004A51E7" w:rsidRPr="00AB1781" w:rsidRDefault="004A51E7" w:rsidP="004A51E7">
      <w:pPr>
        <w:pStyle w:val="EnglishHangEndNoCoptic"/>
      </w:pPr>
      <w:r w:rsidRPr="00AB1781">
        <w:tab/>
        <w:t>and its boughs the lordly cedars.</w:t>
      </w:r>
    </w:p>
    <w:p w14:paraId="05B122AE" w14:textId="77777777" w:rsidR="004A51E7" w:rsidRPr="00AB1781" w:rsidRDefault="004A51E7" w:rsidP="004A51E7">
      <w:pPr>
        <w:pStyle w:val="EnglishHangNoCoptic"/>
      </w:pPr>
      <w:r w:rsidRPr="00AB1781">
        <w:t>12 It stretched out its branches to the sea,</w:t>
      </w:r>
    </w:p>
    <w:p w14:paraId="778C294D" w14:textId="77777777" w:rsidR="004A51E7" w:rsidRPr="00AB1781" w:rsidRDefault="004A51E7" w:rsidP="004A51E7">
      <w:pPr>
        <w:pStyle w:val="EnglishHangEndNoCoptic"/>
      </w:pPr>
      <w:r w:rsidRPr="00AB1781">
        <w:tab/>
        <w:t>and its off-shoots to the rivers.</w:t>
      </w:r>
    </w:p>
    <w:p w14:paraId="571962BC" w14:textId="77777777" w:rsidR="004A51E7" w:rsidRPr="00AB1781" w:rsidRDefault="004A51E7" w:rsidP="004A51E7">
      <w:pPr>
        <w:pStyle w:val="EnglishHangNoCoptic"/>
      </w:pPr>
      <w:r w:rsidRPr="00AB1781">
        <w:t xml:space="preserve">13 Why </w:t>
      </w:r>
      <w:r w:rsidR="00556387">
        <w:t>have</w:t>
      </w:r>
      <w:r w:rsidRPr="00AB1781">
        <w:t xml:space="preserve"> </w:t>
      </w:r>
      <w:r w:rsidR="001040C8">
        <w:t>You</w:t>
      </w:r>
      <w:r w:rsidRPr="00AB1781">
        <w:t xml:space="preserve"> torn down its hedge,</w:t>
      </w:r>
    </w:p>
    <w:p w14:paraId="03EDB891" w14:textId="77777777" w:rsidR="004A51E7" w:rsidRPr="00AB1781" w:rsidRDefault="004A51E7" w:rsidP="004A51E7">
      <w:pPr>
        <w:pStyle w:val="EnglishHangEndNoCoptic"/>
      </w:pPr>
      <w:r w:rsidRPr="00AB1781">
        <w:tab/>
        <w:t>so that all who pass that way strip it?</w:t>
      </w:r>
    </w:p>
    <w:p w14:paraId="51CE463A" w14:textId="77777777" w:rsidR="004A51E7" w:rsidRPr="00AB1781" w:rsidRDefault="004A51E7" w:rsidP="004A51E7">
      <w:pPr>
        <w:pStyle w:val="EnglishHangNoCoptic"/>
      </w:pPr>
      <w:r w:rsidRPr="00AB1781">
        <w:t>14 The boar from the forest ravages it,</w:t>
      </w:r>
    </w:p>
    <w:p w14:paraId="7168F7B5" w14:textId="77777777" w:rsidR="004A51E7" w:rsidRPr="00AB1781" w:rsidRDefault="004A51E7" w:rsidP="004A51E7">
      <w:pPr>
        <w:pStyle w:val="EnglishHangEndNoCoptic"/>
      </w:pPr>
      <w:r w:rsidRPr="00AB1781">
        <w:tab/>
        <w:t>and the lone beast devours it.</w:t>
      </w:r>
    </w:p>
    <w:p w14:paraId="62F3D662" w14:textId="77777777" w:rsidR="004A51E7" w:rsidRPr="00AB1781" w:rsidRDefault="004A51E7" w:rsidP="004A51E7">
      <w:pPr>
        <w:pStyle w:val="EnglishHangNoCoptic"/>
      </w:pPr>
      <w:r w:rsidRPr="00AB1781">
        <w:t>15 O God of hosts, return then,</w:t>
      </w:r>
    </w:p>
    <w:p w14:paraId="3F7462B7" w14:textId="77777777" w:rsidR="004A51E7" w:rsidRPr="00AB1781" w:rsidRDefault="004A51E7" w:rsidP="004A51E7">
      <w:pPr>
        <w:pStyle w:val="EnglishHangNoCoptic"/>
      </w:pPr>
      <w:r w:rsidRPr="00AB1781">
        <w:tab/>
        <w:t>and look from heaven, and behold</w:t>
      </w:r>
    </w:p>
    <w:p w14:paraId="6EFBDCA5" w14:textId="77777777" w:rsidR="004A51E7" w:rsidRPr="00AB1781" w:rsidRDefault="004A51E7" w:rsidP="004A51E7">
      <w:pPr>
        <w:pStyle w:val="EnglishHangEndNoCoptic"/>
      </w:pPr>
      <w:r w:rsidRPr="00AB1781">
        <w:tab/>
        <w:t>and visit this vine and restore it,</w:t>
      </w:r>
    </w:p>
    <w:p w14:paraId="4F4CA1CC" w14:textId="77777777" w:rsidR="004A51E7" w:rsidRPr="00AB1781" w:rsidRDefault="004A51E7" w:rsidP="004A51E7">
      <w:pPr>
        <w:pStyle w:val="EnglishHangNoCoptic"/>
      </w:pPr>
      <w:r w:rsidRPr="00AB1781">
        <w:t xml:space="preserve">16 the vine </w:t>
      </w:r>
      <w:r w:rsidR="00E570CB">
        <w:t>Your</w:t>
      </w:r>
      <w:r w:rsidRPr="00AB1781">
        <w:t xml:space="preserve"> right hand has planted,</w:t>
      </w:r>
    </w:p>
    <w:p w14:paraId="49E7F2B0" w14:textId="77777777" w:rsidR="004A51E7" w:rsidRPr="004A51E7" w:rsidRDefault="004A51E7" w:rsidP="004A51E7">
      <w:pPr>
        <w:pStyle w:val="EnglishHangEndNoCoptic"/>
      </w:pPr>
      <w:r w:rsidRPr="00AB1781">
        <w:tab/>
        <w:t xml:space="preserve">through the Son of Man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293"/>
      </w:r>
    </w:p>
    <w:p w14:paraId="62563323" w14:textId="77777777" w:rsidR="004A51E7" w:rsidRPr="00AB1781" w:rsidRDefault="004A51E7" w:rsidP="004A51E7">
      <w:pPr>
        <w:pStyle w:val="EnglishHangNoCoptic"/>
      </w:pPr>
      <w:r w:rsidRPr="00AB1781">
        <w:t>17 Men have burned it with fire and rooted it up;</w:t>
      </w:r>
    </w:p>
    <w:p w14:paraId="1FF4A075" w14:textId="77777777" w:rsidR="004A51E7" w:rsidRPr="00AB1781" w:rsidRDefault="004A51E7" w:rsidP="004A51E7">
      <w:pPr>
        <w:pStyle w:val="EnglishHangEndNoCoptic"/>
      </w:pPr>
      <w:r w:rsidRPr="00AB1781">
        <w:tab/>
        <w:t xml:space="preserve">they will perish at the rebuke of </w:t>
      </w:r>
      <w:r w:rsidR="00E570CB">
        <w:t>Your</w:t>
      </w:r>
      <w:r w:rsidRPr="00AB1781">
        <w:t xml:space="preserve"> countenance.</w:t>
      </w:r>
    </w:p>
    <w:p w14:paraId="06BC5AB6" w14:textId="77777777" w:rsidR="004A51E7" w:rsidRPr="00AB1781" w:rsidRDefault="004A51E7" w:rsidP="004A51E7">
      <w:pPr>
        <w:pStyle w:val="EnglishHangNoCoptic"/>
      </w:pPr>
      <w:r w:rsidRPr="00AB1781">
        <w:t xml:space="preserve">18 Let </w:t>
      </w:r>
      <w:r w:rsidR="00E570CB">
        <w:t>Your</w:t>
      </w:r>
      <w:r w:rsidRPr="00AB1781">
        <w:t xml:space="preserve"> hand be on </w:t>
      </w:r>
      <w:r w:rsidR="00E570CB">
        <w:t>Your</w:t>
      </w:r>
      <w:r w:rsidRPr="00AB1781">
        <w:t xml:space="preserve"> right-hand man</w:t>
      </w:r>
    </w:p>
    <w:p w14:paraId="02F0A00F" w14:textId="77777777" w:rsidR="004A51E7" w:rsidRPr="00AB1781" w:rsidRDefault="004A51E7" w:rsidP="004A51E7">
      <w:pPr>
        <w:pStyle w:val="EnglishHangEndNoCoptic"/>
      </w:pPr>
      <w:r w:rsidRPr="00AB1781">
        <w:tab/>
        <w:t xml:space="preserve">and on the son of man whom </w:t>
      </w:r>
      <w:r w:rsidR="001040C8">
        <w:t>You</w:t>
      </w:r>
      <w:r w:rsidRPr="00AB1781">
        <w:t xml:space="preserve"> </w:t>
      </w:r>
      <w:r w:rsidR="00556387">
        <w:t>have</w:t>
      </w:r>
      <w:r w:rsidRPr="00AB1781">
        <w:t xml:space="preserve"> made strong for </w:t>
      </w:r>
      <w:r w:rsidR="00556387">
        <w:t>Yourself</w:t>
      </w:r>
      <w:r w:rsidRPr="00AB1781">
        <w:t>.</w:t>
      </w:r>
    </w:p>
    <w:p w14:paraId="64390BCE" w14:textId="77777777" w:rsidR="004A51E7" w:rsidRPr="00AB1781" w:rsidRDefault="004A51E7" w:rsidP="004A51E7">
      <w:pPr>
        <w:pStyle w:val="EnglishHangNoCoptic"/>
      </w:pPr>
      <w:r w:rsidRPr="00AB1781">
        <w:t xml:space="preserve">19 Then we will never forsake </w:t>
      </w:r>
      <w:r w:rsidR="001040C8">
        <w:t>You</w:t>
      </w:r>
      <w:r w:rsidRPr="00AB1781">
        <w:t xml:space="preserve"> again;</w:t>
      </w:r>
    </w:p>
    <w:p w14:paraId="7B86CC0E" w14:textId="77777777" w:rsidR="004A51E7" w:rsidRPr="00AB1781" w:rsidRDefault="004A51E7" w:rsidP="004A51E7">
      <w:pPr>
        <w:pStyle w:val="EnglishHangEndNoCoptic"/>
      </w:pPr>
      <w:r w:rsidRPr="00AB1781">
        <w:tab/>
        <w:t xml:space="preserve">revive us and we will call on </w:t>
      </w:r>
      <w:r w:rsidR="00E570CB">
        <w:t>Your</w:t>
      </w:r>
      <w:r w:rsidRPr="00AB1781">
        <w:t xml:space="preserve"> name.</w:t>
      </w:r>
    </w:p>
    <w:p w14:paraId="7D4F2D58" w14:textId="77777777" w:rsidR="004A51E7" w:rsidRPr="00AB1781" w:rsidRDefault="004A51E7" w:rsidP="004A51E7">
      <w:pPr>
        <w:pStyle w:val="EnglishHangNoCoptic"/>
      </w:pPr>
      <w:r w:rsidRPr="00AB1781">
        <w:t>20 O Lord God of hosts, restore us</w:t>
      </w:r>
    </w:p>
    <w:p w14:paraId="618B7756" w14:textId="77777777" w:rsidR="004A51E7" w:rsidRPr="004A51E7" w:rsidRDefault="004A51E7" w:rsidP="004A51E7">
      <w:pPr>
        <w:pStyle w:val="EnglishHangEndNoCoptic"/>
      </w:pPr>
      <w:r w:rsidRPr="00AB1781">
        <w:tab/>
        <w:t xml:space="preserve">and let </w:t>
      </w:r>
      <w:r w:rsidR="00E570CB">
        <w:t>Your</w:t>
      </w:r>
      <w:r w:rsidRPr="00AB1781">
        <w:t xml:space="preserve"> face shine, and we shall be saved.</w:t>
      </w:r>
    </w:p>
    <w:p w14:paraId="3E6E0D83" w14:textId="77777777" w:rsidR="004A51E7" w:rsidRPr="00AB1781" w:rsidRDefault="004A51E7" w:rsidP="00BF0205">
      <w:pPr>
        <w:pStyle w:val="Heading4"/>
      </w:pPr>
      <w:r>
        <w:t>Psalm</w:t>
      </w:r>
      <w:r w:rsidRPr="00AB1781">
        <w:t xml:space="preserve"> 80</w:t>
      </w:r>
      <w:r>
        <w:t>: Exult and rejoice in God our helper</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Open your Mouth Wide and I will Fill you with My Spirit</w:t>
      </w:r>
    </w:p>
    <w:p w14:paraId="1CB41601" w14:textId="77777777" w:rsidR="004A51E7" w:rsidRPr="004A51E7" w:rsidRDefault="004A51E7" w:rsidP="004A51E7">
      <w:pPr>
        <w:pStyle w:val="Rubric"/>
      </w:pPr>
      <w:r w:rsidRPr="00AB1781">
        <w:t>1 (For the Wine Presses. A Psalm by Asaph)</w:t>
      </w:r>
    </w:p>
    <w:p w14:paraId="43BCE660" w14:textId="77777777" w:rsidR="004A51E7" w:rsidRPr="00AB1781" w:rsidRDefault="004A51E7" w:rsidP="00A93CE8">
      <w:pPr>
        <w:pStyle w:val="EnglishHangNoCoptic"/>
      </w:pPr>
      <w:r w:rsidRPr="00AB1781">
        <w:t>2 Exult and rejoice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77777777" w:rsidR="004A51E7" w:rsidRPr="00AB1781" w:rsidRDefault="004A51E7" w:rsidP="00A93CE8">
      <w:pPr>
        <w:pStyle w:val="EnglishHangNoCoptic"/>
      </w:pPr>
      <w:r w:rsidRPr="00AB1781">
        <w:t>3 Take a psalm and sound the drum,</w:t>
      </w:r>
    </w:p>
    <w:p w14:paraId="2B873223" w14:textId="77777777" w:rsidR="004A51E7" w:rsidRPr="00AB1781" w:rsidRDefault="004A51E7" w:rsidP="00A93CE8">
      <w:pPr>
        <w:pStyle w:val="EnglishHangEndNoCoptic"/>
      </w:pPr>
      <w:r w:rsidRPr="00AB1781">
        <w:tab/>
        <w:t>the dulcet harp with the psaltery.</w:t>
      </w:r>
    </w:p>
    <w:p w14:paraId="7C9B3BCF" w14:textId="77777777" w:rsidR="004A51E7" w:rsidRPr="00AB1781" w:rsidRDefault="004A51E7" w:rsidP="00A93CE8">
      <w:pPr>
        <w:pStyle w:val="EnglishHangNoCoptic"/>
      </w:pPr>
      <w:r w:rsidRPr="00AB1781">
        <w:t>4 Blow the trumpet at the new moon,</w:t>
      </w:r>
    </w:p>
    <w:p w14:paraId="6A525EE5" w14:textId="77777777" w:rsidR="004A51E7" w:rsidRPr="00AB1781" w:rsidRDefault="004A51E7" w:rsidP="00A93CE8">
      <w:pPr>
        <w:pStyle w:val="EnglishHangEndNoCoptic"/>
      </w:pPr>
      <w:r w:rsidRPr="00AB1781">
        <w:tab/>
        <w:t>on the great day of your festival.</w:t>
      </w:r>
    </w:p>
    <w:p w14:paraId="750F6A34" w14:textId="77777777" w:rsidR="004A51E7" w:rsidRPr="00AB1781" w:rsidRDefault="004A51E7" w:rsidP="00A93CE8">
      <w:pPr>
        <w:pStyle w:val="EnglishHangNoCoptic"/>
      </w:pPr>
      <w:r w:rsidRPr="00AB1781">
        <w:t>5 For it is a command to Israel,</w:t>
      </w:r>
    </w:p>
    <w:p w14:paraId="6B6A461F" w14:textId="77777777" w:rsidR="004A51E7" w:rsidRPr="00AB1781" w:rsidRDefault="004A51E7" w:rsidP="00A93CE8">
      <w:pPr>
        <w:pStyle w:val="EnglishHangEndNoCoptic"/>
      </w:pPr>
      <w:r w:rsidRPr="00AB1781">
        <w:tab/>
        <w:t>a decree of the God of Jacob.</w:t>
      </w:r>
    </w:p>
    <w:p w14:paraId="67110F91" w14:textId="77777777" w:rsidR="004A51E7" w:rsidRPr="00AB1781" w:rsidRDefault="004A51E7" w:rsidP="00A93CE8">
      <w:pPr>
        <w:pStyle w:val="EnglishHangNoCoptic"/>
      </w:pPr>
      <w:r w:rsidRPr="00AB1781">
        <w:t>6 He made it a testimony in Joseph</w:t>
      </w:r>
    </w:p>
    <w:p w14:paraId="148F14B5" w14:textId="77777777" w:rsidR="004A51E7" w:rsidRPr="00AB1781" w:rsidRDefault="004A51E7" w:rsidP="00A93CE8">
      <w:pPr>
        <w:pStyle w:val="EnglishHangNoCoptic"/>
      </w:pPr>
      <w:r w:rsidRPr="00AB1781">
        <w:tab/>
        <w:t>when he left the land of Egypt;</w:t>
      </w:r>
    </w:p>
    <w:p w14:paraId="501A0DDD" w14:textId="77777777" w:rsidR="004A51E7" w:rsidRPr="00AB1781" w:rsidRDefault="004A51E7" w:rsidP="00A93CE8">
      <w:pPr>
        <w:pStyle w:val="EnglishHangEndNoCoptic"/>
      </w:pPr>
      <w:r w:rsidRPr="00AB1781">
        <w:tab/>
        <w:t>he heard a tongue which he did not know.</w:t>
      </w:r>
      <w:r w:rsidRPr="00AB1781">
        <w:rPr>
          <w:rStyle w:val="FootnoteReference"/>
        </w:rPr>
        <w:footnoteReference w:id="294"/>
      </w:r>
    </w:p>
    <w:p w14:paraId="1292B446" w14:textId="77777777" w:rsidR="004A51E7" w:rsidRPr="00AB1781" w:rsidRDefault="004A51E7" w:rsidP="00A93CE8">
      <w:pPr>
        <w:pStyle w:val="EnglishHangNoCoptic"/>
      </w:pPr>
      <w:r w:rsidRPr="00AB1781">
        <w:t>7 He relieved his back of the burdens,</w:t>
      </w:r>
    </w:p>
    <w:p w14:paraId="211AA4DE" w14:textId="77777777" w:rsidR="004A51E7" w:rsidRPr="00AB1781" w:rsidRDefault="004A51E7" w:rsidP="00A93CE8">
      <w:pPr>
        <w:pStyle w:val="EnglishHangEndNoCoptic"/>
      </w:pPr>
      <w:r w:rsidRPr="00AB1781">
        <w:tab/>
        <w:t>where his hands had slaved at the basket.</w:t>
      </w:r>
    </w:p>
    <w:p w14:paraId="16339E69" w14:textId="77777777" w:rsidR="004A51E7" w:rsidRPr="00AB1781" w:rsidRDefault="004A51E7" w:rsidP="00A93CE8">
      <w:pPr>
        <w:pStyle w:val="EnglishHangNoCoptic"/>
      </w:pPr>
      <w:r w:rsidRPr="00AB1781">
        <w:t>8 ‘In distress you called upon Me,</w:t>
      </w:r>
    </w:p>
    <w:p w14:paraId="5550D9BE" w14:textId="77777777" w:rsidR="004A51E7" w:rsidRPr="00AB1781" w:rsidRDefault="004A51E7" w:rsidP="00A93CE8">
      <w:pPr>
        <w:pStyle w:val="EnglishHangNoCoptic"/>
      </w:pPr>
      <w:r w:rsidRPr="00AB1781">
        <w:tab/>
        <w:t>and I delivered you;</w:t>
      </w:r>
    </w:p>
    <w:p w14:paraId="19BE1F53" w14:textId="77777777" w:rsidR="004A51E7" w:rsidRPr="00AB1781" w:rsidRDefault="004A51E7" w:rsidP="00A93CE8">
      <w:pPr>
        <w:pStyle w:val="EnglishHangNoCoptic"/>
      </w:pPr>
      <w:r w:rsidRPr="00AB1781">
        <w:tab/>
        <w:t>I answered you in a mysterious storm;</w:t>
      </w:r>
      <w:r w:rsidRPr="00AB1781">
        <w:rPr>
          <w:rStyle w:val="FootnoteReference"/>
        </w:rPr>
        <w:footnoteReference w:id="295"/>
      </w:r>
    </w:p>
    <w:p w14:paraId="2DC469B4" w14:textId="77777777" w:rsidR="004A51E7" w:rsidRPr="00AB1781" w:rsidRDefault="004A51E7" w:rsidP="00A93CE8">
      <w:pPr>
        <w:pStyle w:val="EnglishHangEndNoCoptic"/>
      </w:pPr>
      <w:r w:rsidRPr="00AB1781">
        <w:tab/>
        <w:t xml:space="preserve">I proved you at the water of conflict. </w:t>
      </w:r>
      <w:r w:rsidRPr="00AB1781">
        <w:rPr>
          <w:i/>
        </w:rPr>
        <w:t>(Pause)</w:t>
      </w:r>
    </w:p>
    <w:p w14:paraId="6317DADB" w14:textId="77777777" w:rsidR="004A51E7" w:rsidRPr="00AB1781" w:rsidRDefault="004A51E7" w:rsidP="00A93CE8">
      <w:pPr>
        <w:pStyle w:val="EnglishHangNoCoptic"/>
      </w:pPr>
      <w:r w:rsidRPr="00AB1781">
        <w:t>9 Listen, My people, and I will warn you.</w:t>
      </w:r>
    </w:p>
    <w:p w14:paraId="2533F3CE" w14:textId="77777777" w:rsidR="004A51E7" w:rsidRPr="00AB1781" w:rsidRDefault="004A51E7" w:rsidP="00A93CE8">
      <w:pPr>
        <w:pStyle w:val="EnglishHangEndNoCoptic"/>
      </w:pPr>
      <w:r w:rsidRPr="00AB1781">
        <w:tab/>
        <w:t>O Israel, if only you would listen to Me!</w:t>
      </w:r>
    </w:p>
    <w:p w14:paraId="551CDD0F" w14:textId="77777777" w:rsidR="004A51E7" w:rsidRPr="00AB1781" w:rsidRDefault="004A51E7" w:rsidP="00A93CE8">
      <w:pPr>
        <w:pStyle w:val="EnglishHangNoCoptic"/>
      </w:pPr>
      <w:r w:rsidRPr="00AB1781">
        <w:t>10 In you there must be no new or alien god;</w:t>
      </w:r>
    </w:p>
    <w:p w14:paraId="4F595D44" w14:textId="77777777" w:rsidR="004A51E7" w:rsidRPr="00AB1781" w:rsidRDefault="004A51E7" w:rsidP="00A93CE8">
      <w:pPr>
        <w:pStyle w:val="EnglishHangEndNoCoptic"/>
      </w:pPr>
      <w:r w:rsidRPr="00AB1781">
        <w:tab/>
        <w:t>no strange god must you worship.</w:t>
      </w:r>
    </w:p>
    <w:p w14:paraId="325BEB38" w14:textId="77777777" w:rsidR="004A51E7" w:rsidRPr="00AB1781" w:rsidRDefault="004A51E7" w:rsidP="00A93CE8">
      <w:pPr>
        <w:pStyle w:val="EnglishHangNoCoptic"/>
      </w:pPr>
      <w:r w:rsidRPr="00AB1781">
        <w:t>11 For I am the Lord your God</w:t>
      </w:r>
    </w:p>
    <w:p w14:paraId="0B5BA44E" w14:textId="77777777" w:rsidR="004A51E7" w:rsidRPr="00AB1781" w:rsidRDefault="004A51E7" w:rsidP="00A93CE8">
      <w:pPr>
        <w:pStyle w:val="EnglishHangNoCoptic"/>
      </w:pPr>
      <w:r w:rsidRPr="00AB1781">
        <w:tab/>
        <w:t>Who brought you up from the land of Egypt.</w:t>
      </w:r>
    </w:p>
    <w:p w14:paraId="55BAF976" w14:textId="77777777" w:rsidR="004A51E7" w:rsidRPr="00A93CE8" w:rsidRDefault="004A51E7" w:rsidP="00A93CE8">
      <w:pPr>
        <w:pStyle w:val="EnglishHangEndNoCoptic"/>
      </w:pPr>
      <w:r w:rsidRPr="00AB1781">
        <w:tab/>
        <w:t>Open your 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296"/>
      </w:r>
    </w:p>
    <w:p w14:paraId="1CD2C8C9" w14:textId="77777777" w:rsidR="004A51E7" w:rsidRPr="00AB1781" w:rsidRDefault="004A51E7" w:rsidP="00A93CE8">
      <w:pPr>
        <w:pStyle w:val="EnglishHangEndNoCoptic"/>
      </w:pPr>
      <w:r w:rsidRPr="00AB1781">
        <w:tab/>
        <w:t>and Israel did not attend to Me.</w:t>
      </w:r>
    </w:p>
    <w:p w14:paraId="5D6D7720" w14:textId="77777777" w:rsidR="004A51E7" w:rsidRPr="00AB1781" w:rsidRDefault="004A51E7" w:rsidP="00A93CE8">
      <w:pPr>
        <w:pStyle w:val="EnglishHangNoCoptic"/>
      </w:pPr>
      <w:r w:rsidRPr="00AB1781">
        <w:t>13 So I left them to their hearts’ desires:</w:t>
      </w:r>
    </w:p>
    <w:p w14:paraId="4B7FDD21" w14:textId="77777777" w:rsidR="004A51E7" w:rsidRPr="00AB1781" w:rsidRDefault="004A51E7" w:rsidP="00A93CE8">
      <w:pPr>
        <w:pStyle w:val="EnglishHangEndNoCoptic"/>
      </w:pPr>
      <w:r w:rsidRPr="00AB1781">
        <w:tab/>
        <w:t>‘Let them go their own ways.’</w:t>
      </w:r>
    </w:p>
    <w:p w14:paraId="03531CB3" w14:textId="77777777" w:rsidR="004A51E7" w:rsidRPr="00AB1781" w:rsidRDefault="004A51E7" w:rsidP="00A93CE8">
      <w:pPr>
        <w:pStyle w:val="EnglishHangNoCoptic"/>
      </w:pPr>
      <w:r w:rsidRPr="00AB1781">
        <w:t>14 If only My people had listened to Me,</w:t>
      </w:r>
    </w:p>
    <w:p w14:paraId="2680AD1C" w14:textId="77777777" w:rsidR="004A51E7" w:rsidRPr="00AB1781" w:rsidRDefault="004A51E7" w:rsidP="00A93CE8">
      <w:pPr>
        <w:pStyle w:val="EnglishHangEndNoCoptic"/>
      </w:pPr>
      <w:r w:rsidRPr="00AB1781">
        <w:tab/>
        <w:t>if Israel had walked in My ways,</w:t>
      </w:r>
    </w:p>
    <w:p w14:paraId="317DD9DA" w14:textId="77777777" w:rsidR="004A51E7" w:rsidRPr="00AB1781" w:rsidRDefault="004A51E7" w:rsidP="00A93CE8">
      <w:pPr>
        <w:pStyle w:val="EnglishHangNoCoptic"/>
      </w:pPr>
      <w:r w:rsidRPr="00AB1781">
        <w:lastRenderedPageBreak/>
        <w:t>15 I would have humbled their enemies in on time,</w:t>
      </w:r>
    </w:p>
    <w:p w14:paraId="441B4009" w14:textId="77777777" w:rsidR="004A51E7" w:rsidRPr="00AB1781" w:rsidRDefault="004A51E7" w:rsidP="00A93CE8">
      <w:pPr>
        <w:pStyle w:val="EnglishHangEndNoCoptic"/>
      </w:pPr>
      <w:r w:rsidRPr="00AB1781">
        <w:tab/>
        <w:t>and would have laid My hand on their oppressors.</w:t>
      </w:r>
    </w:p>
    <w:p w14:paraId="647469D1" w14:textId="77777777" w:rsidR="004A51E7" w:rsidRPr="00AB1781" w:rsidRDefault="004A51E7" w:rsidP="00A93CE8">
      <w:pPr>
        <w:pStyle w:val="EnglishHangNoCoptic"/>
      </w:pPr>
      <w:r w:rsidRPr="00AB1781">
        <w:t>16 The enemies of the Lord lie to Him,</w:t>
      </w:r>
    </w:p>
    <w:p w14:paraId="610C5AE1" w14:textId="77777777" w:rsidR="004A51E7" w:rsidRPr="00AB1781" w:rsidRDefault="004A51E7" w:rsidP="00A93CE8">
      <w:pPr>
        <w:pStyle w:val="EnglishHangEndNoCoptic"/>
      </w:pPr>
      <w:r w:rsidRPr="00AB1781">
        <w:tab/>
        <w:t>and their doom will be eternal.</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77777777" w:rsidR="004A51E7" w:rsidRPr="00A93CE8" w:rsidRDefault="00A93CE8" w:rsidP="00BF0205">
      <w:pPr>
        <w:pStyle w:val="Heading4"/>
      </w:pPr>
      <w:r>
        <w:t>Psalm</w:t>
      </w:r>
      <w:r w:rsidR="004A51E7" w:rsidRPr="00AB1781">
        <w:t xml:space="preserve"> 81</w:t>
      </w:r>
      <w:r>
        <w:t>: God stands in the assembly of judges</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77777777" w:rsidR="004A51E7" w:rsidRPr="00AB1781" w:rsidRDefault="004A51E7" w:rsidP="00A93CE8">
      <w:pPr>
        <w:pStyle w:val="EnglishHangNoCoptic"/>
      </w:pPr>
      <w:r w:rsidRPr="00AB1781">
        <w:t>God stands in the assembly of judges,</w:t>
      </w:r>
      <w:r w:rsidRPr="00AB1781">
        <w:rPr>
          <w:rStyle w:val="FootnoteReference"/>
        </w:rPr>
        <w:footnoteReference w:id="297"/>
      </w:r>
    </w:p>
    <w:p w14:paraId="04101E67" w14:textId="77777777" w:rsidR="004A51E7" w:rsidRPr="00AB1781" w:rsidRDefault="004A51E7" w:rsidP="00A93CE8">
      <w:pPr>
        <w:pStyle w:val="EnglishHangEndNoCoptic"/>
      </w:pPr>
      <w:r w:rsidRPr="00AB1781">
        <w:tab/>
        <w:t>and in our midst He judges rulers.</w:t>
      </w:r>
      <w:r w:rsidRPr="00AB1781">
        <w:rPr>
          <w:rStyle w:val="FootnoteReference"/>
        </w:rPr>
        <w:footnoteReference w:id="298"/>
      </w:r>
    </w:p>
    <w:p w14:paraId="796AF8B5" w14:textId="77777777" w:rsidR="004A51E7" w:rsidRPr="00AB1781" w:rsidRDefault="004A51E7" w:rsidP="00A93CE8">
      <w:pPr>
        <w:pStyle w:val="EnglishHangNoCoptic"/>
      </w:pPr>
      <w:r w:rsidRPr="00AB1781">
        <w:t>2 ‘ How long will you judge unjustly,</w:t>
      </w:r>
    </w:p>
    <w:p w14:paraId="17D426CD" w14:textId="77777777" w:rsidR="004A51E7" w:rsidRPr="00AB1781" w:rsidRDefault="004A51E7" w:rsidP="00A93CE8">
      <w:pPr>
        <w:pStyle w:val="EnglishHangEndNoCoptic"/>
      </w:pPr>
      <w:r w:rsidRPr="00AB1781">
        <w:tab/>
        <w:t xml:space="preserve">and take bribes from sinners? </w:t>
      </w:r>
      <w:r w:rsidRPr="00AB1781">
        <w:rPr>
          <w:i/>
        </w:rPr>
        <w:t>(Pause)</w:t>
      </w:r>
    </w:p>
    <w:p w14:paraId="40E14171" w14:textId="77777777" w:rsidR="004A51E7" w:rsidRPr="00AB1781" w:rsidRDefault="004A51E7" w:rsidP="00A93CE8">
      <w:pPr>
        <w:pStyle w:val="EnglishHangNoCoptic"/>
      </w:pPr>
      <w:r w:rsidRPr="00AB1781">
        <w:t>3 Do justice to the orphan and poor man;</w:t>
      </w:r>
    </w:p>
    <w:p w14:paraId="1C986405" w14:textId="77777777" w:rsidR="004A51E7" w:rsidRPr="00AB1781" w:rsidRDefault="004A51E7" w:rsidP="00A93CE8">
      <w:pPr>
        <w:pStyle w:val="EnglishHangEndNoCoptic"/>
      </w:pPr>
      <w:r w:rsidRPr="00AB1781">
        <w:tab/>
        <w:t>deal fairly with the humble and destitute.</w:t>
      </w:r>
    </w:p>
    <w:p w14:paraId="1D41D0BC" w14:textId="77777777" w:rsidR="004A51E7" w:rsidRPr="00AB1781" w:rsidRDefault="004A51E7" w:rsidP="00A93CE8">
      <w:pPr>
        <w:pStyle w:val="EnglishHangNoCoptic"/>
      </w:pPr>
      <w:r w:rsidRPr="00AB1781">
        <w:t>4 Rescue the poor and needy;</w:t>
      </w:r>
    </w:p>
    <w:p w14:paraId="00F189A1" w14:textId="77777777" w:rsidR="004A51E7" w:rsidRPr="00AB1781" w:rsidRDefault="004A51E7" w:rsidP="00A93CE8">
      <w:pPr>
        <w:pStyle w:val="EnglishHangEndNoCoptic"/>
      </w:pPr>
      <w:r w:rsidRPr="00AB1781">
        <w:tab/>
        <w:t>deliver him from the clutch of the sinner.</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77777777" w:rsidR="004A51E7" w:rsidRPr="00AB1781" w:rsidRDefault="004A51E7" w:rsidP="00A93CE8">
      <w:pPr>
        <w:pStyle w:val="EnglishHangEndNoCoptic"/>
      </w:pPr>
      <w:r w:rsidRPr="00AB1781">
        <w:tab/>
        <w:t>all the props of earth collapse.</w:t>
      </w:r>
      <w:r w:rsidRPr="00AB1781">
        <w:rPr>
          <w:rStyle w:val="FootnoteReference"/>
        </w:rPr>
        <w:footnoteReference w:id="299"/>
      </w:r>
    </w:p>
    <w:p w14:paraId="65A343DC" w14:textId="77777777" w:rsidR="004A51E7" w:rsidRPr="00AB1781" w:rsidRDefault="004A51E7" w:rsidP="00A93CE8">
      <w:pPr>
        <w:pStyle w:val="EnglishHangNoCoptic"/>
      </w:pPr>
      <w:r w:rsidRPr="00AB1781">
        <w:t>6 I have said: ‘You are gods</w:t>
      </w:r>
    </w:p>
    <w:p w14:paraId="436F4B4E" w14:textId="77777777" w:rsidR="004A51E7" w:rsidRPr="00A93CE8" w:rsidRDefault="004A51E7" w:rsidP="00A93CE8">
      <w:pPr>
        <w:pStyle w:val="EnglishHangEndNoCoptic"/>
      </w:pPr>
      <w:r w:rsidRPr="00AB1781">
        <w:tab/>
        <w:t>and all sons of the Most High.’</w:t>
      </w:r>
      <w:r w:rsidRPr="00AB1781">
        <w:rPr>
          <w:rStyle w:val="FootnoteReference"/>
        </w:rPr>
        <w:footnoteReference w:id="300"/>
      </w:r>
    </w:p>
    <w:p w14:paraId="1FA8B6E5" w14:textId="77777777" w:rsidR="004A51E7" w:rsidRPr="00AB1781" w:rsidRDefault="004A51E7" w:rsidP="00A93CE8">
      <w:pPr>
        <w:pStyle w:val="EnglishHangNoCoptic"/>
      </w:pPr>
      <w:r w:rsidRPr="00AB1781">
        <w:t>7 But you will die like men</w:t>
      </w:r>
    </w:p>
    <w:p w14:paraId="267D3494" w14:textId="77777777" w:rsidR="004A51E7" w:rsidRPr="00AB1781" w:rsidRDefault="004A51E7" w:rsidP="00A93CE8">
      <w:pPr>
        <w:pStyle w:val="EnglishHangEndNoCoptic"/>
      </w:pPr>
      <w:r w:rsidRPr="00AB1781">
        <w:tab/>
        <w:t>and will fall like one of the princes.’</w:t>
      </w:r>
    </w:p>
    <w:p w14:paraId="2C56CCE3" w14:textId="77777777" w:rsidR="004A51E7" w:rsidRPr="00AB1781" w:rsidRDefault="004A51E7" w:rsidP="00A93CE8">
      <w:pPr>
        <w:pStyle w:val="EnglishHangNoCoptic"/>
      </w:pPr>
      <w:r w:rsidRPr="00AB1781">
        <w:lastRenderedPageBreak/>
        <w:t>8 Arise, O God, judge the earth;</w:t>
      </w:r>
      <w:r w:rsidRPr="00AB1781">
        <w:rPr>
          <w:rStyle w:val="FootnoteReference"/>
        </w:rPr>
        <w:footnoteReference w:id="301"/>
      </w:r>
    </w:p>
    <w:p w14:paraId="18FEE002" w14:textId="77777777" w:rsidR="004A51E7" w:rsidRPr="00A93CE8" w:rsidRDefault="004A51E7" w:rsidP="00A93CE8">
      <w:pPr>
        <w:pStyle w:val="EnglishHangEndNoCoptic"/>
      </w:pPr>
      <w:r w:rsidRPr="00AB1781">
        <w:tab/>
        <w:t xml:space="preserve">for </w:t>
      </w:r>
      <w:r w:rsidR="001040C8">
        <w:t>You</w:t>
      </w:r>
      <w:r w:rsidRPr="00AB1781">
        <w:t xml:space="preserve"> </w:t>
      </w:r>
      <w:r w:rsidR="00004BA4" w:rsidRPr="00AB1781">
        <w:t>shall</w:t>
      </w:r>
      <w:r w:rsidRPr="00AB1781">
        <w:t xml:space="preserve"> have an inheritance in all the nations.</w:t>
      </w:r>
    </w:p>
    <w:p w14:paraId="04E46168" w14:textId="77777777" w:rsidR="004A51E7" w:rsidRPr="00A93CE8" w:rsidRDefault="00A93CE8" w:rsidP="00BF0205">
      <w:pPr>
        <w:pStyle w:val="Heading4"/>
      </w:pPr>
      <w:r>
        <w:t>Psalm</w:t>
      </w:r>
      <w:r w:rsidR="004A51E7" w:rsidRPr="00AB1781">
        <w:t xml:space="preserve"> 82</w:t>
      </w:r>
      <w:r>
        <w:t xml:space="preserve">: O God, who can be compared to </w:t>
      </w:r>
      <w:r w:rsidR="001040C8">
        <w:t>You</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77777777" w:rsidR="004A51E7" w:rsidRPr="00AB1781" w:rsidRDefault="004A51E7" w:rsidP="00A93CE8">
      <w:pPr>
        <w:pStyle w:val="EnglishHangNoCoptic"/>
      </w:pPr>
      <w:r w:rsidRPr="00AB1781">
        <w:t xml:space="preserve">2 O God, who can be compared to </w:t>
      </w:r>
      <w:r w:rsidR="001040C8">
        <w:t>You</w:t>
      </w:r>
      <w:r w:rsidRPr="00AB1781">
        <w:t>?</w:t>
      </w:r>
    </w:p>
    <w:p w14:paraId="392B63A6" w14:textId="77777777" w:rsidR="004A51E7" w:rsidRPr="00AB1781" w:rsidRDefault="004A51E7" w:rsidP="00A93CE8">
      <w:pPr>
        <w:pStyle w:val="EnglishHangEndNoCoptic"/>
      </w:pPr>
      <w:r w:rsidRPr="00AB1781">
        <w:tab/>
        <w:t>Be not silent and still, O God.</w:t>
      </w:r>
    </w:p>
    <w:p w14:paraId="509AAFF2" w14:textId="77777777" w:rsidR="004A51E7" w:rsidRPr="00AB1781" w:rsidRDefault="004A51E7" w:rsidP="00A93CE8">
      <w:pPr>
        <w:pStyle w:val="EnglishHangNoCoptic"/>
      </w:pPr>
      <w:r w:rsidRPr="00AB1781">
        <w:t xml:space="preserve">3 For, lo, </w:t>
      </w:r>
      <w:r w:rsidR="00E570CB">
        <w:t>Your</w:t>
      </w:r>
      <w:r w:rsidRPr="00AB1781">
        <w:t xml:space="preserve"> enemies make a tumult,</w:t>
      </w:r>
    </w:p>
    <w:p w14:paraId="595CAC2E" w14:textId="77777777" w:rsidR="004A51E7" w:rsidRPr="00AB1781" w:rsidRDefault="004A51E7" w:rsidP="00A93CE8">
      <w:pPr>
        <w:pStyle w:val="EnglishHangEndNoCoptic"/>
      </w:pPr>
      <w:r w:rsidRPr="00AB1781">
        <w:tab/>
        <w:t xml:space="preserve">and those who hate </w:t>
      </w:r>
      <w:r w:rsidR="001040C8">
        <w:t>You</w:t>
      </w:r>
      <w:r w:rsidRPr="00AB1781">
        <w:t xml:space="preserve"> lift their heads.</w:t>
      </w:r>
    </w:p>
    <w:p w14:paraId="534655AC" w14:textId="77777777" w:rsidR="004A51E7" w:rsidRPr="00AB1781" w:rsidRDefault="004A51E7" w:rsidP="00A93CE8">
      <w:pPr>
        <w:pStyle w:val="EnglishHangNoCoptic"/>
      </w:pPr>
      <w:r w:rsidRPr="00AB1781">
        <w:t xml:space="preserve">4 They make wicked plots against </w:t>
      </w:r>
      <w:r w:rsidR="00E570CB">
        <w:t>Your</w:t>
      </w:r>
      <w:r w:rsidRPr="00AB1781">
        <w:t xml:space="preserve"> people</w:t>
      </w:r>
    </w:p>
    <w:p w14:paraId="4C519614" w14:textId="77777777" w:rsidR="004A51E7" w:rsidRPr="00AB1781" w:rsidRDefault="004A51E7" w:rsidP="00A93CE8">
      <w:pPr>
        <w:pStyle w:val="EnglishHangEndNoCoptic"/>
      </w:pPr>
      <w:r w:rsidRPr="00AB1781">
        <w:tab/>
        <w:t xml:space="preserve">and conspire against </w:t>
      </w:r>
      <w:r w:rsidR="00E570CB">
        <w:t>Your</w:t>
      </w:r>
      <w:r w:rsidRPr="00AB1781">
        <w:t xml:space="preserve"> saints.</w:t>
      </w:r>
    </w:p>
    <w:p w14:paraId="70F75B00" w14:textId="77777777" w:rsidR="004A51E7" w:rsidRPr="00AB1781" w:rsidRDefault="004A51E7" w:rsidP="00A93CE8">
      <w:pPr>
        <w:pStyle w:val="EnglishHangNoCoptic"/>
      </w:pPr>
      <w:r w:rsidRPr="00AB1781">
        <w:t>5 They say: ‘Come, let us wipe them out from being a nation,</w:t>
      </w:r>
    </w:p>
    <w:p w14:paraId="5C6AF1C1" w14:textId="77777777" w:rsidR="004A51E7" w:rsidRPr="00AB1781" w:rsidRDefault="004A51E7" w:rsidP="00A93CE8">
      <w:pPr>
        <w:pStyle w:val="EnglishHangEndNoCoptic"/>
      </w:pPr>
      <w:r w:rsidRPr="00AB1781">
        <w:tab/>
        <w:t>and let the name of Israel be remembered no more.’</w:t>
      </w:r>
    </w:p>
    <w:p w14:paraId="0DC9628A" w14:textId="77777777" w:rsidR="004A51E7" w:rsidRPr="00AB1781" w:rsidRDefault="004A51E7" w:rsidP="00A93CE8">
      <w:pPr>
        <w:pStyle w:val="EnglishHangNoCoptic"/>
      </w:pPr>
      <w:r w:rsidRPr="00AB1781">
        <w:t>6 For with one consent they conspire together;</w:t>
      </w:r>
    </w:p>
    <w:p w14:paraId="01D6116B" w14:textId="77777777" w:rsidR="004A51E7" w:rsidRPr="00AB1781" w:rsidRDefault="004A51E7" w:rsidP="00A93CE8">
      <w:pPr>
        <w:pStyle w:val="EnglishHangEndNoCoptic"/>
      </w:pPr>
      <w:r w:rsidRPr="00AB1781">
        <w:tab/>
        <w:t xml:space="preserve">they have made a league against </w:t>
      </w:r>
      <w:r w:rsidR="001040C8">
        <w:t>You</w:t>
      </w:r>
      <w:r w:rsidRPr="00AB1781">
        <w:t>.</w:t>
      </w:r>
    </w:p>
    <w:p w14:paraId="0C66DBB7" w14:textId="77777777" w:rsidR="004A51E7" w:rsidRPr="00AB1781" w:rsidRDefault="004A51E7" w:rsidP="00A93CE8">
      <w:pPr>
        <w:pStyle w:val="EnglishHangNoCoptic"/>
      </w:pPr>
      <w:r w:rsidRPr="00AB1781">
        <w:t>7 The tents of Edom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77777777" w:rsidR="004A51E7" w:rsidRPr="00AB1781" w:rsidRDefault="004A51E7" w:rsidP="00A93CE8">
      <w:pPr>
        <w:pStyle w:val="EnglishHangEndNoCoptic"/>
      </w:pPr>
      <w:r w:rsidRPr="00AB1781">
        <w:tab/>
        <w:t>and the Philistines with the people of Tyre.</w:t>
      </w:r>
    </w:p>
    <w:p w14:paraId="52299D85" w14:textId="77777777" w:rsidR="004A51E7" w:rsidRPr="00AB1781" w:rsidRDefault="004A51E7" w:rsidP="00A93CE8">
      <w:pPr>
        <w:pStyle w:val="EnglishHangNoCoptic"/>
      </w:pPr>
      <w:r w:rsidRPr="00AB1781">
        <w:t>9 Assyria has also jointed them;</w:t>
      </w:r>
    </w:p>
    <w:p w14:paraId="218CE3D1" w14:textId="77777777" w:rsidR="004A51E7" w:rsidRPr="00AB1781" w:rsidRDefault="004A51E7" w:rsidP="00A93CE8">
      <w:pPr>
        <w:pStyle w:val="EnglishHangEndNoCoptic"/>
      </w:pPr>
      <w:r w:rsidRPr="00AB1781">
        <w:tab/>
        <w:t xml:space="preserve">they have come to help the sons of Lot. </w:t>
      </w:r>
      <w:r w:rsidRPr="00AB1781">
        <w:rPr>
          <w:i/>
        </w:rPr>
        <w:t>(Pause)</w:t>
      </w:r>
    </w:p>
    <w:p w14:paraId="350C7D00" w14:textId="77777777" w:rsidR="004A51E7" w:rsidRPr="00AB1781" w:rsidRDefault="004A51E7" w:rsidP="00A93CE8">
      <w:pPr>
        <w:pStyle w:val="EnglishHangNoCoptic"/>
      </w:pPr>
      <w:r w:rsidRPr="00AB1781">
        <w:t>10 Treat them like Midian and Sisera,</w:t>
      </w:r>
    </w:p>
    <w:p w14:paraId="3B244C0E" w14:textId="77777777" w:rsidR="004A51E7" w:rsidRPr="00AB1781" w:rsidRDefault="004A51E7" w:rsidP="00A93CE8">
      <w:pPr>
        <w:pStyle w:val="EnglishHangEndNoCoptic"/>
      </w:pPr>
      <w:r w:rsidRPr="00AB1781">
        <w:tab/>
        <w:t>like Jabin at the torrent of Kishon.</w:t>
      </w:r>
    </w:p>
    <w:p w14:paraId="7A8693DE" w14:textId="77777777" w:rsidR="004A51E7" w:rsidRPr="00AB1781" w:rsidRDefault="004A51E7" w:rsidP="00A93CE8">
      <w:pPr>
        <w:pStyle w:val="EnglishHangNoCoptic"/>
      </w:pPr>
      <w:r w:rsidRPr="00AB1781">
        <w:t>11 They perished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7777777" w:rsidR="004A51E7" w:rsidRPr="00AB1781" w:rsidRDefault="004A51E7" w:rsidP="00A93CE8">
      <w:pPr>
        <w:pStyle w:val="EnglishHangEndNoCoptic"/>
      </w:pPr>
      <w:r w:rsidRPr="00AB1781">
        <w:tab/>
        <w:t>and all their princes like Zeba and Zalmunna,</w:t>
      </w:r>
    </w:p>
    <w:p w14:paraId="0D47DF8B" w14:textId="77777777" w:rsidR="004A51E7" w:rsidRPr="00AB1781" w:rsidRDefault="004A51E7" w:rsidP="00A93CE8">
      <w:pPr>
        <w:pStyle w:val="EnglishHangNoCoptic"/>
      </w:pPr>
      <w:r w:rsidRPr="00AB1781">
        <w:t>13 who said, ‘Let us take for ourselves</w:t>
      </w:r>
    </w:p>
    <w:p w14:paraId="1957923E" w14:textId="77777777" w:rsidR="004A51E7" w:rsidRPr="00AB1781" w:rsidRDefault="004A51E7" w:rsidP="00A93CE8">
      <w:pPr>
        <w:pStyle w:val="EnglishHangEndNoCoptic"/>
      </w:pPr>
      <w:r w:rsidRPr="00AB1781">
        <w:tab/>
        <w:t>the sanctuary of God.’</w:t>
      </w:r>
    </w:p>
    <w:p w14:paraId="4F921795" w14:textId="77777777" w:rsidR="004A51E7" w:rsidRPr="00AB1781" w:rsidRDefault="004A51E7" w:rsidP="00A93CE8">
      <w:pPr>
        <w:pStyle w:val="EnglishHangNoCoptic"/>
      </w:pPr>
      <w:r w:rsidRPr="00AB1781">
        <w:lastRenderedPageBreak/>
        <w:t>14 My God, make them like a whirl of dust,</w:t>
      </w:r>
    </w:p>
    <w:p w14:paraId="329F9EC6" w14:textId="77777777" w:rsidR="004A51E7" w:rsidRPr="00AB1781" w:rsidRDefault="004A51E7" w:rsidP="00A93CE8">
      <w:pPr>
        <w:pStyle w:val="EnglishHangEndNoCoptic"/>
      </w:pPr>
      <w:r w:rsidRPr="00AB1781">
        <w:tab/>
        <w:t>like stubble before the wind,</w:t>
      </w:r>
    </w:p>
    <w:p w14:paraId="309ADE22" w14:textId="77777777" w:rsidR="004A51E7" w:rsidRPr="00AB1781" w:rsidRDefault="004A51E7" w:rsidP="00A93CE8">
      <w:pPr>
        <w:pStyle w:val="EnglishHangNoCoptic"/>
      </w:pPr>
      <w:r w:rsidRPr="00AB1781">
        <w:t>15 like fire that burns the forest,</w:t>
      </w:r>
    </w:p>
    <w:p w14:paraId="40488DC7" w14:textId="77777777" w:rsidR="004A51E7" w:rsidRPr="00AB1781" w:rsidRDefault="004A51E7" w:rsidP="00A93CE8">
      <w:pPr>
        <w:pStyle w:val="EnglishHangEndNoCoptic"/>
      </w:pPr>
      <w:r w:rsidRPr="00AB1781">
        <w:tab/>
        <w:t>like a flame that sets mountains ablaze.</w:t>
      </w:r>
    </w:p>
    <w:p w14:paraId="3A73D373" w14:textId="77777777" w:rsidR="004A51E7" w:rsidRPr="00AB1781" w:rsidRDefault="004A51E7" w:rsidP="00A93CE8">
      <w:pPr>
        <w:pStyle w:val="EnglishHangNoCoptic"/>
      </w:pPr>
      <w:r w:rsidRPr="00AB1781">
        <w:t xml:space="preserve">16 So pursue them with </w:t>
      </w:r>
      <w:r w:rsidR="00E570CB">
        <w:t>Your</w:t>
      </w:r>
      <w:r w:rsidRPr="00AB1781">
        <w:t xml:space="preserve"> tempest,</w:t>
      </w:r>
    </w:p>
    <w:p w14:paraId="0883B98C" w14:textId="77777777" w:rsidR="004A51E7" w:rsidRPr="00A93CE8" w:rsidRDefault="004A51E7" w:rsidP="00A93CE8">
      <w:pPr>
        <w:pStyle w:val="EnglishHangEndNoCoptic"/>
      </w:pPr>
      <w:r w:rsidRPr="00AB1781">
        <w:tab/>
        <w:t xml:space="preserve">and confound them with </w:t>
      </w:r>
      <w:r w:rsidR="00E570CB">
        <w:t>Your</w:t>
      </w:r>
      <w:r w:rsidRPr="00AB1781">
        <w:t xml:space="preserve"> wrath.</w:t>
      </w:r>
    </w:p>
    <w:p w14:paraId="4071F05F" w14:textId="77777777" w:rsidR="004A51E7" w:rsidRPr="00AB1781" w:rsidRDefault="004A51E7" w:rsidP="00A93CE8">
      <w:pPr>
        <w:pStyle w:val="EnglishHangNoCoptic"/>
      </w:pPr>
      <w:r w:rsidRPr="00AB1781">
        <w:t>17 Fill their faces with shame,</w:t>
      </w:r>
    </w:p>
    <w:p w14:paraId="6E1F5569" w14:textId="77777777" w:rsidR="004A51E7" w:rsidRPr="00AB1781" w:rsidRDefault="004A51E7" w:rsidP="00A93CE8">
      <w:pPr>
        <w:pStyle w:val="EnglishHangEndNoCoptic"/>
      </w:pPr>
      <w:r w:rsidRPr="00AB1781">
        <w:tab/>
        <w:t xml:space="preserve">and they will seek </w:t>
      </w:r>
      <w:r w:rsidR="00E570CB">
        <w:t>Your</w:t>
      </w:r>
      <w:r w:rsidRPr="00AB1781">
        <w:t xml:space="preserve"> name, O Lord.</w:t>
      </w:r>
    </w:p>
    <w:p w14:paraId="431C825F" w14:textId="77777777" w:rsidR="004A51E7" w:rsidRPr="00AB1781" w:rsidRDefault="004A51E7" w:rsidP="00A93CE8">
      <w:pPr>
        <w:pStyle w:val="EnglishHangNoCoptic"/>
      </w:pPr>
      <w:r w:rsidRPr="00AB1781">
        <w:t>18 Let them be ashamed and confounded for ever;</w:t>
      </w:r>
    </w:p>
    <w:p w14:paraId="37C25FA3" w14:textId="77777777" w:rsidR="004A51E7" w:rsidRPr="00AB1781" w:rsidRDefault="004A51E7" w:rsidP="00A93CE8">
      <w:pPr>
        <w:pStyle w:val="EnglishHangEndNoCoptic"/>
      </w:pPr>
      <w:r w:rsidRPr="00AB1781">
        <w:tab/>
        <w:t>let them be put to confusion and perish.</w:t>
      </w:r>
    </w:p>
    <w:p w14:paraId="36DBC3FC" w14:textId="77777777" w:rsidR="004A51E7" w:rsidRPr="00AB1781" w:rsidRDefault="004A51E7" w:rsidP="00A93CE8">
      <w:pPr>
        <w:pStyle w:val="EnglishHangNoCoptic"/>
      </w:pPr>
      <w:r w:rsidRPr="00AB1781">
        <w:t xml:space="preserve">19 And let them know that </w:t>
      </w:r>
      <w:r w:rsidR="00E570CB">
        <w:t>Your</w:t>
      </w:r>
      <w:r w:rsidRPr="00AB1781">
        <w:t xml:space="preserve"> name is Lord,</w:t>
      </w:r>
    </w:p>
    <w:p w14:paraId="27FA773C" w14:textId="77777777" w:rsidR="004A51E7" w:rsidRPr="00A93CE8"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4EBD06B9" w14:textId="77777777" w:rsidR="004A51E7" w:rsidRPr="00AB1781" w:rsidRDefault="00A93CE8" w:rsidP="00BF0205">
      <w:pPr>
        <w:pStyle w:val="Heading4"/>
      </w:pPr>
      <w:bookmarkStart w:id="973" w:name="_Ref412111290"/>
      <w:r>
        <w:t>Psalm</w:t>
      </w:r>
      <w:r w:rsidR="004A51E7" w:rsidRPr="00AB1781">
        <w:t xml:space="preserve"> 83</w:t>
      </w:r>
      <w:r>
        <w:t xml:space="preserve">: How I love </w:t>
      </w:r>
      <w:r w:rsidR="00E570CB">
        <w:t>Your</w:t>
      </w:r>
      <w:r>
        <w:t xml:space="preserve"> dwellings, O Lord of Hosts</w:t>
      </w:r>
      <w:bookmarkEnd w:id="9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302"/>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77777777" w:rsidR="004A51E7" w:rsidRPr="00AB1781" w:rsidRDefault="004A51E7" w:rsidP="00A93CE8">
      <w:pPr>
        <w:pStyle w:val="EnglishHangEndNoCoptic"/>
      </w:pPr>
      <w:r w:rsidRPr="00AB1781">
        <w:tab/>
        <w:t>my heart and my flesh exult in the living God.</w:t>
      </w:r>
    </w:p>
    <w:p w14:paraId="10A54B16" w14:textId="77777777" w:rsidR="004A51E7" w:rsidRPr="00AB1781" w:rsidRDefault="004A51E7" w:rsidP="00A93CE8">
      <w:pPr>
        <w:pStyle w:val="EnglishHangNoCoptic"/>
      </w:pPr>
      <w:r w:rsidRPr="00AB1781">
        <w:t>4 For even the sparrow finds a home,</w:t>
      </w:r>
    </w:p>
    <w:p w14:paraId="303E36AD" w14:textId="77777777" w:rsidR="004A51E7" w:rsidRPr="00AB1781" w:rsidRDefault="004A51E7" w:rsidP="00A93CE8">
      <w:pPr>
        <w:pStyle w:val="EnglishHangNoCoptic"/>
      </w:pPr>
      <w:r w:rsidRPr="00AB1781">
        <w:tab/>
        <w:t>and the dove a nest for herself;</w:t>
      </w:r>
    </w:p>
    <w:p w14:paraId="5DC460B7" w14:textId="77777777" w:rsidR="004A51E7" w:rsidRPr="00AB1781" w:rsidRDefault="004A51E7" w:rsidP="00A93CE8">
      <w:pPr>
        <w:pStyle w:val="EnglishHangNoCoptic"/>
      </w:pPr>
      <w:r w:rsidRPr="00AB1781">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77777777" w:rsidR="004A51E7" w:rsidRPr="00AB1781" w:rsidRDefault="004A51E7" w:rsidP="00A93CE8">
      <w:pPr>
        <w:pStyle w:val="EnglishHangNoCoptic"/>
      </w:pPr>
      <w:r w:rsidRPr="00AB1781">
        <w:t xml:space="preserve">5 Blessed are they who dwell in </w:t>
      </w:r>
      <w:r w:rsidR="00E570CB">
        <w:t>Your</w:t>
      </w:r>
      <w:r w:rsidRPr="00AB1781">
        <w:t xml:space="preserve"> house;</w:t>
      </w:r>
    </w:p>
    <w:p w14:paraId="40E0BBD4" w14:textId="77777777" w:rsidR="004A51E7" w:rsidRPr="00AB1781" w:rsidRDefault="004A51E7" w:rsidP="00A93CE8">
      <w:pPr>
        <w:pStyle w:val="EnglishHangEndNoCoptic"/>
      </w:pPr>
      <w:r w:rsidRPr="00AB1781">
        <w:tab/>
        <w:t xml:space="preserve">they will praise </w:t>
      </w:r>
      <w:r w:rsidR="001040C8">
        <w:t>You</w:t>
      </w:r>
      <w:r w:rsidRPr="00AB1781">
        <w:t xml:space="preserve"> eternally. </w:t>
      </w:r>
      <w:r w:rsidRPr="00AB1781">
        <w:rPr>
          <w:i/>
        </w:rPr>
        <w:t>(Pause)</w:t>
      </w:r>
    </w:p>
    <w:p w14:paraId="089291E8" w14:textId="77777777" w:rsidR="004A51E7" w:rsidRPr="00AB1781" w:rsidRDefault="004A51E7" w:rsidP="00A93CE8">
      <w:pPr>
        <w:pStyle w:val="EnglishHangNoCoptic"/>
      </w:pPr>
      <w:r w:rsidRPr="00AB1781">
        <w:t xml:space="preserve">6 Blessed is the man whose help is from </w:t>
      </w:r>
      <w:r w:rsidR="001040C8">
        <w:t>You</w:t>
      </w:r>
      <w:r w:rsidRPr="00AB1781">
        <w:t>,</w:t>
      </w:r>
    </w:p>
    <w:p w14:paraId="79F4153E" w14:textId="77777777" w:rsidR="004A51E7" w:rsidRPr="00AB1781" w:rsidRDefault="004A51E7" w:rsidP="00A93CE8">
      <w:pPr>
        <w:pStyle w:val="EnglishHangEndNoCoptic"/>
      </w:pPr>
      <w:r w:rsidRPr="00AB1781">
        <w:tab/>
        <w:t>who has resolved in his heart to ascend by steps</w:t>
      </w:r>
    </w:p>
    <w:p w14:paraId="23DFF2EC" w14:textId="77777777" w:rsidR="004A51E7" w:rsidRPr="00AB1781" w:rsidRDefault="004A51E7" w:rsidP="00A93CE8">
      <w:pPr>
        <w:pStyle w:val="EnglishHangNoCoptic"/>
      </w:pPr>
      <w:r w:rsidRPr="00AB1781">
        <w:lastRenderedPageBreak/>
        <w:t>7 in the valley of tears, in the place he has made.</w:t>
      </w:r>
      <w:r w:rsidRPr="00AB1781">
        <w:rPr>
          <w:rStyle w:val="FootnoteReference"/>
        </w:rPr>
        <w:footnoteReference w:id="303"/>
      </w:r>
    </w:p>
    <w:p w14:paraId="617703E6" w14:textId="77777777" w:rsidR="004A51E7" w:rsidRPr="00AB1781" w:rsidRDefault="004A51E7" w:rsidP="00A93CE8">
      <w:pPr>
        <w:pStyle w:val="EnglishHangEndNoCoptic"/>
      </w:pPr>
      <w:r w:rsidRPr="00AB1781">
        <w:tab/>
        <w:t>for the Lawgiver will indeed give blessings.</w:t>
      </w:r>
    </w:p>
    <w:p w14:paraId="2DDD894A" w14:textId="77777777" w:rsidR="004A51E7" w:rsidRPr="00AB1781" w:rsidRDefault="004A51E7" w:rsidP="00A93CE8">
      <w:pPr>
        <w:pStyle w:val="EnglishHangNoCoptic"/>
      </w:pPr>
      <w:r w:rsidRPr="00AB1781">
        <w:t>8 They will go from power to power.</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77777777" w:rsidR="004A51E7" w:rsidRPr="00AB1781" w:rsidRDefault="004A51E7" w:rsidP="00A93CE8">
      <w:pPr>
        <w:pStyle w:val="EnglishHangNoCoptic"/>
      </w:pPr>
      <w:r w:rsidRPr="00AB1781">
        <w:t>10 Behold, O God, our defender;</w:t>
      </w:r>
    </w:p>
    <w:p w14:paraId="2D028270" w14:textId="77777777" w:rsidR="004A51E7" w:rsidRPr="00AB1781" w:rsidRDefault="004A51E7" w:rsidP="00A93CE8">
      <w:pPr>
        <w:pStyle w:val="EnglishHangEndNoCoptic"/>
      </w:pPr>
      <w:r w:rsidRPr="00AB1781">
        <w:tab/>
        <w:t xml:space="preserve">and look on the face of </w:t>
      </w:r>
      <w:r w:rsidR="00E570CB">
        <w:t>Your</w:t>
      </w:r>
      <w:r w:rsidRPr="00AB1781">
        <w:t xml:space="preserve"> Christ.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304"/>
      </w:r>
    </w:p>
    <w:p w14:paraId="07B271F0" w14:textId="77777777" w:rsidR="004A51E7" w:rsidRPr="00AB1781" w:rsidRDefault="004A51E7" w:rsidP="00A93CE8">
      <w:pPr>
        <w:pStyle w:val="EnglishHangNoCoptic"/>
      </w:pPr>
      <w:r w:rsidRPr="00AB1781">
        <w:tab/>
        <w:t>I would choose rather to be an outcast</w:t>
      </w:r>
    </w:p>
    <w:p w14:paraId="63C9B530" w14:textId="77777777" w:rsidR="004A51E7" w:rsidRPr="00AB1781" w:rsidRDefault="004A51E7" w:rsidP="00A93CE8">
      <w:pPr>
        <w:pStyle w:val="EnglishHangNoCoptic"/>
      </w:pPr>
      <w:r w:rsidRPr="00AB1781">
        <w:tab/>
        <w:t>in the house of my God</w:t>
      </w:r>
    </w:p>
    <w:p w14:paraId="4C38EAB2" w14:textId="77777777" w:rsidR="004A51E7" w:rsidRPr="00A93CE8" w:rsidRDefault="004A51E7" w:rsidP="00A93CE8">
      <w:pPr>
        <w:pStyle w:val="EnglishHangEndNoCoptic"/>
      </w:pPr>
      <w:r w:rsidRPr="00AB1781">
        <w:tab/>
        <w:t>than dwell in the tents of sinners.</w:t>
      </w:r>
    </w:p>
    <w:p w14:paraId="3E909CF5" w14:textId="77777777" w:rsidR="004A51E7" w:rsidRPr="00AB1781" w:rsidRDefault="004A51E7" w:rsidP="00A93CE8">
      <w:pPr>
        <w:pStyle w:val="EnglishHangNoCoptic"/>
      </w:pPr>
      <w:r w:rsidRPr="00AB1781">
        <w:t>12 For the Lord loves mercy and truth.</w:t>
      </w:r>
    </w:p>
    <w:p w14:paraId="4CE24B3B" w14:textId="77777777" w:rsidR="004A51E7" w:rsidRPr="00AB1781" w:rsidRDefault="004A51E7" w:rsidP="00A93CE8">
      <w:pPr>
        <w:pStyle w:val="EnglishHangNoCoptic"/>
      </w:pPr>
      <w:r w:rsidRPr="00AB1781">
        <w:tab/>
        <w:t>God will give grace and glory.</w:t>
      </w:r>
    </w:p>
    <w:p w14:paraId="206CE350" w14:textId="77777777" w:rsidR="004A51E7" w:rsidRPr="00AB1781" w:rsidRDefault="004A51E7" w:rsidP="00A93CE8">
      <w:pPr>
        <w:pStyle w:val="EnglishHangNoCoptic"/>
      </w:pPr>
      <w:r w:rsidRPr="00AB1781">
        <w:tab/>
        <w:t>No blessing will the Lord withhold</w:t>
      </w:r>
    </w:p>
    <w:p w14:paraId="0C59357A" w14:textId="77777777" w:rsidR="004A51E7" w:rsidRPr="00AB1781" w:rsidRDefault="004A51E7" w:rsidP="00A93CE8">
      <w:pPr>
        <w:pStyle w:val="EnglishHangEndNoCoptic"/>
      </w:pPr>
      <w:r w:rsidRPr="00AB1781">
        <w:tab/>
        <w:t>from those who live in innocence.</w:t>
      </w:r>
    </w:p>
    <w:p w14:paraId="556552C0" w14:textId="77777777" w:rsidR="004A51E7" w:rsidRPr="00AB1781" w:rsidRDefault="004A51E7" w:rsidP="00A93CE8">
      <w:pPr>
        <w:pStyle w:val="EnglishHangNoCoptic"/>
      </w:pPr>
      <w:r w:rsidRPr="00AB1781">
        <w:t>13 O Lord God of Hosts,</w:t>
      </w:r>
    </w:p>
    <w:p w14:paraId="2B2469E4" w14:textId="77777777" w:rsidR="004A51E7" w:rsidRPr="00A93CE8" w:rsidRDefault="004A51E7" w:rsidP="00A93CE8">
      <w:pPr>
        <w:pStyle w:val="EnglishHangEndNoCoptic"/>
      </w:pPr>
      <w:r w:rsidRPr="00AB1781">
        <w:tab/>
        <w:t xml:space="preserve">blessed is the man who trusts in </w:t>
      </w:r>
      <w:r w:rsidR="001040C8">
        <w:t>You</w:t>
      </w:r>
      <w:r w:rsidRPr="00AB1781">
        <w:t>.</w:t>
      </w:r>
    </w:p>
    <w:p w14:paraId="2EFF1703" w14:textId="77777777" w:rsidR="004A51E7" w:rsidRPr="00AB1781" w:rsidRDefault="00A93CE8" w:rsidP="00BF0205">
      <w:pPr>
        <w:pStyle w:val="Heading4"/>
      </w:pPr>
      <w:bookmarkStart w:id="974" w:name="_Ref412111302"/>
      <w:r>
        <w:t>Psalm</w:t>
      </w:r>
      <w:r w:rsidR="004A51E7" w:rsidRPr="00AB1781">
        <w:t xml:space="preserve"> 84</w:t>
      </w:r>
      <w:r>
        <w:t xml:space="preserve">: O Lord, </w:t>
      </w:r>
      <w:r w:rsidR="001040C8">
        <w:t>You</w:t>
      </w:r>
      <w:r>
        <w:t xml:space="preserve"> has blessed </w:t>
      </w:r>
      <w:r w:rsidR="00E570CB">
        <w:t>Your</w:t>
      </w:r>
      <w:r>
        <w:t xml:space="preserve"> land</w:t>
      </w:r>
      <w:bookmarkEnd w:id="9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77777777" w:rsidR="00F14AA6" w:rsidRDefault="00F14AA6" w:rsidP="00A93CE8">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48D7A56C" w14:textId="77777777" w:rsidR="004A51E7" w:rsidRPr="00AB1781" w:rsidRDefault="004A51E7" w:rsidP="00A93CE8">
      <w:pPr>
        <w:pStyle w:val="Rubric"/>
      </w:pPr>
      <w:r w:rsidRPr="00AB1781">
        <w:t>1 (A Psalm for the Sons of Korah)</w:t>
      </w:r>
    </w:p>
    <w:p w14:paraId="13F2089D" w14:textId="77777777" w:rsidR="004A51E7" w:rsidRPr="00AB1781" w:rsidRDefault="004A51E7" w:rsidP="00A93CE8">
      <w:pPr>
        <w:pStyle w:val="EnglishHangNoCoptic"/>
      </w:pPr>
      <w:r w:rsidRPr="00AB1781">
        <w:t xml:space="preserve">2 O Lord, </w:t>
      </w:r>
      <w:r w:rsidR="001040C8">
        <w:t>You</w:t>
      </w:r>
      <w:r w:rsidRPr="00AB1781">
        <w:t xml:space="preserve"> </w:t>
      </w:r>
      <w:r w:rsidR="00556387">
        <w:t>have</w:t>
      </w:r>
      <w:r w:rsidRPr="00AB1781">
        <w:t xml:space="preserve"> blessed </w:t>
      </w:r>
      <w:r w:rsidR="00E570CB">
        <w:t>Your</w:t>
      </w:r>
      <w:r w:rsidRPr="00AB1781">
        <w:t xml:space="preserve"> land;</w:t>
      </w:r>
    </w:p>
    <w:p w14:paraId="4741237C"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captivity of Jacob.</w:t>
      </w:r>
    </w:p>
    <w:p w14:paraId="28FB2B95" w14:textId="77777777" w:rsidR="004A51E7" w:rsidRPr="00AB1781" w:rsidRDefault="004A51E7" w:rsidP="00A93CE8">
      <w:pPr>
        <w:pStyle w:val="EnglishHangNoCoptic"/>
      </w:pPr>
      <w:r w:rsidRPr="00AB1781">
        <w:t xml:space="preserve">3 </w:t>
      </w:r>
      <w:r w:rsidR="001040C8">
        <w:t>You</w:t>
      </w:r>
      <w:r w:rsidRPr="00AB1781">
        <w:t xml:space="preserve"> </w:t>
      </w:r>
      <w:r w:rsidR="00556387">
        <w:t>have</w:t>
      </w:r>
      <w:r w:rsidRPr="00AB1781">
        <w:t xml:space="preserve"> forgiven the iniquity of </w:t>
      </w:r>
      <w:r w:rsidR="00E570CB">
        <w:t>Your</w:t>
      </w:r>
      <w:r w:rsidRPr="00AB1781">
        <w:t xml:space="preserve"> people;</w:t>
      </w:r>
    </w:p>
    <w:p w14:paraId="46C3BD4F"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covered all their sins.</w:t>
      </w:r>
      <w:r w:rsidRPr="00AB1781">
        <w:rPr>
          <w:rStyle w:val="FootnoteReference"/>
        </w:rPr>
        <w:footnoteReference w:id="305"/>
      </w:r>
      <w:r w:rsidRPr="00AB1781">
        <w:t xml:space="preserve"> </w:t>
      </w:r>
      <w:r w:rsidRPr="00AB1781">
        <w:rPr>
          <w:i/>
        </w:rPr>
        <w:t>(Pause)</w:t>
      </w:r>
    </w:p>
    <w:p w14:paraId="5E4252CB" w14:textId="77777777" w:rsidR="004A51E7" w:rsidRPr="00AB1781" w:rsidRDefault="004A51E7" w:rsidP="00A93CE8">
      <w:pPr>
        <w:pStyle w:val="EnglishHangNoCoptic"/>
      </w:pPr>
      <w:r w:rsidRPr="00AB1781">
        <w:t xml:space="preserve">4 </w:t>
      </w:r>
      <w:r w:rsidR="001040C8">
        <w:t>You</w:t>
      </w:r>
      <w:r w:rsidRPr="00AB1781">
        <w:t xml:space="preserve"> </w:t>
      </w:r>
      <w:r w:rsidR="00556387">
        <w:t>have</w:t>
      </w:r>
      <w:r w:rsidRPr="00AB1781">
        <w:t xml:space="preserve"> stopped all </w:t>
      </w:r>
      <w:r w:rsidR="00E570CB">
        <w:t>Your</w:t>
      </w:r>
      <w:r w:rsidRPr="00AB1781">
        <w:t xml:space="preserve"> wrath;</w:t>
      </w:r>
    </w:p>
    <w:p w14:paraId="316F2072" w14:textId="77777777" w:rsidR="004A51E7" w:rsidRPr="00AB1781" w:rsidRDefault="004A51E7" w:rsidP="00A93CE8">
      <w:pPr>
        <w:pStyle w:val="EnglishHangEndNoCoptic"/>
      </w:pPr>
      <w:r w:rsidRPr="00AB1781">
        <w:tab/>
      </w:r>
      <w:r w:rsidR="001040C8">
        <w:t>You</w:t>
      </w:r>
      <w:r w:rsidRPr="00AB1781">
        <w:t xml:space="preserve"> </w:t>
      </w:r>
      <w:r w:rsidR="00556387">
        <w:t>have</w:t>
      </w:r>
      <w:r w:rsidRPr="00AB1781">
        <w:t xml:space="preserve"> turned away the heat of </w:t>
      </w:r>
      <w:r w:rsidR="001040C8">
        <w:t>Your</w:t>
      </w:r>
      <w:r w:rsidRPr="00AB1781">
        <w:t xml:space="preserve"> anger.</w:t>
      </w:r>
    </w:p>
    <w:p w14:paraId="0F3C8212" w14:textId="77777777" w:rsidR="004A51E7" w:rsidRPr="00AB1781" w:rsidRDefault="004A51E7" w:rsidP="00A93CE8">
      <w:pPr>
        <w:pStyle w:val="EnglishHangNoCoptic"/>
      </w:pPr>
      <w:r w:rsidRPr="00AB1781">
        <w:t>5 Convert us, O God our Saviour,</w:t>
      </w:r>
    </w:p>
    <w:p w14:paraId="1F56990C" w14:textId="77777777" w:rsidR="004A51E7" w:rsidRPr="00AB1781" w:rsidRDefault="004A51E7" w:rsidP="00A93CE8">
      <w:pPr>
        <w:pStyle w:val="EnglishHangEndNoCoptic"/>
      </w:pPr>
      <w:r w:rsidRPr="00AB1781">
        <w:lastRenderedPageBreak/>
        <w:tab/>
        <w:t xml:space="preserve">and turn away </w:t>
      </w:r>
      <w:r w:rsidR="001040C8">
        <w:t>Your</w:t>
      </w:r>
      <w:r w:rsidRPr="00AB1781">
        <w:t xml:space="preserve"> anger from us.</w:t>
      </w:r>
    </w:p>
    <w:p w14:paraId="583A3727" w14:textId="77777777" w:rsidR="004A51E7" w:rsidRPr="00AB1781" w:rsidRDefault="004A51E7" w:rsidP="00A93CE8">
      <w:pPr>
        <w:pStyle w:val="EnglishHangNoCoptic"/>
      </w:pPr>
      <w:r w:rsidRPr="00AB1781">
        <w:t xml:space="preserve">6 Wilt </w:t>
      </w:r>
      <w:r w:rsidR="001040C8">
        <w:t>You</w:t>
      </w:r>
      <w:r w:rsidRPr="00AB1781">
        <w:t xml:space="preserve"> be angry with us for ever,</w:t>
      </w:r>
    </w:p>
    <w:p w14:paraId="4C62AC2F" w14:textId="77777777" w:rsidR="004A51E7" w:rsidRPr="00AB1781" w:rsidRDefault="004A51E7" w:rsidP="00A93CE8">
      <w:pPr>
        <w:pStyle w:val="EnglishHangEndNoCoptic"/>
      </w:pPr>
      <w:r w:rsidRPr="00AB1781">
        <w:tab/>
        <w:t xml:space="preserve">or prolong </w:t>
      </w:r>
      <w:r w:rsidR="00E570CB">
        <w:t>Your</w:t>
      </w:r>
      <w:r w:rsidRPr="00AB1781">
        <w:t xml:space="preserve"> wrath from generation to generation?</w:t>
      </w:r>
    </w:p>
    <w:p w14:paraId="007458D3" w14:textId="77777777"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convert and quicken us,</w:t>
      </w:r>
    </w:p>
    <w:p w14:paraId="0A8050A7" w14:textId="77777777" w:rsidR="004A51E7" w:rsidRPr="00AB1781" w:rsidRDefault="004A51E7" w:rsidP="00A93CE8">
      <w:pPr>
        <w:pStyle w:val="EnglishHangEndNoCoptic"/>
      </w:pPr>
      <w:r w:rsidRPr="00AB1781">
        <w:tab/>
        <w:t xml:space="preserve">and </w:t>
      </w:r>
      <w:r w:rsidR="00E570CB">
        <w:t>Your</w:t>
      </w:r>
      <w:r w:rsidRPr="00AB1781">
        <w:t xml:space="preserve"> people will rejoice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77777777" w:rsidR="004A51E7" w:rsidRPr="00AB1781" w:rsidRDefault="004A51E7" w:rsidP="00A93CE8">
      <w:pPr>
        <w:pStyle w:val="EnglishHangNoCoptic"/>
      </w:pPr>
      <w:r w:rsidRPr="00AB1781">
        <w:t>11 Mercy and truth have met together;</w:t>
      </w:r>
    </w:p>
    <w:p w14:paraId="4B142BEC" w14:textId="77777777" w:rsidR="004A51E7" w:rsidRPr="00AB1781" w:rsidRDefault="004A51E7" w:rsidP="00A93CE8">
      <w:pPr>
        <w:pStyle w:val="EnglishHangNoCoptic"/>
      </w:pPr>
      <w:r w:rsidRPr="00AB1781">
        <w:tab/>
        <w:t>justice and peace have kissed each other.</w:t>
      </w:r>
    </w:p>
    <w:p w14:paraId="5FE5E555" w14:textId="77777777" w:rsidR="004A51E7" w:rsidRPr="00AB1781" w:rsidRDefault="004A51E7" w:rsidP="00A93CE8">
      <w:pPr>
        <w:pStyle w:val="EnglishHangNoCoptic"/>
      </w:pPr>
    </w:p>
    <w:p w14:paraId="119BDD9A" w14:textId="77777777" w:rsidR="004A51E7" w:rsidRPr="00AB1781" w:rsidRDefault="004A51E7" w:rsidP="00A93CE8">
      <w:pPr>
        <w:pStyle w:val="EnglishHangNoCoptic"/>
      </w:pPr>
      <w:r w:rsidRPr="00AB1781">
        <w:t>12 Truth has sprung from the earth,</w:t>
      </w:r>
    </w:p>
    <w:p w14:paraId="239109C1" w14:textId="77777777" w:rsidR="004A51E7" w:rsidRPr="00AB1781" w:rsidRDefault="004A51E7" w:rsidP="00A93CE8">
      <w:pPr>
        <w:pStyle w:val="EnglishHangEndNoCoptic"/>
      </w:pPr>
      <w:r w:rsidRPr="00AB1781">
        <w:tab/>
        <w:t>and justice has looked down from heaven.</w:t>
      </w:r>
    </w:p>
    <w:p w14:paraId="0E2FFC6B" w14:textId="77777777" w:rsidR="004A51E7" w:rsidRPr="00AB1781" w:rsidRDefault="004A51E7" w:rsidP="00A93CE8">
      <w:pPr>
        <w:pStyle w:val="EnglishHangNoCoptic"/>
      </w:pPr>
      <w:r w:rsidRPr="00AB1781">
        <w:t>13 For the Lord will give goodness,</w:t>
      </w:r>
    </w:p>
    <w:p w14:paraId="61F35D66" w14:textId="77777777" w:rsidR="004A51E7" w:rsidRPr="00AB1781" w:rsidRDefault="004A51E7" w:rsidP="00A93CE8">
      <w:pPr>
        <w:pStyle w:val="EnglishHangEndNoCoptic"/>
      </w:pPr>
      <w:r w:rsidRPr="00AB1781">
        <w:tab/>
        <w:t>and our land will yield her fruit.</w:t>
      </w:r>
    </w:p>
    <w:p w14:paraId="50530BAA" w14:textId="77777777" w:rsidR="004A51E7" w:rsidRPr="00AB1781" w:rsidRDefault="004A51E7" w:rsidP="00A93CE8">
      <w:pPr>
        <w:pStyle w:val="EnglishHangNoCoptic"/>
      </w:pPr>
      <w:r w:rsidRPr="00AB1781">
        <w:t>14 Righteousness will go before Him,</w:t>
      </w:r>
    </w:p>
    <w:p w14:paraId="1CF34B08" w14:textId="77777777" w:rsidR="004A51E7" w:rsidRDefault="004A51E7" w:rsidP="00A93CE8">
      <w:pPr>
        <w:pStyle w:val="EnglishHangEndNoCoptic"/>
      </w:pPr>
      <w:r w:rsidRPr="00AB1781">
        <w:tab/>
        <w:t>and will set His footsteps on the way.</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975" w:name="_Ref435990025"/>
      <w:r>
        <w:t>Kathisma 12</w:t>
      </w:r>
      <w:bookmarkEnd w:id="975"/>
    </w:p>
    <w:p w14:paraId="3C923651" w14:textId="77777777" w:rsidR="00935D4B" w:rsidRPr="00AB1781" w:rsidRDefault="00935D4B" w:rsidP="00BF0205">
      <w:pPr>
        <w:pStyle w:val="Heading4"/>
      </w:pPr>
      <w:bookmarkStart w:id="976" w:name="_Ref412026212"/>
      <w:r>
        <w:t>Psalm</w:t>
      </w:r>
      <w:r w:rsidRPr="00AB1781">
        <w:t xml:space="preserve"> 85</w:t>
      </w:r>
      <w:r>
        <w:t xml:space="preserve">: Incline </w:t>
      </w:r>
      <w:r w:rsidR="001040C8">
        <w:t>Your</w:t>
      </w:r>
      <w:r>
        <w:t xml:space="preserve"> ear, O Lord, and answer me</w:t>
      </w:r>
      <w:bookmarkEnd w:id="9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77777777" w:rsidR="00935D4B" w:rsidRPr="00AB1781" w:rsidRDefault="00935D4B" w:rsidP="00935D4B">
      <w:pPr>
        <w:pStyle w:val="EnglishHangNoCoptic"/>
      </w:pPr>
      <w:r w:rsidRPr="00AB1781">
        <w:t xml:space="preserve">Incline </w:t>
      </w:r>
      <w:r w:rsidR="001040C8">
        <w:t>Your</w:t>
      </w:r>
      <w:r w:rsidRPr="00AB1781">
        <w:t xml:space="preserve"> ear, O Lord, and answer me;</w:t>
      </w:r>
    </w:p>
    <w:p w14:paraId="5D40C581" w14:textId="77777777" w:rsidR="00935D4B" w:rsidRPr="00AB1781" w:rsidRDefault="00935D4B" w:rsidP="00935D4B">
      <w:pPr>
        <w:pStyle w:val="EnglishHangEndNoCoptic"/>
      </w:pPr>
      <w:r w:rsidRPr="00AB1781">
        <w:lastRenderedPageBreak/>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306"/>
      </w:r>
    </w:p>
    <w:p w14:paraId="41D863FA" w14:textId="77777777" w:rsidR="00935D4B" w:rsidRPr="00AB1781" w:rsidRDefault="00935D4B" w:rsidP="00935D4B">
      <w:pPr>
        <w:pStyle w:val="EnglishHangEndNoCoptic"/>
      </w:pPr>
      <w:r w:rsidRPr="00AB1781">
        <w:tab/>
        <w:t xml:space="preserve">O my God, save </w:t>
      </w:r>
      <w:r w:rsidR="00E570CB">
        <w:t>Your</w:t>
      </w:r>
      <w:r w:rsidRPr="00AB1781">
        <w:t xml:space="preserve"> servant, who trusts in </w:t>
      </w:r>
      <w:r w:rsidR="001040C8">
        <w:t>You</w:t>
      </w:r>
      <w:r w:rsidRPr="00AB1781">
        <w:t>.</w:t>
      </w:r>
    </w:p>
    <w:p w14:paraId="258038AD" w14:textId="77777777" w:rsidR="00935D4B" w:rsidRPr="00AB1781" w:rsidRDefault="00935D4B" w:rsidP="00935D4B">
      <w:pPr>
        <w:pStyle w:val="EnglishHangNoCoptic"/>
      </w:pPr>
      <w:r w:rsidRPr="00AB1781">
        <w:t>3 Have mercy on me, O Lord;</w:t>
      </w:r>
    </w:p>
    <w:p w14:paraId="430B09EF" w14:textId="77777777" w:rsidR="00935D4B" w:rsidRPr="00AB1781" w:rsidRDefault="00935D4B" w:rsidP="00935D4B">
      <w:pPr>
        <w:pStyle w:val="EnglishHangEndNoCoptic"/>
      </w:pPr>
      <w:r w:rsidRPr="00AB1781">
        <w:tab/>
        <w:t xml:space="preserve">for all day long I cry to </w:t>
      </w:r>
      <w:r w:rsidR="001040C8">
        <w:t>You</w:t>
      </w:r>
      <w:r w:rsidRPr="00AB1781">
        <w:t>.</w:t>
      </w:r>
    </w:p>
    <w:p w14:paraId="1988DB6F" w14:textId="77777777" w:rsidR="00935D4B" w:rsidRPr="00AB1781" w:rsidRDefault="00935D4B" w:rsidP="00935D4B">
      <w:pPr>
        <w:pStyle w:val="EnglishHangNoCoptic"/>
      </w:pPr>
      <w:r w:rsidRPr="00AB1781">
        <w:t xml:space="preserve">4 Rejoice the soul of </w:t>
      </w:r>
      <w:r w:rsidR="00E570CB">
        <w:t>Your</w:t>
      </w:r>
      <w:r w:rsidRPr="00AB1781">
        <w:t xml:space="preserve"> servant;</w:t>
      </w:r>
    </w:p>
    <w:p w14:paraId="32570159" w14:textId="77777777" w:rsidR="00935D4B" w:rsidRPr="00AB1781" w:rsidRDefault="00935D4B" w:rsidP="00935D4B">
      <w:pPr>
        <w:pStyle w:val="EnglishHangEndNoCoptic"/>
      </w:pPr>
      <w:r w:rsidRPr="00AB1781">
        <w:tab/>
        <w:t xml:space="preserve">for to </w:t>
      </w:r>
      <w:r w:rsidR="001040C8">
        <w:t>You</w:t>
      </w:r>
      <w:r w:rsidRPr="00AB1781">
        <w:t>, O Lord, do I lift up my soul.</w:t>
      </w:r>
      <w:r w:rsidRPr="00AB1781">
        <w:rPr>
          <w:rStyle w:val="FootnoteReference"/>
        </w:rPr>
        <w:footnoteReference w:id="307"/>
      </w:r>
    </w:p>
    <w:p w14:paraId="4EDB8CDF" w14:textId="77777777"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good and gentle.</w:t>
      </w:r>
    </w:p>
    <w:p w14:paraId="57B8232C" w14:textId="77777777" w:rsidR="00935D4B" w:rsidRPr="00AB1781" w:rsidRDefault="00935D4B" w:rsidP="00935D4B">
      <w:pPr>
        <w:pStyle w:val="EnglishHangEndNoCoptic"/>
      </w:pPr>
      <w:r w:rsidRPr="00AB1781">
        <w:tab/>
        <w:t xml:space="preserve">and rich in mercy to all who call on </w:t>
      </w:r>
      <w:r w:rsidR="001040C8">
        <w:t>You</w:t>
      </w:r>
      <w:r w:rsidRPr="00AB1781">
        <w:t>.</w:t>
      </w:r>
    </w:p>
    <w:p w14:paraId="4E2A38DC" w14:textId="77777777" w:rsidR="00935D4B" w:rsidRPr="00AB1781" w:rsidRDefault="00935D4B" w:rsidP="00935D4B">
      <w:pPr>
        <w:pStyle w:val="EnglishHangNoCoptic"/>
      </w:pPr>
      <w:r w:rsidRPr="00AB1781">
        <w:t>6 Give ear, O Lord, to my prayer;</w:t>
      </w:r>
    </w:p>
    <w:p w14:paraId="44D41CA6" w14:textId="77777777" w:rsidR="00935D4B" w:rsidRPr="00AB1781" w:rsidRDefault="00935D4B" w:rsidP="00935D4B">
      <w:pPr>
        <w:pStyle w:val="EnglishHangEndNoCoptic"/>
      </w:pPr>
      <w:r w:rsidRPr="00AB1781">
        <w:tab/>
        <w:t>and attend to the cry of my supplication.</w:t>
      </w:r>
    </w:p>
    <w:p w14:paraId="185BE625" w14:textId="77777777" w:rsidR="00935D4B" w:rsidRPr="00AB1781" w:rsidRDefault="00935D4B" w:rsidP="00935D4B">
      <w:pPr>
        <w:pStyle w:val="EnglishHangNoCoptic"/>
      </w:pPr>
      <w:r w:rsidRPr="00AB1781">
        <w:t xml:space="preserve">7 In the day of my trouble I call upon </w:t>
      </w:r>
      <w:r w:rsidR="001040C8">
        <w:t>You</w:t>
      </w:r>
      <w:r w:rsidRPr="00AB1781">
        <w:t>,</w:t>
      </w:r>
    </w:p>
    <w:p w14:paraId="1898EB1E" w14:textId="77777777" w:rsidR="00935D4B" w:rsidRPr="00AB1781" w:rsidRDefault="00935D4B" w:rsidP="00935D4B">
      <w:pPr>
        <w:pStyle w:val="EnglishHangEndNoCoptic"/>
      </w:pPr>
      <w:r w:rsidRPr="00AB1781">
        <w:tab/>
        <w:t xml:space="preserve">for </w:t>
      </w:r>
      <w:r w:rsidR="001040C8">
        <w:t>You</w:t>
      </w:r>
      <w:r w:rsidRPr="00AB1781">
        <w:t xml:space="preserve"> dost answer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7777777" w:rsidR="00935D4B" w:rsidRPr="00AB1781" w:rsidRDefault="00935D4B" w:rsidP="00935D4B">
      <w:pPr>
        <w:pStyle w:val="EnglishHangEndNoCoptic"/>
      </w:pPr>
      <w:r w:rsidRPr="00AB1781">
        <w:tab/>
        <w:t xml:space="preserve">and no works like </w:t>
      </w:r>
      <w:r w:rsidR="001040C8">
        <w:t>Your</w:t>
      </w:r>
      <w:r w:rsidRPr="00AB1781">
        <w:t>.</w:t>
      </w:r>
    </w:p>
    <w:p w14:paraId="4C1415E8" w14:textId="77777777" w:rsidR="00935D4B" w:rsidRPr="00AB1781" w:rsidRDefault="00935D4B" w:rsidP="00935D4B">
      <w:pPr>
        <w:pStyle w:val="EnglishHangNoCoptic"/>
      </w:pPr>
      <w:r w:rsidRPr="00AB1781">
        <w:t xml:space="preserve">9 All the nations </w:t>
      </w:r>
      <w:r w:rsidR="001040C8">
        <w:t>You</w:t>
      </w:r>
      <w:r w:rsidRPr="00AB1781">
        <w:t xml:space="preserve"> </w:t>
      </w:r>
      <w:r w:rsidR="00556387">
        <w:t>have</w:t>
      </w:r>
      <w:r w:rsidRPr="00AB1781">
        <w:t xml:space="preserve"> made</w:t>
      </w:r>
    </w:p>
    <w:p w14:paraId="39993142" w14:textId="77777777" w:rsidR="00935D4B" w:rsidRPr="00AB1781" w:rsidRDefault="00935D4B" w:rsidP="00935D4B">
      <w:pPr>
        <w:pStyle w:val="EnglishHangNoCoptic"/>
      </w:pPr>
      <w:r w:rsidRPr="00AB1781">
        <w:tab/>
        <w:t xml:space="preserve">will come and worship </w:t>
      </w:r>
      <w:r w:rsidR="001040C8">
        <w:t>You</w:t>
      </w:r>
      <w:r w:rsidRPr="00AB1781">
        <w:t>, O Lord,</w:t>
      </w:r>
    </w:p>
    <w:p w14:paraId="450391DC" w14:textId="77777777" w:rsidR="00935D4B" w:rsidRPr="00AB1781" w:rsidRDefault="00935D4B" w:rsidP="00935D4B">
      <w:pPr>
        <w:pStyle w:val="EnglishHangEndNoCoptic"/>
      </w:pPr>
      <w:r w:rsidRPr="00AB1781">
        <w:tab/>
        <w:t xml:space="preserve">and will glorify </w:t>
      </w:r>
      <w:r w:rsidR="00E570CB">
        <w:t>Your</w:t>
      </w:r>
      <w:r w:rsidRPr="00AB1781">
        <w:t xml:space="preserve"> Name.</w:t>
      </w:r>
      <w:r w:rsidRPr="00AB1781">
        <w:rPr>
          <w:rStyle w:val="FootnoteReference"/>
        </w:rPr>
        <w:footnoteReference w:id="308"/>
      </w:r>
    </w:p>
    <w:p w14:paraId="34FF7971" w14:textId="77777777"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 and </w:t>
      </w:r>
      <w:r w:rsidR="00004BA4">
        <w:t>work</w:t>
      </w:r>
      <w:r w:rsidRPr="00AB1781">
        <w:t xml:space="preserve"> wonders;</w:t>
      </w:r>
    </w:p>
    <w:p w14:paraId="47E2B9B2" w14:textId="77777777" w:rsidR="00935D4B" w:rsidRPr="00AB1781" w:rsidRDefault="00935D4B" w:rsidP="00935D4B">
      <w:pPr>
        <w:pStyle w:val="EnglishHangEndNoCoptic"/>
      </w:pPr>
      <w:r w:rsidRPr="00AB1781">
        <w:tab/>
      </w:r>
      <w:r w:rsidR="001040C8">
        <w:t>You</w:t>
      </w:r>
      <w:r w:rsidRPr="00AB1781">
        <w:t xml:space="preserve"> </w:t>
      </w:r>
      <w:r w:rsidR="00004BA4" w:rsidRPr="00AB1781">
        <w:t>are</w:t>
      </w:r>
      <w:r w:rsidRPr="00AB1781">
        <w:t xml:space="preserve"> the only God.</w:t>
      </w:r>
    </w:p>
    <w:p w14:paraId="5FFAACBE" w14:textId="77777777" w:rsidR="00935D4B" w:rsidRPr="00AB1781" w:rsidRDefault="00935D4B" w:rsidP="00935D4B">
      <w:pPr>
        <w:pStyle w:val="EnglishHangNoCoptic"/>
      </w:pPr>
      <w:r w:rsidRPr="00AB1781">
        <w:t xml:space="preserve">11 Teach me </w:t>
      </w:r>
      <w:r w:rsidR="00E570CB">
        <w:t>Your</w:t>
      </w:r>
      <w:r w:rsidRPr="00AB1781">
        <w:t xml:space="preserve"> way,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77777777" w:rsidR="00935D4B" w:rsidRPr="00AB1781" w:rsidRDefault="00935D4B" w:rsidP="00935D4B">
      <w:pPr>
        <w:pStyle w:val="EnglishHangEndNoCoptic"/>
      </w:pPr>
      <w:r w:rsidRPr="00AB1781">
        <w:tab/>
        <w:t xml:space="preserve">let my heart rejoice to fear </w:t>
      </w:r>
      <w:r w:rsidR="00E570CB">
        <w:t>Your</w:t>
      </w:r>
      <w:r w:rsidRPr="00AB1781">
        <w:t xml:space="preserve"> Name.</w:t>
      </w:r>
    </w:p>
    <w:p w14:paraId="2628F52D" w14:textId="77777777" w:rsidR="00935D4B" w:rsidRPr="00AB1781" w:rsidRDefault="00935D4B" w:rsidP="00935D4B">
      <w:pPr>
        <w:pStyle w:val="EnglishHangNoCoptic"/>
      </w:pPr>
      <w:r w:rsidRPr="00AB1781">
        <w:t xml:space="preserve">12 I will thank </w:t>
      </w:r>
      <w:r w:rsidR="001040C8">
        <w:t>You</w:t>
      </w:r>
      <w:r w:rsidRPr="00AB1781">
        <w:t>, O Lord my God, with my whole heart;</w:t>
      </w:r>
    </w:p>
    <w:p w14:paraId="0C528E53" w14:textId="77777777" w:rsidR="00935D4B" w:rsidRPr="00AB1781" w:rsidRDefault="00935D4B" w:rsidP="00935D4B">
      <w:pPr>
        <w:pStyle w:val="EnglishHangEndNoCoptic"/>
      </w:pPr>
      <w:r w:rsidRPr="00AB1781">
        <w:tab/>
        <w:t xml:space="preserve">I will glorify </w:t>
      </w:r>
      <w:r w:rsidR="00E570CB">
        <w:t>Your</w:t>
      </w:r>
      <w:r w:rsidRPr="00AB1781">
        <w:t xml:space="preserve"> Name for ever.</w:t>
      </w:r>
    </w:p>
    <w:p w14:paraId="562ACADC" w14:textId="77777777" w:rsidR="00935D4B" w:rsidRPr="00AB1781" w:rsidRDefault="00935D4B" w:rsidP="00935D4B">
      <w:pPr>
        <w:pStyle w:val="EnglishHangNoCoptic"/>
      </w:pPr>
      <w:r w:rsidRPr="00AB1781">
        <w:t xml:space="preserve">13 For great is </w:t>
      </w:r>
      <w:r w:rsidR="00E570CB">
        <w:t>Your</w:t>
      </w:r>
      <w:r w:rsidRPr="00AB1781">
        <w:t xml:space="preserve"> mercy towards me,</w:t>
      </w:r>
    </w:p>
    <w:p w14:paraId="42B5496A" w14:textId="77777777"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delivered my soul from the lowest hell.</w:t>
      </w:r>
    </w:p>
    <w:p w14:paraId="3FCE4C23" w14:textId="77777777" w:rsidR="00935D4B" w:rsidRPr="00AB1781" w:rsidRDefault="00935D4B" w:rsidP="00935D4B">
      <w:pPr>
        <w:pStyle w:val="EnglishHangNoCoptic"/>
      </w:pPr>
      <w:r w:rsidRPr="00AB1781">
        <w:t>14 O God, the lawless have risen against me,</w:t>
      </w:r>
    </w:p>
    <w:p w14:paraId="684BB261" w14:textId="77777777" w:rsidR="00935D4B" w:rsidRPr="00AB1781" w:rsidRDefault="00935D4B" w:rsidP="00935D4B">
      <w:pPr>
        <w:pStyle w:val="EnglishHangNoCoptic"/>
      </w:pPr>
      <w:r w:rsidRPr="00AB1781">
        <w:tab/>
        <w:t>and a band of violent men have sought my life,</w:t>
      </w:r>
    </w:p>
    <w:p w14:paraId="3B072102" w14:textId="77777777" w:rsidR="00935D4B" w:rsidRPr="00AB1781" w:rsidRDefault="00935D4B" w:rsidP="00935D4B">
      <w:pPr>
        <w:pStyle w:val="EnglishHangEndNoCoptic"/>
      </w:pPr>
      <w:r w:rsidRPr="00AB1781">
        <w:tab/>
        <w:t xml:space="preserve">and have not set </w:t>
      </w:r>
      <w:r w:rsidR="001040C8">
        <w:t>You</w:t>
      </w:r>
      <w:r w:rsidRPr="00AB1781">
        <w:t xml:space="preserve"> before them.</w:t>
      </w:r>
    </w:p>
    <w:p w14:paraId="1B8A278A" w14:textId="77777777" w:rsidR="00935D4B" w:rsidRPr="00AB1781" w:rsidRDefault="00935D4B" w:rsidP="00935D4B">
      <w:pPr>
        <w:pStyle w:val="EnglishHangNoCoptic"/>
      </w:pPr>
      <w:r w:rsidRPr="00AB1781">
        <w:t xml:space="preserve">15 But </w:t>
      </w:r>
      <w:r w:rsidR="001040C8">
        <w:t>You</w:t>
      </w:r>
      <w:r w:rsidRPr="00AB1781">
        <w:t xml:space="preserve">, O Lord my God, </w:t>
      </w:r>
      <w:r w:rsidR="00C104A1">
        <w:t>are</w:t>
      </w:r>
      <w:r w:rsidRPr="00AB1781">
        <w:t xml:space="preserve"> full of compassion and pity,</w:t>
      </w:r>
    </w:p>
    <w:p w14:paraId="1E1B9C7F" w14:textId="77777777" w:rsidR="00935D4B" w:rsidRPr="00AB1781" w:rsidRDefault="00935D4B" w:rsidP="00935D4B">
      <w:pPr>
        <w:pStyle w:val="EnglishHangEndNoCoptic"/>
      </w:pPr>
      <w:r w:rsidRPr="00AB1781">
        <w:tab/>
        <w:t>long-suffering, most merciful and true.</w:t>
      </w:r>
    </w:p>
    <w:p w14:paraId="244F72EE" w14:textId="77777777" w:rsidR="00935D4B" w:rsidRPr="00AB1781" w:rsidRDefault="00935D4B" w:rsidP="00935D4B">
      <w:pPr>
        <w:pStyle w:val="EnglishHangNoCoptic"/>
      </w:pPr>
      <w:r w:rsidRPr="00AB1781">
        <w:lastRenderedPageBreak/>
        <w:t>16 Look upon me and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77777777" w:rsidR="00935D4B" w:rsidRPr="00AB1781" w:rsidRDefault="00935D4B" w:rsidP="00935D4B">
      <w:pPr>
        <w:pStyle w:val="EnglishHangNoCoptic"/>
      </w:pPr>
      <w:r w:rsidRPr="00AB1781">
        <w:t>17 Work with me a miracle for good,</w:t>
      </w:r>
    </w:p>
    <w:p w14:paraId="1AD71998" w14:textId="77777777" w:rsidR="00935D4B" w:rsidRPr="00AB1781" w:rsidRDefault="00935D4B" w:rsidP="00935D4B">
      <w:pPr>
        <w:pStyle w:val="EnglishHangNoCoptic"/>
      </w:pPr>
      <w:r w:rsidRPr="00AB1781">
        <w:tab/>
        <w:t>and let those who hate me see it and be ashamed,</w:t>
      </w:r>
    </w:p>
    <w:p w14:paraId="48FDA43A" w14:textId="77777777" w:rsidR="00935D4B" w:rsidRP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45920DE7" w14:textId="77777777" w:rsidR="00935D4B" w:rsidRPr="00AB1781" w:rsidRDefault="00935D4B" w:rsidP="00BF0205">
      <w:pPr>
        <w:pStyle w:val="Heading4"/>
      </w:pPr>
      <w:bookmarkStart w:id="977" w:name="_Ref412111328"/>
      <w:r>
        <w:t>Psalm</w:t>
      </w:r>
      <w:r w:rsidRPr="00AB1781">
        <w:t xml:space="preserve"> 86</w:t>
      </w:r>
      <w:r>
        <w:t>: His foundations are on the holy mountains</w:t>
      </w:r>
      <w:bookmarkEnd w:id="9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77777777" w:rsidR="00935D4B" w:rsidRPr="00AB1781" w:rsidRDefault="00935D4B" w:rsidP="00935D4B">
      <w:pPr>
        <w:pStyle w:val="EnglishHangEndNoCoptic"/>
      </w:pPr>
      <w:r w:rsidRPr="00AB1781">
        <w:t>His foundations are on the holy mountains.</w:t>
      </w:r>
    </w:p>
    <w:p w14:paraId="47DBF9F0" w14:textId="77777777" w:rsidR="00935D4B" w:rsidRPr="00AB1781" w:rsidRDefault="00935D4B" w:rsidP="00935D4B">
      <w:pPr>
        <w:pStyle w:val="EnglishHangNoCoptic"/>
      </w:pPr>
      <w:r w:rsidRPr="00AB1781">
        <w:t>2 The Lord loves the gates of Zion</w:t>
      </w:r>
      <w:r w:rsidRPr="00AB1781">
        <w:rPr>
          <w:rStyle w:val="FootnoteReference"/>
        </w:rPr>
        <w:footnoteReference w:id="309"/>
      </w:r>
    </w:p>
    <w:p w14:paraId="5D1055A1" w14:textId="77777777" w:rsidR="00935D4B" w:rsidRPr="00AB1781" w:rsidRDefault="00935D4B" w:rsidP="00935D4B">
      <w:pPr>
        <w:pStyle w:val="EnglishHangEndNoCoptic"/>
      </w:pPr>
      <w:r w:rsidRPr="00AB1781">
        <w:tab/>
        <w:t>more than all the dwellings of Jacob.</w:t>
      </w:r>
    </w:p>
    <w:p w14:paraId="56B1E943" w14:textId="77777777" w:rsidR="00935D4B" w:rsidRPr="00AB1781" w:rsidRDefault="00935D4B" w:rsidP="00935D4B">
      <w:pPr>
        <w:pStyle w:val="EnglishHangEndNoCoptic"/>
      </w:pPr>
      <w:r w:rsidRPr="00AB1781">
        <w:t xml:space="preserve">3 Glorious things are said of you, O city of God. </w:t>
      </w:r>
      <w:r w:rsidRPr="00AB1781">
        <w:rPr>
          <w:i/>
        </w:rPr>
        <w:t>(Pause)</w:t>
      </w:r>
    </w:p>
    <w:p w14:paraId="024E9F23" w14:textId="77777777" w:rsidR="00935D4B" w:rsidRPr="00AB1781" w:rsidRDefault="00935D4B" w:rsidP="00935D4B">
      <w:pPr>
        <w:pStyle w:val="EnglishHangNoCoptic"/>
      </w:pPr>
      <w:r w:rsidRPr="00AB1781">
        <w:t>4 I will mention Rahab</w:t>
      </w:r>
      <w:r w:rsidRPr="00AB1781">
        <w:rPr>
          <w:rStyle w:val="FootnoteReference"/>
        </w:rPr>
        <w:footnoteReference w:id="310"/>
      </w:r>
      <w:r w:rsidRPr="00AB1781">
        <w:t xml:space="preserve"> and Babylon to those who know me.</w:t>
      </w:r>
    </w:p>
    <w:p w14:paraId="1D3BB57E" w14:textId="77777777" w:rsidR="00935D4B" w:rsidRPr="00AB1781" w:rsidRDefault="00935D4B" w:rsidP="00935D4B">
      <w:pPr>
        <w:pStyle w:val="EnglishHangNoCoptic"/>
      </w:pPr>
      <w:r w:rsidRPr="00AB1781">
        <w:tab/>
        <w:t>and behold, foreigners and 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77777777" w:rsidR="00935D4B" w:rsidRPr="00AB1781" w:rsidRDefault="00935D4B" w:rsidP="00935D4B">
      <w:pPr>
        <w:pStyle w:val="EnglishHangNoCoptic"/>
      </w:pPr>
      <w:r w:rsidRPr="00AB1781">
        <w:t>5 A man will say, ‘Mother Zion,’</w:t>
      </w:r>
    </w:p>
    <w:p w14:paraId="41ECC6AA" w14:textId="77777777" w:rsidR="00935D4B" w:rsidRPr="00AB1781" w:rsidRDefault="00935D4B" w:rsidP="00935D4B">
      <w:pPr>
        <w:pStyle w:val="EnglishHangNoCoptic"/>
      </w:pPr>
      <w:r w:rsidRPr="00AB1781">
        <w:tab/>
        <w:t>and, ‘This man was born in her,’</w:t>
      </w:r>
    </w:p>
    <w:p w14:paraId="338E4C9D" w14:textId="77777777" w:rsidR="00935D4B" w:rsidRPr="00AB1781" w:rsidRDefault="00935D4B" w:rsidP="00935D4B">
      <w:pPr>
        <w:pStyle w:val="EnglishHangEndNoCoptic"/>
      </w:pPr>
      <w:r w:rsidRPr="00AB1781">
        <w:tab/>
        <w:t>and, ‘The Most High Himself founded her.’</w:t>
      </w:r>
    </w:p>
    <w:p w14:paraId="751DE93D" w14:textId="77777777" w:rsidR="00935D4B" w:rsidRPr="00AB1781" w:rsidRDefault="00935D4B" w:rsidP="00935D4B">
      <w:pPr>
        <w:pStyle w:val="EnglishHangNoCoptic"/>
      </w:pPr>
      <w:r w:rsidRPr="00AB1781">
        <w:t>6 The Lord will declare this in His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77777777" w:rsidR="00935D4B" w:rsidRPr="00935D4B" w:rsidRDefault="00935D4B" w:rsidP="00935D4B">
      <w:pPr>
        <w:pStyle w:val="EnglishHangEndNoCoptic"/>
      </w:pPr>
      <w:r w:rsidRPr="00AB1781">
        <w:t>7 How happy are all whose home is in you!</w:t>
      </w:r>
      <w:r w:rsidRPr="00AB1781">
        <w:rPr>
          <w:rStyle w:val="FootnoteReference"/>
        </w:rPr>
        <w:footnoteReference w:id="311"/>
      </w:r>
    </w:p>
    <w:p w14:paraId="19D816DA" w14:textId="77777777" w:rsidR="00935D4B" w:rsidRPr="00935D4B" w:rsidRDefault="00935D4B" w:rsidP="00BF0205">
      <w:pPr>
        <w:pStyle w:val="Heading4"/>
      </w:pPr>
      <w:r>
        <w:lastRenderedPageBreak/>
        <w:t>Psalm</w:t>
      </w:r>
      <w:r w:rsidRPr="00AB1781">
        <w:t xml:space="preserve"> 87</w:t>
      </w:r>
      <w:r>
        <w:t>: O Lord, God of my salvation</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77777777" w:rsidR="00935D4B" w:rsidRPr="00AB1781" w:rsidRDefault="00935D4B" w:rsidP="00935D4B">
      <w:pPr>
        <w:pStyle w:val="Rubric"/>
      </w:pPr>
      <w:r w:rsidRPr="00AB1781">
        <w:t>1 (Psalm of a song for the sons of Korah. For Mahalath to sing responsively. Of Contemplation. By Heman the Israelite)</w:t>
      </w:r>
    </w:p>
    <w:p w14:paraId="34641201" w14:textId="77777777" w:rsidR="00935D4B" w:rsidRPr="00AB1781" w:rsidRDefault="00935D4B" w:rsidP="00935D4B">
      <w:pPr>
        <w:pStyle w:val="EnglishHangNoCoptic"/>
      </w:pPr>
      <w:r w:rsidRPr="00AB1781">
        <w:t>2 O Lord, God of my salvation,</w:t>
      </w:r>
    </w:p>
    <w:p w14:paraId="7E137E23" w14:textId="77777777" w:rsidR="00935D4B" w:rsidRPr="00AB1781" w:rsidRDefault="00935D4B" w:rsidP="00935D4B">
      <w:pPr>
        <w:pStyle w:val="EnglishHangEndNoCoptic"/>
      </w:pPr>
      <w:r w:rsidRPr="00AB1781">
        <w:tab/>
        <w:t xml:space="preserve">I cry day and night before </w:t>
      </w:r>
      <w:r w:rsidR="001040C8">
        <w:t>You</w:t>
      </w:r>
      <w:r w:rsidRPr="00AB1781">
        <w:t>.</w:t>
      </w:r>
    </w:p>
    <w:p w14:paraId="4CDAF362" w14:textId="77777777" w:rsidR="00935D4B" w:rsidRPr="00AB1781" w:rsidRDefault="00935D4B" w:rsidP="00935D4B">
      <w:pPr>
        <w:pStyle w:val="EnglishHangNoCoptic"/>
      </w:pPr>
      <w:r w:rsidRPr="00AB1781">
        <w:t xml:space="preserve">3 O let my prayer enter </w:t>
      </w:r>
      <w:r w:rsidR="00E570CB">
        <w:t>Your</w:t>
      </w:r>
      <w:r w:rsidRPr="00AB1781">
        <w:t xml:space="preserve"> presence;</w:t>
      </w:r>
    </w:p>
    <w:p w14:paraId="06B7DB62" w14:textId="77777777" w:rsidR="00935D4B" w:rsidRPr="00AB1781" w:rsidRDefault="00935D4B" w:rsidP="00935D4B">
      <w:pPr>
        <w:pStyle w:val="EnglishHangEndNoCoptic"/>
      </w:pPr>
      <w:r w:rsidRPr="00AB1781">
        <w:tab/>
        <w:t xml:space="preserve">incline </w:t>
      </w:r>
      <w:r w:rsidR="001040C8">
        <w:t>Your</w:t>
      </w:r>
      <w:r w:rsidRPr="00AB1781">
        <w:t xml:space="preserve"> ear to my petition.</w:t>
      </w:r>
    </w:p>
    <w:p w14:paraId="5667FDD7" w14:textId="77777777" w:rsidR="00935D4B" w:rsidRPr="00AB1781" w:rsidRDefault="00935D4B" w:rsidP="00935D4B">
      <w:pPr>
        <w:pStyle w:val="EnglishHangNoCoptic"/>
      </w:pPr>
      <w:r w:rsidRPr="00AB1781">
        <w:t>4 For my soul is full of trouble,</w:t>
      </w:r>
    </w:p>
    <w:p w14:paraId="6E8206A1" w14:textId="77777777" w:rsidR="00935D4B" w:rsidRPr="00AB1781" w:rsidRDefault="00935D4B" w:rsidP="00935D4B">
      <w:pPr>
        <w:pStyle w:val="EnglishHangEndNoCoptic"/>
      </w:pPr>
      <w:r w:rsidRPr="00AB1781">
        <w:tab/>
        <w:t>and my life has drawn near to hell.</w:t>
      </w:r>
    </w:p>
    <w:p w14:paraId="0D45536A" w14:textId="77777777" w:rsidR="00935D4B" w:rsidRPr="00AB1781" w:rsidRDefault="00935D4B" w:rsidP="00935D4B">
      <w:pPr>
        <w:pStyle w:val="EnglishHangNoCoptic"/>
      </w:pPr>
      <w:r w:rsidRPr="00AB1781">
        <w:t>5 I am counted with those who go down to the pit;</w:t>
      </w:r>
    </w:p>
    <w:p w14:paraId="379DC5FA" w14:textId="77777777" w:rsidR="00935D4B" w:rsidRPr="00AB1781" w:rsidRDefault="00935D4B" w:rsidP="00935D4B">
      <w:pPr>
        <w:pStyle w:val="EnglishHangEndNoCoptic"/>
      </w:pPr>
      <w:r w:rsidRPr="00AB1781">
        <w:tab/>
        <w:t>I have become as a man without help, free among the dead,</w:t>
      </w:r>
    </w:p>
    <w:p w14:paraId="3AC0D1B3" w14:textId="77777777" w:rsidR="00935D4B" w:rsidRPr="00AB1781" w:rsidRDefault="00935D4B" w:rsidP="00935D4B">
      <w:pPr>
        <w:pStyle w:val="EnglishHangNoCoptic"/>
      </w:pPr>
      <w:r w:rsidRPr="00AB1781">
        <w:t>6 like those who are wounded and lie in the grave,</w:t>
      </w:r>
    </w:p>
    <w:p w14:paraId="12399D9E" w14:textId="77777777"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Pr="00AB1781">
        <w:t xml:space="preserve"> no more,</w:t>
      </w:r>
    </w:p>
    <w:p w14:paraId="476064DB" w14:textId="77777777" w:rsidR="00935D4B" w:rsidRPr="00AB1781" w:rsidRDefault="00935D4B" w:rsidP="00935D4B">
      <w:pPr>
        <w:pStyle w:val="EnglishHangEndNoCoptic"/>
      </w:pPr>
      <w:r w:rsidRPr="00AB1781">
        <w:tab/>
        <w:t xml:space="preserve">and they are cut off from </w:t>
      </w:r>
      <w:r w:rsidR="00E570CB">
        <w:t>Your</w:t>
      </w:r>
      <w:r w:rsidRPr="00AB1781">
        <w:t xml:space="preserve"> hand.</w:t>
      </w:r>
    </w:p>
    <w:p w14:paraId="5809F0B6" w14:textId="77777777" w:rsidR="00935D4B" w:rsidRPr="00AB1781" w:rsidRDefault="00935D4B" w:rsidP="00935D4B">
      <w:pPr>
        <w:pStyle w:val="EnglishHangNoCoptic"/>
      </w:pPr>
      <w:r w:rsidRPr="00AB1781">
        <w:t>7 They laid me in the lowest pit,</w:t>
      </w:r>
    </w:p>
    <w:p w14:paraId="10645714" w14:textId="77777777" w:rsidR="00935D4B" w:rsidRPr="00AB1781" w:rsidRDefault="00935D4B" w:rsidP="00935D4B">
      <w:pPr>
        <w:pStyle w:val="EnglishHangEndNoCoptic"/>
      </w:pPr>
      <w:r w:rsidRPr="00AB1781">
        <w:tab/>
        <w:t>in dark places and in the shadow of death.</w:t>
      </w:r>
    </w:p>
    <w:p w14:paraId="746D4F63" w14:textId="77777777" w:rsidR="00935D4B" w:rsidRPr="00AB1781" w:rsidRDefault="00935D4B" w:rsidP="00935D4B">
      <w:pPr>
        <w:pStyle w:val="EnglishHangNoCoptic"/>
      </w:pPr>
      <w:r w:rsidRPr="00AB1781">
        <w:t xml:space="preserve">8 </w:t>
      </w:r>
      <w:r w:rsidR="00E570CB">
        <w:t>Your</w:t>
      </w:r>
      <w:r w:rsidRPr="00AB1781">
        <w:t xml:space="preserve"> wrath presses upon me,</w:t>
      </w:r>
      <w:r w:rsidRPr="00AB1781">
        <w:rPr>
          <w:rStyle w:val="FootnoteReference"/>
        </w:rPr>
        <w:footnoteReference w:id="312"/>
      </w:r>
    </w:p>
    <w:p w14:paraId="208B80DA" w14:textId="77777777" w:rsidR="00935D4B" w:rsidRPr="00AB1781" w:rsidRDefault="00935D4B" w:rsidP="00935D4B">
      <w:pPr>
        <w:pStyle w:val="EnglishHangEndNoCoptic"/>
      </w:pPr>
      <w:r w:rsidRPr="00AB1781">
        <w:tab/>
        <w:t xml:space="preserve">and all </w:t>
      </w:r>
      <w:r w:rsidR="00E570CB">
        <w:t>Your</w:t>
      </w:r>
      <w:r w:rsidRPr="00AB1781">
        <w:t xml:space="preserve"> waves </w:t>
      </w:r>
      <w:r w:rsidR="001040C8">
        <w:t>You</w:t>
      </w:r>
      <w:r w:rsidRPr="00AB1781">
        <w:t xml:space="preserve"> </w:t>
      </w:r>
      <w:r w:rsidR="00556387">
        <w:t>have</w:t>
      </w:r>
      <w:r w:rsidRPr="00AB1781">
        <w:t xml:space="preserve"> brought upon me. </w:t>
      </w:r>
      <w:r w:rsidRPr="00AB1781">
        <w:rPr>
          <w:i/>
        </w:rPr>
        <w:t>(Pause)</w:t>
      </w:r>
    </w:p>
    <w:p w14:paraId="22DAF6A6" w14:textId="77777777" w:rsidR="00935D4B" w:rsidRPr="00AB1781" w:rsidRDefault="00935D4B" w:rsidP="00935D4B">
      <w:pPr>
        <w:pStyle w:val="EnglishHangNoCoptic"/>
      </w:pPr>
      <w:r w:rsidRPr="00AB1781">
        <w:t xml:space="preserve">9 </w:t>
      </w:r>
      <w:r w:rsidR="001040C8">
        <w:t>You</w:t>
      </w:r>
      <w:r w:rsidRPr="00AB1781">
        <w:t xml:space="preserve"> </w:t>
      </w:r>
      <w:r w:rsidR="00556387">
        <w:t>have</w:t>
      </w:r>
      <w:r w:rsidRPr="00AB1781">
        <w:t xml:space="preserve"> put away my acquaintances far from me,</w:t>
      </w:r>
    </w:p>
    <w:p w14:paraId="453514C6" w14:textId="77777777" w:rsidR="00935D4B" w:rsidRPr="00AB1781" w:rsidRDefault="00935D4B" w:rsidP="00935D4B">
      <w:pPr>
        <w:pStyle w:val="EnglishHangNoCoptic"/>
      </w:pPr>
      <w:r w:rsidRPr="00AB1781">
        <w:tab/>
        <w:t>and made me an abomination to them.</w:t>
      </w:r>
    </w:p>
    <w:p w14:paraId="206ABAEF" w14:textId="77777777" w:rsidR="00935D4B" w:rsidRPr="00AB1781" w:rsidRDefault="00935D4B" w:rsidP="00935D4B">
      <w:pPr>
        <w:pStyle w:val="EnglishHangEndNoCoptic"/>
      </w:pPr>
      <w:r w:rsidRPr="00AB1781">
        <w:tab/>
        <w:t>I am imprisoned and cannot escape.</w:t>
      </w:r>
    </w:p>
    <w:p w14:paraId="399235D8" w14:textId="77777777" w:rsidR="00935D4B" w:rsidRPr="00AB1781" w:rsidRDefault="00935D4B" w:rsidP="00935D4B">
      <w:pPr>
        <w:pStyle w:val="EnglishHangNoCoptic"/>
      </w:pPr>
      <w:r w:rsidRPr="00AB1781">
        <w:t>10 My eyes fail from poverty,</w:t>
      </w:r>
    </w:p>
    <w:p w14:paraId="39288333" w14:textId="77777777" w:rsidR="00935D4B" w:rsidRPr="00AB1781" w:rsidRDefault="00935D4B" w:rsidP="00935D4B">
      <w:pPr>
        <w:pStyle w:val="EnglishHangNoCoptic"/>
      </w:pPr>
      <w:r w:rsidRPr="00AB1781">
        <w:tab/>
        <w:t xml:space="preserve">Lord, I cry all day to </w:t>
      </w:r>
      <w:r w:rsidR="001040C8">
        <w:t>You</w:t>
      </w:r>
      <w:r w:rsidRPr="00AB1781">
        <w:t>,</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77777777" w:rsidR="00935D4B" w:rsidRPr="00AB1781" w:rsidRDefault="00935D4B" w:rsidP="00935D4B">
      <w:pPr>
        <w:pStyle w:val="EnglishHangNoCoptic"/>
      </w:pPr>
      <w:r w:rsidRPr="00AB1781">
        <w:t xml:space="preserve">11 Wilt </w:t>
      </w:r>
      <w:r w:rsidR="001040C8">
        <w:t>You</w:t>
      </w:r>
      <w:r w:rsidRPr="00AB1781">
        <w:t xml:space="preserve"> work wonders among the dead,</w:t>
      </w:r>
    </w:p>
    <w:p w14:paraId="7633ACE8" w14:textId="77777777" w:rsidR="00935D4B" w:rsidRPr="00AB1781" w:rsidRDefault="00935D4B" w:rsidP="00935D4B">
      <w:pPr>
        <w:pStyle w:val="EnglishHangEndNoCoptic"/>
      </w:pPr>
      <w:r w:rsidRPr="00AB1781">
        <w:tab/>
        <w:t xml:space="preserve">or will physicians rise up and praise </w:t>
      </w:r>
      <w:r w:rsidR="001040C8">
        <w:t>You</w:t>
      </w:r>
      <w:r w:rsidRPr="00AB1781">
        <w:t>?</w:t>
      </w:r>
    </w:p>
    <w:p w14:paraId="377D2DE7" w14:textId="77777777" w:rsidR="00935D4B" w:rsidRPr="00AB1781" w:rsidRDefault="00935D4B" w:rsidP="00935D4B">
      <w:pPr>
        <w:pStyle w:val="EnglishHangNoCoptic"/>
      </w:pPr>
      <w:r w:rsidRPr="00AB1781">
        <w:t xml:space="preserve">12 Will anyone in the grave tell of </w:t>
      </w:r>
      <w:r w:rsidR="00E570CB">
        <w:t>Your</w:t>
      </w:r>
      <w:r w:rsidRPr="00AB1781">
        <w:t xml:space="preserve"> mercy</w:t>
      </w:r>
    </w:p>
    <w:p w14:paraId="5856D267" w14:textId="77777777" w:rsidR="00935D4B" w:rsidRPr="00AB1781" w:rsidRDefault="00935D4B" w:rsidP="00935D4B">
      <w:pPr>
        <w:pStyle w:val="EnglishHangEndNoCoptic"/>
      </w:pPr>
      <w:r w:rsidRPr="00AB1781">
        <w:tab/>
        <w:t xml:space="preserve">or </w:t>
      </w:r>
      <w:r w:rsidR="00E570CB">
        <w:t>Your</w:t>
      </w:r>
      <w:r w:rsidRPr="00AB1781">
        <w:t xml:space="preserve"> truth in the place of destruction?</w:t>
      </w:r>
    </w:p>
    <w:p w14:paraId="15D2B14E" w14:textId="77777777" w:rsidR="00935D4B" w:rsidRPr="00AB1781" w:rsidRDefault="00935D4B" w:rsidP="00935D4B">
      <w:pPr>
        <w:pStyle w:val="EnglishHangNoCoptic"/>
      </w:pPr>
      <w:r w:rsidRPr="00AB1781">
        <w:t xml:space="preserve">13 Can </w:t>
      </w:r>
      <w:r w:rsidR="00E570CB">
        <w:t>Your</w:t>
      </w:r>
      <w:r w:rsidRPr="00AB1781">
        <w:t xml:space="preserve"> wonders be known in the dark,</w:t>
      </w:r>
    </w:p>
    <w:p w14:paraId="4EE8C8CA"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justice in the land of oblivion?</w:t>
      </w:r>
    </w:p>
    <w:p w14:paraId="536BC3D9" w14:textId="77777777" w:rsidR="00935D4B" w:rsidRPr="00AB1781" w:rsidRDefault="00935D4B" w:rsidP="00935D4B">
      <w:pPr>
        <w:pStyle w:val="EnglishHangNoCoptic"/>
      </w:pPr>
      <w:r w:rsidRPr="00AB1781">
        <w:t xml:space="preserve">14 But to </w:t>
      </w:r>
      <w:r w:rsidR="001040C8">
        <w:t>You</w:t>
      </w:r>
      <w:r w:rsidRPr="00AB1781">
        <w:t xml:space="preserve"> do I cry, O Lord,</w:t>
      </w:r>
    </w:p>
    <w:p w14:paraId="68454D32" w14:textId="77777777" w:rsidR="00935D4B" w:rsidRPr="00AB1781" w:rsidRDefault="00935D4B" w:rsidP="00935D4B">
      <w:pPr>
        <w:pStyle w:val="EnglishHangEndNoCoptic"/>
      </w:pPr>
      <w:r w:rsidRPr="00AB1781">
        <w:tab/>
        <w:t xml:space="preserve">and early shall my prayer come before </w:t>
      </w:r>
      <w:r w:rsidR="001040C8">
        <w:t>You</w:t>
      </w:r>
      <w:r w:rsidRPr="00AB1781">
        <w:t>.</w:t>
      </w:r>
    </w:p>
    <w:p w14:paraId="45AF708C" w14:textId="77777777" w:rsidR="00935D4B" w:rsidRPr="00AB1781" w:rsidRDefault="00935D4B" w:rsidP="00935D4B">
      <w:pPr>
        <w:pStyle w:val="EnglishHangNoCoptic"/>
      </w:pPr>
      <w:r w:rsidRPr="00AB1781">
        <w:t xml:space="preserve">15 Lord, why dost </w:t>
      </w:r>
      <w:r w:rsidR="001040C8">
        <w:t>You</w:t>
      </w:r>
      <w:r w:rsidRPr="00AB1781">
        <w:t xml:space="preserve"> reject my soul,</w:t>
      </w:r>
    </w:p>
    <w:p w14:paraId="767D8E96" w14:textId="77777777" w:rsidR="00935D4B" w:rsidRPr="00935D4B" w:rsidRDefault="00935D4B" w:rsidP="00935D4B">
      <w:pPr>
        <w:pStyle w:val="EnglishHangEndNoCoptic"/>
      </w:pPr>
      <w:r w:rsidRPr="00AB1781">
        <w:tab/>
        <w:t xml:space="preserve">and turn </w:t>
      </w:r>
      <w:r w:rsidR="00E570CB">
        <w:t>Your</w:t>
      </w:r>
      <w:r w:rsidRPr="00AB1781">
        <w:t xml:space="preserve"> face from me?</w:t>
      </w:r>
    </w:p>
    <w:p w14:paraId="49D407A1" w14:textId="77777777" w:rsidR="00935D4B" w:rsidRPr="00AB1781" w:rsidRDefault="00935D4B" w:rsidP="00935D4B">
      <w:pPr>
        <w:pStyle w:val="EnglishHangNoCoptic"/>
      </w:pPr>
      <w:r w:rsidRPr="00AB1781">
        <w:t>16 I am poor and in trouble from my youth;</w:t>
      </w:r>
    </w:p>
    <w:p w14:paraId="66357E22" w14:textId="77777777" w:rsidR="00935D4B" w:rsidRPr="00AB1781" w:rsidRDefault="00935D4B" w:rsidP="00935D4B">
      <w:pPr>
        <w:pStyle w:val="EnglishHangEndNoCoptic"/>
      </w:pPr>
      <w:r w:rsidRPr="00AB1781">
        <w:tab/>
        <w:t>but after being exalted, I am humbled and perplexed.</w:t>
      </w:r>
    </w:p>
    <w:p w14:paraId="2D34C59B" w14:textId="77777777" w:rsidR="00935D4B" w:rsidRPr="00AB1781" w:rsidRDefault="00935D4B" w:rsidP="00935D4B">
      <w:pPr>
        <w:pStyle w:val="EnglishHangNoCoptic"/>
      </w:pPr>
      <w:r w:rsidRPr="00AB1781">
        <w:t xml:space="preserve">17 </w:t>
      </w:r>
      <w:r w:rsidR="00E570CB">
        <w:t>Your</w:t>
      </w:r>
      <w:r w:rsidRPr="00AB1781">
        <w:t xml:space="preserve"> wrath has swept over me,</w:t>
      </w:r>
    </w:p>
    <w:p w14:paraId="5C8D8A52" w14:textId="77777777" w:rsidR="00935D4B" w:rsidRPr="00AB1781" w:rsidRDefault="00935D4B" w:rsidP="00935D4B">
      <w:pPr>
        <w:pStyle w:val="EnglishHangEndNoCoptic"/>
      </w:pPr>
      <w:r w:rsidRPr="00AB1781">
        <w:tab/>
        <w:t xml:space="preserve">and </w:t>
      </w:r>
      <w:r w:rsidR="00E570CB">
        <w:t>Your</w:t>
      </w:r>
      <w:r w:rsidRPr="00AB1781">
        <w:t xml:space="preserve"> threats alarm me.</w:t>
      </w:r>
    </w:p>
    <w:p w14:paraId="3D0062C7" w14:textId="77777777" w:rsidR="00935D4B" w:rsidRPr="00AB1781" w:rsidRDefault="00935D4B" w:rsidP="00935D4B">
      <w:pPr>
        <w:pStyle w:val="EnglishHangNoCoptic"/>
      </w:pPr>
      <w:r w:rsidRPr="00AB1781">
        <w:t>18 They surround me like water all day long,</w:t>
      </w:r>
    </w:p>
    <w:p w14:paraId="52DA30DA" w14:textId="77777777" w:rsidR="00935D4B" w:rsidRPr="00AB1781" w:rsidRDefault="00935D4B" w:rsidP="00935D4B">
      <w:pPr>
        <w:pStyle w:val="EnglishHangEndNoCoptic"/>
      </w:pPr>
      <w:r w:rsidRPr="00AB1781">
        <w:tab/>
        <w:t>they overwhelm me together.</w:t>
      </w:r>
    </w:p>
    <w:p w14:paraId="1790FCC1" w14:textId="77777777" w:rsidR="00935D4B" w:rsidRPr="00AB1781" w:rsidRDefault="00935D4B" w:rsidP="00935D4B">
      <w:pPr>
        <w:pStyle w:val="EnglishHangNoCoptic"/>
      </w:pPr>
      <w:r w:rsidRPr="00AB1781">
        <w:t xml:space="preserve">19 </w:t>
      </w:r>
      <w:r w:rsidR="001040C8">
        <w:t>You</w:t>
      </w:r>
      <w:r w:rsidRPr="00AB1781">
        <w:t xml:space="preserve"> </w:t>
      </w:r>
      <w:r w:rsidR="00556387">
        <w:t>have</w:t>
      </w:r>
      <w:r w:rsidRPr="00AB1781">
        <w:t xml:space="preserve"> put far from me friend and neighbor</w:t>
      </w:r>
    </w:p>
    <w:p w14:paraId="303D3E9F" w14:textId="77777777" w:rsidR="00935D4B" w:rsidRPr="00935D4B" w:rsidRDefault="00935D4B" w:rsidP="00935D4B">
      <w:pPr>
        <w:pStyle w:val="EnglishHangEndNoCoptic"/>
      </w:pPr>
      <w:r w:rsidRPr="00AB1781">
        <w:tab/>
        <w:t>and my acquaintances because of my misery.</w:t>
      </w:r>
    </w:p>
    <w:p w14:paraId="70D02325" w14:textId="7BE13EBE" w:rsidR="00924D0C" w:rsidRDefault="00924D0C" w:rsidP="00924D0C">
      <w:pPr>
        <w:pStyle w:val="Rubric"/>
      </w:pPr>
      <w:r>
        <w:t>Glory…</w:t>
      </w:r>
    </w:p>
    <w:p w14:paraId="389830AE" w14:textId="77777777" w:rsidR="00935D4B" w:rsidRPr="00935D4B" w:rsidRDefault="00935D4B" w:rsidP="00BF0205">
      <w:pPr>
        <w:pStyle w:val="Heading4"/>
      </w:pPr>
      <w:r>
        <w:t>Psalm</w:t>
      </w:r>
      <w:r w:rsidRPr="00AB1781">
        <w:t xml:space="preserve"> 88</w:t>
      </w:r>
      <w:r>
        <w:t xml:space="preserve">: I will sing of </w:t>
      </w:r>
      <w:r w:rsidR="00E570CB">
        <w:t>Your</w:t>
      </w:r>
      <w:r>
        <w:t xml:space="preserve"> mercies, O Lord, forever</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313"/>
      </w:r>
    </w:p>
    <w:p w14:paraId="18C455B4" w14:textId="77777777" w:rsidR="00935D4B" w:rsidRPr="00AB1781" w:rsidRDefault="00935D4B" w:rsidP="00935D4B">
      <w:pPr>
        <w:pStyle w:val="Rubric"/>
      </w:pPr>
      <w:r w:rsidRPr="00AB1781">
        <w:t>1 (Of contemplation. By Ethan the Israelite)</w:t>
      </w:r>
    </w:p>
    <w:p w14:paraId="3F189609" w14:textId="77777777" w:rsidR="00935D4B" w:rsidRPr="00AB1781" w:rsidRDefault="00935D4B" w:rsidP="00935D4B">
      <w:pPr>
        <w:pStyle w:val="EnglishHangNoCoptic"/>
      </w:pPr>
      <w:r w:rsidRPr="00AB1781">
        <w:t xml:space="preserve">2 I will sing of </w:t>
      </w:r>
      <w:r w:rsidR="00E570CB">
        <w:t>Your</w:t>
      </w:r>
      <w:r w:rsidRPr="00AB1781">
        <w:t xml:space="preserve"> mercies, O Lord, for ever;</w:t>
      </w:r>
    </w:p>
    <w:p w14:paraId="2D40A13A" w14:textId="77777777" w:rsidR="00935D4B" w:rsidRPr="00AB1781" w:rsidRDefault="00935D4B" w:rsidP="00935D4B">
      <w:pPr>
        <w:pStyle w:val="EnglishHangEndNoCoptic"/>
      </w:pPr>
      <w:r w:rsidRPr="00AB1781">
        <w:tab/>
        <w:t xml:space="preserve">I will proclaim </w:t>
      </w:r>
      <w:r w:rsidR="00E570CB">
        <w:t>Your</w:t>
      </w:r>
      <w:r w:rsidRPr="00AB1781">
        <w:t xml:space="preserve"> truth with my mouth to all ages.</w:t>
      </w:r>
    </w:p>
    <w:p w14:paraId="2375EC43" w14:textId="77777777" w:rsidR="00935D4B" w:rsidRPr="00AB1781" w:rsidRDefault="00935D4B" w:rsidP="00935D4B">
      <w:pPr>
        <w:pStyle w:val="EnglishHangNoCoptic"/>
      </w:pPr>
      <w:r w:rsidRPr="00AB1781">
        <w:t xml:space="preserve">3 For </w:t>
      </w:r>
      <w:r w:rsidR="001040C8">
        <w:t>You</w:t>
      </w:r>
      <w:r w:rsidRPr="00AB1781">
        <w:t xml:space="preserve"> </w:t>
      </w:r>
      <w:r w:rsidR="00556387">
        <w:t>have</w:t>
      </w:r>
      <w:r w:rsidRPr="00AB1781">
        <w:t xml:space="preserve"> said: ‘Mercy shall be built up for ever.’</w:t>
      </w:r>
      <w:r w:rsidRPr="00AB1781">
        <w:rPr>
          <w:rStyle w:val="FootnoteReference"/>
        </w:rPr>
        <w:footnoteReference w:id="314"/>
      </w:r>
    </w:p>
    <w:p w14:paraId="7DF59709" w14:textId="77777777" w:rsidR="00935D4B" w:rsidRPr="00AB1781" w:rsidRDefault="00935D4B" w:rsidP="00935D4B">
      <w:pPr>
        <w:pStyle w:val="EnglishHangEndNoCoptic"/>
      </w:pPr>
      <w:r w:rsidRPr="00AB1781">
        <w:tab/>
      </w:r>
      <w:r w:rsidR="00E570CB">
        <w:t>Your</w:t>
      </w:r>
      <w:r w:rsidRPr="00AB1781">
        <w:t xml:space="preserve"> truth is ready in the heavens.</w:t>
      </w:r>
    </w:p>
    <w:p w14:paraId="51B02629" w14:textId="77777777" w:rsidR="00935D4B" w:rsidRPr="00AB1781" w:rsidRDefault="00935D4B" w:rsidP="00935D4B">
      <w:pPr>
        <w:pStyle w:val="EnglishHangNoCoptic"/>
      </w:pPr>
      <w:r w:rsidRPr="00AB1781">
        <w:t>4 I have made a covenant with My chosen people,</w:t>
      </w:r>
    </w:p>
    <w:p w14:paraId="6DB4D054" w14:textId="77777777" w:rsidR="00935D4B" w:rsidRPr="00AB1781" w:rsidRDefault="00935D4B" w:rsidP="00935D4B">
      <w:pPr>
        <w:pStyle w:val="EnglishHangEndNoCoptic"/>
      </w:pPr>
      <w:r w:rsidRPr="00AB1781">
        <w:tab/>
        <w:t>I have sworn to My servant David:</w:t>
      </w:r>
    </w:p>
    <w:p w14:paraId="4CA913C3" w14:textId="77777777" w:rsidR="00935D4B" w:rsidRPr="00AB1781" w:rsidRDefault="00935D4B" w:rsidP="00935D4B">
      <w:pPr>
        <w:pStyle w:val="EnglishHangNoCoptic"/>
      </w:pPr>
      <w:r w:rsidRPr="00AB1781">
        <w:t>5 ‘I will prepare your Son</w:t>
      </w:r>
      <w:r w:rsidRPr="00AB1781">
        <w:rPr>
          <w:rStyle w:val="FootnoteReference"/>
        </w:rPr>
        <w:footnoteReference w:id="315"/>
      </w:r>
      <w:r w:rsidRPr="00AB1781">
        <w:t xml:space="preserve"> for an eternal reign,</w:t>
      </w:r>
    </w:p>
    <w:p w14:paraId="0D67F363" w14:textId="77777777" w:rsidR="00935D4B" w:rsidRPr="00AB1781" w:rsidRDefault="00935D4B" w:rsidP="00935D4B">
      <w:pPr>
        <w:pStyle w:val="EnglishHangEndNoCoptic"/>
      </w:pPr>
      <w:r w:rsidRPr="00AB1781">
        <w:tab/>
        <w:t xml:space="preserve">and build up your throne for all generations.’ </w:t>
      </w:r>
      <w:r w:rsidRPr="00AB1781">
        <w:rPr>
          <w:i/>
        </w:rPr>
        <w:t>(Pause)</w:t>
      </w:r>
    </w:p>
    <w:p w14:paraId="67F0E4BE" w14:textId="77777777" w:rsidR="00935D4B" w:rsidRPr="00AB1781" w:rsidRDefault="00935D4B" w:rsidP="00935D4B">
      <w:pPr>
        <w:pStyle w:val="EnglishHangNoCoptic"/>
      </w:pPr>
      <w:r w:rsidRPr="00AB1781">
        <w:t xml:space="preserve">6 The heavens praise </w:t>
      </w:r>
      <w:r w:rsidR="00E570CB">
        <w:t>Your</w:t>
      </w:r>
      <w:r w:rsidRPr="00AB1781">
        <w:t xml:space="preserve"> wonders, O Lord,</w:t>
      </w:r>
    </w:p>
    <w:p w14:paraId="1F844DAD" w14:textId="77777777" w:rsidR="00935D4B" w:rsidRPr="00AB1781" w:rsidRDefault="00935D4B" w:rsidP="00935D4B">
      <w:pPr>
        <w:pStyle w:val="EnglishHangEndNoCoptic"/>
      </w:pPr>
      <w:r w:rsidRPr="00AB1781">
        <w:lastRenderedPageBreak/>
        <w:tab/>
        <w:t xml:space="preserve">and </w:t>
      </w:r>
      <w:r w:rsidR="00E570CB">
        <w:t>Your</w:t>
      </w:r>
      <w:r w:rsidRPr="00AB1781">
        <w:t xml:space="preserve"> truth in the Church of the Saints.</w:t>
      </w:r>
    </w:p>
    <w:p w14:paraId="31A4BAF8" w14:textId="77777777" w:rsidR="00935D4B" w:rsidRPr="00AB1781" w:rsidRDefault="00935D4B" w:rsidP="00935D4B">
      <w:pPr>
        <w:pStyle w:val="EnglishHangNoCoptic"/>
      </w:pPr>
      <w:r w:rsidRPr="00AB1781">
        <w:t>7 For who in the clouds can equal the Lord?</w:t>
      </w:r>
    </w:p>
    <w:p w14:paraId="17A57CC2" w14:textId="77777777" w:rsidR="00935D4B" w:rsidRPr="00AB1781" w:rsidRDefault="00935D4B" w:rsidP="00935D4B">
      <w:pPr>
        <w:pStyle w:val="EnglishHangEndNoCoptic"/>
      </w:pPr>
      <w:r w:rsidRPr="00AB1781">
        <w:tab/>
        <w:t>And who is like the Lord among the sons of God?</w:t>
      </w:r>
    </w:p>
    <w:p w14:paraId="42AFEEF3" w14:textId="77777777" w:rsidR="00935D4B" w:rsidRPr="00AB1781" w:rsidRDefault="00935D4B" w:rsidP="00935D4B">
      <w:pPr>
        <w:pStyle w:val="EnglishHangNoCoptic"/>
      </w:pPr>
      <w:r w:rsidRPr="00AB1781">
        <w:t>8 God is glorious in the council of the saints,</w:t>
      </w:r>
    </w:p>
    <w:p w14:paraId="726EBD43" w14:textId="77777777" w:rsidR="00935D4B" w:rsidRPr="00AB1781" w:rsidRDefault="00935D4B" w:rsidP="00935D4B">
      <w:pPr>
        <w:pStyle w:val="EnglishHangEndNoCoptic"/>
      </w:pPr>
      <w:r w:rsidRPr="00AB1781">
        <w:tab/>
        <w:t>great and terrible above all those around Him.</w:t>
      </w:r>
    </w:p>
    <w:p w14:paraId="1D5F9D24" w14:textId="77777777" w:rsidR="00935D4B" w:rsidRPr="00AB1781" w:rsidRDefault="00935D4B" w:rsidP="00935D4B">
      <w:pPr>
        <w:pStyle w:val="EnglishHangNoCoptic"/>
      </w:pPr>
      <w:r w:rsidRPr="00AB1781">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7777777"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raging of the sea,</w:t>
      </w:r>
    </w:p>
    <w:p w14:paraId="52BFA8D6" w14:textId="77777777" w:rsidR="00935D4B" w:rsidRPr="00AB1781" w:rsidRDefault="00935D4B" w:rsidP="00935D4B">
      <w:pPr>
        <w:pStyle w:val="EnglishHangEndNoCoptic"/>
      </w:pPr>
      <w:r w:rsidRPr="00AB1781">
        <w:tab/>
      </w:r>
      <w:r w:rsidR="001040C8">
        <w:t>You</w:t>
      </w:r>
      <w:r w:rsidRPr="00AB1781">
        <w:t xml:space="preserve"> stillest the surge of its waves.</w:t>
      </w:r>
    </w:p>
    <w:p w14:paraId="1DBD04AB" w14:textId="77777777" w:rsidR="00935D4B" w:rsidRPr="00AB1781" w:rsidRDefault="00935D4B" w:rsidP="00935D4B">
      <w:pPr>
        <w:pStyle w:val="EnglishHangNoCoptic"/>
      </w:pPr>
      <w:r w:rsidRPr="00AB1781">
        <w:t xml:space="preserve">11 </w:t>
      </w:r>
      <w:r w:rsidR="001040C8">
        <w:t>You</w:t>
      </w:r>
      <w:r w:rsidRPr="00AB1781">
        <w:t xml:space="preserve"> humblest the proud like wounded men;</w:t>
      </w:r>
    </w:p>
    <w:p w14:paraId="7768CF50" w14:textId="77777777" w:rsidR="00935D4B" w:rsidRPr="00AB1781" w:rsidRDefault="00935D4B" w:rsidP="00935D4B">
      <w:pPr>
        <w:pStyle w:val="EnglishHangEndNoCoptic"/>
      </w:pPr>
      <w:r w:rsidRPr="00AB1781">
        <w:tab/>
        <w:t xml:space="preserve">with </w:t>
      </w:r>
      <w:r w:rsidR="00E570CB">
        <w:t>Your</w:t>
      </w:r>
      <w:r w:rsidRPr="00AB1781">
        <w:t xml:space="preserve"> powerful arm </w:t>
      </w:r>
      <w:r w:rsidR="001040C8">
        <w:t>You</w:t>
      </w:r>
      <w:r w:rsidRPr="00AB1781">
        <w:t xml:space="preserve"> dost scatter </w:t>
      </w:r>
      <w:r w:rsidR="00E570CB">
        <w:t>Your</w:t>
      </w:r>
      <w:r w:rsidRPr="00AB1781">
        <w:t xml:space="preserve"> enemies.</w:t>
      </w:r>
    </w:p>
    <w:p w14:paraId="0AE61CF0" w14:textId="77777777" w:rsidR="00935D4B" w:rsidRPr="00AB1781" w:rsidRDefault="00935D4B" w:rsidP="00935D4B">
      <w:pPr>
        <w:pStyle w:val="EnglishHangNoCoptic"/>
      </w:pPr>
      <w:r w:rsidRPr="00AB1781">
        <w:t xml:space="preserve">12 </w:t>
      </w:r>
      <w:r w:rsidR="001040C8">
        <w:t>Your</w:t>
      </w:r>
      <w:r w:rsidRPr="00AB1781">
        <w:t xml:space="preserve"> are the heavens and </w:t>
      </w:r>
      <w:r w:rsidR="001040C8">
        <w:t>Your</w:t>
      </w:r>
      <w:r w:rsidRPr="00AB1781">
        <w:t xml:space="preserve"> the earth;</w:t>
      </w:r>
    </w:p>
    <w:p w14:paraId="38F0D3D1" w14:textId="77777777" w:rsidR="00935D4B" w:rsidRPr="00935D4B" w:rsidRDefault="00935D4B" w:rsidP="00935D4B">
      <w:pPr>
        <w:pStyle w:val="EnglishHangEndNoCoptic"/>
      </w:pPr>
      <w:r w:rsidRPr="00AB1781">
        <w:tab/>
        <w:t xml:space="preserve">the world and its fullness </w:t>
      </w:r>
      <w:r w:rsidR="001040C8">
        <w:t>You</w:t>
      </w:r>
      <w:r w:rsidRPr="00AB1781">
        <w:t xml:space="preserve"> </w:t>
      </w:r>
      <w:r w:rsidR="00556387">
        <w:t>have</w:t>
      </w:r>
      <w:r w:rsidRPr="00AB1781">
        <w:t xml:space="preserve"> founded.</w:t>
      </w:r>
    </w:p>
    <w:p w14:paraId="09FACE59" w14:textId="77777777" w:rsidR="00935D4B" w:rsidRPr="00AB1781" w:rsidRDefault="00935D4B" w:rsidP="00935D4B">
      <w:pPr>
        <w:pStyle w:val="EnglishHangNoCoptic"/>
      </w:pPr>
      <w:r w:rsidRPr="00AB1781">
        <w:t xml:space="preserve">13 The north and the sea </w:t>
      </w:r>
      <w:r w:rsidR="001040C8">
        <w:t>You</w:t>
      </w:r>
      <w:r w:rsidRPr="00AB1781">
        <w:t xml:space="preserve"> </w:t>
      </w:r>
      <w:r w:rsidR="00556387">
        <w:t>have</w:t>
      </w:r>
      <w:r w:rsidRPr="00AB1781">
        <w:t xml:space="preserve"> created;</w:t>
      </w:r>
      <w:r w:rsidRPr="00AB1781">
        <w:rPr>
          <w:rStyle w:val="FootnoteReference"/>
        </w:rPr>
        <w:footnoteReference w:id="316"/>
      </w:r>
    </w:p>
    <w:p w14:paraId="75CAE281" w14:textId="77777777" w:rsidR="00935D4B" w:rsidRPr="00AB1781" w:rsidRDefault="00935D4B" w:rsidP="00935D4B">
      <w:pPr>
        <w:pStyle w:val="EnglishHangEndNoCoptic"/>
      </w:pPr>
      <w:r w:rsidRPr="00AB1781">
        <w:tab/>
        <w:t xml:space="preserve">Tabor and Hermon rejoice in </w:t>
      </w:r>
      <w:r w:rsidR="00E570CB">
        <w:t>Your</w:t>
      </w:r>
      <w:r w:rsidRPr="00AB1781">
        <w:t xml:space="preserve"> name.</w:t>
      </w:r>
    </w:p>
    <w:p w14:paraId="03605538" w14:textId="77777777" w:rsidR="00935D4B" w:rsidRPr="00AB1781" w:rsidRDefault="00935D4B" w:rsidP="00935D4B">
      <w:pPr>
        <w:pStyle w:val="EnglishHangNoCoptic"/>
      </w:pPr>
      <w:r w:rsidRPr="00AB1781">
        <w:t xml:space="preserve">14 </w:t>
      </w:r>
      <w:r w:rsidR="001040C8">
        <w:t>Your</w:t>
      </w:r>
      <w:r w:rsidRPr="00AB1781">
        <w:t xml:space="preserve"> is a mighty arm;</w:t>
      </w:r>
    </w:p>
    <w:p w14:paraId="21B1FD9E" w14:textId="77777777" w:rsidR="00935D4B" w:rsidRPr="00AB1781" w:rsidRDefault="00935D4B" w:rsidP="00935D4B">
      <w:pPr>
        <w:pStyle w:val="EnglishHangEndNoCoptic"/>
      </w:pPr>
      <w:r w:rsidRPr="00AB1781">
        <w:tab/>
        <w:t xml:space="preserve">let </w:t>
      </w:r>
      <w:r w:rsidR="00E570CB">
        <w:t>Your</w:t>
      </w:r>
      <w:r w:rsidRPr="00AB1781">
        <w:t xml:space="preserve"> hand be strong, </w:t>
      </w:r>
      <w:r w:rsidR="00E570CB">
        <w:t>Your</w:t>
      </w:r>
      <w:r w:rsidRPr="00AB1781">
        <w:t xml:space="preserve"> right hand uplifted.</w:t>
      </w:r>
    </w:p>
    <w:p w14:paraId="445B59AF" w14:textId="77777777" w:rsidR="00935D4B" w:rsidRPr="00AB1781" w:rsidRDefault="00935D4B" w:rsidP="00935D4B">
      <w:pPr>
        <w:pStyle w:val="EnglishHangNoCoptic"/>
      </w:pPr>
      <w:r w:rsidRPr="00AB1781">
        <w:t xml:space="preserve">15 Justice and judgment prepare the way for </w:t>
      </w:r>
      <w:r w:rsidR="00E570CB">
        <w:t>Your</w:t>
      </w:r>
      <w:r w:rsidRPr="00AB1781">
        <w:t xml:space="preserve"> throne;</w:t>
      </w:r>
    </w:p>
    <w:p w14:paraId="7F8C6CC1" w14:textId="77777777" w:rsidR="00935D4B" w:rsidRPr="00AB1781" w:rsidRDefault="00935D4B" w:rsidP="00935D4B">
      <w:pPr>
        <w:pStyle w:val="EnglishHangEndNoCoptic"/>
      </w:pPr>
      <w:r w:rsidRPr="00AB1781">
        <w:tab/>
        <w:t xml:space="preserve">mercy and truth pave the way for </w:t>
      </w:r>
      <w:r w:rsidR="00E570CB">
        <w:t>Your</w:t>
      </w:r>
      <w:r w:rsidRPr="00AB1781">
        <w:t xml:space="preserve"> presence.</w:t>
      </w:r>
    </w:p>
    <w:p w14:paraId="493534AE" w14:textId="77777777" w:rsidR="00935D4B" w:rsidRPr="00AB1781" w:rsidRDefault="00935D4B" w:rsidP="00935D4B">
      <w:pPr>
        <w:pStyle w:val="EnglishHangNoCoptic"/>
      </w:pPr>
      <w:r w:rsidRPr="00AB1781">
        <w:t>16 Blessed are the people who know the festal shout.</w:t>
      </w:r>
    </w:p>
    <w:p w14:paraId="1932C7C3" w14:textId="77777777" w:rsidR="00935D4B" w:rsidRPr="00AB1781" w:rsidRDefault="00935D4B" w:rsidP="00935D4B">
      <w:pPr>
        <w:pStyle w:val="EnglishHangEndNoCoptic"/>
      </w:pPr>
      <w:r w:rsidRPr="00AB1781">
        <w:tab/>
        <w:t xml:space="preserve">They walk, O Lord, in the light of </w:t>
      </w:r>
      <w:r w:rsidR="00E570CB">
        <w:t>Your</w:t>
      </w:r>
      <w:r w:rsidRPr="00AB1781">
        <w:t xml:space="preserve"> presence.</w:t>
      </w:r>
    </w:p>
    <w:p w14:paraId="4C26416E" w14:textId="77777777" w:rsidR="00935D4B" w:rsidRPr="00AB1781" w:rsidRDefault="00935D4B" w:rsidP="00935D4B">
      <w:pPr>
        <w:pStyle w:val="EnglishHangNoCoptic"/>
      </w:pPr>
      <w:r w:rsidRPr="00AB1781">
        <w:t xml:space="preserve">17 They exult in </w:t>
      </w:r>
      <w:r w:rsidR="00E570CB">
        <w:t>Your</w:t>
      </w:r>
      <w:r w:rsidRPr="00AB1781">
        <w:t xml:space="preserve"> name all day long,</w:t>
      </w:r>
    </w:p>
    <w:p w14:paraId="72A8FEA3" w14:textId="77777777" w:rsidR="00935D4B" w:rsidRPr="00AB1781" w:rsidRDefault="00935D4B" w:rsidP="00935D4B">
      <w:pPr>
        <w:pStyle w:val="EnglishHangEndNoCoptic"/>
      </w:pPr>
      <w:r w:rsidRPr="00AB1781">
        <w:tab/>
        <w:t xml:space="preserve">and in </w:t>
      </w:r>
      <w:r w:rsidR="00E570CB">
        <w:t>Your</w:t>
      </w:r>
      <w:r w:rsidRPr="00AB1781">
        <w:t xml:space="preserve"> righteousness they are exalted.</w:t>
      </w:r>
    </w:p>
    <w:p w14:paraId="583D9FB6" w14:textId="77777777"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glory of their strength;</w:t>
      </w:r>
    </w:p>
    <w:p w14:paraId="4F24E38E" w14:textId="77777777" w:rsidR="00935D4B" w:rsidRPr="00AB1781" w:rsidRDefault="00935D4B" w:rsidP="00935D4B">
      <w:pPr>
        <w:pStyle w:val="EnglishHangEndNoCoptic"/>
      </w:pPr>
      <w:r w:rsidRPr="00AB1781">
        <w:tab/>
        <w:t xml:space="preserve">and by pleasing </w:t>
      </w:r>
      <w:r w:rsidR="001040C8">
        <w:t>You</w:t>
      </w:r>
      <w:r w:rsidRPr="00AB1781">
        <w:t xml:space="preserve"> we are raised to power.</w:t>
      </w:r>
    </w:p>
    <w:p w14:paraId="553AA1A4" w14:textId="77777777" w:rsidR="00935D4B" w:rsidRPr="00AB1781" w:rsidRDefault="00935D4B" w:rsidP="00935D4B">
      <w:pPr>
        <w:pStyle w:val="EnglishHangNoCoptic"/>
      </w:pPr>
      <w:r w:rsidRPr="00AB1781">
        <w:t>19 For our protection belongs to the Lord,</w:t>
      </w:r>
    </w:p>
    <w:p w14:paraId="4557EF5D" w14:textId="77777777" w:rsidR="00935D4B" w:rsidRPr="00AB1781" w:rsidRDefault="00935D4B" w:rsidP="00935D4B">
      <w:pPr>
        <w:pStyle w:val="EnglishHangEndNoCoptic"/>
      </w:pPr>
      <w:r w:rsidRPr="00AB1781">
        <w:tab/>
        <w:t>and to our King, the Holy One of Israel.</w:t>
      </w:r>
    </w:p>
    <w:p w14:paraId="59869402" w14:textId="77777777" w:rsidR="00935D4B" w:rsidRPr="00AB1781" w:rsidRDefault="00935D4B" w:rsidP="00935D4B">
      <w:pPr>
        <w:pStyle w:val="EnglishHangNoCoptic"/>
      </w:pPr>
      <w:r w:rsidRPr="00AB1781">
        <w:t xml:space="preserve">20 Once </w:t>
      </w:r>
      <w:r w:rsidR="001040C8">
        <w:t>You</w:t>
      </w:r>
      <w:r w:rsidRPr="00AB1781">
        <w:t xml:space="preserve"> </w:t>
      </w:r>
      <w:r w:rsidR="001040C8">
        <w:t>did</w:t>
      </w:r>
      <w:r w:rsidRPr="00AB1781">
        <w:t xml:space="preserve"> speak in a vision to </w:t>
      </w:r>
      <w:r w:rsidR="00E570CB">
        <w:t>Your</w:t>
      </w:r>
      <w:r w:rsidRPr="00AB1781">
        <w:t xml:space="preserve"> children</w:t>
      </w:r>
      <w:r w:rsidRPr="00AB1781">
        <w:rPr>
          <w:rStyle w:val="FootnoteReference"/>
        </w:rPr>
        <w:footnoteReference w:id="317"/>
      </w:r>
    </w:p>
    <w:p w14:paraId="1AE8E6AC" w14:textId="77777777" w:rsidR="00935D4B" w:rsidRPr="00AB1781" w:rsidRDefault="00935D4B" w:rsidP="00935D4B">
      <w:pPr>
        <w:pStyle w:val="EnglishHangNoCoptic"/>
      </w:pPr>
      <w:r w:rsidRPr="00AB1781">
        <w:tab/>
        <w:t>and say: ‘I have laid help upon a warrior;</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77777777" w:rsidR="00935D4B" w:rsidRPr="00AB1781" w:rsidRDefault="00935D4B" w:rsidP="00935D4B">
      <w:pPr>
        <w:pStyle w:val="EnglishHangEndNoCoptic"/>
      </w:pPr>
      <w:r w:rsidRPr="00AB1781">
        <w:lastRenderedPageBreak/>
        <w:tab/>
        <w:t>with My holy oil I have anointed him.</w:t>
      </w:r>
    </w:p>
    <w:p w14:paraId="28D346C3" w14:textId="77777777" w:rsidR="00935D4B" w:rsidRPr="00AB1781" w:rsidRDefault="00935D4B" w:rsidP="00935D4B">
      <w:pPr>
        <w:pStyle w:val="EnglishHangNoCoptic"/>
      </w:pPr>
      <w:r w:rsidRPr="00AB1781">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77777777" w:rsidR="00935D4B" w:rsidRPr="00AB1781" w:rsidRDefault="00935D4B" w:rsidP="00935D4B">
      <w:pPr>
        <w:pStyle w:val="EnglishHangEndNoCoptic"/>
      </w:pPr>
      <w:r w:rsidRPr="00AB1781">
        <w:tab/>
        <w:t>and the son of iniquity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77777777" w:rsidR="00935D4B" w:rsidRPr="00AB1781" w:rsidRDefault="00935D4B" w:rsidP="00935D4B">
      <w:pPr>
        <w:pStyle w:val="EnglishHangNoCoptic"/>
      </w:pPr>
      <w:r w:rsidRPr="00AB1781">
        <w:t>25 My truth and My mercy shall be with him,</w:t>
      </w:r>
    </w:p>
    <w:p w14:paraId="3B5E1ED0" w14:textId="77777777" w:rsidR="00935D4B" w:rsidRPr="00AB1781" w:rsidRDefault="00935D4B" w:rsidP="00935D4B">
      <w:pPr>
        <w:pStyle w:val="EnglishHangEndNoCoptic"/>
      </w:pPr>
      <w:r w:rsidRPr="00AB1781">
        <w:tab/>
        <w:t>and in My name he will rise to power.</w:t>
      </w:r>
    </w:p>
    <w:p w14:paraId="24D0D646" w14:textId="77777777" w:rsidR="00935D4B" w:rsidRPr="00AB1781" w:rsidRDefault="00935D4B" w:rsidP="00935D4B">
      <w:pPr>
        <w:pStyle w:val="EnglishHangNoCoptic"/>
      </w:pPr>
      <w:r w:rsidRPr="00AB1781">
        <w:t>26 I will extend his power over the sea,</w:t>
      </w:r>
    </w:p>
    <w:p w14:paraId="7AB9048E" w14:textId="77777777" w:rsidR="00935D4B" w:rsidRPr="00AB1781" w:rsidRDefault="00935D4B" w:rsidP="00935D4B">
      <w:pPr>
        <w:pStyle w:val="EnglishHangEndNoCoptic"/>
      </w:pPr>
      <w:r w:rsidRPr="00AB1781">
        <w:tab/>
        <w:t>and his right hand over the rivers.</w:t>
      </w:r>
    </w:p>
    <w:p w14:paraId="26F0C694" w14:textId="77777777" w:rsidR="00935D4B" w:rsidRPr="00AB1781" w:rsidRDefault="00935D4B" w:rsidP="00935D4B">
      <w:pPr>
        <w:pStyle w:val="EnglishHangNoCoptic"/>
      </w:pPr>
      <w:r w:rsidRPr="00AB1781">
        <w:t>27 He will call on Me: ‘</w:t>
      </w:r>
      <w:r w:rsidR="001040C8">
        <w:t>You</w:t>
      </w:r>
      <w:r w:rsidRPr="00AB1781">
        <w:t xml:space="preserve"> </w:t>
      </w:r>
      <w:r w:rsidR="00004BA4" w:rsidRPr="00AB1781">
        <w:t>are</w:t>
      </w:r>
      <w:r w:rsidRPr="00AB1781">
        <w:t xml:space="preserve"> my Father,</w:t>
      </w:r>
    </w:p>
    <w:p w14:paraId="7DFEF381" w14:textId="77777777" w:rsidR="00935D4B" w:rsidRPr="00AB1781" w:rsidRDefault="00935D4B" w:rsidP="00935D4B">
      <w:pPr>
        <w:pStyle w:val="EnglishHangEndNoCoptic"/>
      </w:pPr>
      <w:r w:rsidRPr="00AB1781">
        <w:tab/>
        <w:t>my God, and the support of my salvation.’</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318"/>
      </w:r>
    </w:p>
    <w:p w14:paraId="34483DC9" w14:textId="77777777" w:rsidR="00935D4B" w:rsidRPr="00AB1781" w:rsidRDefault="00935D4B" w:rsidP="00935D4B">
      <w:pPr>
        <w:pStyle w:val="EnglishHangEndNoCoptic"/>
      </w:pPr>
      <w:r w:rsidRPr="00AB1781">
        <w:tab/>
        <w:t>high above the kings of the earth.</w:t>
      </w:r>
    </w:p>
    <w:p w14:paraId="527719B1" w14:textId="77777777" w:rsidR="00935D4B" w:rsidRPr="00AB1781" w:rsidRDefault="00935D4B" w:rsidP="00935D4B">
      <w:pPr>
        <w:pStyle w:val="EnglishHangNoCoptic"/>
      </w:pPr>
      <w:r w:rsidRPr="00AB1781">
        <w:t>29 I will cherish My love for him for ever,</w:t>
      </w:r>
    </w:p>
    <w:p w14:paraId="3E2174B1" w14:textId="77777777" w:rsidR="00935D4B" w:rsidRPr="00935D4B" w:rsidRDefault="00935D4B" w:rsidP="00935D4B">
      <w:pPr>
        <w:pStyle w:val="EnglishHangEndNoCoptic"/>
      </w:pPr>
      <w:r w:rsidRPr="00AB1781">
        <w:tab/>
        <w:t>and My covenant will stand firm with him.</w:t>
      </w:r>
    </w:p>
    <w:p w14:paraId="24867887" w14:textId="77777777" w:rsidR="00935D4B" w:rsidRPr="00AB1781" w:rsidRDefault="00935D4B" w:rsidP="00935D4B">
      <w:pPr>
        <w:pStyle w:val="EnglishHangNoCoptic"/>
      </w:pPr>
      <w:r w:rsidRPr="00AB1781">
        <w:t>30 And I will make his dynasty</w:t>
      </w:r>
      <w:r w:rsidRPr="00AB1781">
        <w:rPr>
          <w:rStyle w:val="FootnoteReference"/>
        </w:rPr>
        <w:footnoteReference w:id="319"/>
      </w:r>
      <w:r w:rsidRPr="00AB1781">
        <w:t xml:space="preserve"> eternal,</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77777777" w:rsidR="00935D4B" w:rsidRPr="00AB1781" w:rsidRDefault="00935D4B" w:rsidP="00935D4B">
      <w:pPr>
        <w:pStyle w:val="EnglishHangNoCoptic"/>
      </w:pPr>
      <w:r w:rsidRPr="00AB1781">
        <w:t>32 if they profane My rights</w:t>
      </w:r>
    </w:p>
    <w:p w14:paraId="157C37D6" w14:textId="77777777" w:rsidR="00935D4B" w:rsidRPr="00AB1781" w:rsidRDefault="00935D4B" w:rsidP="00935D4B">
      <w:pPr>
        <w:pStyle w:val="EnglishHangEndNoCoptic"/>
      </w:pPr>
      <w:r w:rsidRPr="00AB1781">
        <w:tab/>
        <w:t>and do not keep My commandments,</w:t>
      </w:r>
    </w:p>
    <w:p w14:paraId="5976D7D2" w14:textId="77777777" w:rsidR="00935D4B" w:rsidRPr="00AB1781" w:rsidRDefault="00935D4B" w:rsidP="00935D4B">
      <w:pPr>
        <w:pStyle w:val="EnglishHangNoCoptic"/>
      </w:pPr>
      <w:r w:rsidRPr="00AB1781">
        <w:t>33 I will visit their sins with the rod,</w:t>
      </w:r>
    </w:p>
    <w:p w14:paraId="3F426D47" w14:textId="77777777" w:rsidR="00935D4B" w:rsidRPr="00AB1781" w:rsidRDefault="00935D4B" w:rsidP="00935D4B">
      <w:pPr>
        <w:pStyle w:val="EnglishHangEndNoCoptic"/>
      </w:pPr>
      <w:r w:rsidRPr="00AB1781">
        <w:tab/>
        <w:t>and their iniquities with the scourge.</w:t>
      </w:r>
    </w:p>
    <w:p w14:paraId="72671C66" w14:textId="77777777" w:rsidR="00935D4B" w:rsidRPr="00AB1781" w:rsidRDefault="00935D4B" w:rsidP="00935D4B">
      <w:pPr>
        <w:pStyle w:val="EnglishHangNoCoptic"/>
      </w:pPr>
      <w:r w:rsidRPr="00AB1781">
        <w:t>34 Yet I will not withdraw My mercy from them,</w:t>
      </w:r>
    </w:p>
    <w:p w14:paraId="78B96C90" w14:textId="77777777" w:rsidR="00935D4B" w:rsidRPr="00AB1781" w:rsidRDefault="00935D4B" w:rsidP="00935D4B">
      <w:pPr>
        <w:pStyle w:val="EnglishHangEndNoCoptic"/>
      </w:pPr>
      <w:r w:rsidRPr="00AB1781">
        <w:tab/>
        <w:t>and will never break My troth.</w:t>
      </w:r>
      <w:r w:rsidRPr="00AB1781">
        <w:rPr>
          <w:rStyle w:val="FootnoteReference"/>
        </w:rPr>
        <w:footnoteReference w:id="320"/>
      </w:r>
    </w:p>
    <w:p w14:paraId="7C86C5B9" w14:textId="77777777" w:rsidR="00935D4B" w:rsidRPr="00AB1781" w:rsidRDefault="00935D4B" w:rsidP="00935D4B">
      <w:pPr>
        <w:pStyle w:val="EnglishHangNoCoptic"/>
      </w:pPr>
      <w:r w:rsidRPr="00AB1781">
        <w:t>35 I will never profane My covenant,</w:t>
      </w:r>
    </w:p>
    <w:p w14:paraId="595C3C52" w14:textId="77777777" w:rsidR="00935D4B" w:rsidRPr="00AB1781" w:rsidRDefault="00935D4B" w:rsidP="00935D4B">
      <w:pPr>
        <w:pStyle w:val="EnglishHangEndNoCoptic"/>
      </w:pPr>
      <w:r w:rsidRPr="00AB1781">
        <w:lastRenderedPageBreak/>
        <w:tab/>
        <w:t>nor ignore what has gone from My lips.</w:t>
      </w:r>
    </w:p>
    <w:p w14:paraId="42830834" w14:textId="77777777" w:rsidR="00935D4B" w:rsidRPr="00AB1781" w:rsidRDefault="00935D4B" w:rsidP="00935D4B">
      <w:pPr>
        <w:pStyle w:val="EnglishHangNoCoptic"/>
      </w:pPr>
      <w:r w:rsidRPr="00AB1781">
        <w:t>36 Once for all I have sworn by My holiness;</w:t>
      </w:r>
    </w:p>
    <w:p w14:paraId="37DE9ABE" w14:textId="77777777" w:rsidR="00935D4B" w:rsidRPr="00AB1781" w:rsidRDefault="00935D4B" w:rsidP="00935D4B">
      <w:pPr>
        <w:pStyle w:val="EnglishHangEndNoCoptic"/>
      </w:pPr>
      <w:r w:rsidRPr="00AB1781">
        <w:tab/>
        <w:t>can I lie to David?</w:t>
      </w:r>
    </w:p>
    <w:p w14:paraId="71E33B6B" w14:textId="77777777" w:rsidR="00935D4B" w:rsidRPr="00AB1781" w:rsidRDefault="00935D4B" w:rsidP="00935D4B">
      <w:pPr>
        <w:pStyle w:val="EnglishHangNoCoptic"/>
      </w:pPr>
      <w:r w:rsidRPr="00AB1781">
        <w:t>37 His dynasty</w:t>
      </w:r>
      <w:r w:rsidRPr="00AB1781">
        <w:rPr>
          <w:rStyle w:val="FootnoteReference"/>
        </w:rPr>
        <w:footnoteReference w:id="321"/>
      </w:r>
      <w:r w:rsidRPr="00AB1781">
        <w:t xml:space="preserve"> will continue for ever,</w:t>
      </w:r>
    </w:p>
    <w:p w14:paraId="356B7441" w14:textId="77777777" w:rsidR="00935D4B" w:rsidRPr="00AB1781" w:rsidRDefault="00935D4B" w:rsidP="00935D4B">
      <w:pPr>
        <w:pStyle w:val="EnglishHangEndNoCoptic"/>
      </w:pPr>
      <w:r w:rsidRPr="00AB1781">
        <w:tab/>
        <w:t>and his throne as long as the sun before Me,</w:t>
      </w:r>
    </w:p>
    <w:p w14:paraId="7657A92B" w14:textId="77777777" w:rsidR="00935D4B" w:rsidRPr="00AB1781" w:rsidRDefault="00935D4B" w:rsidP="00935D4B">
      <w:pPr>
        <w:pStyle w:val="EnglishHangNoCoptic"/>
      </w:pPr>
      <w:r w:rsidRPr="00AB1781">
        <w:t>38 like the moon that is fixed for ever,</w:t>
      </w:r>
    </w:p>
    <w:p w14:paraId="1C01C25F" w14:textId="77777777" w:rsidR="00935D4B" w:rsidRPr="00AB1781" w:rsidRDefault="00935D4B" w:rsidP="00935D4B">
      <w:pPr>
        <w:pStyle w:val="EnglishHangEndNoCoptic"/>
      </w:pPr>
      <w:r w:rsidRPr="00AB1781">
        <w:tab/>
        <w:t>like the faithful witness in heaven.’</w:t>
      </w:r>
      <w:r w:rsidRPr="00AB1781">
        <w:rPr>
          <w:rStyle w:val="FootnoteReference"/>
        </w:rPr>
        <w:footnoteReference w:id="322"/>
      </w:r>
      <w:r w:rsidRPr="00AB1781">
        <w:t xml:space="preserve"> </w:t>
      </w:r>
      <w:r w:rsidRPr="00AB1781">
        <w:rPr>
          <w:i/>
        </w:rPr>
        <w:t>(Pause)</w:t>
      </w:r>
    </w:p>
    <w:p w14:paraId="0A8A71C9" w14:textId="77777777" w:rsidR="00935D4B" w:rsidRPr="00AB1781" w:rsidRDefault="00935D4B" w:rsidP="00935D4B">
      <w:pPr>
        <w:pStyle w:val="EnglishHangNoCoptic"/>
      </w:pPr>
      <w:r w:rsidRPr="00AB1781">
        <w:t xml:space="preserve">39 But </w:t>
      </w:r>
      <w:r w:rsidR="001040C8">
        <w:t>You</w:t>
      </w:r>
      <w:r w:rsidRPr="00AB1781">
        <w:t xml:space="preserve"> </w:t>
      </w:r>
      <w:r w:rsidR="00556387">
        <w:t>have</w:t>
      </w:r>
      <w:r w:rsidRPr="00AB1781">
        <w:t xml:space="preserve"> rejected and spurned us;</w:t>
      </w:r>
    </w:p>
    <w:p w14:paraId="7C3BD321"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delayed </w:t>
      </w:r>
      <w:r w:rsidR="00E570CB">
        <w:t>Your</w:t>
      </w:r>
      <w:r w:rsidRPr="00AB1781">
        <w:t xml:space="preserve"> Christ.</w:t>
      </w:r>
    </w:p>
    <w:p w14:paraId="1E1F9226" w14:textId="77777777" w:rsidR="00935D4B" w:rsidRPr="00AB1781" w:rsidRDefault="00935D4B" w:rsidP="00935D4B">
      <w:pPr>
        <w:pStyle w:val="EnglishHangNoCoptic"/>
      </w:pPr>
      <w:r w:rsidRPr="00AB1781">
        <w:t xml:space="preserve">40 </w:t>
      </w:r>
      <w:r w:rsidR="001040C8">
        <w:t>You</w:t>
      </w:r>
      <w:r w:rsidRPr="00AB1781">
        <w:t xml:space="preserve"> </w:t>
      </w:r>
      <w:r w:rsidR="00556387">
        <w:t>have</w:t>
      </w:r>
      <w:r w:rsidRPr="00AB1781">
        <w:t xml:space="preserve"> dissolved the covenant with </w:t>
      </w:r>
      <w:r w:rsidR="00E570CB">
        <w:t>Your</w:t>
      </w:r>
      <w:r w:rsidRPr="00AB1781">
        <w:t xml:space="preserve"> servant,</w:t>
      </w:r>
    </w:p>
    <w:p w14:paraId="3C368AB4" w14:textId="77777777" w:rsidR="00935D4B" w:rsidRPr="00AB1781" w:rsidRDefault="00935D4B" w:rsidP="00935D4B">
      <w:pPr>
        <w:pStyle w:val="EnglishHangEndNoCoptic"/>
      </w:pPr>
      <w:r w:rsidRPr="00AB1781">
        <w:tab/>
        <w:t>and profaned his sanctuary to the ground.</w:t>
      </w:r>
    </w:p>
    <w:p w14:paraId="1373FF7F" w14:textId="77777777" w:rsidR="00935D4B" w:rsidRPr="00AB1781" w:rsidRDefault="00935D4B" w:rsidP="00935D4B">
      <w:pPr>
        <w:pStyle w:val="EnglishHangNoCoptic"/>
      </w:pPr>
      <w:r w:rsidRPr="00AB1781">
        <w:t xml:space="preserve">41 </w:t>
      </w:r>
      <w:r w:rsidR="001040C8">
        <w:t>You</w:t>
      </w:r>
      <w:r w:rsidRPr="00AB1781">
        <w:t xml:space="preserve"> </w:t>
      </w:r>
      <w:r w:rsidR="00556387">
        <w:t>have</w:t>
      </w:r>
      <w:r w:rsidRPr="00AB1781">
        <w:t xml:space="preserve"> broken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7777777" w:rsidR="00935D4B" w:rsidRPr="00AB1781" w:rsidRDefault="00935D4B" w:rsidP="00935D4B">
      <w:pPr>
        <w:pStyle w:val="EnglishHangNoCoptic"/>
      </w:pPr>
      <w:r w:rsidRPr="00AB1781">
        <w:t>42 All who pass by plunder him;</w:t>
      </w:r>
    </w:p>
    <w:p w14:paraId="767F0987" w14:textId="77777777" w:rsidR="00935D4B" w:rsidRPr="00AB1781" w:rsidRDefault="00935D4B" w:rsidP="00935D4B">
      <w:pPr>
        <w:pStyle w:val="EnglishHangEndNoCoptic"/>
      </w:pPr>
      <w:r w:rsidRPr="00AB1781">
        <w:tab/>
        <w:t>he has become the scorn of his neighbors.</w:t>
      </w:r>
    </w:p>
    <w:p w14:paraId="029D826C" w14:textId="77777777" w:rsidR="00935D4B" w:rsidRPr="00AB1781" w:rsidRDefault="00935D4B" w:rsidP="00935D4B">
      <w:pPr>
        <w:pStyle w:val="EnglishHangNoCoptic"/>
      </w:pPr>
      <w:r w:rsidRPr="00AB1781">
        <w:t xml:space="preserve">43 </w:t>
      </w:r>
      <w:r w:rsidR="001040C8">
        <w:t>You</w:t>
      </w:r>
      <w:r w:rsidRPr="00AB1781">
        <w:t xml:space="preserve"> </w:t>
      </w:r>
      <w:r w:rsidR="00556387">
        <w:t>have</w:t>
      </w:r>
      <w:r w:rsidRPr="00AB1781">
        <w:t xml:space="preserve"> raised up the right hand of his oppressors;</w:t>
      </w:r>
    </w:p>
    <w:p w14:paraId="6FA11ECE"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gladdened all his enemies.</w:t>
      </w:r>
    </w:p>
    <w:p w14:paraId="1327C02C" w14:textId="77777777" w:rsidR="00935D4B" w:rsidRPr="00AB1781" w:rsidRDefault="00935D4B" w:rsidP="00935D4B">
      <w:pPr>
        <w:pStyle w:val="EnglishHangNoCoptic"/>
      </w:pPr>
      <w:r w:rsidRPr="00AB1781">
        <w:t xml:space="preserve">44 </w:t>
      </w:r>
      <w:r w:rsidR="001040C8">
        <w:t>You</w:t>
      </w:r>
      <w:r w:rsidRPr="00AB1781">
        <w:t xml:space="preserve"> </w:t>
      </w:r>
      <w:r w:rsidR="00556387">
        <w:t>have</w:t>
      </w:r>
      <w:r w:rsidRPr="00AB1781">
        <w:t xml:space="preserve"> foiled the help of his sword,</w:t>
      </w:r>
    </w:p>
    <w:p w14:paraId="770421C9" w14:textId="77777777" w:rsidR="00935D4B" w:rsidRPr="00AB1781" w:rsidRDefault="00935D4B" w:rsidP="00935D4B">
      <w:pPr>
        <w:pStyle w:val="EnglishHangEndNoCoptic"/>
      </w:pPr>
      <w:r w:rsidRPr="00AB1781">
        <w:tab/>
        <w:t xml:space="preserve">and </w:t>
      </w:r>
      <w:r w:rsidR="00556387">
        <w:t>have</w:t>
      </w:r>
      <w:r w:rsidRPr="00AB1781">
        <w:t xml:space="preserve"> not supported him in battle.</w:t>
      </w:r>
    </w:p>
    <w:p w14:paraId="749118FF" w14:textId="77777777" w:rsidR="00935D4B" w:rsidRPr="00AB1781" w:rsidRDefault="00935D4B" w:rsidP="00935D4B">
      <w:pPr>
        <w:pStyle w:val="EnglishHangNoCoptic"/>
      </w:pPr>
      <w:r w:rsidRPr="00AB1781">
        <w:t xml:space="preserve">45 </w:t>
      </w:r>
      <w:r w:rsidR="001040C8">
        <w:t>You</w:t>
      </w:r>
      <w:r w:rsidRPr="00AB1781">
        <w:t xml:space="preserve"> </w:t>
      </w:r>
      <w:r w:rsidR="00556387">
        <w:t>have</w:t>
      </w:r>
      <w:r w:rsidRPr="00AB1781">
        <w:t xml:space="preserve"> made an end of his purification;</w:t>
      </w:r>
    </w:p>
    <w:p w14:paraId="7D78ED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dashed his throne to the ground.</w:t>
      </w:r>
    </w:p>
    <w:p w14:paraId="234D0168" w14:textId="77777777" w:rsidR="00935D4B" w:rsidRPr="00AB1781" w:rsidRDefault="00935D4B" w:rsidP="00935D4B">
      <w:pPr>
        <w:pStyle w:val="EnglishHangNoCoptic"/>
      </w:pPr>
      <w:r w:rsidRPr="00AB1781">
        <w:t xml:space="preserve">46 </w:t>
      </w:r>
      <w:r w:rsidR="001040C8">
        <w:t>You</w:t>
      </w:r>
      <w:r w:rsidRPr="00AB1781">
        <w:t xml:space="preserve"> </w:t>
      </w:r>
      <w:r w:rsidR="00556387">
        <w:t>have</w:t>
      </w:r>
      <w:r w:rsidRPr="00AB1781">
        <w:t xml:space="preserve"> shortened the days of his life;</w:t>
      </w:r>
    </w:p>
    <w:p w14:paraId="5C3BB7F0"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covered him with shame. </w:t>
      </w:r>
      <w:r w:rsidRPr="00AB1781">
        <w:rPr>
          <w:i/>
        </w:rPr>
        <w:t>(Pause)</w:t>
      </w:r>
    </w:p>
    <w:p w14:paraId="7A0C6520" w14:textId="77777777"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turn away?</w:t>
      </w:r>
    </w:p>
    <w:p w14:paraId="48906EE4" w14:textId="77777777" w:rsidR="00935D4B" w:rsidRPr="00935D4B" w:rsidRDefault="00935D4B" w:rsidP="00935D4B">
      <w:pPr>
        <w:pStyle w:val="EnglishHangEndNoCoptic"/>
      </w:pPr>
      <w:r w:rsidRPr="00AB1781">
        <w:tab/>
        <w:t xml:space="preserve">Will </w:t>
      </w:r>
      <w:r w:rsidR="00E570CB">
        <w:t>Your</w:t>
      </w:r>
      <w:r w:rsidRPr="00AB1781">
        <w:t xml:space="preserve"> wrath burn like fire for ever?</w:t>
      </w:r>
    </w:p>
    <w:p w14:paraId="67FAFAD1" w14:textId="77777777" w:rsidR="00935D4B" w:rsidRPr="00AB1781" w:rsidRDefault="00935D4B" w:rsidP="00935D4B">
      <w:pPr>
        <w:pStyle w:val="EnglishHangNoCoptic"/>
      </w:pPr>
      <w:r w:rsidRPr="00AB1781">
        <w:t>48 Remember what my substance is.</w:t>
      </w:r>
    </w:p>
    <w:p w14:paraId="22750389" w14:textId="77777777"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in vain all the children of men?</w:t>
      </w:r>
    </w:p>
    <w:p w14:paraId="7E156FEA" w14:textId="77777777" w:rsidR="00935D4B" w:rsidRPr="00AB1781" w:rsidRDefault="00935D4B" w:rsidP="00935D4B">
      <w:pPr>
        <w:pStyle w:val="EnglishHangNoCoptic"/>
      </w:pPr>
      <w:r w:rsidRPr="00AB1781">
        <w:t>49 What man can live and not see death?</w:t>
      </w:r>
    </w:p>
    <w:p w14:paraId="17735959" w14:textId="77777777" w:rsidR="00935D4B" w:rsidRPr="00AB1781" w:rsidRDefault="00935D4B" w:rsidP="00935D4B">
      <w:pPr>
        <w:pStyle w:val="EnglishHangEndNoCoptic"/>
      </w:pPr>
      <w:r w:rsidRPr="00AB1781">
        <w:tab/>
        <w:t xml:space="preserve">Who can deliver his soul from the clutch of hell? </w:t>
      </w:r>
      <w:r w:rsidRPr="00AB1781">
        <w:rPr>
          <w:i/>
        </w:rPr>
        <w:t>(Pause)</w:t>
      </w:r>
    </w:p>
    <w:p w14:paraId="3F377031" w14:textId="77777777" w:rsidR="00935D4B" w:rsidRPr="00AB1781" w:rsidRDefault="00935D4B" w:rsidP="00935D4B">
      <w:pPr>
        <w:pStyle w:val="EnglishHangNoCoptic"/>
      </w:pPr>
      <w:r w:rsidRPr="00AB1781">
        <w:t xml:space="preserve">50 Where are </w:t>
      </w:r>
      <w:r w:rsidR="00E570CB">
        <w:t>Your</w:t>
      </w:r>
      <w:r w:rsidRPr="00AB1781">
        <w:t xml:space="preserve"> mercies of old, O Lord,</w:t>
      </w:r>
    </w:p>
    <w:p w14:paraId="4CD7DEDE" w14:textId="77777777" w:rsidR="00935D4B" w:rsidRPr="00AB1781" w:rsidRDefault="00935D4B" w:rsidP="00935D4B">
      <w:pPr>
        <w:pStyle w:val="EnglishHangEndNoCoptic"/>
      </w:pPr>
      <w:r w:rsidRPr="00AB1781">
        <w:tab/>
        <w:t xml:space="preserve">which </w:t>
      </w:r>
      <w:r w:rsidR="001040C8">
        <w:t>You</w:t>
      </w:r>
      <w:r w:rsidRPr="00AB1781">
        <w:t xml:space="preserve"> </w:t>
      </w:r>
      <w:r w:rsidR="001040C8">
        <w:t>did</w:t>
      </w:r>
      <w:r w:rsidRPr="00AB1781">
        <w:t xml:space="preserve"> solemnly promise to David by </w:t>
      </w:r>
      <w:r w:rsidR="00E570CB">
        <w:t>Your</w:t>
      </w:r>
      <w:r w:rsidRPr="00AB1781">
        <w:t xml:space="preserve"> truth?</w:t>
      </w:r>
    </w:p>
    <w:p w14:paraId="108DC70A" w14:textId="77777777" w:rsidR="00935D4B" w:rsidRPr="00AB1781" w:rsidRDefault="00935D4B" w:rsidP="00935D4B">
      <w:pPr>
        <w:pStyle w:val="EnglishHangNoCoptic"/>
      </w:pPr>
      <w:r w:rsidRPr="00AB1781">
        <w:lastRenderedPageBreak/>
        <w:t xml:space="preserve">51 Remember, O Lord, the reproach of </w:t>
      </w:r>
      <w:r w:rsidR="00E570CB">
        <w:t>Your</w:t>
      </w:r>
      <w:r w:rsidRPr="00AB1781">
        <w:t xml:space="preserve"> servants,</w:t>
      </w:r>
    </w:p>
    <w:p w14:paraId="2A197CB0" w14:textId="77777777" w:rsidR="00935D4B" w:rsidRPr="00AB1781" w:rsidRDefault="00935D4B" w:rsidP="00935D4B">
      <w:pPr>
        <w:pStyle w:val="EnglishHangEndNoCoptic"/>
      </w:pPr>
      <w:r w:rsidRPr="00AB1781">
        <w:tab/>
        <w:t>how I bear in my bosom the reproach of many nations,</w:t>
      </w:r>
    </w:p>
    <w:p w14:paraId="2ED12C4D" w14:textId="77777777" w:rsidR="00935D4B" w:rsidRPr="00AB1781" w:rsidRDefault="00935D4B" w:rsidP="00935D4B">
      <w:pPr>
        <w:pStyle w:val="EnglishHangNoCoptic"/>
      </w:pPr>
      <w:r w:rsidRPr="00AB1781">
        <w:t xml:space="preserve">52 with which </w:t>
      </w:r>
      <w:r w:rsidR="00E570CB">
        <w:t>Your</w:t>
      </w:r>
      <w:r w:rsidRPr="00AB1781">
        <w:t xml:space="preserve"> enemies reproach us, O Lord,</w:t>
      </w:r>
    </w:p>
    <w:p w14:paraId="299D60F0" w14:textId="77777777"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p>
    <w:p w14:paraId="159C9E4C" w14:textId="77777777" w:rsidR="00935D4B" w:rsidRPr="00935D4B" w:rsidRDefault="00935D4B" w:rsidP="00935D4B">
      <w:pPr>
        <w:pStyle w:val="EnglishHangEndNoCoptic"/>
      </w:pPr>
      <w:r w:rsidRPr="00AB1781">
        <w:t>53 Blessed be the Lord for ever. So be it! So be it!</w:t>
      </w:r>
    </w:p>
    <w:p w14:paraId="0B310C6B" w14:textId="73B60F0E" w:rsidR="00924D0C" w:rsidRDefault="00924D0C" w:rsidP="00924D0C">
      <w:pPr>
        <w:pStyle w:val="Rubric"/>
      </w:pPr>
      <w:r>
        <w:t>Glory…</w:t>
      </w:r>
    </w:p>
    <w:p w14:paraId="34718B8C" w14:textId="77777777" w:rsidR="00935D4B" w:rsidRPr="00AB1781" w:rsidRDefault="00935D4B" w:rsidP="00BF0205">
      <w:pPr>
        <w:pStyle w:val="Heading4"/>
      </w:pPr>
      <w:r>
        <w:t>Psalm</w:t>
      </w:r>
      <w:r w:rsidRPr="00AB1781">
        <w:t xml:space="preserve"> 89</w:t>
      </w:r>
      <w:r>
        <w:t xml:space="preserve">: Lord, </w:t>
      </w:r>
      <w:r w:rsidR="001040C8">
        <w:t>You</w:t>
      </w:r>
      <w:r>
        <w:t xml:space="preserve"> </w:t>
      </w:r>
      <w:r w:rsidR="00556387">
        <w:t>have</w:t>
      </w:r>
      <w:r>
        <w:t xml:space="preserve"> been our refuge from generation to generation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23C8542B" w14:textId="77777777" w:rsidR="00935D4B" w:rsidRPr="00AB1781" w:rsidRDefault="00935D4B" w:rsidP="00935D4B">
      <w:pPr>
        <w:pStyle w:val="Rubric"/>
      </w:pPr>
      <w:r w:rsidRPr="00AB1781">
        <w:t>1 (A Prayer of Moses, the Man of God)</w:t>
      </w:r>
    </w:p>
    <w:p w14:paraId="5751BCE0" w14:textId="77777777" w:rsidR="00935D4B" w:rsidRPr="00AB1781" w:rsidRDefault="00935D4B" w:rsidP="00935D4B">
      <w:pPr>
        <w:pStyle w:val="Psalms"/>
      </w:pPr>
    </w:p>
    <w:p w14:paraId="75C7D39C" w14:textId="77777777"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77777777" w:rsidR="00935D4B" w:rsidRPr="00AB1781" w:rsidRDefault="00935D4B" w:rsidP="00935D4B">
      <w:pPr>
        <w:pStyle w:val="EnglishHangNoCoptic"/>
      </w:pPr>
      <w:r w:rsidRPr="00AB1781">
        <w:t>2 Before the mountains came to birth</w:t>
      </w:r>
    </w:p>
    <w:p w14:paraId="22896465" w14:textId="77777777" w:rsidR="00935D4B" w:rsidRPr="00AB1781" w:rsidRDefault="00935D4B" w:rsidP="00935D4B">
      <w:pPr>
        <w:pStyle w:val="EnglishHangNoCoptic"/>
      </w:pPr>
      <w:r w:rsidRPr="00AB1781">
        <w:tab/>
        <w:t>or the earth and the world was formed,</w:t>
      </w:r>
    </w:p>
    <w:p w14:paraId="0BDD4658" w14:textId="77777777" w:rsidR="00935D4B" w:rsidRPr="00AB1781" w:rsidRDefault="00935D4B" w:rsidP="00935D4B">
      <w:pPr>
        <w:pStyle w:val="EnglishHangEndNoCoptic"/>
      </w:pPr>
      <w:r w:rsidRPr="00AB1781">
        <w:tab/>
        <w:t xml:space="preserve">from age to age eternally </w:t>
      </w:r>
      <w:r w:rsidR="001040C8">
        <w:t>You</w:t>
      </w:r>
      <w:r w:rsidRPr="00AB1781">
        <w:t xml:space="preserve"> </w:t>
      </w:r>
      <w:r w:rsidR="00C104A1">
        <w:t>are</w:t>
      </w:r>
      <w:r w:rsidRPr="00AB1781">
        <w:t>.</w:t>
      </w:r>
    </w:p>
    <w:p w14:paraId="42E054AB" w14:textId="77777777" w:rsidR="00935D4B" w:rsidRPr="00AB1781" w:rsidRDefault="00935D4B" w:rsidP="00935D4B">
      <w:pPr>
        <w:pStyle w:val="EnglishHangNoCoptic"/>
      </w:pPr>
      <w:r w:rsidRPr="00AB1781">
        <w:t>3 Do not turn men away to humiliation.</w:t>
      </w:r>
    </w:p>
    <w:p w14:paraId="331CEE87" w14:textId="77777777" w:rsidR="00935D4B" w:rsidRPr="00AB1781"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said: ‘Return, sons of men.’</w:t>
      </w:r>
    </w:p>
    <w:p w14:paraId="77F772AD" w14:textId="77777777" w:rsidR="00935D4B" w:rsidRPr="00AB1781" w:rsidRDefault="00935D4B" w:rsidP="00935D4B">
      <w:pPr>
        <w:pStyle w:val="EnglishHangNoCoptic"/>
      </w:pPr>
      <w:r w:rsidRPr="00AB1781">
        <w:t xml:space="preserve">4 For a thousand years in </w:t>
      </w:r>
      <w:r w:rsidR="00E570CB">
        <w:t>Your</w:t>
      </w:r>
      <w:r w:rsidRPr="00AB1781">
        <w:t xml:space="preserve"> sight are like a single day,</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77777777" w:rsidR="00935D4B" w:rsidRPr="00AB1781" w:rsidRDefault="00935D4B" w:rsidP="00935D4B">
      <w:pPr>
        <w:pStyle w:val="EnglishHangNoCoptic"/>
      </w:pPr>
      <w:r w:rsidRPr="00AB1781">
        <w:t>5 Trifling will their years be.</w:t>
      </w:r>
    </w:p>
    <w:p w14:paraId="38E72CC8" w14:textId="77777777" w:rsidR="00935D4B" w:rsidRPr="00AB1781" w:rsidRDefault="00935D4B" w:rsidP="00935D4B">
      <w:pPr>
        <w:pStyle w:val="EnglishHangEndNoCoptic"/>
      </w:pPr>
      <w:r w:rsidRPr="00AB1781">
        <w:tab/>
        <w:t>In the morning like grass they may pass away.</w:t>
      </w:r>
    </w:p>
    <w:p w14:paraId="17ADCFB2" w14:textId="77777777" w:rsidR="00935D4B" w:rsidRPr="00AB1781" w:rsidRDefault="00935D4B" w:rsidP="00935D4B">
      <w:pPr>
        <w:pStyle w:val="EnglishHangNoCoptic"/>
      </w:pPr>
      <w:r w:rsidRPr="00AB1781">
        <w:t>6 In the morning it flowers, then fades away;</w:t>
      </w:r>
    </w:p>
    <w:p w14:paraId="0205ADBE" w14:textId="77777777" w:rsidR="00935D4B" w:rsidRPr="00AB1781" w:rsidRDefault="00935D4B" w:rsidP="00935D4B">
      <w:pPr>
        <w:pStyle w:val="EnglishHangEndNoCoptic"/>
      </w:pPr>
      <w:r w:rsidRPr="00AB1781">
        <w:tab/>
        <w:t>by evening it droops, grows hard and withers.</w:t>
      </w:r>
    </w:p>
    <w:p w14:paraId="2EE70FD7" w14:textId="77777777" w:rsidR="00935D4B" w:rsidRPr="00AB1781" w:rsidRDefault="00935D4B" w:rsidP="00935D4B">
      <w:pPr>
        <w:pStyle w:val="EnglishHangNoCoptic"/>
      </w:pPr>
      <w:r w:rsidRPr="00AB1781">
        <w:t xml:space="preserve">7 For we are dying in </w:t>
      </w:r>
      <w:r w:rsidR="00E570CB">
        <w:t>Your</w:t>
      </w:r>
      <w:r w:rsidRPr="00AB1781">
        <w:t xml:space="preserve"> wrath,</w:t>
      </w:r>
      <w:r w:rsidRPr="00AB1781">
        <w:rPr>
          <w:rStyle w:val="FootnoteReference"/>
        </w:rPr>
        <w:footnoteReference w:id="323"/>
      </w:r>
    </w:p>
    <w:p w14:paraId="71577F53" w14:textId="77777777" w:rsidR="00935D4B" w:rsidRPr="00AB1781" w:rsidRDefault="00935D4B" w:rsidP="00935D4B">
      <w:pPr>
        <w:pStyle w:val="EnglishHangEndNoCoptic"/>
      </w:pPr>
      <w:r w:rsidRPr="00AB1781">
        <w:tab/>
        <w:t xml:space="preserve">and we are dismayed by </w:t>
      </w:r>
      <w:r w:rsidR="00E570CB">
        <w:t>Your</w:t>
      </w:r>
      <w:r w:rsidRPr="00AB1781">
        <w:t xml:space="preserve"> anger.</w:t>
      </w:r>
    </w:p>
    <w:p w14:paraId="44BC8A4A" w14:textId="77777777" w:rsidR="00935D4B" w:rsidRPr="00AB1781" w:rsidRDefault="00935D4B" w:rsidP="00935D4B">
      <w:pPr>
        <w:pStyle w:val="EnglishHangNoCoptic"/>
      </w:pPr>
      <w:r w:rsidRPr="00AB1781">
        <w:t xml:space="preserve">8 </w:t>
      </w:r>
      <w:r w:rsidR="001040C8">
        <w:t>You</w:t>
      </w:r>
      <w:r w:rsidRPr="00AB1781">
        <w:t xml:space="preserve"> </w:t>
      </w:r>
      <w:r w:rsidR="00556387">
        <w:t>have</w:t>
      </w:r>
      <w:r w:rsidRPr="00AB1781">
        <w:t xml:space="preserve"> set our sins before </w:t>
      </w:r>
      <w:r w:rsidR="001040C8">
        <w:t>You</w:t>
      </w:r>
      <w:r w:rsidRPr="00AB1781">
        <w:t>,</w:t>
      </w:r>
    </w:p>
    <w:p w14:paraId="10120B88" w14:textId="77777777" w:rsidR="00935D4B" w:rsidRPr="00935D4B" w:rsidRDefault="00935D4B" w:rsidP="00935D4B">
      <w:pPr>
        <w:pStyle w:val="EnglishHangEndNoCoptic"/>
      </w:pPr>
      <w:r w:rsidRPr="00AB1781">
        <w:lastRenderedPageBreak/>
        <w:tab/>
        <w:t xml:space="preserve">our lives in the light of </w:t>
      </w:r>
      <w:r w:rsidR="00E570CB">
        <w:t>Your</w:t>
      </w:r>
      <w:r w:rsidRPr="00AB1781">
        <w:t xml:space="preserve"> presence.</w:t>
      </w:r>
    </w:p>
    <w:p w14:paraId="1F51214C" w14:textId="77777777" w:rsidR="00935D4B" w:rsidRPr="00AB1781" w:rsidRDefault="00935D4B" w:rsidP="00935D4B">
      <w:pPr>
        <w:pStyle w:val="EnglishHangNoCoptic"/>
      </w:pPr>
      <w:r w:rsidRPr="00AB1781">
        <w:t>9 For all our days are passing;</w:t>
      </w:r>
    </w:p>
    <w:p w14:paraId="06771FA1" w14:textId="77777777" w:rsidR="00935D4B" w:rsidRPr="00AB1781" w:rsidRDefault="00935D4B" w:rsidP="00935D4B">
      <w:pPr>
        <w:pStyle w:val="EnglishHangNoCoptic"/>
      </w:pPr>
      <w:r w:rsidRPr="00AB1781">
        <w:tab/>
        <w:t xml:space="preserve">and we are dying in </w:t>
      </w:r>
      <w:r w:rsidR="00E570CB">
        <w:t>Your</w:t>
      </w:r>
      <w:r w:rsidRPr="00AB1781">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77777777" w:rsidR="00935D4B" w:rsidRPr="00AB1781" w:rsidRDefault="00935D4B" w:rsidP="00935D4B">
      <w:pPr>
        <w:pStyle w:val="EnglishHangNoCoptic"/>
      </w:pPr>
      <w:r w:rsidRPr="00AB1781">
        <w:t>10 The span of our lives is seventy years,</w:t>
      </w:r>
    </w:p>
    <w:p w14:paraId="103C0F42" w14:textId="77777777" w:rsidR="00935D4B" w:rsidRPr="00AB1781" w:rsidRDefault="00935D4B" w:rsidP="00935D4B">
      <w:pPr>
        <w:pStyle w:val="EnglishHangNoCoptic"/>
      </w:pPr>
      <w:r w:rsidRPr="00AB1781">
        <w:tab/>
        <w:t>and if in the strong it is eighty years,</w:t>
      </w:r>
    </w:p>
    <w:p w14:paraId="6B221D7B" w14:textId="77777777" w:rsidR="00935D4B" w:rsidRPr="00AB1781" w:rsidRDefault="00935D4B" w:rsidP="00935D4B">
      <w:pPr>
        <w:pStyle w:val="EnglishHangNoCoptic"/>
      </w:pPr>
      <w:r w:rsidRPr="00AB1781">
        <w:tab/>
        <w:t>yet most of it is labor and sorrow,</w:t>
      </w:r>
    </w:p>
    <w:p w14:paraId="16D1F4F7" w14:textId="77777777" w:rsidR="00935D4B" w:rsidRPr="00AB1781" w:rsidRDefault="00935D4B" w:rsidP="00935D4B">
      <w:pPr>
        <w:pStyle w:val="EnglishHangNoCoptic"/>
      </w:pPr>
      <w:r w:rsidRPr="00AB1781">
        <w:tab/>
        <w:t>for weakness comes over us</w:t>
      </w:r>
    </w:p>
    <w:p w14:paraId="0FAF762F" w14:textId="77777777" w:rsidR="00935D4B" w:rsidRPr="00AB1781" w:rsidRDefault="00935D4B" w:rsidP="00935D4B">
      <w:pPr>
        <w:pStyle w:val="EnglishHangEndNoCoptic"/>
      </w:pPr>
      <w:r w:rsidRPr="00AB1781">
        <w:tab/>
        <w:t>and we are subdued.</w:t>
      </w:r>
    </w:p>
    <w:p w14:paraId="5955A35E" w14:textId="77777777" w:rsidR="00935D4B" w:rsidRPr="00AB1781" w:rsidRDefault="00935D4B" w:rsidP="00935D4B">
      <w:pPr>
        <w:pStyle w:val="EnglishHangNoCoptic"/>
      </w:pPr>
      <w:r w:rsidRPr="00AB1781">
        <w:t xml:space="preserve">11 Who knows the power of </w:t>
      </w:r>
      <w:r w:rsidR="00E570CB">
        <w:t>Your</w:t>
      </w:r>
      <w:r w:rsidRPr="00AB1781">
        <w:t xml:space="preserve"> anger,</w:t>
      </w:r>
    </w:p>
    <w:p w14:paraId="45693320" w14:textId="77777777" w:rsidR="00935D4B" w:rsidRPr="00AB1781" w:rsidRDefault="00935D4B" w:rsidP="00935D4B">
      <w:pPr>
        <w:pStyle w:val="EnglishHangEndNoCoptic"/>
      </w:pPr>
      <w:r w:rsidRPr="00AB1781">
        <w:tab/>
        <w:t xml:space="preserve">and who can </w:t>
      </w:r>
      <w:r w:rsidR="00004BA4" w:rsidRPr="00AB1781">
        <w:t>gauge</w:t>
      </w:r>
      <w:r w:rsidRPr="00AB1781">
        <w:t xml:space="preserve"> </w:t>
      </w:r>
      <w:r w:rsidR="00E570CB">
        <w:t>Your</w:t>
      </w:r>
      <w:r w:rsidRPr="00AB1781">
        <w:t xml:space="preserve"> wrath by </w:t>
      </w:r>
      <w:r w:rsidR="00E570CB">
        <w:t>Your</w:t>
      </w:r>
      <w:r w:rsidRPr="00AB1781">
        <w:t xml:space="preserve"> fear?</w:t>
      </w:r>
    </w:p>
    <w:p w14:paraId="6FDB34A1" w14:textId="77777777" w:rsidR="00935D4B" w:rsidRPr="00AB1781" w:rsidRDefault="00935D4B" w:rsidP="00935D4B">
      <w:pPr>
        <w:pStyle w:val="EnglishHangNoCoptic"/>
      </w:pPr>
      <w:r w:rsidRPr="00AB1781">
        <w:t xml:space="preserve">12 So make </w:t>
      </w:r>
      <w:r w:rsidR="00E570CB">
        <w:t>Your</w:t>
      </w:r>
      <w:r w:rsidRPr="00AB1781">
        <w:t xml:space="preserve"> right hand known to me,</w:t>
      </w:r>
    </w:p>
    <w:p w14:paraId="477EF4CE" w14:textId="77777777" w:rsidR="00935D4B" w:rsidRPr="00AB1781" w:rsidRDefault="00935D4B" w:rsidP="00935D4B">
      <w:pPr>
        <w:pStyle w:val="EnglishHangEndNoCoptic"/>
      </w:pPr>
      <w:r w:rsidRPr="00AB1781">
        <w:tab/>
        <w:t>and those disciplined in heart by wisdom.</w:t>
      </w:r>
      <w:r w:rsidRPr="00AB1781">
        <w:rPr>
          <w:rStyle w:val="FootnoteReference"/>
        </w:rPr>
        <w:footnoteReference w:id="324"/>
      </w:r>
    </w:p>
    <w:p w14:paraId="6C826776" w14:textId="77777777" w:rsidR="00935D4B" w:rsidRPr="00AB1781" w:rsidRDefault="00935D4B" w:rsidP="00935D4B">
      <w:pPr>
        <w:pStyle w:val="EnglishHangNoCoptic"/>
      </w:pPr>
      <w:r w:rsidRPr="00AB1781">
        <w:t>13 Return, O Lord; how long?</w:t>
      </w:r>
    </w:p>
    <w:p w14:paraId="61C817E5" w14:textId="77777777" w:rsidR="00935D4B" w:rsidRPr="00AB1781" w:rsidRDefault="00935D4B" w:rsidP="00935D4B">
      <w:pPr>
        <w:pStyle w:val="EnglishHangEndNoCoptic"/>
      </w:pPr>
      <w:r w:rsidRPr="00AB1781">
        <w:tab/>
        <w:t xml:space="preserve">and be gracious to </w:t>
      </w:r>
      <w:r w:rsidR="00E570CB">
        <w:t>Your</w:t>
      </w:r>
      <w:r w:rsidRPr="00AB1781">
        <w:t xml:space="preserve"> servants.</w:t>
      </w:r>
    </w:p>
    <w:p w14:paraId="54499A1C" w14:textId="77777777" w:rsidR="00935D4B" w:rsidRPr="00AB1781" w:rsidRDefault="00935D4B" w:rsidP="00935D4B">
      <w:pPr>
        <w:pStyle w:val="EnglishHangNoCoptic"/>
      </w:pPr>
      <w:r w:rsidRPr="00AB1781">
        <w:t xml:space="preserve">14 Let us be satisfied with </w:t>
      </w:r>
      <w:r w:rsidR="00E570CB">
        <w:t>Your</w:t>
      </w:r>
      <w:r w:rsidRPr="00AB1781">
        <w:t xml:space="preserve"> mercy in the morning,</w:t>
      </w:r>
    </w:p>
    <w:p w14:paraId="26AA0FEC" w14:textId="77777777" w:rsidR="00935D4B" w:rsidRPr="00AB1781" w:rsidRDefault="00935D4B" w:rsidP="00935D4B">
      <w:pPr>
        <w:pStyle w:val="EnglishHangEndNoCoptic"/>
      </w:pPr>
      <w:r w:rsidRPr="00AB1781">
        <w:tab/>
        <w:t>and we shall rejoice and be glad all our days.</w:t>
      </w:r>
    </w:p>
    <w:p w14:paraId="65318BDA" w14:textId="77777777" w:rsidR="00935D4B" w:rsidRPr="00AB1781" w:rsidRDefault="00935D4B" w:rsidP="00935D4B">
      <w:pPr>
        <w:pStyle w:val="EnglishHangNoCoptic"/>
      </w:pPr>
      <w:r w:rsidRPr="00AB1781">
        <w:t xml:space="preserve">15 Gladden us for the days in which </w:t>
      </w:r>
      <w:r w:rsidR="001040C8">
        <w:t>You</w:t>
      </w:r>
      <w:r w:rsidRPr="00AB1781">
        <w:t xml:space="preserve"> </w:t>
      </w:r>
      <w:r w:rsidR="00556387">
        <w:t>have</w:t>
      </w:r>
      <w:r w:rsidRPr="00AB1781">
        <w:t xml:space="preserve"> humbled us,</w:t>
      </w:r>
    </w:p>
    <w:p w14:paraId="38CF1019" w14:textId="77777777" w:rsidR="00935D4B" w:rsidRPr="00AB1781" w:rsidRDefault="00935D4B" w:rsidP="00935D4B">
      <w:pPr>
        <w:pStyle w:val="EnglishHangEndNoCoptic"/>
      </w:pPr>
      <w:r w:rsidRPr="00AB1781">
        <w:tab/>
        <w:t>for the years in which we have seen 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77777777" w:rsidR="00935D4B" w:rsidRPr="00AB1781" w:rsidRDefault="00935D4B" w:rsidP="00935D4B">
      <w:pPr>
        <w:pStyle w:val="EnglishHangEndNoCoptic"/>
      </w:pPr>
      <w:r w:rsidRPr="00AB1781">
        <w:tab/>
        <w:t>and guide their children.</w:t>
      </w:r>
    </w:p>
    <w:p w14:paraId="7FC8C891" w14:textId="77777777" w:rsidR="00935D4B" w:rsidRPr="00AB1781" w:rsidRDefault="00935D4B" w:rsidP="00935D4B">
      <w:pPr>
        <w:pStyle w:val="EnglishHangNoCoptic"/>
      </w:pPr>
      <w:r w:rsidRPr="00AB1781">
        <w:t>17 And may the radiance of the Lord our God be upon us,</w:t>
      </w:r>
    </w:p>
    <w:p w14:paraId="54C36B32" w14:textId="77777777" w:rsidR="00935D4B" w:rsidRPr="00AB1781" w:rsidRDefault="00935D4B" w:rsidP="00935D4B">
      <w:pPr>
        <w:pStyle w:val="EnglishHangNoCoptic"/>
      </w:pPr>
      <w:r w:rsidRPr="00AB1781">
        <w:tab/>
        <w:t>and direct the works of our hands for us,</w:t>
      </w:r>
    </w:p>
    <w:p w14:paraId="67F43534" w14:textId="77777777" w:rsidR="00935D4B" w:rsidRPr="00935D4B" w:rsidRDefault="00935D4B" w:rsidP="00935D4B">
      <w:pPr>
        <w:pStyle w:val="EnglishHangEndNoCoptic"/>
      </w:pPr>
      <w:r w:rsidRPr="00AB1781">
        <w:tab/>
        <w:t>and direct the work of our hands.</w:t>
      </w:r>
    </w:p>
    <w:p w14:paraId="1EA9F624" w14:textId="77777777" w:rsidR="00935D4B" w:rsidRPr="00AB1781" w:rsidRDefault="00935D4B" w:rsidP="00BF0205">
      <w:pPr>
        <w:pStyle w:val="Heading4"/>
      </w:pPr>
      <w:bookmarkStart w:id="978" w:name="_Ref412026283"/>
      <w:r>
        <w:t>Psalm</w:t>
      </w:r>
      <w:r w:rsidRPr="00AB1781">
        <w:t xml:space="preserve"> 90</w:t>
      </w:r>
      <w:r>
        <w:t>: He who dwells in the help of the Most High will live</w:t>
      </w:r>
      <w:bookmarkEnd w:id="9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Colloquy: Security of the Divine Protection</w:t>
      </w:r>
    </w:p>
    <w:p w14:paraId="1A626CA9" w14:textId="77777777" w:rsidR="00F14AA6" w:rsidRDefault="00F14AA6" w:rsidP="00935D4B">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B50C35">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B50C35">
        <w:rPr>
          <w:noProof/>
        </w:rPr>
        <w:t>64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325"/>
      </w:r>
      <w:r w:rsidRPr="00AB1781">
        <w:t xml:space="preserve"> of the Most High,</w:t>
      </w:r>
    </w:p>
    <w:p w14:paraId="5DF9C955" w14:textId="77777777" w:rsidR="00935D4B" w:rsidRPr="00AB1781" w:rsidRDefault="00935D4B" w:rsidP="00935D4B">
      <w:pPr>
        <w:pStyle w:val="EnglishHangEndNoCoptic"/>
      </w:pPr>
      <w:r w:rsidRPr="00AB1781">
        <w:lastRenderedPageBreak/>
        <w:tab/>
        <w:t>will live in the protection of the God of Heaven.</w:t>
      </w:r>
    </w:p>
    <w:p w14:paraId="52ADA8E8" w14:textId="77777777" w:rsidR="00935D4B" w:rsidRPr="00AB1781" w:rsidRDefault="00935D4B" w:rsidP="00935D4B">
      <w:pPr>
        <w:pStyle w:val="EnglishHangNoCoptic"/>
      </w:pPr>
      <w:r w:rsidRPr="00AB1781">
        <w:t>2 He will say to the Lord,</w:t>
      </w:r>
    </w:p>
    <w:p w14:paraId="6B359CC0" w14:textId="77777777" w:rsidR="00935D4B" w:rsidRPr="00AB1781" w:rsidRDefault="00935D4B" w:rsidP="00935D4B">
      <w:pPr>
        <w:pStyle w:val="EnglishHangNoCoptic"/>
      </w:pPr>
      <w:r w:rsidRPr="00AB1781">
        <w:tab/>
        <w:t>‘</w:t>
      </w:r>
      <w:r w:rsidR="001040C8">
        <w:t>You</w:t>
      </w:r>
      <w:r w:rsidRPr="00AB1781">
        <w:t xml:space="preserve"> </w:t>
      </w:r>
      <w:r w:rsidR="00004BA4" w:rsidRPr="00AB1781">
        <w:t>are</w:t>
      </w:r>
      <w:r w:rsidRPr="00AB1781">
        <w:t xml:space="preserve"> my Protector and my Refuge—</w:t>
      </w:r>
    </w:p>
    <w:p w14:paraId="02CB751A" w14:textId="77777777" w:rsidR="00935D4B" w:rsidRPr="00AB1781" w:rsidRDefault="00935D4B" w:rsidP="00935D4B">
      <w:pPr>
        <w:pStyle w:val="EnglishHangEndNoCoptic"/>
      </w:pPr>
      <w:r w:rsidRPr="00AB1781">
        <w:tab/>
        <w:t>my God,’ and in Him will I trust.</w:t>
      </w:r>
    </w:p>
    <w:p w14:paraId="525829F4" w14:textId="77777777" w:rsidR="00935D4B" w:rsidRPr="00AB1781" w:rsidRDefault="00935D4B" w:rsidP="00935D4B">
      <w:pPr>
        <w:pStyle w:val="EnglishHangNoCoptic"/>
      </w:pPr>
      <w:r w:rsidRPr="00AB1781">
        <w:t>3 For He will deliver you from the snare of the hunters,</w:t>
      </w:r>
    </w:p>
    <w:p w14:paraId="1B4E68BC" w14:textId="77777777" w:rsidR="00935D4B" w:rsidRPr="00AB1781" w:rsidRDefault="00935D4B" w:rsidP="00935D4B">
      <w:pPr>
        <w:pStyle w:val="EnglishHangEndNoCoptic"/>
      </w:pPr>
      <w:r w:rsidRPr="00AB1781">
        <w:tab/>
        <w:t>and from the embarrassing word.</w:t>
      </w:r>
    </w:p>
    <w:p w14:paraId="2A14BEC7" w14:textId="77777777" w:rsidR="00935D4B" w:rsidRPr="00AB1781" w:rsidRDefault="00935D4B" w:rsidP="00935D4B">
      <w:pPr>
        <w:pStyle w:val="EnglishHangNoCoptic"/>
      </w:pPr>
      <w:r w:rsidRPr="00AB1781">
        <w:t>4 He will overshadow you with His shoulders,</w:t>
      </w:r>
    </w:p>
    <w:p w14:paraId="78E7A0E5" w14:textId="77777777" w:rsidR="00935D4B" w:rsidRPr="00AB1781" w:rsidRDefault="00935D4B" w:rsidP="00935D4B">
      <w:pPr>
        <w:pStyle w:val="EnglishHangNoCoptic"/>
      </w:pPr>
      <w:r w:rsidRPr="00AB1781">
        <w:tab/>
        <w:t>and under His wings you shall trust;</w:t>
      </w:r>
    </w:p>
    <w:p w14:paraId="691471C4" w14:textId="77777777" w:rsidR="00935D4B" w:rsidRPr="00935D4B" w:rsidRDefault="00935D4B" w:rsidP="00935D4B">
      <w:pPr>
        <w:pStyle w:val="EnglishHangEndNoCoptic"/>
      </w:pPr>
      <w:r w:rsidRPr="00AB1781">
        <w:tab/>
        <w:t>His truth will surround you with armour.</w:t>
      </w:r>
    </w:p>
    <w:p w14:paraId="505D60B7" w14:textId="77777777" w:rsidR="00935D4B" w:rsidRPr="00AB1781" w:rsidRDefault="00935D4B" w:rsidP="00935D4B">
      <w:pPr>
        <w:pStyle w:val="EnglishHangNoCoptic"/>
      </w:pPr>
      <w:r w:rsidRPr="00AB1781">
        <w:t>5 You will not be afraid of any terror by night,</w:t>
      </w:r>
    </w:p>
    <w:p w14:paraId="295437A1" w14:textId="77777777" w:rsidR="00935D4B" w:rsidRPr="00AB1781" w:rsidRDefault="00935D4B" w:rsidP="00935D4B">
      <w:pPr>
        <w:pStyle w:val="EnglishHangEndNoCoptic"/>
      </w:pPr>
      <w:r w:rsidRPr="00AB1781">
        <w:tab/>
        <w:t>nor of the arrow that flies by day;</w:t>
      </w:r>
    </w:p>
    <w:p w14:paraId="1EE6EB97" w14:textId="77777777" w:rsidR="00935D4B" w:rsidRPr="00AB1781" w:rsidRDefault="00935D4B" w:rsidP="00935D4B">
      <w:pPr>
        <w:pStyle w:val="EnglishHangNoCoptic"/>
      </w:pPr>
      <w:r w:rsidRPr="00AB1781">
        <w:t>6 of a thing that prowls in the dark,</w:t>
      </w:r>
    </w:p>
    <w:p w14:paraId="1BE8BA01" w14:textId="77777777" w:rsidR="00935D4B" w:rsidRPr="00AB1781" w:rsidRDefault="00935D4B" w:rsidP="00935D4B">
      <w:pPr>
        <w:pStyle w:val="EnglishHangEndNoCoptic"/>
      </w:pPr>
      <w:r w:rsidRPr="00AB1781">
        <w:tab/>
        <w:t>of accident, or the noonday devil.</w:t>
      </w:r>
    </w:p>
    <w:p w14:paraId="4A346A0A" w14:textId="77777777" w:rsidR="00935D4B" w:rsidRPr="00AB1781" w:rsidRDefault="00935D4B" w:rsidP="00935D4B">
      <w:pPr>
        <w:pStyle w:val="EnglishHangNoCoptic"/>
      </w:pPr>
      <w:r w:rsidRPr="00AB1781">
        <w:t>7 A thousand may fall at your side</w:t>
      </w:r>
    </w:p>
    <w:p w14:paraId="57D4EBE1" w14:textId="77777777" w:rsidR="00935D4B" w:rsidRPr="00AB1781" w:rsidRDefault="00935D4B" w:rsidP="00935D4B">
      <w:pPr>
        <w:pStyle w:val="EnglishHangNoCoptic"/>
      </w:pPr>
      <w:r w:rsidRPr="00AB1781">
        <w:tab/>
        <w:t>and ten thousand at your right hand;</w:t>
      </w:r>
    </w:p>
    <w:p w14:paraId="1E6A064F" w14:textId="77777777" w:rsidR="00935D4B" w:rsidRPr="00AB1781" w:rsidRDefault="00935D4B" w:rsidP="00935D4B">
      <w:pPr>
        <w:pStyle w:val="EnglishHangEndNoCoptic"/>
      </w:pPr>
      <w:r w:rsidRPr="00AB1781">
        <w:tab/>
        <w:t>but it will not come near you.</w:t>
      </w:r>
    </w:p>
    <w:p w14:paraId="6480C9EE" w14:textId="77777777" w:rsidR="00935D4B" w:rsidRPr="00AB1781" w:rsidRDefault="00935D4B" w:rsidP="00935D4B">
      <w:pPr>
        <w:pStyle w:val="EnglishHangNoCoptic"/>
      </w:pPr>
      <w:r w:rsidRPr="00AB1781">
        <w:t>8 Only with your eyes you will behold</w:t>
      </w:r>
    </w:p>
    <w:p w14:paraId="3BCFA95F" w14:textId="77777777" w:rsidR="00935D4B" w:rsidRPr="00AB1781" w:rsidRDefault="00935D4B" w:rsidP="00935D4B">
      <w:pPr>
        <w:pStyle w:val="EnglishHangEndNoCoptic"/>
      </w:pPr>
      <w:r w:rsidRPr="00AB1781">
        <w:tab/>
        <w:t>and 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77777777" w:rsidR="00935D4B" w:rsidRPr="00AB1781" w:rsidRDefault="00935D4B" w:rsidP="00935D4B">
      <w:pPr>
        <w:pStyle w:val="EnglishHangEndNoCoptic"/>
      </w:pPr>
      <w:r w:rsidRPr="00AB1781">
        <w:tab/>
      </w:r>
      <w:r w:rsidR="001040C8">
        <w:t>You</w:t>
      </w:r>
      <w:r w:rsidRPr="00AB1781">
        <w:t xml:space="preserve"> </w:t>
      </w:r>
      <w:r w:rsidR="00556387">
        <w:t>have</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77777777" w:rsidR="00935D4B" w:rsidRPr="00AB1781" w:rsidRDefault="00935D4B" w:rsidP="00935D4B">
      <w:pPr>
        <w:pStyle w:val="EnglishHangEndNoCoptic"/>
      </w:pPr>
      <w:r w:rsidRPr="00AB1781">
        <w:tab/>
        <w:t>and no scourge will come near your dwelling.</w:t>
      </w:r>
    </w:p>
    <w:p w14:paraId="0FA07953" w14:textId="77777777" w:rsidR="00935D4B" w:rsidRPr="00AB1781" w:rsidRDefault="00935D4B" w:rsidP="00935D4B">
      <w:pPr>
        <w:pStyle w:val="EnglishHangNoCoptic"/>
      </w:pPr>
      <w:r w:rsidRPr="00AB1781">
        <w:t>11 For He will give His Angels charge over you,</w:t>
      </w:r>
    </w:p>
    <w:p w14:paraId="1A5B22BF" w14:textId="77777777" w:rsidR="00935D4B" w:rsidRPr="00AB1781" w:rsidRDefault="00935D4B" w:rsidP="00935D4B">
      <w:pPr>
        <w:pStyle w:val="EnglishHangEndNoCoptic"/>
      </w:pPr>
      <w:r w:rsidRPr="00AB1781">
        <w:tab/>
        <w:t>to guard you in all your ways.</w:t>
      </w:r>
    </w:p>
    <w:p w14:paraId="3550B8B4" w14:textId="77777777" w:rsidR="00935D4B" w:rsidRPr="00AB1781" w:rsidRDefault="00935D4B" w:rsidP="00935D4B">
      <w:pPr>
        <w:pStyle w:val="EnglishHangNoCoptic"/>
      </w:pPr>
      <w:r w:rsidRPr="00AB1781">
        <w:t>12 They will bear you in their hands,</w:t>
      </w:r>
    </w:p>
    <w:p w14:paraId="74CA9785" w14:textId="77777777" w:rsidR="00935D4B" w:rsidRPr="00AB1781" w:rsidRDefault="00935D4B" w:rsidP="00935D4B">
      <w:pPr>
        <w:pStyle w:val="EnglishHangEndNoCoptic"/>
      </w:pPr>
      <w:r w:rsidRPr="00AB1781">
        <w:tab/>
        <w:t>lest you dash your foot against a stone.</w:t>
      </w:r>
      <w:r w:rsidRPr="00AB1781">
        <w:rPr>
          <w:rStyle w:val="FootnoteReference"/>
        </w:rPr>
        <w:footnoteReference w:id="326"/>
      </w:r>
    </w:p>
    <w:p w14:paraId="1B23CA1F" w14:textId="77777777" w:rsidR="00935D4B" w:rsidRPr="00AB1781" w:rsidRDefault="00935D4B" w:rsidP="00935D4B">
      <w:pPr>
        <w:pStyle w:val="EnglishHangNoCoptic"/>
      </w:pPr>
      <w:r w:rsidRPr="00AB1781">
        <w:t>13 You will tread upon the asp and the basilisk;</w:t>
      </w:r>
    </w:p>
    <w:p w14:paraId="470DC407" w14:textId="77777777" w:rsidR="00935D4B" w:rsidRPr="00AB1781" w:rsidRDefault="00935D4B" w:rsidP="00935D4B">
      <w:pPr>
        <w:pStyle w:val="EnglishHangEndNoCoptic"/>
      </w:pPr>
      <w:r w:rsidRPr="00AB1781">
        <w:tab/>
        <w:t>the lion and the dragon</w:t>
      </w:r>
      <w:r w:rsidRPr="00AB1781">
        <w:rPr>
          <w:rStyle w:val="FootnoteReference"/>
        </w:rPr>
        <w:footnoteReference w:id="327"/>
      </w:r>
      <w:r w:rsidRPr="00AB1781">
        <w:t xml:space="preserve"> you will trample underfoot.</w:t>
      </w:r>
    </w:p>
    <w:p w14:paraId="7626264B" w14:textId="77777777" w:rsidR="00935D4B" w:rsidRPr="00AB1781" w:rsidRDefault="00935D4B" w:rsidP="00935D4B">
      <w:pPr>
        <w:pStyle w:val="EnglishHangNoCoptic"/>
      </w:pPr>
      <w:r w:rsidRPr="00AB1781">
        <w:t>14 Because he has trusted in Me, I will deliver him;</w:t>
      </w:r>
    </w:p>
    <w:p w14:paraId="3097FEB6" w14:textId="77777777" w:rsidR="00935D4B" w:rsidRPr="00AB1781" w:rsidRDefault="00935D4B" w:rsidP="00935D4B">
      <w:pPr>
        <w:pStyle w:val="EnglishHangEndNoCoptic"/>
      </w:pPr>
      <w:r w:rsidRPr="00AB1781">
        <w:tab/>
        <w:t>I will protect him, because he has known My name.</w:t>
      </w:r>
    </w:p>
    <w:p w14:paraId="52136282" w14:textId="77777777" w:rsidR="00935D4B" w:rsidRPr="00AB1781" w:rsidRDefault="00935D4B" w:rsidP="00935D4B">
      <w:pPr>
        <w:pStyle w:val="EnglishHangNoCoptic"/>
      </w:pPr>
      <w:r w:rsidRPr="00AB1781">
        <w:lastRenderedPageBreak/>
        <w:t>15 He will call upon Me. and I will answer him.</w:t>
      </w:r>
    </w:p>
    <w:p w14:paraId="4CB6FFA0" w14:textId="77777777" w:rsidR="00935D4B" w:rsidRPr="00AB1781" w:rsidRDefault="00935D4B" w:rsidP="00935D4B">
      <w:pPr>
        <w:pStyle w:val="EnglishHangNoCoptic"/>
      </w:pPr>
      <w:r w:rsidRPr="00AB1781">
        <w:tab/>
        <w:t>I am with him in trouble;</w:t>
      </w:r>
    </w:p>
    <w:p w14:paraId="23797445" w14:textId="77777777" w:rsidR="00935D4B" w:rsidRPr="00AB1781" w:rsidRDefault="00935D4B" w:rsidP="00935D4B">
      <w:pPr>
        <w:pStyle w:val="EnglishHangEndNoCoptic"/>
      </w:pPr>
      <w:r w:rsidRPr="00AB1781">
        <w:tab/>
        <w:t>I will deliver him and glorify him.</w:t>
      </w:r>
    </w:p>
    <w:p w14:paraId="056E3810" w14:textId="77777777" w:rsidR="00935D4B" w:rsidRPr="00AB1781" w:rsidRDefault="00935D4B" w:rsidP="00935D4B">
      <w:pPr>
        <w:pStyle w:val="EnglishHangNoCoptic"/>
      </w:pPr>
      <w:r w:rsidRPr="00AB1781">
        <w:t>16 With long life will I satisfy him,</w:t>
      </w:r>
    </w:p>
    <w:p w14:paraId="70696BBE" w14:textId="77777777" w:rsidR="00935D4B" w:rsidRDefault="00935D4B" w:rsidP="00935D4B">
      <w:pPr>
        <w:pStyle w:val="EnglishHangEndNoCoptic"/>
      </w:pPr>
      <w:r w:rsidRPr="00AB1781">
        <w:tab/>
        <w:t>and show him My salvation.</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979" w:name="_Ref435438606"/>
      <w:r w:rsidRPr="00AB1781">
        <w:t>K</w:t>
      </w:r>
      <w:r>
        <w:t>athisma</w:t>
      </w:r>
      <w:r w:rsidRPr="00AB1781">
        <w:t xml:space="preserve"> 1</w:t>
      </w:r>
      <w:r>
        <w:t>3</w:t>
      </w:r>
      <w:bookmarkEnd w:id="979"/>
    </w:p>
    <w:p w14:paraId="17573F21" w14:textId="77777777" w:rsidR="008016CF" w:rsidRPr="008016CF" w:rsidRDefault="008016CF" w:rsidP="00BF0205">
      <w:pPr>
        <w:pStyle w:val="Heading4"/>
      </w:pPr>
      <w:r>
        <w:t>Psalm</w:t>
      </w:r>
      <w:r w:rsidRPr="00AB1781">
        <w:t xml:space="preserve"> 91</w:t>
      </w:r>
      <w:r>
        <w:t>: It is good to give thanks to the Lord</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7777777" w:rsidR="008016CF" w:rsidRPr="00AB1781" w:rsidRDefault="008016CF" w:rsidP="008016CF">
      <w:pPr>
        <w:pStyle w:val="EnglishHangNoCoptic"/>
      </w:pPr>
      <w:r w:rsidRPr="00AB1781">
        <w:t>2 It is good to give thanks to the Lord,</w:t>
      </w:r>
    </w:p>
    <w:p w14:paraId="119DAD0C" w14:textId="77777777" w:rsidR="008016CF" w:rsidRPr="00AB1781" w:rsidRDefault="008016CF" w:rsidP="008016CF">
      <w:pPr>
        <w:pStyle w:val="EnglishHangEndNoCoptic"/>
      </w:pPr>
      <w:r w:rsidRPr="00AB1781">
        <w:tab/>
        <w:t xml:space="preserve">and to sing praises to </w:t>
      </w:r>
      <w:r w:rsidR="00E570CB">
        <w:t>Your</w:t>
      </w:r>
      <w:r w:rsidRPr="00AB1781">
        <w:t xml:space="preserve"> name, O Most High,</w:t>
      </w:r>
    </w:p>
    <w:p w14:paraId="6904522A" w14:textId="77777777" w:rsidR="008016CF" w:rsidRPr="00AB1781" w:rsidRDefault="008016CF" w:rsidP="008016CF">
      <w:pPr>
        <w:pStyle w:val="EnglishHangNoCoptic"/>
      </w:pPr>
      <w:r w:rsidRPr="00AB1781">
        <w:t xml:space="preserve">3 to tell of </w:t>
      </w:r>
      <w:r w:rsidR="00E570CB">
        <w:t>Your</w:t>
      </w:r>
      <w:r w:rsidRPr="00AB1781">
        <w:t xml:space="preserve"> mercy in the morning,</w:t>
      </w:r>
    </w:p>
    <w:p w14:paraId="65D106EC" w14:textId="77777777" w:rsidR="008016CF" w:rsidRPr="008016CF" w:rsidRDefault="008016CF" w:rsidP="008016CF">
      <w:pPr>
        <w:pStyle w:val="EnglishHangEndNoCoptic"/>
      </w:pPr>
      <w:r w:rsidRPr="00AB1781">
        <w:tab/>
        <w:t xml:space="preserve">and of </w:t>
      </w:r>
      <w:r w:rsidR="00E570CB">
        <w:t>Your</w:t>
      </w:r>
      <w:r w:rsidRPr="00AB1781">
        <w:t xml:space="preserve"> truth in the night.</w:t>
      </w:r>
    </w:p>
    <w:p w14:paraId="1F037AA1" w14:textId="77777777" w:rsidR="008016CF" w:rsidRPr="00AB1781" w:rsidRDefault="008016CF" w:rsidP="008016CF">
      <w:pPr>
        <w:pStyle w:val="EnglishHangNoCoptic"/>
      </w:pPr>
      <w:r w:rsidRPr="00AB1781">
        <w:t>4 on a psaltery of ten strings,</w:t>
      </w:r>
    </w:p>
    <w:p w14:paraId="638445BB" w14:textId="77777777" w:rsidR="008016CF" w:rsidRPr="00AB1781" w:rsidRDefault="008016CF" w:rsidP="008016CF">
      <w:pPr>
        <w:pStyle w:val="EnglishHangEndNoCoptic"/>
      </w:pPr>
      <w:r w:rsidRPr="00AB1781">
        <w:tab/>
        <w:t>with a song on the harp.</w:t>
      </w:r>
    </w:p>
    <w:p w14:paraId="64740F91" w14:textId="77777777"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creations,</w:t>
      </w:r>
    </w:p>
    <w:p w14:paraId="53861873" w14:textId="77777777" w:rsidR="008016CF" w:rsidRPr="00AB1781" w:rsidRDefault="008016CF" w:rsidP="008016CF">
      <w:pPr>
        <w:pStyle w:val="EnglishHangEndNoCoptic"/>
      </w:pPr>
      <w:r w:rsidRPr="00AB1781">
        <w:tab/>
        <w:t xml:space="preserve">and at the work of </w:t>
      </w:r>
      <w:r w:rsidR="00E570CB">
        <w:t>Your</w:t>
      </w:r>
      <w:r w:rsidRPr="00AB1781">
        <w:t xml:space="preserve"> hands I sing for joy.</w:t>
      </w:r>
    </w:p>
    <w:p w14:paraId="5A64C765" w14:textId="77777777" w:rsidR="008016CF" w:rsidRPr="00AB1781" w:rsidRDefault="008016CF" w:rsidP="008016CF">
      <w:pPr>
        <w:pStyle w:val="EnglishHangNoCoptic"/>
      </w:pPr>
      <w:r w:rsidRPr="00AB1781">
        <w:t xml:space="preserve">6 How great are </w:t>
      </w:r>
      <w:r w:rsidR="00E570CB">
        <w:t>Your</w:t>
      </w:r>
      <w:r w:rsidRPr="00AB1781">
        <w:t xml:space="preserve"> works, O Lord!</w:t>
      </w:r>
    </w:p>
    <w:p w14:paraId="674262CD" w14:textId="77777777" w:rsidR="008016CF" w:rsidRPr="00AB1781" w:rsidRDefault="008016CF" w:rsidP="008016CF">
      <w:pPr>
        <w:pStyle w:val="EnglishHangEndNoCoptic"/>
      </w:pPr>
      <w:r w:rsidRPr="00AB1781">
        <w:tab/>
        <w:t xml:space="preserve">How very deep are </w:t>
      </w:r>
      <w:r w:rsidR="00E570CB">
        <w:t>Your</w:t>
      </w:r>
      <w:r w:rsidRPr="00AB1781">
        <w:t xml:space="preserve"> designs!</w:t>
      </w:r>
    </w:p>
    <w:p w14:paraId="78D54F00" w14:textId="77777777" w:rsidR="008016CF" w:rsidRPr="00AB1781" w:rsidRDefault="008016CF" w:rsidP="008016CF">
      <w:pPr>
        <w:pStyle w:val="EnglishHangNoCoptic"/>
      </w:pPr>
      <w:r w:rsidRPr="00AB1781">
        <w:t>7 A senseless man cannot know,</w:t>
      </w:r>
    </w:p>
    <w:p w14:paraId="2A44AEDC" w14:textId="77777777" w:rsidR="008016CF" w:rsidRPr="00AB1781" w:rsidRDefault="008016CF" w:rsidP="008016CF">
      <w:pPr>
        <w:pStyle w:val="EnglishHangEndNoCoptic"/>
      </w:pPr>
      <w:r w:rsidRPr="00AB1781">
        <w:tab/>
        <w:t>and a fool cannot understand this, that</w:t>
      </w:r>
    </w:p>
    <w:p w14:paraId="27F4EB24" w14:textId="77777777" w:rsidR="008016CF" w:rsidRPr="00AB1781" w:rsidRDefault="008016CF" w:rsidP="008016CF">
      <w:pPr>
        <w:pStyle w:val="EnglishHangNoCoptic"/>
      </w:pPr>
      <w:r w:rsidRPr="00AB1781">
        <w:t>8 when sinners spring up like grass</w:t>
      </w:r>
    </w:p>
    <w:p w14:paraId="79ED86E9" w14:textId="77777777" w:rsidR="008016CF" w:rsidRPr="00AB1781" w:rsidRDefault="008016CF" w:rsidP="008016CF">
      <w:pPr>
        <w:pStyle w:val="EnglishHangNoCoptic"/>
      </w:pPr>
      <w:r w:rsidRPr="00AB1781">
        <w:tab/>
        <w:t>all the evildoers show their faces,</w:t>
      </w:r>
    </w:p>
    <w:p w14:paraId="285D99BF" w14:textId="77777777" w:rsidR="008016CF" w:rsidRPr="00AB1781" w:rsidRDefault="008016CF" w:rsidP="008016CF">
      <w:pPr>
        <w:pStyle w:val="EnglishHangEndNoCoptic"/>
      </w:pPr>
      <w:r w:rsidRPr="00AB1781">
        <w:tab/>
        <w:t>that they may be destroyed eternally.</w:t>
      </w:r>
    </w:p>
    <w:p w14:paraId="29E00D07" w14:textId="77777777" w:rsidR="008016CF" w:rsidRPr="00AB1781" w:rsidRDefault="008016CF" w:rsidP="008016CF">
      <w:pPr>
        <w:pStyle w:val="EnglishHangEndNoCoptic"/>
      </w:pPr>
      <w:r w:rsidRPr="00AB1781">
        <w:t xml:space="preserve">9 But </w:t>
      </w:r>
      <w:r w:rsidR="001040C8">
        <w:t>You</w:t>
      </w:r>
      <w:r w:rsidRPr="00AB1781">
        <w:t xml:space="preserve"> </w:t>
      </w:r>
      <w:r w:rsidR="00C104A1">
        <w:t>are</w:t>
      </w:r>
      <w:r w:rsidRPr="00AB1781">
        <w:t xml:space="preserve"> supreme for ever, O Lord.</w:t>
      </w:r>
    </w:p>
    <w:p w14:paraId="13609AD0" w14:textId="77777777" w:rsidR="008016CF" w:rsidRPr="00AB1781" w:rsidRDefault="008016CF" w:rsidP="008016CF">
      <w:pPr>
        <w:pStyle w:val="EnglishHangNoCoptic"/>
      </w:pPr>
      <w:r w:rsidRPr="00AB1781">
        <w:t xml:space="preserve">10 For, lo, </w:t>
      </w:r>
      <w:r w:rsidR="00E570CB">
        <w:t>Your</w:t>
      </w:r>
      <w:r w:rsidRPr="00AB1781">
        <w:t xml:space="preserve"> enemies, O Lord,</w:t>
      </w:r>
    </w:p>
    <w:p w14:paraId="7C1FEC29" w14:textId="77777777" w:rsidR="008016CF" w:rsidRPr="00AB1781" w:rsidRDefault="008016CF" w:rsidP="008016CF">
      <w:pPr>
        <w:pStyle w:val="EnglishHangNoCoptic"/>
      </w:pPr>
      <w:r w:rsidRPr="00AB1781">
        <w:tab/>
        <w:t xml:space="preserve">lo, </w:t>
      </w:r>
      <w:r w:rsidR="00E570CB">
        <w:t>Your</w:t>
      </w:r>
      <w:r w:rsidRPr="00AB1781">
        <w:t xml:space="preserve"> enemies shall perish;</w:t>
      </w:r>
    </w:p>
    <w:p w14:paraId="6FB3CF7C" w14:textId="77777777" w:rsidR="008016CF" w:rsidRPr="00AB1781" w:rsidRDefault="008016CF" w:rsidP="008016CF">
      <w:pPr>
        <w:pStyle w:val="EnglishHangEndNoCoptic"/>
      </w:pPr>
      <w:r w:rsidRPr="00AB1781">
        <w:tab/>
        <w:t>and all evildoers will be scattered.</w:t>
      </w:r>
    </w:p>
    <w:p w14:paraId="602BCC25" w14:textId="77777777"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p>
    <w:p w14:paraId="0B438A46" w14:textId="77777777" w:rsidR="008016CF" w:rsidRPr="00AB1781" w:rsidRDefault="008016CF" w:rsidP="008016CF">
      <w:pPr>
        <w:pStyle w:val="EnglishHangEndNoCoptic"/>
      </w:pPr>
      <w:r w:rsidRPr="00AB1781">
        <w:lastRenderedPageBreak/>
        <w:tab/>
        <w:t>and finest oil to refresh my old age.</w:t>
      </w:r>
    </w:p>
    <w:p w14:paraId="391C694F" w14:textId="77777777" w:rsidR="008016CF" w:rsidRPr="00AB1781" w:rsidRDefault="008016CF" w:rsidP="008016CF">
      <w:pPr>
        <w:pStyle w:val="EnglishHangNoCoptic"/>
      </w:pPr>
      <w:r w:rsidRPr="00AB1781">
        <w:t>12 And my eye looks down on my enemies,</w:t>
      </w:r>
    </w:p>
    <w:p w14:paraId="1200D94A" w14:textId="77777777" w:rsidR="008016CF" w:rsidRPr="00AB1781" w:rsidRDefault="008016CF" w:rsidP="008016CF">
      <w:pPr>
        <w:pStyle w:val="EnglishHangEndNoCoptic"/>
      </w:pPr>
      <w:r w:rsidRPr="00AB1781">
        <w:tab/>
        <w:t>and my ear hears the doom of my malicious assailants.</w:t>
      </w:r>
    </w:p>
    <w:p w14:paraId="459C9A57" w14:textId="77777777" w:rsidR="008016CF" w:rsidRPr="00AB1781" w:rsidRDefault="008016CF" w:rsidP="008016CF">
      <w:pPr>
        <w:pStyle w:val="EnglishHangNoCoptic"/>
      </w:pPr>
      <w:r w:rsidRPr="00AB1781">
        <w:t>13 The righteous will nourish like a palm tree,</w:t>
      </w:r>
    </w:p>
    <w:p w14:paraId="23D9C6C3" w14:textId="77777777" w:rsidR="008016CF" w:rsidRPr="00AB1781" w:rsidRDefault="008016CF" w:rsidP="008016CF">
      <w:pPr>
        <w:pStyle w:val="EnglishHangEndNoCoptic"/>
      </w:pPr>
      <w:r w:rsidRPr="00AB1781">
        <w:tab/>
        <w:t>and will grow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328"/>
      </w:r>
    </w:p>
    <w:p w14:paraId="5A973ACF" w14:textId="77777777" w:rsidR="008016CF" w:rsidRPr="00AB1781" w:rsidRDefault="008016CF" w:rsidP="008016CF">
      <w:pPr>
        <w:pStyle w:val="EnglishHangEndNoCoptic"/>
      </w:pPr>
      <w:r w:rsidRPr="00AB1781">
        <w:tab/>
        <w:t>will nourish in the courts of our God.</w:t>
      </w:r>
    </w:p>
    <w:p w14:paraId="76B80F28" w14:textId="77777777" w:rsidR="008016CF" w:rsidRPr="00AB1781" w:rsidRDefault="008016CF" w:rsidP="008016CF">
      <w:pPr>
        <w:pStyle w:val="EnglishHangNoCoptic"/>
      </w:pPr>
      <w:r w:rsidRPr="00AB1781">
        <w:t>15 They will still bear fruit in a ripe old age,</w:t>
      </w:r>
    </w:p>
    <w:p w14:paraId="0E2A6A52" w14:textId="77777777" w:rsidR="008016CF" w:rsidRPr="00AB1781" w:rsidRDefault="008016CF" w:rsidP="008016CF">
      <w:pPr>
        <w:pStyle w:val="EnglishHangEndNoCoptic"/>
      </w:pPr>
      <w:r w:rsidRPr="00AB1781">
        <w:tab/>
        <w:t>and will rejoice to declare</w:t>
      </w:r>
    </w:p>
    <w:p w14:paraId="0C3D77C7" w14:textId="77777777" w:rsidR="008016CF" w:rsidRPr="00AB1781" w:rsidRDefault="008016CF" w:rsidP="008016CF">
      <w:pPr>
        <w:pStyle w:val="EnglishHangNoCoptic"/>
      </w:pPr>
      <w:r w:rsidRPr="00AB1781">
        <w:t>16 that the Lord our God is just,</w:t>
      </w:r>
    </w:p>
    <w:p w14:paraId="2D28B24F" w14:textId="77777777" w:rsidR="008016CF" w:rsidRPr="008016CF" w:rsidRDefault="008016CF" w:rsidP="008016CF">
      <w:pPr>
        <w:pStyle w:val="EnglishHangEndNoCoptic"/>
      </w:pPr>
      <w:r w:rsidRPr="00AB1781">
        <w:tab/>
        <w:t>and that there is no injustice in Him.</w:t>
      </w:r>
    </w:p>
    <w:p w14:paraId="0D4D5034" w14:textId="77777777" w:rsidR="008016CF" w:rsidRPr="00AB1781" w:rsidRDefault="008016CF" w:rsidP="00BF0205">
      <w:pPr>
        <w:pStyle w:val="Heading4"/>
      </w:pPr>
      <w:bookmarkStart w:id="980" w:name="_Ref412111374"/>
      <w:r>
        <w:t>Psalm</w:t>
      </w:r>
      <w:r w:rsidRPr="00AB1781">
        <w:t xml:space="preserve"> 92</w:t>
      </w:r>
      <w:r>
        <w:t>: The Lord is reigning, He is robed in beauty</w:t>
      </w:r>
      <w:bookmarkEnd w:id="9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329"/>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77777777" w:rsidR="00F14AA6" w:rsidRDefault="00F14AA6" w:rsidP="008016CF">
      <w:pPr>
        <w:pStyle w:val="Rubric"/>
      </w:pPr>
      <w:r>
        <w:fldChar w:fldCharType="begin"/>
      </w:r>
      <w:r>
        <w:instrText xml:space="preserve"> REF _Ref434576249 \h </w:instrText>
      </w:r>
      <w:r>
        <w:fldChar w:fldCharType="separate"/>
      </w:r>
      <w:r w:rsidR="00B50C35">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B50C35">
        <w:rPr>
          <w:noProof/>
        </w:rPr>
        <w:t>273</w:t>
      </w:r>
      <w:r>
        <w:fldChar w:fldCharType="end"/>
      </w:r>
      <w:r>
        <w:t>. Reserved for the Presbyter, if present.</w:t>
      </w:r>
    </w:p>
    <w:p w14:paraId="0F74A672" w14:textId="77777777" w:rsidR="008016CF" w:rsidRPr="00AB1781" w:rsidRDefault="008016CF" w:rsidP="008016CF">
      <w:pPr>
        <w:pStyle w:val="Rubric"/>
      </w:pPr>
      <w:r w:rsidRPr="00AB1781">
        <w:t>1 (For the day before the Sabbath, when the earth was peopled. The Praise of a Song by David)</w:t>
      </w:r>
    </w:p>
    <w:p w14:paraId="09220DAD" w14:textId="77777777" w:rsidR="008016CF" w:rsidRPr="00AB1781" w:rsidRDefault="008016CF" w:rsidP="008016CF">
      <w:pPr>
        <w:pStyle w:val="EnglishHangNoCoptic"/>
      </w:pPr>
      <w:r w:rsidRPr="00AB1781">
        <w:t>The Lord is reigning, He is robed in beauty.</w:t>
      </w:r>
    </w:p>
    <w:p w14:paraId="7A736A67" w14:textId="77777777" w:rsidR="008016CF" w:rsidRPr="00AB1781" w:rsidRDefault="008016CF" w:rsidP="008016CF">
      <w:pPr>
        <w:pStyle w:val="EnglishHangNoCoptic"/>
      </w:pPr>
      <w:r w:rsidRPr="00AB1781">
        <w:tab/>
        <w:t>The Lord is robed and girt with power.</w:t>
      </w:r>
    </w:p>
    <w:p w14:paraId="38C5F957" w14:textId="77777777" w:rsidR="008016CF" w:rsidRPr="00AB1781" w:rsidRDefault="008016CF" w:rsidP="008016CF">
      <w:pPr>
        <w:pStyle w:val="EnglishHangEndNoCoptic"/>
      </w:pPr>
      <w:r w:rsidRPr="00AB1781">
        <w:tab/>
        <w:t>He has made the world firm and it cannot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77777777"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all eternity.</w:t>
      </w:r>
    </w:p>
    <w:p w14:paraId="611D445F" w14:textId="77777777" w:rsidR="008016CF" w:rsidRPr="00AB1781" w:rsidRDefault="008016CF" w:rsidP="008016CF">
      <w:pPr>
        <w:pStyle w:val="EnglishHangNoCoptic"/>
      </w:pPr>
      <w:r w:rsidRPr="00AB1781">
        <w:t>3 The rivers rise, O Lord,</w:t>
      </w:r>
    </w:p>
    <w:p w14:paraId="3AD4D1EB" w14:textId="77777777" w:rsidR="008016CF" w:rsidRPr="00AB1781" w:rsidRDefault="008016CF" w:rsidP="008016CF">
      <w:pPr>
        <w:pStyle w:val="EnglishHangNoCoptic"/>
      </w:pPr>
      <w:r w:rsidRPr="00AB1781">
        <w:tab/>
        <w:t>the rivers raise their voice,</w:t>
      </w:r>
    </w:p>
    <w:p w14:paraId="1186034F" w14:textId="77777777" w:rsidR="008016CF" w:rsidRPr="00AB1781" w:rsidRDefault="008016CF" w:rsidP="008016CF">
      <w:pPr>
        <w:pStyle w:val="EnglishHangEndNoCoptic"/>
      </w:pPr>
      <w:r w:rsidRPr="00AB1781">
        <w:tab/>
        <w:t>the rivers lift their waves.</w:t>
      </w:r>
    </w:p>
    <w:p w14:paraId="5D39A67E" w14:textId="77777777" w:rsidR="008016CF" w:rsidRPr="00AB1781" w:rsidRDefault="008016CF" w:rsidP="008016CF">
      <w:pPr>
        <w:pStyle w:val="EnglishHangNoCoptic"/>
      </w:pPr>
      <w:r w:rsidRPr="00AB1781">
        <w:t>4 Beyond the roar of many waters</w:t>
      </w:r>
    </w:p>
    <w:p w14:paraId="07B523D7" w14:textId="77777777" w:rsidR="008016CF" w:rsidRPr="00AB1781" w:rsidRDefault="008016CF" w:rsidP="008016CF">
      <w:pPr>
        <w:pStyle w:val="EnglishHangNoCoptic"/>
      </w:pPr>
      <w:r w:rsidRPr="00AB1781">
        <w:tab/>
        <w:t>and the wondrous ocean breakers,</w:t>
      </w:r>
    </w:p>
    <w:p w14:paraId="4B2CB071" w14:textId="77777777" w:rsidR="008016CF" w:rsidRPr="00AB1781" w:rsidRDefault="008016CF" w:rsidP="008016CF">
      <w:pPr>
        <w:pStyle w:val="EnglishHangEndNoCoptic"/>
      </w:pPr>
      <w:r w:rsidRPr="00AB1781">
        <w:tab/>
        <w:t>more wondrous is the Lord on high.</w:t>
      </w:r>
    </w:p>
    <w:p w14:paraId="0C79C7E1" w14:textId="77777777" w:rsidR="008016CF" w:rsidRPr="00AB1781" w:rsidRDefault="008016CF" w:rsidP="008016CF">
      <w:pPr>
        <w:pStyle w:val="EnglishHangNoCoptic"/>
      </w:pPr>
      <w:r w:rsidRPr="00AB1781">
        <w:t xml:space="preserve">5 </w:t>
      </w:r>
      <w:r w:rsidR="00E570CB">
        <w:t>Your</w:t>
      </w:r>
      <w:r w:rsidRPr="00AB1781">
        <w:t xml:space="preserve"> testimonies can be fully trusted.</w:t>
      </w:r>
    </w:p>
    <w:p w14:paraId="36F5BAA3" w14:textId="77777777" w:rsidR="008016CF" w:rsidRPr="008016CF" w:rsidRDefault="008016CF" w:rsidP="008016CF">
      <w:pPr>
        <w:pStyle w:val="EnglishHangEndNoCoptic"/>
      </w:pPr>
      <w:r w:rsidRPr="00AB1781">
        <w:tab/>
        <w:t xml:space="preserve">Holiness becomes </w:t>
      </w:r>
      <w:r w:rsidR="00E570CB">
        <w:t>Your</w:t>
      </w:r>
      <w:r w:rsidRPr="00AB1781">
        <w:t xml:space="preserve"> house, O Lord, forever.</w:t>
      </w:r>
    </w:p>
    <w:p w14:paraId="0C05C607" w14:textId="77777777" w:rsidR="008016CF" w:rsidRPr="00AB1781" w:rsidRDefault="008016CF" w:rsidP="00BF0205">
      <w:pPr>
        <w:pStyle w:val="Heading4"/>
      </w:pPr>
      <w:r>
        <w:lastRenderedPageBreak/>
        <w:t>Psalm</w:t>
      </w:r>
      <w:r w:rsidRPr="00AB1781">
        <w:t xml:space="preserve"> 93</w:t>
      </w:r>
      <w:r>
        <w:t>: The Lord is a God of justice; the God of justice has appeared</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77777777" w:rsidR="008016CF" w:rsidRPr="00AB1781" w:rsidRDefault="008016CF" w:rsidP="008016CF">
      <w:pPr>
        <w:pStyle w:val="EnglishHangNoCoptic"/>
      </w:pPr>
      <w:r w:rsidRPr="00AB1781">
        <w:t>The Lord is a God of justice;</w:t>
      </w:r>
      <w:r w:rsidRPr="00AB1781">
        <w:rPr>
          <w:rStyle w:val="FootnoteReference"/>
        </w:rPr>
        <w:footnoteReference w:id="330"/>
      </w:r>
    </w:p>
    <w:p w14:paraId="0A39CCCF" w14:textId="77777777" w:rsidR="008016CF" w:rsidRPr="00AB1781" w:rsidRDefault="008016CF" w:rsidP="008016CF">
      <w:pPr>
        <w:pStyle w:val="EnglishHangEndNoCoptic"/>
      </w:pPr>
      <w:r w:rsidRPr="00AB1781">
        <w:tab/>
        <w:t>the God of justice has appeared.</w:t>
      </w:r>
    </w:p>
    <w:p w14:paraId="6672D340" w14:textId="77777777" w:rsidR="008016CF" w:rsidRPr="00AB1781" w:rsidRDefault="008016CF" w:rsidP="008016CF">
      <w:pPr>
        <w:pStyle w:val="EnglishHangNoCoptic"/>
      </w:pPr>
      <w:r w:rsidRPr="00AB1781">
        <w:t>2 Arise, O Judge of the earth!</w:t>
      </w:r>
    </w:p>
    <w:p w14:paraId="5E1F24FA" w14:textId="77777777" w:rsidR="008016CF" w:rsidRPr="00AB1781" w:rsidRDefault="008016CF" w:rsidP="008016CF">
      <w:pPr>
        <w:pStyle w:val="EnglishHangEndNoCoptic"/>
      </w:pPr>
      <w:r w:rsidRPr="00AB1781">
        <w:tab/>
        <w:t>Give the proud their deserts.</w:t>
      </w:r>
    </w:p>
    <w:p w14:paraId="6BDA65C8" w14:textId="77777777" w:rsidR="008016CF" w:rsidRPr="00AB1781" w:rsidRDefault="008016CF" w:rsidP="008016CF">
      <w:pPr>
        <w:pStyle w:val="EnglishHangNoCoptic"/>
      </w:pPr>
      <w:r w:rsidRPr="00AB1781">
        <w:t>3 How long, O Lord, will sinners,</w:t>
      </w:r>
    </w:p>
    <w:p w14:paraId="347F9721" w14:textId="77777777" w:rsidR="008016CF" w:rsidRPr="00AB1781" w:rsidRDefault="008016CF" w:rsidP="008016CF">
      <w:pPr>
        <w:pStyle w:val="EnglishHangEndNoCoptic"/>
      </w:pPr>
      <w:r w:rsidRPr="00AB1781">
        <w:tab/>
        <w:t>how long will sinners boast?</w:t>
      </w:r>
    </w:p>
    <w:p w14:paraId="1DD58F01" w14:textId="77777777" w:rsidR="008016CF" w:rsidRPr="00AB1781" w:rsidRDefault="008016CF" w:rsidP="008016CF">
      <w:pPr>
        <w:pStyle w:val="EnglishHangNoCoptic"/>
      </w:pPr>
      <w:r w:rsidRPr="00AB1781">
        <w:t>4 How long will they bluff and talk injustice?</w:t>
      </w:r>
    </w:p>
    <w:p w14:paraId="24DBCDD1" w14:textId="77777777" w:rsidR="008016CF" w:rsidRPr="00AB1781" w:rsidRDefault="008016CF" w:rsidP="008016CF">
      <w:pPr>
        <w:pStyle w:val="EnglishHangEndNoCoptic"/>
      </w:pPr>
      <w:r w:rsidRPr="00AB1781">
        <w:tab/>
        <w:t>How long will all the evildoers talk?</w:t>
      </w:r>
    </w:p>
    <w:p w14:paraId="1F738419" w14:textId="77777777" w:rsidR="008016CF" w:rsidRPr="00AB1781" w:rsidRDefault="008016CF" w:rsidP="008016CF">
      <w:pPr>
        <w:pStyle w:val="EnglishHangNoCoptic"/>
      </w:pPr>
      <w:r w:rsidRPr="00AB1781">
        <w:t xml:space="preserve">5 They crush </w:t>
      </w:r>
      <w:r w:rsidR="00E570CB">
        <w:t>Your</w:t>
      </w:r>
      <w:r w:rsidRPr="00AB1781">
        <w:t xml:space="preserve"> people, O Lord,</w:t>
      </w:r>
    </w:p>
    <w:p w14:paraId="2D9F7D43" w14:textId="77777777" w:rsidR="008016CF" w:rsidRPr="00AB1781" w:rsidRDefault="008016CF" w:rsidP="008016CF">
      <w:pPr>
        <w:pStyle w:val="EnglishHangEndNoCoptic"/>
      </w:pPr>
      <w:r w:rsidRPr="00AB1781">
        <w:tab/>
        <w:t xml:space="preserve">and oppress </w:t>
      </w:r>
      <w:r w:rsidR="00E570CB">
        <w:t>Your</w:t>
      </w:r>
      <w:r w:rsidRPr="00AB1781">
        <w:t xml:space="preserve"> inheritance.</w:t>
      </w:r>
    </w:p>
    <w:p w14:paraId="5A95466F" w14:textId="77777777" w:rsidR="008016CF" w:rsidRPr="00AB1781" w:rsidRDefault="008016CF" w:rsidP="008016CF">
      <w:pPr>
        <w:pStyle w:val="EnglishHangNoCoptic"/>
      </w:pPr>
      <w:r w:rsidRPr="00AB1781">
        <w:t>6 They kill the widow and the orphan,</w:t>
      </w:r>
    </w:p>
    <w:p w14:paraId="2BBBFB06" w14:textId="77777777" w:rsidR="008016CF" w:rsidRPr="00AB1781" w:rsidRDefault="008016CF" w:rsidP="008016CF">
      <w:pPr>
        <w:pStyle w:val="EnglishHangEndNoCoptic"/>
      </w:pPr>
      <w:r w:rsidRPr="00AB1781">
        <w:tab/>
        <w:t>and murder the stranger.</w:t>
      </w:r>
    </w:p>
    <w:p w14:paraId="6599E1D4" w14:textId="77777777" w:rsidR="008016CF" w:rsidRPr="00AB1781" w:rsidRDefault="008016CF" w:rsidP="008016CF">
      <w:pPr>
        <w:pStyle w:val="EnglishHangNoCoptic"/>
      </w:pPr>
      <w:r w:rsidRPr="00AB1781">
        <w:t>7 And they say, ‘The Lord does not see;</w:t>
      </w:r>
    </w:p>
    <w:p w14:paraId="5B797B40" w14:textId="77777777" w:rsidR="008016CF" w:rsidRPr="00AB1781" w:rsidRDefault="008016CF" w:rsidP="008016CF">
      <w:pPr>
        <w:pStyle w:val="EnglishHangEndNoCoptic"/>
      </w:pPr>
      <w:r w:rsidRPr="00AB1781">
        <w:tab/>
        <w:t>the God of Jacob does not understand.’</w:t>
      </w:r>
    </w:p>
    <w:p w14:paraId="5E7A1C0B" w14:textId="77777777" w:rsidR="008016CF" w:rsidRPr="00AB1781" w:rsidRDefault="008016CF" w:rsidP="008016CF">
      <w:pPr>
        <w:pStyle w:val="EnglishHangNoCoptic"/>
      </w:pPr>
      <w:r w:rsidRPr="00AB1781">
        <w:t>8 Understand, you most foolish of people;</w:t>
      </w:r>
    </w:p>
    <w:p w14:paraId="0D92AB04" w14:textId="77777777" w:rsidR="008016CF" w:rsidRPr="00AB1781" w:rsidRDefault="008016CF" w:rsidP="008016CF">
      <w:pPr>
        <w:pStyle w:val="EnglishHangEndNoCoptic"/>
      </w:pPr>
      <w:r w:rsidRPr="00AB1781">
        <w:tab/>
        <w:t>and think, you dolts,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77777777" w:rsidR="008016CF" w:rsidRPr="00AB1781" w:rsidRDefault="008016CF" w:rsidP="008016CF">
      <w:pPr>
        <w:pStyle w:val="EnglishHangNoCoptic"/>
      </w:pPr>
      <w:r w:rsidRPr="00AB1781">
        <w:t>10 He Who trains the nations, does He not rebuke?</w:t>
      </w:r>
    </w:p>
    <w:p w14:paraId="650C716C" w14:textId="77777777" w:rsidR="008016CF" w:rsidRPr="00AB1781" w:rsidRDefault="008016CF" w:rsidP="008016CF">
      <w:pPr>
        <w:pStyle w:val="EnglishHangEndNoCoptic"/>
      </w:pPr>
      <w:r w:rsidRPr="00AB1781">
        <w:tab/>
        <w:t>He Who teaches man, does He have no knowledge?</w:t>
      </w:r>
    </w:p>
    <w:p w14:paraId="29683206" w14:textId="77777777" w:rsidR="008016CF" w:rsidRPr="00AB1781" w:rsidRDefault="008016CF" w:rsidP="008016CF">
      <w:pPr>
        <w:pStyle w:val="EnglishHangNoCoptic"/>
      </w:pPr>
      <w:r w:rsidRPr="00AB1781">
        <w:t>11 The Lord knows the thoughts of men,</w:t>
      </w:r>
    </w:p>
    <w:p w14:paraId="1D53D857" w14:textId="77777777" w:rsidR="008016CF" w:rsidRPr="00AB1781" w:rsidRDefault="008016CF" w:rsidP="008016CF">
      <w:pPr>
        <w:pStyle w:val="EnglishHangEndNoCoptic"/>
      </w:pPr>
      <w:r w:rsidRPr="00AB1781">
        <w:tab/>
        <w:t>He knows that they are foolish.</w:t>
      </w:r>
      <w:r w:rsidRPr="00AB1781">
        <w:rPr>
          <w:rStyle w:val="FootnoteReference"/>
        </w:rPr>
        <w:footnoteReference w:id="331"/>
      </w:r>
    </w:p>
    <w:p w14:paraId="349F3203" w14:textId="77777777" w:rsidR="008016CF" w:rsidRPr="00AB1781" w:rsidRDefault="008016CF" w:rsidP="008016CF">
      <w:pPr>
        <w:pStyle w:val="EnglishHangNoCoptic"/>
      </w:pPr>
      <w:r w:rsidRPr="00AB1781">
        <w:t xml:space="preserve">12 Blessed is the man whom </w:t>
      </w:r>
      <w:r w:rsidR="001040C8">
        <w:t>You</w:t>
      </w:r>
      <w:r w:rsidRPr="00AB1781">
        <w:t xml:space="preserve"> </w:t>
      </w:r>
      <w:r w:rsidR="00004BA4">
        <w:t>train</w:t>
      </w:r>
      <w:r w:rsidRPr="00AB1781">
        <w:t>, O Lord,</w:t>
      </w:r>
    </w:p>
    <w:p w14:paraId="5A4E5D9A" w14:textId="77777777" w:rsidR="008016CF" w:rsidRPr="008016CF" w:rsidRDefault="008016CF" w:rsidP="008016CF">
      <w:pPr>
        <w:pStyle w:val="EnglishHangEndNoCoptic"/>
      </w:pPr>
      <w:r w:rsidRPr="00AB1781">
        <w:tab/>
        <w:t xml:space="preserve">and </w:t>
      </w:r>
      <w:r w:rsidR="00004BA4">
        <w:t>teach</w:t>
      </w:r>
      <w:r w:rsidRPr="00AB1781">
        <w:t xml:space="preserve"> out of </w:t>
      </w:r>
      <w:r w:rsidR="00E570CB">
        <w:t>Your</w:t>
      </w:r>
      <w:r w:rsidRPr="00AB1781">
        <w:t xml:space="preserve"> law.</w:t>
      </w:r>
    </w:p>
    <w:p w14:paraId="0B69C5D9" w14:textId="77777777" w:rsidR="008016CF" w:rsidRPr="00AB1781" w:rsidRDefault="008016CF" w:rsidP="008016CF">
      <w:pPr>
        <w:pStyle w:val="EnglishHangNoCoptic"/>
      </w:pPr>
      <w:r w:rsidRPr="00AB1781">
        <w:t>13 to make him meek in evil days,</w:t>
      </w:r>
    </w:p>
    <w:p w14:paraId="73D7D4B2" w14:textId="77777777" w:rsidR="008016CF" w:rsidRPr="00AB1781" w:rsidRDefault="008016CF" w:rsidP="008016CF">
      <w:pPr>
        <w:pStyle w:val="EnglishHangEndNoCoptic"/>
      </w:pPr>
      <w:r w:rsidRPr="00AB1781">
        <w:tab/>
        <w:t>until the pit is dug for the sinner.</w:t>
      </w:r>
    </w:p>
    <w:p w14:paraId="3A0799B7" w14:textId="77777777" w:rsidR="008016CF" w:rsidRPr="00AB1781" w:rsidRDefault="008016CF" w:rsidP="008016CF">
      <w:pPr>
        <w:pStyle w:val="EnglishHangNoCoptic"/>
      </w:pPr>
      <w:r w:rsidRPr="00AB1781">
        <w:lastRenderedPageBreak/>
        <w:t>14 For the Lord will not reject His people</w:t>
      </w:r>
    </w:p>
    <w:p w14:paraId="50A0CE6E" w14:textId="77777777" w:rsidR="008016CF" w:rsidRPr="00AB1781" w:rsidRDefault="008016CF" w:rsidP="008016CF">
      <w:pPr>
        <w:pStyle w:val="EnglishHangEndNoCoptic"/>
      </w:pPr>
      <w:r w:rsidRPr="00AB1781">
        <w:tab/>
        <w:t>or abandon His inheritance</w:t>
      </w:r>
    </w:p>
    <w:p w14:paraId="441C40B4" w14:textId="77777777" w:rsidR="008016CF" w:rsidRPr="00AB1781" w:rsidRDefault="008016CF" w:rsidP="008016CF">
      <w:pPr>
        <w:pStyle w:val="EnglishHangNoCoptic"/>
      </w:pPr>
      <w:r w:rsidRPr="00AB1781">
        <w:t>15 until His justice returns in judgment</w:t>
      </w:r>
    </w:p>
    <w:p w14:paraId="0AEB2511" w14:textId="77777777" w:rsidR="008016CF" w:rsidRPr="00AB1781" w:rsidRDefault="008016CF" w:rsidP="008016CF">
      <w:pPr>
        <w:pStyle w:val="EnglishHangEndNoCoptic"/>
      </w:pPr>
      <w:r w:rsidRPr="00AB1781">
        <w:tab/>
        <w:t xml:space="preserve">and all the upright in heart abide by it. </w:t>
      </w:r>
      <w:r w:rsidRPr="00AB1781">
        <w:rPr>
          <w:i/>
        </w:rPr>
        <w:t>(Pause)</w:t>
      </w:r>
    </w:p>
    <w:p w14:paraId="79F9B153" w14:textId="77777777" w:rsidR="008016CF" w:rsidRPr="00AB1781" w:rsidRDefault="008016CF" w:rsidP="008016CF">
      <w:pPr>
        <w:pStyle w:val="EnglishHangNoCoptic"/>
      </w:pPr>
      <w:r w:rsidRPr="00AB1781">
        <w:t>16 Who will stand up for me against the wicked?</w:t>
      </w:r>
    </w:p>
    <w:p w14:paraId="7B14A72C" w14:textId="77777777" w:rsidR="008016CF" w:rsidRPr="00AB1781" w:rsidRDefault="008016CF" w:rsidP="008016CF">
      <w:pPr>
        <w:pStyle w:val="EnglishHangEndNoCoptic"/>
      </w:pPr>
      <w:r w:rsidRPr="00AB1781">
        <w:tab/>
        <w:t>Who will stand by me against the evildoers?</w:t>
      </w:r>
    </w:p>
    <w:p w14:paraId="625E4416" w14:textId="77777777" w:rsidR="008016CF" w:rsidRPr="00AB1781" w:rsidRDefault="008016CF" w:rsidP="008016CF">
      <w:pPr>
        <w:pStyle w:val="EnglishHangNoCoptic"/>
      </w:pPr>
      <w:r w:rsidRPr="00AB1781">
        <w:t>17 Unless the Lord had helped me,</w:t>
      </w:r>
    </w:p>
    <w:p w14:paraId="5566D8A2" w14:textId="77777777" w:rsidR="008016CF" w:rsidRPr="00AB1781" w:rsidRDefault="008016CF" w:rsidP="008016CF">
      <w:pPr>
        <w:pStyle w:val="EnglishHangEndNoCoptic"/>
      </w:pPr>
      <w:r w:rsidRPr="00AB1781">
        <w:tab/>
        <w:t>my soul would soon have been in hell.</w:t>
      </w:r>
    </w:p>
    <w:p w14:paraId="6591941E" w14:textId="77777777" w:rsidR="008016CF" w:rsidRPr="00AB1781" w:rsidRDefault="008016CF" w:rsidP="008016CF">
      <w:pPr>
        <w:pStyle w:val="EnglishHangNoCoptic"/>
      </w:pPr>
      <w:r w:rsidRPr="00AB1781">
        <w:t>18 If I say, ‘My foot is slipping,’</w:t>
      </w:r>
    </w:p>
    <w:p w14:paraId="1CEC37DD" w14:textId="77777777" w:rsidR="008016CF" w:rsidRPr="00AB1781" w:rsidRDefault="008016CF" w:rsidP="008016CF">
      <w:pPr>
        <w:pStyle w:val="EnglishHangEndNoCoptic"/>
      </w:pPr>
      <w:r w:rsidRPr="00AB1781">
        <w:tab/>
      </w:r>
      <w:r w:rsidR="00E570CB">
        <w:t>Your</w:t>
      </w:r>
      <w:r w:rsidRPr="00AB1781">
        <w:t xml:space="preserve"> mercy, O Lord, assists me.</w:t>
      </w:r>
    </w:p>
    <w:p w14:paraId="2D27E184" w14:textId="77777777" w:rsidR="008016CF" w:rsidRPr="00AB1781" w:rsidRDefault="008016CF" w:rsidP="008016CF">
      <w:pPr>
        <w:pStyle w:val="EnglishHangNoCoptic"/>
      </w:pPr>
      <w:r w:rsidRPr="00AB1781">
        <w:t>19 Amid the thronging sorrows of my heart</w:t>
      </w:r>
    </w:p>
    <w:p w14:paraId="6E0362B0" w14:textId="77777777" w:rsidR="008016CF" w:rsidRPr="00AB1781" w:rsidRDefault="008016CF" w:rsidP="008016CF">
      <w:pPr>
        <w:pStyle w:val="EnglishHangEndNoCoptic"/>
      </w:pPr>
      <w:r w:rsidRPr="00AB1781">
        <w:tab/>
      </w:r>
      <w:r w:rsidR="00E570CB">
        <w:t>Your</w:t>
      </w:r>
      <w:r w:rsidRPr="00AB1781">
        <w:t xml:space="preserve"> consolations enrapture my soul.</w:t>
      </w:r>
    </w:p>
    <w:p w14:paraId="12EDDCB2" w14:textId="77777777" w:rsidR="008016CF" w:rsidRPr="00AB1781" w:rsidRDefault="008016CF" w:rsidP="008016CF">
      <w:pPr>
        <w:pStyle w:val="EnglishHangNoCoptic"/>
      </w:pPr>
      <w:r w:rsidRPr="00AB1781">
        <w:t xml:space="preserve">20 Can godless rulers have </w:t>
      </w:r>
      <w:r w:rsidR="00E570CB">
        <w:t>Your</w:t>
      </w:r>
      <w:r w:rsidRPr="00AB1781">
        <w:t xml:space="preserve"> help,</w:t>
      </w:r>
    </w:p>
    <w:p w14:paraId="4A385BB9" w14:textId="77777777" w:rsidR="008016CF" w:rsidRPr="00AB1781" w:rsidRDefault="008016CF" w:rsidP="008016CF">
      <w:pPr>
        <w:pStyle w:val="EnglishHangEndNoCoptic"/>
      </w:pPr>
      <w:r w:rsidRPr="00AB1781">
        <w:tab/>
        <w:t>who make trouble in the name of law,</w:t>
      </w:r>
    </w:p>
    <w:p w14:paraId="6F23B7D9" w14:textId="77777777" w:rsidR="008016CF" w:rsidRPr="00AB1781" w:rsidRDefault="008016CF" w:rsidP="008016CF">
      <w:pPr>
        <w:pStyle w:val="EnglishHangNoCoptic"/>
      </w:pPr>
      <w:r w:rsidRPr="00AB1781">
        <w:t>21 who hunt for the souls of honest men</w:t>
      </w:r>
    </w:p>
    <w:p w14:paraId="4850F266" w14:textId="77777777" w:rsidR="008016CF" w:rsidRPr="00AB1781" w:rsidRDefault="008016CF" w:rsidP="008016CF">
      <w:pPr>
        <w:pStyle w:val="EnglishHangEndNoCoptic"/>
      </w:pPr>
      <w:r w:rsidRPr="00AB1781">
        <w:tab/>
        <w:t>and condemn innocent men to death?</w:t>
      </w:r>
    </w:p>
    <w:p w14:paraId="6470028D" w14:textId="77777777" w:rsidR="008016CF" w:rsidRPr="00AB1781" w:rsidRDefault="008016CF" w:rsidP="008016CF">
      <w:pPr>
        <w:pStyle w:val="EnglishHangNoCoptic"/>
      </w:pPr>
      <w:r w:rsidRPr="00AB1781">
        <w:t>22 But the Lord is my refuge,</w:t>
      </w:r>
    </w:p>
    <w:p w14:paraId="381ED0B6" w14:textId="77777777" w:rsidR="008016CF" w:rsidRPr="00AB1781" w:rsidRDefault="008016CF" w:rsidP="008016CF">
      <w:pPr>
        <w:pStyle w:val="EnglishHangEndNoCoptic"/>
      </w:pPr>
      <w:r w:rsidRPr="00AB1781">
        <w:tab/>
        <w:t>and my God is the helper I trust.</w:t>
      </w:r>
    </w:p>
    <w:p w14:paraId="1139A8C4" w14:textId="77777777" w:rsidR="008016CF" w:rsidRPr="00AB1781" w:rsidRDefault="008016CF" w:rsidP="008016CF">
      <w:pPr>
        <w:pStyle w:val="EnglishHangNoCoptic"/>
      </w:pPr>
      <w:r w:rsidRPr="00AB1781">
        <w:t>23 And the Lord will repay them for their iniquity;</w:t>
      </w:r>
    </w:p>
    <w:p w14:paraId="6C0C2817" w14:textId="77777777" w:rsidR="008016CF" w:rsidRPr="00AB1781" w:rsidRDefault="008016CF" w:rsidP="008016CF">
      <w:pPr>
        <w:pStyle w:val="EnglishHangNoCoptic"/>
      </w:pPr>
      <w:r w:rsidRPr="00AB1781">
        <w:tab/>
        <w:t>and by their own wickedness</w:t>
      </w:r>
    </w:p>
    <w:p w14:paraId="296ADFBC" w14:textId="77777777" w:rsidR="008016CF" w:rsidRPr="008016CF" w:rsidRDefault="008016CF" w:rsidP="008016CF">
      <w:pPr>
        <w:pStyle w:val="EnglishHangEndNoCoptic"/>
      </w:pPr>
      <w:r w:rsidRPr="00AB1781">
        <w:tab/>
        <w:t>the Lord God will destroy them.</w:t>
      </w:r>
    </w:p>
    <w:p w14:paraId="00256433" w14:textId="3581AC9A" w:rsidR="00924D0C" w:rsidRDefault="00924D0C" w:rsidP="00924D0C">
      <w:pPr>
        <w:pStyle w:val="Rubric"/>
      </w:pPr>
      <w:r>
        <w:t>Glory…</w:t>
      </w:r>
    </w:p>
    <w:p w14:paraId="04160000" w14:textId="77777777" w:rsidR="008016CF" w:rsidRPr="008016CF" w:rsidRDefault="008016CF" w:rsidP="00BF0205">
      <w:pPr>
        <w:pStyle w:val="Heading4"/>
      </w:pPr>
      <w:r>
        <w:t>Psalm</w:t>
      </w:r>
      <w:r w:rsidRPr="00AB1781">
        <w:t xml:space="preserve"> 94</w:t>
      </w:r>
      <w:r>
        <w:t>: O come, let us sing with joy to the Lord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77777777" w:rsidR="008016CF" w:rsidRPr="00AB1781" w:rsidRDefault="008016CF" w:rsidP="008016CF">
      <w:pPr>
        <w:pStyle w:val="EnglishHangNoCoptic"/>
      </w:pPr>
      <w:r w:rsidRPr="00AB1781">
        <w:t>1 O come, let us sing with joy to the Lord;</w:t>
      </w:r>
    </w:p>
    <w:p w14:paraId="6C863BD2" w14:textId="77777777" w:rsidR="008016CF" w:rsidRPr="00AB1781" w:rsidRDefault="008016CF" w:rsidP="008016CF">
      <w:pPr>
        <w:pStyle w:val="EnglishHangEndNoCoptic"/>
      </w:pPr>
      <w:r w:rsidRPr="00AB1781">
        <w:tab/>
        <w:t>let us shout for joy to God our Saviour.</w:t>
      </w:r>
    </w:p>
    <w:p w14:paraId="74B1C9D1" w14:textId="77777777" w:rsidR="008016CF" w:rsidRPr="00AB1781" w:rsidRDefault="008016CF" w:rsidP="008016CF">
      <w:pPr>
        <w:pStyle w:val="EnglishHangNoCoptic"/>
      </w:pPr>
      <w:r w:rsidRPr="00AB1781">
        <w:t>2 Let us come before His presence with thanksgiving,</w:t>
      </w:r>
    </w:p>
    <w:p w14:paraId="639851BB" w14:textId="77777777" w:rsidR="008016CF" w:rsidRPr="00AB1781" w:rsidRDefault="008016CF" w:rsidP="008016CF">
      <w:pPr>
        <w:pStyle w:val="EnglishHangEndNoCoptic"/>
      </w:pPr>
      <w:r w:rsidRPr="00AB1781">
        <w:tab/>
        <w:t>and shout for joy to Him with psalms.</w:t>
      </w:r>
    </w:p>
    <w:p w14:paraId="6584680B" w14:textId="77777777" w:rsidR="008016CF" w:rsidRPr="00AB1781" w:rsidRDefault="008016CF" w:rsidP="008016CF">
      <w:pPr>
        <w:pStyle w:val="EnglishHangNoCoptic"/>
      </w:pPr>
      <w:r w:rsidRPr="00AB1781">
        <w:lastRenderedPageBreak/>
        <w:t>3 For the Lord is a great God,</w:t>
      </w:r>
    </w:p>
    <w:p w14:paraId="23986A87" w14:textId="77777777" w:rsidR="008016CF" w:rsidRPr="00AB1781" w:rsidRDefault="008016CF" w:rsidP="008016CF">
      <w:pPr>
        <w:pStyle w:val="EnglishHangEndNoCoptic"/>
      </w:pPr>
      <w:r w:rsidRPr="00AB1781">
        <w:tab/>
        <w:t>and a great King over all the earth.</w:t>
      </w:r>
    </w:p>
    <w:p w14:paraId="293B928A" w14:textId="77777777" w:rsidR="008016CF" w:rsidRPr="00AB1781" w:rsidRDefault="008016CF" w:rsidP="008016CF">
      <w:pPr>
        <w:pStyle w:val="EnglishHangNoCoptic"/>
      </w:pPr>
      <w:r w:rsidRPr="00AB1781">
        <w:t>4 In His hand are all the ends of the earth,</w:t>
      </w:r>
    </w:p>
    <w:p w14:paraId="6D717546" w14:textId="77777777" w:rsidR="008016CF" w:rsidRPr="00AB1781" w:rsidRDefault="008016CF" w:rsidP="008016CF">
      <w:pPr>
        <w:pStyle w:val="EnglishHangEndNoCoptic"/>
      </w:pPr>
      <w:r w:rsidRPr="00AB1781">
        <w:tab/>
        <w:t>and the mountain peaks are His.</w:t>
      </w:r>
    </w:p>
    <w:p w14:paraId="34ACE0A9" w14:textId="77777777" w:rsidR="008016CF" w:rsidRPr="00AB1781" w:rsidRDefault="008016CF" w:rsidP="008016CF">
      <w:pPr>
        <w:pStyle w:val="EnglishHangNoCoptic"/>
      </w:pPr>
      <w:r w:rsidRPr="00AB1781">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77777777" w:rsidR="008016CF" w:rsidRPr="00AB1781" w:rsidRDefault="008016CF" w:rsidP="008016CF">
      <w:pPr>
        <w:pStyle w:val="EnglishHangNoCoptic"/>
      </w:pPr>
      <w:r w:rsidRPr="00AB1781">
        <w:t>6 O come, let us worship and fall down before Him;</w:t>
      </w:r>
    </w:p>
    <w:p w14:paraId="430BDD8C" w14:textId="77777777" w:rsidR="008016CF" w:rsidRPr="00AB1781" w:rsidRDefault="008016CF" w:rsidP="008016CF">
      <w:pPr>
        <w:pStyle w:val="EnglishHangEndNoCoptic"/>
      </w:pPr>
      <w:r w:rsidRPr="00AB1781">
        <w:tab/>
        <w:t>and let us weep before the Lord our Maker.</w:t>
      </w:r>
    </w:p>
    <w:p w14:paraId="393F2B90" w14:textId="77777777" w:rsidR="008016CF" w:rsidRPr="00AB1781" w:rsidRDefault="008016CF" w:rsidP="008016CF">
      <w:pPr>
        <w:pStyle w:val="EnglishHangNoCoptic"/>
      </w:pPr>
      <w:r w:rsidRPr="00AB1781">
        <w:t>7 For He is our God,</w:t>
      </w:r>
    </w:p>
    <w:p w14:paraId="4776F5C6" w14:textId="77777777" w:rsidR="008016CF" w:rsidRPr="00AB1781" w:rsidRDefault="008016CF" w:rsidP="008016CF">
      <w:pPr>
        <w:pStyle w:val="EnglishHangNoCoptic"/>
      </w:pPr>
      <w:r w:rsidRPr="00AB1781">
        <w:tab/>
        <w:t>and we are the people of His pasture</w:t>
      </w:r>
    </w:p>
    <w:p w14:paraId="39BF8B31" w14:textId="77777777" w:rsidR="008016CF" w:rsidRPr="00AB1781" w:rsidRDefault="008016CF" w:rsidP="008016CF">
      <w:pPr>
        <w:pStyle w:val="EnglishHangEndNoCoptic"/>
      </w:pPr>
      <w:r w:rsidRPr="00AB1781">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77777777" w:rsidR="008016CF" w:rsidRPr="00AB1781" w:rsidRDefault="008016CF" w:rsidP="008016CF">
      <w:pPr>
        <w:pStyle w:val="EnglishHangNoCoptic"/>
      </w:pPr>
      <w:r w:rsidRPr="00AB1781">
        <w:tab/>
        <w:t>do not harden your hearts, as in the provocation</w:t>
      </w:r>
    </w:p>
    <w:p w14:paraId="2B2A416A" w14:textId="77777777" w:rsidR="008016CF" w:rsidRPr="00AB1781" w:rsidRDefault="008016CF" w:rsidP="008016CF">
      <w:pPr>
        <w:pStyle w:val="EnglishHangEndNoCoptic"/>
      </w:pPr>
      <w:r w:rsidRPr="00AB1781">
        <w:tab/>
        <w:t>on the day of trial in the wilderness,</w:t>
      </w:r>
      <w:r w:rsidRPr="00AB1781">
        <w:rPr>
          <w:rStyle w:val="FootnoteReference"/>
        </w:rPr>
        <w:footnoteReference w:id="332"/>
      </w:r>
    </w:p>
    <w:p w14:paraId="0F1C3B4E" w14:textId="77777777" w:rsidR="008016CF" w:rsidRPr="00AB1781" w:rsidRDefault="008016CF" w:rsidP="008016CF">
      <w:pPr>
        <w:pStyle w:val="EnglishHangNoCoptic"/>
      </w:pPr>
      <w:r w:rsidRPr="00AB1781">
        <w:t>9 where your fathers tried Me,</w:t>
      </w:r>
    </w:p>
    <w:p w14:paraId="491BD0DD" w14:textId="77777777" w:rsidR="008016CF" w:rsidRPr="00AB1781" w:rsidRDefault="008016CF" w:rsidP="008016CF">
      <w:pPr>
        <w:pStyle w:val="EnglishHangEndNoCoptic"/>
      </w:pPr>
      <w:r w:rsidRPr="00AB1781">
        <w:tab/>
        <w:t>challenged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77777777" w:rsidR="008016CF" w:rsidRPr="00AB1781" w:rsidRDefault="008016CF" w:rsidP="008016CF">
      <w:pPr>
        <w:pStyle w:val="EnglishHangNoCoptic"/>
      </w:pPr>
      <w:r w:rsidRPr="00AB1781">
        <w:tab/>
        <w:t>and said: ‘Their minds are always wandering,</w:t>
      </w:r>
    </w:p>
    <w:p w14:paraId="2C1AB464" w14:textId="77777777" w:rsidR="008016CF" w:rsidRPr="00AB1781" w:rsidRDefault="008016CF" w:rsidP="008016CF">
      <w:pPr>
        <w:pStyle w:val="EnglishHangEndNoCoptic"/>
      </w:pPr>
      <w:r w:rsidRPr="00AB1781">
        <w:tab/>
        <w:t>and they never learn My ways.’</w:t>
      </w:r>
      <w:r w:rsidRPr="00AB1781">
        <w:rPr>
          <w:rStyle w:val="FootnoteReference"/>
        </w:rPr>
        <w:footnoteReference w:id="333"/>
      </w:r>
    </w:p>
    <w:p w14:paraId="17873B12" w14:textId="77777777" w:rsidR="008016CF" w:rsidRPr="00AB1781" w:rsidRDefault="008016CF" w:rsidP="008016CF">
      <w:pPr>
        <w:pStyle w:val="EnglishHangNoCoptic"/>
      </w:pPr>
      <w:r w:rsidRPr="00AB1781">
        <w:t>11 So I swore in My wrath:</w:t>
      </w:r>
    </w:p>
    <w:p w14:paraId="39F1D3BE" w14:textId="77777777" w:rsidR="008016CF" w:rsidRPr="008016CF" w:rsidRDefault="008016CF" w:rsidP="008016CF">
      <w:pPr>
        <w:pStyle w:val="EnglishHangEndNoCoptic"/>
      </w:pPr>
      <w:r w:rsidRPr="00AB1781">
        <w:tab/>
        <w:t>‘They shall never enter My rest.’</w:t>
      </w:r>
      <w:r w:rsidRPr="00AB1781">
        <w:rPr>
          <w:rStyle w:val="FootnoteReference"/>
        </w:rPr>
        <w:footnoteReference w:id="334"/>
      </w:r>
    </w:p>
    <w:p w14:paraId="0D54EE54" w14:textId="77777777" w:rsidR="008016CF" w:rsidRPr="00AB1781" w:rsidRDefault="008016CF" w:rsidP="00BF0205">
      <w:pPr>
        <w:pStyle w:val="Heading4"/>
      </w:pPr>
      <w:bookmarkStart w:id="981" w:name="_Ref412111699"/>
      <w:r>
        <w:t>Psalm</w:t>
      </w:r>
      <w:r w:rsidRPr="00AB1781">
        <w:t xml:space="preserve"> 95</w:t>
      </w:r>
      <w:r>
        <w:t>: Sing to the Lord a new song; sing to the Lord all the earth</w:t>
      </w:r>
      <w:bookmarkEnd w:id="9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77777777" w:rsidR="00F14AA6" w:rsidRDefault="00F14AA6" w:rsidP="008016C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77777777" w:rsidR="008016CF" w:rsidRPr="00AB1781" w:rsidRDefault="008016CF" w:rsidP="008016CF">
      <w:pPr>
        <w:pStyle w:val="EnglishHangNoCoptic"/>
      </w:pPr>
      <w:r w:rsidRPr="00AB1781">
        <w:t>Sing to the Lord a new song;</w:t>
      </w:r>
    </w:p>
    <w:p w14:paraId="42053AD3" w14:textId="77777777" w:rsidR="008016CF" w:rsidRPr="00AB1781" w:rsidRDefault="008016CF" w:rsidP="008016CF">
      <w:pPr>
        <w:pStyle w:val="EnglishHangEndNoCoptic"/>
      </w:pPr>
      <w:r w:rsidRPr="00AB1781">
        <w:tab/>
        <w:t>sing to the Lord all the earth.</w:t>
      </w:r>
    </w:p>
    <w:p w14:paraId="5DAE79C8" w14:textId="77777777" w:rsidR="008016CF" w:rsidRPr="00AB1781" w:rsidRDefault="008016CF" w:rsidP="008016CF">
      <w:pPr>
        <w:pStyle w:val="EnglishHangNoCoptic"/>
      </w:pPr>
      <w:r w:rsidRPr="00AB1781">
        <w:t>2 Sing to the Lord, bless His name;</w:t>
      </w:r>
    </w:p>
    <w:p w14:paraId="0982E0AD" w14:textId="77777777" w:rsidR="008016CF" w:rsidRPr="00AB1781" w:rsidRDefault="008016CF" w:rsidP="008016CF">
      <w:pPr>
        <w:pStyle w:val="EnglishHangEndNoCoptic"/>
      </w:pPr>
      <w:r w:rsidRPr="00AB1781">
        <w:tab/>
        <w:t>tell the glad tidings of His salvation from day to day.</w:t>
      </w:r>
    </w:p>
    <w:p w14:paraId="7CF1F95A" w14:textId="77777777" w:rsidR="008016CF" w:rsidRPr="00AB1781" w:rsidRDefault="008016CF" w:rsidP="008016CF">
      <w:pPr>
        <w:pStyle w:val="EnglishHangNoCoptic"/>
      </w:pPr>
      <w:r w:rsidRPr="00AB1781">
        <w:lastRenderedPageBreak/>
        <w:t>3 Declare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77777777" w:rsidR="008016CF" w:rsidRPr="00AB1781" w:rsidRDefault="008016CF" w:rsidP="008016CF">
      <w:pPr>
        <w:pStyle w:val="EnglishHangNoCoptic"/>
      </w:pPr>
      <w:r w:rsidRPr="00AB1781">
        <w:t>4 For great is the Lord and greatly to be praised;</w:t>
      </w:r>
    </w:p>
    <w:p w14:paraId="4CDAD23C" w14:textId="77777777" w:rsidR="008016CF" w:rsidRPr="00AB1781" w:rsidRDefault="008016CF" w:rsidP="008016CF">
      <w:pPr>
        <w:pStyle w:val="EnglishHangEndNoCoptic"/>
      </w:pPr>
      <w:r w:rsidRPr="00AB1781">
        <w:tab/>
        <w:t>He is to be feared above all gods.</w:t>
      </w:r>
    </w:p>
    <w:p w14:paraId="01C0240A" w14:textId="77777777" w:rsidR="008016CF" w:rsidRPr="00AB1781" w:rsidRDefault="008016CF" w:rsidP="008016CF">
      <w:pPr>
        <w:pStyle w:val="EnglishHangNoCoptic"/>
      </w:pPr>
      <w:r w:rsidRPr="00AB1781">
        <w:t>5 For all the gods of the nations are demons;</w:t>
      </w:r>
      <w:r w:rsidRPr="00AB1781">
        <w:rPr>
          <w:rStyle w:val="FootnoteReference"/>
        </w:rPr>
        <w:footnoteReference w:id="335"/>
      </w:r>
    </w:p>
    <w:p w14:paraId="433337C0" w14:textId="77777777" w:rsidR="008016CF" w:rsidRPr="00AB1781" w:rsidRDefault="008016CF" w:rsidP="008016CF">
      <w:pPr>
        <w:pStyle w:val="EnglishHangEndNoCoptic"/>
      </w:pPr>
      <w:r w:rsidRPr="00AB1781">
        <w:tab/>
        <w:t>but the Lord made the heavens.</w:t>
      </w:r>
    </w:p>
    <w:p w14:paraId="1EEE895C" w14:textId="77777777" w:rsidR="008016CF" w:rsidRPr="00AB1781" w:rsidRDefault="008016CF" w:rsidP="008016CF">
      <w:pPr>
        <w:pStyle w:val="EnglishHangNoCoptic"/>
      </w:pPr>
      <w:r w:rsidRPr="00AB1781">
        <w:t>6 Praise and beauty attend Him;</w:t>
      </w:r>
    </w:p>
    <w:p w14:paraId="40185947" w14:textId="77777777" w:rsidR="008016CF" w:rsidRPr="00AB1781" w:rsidRDefault="008016CF" w:rsidP="008016CF">
      <w:pPr>
        <w:pStyle w:val="EnglishHangEndNoCoptic"/>
      </w:pPr>
      <w:r w:rsidRPr="00AB1781">
        <w:tab/>
        <w:t>holiness and majesty are in His sanctuary.</w:t>
      </w:r>
    </w:p>
    <w:p w14:paraId="0125BDE2" w14:textId="77777777" w:rsidR="008016CF" w:rsidRPr="00AB1781" w:rsidRDefault="008016CF" w:rsidP="008016CF">
      <w:pPr>
        <w:pStyle w:val="EnglishHangNoCoptic"/>
      </w:pPr>
      <w:r w:rsidRPr="00AB1781">
        <w:t>7 Bring to the Lord, O families of nations,</w:t>
      </w:r>
    </w:p>
    <w:p w14:paraId="1FF22659" w14:textId="77777777" w:rsidR="008016CF" w:rsidRPr="00AB1781" w:rsidRDefault="008016CF" w:rsidP="008016CF">
      <w:pPr>
        <w:pStyle w:val="EnglishHangEndNoCoptic"/>
      </w:pPr>
      <w:r w:rsidRPr="00AB1781">
        <w:tab/>
        <w:t>bring to the Lord glory and honour.</w:t>
      </w:r>
    </w:p>
    <w:p w14:paraId="27B5F45C" w14:textId="77777777" w:rsidR="008016CF" w:rsidRPr="00AB1781" w:rsidRDefault="008016CF" w:rsidP="008016CF">
      <w:pPr>
        <w:pStyle w:val="EnglishHangNoCoptic"/>
      </w:pPr>
      <w:r w:rsidRPr="00AB1781">
        <w:t>8 Bring to the Lord glory to His name;</w:t>
      </w:r>
    </w:p>
    <w:p w14:paraId="0A6C2C1A" w14:textId="77777777" w:rsidR="008016CF" w:rsidRPr="00AB1781" w:rsidRDefault="008016CF" w:rsidP="008016CF">
      <w:pPr>
        <w:pStyle w:val="EnglishHangEndNoCoptic"/>
      </w:pPr>
      <w:r w:rsidRPr="00AB1781">
        <w:tab/>
        <w:t>bring sacrifices and come into His courts.</w:t>
      </w:r>
    </w:p>
    <w:p w14:paraId="72E4A5E4" w14:textId="77777777" w:rsidR="008016CF" w:rsidRPr="00AB1781" w:rsidRDefault="008016CF" w:rsidP="008016CF">
      <w:pPr>
        <w:pStyle w:val="EnglishHangNoCoptic"/>
      </w:pPr>
      <w:r w:rsidRPr="00AB1781">
        <w:t>9 Worship the Lord in His holy court;</w:t>
      </w:r>
    </w:p>
    <w:p w14:paraId="48BD061D" w14:textId="77777777" w:rsidR="008016CF" w:rsidRPr="008016CF" w:rsidRDefault="008016CF" w:rsidP="008016CF">
      <w:pPr>
        <w:pStyle w:val="EnglishHangEndNoCoptic"/>
      </w:pPr>
      <w:r w:rsidRPr="00AB1781">
        <w:tab/>
        <w:t>let all the earth tremble at His presence.</w:t>
      </w:r>
    </w:p>
    <w:p w14:paraId="16A06685" w14:textId="77777777" w:rsidR="008016CF" w:rsidRPr="00AB1781" w:rsidRDefault="008016CF" w:rsidP="008016CF">
      <w:pPr>
        <w:pStyle w:val="EnglishHangNoCoptic"/>
      </w:pPr>
      <w:r w:rsidRPr="00AB1781">
        <w:t>10 Say among the nations: ‘The Lord is reigning.’</w:t>
      </w:r>
    </w:p>
    <w:p w14:paraId="2289C9F2" w14:textId="77777777" w:rsidR="008016CF" w:rsidRPr="00AB1781" w:rsidRDefault="008016CF" w:rsidP="008016CF">
      <w:pPr>
        <w:pStyle w:val="EnglishHangNoCoptic"/>
      </w:pPr>
      <w:r w:rsidRPr="00AB1781">
        <w:tab/>
        <w:t>He has set the world right and it cannot be shaken.</w:t>
      </w:r>
    </w:p>
    <w:p w14:paraId="1B150349" w14:textId="77777777" w:rsidR="008016CF" w:rsidRPr="00AB1781" w:rsidRDefault="008016CF" w:rsidP="008016CF">
      <w:pPr>
        <w:pStyle w:val="EnglishHangEndNoCoptic"/>
      </w:pPr>
      <w:r w:rsidRPr="00AB1781">
        <w:tab/>
        <w:t>He will judge the peoples with justice.</w:t>
      </w:r>
    </w:p>
    <w:p w14:paraId="102BCE1B" w14:textId="77777777" w:rsidR="008016CF" w:rsidRPr="00AB1781" w:rsidRDefault="008016CF" w:rsidP="008016CF">
      <w:pPr>
        <w:pStyle w:val="EnglishHangNoCoptic"/>
      </w:pPr>
      <w:r w:rsidRPr="00AB1781">
        <w:t>11 Let the heavens be glad and let the earth exult,</w:t>
      </w:r>
    </w:p>
    <w:p w14:paraId="7B8E9954" w14:textId="77777777" w:rsidR="008016CF" w:rsidRPr="00AB1781" w:rsidRDefault="008016CF" w:rsidP="008016CF">
      <w:pPr>
        <w:pStyle w:val="EnglishHangEndNoCoptic"/>
      </w:pPr>
      <w:r w:rsidRPr="00AB1781">
        <w:tab/>
        <w:t>let the sea rock and roll and all that is in it.</w:t>
      </w:r>
      <w:r w:rsidRPr="00AB1781">
        <w:rPr>
          <w:rStyle w:val="FootnoteReference"/>
        </w:rPr>
        <w:footnoteReference w:id="336"/>
      </w:r>
    </w:p>
    <w:p w14:paraId="289D1C36" w14:textId="77777777" w:rsidR="008016CF" w:rsidRPr="00AB1781" w:rsidRDefault="008016CF" w:rsidP="008016CF">
      <w:pPr>
        <w:pStyle w:val="EnglishHangNoCoptic"/>
      </w:pPr>
      <w:r w:rsidRPr="00AB1781">
        <w:t>12 The fields and all that is in them will rejoice;</w:t>
      </w:r>
    </w:p>
    <w:p w14:paraId="2E4FFE4A" w14:textId="77777777" w:rsidR="008016CF" w:rsidRPr="00AB1781" w:rsidRDefault="008016CF" w:rsidP="008016CF">
      <w:pPr>
        <w:pStyle w:val="EnglishHangEndNoCoptic"/>
      </w:pPr>
      <w:r w:rsidRPr="00AB1781">
        <w:tab/>
        <w:t>then all the trees of the forest will sing for joy</w:t>
      </w:r>
    </w:p>
    <w:p w14:paraId="4DDB18FA" w14:textId="77777777" w:rsidR="008016CF" w:rsidRPr="00AB1781" w:rsidRDefault="008016CF" w:rsidP="008016CF">
      <w:pPr>
        <w:pStyle w:val="EnglishHangNoCoptic"/>
      </w:pPr>
      <w:r w:rsidRPr="00AB1781">
        <w:t>13 at the presence of the Lord. For He is coming,</w:t>
      </w:r>
    </w:p>
    <w:p w14:paraId="6959FC38" w14:textId="77777777" w:rsidR="008016CF" w:rsidRPr="00AB1781" w:rsidRDefault="008016CF" w:rsidP="008016CF">
      <w:pPr>
        <w:pStyle w:val="EnglishHangNoCoptic"/>
      </w:pPr>
      <w:r w:rsidRPr="00AB1781">
        <w:tab/>
        <w:t>He is coming to judge the earth.</w:t>
      </w:r>
    </w:p>
    <w:p w14:paraId="3C2DE289" w14:textId="77777777" w:rsidR="008016CF" w:rsidRPr="00AB1781" w:rsidRDefault="008016CF" w:rsidP="008016CF">
      <w:pPr>
        <w:pStyle w:val="EnglishHangNoCoptic"/>
      </w:pPr>
      <w:r w:rsidRPr="00AB1781">
        <w:tab/>
        <w:t>He will judge the world with justice,</w:t>
      </w:r>
    </w:p>
    <w:p w14:paraId="475874B7" w14:textId="77777777" w:rsidR="008016CF" w:rsidRPr="008016CF" w:rsidRDefault="008016CF" w:rsidP="008016CF">
      <w:pPr>
        <w:pStyle w:val="EnglishHangEndNoCoptic"/>
      </w:pPr>
      <w:r w:rsidRPr="00AB1781">
        <w:tab/>
        <w:t>and the peoples by His truth.</w:t>
      </w:r>
    </w:p>
    <w:p w14:paraId="27826D3E" w14:textId="77777777" w:rsidR="008016CF" w:rsidRPr="00AB1781" w:rsidRDefault="00A0015F" w:rsidP="00BF0205">
      <w:pPr>
        <w:pStyle w:val="Heading4"/>
      </w:pPr>
      <w:bookmarkStart w:id="982" w:name="_Ref412026313"/>
      <w:r>
        <w:t>Psalm</w:t>
      </w:r>
      <w:r w:rsidR="008016CF" w:rsidRPr="00AB1781">
        <w:t xml:space="preserve"> 96</w:t>
      </w:r>
      <w:r>
        <w:t>: The Lord is reigning, let the earth rejoice</w:t>
      </w:r>
      <w:bookmarkEnd w:id="9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0054E90A" w14:textId="77777777" w:rsidR="008016CF" w:rsidRPr="00AB1781" w:rsidRDefault="008016CF" w:rsidP="00A0015F">
      <w:pPr>
        <w:pStyle w:val="Rubric"/>
      </w:pPr>
      <w:r w:rsidRPr="00AB1781">
        <w:lastRenderedPageBreak/>
        <w:t>1 (By David, when his land was at rest)</w:t>
      </w:r>
      <w:r w:rsidR="00A0015F" w:rsidRPr="00AB1781">
        <w:t xml:space="preserve"> </w:t>
      </w:r>
    </w:p>
    <w:p w14:paraId="547CCC6B" w14:textId="77777777" w:rsidR="008016CF" w:rsidRPr="00AB1781" w:rsidRDefault="008016CF" w:rsidP="00A0015F">
      <w:pPr>
        <w:pStyle w:val="EnglishHangNoCoptic"/>
      </w:pPr>
      <w:r w:rsidRPr="00AB1781">
        <w:t>The Lord is reigning, let the earth rejoice;</w:t>
      </w:r>
    </w:p>
    <w:p w14:paraId="52BB1005" w14:textId="77777777" w:rsidR="008016CF" w:rsidRPr="00AB1781" w:rsidRDefault="008016CF" w:rsidP="00A0015F">
      <w:pPr>
        <w:pStyle w:val="EnglishHangEndNoCoptic"/>
      </w:pPr>
      <w:r w:rsidRPr="00AB1781">
        <w:tab/>
        <w:t>let the many islands be glad.</w:t>
      </w:r>
    </w:p>
    <w:p w14:paraId="6D626E4C" w14:textId="77777777" w:rsidR="008016CF" w:rsidRPr="00AB1781" w:rsidRDefault="008016CF" w:rsidP="00A0015F">
      <w:pPr>
        <w:pStyle w:val="EnglishHangNoCoptic"/>
      </w:pPr>
      <w:r w:rsidRPr="00AB1781">
        <w:t>2 Clouds and darkness are round about Him;</w:t>
      </w:r>
    </w:p>
    <w:p w14:paraId="742E5BAF" w14:textId="77777777" w:rsidR="008016CF" w:rsidRPr="00AB1781" w:rsidRDefault="008016CF" w:rsidP="00A0015F">
      <w:pPr>
        <w:pStyle w:val="EnglishHangEndNoCoptic"/>
      </w:pPr>
      <w:r w:rsidRPr="00AB1781">
        <w:tab/>
        <w:t>justice and judgment are the basis of His throne.</w:t>
      </w:r>
    </w:p>
    <w:p w14:paraId="31802F01" w14:textId="77777777" w:rsidR="008016CF" w:rsidRPr="00AB1781" w:rsidRDefault="008016CF" w:rsidP="00A0015F">
      <w:pPr>
        <w:pStyle w:val="EnglishHangNoCoptic"/>
      </w:pPr>
      <w:r w:rsidRPr="00AB1781">
        <w:t>3 Fire goes before Him</w:t>
      </w:r>
    </w:p>
    <w:p w14:paraId="1D97F888" w14:textId="77777777" w:rsidR="008016CF" w:rsidRPr="00AB1781" w:rsidRDefault="008016CF" w:rsidP="00A0015F">
      <w:pPr>
        <w:pStyle w:val="EnglishHangEndNoCoptic"/>
      </w:pPr>
      <w:r w:rsidRPr="00AB1781">
        <w:tab/>
        <w:t>and burns His enemies on every side.</w:t>
      </w:r>
    </w:p>
    <w:p w14:paraId="6A26319A" w14:textId="77777777" w:rsidR="008016CF" w:rsidRPr="00AB1781" w:rsidRDefault="008016CF" w:rsidP="00A0015F">
      <w:pPr>
        <w:pStyle w:val="EnglishHangNoCoptic"/>
      </w:pPr>
      <w:r w:rsidRPr="00AB1781">
        <w:t>4 His lightnings illumine the world;</w:t>
      </w:r>
    </w:p>
    <w:p w14:paraId="5649C3A0" w14:textId="77777777" w:rsidR="008016CF" w:rsidRPr="00AB1781" w:rsidRDefault="008016CF" w:rsidP="00A0015F">
      <w:pPr>
        <w:pStyle w:val="EnglishHangEndNoCoptic"/>
      </w:pPr>
      <w:r w:rsidRPr="00AB1781">
        <w:tab/>
        <w:t>the earth sees and trembles.</w:t>
      </w:r>
    </w:p>
    <w:p w14:paraId="66E2B36E" w14:textId="77777777" w:rsidR="008016CF" w:rsidRPr="00AB1781" w:rsidRDefault="008016CF" w:rsidP="00A0015F">
      <w:pPr>
        <w:pStyle w:val="EnglishHangNoCoptic"/>
      </w:pPr>
      <w:r w:rsidRPr="00AB1781">
        <w:t>5 The mountains melt like wax at the Lord’s presence,</w:t>
      </w:r>
    </w:p>
    <w:p w14:paraId="220A68CA" w14:textId="77777777" w:rsidR="008016CF" w:rsidRPr="00AB1781" w:rsidRDefault="008016CF" w:rsidP="00A0015F">
      <w:pPr>
        <w:pStyle w:val="EnglishHangEndNoCoptic"/>
      </w:pPr>
      <w:r w:rsidRPr="00AB1781">
        <w:tab/>
        <w:t>at the presence of the Lord of all the earth.</w:t>
      </w:r>
    </w:p>
    <w:p w14:paraId="0462E175" w14:textId="77777777" w:rsidR="008016CF" w:rsidRPr="00AB1781" w:rsidRDefault="008016CF" w:rsidP="00A0015F">
      <w:pPr>
        <w:pStyle w:val="EnglishHangNoCoptic"/>
      </w:pPr>
      <w:r w:rsidRPr="00AB1781">
        <w:t>6 The heavens declare His justice,</w:t>
      </w:r>
    </w:p>
    <w:p w14:paraId="606FF156" w14:textId="77777777" w:rsidR="008016CF" w:rsidRPr="00AB1781" w:rsidRDefault="008016CF" w:rsidP="00A0015F">
      <w:pPr>
        <w:pStyle w:val="EnglishHangEndNoCoptic"/>
      </w:pPr>
      <w:r w:rsidRPr="00AB1781">
        <w:tab/>
        <w:t>and all the peoples behold His glory.</w:t>
      </w:r>
      <w:r w:rsidRPr="00AB1781">
        <w:rPr>
          <w:rStyle w:val="FootnoteReference"/>
        </w:rPr>
        <w:footnoteReference w:id="337"/>
      </w:r>
    </w:p>
    <w:p w14:paraId="418A540C" w14:textId="77777777" w:rsidR="008016CF" w:rsidRPr="00AB1781" w:rsidRDefault="008016CF" w:rsidP="00A0015F">
      <w:pPr>
        <w:pStyle w:val="EnglishHangNoCoptic"/>
      </w:pPr>
      <w:r w:rsidRPr="00AB1781">
        <w:t>7 Let all who worship carved images</w:t>
      </w:r>
    </w:p>
    <w:p w14:paraId="72C72819" w14:textId="77777777" w:rsidR="008016CF" w:rsidRPr="00AB1781" w:rsidRDefault="008016CF" w:rsidP="00A0015F">
      <w:pPr>
        <w:pStyle w:val="EnglishHangNoCoptic"/>
      </w:pPr>
      <w:r w:rsidRPr="00AB1781">
        <w:tab/>
        <w:t>and boast of their idols be ashamed.</w:t>
      </w:r>
    </w:p>
    <w:p w14:paraId="5D5A3BD2" w14:textId="77777777" w:rsidR="008016CF" w:rsidRPr="00AB1781" w:rsidRDefault="008016CF" w:rsidP="00A0015F">
      <w:pPr>
        <w:pStyle w:val="EnglishHangEndNoCoptic"/>
      </w:pPr>
      <w:r w:rsidRPr="00AB1781">
        <w:tab/>
        <w:t>Worship Him, all you Angels of His.</w:t>
      </w:r>
    </w:p>
    <w:p w14:paraId="69B5C120" w14:textId="77777777" w:rsidR="008016CF" w:rsidRPr="00AB1781" w:rsidRDefault="008016CF" w:rsidP="00A0015F">
      <w:pPr>
        <w:pStyle w:val="EnglishHangNoCoptic"/>
      </w:pPr>
      <w:r w:rsidRPr="00AB1781">
        <w:t>8 Zion heard and was glad,</w:t>
      </w:r>
    </w:p>
    <w:p w14:paraId="7CBEE0A8" w14:textId="77777777" w:rsidR="008016CF" w:rsidRPr="00AB1781" w:rsidRDefault="008016CF" w:rsidP="00A0015F">
      <w:pPr>
        <w:pStyle w:val="EnglishHangNoCoptic"/>
      </w:pPr>
      <w:r w:rsidRPr="00AB1781">
        <w:tab/>
        <w:t>and the daughters of Judah rejoiced,</w:t>
      </w:r>
    </w:p>
    <w:p w14:paraId="41BD8CC9" w14:textId="77777777" w:rsidR="008016CF" w:rsidRPr="00AB1781" w:rsidRDefault="008016CF" w:rsidP="00A0015F">
      <w:pPr>
        <w:pStyle w:val="EnglishHangEndNoCoptic"/>
      </w:pPr>
      <w:r w:rsidRPr="00AB1781">
        <w:tab/>
        <w:t xml:space="preserve">because of </w:t>
      </w:r>
      <w:r w:rsidR="00E570CB">
        <w:t>Your</w:t>
      </w:r>
      <w:r w:rsidRPr="00AB1781">
        <w:t xml:space="preserve"> judgments, O Lord.</w:t>
      </w:r>
    </w:p>
    <w:p w14:paraId="1FCEC952" w14:textId="77777777" w:rsidR="008016CF" w:rsidRPr="00AB1781" w:rsidRDefault="008016CF" w:rsidP="00A0015F">
      <w:pPr>
        <w:pStyle w:val="EnglishHangNoCoptic"/>
      </w:pPr>
      <w:r w:rsidRPr="00AB1781">
        <w:t xml:space="preserve">9 For </w:t>
      </w:r>
      <w:r w:rsidR="001040C8">
        <w:t>You</w:t>
      </w:r>
      <w:r w:rsidRPr="00AB1781">
        <w:t xml:space="preserve"> </w:t>
      </w:r>
      <w:r w:rsidR="00004BA4" w:rsidRPr="00AB1781">
        <w:t>are</w:t>
      </w:r>
      <w:r w:rsidRPr="00AB1781">
        <w:t xml:space="preserve"> the Lord Most High over all the earth;</w:t>
      </w:r>
    </w:p>
    <w:p w14:paraId="5B0E2182" w14:textId="77777777"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gods.</w:t>
      </w:r>
    </w:p>
    <w:p w14:paraId="48286672" w14:textId="77777777" w:rsidR="008016CF" w:rsidRPr="00AB1781" w:rsidRDefault="008016CF" w:rsidP="00A0015F">
      <w:pPr>
        <w:pStyle w:val="EnglishHangNoCoptic"/>
      </w:pPr>
      <w:r w:rsidRPr="00AB1781">
        <w:t>10 You who love the Lord, hate evil;</w:t>
      </w:r>
    </w:p>
    <w:p w14:paraId="50EF04AC" w14:textId="77777777" w:rsidR="008016CF" w:rsidRPr="00AB1781" w:rsidRDefault="008016CF" w:rsidP="00A0015F">
      <w:pPr>
        <w:pStyle w:val="EnglishHangNoCoptic"/>
      </w:pPr>
      <w:r w:rsidRPr="00AB1781">
        <w:tab/>
        <w:t>the Lord guards the lives of His saints;</w:t>
      </w:r>
    </w:p>
    <w:p w14:paraId="7C930B7A" w14:textId="77777777" w:rsidR="008016CF" w:rsidRPr="00AB1781" w:rsidRDefault="008016CF" w:rsidP="00A0015F">
      <w:pPr>
        <w:pStyle w:val="EnglishHangEndNoCoptic"/>
      </w:pPr>
      <w:r w:rsidRPr="00AB1781">
        <w:tab/>
        <w:t>He delivers them from the clutch of sinners.</w:t>
      </w:r>
    </w:p>
    <w:p w14:paraId="302C5516" w14:textId="77777777" w:rsidR="008016CF" w:rsidRPr="00AB1781" w:rsidRDefault="008016CF" w:rsidP="00A0015F">
      <w:pPr>
        <w:pStyle w:val="EnglishHangNoCoptic"/>
      </w:pPr>
      <w:r w:rsidRPr="00AB1781">
        <w:t>11 Light has 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77777777" w:rsidR="008016CF" w:rsidRPr="00AB1781" w:rsidRDefault="008016CF" w:rsidP="00A0015F">
      <w:pPr>
        <w:pStyle w:val="EnglishHangNoCoptic"/>
      </w:pPr>
      <w:r w:rsidRPr="00AB1781">
        <w:t>12 Rejoice in the Lord, you righteous,</w:t>
      </w:r>
    </w:p>
    <w:p w14:paraId="6F5205EA" w14:textId="77777777" w:rsidR="008016CF" w:rsidRDefault="008016CF" w:rsidP="00A0015F">
      <w:pPr>
        <w:pStyle w:val="EnglishHangEndNoCoptic"/>
      </w:pPr>
      <w:r w:rsidRPr="00AB1781">
        <w:tab/>
        <w:t>and give thanks at the remembrance of His holiness.</w:t>
      </w:r>
    </w:p>
    <w:p w14:paraId="7E364B8A" w14:textId="30F5ED2C" w:rsidR="003A7286" w:rsidRPr="00A0015F" w:rsidRDefault="003A7286" w:rsidP="003A7286">
      <w:pPr>
        <w:pStyle w:val="Rubric"/>
      </w:pPr>
      <w:r>
        <w:t>Glory…</w:t>
      </w:r>
    </w:p>
    <w:p w14:paraId="38B9E2E3" w14:textId="77777777" w:rsidR="008016CF" w:rsidRPr="00A0015F" w:rsidRDefault="00A0015F" w:rsidP="00BF0205">
      <w:pPr>
        <w:pStyle w:val="Heading4"/>
      </w:pPr>
      <w:bookmarkStart w:id="983" w:name="_Ref412111720"/>
      <w:r>
        <w:t>Psalm</w:t>
      </w:r>
      <w:r w:rsidR="008016CF" w:rsidRPr="00AB1781">
        <w:t xml:space="preserve"> 97</w:t>
      </w:r>
      <w:r>
        <w:t>: O sing to the Lord a new song, for the Lord has done wonders</w:t>
      </w:r>
      <w:bookmarkEnd w:id="9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All the Earth has seen God’s Salvation</w:t>
      </w:r>
    </w:p>
    <w:p w14:paraId="42B9A87B"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6781491A" w14:textId="77777777" w:rsidR="008016CF" w:rsidRPr="00AB1781" w:rsidRDefault="008016CF" w:rsidP="00A0015F">
      <w:pPr>
        <w:pStyle w:val="Rubric"/>
      </w:pPr>
      <w:r w:rsidRPr="00AB1781">
        <w:t>1 (A Psalm by David)</w:t>
      </w:r>
    </w:p>
    <w:p w14:paraId="65DE6327" w14:textId="77777777" w:rsidR="008016CF" w:rsidRPr="00AB1781" w:rsidRDefault="008016CF" w:rsidP="00A0015F">
      <w:pPr>
        <w:pStyle w:val="EnglishHangNoCoptic"/>
      </w:pPr>
      <w:r w:rsidRPr="00AB1781">
        <w:t>O sing to the Lord a new song,</w:t>
      </w:r>
    </w:p>
    <w:p w14:paraId="1F8EC0E9" w14:textId="77777777" w:rsidR="008016CF" w:rsidRPr="00AB1781" w:rsidRDefault="008016CF" w:rsidP="00A0015F">
      <w:pPr>
        <w:pStyle w:val="EnglishHangNoCoptic"/>
      </w:pPr>
      <w:r w:rsidRPr="00AB1781">
        <w:tab/>
        <w:t>for the Lord has done wonders;</w:t>
      </w:r>
    </w:p>
    <w:p w14:paraId="428B7A25" w14:textId="77777777" w:rsidR="008016CF" w:rsidRPr="00AB1781" w:rsidRDefault="008016CF" w:rsidP="00A0015F">
      <w:pPr>
        <w:pStyle w:val="EnglishHangNoCoptic"/>
      </w:pPr>
      <w:r w:rsidRPr="00AB1781">
        <w:tab/>
        <w:t>His own right hand and His holy arm</w:t>
      </w:r>
    </w:p>
    <w:p w14:paraId="7BD9AC90" w14:textId="77777777" w:rsidR="008016CF" w:rsidRPr="00AB1781" w:rsidRDefault="008016CF" w:rsidP="00A0015F">
      <w:pPr>
        <w:pStyle w:val="EnglishHangEndNoCoptic"/>
      </w:pPr>
      <w:r w:rsidRPr="00AB1781">
        <w:tab/>
        <w:t>have saved Him.</w:t>
      </w:r>
      <w:r w:rsidRPr="00AB1781">
        <w:rPr>
          <w:rStyle w:val="FootnoteReference"/>
        </w:rPr>
        <w:footnoteReference w:id="338"/>
      </w:r>
    </w:p>
    <w:p w14:paraId="68BE0952" w14:textId="77777777" w:rsidR="008016CF" w:rsidRPr="00AB1781" w:rsidRDefault="008016CF" w:rsidP="00A0015F">
      <w:pPr>
        <w:pStyle w:val="EnglishHangNoCoptic"/>
      </w:pPr>
      <w:r w:rsidRPr="00AB1781">
        <w:t>2 The Lord has made known His salvation;</w:t>
      </w:r>
    </w:p>
    <w:p w14:paraId="5D78761D" w14:textId="77777777" w:rsidR="008016CF" w:rsidRPr="00AB1781" w:rsidRDefault="008016CF" w:rsidP="00A0015F">
      <w:pPr>
        <w:pStyle w:val="EnglishHangNoCoptic"/>
      </w:pPr>
      <w:r w:rsidRPr="00AB1781">
        <w:tab/>
        <w:t>He has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77777777" w:rsidR="008016CF" w:rsidRPr="00AB1781" w:rsidRDefault="008016CF" w:rsidP="00A0015F">
      <w:pPr>
        <w:pStyle w:val="EnglishHangNoCoptic"/>
      </w:pPr>
      <w:r w:rsidRPr="00AB1781">
        <w:t>3 He has remembered His mercy to Jacob,</w:t>
      </w:r>
    </w:p>
    <w:p w14:paraId="55A07351" w14:textId="77777777" w:rsidR="008016CF" w:rsidRPr="00AB1781" w:rsidRDefault="008016CF" w:rsidP="00A0015F">
      <w:pPr>
        <w:pStyle w:val="EnglishHangNoCoptic"/>
      </w:pPr>
      <w:r w:rsidRPr="00AB1781">
        <w:tab/>
        <w:t>and His truth to the house of Israel;</w:t>
      </w:r>
    </w:p>
    <w:p w14:paraId="0774CF6F" w14:textId="77777777" w:rsidR="008016CF" w:rsidRPr="00AB1781" w:rsidRDefault="008016CF" w:rsidP="00A0015F">
      <w:pPr>
        <w:pStyle w:val="EnglishHangNoCoptic"/>
      </w:pPr>
      <w:r w:rsidRPr="00AB1781">
        <w:tab/>
        <w:t>all the ends of the earth 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4 Shout for joy to God, all the earth;</w:t>
      </w:r>
    </w:p>
    <w:p w14:paraId="1440DF25" w14:textId="77777777" w:rsidR="008016CF" w:rsidRPr="00AB1781" w:rsidRDefault="008016CF" w:rsidP="00A0015F">
      <w:pPr>
        <w:pStyle w:val="EnglishHangEndNoCoptic"/>
      </w:pPr>
      <w:r w:rsidRPr="00AB1781">
        <w:tab/>
        <w:t>sing and exult and chant psalms.</w:t>
      </w:r>
    </w:p>
    <w:p w14:paraId="17BD4032" w14:textId="77777777" w:rsidR="008016CF" w:rsidRPr="00AB1781" w:rsidRDefault="008016CF" w:rsidP="00A0015F">
      <w:pPr>
        <w:pStyle w:val="EnglishHangNoCoptic"/>
      </w:pPr>
      <w:r w:rsidRPr="00AB1781">
        <w:t>5 Sing praises to the Lord with the harp,</w:t>
      </w:r>
    </w:p>
    <w:p w14:paraId="52548904" w14:textId="77777777" w:rsidR="008016CF" w:rsidRPr="00AB1781" w:rsidRDefault="008016CF" w:rsidP="00A0015F">
      <w:pPr>
        <w:pStyle w:val="EnglishHangEndNoCoptic"/>
      </w:pPr>
      <w:r w:rsidRPr="00AB1781">
        <w:tab/>
        <w:t>with the harp and the tune of a psalm.</w:t>
      </w:r>
    </w:p>
    <w:p w14:paraId="101949E7" w14:textId="77777777" w:rsidR="008016CF" w:rsidRPr="00AB1781" w:rsidRDefault="008016CF" w:rsidP="00A0015F">
      <w:pPr>
        <w:pStyle w:val="EnglishHangNoCoptic"/>
      </w:pPr>
      <w:r w:rsidRPr="00AB1781">
        <w:t>6 With metal trumpets and the sound of the horn</w:t>
      </w:r>
    </w:p>
    <w:p w14:paraId="3534E887" w14:textId="77777777" w:rsidR="008016CF" w:rsidRPr="00AB1781" w:rsidRDefault="008016CF" w:rsidP="00A0015F">
      <w:pPr>
        <w:pStyle w:val="EnglishHangEndNoCoptic"/>
      </w:pPr>
      <w:r w:rsidRPr="00AB1781">
        <w:tab/>
        <w:t>shout for joy before the Lord our King.</w:t>
      </w:r>
    </w:p>
    <w:p w14:paraId="49C95311" w14:textId="77777777" w:rsidR="008016CF" w:rsidRPr="00AB1781" w:rsidRDefault="008016CF" w:rsidP="00A0015F">
      <w:pPr>
        <w:pStyle w:val="EnglishHangNoCoptic"/>
      </w:pPr>
      <w:r w:rsidRPr="00AB1781">
        <w:t>7 Let the sea rock and roll 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77777777" w:rsidR="008016CF" w:rsidRPr="00AB1781" w:rsidRDefault="008016CF" w:rsidP="00A0015F">
      <w:pPr>
        <w:pStyle w:val="EnglishHangNoCoptic"/>
      </w:pPr>
      <w:r w:rsidRPr="00AB1781">
        <w:t>8 Let the rivers clap their hands,</w:t>
      </w:r>
    </w:p>
    <w:p w14:paraId="0DE59175" w14:textId="77777777" w:rsidR="008016CF" w:rsidRPr="00AB1781" w:rsidRDefault="008016CF" w:rsidP="00A0015F">
      <w:pPr>
        <w:pStyle w:val="EnglishHangEndNoCoptic"/>
      </w:pPr>
      <w:r w:rsidRPr="00AB1781">
        <w:tab/>
        <w:t>let the mountains sing for joy.</w:t>
      </w:r>
    </w:p>
    <w:p w14:paraId="3B09DBDE" w14:textId="77777777" w:rsidR="008016CF" w:rsidRPr="00AB1781" w:rsidRDefault="008016CF" w:rsidP="00A0015F">
      <w:pPr>
        <w:pStyle w:val="EnglishHangNoCoptic"/>
      </w:pPr>
      <w:r w:rsidRPr="00AB1781">
        <w:t>9 For He is coming to judge the earth;</w:t>
      </w:r>
    </w:p>
    <w:p w14:paraId="0444AD7E" w14:textId="77777777" w:rsidR="008016CF" w:rsidRPr="00AB1781" w:rsidRDefault="008016CF" w:rsidP="00A0015F">
      <w:pPr>
        <w:pStyle w:val="EnglishHangNoCoptic"/>
      </w:pPr>
      <w:r w:rsidRPr="00AB1781">
        <w:tab/>
        <w:t>He will judge the world with justice</w:t>
      </w:r>
    </w:p>
    <w:p w14:paraId="59C06615" w14:textId="77777777" w:rsidR="008016CF" w:rsidRPr="00A0015F" w:rsidRDefault="008016CF" w:rsidP="00A0015F">
      <w:pPr>
        <w:pStyle w:val="EnglishHangEndNoCoptic"/>
      </w:pPr>
      <w:r w:rsidRPr="00AB1781">
        <w:tab/>
        <w:t>and the peoples with equity.</w:t>
      </w:r>
    </w:p>
    <w:p w14:paraId="45190D05" w14:textId="77777777" w:rsidR="008016CF" w:rsidRPr="00A0015F" w:rsidRDefault="00A0015F" w:rsidP="00BF0205">
      <w:pPr>
        <w:pStyle w:val="Heading4"/>
      </w:pPr>
      <w:bookmarkStart w:id="984" w:name="_Ref412111731"/>
      <w:r>
        <w:t>Psalm</w:t>
      </w:r>
      <w:r w:rsidR="008016CF" w:rsidRPr="00AB1781">
        <w:t xml:space="preserve"> 98</w:t>
      </w:r>
      <w:r>
        <w:t>: The Lord is reigning, let the peoples rage</w:t>
      </w:r>
      <w:bookmarkEnd w:id="984"/>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Forgiving God Enthroned on Cherubim</w:t>
      </w:r>
    </w:p>
    <w:p w14:paraId="684E5DCD"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21716953" w14:textId="77777777" w:rsidR="008016CF" w:rsidRPr="00AB1781" w:rsidRDefault="008016CF" w:rsidP="00A0015F">
      <w:pPr>
        <w:pStyle w:val="Rubric"/>
      </w:pPr>
      <w:r w:rsidRPr="00AB1781">
        <w:t>1 (A Psalm By David)</w:t>
      </w:r>
    </w:p>
    <w:p w14:paraId="16E2658E" w14:textId="77777777" w:rsidR="008016CF" w:rsidRPr="00AB1781" w:rsidRDefault="008016CF" w:rsidP="00A0015F">
      <w:pPr>
        <w:pStyle w:val="EnglishHangNoCoptic"/>
      </w:pPr>
      <w:r w:rsidRPr="00AB1781">
        <w:t>The Lord is reigning, let the peoples rage;</w:t>
      </w:r>
    </w:p>
    <w:p w14:paraId="065EA83F" w14:textId="77777777" w:rsidR="008016CF" w:rsidRPr="00AB1781" w:rsidRDefault="008016CF" w:rsidP="00A0015F">
      <w:pPr>
        <w:pStyle w:val="EnglishHangEndNoCoptic"/>
      </w:pPr>
      <w:r w:rsidRPr="00AB1781">
        <w:tab/>
        <w:t>He is enthroned on the cherubim</w:t>
      </w:r>
      <w:r w:rsidRPr="00AB1781">
        <w:rPr>
          <w:rStyle w:val="FootnoteReference"/>
        </w:rPr>
        <w:footnoteReference w:id="339"/>
      </w:r>
      <w:r w:rsidRPr="00AB1781">
        <w:t>, let the earth quake.</w:t>
      </w:r>
    </w:p>
    <w:p w14:paraId="78691A14" w14:textId="77777777" w:rsidR="008016CF" w:rsidRPr="00AB1781" w:rsidRDefault="008016CF" w:rsidP="00A0015F">
      <w:pPr>
        <w:pStyle w:val="EnglishHangNoCoptic"/>
      </w:pPr>
      <w:r w:rsidRPr="00AB1781">
        <w:t>2 Great is the Lord in Zion,</w:t>
      </w:r>
    </w:p>
    <w:p w14:paraId="731A5D02" w14:textId="77777777" w:rsidR="008016CF" w:rsidRPr="00AB1781" w:rsidRDefault="008016CF" w:rsidP="00A0015F">
      <w:pPr>
        <w:pStyle w:val="EnglishHangEndNoCoptic"/>
      </w:pPr>
      <w:r w:rsidRPr="00AB1781">
        <w:tab/>
        <w:t>and supreme over all the peoples.</w:t>
      </w:r>
    </w:p>
    <w:p w14:paraId="556F1DB8" w14:textId="77777777" w:rsidR="008016CF" w:rsidRPr="00AB1781" w:rsidRDefault="008016CF" w:rsidP="00A0015F">
      <w:pPr>
        <w:pStyle w:val="EnglishHangNoCoptic"/>
      </w:pPr>
      <w:r w:rsidRPr="00AB1781">
        <w:t xml:space="preserve">3 Let them thank and praise </w:t>
      </w:r>
      <w:r w:rsidR="00E570CB">
        <w:t>Your</w:t>
      </w:r>
      <w:r w:rsidRPr="00AB1781">
        <w:t xml:space="preserve"> great name,</w:t>
      </w:r>
    </w:p>
    <w:p w14:paraId="22D40FC3" w14:textId="77777777" w:rsidR="008016CF" w:rsidRPr="00AB1781" w:rsidRDefault="008016CF" w:rsidP="00A0015F">
      <w:pPr>
        <w:pStyle w:val="EnglishHangEndNoCoptic"/>
      </w:pPr>
      <w:r w:rsidRPr="00AB1781">
        <w:tab/>
        <w:t>for it is terrible and holy.</w:t>
      </w:r>
    </w:p>
    <w:p w14:paraId="3C6D5F3E" w14:textId="77777777" w:rsidR="008016CF" w:rsidRPr="00AB1781" w:rsidRDefault="008016CF" w:rsidP="00A0015F">
      <w:pPr>
        <w:pStyle w:val="EnglishHangNoCoptic"/>
      </w:pPr>
      <w:r w:rsidRPr="00AB1781">
        <w:t>4 The King’s honour loves justice;</w:t>
      </w:r>
    </w:p>
    <w:p w14:paraId="4AEB983A" w14:textId="77777777" w:rsidR="008016CF" w:rsidRPr="00AB1781" w:rsidRDefault="008016CF" w:rsidP="00A0015F">
      <w:pPr>
        <w:pStyle w:val="EnglishHangNoCoptic"/>
      </w:pPr>
      <w:r w:rsidRPr="00AB1781">
        <w:tab/>
      </w:r>
      <w:r w:rsidR="001040C8">
        <w:t>You</w:t>
      </w:r>
      <w:r w:rsidRPr="00AB1781">
        <w:t xml:space="preserve"> </w:t>
      </w:r>
      <w:r w:rsidR="00556387">
        <w:t>have</w:t>
      </w:r>
      <w:r w:rsidRPr="00AB1781">
        <w:t xml:space="preserve"> provided laws;</w:t>
      </w:r>
    </w:p>
    <w:p w14:paraId="4B3BC695" w14:textId="77777777" w:rsidR="008016CF" w:rsidRPr="00AB1781" w:rsidRDefault="008016CF" w:rsidP="00A0015F">
      <w:pPr>
        <w:pStyle w:val="EnglishHangEndNoCoptic"/>
      </w:pPr>
      <w:r w:rsidRPr="00AB1781">
        <w:tab/>
        <w:t xml:space="preserve">judgment and justice </w:t>
      </w:r>
      <w:r w:rsidR="001040C8">
        <w:t>You</w:t>
      </w:r>
      <w:r w:rsidRPr="00AB1781">
        <w:t xml:space="preserve"> </w:t>
      </w:r>
      <w:r w:rsidR="00556387">
        <w:t>have</w:t>
      </w:r>
      <w:r w:rsidRPr="00AB1781">
        <w:t xml:space="preserve"> wrought in Jacob.</w:t>
      </w:r>
    </w:p>
    <w:p w14:paraId="4F3E0FFB" w14:textId="77777777" w:rsidR="008016CF" w:rsidRPr="00AB1781" w:rsidRDefault="008016CF" w:rsidP="00A0015F">
      <w:pPr>
        <w:pStyle w:val="EnglishHangNoCoptic"/>
      </w:pPr>
      <w:r w:rsidRPr="00AB1781">
        <w:t>5 Exalt the Lord our God</w:t>
      </w:r>
    </w:p>
    <w:p w14:paraId="1AF7DF76" w14:textId="77777777" w:rsidR="008016CF" w:rsidRPr="00AB1781" w:rsidRDefault="008016CF" w:rsidP="00A0015F">
      <w:pPr>
        <w:pStyle w:val="EnglishHangNoCoptic"/>
      </w:pPr>
      <w:r w:rsidRPr="00AB1781">
        <w:tab/>
        <w:t>and fall down before His footstool,</w:t>
      </w:r>
    </w:p>
    <w:p w14:paraId="32446C16" w14:textId="77777777" w:rsidR="008016CF" w:rsidRPr="00AB1781" w:rsidRDefault="008016CF" w:rsidP="00A0015F">
      <w:pPr>
        <w:pStyle w:val="EnglishHangEndNoCoptic"/>
      </w:pPr>
      <w:r w:rsidRPr="00AB1781">
        <w:tab/>
        <w:t>for He is holy.</w:t>
      </w:r>
    </w:p>
    <w:p w14:paraId="05F36701" w14:textId="77777777" w:rsidR="008016CF" w:rsidRPr="00AB1781" w:rsidRDefault="008016CF" w:rsidP="00A0015F">
      <w:pPr>
        <w:pStyle w:val="EnglishHangNoCoptic"/>
      </w:pPr>
      <w:r w:rsidRPr="00AB1781">
        <w:t>6 Moses and Aaron among His priests</w:t>
      </w:r>
    </w:p>
    <w:p w14:paraId="65C35120" w14:textId="77777777" w:rsidR="008016CF" w:rsidRPr="00AB1781" w:rsidRDefault="008016CF" w:rsidP="00A0015F">
      <w:pPr>
        <w:pStyle w:val="EnglishHangNoCoptic"/>
      </w:pPr>
      <w:r w:rsidRPr="00AB1781">
        <w:tab/>
        <w:t>and Samuel among those who call on His name,</w:t>
      </w:r>
    </w:p>
    <w:p w14:paraId="110C2892" w14:textId="77777777" w:rsidR="008016CF" w:rsidRPr="00AB1781" w:rsidRDefault="008016CF" w:rsidP="00A0015F">
      <w:pPr>
        <w:pStyle w:val="EnglishHangEndNoCoptic"/>
      </w:pPr>
      <w:r w:rsidRPr="00AB1781">
        <w:tab/>
        <w:t>they called on the Lord, and He heard them.</w:t>
      </w:r>
    </w:p>
    <w:p w14:paraId="1A7D2AC1" w14:textId="77777777" w:rsidR="008016CF" w:rsidRPr="00AB1781" w:rsidRDefault="008016CF" w:rsidP="00A0015F">
      <w:pPr>
        <w:pStyle w:val="EnglishHangNoCoptic"/>
      </w:pPr>
      <w:r w:rsidRPr="00AB1781">
        <w:t>7 He spoke to them in a pillar of cloud,</w:t>
      </w:r>
    </w:p>
    <w:p w14:paraId="4EDDED0D" w14:textId="77777777" w:rsidR="008016CF" w:rsidRPr="00AB1781" w:rsidRDefault="008016CF" w:rsidP="00A0015F">
      <w:pPr>
        <w:pStyle w:val="EnglishHangNoCoptic"/>
      </w:pPr>
      <w:r w:rsidRPr="00AB1781">
        <w:tab/>
        <w:t>for they kept His testimonies</w:t>
      </w:r>
    </w:p>
    <w:p w14:paraId="32DBFBBE" w14:textId="77777777" w:rsidR="008016CF" w:rsidRPr="00AB1781" w:rsidRDefault="008016CF" w:rsidP="00A0015F">
      <w:pPr>
        <w:pStyle w:val="EnglishHangEndNoCoptic"/>
      </w:pPr>
      <w:r w:rsidRPr="00AB1781">
        <w:tab/>
        <w:t>and the orders He gave them.</w:t>
      </w:r>
    </w:p>
    <w:p w14:paraId="3C5570B4" w14:textId="77777777" w:rsidR="008016CF" w:rsidRPr="00AB1781" w:rsidRDefault="008016CF" w:rsidP="00A0015F">
      <w:pPr>
        <w:pStyle w:val="EnglishHangNoCoptic"/>
      </w:pPr>
      <w:r w:rsidRPr="00AB1781">
        <w:t xml:space="preserve">8 O Lord our God, </w:t>
      </w:r>
      <w:r w:rsidR="001040C8">
        <w:t>You</w:t>
      </w:r>
      <w:r w:rsidRPr="00AB1781">
        <w:t xml:space="preserve"> </w:t>
      </w:r>
      <w:r w:rsidR="001040C8">
        <w:t>did</w:t>
      </w:r>
      <w:r w:rsidRPr="00AB1781">
        <w:t xml:space="preserve"> answer them;</w:t>
      </w:r>
    </w:p>
    <w:p w14:paraId="34D18A93" w14:textId="77777777" w:rsidR="008016CF" w:rsidRPr="00AB1781" w:rsidRDefault="008016CF" w:rsidP="00A0015F">
      <w:pPr>
        <w:pStyle w:val="EnglishHangNoCoptic"/>
      </w:pPr>
      <w:r w:rsidRPr="00AB1781">
        <w:tab/>
        <w:t xml:space="preserve">a forgiving God </w:t>
      </w:r>
      <w:r w:rsidR="001040C8">
        <w:t>You</w:t>
      </w:r>
      <w:r w:rsidRPr="00AB1781">
        <w:t xml:space="preserve"> </w:t>
      </w:r>
      <w:r w:rsidR="00004BA4">
        <w:t>were</w:t>
      </w:r>
      <w:r w:rsidRPr="00AB1781">
        <w:t xml:space="preserve"> to them,</w:t>
      </w:r>
    </w:p>
    <w:p w14:paraId="65BDF36E" w14:textId="77777777" w:rsidR="008016CF" w:rsidRPr="00AB1781" w:rsidRDefault="008016CF" w:rsidP="00A0015F">
      <w:pPr>
        <w:pStyle w:val="EnglishHangEndNoCoptic"/>
      </w:pPr>
      <w:r w:rsidRPr="00AB1781">
        <w:tab/>
        <w:t>though correcting all their practices.</w:t>
      </w:r>
    </w:p>
    <w:p w14:paraId="4330AE7C" w14:textId="77777777" w:rsidR="008016CF" w:rsidRPr="00AB1781" w:rsidRDefault="008016CF" w:rsidP="00A0015F">
      <w:pPr>
        <w:pStyle w:val="EnglishHangNoCoptic"/>
      </w:pPr>
      <w:r w:rsidRPr="00AB1781">
        <w:t>9 Exalt the Lord our God</w:t>
      </w:r>
    </w:p>
    <w:p w14:paraId="3DA297A0" w14:textId="77777777" w:rsidR="008016CF" w:rsidRPr="00AB1781" w:rsidRDefault="008016CF" w:rsidP="00A0015F">
      <w:pPr>
        <w:pStyle w:val="EnglishHangNoCoptic"/>
      </w:pPr>
      <w:r w:rsidRPr="00AB1781">
        <w:tab/>
        <w:t>and worship at His holy mountain,</w:t>
      </w:r>
    </w:p>
    <w:p w14:paraId="219FA108" w14:textId="77777777" w:rsidR="008016CF" w:rsidRPr="00A0015F" w:rsidRDefault="008016CF" w:rsidP="00A0015F">
      <w:pPr>
        <w:pStyle w:val="EnglishHangEndNoCoptic"/>
      </w:pPr>
      <w:r w:rsidRPr="00AB1781">
        <w:tab/>
        <w:t>for the Lord our God is holy.</w:t>
      </w:r>
    </w:p>
    <w:p w14:paraId="03F16376" w14:textId="77777777" w:rsidR="008016CF" w:rsidRPr="00A0015F" w:rsidRDefault="00A0015F" w:rsidP="00BF0205">
      <w:pPr>
        <w:pStyle w:val="Heading4"/>
      </w:pPr>
      <w:bookmarkStart w:id="985" w:name="_Ref412111741"/>
      <w:r>
        <w:t>Psalm</w:t>
      </w:r>
      <w:r w:rsidR="008016CF" w:rsidRPr="00AB1781">
        <w:t xml:space="preserve"> 99</w:t>
      </w:r>
      <w:r>
        <w:t>: Shout for joy to the Lord, all the earth</w:t>
      </w:r>
      <w:bookmarkEnd w:id="985"/>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4B43B713" w14:textId="77777777" w:rsidR="008016CF" w:rsidRPr="00AB1781" w:rsidRDefault="008016CF" w:rsidP="00A0015F">
      <w:pPr>
        <w:pStyle w:val="Rubric"/>
      </w:pPr>
      <w:r w:rsidRPr="00AB1781">
        <w:lastRenderedPageBreak/>
        <w:t>1 (A Psalm for a Thank-offering)</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77777777" w:rsidR="008016CF" w:rsidRPr="00AB1781" w:rsidRDefault="008016CF" w:rsidP="00A0015F">
      <w:pPr>
        <w:pStyle w:val="EnglishHangEndNoCoptic"/>
      </w:pPr>
      <w:r w:rsidRPr="00AB1781">
        <w:tab/>
        <w:t>enter His presence with exultation.</w:t>
      </w:r>
    </w:p>
    <w:p w14:paraId="18299A99" w14:textId="77777777" w:rsidR="008016CF" w:rsidRPr="00AB1781" w:rsidRDefault="008016CF" w:rsidP="00A0015F">
      <w:pPr>
        <w:pStyle w:val="EnglishHangNoCoptic"/>
      </w:pPr>
      <w:r w:rsidRPr="00AB1781">
        <w:t>3 Know that the Lord Himself is our God;</w:t>
      </w:r>
    </w:p>
    <w:p w14:paraId="0F1CABCA" w14:textId="77777777" w:rsidR="008016CF" w:rsidRPr="00AB1781" w:rsidRDefault="008016CF" w:rsidP="00A0015F">
      <w:pPr>
        <w:pStyle w:val="EnglishHangNoCoptic"/>
      </w:pPr>
      <w:r w:rsidRPr="00AB1781">
        <w:tab/>
        <w:t>it is He who made us, and not we ourselves;</w:t>
      </w:r>
    </w:p>
    <w:p w14:paraId="59F70D71" w14:textId="77777777" w:rsidR="008016CF" w:rsidRPr="00A0015F" w:rsidRDefault="008016CF" w:rsidP="00A0015F">
      <w:pPr>
        <w:pStyle w:val="EnglishHangEndNoCoptic"/>
      </w:pPr>
      <w:r w:rsidRPr="00AB1781">
        <w:tab/>
        <w:t>we are His people and sheep of His pasture.</w:t>
      </w:r>
    </w:p>
    <w:p w14:paraId="75CB9691" w14:textId="77777777" w:rsidR="008016CF" w:rsidRPr="00AB1781" w:rsidRDefault="008016CF" w:rsidP="00A0015F">
      <w:pPr>
        <w:pStyle w:val="EnglishHangNoCoptic"/>
      </w:pPr>
      <w:r w:rsidRPr="00AB1781">
        <w:t>4 Enter His gates with thanksgiving</w:t>
      </w:r>
    </w:p>
    <w:p w14:paraId="1E5C35CF" w14:textId="77777777" w:rsidR="008016CF" w:rsidRPr="00AB1781" w:rsidRDefault="008016CF" w:rsidP="00A0015F">
      <w:pPr>
        <w:pStyle w:val="EnglishHangNoCoptic"/>
      </w:pPr>
      <w:r w:rsidRPr="00AB1781">
        <w:tab/>
        <w:t>and His courts with songs;</w:t>
      </w:r>
    </w:p>
    <w:p w14:paraId="528906DD" w14:textId="77777777" w:rsidR="008016CF" w:rsidRPr="00AB1781" w:rsidRDefault="008016CF" w:rsidP="00A0015F">
      <w:pPr>
        <w:pStyle w:val="EnglishHangEndNoCoptic"/>
      </w:pPr>
      <w:r w:rsidRPr="00AB1781">
        <w:tab/>
        <w:t>give thanks to Him and praise His name.</w:t>
      </w:r>
    </w:p>
    <w:p w14:paraId="6DD91CC1" w14:textId="77777777" w:rsidR="008016CF" w:rsidRPr="00AB1781" w:rsidRDefault="008016CF" w:rsidP="00A0015F">
      <w:pPr>
        <w:pStyle w:val="EnglishHangNoCoptic"/>
      </w:pPr>
      <w:r w:rsidRPr="00AB1781">
        <w:t>5 For the Lord is good, His mercy is eternal;</w:t>
      </w:r>
    </w:p>
    <w:p w14:paraId="3D311B77" w14:textId="77777777" w:rsidR="008016CF" w:rsidRPr="00A0015F" w:rsidRDefault="008016CF" w:rsidP="00A0015F">
      <w:pPr>
        <w:pStyle w:val="EnglishHangEndNoCoptic"/>
      </w:pPr>
      <w:r w:rsidRPr="00AB1781">
        <w:tab/>
        <w:t>and His truth continues from generation to generation.</w:t>
      </w:r>
    </w:p>
    <w:p w14:paraId="1FF767BE" w14:textId="77777777" w:rsidR="008016CF" w:rsidRPr="00A0015F" w:rsidRDefault="00A0015F" w:rsidP="00BF0205">
      <w:pPr>
        <w:pStyle w:val="Heading4"/>
      </w:pPr>
      <w:bookmarkStart w:id="986" w:name="_Ref412111752"/>
      <w:r>
        <w:t>Psalm</w:t>
      </w:r>
      <w:r w:rsidR="008016CF" w:rsidRPr="00AB1781">
        <w:t xml:space="preserve"> 100</w:t>
      </w:r>
      <w:r>
        <w:t xml:space="preserve">: I will sing to </w:t>
      </w:r>
      <w:r w:rsidR="001040C8">
        <w:t>You</w:t>
      </w:r>
      <w:r>
        <w:t xml:space="preserve"> of mercy and judgment, O Lord</w:t>
      </w:r>
      <w:bookmarkEnd w:id="986"/>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77777777" w:rsidR="00F14AA6" w:rsidRDefault="00F14AA6" w:rsidP="00A0015F">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1123A54E" w14:textId="77777777" w:rsidR="008016CF" w:rsidRPr="00AB1781" w:rsidRDefault="008016CF" w:rsidP="00A0015F">
      <w:pPr>
        <w:pStyle w:val="Rubric"/>
      </w:pPr>
      <w:r w:rsidRPr="00AB1781">
        <w:t>1 (A Psalm by David)</w:t>
      </w:r>
    </w:p>
    <w:p w14:paraId="1F896B71" w14:textId="77777777" w:rsidR="008016CF" w:rsidRPr="00AB1781" w:rsidRDefault="008016CF" w:rsidP="00A0015F">
      <w:pPr>
        <w:pStyle w:val="EnglishHangEndNoCoptic"/>
      </w:pPr>
      <w:r w:rsidRPr="00AB1781">
        <w:t xml:space="preserve">I will sing to </w:t>
      </w:r>
      <w:r w:rsidR="001040C8">
        <w:t>You</w:t>
      </w:r>
      <w:r w:rsidRPr="00AB1781">
        <w:t xml:space="preserve"> of mercy and judgment, O Lord,</w:t>
      </w:r>
    </w:p>
    <w:p w14:paraId="75EB9A2D" w14:textId="77777777" w:rsidR="008016CF" w:rsidRPr="00AB1781" w:rsidRDefault="008016CF" w:rsidP="00A0015F">
      <w:pPr>
        <w:pStyle w:val="EnglishHangNoCoptic"/>
      </w:pPr>
      <w:r w:rsidRPr="00AB1781">
        <w:t>2 I will sing and consider the way of perfection.</w:t>
      </w:r>
    </w:p>
    <w:p w14:paraId="6A869F2A" w14:textId="77777777" w:rsidR="008016CF" w:rsidRPr="00AB1781" w:rsidRDefault="008016CF" w:rsidP="00A0015F">
      <w:pPr>
        <w:pStyle w:val="EnglishHangNoCoptic"/>
      </w:pPr>
      <w:r w:rsidRPr="00AB1781">
        <w:tab/>
        <w:t xml:space="preserve">O when </w:t>
      </w:r>
      <w:r w:rsidR="00556387">
        <w:t>will</w:t>
      </w:r>
      <w:r w:rsidRPr="00AB1781">
        <w:t xml:space="preserve"> </w:t>
      </w:r>
      <w:r w:rsidR="001040C8">
        <w:t>You</w:t>
      </w:r>
      <w:r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77777777" w:rsidR="008016CF" w:rsidRPr="00AB1781" w:rsidRDefault="008016CF" w:rsidP="00A0015F">
      <w:pPr>
        <w:pStyle w:val="EnglishHangNoCoptic"/>
      </w:pPr>
      <w:r w:rsidRPr="00AB1781">
        <w:t>3 I set no ill deed before my eyes;</w:t>
      </w:r>
    </w:p>
    <w:p w14:paraId="5AFC4F7B" w14:textId="77777777" w:rsidR="008016CF" w:rsidRPr="00AB1781" w:rsidRDefault="008016CF" w:rsidP="00A0015F">
      <w:pPr>
        <w:pStyle w:val="EnglishHangEndNoCoptic"/>
      </w:pPr>
      <w:r w:rsidRPr="00AB1781">
        <w:tab/>
        <w:t>I hate those who do wrong.</w:t>
      </w:r>
    </w:p>
    <w:p w14:paraId="1C82087D" w14:textId="77777777" w:rsidR="008016CF" w:rsidRPr="00AB1781" w:rsidRDefault="008016CF" w:rsidP="00A0015F">
      <w:pPr>
        <w:pStyle w:val="EnglishHangNoCoptic"/>
      </w:pPr>
      <w:r w:rsidRPr="00AB1781">
        <w:t>4 No crooked heart has joined me.</w:t>
      </w:r>
    </w:p>
    <w:p w14:paraId="438C5EFA" w14:textId="77777777" w:rsidR="008016CF" w:rsidRPr="00AB1781" w:rsidRDefault="008016CF" w:rsidP="00A0015F">
      <w:pPr>
        <w:pStyle w:val="EnglishHangEndNoCoptic"/>
      </w:pPr>
      <w:r w:rsidRPr="00AB1781">
        <w:tab/>
        <w:t>A villain who avoids me I refuse to know.</w:t>
      </w:r>
    </w:p>
    <w:p w14:paraId="7B24862B" w14:textId="77777777" w:rsidR="008016CF" w:rsidRPr="00AB1781" w:rsidRDefault="008016CF" w:rsidP="00A0015F">
      <w:pPr>
        <w:pStyle w:val="EnglishHangNoCoptic"/>
      </w:pPr>
      <w:r w:rsidRPr="00AB1781">
        <w:t>5 The man who in private slanders his neighbor,</w:t>
      </w:r>
    </w:p>
    <w:p w14:paraId="433C084C" w14:textId="77777777" w:rsidR="008016CF" w:rsidRPr="00AB1781" w:rsidRDefault="008016CF" w:rsidP="00A0015F">
      <w:pPr>
        <w:pStyle w:val="EnglishHangNoCoptic"/>
      </w:pPr>
      <w:r w:rsidRPr="00AB1781">
        <w:tab/>
        <w:t>him I drive away.</w:t>
      </w:r>
    </w:p>
    <w:p w14:paraId="71171C01" w14:textId="77777777" w:rsidR="008016CF" w:rsidRPr="00AB1781" w:rsidRDefault="008016CF" w:rsidP="00A0015F">
      <w:pPr>
        <w:pStyle w:val="EnglishHangNoCoptic"/>
      </w:pPr>
      <w:r w:rsidRPr="00AB1781">
        <w:tab/>
        <w:t>Men of proud looks and grasping hearts</w:t>
      </w:r>
    </w:p>
    <w:p w14:paraId="1E9A4EBF" w14:textId="77777777" w:rsidR="008016CF" w:rsidRPr="00AB1781" w:rsidRDefault="008016CF" w:rsidP="00A0015F">
      <w:pPr>
        <w:pStyle w:val="EnglishHangEndNoCoptic"/>
      </w:pPr>
      <w:r w:rsidRPr="00AB1781">
        <w:tab/>
        <w:t>have no place at my table.</w:t>
      </w:r>
    </w:p>
    <w:p w14:paraId="20CBBCF2" w14:textId="77777777" w:rsidR="008016CF" w:rsidRPr="00AB1781" w:rsidRDefault="008016CF" w:rsidP="00A0015F">
      <w:pPr>
        <w:pStyle w:val="EnglishHangNoCoptic"/>
      </w:pPr>
      <w:r w:rsidRPr="00AB1781">
        <w:lastRenderedPageBreak/>
        <w:t>6 My eyes look to the faithful of the land,</w:t>
      </w:r>
    </w:p>
    <w:p w14:paraId="431C554C" w14:textId="77777777" w:rsidR="008016CF" w:rsidRPr="00AB1781" w:rsidRDefault="008016CF" w:rsidP="00A0015F">
      <w:pPr>
        <w:pStyle w:val="EnglishHangNoCoptic"/>
      </w:pPr>
      <w:r w:rsidRPr="00AB1781">
        <w:tab/>
        <w:t>that they may dwell with me.</w:t>
      </w:r>
    </w:p>
    <w:p w14:paraId="31012618" w14:textId="77777777" w:rsidR="008016CF" w:rsidRPr="00AB1781" w:rsidRDefault="008016CF" w:rsidP="00A0015F">
      <w:pPr>
        <w:pStyle w:val="EnglishHangEndNoCoptic"/>
      </w:pPr>
      <w:r w:rsidRPr="00AB1781">
        <w:tab/>
        <w:t>He who lives a blameless life shall minister to me.</w:t>
      </w:r>
    </w:p>
    <w:p w14:paraId="141F2643" w14:textId="77777777" w:rsidR="008016CF" w:rsidRPr="00AB1781" w:rsidRDefault="008016CF" w:rsidP="00A0015F">
      <w:pPr>
        <w:pStyle w:val="EnglishHangNoCoptic"/>
      </w:pPr>
      <w:r w:rsidRPr="00AB1781">
        <w:t>7 He who acts proudly shall not live in my house;</w:t>
      </w:r>
    </w:p>
    <w:p w14:paraId="0A0B8D05" w14:textId="77777777" w:rsidR="008016CF" w:rsidRPr="00AB1781" w:rsidRDefault="008016CF" w:rsidP="00A0015F">
      <w:pPr>
        <w:pStyle w:val="EnglishHangNoCoptic"/>
      </w:pPr>
      <w:r w:rsidRPr="00AB1781">
        <w:tab/>
        <w:t>he who speaks falsehood</w:t>
      </w:r>
    </w:p>
    <w:p w14:paraId="782DA086" w14:textId="77777777" w:rsidR="008016CF" w:rsidRPr="00AB1781" w:rsidRDefault="008016CF" w:rsidP="00A0015F">
      <w:pPr>
        <w:pStyle w:val="EnglishHangEndNoCoptic"/>
      </w:pPr>
      <w:r w:rsidRPr="00AB1781">
        <w:tab/>
        <w:t>shall not prosper in my sight.</w:t>
      </w:r>
    </w:p>
    <w:p w14:paraId="09743F3A" w14:textId="77777777" w:rsidR="008016CF" w:rsidRPr="00AB1781" w:rsidRDefault="008016CF" w:rsidP="00A0015F">
      <w:pPr>
        <w:pStyle w:val="EnglishHangNoCoptic"/>
      </w:pPr>
      <w:r w:rsidRPr="00AB1781">
        <w:t>8 Each morning I slay all the sinners of the land,</w:t>
      </w:r>
      <w:r w:rsidRPr="00AB1781">
        <w:rPr>
          <w:rStyle w:val="FootnoteReference"/>
        </w:rPr>
        <w:footnoteReference w:id="340"/>
      </w:r>
    </w:p>
    <w:p w14:paraId="4BAA4200" w14:textId="77777777" w:rsidR="008016CF" w:rsidRPr="00AB1781" w:rsidRDefault="008016CF" w:rsidP="00A0015F">
      <w:pPr>
        <w:pStyle w:val="EnglishHangNoCoptic"/>
      </w:pPr>
      <w:r w:rsidRPr="00AB1781">
        <w:tab/>
        <w:t>that I may purge all wrongdoers</w:t>
      </w:r>
    </w:p>
    <w:p w14:paraId="5DB2E11A" w14:textId="77777777" w:rsidR="008016CF" w:rsidRDefault="008016CF" w:rsidP="00A0015F">
      <w:pPr>
        <w:pStyle w:val="EnglishHangEndNoCoptic"/>
      </w:pPr>
      <w:r w:rsidRPr="00AB1781">
        <w:tab/>
        <w:t>from the city of the Lord.</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987" w:name="_Ref435438613"/>
      <w:r w:rsidRPr="00AB1781">
        <w:t>K</w:t>
      </w:r>
      <w:r>
        <w:t>athisma</w:t>
      </w:r>
      <w:r w:rsidRPr="00AB1781">
        <w:t xml:space="preserve"> 1</w:t>
      </w:r>
      <w:r>
        <w:t>4</w:t>
      </w:r>
      <w:bookmarkEnd w:id="987"/>
    </w:p>
    <w:p w14:paraId="327279E3" w14:textId="77777777" w:rsidR="00EC728E" w:rsidRPr="00AB1781" w:rsidRDefault="00EC728E" w:rsidP="00BF0205">
      <w:pPr>
        <w:pStyle w:val="Heading4"/>
      </w:pPr>
      <w:r>
        <w:t>Psalm</w:t>
      </w:r>
      <w:r w:rsidRPr="00AB1781">
        <w:t xml:space="preserve"> 101</w:t>
      </w:r>
      <w:r>
        <w:t xml:space="preserve">: O Lord, hear my prayer, and let my cry come to </w:t>
      </w:r>
      <w:r w:rsidR="001040C8">
        <w:t>You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77777777" w:rsidR="00EC728E" w:rsidRPr="00AB1781" w:rsidRDefault="00EC728E" w:rsidP="00EC728E">
      <w:pPr>
        <w:pStyle w:val="Rubric"/>
      </w:pPr>
      <w:r w:rsidRPr="00AB1781">
        <w:t>1 (A Prayer for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7777777" w:rsidR="00EC728E" w:rsidRPr="00AB1781" w:rsidRDefault="00EC728E" w:rsidP="00EC728E">
      <w:pPr>
        <w:pStyle w:val="EnglishHangNoCoptic"/>
      </w:pPr>
      <w:r w:rsidRPr="00AB1781">
        <w:t xml:space="preserve">3 Turn not </w:t>
      </w:r>
      <w:r w:rsidR="00E570CB">
        <w:t>Your</w:t>
      </w:r>
      <w:r w:rsidRPr="00AB1781">
        <w:t xml:space="preserve"> face from me</w:t>
      </w:r>
    </w:p>
    <w:p w14:paraId="4BDA2039" w14:textId="77777777" w:rsidR="00EC728E" w:rsidRPr="00AB1781" w:rsidRDefault="00EC728E" w:rsidP="00EC728E">
      <w:pPr>
        <w:pStyle w:val="EnglishHangNoCoptic"/>
      </w:pPr>
      <w:r w:rsidRPr="00AB1781">
        <w:tab/>
        <w:t>in the day when I am in trouble;</w:t>
      </w:r>
    </w:p>
    <w:p w14:paraId="0A130FCA" w14:textId="77777777" w:rsidR="00EC728E" w:rsidRPr="00AB1781" w:rsidRDefault="00EC728E" w:rsidP="00EC728E">
      <w:pPr>
        <w:pStyle w:val="EnglishHangNoCoptic"/>
      </w:pPr>
      <w:r w:rsidRPr="00AB1781">
        <w:tab/>
        <w:t xml:space="preserve">incline </w:t>
      </w:r>
      <w:r w:rsidR="001040C8">
        <w:t>Your</w:t>
      </w:r>
      <w:r w:rsidRPr="00AB1781">
        <w:t xml:space="preserve"> ear to me.</w:t>
      </w:r>
    </w:p>
    <w:p w14:paraId="18516D23" w14:textId="77777777" w:rsidR="00EC728E" w:rsidRPr="00AB1781" w:rsidRDefault="00EC728E" w:rsidP="00EC728E">
      <w:pPr>
        <w:pStyle w:val="EnglishHangEndNoCoptic"/>
      </w:pPr>
      <w:r w:rsidRPr="00AB1781">
        <w:tab/>
        <w:t>Answer me speedily in the day when I call.</w:t>
      </w:r>
    </w:p>
    <w:p w14:paraId="06D48666" w14:textId="77777777" w:rsidR="00EC728E" w:rsidRPr="00AB1781" w:rsidRDefault="00EC728E" w:rsidP="00EC728E">
      <w:pPr>
        <w:pStyle w:val="EnglishHangNoCoptic"/>
      </w:pPr>
      <w:r w:rsidRPr="00AB1781">
        <w:t>4 For my days vanish like smoke,</w:t>
      </w:r>
    </w:p>
    <w:p w14:paraId="2234B0C0" w14:textId="77777777" w:rsidR="00EC728E" w:rsidRPr="00AB1781" w:rsidRDefault="00EC728E" w:rsidP="00EC728E">
      <w:pPr>
        <w:pStyle w:val="EnglishHangEndNoCoptic"/>
      </w:pPr>
      <w:r w:rsidRPr="00AB1781">
        <w:tab/>
        <w:t>and my bones burn like brushwood.</w:t>
      </w:r>
    </w:p>
    <w:p w14:paraId="5A6D8A58" w14:textId="77777777" w:rsidR="00EC728E" w:rsidRPr="00AB1781" w:rsidRDefault="00EC728E" w:rsidP="00EC728E">
      <w:pPr>
        <w:pStyle w:val="EnglishHangNoCoptic"/>
      </w:pPr>
      <w:r w:rsidRPr="00AB1781">
        <w:t>5 My heart is sick and dry as grass,</w:t>
      </w:r>
    </w:p>
    <w:p w14:paraId="37612E95" w14:textId="77777777" w:rsidR="00EC728E" w:rsidRPr="00AB1781" w:rsidRDefault="00EC728E" w:rsidP="00EC728E">
      <w:pPr>
        <w:pStyle w:val="EnglishHangEndNoCoptic"/>
      </w:pPr>
      <w:r w:rsidRPr="00AB1781">
        <w:tab/>
        <w:t>so that I forget to eat my bread.</w:t>
      </w:r>
    </w:p>
    <w:p w14:paraId="2644D117" w14:textId="77777777" w:rsidR="00EC728E" w:rsidRPr="00AB1781" w:rsidRDefault="00EC728E" w:rsidP="00EC728E">
      <w:pPr>
        <w:pStyle w:val="EnglishHangNoCoptic"/>
      </w:pPr>
      <w:r w:rsidRPr="00AB1781">
        <w:t>6 Because of my loud groaning</w:t>
      </w:r>
    </w:p>
    <w:p w14:paraId="3916135B" w14:textId="77777777" w:rsidR="00EC728E" w:rsidRPr="00AB1781" w:rsidRDefault="00EC728E" w:rsidP="00EC728E">
      <w:pPr>
        <w:pStyle w:val="EnglishHangEndNoCoptic"/>
      </w:pPr>
      <w:r w:rsidRPr="00AB1781">
        <w:tab/>
        <w:t>my bones stick to my flesh.</w:t>
      </w:r>
    </w:p>
    <w:p w14:paraId="1EF16626" w14:textId="77777777" w:rsidR="00EC728E" w:rsidRPr="00AB1781" w:rsidRDefault="00EC728E" w:rsidP="00EC728E">
      <w:pPr>
        <w:pStyle w:val="EnglishHangNoCoptic"/>
      </w:pPr>
      <w:r w:rsidRPr="00AB1781">
        <w:t>7 I have become like a pelican of the desert;</w:t>
      </w:r>
    </w:p>
    <w:p w14:paraId="2DE87C59" w14:textId="77777777" w:rsidR="00EC728E" w:rsidRPr="00AB1781" w:rsidRDefault="00EC728E" w:rsidP="00EC728E">
      <w:pPr>
        <w:pStyle w:val="EnglishHangEndNoCoptic"/>
      </w:pPr>
      <w:r w:rsidRPr="00AB1781">
        <w:tab/>
        <w:t>I am like a screech-owl in a ruined building.</w:t>
      </w:r>
    </w:p>
    <w:p w14:paraId="4AF7332E" w14:textId="77777777" w:rsidR="00EC728E" w:rsidRPr="00AB1781" w:rsidRDefault="00EC728E" w:rsidP="00EC728E">
      <w:pPr>
        <w:pStyle w:val="EnglishHangNoCoptic"/>
      </w:pPr>
      <w:r w:rsidRPr="00AB1781">
        <w:t>8 I keep vigil, and am become</w:t>
      </w:r>
    </w:p>
    <w:p w14:paraId="0873452E" w14:textId="77777777" w:rsidR="00EC728E" w:rsidRPr="00AB1781" w:rsidRDefault="00EC728E" w:rsidP="00EC728E">
      <w:pPr>
        <w:pStyle w:val="EnglishHangEndNoCoptic"/>
      </w:pPr>
      <w:r w:rsidRPr="00AB1781">
        <w:tab/>
        <w:t>like a solitary bird on the housetop.</w:t>
      </w:r>
    </w:p>
    <w:p w14:paraId="4931A48A" w14:textId="77777777" w:rsidR="00EC728E" w:rsidRPr="00AB1781" w:rsidRDefault="00EC728E" w:rsidP="00EC728E">
      <w:pPr>
        <w:pStyle w:val="EnglishHangNoCoptic"/>
      </w:pPr>
      <w:r w:rsidRPr="00AB1781">
        <w:lastRenderedPageBreak/>
        <w:t>9 All day long my enemies taunt me,</w:t>
      </w:r>
    </w:p>
    <w:p w14:paraId="10823021" w14:textId="77777777" w:rsidR="00EC728E" w:rsidRPr="00AB1781" w:rsidRDefault="00EC728E" w:rsidP="00EC728E">
      <w:pPr>
        <w:pStyle w:val="EnglishHangEndNoCoptic"/>
      </w:pPr>
      <w:r w:rsidRPr="00AB1781">
        <w:tab/>
        <w:t>and those who praise me swear against me.</w:t>
      </w:r>
      <w:r w:rsidRPr="00AB1781">
        <w:rPr>
          <w:rStyle w:val="FootnoteReference"/>
        </w:rPr>
        <w:footnoteReference w:id="341"/>
      </w:r>
    </w:p>
    <w:p w14:paraId="6D7D2E56" w14:textId="77777777" w:rsidR="00EC728E" w:rsidRPr="00AB1781" w:rsidRDefault="00EC728E" w:rsidP="00EC728E">
      <w:pPr>
        <w:pStyle w:val="EnglishHangNoCoptic"/>
      </w:pPr>
      <w:r w:rsidRPr="00AB1781">
        <w:t>10 For I have eaten ashes like bread</w:t>
      </w:r>
    </w:p>
    <w:p w14:paraId="76679CF7" w14:textId="77777777" w:rsidR="00EC728E" w:rsidRPr="00AB1781" w:rsidRDefault="00EC728E" w:rsidP="00EC728E">
      <w:pPr>
        <w:pStyle w:val="EnglishHangEndNoCoptic"/>
      </w:pPr>
      <w:r w:rsidRPr="00AB1781">
        <w:tab/>
        <w:t>and mingled my drink with weeping,</w:t>
      </w:r>
    </w:p>
    <w:p w14:paraId="7FFD9627" w14:textId="77777777"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fury;</w:t>
      </w:r>
    </w:p>
    <w:p w14:paraId="3E76620F" w14:textId="77777777" w:rsidR="00EC728E" w:rsidRPr="00AB1781" w:rsidRDefault="00EC728E" w:rsidP="00EC728E">
      <w:pPr>
        <w:pStyle w:val="EnglishHangEndNoCoptic"/>
      </w:pPr>
      <w:r w:rsidRPr="00AB1781">
        <w:tab/>
        <w:t xml:space="preserve">for </w:t>
      </w:r>
      <w:r w:rsidR="001040C8">
        <w:t>You</w:t>
      </w:r>
      <w:r w:rsidRPr="00AB1781">
        <w:t xml:space="preserve"> </w:t>
      </w:r>
      <w:r w:rsidR="00556387">
        <w:t>have</w:t>
      </w:r>
      <w:r w:rsidRPr="00AB1781">
        <w:t xml:space="preserve"> lifted me up and cast me down.</w:t>
      </w:r>
    </w:p>
    <w:p w14:paraId="5E9CB815" w14:textId="77777777" w:rsidR="00EC728E" w:rsidRPr="00AB1781" w:rsidRDefault="00EC728E" w:rsidP="00EC728E">
      <w:pPr>
        <w:pStyle w:val="EnglishHangNoCoptic"/>
      </w:pPr>
      <w:r w:rsidRPr="00AB1781">
        <w:t>12 My days decline like a shadow,</w:t>
      </w:r>
      <w:r w:rsidRPr="00AB1781">
        <w:rPr>
          <w:rStyle w:val="FootnoteReference"/>
        </w:rPr>
        <w:footnoteReference w:id="342"/>
      </w:r>
    </w:p>
    <w:p w14:paraId="3D4EE747" w14:textId="77777777" w:rsidR="00EC728E" w:rsidRPr="00AB1781" w:rsidRDefault="00EC728E" w:rsidP="00EC728E">
      <w:pPr>
        <w:pStyle w:val="EnglishHangEndNoCoptic"/>
      </w:pPr>
      <w:r w:rsidRPr="00AB1781">
        <w:tab/>
        <w:t>and I am withered like grass.</w:t>
      </w:r>
    </w:p>
    <w:p w14:paraId="170B6CFB" w14:textId="77777777" w:rsidR="00EC728E" w:rsidRPr="00AB1781" w:rsidRDefault="00EC728E" w:rsidP="00EC728E">
      <w:pPr>
        <w:pStyle w:val="EnglishHangNoCoptic"/>
      </w:pPr>
      <w:r w:rsidRPr="00AB1781">
        <w:t xml:space="preserve">13 But </w:t>
      </w:r>
      <w:r w:rsidR="001040C8">
        <w:t>You</w:t>
      </w:r>
      <w:r w:rsidRPr="00AB1781">
        <w:t>, O Lord, dost endure for ever,</w:t>
      </w:r>
    </w:p>
    <w:p w14:paraId="2C609906" w14:textId="77777777" w:rsidR="00EC728E" w:rsidRPr="00AB1781" w:rsidRDefault="00EC728E" w:rsidP="00EC728E">
      <w:pPr>
        <w:pStyle w:val="EnglishHangEndNoCoptic"/>
      </w:pPr>
      <w:r w:rsidRPr="00AB1781">
        <w:tab/>
        <w:t xml:space="preserve">and </w:t>
      </w:r>
      <w:r w:rsidR="00E570CB">
        <w:t>Your</w:t>
      </w:r>
      <w:r w:rsidRPr="00AB1781">
        <w:t xml:space="preserve"> remembrance throughout all generations.</w:t>
      </w:r>
    </w:p>
    <w:p w14:paraId="10DB4BBB" w14:textId="77777777" w:rsidR="00EC728E" w:rsidRPr="00AB1781" w:rsidRDefault="00EC728E" w:rsidP="00EC728E">
      <w:pPr>
        <w:pStyle w:val="EnglishHangNoCoptic"/>
      </w:pPr>
      <w:r w:rsidRPr="00AB1781">
        <w:t xml:space="preserve">14 </w:t>
      </w:r>
      <w:r w:rsidR="001040C8">
        <w:t>You</w:t>
      </w:r>
      <w:r w:rsidRPr="00AB1781">
        <w:t xml:space="preserve"> </w:t>
      </w:r>
      <w:r w:rsidR="00556387">
        <w:t>will</w:t>
      </w:r>
      <w:r w:rsidRPr="00AB1781">
        <w:t xml:space="preserve"> rise and have mercy on Zion;</w:t>
      </w:r>
    </w:p>
    <w:p w14:paraId="47F50286" w14:textId="77777777" w:rsidR="00EC728E" w:rsidRPr="00AB1781" w:rsidRDefault="00EC728E" w:rsidP="00EC728E">
      <w:pPr>
        <w:pStyle w:val="EnglishHangNoCoptic"/>
      </w:pPr>
      <w:r w:rsidRPr="00AB1781">
        <w:tab/>
        <w:t>for it is time to have mercy on her,</w:t>
      </w:r>
    </w:p>
    <w:p w14:paraId="1D6EB45C" w14:textId="77777777" w:rsidR="00EC728E" w:rsidRPr="00EC728E" w:rsidRDefault="00EC728E" w:rsidP="00EC728E">
      <w:pPr>
        <w:pStyle w:val="EnglishHangEndNoCoptic"/>
      </w:pPr>
      <w:r w:rsidRPr="00AB1781">
        <w:tab/>
        <w:t>because the time has come.</w:t>
      </w:r>
    </w:p>
    <w:p w14:paraId="3B09F38E" w14:textId="77777777" w:rsidR="00EC728E" w:rsidRPr="00AB1781" w:rsidRDefault="00EC728E" w:rsidP="00EC728E">
      <w:pPr>
        <w:pStyle w:val="EnglishHangNoCoptic"/>
      </w:pPr>
      <w:r w:rsidRPr="00AB1781">
        <w:t xml:space="preserve">15 For </w:t>
      </w:r>
      <w:r w:rsidR="00E570CB">
        <w:t>Your</w:t>
      </w:r>
      <w:r w:rsidRPr="00AB1781">
        <w:t xml:space="preserve"> servants delight in her stones</w:t>
      </w:r>
    </w:p>
    <w:p w14:paraId="07D16907" w14:textId="77777777" w:rsidR="00EC728E" w:rsidRPr="00AB1781" w:rsidRDefault="00EC728E" w:rsidP="00EC728E">
      <w:pPr>
        <w:pStyle w:val="EnglishHangEndNoCoptic"/>
      </w:pPr>
      <w:r w:rsidRPr="00AB1781">
        <w:tab/>
        <w:t>and have pity on her dust.</w:t>
      </w:r>
      <w:r w:rsidRPr="00AB1781">
        <w:rPr>
          <w:rStyle w:val="FootnoteReference"/>
        </w:rPr>
        <w:footnoteReference w:id="343"/>
      </w:r>
    </w:p>
    <w:p w14:paraId="07B6EE3D" w14:textId="77777777" w:rsidR="00EC728E" w:rsidRPr="00AB1781" w:rsidRDefault="00EC728E" w:rsidP="00EC728E">
      <w:pPr>
        <w:pStyle w:val="EnglishHangNoCoptic"/>
      </w:pPr>
      <w:r w:rsidRPr="00AB1781">
        <w:t xml:space="preserve">16 The nations will fear </w:t>
      </w:r>
      <w:r w:rsidR="00E570CB">
        <w:t>Your</w:t>
      </w:r>
      <w:r w:rsidRPr="00AB1781">
        <w:t xml:space="preserve"> Name, O Lord,</w:t>
      </w:r>
    </w:p>
    <w:p w14:paraId="0FDE5296" w14:textId="77777777" w:rsidR="00EC728E" w:rsidRPr="00AB1781" w:rsidRDefault="00EC728E" w:rsidP="00EC728E">
      <w:pPr>
        <w:pStyle w:val="EnglishHangEndNoCoptic"/>
      </w:pPr>
      <w:r w:rsidRPr="00AB1781">
        <w:tab/>
        <w:t xml:space="preserve">and all the kings of the earth </w:t>
      </w:r>
      <w:r w:rsidR="00E570CB">
        <w:t>Your</w:t>
      </w:r>
      <w:r w:rsidRPr="00AB1781">
        <w:t xml:space="preserve"> glory.</w:t>
      </w:r>
    </w:p>
    <w:p w14:paraId="5F12EF59" w14:textId="77777777" w:rsidR="00EC728E" w:rsidRPr="00AB1781" w:rsidRDefault="00EC728E" w:rsidP="00EC728E">
      <w:pPr>
        <w:pStyle w:val="EnglishHangNoCoptic"/>
      </w:pPr>
      <w:r w:rsidRPr="00AB1781">
        <w:t>17 For the Lord will build up Zion</w:t>
      </w:r>
    </w:p>
    <w:p w14:paraId="747525A3" w14:textId="77777777" w:rsidR="00EC728E" w:rsidRPr="00AB1781" w:rsidRDefault="00EC728E" w:rsidP="00EC728E">
      <w:pPr>
        <w:pStyle w:val="EnglishHangEndNoCoptic"/>
      </w:pPr>
      <w:r w:rsidRPr="00AB1781">
        <w:tab/>
        <w:t>and will appear in His glory.</w:t>
      </w:r>
    </w:p>
    <w:p w14:paraId="4D31C52A" w14:textId="77777777" w:rsidR="00EC728E" w:rsidRPr="00AB1781" w:rsidRDefault="00EC728E" w:rsidP="00EC728E">
      <w:pPr>
        <w:pStyle w:val="EnglishHangNoCoptic"/>
      </w:pPr>
      <w:r w:rsidRPr="00AB1781">
        <w:t>18 He will regard the prayer of the humble,</w:t>
      </w:r>
    </w:p>
    <w:p w14:paraId="0965CC47" w14:textId="77777777" w:rsidR="00EC728E" w:rsidRPr="00AB1781" w:rsidRDefault="00EC728E" w:rsidP="00EC728E">
      <w:pPr>
        <w:pStyle w:val="EnglishHangEndNoCoptic"/>
      </w:pPr>
      <w:r w:rsidRPr="00AB1781">
        <w:tab/>
        <w:t>and will not ignore their need.</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77777777" w:rsidR="00EC728E" w:rsidRPr="00AB1781" w:rsidRDefault="00EC728E" w:rsidP="00EC728E">
      <w:pPr>
        <w:pStyle w:val="EnglishHangNoCoptic"/>
      </w:pPr>
      <w:r w:rsidRPr="00AB1781">
        <w:t>20 He stooped from His holy height;</w:t>
      </w:r>
    </w:p>
    <w:p w14:paraId="0A3B0D56" w14:textId="77777777" w:rsidR="00EC728E" w:rsidRPr="00AB1781" w:rsidRDefault="00EC728E" w:rsidP="00EC728E">
      <w:pPr>
        <w:pStyle w:val="EnglishHangEndNoCoptic"/>
      </w:pPr>
      <w:r w:rsidRPr="00AB1781">
        <w:tab/>
        <w:t>the Lord looked from heaven at the earth</w:t>
      </w:r>
    </w:p>
    <w:p w14:paraId="167B4275" w14:textId="77777777" w:rsidR="00EC728E" w:rsidRPr="00AB1781" w:rsidRDefault="00EC728E" w:rsidP="00EC728E">
      <w:pPr>
        <w:pStyle w:val="EnglishHangNoCoptic"/>
      </w:pPr>
      <w:r w:rsidRPr="00AB1781">
        <w:t>21 to hear the groaning of the prisoners</w:t>
      </w:r>
    </w:p>
    <w:p w14:paraId="11B14E69" w14:textId="77777777" w:rsidR="00EC728E" w:rsidRPr="00AB1781" w:rsidRDefault="00EC728E" w:rsidP="00EC728E">
      <w:pPr>
        <w:pStyle w:val="EnglishHangEndNoCoptic"/>
      </w:pPr>
      <w:r w:rsidRPr="00AB1781">
        <w:tab/>
        <w:t>and release the children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7777777" w:rsidR="00EC728E" w:rsidRPr="00AB1781" w:rsidRDefault="00EC728E" w:rsidP="00EC728E">
      <w:pPr>
        <w:pStyle w:val="EnglishHangNoCoptic"/>
      </w:pPr>
      <w:r w:rsidRPr="00AB1781">
        <w:lastRenderedPageBreak/>
        <w:t>23 to gather together the peoples</w:t>
      </w:r>
    </w:p>
    <w:p w14:paraId="146B9FE9" w14:textId="77777777" w:rsidR="00EC728E" w:rsidRPr="00AB1781" w:rsidRDefault="00EC728E" w:rsidP="00EC728E">
      <w:pPr>
        <w:pStyle w:val="EnglishHangEndNoCoptic"/>
      </w:pPr>
      <w:r w:rsidRPr="00AB1781">
        <w:tab/>
        <w:t>and their kings to serve the Lord.</w:t>
      </w:r>
    </w:p>
    <w:p w14:paraId="7FE275DF" w14:textId="77777777" w:rsidR="00EC728E" w:rsidRPr="00AB1781" w:rsidRDefault="00EC728E" w:rsidP="00EC728E">
      <w:pPr>
        <w:pStyle w:val="EnglishHangNoCoptic"/>
      </w:pPr>
      <w:r w:rsidRPr="00AB1781">
        <w:t>24 He asked Him at the height of his strength:</w:t>
      </w:r>
    </w:p>
    <w:p w14:paraId="2DD0F01D" w14:textId="77777777" w:rsidR="00EC728E" w:rsidRPr="00AB1781" w:rsidRDefault="00EC728E" w:rsidP="00EC728E">
      <w:pPr>
        <w:pStyle w:val="EnglishHangEndNoCoptic"/>
      </w:pPr>
      <w:r w:rsidRPr="00AB1781">
        <w:tab/>
        <w:t>Tell me how short my life is to be.</w:t>
      </w:r>
    </w:p>
    <w:p w14:paraId="43984501" w14:textId="77777777" w:rsidR="00EC728E" w:rsidRPr="00AB1781" w:rsidRDefault="00EC728E" w:rsidP="00EC728E">
      <w:pPr>
        <w:pStyle w:val="EnglishHangNoCoptic"/>
      </w:pPr>
      <w:r w:rsidRPr="00AB1781">
        <w:t>25 Do not take me away in the midst of my days.</w:t>
      </w:r>
    </w:p>
    <w:p w14:paraId="439C013E" w14:textId="77777777" w:rsidR="00EC728E" w:rsidRPr="00AB1781" w:rsidRDefault="00EC728E" w:rsidP="00EC728E">
      <w:pPr>
        <w:pStyle w:val="EnglishHangEndNoCoptic"/>
      </w:pPr>
      <w:r w:rsidRPr="00AB1781">
        <w:tab/>
      </w:r>
      <w:r w:rsidR="00E570CB">
        <w:t>Your</w:t>
      </w:r>
      <w:r w:rsidRPr="00AB1781">
        <w:t xml:space="preserve"> years are throughout all generations.</w:t>
      </w:r>
    </w:p>
    <w:p w14:paraId="52E8851C" w14:textId="77777777" w:rsidR="00EC728E" w:rsidRPr="00AB1781" w:rsidRDefault="00EC728E" w:rsidP="00EC728E">
      <w:pPr>
        <w:pStyle w:val="EnglishHangNoCoptic"/>
      </w:pPr>
      <w:r w:rsidRPr="00AB1781">
        <w:t xml:space="preserve">26 In the beginning, O Lord, </w:t>
      </w:r>
      <w:r w:rsidR="001040C8">
        <w:t>You</w:t>
      </w:r>
      <w:r w:rsidRPr="00AB1781">
        <w:t xml:space="preserve"> </w:t>
      </w:r>
      <w:r w:rsidR="001040C8">
        <w:t>did</w:t>
      </w:r>
      <w:r w:rsidRPr="00AB1781">
        <w:t xml:space="preserve"> found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77777777" w:rsidR="00EC728E" w:rsidRPr="00AB1781" w:rsidRDefault="00EC728E" w:rsidP="00EC728E">
      <w:pPr>
        <w:pStyle w:val="EnglishHangNoCoptic"/>
      </w:pPr>
      <w:r w:rsidRPr="00AB1781">
        <w:t xml:space="preserve">27 They will perish, but </w:t>
      </w:r>
      <w:r w:rsidR="001040C8">
        <w:t>You</w:t>
      </w:r>
      <w:r w:rsidRPr="00AB1781">
        <w:t xml:space="preserve"> </w:t>
      </w:r>
      <w:r w:rsidR="00004BA4">
        <w:t>remain</w:t>
      </w:r>
      <w:r w:rsidRPr="00AB1781">
        <w:t>;</w:t>
      </w:r>
    </w:p>
    <w:p w14:paraId="3A57148E" w14:textId="77777777" w:rsidR="00EC728E" w:rsidRPr="00AB1781" w:rsidRDefault="00EC728E" w:rsidP="00EC728E">
      <w:pPr>
        <w:pStyle w:val="EnglishHangNoCoptic"/>
      </w:pPr>
      <w:r w:rsidRPr="00AB1781">
        <w:tab/>
        <w:t>they will all wear out like a garment,</w:t>
      </w:r>
    </w:p>
    <w:p w14:paraId="39BC6739" w14:textId="77777777"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p>
    <w:p w14:paraId="0BD0D52B" w14:textId="77777777" w:rsidR="00EC728E" w:rsidRPr="00AB1781" w:rsidRDefault="00EC728E" w:rsidP="00EC728E">
      <w:pPr>
        <w:pStyle w:val="EnglishHangEndNoCoptic"/>
      </w:pPr>
      <w:r w:rsidRPr="00AB1781">
        <w:tab/>
        <w:t>and they will be changed.</w:t>
      </w:r>
    </w:p>
    <w:p w14:paraId="658E95D4" w14:textId="77777777"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ever the same,</w:t>
      </w:r>
    </w:p>
    <w:p w14:paraId="2A16E399" w14:textId="77777777" w:rsidR="00EC728E" w:rsidRPr="00AB1781" w:rsidRDefault="00EC728E" w:rsidP="00EC728E">
      <w:pPr>
        <w:pStyle w:val="EnglishHangEndNoCoptic"/>
      </w:pPr>
      <w:r w:rsidRPr="00AB1781">
        <w:tab/>
        <w:t xml:space="preserve">and </w:t>
      </w:r>
      <w:r w:rsidR="00E570CB">
        <w:t>Your</w:t>
      </w:r>
      <w:r w:rsidRPr="00AB1781">
        <w:t xml:space="preserve"> years never end.</w:t>
      </w:r>
    </w:p>
    <w:p w14:paraId="4B26288B" w14:textId="77777777" w:rsidR="00EC728E" w:rsidRPr="00AB1781" w:rsidRDefault="00EC728E" w:rsidP="00EC728E">
      <w:pPr>
        <w:pStyle w:val="EnglishHangNoCoptic"/>
      </w:pPr>
      <w:r w:rsidRPr="00AB1781">
        <w:t xml:space="preserve">29 The children of </w:t>
      </w:r>
      <w:r w:rsidR="00E570CB">
        <w:t>Your</w:t>
      </w:r>
      <w:r w:rsidRPr="00AB1781">
        <w:t xml:space="preserve"> servants will dwell securely,</w:t>
      </w:r>
    </w:p>
    <w:p w14:paraId="11EE2CAC" w14:textId="77777777" w:rsidR="00EC728E" w:rsidRPr="00EC728E" w:rsidRDefault="00EC728E" w:rsidP="00EC728E">
      <w:pPr>
        <w:pStyle w:val="EnglishHangEndNoCoptic"/>
      </w:pPr>
      <w:r w:rsidRPr="00AB1781">
        <w:tab/>
        <w:t>and their descendants</w:t>
      </w:r>
      <w:r w:rsidRPr="00AB1781">
        <w:rPr>
          <w:rStyle w:val="FootnoteReference"/>
        </w:rPr>
        <w:footnoteReference w:id="344"/>
      </w:r>
      <w:r w:rsidRPr="00AB1781">
        <w:t xml:space="preserve"> will be guided for ever.</w:t>
      </w:r>
    </w:p>
    <w:p w14:paraId="79348398" w14:textId="77777777" w:rsidR="00EC728E" w:rsidRPr="00AB1781" w:rsidRDefault="00EC728E" w:rsidP="00BF0205">
      <w:pPr>
        <w:pStyle w:val="Heading4"/>
      </w:pPr>
      <w:r>
        <w:t>Psalm</w:t>
      </w:r>
      <w:r w:rsidRPr="00AB1781">
        <w:t xml:space="preserve"> 102</w:t>
      </w:r>
      <w:r>
        <w:t>: Bless the Lord, O my soul</w:t>
      </w:r>
      <w:r w:rsidR="00DA6717">
        <w:t>, and all that is within me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34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77777777" w:rsidR="00EC728E" w:rsidRPr="00AB1781" w:rsidRDefault="00EC728E" w:rsidP="00EC728E">
      <w:pPr>
        <w:pStyle w:val="EnglishHangEndNoCoptic"/>
      </w:pPr>
      <w:r w:rsidRPr="00AB1781">
        <w:tab/>
        <w:t>and all that is within me bless His holy name.</w:t>
      </w:r>
    </w:p>
    <w:p w14:paraId="64EBC379" w14:textId="77777777" w:rsidR="00EC728E" w:rsidRPr="00AB1781" w:rsidRDefault="00EC728E" w:rsidP="00EC728E">
      <w:pPr>
        <w:pStyle w:val="EnglishHangNoCoptic"/>
      </w:pPr>
      <w:r w:rsidRPr="00AB1781">
        <w:t>2 Bless the Lord, O my soul,</w:t>
      </w:r>
    </w:p>
    <w:p w14:paraId="43B6DC2A" w14:textId="77777777" w:rsidR="00EC728E" w:rsidRPr="00AB1781" w:rsidRDefault="00EC728E" w:rsidP="00EC728E">
      <w:pPr>
        <w:pStyle w:val="EnglishHangEndNoCoptic"/>
      </w:pPr>
      <w:r w:rsidRPr="00AB1781">
        <w:tab/>
        <w:t>and forget not all His benefits:</w:t>
      </w:r>
    </w:p>
    <w:p w14:paraId="5928FD9D" w14:textId="77777777" w:rsidR="00EC728E" w:rsidRPr="00AB1781" w:rsidRDefault="00EC728E" w:rsidP="00EC728E">
      <w:pPr>
        <w:pStyle w:val="EnglishHangNoCoptic"/>
      </w:pPr>
      <w:r w:rsidRPr="00AB1781">
        <w:t>3 Who forgives all your sins,</w:t>
      </w:r>
    </w:p>
    <w:p w14:paraId="14965F62" w14:textId="77777777" w:rsidR="00EC728E" w:rsidRPr="00AB1781" w:rsidRDefault="00EC728E" w:rsidP="00EC728E">
      <w:pPr>
        <w:pStyle w:val="EnglishHangEndNoCoptic"/>
      </w:pPr>
      <w:r w:rsidRPr="00AB1781">
        <w:tab/>
        <w:t>Who heals all your diseases,</w:t>
      </w:r>
    </w:p>
    <w:p w14:paraId="67D5E2EE" w14:textId="77777777" w:rsidR="00EC728E" w:rsidRPr="00AB1781" w:rsidRDefault="00EC728E" w:rsidP="00EC728E">
      <w:pPr>
        <w:pStyle w:val="EnglishHangNoCoptic"/>
      </w:pPr>
      <w:r w:rsidRPr="00AB1781">
        <w:t>4 Who redeems your life from destruction,</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77777777" w:rsidR="00EC728E" w:rsidRPr="00AB1781" w:rsidRDefault="00EC728E" w:rsidP="00EC728E">
      <w:pPr>
        <w:pStyle w:val="EnglishHangNoCoptic"/>
      </w:pPr>
      <w:r w:rsidRPr="00AB1781">
        <w:lastRenderedPageBreak/>
        <w:t>6 The Lord offers mercy and judgment</w:t>
      </w:r>
    </w:p>
    <w:p w14:paraId="2829AB74" w14:textId="77777777" w:rsidR="00EC728E" w:rsidRPr="00AB1781" w:rsidRDefault="00EC728E" w:rsidP="00EC728E">
      <w:pPr>
        <w:pStyle w:val="EnglishHangEndNoCoptic"/>
      </w:pPr>
      <w:r w:rsidRPr="00AB1781">
        <w:tab/>
        <w:t>to all who are wronged.</w:t>
      </w:r>
    </w:p>
    <w:p w14:paraId="61A34536" w14:textId="77777777" w:rsidR="00EC728E" w:rsidRPr="00AB1781" w:rsidRDefault="00EC728E" w:rsidP="00EC728E">
      <w:pPr>
        <w:pStyle w:val="EnglishHangNoCoptic"/>
      </w:pPr>
      <w:r w:rsidRPr="00AB1781">
        <w:t>7 He made known His ways to Moses,</w:t>
      </w:r>
    </w:p>
    <w:p w14:paraId="4FA3166D" w14:textId="77777777" w:rsidR="00EC728E" w:rsidRPr="00AB1781" w:rsidRDefault="00EC728E" w:rsidP="00EC728E">
      <w:pPr>
        <w:pStyle w:val="EnglishHangEndNoCoptic"/>
      </w:pPr>
      <w:r w:rsidRPr="00AB1781">
        <w:tab/>
        <w:t>His will to the children of Israel.</w:t>
      </w:r>
      <w:r w:rsidRPr="00AB1781">
        <w:rPr>
          <w:rStyle w:val="FootnoteReference"/>
        </w:rPr>
        <w:footnoteReference w:id="346"/>
      </w:r>
    </w:p>
    <w:p w14:paraId="3EA021AC" w14:textId="77777777" w:rsidR="00EC728E" w:rsidRPr="00AB1781" w:rsidRDefault="00EC728E" w:rsidP="00EC728E">
      <w:pPr>
        <w:pStyle w:val="EnglishHangNoCoptic"/>
      </w:pPr>
      <w:r w:rsidRPr="00AB1781">
        <w:t>8 The Lord is compassionate and merciful,</w:t>
      </w:r>
    </w:p>
    <w:p w14:paraId="2038A7AA" w14:textId="77777777" w:rsidR="00EC728E" w:rsidRPr="00AB1781" w:rsidRDefault="00EC728E" w:rsidP="00EC728E">
      <w:pPr>
        <w:pStyle w:val="EnglishHangEndNoCoptic"/>
      </w:pPr>
      <w:r w:rsidRPr="00AB1781">
        <w:tab/>
        <w:t>long-suffering and of great mercy.</w:t>
      </w:r>
    </w:p>
    <w:p w14:paraId="3884F8FA" w14:textId="77777777" w:rsidR="00EC728E" w:rsidRPr="00AB1781" w:rsidRDefault="00EC728E" w:rsidP="00EC728E">
      <w:pPr>
        <w:pStyle w:val="EnglishHangNoCoptic"/>
      </w:pPr>
      <w:r w:rsidRPr="00AB1781">
        <w:t>9 He will not always be angry,</w:t>
      </w:r>
    </w:p>
    <w:p w14:paraId="60506EF4" w14:textId="77777777" w:rsidR="00EC728E" w:rsidRPr="00AB1781" w:rsidRDefault="00EC728E" w:rsidP="00EC728E">
      <w:pPr>
        <w:pStyle w:val="EnglishHangEndNoCoptic"/>
      </w:pPr>
      <w:r w:rsidRPr="00AB1781">
        <w:tab/>
        <w:t>nor will He threaten for ever.</w:t>
      </w:r>
    </w:p>
    <w:p w14:paraId="08BD6235" w14:textId="77777777" w:rsidR="00EC728E" w:rsidRPr="00AB1781" w:rsidRDefault="00EC728E" w:rsidP="00EC728E">
      <w:pPr>
        <w:pStyle w:val="EnglishHangNoCoptic"/>
      </w:pPr>
      <w:r w:rsidRPr="00AB1781">
        <w:t>10 He has not dealt with us according to our sins,</w:t>
      </w:r>
    </w:p>
    <w:p w14:paraId="646D3D61" w14:textId="77777777" w:rsidR="00EC728E" w:rsidRPr="00AB1781" w:rsidRDefault="00EC728E" w:rsidP="00EC728E">
      <w:pPr>
        <w:pStyle w:val="EnglishHangEndNoCoptic"/>
      </w:pPr>
      <w:r w:rsidRPr="00AB1781">
        <w:tab/>
        <w:t>nor rewarded us according to our iniquities.</w:t>
      </w:r>
    </w:p>
    <w:p w14:paraId="4DD89FEF" w14:textId="77777777" w:rsidR="00EC728E" w:rsidRPr="00AB1781" w:rsidRDefault="00EC728E" w:rsidP="00EC728E">
      <w:pPr>
        <w:pStyle w:val="EnglishHangNoCoptic"/>
      </w:pPr>
      <w:r w:rsidRPr="00AB1781">
        <w:t>11 For as heaven is high above the earth,</w:t>
      </w:r>
    </w:p>
    <w:p w14:paraId="0A7C6AAB" w14:textId="77777777" w:rsidR="00EC728E" w:rsidRPr="00AB1781" w:rsidRDefault="00EC728E" w:rsidP="00EC728E">
      <w:pPr>
        <w:pStyle w:val="EnglishHangEndNoCoptic"/>
      </w:pPr>
      <w:r w:rsidRPr="00AB1781">
        <w:tab/>
        <w:t>so great is the Lord’s mercy to those who fear Him.</w:t>
      </w:r>
    </w:p>
    <w:p w14:paraId="6214E99A" w14:textId="77777777" w:rsidR="00EC728E" w:rsidRPr="00AB1781" w:rsidRDefault="00EC728E" w:rsidP="00EC728E">
      <w:pPr>
        <w:pStyle w:val="EnglishHangNoCoptic"/>
      </w:pPr>
      <w:r w:rsidRPr="00AB1781">
        <w:t>12 As far as the East is from the West,</w:t>
      </w:r>
    </w:p>
    <w:p w14:paraId="57529DB9" w14:textId="77777777" w:rsidR="00EC728E" w:rsidRPr="00AB1781" w:rsidRDefault="00EC728E" w:rsidP="00EC728E">
      <w:pPr>
        <w:pStyle w:val="EnglishHangEndNoCoptic"/>
      </w:pPr>
      <w:r w:rsidRPr="00AB1781">
        <w:tab/>
        <w:t>so far has He set our sins from us.</w:t>
      </w:r>
      <w:r w:rsidRPr="00AB1781">
        <w:rPr>
          <w:rStyle w:val="FootnoteReference"/>
        </w:rPr>
        <w:footnoteReference w:id="347"/>
      </w:r>
    </w:p>
    <w:p w14:paraId="1779A7D0" w14:textId="77777777" w:rsidR="00EC728E" w:rsidRPr="00AB1781" w:rsidRDefault="00EC728E" w:rsidP="00EC728E">
      <w:pPr>
        <w:pStyle w:val="EnglishHangNoCoptic"/>
      </w:pPr>
      <w:r w:rsidRPr="00AB1781">
        <w:t>13 As a father has compassion on his children,</w:t>
      </w:r>
    </w:p>
    <w:p w14:paraId="312795BA" w14:textId="77777777" w:rsidR="00EC728E" w:rsidRPr="00AB1781" w:rsidRDefault="00EC728E" w:rsidP="00EC728E">
      <w:pPr>
        <w:pStyle w:val="EnglishHangEndNoCoptic"/>
      </w:pPr>
      <w:r w:rsidRPr="00AB1781">
        <w:tab/>
        <w:t>so the Lord has compassion on those who fear Him.</w:t>
      </w:r>
    </w:p>
    <w:p w14:paraId="56A7DF21" w14:textId="77777777" w:rsidR="00EC728E" w:rsidRPr="00AB1781" w:rsidRDefault="00EC728E" w:rsidP="00EC728E">
      <w:pPr>
        <w:pStyle w:val="EnglishHangNoCoptic"/>
      </w:pPr>
      <w:r w:rsidRPr="00AB1781">
        <w:t>14 For He knows our mould,</w:t>
      </w:r>
    </w:p>
    <w:p w14:paraId="0127D7AC" w14:textId="77777777" w:rsidR="00EC728E" w:rsidRPr="00AB1781" w:rsidRDefault="00EC728E" w:rsidP="00EC728E">
      <w:pPr>
        <w:pStyle w:val="EnglishHangEndNoCoptic"/>
      </w:pPr>
      <w:r w:rsidRPr="00AB1781">
        <w:tab/>
        <w:t>He remembers that we are dust.</w:t>
      </w:r>
    </w:p>
    <w:p w14:paraId="70899D6D" w14:textId="77777777" w:rsidR="00EC728E" w:rsidRPr="00AB1781" w:rsidRDefault="00EC728E" w:rsidP="00EC728E">
      <w:pPr>
        <w:pStyle w:val="EnglishHangNoCoptic"/>
      </w:pPr>
      <w:r w:rsidRPr="00AB1781">
        <w:t>15 The days of man are as grass;</w:t>
      </w:r>
    </w:p>
    <w:p w14:paraId="6A69446D" w14:textId="77777777" w:rsidR="00EC728E" w:rsidRPr="00AB1781" w:rsidRDefault="00EC728E" w:rsidP="00EC728E">
      <w:pPr>
        <w:pStyle w:val="EnglishHangEndNoCoptic"/>
      </w:pPr>
      <w:r w:rsidRPr="00AB1781">
        <w:tab/>
        <w:t>he flourishes as a flower of the field.</w:t>
      </w:r>
    </w:p>
    <w:p w14:paraId="6372E947" w14:textId="77777777" w:rsidR="00EC728E" w:rsidRPr="00AB1781" w:rsidRDefault="00EC728E" w:rsidP="00EC728E">
      <w:pPr>
        <w:pStyle w:val="EnglishHangNoCoptic"/>
      </w:pPr>
      <w:r w:rsidRPr="00AB1781">
        <w:t>16 Once the spirit in him has passed, he will not exist;</w:t>
      </w:r>
    </w:p>
    <w:p w14:paraId="4A6C4746" w14:textId="77777777" w:rsidR="00EC728E" w:rsidRPr="00AB1781" w:rsidRDefault="00EC728E" w:rsidP="00EC728E">
      <w:pPr>
        <w:pStyle w:val="EnglishHangEndNoCoptic"/>
      </w:pPr>
      <w:r w:rsidRPr="00AB1781">
        <w:tab/>
        <w:t>and he will know his place no more.</w:t>
      </w:r>
    </w:p>
    <w:p w14:paraId="36F71349" w14:textId="77777777" w:rsidR="00EC728E" w:rsidRPr="00AB1781" w:rsidRDefault="00EC728E" w:rsidP="00EC728E">
      <w:pPr>
        <w:pStyle w:val="EnglishHangNoCoptic"/>
      </w:pPr>
      <w:r w:rsidRPr="00AB1781">
        <w:t>17 But the Lord’s mercy is eternal,</w:t>
      </w:r>
    </w:p>
    <w:p w14:paraId="3FAB9C9B" w14:textId="77777777" w:rsidR="00EC728E" w:rsidRPr="00EC728E" w:rsidRDefault="00EC728E" w:rsidP="00EC728E">
      <w:pPr>
        <w:pStyle w:val="EnglishHangEndNoCoptic"/>
      </w:pPr>
      <w:r w:rsidRPr="00AB1781">
        <w:tab/>
        <w:t>and continues for ever towards those who fear him.</w:t>
      </w:r>
    </w:p>
    <w:p w14:paraId="35A3ABEB" w14:textId="77777777" w:rsidR="00EC728E" w:rsidRPr="00AB1781" w:rsidRDefault="00EC728E" w:rsidP="00EC728E">
      <w:pPr>
        <w:pStyle w:val="EnglishHangNoCoptic"/>
      </w:pPr>
      <w:r w:rsidRPr="00AB1781">
        <w:t>18 And His justice is upon their children’s children,</w:t>
      </w:r>
    </w:p>
    <w:p w14:paraId="63072665" w14:textId="77777777" w:rsidR="00EC728E" w:rsidRPr="00AB1781" w:rsidRDefault="00EC728E" w:rsidP="00EC728E">
      <w:pPr>
        <w:pStyle w:val="EnglishHangNoCoptic"/>
      </w:pPr>
      <w:r w:rsidRPr="00AB1781">
        <w:tab/>
        <w:t>for those who keep His covenant</w:t>
      </w:r>
    </w:p>
    <w:p w14:paraId="2458CA3C" w14:textId="77777777" w:rsidR="00EC728E" w:rsidRPr="00EC728E" w:rsidRDefault="00EC728E" w:rsidP="00EC728E">
      <w:pPr>
        <w:pStyle w:val="EnglishHangEndNoCoptic"/>
      </w:pPr>
      <w:r w:rsidRPr="00AB1781">
        <w:tab/>
        <w:t>and remember His commandments and do them.</w:t>
      </w:r>
    </w:p>
    <w:p w14:paraId="7D531598" w14:textId="77777777" w:rsidR="00EC728E" w:rsidRPr="00AB1781" w:rsidRDefault="00EC728E" w:rsidP="00EC728E">
      <w:pPr>
        <w:pStyle w:val="EnglishHangNoCoptic"/>
      </w:pPr>
      <w:r w:rsidRPr="00AB1781">
        <w:t>19 The Lord has prepared His throne in heaven,</w:t>
      </w:r>
    </w:p>
    <w:p w14:paraId="77705217" w14:textId="77777777" w:rsidR="00EC728E" w:rsidRPr="00AB1781" w:rsidRDefault="00EC728E" w:rsidP="00EC728E">
      <w:pPr>
        <w:pStyle w:val="EnglishHangEndNoCoptic"/>
      </w:pPr>
      <w:r w:rsidRPr="00AB1781">
        <w:tab/>
        <w:t>and His kingdom embraces all.</w:t>
      </w:r>
      <w:r w:rsidRPr="00AB1781">
        <w:rPr>
          <w:rStyle w:val="FootnoteReference"/>
        </w:rPr>
        <w:footnoteReference w:id="348"/>
      </w:r>
    </w:p>
    <w:p w14:paraId="2B0A2F86" w14:textId="77777777" w:rsidR="00EC728E" w:rsidRPr="00AB1781" w:rsidRDefault="00EC728E" w:rsidP="00EC728E">
      <w:pPr>
        <w:pStyle w:val="EnglishHangNoCoptic"/>
      </w:pPr>
      <w:r w:rsidRPr="00AB1781">
        <w:lastRenderedPageBreak/>
        <w:t>20 Bless the Lord, all angels of His,</w:t>
      </w:r>
    </w:p>
    <w:p w14:paraId="40CDE233" w14:textId="77777777" w:rsidR="00EC728E" w:rsidRPr="00AB1781" w:rsidRDefault="00EC728E" w:rsidP="00EC728E">
      <w:pPr>
        <w:pStyle w:val="EnglishHangNoCoptic"/>
      </w:pPr>
      <w:r w:rsidRPr="00AB1781">
        <w:tab/>
        <w:t>who are mighty in strength, who do His word</w:t>
      </w:r>
    </w:p>
    <w:p w14:paraId="356B930C" w14:textId="77777777" w:rsidR="00EC728E" w:rsidRPr="00AB1781" w:rsidRDefault="00EC728E" w:rsidP="00EC728E">
      <w:pPr>
        <w:pStyle w:val="EnglishHangEndNoCoptic"/>
      </w:pPr>
      <w:r w:rsidRPr="00AB1781">
        <w:tab/>
        <w:t>and listen to the voice of His orders.</w:t>
      </w:r>
    </w:p>
    <w:p w14:paraId="7AF50900" w14:textId="77777777" w:rsidR="00EC728E" w:rsidRPr="00AB1781" w:rsidRDefault="00EC728E" w:rsidP="00EC728E">
      <w:pPr>
        <w:pStyle w:val="EnglishHangNoCoptic"/>
      </w:pPr>
      <w:r w:rsidRPr="00AB1781">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77777777" w:rsidR="00EC728E" w:rsidRPr="00AB1781" w:rsidRDefault="00DA6717" w:rsidP="00BF0205">
      <w:pPr>
        <w:pStyle w:val="Heading4"/>
      </w:pPr>
      <w:r>
        <w:t>Psalm</w:t>
      </w:r>
      <w:r w:rsidR="00EC728E" w:rsidRPr="00AB1781">
        <w:t xml:space="preserve"> 103</w:t>
      </w:r>
      <w:r>
        <w:t>: Bless the Lord, O my soul. O Lord my God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77777777"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very great.</w:t>
      </w:r>
    </w:p>
    <w:p w14:paraId="3CD80878" w14:textId="77777777"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praise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77777777" w:rsidR="00EC728E" w:rsidRPr="00AB1781" w:rsidRDefault="00EC728E" w:rsidP="00DA6717">
      <w:pPr>
        <w:pStyle w:val="EnglishHangEndNoCoptic"/>
      </w:pPr>
      <w:r w:rsidRPr="00AB1781">
        <w:tab/>
        <w:t>stretching out the sky like a skin:</w:t>
      </w:r>
      <w:r w:rsidRPr="00AB1781">
        <w:rPr>
          <w:rStyle w:val="FootnoteReference"/>
        </w:rPr>
        <w:footnoteReference w:id="349"/>
      </w:r>
    </w:p>
    <w:p w14:paraId="303BEE05" w14:textId="77777777" w:rsidR="00EC728E" w:rsidRPr="00AB1781" w:rsidRDefault="00EC728E" w:rsidP="00DA6717">
      <w:pPr>
        <w:pStyle w:val="EnglishHangNoCoptic"/>
      </w:pPr>
      <w:r w:rsidRPr="00AB1781">
        <w:t>3 Who covers His upper regions with waters,</w:t>
      </w:r>
    </w:p>
    <w:p w14:paraId="0626FBE1" w14:textId="77777777" w:rsidR="00EC728E" w:rsidRPr="00AB1781" w:rsidRDefault="00EC728E" w:rsidP="00DA6717">
      <w:pPr>
        <w:pStyle w:val="EnglishHangNoCoptic"/>
      </w:pPr>
      <w:r w:rsidRPr="00AB1781">
        <w:tab/>
        <w:t>Who makes the clouds His chariot,</w:t>
      </w:r>
    </w:p>
    <w:p w14:paraId="209993D9" w14:textId="77777777" w:rsidR="00EC728E" w:rsidRPr="00AB1781" w:rsidRDefault="00EC728E" w:rsidP="00DA6717">
      <w:pPr>
        <w:pStyle w:val="EnglishHangEndNoCoptic"/>
      </w:pPr>
      <w:r w:rsidRPr="00AB1781">
        <w:tab/>
        <w:t>Who walks on the wings of the winds,</w:t>
      </w:r>
    </w:p>
    <w:p w14:paraId="3EC9ACA5" w14:textId="77777777" w:rsidR="00EC728E" w:rsidRPr="00AB1781" w:rsidRDefault="00EC728E" w:rsidP="00DA6717">
      <w:pPr>
        <w:pStyle w:val="EnglishHangNoCoptic"/>
      </w:pPr>
      <w:r w:rsidRPr="00AB1781">
        <w:t>4 Who makes spirits His Angels,</w:t>
      </w:r>
    </w:p>
    <w:p w14:paraId="59F1145A" w14:textId="77777777" w:rsidR="00EC728E" w:rsidRPr="00AB1781" w:rsidRDefault="00EC728E" w:rsidP="00DA6717">
      <w:pPr>
        <w:pStyle w:val="EnglishHangEndNoCoptic"/>
      </w:pPr>
      <w:r w:rsidRPr="00AB1781">
        <w:tab/>
        <w:t>and His servants flames of fire,</w:t>
      </w:r>
      <w:r w:rsidRPr="00AB1781">
        <w:rPr>
          <w:rStyle w:val="FootnoteReference"/>
        </w:rPr>
        <w:footnoteReference w:id="350"/>
      </w:r>
    </w:p>
    <w:p w14:paraId="10A69571" w14:textId="77777777" w:rsidR="00EC728E" w:rsidRPr="00AB1781" w:rsidRDefault="00EC728E" w:rsidP="00DA6717">
      <w:pPr>
        <w:pStyle w:val="EnglishHangNoCoptic"/>
      </w:pPr>
      <w:r w:rsidRPr="00AB1781">
        <w:t>5 Who poises the earth on its axis;</w:t>
      </w:r>
    </w:p>
    <w:p w14:paraId="61BFD43C" w14:textId="77777777" w:rsidR="00EC728E" w:rsidRPr="00AB1781" w:rsidRDefault="00EC728E" w:rsidP="00DA6717">
      <w:pPr>
        <w:pStyle w:val="EnglishHangEndNoCoptic"/>
      </w:pPr>
      <w:r w:rsidRPr="00AB1781">
        <w:tab/>
        <w:t>it will never wander throughout all ages.</w:t>
      </w:r>
    </w:p>
    <w:p w14:paraId="173DE6E1" w14:textId="77777777" w:rsidR="00EC728E" w:rsidRPr="00AB1781" w:rsidRDefault="00EC728E" w:rsidP="00DA6717">
      <w:pPr>
        <w:pStyle w:val="EnglishHangNoCoptic"/>
      </w:pPr>
      <w:r w:rsidRPr="00AB1781">
        <w:t>6 The deep like a garment is its clothing;</w:t>
      </w:r>
    </w:p>
    <w:p w14:paraId="3CCEFA7D" w14:textId="77777777" w:rsidR="00EC728E" w:rsidRPr="00AB1781" w:rsidRDefault="00EC728E" w:rsidP="00DA6717">
      <w:pPr>
        <w:pStyle w:val="EnglishHangEndNoCoptic"/>
      </w:pPr>
      <w:r w:rsidRPr="00AB1781">
        <w:tab/>
        <w:t>on the mountains waters stand.</w:t>
      </w:r>
    </w:p>
    <w:p w14:paraId="6B6C6274" w14:textId="77777777" w:rsidR="00EC728E" w:rsidRPr="00AB1781" w:rsidRDefault="00EC728E" w:rsidP="00DA6717">
      <w:pPr>
        <w:pStyle w:val="EnglishHangNoCoptic"/>
      </w:pPr>
      <w:r w:rsidRPr="00AB1781">
        <w:t xml:space="preserve">7 At </w:t>
      </w:r>
      <w:r w:rsidR="00E570CB">
        <w:t>Your</w:t>
      </w:r>
      <w:r w:rsidRPr="00AB1781">
        <w:t xml:space="preserve"> rebuke they flee,</w:t>
      </w:r>
    </w:p>
    <w:p w14:paraId="3809DC33" w14:textId="77777777" w:rsidR="00EC728E" w:rsidRPr="00AB1781" w:rsidRDefault="00EC728E" w:rsidP="00DA6717">
      <w:pPr>
        <w:pStyle w:val="EnglishHangEndNoCoptic"/>
      </w:pPr>
      <w:r w:rsidRPr="00AB1781">
        <w:tab/>
        <w:t xml:space="preserve">at the peal of </w:t>
      </w:r>
      <w:r w:rsidR="00E570CB">
        <w:t>Your</w:t>
      </w:r>
      <w:r w:rsidRPr="00AB1781">
        <w:t xml:space="preserve"> thunder they quail.</w:t>
      </w:r>
    </w:p>
    <w:p w14:paraId="6D516545" w14:textId="77777777" w:rsidR="00EC728E" w:rsidRPr="00AB1781" w:rsidRDefault="00EC728E" w:rsidP="00DA6717">
      <w:pPr>
        <w:pStyle w:val="EnglishHangNoCoptic"/>
      </w:pPr>
      <w:r w:rsidRPr="00AB1781">
        <w:t>8 They spring from mountains and flow down valleys</w:t>
      </w:r>
    </w:p>
    <w:p w14:paraId="66A6F29D" w14:textId="77777777" w:rsidR="00EC728E" w:rsidRPr="00DA6717" w:rsidRDefault="00EC728E" w:rsidP="00DA6717">
      <w:pPr>
        <w:pStyle w:val="EnglishHangEndNoCoptic"/>
      </w:pPr>
      <w:r w:rsidRPr="00AB1781">
        <w:lastRenderedPageBreak/>
        <w:tab/>
        <w:t xml:space="preserve">to the place which </w:t>
      </w:r>
      <w:r w:rsidR="001040C8">
        <w:t>You</w:t>
      </w:r>
      <w:r w:rsidRPr="00AB1781">
        <w:t xml:space="preserve"> </w:t>
      </w:r>
      <w:r w:rsidR="00556387">
        <w:t>have</w:t>
      </w:r>
      <w:r w:rsidRPr="00AB1781">
        <w:t xml:space="preserve"> appointed for them.</w:t>
      </w:r>
    </w:p>
    <w:p w14:paraId="2DB65644" w14:textId="77777777" w:rsidR="00EC728E" w:rsidRPr="00AB1781" w:rsidRDefault="00EC728E" w:rsidP="00DA6717">
      <w:pPr>
        <w:pStyle w:val="EnglishHangNoCoptic"/>
      </w:pPr>
      <w:r w:rsidRPr="00AB1781">
        <w:t xml:space="preserve">9 </w:t>
      </w:r>
      <w:r w:rsidR="001040C8">
        <w:t>You</w:t>
      </w:r>
      <w:r w:rsidRPr="00AB1781">
        <w:t xml:space="preserve"> </w:t>
      </w:r>
      <w:r w:rsidR="00556387">
        <w:t>have</w:t>
      </w:r>
      <w:r w:rsidRPr="00AB1781">
        <w:t xml:space="preserve"> set a bound they cannot pass,</w:t>
      </w:r>
    </w:p>
    <w:p w14:paraId="47183164" w14:textId="77777777" w:rsidR="00EC728E" w:rsidRPr="00AB1781" w:rsidRDefault="00EC728E" w:rsidP="00DA6717">
      <w:pPr>
        <w:pStyle w:val="EnglishHangEndNoCoptic"/>
      </w:pPr>
      <w:r w:rsidRPr="00AB1781">
        <w:tab/>
        <w:t>so they can never return to cover the earth.</w:t>
      </w:r>
    </w:p>
    <w:p w14:paraId="062B9622" w14:textId="77777777" w:rsidR="00EC728E" w:rsidRPr="00AB1781" w:rsidRDefault="00EC728E" w:rsidP="00DA6717">
      <w:pPr>
        <w:pStyle w:val="EnglishHangNoCoptic"/>
      </w:pPr>
      <w:r w:rsidRPr="00AB1781">
        <w:t>10 He sends torrents down ravines;</w:t>
      </w:r>
    </w:p>
    <w:p w14:paraId="512B50CB" w14:textId="77777777" w:rsidR="00EC728E" w:rsidRPr="00AB1781" w:rsidRDefault="00EC728E" w:rsidP="00DA6717">
      <w:pPr>
        <w:pStyle w:val="EnglishHangEndNoCoptic"/>
      </w:pPr>
      <w:r w:rsidRPr="00AB1781">
        <w:tab/>
        <w:t>the waters pass between the mountains.</w:t>
      </w:r>
    </w:p>
    <w:p w14:paraId="05C76FAA" w14:textId="77777777" w:rsidR="00EC728E" w:rsidRPr="00AB1781" w:rsidRDefault="00EC728E" w:rsidP="00DA6717">
      <w:pPr>
        <w:pStyle w:val="EnglishHangNoCoptic"/>
      </w:pPr>
      <w:r w:rsidRPr="00AB1781">
        <w:t>11 They give drink to all the beasts of the field;</w:t>
      </w:r>
    </w:p>
    <w:p w14:paraId="4F138028" w14:textId="77777777" w:rsidR="00EC728E" w:rsidRPr="00AB1781" w:rsidRDefault="00EC728E" w:rsidP="00DA6717">
      <w:pPr>
        <w:pStyle w:val="EnglishHangEndNoCoptic"/>
      </w:pPr>
      <w:r w:rsidRPr="00AB1781">
        <w:tab/>
        <w:t>therein wild asses slake their thirst.</w:t>
      </w:r>
    </w:p>
    <w:p w14:paraId="3A286F99" w14:textId="77777777" w:rsidR="00EC728E" w:rsidRPr="00AB1781" w:rsidRDefault="00EC728E" w:rsidP="00DA6717">
      <w:pPr>
        <w:pStyle w:val="EnglishHangNoCoptic"/>
      </w:pPr>
      <w:r w:rsidRPr="00AB1781">
        <w:t>12 The birds of heaven settle on them;</w:t>
      </w:r>
    </w:p>
    <w:p w14:paraId="3C4E1E18" w14:textId="77777777" w:rsidR="00EC728E" w:rsidRPr="00AB1781" w:rsidRDefault="00EC728E" w:rsidP="00DA6717">
      <w:pPr>
        <w:pStyle w:val="EnglishHangEndNoCoptic"/>
      </w:pPr>
      <w:r w:rsidRPr="00AB1781">
        <w:tab/>
        <w:t>among the rocks they pipe their calls.</w:t>
      </w:r>
    </w:p>
    <w:p w14:paraId="1BE54C92" w14:textId="77777777" w:rsidR="00EC728E" w:rsidRPr="00AB1781" w:rsidRDefault="00EC728E" w:rsidP="00DA6717">
      <w:pPr>
        <w:pStyle w:val="EnglishHangNoCoptic"/>
      </w:pPr>
      <w:r w:rsidRPr="00AB1781">
        <w:t xml:space="preserve">13 </w:t>
      </w:r>
      <w:r w:rsidR="001040C8">
        <w:t>You</w:t>
      </w:r>
      <w:r w:rsidRPr="00AB1781">
        <w:t xml:space="preserve"> </w:t>
      </w:r>
      <w:r w:rsidR="00004BA4">
        <w:t>water</w:t>
      </w:r>
      <w:r w:rsidRPr="00AB1781">
        <w:t xml:space="preserve"> mountains from above;</w:t>
      </w:r>
    </w:p>
    <w:p w14:paraId="46B74C50" w14:textId="77777777" w:rsidR="00EC728E" w:rsidRPr="00AB1781" w:rsidRDefault="00EC728E" w:rsidP="00DA6717">
      <w:pPr>
        <w:pStyle w:val="EnglishHangEndNoCoptic"/>
      </w:pPr>
      <w:r w:rsidRPr="00AB1781">
        <w:tab/>
        <w:t xml:space="preserve">the earth is filled with the fruit of </w:t>
      </w:r>
      <w:r w:rsidR="00E570CB">
        <w:t>Your</w:t>
      </w:r>
      <w:r w:rsidRPr="00AB1781">
        <w:t xml:space="preserve"> works.</w:t>
      </w:r>
    </w:p>
    <w:p w14:paraId="00F779A6" w14:textId="77777777" w:rsidR="00EC728E" w:rsidRPr="00AB1781" w:rsidRDefault="00EC728E" w:rsidP="00DA6717">
      <w:pPr>
        <w:pStyle w:val="EnglishHangNoCoptic"/>
      </w:pPr>
      <w:r w:rsidRPr="00AB1781">
        <w:t>14 He makes grass spring up for the cattle</w:t>
      </w:r>
    </w:p>
    <w:p w14:paraId="31028DF4" w14:textId="77777777" w:rsidR="00EC728E" w:rsidRPr="00AB1781" w:rsidRDefault="00EC728E" w:rsidP="00DA6717">
      <w:pPr>
        <w:pStyle w:val="EnglishHangNoCoptic"/>
      </w:pPr>
      <w:r w:rsidRPr="00AB1781">
        <w:tab/>
        <w:t>and plants through the labor of men</w:t>
      </w:r>
    </w:p>
    <w:p w14:paraId="4A0C8968" w14:textId="77777777" w:rsidR="00EC728E" w:rsidRPr="00AB1781" w:rsidRDefault="00EC728E" w:rsidP="00DA6717">
      <w:pPr>
        <w:pStyle w:val="EnglishHangEndNoCoptic"/>
      </w:pPr>
      <w:r w:rsidRPr="00AB1781">
        <w:tab/>
        <w:t>to produce bread from the earth:</w:t>
      </w:r>
    </w:p>
    <w:p w14:paraId="5E002FDC" w14:textId="77777777" w:rsidR="00EC728E" w:rsidRPr="00AB1781" w:rsidRDefault="00EC728E" w:rsidP="00DA6717">
      <w:pPr>
        <w:pStyle w:val="EnglishHangNoCoptic"/>
      </w:pPr>
      <w:r w:rsidRPr="00AB1781">
        <w:t>15 that wine may cheer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7777777" w:rsidR="00EC728E" w:rsidRPr="00AB1781" w:rsidRDefault="00EC728E" w:rsidP="00DA6717">
      <w:pPr>
        <w:pStyle w:val="EnglishHangNoCoptic"/>
      </w:pPr>
      <w:r w:rsidRPr="00AB1781">
        <w:t>16 The trees of the plain are drenched,</w:t>
      </w:r>
    </w:p>
    <w:p w14:paraId="587FA979" w14:textId="77777777" w:rsidR="00EC728E" w:rsidRPr="00AB1781" w:rsidRDefault="00EC728E" w:rsidP="00DA6717">
      <w:pPr>
        <w:pStyle w:val="EnglishHangEndNoCoptic"/>
      </w:pPr>
      <w:r w:rsidRPr="00AB1781">
        <w:tab/>
        <w:t>the cedars of Lebanon which He planted.</w:t>
      </w:r>
    </w:p>
    <w:p w14:paraId="34956BF6" w14:textId="77777777" w:rsidR="00EC728E" w:rsidRPr="00AB1781" w:rsidRDefault="00EC728E" w:rsidP="00DA6717">
      <w:pPr>
        <w:pStyle w:val="EnglishHangNoCoptic"/>
      </w:pPr>
      <w:r w:rsidRPr="00AB1781">
        <w:t>17 There the birds make their nests,</w:t>
      </w:r>
    </w:p>
    <w:p w14:paraId="635B9083" w14:textId="77777777" w:rsidR="00EC728E" w:rsidRPr="00AB1781" w:rsidRDefault="00EC728E" w:rsidP="00DA6717">
      <w:pPr>
        <w:pStyle w:val="EnglishHangEndNoCoptic"/>
      </w:pPr>
      <w:r w:rsidRPr="00AB1781">
        <w:tab/>
        <w:t>the heronry at their head.</w:t>
      </w:r>
    </w:p>
    <w:p w14:paraId="4AC3CAC1" w14:textId="77777777" w:rsidR="00EC728E" w:rsidRPr="00AB1781" w:rsidRDefault="00EC728E" w:rsidP="00DA6717">
      <w:pPr>
        <w:pStyle w:val="EnglishHangNoCoptic"/>
      </w:pPr>
      <w:r w:rsidRPr="00AB1781">
        <w:t>18 The high mountains are for the deer,</w:t>
      </w:r>
    </w:p>
    <w:p w14:paraId="54462DCC" w14:textId="77777777" w:rsidR="00EC728E" w:rsidRPr="00AB1781" w:rsidRDefault="00EC728E" w:rsidP="00DA6717">
      <w:pPr>
        <w:pStyle w:val="EnglishHangEndNoCoptic"/>
      </w:pPr>
      <w:r w:rsidRPr="00AB1781">
        <w:tab/>
        <w:t>a rock is a refuge for badgers.</w:t>
      </w:r>
    </w:p>
    <w:p w14:paraId="2357C33A" w14:textId="77777777" w:rsidR="00EC728E" w:rsidRPr="00AB1781" w:rsidRDefault="00EC728E" w:rsidP="00DA6717">
      <w:pPr>
        <w:pStyle w:val="EnglishHangNoCoptic"/>
      </w:pPr>
      <w:r w:rsidRPr="00AB1781">
        <w:t>19 He has made the moon for seasons;</w:t>
      </w:r>
    </w:p>
    <w:p w14:paraId="78E952EC" w14:textId="77777777" w:rsidR="00EC728E" w:rsidRPr="00AB1781" w:rsidRDefault="00EC728E" w:rsidP="00DA6717">
      <w:pPr>
        <w:pStyle w:val="EnglishHangEndNoCoptic"/>
      </w:pPr>
      <w:r w:rsidRPr="00AB1781">
        <w:tab/>
        <w:t>the sun knows his setting time.</w:t>
      </w:r>
    </w:p>
    <w:p w14:paraId="2A1F132F" w14:textId="77777777" w:rsidR="00EC728E" w:rsidRPr="00AB1781" w:rsidRDefault="00EC728E" w:rsidP="00DA6717">
      <w:pPr>
        <w:pStyle w:val="EnglishHangNoCoptic"/>
      </w:pPr>
      <w:r w:rsidRPr="00AB1781">
        <w:t xml:space="preserve">20 </w:t>
      </w:r>
      <w:r w:rsidR="001040C8">
        <w:t>You</w:t>
      </w:r>
      <w:r w:rsidRPr="00AB1781">
        <w:t xml:space="preserve"> </w:t>
      </w:r>
      <w:r w:rsidR="00004BA4">
        <w:t>decree</w:t>
      </w:r>
      <w:r w:rsidRPr="00AB1781">
        <w:t xml:space="preserve"> darkness and night falls,</w:t>
      </w:r>
    </w:p>
    <w:p w14:paraId="052FB7D6" w14:textId="77777777" w:rsidR="00EC728E" w:rsidRPr="00AB1781" w:rsidRDefault="00EC728E" w:rsidP="00DA6717">
      <w:pPr>
        <w:pStyle w:val="EnglishHangEndNoCoptic"/>
      </w:pPr>
      <w:r w:rsidRPr="00AB1781">
        <w:tab/>
        <w:t>in which all the beasts of the forest prowl:</w:t>
      </w:r>
    </w:p>
    <w:p w14:paraId="12AC4458" w14:textId="77777777" w:rsidR="00EC728E" w:rsidRPr="00AB1781" w:rsidRDefault="00EC728E" w:rsidP="00DA6717">
      <w:pPr>
        <w:pStyle w:val="EnglishHangNoCoptic"/>
      </w:pPr>
      <w:r w:rsidRPr="00AB1781">
        <w:t>21 young lions roaring for their prey</w:t>
      </w:r>
    </w:p>
    <w:p w14:paraId="75C68EE6" w14:textId="77777777" w:rsidR="00EC728E" w:rsidRPr="00AB1781" w:rsidRDefault="00EC728E" w:rsidP="00DA6717">
      <w:pPr>
        <w:pStyle w:val="EnglishHangEndNoCoptic"/>
      </w:pPr>
      <w:r w:rsidRPr="00AB1781">
        <w:tab/>
        <w:t>and seeking their food from God.</w:t>
      </w:r>
    </w:p>
    <w:p w14:paraId="5D6510D4" w14:textId="77777777" w:rsidR="00EC728E" w:rsidRPr="00AB1781" w:rsidRDefault="00EC728E" w:rsidP="00DA6717">
      <w:pPr>
        <w:pStyle w:val="EnglishHangNoCoptic"/>
      </w:pPr>
      <w:r w:rsidRPr="00AB1781">
        <w:t>22 The sun rises and they gather together,</w:t>
      </w:r>
    </w:p>
    <w:p w14:paraId="094377DA" w14:textId="77777777" w:rsidR="00EC728E" w:rsidRPr="00AB1781" w:rsidRDefault="00EC728E" w:rsidP="00DA6717">
      <w:pPr>
        <w:pStyle w:val="EnglishHangEndNoCoptic"/>
      </w:pPr>
      <w:r w:rsidRPr="00AB1781">
        <w:tab/>
        <w:t>and lie down in their dens.</w:t>
      </w:r>
    </w:p>
    <w:p w14:paraId="7C5989B5" w14:textId="77777777" w:rsidR="00EC728E" w:rsidRPr="00AB1781" w:rsidRDefault="00EC728E" w:rsidP="00DA6717">
      <w:pPr>
        <w:pStyle w:val="EnglishHangNoCoptic"/>
      </w:pPr>
      <w:r w:rsidRPr="00AB1781">
        <w:t>23 Man goes out to his work</w:t>
      </w:r>
    </w:p>
    <w:p w14:paraId="1204E8B5" w14:textId="77777777" w:rsidR="00EC728E" w:rsidRPr="00AB1781" w:rsidRDefault="00EC728E" w:rsidP="00DA6717">
      <w:pPr>
        <w:pStyle w:val="EnglishHangEndNoCoptic"/>
      </w:pPr>
      <w:r w:rsidRPr="00AB1781">
        <w:lastRenderedPageBreak/>
        <w:tab/>
        <w:t>and to his labor until the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77777777" w:rsidR="00EC728E" w:rsidRPr="00AB1781" w:rsidRDefault="00EC728E" w:rsidP="00DA6717">
      <w:pPr>
        <w:pStyle w:val="EnglishHangNoCoptic"/>
      </w:pPr>
      <w:r w:rsidRPr="00AB1781">
        <w:tab/>
      </w:r>
      <w:r w:rsidR="001040C8">
        <w:t>You</w:t>
      </w:r>
      <w:r w:rsidRPr="00AB1781">
        <w:t xml:space="preserve"> </w:t>
      </w:r>
      <w:r w:rsidR="00556387">
        <w:t>have</w:t>
      </w:r>
      <w:r w:rsidRPr="00AB1781">
        <w:t xml:space="preserve"> made all things in wisdom.</w:t>
      </w:r>
    </w:p>
    <w:p w14:paraId="4842306A" w14:textId="77777777" w:rsidR="00EC728E" w:rsidRPr="00AB1781" w:rsidRDefault="00EC728E" w:rsidP="00DA6717">
      <w:pPr>
        <w:pStyle w:val="EnglishHangEndNoCoptic"/>
      </w:pPr>
      <w:r w:rsidRPr="00AB1781">
        <w:tab/>
        <w:t xml:space="preserve">The earth is full of </w:t>
      </w:r>
      <w:r w:rsidR="00E570CB">
        <w:t>Your</w:t>
      </w:r>
      <w:r w:rsidRPr="00AB1781">
        <w:t xml:space="preserve"> creatures.</w:t>
      </w:r>
    </w:p>
    <w:p w14:paraId="2E482E5F" w14:textId="77777777" w:rsidR="00EC728E" w:rsidRPr="00AB1781" w:rsidRDefault="00EC728E" w:rsidP="00DA6717">
      <w:pPr>
        <w:pStyle w:val="EnglishHangNoCoptic"/>
      </w:pPr>
      <w:r w:rsidRPr="00AB1781">
        <w:t>25 There is the sea, great and wide;</w:t>
      </w:r>
    </w:p>
    <w:p w14:paraId="2227C084" w14:textId="77777777" w:rsidR="00EC728E" w:rsidRPr="00AB1781" w:rsidRDefault="00EC728E" w:rsidP="00DA6717">
      <w:pPr>
        <w:pStyle w:val="EnglishHangNoCoptic"/>
      </w:pPr>
      <w:r w:rsidRPr="00AB1781">
        <w:tab/>
        <w:t>there live reptiles without number,</w:t>
      </w:r>
    </w:p>
    <w:p w14:paraId="6A113ECC" w14:textId="77777777" w:rsidR="00EC728E" w:rsidRPr="00AB1781" w:rsidRDefault="00EC728E" w:rsidP="00DA6717">
      <w:pPr>
        <w:pStyle w:val="EnglishHangEndNoCoptic"/>
      </w:pPr>
      <w:r w:rsidRPr="00AB1781">
        <w:tab/>
        <w:t>creatures small and great.</w:t>
      </w:r>
    </w:p>
    <w:p w14:paraId="32A316D0" w14:textId="77777777" w:rsidR="00EC728E" w:rsidRPr="00AB1781" w:rsidRDefault="00EC728E" w:rsidP="00DA6717">
      <w:pPr>
        <w:pStyle w:val="EnglishHangNoCoptic"/>
      </w:pPr>
      <w:r w:rsidRPr="00AB1781">
        <w:t>26 There ships sail to and fro;</w:t>
      </w:r>
    </w:p>
    <w:p w14:paraId="35AF0952" w14:textId="77777777" w:rsidR="00EC728E" w:rsidRPr="00AB1781" w:rsidRDefault="00EC728E" w:rsidP="00DA6717">
      <w:pPr>
        <w:pStyle w:val="EnglishHangNoCoptic"/>
      </w:pPr>
      <w:r w:rsidRPr="00AB1781">
        <w:tab/>
        <w:t>there too is that serpent</w:t>
      </w:r>
    </w:p>
    <w:p w14:paraId="17056DE0" w14:textId="77777777" w:rsidR="00EC728E" w:rsidRPr="00AB1781" w:rsidRDefault="00EC728E" w:rsidP="00DA6717">
      <w:pPr>
        <w:pStyle w:val="EnglishHangEndNoCoptic"/>
      </w:pPr>
      <w:r w:rsidRPr="00AB1781">
        <w:tab/>
        <w:t xml:space="preserve">which </w:t>
      </w:r>
      <w:r w:rsidR="001040C8">
        <w:t>You</w:t>
      </w:r>
      <w:r w:rsidRPr="00AB1781">
        <w:t xml:space="preserve"> </w:t>
      </w:r>
      <w:r w:rsidR="00556387">
        <w:t>have</w:t>
      </w:r>
      <w:r w:rsidRPr="00AB1781">
        <w:t xml:space="preserve"> made to sport in it.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7777777"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77777777" w:rsidR="00EC728E" w:rsidRPr="00AB1781" w:rsidRDefault="00EC728E" w:rsidP="00DA6717">
      <w:pPr>
        <w:pStyle w:val="EnglishHangEndNoCoptic"/>
      </w:pPr>
      <w:r w:rsidRPr="00AB1781">
        <w:tab/>
        <w:t>all things are filled with goodness.</w:t>
      </w:r>
    </w:p>
    <w:p w14:paraId="1FAE9AC8" w14:textId="77777777" w:rsidR="00EC728E" w:rsidRPr="00AB1781" w:rsidRDefault="00EC728E" w:rsidP="00DA6717">
      <w:pPr>
        <w:pStyle w:val="EnglishHangNoCoptic"/>
      </w:pPr>
      <w:r w:rsidRPr="00AB1781">
        <w:t xml:space="preserve">29 When </w:t>
      </w:r>
      <w:r w:rsidR="001040C8">
        <w:t>You</w:t>
      </w:r>
      <w:r w:rsidRPr="00AB1781">
        <w:t xml:space="preserve"> </w:t>
      </w:r>
      <w:r w:rsidR="00004BA4">
        <w:t>turn</w:t>
      </w:r>
      <w:r w:rsidRPr="00AB1781">
        <w:t xml:space="preserve"> away </w:t>
      </w:r>
      <w:r w:rsidR="00E570CB">
        <w:t>Your</w:t>
      </w:r>
      <w:r w:rsidRPr="00AB1781">
        <w:t xml:space="preserve"> face they are troubled.</w:t>
      </w:r>
    </w:p>
    <w:p w14:paraId="0874BA4F" w14:textId="77777777" w:rsidR="00EC728E" w:rsidRPr="00AB1781" w:rsidRDefault="00EC728E" w:rsidP="00DA6717">
      <w:pPr>
        <w:pStyle w:val="EnglishHangNoCoptic"/>
      </w:pPr>
      <w:r w:rsidRPr="00AB1781">
        <w:tab/>
      </w:r>
      <w:r w:rsidR="001040C8">
        <w:t>You</w:t>
      </w:r>
      <w:r w:rsidRPr="00AB1781">
        <w:t xml:space="preserve"> </w:t>
      </w:r>
      <w:r w:rsidR="00004BA4">
        <w:t>take</w:t>
      </w:r>
      <w:r w:rsidRPr="00AB1781">
        <w:t xml:space="preserve"> away their spirit and they vanish,</w:t>
      </w:r>
    </w:p>
    <w:p w14:paraId="011C1F67" w14:textId="77777777" w:rsidR="00EC728E" w:rsidRPr="00AB1781" w:rsidRDefault="00EC728E" w:rsidP="00DA6717">
      <w:pPr>
        <w:pStyle w:val="EnglishHangEndNoCoptic"/>
      </w:pPr>
      <w:r w:rsidRPr="00AB1781">
        <w:tab/>
        <w:t>and return to their dust.</w:t>
      </w:r>
    </w:p>
    <w:p w14:paraId="2EED5676" w14:textId="77777777" w:rsidR="00EC728E" w:rsidRPr="00AB1781" w:rsidRDefault="00EC728E" w:rsidP="00DA6717">
      <w:pPr>
        <w:pStyle w:val="EnglishHangNoCoptic"/>
      </w:pPr>
      <w:r w:rsidRPr="00AB1781">
        <w:t xml:space="preserve">30 </w:t>
      </w:r>
      <w:r w:rsidR="001040C8">
        <w:t>You</w:t>
      </w:r>
      <w:r w:rsidRPr="00AB1781">
        <w:t xml:space="preserve"> </w:t>
      </w:r>
      <w:r w:rsidR="00004BA4">
        <w:t>send</w:t>
      </w:r>
      <w:r w:rsidRPr="00AB1781">
        <w:t xml:space="preserve"> out </w:t>
      </w:r>
      <w:r w:rsidR="00E570CB">
        <w:t>Your</w:t>
      </w:r>
      <w:r w:rsidRPr="00AB1781">
        <w:t xml:space="preserve"> spirit, and they are created;</w:t>
      </w:r>
    </w:p>
    <w:p w14:paraId="621AAE81" w14:textId="77777777" w:rsidR="00EC728E" w:rsidRPr="00AB1781" w:rsidRDefault="00EC728E" w:rsidP="00DA6717">
      <w:pPr>
        <w:pStyle w:val="EnglishHangEndNoCoptic"/>
      </w:pPr>
      <w:r w:rsidRPr="00AB1781">
        <w:tab/>
        <w:t xml:space="preserve">and </w:t>
      </w:r>
      <w:r w:rsidR="001040C8">
        <w:t>You</w:t>
      </w:r>
      <w:r w:rsidRPr="00AB1781">
        <w:t xml:space="preserve"> </w:t>
      </w:r>
      <w:r w:rsidR="00004BA4">
        <w:t>renew</w:t>
      </w:r>
      <w:r w:rsidRPr="00AB1781">
        <w:t xml:space="preserve"> the face of the earth.</w:t>
      </w:r>
    </w:p>
    <w:p w14:paraId="34A574B3" w14:textId="77777777" w:rsidR="00EC728E" w:rsidRPr="00AB1781" w:rsidRDefault="00EC728E" w:rsidP="00DA6717">
      <w:pPr>
        <w:pStyle w:val="EnglishHangNoCoptic"/>
      </w:pPr>
      <w:r w:rsidRPr="00AB1781">
        <w:t>31 May the glory of the Lord endure for ever;</w:t>
      </w:r>
    </w:p>
    <w:p w14:paraId="4A7AD37D" w14:textId="77777777" w:rsidR="00EC728E" w:rsidRPr="00AB1781" w:rsidRDefault="00EC728E" w:rsidP="00DA6717">
      <w:pPr>
        <w:pStyle w:val="EnglishHangEndNoCoptic"/>
      </w:pPr>
      <w:r w:rsidRPr="00AB1781">
        <w:tab/>
        <w:t>the Lord delights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77777777" w:rsidR="00EC728E" w:rsidRPr="00AB1781" w:rsidRDefault="00EC728E" w:rsidP="00DA6717">
      <w:pPr>
        <w:pStyle w:val="EnglishHangEndNoCoptic"/>
      </w:pPr>
      <w:r w:rsidRPr="00AB1781">
        <w:tab/>
        <w:t>He touches the mountains and they smoke.</w:t>
      </w:r>
    </w:p>
    <w:p w14:paraId="4029B709" w14:textId="77777777" w:rsidR="00EC728E" w:rsidRPr="00AB1781" w:rsidRDefault="00EC728E" w:rsidP="00DA6717">
      <w:pPr>
        <w:pStyle w:val="EnglishHangNoCoptic"/>
      </w:pPr>
      <w:r w:rsidRPr="00AB1781">
        <w:t>33 I will sing to the Lord all my life;</w:t>
      </w:r>
    </w:p>
    <w:p w14:paraId="1B5F97DB" w14:textId="77777777" w:rsidR="00EC728E" w:rsidRPr="00AB1781" w:rsidRDefault="00EC728E" w:rsidP="00DA6717">
      <w:pPr>
        <w:pStyle w:val="EnglishHangEndNoCoptic"/>
      </w:pPr>
      <w:r w:rsidRPr="00AB1781">
        <w:tab/>
        <w:t>I will sing praise to my God as long as I live.</w:t>
      </w:r>
    </w:p>
    <w:p w14:paraId="3D518041" w14:textId="77777777" w:rsidR="00EC728E" w:rsidRPr="00AB1781" w:rsidRDefault="00EC728E" w:rsidP="00DA6717">
      <w:pPr>
        <w:pStyle w:val="EnglishHangNoCoptic"/>
      </w:pPr>
      <w:r w:rsidRPr="00AB1781">
        <w:t>34 May my meditation please Him,</w:t>
      </w:r>
    </w:p>
    <w:p w14:paraId="7AB21354" w14:textId="77777777" w:rsidR="00EC728E" w:rsidRPr="00AB1781" w:rsidRDefault="00EC728E" w:rsidP="00DA6717">
      <w:pPr>
        <w:pStyle w:val="EnglishHangEndNoCoptic"/>
      </w:pPr>
      <w:r w:rsidRPr="00AB1781">
        <w:tab/>
        <w:t>and I will delight in the Lord.</w:t>
      </w:r>
    </w:p>
    <w:p w14:paraId="1C9C75EE" w14:textId="77777777" w:rsidR="00EC728E" w:rsidRPr="00AB1781" w:rsidRDefault="00EC728E" w:rsidP="00DA6717">
      <w:pPr>
        <w:pStyle w:val="EnglishHangNoCoptic"/>
      </w:pPr>
      <w:r w:rsidRPr="00AB1781">
        <w:t>35 May sinners vanish from the earth,</w:t>
      </w:r>
    </w:p>
    <w:p w14:paraId="3964DB0B" w14:textId="77777777" w:rsidR="00EC728E" w:rsidRPr="00AB1781" w:rsidRDefault="00EC728E" w:rsidP="00DA6717">
      <w:pPr>
        <w:pStyle w:val="EnglishHangNoCoptic"/>
      </w:pPr>
      <w:r w:rsidRPr="00AB1781">
        <w:tab/>
        <w:t>and the lawless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77777777" w:rsidR="00EC728E" w:rsidRPr="00DA6717" w:rsidRDefault="00DA6717" w:rsidP="00BF0205">
      <w:pPr>
        <w:pStyle w:val="Heading4"/>
      </w:pPr>
      <w:r>
        <w:lastRenderedPageBreak/>
        <w:t>Psalm</w:t>
      </w:r>
      <w:r w:rsidR="00EC728E" w:rsidRPr="00AB1781">
        <w:t xml:space="preserve"> 104</w:t>
      </w:r>
      <w:r w:rsidR="00EC728E" w:rsidRPr="00AB1781">
        <w:rPr>
          <w:rStyle w:val="FootnoteReference"/>
          <w:rFonts w:ascii="Book Antiqua" w:hAnsi="Book Antiqua" w:cs="Lucida Grande"/>
          <w:b w:val="0"/>
          <w:bCs w:val="0"/>
        </w:rPr>
        <w:footnoteReference w:id="351"/>
      </w:r>
      <w:r>
        <w:t>: O give thanks to the Lord and call on His name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77777777" w:rsidR="00EC728E" w:rsidRPr="00AB1781" w:rsidRDefault="00EC728E" w:rsidP="00DA6717">
      <w:pPr>
        <w:pStyle w:val="EnglishHangNoCoptic"/>
      </w:pPr>
      <w:r w:rsidRPr="00AB1781">
        <w:t>O give thanks to the Lord and call on His name;</w:t>
      </w:r>
    </w:p>
    <w:p w14:paraId="62C08EA9" w14:textId="77777777" w:rsidR="00EC728E" w:rsidRPr="00AB1781" w:rsidRDefault="00EC728E" w:rsidP="00DA6717">
      <w:pPr>
        <w:pStyle w:val="EnglishHangEndNoCoptic"/>
      </w:pPr>
      <w:r w:rsidRPr="00AB1781">
        <w:tab/>
        <w:t>tell of His doings among the nations.</w:t>
      </w:r>
    </w:p>
    <w:p w14:paraId="102DE627" w14:textId="77777777" w:rsidR="00EC728E" w:rsidRPr="00AB1781" w:rsidRDefault="00EC728E" w:rsidP="00DA6717">
      <w:pPr>
        <w:pStyle w:val="EnglishHangNoCoptic"/>
      </w:pPr>
      <w:r w:rsidRPr="00AB1781">
        <w:t>2 Sing to Him and praise Him;</w:t>
      </w:r>
    </w:p>
    <w:p w14:paraId="4BE32A34" w14:textId="77777777" w:rsidR="00EC728E" w:rsidRPr="00AB1781" w:rsidRDefault="00EC728E" w:rsidP="00DA6717">
      <w:pPr>
        <w:pStyle w:val="EnglishHangEndNoCoptic"/>
      </w:pPr>
      <w:r w:rsidRPr="00AB1781">
        <w:tab/>
        <w:t>recount all His wonders.</w:t>
      </w:r>
    </w:p>
    <w:p w14:paraId="64D6E408" w14:textId="77777777" w:rsidR="00EC728E" w:rsidRPr="00AB1781" w:rsidRDefault="00EC728E" w:rsidP="00DA6717">
      <w:pPr>
        <w:pStyle w:val="EnglishHangNoCoptic"/>
      </w:pPr>
      <w:r w:rsidRPr="00AB1781">
        <w:t>3 Glory in His holy name;</w:t>
      </w:r>
    </w:p>
    <w:p w14:paraId="22F6EA43" w14:textId="77777777" w:rsidR="00EC728E" w:rsidRPr="00AB1781" w:rsidRDefault="00EC728E" w:rsidP="00DA6717">
      <w:pPr>
        <w:pStyle w:val="EnglishHangEndNoCoptic"/>
      </w:pPr>
      <w:r w:rsidRPr="00AB1781">
        <w:tab/>
        <w:t>let the hearts of those who seek the Lord rejoice.</w:t>
      </w:r>
    </w:p>
    <w:p w14:paraId="7585E0A2" w14:textId="77777777" w:rsidR="00EC728E" w:rsidRPr="00AB1781" w:rsidRDefault="00EC728E" w:rsidP="00DA6717">
      <w:pPr>
        <w:pStyle w:val="EnglishHangNoCoptic"/>
      </w:pPr>
      <w:r w:rsidRPr="00AB1781">
        <w:t>4 Seek the Lord and be strengthened;</w:t>
      </w:r>
    </w:p>
    <w:p w14:paraId="2C078DF4" w14:textId="77777777" w:rsidR="00EC728E" w:rsidRPr="00DA6717" w:rsidRDefault="00EC728E" w:rsidP="00DA6717">
      <w:pPr>
        <w:pStyle w:val="EnglishHangEndNoCoptic"/>
      </w:pPr>
      <w:r w:rsidRPr="00AB1781">
        <w:tab/>
        <w:t>seek continually His presence.</w:t>
      </w:r>
    </w:p>
    <w:p w14:paraId="38DDA115" w14:textId="77777777" w:rsidR="00EC728E" w:rsidRPr="00AB1781" w:rsidRDefault="00EC728E" w:rsidP="00DA6717">
      <w:pPr>
        <w:pStyle w:val="EnglishHangNoCoptic"/>
      </w:pPr>
      <w:r w:rsidRPr="00AB1781">
        <w:t>5 Remember the wonders He has done,</w:t>
      </w:r>
    </w:p>
    <w:p w14:paraId="29797B7F" w14:textId="77777777" w:rsidR="00EC728E" w:rsidRPr="00AB1781" w:rsidRDefault="00EC728E" w:rsidP="00DA6717">
      <w:pPr>
        <w:pStyle w:val="EnglishHangEndNoCoptic"/>
      </w:pPr>
      <w:r w:rsidRPr="00AB1781">
        <w:tab/>
        <w:t>His portents and the judgments of His mouth,</w:t>
      </w:r>
    </w:p>
    <w:p w14:paraId="34837AF3" w14:textId="77777777" w:rsidR="00EC728E" w:rsidRPr="00AB1781" w:rsidRDefault="00EC728E" w:rsidP="00DA6717">
      <w:pPr>
        <w:pStyle w:val="EnglishHangNoCoptic"/>
      </w:pPr>
      <w:r w:rsidRPr="00AB1781">
        <w:t>6 you children of Abraham, His servants,</w:t>
      </w:r>
    </w:p>
    <w:p w14:paraId="33107E84" w14:textId="77777777" w:rsidR="00EC728E" w:rsidRPr="00AB1781" w:rsidRDefault="00EC728E" w:rsidP="00DA6717">
      <w:pPr>
        <w:pStyle w:val="EnglishHangEndNoCoptic"/>
      </w:pPr>
      <w:r w:rsidRPr="00AB1781">
        <w:tab/>
        <w:t>you sons of Jacob, His chosen people.</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77777777" w:rsidR="00EC728E" w:rsidRPr="00AB1781" w:rsidRDefault="00EC728E" w:rsidP="00DA6717">
      <w:pPr>
        <w:pStyle w:val="EnglishHangNoCoptic"/>
      </w:pPr>
      <w:r w:rsidRPr="00AB1781">
        <w:t>8 He never forgets His covenant,</w:t>
      </w:r>
    </w:p>
    <w:p w14:paraId="781BEDF4" w14:textId="77777777" w:rsidR="00EC728E" w:rsidRPr="00AB1781" w:rsidRDefault="00EC728E" w:rsidP="00DA6717">
      <w:pPr>
        <w:pStyle w:val="EnglishHangEndNoCoptic"/>
      </w:pPr>
      <w:r w:rsidRPr="00AB1781">
        <w:tab/>
        <w:t>the promise He made for a thousand generations,</w:t>
      </w:r>
    </w:p>
    <w:p w14:paraId="6284A33F" w14:textId="77777777" w:rsidR="00EC728E" w:rsidRPr="00AB1781" w:rsidRDefault="00EC728E" w:rsidP="00DA6717">
      <w:pPr>
        <w:pStyle w:val="EnglishHangNoCoptic"/>
      </w:pPr>
      <w:r w:rsidRPr="00AB1781">
        <w:t>9 the covenant which He made with Abraham,</w:t>
      </w:r>
    </w:p>
    <w:p w14:paraId="1577A099" w14:textId="77777777" w:rsidR="00EC728E" w:rsidRPr="00AB1781" w:rsidRDefault="00EC728E" w:rsidP="00DA6717">
      <w:pPr>
        <w:pStyle w:val="EnglishHangEndNoCoptic"/>
      </w:pPr>
      <w:r w:rsidRPr="00AB1781">
        <w:tab/>
        <w:t>and the oath which He swore to Isaac,</w:t>
      </w:r>
    </w:p>
    <w:p w14:paraId="2958D8F6" w14:textId="77777777" w:rsidR="00EC728E" w:rsidRPr="00AB1781" w:rsidRDefault="00EC728E" w:rsidP="00DA6717">
      <w:pPr>
        <w:pStyle w:val="EnglishHangNoCoptic"/>
      </w:pPr>
      <w:r w:rsidRPr="00AB1781">
        <w:t>10 which He confirmed to Jacob as a law,</w:t>
      </w:r>
    </w:p>
    <w:p w14:paraId="508824DE" w14:textId="77777777" w:rsidR="00EC728E" w:rsidRPr="00AB1781" w:rsidRDefault="00EC728E" w:rsidP="00DA6717">
      <w:pPr>
        <w:pStyle w:val="EnglishHangEndNoCoptic"/>
      </w:pPr>
      <w:r w:rsidRPr="00AB1781">
        <w:tab/>
        <w:t>and to Israel as an eternal covenant,</w:t>
      </w:r>
    </w:p>
    <w:p w14:paraId="11FB27C7" w14:textId="77777777" w:rsidR="00EC728E" w:rsidRPr="00AB1781" w:rsidRDefault="00EC728E" w:rsidP="00DA6717">
      <w:pPr>
        <w:pStyle w:val="EnglishHangNoCoptic"/>
      </w:pPr>
      <w:r w:rsidRPr="00AB1781">
        <w:t>11 saying, ‘To you I will give the land of Canaan</w:t>
      </w:r>
    </w:p>
    <w:p w14:paraId="6B31A993" w14:textId="77777777" w:rsidR="00EC728E" w:rsidRPr="00AB1781" w:rsidRDefault="00EC728E" w:rsidP="00DA6717">
      <w:pPr>
        <w:pStyle w:val="EnglishHangEndNoCoptic"/>
      </w:pPr>
      <w:r w:rsidRPr="00AB1781">
        <w:tab/>
        <w:t>as the portion of your inheritance,’</w:t>
      </w:r>
    </w:p>
    <w:p w14:paraId="6B4353A7" w14:textId="77777777" w:rsidR="00EC728E" w:rsidRPr="00AB1781" w:rsidRDefault="00EC728E" w:rsidP="00DA6717">
      <w:pPr>
        <w:pStyle w:val="EnglishHangNoCoptic"/>
      </w:pPr>
      <w:r w:rsidRPr="00AB1781">
        <w:t>12 when they were few in number,</w:t>
      </w:r>
    </w:p>
    <w:p w14:paraId="10ED1333" w14:textId="77777777" w:rsidR="00EC728E" w:rsidRPr="00AB1781" w:rsidRDefault="00EC728E" w:rsidP="00DA6717">
      <w:pPr>
        <w:pStyle w:val="EnglishHangEndNoCoptic"/>
      </w:pPr>
      <w:r w:rsidRPr="00AB1781">
        <w:tab/>
        <w:t>very few and foreigners in it.</w:t>
      </w:r>
    </w:p>
    <w:p w14:paraId="720643CC" w14:textId="77777777" w:rsidR="00EC728E" w:rsidRPr="00AB1781" w:rsidRDefault="00EC728E" w:rsidP="00DA6717">
      <w:pPr>
        <w:pStyle w:val="EnglishHangNoCoptic"/>
      </w:pPr>
      <w:r w:rsidRPr="00AB1781">
        <w:lastRenderedPageBreak/>
        <w:t>13 And they passed from nation to nation,</w:t>
      </w:r>
    </w:p>
    <w:p w14:paraId="7563D2C1" w14:textId="77777777" w:rsidR="00EC728E" w:rsidRPr="00AB1781" w:rsidRDefault="00EC728E" w:rsidP="00DA6717">
      <w:pPr>
        <w:pStyle w:val="EnglishHangEndNoCoptic"/>
      </w:pPr>
      <w:r w:rsidRPr="00AB1781">
        <w:tab/>
        <w:t>and from one kingdom to another people.</w:t>
      </w:r>
    </w:p>
    <w:p w14:paraId="11993AD0" w14:textId="77777777" w:rsidR="00EC728E" w:rsidRPr="00AB1781" w:rsidRDefault="00EC728E" w:rsidP="00DA6717">
      <w:pPr>
        <w:pStyle w:val="EnglishHangNoCoptic"/>
      </w:pPr>
      <w:r w:rsidRPr="00AB1781">
        <w:t>14 He allowed no one to injure them,</w:t>
      </w:r>
    </w:p>
    <w:p w14:paraId="3E720B6A" w14:textId="77777777" w:rsidR="00EC728E" w:rsidRPr="00AB1781" w:rsidRDefault="00EC728E" w:rsidP="00DA6717">
      <w:pPr>
        <w:pStyle w:val="EnglishHangEndNoCoptic"/>
      </w:pPr>
      <w:r w:rsidRPr="00AB1781">
        <w:tab/>
        <w:t>and reproved kings on their account:</w:t>
      </w:r>
    </w:p>
    <w:p w14:paraId="382CB0C8" w14:textId="77777777" w:rsidR="00EC728E" w:rsidRPr="00AB1781" w:rsidRDefault="00EC728E" w:rsidP="00DA6717">
      <w:pPr>
        <w:pStyle w:val="EnglishHangNoCoptic"/>
      </w:pPr>
      <w:r w:rsidRPr="00AB1781">
        <w:t>15 ‘Touch not My anointed people,</w:t>
      </w:r>
      <w:r w:rsidRPr="00AB1781">
        <w:rPr>
          <w:rStyle w:val="FootnoteReference"/>
        </w:rPr>
        <w:footnoteReference w:id="352"/>
      </w:r>
    </w:p>
    <w:p w14:paraId="2586C93E" w14:textId="77777777" w:rsidR="00EC728E" w:rsidRPr="00AB1781" w:rsidRDefault="00EC728E" w:rsidP="00DA6717">
      <w:pPr>
        <w:pStyle w:val="EnglishHangEndNoCoptic"/>
      </w:pPr>
      <w:r w:rsidRPr="00AB1781">
        <w:tab/>
        <w:t>and do My prophets no harm.’</w:t>
      </w:r>
    </w:p>
    <w:p w14:paraId="3EE3082B" w14:textId="77777777" w:rsidR="00EC728E" w:rsidRPr="00AB1781" w:rsidRDefault="00EC728E" w:rsidP="00DA6717">
      <w:pPr>
        <w:pStyle w:val="EnglishHangNoCoptic"/>
      </w:pPr>
      <w:r w:rsidRPr="00AB1781">
        <w:t>16 And He called a famine on the land—</w:t>
      </w:r>
    </w:p>
    <w:p w14:paraId="26BD3FC0" w14:textId="77777777" w:rsidR="00EC728E" w:rsidRPr="00AB1781" w:rsidRDefault="00EC728E" w:rsidP="00DA6717">
      <w:pPr>
        <w:pStyle w:val="EnglishHangEndNoCoptic"/>
      </w:pPr>
      <w:r w:rsidRPr="00AB1781">
        <w:tab/>
        <w:t>broke all the support 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77777777" w:rsidR="00EC728E" w:rsidRPr="00AB1781" w:rsidRDefault="00EC728E" w:rsidP="00DA6717">
      <w:pPr>
        <w:pStyle w:val="EnglishHangEndNoCoptic"/>
      </w:pPr>
      <w:r w:rsidRPr="00AB1781">
        <w:tab/>
        <w:t>his life was spent in hard labour.</w:t>
      </w:r>
    </w:p>
    <w:p w14:paraId="7E061DF9" w14:textId="77777777" w:rsidR="00EC728E" w:rsidRPr="00AB1781" w:rsidRDefault="00EC728E" w:rsidP="00DA6717">
      <w:pPr>
        <w:pStyle w:val="EnglishHangNoCoptic"/>
      </w:pPr>
      <w:r w:rsidRPr="00AB1781">
        <w:t>19 Till what He had said came to pass,</w:t>
      </w:r>
    </w:p>
    <w:p w14:paraId="4BB8E7F8" w14:textId="77777777" w:rsidR="00EC728E" w:rsidRPr="00AB1781" w:rsidRDefault="00EC728E" w:rsidP="00DA6717">
      <w:pPr>
        <w:pStyle w:val="EnglishHangEndNoCoptic"/>
      </w:pPr>
      <w:r w:rsidRPr="00AB1781">
        <w:tab/>
        <w:t>the word of the Lord tested him.</w:t>
      </w:r>
    </w:p>
    <w:p w14:paraId="0FA80185" w14:textId="77777777" w:rsidR="00EC728E" w:rsidRPr="00AB1781" w:rsidRDefault="00EC728E" w:rsidP="00DA6717">
      <w:pPr>
        <w:pStyle w:val="EnglishHangNoCoptic"/>
      </w:pPr>
      <w:r w:rsidRPr="00AB1781">
        <w:t>20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77777777" w:rsidR="00EC728E" w:rsidRPr="00AB1781" w:rsidRDefault="00EC728E" w:rsidP="00DA6717">
      <w:pPr>
        <w:pStyle w:val="EnglishHangNoCoptic"/>
      </w:pPr>
      <w:r w:rsidRPr="00AB1781">
        <w:t>22 to train his princes to be like himself</w:t>
      </w:r>
    </w:p>
    <w:p w14:paraId="67CE7D10" w14:textId="77777777" w:rsidR="00EC728E" w:rsidRPr="00AB1781" w:rsidRDefault="00EC728E" w:rsidP="00DA6717">
      <w:pPr>
        <w:pStyle w:val="EnglishHangEndNoCoptic"/>
      </w:pPr>
      <w:r w:rsidRPr="00AB1781">
        <w:tab/>
        <w:t>and to teach his senators wisdom.</w:t>
      </w:r>
    </w:p>
    <w:p w14:paraId="77A0B3E3" w14:textId="77777777" w:rsidR="00EC728E" w:rsidRPr="00AB1781" w:rsidRDefault="00EC728E" w:rsidP="00DA6717">
      <w:pPr>
        <w:pStyle w:val="EnglishHangNoCoptic"/>
      </w:pPr>
      <w:r w:rsidRPr="00AB1781">
        <w:t>23 Then Israel came into Egypt,</w:t>
      </w:r>
    </w:p>
    <w:p w14:paraId="6B220CF0" w14:textId="77777777" w:rsidR="00EC728E" w:rsidRPr="00DA6717" w:rsidRDefault="00EC728E" w:rsidP="00DA6717">
      <w:pPr>
        <w:pStyle w:val="EnglishHangEndNoCoptic"/>
      </w:pPr>
      <w:r w:rsidRPr="00AB1781">
        <w:tab/>
        <w:t>and Jacob settled in the land of Ham.</w:t>
      </w:r>
    </w:p>
    <w:p w14:paraId="14574E99" w14:textId="77777777" w:rsidR="00EC728E" w:rsidRPr="00AB1781" w:rsidRDefault="00EC728E" w:rsidP="00DA6717">
      <w:pPr>
        <w:pStyle w:val="EnglishHangNoCoptic"/>
      </w:pPr>
      <w:r w:rsidRPr="00AB1781">
        <w:t>24 And He increased His people exceedingly,</w:t>
      </w:r>
    </w:p>
    <w:p w14:paraId="746EFD59" w14:textId="77777777" w:rsidR="00EC728E" w:rsidRPr="00AB1781" w:rsidRDefault="00EC728E" w:rsidP="00DA6717">
      <w:pPr>
        <w:pStyle w:val="EnglishHangEndNoCoptic"/>
      </w:pPr>
      <w:r w:rsidRPr="00AB1781">
        <w:tab/>
        <w:t>and made them stronger than their enemies.</w:t>
      </w:r>
    </w:p>
    <w:p w14:paraId="60FA4142" w14:textId="77777777" w:rsidR="00EC728E" w:rsidRPr="00AB1781" w:rsidRDefault="00EC728E" w:rsidP="00DA6717">
      <w:pPr>
        <w:pStyle w:val="EnglishHangNoCoptic"/>
      </w:pPr>
      <w:r w:rsidRPr="00AB1781">
        <w:t>25 He turned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77777777" w:rsidR="00EC728E" w:rsidRPr="00AB1781" w:rsidRDefault="00EC728E" w:rsidP="00DA6717">
      <w:pPr>
        <w:pStyle w:val="EnglishHangEndNoCoptic"/>
      </w:pPr>
      <w:r w:rsidRPr="00AB1781">
        <w:tab/>
        <w:t>and Aaron whom He had chosen for Himself.</w:t>
      </w:r>
    </w:p>
    <w:p w14:paraId="28E4062E" w14:textId="77777777" w:rsidR="00EC728E" w:rsidRPr="00AB1781" w:rsidRDefault="00EC728E" w:rsidP="00DA6717">
      <w:pPr>
        <w:pStyle w:val="EnglishHangNoCoptic"/>
      </w:pPr>
      <w:r w:rsidRPr="00AB1781">
        <w:t>27 To them He committed the words of His signs</w:t>
      </w:r>
    </w:p>
    <w:p w14:paraId="4ECDE834" w14:textId="77777777" w:rsidR="00EC728E" w:rsidRPr="00AB1781" w:rsidRDefault="00EC728E" w:rsidP="00DA6717">
      <w:pPr>
        <w:pStyle w:val="EnglishHangEndNoCoptic"/>
      </w:pPr>
      <w:r w:rsidRPr="00AB1781">
        <w:tab/>
        <w:t>and of His portents in the land of Ham.</w:t>
      </w:r>
    </w:p>
    <w:p w14:paraId="4C51F665" w14:textId="77777777" w:rsidR="00EC728E" w:rsidRPr="00AB1781" w:rsidRDefault="00EC728E" w:rsidP="00DA6717">
      <w:pPr>
        <w:pStyle w:val="EnglishHangNoCoptic"/>
      </w:pPr>
      <w:r w:rsidRPr="00AB1781">
        <w:t>28 He sent darkness and made it dark,</w:t>
      </w:r>
    </w:p>
    <w:p w14:paraId="7F6662EB" w14:textId="77777777" w:rsidR="00EC728E" w:rsidRPr="00AB1781" w:rsidRDefault="00EC728E" w:rsidP="00DA6717">
      <w:pPr>
        <w:pStyle w:val="EnglishHangEndNoCoptic"/>
      </w:pPr>
      <w:r w:rsidRPr="00AB1781">
        <w:tab/>
        <w:t>for they had provoked His words.</w:t>
      </w:r>
    </w:p>
    <w:p w14:paraId="15EDD699" w14:textId="77777777" w:rsidR="00EC728E" w:rsidRPr="00AB1781" w:rsidRDefault="00EC728E" w:rsidP="00DA6717">
      <w:pPr>
        <w:pStyle w:val="EnglishHangNoCoptic"/>
      </w:pPr>
      <w:r w:rsidRPr="00AB1781">
        <w:lastRenderedPageBreak/>
        <w:t>29 He turned their waters into blood</w:t>
      </w:r>
    </w:p>
    <w:p w14:paraId="604E5D8F" w14:textId="77777777" w:rsidR="00EC728E" w:rsidRPr="00AB1781" w:rsidRDefault="00EC728E" w:rsidP="00DA6717">
      <w:pPr>
        <w:pStyle w:val="EnglishHangEndNoCoptic"/>
      </w:pPr>
      <w:r w:rsidRPr="00AB1781">
        <w:tab/>
        <w:t>and killed their fish.</w:t>
      </w:r>
    </w:p>
    <w:p w14:paraId="396816B5" w14:textId="77777777" w:rsidR="00EC728E" w:rsidRPr="00AB1781" w:rsidRDefault="00EC728E" w:rsidP="00DA6717">
      <w:pPr>
        <w:pStyle w:val="EnglishHangNoCoptic"/>
      </w:pPr>
      <w:r w:rsidRPr="00AB1781">
        <w:t>30 Their land swarmed with frogs,</w:t>
      </w:r>
    </w:p>
    <w:p w14:paraId="693BFCD6" w14:textId="77777777" w:rsidR="00EC728E" w:rsidRPr="00AB1781" w:rsidRDefault="00EC728E" w:rsidP="00DA6717">
      <w:pPr>
        <w:pStyle w:val="EnglishHangEndNoCoptic"/>
      </w:pPr>
      <w:r w:rsidRPr="00AB1781">
        <w:tab/>
        <w:t>even in their royal apartments.</w:t>
      </w:r>
    </w:p>
    <w:p w14:paraId="3D5F8AD7" w14:textId="77777777" w:rsidR="00EC728E" w:rsidRPr="00AB1781" w:rsidRDefault="00EC728E" w:rsidP="00DA6717">
      <w:pPr>
        <w:pStyle w:val="EnglishHangNoCoptic"/>
      </w:pPr>
      <w:r w:rsidRPr="00AB1781">
        <w:t>31 He spoke and the mosquito came,</w:t>
      </w:r>
    </w:p>
    <w:p w14:paraId="155E1F91" w14:textId="77777777" w:rsidR="00EC728E" w:rsidRPr="00AB1781" w:rsidRDefault="00EC728E" w:rsidP="00DA6717">
      <w:pPr>
        <w:pStyle w:val="EnglishHangEndNoCoptic"/>
      </w:pPr>
      <w:r w:rsidRPr="00AB1781">
        <w:tab/>
        <w:t>and gnats in all their country.</w:t>
      </w:r>
    </w:p>
    <w:p w14:paraId="56EDBFC3" w14:textId="77777777" w:rsidR="00EC728E" w:rsidRPr="00AB1781" w:rsidRDefault="00EC728E" w:rsidP="00DA6717">
      <w:pPr>
        <w:pStyle w:val="EnglishHangNoCoptic"/>
      </w:pPr>
      <w:r w:rsidRPr="00AB1781">
        <w:t>32 He gave them hail for rain,</w:t>
      </w:r>
    </w:p>
    <w:p w14:paraId="79E27D9E" w14:textId="77777777" w:rsidR="00EC728E" w:rsidRPr="00AB1781" w:rsidRDefault="00EC728E" w:rsidP="00DA6717">
      <w:pPr>
        <w:pStyle w:val="EnglishHangEndNoCoptic"/>
      </w:pPr>
      <w:r w:rsidRPr="00AB1781">
        <w:tab/>
        <w:t>and a flaming fire in their land.</w:t>
      </w:r>
    </w:p>
    <w:p w14:paraId="00FA182E" w14:textId="77777777" w:rsidR="00EC728E" w:rsidRPr="00AB1781" w:rsidRDefault="00EC728E" w:rsidP="00DA6717">
      <w:pPr>
        <w:pStyle w:val="EnglishHangNoCoptic"/>
      </w:pPr>
      <w:r w:rsidRPr="00AB1781">
        <w:t>33 And He struck their vines and their fig-trees,</w:t>
      </w:r>
    </w:p>
    <w:p w14:paraId="157E40E7" w14:textId="77777777" w:rsidR="00EC728E" w:rsidRPr="00AB1781" w:rsidRDefault="00EC728E" w:rsidP="00DA6717">
      <w:pPr>
        <w:pStyle w:val="EnglishHangEndNoCoptic"/>
      </w:pPr>
      <w:r w:rsidRPr="00AB1781">
        <w:tab/>
        <w:t>and broke every tree of their land.</w:t>
      </w:r>
    </w:p>
    <w:p w14:paraId="278CAD7F" w14:textId="77777777" w:rsidR="00EC728E" w:rsidRPr="00AB1781" w:rsidRDefault="00EC728E" w:rsidP="00DA6717">
      <w:pPr>
        <w:pStyle w:val="EnglishHangNoCoptic"/>
      </w:pPr>
      <w:r w:rsidRPr="00AB1781">
        <w:t>34 He spoke and the locust came,</w:t>
      </w:r>
    </w:p>
    <w:p w14:paraId="5AE89C5E" w14:textId="77777777" w:rsidR="00EC728E" w:rsidRPr="00AB1781" w:rsidRDefault="00EC728E" w:rsidP="00DA6717">
      <w:pPr>
        <w:pStyle w:val="EnglishHangEndNoCoptic"/>
      </w:pPr>
      <w:r w:rsidRPr="00AB1781">
        <w:tab/>
        <w:t>and caterpillars</w:t>
      </w:r>
      <w:r w:rsidRPr="00AB1781">
        <w:rPr>
          <w:rStyle w:val="FootnoteReference"/>
        </w:rPr>
        <w:footnoteReference w:id="353"/>
      </w:r>
      <w:r w:rsidRPr="00AB1781">
        <w:t xml:space="preserve"> past all counting.</w:t>
      </w:r>
    </w:p>
    <w:p w14:paraId="28C39F53" w14:textId="77777777" w:rsidR="00EC728E" w:rsidRPr="00AB1781" w:rsidRDefault="00EC728E" w:rsidP="00DA6717">
      <w:pPr>
        <w:pStyle w:val="EnglishHangNoCoptic"/>
      </w:pPr>
      <w:r w:rsidRPr="00AB1781">
        <w:t>35 And they devoured everything green in their land,</w:t>
      </w:r>
    </w:p>
    <w:p w14:paraId="73C3F4C9" w14:textId="77777777" w:rsidR="00EC728E" w:rsidRPr="00AB1781" w:rsidRDefault="00EC728E" w:rsidP="00DA6717">
      <w:pPr>
        <w:pStyle w:val="EnglishHangEndNoCoptic"/>
      </w:pPr>
      <w:r w:rsidRPr="00AB1781">
        <w:tab/>
        <w:t>and consumed the fruit of their ground.</w:t>
      </w:r>
    </w:p>
    <w:p w14:paraId="3F92C7B8" w14:textId="77777777" w:rsidR="00EC728E" w:rsidRPr="00AB1781" w:rsidRDefault="00EC728E" w:rsidP="00DA6717">
      <w:pPr>
        <w:pStyle w:val="EnglishHangNoCoptic"/>
      </w:pPr>
      <w:r w:rsidRPr="00AB1781">
        <w:t>36 Then He struck all the firstborn of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77777777" w:rsidR="00EC728E" w:rsidRPr="00AB1781" w:rsidRDefault="00EC728E" w:rsidP="00DA6717">
      <w:pPr>
        <w:pStyle w:val="EnglishHangEndNoCoptic"/>
      </w:pPr>
      <w:r w:rsidRPr="00AB1781">
        <w:tab/>
        <w:t>and there was not a sick person among their tribes.</w:t>
      </w:r>
    </w:p>
    <w:p w14:paraId="00562952" w14:textId="77777777" w:rsidR="00EC728E" w:rsidRPr="00AB1781" w:rsidRDefault="00EC728E" w:rsidP="00DA6717">
      <w:pPr>
        <w:pStyle w:val="EnglishHangNoCoptic"/>
      </w:pPr>
      <w:r w:rsidRPr="00AB1781">
        <w:t>38 Egypt was glad at their departure,</w:t>
      </w:r>
    </w:p>
    <w:p w14:paraId="047BE651" w14:textId="77777777" w:rsidR="00EC728E" w:rsidRPr="00AB1781" w:rsidRDefault="00EC728E" w:rsidP="00DA6717">
      <w:pPr>
        <w:pStyle w:val="EnglishHangEndNoCoptic"/>
      </w:pPr>
      <w:r w:rsidRPr="00AB1781">
        <w:tab/>
        <w:t>for a fear of them had fallen upon them.</w:t>
      </w:r>
    </w:p>
    <w:p w14:paraId="203F5565" w14:textId="77777777" w:rsidR="00EC728E" w:rsidRPr="00AB1781" w:rsidRDefault="00EC728E" w:rsidP="00DA6717">
      <w:pPr>
        <w:pStyle w:val="EnglishHangNoCoptic"/>
      </w:pPr>
      <w:r w:rsidRPr="00AB1781">
        <w:t>39 He spread a cloud for their protection,</w:t>
      </w:r>
    </w:p>
    <w:p w14:paraId="38BBCCBC" w14:textId="77777777" w:rsidR="00EC728E" w:rsidRPr="00AB1781" w:rsidRDefault="00EC728E" w:rsidP="00DA6717">
      <w:pPr>
        <w:pStyle w:val="EnglishHangEndNoCoptic"/>
      </w:pPr>
      <w:r w:rsidRPr="00AB1781">
        <w:tab/>
        <w:t>and fire to illumine the night for them.</w:t>
      </w:r>
    </w:p>
    <w:p w14:paraId="17AA0F12" w14:textId="77777777" w:rsidR="00EC728E" w:rsidRPr="00AB1781" w:rsidRDefault="00EC728E" w:rsidP="00DA6717">
      <w:pPr>
        <w:pStyle w:val="EnglishHangNoCoptic"/>
      </w:pPr>
      <w:r w:rsidRPr="00AB1781">
        <w:t>40 They asked, and flocks of 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354"/>
      </w:r>
    </w:p>
    <w:p w14:paraId="0BBB5C1F" w14:textId="77777777" w:rsidR="00EC728E" w:rsidRPr="00AB1781" w:rsidRDefault="00EC728E" w:rsidP="00DA6717">
      <w:pPr>
        <w:pStyle w:val="EnglishHangNoCoptic"/>
      </w:pPr>
      <w:r w:rsidRPr="00AB1781">
        <w:t>41 He split a rock and waters gushed out;</w:t>
      </w:r>
    </w:p>
    <w:p w14:paraId="2DC9B7B4" w14:textId="77777777" w:rsidR="00EC728E" w:rsidRPr="00AB1781" w:rsidRDefault="00EC728E" w:rsidP="00DA6717">
      <w:pPr>
        <w:pStyle w:val="EnglishHangEndNoCoptic"/>
      </w:pPr>
      <w:r w:rsidRPr="00AB1781">
        <w:tab/>
        <w:t>rivers ran in the desert.</w:t>
      </w:r>
    </w:p>
    <w:p w14:paraId="2E992ED6" w14:textId="77777777" w:rsidR="00EC728E" w:rsidRPr="00AB1781" w:rsidRDefault="00EC728E" w:rsidP="00DA6717">
      <w:pPr>
        <w:pStyle w:val="EnglishHangNoCoptic"/>
      </w:pPr>
      <w:r w:rsidRPr="00AB1781">
        <w:t>42 For He remembered His holy promise</w:t>
      </w:r>
    </w:p>
    <w:p w14:paraId="45A6954B" w14:textId="77777777" w:rsidR="00EC728E" w:rsidRPr="00DA6717" w:rsidRDefault="00EC728E" w:rsidP="00DA6717">
      <w:pPr>
        <w:pStyle w:val="EnglishHangEndNoCoptic"/>
      </w:pPr>
      <w:r w:rsidRPr="00AB1781">
        <w:tab/>
        <w:t>made to Abraham His servant.</w:t>
      </w:r>
      <w:r w:rsidRPr="00AB1781">
        <w:rPr>
          <w:rStyle w:val="FootnoteReference"/>
        </w:rPr>
        <w:footnoteReference w:id="355"/>
      </w:r>
    </w:p>
    <w:p w14:paraId="22BA3803" w14:textId="77777777" w:rsidR="00EC728E" w:rsidRPr="00AB1781" w:rsidRDefault="00EC728E" w:rsidP="00DA6717">
      <w:pPr>
        <w:pStyle w:val="EnglishHangNoCoptic"/>
      </w:pPr>
      <w:r w:rsidRPr="00AB1781">
        <w:t>43 And He brought out His people with joy</w:t>
      </w:r>
    </w:p>
    <w:p w14:paraId="5D0395CB" w14:textId="77777777" w:rsidR="00EC728E" w:rsidRPr="00AB1781" w:rsidRDefault="00EC728E" w:rsidP="00DA6717">
      <w:pPr>
        <w:pStyle w:val="EnglishHangEndNoCoptic"/>
      </w:pPr>
      <w:r w:rsidRPr="00AB1781">
        <w:lastRenderedPageBreak/>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777777" w:rsidR="00EC728E" w:rsidRPr="00AB1781" w:rsidRDefault="00EC728E" w:rsidP="00DA6717">
      <w:pPr>
        <w:pStyle w:val="EnglishHangEndNoCoptic"/>
      </w:pPr>
      <w:r w:rsidRPr="00AB1781">
        <w:tab/>
        <w:t>and they inherited the peoples’ labours,</w:t>
      </w:r>
    </w:p>
    <w:p w14:paraId="7E0C1B5C" w14:textId="77777777" w:rsidR="00EC728E" w:rsidRPr="00AB1781" w:rsidRDefault="00EC728E" w:rsidP="00DA6717">
      <w:pPr>
        <w:pStyle w:val="EnglishHangNoCoptic"/>
      </w:pPr>
      <w:r w:rsidRPr="00AB1781">
        <w:t>45 that they might observe His rights,</w:t>
      </w:r>
    </w:p>
    <w:p w14:paraId="3182A656" w14:textId="77777777" w:rsidR="00EC728E" w:rsidRDefault="00EC728E" w:rsidP="00DA6717">
      <w:pPr>
        <w:pStyle w:val="EnglishHangEndNoCoptic"/>
      </w:pPr>
      <w:r w:rsidRPr="00AB1781">
        <w:tab/>
        <w:t>and search out His law.</w:t>
      </w:r>
      <w:r w:rsidRPr="00AB1781">
        <w:rPr>
          <w:rStyle w:val="FootnoteReference"/>
        </w:rPr>
        <w:footnoteReference w:id="356"/>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988" w:name="_Ref435438622"/>
      <w:r w:rsidRPr="00AB1781">
        <w:t>K</w:t>
      </w:r>
      <w:r>
        <w:t>athisma</w:t>
      </w:r>
      <w:r w:rsidRPr="00AB1781">
        <w:t xml:space="preserve"> 1</w:t>
      </w:r>
      <w:r>
        <w:t>5</w:t>
      </w:r>
      <w:bookmarkEnd w:id="988"/>
    </w:p>
    <w:p w14:paraId="7C340C47" w14:textId="77777777" w:rsidR="00510795" w:rsidRPr="00510795" w:rsidRDefault="00510795" w:rsidP="00BF0205">
      <w:pPr>
        <w:pStyle w:val="Heading4"/>
      </w:pPr>
      <w:r>
        <w:t>Psalm</w:t>
      </w:r>
      <w:r w:rsidRPr="00AB1781">
        <w:t xml:space="preserve"> 105</w:t>
      </w:r>
      <w:r>
        <w:t>: Give thanks to the Lord, He is good; His mercy is eternal</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77777777" w:rsidR="00510795" w:rsidRPr="00AB1781" w:rsidRDefault="00510795" w:rsidP="00510795">
      <w:pPr>
        <w:pStyle w:val="EnglishHangNoCoptic"/>
      </w:pPr>
      <w:r w:rsidRPr="00AB1781">
        <w:t>Give thanks to the Lord, He is good;</w:t>
      </w:r>
    </w:p>
    <w:p w14:paraId="6A36DC3E" w14:textId="77777777" w:rsidR="00510795" w:rsidRPr="00AB1781" w:rsidRDefault="00510795" w:rsidP="00510795">
      <w:pPr>
        <w:pStyle w:val="EnglishHangEndNoCoptic"/>
      </w:pPr>
      <w:r w:rsidRPr="00AB1781">
        <w:tab/>
        <w:t>His mercy</w:t>
      </w:r>
      <w:r w:rsidRPr="00AB1781">
        <w:rPr>
          <w:rStyle w:val="FootnoteReference"/>
        </w:rPr>
        <w:footnoteReference w:id="357"/>
      </w:r>
      <w:r w:rsidRPr="00AB1781">
        <w:t xml:space="preserve"> is eternal.</w:t>
      </w:r>
    </w:p>
    <w:p w14:paraId="55AC2EB5" w14:textId="77777777" w:rsidR="00510795" w:rsidRPr="00AB1781" w:rsidRDefault="00510795" w:rsidP="00510795">
      <w:pPr>
        <w:pStyle w:val="EnglishHangNoCoptic"/>
      </w:pPr>
      <w:r w:rsidRPr="00AB1781">
        <w:t>2 Who can tell of the mighty powers of the Lord,</w:t>
      </w:r>
    </w:p>
    <w:p w14:paraId="4988BD14" w14:textId="77777777" w:rsidR="00510795" w:rsidRPr="00AB1781" w:rsidRDefault="00510795" w:rsidP="00510795">
      <w:pPr>
        <w:pStyle w:val="EnglishHangEndNoCoptic"/>
      </w:pPr>
      <w:r w:rsidRPr="00AB1781">
        <w:tab/>
        <w:t>or make all His praises heard?</w:t>
      </w:r>
    </w:p>
    <w:p w14:paraId="1DCA949D" w14:textId="77777777" w:rsidR="00510795" w:rsidRPr="00AB1781" w:rsidRDefault="00510795" w:rsidP="00510795">
      <w:pPr>
        <w:pStyle w:val="EnglishHangNoCoptic"/>
      </w:pPr>
      <w:r w:rsidRPr="00AB1781">
        <w:t>3 Blessed are they who act justly</w:t>
      </w:r>
    </w:p>
    <w:p w14:paraId="7FB41789" w14:textId="77777777" w:rsidR="00510795" w:rsidRPr="00AB1781" w:rsidRDefault="00510795" w:rsidP="00510795">
      <w:pPr>
        <w:pStyle w:val="EnglishHangEndNoCoptic"/>
      </w:pPr>
      <w:r w:rsidRPr="00AB1781">
        <w:tab/>
        <w:t>and do what is right at all times.</w:t>
      </w:r>
    </w:p>
    <w:p w14:paraId="3AF7CE11" w14:textId="77777777" w:rsidR="00510795" w:rsidRPr="00AB1781" w:rsidRDefault="00510795" w:rsidP="00510795">
      <w:pPr>
        <w:pStyle w:val="EnglishHangNoCoptic"/>
      </w:pPr>
      <w:r w:rsidRPr="00AB1781">
        <w:t xml:space="preserve">4 Remember us, O Lord, in </w:t>
      </w:r>
      <w:r w:rsidR="00E570CB">
        <w:t>Your</w:t>
      </w:r>
      <w:r w:rsidRPr="00AB1781">
        <w:t xml:space="preserve"> love for </w:t>
      </w:r>
      <w:r w:rsidR="00E570CB">
        <w:t>Your</w:t>
      </w:r>
      <w:r w:rsidRPr="00AB1781">
        <w:t xml:space="preserve"> people;</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77777777" w:rsidR="00510795" w:rsidRPr="00AB1781" w:rsidRDefault="00510795" w:rsidP="00510795">
      <w:pPr>
        <w:pStyle w:val="EnglishHangNoCoptic"/>
      </w:pPr>
      <w:r w:rsidRPr="00AB1781">
        <w:tab/>
        <w:t xml:space="preserve">that we may rejoice in the gladness of </w:t>
      </w:r>
      <w:r w:rsidR="00E570CB">
        <w:t>Your</w:t>
      </w:r>
      <w:r w:rsidRPr="00AB1781">
        <w:t xml:space="preserve"> nation,</w:t>
      </w:r>
    </w:p>
    <w:p w14:paraId="7B5C1308" w14:textId="77777777" w:rsidR="00510795" w:rsidRPr="00AB1781" w:rsidRDefault="00510795" w:rsidP="00510795">
      <w:pPr>
        <w:pStyle w:val="EnglishHangEndNoCoptic"/>
      </w:pPr>
      <w:r w:rsidRPr="00AB1781">
        <w:tab/>
        <w:t xml:space="preserve">that we may sing praises with </w:t>
      </w:r>
      <w:r w:rsidR="00E570CB">
        <w:t>Your</w:t>
      </w:r>
      <w:r w:rsidRPr="00AB1781">
        <w:t xml:space="preserve"> inheritance.</w:t>
      </w:r>
    </w:p>
    <w:p w14:paraId="165306A1" w14:textId="77777777" w:rsidR="00510795" w:rsidRPr="00AB1781" w:rsidRDefault="00510795" w:rsidP="00510795">
      <w:pPr>
        <w:pStyle w:val="EnglishHangNoCoptic"/>
      </w:pPr>
      <w:r w:rsidRPr="00AB1781">
        <w:t>6 We have sinned with our fathers,</w:t>
      </w:r>
    </w:p>
    <w:p w14:paraId="0A32178C" w14:textId="77777777" w:rsidR="00510795" w:rsidRPr="00AB1781" w:rsidRDefault="00510795" w:rsidP="00510795">
      <w:pPr>
        <w:pStyle w:val="EnglishHangEndNoCoptic"/>
      </w:pPr>
      <w:r w:rsidRPr="00AB1781">
        <w:tab/>
        <w:t>we have done evil, we have done wrong.</w:t>
      </w:r>
    </w:p>
    <w:p w14:paraId="3EBE0D28" w14:textId="77777777" w:rsidR="00510795" w:rsidRPr="00AB1781" w:rsidRDefault="00510795" w:rsidP="00510795">
      <w:pPr>
        <w:pStyle w:val="EnglishHangNoCoptic"/>
      </w:pPr>
      <w:r w:rsidRPr="00AB1781">
        <w:t xml:space="preserve">7 Our fathers failed in Egypt to understand </w:t>
      </w:r>
      <w:r w:rsidR="00E570CB">
        <w:t>Your</w:t>
      </w:r>
      <w:r w:rsidRPr="00AB1781">
        <w:t xml:space="preserve"> wonders,</w:t>
      </w:r>
      <w:r w:rsidRPr="00AB1781">
        <w:rPr>
          <w:rStyle w:val="FootnoteReference"/>
        </w:rPr>
        <w:footnoteReference w:id="358"/>
      </w:r>
    </w:p>
    <w:p w14:paraId="1C0B9352" w14:textId="77777777" w:rsidR="00510795" w:rsidRPr="00AB1781" w:rsidRDefault="00510795" w:rsidP="00510795">
      <w:pPr>
        <w:pStyle w:val="EnglishHangNoCoptic"/>
      </w:pPr>
      <w:r w:rsidRPr="00AB1781">
        <w:tab/>
        <w:t xml:space="preserve">and they did not remember </w:t>
      </w:r>
      <w:r w:rsidR="00E570CB">
        <w:t>Your</w:t>
      </w:r>
      <w:r w:rsidRPr="00AB1781">
        <w:t xml:space="preserve"> great mercy,</w:t>
      </w:r>
    </w:p>
    <w:p w14:paraId="031F77D3" w14:textId="77777777" w:rsidR="00510795" w:rsidRPr="00AB1781" w:rsidRDefault="00510795" w:rsidP="00510795">
      <w:pPr>
        <w:pStyle w:val="EnglishHangEndNoCoptic"/>
      </w:pPr>
      <w:r w:rsidRPr="00AB1781">
        <w:tab/>
        <w:t xml:space="preserve">and they provoked </w:t>
      </w:r>
      <w:r w:rsidR="001040C8">
        <w:t>You</w:t>
      </w:r>
      <w:r w:rsidRPr="00AB1781">
        <w:t xml:space="preserve"> when going up at the Red Sea.</w:t>
      </w:r>
    </w:p>
    <w:p w14:paraId="6944949E" w14:textId="77777777" w:rsidR="00510795" w:rsidRPr="00AB1781" w:rsidRDefault="00510795" w:rsidP="00510795">
      <w:pPr>
        <w:pStyle w:val="EnglishHangNoCoptic"/>
      </w:pPr>
      <w:r w:rsidRPr="00AB1781">
        <w:t>8 Yet He saved them for His name’s sake</w:t>
      </w:r>
    </w:p>
    <w:p w14:paraId="07066FBC" w14:textId="77777777" w:rsidR="00510795" w:rsidRPr="00AB1781" w:rsidRDefault="00510795" w:rsidP="00510795">
      <w:pPr>
        <w:pStyle w:val="EnglishHangEndNoCoptic"/>
      </w:pPr>
      <w:r w:rsidRPr="00AB1781">
        <w:lastRenderedPageBreak/>
        <w:tab/>
        <w:t>to make known His mighty power.</w:t>
      </w:r>
    </w:p>
    <w:p w14:paraId="1CF92CDB" w14:textId="77777777" w:rsidR="00510795" w:rsidRPr="00AB1781" w:rsidRDefault="00510795" w:rsidP="00510795">
      <w:pPr>
        <w:pStyle w:val="EnglishHangNoCoptic"/>
      </w:pPr>
      <w:r w:rsidRPr="00AB1781">
        <w:t>9 He rebuked the Red Sea and it dried up,</w:t>
      </w:r>
    </w:p>
    <w:p w14:paraId="1E3A91D2" w14:textId="77777777" w:rsidR="00510795" w:rsidRPr="00AB1781" w:rsidRDefault="00510795" w:rsidP="00510795">
      <w:pPr>
        <w:pStyle w:val="EnglishHangEndNoCoptic"/>
      </w:pPr>
      <w:r w:rsidRPr="00AB1781">
        <w:tab/>
        <w:t>and He led them in its depths as in the desert.</w:t>
      </w:r>
    </w:p>
    <w:p w14:paraId="47F8EAF9" w14:textId="77777777" w:rsidR="00510795" w:rsidRPr="00AB1781" w:rsidRDefault="00510795" w:rsidP="00510795">
      <w:pPr>
        <w:pStyle w:val="EnglishHangNoCoptic"/>
      </w:pPr>
      <w:r w:rsidRPr="00AB1781">
        <w:t>10 And He saved them from the clutch of their hateful foe</w:t>
      </w:r>
    </w:p>
    <w:p w14:paraId="335B2973" w14:textId="77777777" w:rsidR="00510795" w:rsidRPr="00510795" w:rsidRDefault="00510795" w:rsidP="00510795">
      <w:pPr>
        <w:pStyle w:val="EnglishHangEndNoCoptic"/>
      </w:pPr>
      <w:r w:rsidRPr="00AB1781">
        <w:tab/>
        <w:t>and redeemed them from the hands of their enemies.</w:t>
      </w:r>
    </w:p>
    <w:p w14:paraId="4B51F632" w14:textId="77777777" w:rsidR="00510795" w:rsidRPr="00AB1781" w:rsidRDefault="00510795" w:rsidP="00510795">
      <w:pPr>
        <w:pStyle w:val="EnglishHangNoCoptic"/>
      </w:pPr>
      <w:r w:rsidRPr="00AB1781">
        <w:t>11 Water covered their oppressors;</w:t>
      </w:r>
    </w:p>
    <w:p w14:paraId="225EB8B4" w14:textId="77777777" w:rsidR="00510795" w:rsidRPr="00AB1781" w:rsidRDefault="00510795" w:rsidP="00510795">
      <w:pPr>
        <w:pStyle w:val="EnglishHangEndNoCoptic"/>
      </w:pPr>
      <w:r w:rsidRPr="00AB1781">
        <w:tab/>
        <w:t>not one of them was left.</w:t>
      </w:r>
    </w:p>
    <w:p w14:paraId="26E09162" w14:textId="77777777" w:rsidR="00510795" w:rsidRPr="00AB1781" w:rsidRDefault="00510795" w:rsidP="00510795">
      <w:pPr>
        <w:pStyle w:val="EnglishHangNoCoptic"/>
      </w:pPr>
      <w:r w:rsidRPr="00AB1781">
        <w:t>12 Then they believed His words</w:t>
      </w:r>
    </w:p>
    <w:p w14:paraId="103614BA" w14:textId="77777777" w:rsidR="00510795" w:rsidRPr="00AB1781" w:rsidRDefault="00510795" w:rsidP="00510795">
      <w:pPr>
        <w:pStyle w:val="EnglishHangEndNoCoptic"/>
      </w:pPr>
      <w:r w:rsidRPr="00AB1781">
        <w:tab/>
        <w:t>and sang His praise.</w:t>
      </w:r>
    </w:p>
    <w:p w14:paraId="05C5D8EC" w14:textId="77777777" w:rsidR="00510795" w:rsidRPr="00AB1781" w:rsidRDefault="00510795" w:rsidP="00510795">
      <w:pPr>
        <w:pStyle w:val="EnglishHangNoCoptic"/>
      </w:pPr>
      <w:r w:rsidRPr="00AB1781">
        <w:t>13 They soon forgot His works;</w:t>
      </w:r>
    </w:p>
    <w:p w14:paraId="121F95CD" w14:textId="77777777" w:rsidR="00510795" w:rsidRPr="00AB1781" w:rsidRDefault="00510795" w:rsidP="00510795">
      <w:pPr>
        <w:pStyle w:val="EnglishHangEndNoCoptic"/>
      </w:pPr>
      <w:r w:rsidRPr="00AB1781">
        <w:tab/>
        <w:t>they would not wait for His will.</w:t>
      </w:r>
    </w:p>
    <w:p w14:paraId="60C29890" w14:textId="77777777" w:rsidR="00510795" w:rsidRPr="00AB1781" w:rsidRDefault="00510795" w:rsidP="00510795">
      <w:pPr>
        <w:pStyle w:val="EnglishHangNoCoptic"/>
      </w:pPr>
      <w:r w:rsidRPr="00AB1781">
        <w:t>14 They indulged their desire in the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77777777" w:rsidR="00510795" w:rsidRPr="00AB1781" w:rsidRDefault="00510795" w:rsidP="00510795">
      <w:pPr>
        <w:pStyle w:val="EnglishHangEndNoCoptic"/>
      </w:pPr>
      <w:r w:rsidRPr="00AB1781">
        <w:tab/>
        <w:t>and sent surfeit into their souls.</w:t>
      </w:r>
      <w:r w:rsidRPr="00AB1781">
        <w:rPr>
          <w:rStyle w:val="FootnoteReference"/>
        </w:rPr>
        <w:footnoteReference w:id="359"/>
      </w:r>
    </w:p>
    <w:p w14:paraId="49218C47" w14:textId="77777777" w:rsidR="00510795" w:rsidRPr="00AB1781" w:rsidRDefault="00510795" w:rsidP="00510795">
      <w:pPr>
        <w:pStyle w:val="EnglishHangNoCoptic"/>
      </w:pPr>
      <w:r w:rsidRPr="00AB1781">
        <w:t>16 They angered Moses in the camp,</w:t>
      </w:r>
    </w:p>
    <w:p w14:paraId="270F6878" w14:textId="77777777" w:rsidR="00510795" w:rsidRPr="00AB1781" w:rsidRDefault="00510795" w:rsidP="00510795">
      <w:pPr>
        <w:pStyle w:val="EnglishHangEndNoCoptic"/>
      </w:pPr>
      <w:r w:rsidRPr="00AB1781">
        <w:tab/>
        <w:t>and Aaron the priest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360"/>
      </w:r>
    </w:p>
    <w:p w14:paraId="2A626D6C" w14:textId="77777777" w:rsidR="00510795" w:rsidRPr="00AB1781" w:rsidRDefault="00510795" w:rsidP="00510795">
      <w:pPr>
        <w:pStyle w:val="EnglishHangEndNoCoptic"/>
      </w:pPr>
      <w:r w:rsidRPr="00AB1781">
        <w:tab/>
        <w:t>and buried Abiram’s crew.</w:t>
      </w:r>
    </w:p>
    <w:p w14:paraId="1D0C93EA" w14:textId="77777777" w:rsidR="00510795" w:rsidRPr="00AB1781" w:rsidRDefault="00510795" w:rsidP="00510795">
      <w:pPr>
        <w:pStyle w:val="EnglishHangNoCoptic"/>
      </w:pPr>
      <w:r w:rsidRPr="00AB1781">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77777777" w:rsidR="00510795" w:rsidRPr="00AB1781" w:rsidRDefault="00510795" w:rsidP="00510795">
      <w:pPr>
        <w:pStyle w:val="EnglishHangEndNoCoptic"/>
      </w:pPr>
      <w:r w:rsidRPr="00AB1781">
        <w:tab/>
        <w:t>and worshipped the carved idol.</w:t>
      </w:r>
    </w:p>
    <w:p w14:paraId="1BFB4479" w14:textId="77777777" w:rsidR="00510795" w:rsidRPr="00AB1781" w:rsidRDefault="00510795" w:rsidP="00510795">
      <w:pPr>
        <w:pStyle w:val="EnglishHangNoCoptic"/>
      </w:pPr>
      <w:r w:rsidRPr="00AB1781">
        <w:t>20 They exchanged the glory of God</w:t>
      </w:r>
    </w:p>
    <w:p w14:paraId="117E8F48" w14:textId="77777777" w:rsidR="00510795" w:rsidRPr="00AB1781" w:rsidRDefault="00510795" w:rsidP="00510795">
      <w:pPr>
        <w:pStyle w:val="EnglishHangEndNoCoptic"/>
      </w:pPr>
      <w:r w:rsidRPr="00AB1781">
        <w:tab/>
        <w:t>for the image of a bull that eats grass.</w:t>
      </w:r>
    </w:p>
    <w:p w14:paraId="3F4B6EE9" w14:textId="77777777" w:rsidR="00510795" w:rsidRPr="00AB1781" w:rsidRDefault="00510795" w:rsidP="00510795">
      <w:pPr>
        <w:pStyle w:val="EnglishHangNoCoptic"/>
      </w:pPr>
      <w:r w:rsidRPr="00AB1781">
        <w:t>21 They forgot God their Saviour,</w:t>
      </w:r>
    </w:p>
    <w:p w14:paraId="4BEAAB7F" w14:textId="77777777" w:rsidR="00510795" w:rsidRPr="00AB1781" w:rsidRDefault="00510795" w:rsidP="00510795">
      <w:pPr>
        <w:pStyle w:val="EnglishHangEndNoCoptic"/>
      </w:pPr>
      <w:r w:rsidRPr="00AB1781">
        <w:tab/>
        <w:t>Who had done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7777777" w:rsidR="00510795" w:rsidRPr="00AB1781" w:rsidRDefault="00510795" w:rsidP="00510795">
      <w:pPr>
        <w:pStyle w:val="EnglishHangEndNoCoptic"/>
      </w:pPr>
      <w:r w:rsidRPr="00AB1781">
        <w:tab/>
        <w:t>terrible things at the Red Sea.</w:t>
      </w:r>
    </w:p>
    <w:p w14:paraId="24091779" w14:textId="77777777" w:rsidR="00510795" w:rsidRPr="00AB1781" w:rsidRDefault="00510795" w:rsidP="00510795">
      <w:pPr>
        <w:pStyle w:val="EnglishHangNoCoptic"/>
      </w:pPr>
      <w:r w:rsidRPr="00AB1781">
        <w:lastRenderedPageBreak/>
        <w:t>23 And He said He would destroy them,</w:t>
      </w:r>
    </w:p>
    <w:p w14:paraId="0BD63023" w14:textId="77777777" w:rsidR="00510795" w:rsidRPr="00AB1781" w:rsidRDefault="00510795" w:rsidP="00510795">
      <w:pPr>
        <w:pStyle w:val="EnglishHangNoCoptic"/>
      </w:pPr>
      <w:r w:rsidRPr="00AB1781">
        <w:tab/>
        <w:t>had not Moses His chosen servant</w:t>
      </w:r>
    </w:p>
    <w:p w14:paraId="33016484" w14:textId="77777777" w:rsidR="00510795" w:rsidRPr="00AB1781" w:rsidRDefault="00510795" w:rsidP="00510795">
      <w:pPr>
        <w:pStyle w:val="EnglishHangNoCoptic"/>
      </w:pPr>
      <w:r w:rsidRPr="00AB1781">
        <w:tab/>
        <w:t>stood in the breach before Him</w:t>
      </w:r>
    </w:p>
    <w:p w14:paraId="5779DF76" w14:textId="77777777" w:rsidR="00510795" w:rsidRPr="00AB1781" w:rsidRDefault="00510795" w:rsidP="00510795">
      <w:pPr>
        <w:pStyle w:val="EnglishHangEndNoCoptic"/>
      </w:pPr>
      <w:r w:rsidRPr="00AB1781">
        <w:tab/>
        <w:t>to prevent His wrath from destroying them.</w:t>
      </w:r>
    </w:p>
    <w:p w14:paraId="797EA4F4" w14:textId="77777777" w:rsidR="00510795" w:rsidRPr="00AB1781" w:rsidRDefault="00510795" w:rsidP="00510795">
      <w:pPr>
        <w:pStyle w:val="EnglishHangNoCoptic"/>
      </w:pPr>
      <w:r w:rsidRPr="00AB1781">
        <w:t>24 Then they despised the promised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77777777" w:rsidR="00510795" w:rsidRPr="00AB1781" w:rsidRDefault="00510795" w:rsidP="00510795">
      <w:pPr>
        <w:pStyle w:val="EnglishHangEndNoCoptic"/>
      </w:pPr>
      <w:r w:rsidRPr="00AB1781">
        <w:tab/>
        <w:t>they did not obey the Lord’s voice.</w:t>
      </w:r>
    </w:p>
    <w:p w14:paraId="2BFC1DB6" w14:textId="77777777" w:rsidR="00510795" w:rsidRPr="00AB1781" w:rsidRDefault="00510795" w:rsidP="00510795">
      <w:pPr>
        <w:pStyle w:val="EnglishHangNoCoptic"/>
      </w:pPr>
      <w:r w:rsidRPr="00AB1781">
        <w:t>26 So He raised His hand against them</w:t>
      </w:r>
    </w:p>
    <w:p w14:paraId="020C9B40" w14:textId="77777777" w:rsidR="00510795" w:rsidRPr="00AB1781" w:rsidRDefault="00510795" w:rsidP="00510795">
      <w:pPr>
        <w:pStyle w:val="EnglishHangEndNoCoptic"/>
      </w:pPr>
      <w:r w:rsidRPr="00AB1781">
        <w:tab/>
        <w:t>to lay them low in the wilderness,</w:t>
      </w:r>
    </w:p>
    <w:p w14:paraId="38AC8858" w14:textId="77777777" w:rsidR="00510795" w:rsidRPr="00AB1781" w:rsidRDefault="00510795" w:rsidP="00510795">
      <w:pPr>
        <w:pStyle w:val="EnglishHangNoCoptic"/>
      </w:pPr>
      <w:r w:rsidRPr="00AB1781">
        <w:t>27 to scatter their children among the nations</w:t>
      </w:r>
      <w:r w:rsidRPr="00AB1781">
        <w:rPr>
          <w:rStyle w:val="FootnoteReference"/>
        </w:rPr>
        <w:footnoteReference w:id="361"/>
      </w:r>
    </w:p>
    <w:p w14:paraId="4DF7643F" w14:textId="77777777" w:rsidR="00510795" w:rsidRPr="00AB1781" w:rsidRDefault="00510795" w:rsidP="00510795">
      <w:pPr>
        <w:pStyle w:val="EnglishHangEndNoCoptic"/>
      </w:pPr>
      <w:r w:rsidRPr="00AB1781">
        <w:tab/>
        <w:t>and disperse them in foreign lands.</w:t>
      </w:r>
    </w:p>
    <w:p w14:paraId="26CDB249" w14:textId="77777777" w:rsidR="00510795" w:rsidRPr="00AB1781" w:rsidRDefault="00510795" w:rsidP="00510795">
      <w:pPr>
        <w:pStyle w:val="EnglishHangNoCoptic"/>
      </w:pPr>
      <w:r w:rsidRPr="00AB1781">
        <w:t>28 They were initiated to Baal-Phegor,</w:t>
      </w:r>
    </w:p>
    <w:p w14:paraId="3C3D557D" w14:textId="77777777" w:rsidR="00510795" w:rsidRPr="00510795" w:rsidRDefault="00510795" w:rsidP="00510795">
      <w:pPr>
        <w:pStyle w:val="EnglishHangEndNoCoptic"/>
      </w:pPr>
      <w:r w:rsidRPr="00AB1781">
        <w:tab/>
        <w:t>and ate the sacrifices of the dead.</w:t>
      </w:r>
    </w:p>
    <w:p w14:paraId="18057461" w14:textId="77777777" w:rsidR="00510795" w:rsidRPr="00AB1781" w:rsidRDefault="00510795" w:rsidP="00510795">
      <w:pPr>
        <w:pStyle w:val="EnglishHangNoCoptic"/>
      </w:pPr>
      <w:r w:rsidRPr="00AB1781">
        <w:t>29 And they provoked Him with their ways,</w:t>
      </w:r>
    </w:p>
    <w:p w14:paraId="244E6A28" w14:textId="77777777" w:rsidR="00510795" w:rsidRPr="00AB1781" w:rsidRDefault="00510795" w:rsidP="00510795">
      <w:pPr>
        <w:pStyle w:val="EnglishHangEndNoCoptic"/>
      </w:pPr>
      <w:r w:rsidRPr="00AB1781">
        <w:tab/>
        <w:t>and the plague raged among them.</w:t>
      </w:r>
    </w:p>
    <w:p w14:paraId="6F4B4DDB" w14:textId="77777777" w:rsidR="00510795" w:rsidRPr="00AB1781" w:rsidRDefault="00510795" w:rsidP="00510795">
      <w:pPr>
        <w:pStyle w:val="EnglishHangNoCoptic"/>
      </w:pPr>
      <w:r w:rsidRPr="00AB1781">
        <w:t>30 Then Phineas rose and made atonement,</w:t>
      </w:r>
    </w:p>
    <w:p w14:paraId="36F6B5C8" w14:textId="77777777" w:rsidR="00510795" w:rsidRPr="00AB1781" w:rsidRDefault="00510795" w:rsidP="00510795">
      <w:pPr>
        <w:pStyle w:val="EnglishHangEndNoCoptic"/>
      </w:pPr>
      <w:r w:rsidRPr="00AB1781">
        <w:tab/>
        <w:t>and the outbreak was stopped.</w:t>
      </w:r>
    </w:p>
    <w:p w14:paraId="31A890CD" w14:textId="77777777" w:rsidR="00510795" w:rsidRPr="00AB1781" w:rsidRDefault="00510795" w:rsidP="00510795">
      <w:pPr>
        <w:pStyle w:val="EnglishHangNoCoptic"/>
      </w:pPr>
      <w:r w:rsidRPr="00AB1781">
        <w:t>31 And this has been counted to him for righteousness</w:t>
      </w:r>
    </w:p>
    <w:p w14:paraId="2AC7C577" w14:textId="77777777" w:rsidR="00510795" w:rsidRPr="00AB1781" w:rsidRDefault="00510795" w:rsidP="00510795">
      <w:pPr>
        <w:pStyle w:val="EnglishHangEndNoCoptic"/>
      </w:pPr>
      <w:r w:rsidRPr="00AB1781">
        <w:tab/>
        <w:t>from age to age eternally.</w:t>
      </w:r>
    </w:p>
    <w:p w14:paraId="4CEF3A86" w14:textId="77777777" w:rsidR="00510795" w:rsidRPr="00AB1781" w:rsidRDefault="00510795" w:rsidP="00510795">
      <w:pPr>
        <w:pStyle w:val="EnglishHangNoCoptic"/>
      </w:pPr>
      <w:r w:rsidRPr="00AB1781">
        <w:t>32 They angered Him too at the water of conflict,</w:t>
      </w:r>
    </w:p>
    <w:p w14:paraId="10A50DC9" w14:textId="77777777" w:rsidR="00510795" w:rsidRPr="00AB1781" w:rsidRDefault="00510795" w:rsidP="00510795">
      <w:pPr>
        <w:pStyle w:val="EnglishHangEndNoCoptic"/>
      </w:pPr>
      <w:r w:rsidRPr="00AB1781">
        <w:tab/>
        <w:t>and Moses suffered on their account.</w:t>
      </w:r>
    </w:p>
    <w:p w14:paraId="270E8919" w14:textId="77777777" w:rsidR="00510795" w:rsidRPr="00AB1781" w:rsidRDefault="00510795" w:rsidP="00510795">
      <w:pPr>
        <w:pStyle w:val="EnglishHangNoCoptic"/>
      </w:pPr>
      <w:r w:rsidRPr="00AB1781">
        <w:t>33 For they provoked his spirit,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77777777" w:rsidR="00510795" w:rsidRPr="00AB1781" w:rsidRDefault="00510795" w:rsidP="00510795">
      <w:pPr>
        <w:pStyle w:val="EnglishHangEndNoCoptic"/>
      </w:pPr>
      <w:r w:rsidRPr="00AB1781">
        <w:tab/>
        <w:t>as the Lord had told them;</w:t>
      </w:r>
    </w:p>
    <w:p w14:paraId="209C3E73" w14:textId="77777777" w:rsidR="00510795" w:rsidRPr="00AB1781" w:rsidRDefault="00510795" w:rsidP="00510795">
      <w:pPr>
        <w:pStyle w:val="EnglishHangNoCoptic"/>
      </w:pPr>
      <w:r w:rsidRPr="00AB1781">
        <w:t>35 but they mixed with the nations,</w:t>
      </w:r>
    </w:p>
    <w:p w14:paraId="2514818B" w14:textId="77777777" w:rsidR="00510795" w:rsidRPr="00AB1781" w:rsidRDefault="00510795" w:rsidP="00510795">
      <w:pPr>
        <w:pStyle w:val="EnglishHangEndNoCoptic"/>
      </w:pPr>
      <w:r w:rsidRPr="00AB1781">
        <w:tab/>
        <w:t>and learned their practices.</w:t>
      </w:r>
    </w:p>
    <w:p w14:paraId="1EBA7B14" w14:textId="77777777" w:rsidR="00510795" w:rsidRPr="00AB1781" w:rsidRDefault="00510795" w:rsidP="00510795">
      <w:pPr>
        <w:pStyle w:val="EnglishHangNoCoptic"/>
      </w:pPr>
      <w:r w:rsidRPr="00AB1781">
        <w:t>36 And they served their idols,</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lastRenderedPageBreak/>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77777777" w:rsidR="00510795" w:rsidRPr="00AB1781" w:rsidRDefault="00510795" w:rsidP="00510795">
      <w:pPr>
        <w:pStyle w:val="EnglishHangNoCoptic"/>
      </w:pPr>
      <w:r w:rsidRPr="00AB1781">
        <w:tab/>
        <w:t>whom they sacrificed to the idols of Canaan.</w:t>
      </w:r>
    </w:p>
    <w:p w14:paraId="40F39126" w14:textId="77777777" w:rsidR="00510795" w:rsidRPr="00AB1781" w:rsidRDefault="00510795" w:rsidP="00510795">
      <w:pPr>
        <w:pStyle w:val="EnglishHangEndNoCoptic"/>
      </w:pPr>
      <w:r w:rsidRPr="00AB1781">
        <w:tab/>
        <w:t>And the land was polluted with blood</w:t>
      </w:r>
    </w:p>
    <w:p w14:paraId="5B142B61" w14:textId="77777777" w:rsidR="00510795" w:rsidRPr="00AB1781" w:rsidRDefault="00510795" w:rsidP="00510795">
      <w:pPr>
        <w:pStyle w:val="EnglishHangNoCoptic"/>
      </w:pPr>
      <w:r w:rsidRPr="00AB1781">
        <w:t>39 and defiled by their practices,</w:t>
      </w:r>
    </w:p>
    <w:p w14:paraId="2FD11A81" w14:textId="77777777" w:rsidR="00510795" w:rsidRPr="00AB1781" w:rsidRDefault="00510795" w:rsidP="00510795">
      <w:pPr>
        <w:pStyle w:val="EnglishHangEndNoCoptic"/>
      </w:pPr>
      <w:r w:rsidRPr="00AB1781">
        <w:tab/>
        <w:t>and they played the wanton by their ways.</w:t>
      </w:r>
    </w:p>
    <w:p w14:paraId="03F2A0C8" w14:textId="77777777" w:rsidR="00510795" w:rsidRPr="00AB1781" w:rsidRDefault="00510795" w:rsidP="00510795">
      <w:pPr>
        <w:pStyle w:val="EnglishHangNoCoptic"/>
      </w:pPr>
      <w:r w:rsidRPr="00AB1781">
        <w:t>40 Then the Lord raged with fury against His people</w:t>
      </w:r>
    </w:p>
    <w:p w14:paraId="0E0ECAF0" w14:textId="77777777" w:rsidR="00510795" w:rsidRPr="00AB1781" w:rsidRDefault="00510795" w:rsidP="00510795">
      <w:pPr>
        <w:pStyle w:val="EnglishHangEndNoCoptic"/>
      </w:pPr>
      <w:r w:rsidRPr="00AB1781">
        <w:tab/>
        <w:t>and abhorred His inheritance.</w:t>
      </w:r>
    </w:p>
    <w:p w14:paraId="688C0817" w14:textId="77777777" w:rsidR="00510795" w:rsidRPr="00AB1781" w:rsidRDefault="00510795" w:rsidP="00510795">
      <w:pPr>
        <w:pStyle w:val="EnglishHangNoCoptic"/>
      </w:pPr>
      <w:r w:rsidRPr="00AB1781">
        <w:t>41 And He delivered them into the hands of their enemies,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77777777" w:rsidR="00510795" w:rsidRPr="00AB1781" w:rsidRDefault="00510795" w:rsidP="00510795">
      <w:pPr>
        <w:pStyle w:val="EnglishHangNoCoptic"/>
      </w:pPr>
      <w:r w:rsidRPr="00AB1781">
        <w:tab/>
        <w:t>but they provoked Him by their wilfulness</w:t>
      </w:r>
    </w:p>
    <w:p w14:paraId="642A9B6C" w14:textId="77777777" w:rsidR="00510795" w:rsidRPr="00AB1781" w:rsidRDefault="00510795" w:rsidP="00510795">
      <w:pPr>
        <w:pStyle w:val="EnglishHangEndNoCoptic"/>
      </w:pPr>
      <w:r w:rsidRPr="00AB1781">
        <w:tab/>
        <w:t>and were humbled for their iniquities.</w:t>
      </w:r>
    </w:p>
    <w:p w14:paraId="5199790B" w14:textId="77777777" w:rsidR="00510795" w:rsidRPr="00AB1781" w:rsidRDefault="00510795" w:rsidP="00510795">
      <w:pPr>
        <w:pStyle w:val="EnglishHangNoCoptic"/>
      </w:pPr>
      <w:r w:rsidRPr="00AB1781">
        <w:t>44 Yet the Lord saw when they were in trouble,</w:t>
      </w:r>
    </w:p>
    <w:p w14:paraId="07C569AD" w14:textId="77777777" w:rsidR="00510795" w:rsidRPr="00AB1781" w:rsidRDefault="00510795" w:rsidP="00510795">
      <w:pPr>
        <w:pStyle w:val="EnglishHangEndNoCoptic"/>
      </w:pPr>
      <w:r w:rsidRPr="00AB1781">
        <w:tab/>
        <w:t>and He heard their prayer</w:t>
      </w:r>
    </w:p>
    <w:p w14:paraId="3B73BAAF" w14:textId="77777777" w:rsidR="00510795" w:rsidRPr="00AB1781" w:rsidRDefault="00510795" w:rsidP="00510795">
      <w:pPr>
        <w:pStyle w:val="EnglishHangNoCoptic"/>
      </w:pPr>
      <w:r w:rsidRPr="00AB1781">
        <w:t>45 and He remembered His covenant,</w:t>
      </w:r>
    </w:p>
    <w:p w14:paraId="61CDA530" w14:textId="77777777" w:rsidR="00510795" w:rsidRPr="00AB1781" w:rsidRDefault="00510795" w:rsidP="00510795">
      <w:pPr>
        <w:pStyle w:val="EnglishHangEndNoCoptic"/>
      </w:pPr>
      <w:r w:rsidRPr="00AB1781">
        <w:tab/>
        <w:t>and in His great mercy He relented.</w:t>
      </w:r>
    </w:p>
    <w:p w14:paraId="29470592" w14:textId="77777777" w:rsidR="00510795" w:rsidRPr="00AB1781" w:rsidRDefault="00510795" w:rsidP="00510795">
      <w:pPr>
        <w:pStyle w:val="EnglishHangNoCoptic"/>
      </w:pPr>
      <w:r w:rsidRPr="00AB1781">
        <w:t>46 He even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77777777" w:rsidR="00510795" w:rsidRPr="00AB1781" w:rsidRDefault="00510795" w:rsidP="00510795">
      <w:pPr>
        <w:pStyle w:val="EnglishHangNoCoptic"/>
      </w:pPr>
      <w:r w:rsidRPr="00AB1781">
        <w:tab/>
        <w:t xml:space="preserve">that we may give thanks to </w:t>
      </w:r>
      <w:r w:rsidR="00E570CB">
        <w:t>Your</w:t>
      </w:r>
      <w:r w:rsidRPr="00AB1781">
        <w:t xml:space="preserve"> holy name</w:t>
      </w:r>
    </w:p>
    <w:p w14:paraId="46220F35" w14:textId="77777777" w:rsidR="00510795" w:rsidRPr="00AB1781" w:rsidRDefault="00510795" w:rsidP="00510795">
      <w:pPr>
        <w:pStyle w:val="EnglishHangEndNoCoptic"/>
      </w:pPr>
      <w:r w:rsidRPr="00AB1781">
        <w:tab/>
        <w:t xml:space="preserve">and triumph in </w:t>
      </w:r>
      <w:r w:rsidR="00E570CB">
        <w:t>Your</w:t>
      </w:r>
      <w:r w:rsidRPr="00AB1781">
        <w:t xml:space="preserve"> praise.</w:t>
      </w:r>
    </w:p>
    <w:p w14:paraId="23AE4E48" w14:textId="77777777" w:rsidR="00510795" w:rsidRPr="00AB1781" w:rsidRDefault="00510795" w:rsidP="00510795">
      <w:pPr>
        <w:pStyle w:val="EnglishHangNoCoptic"/>
      </w:pPr>
      <w:r w:rsidRPr="00AB1781">
        <w:t>48 Blessed be the Lord God of Israel</w:t>
      </w:r>
    </w:p>
    <w:p w14:paraId="70FDD474" w14:textId="77777777" w:rsidR="00510795" w:rsidRPr="00AB1781" w:rsidRDefault="00510795" w:rsidP="00510795">
      <w:pPr>
        <w:pStyle w:val="EnglishHangNoCoptic"/>
      </w:pPr>
      <w:r w:rsidRPr="00AB1781">
        <w:tab/>
        <w:t>from age to age.</w:t>
      </w:r>
    </w:p>
    <w:p w14:paraId="54CC5E1A" w14:textId="77777777" w:rsidR="00510795" w:rsidRPr="00510795" w:rsidRDefault="00510795" w:rsidP="00510795">
      <w:pPr>
        <w:pStyle w:val="EnglishHangEndNoCoptic"/>
      </w:pPr>
      <w:r w:rsidRPr="00AB1781">
        <w:tab/>
        <w:t>And let all the people say: Amen. Amen.</w:t>
      </w:r>
    </w:p>
    <w:p w14:paraId="0AB49851" w14:textId="4D440B9B" w:rsidR="00924D0C" w:rsidRDefault="00924D0C" w:rsidP="00924D0C">
      <w:pPr>
        <w:pStyle w:val="Rubric"/>
      </w:pPr>
      <w:r>
        <w:t>Glory…</w:t>
      </w:r>
    </w:p>
    <w:p w14:paraId="3F42DDF1" w14:textId="77777777" w:rsidR="00510795" w:rsidRPr="00510795" w:rsidRDefault="00510795" w:rsidP="00BF0205">
      <w:pPr>
        <w:pStyle w:val="Heading4"/>
      </w:pPr>
      <w:r>
        <w:t>Psalm</w:t>
      </w:r>
      <w:r w:rsidRPr="00AB1781">
        <w:t xml:space="preserve"> 106</w:t>
      </w:r>
      <w:r>
        <w:t>: Give thanks to the Lord, He is good; His mercy is eternal</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lastRenderedPageBreak/>
        <w:t>1 (Alleluia)</w:t>
      </w:r>
    </w:p>
    <w:p w14:paraId="4C3F8323" w14:textId="77777777" w:rsidR="00510795" w:rsidRPr="00AB1781" w:rsidRDefault="00510795" w:rsidP="00510795">
      <w:pPr>
        <w:pStyle w:val="EnglishHangNoCoptic"/>
      </w:pPr>
      <w:r w:rsidRPr="00AB1781">
        <w:t>Give thanks to the Lord, He is good;</w:t>
      </w:r>
    </w:p>
    <w:p w14:paraId="3B96B10E" w14:textId="77777777" w:rsidR="00510795" w:rsidRPr="00AB1781" w:rsidRDefault="00510795" w:rsidP="00510795">
      <w:pPr>
        <w:pStyle w:val="EnglishHangEndNoCoptic"/>
      </w:pPr>
      <w:r w:rsidRPr="00AB1781">
        <w:tab/>
        <w:t>His mercy is eternal.</w:t>
      </w:r>
    </w:p>
    <w:p w14:paraId="1F1329AC" w14:textId="77777777" w:rsidR="00510795" w:rsidRPr="00AB1781" w:rsidRDefault="00510795" w:rsidP="00510795">
      <w:pPr>
        <w:pStyle w:val="EnglishHangNoCoptic"/>
      </w:pPr>
      <w:r w:rsidRPr="00AB1781">
        <w:t>2 Let those say so who have been redeemed by the Lord,</w:t>
      </w:r>
    </w:p>
    <w:p w14:paraId="3D327F2E" w14:textId="77777777" w:rsidR="00510795" w:rsidRPr="00AB1781" w:rsidRDefault="00510795" w:rsidP="00510795">
      <w:pPr>
        <w:pStyle w:val="EnglishHangEndNoCoptic"/>
      </w:pPr>
      <w:r w:rsidRPr="00AB1781">
        <w:tab/>
        <w:t>whom He has redeemed from the hand of the enemy,</w:t>
      </w:r>
    </w:p>
    <w:p w14:paraId="5545DD6E" w14:textId="77777777" w:rsidR="00510795" w:rsidRPr="00AB1781" w:rsidRDefault="00510795" w:rsidP="00510795">
      <w:pPr>
        <w:pStyle w:val="EnglishHangNoCoptic"/>
      </w:pPr>
      <w:r w:rsidRPr="00AB1781">
        <w:t>3 whom He has gathered out of the lands,</w:t>
      </w:r>
    </w:p>
    <w:p w14:paraId="744C9701" w14:textId="77777777" w:rsidR="00510795" w:rsidRPr="00AB1781" w:rsidRDefault="00510795" w:rsidP="00510795">
      <w:pPr>
        <w:pStyle w:val="EnglishHangEndNoCoptic"/>
      </w:pPr>
      <w:r w:rsidRPr="00AB1781">
        <w:tab/>
        <w:t>from the east and the west and the north and the sea.</w:t>
      </w:r>
    </w:p>
    <w:p w14:paraId="3949FD98" w14:textId="77777777" w:rsidR="00510795" w:rsidRPr="00AB1781" w:rsidRDefault="00510795" w:rsidP="00510795">
      <w:pPr>
        <w:pStyle w:val="EnglishHangNoCoptic"/>
      </w:pPr>
      <w:r w:rsidRPr="00AB1781">
        <w:t>4 They wandered in the wilderness, in a waterless land;</w:t>
      </w:r>
    </w:p>
    <w:p w14:paraId="6692905A" w14:textId="77777777" w:rsidR="00510795" w:rsidRPr="00AB1781" w:rsidRDefault="00510795" w:rsidP="00510795">
      <w:pPr>
        <w:pStyle w:val="EnglishHangEndNoCoptic"/>
      </w:pPr>
      <w:r w:rsidRPr="00AB1781">
        <w:tab/>
        <w:t>they could find no way to a city to settle in.</w:t>
      </w:r>
    </w:p>
    <w:p w14:paraId="1FB8A843" w14:textId="77777777" w:rsidR="00510795" w:rsidRPr="00AB1781" w:rsidRDefault="00510795" w:rsidP="00510795">
      <w:pPr>
        <w:pStyle w:val="EnglishHangNoCoptic"/>
      </w:pPr>
      <w:r w:rsidRPr="00AB1781">
        <w:t>5 Hungry and thirsty,</w:t>
      </w:r>
    </w:p>
    <w:p w14:paraId="0A1BC478" w14:textId="77777777" w:rsidR="00510795" w:rsidRPr="00AB1781" w:rsidRDefault="00510795" w:rsidP="00510795">
      <w:pPr>
        <w:pStyle w:val="EnglishHangEndNoCoptic"/>
      </w:pPr>
      <w:r w:rsidRPr="00AB1781">
        <w:tab/>
        <w:t>their soul fainted within them.</w:t>
      </w:r>
    </w:p>
    <w:p w14:paraId="664CF6EC" w14:textId="77777777" w:rsidR="00510795" w:rsidRPr="00AB1781" w:rsidRDefault="00510795" w:rsidP="00510795">
      <w:pPr>
        <w:pStyle w:val="EnglishHangNoCoptic"/>
      </w:pPr>
      <w:r w:rsidRPr="00AB1781">
        <w:t>6 Then they cried to the Lord in their trouble,</w:t>
      </w:r>
    </w:p>
    <w:p w14:paraId="31A9B8F1" w14:textId="77777777" w:rsidR="00510795" w:rsidRPr="00AB1781" w:rsidRDefault="00510795" w:rsidP="00510795">
      <w:pPr>
        <w:pStyle w:val="EnglishHangEndNoCoptic"/>
      </w:pPr>
      <w:r w:rsidRPr="00AB1781">
        <w:tab/>
        <w:t>and He delivered them from their distress.</w:t>
      </w:r>
    </w:p>
    <w:p w14:paraId="5728BD08" w14:textId="77777777" w:rsidR="00510795" w:rsidRPr="00AB1781" w:rsidRDefault="00510795" w:rsidP="00510795">
      <w:pPr>
        <w:pStyle w:val="EnglishHangNoCoptic"/>
      </w:pPr>
      <w:r w:rsidRPr="00AB1781">
        <w:t>7 And He guided them to the right way,</w:t>
      </w:r>
    </w:p>
    <w:p w14:paraId="50E8C0AF" w14:textId="77777777" w:rsidR="00510795" w:rsidRPr="00AB1781" w:rsidRDefault="00510795" w:rsidP="00510795">
      <w:pPr>
        <w:pStyle w:val="EnglishHangEndNoCoptic"/>
      </w:pPr>
      <w:r w:rsidRPr="00AB1781">
        <w:tab/>
        <w:t>till they came to a city where they could settle.</w:t>
      </w:r>
    </w:p>
    <w:p w14:paraId="0C34DF2E" w14:textId="77777777" w:rsidR="00510795" w:rsidRPr="00AB1781" w:rsidRDefault="00510795" w:rsidP="00510795">
      <w:pPr>
        <w:pStyle w:val="EnglishHangNoCoptic"/>
      </w:pPr>
      <w:r w:rsidRPr="00AB1781">
        <w:t>8 Let them praise and thank the Lord for His mercies</w:t>
      </w:r>
    </w:p>
    <w:p w14:paraId="6362A6E0" w14:textId="77777777" w:rsidR="00510795" w:rsidRPr="00AB1781" w:rsidRDefault="00510795" w:rsidP="00510795">
      <w:pPr>
        <w:pStyle w:val="EnglishHangEndNoCoptic"/>
      </w:pPr>
      <w:r w:rsidRPr="00AB1781">
        <w:tab/>
        <w:t>and His wonders for the children of men.</w:t>
      </w:r>
    </w:p>
    <w:p w14:paraId="5AA8BDEF" w14:textId="77777777" w:rsidR="00510795" w:rsidRPr="00AB1781" w:rsidRDefault="00510795" w:rsidP="00510795">
      <w:pPr>
        <w:pStyle w:val="EnglishHangNoCoptic"/>
      </w:pPr>
      <w:r w:rsidRPr="00AB1781">
        <w:t>9 For He satisfies the empty soul,</w:t>
      </w:r>
    </w:p>
    <w:p w14:paraId="168B5C82" w14:textId="77777777" w:rsidR="00510795" w:rsidRPr="00AB1781" w:rsidRDefault="00510795" w:rsidP="00510795">
      <w:pPr>
        <w:pStyle w:val="EnglishHangEndNoCoptic"/>
      </w:pPr>
      <w:r w:rsidRPr="00AB1781">
        <w:tab/>
        <w:t>and fills the hungry with good things.</w:t>
      </w:r>
    </w:p>
    <w:p w14:paraId="7B68A32A" w14:textId="77777777" w:rsidR="00510795" w:rsidRPr="00AB1781" w:rsidRDefault="00510795" w:rsidP="00510795">
      <w:pPr>
        <w:pStyle w:val="EnglishHangNoCoptic"/>
      </w:pPr>
      <w:r w:rsidRPr="00AB1781">
        <w:t>10 Those who sat in darkness and the shadow of death,</w:t>
      </w:r>
    </w:p>
    <w:p w14:paraId="78488E72" w14:textId="77777777" w:rsidR="00510795" w:rsidRPr="00AB1781" w:rsidRDefault="00510795" w:rsidP="00510795">
      <w:pPr>
        <w:pStyle w:val="EnglishHangEndNoCoptic"/>
      </w:pPr>
      <w:r w:rsidRPr="00AB1781">
        <w:tab/>
        <w:t>bound by poverty and iron,</w:t>
      </w:r>
    </w:p>
    <w:p w14:paraId="128DA5ED" w14:textId="77777777" w:rsidR="00510795" w:rsidRPr="00AB1781" w:rsidRDefault="00510795" w:rsidP="00510795">
      <w:pPr>
        <w:pStyle w:val="EnglishHangNoCoptic"/>
      </w:pPr>
      <w:r w:rsidRPr="00AB1781">
        <w:t>11 because they rebelled against God’s decrees,</w:t>
      </w:r>
    </w:p>
    <w:p w14:paraId="5F2327F9" w14:textId="77777777" w:rsidR="00510795" w:rsidRPr="00AB1781" w:rsidRDefault="00510795" w:rsidP="00510795">
      <w:pPr>
        <w:pStyle w:val="EnglishHangEndNoCoptic"/>
      </w:pPr>
      <w:r w:rsidRPr="00AB1781">
        <w:tab/>
        <w:t>and thwarted the will of the Most High,</w:t>
      </w:r>
    </w:p>
    <w:p w14:paraId="62C1621B" w14:textId="77777777" w:rsidR="00510795" w:rsidRPr="00AB1781" w:rsidRDefault="00510795" w:rsidP="00510795">
      <w:pPr>
        <w:pStyle w:val="EnglishHangNoCoptic"/>
      </w:pPr>
      <w:r w:rsidRPr="00AB1781">
        <w:t>12 when their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77777777" w:rsidR="00510795" w:rsidRPr="00AB1781" w:rsidRDefault="00510795" w:rsidP="00510795">
      <w:pPr>
        <w:pStyle w:val="EnglishHangNoCoptic"/>
      </w:pPr>
      <w:r w:rsidRPr="00AB1781">
        <w:t>13 then they cried to the Lord in their trouble,</w:t>
      </w:r>
    </w:p>
    <w:p w14:paraId="6034D8C2" w14:textId="77777777" w:rsidR="00510795" w:rsidRPr="00AB1781" w:rsidRDefault="00510795" w:rsidP="00510795">
      <w:pPr>
        <w:pStyle w:val="EnglishHangEndNoCoptic"/>
      </w:pPr>
      <w:r w:rsidRPr="00AB1781">
        <w:tab/>
        <w:t>and He saved them from their distress.</w:t>
      </w:r>
    </w:p>
    <w:p w14:paraId="666C61D7" w14:textId="77777777" w:rsidR="00510795" w:rsidRPr="00AB1781" w:rsidRDefault="00510795" w:rsidP="00510795">
      <w:pPr>
        <w:pStyle w:val="EnglishHangNoCoptic"/>
      </w:pPr>
      <w:r w:rsidRPr="00AB1781">
        <w:t>14 And He brought them out of darkness and the shadow of death</w:t>
      </w:r>
    </w:p>
    <w:p w14:paraId="66F26D5D" w14:textId="77777777" w:rsidR="00510795" w:rsidRPr="00AB1781" w:rsidRDefault="00510795" w:rsidP="00510795">
      <w:pPr>
        <w:pStyle w:val="EnglishHangEndNoCoptic"/>
      </w:pPr>
      <w:r w:rsidRPr="00AB1781">
        <w:tab/>
        <w:t>and snapped their chains.</w:t>
      </w:r>
    </w:p>
    <w:p w14:paraId="7D5A7714" w14:textId="77777777" w:rsidR="00510795" w:rsidRPr="00AB1781" w:rsidRDefault="00510795" w:rsidP="00510795">
      <w:pPr>
        <w:pStyle w:val="EnglishHangNoCoptic"/>
      </w:pPr>
      <w:r w:rsidRPr="00AB1781">
        <w:t>15 Let them praise and thank the Lord for His mercies</w:t>
      </w:r>
    </w:p>
    <w:p w14:paraId="1297227E" w14:textId="77777777" w:rsidR="00510795" w:rsidRPr="00AB1781" w:rsidRDefault="00510795" w:rsidP="00510795">
      <w:pPr>
        <w:pStyle w:val="EnglishHangEndNoCoptic"/>
      </w:pPr>
      <w:r w:rsidRPr="00AB1781">
        <w:tab/>
        <w:t>and His wonders for the children of men.</w:t>
      </w:r>
    </w:p>
    <w:p w14:paraId="4B1308B9" w14:textId="77777777" w:rsidR="00510795" w:rsidRPr="00AB1781" w:rsidRDefault="00510795" w:rsidP="00510795">
      <w:pPr>
        <w:pStyle w:val="EnglishHangNoCoptic"/>
      </w:pPr>
      <w:r w:rsidRPr="00AB1781">
        <w:t>16 For He shatters gates of bronze</w:t>
      </w:r>
    </w:p>
    <w:p w14:paraId="34428FF4" w14:textId="77777777" w:rsidR="00510795" w:rsidRPr="00AB1781" w:rsidRDefault="00510795" w:rsidP="00510795">
      <w:pPr>
        <w:pStyle w:val="EnglishHangEndNoCoptic"/>
      </w:pPr>
      <w:r w:rsidRPr="00AB1781">
        <w:tab/>
        <w:t>and crumples iron bars.</w:t>
      </w:r>
    </w:p>
    <w:p w14:paraId="789948F2" w14:textId="77777777" w:rsidR="00510795" w:rsidRPr="00AB1781" w:rsidRDefault="00510795" w:rsidP="00510795">
      <w:pPr>
        <w:pStyle w:val="EnglishHangNoCoptic"/>
      </w:pPr>
      <w:r w:rsidRPr="00AB1781">
        <w:lastRenderedPageBreak/>
        <w:t>17 He helped them out of the way of their sin,</w:t>
      </w:r>
    </w:p>
    <w:p w14:paraId="2B906CCB" w14:textId="77777777" w:rsidR="00510795" w:rsidRPr="00AB1781" w:rsidRDefault="00510795" w:rsidP="00510795">
      <w:pPr>
        <w:pStyle w:val="EnglishHangEndNoCoptic"/>
      </w:pPr>
      <w:r w:rsidRPr="00AB1781">
        <w:tab/>
        <w:t>for they were brought low through their iniquities.</w:t>
      </w:r>
    </w:p>
    <w:p w14:paraId="5EAA6B68" w14:textId="77777777" w:rsidR="00510795" w:rsidRPr="00AB1781" w:rsidRDefault="00510795" w:rsidP="00510795">
      <w:pPr>
        <w:pStyle w:val="EnglishHangNoCoptic"/>
      </w:pPr>
      <w:r w:rsidRPr="00AB1781">
        <w:t>18 Their soul loathed all food,</w:t>
      </w:r>
    </w:p>
    <w:p w14:paraId="4AE74F72" w14:textId="77777777" w:rsidR="00510795" w:rsidRPr="00AB1781" w:rsidRDefault="00510795" w:rsidP="00510795">
      <w:pPr>
        <w:pStyle w:val="EnglishHangEndNoCoptic"/>
      </w:pPr>
      <w:r w:rsidRPr="00AB1781">
        <w:tab/>
        <w:t>and they came near to death’s door.</w:t>
      </w:r>
    </w:p>
    <w:p w14:paraId="26DF9A03" w14:textId="77777777" w:rsidR="00510795" w:rsidRPr="00AB1781" w:rsidRDefault="00510795" w:rsidP="00510795">
      <w:pPr>
        <w:pStyle w:val="EnglishHangNoCoptic"/>
      </w:pPr>
      <w:r w:rsidRPr="00AB1781">
        <w:t>19 Then they cried to the Lord in their trouble,</w:t>
      </w:r>
    </w:p>
    <w:p w14:paraId="6B243782" w14:textId="77777777" w:rsidR="00510795" w:rsidRPr="00AB1781" w:rsidRDefault="00510795" w:rsidP="00510795">
      <w:pPr>
        <w:pStyle w:val="EnglishHangEndNoCoptic"/>
      </w:pPr>
      <w:r w:rsidRPr="00AB1781">
        <w:tab/>
        <w:t>and He saved them from their distress.</w:t>
      </w:r>
    </w:p>
    <w:p w14:paraId="67726EEF" w14:textId="77777777" w:rsidR="00510795" w:rsidRPr="00AB1781" w:rsidRDefault="00510795" w:rsidP="00510795">
      <w:pPr>
        <w:pStyle w:val="EnglishHangNoCoptic"/>
      </w:pPr>
      <w:r w:rsidRPr="00AB1781">
        <w:t>20 He sent His word and healed them.</w:t>
      </w:r>
    </w:p>
    <w:p w14:paraId="2C16B8A4" w14:textId="77777777" w:rsidR="00510795" w:rsidRPr="00AB1781" w:rsidRDefault="00510795" w:rsidP="00510795">
      <w:pPr>
        <w:pStyle w:val="EnglishHangEndNoCoptic"/>
      </w:pPr>
      <w:r w:rsidRPr="00AB1781">
        <w:tab/>
        <w:t>and delivered them from their disorders.</w:t>
      </w:r>
      <w:r w:rsidRPr="00AB1781">
        <w:rPr>
          <w:rStyle w:val="FootnoteReference"/>
        </w:rPr>
        <w:footnoteReference w:id="362"/>
      </w:r>
    </w:p>
    <w:p w14:paraId="7EB6420B" w14:textId="77777777" w:rsidR="00510795" w:rsidRPr="00AB1781" w:rsidRDefault="00510795" w:rsidP="00510795">
      <w:pPr>
        <w:pStyle w:val="EnglishHangNoCoptic"/>
      </w:pPr>
      <w:r w:rsidRPr="00AB1781">
        <w:t>21 Let them praise and thank the Lord for His mercies</w:t>
      </w:r>
    </w:p>
    <w:p w14:paraId="3110915D" w14:textId="77777777" w:rsidR="00510795" w:rsidRPr="00AB1781" w:rsidRDefault="00510795" w:rsidP="00510795">
      <w:pPr>
        <w:pStyle w:val="EnglishHangEndNoCoptic"/>
      </w:pPr>
      <w:r w:rsidRPr="00AB1781">
        <w:tab/>
        <w:t>and His wonders for the children of men.</w:t>
      </w:r>
    </w:p>
    <w:p w14:paraId="63A56FE1" w14:textId="77777777" w:rsidR="00510795" w:rsidRPr="00AB1781" w:rsidRDefault="00510795" w:rsidP="00510795">
      <w:pPr>
        <w:pStyle w:val="EnglishHangNoCoptic"/>
      </w:pPr>
      <w:r w:rsidRPr="00AB1781">
        <w:t>22 And let them offer Him the sacrifice of praise,</w:t>
      </w:r>
    </w:p>
    <w:p w14:paraId="5CC1F56F" w14:textId="77777777" w:rsidR="00510795" w:rsidRPr="00AB1781" w:rsidRDefault="00510795" w:rsidP="00510795">
      <w:pPr>
        <w:pStyle w:val="EnglishHangEndNoCoptic"/>
      </w:pPr>
      <w:r w:rsidRPr="00AB1781">
        <w:tab/>
        <w:t>and tell of His works with exultation.</w:t>
      </w:r>
    </w:p>
    <w:p w14:paraId="17F19658" w14:textId="77777777" w:rsidR="00510795" w:rsidRPr="00AB1781" w:rsidRDefault="00510795" w:rsidP="00510795">
      <w:pPr>
        <w:pStyle w:val="EnglishHangNoCoptic"/>
      </w:pPr>
      <w:r w:rsidRPr="00AB1781">
        <w:t>23 Those who go down to the sea in ships,</w:t>
      </w:r>
    </w:p>
    <w:p w14:paraId="2A215A7A" w14:textId="77777777" w:rsidR="00510795" w:rsidRPr="00AB1781" w:rsidRDefault="00510795" w:rsidP="00510795">
      <w:pPr>
        <w:pStyle w:val="EnglishHangEndNoCoptic"/>
      </w:pPr>
      <w:r w:rsidRPr="00AB1781">
        <w:tab/>
        <w:t>who do trade in great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7777777" w:rsidR="00510795" w:rsidRPr="00AB1781" w:rsidRDefault="00510795" w:rsidP="00510795">
      <w:pPr>
        <w:pStyle w:val="EnglishHangNoCoptic"/>
      </w:pPr>
      <w:r w:rsidRPr="00AB1781">
        <w:t>25 He speaks and a storm wind rises,</w:t>
      </w:r>
    </w:p>
    <w:p w14:paraId="229B7D87" w14:textId="77777777" w:rsidR="00510795" w:rsidRPr="00AB1781" w:rsidRDefault="00510795" w:rsidP="00510795">
      <w:pPr>
        <w:pStyle w:val="EnglishHangEndNoCoptic"/>
      </w:pPr>
      <w:r w:rsidRPr="00AB1781">
        <w:tab/>
        <w:t>which lifts the waves of the sea.</w:t>
      </w:r>
    </w:p>
    <w:p w14:paraId="422B751E" w14:textId="77777777" w:rsidR="00510795" w:rsidRPr="00AB1781" w:rsidRDefault="00510795" w:rsidP="00510795">
      <w:pPr>
        <w:pStyle w:val="EnglishHangNoCoptic"/>
      </w:pPr>
      <w:r w:rsidRPr="00AB1781">
        <w:t>26 They mount to the sky and sink to the depths;</w:t>
      </w:r>
    </w:p>
    <w:p w14:paraId="1838C7E8" w14:textId="77777777" w:rsidR="00510795" w:rsidRPr="00AB1781" w:rsidRDefault="00510795" w:rsidP="00510795">
      <w:pPr>
        <w:pStyle w:val="EnglishHangEndNoCoptic"/>
      </w:pPr>
      <w:r w:rsidRPr="00AB1781">
        <w:tab/>
        <w:t>their soul melts at their evil plight.</w:t>
      </w:r>
    </w:p>
    <w:p w14:paraId="5559D81C" w14:textId="77777777" w:rsidR="00510795" w:rsidRPr="00AB1781" w:rsidRDefault="00510795" w:rsidP="00510795">
      <w:pPr>
        <w:pStyle w:val="EnglishHangNoCoptic"/>
      </w:pPr>
      <w:r w:rsidRPr="00AB1781">
        <w:t>27 They reel and stagger like drunken men,</w:t>
      </w:r>
    </w:p>
    <w:p w14:paraId="72C4994A" w14:textId="77777777" w:rsidR="00510795" w:rsidRPr="00AB1781" w:rsidRDefault="00510795" w:rsidP="00510795">
      <w:pPr>
        <w:pStyle w:val="EnglishHangEndNoCoptic"/>
      </w:pPr>
      <w:r w:rsidRPr="00AB1781">
        <w:tab/>
        <w:t>and all their skill is scuttled.</w:t>
      </w:r>
    </w:p>
    <w:p w14:paraId="7B399408" w14:textId="77777777" w:rsidR="00510795" w:rsidRPr="00AB1781" w:rsidRDefault="00510795" w:rsidP="00510795">
      <w:pPr>
        <w:pStyle w:val="EnglishHangNoCoptic"/>
      </w:pPr>
      <w:r w:rsidRPr="00AB1781">
        <w:t>28 Then they cry to the Lord in their trouble,</w:t>
      </w:r>
    </w:p>
    <w:p w14:paraId="6AF0E353" w14:textId="77777777" w:rsidR="00510795" w:rsidRPr="00AB1781" w:rsidRDefault="00510795" w:rsidP="00510795">
      <w:pPr>
        <w:pStyle w:val="EnglishHangEndNoCoptic"/>
      </w:pPr>
      <w:r w:rsidRPr="00AB1781">
        <w:tab/>
        <w:t>and He brings them out of their distress.</w:t>
      </w:r>
    </w:p>
    <w:p w14:paraId="364DE110" w14:textId="77777777" w:rsidR="00510795" w:rsidRPr="00AB1781" w:rsidRDefault="00510795" w:rsidP="00510795">
      <w:pPr>
        <w:pStyle w:val="EnglishHangNoCoptic"/>
      </w:pPr>
      <w:r w:rsidRPr="00AB1781">
        <w:t>29 He commands the storm and lulls it to a breeze,</w:t>
      </w:r>
    </w:p>
    <w:p w14:paraId="64BFEAAB" w14:textId="77777777" w:rsidR="00510795" w:rsidRPr="00AB1781" w:rsidRDefault="00510795" w:rsidP="00510795">
      <w:pPr>
        <w:pStyle w:val="EnglishHangEndNoCoptic"/>
      </w:pPr>
      <w:r w:rsidRPr="00AB1781">
        <w:tab/>
        <w:t>and its waves are stilled.</w:t>
      </w:r>
    </w:p>
    <w:p w14:paraId="319A8361" w14:textId="77777777" w:rsidR="00510795" w:rsidRPr="00AB1781" w:rsidRDefault="00510795" w:rsidP="00510795">
      <w:pPr>
        <w:pStyle w:val="EnglishHangNoCoptic"/>
      </w:pPr>
      <w:r w:rsidRPr="00AB1781">
        <w:t>30 Then they are glad because they are quiet,</w:t>
      </w:r>
    </w:p>
    <w:p w14:paraId="0FAEF13D" w14:textId="77777777" w:rsidR="00510795" w:rsidRPr="00AB1781" w:rsidRDefault="00510795" w:rsidP="00510795">
      <w:pPr>
        <w:pStyle w:val="EnglishHangEndNoCoptic"/>
      </w:pPr>
      <w:r w:rsidRPr="00AB1781">
        <w:tab/>
        <w:t>and He guides them to the haven of His will.</w:t>
      </w:r>
    </w:p>
    <w:p w14:paraId="45697233" w14:textId="77777777" w:rsidR="00510795" w:rsidRPr="00AB1781" w:rsidRDefault="00510795" w:rsidP="00510795">
      <w:pPr>
        <w:pStyle w:val="EnglishHangNoCoptic"/>
      </w:pPr>
      <w:r w:rsidRPr="00AB1781">
        <w:t>31 Let them praise and thank the Lord for His mercies</w:t>
      </w:r>
    </w:p>
    <w:p w14:paraId="794EDB7A" w14:textId="77777777" w:rsidR="00510795" w:rsidRPr="00510795" w:rsidRDefault="00510795" w:rsidP="00510795">
      <w:pPr>
        <w:pStyle w:val="EnglishHangEndNoCoptic"/>
      </w:pPr>
      <w:r w:rsidRPr="00AB1781">
        <w:tab/>
        <w:t>and His wonders for the children of men.</w:t>
      </w:r>
    </w:p>
    <w:p w14:paraId="6146C610" w14:textId="77777777" w:rsidR="00510795" w:rsidRPr="00AB1781" w:rsidRDefault="00510795" w:rsidP="00510795">
      <w:pPr>
        <w:pStyle w:val="EnglishHangNoCoptic"/>
      </w:pPr>
      <w:r w:rsidRPr="00AB1781">
        <w:lastRenderedPageBreak/>
        <w:t>32 Let them exalt Him in the assembly of the people,</w:t>
      </w:r>
    </w:p>
    <w:p w14:paraId="73293FA2" w14:textId="77777777" w:rsidR="00510795" w:rsidRPr="00AB1781" w:rsidRDefault="00510795" w:rsidP="00510795">
      <w:pPr>
        <w:pStyle w:val="EnglishHangEndNoCoptic"/>
      </w:pPr>
      <w:r w:rsidRPr="00AB1781">
        <w:tab/>
        <w:t>and praise Him at the session of elders.</w:t>
      </w:r>
    </w:p>
    <w:p w14:paraId="107B124E" w14:textId="77777777" w:rsidR="00510795" w:rsidRPr="00AB1781" w:rsidRDefault="00510795" w:rsidP="00510795">
      <w:pPr>
        <w:pStyle w:val="EnglishHangNoCoptic"/>
      </w:pPr>
      <w:r w:rsidRPr="00AB1781">
        <w:t>33 He turns rivers into a wilderness,</w:t>
      </w:r>
    </w:p>
    <w:p w14:paraId="5C79F5E7" w14:textId="77777777" w:rsidR="00510795" w:rsidRPr="00AB1781" w:rsidRDefault="00510795" w:rsidP="00510795">
      <w:pPr>
        <w:pStyle w:val="EnglishHangEndNoCoptic"/>
      </w:pPr>
      <w:r w:rsidRPr="00AB1781">
        <w:tab/>
        <w:t>and streams into thirsty ground.</w:t>
      </w:r>
    </w:p>
    <w:p w14:paraId="4DDB8844" w14:textId="77777777" w:rsidR="00510795" w:rsidRPr="00AB1781" w:rsidRDefault="00510795" w:rsidP="00510795">
      <w:pPr>
        <w:pStyle w:val="EnglishHangNoCoptic"/>
      </w:pPr>
      <w:r w:rsidRPr="00AB1781">
        <w:t>34 He turns fruitful land into a salt marsh,</w:t>
      </w:r>
    </w:p>
    <w:p w14:paraId="7A078160" w14:textId="77777777" w:rsidR="00510795" w:rsidRPr="00AB1781" w:rsidRDefault="00510795" w:rsidP="00510795">
      <w:pPr>
        <w:pStyle w:val="EnglishHangEndNoCoptic"/>
      </w:pPr>
      <w:r w:rsidRPr="00AB1781">
        <w:tab/>
        <w:t>for the wickedness of those who dwell in it.</w:t>
      </w:r>
    </w:p>
    <w:p w14:paraId="0CFB3691" w14:textId="77777777" w:rsidR="00510795" w:rsidRPr="00AB1781" w:rsidRDefault="00510795" w:rsidP="00510795">
      <w:pPr>
        <w:pStyle w:val="EnglishHangNoCoptic"/>
      </w:pPr>
      <w:r w:rsidRPr="00AB1781">
        <w:t>35 He turns a wilderness into pools of water,</w:t>
      </w:r>
    </w:p>
    <w:p w14:paraId="1C69015D" w14:textId="77777777" w:rsidR="00510795" w:rsidRPr="00AB1781" w:rsidRDefault="00510795" w:rsidP="00510795">
      <w:pPr>
        <w:pStyle w:val="EnglishHangEndNoCoptic"/>
      </w:pPr>
      <w:r w:rsidRPr="00AB1781">
        <w:tab/>
        <w:t>and arid ground into streams.</w:t>
      </w:r>
    </w:p>
    <w:p w14:paraId="03661877" w14:textId="77777777" w:rsidR="00510795" w:rsidRPr="00AB1781" w:rsidRDefault="00510795" w:rsidP="00510795">
      <w:pPr>
        <w:pStyle w:val="EnglishHangNoCoptic"/>
      </w:pPr>
      <w:r w:rsidRPr="00AB1781">
        <w:t>36 And there He settles the hungry</w:t>
      </w:r>
    </w:p>
    <w:p w14:paraId="7EC5523C" w14:textId="77777777" w:rsidR="00510795" w:rsidRPr="00AB1781" w:rsidRDefault="00510795" w:rsidP="00510795">
      <w:pPr>
        <w:pStyle w:val="EnglishHangEndNoCoptic"/>
      </w:pPr>
      <w:r w:rsidRPr="00AB1781">
        <w:tab/>
        <w:t>and they build cities to dwell in.</w:t>
      </w:r>
    </w:p>
    <w:p w14:paraId="72F0D329" w14:textId="77777777" w:rsidR="00510795" w:rsidRPr="00AB1781" w:rsidRDefault="00510795" w:rsidP="00510795">
      <w:pPr>
        <w:pStyle w:val="EnglishHangNoCoptic"/>
      </w:pPr>
      <w:r w:rsidRPr="00AB1781">
        <w:t>37 And they sow fields and plant vineyards,</w:t>
      </w:r>
    </w:p>
    <w:p w14:paraId="1BE1C668" w14:textId="77777777" w:rsidR="00510795" w:rsidRPr="00AB1781" w:rsidRDefault="00510795" w:rsidP="00510795">
      <w:pPr>
        <w:pStyle w:val="EnglishHangEndNoCoptic"/>
      </w:pPr>
      <w:r w:rsidRPr="00AB1781">
        <w:tab/>
        <w:t>which yield a harvest of fruits.</w:t>
      </w:r>
    </w:p>
    <w:p w14:paraId="3F8536A8" w14:textId="77777777" w:rsidR="00510795" w:rsidRPr="00AB1781" w:rsidRDefault="00510795" w:rsidP="00510795">
      <w:pPr>
        <w:pStyle w:val="EnglishHangNoCoptic"/>
      </w:pPr>
      <w:r w:rsidRPr="00AB1781">
        <w:t>38 And He blesses them and they multiply greatly,</w:t>
      </w:r>
    </w:p>
    <w:p w14:paraId="748EB1AE" w14:textId="77777777" w:rsidR="00510795" w:rsidRPr="00AB1781" w:rsidRDefault="00510795" w:rsidP="00510795">
      <w:pPr>
        <w:pStyle w:val="EnglishHangEndNoCoptic"/>
      </w:pPr>
      <w:r w:rsidRPr="00AB1781">
        <w:tab/>
        <w:t>and their herds do not diminish.</w:t>
      </w:r>
    </w:p>
    <w:p w14:paraId="21435A92" w14:textId="77777777" w:rsidR="00510795" w:rsidRPr="00AB1781" w:rsidRDefault="00510795" w:rsidP="00510795">
      <w:pPr>
        <w:pStyle w:val="EnglishHangNoCoptic"/>
      </w:pPr>
      <w:r w:rsidRPr="00AB1781">
        <w:t>39 Then they dwindle and suffer hardship</w:t>
      </w:r>
    </w:p>
    <w:p w14:paraId="2FF65E58" w14:textId="77777777" w:rsidR="00510795" w:rsidRPr="00AB1781" w:rsidRDefault="00510795" w:rsidP="00510795">
      <w:pPr>
        <w:pStyle w:val="EnglishHangEndNoCoptic"/>
      </w:pPr>
      <w:r w:rsidRPr="00AB1781">
        <w:tab/>
        <w:t>from the stress of adversity and sorrow.</w:t>
      </w:r>
    </w:p>
    <w:p w14:paraId="198E1E81" w14:textId="77777777" w:rsidR="00510795" w:rsidRPr="00AB1781" w:rsidRDefault="00510795" w:rsidP="00510795">
      <w:pPr>
        <w:pStyle w:val="EnglishHangNoCoptic"/>
      </w:pPr>
      <w:r w:rsidRPr="00AB1781">
        <w:t>40 He pours contempt on their rulers,</w:t>
      </w:r>
    </w:p>
    <w:p w14:paraId="7C34E7BE" w14:textId="77777777" w:rsidR="00510795" w:rsidRPr="00AB1781" w:rsidRDefault="00510795" w:rsidP="00510795">
      <w:pPr>
        <w:pStyle w:val="EnglishHangEndNoCoptic"/>
      </w:pPr>
      <w:r w:rsidRPr="00AB1781">
        <w:tab/>
        <w:t>and makes them wander in a trackless waste.</w:t>
      </w:r>
    </w:p>
    <w:p w14:paraId="14AB5CA9" w14:textId="77777777" w:rsidR="00510795" w:rsidRPr="00AB1781" w:rsidRDefault="00510795" w:rsidP="00510795">
      <w:pPr>
        <w:pStyle w:val="EnglishHangNoCoptic"/>
      </w:pPr>
      <w:r w:rsidRPr="00AB1781">
        <w:t>41 Again He helps the poor out of their poverty,</w:t>
      </w:r>
    </w:p>
    <w:p w14:paraId="0D0E83F5" w14:textId="77777777" w:rsidR="00510795" w:rsidRPr="00AB1781" w:rsidRDefault="00510795" w:rsidP="00510795">
      <w:pPr>
        <w:pStyle w:val="EnglishHangEndNoCoptic"/>
      </w:pPr>
      <w:r w:rsidRPr="00AB1781">
        <w:tab/>
        <w:t>and makes their families like flocks of sheep.</w:t>
      </w:r>
    </w:p>
    <w:p w14:paraId="00E90934" w14:textId="77777777" w:rsidR="00510795" w:rsidRPr="00AB1781" w:rsidRDefault="00510795" w:rsidP="00510795">
      <w:pPr>
        <w:pStyle w:val="EnglishHangNoCoptic"/>
      </w:pPr>
      <w:r w:rsidRPr="00AB1781">
        <w:t>42 Honest men see and are glad,</w:t>
      </w:r>
    </w:p>
    <w:p w14:paraId="0712B00A" w14:textId="77777777" w:rsidR="00510795" w:rsidRPr="00AB1781" w:rsidRDefault="00510795" w:rsidP="00510795">
      <w:pPr>
        <w:pStyle w:val="EnglishHangEndNoCoptic"/>
      </w:pPr>
      <w:r w:rsidRPr="00AB1781">
        <w:tab/>
        <w:t>and the mouths of all sinners are silenced.</w:t>
      </w:r>
    </w:p>
    <w:p w14:paraId="72F8202F" w14:textId="77777777" w:rsidR="00510795" w:rsidRPr="00AB1781" w:rsidRDefault="00510795" w:rsidP="00510795">
      <w:pPr>
        <w:pStyle w:val="EnglishHangNoCoptic"/>
      </w:pPr>
      <w:r w:rsidRPr="00AB1781">
        <w:t>43 Whoever is wise will observe these things,</w:t>
      </w:r>
    </w:p>
    <w:p w14:paraId="33F7AB64" w14:textId="77777777" w:rsidR="00510795" w:rsidRPr="00510795" w:rsidRDefault="00510795" w:rsidP="00510795">
      <w:pPr>
        <w:pStyle w:val="EnglishHangEndNoCoptic"/>
      </w:pPr>
      <w:r w:rsidRPr="00AB1781">
        <w:tab/>
        <w:t>and will understand the mercies of the Lord.</w:t>
      </w:r>
      <w:r w:rsidRPr="00AB1781">
        <w:rPr>
          <w:rStyle w:val="FootnoteReference"/>
        </w:rPr>
        <w:footnoteReference w:id="363"/>
      </w:r>
    </w:p>
    <w:p w14:paraId="467E0B48" w14:textId="6C83980E" w:rsidR="00924D0C" w:rsidRDefault="00924D0C" w:rsidP="00924D0C">
      <w:pPr>
        <w:pStyle w:val="Rubric"/>
      </w:pPr>
      <w:r>
        <w:t>Glory…</w:t>
      </w:r>
    </w:p>
    <w:p w14:paraId="3F76E462" w14:textId="77777777" w:rsidR="00510795" w:rsidRPr="00510795" w:rsidRDefault="00510795" w:rsidP="00BF0205">
      <w:pPr>
        <w:pStyle w:val="Heading4"/>
      </w:pPr>
      <w:r>
        <w:t>Psalm</w:t>
      </w:r>
      <w:r w:rsidRPr="00AB1781">
        <w:t xml:space="preserve"> 107</w:t>
      </w:r>
      <w:r>
        <w:t>: My heart is ready, O God, my heart is ready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77777777" w:rsidR="00510795" w:rsidRPr="00AB1781" w:rsidRDefault="00510795" w:rsidP="00510795">
      <w:pPr>
        <w:pStyle w:val="Rubric"/>
      </w:pPr>
      <w:r w:rsidRPr="00AB1781">
        <w:t>1 (Songs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77777777" w:rsidR="00510795" w:rsidRPr="00AB1781" w:rsidRDefault="00510795" w:rsidP="00510795">
      <w:pPr>
        <w:pStyle w:val="EnglishHangEndNoCoptic"/>
      </w:pPr>
      <w:r w:rsidRPr="00AB1781">
        <w:lastRenderedPageBreak/>
        <w:tab/>
        <w:t>I will sing and chant psalms with my glory.</w:t>
      </w:r>
    </w:p>
    <w:p w14:paraId="76D2C6D8" w14:textId="77777777" w:rsidR="00510795" w:rsidRPr="00AB1781" w:rsidRDefault="00510795" w:rsidP="00510795">
      <w:pPr>
        <w:pStyle w:val="EnglishHangNoCoptic"/>
      </w:pPr>
      <w:r w:rsidRPr="00AB1781">
        <w:t>3 Awake, psaltery and harp;</w:t>
      </w:r>
    </w:p>
    <w:p w14:paraId="0F234029" w14:textId="77777777" w:rsidR="00510795" w:rsidRPr="00AB1781" w:rsidRDefault="00510795" w:rsidP="00510795">
      <w:pPr>
        <w:pStyle w:val="EnglishHangEndNoCoptic"/>
      </w:pPr>
      <w:r w:rsidRPr="00AB1781">
        <w:tab/>
        <w:t>I will rise early.</w:t>
      </w:r>
    </w:p>
    <w:p w14:paraId="566129C1" w14:textId="77777777" w:rsidR="00510795" w:rsidRPr="00AB1781" w:rsidRDefault="00510795" w:rsidP="00510795">
      <w:pPr>
        <w:pStyle w:val="EnglishHangNoCoptic"/>
      </w:pPr>
      <w:r w:rsidRPr="00AB1781">
        <w:t xml:space="preserve">4 I will praise </w:t>
      </w:r>
      <w:r w:rsidR="001040C8">
        <w:t>You</w:t>
      </w:r>
      <w:r w:rsidRPr="00AB1781">
        <w:t>, O Lord, among the peoples;</w:t>
      </w:r>
    </w:p>
    <w:p w14:paraId="688BA82E" w14:textId="77777777" w:rsidR="00510795" w:rsidRPr="00AB1781" w:rsidRDefault="00510795" w:rsidP="00510795">
      <w:pPr>
        <w:pStyle w:val="EnglishHangEndNoCoptic"/>
      </w:pPr>
      <w:r w:rsidRPr="00AB1781">
        <w:tab/>
        <w:t xml:space="preserve">I will sing praises to </w:t>
      </w:r>
      <w:r w:rsidR="001040C8">
        <w:t>You</w:t>
      </w:r>
      <w:r w:rsidRPr="00AB1781">
        <w:t xml:space="preserve"> among the nations.</w:t>
      </w:r>
    </w:p>
    <w:p w14:paraId="50BFC919" w14:textId="77777777" w:rsidR="00510795" w:rsidRPr="00AB1781" w:rsidRDefault="00510795" w:rsidP="00510795">
      <w:pPr>
        <w:pStyle w:val="EnglishHangNoCoptic"/>
      </w:pPr>
      <w:r w:rsidRPr="00AB1781">
        <w:t xml:space="preserve">5 For great is </w:t>
      </w:r>
      <w:r w:rsidR="00E570CB">
        <w:t>Your</w:t>
      </w:r>
      <w:r w:rsidRPr="00AB1781">
        <w:t xml:space="preserve"> mercy 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77777777" w:rsidR="00510795" w:rsidRPr="00AB1781" w:rsidRDefault="00510795" w:rsidP="00510795">
      <w:pPr>
        <w:pStyle w:val="EnglishHangNoCoptic"/>
      </w:pPr>
      <w:r w:rsidRPr="00AB1781">
        <w:t>6 Be exalted, O God, above the heavens,</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64"/>
      </w:r>
    </w:p>
    <w:p w14:paraId="6744BD5B" w14:textId="77777777" w:rsidR="00510795" w:rsidRPr="00AB1781" w:rsidRDefault="00510795" w:rsidP="00510795">
      <w:pPr>
        <w:pStyle w:val="EnglishHangNoCoptic"/>
      </w:pPr>
      <w:r w:rsidRPr="00AB1781">
        <w:t xml:space="preserve">7 That </w:t>
      </w:r>
      <w:r w:rsidR="00E570CB">
        <w:t>Your</w:t>
      </w:r>
      <w:r w:rsidRPr="00AB1781">
        <w:t xml:space="preserve"> beloved may be delivered,</w:t>
      </w:r>
    </w:p>
    <w:p w14:paraId="5321346F" w14:textId="77777777" w:rsidR="00510795" w:rsidRPr="00AB1781" w:rsidRDefault="00510795" w:rsidP="00510795">
      <w:pPr>
        <w:pStyle w:val="EnglishHangEndNoCoptic"/>
      </w:pPr>
      <w:r w:rsidRPr="00AB1781">
        <w:tab/>
        <w:t xml:space="preserve">save with </w:t>
      </w:r>
      <w:r w:rsidR="00E570CB">
        <w:t>Your</w:t>
      </w:r>
      <w:r w:rsidRPr="00AB1781">
        <w:t xml:space="preserve"> right hand and answer me.</w:t>
      </w:r>
    </w:p>
    <w:p w14:paraId="3BE56123" w14:textId="77777777" w:rsidR="00510795" w:rsidRPr="00AB1781" w:rsidRDefault="00510795" w:rsidP="00510795">
      <w:pPr>
        <w:pStyle w:val="EnglishHangNoCoptic"/>
      </w:pPr>
      <w:r w:rsidRPr="00AB1781">
        <w:t>8 God has spoken in His sanctuary:</w:t>
      </w:r>
    </w:p>
    <w:p w14:paraId="69CC5B3F" w14:textId="77777777" w:rsidR="00510795" w:rsidRPr="00AB1781" w:rsidRDefault="00510795" w:rsidP="00510795">
      <w:pPr>
        <w:pStyle w:val="EnglishHangNoCoptic"/>
      </w:pPr>
      <w:r w:rsidRPr="00AB1781">
        <w:tab/>
        <w:t>‘I will be exalted and divide Shekem,</w:t>
      </w:r>
    </w:p>
    <w:p w14:paraId="5FD5706D" w14:textId="77777777"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77777777" w:rsidR="00510795" w:rsidRPr="00AB1781" w:rsidRDefault="00510795" w:rsidP="00510795">
      <w:pPr>
        <w:pStyle w:val="EnglishHangNoCoptic"/>
      </w:pPr>
      <w:r w:rsidRPr="00AB1781">
        <w:t>10 Moab I hope to make My washbowl;</w:t>
      </w:r>
    </w:p>
    <w:p w14:paraId="2B39CF01" w14:textId="77777777" w:rsidR="00510795" w:rsidRPr="00AB1781" w:rsidRDefault="00510795" w:rsidP="00510795">
      <w:pPr>
        <w:pStyle w:val="EnglishHangNoCoptic"/>
      </w:pPr>
      <w:r w:rsidRPr="00AB1781">
        <w:tab/>
        <w:t>over Edom I will extend my sway,</w:t>
      </w:r>
      <w:r w:rsidRPr="00AB1781">
        <w:rPr>
          <w:rStyle w:val="FootnoteReference"/>
        </w:rPr>
        <w:footnoteReference w:id="365"/>
      </w:r>
    </w:p>
    <w:p w14:paraId="63C719F3" w14:textId="77777777" w:rsidR="00510795" w:rsidRPr="00AB1781" w:rsidRDefault="00510795" w:rsidP="00510795">
      <w:pPr>
        <w:pStyle w:val="EnglishHangEndNoCoptic"/>
      </w:pPr>
      <w:r w:rsidRPr="00AB1781">
        <w:tab/>
        <w:t>strangers will submit to Me.’</w:t>
      </w:r>
    </w:p>
    <w:p w14:paraId="683B6F25" w14:textId="77777777" w:rsidR="00510795" w:rsidRPr="00AB1781" w:rsidRDefault="00510795" w:rsidP="00510795">
      <w:pPr>
        <w:pStyle w:val="EnglishHangNoCoptic"/>
      </w:pPr>
      <w:r w:rsidRPr="00AB1781">
        <w:t>11 Who will lead me to the fortified city?</w:t>
      </w:r>
    </w:p>
    <w:p w14:paraId="4B23BF8C" w14:textId="77777777" w:rsidR="00510795" w:rsidRPr="00AB1781" w:rsidRDefault="00510795" w:rsidP="00510795">
      <w:pPr>
        <w:pStyle w:val="EnglishHangEndNoCoptic"/>
      </w:pPr>
      <w:r w:rsidRPr="00AB1781">
        <w:tab/>
        <w:t>Or who will guide me to Edom?</w:t>
      </w:r>
    </w:p>
    <w:p w14:paraId="35784749" w14:textId="77777777" w:rsidR="00510795" w:rsidRPr="00AB1781" w:rsidRDefault="00510795" w:rsidP="00510795">
      <w:pPr>
        <w:pStyle w:val="EnglishHangNoCoptic"/>
      </w:pPr>
      <w:r w:rsidRPr="00AB1781">
        <w:t xml:space="preserve">12 Wilt not </w:t>
      </w:r>
      <w:r w:rsidR="001040C8">
        <w:t>You</w:t>
      </w:r>
      <w:r w:rsidRPr="00AB1781">
        <w:t xml:space="preserve">, O God, Who </w:t>
      </w:r>
      <w:r w:rsidR="00556387">
        <w:t>have</w:t>
      </w:r>
      <w:r w:rsidRPr="00AB1781">
        <w:t xml:space="preserve"> rejected us?</w:t>
      </w:r>
    </w:p>
    <w:p w14:paraId="625384CC" w14:textId="77777777" w:rsidR="00510795" w:rsidRPr="00AB1781" w:rsidRDefault="00510795" w:rsidP="00510795">
      <w:pPr>
        <w:pStyle w:val="EnglishHangEndNoCoptic"/>
      </w:pPr>
      <w:r w:rsidRPr="00AB1781">
        <w:tab/>
        <w:t xml:space="preserve">Wilt not </w:t>
      </w:r>
      <w:r w:rsidR="001040C8">
        <w:t>You</w:t>
      </w:r>
      <w:r w:rsidRPr="00AB1781">
        <w:t>, O God, go out with our armies?</w:t>
      </w:r>
    </w:p>
    <w:p w14:paraId="391A78AD" w14:textId="77777777" w:rsidR="00510795" w:rsidRPr="00AB1781" w:rsidRDefault="00510795" w:rsidP="00510795">
      <w:pPr>
        <w:pStyle w:val="EnglishHangNoCoptic"/>
      </w:pPr>
      <w:r w:rsidRPr="00AB1781">
        <w:t>13 Grant us help from our trouble,</w:t>
      </w:r>
    </w:p>
    <w:p w14:paraId="47945446" w14:textId="77777777" w:rsidR="00510795" w:rsidRPr="00AB1781" w:rsidRDefault="00510795" w:rsidP="00510795">
      <w:pPr>
        <w:pStyle w:val="EnglishHangEndNoCoptic"/>
      </w:pPr>
      <w:r w:rsidRPr="00AB1781">
        <w:tab/>
        <w:t>for vain is the salvation of man.</w:t>
      </w:r>
    </w:p>
    <w:p w14:paraId="2071C996" w14:textId="77777777" w:rsidR="00510795" w:rsidRPr="00AB1781" w:rsidRDefault="00510795" w:rsidP="00510795">
      <w:pPr>
        <w:pStyle w:val="EnglishHangNoCoptic"/>
      </w:pPr>
      <w:r w:rsidRPr="00AB1781">
        <w:t>14 In God we shall win a mighty victory,</w:t>
      </w:r>
    </w:p>
    <w:p w14:paraId="484F5642" w14:textId="77777777" w:rsidR="00510795" w:rsidRPr="00510795" w:rsidRDefault="00510795" w:rsidP="00510795">
      <w:pPr>
        <w:pStyle w:val="EnglishHangEndNoCoptic"/>
      </w:pPr>
      <w:r w:rsidRPr="00AB1781">
        <w:tab/>
        <w:t>and He will bring to nothing our enemies.</w:t>
      </w:r>
    </w:p>
    <w:p w14:paraId="26AD08DB" w14:textId="77777777" w:rsidR="00510795" w:rsidRPr="00510795" w:rsidRDefault="00510795" w:rsidP="00BF0205">
      <w:pPr>
        <w:pStyle w:val="Heading4"/>
      </w:pPr>
      <w:r>
        <w:t>Psalm</w:t>
      </w:r>
      <w:r w:rsidRPr="00AB1781">
        <w:t xml:space="preserve"> 108</w:t>
      </w:r>
      <w:r>
        <w:t>: O God, do not silently ignore my praise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In Return for My Love they Accuse Me</w:t>
      </w:r>
    </w:p>
    <w:p w14:paraId="536AF1F6" w14:textId="77777777" w:rsidR="00510795" w:rsidRPr="00AB1781" w:rsidRDefault="00510795" w:rsidP="00510795">
      <w:pPr>
        <w:pStyle w:val="Rubric"/>
      </w:pPr>
      <w:r w:rsidRPr="00AB1781">
        <w:t>1 (A Psalm by David)</w:t>
      </w:r>
    </w:p>
    <w:p w14:paraId="48D15D88" w14:textId="77777777" w:rsidR="00510795" w:rsidRPr="00AB1781" w:rsidRDefault="00510795" w:rsidP="00510795">
      <w:pPr>
        <w:pStyle w:val="EnglishHangEndNoCoptic"/>
      </w:pPr>
      <w:r w:rsidRPr="00AB1781">
        <w:t>O God, do not silently ignore my praise,</w:t>
      </w:r>
    </w:p>
    <w:p w14:paraId="22FE0B37" w14:textId="77777777" w:rsidR="00510795" w:rsidRPr="00AB1781" w:rsidRDefault="00510795" w:rsidP="00510795">
      <w:pPr>
        <w:pStyle w:val="EnglishHangNoCoptic"/>
      </w:pPr>
      <w:r w:rsidRPr="00AB1781">
        <w:t>2 for the mouths of sinners</w:t>
      </w:r>
    </w:p>
    <w:p w14:paraId="07010A89" w14:textId="77777777" w:rsidR="00510795" w:rsidRPr="00AB1781" w:rsidRDefault="00510795" w:rsidP="00510795">
      <w:pPr>
        <w:pStyle w:val="EnglishHangNoCoptic"/>
      </w:pPr>
      <w:r w:rsidRPr="00AB1781">
        <w:tab/>
        <w:t>and the mouths of deceivers</w:t>
      </w:r>
    </w:p>
    <w:p w14:paraId="4DFDDD2B" w14:textId="77777777" w:rsidR="00510795" w:rsidRPr="00AB1781" w:rsidRDefault="00510795" w:rsidP="00510795">
      <w:pPr>
        <w:pStyle w:val="EnglishHangNoCoptic"/>
      </w:pPr>
      <w:r w:rsidRPr="00AB1781">
        <w:tab/>
        <w:t>are opened against me;</w:t>
      </w:r>
    </w:p>
    <w:p w14:paraId="1F1AABB1" w14:textId="77777777" w:rsidR="00510795" w:rsidRPr="00AB1781" w:rsidRDefault="00510795" w:rsidP="00510795">
      <w:pPr>
        <w:pStyle w:val="EnglishHangEndNoCoptic"/>
      </w:pPr>
      <w:r w:rsidRPr="00AB1781">
        <w:tab/>
        <w:t>they speak against me with a lying tongue.</w:t>
      </w:r>
    </w:p>
    <w:p w14:paraId="5D395C72" w14:textId="77777777" w:rsidR="00510795" w:rsidRPr="00AB1781" w:rsidRDefault="00510795" w:rsidP="00510795">
      <w:pPr>
        <w:pStyle w:val="EnglishHangNoCoptic"/>
      </w:pPr>
      <w:r w:rsidRPr="00AB1781">
        <w:t>3 They surround me with words of hatred</w:t>
      </w:r>
    </w:p>
    <w:p w14:paraId="7C9C75A0" w14:textId="77777777" w:rsidR="00510795" w:rsidRPr="00AB1781" w:rsidRDefault="00510795" w:rsidP="00510795">
      <w:pPr>
        <w:pStyle w:val="EnglishHangEndNoCoptic"/>
      </w:pPr>
      <w:r w:rsidRPr="00AB1781">
        <w:tab/>
        <w:t>and war against me without cause.</w:t>
      </w:r>
    </w:p>
    <w:p w14:paraId="195970C4" w14:textId="77777777" w:rsidR="00510795" w:rsidRPr="00AB1781" w:rsidRDefault="00510795" w:rsidP="00510795">
      <w:pPr>
        <w:pStyle w:val="EnglishHangNoCoptic"/>
      </w:pPr>
      <w:r w:rsidRPr="00AB1781">
        <w:t>4 In return for my love they accuse me;</w:t>
      </w:r>
    </w:p>
    <w:p w14:paraId="1747C993" w14:textId="77777777" w:rsidR="00510795" w:rsidRPr="00AB1781" w:rsidRDefault="00510795" w:rsidP="00510795">
      <w:pPr>
        <w:pStyle w:val="EnglishHangEndNoCoptic"/>
      </w:pPr>
      <w:r w:rsidRPr="00AB1781">
        <w:tab/>
        <w:t>but I pray for them.</w:t>
      </w:r>
    </w:p>
    <w:p w14:paraId="380CD2FC" w14:textId="77777777" w:rsidR="00510795" w:rsidRPr="00AB1781" w:rsidRDefault="00510795" w:rsidP="00510795">
      <w:pPr>
        <w:pStyle w:val="EnglishHangNoCoptic"/>
      </w:pPr>
      <w:r w:rsidRPr="00AB1781">
        <w:t>5 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77777777" w:rsidR="00510795" w:rsidRPr="00AB1781" w:rsidRDefault="00510795" w:rsidP="00510795">
      <w:pPr>
        <w:pStyle w:val="EnglishHangNoCoptic"/>
      </w:pPr>
      <w:r w:rsidRPr="00AB1781">
        <w:t>7 When he is judged, let him go out condemned;</w:t>
      </w:r>
    </w:p>
    <w:p w14:paraId="47DD7973" w14:textId="77777777" w:rsidR="00510795" w:rsidRPr="00AB1781" w:rsidRDefault="00510795" w:rsidP="00510795">
      <w:pPr>
        <w:pStyle w:val="EnglishHangEndNoCoptic"/>
      </w:pPr>
      <w:r w:rsidRPr="00AB1781">
        <w:tab/>
        <w:t>and let his prayer become a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366"/>
      </w:r>
    </w:p>
    <w:p w14:paraId="28B72F60" w14:textId="77777777" w:rsidR="00510795" w:rsidRPr="00AB1781" w:rsidRDefault="00510795" w:rsidP="00510795">
      <w:pPr>
        <w:pStyle w:val="EnglishHangNoCoptic"/>
      </w:pPr>
      <w:r w:rsidRPr="00AB1781">
        <w:t>9 Let his children be orphans,</w:t>
      </w:r>
    </w:p>
    <w:p w14:paraId="16A14AC6" w14:textId="77777777" w:rsidR="00510795" w:rsidRPr="00AB1781" w:rsidRDefault="00510795" w:rsidP="00510795">
      <w:pPr>
        <w:pStyle w:val="EnglishHangEndNoCoptic"/>
      </w:pPr>
      <w:r w:rsidRPr="00AB1781">
        <w:tab/>
        <w:t>and his wife a widow.</w:t>
      </w:r>
    </w:p>
    <w:p w14:paraId="44BE39B0" w14:textId="77777777" w:rsidR="00510795" w:rsidRPr="00AB1781" w:rsidRDefault="00510795" w:rsidP="00510795">
      <w:pPr>
        <w:pStyle w:val="EnglishHangNoCoptic"/>
      </w:pPr>
      <w:r w:rsidRPr="00AB1781">
        <w:t>10 Let his sons be displaced persons,</w:t>
      </w:r>
    </w:p>
    <w:p w14:paraId="50B7F1C6" w14:textId="77777777" w:rsidR="00510795" w:rsidRPr="00AB1781" w:rsidRDefault="00510795" w:rsidP="00510795">
      <w:pPr>
        <w:pStyle w:val="EnglishHangNoCoptic"/>
      </w:pPr>
      <w:r w:rsidRPr="00AB1781">
        <w:tab/>
        <w:t>vagabonds and beggars;</w:t>
      </w:r>
    </w:p>
    <w:p w14:paraId="3BC314CB" w14:textId="77777777" w:rsidR="00510795" w:rsidRPr="00AB1781" w:rsidRDefault="00510795" w:rsidP="00510795">
      <w:pPr>
        <w:pStyle w:val="EnglishHangEndNoCoptic"/>
      </w:pPr>
      <w:r w:rsidRPr="00AB1781">
        <w:tab/>
        <w:t>let them be driven from hearth and home.</w:t>
      </w:r>
    </w:p>
    <w:p w14:paraId="46017DBF" w14:textId="77777777" w:rsidR="00510795" w:rsidRPr="00AB1781" w:rsidRDefault="00510795" w:rsidP="00510795">
      <w:pPr>
        <w:pStyle w:val="EnglishHangNoCoptic"/>
      </w:pPr>
      <w:r w:rsidRPr="00AB1781">
        <w:t>11 Let the creditor ransack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77777777" w:rsidR="00510795" w:rsidRPr="00AB1781" w:rsidRDefault="00510795" w:rsidP="00510795">
      <w:pPr>
        <w:pStyle w:val="EnglishHangNoCoptic"/>
      </w:pPr>
      <w:r w:rsidRPr="00AB1781">
        <w:t>13 Let his children be doomed to destruction;</w:t>
      </w:r>
    </w:p>
    <w:p w14:paraId="38AEF165" w14:textId="77777777" w:rsidR="00510795" w:rsidRPr="00AB1781" w:rsidRDefault="00510795" w:rsidP="00510795">
      <w:pPr>
        <w:pStyle w:val="EnglishHangEndNoCoptic"/>
      </w:pPr>
      <w:r w:rsidRPr="00AB1781">
        <w:tab/>
        <w:t>in a single generation let his name be wiped out.</w:t>
      </w:r>
    </w:p>
    <w:p w14:paraId="2A6F9346" w14:textId="77777777" w:rsidR="00510795" w:rsidRPr="00AB1781" w:rsidRDefault="00510795" w:rsidP="00510795">
      <w:pPr>
        <w:pStyle w:val="EnglishHangNoCoptic"/>
      </w:pPr>
      <w:r w:rsidRPr="00AB1781">
        <w:t>14 Let the sin of his fathers be remembered by the Lord,</w:t>
      </w:r>
    </w:p>
    <w:p w14:paraId="1571A745" w14:textId="77777777" w:rsidR="00510795" w:rsidRPr="00AB1781" w:rsidRDefault="00510795" w:rsidP="00510795">
      <w:pPr>
        <w:pStyle w:val="EnglishHangEndNoCoptic"/>
      </w:pPr>
      <w:r w:rsidRPr="00AB1781">
        <w:tab/>
        <w:t>and let his mother’s guilt not be blotted out.</w:t>
      </w:r>
    </w:p>
    <w:p w14:paraId="442AB671" w14:textId="77777777" w:rsidR="00510795" w:rsidRPr="00AB1781" w:rsidRDefault="00510795" w:rsidP="00510795">
      <w:pPr>
        <w:pStyle w:val="EnglishHangNoCoptic"/>
      </w:pPr>
      <w:r w:rsidRPr="00AB1781">
        <w:lastRenderedPageBreak/>
        <w:t>15 Let their sins be always before the Lord,</w:t>
      </w:r>
    </w:p>
    <w:p w14:paraId="35A5E59E" w14:textId="77777777" w:rsidR="00510795" w:rsidRPr="00AB1781" w:rsidRDefault="00510795" w:rsidP="00510795">
      <w:pPr>
        <w:pStyle w:val="EnglishHangEndNoCoptic"/>
      </w:pPr>
      <w:r w:rsidRPr="00AB1781">
        <w:tab/>
        <w:t>and let their memory perish from the earth.</w:t>
      </w:r>
    </w:p>
    <w:p w14:paraId="3866ACB3" w14:textId="77777777" w:rsidR="00510795" w:rsidRPr="00AB1781" w:rsidRDefault="00510795" w:rsidP="00510795">
      <w:pPr>
        <w:pStyle w:val="EnglishHangNoCoptic"/>
      </w:pPr>
      <w:r w:rsidRPr="00AB1781">
        <w:t>16 For he never thought of showing mercy,</w:t>
      </w:r>
    </w:p>
    <w:p w14:paraId="55FC21BF" w14:textId="77777777" w:rsidR="00510795" w:rsidRPr="00AB1781" w:rsidRDefault="00510795" w:rsidP="00510795">
      <w:pPr>
        <w:pStyle w:val="EnglishHangNoCoptic"/>
      </w:pPr>
      <w:r w:rsidRPr="00AB1781">
        <w:tab/>
        <w:t>but persecuted the poor and needy man,</w:t>
      </w:r>
    </w:p>
    <w:p w14:paraId="44A78A9B" w14:textId="77777777" w:rsidR="00510795" w:rsidRPr="00AB1781" w:rsidRDefault="00510795" w:rsidP="00510795">
      <w:pPr>
        <w:pStyle w:val="EnglishHangEndNoCoptic"/>
      </w:pPr>
      <w:r w:rsidRPr="00AB1781">
        <w:tab/>
        <w:t>and hounded the brokenhearted to death.</w:t>
      </w:r>
    </w:p>
    <w:p w14:paraId="6A7D3D90" w14:textId="77777777" w:rsidR="00510795" w:rsidRPr="00AB1781" w:rsidRDefault="00510795" w:rsidP="00510795">
      <w:pPr>
        <w:pStyle w:val="EnglishHangNoCoptic"/>
      </w:pPr>
      <w:r w:rsidRPr="00AB1781">
        <w:t>17 He loved cursing, so that is what comes to him;</w:t>
      </w:r>
    </w:p>
    <w:p w14:paraId="61AFB4AC" w14:textId="77777777" w:rsidR="00510795" w:rsidRPr="00AB1781" w:rsidRDefault="00510795" w:rsidP="00510795">
      <w:pPr>
        <w:pStyle w:val="EnglishHangEndNoCoptic"/>
      </w:pPr>
      <w:r w:rsidRPr="00AB1781">
        <w:tab/>
        <w:t>he cared nothing for blessing, so blessing eludes him.</w:t>
      </w:r>
    </w:p>
    <w:p w14:paraId="2CB311E3" w14:textId="77777777" w:rsidR="00510795" w:rsidRPr="00AB1781" w:rsidRDefault="00510795" w:rsidP="00510795">
      <w:pPr>
        <w:pStyle w:val="EnglishHangNoCoptic"/>
      </w:pPr>
      <w:r w:rsidRPr="00AB1781">
        <w:t>18 He put on cursing like a cloak,</w:t>
      </w:r>
    </w:p>
    <w:p w14:paraId="6CC1FE6A" w14:textId="77777777" w:rsidR="00510795" w:rsidRPr="00AB1781" w:rsidRDefault="00510795" w:rsidP="00510795">
      <w:pPr>
        <w:pStyle w:val="EnglishHangNoCoptic"/>
      </w:pPr>
      <w:r w:rsidRPr="00AB1781">
        <w:tab/>
        <w:t>and it entered his body like water,</w:t>
      </w:r>
      <w:r w:rsidRPr="00AB1781">
        <w:rPr>
          <w:rStyle w:val="FootnoteReference"/>
        </w:rPr>
        <w:footnoteReference w:id="367"/>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77777777" w:rsidR="00510795" w:rsidRPr="00AB1781" w:rsidRDefault="00510795" w:rsidP="00510795">
      <w:pPr>
        <w:pStyle w:val="EnglishHangEndNoCoptic"/>
      </w:pPr>
      <w:r w:rsidRPr="00AB1781">
        <w:tab/>
        <w:t>and like a belt which continually binds him.</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77777777" w:rsidR="00510795" w:rsidRPr="00AB1781" w:rsidRDefault="00510795" w:rsidP="00510795">
      <w:pPr>
        <w:pStyle w:val="EnglishHangNoCoptic"/>
      </w:pPr>
      <w:r w:rsidRPr="00AB1781">
        <w:t xml:space="preserve">21 But </w:t>
      </w:r>
      <w:r w:rsidR="001040C8">
        <w:t>You</w:t>
      </w:r>
      <w:r w:rsidRPr="00AB1781">
        <w:t xml:space="preserve">, O Lord God, deal with me for </w:t>
      </w:r>
      <w:r w:rsidR="00E570CB">
        <w:t>Your</w:t>
      </w:r>
      <w:r w:rsidRPr="00AB1781">
        <w:t xml:space="preserve"> name’s sake,</w:t>
      </w:r>
    </w:p>
    <w:p w14:paraId="6E9C83EA" w14:textId="77777777" w:rsidR="00510795" w:rsidRPr="00AB1781" w:rsidRDefault="00510795" w:rsidP="00510795">
      <w:pPr>
        <w:pStyle w:val="EnglishHangEndNoCoptic"/>
      </w:pPr>
      <w:r w:rsidRPr="00AB1781">
        <w:tab/>
        <w:t xml:space="preserve">for </w:t>
      </w:r>
      <w:r w:rsidR="00E570CB">
        <w:t>Your</w:t>
      </w:r>
      <w:r w:rsidRPr="00AB1781">
        <w:t xml:space="preserve"> mercy is gracious.</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77777777" w:rsidR="00510795" w:rsidRPr="00AB1781" w:rsidRDefault="00510795" w:rsidP="00510795">
      <w:pPr>
        <w:pStyle w:val="EnglishHangNoCoptic"/>
      </w:pPr>
      <w:r w:rsidRPr="00AB1781">
        <w:t>23 Like a shadow at sunset I glide away;</w:t>
      </w:r>
    </w:p>
    <w:p w14:paraId="33EC0128" w14:textId="77777777" w:rsidR="00510795" w:rsidRPr="00AB1781" w:rsidRDefault="00510795" w:rsidP="00510795">
      <w:pPr>
        <w:pStyle w:val="EnglishHangEndNoCoptic"/>
      </w:pPr>
      <w:r w:rsidRPr="00AB1781">
        <w:tab/>
        <w:t>I am shaken out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77777777" w:rsidR="00510795" w:rsidRPr="00AB1781" w:rsidRDefault="00510795" w:rsidP="00510795">
      <w:pPr>
        <w:pStyle w:val="EnglishHangNoCoptic"/>
      </w:pPr>
      <w:r w:rsidRPr="00AB1781">
        <w:t>25 I have become an object of scorn;</w:t>
      </w:r>
    </w:p>
    <w:p w14:paraId="6A3F801D" w14:textId="77777777" w:rsidR="00510795" w:rsidRPr="00AB1781" w:rsidRDefault="00510795" w:rsidP="00510795">
      <w:pPr>
        <w:pStyle w:val="EnglishHangEndNoCoptic"/>
      </w:pPr>
      <w:r w:rsidRPr="00AB1781">
        <w:tab/>
        <w:t>all who see me shake their heads.</w:t>
      </w:r>
      <w:r w:rsidRPr="00AB1781">
        <w:rPr>
          <w:rStyle w:val="FootnoteReference"/>
        </w:rPr>
        <w:footnoteReference w:id="368"/>
      </w:r>
    </w:p>
    <w:p w14:paraId="2122C8C8" w14:textId="77777777" w:rsidR="00510795" w:rsidRPr="00AB1781" w:rsidRDefault="00510795" w:rsidP="00510795">
      <w:pPr>
        <w:pStyle w:val="EnglishHangNoCoptic"/>
      </w:pPr>
      <w:r w:rsidRPr="00AB1781">
        <w:t>26 Help me, O Lord my God,</w:t>
      </w:r>
    </w:p>
    <w:p w14:paraId="4E7D57E1" w14:textId="77777777" w:rsidR="00510795" w:rsidRPr="00AB1781" w:rsidRDefault="00510795" w:rsidP="00510795">
      <w:pPr>
        <w:pStyle w:val="EnglishHangEndNoCoptic"/>
      </w:pPr>
      <w:r w:rsidRPr="00AB1781">
        <w:tab/>
        <w:t xml:space="preserve">and save me in </w:t>
      </w:r>
      <w:r w:rsidR="00E570CB">
        <w:t>Your</w:t>
      </w:r>
      <w:r w:rsidRPr="00AB1781">
        <w:t xml:space="preserve"> mercy.</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77777777" w:rsidR="00510795" w:rsidRPr="00AB1781" w:rsidRDefault="00510795" w:rsidP="00510795">
      <w:pPr>
        <w:pStyle w:val="EnglishHangEndNoCoptic"/>
      </w:pPr>
      <w:r w:rsidRPr="00AB1781">
        <w:tab/>
        <w:t xml:space="preserve">and that </w:t>
      </w:r>
      <w:r w:rsidR="001040C8">
        <w:t>You</w:t>
      </w:r>
      <w:r w:rsidRPr="00AB1781">
        <w:t xml:space="preserve">, Lord, </w:t>
      </w:r>
      <w:r w:rsidR="00556387">
        <w:t>have</w:t>
      </w:r>
      <w:r w:rsidRPr="00AB1781">
        <w:t xml:space="preserve"> done it.</w:t>
      </w:r>
    </w:p>
    <w:p w14:paraId="5D481A67" w14:textId="77777777" w:rsidR="00510795" w:rsidRPr="00AB1781" w:rsidRDefault="00510795" w:rsidP="00510795">
      <w:pPr>
        <w:pStyle w:val="EnglishHangNoCoptic"/>
      </w:pPr>
      <w:r w:rsidRPr="00AB1781">
        <w:t xml:space="preserve">28 They may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7777777" w:rsidR="00510795" w:rsidRPr="00AB1781" w:rsidRDefault="00510795" w:rsidP="00510795">
      <w:pPr>
        <w:pStyle w:val="EnglishHangEndNoCoptic"/>
      </w:pPr>
      <w:r w:rsidRPr="00AB1781">
        <w:tab/>
        <w:t xml:space="preserve">but let </w:t>
      </w:r>
      <w:r w:rsidR="00E570CB">
        <w:t>Your</w:t>
      </w:r>
      <w:r w:rsidRPr="00AB1781">
        <w:t xml:space="preserve"> servant rejoice.</w:t>
      </w:r>
    </w:p>
    <w:p w14:paraId="5EB03B12" w14:textId="77777777" w:rsidR="00510795" w:rsidRPr="00AB1781" w:rsidRDefault="00510795" w:rsidP="00510795">
      <w:pPr>
        <w:pStyle w:val="EnglishHangNoCoptic"/>
      </w:pPr>
      <w:r w:rsidRPr="00AB1781">
        <w:lastRenderedPageBreak/>
        <w:t>29 Let my accusers be clothed with confusion,</w:t>
      </w:r>
    </w:p>
    <w:p w14:paraId="29D6F8C2" w14:textId="77777777" w:rsidR="00510795" w:rsidRPr="00AB1781" w:rsidRDefault="00510795" w:rsidP="00510795">
      <w:pPr>
        <w:pStyle w:val="EnglishHangEndNoCoptic"/>
      </w:pPr>
      <w:r w:rsidRPr="00AB1781">
        <w:tab/>
        <w:t>and let them be covered with shame for a cloak.</w:t>
      </w:r>
    </w:p>
    <w:p w14:paraId="3711EE70" w14:textId="77777777" w:rsidR="00510795" w:rsidRPr="00AB1781" w:rsidRDefault="00510795" w:rsidP="00510795">
      <w:pPr>
        <w:pStyle w:val="EnglishHangNoCoptic"/>
      </w:pPr>
      <w:r w:rsidRPr="00AB1781">
        <w:t>30 I will give great thanks to the Lord with my mouth,</w:t>
      </w:r>
    </w:p>
    <w:p w14:paraId="45F50EDC" w14:textId="77777777" w:rsidR="00510795" w:rsidRPr="00AB1781" w:rsidRDefault="00510795" w:rsidP="00510795">
      <w:pPr>
        <w:pStyle w:val="EnglishHangEndNoCoptic"/>
      </w:pPr>
      <w:r w:rsidRPr="00AB1781">
        <w:tab/>
        <w:t>and in the midst of crowds I will praise Him.</w:t>
      </w:r>
    </w:p>
    <w:p w14:paraId="6547F565" w14:textId="77777777" w:rsidR="00510795" w:rsidRPr="00AB1781" w:rsidRDefault="00510795" w:rsidP="00510795">
      <w:pPr>
        <w:pStyle w:val="EnglishHangNoCoptic"/>
      </w:pPr>
      <w:r w:rsidRPr="00AB1781">
        <w:t>31 For He stands at the side of the poor and needy</w:t>
      </w:r>
    </w:p>
    <w:p w14:paraId="149E1DFA" w14:textId="77777777" w:rsidR="00510795" w:rsidRDefault="00510795" w:rsidP="00510795">
      <w:pPr>
        <w:pStyle w:val="EnglishHangEndNoCoptic"/>
      </w:pPr>
      <w:r w:rsidRPr="00AB1781">
        <w:tab/>
        <w:t>to save my soul from my persecutors.</w:t>
      </w:r>
    </w:p>
    <w:p w14:paraId="0F6D3532" w14:textId="6B9E660D" w:rsidR="00924D0C" w:rsidRDefault="00924D0C" w:rsidP="00924D0C">
      <w:pPr>
        <w:pStyle w:val="Rubric"/>
      </w:pPr>
      <w:r>
        <w:t>Glory…</w:t>
      </w:r>
    </w:p>
    <w:p w14:paraId="295A0AE6" w14:textId="7E60D7BE" w:rsidR="003A7286" w:rsidRDefault="003A7286" w:rsidP="003A7286">
      <w:pPr>
        <w:pStyle w:val="Heading3"/>
      </w:pPr>
      <w:bookmarkStart w:id="989" w:name="_Ref435990041"/>
      <w:r>
        <w:t>Kathisma 16</w:t>
      </w:r>
      <w:bookmarkEnd w:id="989"/>
    </w:p>
    <w:p w14:paraId="10F0C415" w14:textId="77777777" w:rsidR="00510795" w:rsidRPr="00267F42" w:rsidRDefault="00267F42" w:rsidP="00BF0205">
      <w:pPr>
        <w:pStyle w:val="Heading4"/>
      </w:pPr>
      <w:bookmarkStart w:id="990" w:name="_Ref412026343"/>
      <w:r>
        <w:t>Psalm</w:t>
      </w:r>
      <w:r w:rsidR="00510795" w:rsidRPr="00AB1781">
        <w:t xml:space="preserve"> 109</w:t>
      </w:r>
      <w:r>
        <w:t>: The Lord said to my Lord: 'Sit at My right hand</w:t>
      </w:r>
      <w:bookmarkEnd w:id="990"/>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77777777" w:rsidR="00510795" w:rsidRPr="00AB1781" w:rsidRDefault="00510795" w:rsidP="00267F42">
      <w:pPr>
        <w:pStyle w:val="EnglishHangNoCoptic"/>
      </w:pPr>
      <w:r w:rsidRPr="00AB1781">
        <w:t>The Lord said to my Lord: ‘Sit at My right hand,</w:t>
      </w:r>
      <w:r w:rsidRPr="00AB1781">
        <w:rPr>
          <w:rStyle w:val="FootnoteReference"/>
        </w:rPr>
        <w:footnoteReference w:id="369"/>
      </w:r>
    </w:p>
    <w:p w14:paraId="50F2BD78" w14:textId="77777777" w:rsidR="00510795" w:rsidRPr="00AB1781" w:rsidRDefault="00510795" w:rsidP="00267F42">
      <w:pPr>
        <w:pStyle w:val="EnglishHangEndNoCoptic"/>
      </w:pPr>
      <w:r w:rsidRPr="00AB1781">
        <w:tab/>
        <w:t xml:space="preserve">till I put </w:t>
      </w:r>
      <w:r w:rsidR="00E570CB">
        <w:t>Your</w:t>
      </w:r>
      <w:r w:rsidRPr="00AB1781">
        <w:t xml:space="preserve"> enemies under </w:t>
      </w:r>
      <w:r w:rsidR="00E570CB">
        <w:t>Your</w:t>
      </w:r>
      <w:r w:rsidRPr="00AB1781">
        <w:t xml:space="preserve"> feet.’</w:t>
      </w:r>
    </w:p>
    <w:p w14:paraId="0B5B7CCA" w14:textId="77777777" w:rsidR="00510795" w:rsidRPr="00AB1781" w:rsidRDefault="00510795" w:rsidP="00267F42">
      <w:pPr>
        <w:pStyle w:val="EnglishHangNoCoptic"/>
      </w:pPr>
      <w:r w:rsidRPr="00AB1781">
        <w:t xml:space="preserve">2 The Lord will send </w:t>
      </w:r>
      <w:r w:rsidR="001040C8">
        <w:t>You</w:t>
      </w:r>
      <w:r w:rsidRPr="00AB1781">
        <w:t xml:space="preserve"> from Zion the sceptre of power:</w:t>
      </w:r>
      <w:r w:rsidRPr="00AB1781">
        <w:rPr>
          <w:rStyle w:val="FootnoteReference"/>
        </w:rPr>
        <w:footnoteReference w:id="370"/>
      </w:r>
    </w:p>
    <w:p w14:paraId="4FCEFCD7" w14:textId="77777777" w:rsidR="00510795" w:rsidRPr="00267F42" w:rsidRDefault="00510795" w:rsidP="00267F42">
      <w:pPr>
        <w:pStyle w:val="EnglishHangEndNoCoptic"/>
      </w:pPr>
      <w:r w:rsidRPr="00AB1781">
        <w:tab/>
        <w:t xml:space="preserve">‘Rule in the midst of </w:t>
      </w:r>
      <w:r w:rsidR="00E570CB">
        <w:t>Your</w:t>
      </w:r>
      <w:r w:rsidRPr="00AB1781">
        <w:t xml:space="preserve"> enemies.’</w:t>
      </w:r>
    </w:p>
    <w:p w14:paraId="52C6AB6E" w14:textId="77777777"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p>
    <w:p w14:paraId="2AAB874F" w14:textId="77777777" w:rsidR="00510795" w:rsidRPr="00AB1781" w:rsidRDefault="00510795" w:rsidP="00267F42">
      <w:pPr>
        <w:pStyle w:val="EnglishHangNoCoptic"/>
      </w:pPr>
      <w:r w:rsidRPr="00AB1781">
        <w:tab/>
        <w:t xml:space="preserve">in the glories of </w:t>
      </w:r>
      <w:r w:rsidR="00E570CB">
        <w:t>Your</w:t>
      </w:r>
      <w:r w:rsidRPr="00AB1781">
        <w:t xml:space="preserve"> saints.</w:t>
      </w:r>
      <w:r w:rsidRPr="00AB1781">
        <w:rPr>
          <w:rStyle w:val="FootnoteReference"/>
        </w:rPr>
        <w:footnoteReference w:id="371"/>
      </w:r>
    </w:p>
    <w:p w14:paraId="1172AE34" w14:textId="77777777" w:rsidR="00510795" w:rsidRPr="00AB1781" w:rsidRDefault="00510795" w:rsidP="00267F42">
      <w:pPr>
        <w:pStyle w:val="EnglishHangEndNoCoptic"/>
      </w:pPr>
      <w:r w:rsidRPr="00AB1781">
        <w:tab/>
        <w:t xml:space="preserve">From the womb before the dawn I begot </w:t>
      </w:r>
      <w:r w:rsidR="001040C8">
        <w:t>You</w:t>
      </w:r>
      <w:r w:rsidRPr="00AB1781">
        <w:t>.</w:t>
      </w:r>
      <w:r w:rsidRPr="00AB1781">
        <w:rPr>
          <w:rStyle w:val="FootnoteReference"/>
        </w:rPr>
        <w:footnoteReference w:id="372"/>
      </w:r>
    </w:p>
    <w:p w14:paraId="7791C5D2" w14:textId="77777777" w:rsidR="00510795" w:rsidRPr="00AB1781" w:rsidRDefault="00510795" w:rsidP="00267F42">
      <w:pPr>
        <w:pStyle w:val="EnglishHangNoCoptic"/>
      </w:pPr>
      <w:r w:rsidRPr="00AB1781">
        <w:t>4 The Lord has sworn and will not change His mind:</w:t>
      </w:r>
    </w:p>
    <w:p w14:paraId="2E5F0DB0" w14:textId="77777777" w:rsidR="00510795" w:rsidRPr="00AB1781" w:rsidRDefault="00510795" w:rsidP="00267F42">
      <w:pPr>
        <w:pStyle w:val="EnglishHangEndNoCoptic"/>
      </w:pPr>
      <w:r w:rsidRPr="00AB1781">
        <w:tab/>
        <w:t>‘</w:t>
      </w:r>
      <w:r w:rsidR="001040C8">
        <w:t>You</w:t>
      </w:r>
      <w:r w:rsidRPr="00AB1781">
        <w:t xml:space="preserve"> </w:t>
      </w:r>
      <w:r w:rsidR="00004BA4" w:rsidRPr="00AB1781">
        <w:t>are</w:t>
      </w:r>
      <w:r w:rsidRPr="00AB1781">
        <w:t xml:space="preserve"> a priest forever in the line of </w:t>
      </w:r>
      <w:r w:rsidR="00004BA4">
        <w:t>Melchis</w:t>
      </w:r>
      <w:r w:rsidR="00004BA4" w:rsidRPr="00AB1781">
        <w:t>edek</w:t>
      </w:r>
      <w:r w:rsidRPr="00AB1781">
        <w:t>.’</w:t>
      </w:r>
      <w:r w:rsidRPr="00AB1781">
        <w:rPr>
          <w:rStyle w:val="FootnoteReference"/>
        </w:rPr>
        <w:footnoteReference w:id="373"/>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77777777" w:rsidR="00510795" w:rsidRPr="00AB1781" w:rsidRDefault="00510795" w:rsidP="00267F42">
      <w:pPr>
        <w:pStyle w:val="EnglishHangEndNoCoptic"/>
      </w:pPr>
      <w:r w:rsidRPr="00AB1781">
        <w:tab/>
        <w:t>will crush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lastRenderedPageBreak/>
        <w:tab/>
        <w:t>He will crush the heads of many on earth.</w:t>
      </w:r>
    </w:p>
    <w:p w14:paraId="7637A12E" w14:textId="77777777" w:rsidR="00510795" w:rsidRPr="00AB1781" w:rsidRDefault="00510795" w:rsidP="00267F42">
      <w:pPr>
        <w:pStyle w:val="EnglishHangNoCoptic"/>
      </w:pPr>
      <w:r w:rsidRPr="00AB1781">
        <w:t>7 He will drink from the stream by the wayside;</w:t>
      </w:r>
    </w:p>
    <w:p w14:paraId="4F2F4A76" w14:textId="77777777" w:rsidR="00510795" w:rsidRPr="00267F42" w:rsidRDefault="00510795" w:rsidP="00267F42">
      <w:pPr>
        <w:pStyle w:val="EnglishHangEndNoCoptic"/>
      </w:pPr>
      <w:r w:rsidRPr="00AB1781">
        <w:tab/>
        <w:t>therefore He will lift up His head.</w:t>
      </w:r>
      <w:r w:rsidRPr="00AB1781">
        <w:rPr>
          <w:rStyle w:val="FootnoteReference"/>
        </w:rPr>
        <w:footnoteReference w:id="374"/>
      </w:r>
    </w:p>
    <w:p w14:paraId="6448684E" w14:textId="77777777" w:rsidR="00510795" w:rsidRPr="00267F42" w:rsidRDefault="00267F42" w:rsidP="00BF0205">
      <w:pPr>
        <w:pStyle w:val="Heading4"/>
      </w:pPr>
      <w:bookmarkStart w:id="991" w:name="_Ref412111792"/>
      <w:r>
        <w:t>Psalm</w:t>
      </w:r>
      <w:r w:rsidR="00510795" w:rsidRPr="00AB1781">
        <w:t xml:space="preserve"> 110</w:t>
      </w:r>
      <w:r>
        <w:t xml:space="preserve">: I will thank </w:t>
      </w:r>
      <w:r w:rsidR="001040C8">
        <w:t>You</w:t>
      </w:r>
      <w:r>
        <w:t>, O Lord, with my whole heart</w:t>
      </w:r>
      <w:bookmarkEnd w:id="991"/>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776753A8" w14:textId="77777777" w:rsidR="00510795" w:rsidRPr="00AB1781" w:rsidRDefault="00510795" w:rsidP="00267F42">
      <w:pPr>
        <w:pStyle w:val="Rubric"/>
      </w:pPr>
      <w:r w:rsidRPr="00AB1781">
        <w:t>1 (Alleluia)</w:t>
      </w:r>
    </w:p>
    <w:p w14:paraId="52014D90" w14:textId="77777777" w:rsidR="00510795" w:rsidRPr="00AB1781" w:rsidRDefault="00510795" w:rsidP="00267F42">
      <w:pPr>
        <w:pStyle w:val="EnglishHangNoCoptic"/>
      </w:pPr>
      <w:r w:rsidRPr="00AB1781">
        <w:t xml:space="preserve">I will thank </w:t>
      </w:r>
      <w:r w:rsidR="001040C8">
        <w:t>You</w:t>
      </w:r>
      <w:r w:rsidRPr="00AB1781">
        <w:t>, O Lord, with my whole heart</w:t>
      </w:r>
    </w:p>
    <w:p w14:paraId="17097F22" w14:textId="77777777" w:rsidR="00510795" w:rsidRPr="00AB1781" w:rsidRDefault="00510795" w:rsidP="00267F42">
      <w:pPr>
        <w:pStyle w:val="EnglishHangNoCoptic"/>
      </w:pPr>
      <w:r w:rsidRPr="00AB1781">
        <w:tab/>
        <w:t>in the assembly of the upright</w:t>
      </w:r>
    </w:p>
    <w:p w14:paraId="625EEB74" w14:textId="77777777" w:rsidR="00510795" w:rsidRPr="00AB1781" w:rsidRDefault="00510795" w:rsidP="00267F42">
      <w:pPr>
        <w:pStyle w:val="EnglishHangEndNoCoptic"/>
      </w:pPr>
      <w:r w:rsidRPr="00AB1781">
        <w:tab/>
        <w:t>and in the congregation.</w:t>
      </w:r>
    </w:p>
    <w:p w14:paraId="6E7BB281" w14:textId="77777777" w:rsidR="00510795" w:rsidRPr="00AB1781" w:rsidRDefault="00510795" w:rsidP="00267F42">
      <w:pPr>
        <w:pStyle w:val="EnglishHangNoCoptic"/>
      </w:pPr>
      <w:r w:rsidRPr="00AB1781">
        <w:t>2 Great are the works of the Lord,</w:t>
      </w:r>
    </w:p>
    <w:p w14:paraId="1A7BF840" w14:textId="77777777" w:rsidR="00510795" w:rsidRPr="00AB1781" w:rsidRDefault="00510795" w:rsidP="00267F42">
      <w:pPr>
        <w:pStyle w:val="EnglishHangEndNoCoptic"/>
      </w:pPr>
      <w:r w:rsidRPr="00AB1781">
        <w:tab/>
        <w:t>adapted to all His purposes.</w:t>
      </w:r>
    </w:p>
    <w:p w14:paraId="20EF6C9E" w14:textId="77777777" w:rsidR="00510795" w:rsidRPr="00AB1781" w:rsidRDefault="00510795" w:rsidP="00267F42">
      <w:pPr>
        <w:pStyle w:val="EnglishHangNoCoptic"/>
      </w:pPr>
      <w:r w:rsidRPr="00AB1781">
        <w:t>3 His work is filled with glory and majesty,</w:t>
      </w:r>
    </w:p>
    <w:p w14:paraId="1C26BA2C" w14:textId="77777777" w:rsidR="00510795" w:rsidRPr="00AB1781" w:rsidRDefault="00510795" w:rsidP="00267F42">
      <w:pPr>
        <w:pStyle w:val="EnglishHangEndNoCoptic"/>
      </w:pPr>
      <w:r w:rsidRPr="00AB1781">
        <w:tab/>
        <w:t>and His righteousness endures for ever.</w:t>
      </w:r>
    </w:p>
    <w:p w14:paraId="14C0FC7C" w14:textId="77777777" w:rsidR="00510795" w:rsidRPr="00AB1781" w:rsidRDefault="00510795" w:rsidP="00267F42">
      <w:pPr>
        <w:pStyle w:val="EnglishHangNoCoptic"/>
      </w:pPr>
      <w:r w:rsidRPr="00AB1781">
        <w:t>4 He has made a memorial of His wonders;</w:t>
      </w:r>
      <w:r w:rsidRPr="00AB1781">
        <w:rPr>
          <w:rStyle w:val="FootnoteReference"/>
        </w:rPr>
        <w:footnoteReference w:id="375"/>
      </w:r>
    </w:p>
    <w:p w14:paraId="4AA2D3FF" w14:textId="77777777" w:rsidR="00510795" w:rsidRPr="00AB1781" w:rsidRDefault="00510795" w:rsidP="00267F42">
      <w:pPr>
        <w:pStyle w:val="EnglishHangEndNoCoptic"/>
      </w:pPr>
      <w:r w:rsidRPr="00AB1781">
        <w:tab/>
        <w:t>merciful and compassionate is the Lord.</w:t>
      </w:r>
    </w:p>
    <w:p w14:paraId="63ABCB41" w14:textId="77777777" w:rsidR="00510795" w:rsidRPr="00AB1781" w:rsidRDefault="00510795" w:rsidP="00267F42">
      <w:pPr>
        <w:pStyle w:val="EnglishHangNoCoptic"/>
      </w:pPr>
      <w:r w:rsidRPr="00AB1781">
        <w:t>5 He gives food to those who fear Him;</w:t>
      </w:r>
    </w:p>
    <w:p w14:paraId="50A172D9" w14:textId="77777777" w:rsidR="00510795" w:rsidRPr="00AB1781" w:rsidRDefault="00510795" w:rsidP="00267F42">
      <w:pPr>
        <w:pStyle w:val="EnglishHangEndNoCoptic"/>
      </w:pPr>
      <w:r w:rsidRPr="00AB1781">
        <w:tab/>
        <w:t>He will ever be mindful of His covenant.</w:t>
      </w:r>
      <w:r w:rsidRPr="00AB1781">
        <w:rPr>
          <w:rStyle w:val="FootnoteReference"/>
        </w:rPr>
        <w:footnoteReference w:id="376"/>
      </w:r>
    </w:p>
    <w:p w14:paraId="5CBFE0CC" w14:textId="77777777" w:rsidR="00510795" w:rsidRPr="00AB1781" w:rsidRDefault="00510795" w:rsidP="00267F42">
      <w:pPr>
        <w:pStyle w:val="EnglishHangNoCoptic"/>
      </w:pPr>
      <w:r w:rsidRPr="00AB1781">
        <w:t>6 He has shown His people the power of His works</w:t>
      </w:r>
    </w:p>
    <w:p w14:paraId="481FD683" w14:textId="77777777" w:rsidR="00510795" w:rsidRPr="00AB1781" w:rsidRDefault="00510795" w:rsidP="00267F42">
      <w:pPr>
        <w:pStyle w:val="EnglishHangEndNoCoptic"/>
      </w:pPr>
      <w:r w:rsidRPr="00AB1781">
        <w:tab/>
        <w:t>by giving them possession of the nations.</w:t>
      </w:r>
    </w:p>
    <w:p w14:paraId="087548B8" w14:textId="77777777" w:rsidR="00510795" w:rsidRPr="00AB1781" w:rsidRDefault="00510795" w:rsidP="00267F42">
      <w:pPr>
        <w:pStyle w:val="EnglishHangNoCoptic"/>
      </w:pPr>
      <w:r w:rsidRPr="00AB1781">
        <w:t>7 The works of His hands are truth and justice;</w:t>
      </w:r>
    </w:p>
    <w:p w14:paraId="16736841" w14:textId="77777777" w:rsidR="00510795" w:rsidRPr="00267F42" w:rsidRDefault="00510795" w:rsidP="00267F42">
      <w:pPr>
        <w:pStyle w:val="EnglishHangEndNoCoptic"/>
      </w:pPr>
      <w:r w:rsidRPr="00AB1781">
        <w:tab/>
        <w:t>all His commandments are sure.</w:t>
      </w:r>
    </w:p>
    <w:p w14:paraId="64733BEF" w14:textId="77777777" w:rsidR="00510795" w:rsidRPr="00AB1781" w:rsidRDefault="00510795" w:rsidP="00267F42">
      <w:pPr>
        <w:pStyle w:val="EnglishHangNoCoptic"/>
      </w:pPr>
      <w:r w:rsidRPr="00AB1781">
        <w:t>8 They are fixed throughout the ages;</w:t>
      </w:r>
    </w:p>
    <w:p w14:paraId="33CF341D" w14:textId="77777777" w:rsidR="00510795" w:rsidRPr="00AB1781" w:rsidRDefault="00510795" w:rsidP="00267F42">
      <w:pPr>
        <w:pStyle w:val="EnglishHangEndNoCoptic"/>
      </w:pPr>
      <w:r w:rsidRPr="00AB1781">
        <w:tab/>
        <w:t>they are made in truth and justice.</w:t>
      </w:r>
    </w:p>
    <w:p w14:paraId="2F0F12C7" w14:textId="77777777" w:rsidR="00510795" w:rsidRPr="00AB1781" w:rsidRDefault="00510795" w:rsidP="00267F42">
      <w:pPr>
        <w:pStyle w:val="EnglishHangNoCoptic"/>
      </w:pPr>
      <w:r w:rsidRPr="00AB1781">
        <w:t>9 He sent redemption to His people;</w:t>
      </w:r>
    </w:p>
    <w:p w14:paraId="705038C0" w14:textId="77777777" w:rsidR="00510795" w:rsidRPr="00AB1781" w:rsidRDefault="00510795" w:rsidP="00267F42">
      <w:pPr>
        <w:pStyle w:val="EnglishHangNoCoptic"/>
      </w:pPr>
      <w:r w:rsidRPr="00AB1781">
        <w:lastRenderedPageBreak/>
        <w:tab/>
        <w:t>He has commanded His covenant for ever.</w:t>
      </w:r>
    </w:p>
    <w:p w14:paraId="509E237F" w14:textId="77777777" w:rsidR="00510795" w:rsidRPr="00AB1781" w:rsidRDefault="00510795" w:rsidP="00267F42">
      <w:pPr>
        <w:pStyle w:val="EnglishHangEndNoCoptic"/>
      </w:pPr>
      <w:r w:rsidRPr="00AB1781">
        <w:tab/>
        <w:t>Holy and terrible is His name.</w:t>
      </w:r>
    </w:p>
    <w:p w14:paraId="5DC4A1D1" w14:textId="77777777" w:rsidR="00510795" w:rsidRPr="00AB1781" w:rsidRDefault="00510795" w:rsidP="00267F42">
      <w:pPr>
        <w:pStyle w:val="EnglishHangNoCoptic"/>
      </w:pPr>
      <w:r w:rsidRPr="00AB1781">
        <w:t>10 The fear of the Lord is the beginning</w:t>
      </w:r>
      <w:r w:rsidRPr="00AB1781">
        <w:rPr>
          <w:rStyle w:val="FootnoteReference"/>
        </w:rPr>
        <w:footnoteReference w:id="377"/>
      </w:r>
      <w:r w:rsidRPr="00AB1781">
        <w:t xml:space="preserve"> of wisdom,</w:t>
      </w:r>
    </w:p>
    <w:p w14:paraId="5B80B13B" w14:textId="77777777" w:rsidR="00510795" w:rsidRPr="00AB1781" w:rsidRDefault="00510795" w:rsidP="00267F42">
      <w:pPr>
        <w:pStyle w:val="EnglishHangNoCoptic"/>
      </w:pPr>
      <w:r w:rsidRPr="00AB1781">
        <w:tab/>
        <w:t>and all who do this have a good understanding.</w:t>
      </w:r>
      <w:r w:rsidRPr="00AB1781">
        <w:rPr>
          <w:rStyle w:val="FootnoteReference"/>
        </w:rPr>
        <w:footnoteReference w:id="378"/>
      </w:r>
    </w:p>
    <w:p w14:paraId="731C0A42" w14:textId="77777777" w:rsidR="00510795" w:rsidRPr="00267F42" w:rsidRDefault="00510795" w:rsidP="00267F42">
      <w:pPr>
        <w:pStyle w:val="EnglishHangEndNoCoptic"/>
      </w:pPr>
      <w:r w:rsidRPr="00AB1781">
        <w:tab/>
        <w:t>His praise continues throughout the ages.</w:t>
      </w:r>
    </w:p>
    <w:p w14:paraId="15C2806A" w14:textId="77777777" w:rsidR="00510795" w:rsidRPr="00267F42" w:rsidRDefault="00267F42" w:rsidP="00BF0205">
      <w:pPr>
        <w:pStyle w:val="Heading4"/>
      </w:pPr>
      <w:bookmarkStart w:id="992" w:name="_Ref412111806"/>
      <w:r>
        <w:t>Psalm</w:t>
      </w:r>
      <w:r w:rsidR="00510795" w:rsidRPr="00AB1781">
        <w:t xml:space="preserve"> 111</w:t>
      </w:r>
      <w:r>
        <w:t>: Blessed is the man who fears the Lord</w:t>
      </w:r>
      <w:bookmarkEnd w:id="992"/>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D18353E" w14:textId="77777777" w:rsidR="00510795" w:rsidRPr="00AB1781" w:rsidRDefault="00510795" w:rsidP="00267F42">
      <w:pPr>
        <w:pStyle w:val="Rubric"/>
      </w:pPr>
      <w:r w:rsidRPr="00AB1781">
        <w:t>1 (Alleluia)</w:t>
      </w:r>
    </w:p>
    <w:p w14:paraId="04BF8489" w14:textId="77777777" w:rsidR="00510795" w:rsidRPr="00AB1781" w:rsidRDefault="00510795" w:rsidP="00267F42">
      <w:pPr>
        <w:pStyle w:val="EnglishHangNoCoptic"/>
      </w:pPr>
      <w:r w:rsidRPr="00AB1781">
        <w:t>Blessed is the man who fears the Lord,</w:t>
      </w:r>
    </w:p>
    <w:p w14:paraId="424C3CA8" w14:textId="77777777" w:rsidR="00510795" w:rsidRPr="00AB1781" w:rsidRDefault="00510795" w:rsidP="00267F42">
      <w:pPr>
        <w:pStyle w:val="EnglishHangEndNoCoptic"/>
      </w:pPr>
      <w:r w:rsidRPr="00AB1781">
        <w:tab/>
        <w:t>who takes great delight in His commandments.</w:t>
      </w:r>
    </w:p>
    <w:p w14:paraId="01BFDE6A" w14:textId="77777777" w:rsidR="00510795" w:rsidRPr="00AB1781" w:rsidRDefault="00510795" w:rsidP="00267F42">
      <w:pPr>
        <w:pStyle w:val="EnglishHangNoCoptic"/>
      </w:pPr>
      <w:r w:rsidRPr="00AB1781">
        <w:t>2 His sons will be powerful on earth;</w:t>
      </w:r>
    </w:p>
    <w:p w14:paraId="38C432C5" w14:textId="77777777" w:rsidR="00510795" w:rsidRPr="00AB1781" w:rsidRDefault="00510795" w:rsidP="00267F42">
      <w:pPr>
        <w:pStyle w:val="EnglishHangEndNoCoptic"/>
      </w:pPr>
      <w:r w:rsidRPr="00AB1781">
        <w:tab/>
        <w:t>the children of the upright are blessed.</w:t>
      </w:r>
    </w:p>
    <w:p w14:paraId="59DC7420" w14:textId="77777777" w:rsidR="00510795" w:rsidRPr="00AB1781" w:rsidRDefault="00510795" w:rsidP="00267F42">
      <w:pPr>
        <w:pStyle w:val="EnglishHangNoCoptic"/>
      </w:pPr>
      <w:r w:rsidRPr="00AB1781">
        <w:t>3 Glory and riches are in his house,</w:t>
      </w:r>
    </w:p>
    <w:p w14:paraId="795FE82E" w14:textId="77777777" w:rsidR="00510795" w:rsidRPr="00AB1781" w:rsidRDefault="00510795" w:rsidP="00267F42">
      <w:pPr>
        <w:pStyle w:val="EnglishHangEndNoCoptic"/>
      </w:pPr>
      <w:r w:rsidRPr="00AB1781">
        <w:tab/>
        <w:t>and his righteousness endures for ever.</w:t>
      </w:r>
    </w:p>
    <w:p w14:paraId="6F5B36E0" w14:textId="77777777" w:rsidR="00510795" w:rsidRPr="00AB1781" w:rsidRDefault="00510795" w:rsidP="00267F42">
      <w:pPr>
        <w:pStyle w:val="EnglishHangNoCoptic"/>
      </w:pPr>
      <w:r w:rsidRPr="00AB1781">
        <w:t>4 He shines as a light in the dark for the upright:</w:t>
      </w:r>
    </w:p>
    <w:p w14:paraId="19552D7B" w14:textId="77777777" w:rsidR="00510795" w:rsidRPr="00AB1781" w:rsidRDefault="00510795" w:rsidP="00267F42">
      <w:pPr>
        <w:pStyle w:val="EnglishHangEndNoCoptic"/>
      </w:pPr>
      <w:r w:rsidRPr="00AB1781">
        <w:tab/>
        <w:t>merciful, compassionate and just.</w:t>
      </w:r>
    </w:p>
    <w:p w14:paraId="73BE9621" w14:textId="77777777" w:rsidR="00510795" w:rsidRPr="00AB1781" w:rsidRDefault="00510795" w:rsidP="00267F42">
      <w:pPr>
        <w:pStyle w:val="EnglishHangNoCoptic"/>
      </w:pPr>
      <w:r w:rsidRPr="00AB1781">
        <w:t>5 A good man shows compassion and lends;</w:t>
      </w:r>
    </w:p>
    <w:p w14:paraId="71927702" w14:textId="77777777" w:rsidR="00510795" w:rsidRPr="00AB1781" w:rsidRDefault="00510795" w:rsidP="00267F42">
      <w:pPr>
        <w:pStyle w:val="EnglishHangEndNoCoptic"/>
      </w:pPr>
      <w:r w:rsidRPr="00AB1781">
        <w:tab/>
        <w:t>he conducts his affairs with justice.</w:t>
      </w:r>
    </w:p>
    <w:p w14:paraId="1AEC6DDB" w14:textId="77777777" w:rsidR="00510795" w:rsidRPr="00AB1781" w:rsidRDefault="00510795" w:rsidP="00267F42">
      <w:pPr>
        <w:pStyle w:val="EnglishHangNoCoptic"/>
      </w:pPr>
      <w:r w:rsidRPr="00AB1781">
        <w:t>6 For he will never be shaken;</w:t>
      </w:r>
    </w:p>
    <w:p w14:paraId="7B3F3436" w14:textId="77777777" w:rsidR="00510795" w:rsidRPr="00AB1781" w:rsidRDefault="00510795" w:rsidP="00267F42">
      <w:pPr>
        <w:pStyle w:val="EnglishHangEndNoCoptic"/>
      </w:pPr>
      <w:r w:rsidRPr="00AB1781">
        <w:tab/>
        <w:t>the righteous will live in eternal remembrance.</w:t>
      </w:r>
    </w:p>
    <w:p w14:paraId="42C2EAA9" w14:textId="77777777" w:rsidR="00510795" w:rsidRPr="00AB1781" w:rsidRDefault="00510795" w:rsidP="00267F42">
      <w:pPr>
        <w:pStyle w:val="EnglishHangNoCoptic"/>
      </w:pPr>
      <w:r w:rsidRPr="00AB1781">
        <w:t>7 He is not afraid of bad tidings;</w:t>
      </w:r>
    </w:p>
    <w:p w14:paraId="4AB136BA" w14:textId="77777777" w:rsidR="00510795" w:rsidRPr="00AB1781" w:rsidRDefault="00510795" w:rsidP="00267F42">
      <w:pPr>
        <w:pStyle w:val="EnglishHangEndNoCoptic"/>
      </w:pPr>
      <w:r w:rsidRPr="00AB1781">
        <w:tab/>
        <w:t>his heart is resolved to trust in the Lord.</w:t>
      </w:r>
    </w:p>
    <w:p w14:paraId="0B8D558A" w14:textId="77777777" w:rsidR="00510795" w:rsidRPr="00AB1781" w:rsidRDefault="00510795" w:rsidP="00267F42">
      <w:pPr>
        <w:pStyle w:val="EnglishHangNoCoptic"/>
      </w:pPr>
      <w:r w:rsidRPr="00AB1781">
        <w:t>8 His heart is firm, he will not be afraid;</w:t>
      </w:r>
    </w:p>
    <w:p w14:paraId="48174C0D" w14:textId="77777777" w:rsidR="00510795" w:rsidRPr="00AB1781" w:rsidRDefault="00510795" w:rsidP="00267F42">
      <w:pPr>
        <w:pStyle w:val="EnglishHangEndNoCoptic"/>
      </w:pPr>
      <w:r w:rsidRPr="00AB1781">
        <w:tab/>
        <w:t>till he sees the fall of his enemies.</w:t>
      </w:r>
    </w:p>
    <w:p w14:paraId="40CD5C0D" w14:textId="77777777" w:rsidR="00510795" w:rsidRPr="00AB1781" w:rsidRDefault="00510795" w:rsidP="00267F42">
      <w:pPr>
        <w:pStyle w:val="EnglishHangNoCoptic"/>
      </w:pPr>
      <w:r w:rsidRPr="00AB1781">
        <w:t>9 He distributes freely, he gives to the poor;</w:t>
      </w:r>
    </w:p>
    <w:p w14:paraId="21512395" w14:textId="77777777" w:rsidR="00510795" w:rsidRPr="00AB1781" w:rsidRDefault="00510795" w:rsidP="00267F42">
      <w:pPr>
        <w:pStyle w:val="EnglishHangNoCoptic"/>
      </w:pPr>
      <w:r w:rsidRPr="00AB1781">
        <w:tab/>
        <w:t>his goodness continues for ever,</w:t>
      </w:r>
    </w:p>
    <w:p w14:paraId="40CEE232" w14:textId="77777777" w:rsidR="00510795" w:rsidRPr="00AB1781" w:rsidRDefault="00510795" w:rsidP="00267F42">
      <w:pPr>
        <w:pStyle w:val="EnglishHangEndNoCoptic"/>
      </w:pPr>
      <w:r w:rsidRPr="00AB1781">
        <w:tab/>
        <w:t>he is raised to power and glory.</w:t>
      </w:r>
    </w:p>
    <w:p w14:paraId="5BC8748D" w14:textId="77777777" w:rsidR="00510795" w:rsidRPr="00AB1781" w:rsidRDefault="00510795" w:rsidP="00267F42">
      <w:pPr>
        <w:pStyle w:val="EnglishHangNoCoptic"/>
      </w:pPr>
      <w:r w:rsidRPr="00AB1781">
        <w:t>10 The sinner sees and rages;</w:t>
      </w:r>
    </w:p>
    <w:p w14:paraId="342C1DA4" w14:textId="77777777" w:rsidR="00510795" w:rsidRPr="00AB1781" w:rsidRDefault="00510795" w:rsidP="00267F42">
      <w:pPr>
        <w:pStyle w:val="EnglishHangNoCoptic"/>
      </w:pPr>
      <w:r w:rsidRPr="00AB1781">
        <w:lastRenderedPageBreak/>
        <w:tab/>
        <w:t>he grinds his teeth and pines away;</w:t>
      </w:r>
    </w:p>
    <w:p w14:paraId="1B79DCF2" w14:textId="77777777" w:rsidR="00510795" w:rsidRDefault="00510795" w:rsidP="00267F42">
      <w:pPr>
        <w:pStyle w:val="EnglishHangEndNoCoptic"/>
      </w:pPr>
      <w:r w:rsidRPr="00AB1781">
        <w:tab/>
        <w:t>the desire of the sinner will perish.</w:t>
      </w:r>
      <w:r w:rsidRPr="00AB1781">
        <w:rPr>
          <w:rStyle w:val="FootnoteReference"/>
        </w:rPr>
        <w:footnoteReference w:id="379"/>
      </w:r>
    </w:p>
    <w:p w14:paraId="1E58A19B" w14:textId="1D54EC8C" w:rsidR="003A7286" w:rsidRPr="00267F42" w:rsidRDefault="003A7286" w:rsidP="003A7286">
      <w:pPr>
        <w:pStyle w:val="Rubric"/>
      </w:pPr>
      <w:r>
        <w:t>Glory…</w:t>
      </w:r>
    </w:p>
    <w:p w14:paraId="2D1DE484" w14:textId="77777777" w:rsidR="00510795" w:rsidRPr="00267F42" w:rsidRDefault="00075EAD" w:rsidP="00BF0205">
      <w:pPr>
        <w:pStyle w:val="Heading4"/>
      </w:pPr>
      <w:bookmarkStart w:id="993"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380"/>
      </w:r>
      <w:r w:rsidR="00267F42">
        <w:t>: Praise the Lord, you children</w:t>
      </w:r>
      <w:bookmarkEnd w:id="993"/>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777777" w:rsidR="00F14AA6" w:rsidRDefault="00F14AA6" w:rsidP="00267F42">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w:t>
      </w: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p>
    <w:p w14:paraId="5E24CDDF" w14:textId="77777777" w:rsidR="00510795" w:rsidRPr="00AB1781" w:rsidRDefault="00510795" w:rsidP="00267F42">
      <w:pPr>
        <w:pStyle w:val="Rubric"/>
      </w:pPr>
      <w:r w:rsidRPr="00AB1781">
        <w:t>1 (Alleluia)</w:t>
      </w:r>
    </w:p>
    <w:p w14:paraId="44FAD42E" w14:textId="77777777" w:rsidR="00510795" w:rsidRPr="00AB1781" w:rsidRDefault="00510795" w:rsidP="00267F42">
      <w:pPr>
        <w:pStyle w:val="EnglishHangNoCoptic"/>
      </w:pPr>
      <w:r w:rsidRPr="00AB1781">
        <w:t>Praise the Lord, you children!</w:t>
      </w:r>
    </w:p>
    <w:p w14:paraId="65AABF53" w14:textId="77777777" w:rsidR="00510795" w:rsidRPr="00AB1781" w:rsidRDefault="00510795" w:rsidP="00267F42">
      <w:pPr>
        <w:pStyle w:val="EnglishHangEndNoCoptic"/>
      </w:pPr>
      <w:r w:rsidRPr="00AB1781">
        <w:tab/>
        <w:t>Praise the name of the Lord.</w:t>
      </w:r>
    </w:p>
    <w:p w14:paraId="627AD274" w14:textId="77777777" w:rsidR="00510795" w:rsidRPr="00AB1781" w:rsidRDefault="00510795" w:rsidP="00267F42">
      <w:pPr>
        <w:pStyle w:val="EnglishHangNoCoptic"/>
      </w:pPr>
      <w:r w:rsidRPr="00AB1781">
        <w:t>2 Blessed be the name of the Lord</w:t>
      </w:r>
    </w:p>
    <w:p w14:paraId="1CE89D49" w14:textId="77777777" w:rsidR="00510795" w:rsidRPr="00AB1781" w:rsidRDefault="00510795" w:rsidP="00267F42">
      <w:pPr>
        <w:pStyle w:val="EnglishHangEndNoCoptic"/>
      </w:pPr>
      <w:r w:rsidRPr="00AB1781">
        <w:tab/>
        <w:t>from this time forth and for evermore.</w:t>
      </w:r>
    </w:p>
    <w:p w14:paraId="22E6B7A3" w14:textId="77777777" w:rsidR="00510795" w:rsidRPr="00AB1781" w:rsidRDefault="00510795" w:rsidP="00267F42">
      <w:pPr>
        <w:pStyle w:val="EnglishHangNoCoptic"/>
      </w:pPr>
      <w:r w:rsidRPr="00AB1781">
        <w:t>3 From sunrise to sunset</w:t>
      </w:r>
    </w:p>
    <w:p w14:paraId="081FB1F3" w14:textId="77777777" w:rsidR="00510795" w:rsidRPr="00AB1781" w:rsidRDefault="00510795" w:rsidP="00267F42">
      <w:pPr>
        <w:pStyle w:val="EnglishHangEndNoCoptic"/>
      </w:pPr>
      <w:r w:rsidRPr="00AB1781">
        <w:tab/>
        <w:t>may the Lord’s name be praised.</w:t>
      </w:r>
    </w:p>
    <w:p w14:paraId="42FA6090" w14:textId="77777777" w:rsidR="00510795" w:rsidRPr="00AB1781" w:rsidRDefault="00510795" w:rsidP="00267F42">
      <w:pPr>
        <w:pStyle w:val="EnglishHangNoCoptic"/>
      </w:pPr>
      <w:r w:rsidRPr="00AB1781">
        <w:t>4 The Lord is supreme over all the nations;</w:t>
      </w:r>
    </w:p>
    <w:p w14:paraId="1A575160" w14:textId="77777777" w:rsidR="00510795" w:rsidRPr="00AB1781" w:rsidRDefault="00510795" w:rsidP="00267F42">
      <w:pPr>
        <w:pStyle w:val="EnglishHangEndNoCoptic"/>
      </w:pPr>
      <w:r w:rsidRPr="00AB1781">
        <w:tab/>
        <w:t>His glory is beyond the heavens.</w:t>
      </w:r>
    </w:p>
    <w:p w14:paraId="22D99A48" w14:textId="77777777" w:rsidR="00510795" w:rsidRPr="00AB1781" w:rsidRDefault="00510795" w:rsidP="00267F42">
      <w:pPr>
        <w:pStyle w:val="EnglishHangNoCoptic"/>
      </w:pPr>
      <w:r w:rsidRPr="00AB1781">
        <w:t>5 Who is like the Lord our God,</w:t>
      </w:r>
    </w:p>
    <w:p w14:paraId="11007DCC" w14:textId="77777777" w:rsidR="00510795" w:rsidRPr="00AB1781" w:rsidRDefault="00510795" w:rsidP="00267F42">
      <w:pPr>
        <w:pStyle w:val="EnglishHangEndNoCoptic"/>
      </w:pPr>
      <w:r w:rsidRPr="00AB1781">
        <w:tab/>
        <w:t>Who makes His home on high,</w:t>
      </w:r>
    </w:p>
    <w:p w14:paraId="5AE6B314" w14:textId="77777777" w:rsidR="00510795" w:rsidRPr="00AB1781" w:rsidRDefault="00510795" w:rsidP="00267F42">
      <w:pPr>
        <w:pStyle w:val="EnglishHangNoCoptic"/>
      </w:pPr>
      <w:r w:rsidRPr="00AB1781">
        <w:t>6 yet watches over the humble things</w:t>
      </w:r>
    </w:p>
    <w:p w14:paraId="5F70FA67" w14:textId="77777777" w:rsidR="00510795" w:rsidRPr="00AB1781" w:rsidRDefault="00510795" w:rsidP="00267F42">
      <w:pPr>
        <w:pStyle w:val="EnglishHangEndNoCoptic"/>
      </w:pPr>
      <w:r w:rsidRPr="00AB1781">
        <w:tab/>
        <w:t>in heaven and on earth?</w:t>
      </w:r>
    </w:p>
    <w:p w14:paraId="0C433017" w14:textId="77777777" w:rsidR="00510795" w:rsidRPr="00AB1781" w:rsidRDefault="00510795" w:rsidP="00267F42">
      <w:pPr>
        <w:pStyle w:val="EnglishHangNoCoptic"/>
      </w:pPr>
      <w:r w:rsidRPr="00AB1781">
        <w:t>7 He raises the poor from the earth</w:t>
      </w:r>
    </w:p>
    <w:p w14:paraId="0898A0B3" w14:textId="77777777" w:rsidR="00510795" w:rsidRPr="00AB1781" w:rsidRDefault="00510795" w:rsidP="00267F42">
      <w:pPr>
        <w:pStyle w:val="EnglishHangEndNoCoptic"/>
      </w:pPr>
      <w:r w:rsidRPr="00AB1781">
        <w:tab/>
        <w:t>and lifts the needy from the dunghill,</w:t>
      </w:r>
    </w:p>
    <w:p w14:paraId="6259AB4C" w14:textId="77777777" w:rsidR="00510795" w:rsidRPr="00AB1781" w:rsidRDefault="00510795" w:rsidP="00267F42">
      <w:pPr>
        <w:pStyle w:val="EnglishHangNoCoptic"/>
      </w:pPr>
      <w:r w:rsidRPr="00AB1781">
        <w:t>8 to seat him with princes,</w:t>
      </w:r>
    </w:p>
    <w:p w14:paraId="250D6C43" w14:textId="77777777" w:rsidR="00510795" w:rsidRPr="00AB1781" w:rsidRDefault="00510795" w:rsidP="00267F42">
      <w:pPr>
        <w:pStyle w:val="EnglishHangEndNoCoptic"/>
      </w:pPr>
      <w:r w:rsidRPr="00AB1781">
        <w:tab/>
        <w:t>with the rulers of His people.</w:t>
      </w:r>
    </w:p>
    <w:p w14:paraId="0EFEFE2A" w14:textId="77777777" w:rsidR="00510795" w:rsidRPr="00AB1781" w:rsidRDefault="00510795" w:rsidP="00267F42">
      <w:pPr>
        <w:pStyle w:val="EnglishHangNoCoptic"/>
      </w:pPr>
      <w:r w:rsidRPr="00AB1781">
        <w:t>9 He settles the barren woman in a home</w:t>
      </w:r>
    </w:p>
    <w:p w14:paraId="67695118" w14:textId="77777777" w:rsidR="00510795" w:rsidRPr="00267F42" w:rsidRDefault="00510795" w:rsidP="00267F42">
      <w:pPr>
        <w:pStyle w:val="EnglishHangEndNoCoptic"/>
      </w:pPr>
      <w:r w:rsidRPr="00AB1781">
        <w:tab/>
        <w:t>as a happy mother with her children.</w:t>
      </w:r>
    </w:p>
    <w:p w14:paraId="4E58FCA1" w14:textId="77777777" w:rsidR="00510795" w:rsidRPr="00267F42" w:rsidRDefault="00267F42" w:rsidP="00BF0205">
      <w:pPr>
        <w:pStyle w:val="Heading4"/>
      </w:pPr>
      <w:r>
        <w:lastRenderedPageBreak/>
        <w:t>Psalm</w:t>
      </w:r>
      <w:r w:rsidR="00510795" w:rsidRPr="00AB1781">
        <w:t xml:space="preserve"> 113</w:t>
      </w:r>
      <w:r>
        <w:t>: When Israel came out of Egypt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77777777" w:rsidR="00510795" w:rsidRPr="00AB1781" w:rsidRDefault="00510795" w:rsidP="00267F42">
      <w:pPr>
        <w:pStyle w:val="EnglishHangNoCoptic"/>
      </w:pPr>
      <w:r w:rsidRPr="00AB1781">
        <w:t>When Israel came out of Egypt,</w:t>
      </w:r>
    </w:p>
    <w:p w14:paraId="26FF5818" w14:textId="77777777" w:rsidR="00510795" w:rsidRPr="00AB1781" w:rsidRDefault="00510795" w:rsidP="00267F42">
      <w:pPr>
        <w:pStyle w:val="EnglishHangEndNoCoptic"/>
      </w:pPr>
      <w:r w:rsidRPr="00AB1781">
        <w:tab/>
        <w:t>the house of Jacob from a barbarous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381"/>
      </w:r>
    </w:p>
    <w:p w14:paraId="2679BB4D" w14:textId="77777777" w:rsidR="00510795" w:rsidRPr="00AB1781" w:rsidRDefault="00510795" w:rsidP="00267F42">
      <w:pPr>
        <w:pStyle w:val="EnglishHangEndNoCoptic"/>
      </w:pPr>
      <w:r w:rsidRPr="00AB1781">
        <w:tab/>
        <w:t>Israel His domain.</w:t>
      </w:r>
    </w:p>
    <w:p w14:paraId="27134EEB" w14:textId="77777777" w:rsidR="00510795" w:rsidRPr="00AB1781" w:rsidRDefault="00510795" w:rsidP="00267F42">
      <w:pPr>
        <w:pStyle w:val="EnglishHangNoCoptic"/>
      </w:pPr>
      <w:r w:rsidRPr="00AB1781">
        <w:t>3 The sea saw and took to flight;</w:t>
      </w:r>
      <w:r w:rsidRPr="00AB1781">
        <w:rPr>
          <w:rStyle w:val="FootnoteReference"/>
        </w:rPr>
        <w:footnoteReference w:id="382"/>
      </w:r>
    </w:p>
    <w:p w14:paraId="2AC74DF6" w14:textId="77777777" w:rsidR="00510795" w:rsidRPr="00267F42" w:rsidRDefault="00510795" w:rsidP="00267F42">
      <w:pPr>
        <w:pStyle w:val="EnglishHangEndNoCoptic"/>
      </w:pPr>
      <w:r w:rsidRPr="00AB1781">
        <w:tab/>
        <w:t>Jordan turned back at the sight.</w:t>
      </w:r>
    </w:p>
    <w:p w14:paraId="3B069FDF" w14:textId="77777777" w:rsidR="00510795" w:rsidRPr="00AB1781" w:rsidRDefault="00510795" w:rsidP="00267F42">
      <w:pPr>
        <w:pStyle w:val="EnglishHangNoCoptic"/>
      </w:pPr>
      <w:r w:rsidRPr="00AB1781">
        <w:t>4 The mountains skipped like rams</w:t>
      </w:r>
    </w:p>
    <w:p w14:paraId="08300F1F" w14:textId="77777777" w:rsidR="00510795" w:rsidRPr="00AB1781" w:rsidRDefault="00510795" w:rsidP="00267F42">
      <w:pPr>
        <w:pStyle w:val="EnglishHangEndNoCoptic"/>
      </w:pPr>
      <w:r w:rsidRPr="00AB1781">
        <w:tab/>
        <w:t>and the little hills like lambs.</w:t>
      </w:r>
    </w:p>
    <w:p w14:paraId="36C0DB53" w14:textId="77777777" w:rsidR="00510795" w:rsidRPr="00AB1781" w:rsidRDefault="00510795" w:rsidP="00267F42">
      <w:pPr>
        <w:pStyle w:val="EnglishHangNoCoptic"/>
      </w:pPr>
      <w:r w:rsidRPr="00AB1781">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77777777" w:rsidR="00510795" w:rsidRPr="00AB1781" w:rsidRDefault="00510795" w:rsidP="00267F42">
      <w:pPr>
        <w:pStyle w:val="EnglishHangNoCoptic"/>
      </w:pPr>
      <w:r w:rsidRPr="00AB1781">
        <w:t>6 Why did you mountains skip like rams</w:t>
      </w:r>
    </w:p>
    <w:p w14:paraId="7DE50877" w14:textId="77777777" w:rsidR="00510795" w:rsidRPr="00AB1781" w:rsidRDefault="00267F42" w:rsidP="00267F42">
      <w:pPr>
        <w:pStyle w:val="EnglishHangEndNoCoptic"/>
      </w:pPr>
      <w:r>
        <w:tab/>
        <w:t>and you little hills like la</w:t>
      </w:r>
      <w:r w:rsidR="00510795" w:rsidRPr="00AB1781">
        <w:t>mbs?</w:t>
      </w:r>
    </w:p>
    <w:p w14:paraId="5682ABC0" w14:textId="77777777" w:rsidR="00510795" w:rsidRPr="00AB1781" w:rsidRDefault="00510795" w:rsidP="00267F42">
      <w:pPr>
        <w:pStyle w:val="EnglishHangNoCoptic"/>
      </w:pPr>
      <w:r w:rsidRPr="00AB1781">
        <w:t>7 The earth rocked</w:t>
      </w:r>
      <w:r w:rsidRPr="00AB1781">
        <w:rPr>
          <w:rStyle w:val="FootnoteReference"/>
        </w:rPr>
        <w:footnoteReference w:id="383"/>
      </w:r>
      <w:r w:rsidRPr="00AB1781">
        <w:t xml:space="preserve"> at the presence of the Lord,</w:t>
      </w:r>
    </w:p>
    <w:p w14:paraId="6E03BB97" w14:textId="77777777" w:rsidR="00510795" w:rsidRPr="00AB1781" w:rsidRDefault="00510795" w:rsidP="00267F42">
      <w:pPr>
        <w:pStyle w:val="EnglishHangEndNoCoptic"/>
      </w:pPr>
      <w:r w:rsidRPr="00AB1781">
        <w:tab/>
        <w:t>at the presence of the God of Jacob,</w:t>
      </w:r>
    </w:p>
    <w:p w14:paraId="20407DB4" w14:textId="77777777" w:rsidR="00510795" w:rsidRPr="00AB1781" w:rsidRDefault="00510795" w:rsidP="00267F42">
      <w:pPr>
        <w:pStyle w:val="EnglishHangNoCoptic"/>
      </w:pPr>
      <w:r w:rsidRPr="00AB1781">
        <w:t>8 Who converts rock into pools of water</w:t>
      </w:r>
    </w:p>
    <w:p w14:paraId="652320F4" w14:textId="77777777" w:rsidR="00510795" w:rsidRPr="00267F42" w:rsidRDefault="00510795" w:rsidP="00267F42">
      <w:pPr>
        <w:pStyle w:val="EnglishHangEndNoCoptic"/>
      </w:pPr>
      <w:r w:rsidRPr="00AB1781">
        <w:tab/>
        <w:t>and flint into fountains.</w:t>
      </w:r>
    </w:p>
    <w:p w14:paraId="0FB4242F" w14:textId="77777777" w:rsidR="00510795" w:rsidRPr="00267F42" w:rsidRDefault="00510795" w:rsidP="00267F42">
      <w:pPr>
        <w:pStyle w:val="Rubric"/>
      </w:pPr>
      <w:r w:rsidRPr="00AB1781">
        <w:t>(Psalm 115 in the Hebrew version)</w:t>
      </w:r>
    </w:p>
    <w:p w14:paraId="0CDCD600" w14:textId="77777777" w:rsidR="00510795" w:rsidRPr="00AB1781" w:rsidRDefault="00510795" w:rsidP="00267F42">
      <w:pPr>
        <w:pStyle w:val="EnglishHangNoCoptic"/>
      </w:pPr>
      <w:r w:rsidRPr="00AB1781">
        <w:t>9 Not to us, O Lord, not to us,</w:t>
      </w:r>
    </w:p>
    <w:p w14:paraId="0F0A76F3" w14:textId="77777777" w:rsidR="00510795" w:rsidRPr="00AB1781" w:rsidRDefault="00510795" w:rsidP="00267F42">
      <w:pPr>
        <w:pStyle w:val="EnglishHangEndNoCoptic"/>
      </w:pPr>
      <w:r w:rsidRPr="00AB1781">
        <w:tab/>
        <w:t xml:space="preserve">but to </w:t>
      </w:r>
      <w:r w:rsidR="00E570CB">
        <w:t>Your</w:t>
      </w:r>
      <w:r w:rsidRPr="00AB1781">
        <w:t xml:space="preserve"> name give the glory,</w:t>
      </w:r>
    </w:p>
    <w:p w14:paraId="1F81FD8E" w14:textId="77777777" w:rsidR="00510795" w:rsidRPr="00AB1781" w:rsidRDefault="00510795" w:rsidP="00267F42">
      <w:pPr>
        <w:pStyle w:val="EnglishHangNoCoptic"/>
      </w:pPr>
      <w:r w:rsidRPr="00AB1781">
        <w:t xml:space="preserve">10 for the sake of </w:t>
      </w:r>
      <w:r w:rsidR="00E570CB">
        <w:t>Your</w:t>
      </w:r>
      <w:r w:rsidRPr="00AB1781">
        <w:t xml:space="preserve"> mercy and truth,</w:t>
      </w:r>
    </w:p>
    <w:p w14:paraId="58E8E9AE" w14:textId="77777777" w:rsidR="00510795" w:rsidRPr="00AB1781" w:rsidRDefault="00510795" w:rsidP="00267F42">
      <w:pPr>
        <w:pStyle w:val="EnglishHangEndNoCoptic"/>
      </w:pPr>
      <w:r w:rsidRPr="00AB1781">
        <w:tab/>
        <w:t>lest the nations say, ‘Where is their God?’</w:t>
      </w:r>
    </w:p>
    <w:p w14:paraId="7A59A1C8" w14:textId="77777777" w:rsidR="00510795" w:rsidRPr="00AB1781" w:rsidRDefault="00510795" w:rsidP="00267F42">
      <w:pPr>
        <w:pStyle w:val="EnglishHangNoCoptic"/>
      </w:pPr>
      <w:r w:rsidRPr="00AB1781">
        <w:t>11 But our God is in heaven and on earth;</w:t>
      </w:r>
    </w:p>
    <w:p w14:paraId="5BA0733C" w14:textId="77777777" w:rsidR="00510795" w:rsidRPr="00AB1781" w:rsidRDefault="00510795" w:rsidP="00267F42">
      <w:pPr>
        <w:pStyle w:val="EnglishHangEndNoCoptic"/>
      </w:pPr>
      <w:r w:rsidRPr="00AB1781">
        <w:tab/>
        <w:t>He does whatever He likes.</w:t>
      </w:r>
      <w:r w:rsidRPr="00AB1781">
        <w:rPr>
          <w:rStyle w:val="FootnoteReference"/>
        </w:rPr>
        <w:footnoteReference w:id="384"/>
      </w:r>
    </w:p>
    <w:p w14:paraId="3571AF1F" w14:textId="77777777" w:rsidR="00510795" w:rsidRPr="00AB1781" w:rsidRDefault="00510795" w:rsidP="00267F42">
      <w:pPr>
        <w:pStyle w:val="EnglishHangNoCoptic"/>
      </w:pPr>
      <w:r w:rsidRPr="00AB1781">
        <w:lastRenderedPageBreak/>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77777777" w:rsidR="00510795" w:rsidRPr="00AB1781" w:rsidRDefault="00510795" w:rsidP="00267F42">
      <w:pPr>
        <w:pStyle w:val="EnglishHangNoCoptic"/>
      </w:pPr>
      <w:r w:rsidRPr="00AB1781">
        <w:t>13 They have mouths yet cannot speak,</w:t>
      </w:r>
    </w:p>
    <w:p w14:paraId="5F429964" w14:textId="77777777" w:rsidR="00510795" w:rsidRPr="00AB1781" w:rsidRDefault="00510795" w:rsidP="00267F42">
      <w:pPr>
        <w:pStyle w:val="EnglishHangEndNoCoptic"/>
      </w:pPr>
      <w:r w:rsidRPr="00AB1781">
        <w:tab/>
        <w:t>they have eyes yet cannot see,</w:t>
      </w:r>
    </w:p>
    <w:p w14:paraId="19037BF4" w14:textId="77777777" w:rsidR="00510795" w:rsidRPr="00AB1781" w:rsidRDefault="00510795" w:rsidP="00267F42">
      <w:pPr>
        <w:pStyle w:val="EnglishHangNoCoptic"/>
      </w:pPr>
      <w:r w:rsidRPr="00AB1781">
        <w:t>14 they have ears yet cannot hear,</w:t>
      </w:r>
    </w:p>
    <w:p w14:paraId="35B70553" w14:textId="77777777" w:rsidR="00510795" w:rsidRPr="00AB1781" w:rsidRDefault="00510795" w:rsidP="00267F42">
      <w:pPr>
        <w:pStyle w:val="EnglishHangEndNoCoptic"/>
      </w:pPr>
      <w:r w:rsidRPr="00AB1781">
        <w:tab/>
        <w:t>they have noses yet cannot smell,</w:t>
      </w:r>
    </w:p>
    <w:p w14:paraId="49541825" w14:textId="77777777" w:rsidR="00510795" w:rsidRPr="00AB1781" w:rsidRDefault="00510795" w:rsidP="00267F42">
      <w:pPr>
        <w:pStyle w:val="EnglishHangNoCoptic"/>
      </w:pPr>
      <w:r w:rsidRPr="00AB1781">
        <w:t>15 they have hands yet cannot feel,</w:t>
      </w:r>
    </w:p>
    <w:p w14:paraId="3A2F18DC" w14:textId="77777777" w:rsidR="00510795" w:rsidRPr="00AB1781" w:rsidRDefault="00510795" w:rsidP="00267F42">
      <w:pPr>
        <w:pStyle w:val="EnglishHangNoCoptic"/>
      </w:pPr>
      <w:r w:rsidRPr="00AB1781">
        <w:tab/>
        <w:t>they have feet yet cannot walk,</w:t>
      </w:r>
    </w:p>
    <w:p w14:paraId="3BD98C75" w14:textId="77777777" w:rsidR="00510795" w:rsidRPr="00AB1781" w:rsidRDefault="00510795" w:rsidP="00267F42">
      <w:pPr>
        <w:pStyle w:val="EnglishHangEndNoCoptic"/>
      </w:pPr>
      <w:r w:rsidRPr="00AB1781">
        <w:tab/>
        <w:t>nor can they make a sound with their throat.</w:t>
      </w:r>
    </w:p>
    <w:p w14:paraId="23EE4ADC" w14:textId="77777777" w:rsidR="00510795" w:rsidRPr="00AB1781" w:rsidRDefault="00510795" w:rsidP="00267F42">
      <w:pPr>
        <w:pStyle w:val="EnglishHangNoCoptic"/>
      </w:pPr>
      <w:r w:rsidRPr="00AB1781">
        <w:t>16 Let those who make them be like them,</w:t>
      </w:r>
    </w:p>
    <w:p w14:paraId="07BA920C" w14:textId="77777777" w:rsidR="00510795" w:rsidRPr="00AB1781" w:rsidRDefault="00510795" w:rsidP="00267F42">
      <w:pPr>
        <w:pStyle w:val="EnglishHangEndNoCoptic"/>
      </w:pPr>
      <w:r w:rsidRPr="00AB1781">
        <w:tab/>
        <w:t>and all who trust in them.</w:t>
      </w:r>
    </w:p>
    <w:p w14:paraId="1B818BB6" w14:textId="77777777" w:rsidR="00510795" w:rsidRPr="00AB1781" w:rsidRDefault="00510795" w:rsidP="00267F42">
      <w:pPr>
        <w:pStyle w:val="EnglishHangNoCoptic"/>
      </w:pPr>
      <w:r w:rsidRPr="00AB1781">
        <w:t>17 The house of Israel trusts in the Lord;</w:t>
      </w:r>
    </w:p>
    <w:p w14:paraId="53D9852E" w14:textId="77777777" w:rsidR="00510795" w:rsidRPr="00AB1781" w:rsidRDefault="00510795" w:rsidP="00267F42">
      <w:pPr>
        <w:pStyle w:val="EnglishHangEndNoCoptic"/>
      </w:pPr>
      <w:r w:rsidRPr="00AB1781">
        <w:tab/>
        <w:t>He is their helper and protector.</w:t>
      </w:r>
    </w:p>
    <w:p w14:paraId="5AD71B2A" w14:textId="77777777" w:rsidR="00510795" w:rsidRPr="00AB1781" w:rsidRDefault="00510795" w:rsidP="00267F42">
      <w:pPr>
        <w:pStyle w:val="EnglishHangNoCoptic"/>
      </w:pPr>
      <w:r w:rsidRPr="00AB1781">
        <w:t>18 The house of Aaron trusts in the Lord;</w:t>
      </w:r>
    </w:p>
    <w:p w14:paraId="0939F1DA" w14:textId="77777777" w:rsidR="00510795" w:rsidRPr="00AB1781" w:rsidRDefault="00510795" w:rsidP="00267F42">
      <w:pPr>
        <w:pStyle w:val="EnglishHangEndNoCoptic"/>
      </w:pPr>
      <w:r w:rsidRPr="00AB1781">
        <w:tab/>
        <w:t>He is their helper and protector.</w:t>
      </w:r>
    </w:p>
    <w:p w14:paraId="0EFFF8A3" w14:textId="77777777" w:rsidR="00510795" w:rsidRPr="00AB1781" w:rsidRDefault="00510795" w:rsidP="00267F42">
      <w:pPr>
        <w:pStyle w:val="EnglishHangNoCoptic"/>
      </w:pPr>
      <w:r w:rsidRPr="00AB1781">
        <w:t>19 Those who fear the Lord trust in the Lord;</w:t>
      </w:r>
    </w:p>
    <w:p w14:paraId="0CF240C9" w14:textId="77777777" w:rsidR="00510795" w:rsidRPr="00AB1781" w:rsidRDefault="00510795" w:rsidP="00267F42">
      <w:pPr>
        <w:pStyle w:val="EnglishHangEndNoCoptic"/>
      </w:pPr>
      <w:r w:rsidRPr="00AB1781">
        <w:tab/>
        <w:t>He is their helper and 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77777777" w:rsidR="00510795" w:rsidRPr="00AB1781" w:rsidRDefault="00510795" w:rsidP="00267F42">
      <w:pPr>
        <w:pStyle w:val="EnglishHangEndNoCoptic"/>
      </w:pPr>
      <w:r w:rsidRPr="00AB1781">
        <w:tab/>
        <w:t>He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77777777" w:rsidR="00510795" w:rsidRPr="00267F42" w:rsidRDefault="00510795" w:rsidP="00267F42">
      <w:pPr>
        <w:pStyle w:val="EnglishHangEndNoCoptic"/>
      </w:pPr>
      <w:r w:rsidRPr="00AB1781">
        <w:tab/>
        <w:t>both small and great.</w:t>
      </w:r>
    </w:p>
    <w:p w14:paraId="2A40725D" w14:textId="77777777" w:rsidR="00510795" w:rsidRPr="00AB1781" w:rsidRDefault="00510795" w:rsidP="00267F42">
      <w:pPr>
        <w:pStyle w:val="EnglishHangNoCoptic"/>
      </w:pPr>
      <w:r w:rsidRPr="00AB1781">
        <w:t>22 May the Lord grant you increase,</w:t>
      </w:r>
    </w:p>
    <w:p w14:paraId="0570265E" w14:textId="77777777" w:rsidR="00510795" w:rsidRPr="00AB1781" w:rsidRDefault="00510795" w:rsidP="00267F42">
      <w:pPr>
        <w:pStyle w:val="EnglishHangEndNoCoptic"/>
      </w:pPr>
      <w:r w:rsidRPr="00AB1781">
        <w:tab/>
        <w:t>you and your children.</w:t>
      </w:r>
    </w:p>
    <w:p w14:paraId="3A7C89B0" w14:textId="77777777" w:rsidR="00510795" w:rsidRPr="00AB1781" w:rsidRDefault="00510795" w:rsidP="00267F42">
      <w:pPr>
        <w:pStyle w:val="EnglishHangNoCoptic"/>
      </w:pPr>
      <w:r w:rsidRPr="00AB1781">
        <w:t>23 May you be blessed by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7777777" w:rsidR="00510795" w:rsidRPr="00AB1781" w:rsidRDefault="00510795" w:rsidP="00267F42">
      <w:pPr>
        <w:pStyle w:val="EnglishHangNoCoptic"/>
      </w:pPr>
      <w:r w:rsidRPr="00AB1781">
        <w:t xml:space="preserve">25 The dead do not praise </w:t>
      </w:r>
      <w:r w:rsidR="001040C8">
        <w:t>You</w:t>
      </w:r>
      <w:r w:rsidRPr="00AB1781">
        <w:t>, O Lord,</w:t>
      </w:r>
    </w:p>
    <w:p w14:paraId="16813789" w14:textId="77777777" w:rsidR="00510795" w:rsidRPr="00AB1781" w:rsidRDefault="00510795" w:rsidP="00267F42">
      <w:pPr>
        <w:pStyle w:val="EnglishHangEndNoCoptic"/>
      </w:pPr>
      <w:r w:rsidRPr="00AB1781">
        <w:tab/>
        <w:t>nor all who go down to hell.</w:t>
      </w:r>
      <w:r w:rsidRPr="00AB1781">
        <w:rPr>
          <w:rStyle w:val="FootnoteReference"/>
        </w:rPr>
        <w:footnoteReference w:id="385"/>
      </w:r>
    </w:p>
    <w:p w14:paraId="763C3A23" w14:textId="77777777" w:rsidR="00510795" w:rsidRPr="00AB1781" w:rsidRDefault="00510795" w:rsidP="00267F42">
      <w:pPr>
        <w:pStyle w:val="EnglishHangNoCoptic"/>
      </w:pPr>
      <w:r w:rsidRPr="00AB1781">
        <w:t>26 But we who live will bless the Lord,</w:t>
      </w:r>
    </w:p>
    <w:p w14:paraId="7F8F59D4" w14:textId="77777777" w:rsidR="00510795" w:rsidRPr="00267F42" w:rsidRDefault="00510795" w:rsidP="00267F42">
      <w:pPr>
        <w:pStyle w:val="EnglishHangEndNoCoptic"/>
      </w:pPr>
      <w:r w:rsidRPr="00AB1781">
        <w:lastRenderedPageBreak/>
        <w:tab/>
        <w:t>from now and to all eternity.</w:t>
      </w:r>
    </w:p>
    <w:p w14:paraId="397629CE" w14:textId="77777777" w:rsidR="00510795" w:rsidRPr="00267F42" w:rsidRDefault="00267F42" w:rsidP="00BF0205">
      <w:pPr>
        <w:pStyle w:val="Heading4"/>
      </w:pPr>
      <w:bookmarkStart w:id="994" w:name="_Ref412026361"/>
      <w:r>
        <w:t>Psalm</w:t>
      </w:r>
      <w:r w:rsidR="00510795" w:rsidRPr="00AB1781">
        <w:t xml:space="preserve"> 114</w:t>
      </w:r>
      <w:r>
        <w:t>: I love Him because the Lord hears the cry of my prayer</w:t>
      </w:r>
      <w:bookmarkEnd w:id="994"/>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77777777" w:rsidR="00510795" w:rsidRPr="00AB1781" w:rsidRDefault="00510795" w:rsidP="00267F42">
      <w:pPr>
        <w:pStyle w:val="EnglishHangNoCoptic"/>
      </w:pPr>
      <w:r w:rsidRPr="00AB1781">
        <w:t>I love Him</w:t>
      </w:r>
      <w:r w:rsidRPr="00AB1781">
        <w:rPr>
          <w:rStyle w:val="FootnoteReference"/>
        </w:rPr>
        <w:footnoteReference w:id="386"/>
      </w:r>
      <w:r w:rsidRPr="00AB1781">
        <w:t xml:space="preserve"> because the Lord hears</w:t>
      </w:r>
    </w:p>
    <w:p w14:paraId="46037ABF" w14:textId="77777777" w:rsidR="00510795" w:rsidRPr="00AB1781" w:rsidRDefault="00510795" w:rsidP="00267F42">
      <w:pPr>
        <w:pStyle w:val="EnglishHangEndNoCoptic"/>
      </w:pPr>
      <w:r w:rsidRPr="00AB1781">
        <w:tab/>
        <w:t>the cry of my prayer,</w:t>
      </w:r>
    </w:p>
    <w:p w14:paraId="0E88DC2A" w14:textId="77777777" w:rsidR="00510795" w:rsidRPr="00AB1781" w:rsidRDefault="00510795" w:rsidP="00267F42">
      <w:pPr>
        <w:pStyle w:val="EnglishHangNoCoptic"/>
      </w:pPr>
      <w:r w:rsidRPr="00AB1781">
        <w:t>2 because He inclines His ear to me;</w:t>
      </w:r>
    </w:p>
    <w:p w14:paraId="3372E484" w14:textId="77777777" w:rsidR="00510795" w:rsidRPr="00AB1781" w:rsidRDefault="00510795" w:rsidP="00267F42">
      <w:pPr>
        <w:pStyle w:val="EnglishHangEndNoCoptic"/>
      </w:pPr>
      <w:r w:rsidRPr="00AB1781">
        <w:tab/>
        <w:t>so all my days I will call upon Him.</w:t>
      </w:r>
    </w:p>
    <w:p w14:paraId="59B56AB4" w14:textId="77777777" w:rsidR="00510795" w:rsidRPr="00AB1781" w:rsidRDefault="00510795" w:rsidP="00267F42">
      <w:pPr>
        <w:pStyle w:val="EnglishHangNoCoptic"/>
      </w:pPr>
      <w:r w:rsidRPr="00AB1781">
        <w:t>3 The pangs of death beset me,</w:t>
      </w:r>
    </w:p>
    <w:p w14:paraId="1FCB518F" w14:textId="77777777" w:rsidR="00510795" w:rsidRPr="00AB1781" w:rsidRDefault="00510795" w:rsidP="00267F42">
      <w:pPr>
        <w:pStyle w:val="EnglishHangNoCoptic"/>
      </w:pPr>
      <w:r w:rsidRPr="00AB1781">
        <w:tab/>
        <w:t>the trials of hell befell me;</w:t>
      </w:r>
    </w:p>
    <w:p w14:paraId="5604B071" w14:textId="77777777" w:rsidR="00510795" w:rsidRPr="00AB1781" w:rsidRDefault="00510795" w:rsidP="00267F42">
      <w:pPr>
        <w:pStyle w:val="EnglishHangEndNoCoptic"/>
      </w:pPr>
      <w:r w:rsidRPr="00AB1781">
        <w:tab/>
        <w:t>I encountered trouble and grief.</w:t>
      </w:r>
    </w:p>
    <w:p w14:paraId="0CF1C28F" w14:textId="77777777" w:rsidR="00510795" w:rsidRPr="00AB1781" w:rsidRDefault="00510795" w:rsidP="00267F42">
      <w:pPr>
        <w:pStyle w:val="EnglishHangNoCoptic"/>
      </w:pPr>
      <w:r w:rsidRPr="00AB1781">
        <w:t>4 Then I called on the name of the Lord:</w:t>
      </w:r>
    </w:p>
    <w:p w14:paraId="31C1A3D1" w14:textId="77777777" w:rsidR="00510795" w:rsidRPr="00AB1781" w:rsidRDefault="00510795" w:rsidP="00267F42">
      <w:pPr>
        <w:pStyle w:val="EnglishHangEndNoCoptic"/>
      </w:pPr>
      <w:r w:rsidRPr="00AB1781">
        <w:tab/>
        <w:t>‘O Lord, deliver my soul.’</w:t>
      </w:r>
    </w:p>
    <w:p w14:paraId="6CB667C8" w14:textId="77777777" w:rsidR="00510795" w:rsidRPr="00AB1781" w:rsidRDefault="00510795" w:rsidP="00267F42">
      <w:pPr>
        <w:pStyle w:val="EnglishHangNoCoptic"/>
      </w:pPr>
      <w:r w:rsidRPr="00AB1781">
        <w:t>5 The Lord is merciful and just;</w:t>
      </w:r>
    </w:p>
    <w:p w14:paraId="2CB86236" w14:textId="77777777" w:rsidR="00510795" w:rsidRPr="00AB1781" w:rsidRDefault="00510795" w:rsidP="00267F42">
      <w:pPr>
        <w:pStyle w:val="EnglishHangEndNoCoptic"/>
      </w:pPr>
      <w:r w:rsidRPr="00AB1781">
        <w:tab/>
        <w:t>Our God is indeed merciful.</w:t>
      </w:r>
    </w:p>
    <w:p w14:paraId="389C8384" w14:textId="77777777" w:rsidR="00510795" w:rsidRPr="00AB1781" w:rsidRDefault="00510795" w:rsidP="00267F42">
      <w:pPr>
        <w:pStyle w:val="EnglishHangNoCoptic"/>
      </w:pPr>
      <w:r w:rsidRPr="00AB1781">
        <w:t>6 The Lord is the keeper of infants;</w:t>
      </w:r>
    </w:p>
    <w:p w14:paraId="676E26E2" w14:textId="77777777" w:rsidR="00510795" w:rsidRPr="00AB1781" w:rsidRDefault="00510795" w:rsidP="00267F42">
      <w:pPr>
        <w:pStyle w:val="EnglishHangEndNoCoptic"/>
      </w:pPr>
      <w:r w:rsidRPr="00AB1781">
        <w:tab/>
        <w:t>I was humbled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387"/>
      </w:r>
    </w:p>
    <w:p w14:paraId="4E052764" w14:textId="77777777" w:rsidR="00510795" w:rsidRPr="00AB1781" w:rsidRDefault="00510795" w:rsidP="00267F42">
      <w:pPr>
        <w:pStyle w:val="EnglishHangEndNoCoptic"/>
      </w:pPr>
      <w:r w:rsidRPr="00AB1781">
        <w:tab/>
        <w:t>for the Lord has dealt kindly with you.</w:t>
      </w:r>
    </w:p>
    <w:p w14:paraId="36C50F1B" w14:textId="77777777" w:rsidR="00510795" w:rsidRPr="00AB1781" w:rsidRDefault="00510795" w:rsidP="00267F42">
      <w:pPr>
        <w:pStyle w:val="EnglishHangNoCoptic"/>
      </w:pPr>
      <w:r w:rsidRPr="00AB1781">
        <w:t>8 For He has delivered my soul from death,</w:t>
      </w:r>
    </w:p>
    <w:p w14:paraId="40E1483D" w14:textId="77777777" w:rsidR="00510795" w:rsidRPr="00AB1781" w:rsidRDefault="00510795" w:rsidP="00267F42">
      <w:pPr>
        <w:pStyle w:val="EnglishHangEndNoCoptic"/>
      </w:pPr>
      <w:r w:rsidRPr="00AB1781">
        <w:tab/>
        <w:t>my eyes from tears and my feet from slipping.</w:t>
      </w:r>
    </w:p>
    <w:p w14:paraId="1D9D264D" w14:textId="77777777" w:rsidR="00510795" w:rsidRPr="00AB1781" w:rsidRDefault="00510795" w:rsidP="00267F42">
      <w:pPr>
        <w:pStyle w:val="EnglishHangNoCoptic"/>
      </w:pPr>
      <w:r w:rsidRPr="00AB1781">
        <w:t>9 I will live to please the Lord</w:t>
      </w:r>
    </w:p>
    <w:p w14:paraId="30D31F28" w14:textId="77777777" w:rsidR="00510795" w:rsidRDefault="00510795" w:rsidP="00267F42">
      <w:pPr>
        <w:pStyle w:val="EnglishHangEndNoCoptic"/>
      </w:pPr>
      <w:r w:rsidRPr="00AB1781">
        <w:tab/>
        <w:t>in the land of the living.</w:t>
      </w:r>
    </w:p>
    <w:p w14:paraId="2EBB0BCC" w14:textId="56185ECE" w:rsidR="003A7286" w:rsidRPr="00267F42" w:rsidRDefault="003A7286" w:rsidP="003A7286">
      <w:pPr>
        <w:pStyle w:val="Rubric"/>
      </w:pPr>
      <w:r>
        <w:t>Glory…</w:t>
      </w:r>
    </w:p>
    <w:p w14:paraId="2E5F0A70" w14:textId="77777777" w:rsidR="00510795" w:rsidRPr="00267F42" w:rsidRDefault="00267F42" w:rsidP="00BF0205">
      <w:pPr>
        <w:pStyle w:val="Heading4"/>
      </w:pPr>
      <w:bookmarkStart w:id="995" w:name="_Ref412026376"/>
      <w:r>
        <w:t>Psalm</w:t>
      </w:r>
      <w:r w:rsidR="00510795" w:rsidRPr="00AB1781">
        <w:t xml:space="preserve"> 115</w:t>
      </w:r>
      <w:r>
        <w:t>: I believed and so I spoke; but I was deeply humiliated</w:t>
      </w:r>
      <w:bookmarkEnd w:id="995"/>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I will drink the Cup of Salvation</w:t>
      </w:r>
    </w:p>
    <w:p w14:paraId="25592EA2" w14:textId="77777777" w:rsidR="00F14AA6" w:rsidRDefault="00F14AA6" w:rsidP="00267F42">
      <w:pPr>
        <w:pStyle w:val="Rubric"/>
      </w:pPr>
      <w:r>
        <w:fldChar w:fldCharType="begin"/>
      </w:r>
      <w:r>
        <w:instrText xml:space="preserve"> REF _Ref434576482 \h </w:instrText>
      </w:r>
      <w:r>
        <w:fldChar w:fldCharType="separate"/>
      </w:r>
      <w:r w:rsidR="00B50C35">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B50C35">
        <w:rPr>
          <w:noProof/>
        </w:rPr>
        <w:t>277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77777777" w:rsidR="00510795" w:rsidRPr="00AB1781" w:rsidRDefault="00510795" w:rsidP="00267F42">
      <w:pPr>
        <w:pStyle w:val="EnglishHangNoCoptic"/>
      </w:pPr>
      <w:r w:rsidRPr="00AB1781">
        <w:t>I believed and so I spoke;</w:t>
      </w:r>
      <w:r w:rsidRPr="00AB1781">
        <w:rPr>
          <w:rStyle w:val="FootnoteReference"/>
        </w:rPr>
        <w:footnoteReference w:id="388"/>
      </w:r>
    </w:p>
    <w:p w14:paraId="3D63419E" w14:textId="77777777" w:rsidR="00510795" w:rsidRPr="00AB1781" w:rsidRDefault="00510795" w:rsidP="00267F42">
      <w:pPr>
        <w:pStyle w:val="EnglishHangEndNoCoptic"/>
      </w:pPr>
      <w:r w:rsidRPr="00AB1781">
        <w:tab/>
        <w:t>but I was deeply humiliated.</w:t>
      </w:r>
    </w:p>
    <w:p w14:paraId="23D914A8" w14:textId="77777777" w:rsidR="00510795" w:rsidRPr="00AB1781" w:rsidRDefault="00510795" w:rsidP="00267F42">
      <w:pPr>
        <w:pStyle w:val="EnglishHangNoCoptic"/>
      </w:pPr>
      <w:r w:rsidRPr="00AB1781">
        <w:t>2 I said in my madness:</w:t>
      </w:r>
    </w:p>
    <w:p w14:paraId="59FA24BB" w14:textId="77777777" w:rsidR="00510795" w:rsidRPr="00AB1781" w:rsidRDefault="00510795" w:rsidP="00267F42">
      <w:pPr>
        <w:pStyle w:val="EnglishHangEndNoCoptic"/>
      </w:pPr>
      <w:r w:rsidRPr="00AB1781">
        <w:tab/>
        <w:t>Everyman is a liar.</w:t>
      </w:r>
    </w:p>
    <w:p w14:paraId="6C600082" w14:textId="77777777" w:rsidR="00510795" w:rsidRPr="00AB1781" w:rsidRDefault="00510795" w:rsidP="00267F42">
      <w:pPr>
        <w:pStyle w:val="EnglishHangNoCoptic"/>
      </w:pPr>
      <w:r w:rsidRPr="00AB1781">
        <w:t>3 What shall I give in return to the Lord</w:t>
      </w:r>
    </w:p>
    <w:p w14:paraId="3A006E9E" w14:textId="77777777" w:rsidR="00510795" w:rsidRPr="00AB1781" w:rsidRDefault="00510795" w:rsidP="00267F42">
      <w:pPr>
        <w:pStyle w:val="EnglishHangEndNoCoptic"/>
      </w:pPr>
      <w:r w:rsidRPr="00AB1781">
        <w:tab/>
        <w:t>for all that He has given me?</w:t>
      </w:r>
    </w:p>
    <w:p w14:paraId="3DA072BF" w14:textId="77777777" w:rsidR="00510795" w:rsidRPr="00AB1781" w:rsidRDefault="00510795" w:rsidP="00267F42">
      <w:pPr>
        <w:pStyle w:val="EnglishHangNoCoptic"/>
      </w:pPr>
      <w:r w:rsidRPr="00AB1781">
        <w:t>4 I will receive the cup of salvation</w:t>
      </w:r>
    </w:p>
    <w:p w14:paraId="4F5EF0F0" w14:textId="77777777" w:rsidR="00510795" w:rsidRPr="00AB1781" w:rsidRDefault="00510795" w:rsidP="00267F42">
      <w:pPr>
        <w:pStyle w:val="EnglishHangEndNoCoptic"/>
      </w:pPr>
      <w:r w:rsidRPr="00AB1781">
        <w:tab/>
        <w:t>and call on the name of the Lord.</w:t>
      </w:r>
    </w:p>
    <w:p w14:paraId="084E0214" w14:textId="77777777" w:rsidR="00510795" w:rsidRPr="00AB1781" w:rsidRDefault="00510795" w:rsidP="00267F42">
      <w:pPr>
        <w:pStyle w:val="EnglishHangNoCoptic"/>
      </w:pPr>
      <w:r w:rsidRPr="00AB1781">
        <w:t>5 I will pay my vows to the Lord</w:t>
      </w:r>
    </w:p>
    <w:p w14:paraId="33B27968" w14:textId="77777777" w:rsidR="00510795" w:rsidRPr="00AB1781" w:rsidRDefault="00510795" w:rsidP="00267F42">
      <w:pPr>
        <w:pStyle w:val="EnglishHangEndNoCoptic"/>
      </w:pPr>
      <w:r w:rsidRPr="00AB1781">
        <w:tab/>
        <w:t>in the presence of all His people.</w:t>
      </w:r>
    </w:p>
    <w:p w14:paraId="60E850D6" w14:textId="77777777" w:rsidR="00510795" w:rsidRPr="00AB1781" w:rsidRDefault="00510795" w:rsidP="00267F42">
      <w:pPr>
        <w:pStyle w:val="EnglishHangNoCoptic"/>
      </w:pPr>
      <w:r w:rsidRPr="00AB1781">
        <w:t>6 Precious</w:t>
      </w:r>
      <w:r w:rsidRPr="00AB1781">
        <w:rPr>
          <w:rStyle w:val="FootnoteReference"/>
        </w:rPr>
        <w:footnoteReference w:id="389"/>
      </w:r>
      <w:r w:rsidRPr="00AB1781">
        <w:t xml:space="preserve"> in the sight of the Lord</w:t>
      </w:r>
    </w:p>
    <w:p w14:paraId="4B721B93" w14:textId="77777777" w:rsidR="00510795" w:rsidRPr="00AB1781" w:rsidRDefault="00510795" w:rsidP="00267F42">
      <w:pPr>
        <w:pStyle w:val="EnglishHangEndNoCoptic"/>
      </w:pPr>
      <w:r w:rsidRPr="00AB1781">
        <w:tab/>
        <w:t>is the death of His Saints.</w:t>
      </w:r>
    </w:p>
    <w:p w14:paraId="7398BD93" w14:textId="77777777" w:rsidR="00510795" w:rsidRPr="00AB1781" w:rsidRDefault="00510795" w:rsidP="00267F42">
      <w:pPr>
        <w:pStyle w:val="EnglishHangNoCoptic"/>
      </w:pPr>
      <w:r w:rsidRPr="00AB1781">
        <w:t xml:space="preserve">7 O Lord, I am </w:t>
      </w:r>
      <w:r w:rsidR="00E570CB">
        <w:t>Your</w:t>
      </w:r>
      <w:r w:rsidRPr="00AB1781">
        <w:t xml:space="preserve"> slave;</w:t>
      </w:r>
    </w:p>
    <w:p w14:paraId="45ADB52D" w14:textId="77777777" w:rsidR="00510795" w:rsidRPr="00AB1781" w:rsidRDefault="00510795" w:rsidP="00267F42">
      <w:pPr>
        <w:pStyle w:val="EnglishHangNoCoptic"/>
      </w:pPr>
      <w:r w:rsidRPr="00AB1781">
        <w:tab/>
        <w:t xml:space="preserve">I am </w:t>
      </w:r>
      <w:r w:rsidR="00E570CB">
        <w:t>Your</w:t>
      </w:r>
      <w:r w:rsidRPr="00AB1781">
        <w:t xml:space="preserve"> slave and the son of </w:t>
      </w:r>
      <w:r w:rsidR="00E570CB">
        <w:t>Your</w:t>
      </w:r>
      <w:r w:rsidRPr="00AB1781">
        <w:t xml:space="preserve"> handmaid.</w:t>
      </w:r>
    </w:p>
    <w:p w14:paraId="340C5418" w14:textId="77777777"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my bonds asunder.</w:t>
      </w:r>
    </w:p>
    <w:p w14:paraId="5802E0E7" w14:textId="77777777" w:rsidR="00510795" w:rsidRPr="00AB1781" w:rsidRDefault="00510795" w:rsidP="00267F42">
      <w:pPr>
        <w:pStyle w:val="EnglishHangNoCoptic"/>
      </w:pPr>
      <w:r w:rsidRPr="00AB1781">
        <w:t xml:space="preserve">8 I will offer to </w:t>
      </w:r>
      <w:r w:rsidR="001040C8">
        <w:t>You</w:t>
      </w:r>
      <w:r w:rsidRPr="00AB1781">
        <w:t xml:space="preserve"> the sacrifice of praise,</w:t>
      </w:r>
    </w:p>
    <w:p w14:paraId="017AE300" w14:textId="77777777" w:rsidR="00510795" w:rsidRPr="00AB1781" w:rsidRDefault="00510795" w:rsidP="00267F42">
      <w:pPr>
        <w:pStyle w:val="EnglishHangEndNoCoptic"/>
      </w:pPr>
      <w:r w:rsidRPr="00AB1781">
        <w:tab/>
        <w:t>and I will pray in the name of the Lord.</w:t>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77777777" w:rsidR="00510795" w:rsidRPr="00267F42" w:rsidRDefault="00510795" w:rsidP="00267F42">
      <w:pPr>
        <w:pStyle w:val="EnglishHangEndNoCoptic"/>
      </w:pPr>
      <w:r w:rsidRPr="00AB1781">
        <w:tab/>
        <w:t>in your midst, O Jerusalem.</w:t>
      </w:r>
    </w:p>
    <w:p w14:paraId="2E64A8D8" w14:textId="77777777" w:rsidR="00510795" w:rsidRPr="00267F42" w:rsidRDefault="00267F42" w:rsidP="00BF0205">
      <w:pPr>
        <w:pStyle w:val="Heading4"/>
      </w:pPr>
      <w:bookmarkStart w:id="996" w:name="_Ref411967180"/>
      <w:r>
        <w:t>Psalm</w:t>
      </w:r>
      <w:r w:rsidR="00510795" w:rsidRPr="00AB1781">
        <w:t xml:space="preserve"> 116</w:t>
      </w:r>
      <w:r>
        <w:t>: All you nations, praise the Lord</w:t>
      </w:r>
      <w:bookmarkEnd w:id="996"/>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77777777" w:rsidR="00F14AA6" w:rsidRDefault="00F14AA6" w:rsidP="00267F42">
      <w:pPr>
        <w:pStyle w:val="Rubric"/>
      </w:pPr>
      <w:r>
        <w:lastRenderedPageBreak/>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77777777" w:rsidR="00510795" w:rsidRPr="00AB1781" w:rsidRDefault="00510795" w:rsidP="00267F42">
      <w:pPr>
        <w:pStyle w:val="EnglishHangNoCoptic"/>
      </w:pPr>
      <w:r w:rsidRPr="00AB1781">
        <w:t>All you nations, praise the Lord!</w:t>
      </w:r>
    </w:p>
    <w:p w14:paraId="70FFC50C" w14:textId="77777777" w:rsidR="00510795" w:rsidRPr="00AB1781" w:rsidRDefault="00510795" w:rsidP="00267F42">
      <w:pPr>
        <w:pStyle w:val="EnglishHangEndNoCoptic"/>
      </w:pPr>
      <w:r w:rsidRPr="00AB1781">
        <w:tab/>
        <w:t>Praise Him, all you peoples!</w:t>
      </w:r>
      <w:r w:rsidRPr="00AB1781">
        <w:rPr>
          <w:rStyle w:val="FootnoteReference"/>
        </w:rPr>
        <w:footnoteReference w:id="390"/>
      </w:r>
    </w:p>
    <w:p w14:paraId="1F37401E" w14:textId="77777777" w:rsidR="00510795" w:rsidRPr="00AB1781" w:rsidRDefault="00510795" w:rsidP="00267F42">
      <w:pPr>
        <w:pStyle w:val="EnglishHangNoCoptic"/>
      </w:pPr>
      <w:r w:rsidRPr="00AB1781">
        <w:t>2 For strong is His love for us,</w:t>
      </w:r>
    </w:p>
    <w:p w14:paraId="25A381F6" w14:textId="77777777" w:rsidR="00510795" w:rsidRPr="00267F42" w:rsidRDefault="00510795" w:rsidP="00267F42">
      <w:pPr>
        <w:pStyle w:val="EnglishHangEndNoCoptic"/>
      </w:pPr>
      <w:r w:rsidRPr="00AB1781">
        <w:tab/>
        <w:t>and the Lord stays true to His word forever.</w:t>
      </w:r>
    </w:p>
    <w:p w14:paraId="0CBD83A7" w14:textId="77777777" w:rsidR="00510795" w:rsidRPr="00267F42" w:rsidRDefault="00267F42" w:rsidP="00BF0205">
      <w:pPr>
        <w:pStyle w:val="Heading4"/>
      </w:pPr>
      <w:bookmarkStart w:id="997" w:name="_Ref411967211"/>
      <w:r>
        <w:t>Psalm</w:t>
      </w:r>
      <w:r w:rsidR="00510795" w:rsidRPr="00AB1781">
        <w:t xml:space="preserve"> 117</w:t>
      </w:r>
      <w:r>
        <w:t>: Give thanks to the Lord, He is good</w:t>
      </w:r>
      <w:bookmarkEnd w:id="997"/>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77777777" w:rsidR="00F14AA6" w:rsidRDefault="00F14AA6" w:rsidP="00267F42">
      <w:pPr>
        <w:pStyle w:val="Rubric"/>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77777777" w:rsidR="00510795" w:rsidRPr="00AB1781" w:rsidRDefault="00510795" w:rsidP="00267F42">
      <w:pPr>
        <w:pStyle w:val="EnglishHangNoCoptic"/>
      </w:pPr>
      <w:r w:rsidRPr="00AB1781">
        <w:t>Give thanks to the Lord, He is good;</w:t>
      </w:r>
    </w:p>
    <w:p w14:paraId="6D666F06" w14:textId="77777777" w:rsidR="00510795" w:rsidRPr="00AB1781" w:rsidRDefault="00510795" w:rsidP="00267F42">
      <w:pPr>
        <w:pStyle w:val="EnglishHangEndNoCoptic"/>
      </w:pPr>
      <w:r w:rsidRPr="00AB1781">
        <w:tab/>
        <w:t>His mercy</w:t>
      </w:r>
      <w:r w:rsidRPr="00AB1781">
        <w:rPr>
          <w:rStyle w:val="FootnoteReference"/>
        </w:rPr>
        <w:footnoteReference w:id="391"/>
      </w:r>
      <w:r w:rsidRPr="00AB1781">
        <w:t xml:space="preserve"> is eternal.</w:t>
      </w:r>
    </w:p>
    <w:p w14:paraId="0DBE3C88" w14:textId="77777777" w:rsidR="00510795" w:rsidRPr="00AB1781" w:rsidRDefault="00510795" w:rsidP="00267F42">
      <w:pPr>
        <w:pStyle w:val="EnglishHangNoCoptic"/>
      </w:pPr>
      <w:r w:rsidRPr="00AB1781">
        <w:t>2 Let the house of Israel say: He is good;</w:t>
      </w:r>
    </w:p>
    <w:p w14:paraId="5624F0EA" w14:textId="77777777" w:rsidR="00510795" w:rsidRPr="00AB1781" w:rsidRDefault="00510795" w:rsidP="00267F42">
      <w:pPr>
        <w:pStyle w:val="EnglishHangEndNoCoptic"/>
      </w:pPr>
      <w:r w:rsidRPr="00AB1781">
        <w:tab/>
        <w:t>His mercy is eternal.</w:t>
      </w:r>
    </w:p>
    <w:p w14:paraId="623B3419" w14:textId="77777777" w:rsidR="00510795" w:rsidRPr="00AB1781" w:rsidRDefault="00510795" w:rsidP="00267F42">
      <w:pPr>
        <w:pStyle w:val="EnglishHangNoCoptic"/>
      </w:pPr>
      <w:r w:rsidRPr="00AB1781">
        <w:t>3 Let the house of Aaron say: He is good;</w:t>
      </w:r>
    </w:p>
    <w:p w14:paraId="144A7CED" w14:textId="77777777" w:rsidR="00510795" w:rsidRPr="00AB1781" w:rsidRDefault="00510795" w:rsidP="00267F42">
      <w:pPr>
        <w:pStyle w:val="EnglishHangEndNoCoptic"/>
      </w:pPr>
      <w:r w:rsidRPr="00AB1781">
        <w:tab/>
        <w:t>His mercy is eternal.</w:t>
      </w:r>
    </w:p>
    <w:p w14:paraId="08A73B69" w14:textId="77777777" w:rsidR="00510795" w:rsidRPr="00AB1781" w:rsidRDefault="00510795" w:rsidP="00267F42">
      <w:pPr>
        <w:pStyle w:val="EnglishHangNoCoptic"/>
      </w:pPr>
      <w:r w:rsidRPr="00AB1781">
        <w:t>4 Let all who fear the Lord say: He is good;</w:t>
      </w:r>
    </w:p>
    <w:p w14:paraId="129EDE2C" w14:textId="77777777" w:rsidR="00510795" w:rsidRPr="00AB1781" w:rsidRDefault="00510795" w:rsidP="00267F42">
      <w:pPr>
        <w:pStyle w:val="EnglishHangEndNoCoptic"/>
      </w:pPr>
      <w:r w:rsidRPr="00AB1781">
        <w:tab/>
        <w:t>His mercy is eternal.</w:t>
      </w:r>
    </w:p>
    <w:p w14:paraId="73BE0C35" w14:textId="77777777" w:rsidR="00510795" w:rsidRPr="00AB1781" w:rsidRDefault="00510795" w:rsidP="00267F42">
      <w:pPr>
        <w:pStyle w:val="EnglishHangNoCoptic"/>
      </w:pPr>
      <w:r w:rsidRPr="00AB1781">
        <w:t>5 Out of my trouble I called on the Lord,</w:t>
      </w:r>
    </w:p>
    <w:p w14:paraId="5CE73F5E" w14:textId="77777777" w:rsidR="00510795" w:rsidRPr="00AB1781" w:rsidRDefault="00510795" w:rsidP="00267F42">
      <w:pPr>
        <w:pStyle w:val="EnglishHangEndNoCoptic"/>
      </w:pPr>
      <w:r w:rsidRPr="00AB1781">
        <w:tab/>
        <w:t>and He answered me with enlargement.</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392"/>
      </w:r>
    </w:p>
    <w:p w14:paraId="30DFAAA8" w14:textId="77777777" w:rsidR="00510795" w:rsidRPr="00AB1781" w:rsidRDefault="00510795" w:rsidP="00267F42">
      <w:pPr>
        <w:pStyle w:val="EnglishHangNoCoptic"/>
      </w:pPr>
      <w:r w:rsidRPr="00AB1781">
        <w:t>7 The Lord is my helper,</w:t>
      </w:r>
    </w:p>
    <w:p w14:paraId="0FA2C50D" w14:textId="77777777" w:rsidR="00510795" w:rsidRPr="00AB1781" w:rsidRDefault="00510795" w:rsidP="00267F42">
      <w:pPr>
        <w:pStyle w:val="EnglishHangEndNoCoptic"/>
      </w:pPr>
      <w:r w:rsidRPr="00AB1781">
        <w:tab/>
        <w:t>and I shall see the fall of my enemies.</w:t>
      </w:r>
    </w:p>
    <w:p w14:paraId="726E4B47" w14:textId="77777777" w:rsidR="00510795" w:rsidRPr="00AB1781" w:rsidRDefault="00510795" w:rsidP="00267F42">
      <w:pPr>
        <w:pStyle w:val="EnglishHangNoCoptic"/>
      </w:pPr>
      <w:r w:rsidRPr="00AB1781">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lastRenderedPageBreak/>
        <w:t>9 It is better to hope in the Lord</w:t>
      </w:r>
    </w:p>
    <w:p w14:paraId="0466DDAF" w14:textId="77777777" w:rsidR="00510795" w:rsidRPr="00AB1781" w:rsidRDefault="00510795" w:rsidP="00267F42">
      <w:pPr>
        <w:pStyle w:val="EnglishHangEndNoCoptic"/>
      </w:pPr>
      <w:r w:rsidRPr="00AB1781">
        <w:tab/>
        <w:t>than to hope in princes.</w:t>
      </w:r>
    </w:p>
    <w:p w14:paraId="79532F01" w14:textId="77777777" w:rsidR="00510795" w:rsidRPr="00AB1781" w:rsidRDefault="00510795" w:rsidP="00267F42">
      <w:pPr>
        <w:pStyle w:val="EnglishHangNoCoptic"/>
      </w:pPr>
      <w:r w:rsidRPr="00AB1781">
        <w:t>10 All the nations surrounded me,</w:t>
      </w:r>
    </w:p>
    <w:p w14:paraId="073F2E8E" w14:textId="77777777" w:rsidR="00510795" w:rsidRPr="00AB1781" w:rsidRDefault="00510795" w:rsidP="00267F42">
      <w:pPr>
        <w:pStyle w:val="EnglishHangEndNoCoptic"/>
      </w:pPr>
      <w:r w:rsidRPr="00AB1781">
        <w:tab/>
        <w:t>but by the name of the Lord I repulsed them.</w:t>
      </w:r>
    </w:p>
    <w:p w14:paraId="1DE9B45C" w14:textId="77777777" w:rsidR="00510795" w:rsidRPr="00AB1781" w:rsidRDefault="00510795" w:rsidP="00267F42">
      <w:pPr>
        <w:pStyle w:val="EnglishHangNoCoptic"/>
      </w:pPr>
      <w:r w:rsidRPr="00AB1781">
        <w:t>11 They surrounded me in swarms,</w:t>
      </w:r>
    </w:p>
    <w:p w14:paraId="29B8FECC" w14:textId="77777777" w:rsidR="00510795" w:rsidRPr="00AB1781" w:rsidRDefault="00510795" w:rsidP="00267F42">
      <w:pPr>
        <w:pStyle w:val="EnglishHangEndNoCoptic"/>
      </w:pPr>
      <w:r w:rsidRPr="00AB1781">
        <w:tab/>
        <w:t>but by the name of the Lord I repulsed them.</w:t>
      </w:r>
    </w:p>
    <w:p w14:paraId="391395A0" w14:textId="77777777" w:rsidR="00510795" w:rsidRPr="00AB1781" w:rsidRDefault="00510795" w:rsidP="00267F42">
      <w:pPr>
        <w:pStyle w:val="EnglishHangNoCoptic"/>
      </w:pPr>
      <w:r w:rsidRPr="00AB1781">
        <w:t>12 They surrounded me like bees round a honeycomb,</w:t>
      </w:r>
    </w:p>
    <w:p w14:paraId="3F5FF9D6" w14:textId="77777777" w:rsidR="00510795" w:rsidRPr="00AB1781" w:rsidRDefault="00510795" w:rsidP="00267F42">
      <w:pPr>
        <w:pStyle w:val="EnglishHangNoCoptic"/>
      </w:pPr>
      <w:r w:rsidRPr="00AB1781">
        <w:tab/>
        <w:t>and blazed like fire in thorns;</w:t>
      </w:r>
    </w:p>
    <w:p w14:paraId="600050FF" w14:textId="77777777" w:rsidR="00510795" w:rsidRPr="00AB1781" w:rsidRDefault="00510795" w:rsidP="00267F42">
      <w:pPr>
        <w:pStyle w:val="EnglishHangEndNoCoptic"/>
      </w:pPr>
      <w:r w:rsidRPr="00AB1781">
        <w:tab/>
        <w:t>but by the name of the Lord I repulsed them.</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77777777" w:rsidR="00510795" w:rsidRPr="00AB1781" w:rsidRDefault="00510795" w:rsidP="00267F42">
      <w:pPr>
        <w:pStyle w:val="EnglishHangEndNoCoptic"/>
      </w:pPr>
      <w:r w:rsidRPr="00AB1781">
        <w:tab/>
        <w:t>and has become my salvation.</w:t>
      </w:r>
    </w:p>
    <w:p w14:paraId="2BD26E68" w14:textId="77777777" w:rsidR="00510795" w:rsidRPr="00AB1781" w:rsidRDefault="00510795" w:rsidP="00267F42">
      <w:pPr>
        <w:pStyle w:val="EnglishHangNoCoptic"/>
      </w:pPr>
      <w:r w:rsidRPr="00AB1781">
        <w:t>15 The voice of joy and health</w:t>
      </w:r>
    </w:p>
    <w:p w14:paraId="42E266AB" w14:textId="77777777" w:rsidR="00510795" w:rsidRPr="00AB1781" w:rsidRDefault="00510795" w:rsidP="00267F42">
      <w:pPr>
        <w:pStyle w:val="EnglishHangNoCoptic"/>
      </w:pPr>
      <w:r w:rsidRPr="00AB1781">
        <w:tab/>
        <w:t xml:space="preserve">is in the homes of </w:t>
      </w:r>
      <w:r w:rsidR="00004BA4">
        <w:t>tents</w:t>
      </w:r>
      <w:r w:rsidRPr="00AB1781">
        <w:t xml:space="preserve"> righteous.</w:t>
      </w:r>
    </w:p>
    <w:p w14:paraId="028994A1" w14:textId="77777777" w:rsidR="00510795" w:rsidRPr="00267F42" w:rsidRDefault="00510795" w:rsidP="00267F42">
      <w:pPr>
        <w:pStyle w:val="EnglishHangEndNoCoptic"/>
      </w:pPr>
      <w:r w:rsidRPr="00AB1781">
        <w:tab/>
        <w:t>The Lord’s right hand wins a mighty victory.</w:t>
      </w:r>
    </w:p>
    <w:p w14:paraId="7317842E" w14:textId="77777777" w:rsidR="00510795" w:rsidRPr="00AB1781" w:rsidRDefault="00510795" w:rsidP="00267F42">
      <w:pPr>
        <w:pStyle w:val="EnglishHangNoCoptic"/>
      </w:pPr>
      <w:r w:rsidRPr="00AB1781">
        <w:t>16 The Lord’s right hand lifts me on high;</w:t>
      </w:r>
    </w:p>
    <w:p w14:paraId="6836D28B" w14:textId="77777777" w:rsidR="00510795" w:rsidRPr="00AB1781" w:rsidRDefault="00510795" w:rsidP="00267F42">
      <w:pPr>
        <w:pStyle w:val="EnglishHangEndNoCoptic"/>
      </w:pPr>
      <w:r w:rsidRPr="00AB1781">
        <w:tab/>
        <w:t>the Lord’s right hand wins a mighty victory.</w:t>
      </w:r>
      <w:r w:rsidRPr="00AB1781">
        <w:rPr>
          <w:rStyle w:val="FootnoteReference"/>
        </w:rPr>
        <w:footnoteReference w:id="393"/>
      </w:r>
    </w:p>
    <w:p w14:paraId="1A381CC1" w14:textId="77777777" w:rsidR="00510795" w:rsidRPr="00AB1781" w:rsidRDefault="00510795" w:rsidP="00267F42">
      <w:pPr>
        <w:pStyle w:val="EnglishHangNoCoptic"/>
      </w:pPr>
      <w:r w:rsidRPr="00AB1781">
        <w:t>17 I will not die, but live</w:t>
      </w:r>
    </w:p>
    <w:p w14:paraId="75B3CE0F" w14:textId="77777777" w:rsidR="00510795" w:rsidRPr="00AB1781" w:rsidRDefault="00510795" w:rsidP="00267F42">
      <w:pPr>
        <w:pStyle w:val="EnglishHangEndNoCoptic"/>
      </w:pPr>
      <w:r w:rsidRPr="00AB1781">
        <w:tab/>
        <w:t>and proclaim the works of the Lord.</w:t>
      </w:r>
    </w:p>
    <w:p w14:paraId="0DF50D43" w14:textId="77777777" w:rsidR="00510795" w:rsidRPr="00AB1781" w:rsidRDefault="00510795" w:rsidP="00267F42">
      <w:pPr>
        <w:pStyle w:val="EnglishHangNoCoptic"/>
      </w:pPr>
      <w:r w:rsidRPr="00AB1781">
        <w:t>18 The Lord has chastened me, chastened me indeed,</w:t>
      </w:r>
    </w:p>
    <w:p w14:paraId="0D0A87E7" w14:textId="77777777" w:rsidR="00510795" w:rsidRPr="00AB1781" w:rsidRDefault="00510795" w:rsidP="00267F42">
      <w:pPr>
        <w:pStyle w:val="EnglishHangEndNoCoptic"/>
      </w:pPr>
      <w:r w:rsidRPr="00AB1781">
        <w:tab/>
        <w:t>but He has not delivered me to death.</w:t>
      </w:r>
    </w:p>
    <w:p w14:paraId="680C641C" w14:textId="77777777" w:rsidR="00510795" w:rsidRPr="00AB1781" w:rsidRDefault="00510795" w:rsidP="00267F42">
      <w:pPr>
        <w:pStyle w:val="EnglishHangNoCoptic"/>
      </w:pPr>
      <w:r w:rsidRPr="00AB1781">
        <w:t>19 Open to me the gates of righteousness;</w:t>
      </w:r>
    </w:p>
    <w:p w14:paraId="3E69730B" w14:textId="77777777" w:rsidR="00510795" w:rsidRPr="00AB1781" w:rsidRDefault="00510795" w:rsidP="00267F42">
      <w:pPr>
        <w:pStyle w:val="EnglishHangEndNoCoptic"/>
      </w:pPr>
      <w:r w:rsidRPr="00AB1781">
        <w:tab/>
        <w:t>I will enter by them and give thanks to the Lord.</w:t>
      </w:r>
    </w:p>
    <w:p w14:paraId="6E6F43E9" w14:textId="77777777" w:rsidR="00510795" w:rsidRPr="00AB1781" w:rsidRDefault="00510795" w:rsidP="00267F42">
      <w:pPr>
        <w:pStyle w:val="EnglishHangNoCoptic"/>
      </w:pPr>
      <w:r w:rsidRPr="00AB1781">
        <w:t>20 This is the gate of the Lord;</w:t>
      </w:r>
    </w:p>
    <w:p w14:paraId="3D8D3675" w14:textId="77777777" w:rsidR="00510795" w:rsidRPr="00AB1781" w:rsidRDefault="00510795" w:rsidP="00267F42">
      <w:pPr>
        <w:pStyle w:val="EnglishHangEndNoCoptic"/>
      </w:pPr>
      <w:r w:rsidRPr="00AB1781">
        <w:tab/>
        <w:t>the righteous enter by it.</w:t>
      </w:r>
    </w:p>
    <w:p w14:paraId="6D6F073C" w14:textId="77777777" w:rsidR="00510795" w:rsidRPr="00AB1781" w:rsidRDefault="00510795" w:rsidP="00267F42">
      <w:pPr>
        <w:pStyle w:val="EnglishHangNoCoptic"/>
      </w:pPr>
      <w:r w:rsidRPr="00AB1781">
        <w:t xml:space="preserve">21 I praise and thank </w:t>
      </w:r>
      <w:r w:rsidR="001040C8">
        <w:t>You</w:t>
      </w:r>
    </w:p>
    <w:p w14:paraId="577575BE"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5032D80F"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49978FB7" w14:textId="77777777" w:rsidR="00510795" w:rsidRPr="00AB1781" w:rsidRDefault="00510795" w:rsidP="00267F42">
      <w:pPr>
        <w:pStyle w:val="EnglishHangNoCoptic"/>
      </w:pPr>
      <w:r w:rsidRPr="00AB1781">
        <w:t>22 The stone which the builders rejected</w:t>
      </w:r>
    </w:p>
    <w:p w14:paraId="56713845" w14:textId="77777777" w:rsidR="00510795" w:rsidRPr="00AB1781" w:rsidRDefault="00510795" w:rsidP="00267F42">
      <w:pPr>
        <w:pStyle w:val="EnglishHangEndNoCoptic"/>
      </w:pPr>
      <w:r w:rsidRPr="00AB1781">
        <w:tab/>
        <w:t>has become the corner-stone.</w:t>
      </w:r>
      <w:r w:rsidRPr="00AB1781">
        <w:rPr>
          <w:rStyle w:val="FootnoteReference"/>
        </w:rPr>
        <w:footnoteReference w:id="394"/>
      </w:r>
    </w:p>
    <w:p w14:paraId="50889245" w14:textId="77777777" w:rsidR="00510795" w:rsidRPr="00AB1781" w:rsidRDefault="00510795" w:rsidP="00267F42">
      <w:pPr>
        <w:pStyle w:val="EnglishHangNoCoptic"/>
      </w:pPr>
      <w:r w:rsidRPr="00AB1781">
        <w:lastRenderedPageBreak/>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77777777" w:rsidR="00510795" w:rsidRPr="00AB1781" w:rsidRDefault="00510795" w:rsidP="00267F42">
      <w:pPr>
        <w:pStyle w:val="EnglishHangNoCoptic"/>
      </w:pPr>
      <w:r w:rsidRPr="00AB1781">
        <w:t>25 O Lord, save us;</w:t>
      </w:r>
    </w:p>
    <w:p w14:paraId="7FEBBF16" w14:textId="77777777" w:rsidR="00510795" w:rsidRPr="00AB1781" w:rsidRDefault="00510795" w:rsidP="00267F42">
      <w:pPr>
        <w:pStyle w:val="EnglishHangEndNoCoptic"/>
      </w:pPr>
      <w:r w:rsidRPr="00AB1781">
        <w:tab/>
        <w:t>prosper us, O Lord.</w:t>
      </w:r>
    </w:p>
    <w:p w14:paraId="120EBA36" w14:textId="77777777" w:rsidR="00510795" w:rsidRPr="00AB1781" w:rsidRDefault="00510795" w:rsidP="00267F42">
      <w:pPr>
        <w:pStyle w:val="EnglishHangNoCoptic"/>
      </w:pPr>
      <w:r w:rsidRPr="00AB1781">
        <w:t>26 Blessed is he who comes in the name of the Lord;</w:t>
      </w:r>
    </w:p>
    <w:p w14:paraId="5A0A6FF9" w14:textId="77777777" w:rsidR="00510795" w:rsidRPr="00AB1781" w:rsidRDefault="00510795" w:rsidP="00267F42">
      <w:pPr>
        <w:pStyle w:val="EnglishHangEndNoCoptic"/>
      </w:pPr>
      <w:r w:rsidRPr="00AB1781">
        <w:tab/>
        <w:t>we bless you from the house of the Lord.</w:t>
      </w:r>
    </w:p>
    <w:p w14:paraId="5D7692CD" w14:textId="77777777" w:rsidR="00510795" w:rsidRPr="00AB1781" w:rsidRDefault="00510795" w:rsidP="00267F42">
      <w:pPr>
        <w:pStyle w:val="EnglishHangNoCoptic"/>
      </w:pPr>
      <w:r w:rsidRPr="00AB1781">
        <w:t>27 The Lord is God and has appeared to us.</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395"/>
      </w:r>
      <w:r w:rsidRPr="00AB1781">
        <w:t xml:space="preserve"> with ropes</w:t>
      </w:r>
    </w:p>
    <w:p w14:paraId="4B02C02A" w14:textId="77777777" w:rsidR="00510795" w:rsidRPr="00AB1781" w:rsidRDefault="00510795" w:rsidP="00267F42">
      <w:pPr>
        <w:pStyle w:val="EnglishHangEndNoCoptic"/>
      </w:pPr>
      <w:r w:rsidRPr="00AB1781">
        <w:tab/>
        <w:t>to the horns of the altar.</w:t>
      </w:r>
    </w:p>
    <w:p w14:paraId="4392F847" w14:textId="77777777"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praise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085EC684" w14:textId="77777777" w:rsidR="00510795" w:rsidRPr="00AB1781" w:rsidRDefault="00510795" w:rsidP="00267F42">
      <w:pPr>
        <w:pStyle w:val="EnglishHangNoCoptic"/>
      </w:pPr>
      <w:r w:rsidRPr="00AB1781">
        <w:tab/>
        <w:t xml:space="preserve">I praise and thank </w:t>
      </w:r>
      <w:r w:rsidR="001040C8">
        <w:t>You</w:t>
      </w:r>
    </w:p>
    <w:p w14:paraId="36F27113" w14:textId="77777777" w:rsidR="00510795" w:rsidRPr="00AB1781" w:rsidRDefault="00510795" w:rsidP="00267F42">
      <w:pPr>
        <w:pStyle w:val="EnglishHangNoCoptic"/>
      </w:pPr>
      <w:r w:rsidRPr="00AB1781">
        <w:tab/>
        <w:t xml:space="preserve">that </w:t>
      </w:r>
      <w:r w:rsidR="001040C8">
        <w:t>You</w:t>
      </w:r>
      <w:r w:rsidRPr="00AB1781">
        <w:t xml:space="preserve"> </w:t>
      </w:r>
      <w:r w:rsidR="00556387">
        <w:t>have</w:t>
      </w:r>
      <w:r w:rsidRPr="00AB1781">
        <w:t xml:space="preserve"> answered me</w:t>
      </w:r>
    </w:p>
    <w:p w14:paraId="0DE8A572" w14:textId="77777777" w:rsidR="00510795" w:rsidRPr="00AB1781" w:rsidRDefault="00510795" w:rsidP="00267F42">
      <w:pPr>
        <w:pStyle w:val="EnglishHangEndNoCoptic"/>
      </w:pPr>
      <w:r w:rsidRPr="00AB1781">
        <w:tab/>
        <w:t xml:space="preserve">and </w:t>
      </w:r>
      <w:r w:rsidR="00556387">
        <w:t>have</w:t>
      </w:r>
      <w:r w:rsidRPr="00AB1781">
        <w:t xml:space="preserve"> become my salvation.</w:t>
      </w:r>
    </w:p>
    <w:p w14:paraId="311FBB17" w14:textId="77777777" w:rsidR="00510795" w:rsidRPr="00AB1781" w:rsidRDefault="00510795" w:rsidP="00267F42">
      <w:pPr>
        <w:pStyle w:val="EnglishHangNoCoptic"/>
      </w:pPr>
      <w:r w:rsidRPr="00AB1781">
        <w:t>29 Give thanks to the Lord, He is good;</w:t>
      </w:r>
    </w:p>
    <w:p w14:paraId="29592F6F" w14:textId="77777777" w:rsidR="00510795" w:rsidRDefault="00510795" w:rsidP="00267F42">
      <w:pPr>
        <w:pStyle w:val="EnglishHangEndNoCoptic"/>
      </w:pPr>
      <w:r w:rsidRPr="00AB1781">
        <w:tab/>
        <w:t>His mercy is eternal.</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998" w:name="_Ref435990049"/>
      <w:r>
        <w:t>Kathisma 17</w:t>
      </w:r>
      <w:bookmarkEnd w:id="998"/>
    </w:p>
    <w:p w14:paraId="5D7D7323" w14:textId="77777777" w:rsidR="00385CB8" w:rsidRPr="00385CB8" w:rsidRDefault="00385CB8" w:rsidP="00BF0205">
      <w:pPr>
        <w:pStyle w:val="Heading4"/>
      </w:pPr>
      <w:bookmarkStart w:id="999" w:name="_Ref412027139"/>
      <w:r>
        <w:t>Psalm</w:t>
      </w:r>
      <w:r w:rsidRPr="00AB1781">
        <w:t xml:space="preserve"> 118</w:t>
      </w:r>
      <w:r>
        <w:t>: Blessed are they who are faultless in the way</w:t>
      </w:r>
      <w:bookmarkEnd w:id="999"/>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77777777" w:rsidR="00EE2E1D" w:rsidRDefault="00EE2E1D" w:rsidP="00385CB8">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3B57222" w14:textId="77777777" w:rsidR="00385CB8" w:rsidRPr="00385CB8" w:rsidRDefault="00385CB8" w:rsidP="00385CB8">
      <w:pPr>
        <w:pStyle w:val="Rubric"/>
      </w:pPr>
      <w:r w:rsidRPr="00AB1781">
        <w:t>(Alleluia)</w:t>
      </w:r>
    </w:p>
    <w:p w14:paraId="52E8579E" w14:textId="77777777" w:rsidR="00F14AA6" w:rsidRDefault="00F14AA6" w:rsidP="00BF0205">
      <w:pPr>
        <w:pStyle w:val="Heading5"/>
      </w:pPr>
      <w:r>
        <w:t>Psalm 118 Part 1</w:t>
      </w:r>
      <w:r w:rsidR="00494693">
        <w:t>: Blessed are they who are faultless in the way</w:t>
      </w:r>
    </w:p>
    <w:p w14:paraId="36763D5D" w14:textId="77777777" w:rsidR="006D2FE5" w:rsidRPr="006D2FE5" w:rsidRDefault="00EE2E1D" w:rsidP="006D2FE5">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11CE103" w14:textId="77777777" w:rsidR="00385CB8" w:rsidRPr="00AB1781" w:rsidRDefault="00385CB8" w:rsidP="00385CB8">
      <w:pPr>
        <w:pStyle w:val="EnglishHangNoCoptic"/>
      </w:pPr>
      <w:r w:rsidRPr="00AB1781">
        <w:t>1 Blessed are they who are faultless in the way,</w:t>
      </w:r>
      <w:r w:rsidRPr="00AB1781">
        <w:rPr>
          <w:rStyle w:val="FootnoteReference"/>
        </w:rPr>
        <w:footnoteReference w:id="396"/>
      </w:r>
    </w:p>
    <w:p w14:paraId="7BF1342F" w14:textId="77777777" w:rsidR="00385CB8" w:rsidRPr="00AB1781" w:rsidRDefault="00385CB8" w:rsidP="00385CB8">
      <w:pPr>
        <w:pStyle w:val="EnglishHangEndNoCoptic"/>
      </w:pPr>
      <w:r w:rsidRPr="00AB1781">
        <w:lastRenderedPageBreak/>
        <w:tab/>
        <w:t>who live by the law of the Lord.</w:t>
      </w:r>
      <w:r w:rsidRPr="00AB1781">
        <w:rPr>
          <w:rStyle w:val="FootnoteReference"/>
        </w:rPr>
        <w:footnoteReference w:id="397"/>
      </w:r>
    </w:p>
    <w:p w14:paraId="6F6BF844" w14:textId="77777777" w:rsidR="00385CB8" w:rsidRPr="00AB1781" w:rsidRDefault="00385CB8" w:rsidP="00385CB8">
      <w:pPr>
        <w:pStyle w:val="EnglishHangNoCoptic"/>
      </w:pPr>
      <w:r w:rsidRPr="00AB1781">
        <w:t>2 Blessed are they who search out His testimonies,</w:t>
      </w:r>
      <w:r w:rsidRPr="00AB1781">
        <w:rPr>
          <w:rStyle w:val="FootnoteReference"/>
        </w:rPr>
        <w:footnoteReference w:id="398"/>
      </w:r>
    </w:p>
    <w:p w14:paraId="1C203906" w14:textId="77777777" w:rsidR="00385CB8" w:rsidRPr="00AB1781" w:rsidRDefault="00385CB8" w:rsidP="00385CB8">
      <w:pPr>
        <w:pStyle w:val="EnglishHangEndNoCoptic"/>
      </w:pPr>
      <w:r w:rsidRPr="00AB1781">
        <w:tab/>
        <w:t>who seek Him with their whole heart.</w:t>
      </w:r>
      <w:r w:rsidRPr="00AB1781">
        <w:rPr>
          <w:rStyle w:val="FootnoteReference"/>
        </w:rPr>
        <w:footnoteReference w:id="399"/>
      </w:r>
    </w:p>
    <w:p w14:paraId="1B385973" w14:textId="77777777" w:rsidR="00385CB8" w:rsidRPr="00AB1781" w:rsidRDefault="00385CB8" w:rsidP="00385CB8">
      <w:pPr>
        <w:pStyle w:val="EnglishHangNoCoptic"/>
      </w:pPr>
      <w:r w:rsidRPr="00AB1781">
        <w:t>3 For those whose work is sin</w:t>
      </w:r>
    </w:p>
    <w:p w14:paraId="5BCC4214" w14:textId="77777777" w:rsidR="00385CB8" w:rsidRPr="00AB1781" w:rsidRDefault="00385CB8" w:rsidP="00385CB8">
      <w:pPr>
        <w:pStyle w:val="EnglishHangEndNoCoptic"/>
      </w:pPr>
      <w:r w:rsidRPr="00AB1781">
        <w:tab/>
        <w:t>do not walk in His ways.</w:t>
      </w:r>
    </w:p>
    <w:p w14:paraId="460FE709" w14:textId="77777777" w:rsidR="00385CB8" w:rsidRPr="00AB1781" w:rsidRDefault="00385CB8" w:rsidP="00385CB8">
      <w:pPr>
        <w:pStyle w:val="EnglishHangNoCoptic"/>
      </w:pPr>
      <w:r w:rsidRPr="00AB1781">
        <w:t xml:space="preserve">4 </w:t>
      </w:r>
      <w:r w:rsidR="001040C8">
        <w:t>You</w:t>
      </w:r>
      <w:r w:rsidRPr="00AB1781">
        <w:t xml:space="preserve"> </w:t>
      </w:r>
      <w:r w:rsidR="00556387">
        <w:t>have</w:t>
      </w:r>
      <w:r w:rsidRPr="00AB1781">
        <w:t xml:space="preserve"> ordered </w:t>
      </w:r>
      <w:r w:rsidR="00E570CB">
        <w:t>Your</w:t>
      </w:r>
      <w:r w:rsidRPr="00AB1781">
        <w:t xml:space="preserve"> commandments</w:t>
      </w:r>
    </w:p>
    <w:p w14:paraId="6B1F2214" w14:textId="77777777" w:rsidR="00385CB8" w:rsidRPr="00AB1781" w:rsidRDefault="00385CB8" w:rsidP="00385CB8">
      <w:pPr>
        <w:pStyle w:val="EnglishHangEndNoCoptic"/>
      </w:pPr>
      <w:r w:rsidRPr="00AB1781">
        <w:tab/>
        <w:t>to be strictly observed.</w:t>
      </w:r>
    </w:p>
    <w:p w14:paraId="246B42FE" w14:textId="77777777" w:rsidR="00385CB8" w:rsidRPr="00AB1781" w:rsidRDefault="00385CB8" w:rsidP="00385CB8">
      <w:pPr>
        <w:pStyle w:val="EnglishHangNoCoptic"/>
      </w:pPr>
      <w:r w:rsidRPr="00AB1781">
        <w:t>5 O that my ways were directed</w:t>
      </w:r>
    </w:p>
    <w:p w14:paraId="41F5C923" w14:textId="77777777" w:rsidR="00385CB8" w:rsidRPr="00AB1781" w:rsidRDefault="00385CB8" w:rsidP="00385CB8">
      <w:pPr>
        <w:pStyle w:val="EnglishHangEndNoCoptic"/>
      </w:pPr>
      <w:r w:rsidRPr="00AB1781">
        <w:tab/>
        <w:t xml:space="preserve">to the observance of </w:t>
      </w:r>
      <w:r w:rsidR="00E570CB">
        <w:t>Your</w:t>
      </w:r>
      <w:r w:rsidRPr="00AB1781">
        <w:t xml:space="preserve"> rights!</w:t>
      </w:r>
    </w:p>
    <w:p w14:paraId="0D322CC5" w14:textId="77777777" w:rsidR="00385CB8" w:rsidRPr="00AB1781" w:rsidRDefault="00385CB8" w:rsidP="00385CB8">
      <w:pPr>
        <w:pStyle w:val="EnglishHangNoCoptic"/>
      </w:pPr>
      <w:r w:rsidRPr="00AB1781">
        <w:t>6 Then I shall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77777777" w:rsidR="00385CB8" w:rsidRPr="00AB1781" w:rsidRDefault="00385CB8" w:rsidP="00385CB8">
      <w:pPr>
        <w:pStyle w:val="EnglishHangNoCoptic"/>
      </w:pPr>
      <w:r w:rsidRPr="00AB1781">
        <w:t xml:space="preserve">7 I will praise and thank </w:t>
      </w:r>
      <w:r w:rsidR="001040C8">
        <w:t>You</w:t>
      </w:r>
      <w:r w:rsidRPr="00AB1781">
        <w:t xml:space="preserve"> with an upright heart,</w:t>
      </w:r>
    </w:p>
    <w:p w14:paraId="60CC5889" w14:textId="77777777" w:rsidR="00385CB8" w:rsidRPr="00AB1781" w:rsidRDefault="00385CB8" w:rsidP="00385CB8">
      <w:pPr>
        <w:pStyle w:val="EnglishHangEndNoCoptic"/>
      </w:pPr>
      <w:r w:rsidRPr="00AB1781">
        <w:tab/>
        <w:t xml:space="preserve">as I learn the justice of </w:t>
      </w:r>
      <w:r w:rsidR="00E570CB">
        <w:t>Your</w:t>
      </w:r>
      <w:r w:rsidRPr="00AB1781">
        <w:t xml:space="preserve"> judgments.</w:t>
      </w:r>
    </w:p>
    <w:p w14:paraId="1A6D599C" w14:textId="77777777" w:rsidR="00385CB8" w:rsidRPr="00AB1781" w:rsidRDefault="00385CB8" w:rsidP="00385CB8">
      <w:pPr>
        <w:pStyle w:val="EnglishHangNoCoptic"/>
      </w:pPr>
      <w:r w:rsidRPr="00AB1781">
        <w:t xml:space="preserve">8 I will observe </w:t>
      </w:r>
      <w:r w:rsidR="00E570CB">
        <w:t>Your</w:t>
      </w:r>
      <w:r w:rsidRPr="00AB1781">
        <w:t xml:space="preserve"> rights;</w:t>
      </w:r>
    </w:p>
    <w:p w14:paraId="70138757" w14:textId="77777777" w:rsidR="00385CB8" w:rsidRDefault="00385CB8" w:rsidP="00385CB8">
      <w:pPr>
        <w:pStyle w:val="EnglishHangEndNoCoptic"/>
      </w:pPr>
      <w:r w:rsidRPr="00AB1781">
        <w:tab/>
        <w:t>O forsake me not utterly.</w:t>
      </w:r>
    </w:p>
    <w:p w14:paraId="383C145C" w14:textId="77777777" w:rsidR="00332736" w:rsidRPr="00AB1781" w:rsidRDefault="00332736" w:rsidP="00BF0205">
      <w:pPr>
        <w:pStyle w:val="Heading5"/>
      </w:pPr>
      <w:r>
        <w:t>Psalm 118 Part 2</w:t>
      </w:r>
      <w:r w:rsidR="00494693">
        <w:t>: How can a young man direct his way</w:t>
      </w:r>
    </w:p>
    <w:p w14:paraId="73E5DBB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542B1AED" w14:textId="77777777" w:rsidR="00385CB8" w:rsidRPr="00AB1781" w:rsidRDefault="00385CB8" w:rsidP="00385CB8">
      <w:pPr>
        <w:pStyle w:val="EnglishHangNoCoptic"/>
      </w:pPr>
      <w:r w:rsidRPr="00AB1781">
        <w:t>9 How can a young man direct his way?</w:t>
      </w:r>
    </w:p>
    <w:p w14:paraId="14B4E452" w14:textId="77777777" w:rsidR="00385CB8" w:rsidRPr="00AB1781" w:rsidRDefault="00385CB8" w:rsidP="00385CB8">
      <w:pPr>
        <w:pStyle w:val="EnglishHangEndNoCoptic"/>
      </w:pPr>
      <w:r w:rsidRPr="00AB1781">
        <w:tab/>
        <w:t xml:space="preserve">By obeying </w:t>
      </w:r>
      <w:r w:rsidR="00E570CB">
        <w:t>Your</w:t>
      </w:r>
      <w:r w:rsidRPr="00AB1781">
        <w:t xml:space="preserve"> words.</w:t>
      </w:r>
    </w:p>
    <w:p w14:paraId="7AA7D8AE" w14:textId="77777777" w:rsidR="00385CB8" w:rsidRPr="00AB1781" w:rsidRDefault="00385CB8" w:rsidP="00385CB8">
      <w:pPr>
        <w:pStyle w:val="EnglishHangNoCoptic"/>
      </w:pPr>
      <w:r w:rsidRPr="00AB1781">
        <w:t xml:space="preserve">10 With my whole heart I seek </w:t>
      </w:r>
      <w:r w:rsidR="001040C8">
        <w:t>You</w:t>
      </w:r>
      <w:r w:rsidRPr="00AB1781">
        <w:t>;</w:t>
      </w:r>
    </w:p>
    <w:p w14:paraId="14308293" w14:textId="77777777" w:rsidR="00385CB8" w:rsidRPr="00AB1781" w:rsidRDefault="00385CB8" w:rsidP="00385CB8">
      <w:pPr>
        <w:pStyle w:val="EnglishHangEndNoCoptic"/>
      </w:pPr>
      <w:r w:rsidRPr="00AB1781">
        <w:tab/>
        <w:t xml:space="preserve">let me not be driven from </w:t>
      </w:r>
      <w:r w:rsidR="00E570CB">
        <w:t>Your</w:t>
      </w:r>
      <w:r w:rsidRPr="00AB1781">
        <w:t xml:space="preserve"> commandments.</w:t>
      </w:r>
    </w:p>
    <w:p w14:paraId="240E0284" w14:textId="77777777" w:rsidR="00385CB8" w:rsidRPr="00AB1781" w:rsidRDefault="00385CB8" w:rsidP="00385CB8">
      <w:pPr>
        <w:pStyle w:val="EnglishHangNoCoptic"/>
      </w:pPr>
      <w:r w:rsidRPr="00AB1781">
        <w:t xml:space="preserve">11 </w:t>
      </w:r>
      <w:r w:rsidR="00E570CB">
        <w:t>Your</w:t>
      </w:r>
      <w:r w:rsidRPr="00AB1781">
        <w:t xml:space="preserve"> words I have hidden in my heart,</w:t>
      </w:r>
    </w:p>
    <w:p w14:paraId="488355DF" w14:textId="77777777" w:rsidR="00385CB8" w:rsidRPr="00385CB8" w:rsidRDefault="00385CB8" w:rsidP="00385CB8">
      <w:pPr>
        <w:pStyle w:val="EnglishHangEndNoCoptic"/>
      </w:pPr>
      <w:r w:rsidRPr="00AB1781">
        <w:tab/>
        <w:t xml:space="preserve">that I may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0838DEB3" w14:textId="77777777" w:rsidR="00385CB8" w:rsidRPr="00AB1781" w:rsidRDefault="00385CB8" w:rsidP="00385CB8">
      <w:pPr>
        <w:pStyle w:val="EnglishHangNoCoptic"/>
      </w:pPr>
      <w:r w:rsidRPr="00AB1781">
        <w:lastRenderedPageBreak/>
        <w:t>13 With my lips I declare</w:t>
      </w:r>
    </w:p>
    <w:p w14:paraId="08C43606" w14:textId="77777777" w:rsidR="00385CB8" w:rsidRPr="00AB1781" w:rsidRDefault="00385CB8" w:rsidP="00385CB8">
      <w:pPr>
        <w:pStyle w:val="EnglishHangEndNoCoptic"/>
      </w:pPr>
      <w:r w:rsidRPr="00AB1781">
        <w:tab/>
        <w:t xml:space="preserve">all the judgments of </w:t>
      </w:r>
      <w:r w:rsidR="00E570CB">
        <w:t>Your</w:t>
      </w:r>
      <w:r w:rsidRPr="00AB1781">
        <w:t xml:space="preserve"> mouth.</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77777777" w:rsidR="00385CB8" w:rsidRPr="00AB1781" w:rsidRDefault="00385CB8" w:rsidP="00385CB8">
      <w:pPr>
        <w:pStyle w:val="EnglishHangEndNoCoptic"/>
      </w:pPr>
      <w:r w:rsidRPr="00AB1781">
        <w:tab/>
        <w:t xml:space="preserve">and consider </w:t>
      </w:r>
      <w:r w:rsidR="00E570CB">
        <w:t>Your</w:t>
      </w:r>
      <w:r w:rsidRPr="00AB1781">
        <w:t xml:space="preserve"> ways.</w:t>
      </w:r>
    </w:p>
    <w:p w14:paraId="7713F56B" w14:textId="77777777" w:rsidR="00385CB8" w:rsidRPr="00AB1781" w:rsidRDefault="00385CB8" w:rsidP="00385CB8">
      <w:pPr>
        <w:pStyle w:val="EnglishHangNoCoptic"/>
      </w:pPr>
      <w:r w:rsidRPr="00AB1781">
        <w:t xml:space="preserve">16 I will meditate on </w:t>
      </w:r>
      <w:r w:rsidR="00E570CB">
        <w:t>Your</w:t>
      </w:r>
      <w:r w:rsidRPr="00AB1781">
        <w:t xml:space="preserve"> rights,</w:t>
      </w:r>
    </w:p>
    <w:p w14:paraId="53BAEE59" w14:textId="77777777" w:rsidR="00385CB8" w:rsidRDefault="00385CB8" w:rsidP="00385CB8">
      <w:pPr>
        <w:pStyle w:val="EnglishHangEndNoCoptic"/>
      </w:pPr>
      <w:r w:rsidRPr="00AB1781">
        <w:tab/>
        <w:t xml:space="preserve">and not forget </w:t>
      </w:r>
      <w:r w:rsidR="00E570CB">
        <w:t>Your</w:t>
      </w:r>
      <w:r w:rsidRPr="00AB1781">
        <w:t xml:space="preserve"> words.</w:t>
      </w:r>
    </w:p>
    <w:p w14:paraId="4556BC80" w14:textId="77777777" w:rsidR="00332736" w:rsidRPr="00AB1781" w:rsidRDefault="00332736" w:rsidP="00BF0205">
      <w:pPr>
        <w:pStyle w:val="Heading5"/>
      </w:pPr>
      <w:r>
        <w:t>Psalm 118 Part 3</w:t>
      </w:r>
      <w:r w:rsidR="00494693">
        <w:t>: Respond to Your slave</w:t>
      </w:r>
    </w:p>
    <w:p w14:paraId="2B8A511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456C4D6" w14:textId="77777777" w:rsidR="00385CB8" w:rsidRPr="00AB1781" w:rsidRDefault="00385CB8" w:rsidP="00385CB8">
      <w:pPr>
        <w:pStyle w:val="EnglishHangNoCoptic"/>
      </w:pPr>
      <w:r w:rsidRPr="00AB1781">
        <w:t xml:space="preserve">17 Respond to </w:t>
      </w:r>
      <w:r w:rsidR="00E570CB">
        <w:t>Your</w:t>
      </w:r>
      <w:r w:rsidRPr="00AB1781">
        <w:t xml:space="preserve"> slave,</w:t>
      </w:r>
    </w:p>
    <w:p w14:paraId="3FCA36E2" w14:textId="77777777" w:rsidR="00385CB8" w:rsidRPr="00AB1781" w:rsidRDefault="00385CB8" w:rsidP="00385CB8">
      <w:pPr>
        <w:pStyle w:val="EnglishHangEndNoCoptic"/>
      </w:pPr>
      <w:r w:rsidRPr="00AB1781">
        <w:tab/>
        <w:t xml:space="preserve">that I may live and keep </w:t>
      </w:r>
      <w:r w:rsidR="00E570CB">
        <w:t>Your</w:t>
      </w:r>
      <w:r w:rsidRPr="00AB1781">
        <w:t xml:space="preserve"> words.</w:t>
      </w:r>
    </w:p>
    <w:p w14:paraId="4BA860BB" w14:textId="77777777" w:rsidR="00385CB8" w:rsidRPr="00AB1781" w:rsidRDefault="00385CB8" w:rsidP="00385CB8">
      <w:pPr>
        <w:pStyle w:val="EnglishHangNoCoptic"/>
      </w:pPr>
      <w:r w:rsidRPr="00AB1781">
        <w:t>18 Unveil my eyes,</w:t>
      </w:r>
    </w:p>
    <w:p w14:paraId="1593BD9A" w14:textId="77777777" w:rsidR="00385CB8" w:rsidRPr="00AB1781" w:rsidRDefault="00385CB8" w:rsidP="00385CB8">
      <w:pPr>
        <w:pStyle w:val="EnglishHangEndNoCoptic"/>
      </w:pPr>
      <w:r w:rsidRPr="00AB1781">
        <w:tab/>
        <w:t xml:space="preserve">and I shall discern the wonders of </w:t>
      </w:r>
      <w:r w:rsidR="00E570CB">
        <w:t>Your</w:t>
      </w:r>
      <w:r w:rsidRPr="00AB1781">
        <w:t xml:space="preserve"> law.</w:t>
      </w:r>
    </w:p>
    <w:p w14:paraId="5FDD845A" w14:textId="77777777" w:rsidR="00385CB8" w:rsidRPr="00AB1781" w:rsidRDefault="00385CB8" w:rsidP="00385CB8">
      <w:pPr>
        <w:pStyle w:val="EnglishHangNoCoptic"/>
      </w:pPr>
      <w:r w:rsidRPr="00AB1781">
        <w:t>19 I am a stranger on earth;</w:t>
      </w:r>
    </w:p>
    <w:p w14:paraId="502B4E81" w14:textId="77777777" w:rsidR="00385CB8" w:rsidRPr="00AB1781" w:rsidRDefault="00385CB8" w:rsidP="00385CB8">
      <w:pPr>
        <w:pStyle w:val="EnglishHangEndNoCoptic"/>
      </w:pPr>
      <w:r w:rsidRPr="00AB1781">
        <w:tab/>
        <w:t xml:space="preserve">hide not </w:t>
      </w:r>
      <w:r w:rsidR="00E570CB">
        <w:t>Your</w:t>
      </w:r>
      <w:r w:rsidRPr="00AB1781">
        <w:t xml:space="preserve"> commandments from me.</w:t>
      </w:r>
    </w:p>
    <w:p w14:paraId="286F9497" w14:textId="77777777" w:rsidR="00385CB8" w:rsidRPr="00AB1781" w:rsidRDefault="00385CB8" w:rsidP="00385CB8">
      <w:pPr>
        <w:pStyle w:val="EnglishHangNoCoptic"/>
      </w:pPr>
      <w:r w:rsidRPr="00AB1781">
        <w:t>20 My soul longs to welcome</w:t>
      </w:r>
      <w:r w:rsidRPr="00AB1781">
        <w:rPr>
          <w:rStyle w:val="FootnoteReference"/>
        </w:rPr>
        <w:footnoteReference w:id="400"/>
      </w:r>
    </w:p>
    <w:p w14:paraId="5BA423A5" w14:textId="77777777" w:rsidR="00385CB8" w:rsidRPr="00AB1781" w:rsidRDefault="00385CB8" w:rsidP="00385CB8">
      <w:pPr>
        <w:pStyle w:val="EnglishHangEndNoCoptic"/>
      </w:pPr>
      <w:r w:rsidRPr="00AB1781">
        <w:tab/>
      </w:r>
      <w:r w:rsidR="00E570CB">
        <w:t>Your</w:t>
      </w:r>
      <w:r w:rsidRPr="00AB1781">
        <w:t xml:space="preserve"> judgments at all times.</w:t>
      </w:r>
    </w:p>
    <w:p w14:paraId="42F85306" w14:textId="77777777"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proud;</w:t>
      </w:r>
      <w:r w:rsidRPr="00AB1781">
        <w:rPr>
          <w:rStyle w:val="FootnoteReference"/>
        </w:rPr>
        <w:footnoteReference w:id="401"/>
      </w:r>
    </w:p>
    <w:p w14:paraId="4B95DE1A" w14:textId="77777777" w:rsidR="00385CB8" w:rsidRPr="00AB1781" w:rsidRDefault="00385CB8" w:rsidP="00385CB8">
      <w:pPr>
        <w:pStyle w:val="EnglishHangEndNoCoptic"/>
      </w:pPr>
      <w:r w:rsidRPr="00AB1781">
        <w:tab/>
        <w:t xml:space="preserve">cursed are they who turn from </w:t>
      </w:r>
      <w:r w:rsidR="00E570CB">
        <w:t>Your</w:t>
      </w:r>
      <w:r w:rsidRPr="00AB1781">
        <w:t xml:space="preserve"> commandments.</w:t>
      </w:r>
    </w:p>
    <w:p w14:paraId="4F766BE1" w14:textId="77777777" w:rsidR="00385CB8" w:rsidRPr="00AB1781" w:rsidRDefault="00385CB8" w:rsidP="00385CB8">
      <w:pPr>
        <w:pStyle w:val="EnglishHangNoCoptic"/>
      </w:pPr>
      <w:r w:rsidRPr="00AB1781">
        <w:t>22 Take from me reproach and contempt,</w:t>
      </w:r>
    </w:p>
    <w:p w14:paraId="0D1567D0" w14:textId="77777777" w:rsidR="00385CB8" w:rsidRPr="00AB1781" w:rsidRDefault="00385CB8" w:rsidP="00385CB8">
      <w:pPr>
        <w:pStyle w:val="EnglishHangEndNoCoptic"/>
      </w:pPr>
      <w:r w:rsidRPr="00AB1781">
        <w:tab/>
        <w:t xml:space="preserve">for I seek </w:t>
      </w:r>
      <w:r w:rsidR="00E570CB">
        <w:t>Your</w:t>
      </w:r>
      <w:r w:rsidRPr="00AB1781">
        <w:t xml:space="preserve"> testimonies.</w:t>
      </w:r>
    </w:p>
    <w:p w14:paraId="093C5E92" w14:textId="77777777" w:rsidR="00385CB8" w:rsidRPr="00AB1781" w:rsidRDefault="00385CB8" w:rsidP="00385CB8">
      <w:pPr>
        <w:pStyle w:val="EnglishHangNoCoptic"/>
      </w:pPr>
      <w:r w:rsidRPr="00AB1781">
        <w:t>23 For rulers also sat and spoke against me;</w:t>
      </w:r>
    </w:p>
    <w:p w14:paraId="6C04CFDE" w14:textId="77777777" w:rsidR="00385CB8" w:rsidRPr="00AB1781" w:rsidRDefault="00385CB8" w:rsidP="00385CB8">
      <w:pPr>
        <w:pStyle w:val="EnglishHangEndNoCoptic"/>
      </w:pPr>
      <w:r w:rsidRPr="00AB1781">
        <w:tab/>
        <w:t xml:space="preserve">but </w:t>
      </w:r>
      <w:r w:rsidR="00E570CB">
        <w:t>Your</w:t>
      </w:r>
      <w:r w:rsidRPr="00AB1781">
        <w:t xml:space="preserve"> slave meditates on </w:t>
      </w:r>
      <w:r w:rsidR="00E570CB">
        <w:t>Your</w:t>
      </w:r>
      <w:r w:rsidRPr="00AB1781">
        <w:t xml:space="preserve"> rights.</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77777777" w:rsidR="00385CB8" w:rsidRDefault="00385CB8" w:rsidP="00385CB8">
      <w:pPr>
        <w:pStyle w:val="EnglishHangEndNoCoptic"/>
      </w:pPr>
      <w:r w:rsidRPr="00AB1781">
        <w:tab/>
        <w:t xml:space="preserve">and </w:t>
      </w:r>
      <w:r w:rsidR="00E570CB">
        <w:t>Your</w:t>
      </w:r>
      <w:r w:rsidRPr="00AB1781">
        <w:t xml:space="preserve"> rights are my counsellors.</w:t>
      </w:r>
      <w:r w:rsidRPr="00AB1781">
        <w:rPr>
          <w:rStyle w:val="FootnoteReference"/>
        </w:rPr>
        <w:footnoteReference w:id="402"/>
      </w:r>
    </w:p>
    <w:p w14:paraId="3AC029D7" w14:textId="77777777" w:rsidR="00332736" w:rsidRPr="00AB1781" w:rsidRDefault="00332736" w:rsidP="00BF0205">
      <w:pPr>
        <w:pStyle w:val="Heading5"/>
      </w:pPr>
      <w:r>
        <w:t>Psalm 118 Part 4</w:t>
      </w:r>
      <w:r w:rsidR="00494693">
        <w:t>: My soul clings to the earth</w:t>
      </w:r>
    </w:p>
    <w:p w14:paraId="7911DE8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D925DBF" w14:textId="77777777" w:rsidR="00385CB8" w:rsidRPr="00AB1781" w:rsidRDefault="00385CB8" w:rsidP="00385CB8">
      <w:pPr>
        <w:pStyle w:val="EnglishHangNoCoptic"/>
      </w:pPr>
      <w:r w:rsidRPr="00AB1781">
        <w:t>25 My soul clings to the earth;</w:t>
      </w:r>
    </w:p>
    <w:p w14:paraId="33234287" w14:textId="77777777" w:rsidR="00385CB8" w:rsidRPr="00AB1781" w:rsidRDefault="00385CB8" w:rsidP="00385CB8">
      <w:pPr>
        <w:pStyle w:val="EnglishHangEndNoCoptic"/>
      </w:pPr>
      <w:r w:rsidRPr="00AB1781">
        <w:lastRenderedPageBreak/>
        <w:tab/>
        <w:t xml:space="preserve">revive me according to </w:t>
      </w:r>
      <w:r w:rsidR="00E570CB">
        <w:t>Your</w:t>
      </w:r>
      <w:r w:rsidRPr="00AB1781">
        <w:t xml:space="preserve"> word.</w:t>
      </w:r>
    </w:p>
    <w:p w14:paraId="6ABBFC39" w14:textId="77777777" w:rsidR="00385CB8" w:rsidRPr="00AB1781" w:rsidRDefault="00385CB8" w:rsidP="00385CB8">
      <w:pPr>
        <w:pStyle w:val="EnglishHangNoCoptic"/>
      </w:pPr>
      <w:r w:rsidRPr="00AB1781">
        <w:t xml:space="preserve">26 I confess my ways and </w:t>
      </w:r>
      <w:r w:rsidR="001040C8">
        <w:t>You</w:t>
      </w:r>
      <w:r w:rsidRPr="00AB1781">
        <w:t xml:space="preserve"> </w:t>
      </w:r>
      <w:r w:rsidR="00004BA4">
        <w:t>answer</w:t>
      </w:r>
      <w:r w:rsidRPr="00AB1781">
        <w:t xml:space="preserve"> me;</w:t>
      </w:r>
    </w:p>
    <w:p w14:paraId="48C805FA"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3C9A178B" w14:textId="77777777" w:rsidR="00385CB8" w:rsidRPr="00AB1781" w:rsidRDefault="00385CB8" w:rsidP="00385CB8">
      <w:pPr>
        <w:pStyle w:val="EnglishHangNoCoptic"/>
      </w:pPr>
      <w:r w:rsidRPr="00AB1781">
        <w:t xml:space="preserve">27 Make me understand the way of </w:t>
      </w:r>
      <w:r w:rsidR="00E570CB">
        <w:t>Your</w:t>
      </w:r>
      <w:r w:rsidRPr="00AB1781">
        <w:t xml:space="preserve"> rights,</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77777777" w:rsidR="00385CB8" w:rsidRPr="00AB1781" w:rsidRDefault="00385CB8" w:rsidP="00385CB8">
      <w:pPr>
        <w:pStyle w:val="EnglishHangNoCoptic"/>
      </w:pPr>
      <w:r w:rsidRPr="00AB1781">
        <w:t>28 My soul is drowsy with sloth;</w:t>
      </w:r>
      <w:r w:rsidRPr="00AB1781">
        <w:rPr>
          <w:rStyle w:val="FootnoteReference"/>
        </w:rPr>
        <w:footnoteReference w:id="403"/>
      </w:r>
    </w:p>
    <w:p w14:paraId="5C88A0AD" w14:textId="77777777" w:rsidR="00385CB8" w:rsidRPr="00AB1781" w:rsidRDefault="00385CB8" w:rsidP="00385CB8">
      <w:pPr>
        <w:pStyle w:val="EnglishHangEndNoCoptic"/>
      </w:pPr>
      <w:r w:rsidRPr="00AB1781">
        <w:tab/>
        <w:t xml:space="preserve">strengthen me with </w:t>
      </w:r>
      <w:r w:rsidR="00E570CB">
        <w:t>Your</w:t>
      </w:r>
      <w:r w:rsidRPr="00AB1781">
        <w:t xml:space="preserve"> words.</w:t>
      </w:r>
    </w:p>
    <w:p w14:paraId="0088F5AD" w14:textId="77777777" w:rsidR="00385CB8" w:rsidRPr="00AB1781" w:rsidRDefault="00385CB8" w:rsidP="00385CB8">
      <w:pPr>
        <w:pStyle w:val="EnglishHangNoCoptic"/>
      </w:pPr>
      <w:r w:rsidRPr="00AB1781">
        <w:t>29 Remove from me the way of lying,</w:t>
      </w:r>
    </w:p>
    <w:p w14:paraId="2145A5BF" w14:textId="77777777" w:rsidR="00385CB8" w:rsidRPr="00AB1781" w:rsidRDefault="00385CB8" w:rsidP="00385CB8">
      <w:pPr>
        <w:pStyle w:val="EnglishHangEndNoCoptic"/>
      </w:pPr>
      <w:r w:rsidRPr="00AB1781">
        <w:tab/>
        <w:t xml:space="preserve">and by </w:t>
      </w:r>
      <w:r w:rsidR="00E570CB">
        <w:t>Your</w:t>
      </w:r>
      <w:r w:rsidRPr="00AB1781">
        <w:t xml:space="preserve"> law have mercy on me.</w:t>
      </w:r>
    </w:p>
    <w:p w14:paraId="07F45733" w14:textId="77777777" w:rsidR="00385CB8" w:rsidRPr="00AB1781" w:rsidRDefault="00385CB8" w:rsidP="00385CB8">
      <w:pPr>
        <w:pStyle w:val="EnglishHangNoCoptic"/>
      </w:pPr>
      <w:r w:rsidRPr="00AB1781">
        <w:t>30 I have chosen the way of truth,</w:t>
      </w:r>
    </w:p>
    <w:p w14:paraId="43C1F118" w14:textId="77777777" w:rsidR="00385CB8" w:rsidRPr="00AB1781" w:rsidRDefault="00385CB8" w:rsidP="00385CB8">
      <w:pPr>
        <w:pStyle w:val="EnglishHangEndNoCoptic"/>
      </w:pPr>
      <w:r w:rsidRPr="00AB1781">
        <w:tab/>
        <w:t xml:space="preserve">and have not forgotten </w:t>
      </w:r>
      <w:r w:rsidR="00E570CB">
        <w:t>Your</w:t>
      </w:r>
      <w:r w:rsidRPr="00AB1781">
        <w:t xml:space="preserve"> judgments.</w:t>
      </w:r>
    </w:p>
    <w:p w14:paraId="024AF256" w14:textId="77777777" w:rsidR="00385CB8" w:rsidRPr="00AB1781" w:rsidRDefault="00385CB8" w:rsidP="00385CB8">
      <w:pPr>
        <w:pStyle w:val="EnglishHangNoCoptic"/>
      </w:pPr>
      <w:r w:rsidRPr="00AB1781">
        <w:t xml:space="preserve">31 I have stuck to </w:t>
      </w:r>
      <w:r w:rsidR="00E570CB">
        <w:t>Your</w:t>
      </w:r>
      <w:r w:rsidRPr="00AB1781">
        <w:t xml:space="preserve"> testimonies, O Lord;</w:t>
      </w:r>
    </w:p>
    <w:p w14:paraId="103F897D" w14:textId="77777777" w:rsidR="00385CB8" w:rsidRDefault="00385CB8" w:rsidP="00385CB8">
      <w:pPr>
        <w:pStyle w:val="EnglishHangEndNoCoptic"/>
      </w:pPr>
      <w:r w:rsidRPr="00AB1781">
        <w:tab/>
        <w:t>put me not to shame.</w:t>
      </w:r>
    </w:p>
    <w:p w14:paraId="708A3562" w14:textId="77777777" w:rsidR="00332736" w:rsidRPr="00AB1781" w:rsidRDefault="00332736" w:rsidP="00BF0205">
      <w:pPr>
        <w:pStyle w:val="Heading5"/>
      </w:pPr>
      <w:r>
        <w:t>Psalm 118 Part 5</w:t>
      </w:r>
      <w:r w:rsidR="00494693">
        <w:t>: I ran the way of Your commandments</w:t>
      </w:r>
    </w:p>
    <w:p w14:paraId="012EF18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0F59F4B" w14:textId="77777777" w:rsidR="00385CB8" w:rsidRPr="00AB1781" w:rsidRDefault="00385CB8" w:rsidP="00385CB8">
      <w:pPr>
        <w:pStyle w:val="EnglishHangNoCoptic"/>
      </w:pPr>
      <w:r w:rsidRPr="00AB1781">
        <w:t xml:space="preserve">32 I ran the way of </w:t>
      </w:r>
      <w:r w:rsidR="00E570CB">
        <w:t>Your</w:t>
      </w:r>
      <w:r w:rsidRPr="00AB1781">
        <w:t xml:space="preserve"> commandments,</w:t>
      </w:r>
    </w:p>
    <w:p w14:paraId="69ECB764" w14:textId="77777777" w:rsidR="00385CB8" w:rsidRPr="00AB1781" w:rsidRDefault="00385CB8" w:rsidP="00385CB8">
      <w:pPr>
        <w:pStyle w:val="EnglishHangEndNoCoptic"/>
      </w:pPr>
      <w:r w:rsidRPr="00AB1781">
        <w:tab/>
        <w:t xml:space="preserve">when </w:t>
      </w:r>
      <w:r w:rsidR="001040C8">
        <w:t>You</w:t>
      </w:r>
      <w:r w:rsidRPr="00AB1781">
        <w:t xml:space="preserve"> </w:t>
      </w:r>
      <w:r w:rsidR="001040C8">
        <w:t>did</w:t>
      </w:r>
      <w:r w:rsidRPr="00AB1781">
        <w:t xml:space="preserve"> enlarge my heart.</w:t>
      </w:r>
    </w:p>
    <w:p w14:paraId="3944770B" w14:textId="77777777" w:rsidR="00385CB8" w:rsidRPr="00AB1781" w:rsidRDefault="00385CB8" w:rsidP="00385CB8">
      <w:pPr>
        <w:pStyle w:val="EnglishHangNoCoptic"/>
      </w:pPr>
      <w:r w:rsidRPr="00AB1781">
        <w:t xml:space="preserve">33 Teach me, O Lord, the way of </w:t>
      </w:r>
      <w:r w:rsidR="00E570CB">
        <w:t>Your</w:t>
      </w:r>
      <w:r w:rsidRPr="00AB1781">
        <w:t xml:space="preserve"> rights,</w:t>
      </w:r>
    </w:p>
    <w:p w14:paraId="1297A7F5" w14:textId="77777777" w:rsidR="00385CB8" w:rsidRPr="00AB1781" w:rsidRDefault="00385CB8" w:rsidP="00385CB8">
      <w:pPr>
        <w:pStyle w:val="EnglishHangEndNoCoptic"/>
      </w:pPr>
      <w:r w:rsidRPr="00AB1781">
        <w:tab/>
        <w:t>and I will seek it continually.</w:t>
      </w:r>
    </w:p>
    <w:p w14:paraId="5F131601" w14:textId="77777777" w:rsidR="00385CB8" w:rsidRPr="00AB1781" w:rsidRDefault="00385CB8" w:rsidP="00385CB8">
      <w:pPr>
        <w:pStyle w:val="EnglishHangNoCoptic"/>
      </w:pPr>
      <w:r w:rsidRPr="00AB1781">
        <w:t xml:space="preserve">34 Give me understanding and I will search out </w:t>
      </w:r>
      <w:r w:rsidR="00E570CB">
        <w:t>Your</w:t>
      </w:r>
      <w:r w:rsidRPr="00AB1781">
        <w:t xml:space="preserve"> law</w:t>
      </w:r>
    </w:p>
    <w:p w14:paraId="7A400072" w14:textId="77777777" w:rsidR="00385CB8" w:rsidRPr="00AB1781" w:rsidRDefault="00385CB8" w:rsidP="00385CB8">
      <w:pPr>
        <w:pStyle w:val="EnglishHangEndNoCoptic"/>
      </w:pPr>
      <w:r w:rsidRPr="00AB1781">
        <w:tab/>
        <w:t>and will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77777777" w:rsidR="00385CB8" w:rsidRPr="00AB1781" w:rsidRDefault="00385CB8" w:rsidP="00385CB8">
      <w:pPr>
        <w:pStyle w:val="EnglishHangEndNoCoptic"/>
      </w:pPr>
      <w:r w:rsidRPr="00AB1781">
        <w:tab/>
        <w:t>for that is what I want.</w:t>
      </w:r>
    </w:p>
    <w:p w14:paraId="0FD338B4" w14:textId="77777777" w:rsidR="00385CB8" w:rsidRPr="00AB1781" w:rsidRDefault="00385CB8" w:rsidP="00385CB8">
      <w:pPr>
        <w:pStyle w:val="EnglishHangNoCoptic"/>
      </w:pPr>
      <w:r w:rsidRPr="00AB1781">
        <w:t xml:space="preserve">36 Incline my ear to </w:t>
      </w:r>
      <w:r w:rsidR="00E570CB">
        <w:t>Your</w:t>
      </w:r>
      <w:r w:rsidRPr="00AB1781">
        <w:t xml:space="preserve"> testimonies</w:t>
      </w:r>
    </w:p>
    <w:p w14:paraId="35330039" w14:textId="77777777" w:rsidR="00385CB8" w:rsidRPr="00AB1781" w:rsidRDefault="00385CB8" w:rsidP="00385CB8">
      <w:pPr>
        <w:pStyle w:val="EnglishHangEndNoCoptic"/>
      </w:pPr>
      <w:r w:rsidRPr="00AB1781">
        <w:tab/>
        <w:t>and not to covetousness.</w:t>
      </w:r>
    </w:p>
    <w:p w14:paraId="009C5258" w14:textId="77777777" w:rsidR="00385CB8" w:rsidRPr="00AB1781" w:rsidRDefault="00385CB8" w:rsidP="00385CB8">
      <w:pPr>
        <w:pStyle w:val="EnglishHangNoCoptic"/>
      </w:pPr>
      <w:r w:rsidRPr="00AB1781">
        <w:t>37 Turn away my eyes from looking at vanities;</w:t>
      </w:r>
      <w:r w:rsidRPr="00AB1781">
        <w:rPr>
          <w:rStyle w:val="FootnoteReference"/>
        </w:rPr>
        <w:footnoteReference w:id="404"/>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405"/>
      </w:r>
    </w:p>
    <w:p w14:paraId="5A78575D" w14:textId="77777777" w:rsidR="00385CB8" w:rsidRPr="00AB1781" w:rsidRDefault="00385CB8" w:rsidP="00385CB8">
      <w:pPr>
        <w:pStyle w:val="EnglishHangNoCoptic"/>
      </w:pPr>
      <w:r w:rsidRPr="00AB1781">
        <w:t xml:space="preserve">38 Confirm the promise of </w:t>
      </w:r>
      <w:r w:rsidR="00E570CB">
        <w:t>Your</w:t>
      </w:r>
      <w:r w:rsidRPr="00AB1781">
        <w:t xml:space="preserve"> word to </w:t>
      </w:r>
      <w:r w:rsidR="00E570CB">
        <w:t>Your</w:t>
      </w:r>
      <w:r w:rsidRPr="00AB1781">
        <w:t xml:space="preserve"> slave</w:t>
      </w:r>
    </w:p>
    <w:p w14:paraId="55BC7C90" w14:textId="77777777" w:rsidR="00385CB8" w:rsidRPr="00AB1781" w:rsidRDefault="00385CB8" w:rsidP="00385CB8">
      <w:pPr>
        <w:pStyle w:val="EnglishHangEndNoCoptic"/>
      </w:pPr>
      <w:r w:rsidRPr="00AB1781">
        <w:tab/>
        <w:t xml:space="preserve">in the fear of </w:t>
      </w:r>
      <w:r w:rsidR="001040C8">
        <w:t>You</w:t>
      </w:r>
      <w:r w:rsidRPr="00AB1781">
        <w:t>.</w:t>
      </w:r>
      <w:r w:rsidRPr="00AB1781">
        <w:rPr>
          <w:rStyle w:val="FootnoteReference"/>
        </w:rPr>
        <w:footnoteReference w:id="406"/>
      </w:r>
    </w:p>
    <w:p w14:paraId="3B038684" w14:textId="77777777" w:rsidR="00385CB8" w:rsidRPr="00AB1781" w:rsidRDefault="00385CB8" w:rsidP="00385CB8">
      <w:pPr>
        <w:pStyle w:val="EnglishHangNoCoptic"/>
      </w:pPr>
      <w:r w:rsidRPr="00AB1781">
        <w:lastRenderedPageBreak/>
        <w:t>39 Take away my reproach which I dread;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77777777"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407"/>
      </w:r>
    </w:p>
    <w:p w14:paraId="7A5B896B" w14:textId="77777777" w:rsidR="00332736" w:rsidRPr="00AB1781" w:rsidRDefault="00332736" w:rsidP="00BF0205">
      <w:pPr>
        <w:pStyle w:val="Heading5"/>
      </w:pPr>
      <w:r>
        <w:t>Psalm 118 Part 6</w:t>
      </w:r>
      <w:r w:rsidR="00494693">
        <w:t>: And let Your mercy come upon me, O Lord</w:t>
      </w:r>
    </w:p>
    <w:p w14:paraId="24B3CEAD"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77777777" w:rsidR="00385CB8" w:rsidRPr="00AB1781" w:rsidRDefault="00385CB8" w:rsidP="00385CB8">
      <w:pPr>
        <w:pStyle w:val="EnglishHangNoCoptic"/>
      </w:pPr>
      <w:r w:rsidRPr="00AB1781">
        <w:t>42 And to those who taunt me I will answer</w:t>
      </w:r>
    </w:p>
    <w:p w14:paraId="3B3C3C71" w14:textId="77777777" w:rsidR="00385CB8" w:rsidRPr="00AB1781" w:rsidRDefault="00385CB8" w:rsidP="00385CB8">
      <w:pPr>
        <w:pStyle w:val="EnglishHangEndNoCoptic"/>
      </w:pPr>
      <w:r w:rsidRPr="00AB1781">
        <w:tab/>
        <w:t xml:space="preserve">that I trust in </w:t>
      </w:r>
      <w:r w:rsidR="00E570CB">
        <w:t>Your</w:t>
      </w:r>
      <w:r w:rsidRPr="00AB1781">
        <w:t xml:space="preserve"> words.</w:t>
      </w:r>
    </w:p>
    <w:p w14:paraId="10E77F17" w14:textId="77777777" w:rsidR="00385CB8" w:rsidRPr="00AB1781" w:rsidRDefault="00385CB8" w:rsidP="00385CB8">
      <w:pPr>
        <w:pStyle w:val="EnglishHangNoCoptic"/>
      </w:pPr>
      <w:r w:rsidRPr="00AB1781">
        <w:t>43 And take not the word of truth utterly out of my mouth,</w:t>
      </w:r>
    </w:p>
    <w:p w14:paraId="1C034623" w14:textId="77777777" w:rsidR="00385CB8" w:rsidRPr="00AB1781" w:rsidRDefault="00385CB8" w:rsidP="00385CB8">
      <w:pPr>
        <w:pStyle w:val="EnglishHangEndNoCoptic"/>
      </w:pPr>
      <w:r w:rsidRPr="00AB1781">
        <w:tab/>
        <w:t xml:space="preserve">for I trust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77777777" w:rsidR="00385CB8" w:rsidRPr="00385CB8" w:rsidRDefault="00385CB8" w:rsidP="00385CB8">
      <w:pPr>
        <w:pStyle w:val="EnglishHangEndNoCoptic"/>
      </w:pPr>
      <w:r w:rsidRPr="00AB1781">
        <w:tab/>
        <w:t>for ever and to all eternity.</w:t>
      </w:r>
    </w:p>
    <w:p w14:paraId="7FF7C875" w14:textId="77777777" w:rsidR="00385CB8" w:rsidRPr="00AB1781" w:rsidRDefault="00385CB8" w:rsidP="00385CB8">
      <w:pPr>
        <w:pStyle w:val="EnglishHangNoCoptic"/>
      </w:pPr>
      <w:r w:rsidRPr="00AB1781">
        <w:t>45 And I walk in freedom</w:t>
      </w:r>
    </w:p>
    <w:p w14:paraId="5FD22E4F"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1D4765A4" w14:textId="77777777" w:rsidR="00385CB8" w:rsidRPr="00AB1781" w:rsidRDefault="00385CB8" w:rsidP="00385CB8">
      <w:pPr>
        <w:pStyle w:val="EnglishHangNoCoptic"/>
      </w:pPr>
      <w:r w:rsidRPr="00AB1781">
        <w:t xml:space="preserve">46 And I will speak of </w:t>
      </w:r>
      <w:r w:rsidR="00E570CB">
        <w:t>Your</w:t>
      </w:r>
      <w:r w:rsidRPr="00AB1781">
        <w:t xml:space="preserve"> testimonies before kings</w:t>
      </w:r>
    </w:p>
    <w:p w14:paraId="57130F5B" w14:textId="77777777" w:rsidR="00385CB8" w:rsidRPr="00AB1781" w:rsidRDefault="00385CB8" w:rsidP="00385CB8">
      <w:pPr>
        <w:pStyle w:val="EnglishHangEndNoCoptic"/>
      </w:pPr>
      <w:r w:rsidRPr="00AB1781">
        <w:tab/>
        <w:t>and will not be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77777777" w:rsidR="00385CB8" w:rsidRPr="00AB1781" w:rsidRDefault="00385CB8" w:rsidP="00385CB8">
      <w:pPr>
        <w:pStyle w:val="EnglishHangEndNoCoptic"/>
      </w:pPr>
      <w:r w:rsidRPr="00AB1781">
        <w:tab/>
        <w:t>which I love exceedingly.</w:t>
      </w:r>
    </w:p>
    <w:p w14:paraId="789672EE" w14:textId="77777777" w:rsidR="00385CB8" w:rsidRPr="00AB1781" w:rsidRDefault="00385CB8" w:rsidP="00385CB8">
      <w:pPr>
        <w:pStyle w:val="EnglishHangNoCoptic"/>
      </w:pPr>
      <w:r w:rsidRPr="00AB1781">
        <w:t xml:space="preserve">48 And I lift up my hands to </w:t>
      </w:r>
      <w:r w:rsidR="00E570CB">
        <w:t>Your</w:t>
      </w:r>
      <w:r w:rsidRPr="00AB1781">
        <w:t xml:space="preserve"> commandments which I love,</w:t>
      </w:r>
    </w:p>
    <w:p w14:paraId="3EC417E3" w14:textId="77777777" w:rsidR="00385CB8" w:rsidRDefault="00385CB8" w:rsidP="00385CB8">
      <w:pPr>
        <w:pStyle w:val="EnglishHangEndNoCoptic"/>
      </w:pPr>
      <w:r w:rsidRPr="00AB1781">
        <w:tab/>
        <w:t xml:space="preserve">and I meditate on </w:t>
      </w:r>
      <w:r w:rsidR="00E570CB">
        <w:t>Your</w:t>
      </w:r>
      <w:r w:rsidRPr="00AB1781">
        <w:t xml:space="preserve"> rights.</w:t>
      </w:r>
    </w:p>
    <w:p w14:paraId="03D52A06" w14:textId="77777777" w:rsidR="00332736" w:rsidRPr="00AB1781" w:rsidRDefault="00332736" w:rsidP="00BF0205">
      <w:pPr>
        <w:pStyle w:val="Heading5"/>
      </w:pPr>
      <w:r>
        <w:t>Psalm 118 Part 7</w:t>
      </w:r>
      <w:r w:rsidR="00494693">
        <w:t>: Remember Your words to Your slave</w:t>
      </w:r>
    </w:p>
    <w:p w14:paraId="23B9D164"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AA2BF6C" w14:textId="77777777" w:rsidR="00385CB8" w:rsidRPr="00AB1781" w:rsidRDefault="00385CB8" w:rsidP="00385CB8">
      <w:pPr>
        <w:pStyle w:val="EnglishHangNoCoptic"/>
      </w:pPr>
      <w:r w:rsidRPr="00AB1781">
        <w:t xml:space="preserve">49 Remember </w:t>
      </w:r>
      <w:r w:rsidR="00E570CB">
        <w:t>Your</w:t>
      </w:r>
      <w:r w:rsidRPr="00AB1781">
        <w:t xml:space="preserve"> words to </w:t>
      </w:r>
      <w:r w:rsidR="00E570CB">
        <w:t>Your</w:t>
      </w:r>
      <w:r w:rsidRPr="00AB1781">
        <w:t xml:space="preserve"> slave,</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77777777" w:rsidR="00385CB8" w:rsidRPr="00AB1781" w:rsidRDefault="00385CB8" w:rsidP="00385CB8">
      <w:pPr>
        <w:pStyle w:val="EnglishHangNoCoptic"/>
      </w:pPr>
      <w:r w:rsidRPr="00AB1781">
        <w:t>50 This comforts me in my dejection,</w:t>
      </w:r>
    </w:p>
    <w:p w14:paraId="0F5DF94E" w14:textId="77777777" w:rsidR="00385CB8" w:rsidRPr="00AB1781" w:rsidRDefault="00385CB8" w:rsidP="00385CB8">
      <w:pPr>
        <w:pStyle w:val="EnglishHangEndNoCoptic"/>
      </w:pPr>
      <w:r w:rsidRPr="00AB1781">
        <w:tab/>
        <w:t xml:space="preserve">for </w:t>
      </w:r>
      <w:r w:rsidR="00E570CB">
        <w:t>Your</w:t>
      </w:r>
      <w:r w:rsidRPr="00AB1781">
        <w:t xml:space="preserve"> promise gives me life.</w:t>
      </w:r>
    </w:p>
    <w:p w14:paraId="2331E15B" w14:textId="77777777" w:rsidR="00385CB8" w:rsidRPr="00AB1781" w:rsidRDefault="00385CB8" w:rsidP="00385CB8">
      <w:pPr>
        <w:pStyle w:val="EnglishHangNoCoptic"/>
      </w:pPr>
      <w:r w:rsidRPr="00AB1781">
        <w:t>51 The proud are utterly outrageous,</w:t>
      </w:r>
    </w:p>
    <w:p w14:paraId="4B9F267E" w14:textId="77777777" w:rsidR="00385CB8" w:rsidRPr="00AB1781" w:rsidRDefault="00385CB8" w:rsidP="00385CB8">
      <w:pPr>
        <w:pStyle w:val="EnglishHangEndNoCoptic"/>
      </w:pPr>
      <w:r w:rsidRPr="00AB1781">
        <w:tab/>
        <w:t xml:space="preserve">but I do not swerve from </w:t>
      </w:r>
      <w:r w:rsidR="00E570CB">
        <w:t>Your</w:t>
      </w:r>
      <w:r w:rsidRPr="00AB1781">
        <w:t xml:space="preserve"> law.</w:t>
      </w:r>
    </w:p>
    <w:p w14:paraId="33947FB9" w14:textId="77777777" w:rsidR="00385CB8" w:rsidRPr="00AB1781" w:rsidRDefault="00385CB8" w:rsidP="00385CB8">
      <w:pPr>
        <w:pStyle w:val="EnglishHangNoCoptic"/>
      </w:pPr>
      <w:r w:rsidRPr="00AB1781">
        <w:t xml:space="preserve">52 I remember </w:t>
      </w:r>
      <w:r w:rsidR="00E570CB">
        <w:t>Your</w:t>
      </w:r>
      <w:r w:rsidRPr="00AB1781">
        <w:t xml:space="preserve"> judgments of old, O Lord,</w:t>
      </w:r>
    </w:p>
    <w:p w14:paraId="62F4AEC7" w14:textId="77777777" w:rsidR="00385CB8" w:rsidRPr="00AB1781" w:rsidRDefault="00385CB8" w:rsidP="00385CB8">
      <w:pPr>
        <w:pStyle w:val="EnglishHangEndNoCoptic"/>
      </w:pPr>
      <w:r w:rsidRPr="00AB1781">
        <w:lastRenderedPageBreak/>
        <w:tab/>
        <w:t>and take comfort.</w:t>
      </w:r>
    </w:p>
    <w:p w14:paraId="5FE1E893" w14:textId="77777777" w:rsidR="00385CB8" w:rsidRPr="00AB1781" w:rsidRDefault="00385CB8" w:rsidP="00385CB8">
      <w:pPr>
        <w:pStyle w:val="EnglishHangNoCoptic"/>
      </w:pPr>
      <w:r w:rsidRPr="00AB1781">
        <w:t>53 Dejection seizes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77777777" w:rsidR="00385CB8" w:rsidRPr="00AB1781" w:rsidRDefault="00385CB8" w:rsidP="00385CB8">
      <w:pPr>
        <w:pStyle w:val="EnglishHangNoCoptic"/>
      </w:pPr>
      <w:r w:rsidRPr="00AB1781">
        <w:t xml:space="preserve">54 </w:t>
      </w:r>
      <w:r w:rsidR="00E570CB">
        <w:t>Your</w:t>
      </w:r>
      <w:r w:rsidRPr="00AB1781">
        <w:t xml:space="preserve"> rights are my songs</w:t>
      </w:r>
    </w:p>
    <w:p w14:paraId="43EA27C7" w14:textId="77777777" w:rsidR="00385CB8" w:rsidRPr="00AB1781" w:rsidRDefault="00385CB8" w:rsidP="00385CB8">
      <w:pPr>
        <w:pStyle w:val="EnglishHangEndNoCoptic"/>
      </w:pPr>
      <w:r w:rsidRPr="00AB1781">
        <w:tab/>
        <w:t>in the place of my exile.</w:t>
      </w:r>
    </w:p>
    <w:p w14:paraId="0904D410" w14:textId="77777777" w:rsidR="00385CB8" w:rsidRPr="00AB1781" w:rsidRDefault="00385CB8" w:rsidP="00385CB8">
      <w:pPr>
        <w:pStyle w:val="EnglishHangNoCoptic"/>
      </w:pPr>
      <w:r w:rsidRPr="00AB1781">
        <w:t xml:space="preserve">55 I remember </w:t>
      </w:r>
      <w:r w:rsidR="00E570CB">
        <w:t>Your</w:t>
      </w:r>
      <w:r w:rsidRPr="00AB1781">
        <w:t xml:space="preserve"> name, O Lord, in the night,</w:t>
      </w:r>
    </w:p>
    <w:p w14:paraId="19482A54" w14:textId="77777777" w:rsidR="00385CB8" w:rsidRPr="00AB1781" w:rsidRDefault="00385CB8" w:rsidP="00385CB8">
      <w:pPr>
        <w:pStyle w:val="EnglishHangEndNoCoptic"/>
      </w:pPr>
      <w:r w:rsidRPr="00AB1781">
        <w:tab/>
        <w:t xml:space="preserve">and keep </w:t>
      </w:r>
      <w:r w:rsidR="00E570CB">
        <w:t>Your</w:t>
      </w:r>
      <w:r w:rsidRPr="00AB1781">
        <w:t xml:space="preserve"> law.</w:t>
      </w:r>
    </w:p>
    <w:p w14:paraId="008C9B0E" w14:textId="77777777" w:rsidR="00385CB8" w:rsidRPr="00AB1781" w:rsidRDefault="00385CB8" w:rsidP="00385CB8">
      <w:pPr>
        <w:pStyle w:val="EnglishHangNoCoptic"/>
      </w:pPr>
      <w:r w:rsidRPr="00AB1781">
        <w:t>56 This blessing is mine</w:t>
      </w:r>
    </w:p>
    <w:p w14:paraId="2D2526F4" w14:textId="77777777" w:rsidR="00332736" w:rsidRDefault="00385CB8" w:rsidP="00332736">
      <w:pPr>
        <w:pStyle w:val="EnglishHangEndNoCoptic"/>
      </w:pPr>
      <w:r w:rsidRPr="00AB1781">
        <w:tab/>
        <w:t xml:space="preserve">because I seek </w:t>
      </w:r>
      <w:r w:rsidR="00E570CB">
        <w:t>Your</w:t>
      </w:r>
      <w:r w:rsidRPr="00AB1781">
        <w:t xml:space="preserve"> rights.</w:t>
      </w:r>
    </w:p>
    <w:p w14:paraId="05542155" w14:textId="77777777" w:rsidR="00332736" w:rsidRDefault="00332736" w:rsidP="00BF0205">
      <w:pPr>
        <w:pStyle w:val="Heading5"/>
      </w:pPr>
      <w:r>
        <w:t>Psalm 118 Part 8</w:t>
      </w:r>
      <w:r w:rsidR="00494693">
        <w:t>: You are my portion, O Lord</w:t>
      </w:r>
    </w:p>
    <w:p w14:paraId="078F6BD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24282062" w14:textId="77777777" w:rsidR="00385CB8" w:rsidRPr="00AB1781" w:rsidRDefault="00385CB8" w:rsidP="00332736">
      <w:pPr>
        <w:pStyle w:val="EnglishHangEndNoCoptic"/>
      </w:pPr>
      <w:r w:rsidRPr="00AB1781">
        <w:t xml:space="preserve">57 </w:t>
      </w:r>
      <w:r w:rsidR="001040C8">
        <w:t>You</w:t>
      </w:r>
      <w:r w:rsidRPr="00AB1781">
        <w:t xml:space="preserve"> </w:t>
      </w:r>
      <w:r w:rsidR="00004BA4" w:rsidRPr="00AB1781">
        <w:t>are</w:t>
      </w:r>
      <w:r w:rsidRPr="00AB1781">
        <w:t xml:space="preserve"> my portion, O Lord;</w:t>
      </w:r>
    </w:p>
    <w:p w14:paraId="326F1D91" w14:textId="77777777" w:rsidR="00385CB8" w:rsidRPr="00AB1781" w:rsidRDefault="00385CB8" w:rsidP="00385CB8">
      <w:pPr>
        <w:pStyle w:val="EnglishHangEndNoCoptic"/>
      </w:pPr>
      <w:r w:rsidRPr="00AB1781">
        <w:tab/>
        <w:t xml:space="preserve">I promise to keep </w:t>
      </w:r>
      <w:r w:rsidR="00E570CB">
        <w:t>Your</w:t>
      </w:r>
      <w:r w:rsidRPr="00AB1781">
        <w:t xml:space="preserve"> law.</w:t>
      </w:r>
    </w:p>
    <w:p w14:paraId="6BCE0A38" w14:textId="77777777" w:rsidR="00385CB8" w:rsidRPr="00AB1781" w:rsidRDefault="00385CB8" w:rsidP="00385CB8">
      <w:pPr>
        <w:pStyle w:val="EnglishHangNoCoptic"/>
      </w:pPr>
      <w:r w:rsidRPr="00AB1781">
        <w:t xml:space="preserve">58 I implore </w:t>
      </w:r>
      <w:r w:rsidR="00E570CB">
        <w:t>Your</w:t>
      </w:r>
      <w:r w:rsidRPr="00AB1781">
        <w:t xml:space="preserve"> grace</w:t>
      </w:r>
      <w:r w:rsidRPr="00AB1781">
        <w:rPr>
          <w:rStyle w:val="FootnoteReference"/>
        </w:rPr>
        <w:footnoteReference w:id="408"/>
      </w:r>
      <w:r w:rsidRPr="00AB1781">
        <w:t xml:space="preserve"> with all my heart;</w:t>
      </w:r>
    </w:p>
    <w:p w14:paraId="5A6AF3ED" w14:textId="77777777" w:rsidR="00385CB8" w:rsidRPr="00AB1781" w:rsidRDefault="00385CB8" w:rsidP="00385CB8">
      <w:pPr>
        <w:pStyle w:val="EnglishHangEndNoCoptic"/>
      </w:pPr>
      <w:r w:rsidRPr="00AB1781">
        <w:tab/>
        <w:t xml:space="preserve">have mercy on me according to </w:t>
      </w:r>
      <w:r w:rsidR="00E570CB">
        <w:t>Your</w:t>
      </w:r>
      <w:r w:rsidRPr="00AB1781">
        <w:t xml:space="preserve"> word,</w:t>
      </w:r>
    </w:p>
    <w:p w14:paraId="541CAAC8" w14:textId="77777777" w:rsidR="00385CB8" w:rsidRPr="00AB1781" w:rsidRDefault="00385CB8" w:rsidP="00385CB8">
      <w:pPr>
        <w:pStyle w:val="EnglishHangNoCoptic"/>
      </w:pPr>
      <w:r w:rsidRPr="00AB1781">
        <w:t xml:space="preserve">59 I have considered </w:t>
      </w:r>
      <w:r w:rsidR="00E570CB">
        <w:t>Your</w:t>
      </w:r>
      <w:r w:rsidRPr="00AB1781">
        <w:t xml:space="preserve"> ways,</w:t>
      </w:r>
    </w:p>
    <w:p w14:paraId="6AD092C5" w14:textId="77777777" w:rsidR="00385CB8" w:rsidRPr="00AB1781" w:rsidRDefault="00385CB8" w:rsidP="00385CB8">
      <w:pPr>
        <w:pStyle w:val="EnglishHangEndNoCoptic"/>
      </w:pPr>
      <w:r w:rsidRPr="00AB1781">
        <w:tab/>
        <w:t xml:space="preserve">and turned my feet to </w:t>
      </w:r>
      <w:r w:rsidR="00E570CB">
        <w:t>Your</w:t>
      </w:r>
      <w:r w:rsidRPr="00AB1781">
        <w:t xml:space="preserve"> testimonies.</w:t>
      </w:r>
    </w:p>
    <w:p w14:paraId="5E9B80C8" w14:textId="77777777" w:rsidR="00385CB8" w:rsidRPr="00AB1781" w:rsidRDefault="00385CB8" w:rsidP="00385CB8">
      <w:pPr>
        <w:pStyle w:val="EnglishHangNoCoptic"/>
      </w:pPr>
      <w:r w:rsidRPr="00AB1781">
        <w:t>60 I was ready and not slack</w:t>
      </w:r>
    </w:p>
    <w:p w14:paraId="0EA8642F" w14:textId="77777777" w:rsidR="00385CB8" w:rsidRPr="00AB1781" w:rsidRDefault="00385CB8" w:rsidP="00385CB8">
      <w:pPr>
        <w:pStyle w:val="EnglishHangEndNoCoptic"/>
      </w:pPr>
      <w:r w:rsidRPr="00AB1781">
        <w:tab/>
        <w:t xml:space="preserve">to obey </w:t>
      </w:r>
      <w:r w:rsidR="00E570CB">
        <w:t>Your</w:t>
      </w:r>
      <w:r w:rsidRPr="00AB1781">
        <w:t xml:space="preserve"> commandments.</w:t>
      </w:r>
    </w:p>
    <w:p w14:paraId="6D180549" w14:textId="77777777" w:rsidR="00385CB8" w:rsidRPr="00AB1781" w:rsidRDefault="00385CB8" w:rsidP="00385CB8">
      <w:pPr>
        <w:pStyle w:val="EnglishHangNoCoptic"/>
      </w:pPr>
      <w:r w:rsidRPr="00AB1781">
        <w:t>61 The cords of sinners entangle me,</w:t>
      </w:r>
    </w:p>
    <w:p w14:paraId="4D8FB3C9" w14:textId="77777777" w:rsidR="00385CB8" w:rsidRPr="00AB1781" w:rsidRDefault="00385CB8" w:rsidP="00385CB8">
      <w:pPr>
        <w:pStyle w:val="EnglishHangEndNoCoptic"/>
      </w:pPr>
      <w:r w:rsidRPr="00AB1781">
        <w:tab/>
        <w:t xml:space="preserve">but I do not forget </w:t>
      </w:r>
      <w:r w:rsidR="00E570CB">
        <w:t>Your</w:t>
      </w:r>
      <w:r w:rsidRPr="00AB1781">
        <w:t xml:space="preserve"> law.</w:t>
      </w:r>
    </w:p>
    <w:p w14:paraId="1CF10003" w14:textId="77777777" w:rsidR="00385CB8" w:rsidRPr="00AB1781" w:rsidRDefault="00385CB8" w:rsidP="00385CB8">
      <w:pPr>
        <w:pStyle w:val="EnglishHangNoCoptic"/>
      </w:pPr>
      <w:r w:rsidRPr="00AB1781">
        <w:t xml:space="preserve">62 At midnight I rise to praise and thank </w:t>
      </w:r>
      <w:r w:rsidR="001040C8">
        <w:t>You</w:t>
      </w:r>
    </w:p>
    <w:p w14:paraId="649A2C55"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09A3B065" w14:textId="77777777" w:rsidR="00385CB8" w:rsidRPr="00AB1781" w:rsidRDefault="00385CB8" w:rsidP="00385CB8">
      <w:pPr>
        <w:pStyle w:val="EnglishHangNoCoptic"/>
      </w:pPr>
      <w:r w:rsidRPr="00AB1781">
        <w:t xml:space="preserve">63 I am a friend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409"/>
      </w:r>
    </w:p>
    <w:p w14:paraId="78B2E97C" w14:textId="77777777" w:rsidR="00385CB8" w:rsidRDefault="00385CB8" w:rsidP="00385CB8">
      <w:pPr>
        <w:pStyle w:val="EnglishHangEndNoCoptic"/>
      </w:pPr>
      <w:r w:rsidRPr="00AB1781">
        <w:tab/>
        <w:t xml:space="preserve">teach me </w:t>
      </w:r>
      <w:r w:rsidR="00E570CB">
        <w:t>Your</w:t>
      </w:r>
      <w:r w:rsidRPr="00AB1781">
        <w:t xml:space="preserve"> rights.</w:t>
      </w:r>
    </w:p>
    <w:p w14:paraId="02B4450B" w14:textId="77777777" w:rsidR="00332736" w:rsidRPr="00AB1781" w:rsidRDefault="00332736" w:rsidP="00BF0205">
      <w:pPr>
        <w:pStyle w:val="Heading5"/>
      </w:pPr>
      <w:r>
        <w:lastRenderedPageBreak/>
        <w:t>Psalm 118 Part 9</w:t>
      </w:r>
      <w:r w:rsidR="00494693">
        <w:t xml:space="preserve"> You have shown kindness to Your slave</w:t>
      </w:r>
    </w:p>
    <w:p w14:paraId="58C9685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1B5F941" w14:textId="77777777"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slave,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77777777" w:rsidR="00385CB8" w:rsidRPr="00AB1781" w:rsidRDefault="00385CB8" w:rsidP="00385CB8">
      <w:pPr>
        <w:pStyle w:val="EnglishHangNoCoptic"/>
      </w:pPr>
      <w:r w:rsidRPr="00AB1781">
        <w:t>66 Teach me kindness, discipline and knowledge,</w:t>
      </w:r>
    </w:p>
    <w:p w14:paraId="0F1458AA" w14:textId="77777777" w:rsidR="00385CB8" w:rsidRPr="00AB1781" w:rsidRDefault="00385CB8" w:rsidP="00385CB8">
      <w:pPr>
        <w:pStyle w:val="EnglishHangEndNoCoptic"/>
      </w:pPr>
      <w:r w:rsidRPr="00AB1781">
        <w:tab/>
        <w:t xml:space="preserve">for I believe in </w:t>
      </w:r>
      <w:r w:rsidR="00E570CB">
        <w:t>Your</w:t>
      </w:r>
      <w:r w:rsidRPr="00AB1781">
        <w:t xml:space="preserve"> commandments.</w:t>
      </w:r>
    </w:p>
    <w:p w14:paraId="1A9A1FC5" w14:textId="77777777" w:rsidR="00385CB8" w:rsidRPr="00AB1781" w:rsidRDefault="00385CB8" w:rsidP="00385CB8">
      <w:pPr>
        <w:pStyle w:val="EnglishHangNoCoptic"/>
      </w:pPr>
      <w:r w:rsidRPr="00AB1781">
        <w:t>67 Before I was humbled I went wrong;</w:t>
      </w:r>
    </w:p>
    <w:p w14:paraId="25C180EA" w14:textId="77777777" w:rsidR="00385CB8" w:rsidRPr="00AB1781" w:rsidRDefault="00385CB8" w:rsidP="00385CB8">
      <w:pPr>
        <w:pStyle w:val="EnglishHangEndNoCoptic"/>
      </w:pPr>
      <w:r w:rsidRPr="00AB1781">
        <w:tab/>
        <w:t xml:space="preserve">so now I keep </w:t>
      </w:r>
      <w:r w:rsidR="00E570CB">
        <w:t>Your</w:t>
      </w:r>
      <w:r w:rsidRPr="00AB1781">
        <w:t xml:space="preserve"> word.</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77777777" w:rsidR="00385CB8" w:rsidRPr="00AB1781" w:rsidRDefault="00385CB8" w:rsidP="00385CB8">
      <w:pPr>
        <w:pStyle w:val="EnglishHangEndNoCoptic"/>
      </w:pPr>
      <w:r w:rsidRPr="00AB1781">
        <w:tab/>
        <w:t xml:space="preserve">teach me </w:t>
      </w:r>
      <w:r w:rsidR="00E570CB">
        <w:t>Your</w:t>
      </w:r>
      <w:r w:rsidRPr="00AB1781">
        <w:t xml:space="preserve"> rights.</w:t>
      </w:r>
    </w:p>
    <w:p w14:paraId="534E9CFE" w14:textId="77777777" w:rsidR="00385CB8" w:rsidRPr="00AB1781" w:rsidRDefault="00385CB8" w:rsidP="00385CB8">
      <w:pPr>
        <w:pStyle w:val="EnglishHangNoCoptic"/>
      </w:pPr>
      <w:r w:rsidRPr="00AB1781">
        <w:t>69 The injustice of the proud is heaped upon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77777777" w:rsidR="00385CB8" w:rsidRPr="00AB1781" w:rsidRDefault="00385CB8" w:rsidP="00385CB8">
      <w:pPr>
        <w:pStyle w:val="EnglishHangNoCoptic"/>
      </w:pPr>
      <w:r w:rsidRPr="00AB1781">
        <w:t>70 Their heart is curdled</w:t>
      </w:r>
      <w:r w:rsidRPr="00AB1781">
        <w:rPr>
          <w:rStyle w:val="FootnoteReference"/>
        </w:rPr>
        <w:footnoteReference w:id="410"/>
      </w:r>
      <w:r w:rsidRPr="00AB1781">
        <w:t xml:space="preserve"> like milk;</w:t>
      </w:r>
    </w:p>
    <w:p w14:paraId="067CDF5D" w14:textId="77777777" w:rsidR="00385CB8" w:rsidRPr="00AB1781" w:rsidRDefault="00385CB8" w:rsidP="00385CB8">
      <w:pPr>
        <w:pStyle w:val="EnglishHangEndNoCoptic"/>
      </w:pPr>
      <w:r w:rsidRPr="00AB1781">
        <w:tab/>
        <w:t xml:space="preserve">but I meditate on </w:t>
      </w:r>
      <w:r w:rsidR="00E570CB">
        <w:t>Your</w:t>
      </w:r>
      <w:r w:rsidRPr="00AB1781">
        <w:t xml:space="preserve"> law.</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77777777" w:rsidR="00385CB8" w:rsidRPr="00AB1781" w:rsidRDefault="00385CB8" w:rsidP="00385CB8">
      <w:pPr>
        <w:pStyle w:val="EnglishHangEndNoCoptic"/>
      </w:pPr>
      <w:r w:rsidRPr="00AB1781">
        <w:tab/>
        <w:t xml:space="preserve">that I may learn </w:t>
      </w:r>
      <w:r w:rsidR="00E570CB">
        <w:t>Your</w:t>
      </w:r>
      <w:r w:rsidRPr="00AB1781">
        <w:t xml:space="preserve"> rights.</w:t>
      </w:r>
    </w:p>
    <w:p w14:paraId="69C658F2" w14:textId="77777777" w:rsidR="00385CB8" w:rsidRPr="00AB1781" w:rsidRDefault="00385CB8" w:rsidP="00385CB8">
      <w:pPr>
        <w:pStyle w:val="EnglishHangNoCoptic"/>
      </w:pPr>
      <w:r w:rsidRPr="00AB1781">
        <w:t xml:space="preserve">72 The law of </w:t>
      </w:r>
      <w:r w:rsidR="00E570CB">
        <w:t>Your</w:t>
      </w:r>
      <w:r w:rsidRPr="00AB1781">
        <w:t xml:space="preserve"> mouth is a treasure to me</w:t>
      </w:r>
    </w:p>
    <w:p w14:paraId="794F35BF" w14:textId="77777777" w:rsidR="00385CB8" w:rsidRDefault="00385CB8" w:rsidP="00385CB8">
      <w:pPr>
        <w:pStyle w:val="EnglishHangEndNoCoptic"/>
      </w:pPr>
      <w:r w:rsidRPr="00AB1781">
        <w:tab/>
        <w:t>beyond thousands of gold and silver.</w:t>
      </w:r>
      <w:r w:rsidRPr="00AB1781">
        <w:rPr>
          <w:rStyle w:val="FootnoteReference"/>
        </w:rPr>
        <w:footnoteReference w:id="411"/>
      </w:r>
    </w:p>
    <w:p w14:paraId="07786F89" w14:textId="325B7EE3" w:rsidR="00924D0C" w:rsidRDefault="00924D0C" w:rsidP="00924D0C">
      <w:pPr>
        <w:pStyle w:val="Rubric"/>
      </w:pPr>
      <w:r>
        <w:t>Glory…</w:t>
      </w:r>
    </w:p>
    <w:p w14:paraId="6ECDC78F" w14:textId="77777777" w:rsidR="00332736" w:rsidRPr="00AB1781" w:rsidRDefault="00332736" w:rsidP="00BF0205">
      <w:pPr>
        <w:pStyle w:val="Heading5"/>
      </w:pPr>
      <w:r>
        <w:t>Psalm 118 Part 10</w:t>
      </w:r>
      <w:r w:rsidR="00494693">
        <w:t>: Your hands have made me and moulded me</w:t>
      </w:r>
    </w:p>
    <w:p w14:paraId="676DBDCC"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1716E5" w14:textId="77777777" w:rsidR="00385CB8" w:rsidRPr="00AB1781" w:rsidRDefault="00385CB8" w:rsidP="00385CB8">
      <w:pPr>
        <w:pStyle w:val="EnglishHangNoCoptic"/>
      </w:pPr>
      <w:r w:rsidRPr="00AB1781">
        <w:t xml:space="preserve">73 </w:t>
      </w:r>
      <w:r w:rsidR="00E570CB">
        <w:t>Your</w:t>
      </w:r>
      <w:r w:rsidRPr="00AB1781">
        <w:t xml:space="preserve"> hands have made me and moulded me;</w:t>
      </w:r>
    </w:p>
    <w:p w14:paraId="28D63C97" w14:textId="77777777" w:rsidR="00385CB8" w:rsidRPr="00AB1781" w:rsidRDefault="00385CB8" w:rsidP="00385CB8">
      <w:pPr>
        <w:pStyle w:val="EnglishHangEndNoCoptic"/>
      </w:pPr>
      <w:r w:rsidRPr="00AB1781">
        <w:tab/>
        <w:t xml:space="preserve">give me understanding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77777777" w:rsidR="00385CB8" w:rsidRPr="00AB1781" w:rsidRDefault="00385CB8" w:rsidP="00385CB8">
      <w:pPr>
        <w:pStyle w:val="EnglishHangEndNoCoptic"/>
      </w:pPr>
      <w:r w:rsidRPr="00AB1781">
        <w:tab/>
        <w:t xml:space="preserve">because I trust in </w:t>
      </w:r>
      <w:r w:rsidR="00E570CB">
        <w:t>Your</w:t>
      </w:r>
      <w:r w:rsidRPr="00AB1781">
        <w:t xml:space="preserve"> words.</w:t>
      </w:r>
    </w:p>
    <w:p w14:paraId="00D00DAF" w14:textId="77777777" w:rsidR="00385CB8" w:rsidRPr="00AB1781" w:rsidRDefault="00385CB8" w:rsidP="00385CB8">
      <w:pPr>
        <w:pStyle w:val="EnglishHangNoCoptic"/>
      </w:pPr>
      <w:r w:rsidRPr="00AB1781">
        <w:t xml:space="preserve">75 I know, O Lord, that </w:t>
      </w:r>
      <w:r w:rsidR="00E570CB">
        <w:t>Your</w:t>
      </w:r>
      <w:r w:rsidRPr="00AB1781">
        <w:t xml:space="preserve"> judgments are just,</w:t>
      </w:r>
    </w:p>
    <w:p w14:paraId="48A99989" w14:textId="77777777" w:rsidR="00385CB8" w:rsidRPr="00AB1781" w:rsidRDefault="00385CB8" w:rsidP="00385CB8">
      <w:pPr>
        <w:pStyle w:val="EnglishHangEndNoCoptic"/>
      </w:pPr>
      <w:r w:rsidRPr="00AB1781">
        <w:tab/>
        <w:t xml:space="preserve">and that </w:t>
      </w:r>
      <w:r w:rsidR="001040C8">
        <w:t>You</w:t>
      </w:r>
      <w:r w:rsidRPr="00AB1781">
        <w:t xml:space="preserve"> </w:t>
      </w:r>
      <w:r w:rsidR="00556387">
        <w:t>have</w:t>
      </w:r>
      <w:r w:rsidRPr="00AB1781">
        <w:t xml:space="preserve"> rightly humbled me.</w:t>
      </w:r>
    </w:p>
    <w:p w14:paraId="2D7407FF" w14:textId="77777777" w:rsidR="00385CB8" w:rsidRPr="00AB1781" w:rsidRDefault="00385CB8" w:rsidP="00385CB8">
      <w:pPr>
        <w:pStyle w:val="EnglishHangNoCoptic"/>
      </w:pPr>
      <w:r w:rsidRPr="00AB1781">
        <w:t xml:space="preserve">76 But let </w:t>
      </w:r>
      <w:r w:rsidR="00E570CB">
        <w:t>Your</w:t>
      </w:r>
      <w:r w:rsidRPr="00AB1781">
        <w:t xml:space="preserve"> mercy comfort me</w:t>
      </w:r>
    </w:p>
    <w:p w14:paraId="57637DCE" w14:textId="77777777"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slave.</w:t>
      </w:r>
    </w:p>
    <w:p w14:paraId="1EDE1C35" w14:textId="77777777" w:rsidR="00385CB8" w:rsidRPr="00AB1781" w:rsidRDefault="00385CB8" w:rsidP="00385CB8">
      <w:pPr>
        <w:pStyle w:val="EnglishHangNoCoptic"/>
      </w:pPr>
      <w:r w:rsidRPr="00AB1781">
        <w:t xml:space="preserve">77 Let </w:t>
      </w:r>
      <w:r w:rsidR="00E570CB">
        <w:t>Your</w:t>
      </w:r>
      <w:r w:rsidRPr="00AB1781">
        <w:t xml:space="preserve"> compassion come to me, and I shall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77777777" w:rsidR="00385CB8" w:rsidRPr="00AB1781" w:rsidRDefault="00385CB8" w:rsidP="00385CB8">
      <w:pPr>
        <w:pStyle w:val="EnglishHangNoCoptic"/>
      </w:pPr>
      <w:r w:rsidRPr="00AB1781">
        <w:lastRenderedPageBreak/>
        <w:t>78 Let the proud be ashamed, for they unjustly injure 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77777777" w:rsidR="00385CB8" w:rsidRPr="00AB1781" w:rsidRDefault="00385CB8" w:rsidP="00385CB8">
      <w:pPr>
        <w:pStyle w:val="EnglishHangNoCoptic"/>
      </w:pPr>
      <w:r w:rsidRPr="00AB1781">
        <w:t xml:space="preserve">79 Let those who fear </w:t>
      </w:r>
      <w:r w:rsidR="001040C8">
        <w:t>You</w:t>
      </w:r>
      <w:r w:rsidRPr="00AB1781">
        <w:t xml:space="preserve"> turn to me,</w:t>
      </w:r>
    </w:p>
    <w:p w14:paraId="3D2919FF" w14:textId="77777777" w:rsidR="00385CB8" w:rsidRPr="00AB1781" w:rsidRDefault="00385CB8" w:rsidP="00385CB8">
      <w:pPr>
        <w:pStyle w:val="EnglishHangEndNoCoptic"/>
      </w:pPr>
      <w:r w:rsidRPr="00AB1781">
        <w:tab/>
        <w:t xml:space="preserve">and those who know </w:t>
      </w:r>
      <w:r w:rsidR="00E570CB">
        <w:t>Your</w:t>
      </w:r>
      <w:r w:rsidRPr="00AB1781">
        <w:t xml:space="preserve"> testimonies.</w:t>
      </w:r>
    </w:p>
    <w:p w14:paraId="6CD716DD" w14:textId="77777777" w:rsidR="00385CB8" w:rsidRPr="00AB1781" w:rsidRDefault="00385CB8" w:rsidP="00385CB8">
      <w:pPr>
        <w:pStyle w:val="EnglishHangNoCoptic"/>
      </w:pPr>
      <w:r w:rsidRPr="00AB1781">
        <w:t xml:space="preserve">80 Let my heart be faultless in </w:t>
      </w:r>
      <w:r w:rsidR="00E570CB">
        <w:t>Your</w:t>
      </w:r>
      <w:r w:rsidRPr="00AB1781">
        <w:t xml:space="preserve"> rights,</w:t>
      </w:r>
    </w:p>
    <w:p w14:paraId="12950437" w14:textId="77777777" w:rsidR="00385CB8" w:rsidRDefault="00385CB8" w:rsidP="00385CB8">
      <w:pPr>
        <w:pStyle w:val="EnglishHangEndNoCoptic"/>
      </w:pPr>
      <w:r w:rsidRPr="00AB1781">
        <w:tab/>
        <w:t>that I may not be ashamed.</w:t>
      </w:r>
    </w:p>
    <w:p w14:paraId="79CF630E" w14:textId="77777777" w:rsidR="00332736" w:rsidRPr="00385CB8" w:rsidRDefault="00332736" w:rsidP="00BF0205">
      <w:pPr>
        <w:pStyle w:val="Heading5"/>
      </w:pPr>
      <w:r>
        <w:t>Psalm 118 Part 11</w:t>
      </w:r>
      <w:r w:rsidR="00494693">
        <w:t>: My soul is dying for Your salvation</w:t>
      </w:r>
    </w:p>
    <w:p w14:paraId="24180F51"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A105A63" w14:textId="77777777" w:rsidR="00385CB8" w:rsidRPr="00AB1781" w:rsidRDefault="00385CB8" w:rsidP="00385CB8">
      <w:pPr>
        <w:pStyle w:val="EnglishHangNoCoptic"/>
      </w:pPr>
      <w:r w:rsidRPr="00AB1781">
        <w:t xml:space="preserve">81 My soul is dying for </w:t>
      </w:r>
      <w:r w:rsidR="00E570CB">
        <w:t>Your</w:t>
      </w:r>
      <w:r w:rsidRPr="00AB1781">
        <w:t xml:space="preserve"> salvation;</w:t>
      </w:r>
    </w:p>
    <w:p w14:paraId="70685823" w14:textId="77777777" w:rsidR="00385CB8" w:rsidRPr="00AB1781" w:rsidRDefault="00385CB8" w:rsidP="00385CB8">
      <w:pPr>
        <w:pStyle w:val="EnglishHangEndNoCoptic"/>
      </w:pPr>
      <w:r w:rsidRPr="00AB1781">
        <w:tab/>
        <w:t xml:space="preserve">I hope in </w:t>
      </w:r>
      <w:r w:rsidR="00E570CB">
        <w:t>Your</w:t>
      </w:r>
      <w:r w:rsidRPr="00AB1781">
        <w:t xml:space="preserve"> words.</w:t>
      </w:r>
    </w:p>
    <w:p w14:paraId="6E0A1E30" w14:textId="77777777" w:rsidR="00385CB8" w:rsidRPr="00AB1781" w:rsidRDefault="00385CB8" w:rsidP="00385CB8">
      <w:pPr>
        <w:pStyle w:val="EnglishHangNoCoptic"/>
      </w:pPr>
      <w:r w:rsidRPr="00AB1781">
        <w:t xml:space="preserve">82 My eyes fail with watching for </w:t>
      </w:r>
      <w:r w:rsidR="00E570CB">
        <w:t>Your</w:t>
      </w:r>
      <w:r w:rsidRPr="00AB1781">
        <w:t xml:space="preserve"> word,</w:t>
      </w:r>
    </w:p>
    <w:p w14:paraId="153511CC" w14:textId="77777777" w:rsidR="00385CB8" w:rsidRPr="00AB1781" w:rsidRDefault="00385CB8" w:rsidP="00385CB8">
      <w:pPr>
        <w:pStyle w:val="EnglishHangEndNoCoptic"/>
      </w:pPr>
      <w:r w:rsidRPr="00AB1781">
        <w:tab/>
        <w:t xml:space="preserve">saying: ‘When </w:t>
      </w:r>
      <w:r w:rsidR="00556387">
        <w:t>will</w:t>
      </w:r>
      <w:r w:rsidRPr="00AB1781">
        <w:t xml:space="preserve"> </w:t>
      </w:r>
      <w:r w:rsidR="001040C8">
        <w:t>You</w:t>
      </w:r>
      <w:r w:rsidRPr="00AB1781">
        <w:t xml:space="preserve"> comfort me?’</w:t>
      </w:r>
      <w:r w:rsidRPr="00AB1781">
        <w:rPr>
          <w:rStyle w:val="FootnoteReference"/>
        </w:rPr>
        <w:footnoteReference w:id="412"/>
      </w:r>
    </w:p>
    <w:p w14:paraId="2FF88A6A" w14:textId="77777777" w:rsidR="00385CB8" w:rsidRPr="00AB1781" w:rsidRDefault="00385CB8" w:rsidP="00385CB8">
      <w:pPr>
        <w:pStyle w:val="EnglishHangNoCoptic"/>
      </w:pPr>
      <w:r w:rsidRPr="00AB1781">
        <w:t>83 For I have become like a wineskin in the frost;</w:t>
      </w:r>
      <w:r w:rsidRPr="00AB1781">
        <w:rPr>
          <w:rStyle w:val="FootnoteReference"/>
        </w:rPr>
        <w:footnoteReference w:id="413"/>
      </w:r>
    </w:p>
    <w:p w14:paraId="6CE2CD09" w14:textId="77777777" w:rsidR="00385CB8" w:rsidRPr="00AB1781" w:rsidRDefault="00385CB8" w:rsidP="00385CB8">
      <w:pPr>
        <w:pStyle w:val="EnglishHangEndNoCoptic"/>
      </w:pPr>
      <w:r w:rsidRPr="00AB1781">
        <w:tab/>
        <w:t xml:space="preserve">yet I have not forgotten </w:t>
      </w:r>
      <w:r w:rsidR="00E570CB">
        <w:t>Your</w:t>
      </w:r>
      <w:r w:rsidRPr="00AB1781">
        <w:t xml:space="preserve"> rights.</w:t>
      </w:r>
    </w:p>
    <w:p w14:paraId="53E0CBE1" w14:textId="77777777" w:rsidR="00385CB8" w:rsidRPr="00AB1781" w:rsidRDefault="00385CB8" w:rsidP="00385CB8">
      <w:pPr>
        <w:pStyle w:val="EnglishHangNoCoptic"/>
      </w:pPr>
      <w:r w:rsidRPr="00AB1781">
        <w:t xml:space="preserve">84 How many are the days of </w:t>
      </w:r>
      <w:r w:rsidR="00E570CB">
        <w:t>Your</w:t>
      </w:r>
      <w:r w:rsidRPr="00AB1781">
        <w:t xml:space="preserve"> slave?</w:t>
      </w:r>
    </w:p>
    <w:p w14:paraId="71FA4915" w14:textId="77777777" w:rsidR="00385CB8" w:rsidRPr="00AB1781" w:rsidRDefault="00385CB8" w:rsidP="00385CB8">
      <w:pPr>
        <w:pStyle w:val="EnglishHangEndNoCoptic"/>
      </w:pPr>
      <w:r w:rsidRPr="00AB1781">
        <w:tab/>
        <w:t>When will my persecutors undergo judgment?</w:t>
      </w:r>
    </w:p>
    <w:p w14:paraId="29D29C5F" w14:textId="77777777" w:rsidR="00385CB8" w:rsidRPr="00AB1781" w:rsidRDefault="00385CB8" w:rsidP="00385CB8">
      <w:pPr>
        <w:pStyle w:val="EnglishHangNoCoptic"/>
      </w:pPr>
      <w:r w:rsidRPr="00AB1781">
        <w:t>85 The lawless have told me fables,</w:t>
      </w:r>
    </w:p>
    <w:p w14:paraId="0FC5B82A" w14:textId="77777777" w:rsidR="00385CB8" w:rsidRPr="00AB1781" w:rsidRDefault="00385CB8" w:rsidP="00385CB8">
      <w:pPr>
        <w:pStyle w:val="EnglishHangEndNoCoptic"/>
      </w:pPr>
      <w:r w:rsidRPr="00AB1781">
        <w:tab/>
        <w:t xml:space="preserve">but not as </w:t>
      </w:r>
      <w:r w:rsidR="00E570CB">
        <w:t>Your</w:t>
      </w:r>
      <w:r w:rsidRPr="00AB1781">
        <w:t xml:space="preserve"> law, O Lord.</w:t>
      </w:r>
    </w:p>
    <w:p w14:paraId="2F36D9F5" w14:textId="77777777" w:rsidR="00385CB8" w:rsidRPr="00AB1781" w:rsidRDefault="00385CB8" w:rsidP="00385CB8">
      <w:pPr>
        <w:pStyle w:val="EnglishHangNoCoptic"/>
      </w:pPr>
      <w:r w:rsidRPr="00AB1781">
        <w:t xml:space="preserve">86 All </w:t>
      </w:r>
      <w:r w:rsidR="00E570CB">
        <w:t>Your</w:t>
      </w:r>
      <w:r w:rsidRPr="00AB1781">
        <w:t xml:space="preserve"> commandments are truth.</w:t>
      </w:r>
    </w:p>
    <w:p w14:paraId="66545668" w14:textId="77777777" w:rsidR="00385CB8" w:rsidRPr="00AB1781" w:rsidRDefault="00385CB8" w:rsidP="00385CB8">
      <w:pPr>
        <w:pStyle w:val="EnglishHangEndNoCoptic"/>
      </w:pPr>
      <w:r w:rsidRPr="00AB1781">
        <w:tab/>
        <w:t>They persecute me unjustly; help me!</w:t>
      </w:r>
    </w:p>
    <w:p w14:paraId="4C83BBC8" w14:textId="77777777" w:rsidR="00385CB8" w:rsidRPr="00AB1781" w:rsidRDefault="00385CB8" w:rsidP="00385CB8">
      <w:pPr>
        <w:pStyle w:val="EnglishHangNoCoptic"/>
      </w:pPr>
      <w:r w:rsidRPr="00AB1781">
        <w:t>87 They nearly made an end of me on earth;</w:t>
      </w:r>
    </w:p>
    <w:p w14:paraId="74C7C5FD" w14:textId="77777777" w:rsidR="00385CB8" w:rsidRPr="00AB1781" w:rsidRDefault="00385CB8" w:rsidP="00385CB8">
      <w:pPr>
        <w:pStyle w:val="EnglishHangEndNoCoptic"/>
      </w:pPr>
      <w:r w:rsidRPr="00AB1781">
        <w:tab/>
        <w:t xml:space="preserve">but I have not forsaken </w:t>
      </w:r>
      <w:r w:rsidR="00E570CB">
        <w:t>Your</w:t>
      </w:r>
      <w:r w:rsidRPr="00AB1781">
        <w:t xml:space="preserve"> commandments.</w:t>
      </w:r>
    </w:p>
    <w:p w14:paraId="2F036F0D" w14:textId="77777777" w:rsidR="00385CB8" w:rsidRPr="00AB1781" w:rsidRDefault="00385CB8" w:rsidP="00385CB8">
      <w:pPr>
        <w:pStyle w:val="EnglishHangNoCoptic"/>
      </w:pPr>
      <w:r w:rsidRPr="00AB1781">
        <w:t xml:space="preserve">88 In </w:t>
      </w:r>
      <w:r w:rsidR="00E570CB">
        <w:t>Your</w:t>
      </w:r>
      <w:r w:rsidRPr="00AB1781">
        <w:t xml:space="preserve"> mercy give me life,</w:t>
      </w:r>
    </w:p>
    <w:p w14:paraId="31C80E2E" w14:textId="77777777" w:rsidR="00385CB8" w:rsidRDefault="00385CB8" w:rsidP="00385CB8">
      <w:pPr>
        <w:pStyle w:val="EnglishHangEndNoCoptic"/>
      </w:pPr>
      <w:r w:rsidRPr="00AB1781">
        <w:tab/>
        <w:t xml:space="preserve">and I shall obey the testimonies of </w:t>
      </w:r>
      <w:r w:rsidR="00E570CB">
        <w:t>Your</w:t>
      </w:r>
      <w:r w:rsidRPr="00AB1781">
        <w:t xml:space="preserve"> mouth.</w:t>
      </w:r>
    </w:p>
    <w:p w14:paraId="62D4C6FC" w14:textId="77777777" w:rsidR="00332736" w:rsidRPr="00AB1781" w:rsidRDefault="00332736" w:rsidP="00BF0205">
      <w:pPr>
        <w:pStyle w:val="Heading5"/>
      </w:pPr>
      <w:r>
        <w:t>Psalm 118 Part 12</w:t>
      </w:r>
      <w:r w:rsidR="00494693">
        <w:t>: Your word, O Lord, continues forever in Heaven</w:t>
      </w:r>
    </w:p>
    <w:p w14:paraId="17E2AE4E"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77777777" w:rsidR="00385CB8" w:rsidRPr="00AB1781" w:rsidRDefault="00385CB8" w:rsidP="00385CB8">
      <w:pPr>
        <w:pStyle w:val="EnglishHangEndNoCoptic"/>
      </w:pPr>
      <w:r w:rsidRPr="00AB1781">
        <w:tab/>
        <w:t>continues for ever in Heaven.</w:t>
      </w:r>
    </w:p>
    <w:p w14:paraId="52024B19" w14:textId="77777777" w:rsidR="00385CB8" w:rsidRPr="00AB1781" w:rsidRDefault="00385CB8" w:rsidP="00385CB8">
      <w:pPr>
        <w:pStyle w:val="EnglishHangNoCoptic"/>
      </w:pPr>
      <w:r w:rsidRPr="00AB1781">
        <w:t xml:space="preserve">90 </w:t>
      </w:r>
      <w:r w:rsidR="00E570CB">
        <w:t>Your</w:t>
      </w:r>
      <w:r w:rsidRPr="00AB1781">
        <w:t xml:space="preserve"> truth is for all generations;</w:t>
      </w:r>
    </w:p>
    <w:p w14:paraId="3D07D959" w14:textId="77777777" w:rsidR="00385CB8" w:rsidRPr="00AB1781" w:rsidRDefault="00385CB8" w:rsidP="00385CB8">
      <w:pPr>
        <w:pStyle w:val="EnglishHangEndNoCoptic"/>
      </w:pPr>
      <w:r w:rsidRPr="00AB1781">
        <w:lastRenderedPageBreak/>
        <w:tab/>
      </w:r>
      <w:r w:rsidR="001040C8">
        <w:t>You</w:t>
      </w:r>
      <w:r w:rsidRPr="00AB1781">
        <w:t xml:space="preserve"> </w:t>
      </w:r>
      <w:r w:rsidR="00556387">
        <w:t>have</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77777777" w:rsidR="00385CB8" w:rsidRPr="00AB1781" w:rsidRDefault="00385CB8" w:rsidP="00385CB8">
      <w:pPr>
        <w:pStyle w:val="EnglishHangEndNoCoptic"/>
      </w:pPr>
      <w:r w:rsidRPr="00AB1781">
        <w:tab/>
        <w:t xml:space="preserve">for all things are </w:t>
      </w:r>
      <w:r w:rsidR="00E570CB">
        <w:t>Your</w:t>
      </w:r>
      <w:r w:rsidRPr="00AB1781">
        <w:t xml:space="preserve"> servants.</w:t>
      </w:r>
    </w:p>
    <w:p w14:paraId="56481068" w14:textId="77777777" w:rsidR="00385CB8" w:rsidRPr="00AB1781" w:rsidRDefault="00385CB8" w:rsidP="00385CB8">
      <w:pPr>
        <w:pStyle w:val="EnglishHangNoCoptic"/>
      </w:pPr>
      <w:r w:rsidRPr="00AB1781">
        <w:t xml:space="preserve">92 Unless </w:t>
      </w:r>
      <w:r w:rsidR="00E570CB">
        <w:t>Your</w:t>
      </w:r>
      <w:r w:rsidRPr="00AB1781">
        <w:t xml:space="preserve"> law had been my meditation,</w:t>
      </w:r>
    </w:p>
    <w:p w14:paraId="25AA555A" w14:textId="77777777" w:rsidR="00385CB8" w:rsidRPr="00AB1781" w:rsidRDefault="00385CB8" w:rsidP="00385CB8">
      <w:pPr>
        <w:pStyle w:val="EnglishHangEndNoCoptic"/>
      </w:pPr>
      <w:r w:rsidRPr="00AB1781">
        <w:tab/>
        <w:t>I should have died in my humiliation.</w:t>
      </w:r>
    </w:p>
    <w:p w14:paraId="129922EF" w14:textId="77777777" w:rsidR="00385CB8" w:rsidRPr="00AB1781" w:rsidRDefault="00385CB8" w:rsidP="00385CB8">
      <w:pPr>
        <w:pStyle w:val="EnglishHangNoCoptic"/>
      </w:pPr>
      <w:r w:rsidRPr="00AB1781">
        <w:t xml:space="preserve">93 I will never forget </w:t>
      </w:r>
      <w:r w:rsidR="00E570CB">
        <w:t>Your</w:t>
      </w:r>
      <w:r w:rsidRPr="00AB1781">
        <w:t xml:space="preserve"> rights,</w:t>
      </w:r>
    </w:p>
    <w:p w14:paraId="17DDD802" w14:textId="77777777"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given me life.</w:t>
      </w:r>
    </w:p>
    <w:p w14:paraId="34B48C82" w14:textId="77777777" w:rsidR="00385CB8" w:rsidRPr="00AB1781" w:rsidRDefault="00385CB8" w:rsidP="00385CB8">
      <w:pPr>
        <w:pStyle w:val="EnglishHangNoCoptic"/>
      </w:pPr>
      <w:r w:rsidRPr="00AB1781">
        <w:t xml:space="preserve">94 I am </w:t>
      </w:r>
      <w:r w:rsidR="001040C8">
        <w:t>Your</w:t>
      </w:r>
      <w:r w:rsidRPr="00AB1781">
        <w:t>, O save me,</w:t>
      </w:r>
    </w:p>
    <w:p w14:paraId="0D7F3185" w14:textId="77777777" w:rsidR="00385CB8" w:rsidRPr="00AB1781" w:rsidRDefault="00385CB8" w:rsidP="00385CB8">
      <w:pPr>
        <w:pStyle w:val="EnglishHangEndNoCoptic"/>
      </w:pPr>
      <w:r w:rsidRPr="00AB1781">
        <w:tab/>
        <w:t xml:space="preserve">for I seek </w:t>
      </w:r>
      <w:r w:rsidR="00E570CB">
        <w:t>Your</w:t>
      </w:r>
      <w:r w:rsidRPr="00AB1781">
        <w:t xml:space="preserve"> rights.</w:t>
      </w:r>
    </w:p>
    <w:p w14:paraId="639B6A12" w14:textId="77777777" w:rsidR="00385CB8" w:rsidRPr="00AB1781" w:rsidRDefault="00385CB8" w:rsidP="00385CB8">
      <w:pPr>
        <w:pStyle w:val="EnglishHangNoCoptic"/>
      </w:pPr>
      <w:r w:rsidRPr="00AB1781">
        <w:t>95 Sinners wait for me to destroy me;</w:t>
      </w:r>
    </w:p>
    <w:p w14:paraId="5C411B90" w14:textId="77777777" w:rsidR="00385CB8" w:rsidRPr="00AB1781" w:rsidRDefault="00385CB8" w:rsidP="00385CB8">
      <w:pPr>
        <w:pStyle w:val="EnglishHangEndNoCoptic"/>
      </w:pPr>
      <w:r w:rsidRPr="00AB1781">
        <w:tab/>
        <w:t xml:space="preserve">I contemplate </w:t>
      </w:r>
      <w:r w:rsidR="00E570CB">
        <w:t>Your</w:t>
      </w:r>
      <w:r w:rsidRPr="00AB1781">
        <w:t xml:space="preserve"> testimonies.</w:t>
      </w:r>
    </w:p>
    <w:p w14:paraId="48CB5A26" w14:textId="77777777" w:rsidR="00385CB8" w:rsidRPr="00AB1781" w:rsidRDefault="00385CB8" w:rsidP="00385CB8">
      <w:pPr>
        <w:pStyle w:val="EnglishHangNoCoptic"/>
      </w:pPr>
      <w:r w:rsidRPr="00AB1781">
        <w:t>96 I have seen the end of all perfection;</w:t>
      </w:r>
    </w:p>
    <w:p w14:paraId="3C4E40CB" w14:textId="77777777"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414"/>
      </w:r>
    </w:p>
    <w:p w14:paraId="21186F2F" w14:textId="77777777" w:rsidR="00494693" w:rsidRPr="00385CB8" w:rsidRDefault="00494693" w:rsidP="00BF0205">
      <w:pPr>
        <w:pStyle w:val="Heading5"/>
      </w:pPr>
      <w:r>
        <w:t>Psalm 118 Part 13: O how I love Your law, O Lord!</w:t>
      </w:r>
    </w:p>
    <w:p w14:paraId="416E23D5"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77777777" w:rsidR="00385CB8" w:rsidRPr="00AB1781" w:rsidRDefault="00385CB8" w:rsidP="00385CB8">
      <w:pPr>
        <w:pStyle w:val="EnglishHangNoCoptic"/>
      </w:pPr>
      <w:r w:rsidRPr="00AB1781">
        <w:t xml:space="preserve">98 </w:t>
      </w:r>
      <w:r w:rsidR="001040C8">
        <w:t>You</w:t>
      </w:r>
      <w:r w:rsidRPr="00AB1781">
        <w:t xml:space="preserve"> </w:t>
      </w:r>
      <w:r w:rsidR="00556387">
        <w:t>have</w:t>
      </w:r>
      <w:r w:rsidRPr="00AB1781">
        <w:t xml:space="preserve"> made me wiser than my enemies by </w:t>
      </w:r>
      <w:r w:rsidR="00E570CB">
        <w:t>Your</w:t>
      </w:r>
      <w:r w:rsidRPr="00AB1781">
        <w:t xml:space="preserve"> commandment,</w:t>
      </w:r>
    </w:p>
    <w:p w14:paraId="55ADA3D8" w14:textId="77777777" w:rsidR="00385CB8" w:rsidRPr="00AB1781" w:rsidRDefault="00385CB8" w:rsidP="00385CB8">
      <w:pPr>
        <w:pStyle w:val="EnglishHangEndNoCoptic"/>
      </w:pPr>
      <w:r w:rsidRPr="00AB1781">
        <w:tab/>
        <w:t>for it is mine for ever.</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77777777" w:rsidR="00385CB8" w:rsidRPr="00AB1781" w:rsidRDefault="00385CB8" w:rsidP="00385CB8">
      <w:pPr>
        <w:pStyle w:val="EnglishHangEndNoCoptic"/>
      </w:pPr>
      <w:r w:rsidRPr="00AB1781">
        <w:tab/>
        <w:t xml:space="preserve">because I seek </w:t>
      </w:r>
      <w:r w:rsidR="00E570CB">
        <w:t>Your</w:t>
      </w:r>
      <w:r w:rsidRPr="00AB1781">
        <w:t xml:space="preserve"> commandments.</w:t>
      </w:r>
    </w:p>
    <w:p w14:paraId="7A4E4EBC" w14:textId="77777777" w:rsidR="00385CB8" w:rsidRPr="00AB1781" w:rsidRDefault="00385CB8" w:rsidP="00385CB8">
      <w:pPr>
        <w:pStyle w:val="EnglishHangNoCoptic"/>
      </w:pPr>
      <w:r w:rsidRPr="00AB1781">
        <w:t>101 I restrain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77777777" w:rsidR="00385CB8" w:rsidRPr="00AB1781" w:rsidRDefault="00385CB8" w:rsidP="00385CB8">
      <w:pPr>
        <w:pStyle w:val="EnglishHangNoCoptic"/>
      </w:pPr>
      <w:r w:rsidRPr="00AB1781">
        <w:t xml:space="preserve">102 I have not shrunk from </w:t>
      </w:r>
      <w:r w:rsidR="00E570CB">
        <w:t>Your</w:t>
      </w:r>
      <w:r w:rsidRPr="00AB1781">
        <w:t xml:space="preserve"> judgments,</w:t>
      </w:r>
    </w:p>
    <w:p w14:paraId="07B71F18" w14:textId="77777777" w:rsidR="00385CB8" w:rsidRPr="00AB1781" w:rsidRDefault="00385CB8" w:rsidP="00385CB8">
      <w:pPr>
        <w:pStyle w:val="EnglishHangEndNoCoptic"/>
      </w:pPr>
      <w:r w:rsidRPr="00AB1781">
        <w:tab/>
        <w:t xml:space="preserve">for </w:t>
      </w:r>
      <w:r w:rsidR="001040C8">
        <w:t>You</w:t>
      </w:r>
      <w:r w:rsidRPr="00AB1781">
        <w:t xml:space="preserve"> </w:t>
      </w:r>
      <w:r w:rsidR="00004BA4">
        <w:t>teach</w:t>
      </w:r>
      <w:r w:rsidRPr="00AB1781">
        <w:t xml:space="preserve"> me </w:t>
      </w:r>
      <w:r w:rsidR="00E570CB">
        <w:t>Your</w:t>
      </w:r>
      <w:r w:rsidRPr="00AB1781">
        <w:t xml:space="preserve"> law.</w:t>
      </w:r>
    </w:p>
    <w:p w14:paraId="1730A321" w14:textId="77777777" w:rsidR="00385CB8" w:rsidRPr="00AB1781" w:rsidRDefault="00385CB8" w:rsidP="00385CB8">
      <w:pPr>
        <w:pStyle w:val="EnglishHangNoCoptic"/>
      </w:pPr>
      <w:r w:rsidRPr="00AB1781">
        <w:t xml:space="preserve">103 How sweet are </w:t>
      </w:r>
      <w:r w:rsidR="00E570CB">
        <w:t>Your</w:t>
      </w:r>
      <w:r w:rsidRPr="00AB1781">
        <w:t xml:space="preserve"> words to my heart!</w:t>
      </w:r>
      <w:r w:rsidRPr="00AB1781">
        <w:rPr>
          <w:rStyle w:val="FootnoteReference"/>
        </w:rPr>
        <w:footnoteReference w:id="415"/>
      </w:r>
    </w:p>
    <w:p w14:paraId="3FEEE070" w14:textId="77777777" w:rsidR="00385CB8" w:rsidRPr="00AB1781" w:rsidRDefault="00385CB8" w:rsidP="00385CB8">
      <w:pPr>
        <w:pStyle w:val="EnglishHangEndNoCoptic"/>
      </w:pPr>
      <w:r w:rsidRPr="00AB1781">
        <w:tab/>
        <w:t>They are sweeter than honey to my mouth.</w:t>
      </w:r>
    </w:p>
    <w:p w14:paraId="4A24EC0C" w14:textId="77777777" w:rsidR="00385CB8" w:rsidRPr="00AB1781" w:rsidRDefault="00385CB8" w:rsidP="00385CB8">
      <w:pPr>
        <w:pStyle w:val="EnglishHangNoCoptic"/>
      </w:pPr>
      <w:r w:rsidRPr="00AB1781">
        <w:t xml:space="preserve">104 From </w:t>
      </w:r>
      <w:r w:rsidR="00E570CB">
        <w:t>Your</w:t>
      </w:r>
      <w:r w:rsidRPr="00AB1781">
        <w:t xml:space="preserve"> commandments I get understanding;</w:t>
      </w:r>
    </w:p>
    <w:p w14:paraId="05806D84" w14:textId="77777777" w:rsidR="00385CB8" w:rsidRDefault="00385CB8" w:rsidP="00385CB8">
      <w:pPr>
        <w:pStyle w:val="EnglishHangEndNoCoptic"/>
      </w:pPr>
      <w:r w:rsidRPr="00AB1781">
        <w:tab/>
        <w:t>therefore I hate all wrong ways.</w:t>
      </w:r>
    </w:p>
    <w:p w14:paraId="2AF61CAC" w14:textId="77777777" w:rsidR="00494693" w:rsidRPr="00AB1781" w:rsidRDefault="00494693" w:rsidP="00BF0205">
      <w:pPr>
        <w:pStyle w:val="Heading5"/>
      </w:pPr>
      <w:r>
        <w:lastRenderedPageBreak/>
        <w:t>Psalm 118 Part 14: Your law is a lamp to my feet</w:t>
      </w:r>
    </w:p>
    <w:p w14:paraId="3EB6C368"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04734D38" w14:textId="77777777" w:rsidR="00385CB8" w:rsidRPr="00AB1781" w:rsidRDefault="00385CB8" w:rsidP="00385CB8">
      <w:pPr>
        <w:pStyle w:val="EnglishHangNoCoptic"/>
      </w:pPr>
      <w:r w:rsidRPr="00AB1781">
        <w:t xml:space="preserve">105 </w:t>
      </w:r>
      <w:r w:rsidR="00E570CB">
        <w:t>Your</w:t>
      </w:r>
      <w:r w:rsidRPr="00AB1781">
        <w:t xml:space="preserve"> law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416"/>
      </w:r>
    </w:p>
    <w:p w14:paraId="234FC918" w14:textId="77777777" w:rsidR="00385CB8" w:rsidRPr="00AB1781" w:rsidRDefault="00385CB8" w:rsidP="00385CB8">
      <w:pPr>
        <w:pStyle w:val="EnglishHangNoCoptic"/>
      </w:pPr>
      <w:r w:rsidRPr="00AB1781">
        <w:t>106 I have sworn and am determined</w:t>
      </w:r>
    </w:p>
    <w:p w14:paraId="46E2668D" w14:textId="77777777" w:rsidR="00385CB8" w:rsidRPr="00AB1781" w:rsidRDefault="00385CB8" w:rsidP="00385CB8">
      <w:pPr>
        <w:pStyle w:val="EnglishHangEndNoCoptic"/>
      </w:pPr>
      <w:r w:rsidRPr="00AB1781">
        <w:tab/>
        <w:t xml:space="preserve">to keep </w:t>
      </w:r>
      <w:r w:rsidR="00E570CB">
        <w:t>Your</w:t>
      </w:r>
      <w:r w:rsidRPr="00AB1781">
        <w:t xml:space="preserve"> just judgments.</w:t>
      </w:r>
    </w:p>
    <w:p w14:paraId="7684F7FA" w14:textId="77777777" w:rsidR="00385CB8" w:rsidRPr="00AB1781" w:rsidRDefault="00385CB8" w:rsidP="00385CB8">
      <w:pPr>
        <w:pStyle w:val="EnglishHangNoCoptic"/>
      </w:pPr>
      <w:r w:rsidRPr="00AB1781">
        <w:t>107 I have been humbled, O Lord, exceedingly;</w:t>
      </w:r>
    </w:p>
    <w:p w14:paraId="662A19F8" w14:textId="77777777" w:rsidR="00385CB8" w:rsidRPr="00AB1781" w:rsidRDefault="00385CB8" w:rsidP="00385CB8">
      <w:pPr>
        <w:pStyle w:val="EnglishHangEndNoCoptic"/>
      </w:pPr>
      <w:r w:rsidRPr="00AB1781">
        <w:tab/>
        <w:t xml:space="preserve">revive me by </w:t>
      </w:r>
      <w:r w:rsidR="00E570CB">
        <w:t>Your</w:t>
      </w:r>
      <w:r w:rsidRPr="00AB1781">
        <w:t xml:space="preserve"> word.</w:t>
      </w:r>
    </w:p>
    <w:p w14:paraId="78332B83" w14:textId="77777777" w:rsidR="00385CB8" w:rsidRPr="00AB1781" w:rsidRDefault="00385CB8" w:rsidP="00385CB8">
      <w:pPr>
        <w:pStyle w:val="EnglishHangNoCoptic"/>
      </w:pPr>
      <w:r w:rsidRPr="00AB1781">
        <w:t>108 Accept the free-will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77777777" w:rsidR="00385CB8" w:rsidRPr="00AB1781" w:rsidRDefault="00385CB8" w:rsidP="00385CB8">
      <w:pPr>
        <w:pStyle w:val="EnglishHangNoCoptic"/>
      </w:pPr>
      <w:r w:rsidRPr="00AB1781">
        <w:t xml:space="preserve">109 My life is continually in </w:t>
      </w:r>
      <w:r w:rsidR="00E570CB">
        <w:t>Your</w:t>
      </w:r>
      <w:r w:rsidRPr="00AB1781">
        <w:t xml:space="preserve"> hands,</w:t>
      </w:r>
    </w:p>
    <w:p w14:paraId="0D97E24D" w14:textId="77777777" w:rsidR="00385CB8" w:rsidRPr="00AB1781" w:rsidRDefault="00385CB8" w:rsidP="00385CB8">
      <w:pPr>
        <w:pStyle w:val="EnglishHangEndNoCoptic"/>
      </w:pPr>
      <w:r w:rsidRPr="00AB1781">
        <w:tab/>
        <w:t xml:space="preserve">and I do not forget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7777777" w:rsidR="00385CB8" w:rsidRPr="00AB1781" w:rsidRDefault="00385CB8" w:rsidP="00385CB8">
      <w:pPr>
        <w:pStyle w:val="EnglishHangEndNoCoptic"/>
      </w:pPr>
      <w:r w:rsidRPr="00AB1781">
        <w:tab/>
        <w:t xml:space="preserve">but I do not stray from </w:t>
      </w:r>
      <w:r w:rsidR="00E570CB">
        <w:t>Your</w:t>
      </w:r>
      <w:r w:rsidRPr="00AB1781">
        <w:t xml:space="preserve"> commandments.</w:t>
      </w:r>
    </w:p>
    <w:p w14:paraId="1E997CA2" w14:textId="77777777" w:rsidR="00385CB8" w:rsidRPr="00AB1781" w:rsidRDefault="00385CB8" w:rsidP="00385CB8">
      <w:pPr>
        <w:pStyle w:val="EnglishHangNoCoptic"/>
      </w:pPr>
      <w:r w:rsidRPr="00AB1781">
        <w:t xml:space="preserve">111 </w:t>
      </w:r>
      <w:r w:rsidR="00E570CB">
        <w:t>Your</w:t>
      </w:r>
      <w:r w:rsidRPr="00AB1781">
        <w:t xml:space="preserve"> testimonies are my heritage for ever,</w:t>
      </w:r>
    </w:p>
    <w:p w14:paraId="014F04D5" w14:textId="77777777" w:rsidR="00385CB8" w:rsidRPr="00AB1781" w:rsidRDefault="00385CB8" w:rsidP="00385CB8">
      <w:pPr>
        <w:pStyle w:val="EnglishHangEndNoCoptic"/>
      </w:pPr>
      <w:r w:rsidRPr="00AB1781">
        <w:tab/>
        <w:t>for they are the joy of my heart.</w:t>
      </w:r>
    </w:p>
    <w:p w14:paraId="4F7918C6" w14:textId="77777777" w:rsidR="00385CB8" w:rsidRPr="00AB1781" w:rsidRDefault="00385CB8" w:rsidP="00385CB8">
      <w:pPr>
        <w:pStyle w:val="EnglishHangNoCoptic"/>
      </w:pPr>
      <w:r w:rsidRPr="00AB1781">
        <w:t xml:space="preserve">112 I have inclined my heart to do </w:t>
      </w:r>
      <w:r w:rsidR="00E570CB">
        <w:t>Your</w:t>
      </w:r>
      <w:r w:rsidRPr="00AB1781">
        <w:t xml:space="preserve"> rights,</w:t>
      </w:r>
    </w:p>
    <w:p w14:paraId="73B84303" w14:textId="77777777" w:rsidR="00385CB8" w:rsidRDefault="00385CB8" w:rsidP="00385CB8">
      <w:pPr>
        <w:pStyle w:val="EnglishHangEndNoCoptic"/>
      </w:pPr>
      <w:r w:rsidRPr="00AB1781">
        <w:tab/>
        <w:t>for the sake of an eternal reward.</w:t>
      </w:r>
    </w:p>
    <w:p w14:paraId="7EEFC2A5" w14:textId="77777777" w:rsidR="00494693" w:rsidRPr="00AB1781" w:rsidRDefault="00494693" w:rsidP="00BF0205">
      <w:pPr>
        <w:pStyle w:val="Heading5"/>
      </w:pPr>
      <w:r>
        <w:t>Psalm 118 Part 15: I hate wicked spirits, but I love Your law</w:t>
      </w:r>
    </w:p>
    <w:p w14:paraId="4F0B3E2F"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D5D6FDB" w14:textId="77777777" w:rsidR="00385CB8" w:rsidRPr="00AB1781" w:rsidRDefault="00385CB8" w:rsidP="00385CB8">
      <w:pPr>
        <w:pStyle w:val="EnglishHangNoCoptic"/>
      </w:pPr>
      <w:r w:rsidRPr="00AB1781">
        <w:t>113 I hate wicked spirits,</w:t>
      </w:r>
      <w:r w:rsidRPr="00AB1781">
        <w:rPr>
          <w:rStyle w:val="FootnoteReference"/>
        </w:rPr>
        <w:footnoteReference w:id="41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77777777" w:rsidR="00385CB8" w:rsidRPr="00AB1781" w:rsidRDefault="00385CB8" w:rsidP="00385CB8">
      <w:pPr>
        <w:pStyle w:val="EnglishHangEndNoCoptic"/>
      </w:pPr>
      <w:r w:rsidRPr="00AB1781">
        <w:tab/>
        <w:t xml:space="preserve">I trust in </w:t>
      </w:r>
      <w:r w:rsidR="00E570CB">
        <w:t>Your</w:t>
      </w:r>
      <w:r w:rsidRPr="00AB1781">
        <w:t xml:space="preserve"> words.</w:t>
      </w:r>
    </w:p>
    <w:p w14:paraId="07544418" w14:textId="77777777" w:rsidR="00385CB8" w:rsidRPr="00AB1781" w:rsidRDefault="00385CB8" w:rsidP="00385CB8">
      <w:pPr>
        <w:pStyle w:val="EnglishHangNoCoptic"/>
      </w:pPr>
      <w:r w:rsidRPr="00AB1781">
        <w:t>115 Depart from me, you evil spirits,</w:t>
      </w:r>
    </w:p>
    <w:p w14:paraId="46C512F7" w14:textId="77777777" w:rsidR="00385CB8" w:rsidRPr="00AB1781" w:rsidRDefault="00385CB8" w:rsidP="00385CB8">
      <w:pPr>
        <w:pStyle w:val="EnglishHangEndNoCoptic"/>
      </w:pPr>
      <w:r w:rsidRPr="00AB1781">
        <w:tab/>
        <w:t>and I will search out the commandments of my God.</w:t>
      </w:r>
    </w:p>
    <w:p w14:paraId="11755F71" w14:textId="77777777" w:rsidR="00385CB8" w:rsidRPr="00AB1781" w:rsidRDefault="00385CB8" w:rsidP="00385CB8">
      <w:pPr>
        <w:pStyle w:val="EnglishHangNoCoptic"/>
      </w:pPr>
      <w:r w:rsidRPr="00AB1781">
        <w:t xml:space="preserve">116 Defend me according to </w:t>
      </w:r>
      <w:r w:rsidR="00E570CB">
        <w:t>Your</w:t>
      </w:r>
      <w:r w:rsidRPr="00AB1781">
        <w:t xml:space="preserve"> word, and revive me;</w:t>
      </w:r>
    </w:p>
    <w:p w14:paraId="5EDB3BC7" w14:textId="77777777" w:rsidR="00385CB8" w:rsidRPr="00AB1781" w:rsidRDefault="00385CB8" w:rsidP="00385CB8">
      <w:pPr>
        <w:pStyle w:val="EnglishHangEndNoCoptic"/>
      </w:pPr>
      <w:r w:rsidRPr="00AB1781">
        <w:tab/>
        <w:t>and let me not be disappointed in my expectation.</w:t>
      </w:r>
    </w:p>
    <w:p w14:paraId="1B91374F" w14:textId="77777777" w:rsidR="00385CB8" w:rsidRPr="00AB1781" w:rsidRDefault="00385CB8" w:rsidP="00385CB8">
      <w:pPr>
        <w:pStyle w:val="EnglishHangNoCoptic"/>
      </w:pPr>
      <w:r w:rsidRPr="00AB1781">
        <w:t>117 Help me and I shall be saved;</w:t>
      </w:r>
    </w:p>
    <w:p w14:paraId="2D038866" w14:textId="77777777" w:rsidR="00385CB8" w:rsidRPr="00AB1781" w:rsidRDefault="00385CB8" w:rsidP="00385CB8">
      <w:pPr>
        <w:pStyle w:val="EnglishHangEndNoCoptic"/>
      </w:pPr>
      <w:r w:rsidRPr="00AB1781">
        <w:lastRenderedPageBreak/>
        <w:tab/>
        <w:t xml:space="preserve">and I will meditate on </w:t>
      </w:r>
      <w:r w:rsidR="00E570CB">
        <w:t>Your</w:t>
      </w:r>
      <w:r w:rsidRPr="00AB1781">
        <w:t xml:space="preserve"> rights continually.</w:t>
      </w:r>
    </w:p>
    <w:p w14:paraId="7B947B75" w14:textId="77777777" w:rsidR="00385CB8" w:rsidRPr="00AB1781" w:rsidRDefault="00385CB8" w:rsidP="00385CB8">
      <w:pPr>
        <w:pStyle w:val="EnglishHangNoCoptic"/>
      </w:pPr>
      <w:r w:rsidRPr="00AB1781">
        <w:t xml:space="preserve">118 </w:t>
      </w:r>
      <w:r w:rsidR="001040C8">
        <w:t>You</w:t>
      </w:r>
      <w:r w:rsidRPr="00AB1781">
        <w:t xml:space="preserve"> </w:t>
      </w:r>
      <w:r w:rsidR="00556387">
        <w:t>have</w:t>
      </w:r>
      <w:r w:rsidRPr="00AB1781">
        <w:t xml:space="preserve"> rejected all who ignore </w:t>
      </w:r>
      <w:r w:rsidR="00E570CB">
        <w:t>Your</w:t>
      </w:r>
      <w:r w:rsidRPr="00AB1781">
        <w:t xml:space="preserve"> rights,</w:t>
      </w:r>
    </w:p>
    <w:p w14:paraId="0A511F82" w14:textId="77777777" w:rsidR="00385CB8" w:rsidRPr="00AB1781" w:rsidRDefault="00385CB8" w:rsidP="00385CB8">
      <w:pPr>
        <w:pStyle w:val="EnglishHangEndNoCoptic"/>
      </w:pPr>
      <w:r w:rsidRPr="00AB1781">
        <w:tab/>
        <w:t>for their intention is wrong.</w:t>
      </w:r>
    </w:p>
    <w:p w14:paraId="65327632" w14:textId="77777777" w:rsidR="00385CB8" w:rsidRPr="00AB1781" w:rsidRDefault="00385CB8" w:rsidP="00385CB8">
      <w:pPr>
        <w:pStyle w:val="EnglishHangNoCoptic"/>
      </w:pPr>
      <w:r w:rsidRPr="00AB1781">
        <w:t>119 All the sinners of the earth I regard as outcasts;</w:t>
      </w:r>
      <w:r w:rsidRPr="00AB1781">
        <w:rPr>
          <w:rStyle w:val="FootnoteReference"/>
        </w:rPr>
        <w:footnoteReference w:id="418"/>
      </w:r>
    </w:p>
    <w:p w14:paraId="5BED504D" w14:textId="77777777" w:rsidR="00385CB8" w:rsidRPr="00AB1781" w:rsidRDefault="00385CB8" w:rsidP="00385CB8">
      <w:pPr>
        <w:pStyle w:val="EnglishHangEndNoCoptic"/>
      </w:pPr>
      <w:r w:rsidRPr="00AB1781">
        <w:tab/>
        <w:t xml:space="preserve">that is why I 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7777777" w:rsidR="00385CB8" w:rsidRDefault="00385CB8" w:rsidP="00385CB8">
      <w:pPr>
        <w:pStyle w:val="EnglishHangEndNoCoptic"/>
      </w:pPr>
      <w:r w:rsidRPr="00AB1781">
        <w:tab/>
        <w:t xml:space="preserve">for I am afraid of </w:t>
      </w:r>
      <w:r w:rsidR="00E570CB">
        <w:t>Your</w:t>
      </w:r>
      <w:r w:rsidRPr="00AB1781">
        <w:t xml:space="preserve"> judgments.</w:t>
      </w:r>
    </w:p>
    <w:p w14:paraId="087508CB" w14:textId="77777777" w:rsidR="00494693" w:rsidRPr="00AB1781" w:rsidRDefault="00494693" w:rsidP="00BF0205">
      <w:pPr>
        <w:pStyle w:val="Heading5"/>
      </w:pPr>
      <w:r>
        <w:t>Psalm 118 Part 16: I have done what is right and just</w:t>
      </w:r>
    </w:p>
    <w:p w14:paraId="0CDF1709"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77777777" w:rsidR="00385CB8" w:rsidRPr="00AB1781" w:rsidRDefault="00385CB8" w:rsidP="00385CB8">
      <w:pPr>
        <w:pStyle w:val="EnglishHangEndNoCoptic"/>
      </w:pPr>
      <w:r w:rsidRPr="00AB1781">
        <w:tab/>
        <w:t>leave me not to those who injure me.</w:t>
      </w:r>
    </w:p>
    <w:p w14:paraId="2C0E0280" w14:textId="77777777" w:rsidR="00385CB8" w:rsidRPr="00AB1781" w:rsidRDefault="00385CB8" w:rsidP="00385CB8">
      <w:pPr>
        <w:pStyle w:val="EnglishHangNoCoptic"/>
      </w:pPr>
      <w:r w:rsidRPr="00AB1781">
        <w:t xml:space="preserve">122 Be responsible for </w:t>
      </w:r>
      <w:r w:rsidR="00E570CB">
        <w:t>Your</w:t>
      </w:r>
      <w:r w:rsidRPr="00AB1781">
        <w:t xml:space="preserve"> slave’s welfare;</w:t>
      </w:r>
      <w:r w:rsidRPr="00AB1781">
        <w:rPr>
          <w:rStyle w:val="FootnoteReference"/>
        </w:rPr>
        <w:footnoteReference w:id="419"/>
      </w:r>
    </w:p>
    <w:p w14:paraId="3082A62B" w14:textId="77777777" w:rsidR="00385CB8" w:rsidRPr="00AB1781" w:rsidRDefault="00385CB8" w:rsidP="00385CB8">
      <w:pPr>
        <w:pStyle w:val="EnglishHangEndNoCoptic"/>
      </w:pPr>
      <w:r w:rsidRPr="00AB1781">
        <w:tab/>
        <w:t>do not let the proud oppress me.</w:t>
      </w:r>
    </w:p>
    <w:p w14:paraId="1F2D85E8" w14:textId="77777777" w:rsidR="00385CB8" w:rsidRPr="00AB1781" w:rsidRDefault="00385CB8" w:rsidP="00385CB8">
      <w:pPr>
        <w:pStyle w:val="EnglishHangNoCoptic"/>
      </w:pPr>
      <w:r w:rsidRPr="00AB1781">
        <w:t xml:space="preserve">123 My eyes fail in looking 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77777777" w:rsidR="00385CB8" w:rsidRPr="00AB1781" w:rsidRDefault="00385CB8" w:rsidP="00385CB8">
      <w:pPr>
        <w:pStyle w:val="EnglishHangNoCoptic"/>
      </w:pPr>
      <w:r w:rsidRPr="00AB1781">
        <w:t xml:space="preserve">124 Deal with </w:t>
      </w:r>
      <w:r w:rsidR="00E570CB">
        <w:t>Your</w:t>
      </w:r>
      <w:r w:rsidRPr="00AB1781">
        <w:t xml:space="preserve"> slave according to </w:t>
      </w:r>
      <w:r w:rsidR="00E570CB">
        <w:t>Your</w:t>
      </w:r>
      <w:r w:rsidRPr="00AB1781">
        <w:t xml:space="preserve"> mercy,</w:t>
      </w:r>
    </w:p>
    <w:p w14:paraId="3969A5FC"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25117EBA" w14:textId="77777777" w:rsidR="00385CB8" w:rsidRPr="00AB1781" w:rsidRDefault="00385CB8" w:rsidP="00385CB8">
      <w:pPr>
        <w:pStyle w:val="EnglishHangNoCoptic"/>
      </w:pPr>
      <w:r w:rsidRPr="00AB1781">
        <w:t xml:space="preserve">125 I am </w:t>
      </w:r>
      <w:r w:rsidR="00E570CB">
        <w:t>Your</w:t>
      </w:r>
      <w:r w:rsidRPr="00AB1781">
        <w:t xml:space="preserve"> slave: give me understanding,</w:t>
      </w:r>
    </w:p>
    <w:p w14:paraId="2B3778AB" w14:textId="77777777" w:rsidR="00385CB8" w:rsidRPr="00AB1781" w:rsidRDefault="00385CB8" w:rsidP="00385CB8">
      <w:pPr>
        <w:pStyle w:val="EnglishHangEndNoCoptic"/>
      </w:pPr>
      <w:r w:rsidRPr="00AB1781">
        <w:tab/>
        <w:t xml:space="preserve">and I shall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42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77777777" w:rsidR="00385CB8" w:rsidRPr="00AB1781" w:rsidRDefault="00385CB8" w:rsidP="00385CB8">
      <w:pPr>
        <w:pStyle w:val="EnglishHangNoCoptic"/>
      </w:pPr>
      <w:r w:rsidRPr="00AB1781">
        <w:t xml:space="preserve">127 That is why I love </w:t>
      </w:r>
      <w:r w:rsidR="00E570CB">
        <w:t>Your</w:t>
      </w:r>
      <w:r w:rsidRPr="00AB1781">
        <w:t xml:space="preserve"> commandments</w:t>
      </w:r>
    </w:p>
    <w:p w14:paraId="61FADB36" w14:textId="77777777" w:rsidR="00385CB8" w:rsidRPr="00AB1781" w:rsidRDefault="00385CB8" w:rsidP="00385CB8">
      <w:pPr>
        <w:pStyle w:val="EnglishHangEndNoCoptic"/>
      </w:pPr>
      <w:r w:rsidRPr="00AB1781">
        <w:tab/>
        <w:t>more than gold or topaz.</w:t>
      </w:r>
      <w:r w:rsidRPr="00AB1781">
        <w:rPr>
          <w:rStyle w:val="FootnoteReference"/>
        </w:rPr>
        <w:footnoteReference w:id="421"/>
      </w:r>
    </w:p>
    <w:p w14:paraId="6FB87FA1" w14:textId="77777777" w:rsidR="00385CB8" w:rsidRPr="00AB1781" w:rsidRDefault="00385CB8" w:rsidP="00385CB8">
      <w:pPr>
        <w:pStyle w:val="EnglishHangNoCoptic"/>
      </w:pPr>
      <w:r w:rsidRPr="00AB1781">
        <w:t xml:space="preserve">128 That is why I obey all </w:t>
      </w:r>
      <w:r w:rsidR="00E570CB">
        <w:t>Your</w:t>
      </w:r>
      <w:r w:rsidRPr="00AB1781">
        <w:t xml:space="preserve"> commandments;</w:t>
      </w:r>
    </w:p>
    <w:p w14:paraId="14053B9A" w14:textId="77777777" w:rsidR="00385CB8" w:rsidRDefault="00385CB8" w:rsidP="00385CB8">
      <w:pPr>
        <w:pStyle w:val="EnglishHangEndNoCoptic"/>
      </w:pPr>
      <w:r w:rsidRPr="00AB1781">
        <w:tab/>
        <w:t>every wrong way I hate.</w:t>
      </w:r>
    </w:p>
    <w:p w14:paraId="27CC3D04" w14:textId="77777777" w:rsidR="00494693" w:rsidRPr="00385CB8" w:rsidRDefault="00494693" w:rsidP="00BF0205">
      <w:pPr>
        <w:pStyle w:val="Heading5"/>
      </w:pPr>
      <w:r>
        <w:t>Psalm 118 Part 17: Your testimonies are wonderful</w:t>
      </w:r>
    </w:p>
    <w:p w14:paraId="614D9386"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78216A0C" w14:textId="77777777" w:rsidR="00385CB8" w:rsidRPr="00AB1781" w:rsidRDefault="00385CB8" w:rsidP="00385CB8">
      <w:pPr>
        <w:pStyle w:val="EnglishHangNoCoptic"/>
      </w:pPr>
      <w:r w:rsidRPr="00AB1781">
        <w:lastRenderedPageBreak/>
        <w:t xml:space="preserve">129 </w:t>
      </w:r>
      <w:r w:rsidR="00E570CB">
        <w:t>Your</w:t>
      </w:r>
      <w:r w:rsidRPr="00AB1781">
        <w:t xml:space="preserve"> testimonies are wonderful;</w:t>
      </w:r>
    </w:p>
    <w:p w14:paraId="34EE3D8E" w14:textId="77777777" w:rsidR="00385CB8" w:rsidRPr="00AB1781" w:rsidRDefault="00385CB8" w:rsidP="00385CB8">
      <w:pPr>
        <w:pStyle w:val="EnglishHangEndNoCoptic"/>
      </w:pPr>
      <w:r w:rsidRPr="00AB1781">
        <w:tab/>
        <w:t>that is why my soul seeks them.</w:t>
      </w:r>
    </w:p>
    <w:p w14:paraId="32BC3958" w14:textId="77777777" w:rsidR="00385CB8" w:rsidRPr="00AB1781" w:rsidRDefault="00385CB8" w:rsidP="00385CB8">
      <w:pPr>
        <w:pStyle w:val="EnglishHangNoCoptic"/>
      </w:pPr>
      <w:r w:rsidRPr="00AB1781">
        <w:t xml:space="preserve">130 The exposition of </w:t>
      </w:r>
      <w:r w:rsidR="00E570CB">
        <w:t>Your</w:t>
      </w:r>
      <w:r w:rsidRPr="00AB1781">
        <w:t xml:space="preserve"> words enlightens</w:t>
      </w:r>
    </w:p>
    <w:p w14:paraId="79F0A6C1" w14:textId="77777777" w:rsidR="00385CB8" w:rsidRPr="00AB1781" w:rsidRDefault="00385CB8" w:rsidP="00385CB8">
      <w:pPr>
        <w:pStyle w:val="EnglishHangEndNoCoptic"/>
      </w:pPr>
      <w:r w:rsidRPr="00AB1781">
        <w:tab/>
        <w:t>and instructs children.</w:t>
      </w:r>
      <w:r w:rsidRPr="00AB1781">
        <w:rPr>
          <w:rStyle w:val="FootnoteReference"/>
        </w:rPr>
        <w:footnoteReference w:id="422"/>
      </w:r>
    </w:p>
    <w:p w14:paraId="203A2663" w14:textId="77777777" w:rsidR="00385CB8" w:rsidRPr="00AB1781" w:rsidRDefault="00385CB8" w:rsidP="00385CB8">
      <w:pPr>
        <w:pStyle w:val="EnglishHangNoCoptic"/>
      </w:pPr>
      <w:r w:rsidRPr="00AB1781">
        <w:t>131 I open my mouth and draw in the Spirit,</w:t>
      </w:r>
    </w:p>
    <w:p w14:paraId="71DF6992" w14:textId="77777777" w:rsidR="00385CB8" w:rsidRDefault="00385CB8" w:rsidP="00385CB8">
      <w:pPr>
        <w:pStyle w:val="EnglishHangEndNoCoptic"/>
      </w:pPr>
      <w:r w:rsidRPr="00AB1781">
        <w:tab/>
        <w:t xml:space="preserve">for I long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7777777" w:rsidR="00385CB8" w:rsidRPr="00AB1781" w:rsidRDefault="00385CB8" w:rsidP="00385CB8">
      <w:pPr>
        <w:pStyle w:val="EnglishHangNoCoptic"/>
      </w:pPr>
      <w:r w:rsidRPr="00AB1781">
        <w:t>132 Look upon me and have mercy on me</w:t>
      </w:r>
    </w:p>
    <w:p w14:paraId="529DBB23" w14:textId="77777777" w:rsidR="00385CB8" w:rsidRPr="00AB1781" w:rsidRDefault="00385CB8" w:rsidP="00385CB8">
      <w:pPr>
        <w:pStyle w:val="EnglishHangEndNoCoptic"/>
      </w:pPr>
      <w:r w:rsidRPr="00AB1781">
        <w:tab/>
        <w:t xml:space="preserve">with the judgment of those who love </w:t>
      </w:r>
      <w:r w:rsidR="00E570CB">
        <w:t>Your</w:t>
      </w:r>
      <w:r w:rsidRPr="00AB1781">
        <w:t xml:space="preserve"> name.</w:t>
      </w:r>
      <w:r w:rsidRPr="00AB1781">
        <w:rPr>
          <w:rStyle w:val="FootnoteReference"/>
        </w:rPr>
        <w:footnoteReference w:id="423"/>
      </w:r>
    </w:p>
    <w:p w14:paraId="082109E1" w14:textId="77777777" w:rsidR="00385CB8" w:rsidRPr="00AB1781" w:rsidRDefault="00385CB8" w:rsidP="00385CB8">
      <w:pPr>
        <w:pStyle w:val="EnglishHangNoCoptic"/>
      </w:pPr>
      <w:r w:rsidRPr="00AB1781">
        <w:t xml:space="preserve">133 Direct my steps by </w:t>
      </w:r>
      <w:r w:rsidR="00E570CB">
        <w:t>Your</w:t>
      </w:r>
      <w:r w:rsidRPr="00AB1781">
        <w:t xml:space="preserve"> word,</w:t>
      </w:r>
    </w:p>
    <w:p w14:paraId="7684C03F" w14:textId="77777777" w:rsidR="00385CB8" w:rsidRPr="00AB1781" w:rsidRDefault="00385CB8" w:rsidP="00385CB8">
      <w:pPr>
        <w:pStyle w:val="EnglishHangEndNoCoptic"/>
      </w:pPr>
      <w:r w:rsidRPr="00AB1781">
        <w:tab/>
        <w:t>and let no iniquity have dominion over me.</w:t>
      </w:r>
    </w:p>
    <w:p w14:paraId="5DD023FA" w14:textId="77777777" w:rsidR="00385CB8" w:rsidRPr="00AB1781" w:rsidRDefault="00385CB8" w:rsidP="00385CB8">
      <w:pPr>
        <w:pStyle w:val="EnglishHangNoCoptic"/>
      </w:pPr>
      <w:r w:rsidRPr="00AB1781">
        <w:t>134 Redeem me from the oppression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77777777" w:rsidR="00385CB8" w:rsidRPr="00AB1781" w:rsidRDefault="00385CB8" w:rsidP="00385CB8">
      <w:pPr>
        <w:pStyle w:val="EnglishHangNoCoptic"/>
      </w:pPr>
      <w:r w:rsidRPr="00AB1781">
        <w:t xml:space="preserve">135 Let </w:t>
      </w:r>
      <w:r w:rsidR="00E570CB">
        <w:t>Your</w:t>
      </w:r>
      <w:r w:rsidRPr="00AB1781">
        <w:t xml:space="preserve"> face beam on </w:t>
      </w:r>
      <w:r w:rsidR="00E570CB">
        <w:t>Your</w:t>
      </w:r>
      <w:r w:rsidRPr="00AB1781">
        <w:t xml:space="preserve"> slave,</w:t>
      </w:r>
    </w:p>
    <w:p w14:paraId="1A625591" w14:textId="77777777" w:rsidR="00385CB8" w:rsidRPr="00AB1781" w:rsidRDefault="00385CB8" w:rsidP="00385CB8">
      <w:pPr>
        <w:pStyle w:val="EnglishHangEndNoCoptic"/>
      </w:pPr>
      <w:r w:rsidRPr="00AB1781">
        <w:tab/>
        <w:t xml:space="preserve">and teach me </w:t>
      </w:r>
      <w:r w:rsidR="00E570CB">
        <w:t>Your</w:t>
      </w:r>
      <w:r w:rsidRPr="00AB1781">
        <w:t xml:space="preserve"> rights.</w:t>
      </w:r>
    </w:p>
    <w:p w14:paraId="497969E7" w14:textId="77777777" w:rsidR="00385CB8" w:rsidRPr="00AB1781" w:rsidRDefault="00385CB8" w:rsidP="00385CB8">
      <w:pPr>
        <w:pStyle w:val="EnglishHangNoCoptic"/>
      </w:pPr>
      <w:r w:rsidRPr="00AB1781">
        <w:t>136 My eyes shed streams of water,</w:t>
      </w:r>
    </w:p>
    <w:p w14:paraId="51E08EAB" w14:textId="77777777" w:rsidR="00385CB8" w:rsidRDefault="00385CB8" w:rsidP="00385CB8">
      <w:pPr>
        <w:pStyle w:val="EnglishHangEndNoCoptic"/>
      </w:pPr>
      <w:r w:rsidRPr="00AB1781">
        <w:tab/>
        <w:t xml:space="preserve">when I do not keep </w:t>
      </w:r>
      <w:r w:rsidR="00E570CB">
        <w:t>Your</w:t>
      </w:r>
      <w:r w:rsidRPr="00AB1781">
        <w:t xml:space="preserve"> law.</w:t>
      </w:r>
    </w:p>
    <w:p w14:paraId="2ECE2877" w14:textId="77777777" w:rsidR="00494693" w:rsidRPr="00AB1781" w:rsidRDefault="00494693" w:rsidP="00BF0205">
      <w:pPr>
        <w:pStyle w:val="Heading5"/>
      </w:pPr>
      <w:r>
        <w:t>Psalm 118 Part 18: Righteous are You, O Lord</w:t>
      </w:r>
    </w:p>
    <w:p w14:paraId="35F317C0"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49E2F545" w14:textId="77777777" w:rsidR="00385CB8" w:rsidRPr="00AB1781" w:rsidRDefault="00385CB8" w:rsidP="00385CB8">
      <w:pPr>
        <w:pStyle w:val="EnglishHangNoCoptic"/>
      </w:pPr>
      <w:r w:rsidRPr="00AB1781">
        <w:t xml:space="preserve">137 Righteous </w:t>
      </w:r>
      <w:r w:rsidR="00C104A1">
        <w:t>are</w:t>
      </w:r>
      <w:r w:rsidRPr="00AB1781">
        <w:t xml:space="preserve"> </w:t>
      </w:r>
      <w:r w:rsidR="001040C8">
        <w:t>You</w:t>
      </w:r>
      <w:r w:rsidRPr="00AB1781">
        <w:t>, O Lord,</w:t>
      </w:r>
    </w:p>
    <w:p w14:paraId="22E82DB6" w14:textId="77777777" w:rsidR="00385CB8" w:rsidRPr="00AB1781" w:rsidRDefault="00385CB8" w:rsidP="00385CB8">
      <w:pPr>
        <w:pStyle w:val="EnglishHangEndNoCoptic"/>
      </w:pPr>
      <w:r w:rsidRPr="00AB1781">
        <w:tab/>
        <w:t xml:space="preserve">and </w:t>
      </w:r>
      <w:r w:rsidR="00E570CB">
        <w:t>Your</w:t>
      </w:r>
      <w:r w:rsidRPr="00AB1781">
        <w:t xml:space="preserve"> judgments are right.</w:t>
      </w:r>
    </w:p>
    <w:p w14:paraId="402E6A32" w14:textId="77777777" w:rsidR="00385CB8" w:rsidRPr="00AB1781" w:rsidRDefault="00385CB8" w:rsidP="00385CB8">
      <w:pPr>
        <w:pStyle w:val="EnglishHangNoCoptic"/>
      </w:pPr>
      <w:r w:rsidRPr="00AB1781">
        <w:t xml:space="preserve">138 </w:t>
      </w:r>
      <w:r w:rsidR="001040C8">
        <w:t>You</w:t>
      </w:r>
      <w:r w:rsidRPr="00AB1781">
        <w:t xml:space="preserve"> </w:t>
      </w:r>
      <w:r w:rsidR="00556387">
        <w:t>have</w:t>
      </w:r>
      <w:r w:rsidRPr="00AB1781">
        <w:t xml:space="preserve"> strictly enjoined as </w:t>
      </w:r>
      <w:r w:rsidR="00E570CB">
        <w:t>Your</w:t>
      </w:r>
      <w:r w:rsidRPr="00AB1781">
        <w:t xml:space="preserve"> testimonies</w:t>
      </w:r>
    </w:p>
    <w:p w14:paraId="4FACDA27" w14:textId="77777777" w:rsidR="00385CB8" w:rsidRPr="00AB1781" w:rsidRDefault="00385CB8" w:rsidP="00385CB8">
      <w:pPr>
        <w:pStyle w:val="EnglishHangEndNoCoptic"/>
      </w:pPr>
      <w:r w:rsidRPr="00AB1781">
        <w:tab/>
        <w:t>righteousness and truth.</w:t>
      </w:r>
    </w:p>
    <w:p w14:paraId="3539E9C7" w14:textId="77777777" w:rsidR="00385CB8" w:rsidRPr="00AB1781" w:rsidRDefault="00385CB8" w:rsidP="00385CB8">
      <w:pPr>
        <w:pStyle w:val="EnglishHangNoCoptic"/>
      </w:pPr>
      <w:r w:rsidRPr="00AB1781">
        <w:t xml:space="preserve">139 </w:t>
      </w:r>
      <w:r w:rsidR="00E570CB">
        <w:t>Your</w:t>
      </w:r>
      <w:r w:rsidRPr="00AB1781">
        <w:t xml:space="preserve"> zeal consumes me,</w:t>
      </w:r>
    </w:p>
    <w:p w14:paraId="09CA4872" w14:textId="77777777" w:rsidR="00385CB8" w:rsidRPr="00AB1781" w:rsidRDefault="00385CB8" w:rsidP="00385CB8">
      <w:pPr>
        <w:pStyle w:val="EnglishHangEndNoCoptic"/>
      </w:pPr>
      <w:r w:rsidRPr="00AB1781">
        <w:tab/>
        <w:t xml:space="preserve">because my enemies forget </w:t>
      </w:r>
      <w:r w:rsidR="00E570CB">
        <w:t>Your</w:t>
      </w:r>
      <w:r w:rsidRPr="00AB1781">
        <w:t xml:space="preserve"> words.</w:t>
      </w:r>
    </w:p>
    <w:p w14:paraId="3049E607" w14:textId="77777777" w:rsidR="00385CB8" w:rsidRPr="00AB1781" w:rsidRDefault="00385CB8" w:rsidP="00385CB8">
      <w:pPr>
        <w:pStyle w:val="EnglishHangNoCoptic"/>
      </w:pPr>
      <w:r w:rsidRPr="00AB1781">
        <w:t xml:space="preserve">140 </w:t>
      </w:r>
      <w:r w:rsidR="00E570CB">
        <w:t>Your</w:t>
      </w:r>
      <w:r w:rsidRPr="00AB1781">
        <w:t xml:space="preserve"> word is very pure,</w:t>
      </w:r>
      <w:r w:rsidRPr="00AB1781">
        <w:rPr>
          <w:rStyle w:val="FootnoteReference"/>
        </w:rPr>
        <w:footnoteReference w:id="424"/>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77777777" w:rsidR="00385CB8" w:rsidRPr="00AB1781" w:rsidRDefault="00385CB8" w:rsidP="00385CB8">
      <w:pPr>
        <w:pStyle w:val="EnglishHangNoCoptic"/>
      </w:pPr>
      <w:r w:rsidRPr="00AB1781">
        <w:t>141 Young and despised as I am,</w:t>
      </w:r>
    </w:p>
    <w:p w14:paraId="6983A2A6" w14:textId="77777777" w:rsidR="00385CB8" w:rsidRPr="00AB1781" w:rsidRDefault="00385CB8" w:rsidP="00385CB8">
      <w:pPr>
        <w:pStyle w:val="EnglishHangEndNoCoptic"/>
      </w:pPr>
      <w:r w:rsidRPr="00AB1781">
        <w:tab/>
        <w:t xml:space="preserve">I do not forget </w:t>
      </w:r>
      <w:r w:rsidR="00E570CB">
        <w:t>Your</w:t>
      </w:r>
      <w:r w:rsidRPr="00AB1781">
        <w:t xml:space="preserve"> rights.</w:t>
      </w:r>
    </w:p>
    <w:p w14:paraId="7A03B855" w14:textId="77777777" w:rsidR="00385CB8" w:rsidRPr="00AB1781" w:rsidRDefault="00385CB8" w:rsidP="00385CB8">
      <w:pPr>
        <w:pStyle w:val="EnglishHangNoCoptic"/>
      </w:pPr>
      <w:r w:rsidRPr="00AB1781">
        <w:lastRenderedPageBreak/>
        <w:t xml:space="preserve">142 </w:t>
      </w:r>
      <w:r w:rsidR="00E570CB">
        <w:t>Your</w:t>
      </w:r>
      <w:r w:rsidRPr="00AB1781">
        <w:t xml:space="preserve"> justice is eternal justice,</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77777777" w:rsidR="00385CB8" w:rsidRPr="00AB1781" w:rsidRDefault="00385CB8" w:rsidP="00385CB8">
      <w:pPr>
        <w:pStyle w:val="EnglishHangNoCoptic"/>
      </w:pPr>
      <w:r w:rsidRPr="00AB1781">
        <w:t>143 Sorrows and sufferings befall me;</w:t>
      </w:r>
    </w:p>
    <w:p w14:paraId="13793A35" w14:textId="77777777" w:rsidR="00385CB8" w:rsidRPr="00AB1781" w:rsidRDefault="00385CB8" w:rsidP="00385CB8">
      <w:pPr>
        <w:pStyle w:val="EnglishHangEndNoCoptic"/>
      </w:pPr>
      <w:r w:rsidRPr="00AB1781">
        <w:tab/>
      </w:r>
      <w:r w:rsidR="00E570CB">
        <w:t>Your</w:t>
      </w:r>
      <w:r w:rsidRPr="00AB1781">
        <w:t xml:space="preserve"> commandments are my meditation.</w:t>
      </w:r>
      <w:r w:rsidRPr="00AB1781">
        <w:rPr>
          <w:rStyle w:val="FootnoteReference"/>
        </w:rPr>
        <w:footnoteReference w:id="425"/>
      </w:r>
    </w:p>
    <w:p w14:paraId="2CBAC4E5" w14:textId="77777777" w:rsidR="00385CB8" w:rsidRPr="00AB1781" w:rsidRDefault="00385CB8" w:rsidP="00385CB8">
      <w:pPr>
        <w:pStyle w:val="EnglishHangNoCoptic"/>
      </w:pPr>
      <w:r w:rsidRPr="00AB1781">
        <w:t xml:space="preserve">144 </w:t>
      </w:r>
      <w:r w:rsidR="00E570CB">
        <w:t>Your</w:t>
      </w:r>
      <w:r w:rsidRPr="00AB1781">
        <w:t xml:space="preserve"> testimonies are eternal justice;</w:t>
      </w:r>
    </w:p>
    <w:p w14:paraId="14203D2A" w14:textId="77777777" w:rsidR="00385CB8" w:rsidRDefault="00385CB8" w:rsidP="00385CB8">
      <w:pPr>
        <w:pStyle w:val="EnglishHangEndNoCoptic"/>
      </w:pPr>
      <w:r w:rsidRPr="00AB1781">
        <w:tab/>
        <w:t>give me understanding and I shall live.</w:t>
      </w:r>
    </w:p>
    <w:p w14:paraId="33D74209" w14:textId="77777777" w:rsidR="00494693" w:rsidRPr="00385CB8" w:rsidRDefault="00494693" w:rsidP="00BF0205">
      <w:pPr>
        <w:pStyle w:val="Heading5"/>
      </w:pPr>
      <w:r>
        <w:t>Psalm 118 Part 19: I cry with my whole heart; hear me, O Lord</w:t>
      </w:r>
    </w:p>
    <w:p w14:paraId="640D1B93" w14:textId="77777777" w:rsidR="00EE2E1D" w:rsidRDefault="00EE2E1D" w:rsidP="00EE2E1D">
      <w:pPr>
        <w:pStyle w:val="Rubric"/>
      </w:pPr>
      <w:r>
        <w:fldChar w:fldCharType="begin"/>
      </w:r>
      <w:r>
        <w:instrText xml:space="preserve"> REF _Ref434579602 \h </w:instrText>
      </w:r>
      <w:r>
        <w:fldChar w:fldCharType="separate"/>
      </w:r>
      <w:r w:rsidR="00B50C35">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B50C35">
        <w:rPr>
          <w:noProof/>
        </w:rPr>
        <w:t>64</w:t>
      </w:r>
      <w:r>
        <w:fldChar w:fldCharType="end"/>
      </w:r>
      <w:r>
        <w:t>.</w:t>
      </w:r>
    </w:p>
    <w:p w14:paraId="65E7BB1B" w14:textId="77777777" w:rsidR="00385CB8" w:rsidRPr="00AB1781" w:rsidRDefault="00385CB8" w:rsidP="00385CB8">
      <w:pPr>
        <w:pStyle w:val="EnglishHangNoCoptic"/>
      </w:pPr>
      <w:r w:rsidRPr="00AB1781">
        <w:t>145 I cry with my whole heart; hear me, O Lord,</w:t>
      </w:r>
    </w:p>
    <w:p w14:paraId="0601D972" w14:textId="77777777" w:rsidR="00385CB8" w:rsidRPr="00AB1781" w:rsidRDefault="00385CB8" w:rsidP="00385CB8">
      <w:pPr>
        <w:pStyle w:val="EnglishHangEndNoCoptic"/>
      </w:pPr>
      <w:r w:rsidRPr="00AB1781">
        <w:tab/>
        <w:t xml:space="preserve">I will seek </w:t>
      </w:r>
      <w:r w:rsidR="00E570CB">
        <w:t>Your</w:t>
      </w:r>
      <w:r w:rsidRPr="00AB1781">
        <w:t xml:space="preserve"> rights.</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77777777" w:rsidR="00385CB8" w:rsidRPr="00AB1781" w:rsidRDefault="00385CB8" w:rsidP="00385CB8">
      <w:pPr>
        <w:pStyle w:val="EnglishHangNoCoptic"/>
      </w:pPr>
      <w:r w:rsidRPr="00AB1781">
        <w:t>147 I rise at dead of night and cry;</w:t>
      </w:r>
    </w:p>
    <w:p w14:paraId="64578BD6" w14:textId="77777777" w:rsidR="00385CB8" w:rsidRPr="00AB1781" w:rsidRDefault="00385CB8" w:rsidP="00385CB8">
      <w:pPr>
        <w:pStyle w:val="EnglishHangEndNoCoptic"/>
      </w:pPr>
      <w:r w:rsidRPr="00AB1781">
        <w:tab/>
        <w:t xml:space="preserve">my hope is in </w:t>
      </w:r>
      <w:r w:rsidR="00E570CB">
        <w:t>Your</w:t>
      </w:r>
      <w:r w:rsidRPr="00AB1781">
        <w:t xml:space="preserve"> words.</w:t>
      </w:r>
    </w:p>
    <w:p w14:paraId="0D9C74B3" w14:textId="77777777" w:rsidR="00385CB8" w:rsidRPr="00AB1781" w:rsidRDefault="00385CB8" w:rsidP="00385CB8">
      <w:pPr>
        <w:pStyle w:val="EnglishHangNoCoptic"/>
      </w:pPr>
      <w:r w:rsidRPr="00AB1781">
        <w:t>148 My eyes forestall the dawn,</w:t>
      </w:r>
      <w:r w:rsidRPr="00AB1781">
        <w:rPr>
          <w:rStyle w:val="FootnoteReference"/>
        </w:rPr>
        <w:footnoteReference w:id="426"/>
      </w:r>
    </w:p>
    <w:p w14:paraId="4635B657" w14:textId="77777777" w:rsidR="00385CB8" w:rsidRPr="00AB1781" w:rsidRDefault="00385CB8" w:rsidP="00385CB8">
      <w:pPr>
        <w:pStyle w:val="EnglishHangEndNoCoptic"/>
      </w:pPr>
      <w:r w:rsidRPr="00AB1781">
        <w:tab/>
        <w:t xml:space="preserve">that I may meditate on </w:t>
      </w:r>
      <w:r w:rsidR="00E570CB">
        <w:t>Your</w:t>
      </w:r>
      <w:r w:rsidRPr="00AB1781">
        <w:t xml:space="preserve"> words.</w:t>
      </w:r>
      <w:r w:rsidRPr="00AB1781">
        <w:rPr>
          <w:rStyle w:val="FootnoteReference"/>
        </w:rPr>
        <w:footnoteReference w:id="427"/>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3FDAD828" w14:textId="77777777" w:rsidR="00385CB8" w:rsidRPr="00AB1781" w:rsidRDefault="00385CB8" w:rsidP="00385CB8">
      <w:pPr>
        <w:pStyle w:val="EnglishHangNoCoptic"/>
      </w:pPr>
      <w:r w:rsidRPr="00AB1781">
        <w:t>150 Those bent on wickedness draw near me,</w:t>
      </w:r>
    </w:p>
    <w:p w14:paraId="49A35551" w14:textId="77777777" w:rsidR="00385CB8" w:rsidRPr="00AB1781" w:rsidRDefault="00385CB8" w:rsidP="00385CB8">
      <w:pPr>
        <w:pStyle w:val="EnglishHangEndNoCoptic"/>
      </w:pPr>
      <w:r w:rsidRPr="00AB1781">
        <w:tab/>
        <w:t xml:space="preserve">but they are far from </w:t>
      </w:r>
      <w:r w:rsidR="00E570CB">
        <w:t>Your</w:t>
      </w:r>
      <w:r w:rsidRPr="00AB1781">
        <w:t xml:space="preserve"> law.</w:t>
      </w:r>
    </w:p>
    <w:p w14:paraId="1A0CD5A7" w14:textId="77777777" w:rsidR="00385CB8" w:rsidRPr="00AB1781" w:rsidRDefault="00385CB8" w:rsidP="00385CB8">
      <w:pPr>
        <w:pStyle w:val="EnglishHangNoCoptic"/>
      </w:pPr>
      <w:r w:rsidRPr="00AB1781">
        <w:t xml:space="preserve">151 </w:t>
      </w:r>
      <w:r w:rsidR="001040C8">
        <w:t>You</w:t>
      </w:r>
      <w:r w:rsidRPr="00AB1781">
        <w:t xml:space="preserve"> </w:t>
      </w:r>
      <w:r w:rsidR="00C104A1">
        <w:t>are</w:t>
      </w:r>
      <w:r w:rsidRPr="00AB1781">
        <w:t xml:space="preserve"> near, O Lord;</w:t>
      </w:r>
    </w:p>
    <w:p w14:paraId="796D173F" w14:textId="77777777" w:rsidR="00385CB8" w:rsidRPr="00AB1781" w:rsidRDefault="00385CB8" w:rsidP="00385CB8">
      <w:pPr>
        <w:pStyle w:val="EnglishHangEndNoCoptic"/>
      </w:pPr>
      <w:r w:rsidRPr="00AB1781">
        <w:tab/>
        <w:t xml:space="preserve">and all </w:t>
      </w:r>
      <w:r w:rsidR="00E570CB">
        <w:t>Your</w:t>
      </w:r>
      <w:r w:rsidRPr="00AB1781">
        <w:t xml:space="preserve"> ways are truth.</w:t>
      </w:r>
    </w:p>
    <w:p w14:paraId="6921B2D6" w14:textId="77777777" w:rsidR="00385CB8" w:rsidRPr="00AB1781" w:rsidRDefault="00385CB8" w:rsidP="00385CB8">
      <w:pPr>
        <w:pStyle w:val="EnglishHangNoCoptic"/>
      </w:pPr>
      <w:r w:rsidRPr="00AB1781">
        <w:t xml:space="preserve">152 I have known of old from </w:t>
      </w:r>
      <w:r w:rsidR="00E570CB">
        <w:t>Your</w:t>
      </w:r>
      <w:r w:rsidRPr="00AB1781">
        <w:t xml:space="preserve"> testimonies,</w:t>
      </w:r>
    </w:p>
    <w:p w14:paraId="4CD6ABC2" w14:textId="77777777" w:rsidR="00385CB8" w:rsidRDefault="00385CB8" w:rsidP="00385CB8">
      <w:pPr>
        <w:pStyle w:val="EnglishHangEndNoCoptic"/>
      </w:pPr>
      <w:r w:rsidRPr="00AB1781">
        <w:tab/>
        <w:t xml:space="preserve">that </w:t>
      </w:r>
      <w:r w:rsidR="001040C8">
        <w:t>You</w:t>
      </w:r>
      <w:r w:rsidRPr="00AB1781">
        <w:t xml:space="preserve"> </w:t>
      </w:r>
      <w:r w:rsidR="00556387">
        <w:t>have</w:t>
      </w:r>
      <w:r w:rsidRPr="00AB1781">
        <w:t xml:space="preserve"> founded them for ever.</w:t>
      </w:r>
    </w:p>
    <w:p w14:paraId="62882085" w14:textId="77777777" w:rsidR="00494693" w:rsidRPr="00AB1781" w:rsidRDefault="00494693" w:rsidP="00BF0205">
      <w:pPr>
        <w:pStyle w:val="Heading5"/>
      </w:pPr>
      <w:bookmarkStart w:id="1000" w:name="_Ref434579036"/>
      <w:r>
        <w:t>Psalm 118 Part 20 See my humility and rescue me, for I do not forget</w:t>
      </w:r>
      <w:bookmarkEnd w:id="1000"/>
    </w:p>
    <w:p w14:paraId="1B546F80"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w:t>
      </w:r>
      <w:r w:rsidR="00EE2E1D" w:rsidRPr="00EE2E1D">
        <w:t xml:space="preserve"> </w:t>
      </w:r>
      <w:r w:rsidR="00EE2E1D">
        <w:t>Reserved for the Presbyter, if present in both cases.</w:t>
      </w:r>
    </w:p>
    <w:p w14:paraId="11464B88" w14:textId="77777777" w:rsidR="00385CB8" w:rsidRPr="00AB1781" w:rsidRDefault="00385CB8" w:rsidP="00385CB8">
      <w:pPr>
        <w:pStyle w:val="EnglishHangNoCoptic"/>
      </w:pPr>
      <w:r w:rsidRPr="00AB1781">
        <w:t>153 See my humility and rescue me,</w:t>
      </w:r>
    </w:p>
    <w:p w14:paraId="50CC6590" w14:textId="77777777" w:rsidR="00385CB8" w:rsidRPr="00AB1781" w:rsidRDefault="00385CB8" w:rsidP="00385CB8">
      <w:pPr>
        <w:pStyle w:val="EnglishHangEndNoCoptic"/>
      </w:pPr>
      <w:r w:rsidRPr="00AB1781">
        <w:tab/>
        <w:t xml:space="preserve">for I do not forget </w:t>
      </w:r>
      <w:r w:rsidR="00E570CB">
        <w:t>Your</w:t>
      </w:r>
      <w:r w:rsidRPr="00AB1781">
        <w:t xml:space="preserve"> law.</w:t>
      </w:r>
    </w:p>
    <w:p w14:paraId="4C613841" w14:textId="77777777" w:rsidR="00385CB8" w:rsidRPr="00AB1781" w:rsidRDefault="00385CB8" w:rsidP="00385CB8">
      <w:pPr>
        <w:pStyle w:val="EnglishHangNoCoptic"/>
      </w:pPr>
      <w:r w:rsidRPr="00AB1781">
        <w:lastRenderedPageBreak/>
        <w:t>154 Judge my cause and redeem me;</w:t>
      </w:r>
    </w:p>
    <w:p w14:paraId="48B7E184" w14:textId="77777777" w:rsidR="00385CB8" w:rsidRPr="00AB1781" w:rsidRDefault="00385CB8" w:rsidP="00385CB8">
      <w:pPr>
        <w:pStyle w:val="EnglishHangEndNoCoptic"/>
      </w:pPr>
      <w:r w:rsidRPr="00AB1781">
        <w:tab/>
        <w:t xml:space="preserve">through </w:t>
      </w:r>
      <w:r w:rsidR="00E570CB">
        <w:t>Your</w:t>
      </w:r>
      <w:r w:rsidRPr="00AB1781">
        <w:t xml:space="preserve"> word grant me life.</w:t>
      </w:r>
    </w:p>
    <w:p w14:paraId="51535EDE" w14:textId="77777777" w:rsidR="00385CB8" w:rsidRPr="00AB1781" w:rsidRDefault="00385CB8" w:rsidP="00385CB8">
      <w:pPr>
        <w:pStyle w:val="EnglishHangNoCoptic"/>
      </w:pPr>
      <w:r w:rsidRPr="00AB1781">
        <w:t>155 Salvation is far from sinners,</w:t>
      </w:r>
    </w:p>
    <w:p w14:paraId="066B434B" w14:textId="77777777" w:rsidR="00385CB8" w:rsidRPr="00AB1781" w:rsidRDefault="00385CB8" w:rsidP="00385CB8">
      <w:pPr>
        <w:pStyle w:val="EnglishHangEndNoCoptic"/>
      </w:pPr>
      <w:r w:rsidRPr="00AB1781">
        <w:tab/>
        <w:t xml:space="preserve">for they do not seek </w:t>
      </w:r>
      <w:r w:rsidR="00E570CB">
        <w:t>Your</w:t>
      </w:r>
      <w:r w:rsidRPr="00AB1781">
        <w:t xml:space="preserve"> rights.</w:t>
      </w:r>
    </w:p>
    <w:p w14:paraId="5C014326" w14:textId="77777777" w:rsidR="00385CB8" w:rsidRPr="00AB1781" w:rsidRDefault="00385CB8" w:rsidP="00385CB8">
      <w:pPr>
        <w:pStyle w:val="EnglishHangNoCoptic"/>
      </w:pPr>
      <w:r w:rsidRPr="00AB1781">
        <w:t xml:space="preserve">156 Many are </w:t>
      </w:r>
      <w:r w:rsidR="00E570CB">
        <w:t>Your</w:t>
      </w:r>
      <w:r w:rsidRPr="00AB1781">
        <w:t xml:space="preserve"> mercies, O Lord;</w:t>
      </w:r>
    </w:p>
    <w:p w14:paraId="3779FDC5" w14:textId="77777777" w:rsidR="00385CB8" w:rsidRPr="00AB1781" w:rsidRDefault="00385CB8" w:rsidP="00385CB8">
      <w:pPr>
        <w:pStyle w:val="EnglishHangEndNoCoptic"/>
      </w:pPr>
      <w:r w:rsidRPr="00AB1781">
        <w:tab/>
        <w:t xml:space="preserve">by </w:t>
      </w:r>
      <w:r w:rsidR="00E570CB">
        <w:t>Your</w:t>
      </w:r>
      <w:r w:rsidRPr="00AB1781">
        <w:t xml:space="preserve"> judgment grant me life.</w:t>
      </w:r>
    </w:p>
    <w:p w14:paraId="5E0936CC" w14:textId="77777777" w:rsidR="00385CB8" w:rsidRPr="00AB1781" w:rsidRDefault="00385CB8" w:rsidP="00385CB8">
      <w:pPr>
        <w:pStyle w:val="EnglishHangNoCoptic"/>
      </w:pPr>
      <w:r w:rsidRPr="00AB1781">
        <w:t>157 Many are they who trouble me and persecute me;</w:t>
      </w:r>
    </w:p>
    <w:p w14:paraId="22880DD9" w14:textId="77777777" w:rsidR="00385CB8" w:rsidRPr="00AB1781" w:rsidRDefault="00385CB8" w:rsidP="00385CB8">
      <w:pPr>
        <w:pStyle w:val="EnglishHangEndNoCoptic"/>
      </w:pPr>
      <w:r w:rsidRPr="00AB1781">
        <w:tab/>
        <w:t xml:space="preserve">yet I do not swerve from </w:t>
      </w:r>
      <w:r w:rsidR="00E570CB">
        <w:t>Your</w:t>
      </w:r>
      <w:r w:rsidRPr="00AB1781">
        <w:t xml:space="preserve"> testimonies.</w:t>
      </w:r>
    </w:p>
    <w:p w14:paraId="5887FA39" w14:textId="77777777" w:rsidR="00385CB8" w:rsidRPr="00AB1781" w:rsidRDefault="00385CB8" w:rsidP="00385CB8">
      <w:pPr>
        <w:pStyle w:val="EnglishHangNoCoptic"/>
      </w:pPr>
      <w:r w:rsidRPr="00AB1781">
        <w:t>158 I see senseless people and am grieved,</w:t>
      </w:r>
    </w:p>
    <w:p w14:paraId="739745FA" w14:textId="77777777" w:rsidR="00385CB8" w:rsidRPr="00AB1781" w:rsidRDefault="00385CB8" w:rsidP="00385CB8">
      <w:pPr>
        <w:pStyle w:val="EnglishHangEndNoCoptic"/>
      </w:pPr>
      <w:r w:rsidRPr="00AB1781">
        <w:tab/>
        <w:t xml:space="preserve">because they do not keep </w:t>
      </w:r>
      <w:r w:rsidR="00E570CB">
        <w:t>Your</w:t>
      </w:r>
      <w:r w:rsidRPr="00AB1781">
        <w:t xml:space="preserve"> words.</w:t>
      </w:r>
    </w:p>
    <w:p w14:paraId="0D648FE5" w14:textId="77777777" w:rsidR="00385CB8" w:rsidRPr="00AB1781" w:rsidRDefault="00385CB8" w:rsidP="00385CB8">
      <w:pPr>
        <w:pStyle w:val="EnglishHangNoCoptic"/>
      </w:pPr>
      <w:r w:rsidRPr="00AB1781">
        <w:t xml:space="preserve">159 See how I love </w:t>
      </w:r>
      <w:r w:rsidR="00E570CB">
        <w:t>Your</w:t>
      </w:r>
      <w:r w:rsidRPr="00AB1781">
        <w:t xml:space="preserve"> commandments, O Lord!</w:t>
      </w:r>
    </w:p>
    <w:p w14:paraId="65F0F245" w14:textId="77777777" w:rsidR="00385CB8" w:rsidRPr="00AB1781" w:rsidRDefault="00385CB8" w:rsidP="00385CB8">
      <w:pPr>
        <w:pStyle w:val="EnglishHangEndNoCoptic"/>
      </w:pPr>
      <w:r w:rsidRPr="00AB1781">
        <w:tab/>
        <w:t xml:space="preserve">In </w:t>
      </w:r>
      <w:r w:rsidR="00E570CB">
        <w:t>Your</w:t>
      </w:r>
      <w:r w:rsidRPr="00AB1781">
        <w:t xml:space="preserve"> mercy grant me life.</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428"/>
      </w:r>
      <w:r w:rsidRPr="00AB1781">
        <w:t xml:space="preserve"> of </w:t>
      </w:r>
      <w:r w:rsidR="00E570CB">
        <w:t>Your</w:t>
      </w:r>
      <w:r w:rsidRPr="00AB1781">
        <w:t xml:space="preserve"> words is truth;</w:t>
      </w:r>
    </w:p>
    <w:p w14:paraId="62A77902" w14:textId="77777777" w:rsidR="00385CB8" w:rsidRDefault="00385CB8" w:rsidP="00385CB8">
      <w:pPr>
        <w:pStyle w:val="EnglishHangEndNoCoptic"/>
      </w:pPr>
      <w:r w:rsidRPr="00AB1781">
        <w:tab/>
        <w:t xml:space="preserve">and all the judgments of </w:t>
      </w:r>
      <w:r w:rsidR="00E570CB">
        <w:t>Your</w:t>
      </w:r>
      <w:r w:rsidRPr="00AB1781">
        <w:t xml:space="preserve"> justice are eternal.</w:t>
      </w:r>
    </w:p>
    <w:p w14:paraId="4DDA1B57" w14:textId="77777777" w:rsidR="00494693" w:rsidRPr="00494693" w:rsidRDefault="00494693" w:rsidP="00BF0205">
      <w:pPr>
        <w:pStyle w:val="Heading5"/>
      </w:pPr>
      <w:bookmarkStart w:id="1001" w:name="_Ref434579051"/>
      <w:r>
        <w:t>Psalm 118 Part 21: Rulers persecute me without cause</w:t>
      </w:r>
      <w:bookmarkEnd w:id="1001"/>
    </w:p>
    <w:p w14:paraId="4357BBB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77777777" w:rsidR="00385CB8" w:rsidRPr="00AB1781" w:rsidRDefault="00385CB8" w:rsidP="00385CB8">
      <w:pPr>
        <w:pStyle w:val="EnglishHangEndNoCoptic"/>
      </w:pPr>
      <w:r w:rsidRPr="00AB1781">
        <w:tab/>
        <w:t xml:space="preserve">but I dread to be deaf to </w:t>
      </w:r>
      <w:r w:rsidR="00E570CB">
        <w:t>Your</w:t>
      </w:r>
      <w:r w:rsidRPr="00AB1781">
        <w:t xml:space="preserve"> words.</w:t>
      </w:r>
      <w:r w:rsidRPr="00AB1781">
        <w:rPr>
          <w:rStyle w:val="FootnoteReference"/>
        </w:rPr>
        <w:footnoteReference w:id="429"/>
      </w:r>
    </w:p>
    <w:p w14:paraId="2F39A0F9" w14:textId="77777777" w:rsidR="00385CB8" w:rsidRPr="00AB1781" w:rsidRDefault="00385CB8" w:rsidP="00385CB8">
      <w:pPr>
        <w:pStyle w:val="EnglishHangNoCoptic"/>
      </w:pPr>
      <w:r w:rsidRPr="00AB1781">
        <w:t xml:space="preserve">162 I rejoice over </w:t>
      </w:r>
      <w:r w:rsidR="00E570CB">
        <w:t>Your</w:t>
      </w:r>
      <w:r w:rsidRPr="00AB1781">
        <w:t xml:space="preserve"> words</w:t>
      </w:r>
    </w:p>
    <w:p w14:paraId="50E12D86" w14:textId="77777777" w:rsidR="00385CB8" w:rsidRPr="00AB1781" w:rsidRDefault="00385CB8" w:rsidP="00385CB8">
      <w:pPr>
        <w:pStyle w:val="EnglishHangEndNoCoptic"/>
      </w:pPr>
      <w:r w:rsidRPr="00AB1781">
        <w:tab/>
        <w:t>like one finding rich spoils.</w:t>
      </w:r>
    </w:p>
    <w:p w14:paraId="699C48F1" w14:textId="77777777" w:rsidR="00385CB8" w:rsidRPr="00AB1781" w:rsidRDefault="00385CB8" w:rsidP="00385CB8">
      <w:pPr>
        <w:pStyle w:val="EnglishHangNoCoptic"/>
      </w:pPr>
      <w:r w:rsidRPr="00AB1781">
        <w:t>163 Injustice I hate and abhor,</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77777777" w:rsidR="00385CB8" w:rsidRPr="00AB1781" w:rsidRDefault="00385CB8" w:rsidP="00385CB8">
      <w:pPr>
        <w:pStyle w:val="EnglishHangNoCoptic"/>
      </w:pPr>
      <w:r w:rsidRPr="00AB1781">
        <w:t xml:space="preserve">164 Seven times a day I praise </w:t>
      </w:r>
      <w:r w:rsidR="001040C8">
        <w:t>You</w:t>
      </w:r>
    </w:p>
    <w:p w14:paraId="6B637D0C" w14:textId="77777777" w:rsidR="00385CB8" w:rsidRPr="00AB1781" w:rsidRDefault="00385CB8" w:rsidP="00385CB8">
      <w:pPr>
        <w:pStyle w:val="EnglishHangEndNoCoptic"/>
      </w:pPr>
      <w:r w:rsidRPr="00AB1781">
        <w:tab/>
        <w:t xml:space="preserve">for the justice of </w:t>
      </w:r>
      <w:r w:rsidR="00E570CB">
        <w:t>Your</w:t>
      </w:r>
      <w:r w:rsidRPr="00AB1781">
        <w:t xml:space="preserve"> judgments.</w:t>
      </w:r>
    </w:p>
    <w:p w14:paraId="62C1314A" w14:textId="77777777" w:rsidR="00385CB8" w:rsidRPr="00AB1781" w:rsidRDefault="00385CB8" w:rsidP="00385CB8">
      <w:pPr>
        <w:pStyle w:val="EnglishHangNoCoptic"/>
      </w:pPr>
      <w:r w:rsidRPr="00AB1781">
        <w:t xml:space="preserve">165 Great peace have those who love </w:t>
      </w:r>
      <w:r w:rsidR="00E570CB">
        <w:t>Your</w:t>
      </w:r>
      <w:r w:rsidRPr="00AB1781">
        <w:t xml:space="preserve"> law,</w:t>
      </w:r>
    </w:p>
    <w:p w14:paraId="288CCE82" w14:textId="77777777" w:rsidR="00385CB8" w:rsidRPr="00AB1781" w:rsidRDefault="00385CB8" w:rsidP="00385CB8">
      <w:pPr>
        <w:pStyle w:val="EnglishHangEndNoCoptic"/>
      </w:pPr>
      <w:r w:rsidRPr="00AB1781">
        <w:tab/>
        <w:t>and for them there is no stumbling.</w:t>
      </w:r>
    </w:p>
    <w:p w14:paraId="3CDB16E9" w14:textId="77777777" w:rsidR="00385CB8" w:rsidRPr="00AB1781" w:rsidRDefault="00385CB8" w:rsidP="00385CB8">
      <w:pPr>
        <w:pStyle w:val="EnglishHangNoCoptic"/>
      </w:pPr>
      <w:r w:rsidRPr="00AB1781">
        <w:t xml:space="preserve">166 I look for </w:t>
      </w:r>
      <w:r w:rsidR="00E570CB">
        <w:t>Your</w:t>
      </w:r>
      <w:r w:rsidRPr="00AB1781">
        <w:t xml:space="preserve"> salvation, O Lord,</w:t>
      </w:r>
    </w:p>
    <w:p w14:paraId="3C0ABFA3" w14:textId="77777777" w:rsidR="00385CB8" w:rsidRPr="00AB1781" w:rsidRDefault="00385CB8" w:rsidP="00385CB8">
      <w:pPr>
        <w:pStyle w:val="EnglishHangEndNoCoptic"/>
      </w:pPr>
      <w:r w:rsidRPr="00AB1781">
        <w:tab/>
        <w:t xml:space="preserve">and love </w:t>
      </w:r>
      <w:r w:rsidR="00E570CB">
        <w:t>Your</w:t>
      </w:r>
      <w:r w:rsidRPr="00AB1781">
        <w:t xml:space="preserve"> commandments.</w:t>
      </w:r>
    </w:p>
    <w:p w14:paraId="0366A5A3" w14:textId="77777777" w:rsidR="00385CB8" w:rsidRPr="00AB1781" w:rsidRDefault="00385CB8" w:rsidP="00385CB8">
      <w:pPr>
        <w:pStyle w:val="EnglishHangNoCoptic"/>
      </w:pPr>
      <w:r w:rsidRPr="00AB1781">
        <w:lastRenderedPageBreak/>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77777777" w:rsidR="00385CB8" w:rsidRDefault="00385CB8" w:rsidP="00385CB8">
      <w:pPr>
        <w:pStyle w:val="EnglishHangEndNoCoptic"/>
      </w:pPr>
      <w:r w:rsidRPr="00AB1781">
        <w:tab/>
        <w:t xml:space="preserve">for all my ways are before </w:t>
      </w:r>
      <w:r w:rsidR="001040C8">
        <w:t>You</w:t>
      </w:r>
      <w:r w:rsidRPr="00AB1781">
        <w:t>, O Lord.</w:t>
      </w:r>
    </w:p>
    <w:p w14:paraId="473F235B" w14:textId="77777777" w:rsidR="00494693" w:rsidRPr="00AB1781" w:rsidRDefault="00494693" w:rsidP="00BF0205">
      <w:pPr>
        <w:pStyle w:val="Heading5"/>
      </w:pPr>
      <w:bookmarkStart w:id="1002" w:name="_Ref434579065"/>
      <w:r>
        <w:t>Psalm 118 Part 22: Let my need come before You, O Lord</w:t>
      </w:r>
      <w:bookmarkEnd w:id="1002"/>
    </w:p>
    <w:p w14:paraId="5C3C407C" w14:textId="77777777" w:rsidR="006D2FE5" w:rsidRDefault="006D2FE5" w:rsidP="006D2FE5">
      <w:pPr>
        <w:pStyle w:val="Rubric"/>
      </w:pPr>
      <w:r>
        <w:fldChar w:fldCharType="begin"/>
      </w:r>
      <w:r>
        <w:instrText xml:space="preserve"> REF _Ref434578449 \h </w:instrText>
      </w:r>
      <w:r>
        <w:fldChar w:fldCharType="separate"/>
      </w:r>
      <w:r w:rsidR="00B50C35">
        <w:rPr>
          <w:lang w:val="en-GB"/>
        </w:rPr>
        <w:t>The Psalms of the Veil</w:t>
      </w:r>
      <w:r>
        <w:fldChar w:fldCharType="end"/>
      </w:r>
      <w:r>
        <w:t xml:space="preserve">, page </w:t>
      </w:r>
      <w:r>
        <w:fldChar w:fldCharType="begin"/>
      </w:r>
      <w:r>
        <w:instrText xml:space="preserve"> PAGEREF _Ref434578449 \h </w:instrText>
      </w:r>
      <w:r>
        <w:fldChar w:fldCharType="separate"/>
      </w:r>
      <w:r w:rsidR="00B50C35">
        <w:rPr>
          <w:noProof/>
        </w:rPr>
        <w:t>59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B50C35">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B50C35">
        <w:rPr>
          <w:noProof/>
        </w:rPr>
        <w:t>64</w:t>
      </w:r>
      <w:r w:rsidR="00EE2E1D">
        <w:fldChar w:fldCharType="end"/>
      </w:r>
      <w:r w:rsidR="00EE2E1D">
        <w:t>. Reserved for the Presbyter, if present in both cases.</w:t>
      </w:r>
    </w:p>
    <w:p w14:paraId="0E82BA81" w14:textId="77777777" w:rsidR="00385CB8" w:rsidRPr="00AB1781" w:rsidRDefault="00385CB8" w:rsidP="00385CB8">
      <w:pPr>
        <w:pStyle w:val="EnglishHangNoCoptic"/>
      </w:pPr>
      <w:r w:rsidRPr="00AB1781">
        <w:t xml:space="preserve">169 Let my need come before </w:t>
      </w:r>
      <w:r w:rsidR="001040C8">
        <w:t>You</w:t>
      </w:r>
      <w:r w:rsidRPr="00AB1781">
        <w:t>, O Lord;</w:t>
      </w:r>
    </w:p>
    <w:p w14:paraId="48399817" w14:textId="7777777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word.</w:t>
      </w:r>
    </w:p>
    <w:p w14:paraId="648C9128" w14:textId="77777777" w:rsidR="00385CB8" w:rsidRPr="00AB1781" w:rsidRDefault="00385CB8" w:rsidP="00385CB8">
      <w:pPr>
        <w:pStyle w:val="EnglishHangNoCoptic"/>
      </w:pPr>
      <w:r w:rsidRPr="00AB1781">
        <w:t xml:space="preserve">170 Let my prayer enter </w:t>
      </w:r>
      <w:r w:rsidR="00E570CB">
        <w:t>Your</w:t>
      </w:r>
      <w:r w:rsidRPr="00AB1781">
        <w:t xml:space="preserve"> presence, O Lord;</w:t>
      </w:r>
    </w:p>
    <w:p w14:paraId="7FA98D75" w14:textId="77777777" w:rsidR="00385CB8" w:rsidRPr="00AB1781" w:rsidRDefault="00385CB8" w:rsidP="00385CB8">
      <w:pPr>
        <w:pStyle w:val="EnglishHangEndNoCoptic"/>
      </w:pPr>
      <w:r w:rsidRPr="00AB1781">
        <w:tab/>
        <w:t>de</w:t>
      </w:r>
      <w:r>
        <w:t xml:space="preserve">liver me according to </w:t>
      </w:r>
      <w:r w:rsidR="00E570CB">
        <w:t>Your</w:t>
      </w:r>
      <w:r>
        <w:t xml:space="preserve"> word.</w:t>
      </w:r>
    </w:p>
    <w:p w14:paraId="26A4D138" w14:textId="77777777" w:rsidR="00385CB8" w:rsidRPr="00AB1781" w:rsidRDefault="00385CB8" w:rsidP="00385CB8">
      <w:pPr>
        <w:pStyle w:val="EnglishHangNoCoptic"/>
      </w:pPr>
      <w:r w:rsidRPr="00AB1781">
        <w:t>171 Let my lips burst into song,</w:t>
      </w:r>
    </w:p>
    <w:p w14:paraId="1BFB13CF" w14:textId="77777777"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rights.</w:t>
      </w:r>
    </w:p>
    <w:p w14:paraId="0A33A419" w14:textId="77777777" w:rsidR="00385CB8" w:rsidRPr="00AB1781" w:rsidRDefault="00385CB8" w:rsidP="00385CB8">
      <w:pPr>
        <w:pStyle w:val="EnglishHangNoCoptic"/>
      </w:pPr>
      <w:r w:rsidRPr="00AB1781">
        <w:t xml:space="preserve">172 Let my tongue tell of </w:t>
      </w:r>
      <w:r w:rsidR="00E570CB">
        <w:t>Your</w:t>
      </w:r>
      <w:r w:rsidRPr="00AB1781">
        <w:t xml:space="preserve"> words,</w:t>
      </w:r>
    </w:p>
    <w:p w14:paraId="7A2B19E3" w14:textId="77777777" w:rsidR="00385CB8" w:rsidRPr="00AB1781" w:rsidRDefault="00385CB8" w:rsidP="00385CB8">
      <w:pPr>
        <w:pStyle w:val="EnglishHangEndNoCoptic"/>
      </w:pPr>
      <w:r w:rsidRPr="00AB1781">
        <w:tab/>
        <w:t>for</w:t>
      </w:r>
      <w:r>
        <w:t xml:space="preserve"> all </w:t>
      </w:r>
      <w:r w:rsidR="00E570CB">
        <w:t>Your</w:t>
      </w:r>
      <w:r>
        <w:t xml:space="preserve"> commandments are just.</w:t>
      </w:r>
    </w:p>
    <w:p w14:paraId="628D0C41" w14:textId="77777777" w:rsidR="00385CB8" w:rsidRPr="00AB1781" w:rsidRDefault="00385CB8" w:rsidP="00385CB8">
      <w:pPr>
        <w:pStyle w:val="EnglishHangNoCoptic"/>
      </w:pPr>
      <w:r w:rsidRPr="00AB1781">
        <w:t xml:space="preserve">173 Let </w:t>
      </w:r>
      <w:r w:rsidR="00E570CB">
        <w:t>Your</w:t>
      </w:r>
      <w:r w:rsidRPr="00AB1781">
        <w:t xml:space="preserve"> hand be near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77777777" w:rsidR="00385CB8" w:rsidRPr="00AB1781" w:rsidRDefault="00385CB8" w:rsidP="00385CB8">
      <w:pPr>
        <w:pStyle w:val="EnglishHangNoCoptic"/>
      </w:pPr>
      <w:r w:rsidRPr="00AB1781">
        <w:t xml:space="preserve">175 May my soul live to praise </w:t>
      </w:r>
      <w:r w:rsidR="001040C8">
        <w:t>You</w:t>
      </w:r>
      <w:r w:rsidRPr="00AB1781">
        <w:t>,</w:t>
      </w:r>
    </w:p>
    <w:p w14:paraId="768F840F" w14:textId="77777777" w:rsidR="00385CB8" w:rsidRPr="00AB1781" w:rsidRDefault="00385CB8" w:rsidP="00385CB8">
      <w:pPr>
        <w:pStyle w:val="EnglishHangEndNoCoptic"/>
      </w:pPr>
      <w:r>
        <w:tab/>
        <w:t xml:space="preserve">and may </w:t>
      </w:r>
      <w:r w:rsidR="00E570CB">
        <w:t>Your</w:t>
      </w:r>
      <w:r>
        <w:t xml:space="preserve"> judgments help me.</w:t>
      </w:r>
    </w:p>
    <w:p w14:paraId="7ACA1E4B" w14:textId="77777777" w:rsidR="00385CB8" w:rsidRPr="00AB1781" w:rsidRDefault="00385CB8" w:rsidP="00385CB8">
      <w:pPr>
        <w:pStyle w:val="EnglishHangNoCoptic"/>
      </w:pPr>
      <w:r w:rsidRPr="00AB1781">
        <w:t xml:space="preserve">176 I have gone astray like a lost sheep; seek </w:t>
      </w:r>
      <w:r w:rsidR="00E570CB">
        <w:t>Your</w:t>
      </w:r>
      <w:r w:rsidRPr="00AB1781">
        <w:t xml:space="preserve"> slave,</w:t>
      </w:r>
    </w:p>
    <w:p w14:paraId="36F92459" w14:textId="77777777" w:rsidR="00267F42" w:rsidRDefault="00385CB8" w:rsidP="00385CB8">
      <w:pPr>
        <w:pStyle w:val="EnglishHangEndNoCoptic"/>
      </w:pPr>
      <w:r w:rsidRPr="00AB1781">
        <w:tab/>
        <w:t xml:space="preserve">for I have not forgotten </w:t>
      </w:r>
      <w:r w:rsidR="00E570CB">
        <w:t>Your</w:t>
      </w:r>
      <w:r w:rsidRPr="00AB1781">
        <w:t xml:space="preserve"> commandments.</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1003" w:name="_Ref435990063"/>
      <w:r>
        <w:t>Kathisma 18</w:t>
      </w:r>
      <w:bookmarkEnd w:id="1003"/>
    </w:p>
    <w:p w14:paraId="0EF442FA" w14:textId="77777777" w:rsidR="00FD25B7" w:rsidRPr="00FD25B7" w:rsidRDefault="00FD25B7" w:rsidP="00BF0205">
      <w:pPr>
        <w:pStyle w:val="Heading4"/>
      </w:pPr>
      <w:bookmarkStart w:id="1004" w:name="_Ref411967235"/>
      <w:r>
        <w:t>Psalm</w:t>
      </w:r>
      <w:r w:rsidRPr="00AB1781">
        <w:t xml:space="preserve"> 119</w:t>
      </w:r>
      <w:r>
        <w:t>: To the Lord in the hour of my distress I cry</w:t>
      </w:r>
      <w:bookmarkEnd w:id="1004"/>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10A3C50A"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01B3ED3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77777777" w:rsidR="00FD25B7" w:rsidRPr="00AB1781" w:rsidRDefault="00FD25B7" w:rsidP="00FD25B7">
      <w:pPr>
        <w:pStyle w:val="EnglishHangNoCoptic"/>
      </w:pPr>
      <w:r w:rsidRPr="00AB1781">
        <w:t>To the Lord in the hour of my distress</w:t>
      </w:r>
    </w:p>
    <w:p w14:paraId="62A18526" w14:textId="77777777" w:rsidR="00FD25B7" w:rsidRPr="00AB1781" w:rsidRDefault="00FD25B7" w:rsidP="00FD25B7">
      <w:pPr>
        <w:pStyle w:val="EnglishHangEndNoCoptic"/>
      </w:pPr>
      <w:r w:rsidRPr="00AB1781">
        <w:tab/>
        <w:t>I cry and He answers me.</w:t>
      </w:r>
    </w:p>
    <w:p w14:paraId="697DE269" w14:textId="77777777" w:rsidR="00FD25B7" w:rsidRPr="00AB1781" w:rsidRDefault="00FD25B7" w:rsidP="00FD25B7">
      <w:pPr>
        <w:pStyle w:val="EnglishHangNoCoptic"/>
      </w:pPr>
      <w:r w:rsidRPr="00AB1781">
        <w:t>2 O Lord, deliver my soul from lying lips,</w:t>
      </w:r>
    </w:p>
    <w:p w14:paraId="1D63CDA8" w14:textId="77777777" w:rsidR="00FD25B7" w:rsidRPr="00AB1781" w:rsidRDefault="00FD25B7" w:rsidP="00FD25B7">
      <w:pPr>
        <w:pStyle w:val="EnglishHangEndNoCoptic"/>
      </w:pPr>
      <w:r w:rsidRPr="00AB1781">
        <w:tab/>
        <w:t>and from a treacherous tongue.</w:t>
      </w:r>
    </w:p>
    <w:p w14:paraId="18D57502" w14:textId="77777777" w:rsidR="00FD25B7" w:rsidRPr="00AB1781" w:rsidRDefault="00FD25B7" w:rsidP="00FD25B7">
      <w:pPr>
        <w:pStyle w:val="EnglishHangNoCoptic"/>
      </w:pPr>
      <w:r w:rsidRPr="00AB1781">
        <w:t>3 What should be given you,</w:t>
      </w:r>
    </w:p>
    <w:p w14:paraId="4FF6926F" w14:textId="77777777" w:rsidR="00FD25B7" w:rsidRPr="00AB1781" w:rsidRDefault="00FD25B7" w:rsidP="00FD25B7">
      <w:pPr>
        <w:pStyle w:val="EnglishHangNoCoptic"/>
      </w:pPr>
      <w:r w:rsidRPr="00AB1781">
        <w:tab/>
        <w:t>what added protection,</w:t>
      </w:r>
    </w:p>
    <w:p w14:paraId="415C9BD1" w14:textId="77777777" w:rsidR="00FD25B7" w:rsidRPr="00AB1781" w:rsidRDefault="00FD25B7" w:rsidP="00FD25B7">
      <w:pPr>
        <w:pStyle w:val="EnglishHangEndNoCoptic"/>
      </w:pPr>
      <w:r w:rsidRPr="00AB1781">
        <w:tab/>
        <w:t>against a treacherous tongue?</w:t>
      </w:r>
    </w:p>
    <w:p w14:paraId="18D2858F" w14:textId="77777777" w:rsidR="00FD25B7" w:rsidRPr="00AB1781" w:rsidRDefault="00FD25B7" w:rsidP="00FD25B7">
      <w:pPr>
        <w:pStyle w:val="EnglishHangNoCoptic"/>
      </w:pPr>
      <w:r w:rsidRPr="00AB1781">
        <w:t>4 The sharp arrows of the mighty warrior</w:t>
      </w:r>
    </w:p>
    <w:p w14:paraId="5F5A7040" w14:textId="77777777" w:rsidR="00FD25B7" w:rsidRPr="00AB1781" w:rsidRDefault="00FD25B7" w:rsidP="00FD25B7">
      <w:pPr>
        <w:pStyle w:val="EnglishHangEndNoCoptic"/>
      </w:pPr>
      <w:r w:rsidRPr="00AB1781">
        <w:tab/>
        <w:t>with coals of desolation.</w:t>
      </w:r>
      <w:r w:rsidRPr="00AB1781">
        <w:rPr>
          <w:rStyle w:val="FootnoteReference"/>
        </w:rPr>
        <w:footnoteReference w:id="430"/>
      </w:r>
    </w:p>
    <w:p w14:paraId="2B913506" w14:textId="77777777" w:rsidR="00FD25B7" w:rsidRPr="00AB1781" w:rsidRDefault="00FD25B7" w:rsidP="00FD25B7">
      <w:pPr>
        <w:pStyle w:val="EnglishHangNoCoptic"/>
      </w:pPr>
      <w:r w:rsidRPr="00AB1781">
        <w:t>5 Woe is me, that my pilgrimage is prolonged,</w:t>
      </w:r>
    </w:p>
    <w:p w14:paraId="7CABDEA0" w14:textId="77777777" w:rsidR="00FD25B7" w:rsidRPr="00AB1781" w:rsidRDefault="00FD25B7" w:rsidP="00FD25B7">
      <w:pPr>
        <w:pStyle w:val="EnglishHangEndNoCoptic"/>
      </w:pPr>
      <w:r w:rsidRPr="00AB1781">
        <w:tab/>
        <w:t>that I live among the tents of Kedar.</w:t>
      </w:r>
    </w:p>
    <w:p w14:paraId="688889D9" w14:textId="77777777" w:rsidR="00FD25B7" w:rsidRPr="00AB1781" w:rsidRDefault="00FD25B7" w:rsidP="00FD25B7">
      <w:pPr>
        <w:pStyle w:val="EnglishHangNoCoptic"/>
      </w:pPr>
      <w:r w:rsidRPr="00AB1781">
        <w:t>6 My soul has long been on pilgrimage</w:t>
      </w:r>
    </w:p>
    <w:p w14:paraId="591D2F0F" w14:textId="77777777" w:rsidR="00FD25B7" w:rsidRPr="00AB1781" w:rsidRDefault="00FD25B7" w:rsidP="00FD25B7">
      <w:pPr>
        <w:pStyle w:val="EnglishHangEndNoCoptic"/>
      </w:pPr>
      <w:r w:rsidRPr="00AB1781">
        <w:tab/>
        <w:t>with those who hate peace.</w:t>
      </w:r>
    </w:p>
    <w:p w14:paraId="4FA33B80" w14:textId="77777777" w:rsidR="00FD25B7" w:rsidRPr="00AB1781" w:rsidRDefault="00FD25B7" w:rsidP="00FD25B7">
      <w:pPr>
        <w:pStyle w:val="EnglishHangNoCoptic"/>
      </w:pPr>
      <w:r w:rsidRPr="00AB1781">
        <w:t>7 I am peaceful:</w:t>
      </w:r>
    </w:p>
    <w:p w14:paraId="442E6A4D" w14:textId="77777777" w:rsidR="00FD25B7" w:rsidRPr="00AB1781" w:rsidRDefault="00FD25B7" w:rsidP="00FD25B7">
      <w:pPr>
        <w:pStyle w:val="EnglishHangNoCoptic"/>
      </w:pPr>
      <w:r w:rsidRPr="00AB1781">
        <w:tab/>
        <w:t>but when I speak to them,</w:t>
      </w:r>
    </w:p>
    <w:p w14:paraId="43B0ECC8" w14:textId="77777777" w:rsidR="00FD25B7" w:rsidRPr="00FD25B7" w:rsidRDefault="00FD25B7" w:rsidP="00FD25B7">
      <w:pPr>
        <w:pStyle w:val="EnglishHangEndNoCoptic"/>
      </w:pPr>
      <w:r w:rsidRPr="00AB1781">
        <w:tab/>
        <w:t>they fight me without provocation.</w:t>
      </w:r>
    </w:p>
    <w:p w14:paraId="75788234" w14:textId="77777777" w:rsidR="00FD25B7" w:rsidRPr="00FD25B7" w:rsidRDefault="00FD25B7" w:rsidP="00BF0205">
      <w:pPr>
        <w:pStyle w:val="Heading4"/>
      </w:pPr>
      <w:bookmarkStart w:id="1005" w:name="_Ref411967252"/>
      <w:r>
        <w:t>Psalm</w:t>
      </w:r>
      <w:r w:rsidRPr="00AB1781">
        <w:t xml:space="preserve"> 120</w:t>
      </w:r>
      <w:r>
        <w:t>: I lift up my eyes to the mountains</w:t>
      </w:r>
      <w:bookmarkEnd w:id="1005"/>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7DC9C3BD"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AAA9A92"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77777777" w:rsidR="00FD25B7" w:rsidRPr="00AB1781" w:rsidRDefault="00FD25B7" w:rsidP="00FD25B7">
      <w:pPr>
        <w:pStyle w:val="EnglishHangNoCoptic"/>
      </w:pPr>
      <w:r w:rsidRPr="00AB1781">
        <w:t>I lift up my eyes to the mountains.</w:t>
      </w:r>
      <w:r w:rsidRPr="00AB1781">
        <w:rPr>
          <w:rStyle w:val="FootnoteReference"/>
        </w:rPr>
        <w:footnoteReference w:id="431"/>
      </w:r>
    </w:p>
    <w:p w14:paraId="0851B80F" w14:textId="77777777" w:rsidR="00FD25B7" w:rsidRPr="00AB1781" w:rsidRDefault="00FD25B7" w:rsidP="00FD25B7">
      <w:pPr>
        <w:pStyle w:val="EnglishHangEndNoCoptic"/>
      </w:pPr>
      <w:r w:rsidRPr="00AB1781">
        <w:tab/>
        <w:t>Where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77777777" w:rsidR="00FD25B7" w:rsidRPr="00AB1781" w:rsidRDefault="00FD25B7" w:rsidP="00FD25B7">
      <w:pPr>
        <w:pStyle w:val="EnglishHangNoCoptic"/>
      </w:pPr>
      <w:r w:rsidRPr="00AB1781">
        <w:t>3 Let not your foot be moved,</w:t>
      </w:r>
    </w:p>
    <w:p w14:paraId="72951083" w14:textId="77777777" w:rsidR="00FD25B7" w:rsidRPr="00FD25B7" w:rsidRDefault="00FD25B7" w:rsidP="00FD25B7">
      <w:pPr>
        <w:pStyle w:val="EnglishHangEndNoCoptic"/>
      </w:pPr>
      <w:r w:rsidRPr="00AB1781">
        <w:tab/>
        <w:t>nor Him Who keeps you slumber.</w:t>
      </w:r>
      <w:r w:rsidRPr="00AB1781">
        <w:rPr>
          <w:rStyle w:val="FootnoteReference"/>
        </w:rPr>
        <w:footnoteReference w:id="432"/>
      </w:r>
    </w:p>
    <w:p w14:paraId="5BA769A0" w14:textId="77777777" w:rsidR="00FD25B7" w:rsidRPr="00AB1781" w:rsidRDefault="00FD25B7" w:rsidP="00FD25B7">
      <w:pPr>
        <w:pStyle w:val="EnglishHangNoCoptic"/>
      </w:pPr>
      <w:r w:rsidRPr="00AB1781">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77777777" w:rsidR="00FD25B7" w:rsidRPr="00AB1781" w:rsidRDefault="00FD25B7" w:rsidP="00FD25B7">
      <w:pPr>
        <w:pStyle w:val="EnglishHangEndNoCoptic"/>
      </w:pPr>
      <w:r w:rsidRPr="00AB1781">
        <w:tab/>
        <w:t>the Lord is your shadow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77777777" w:rsidR="00FD25B7" w:rsidRPr="00AB1781" w:rsidRDefault="00FD25B7" w:rsidP="00FD25B7">
      <w:pPr>
        <w:pStyle w:val="EnglishHangNoCoptic"/>
      </w:pPr>
      <w:r w:rsidRPr="00AB1781">
        <w:t>7 May the Lord keep you from all evil;</w:t>
      </w:r>
    </w:p>
    <w:p w14:paraId="08191F3B" w14:textId="77777777" w:rsidR="00FD25B7" w:rsidRPr="00AB1781" w:rsidRDefault="00FD25B7" w:rsidP="00FD25B7">
      <w:pPr>
        <w:pStyle w:val="EnglishHangEndNoCoptic"/>
      </w:pPr>
      <w:r w:rsidRPr="00AB1781">
        <w:tab/>
        <w:t>the Lord will keep your soul.</w:t>
      </w:r>
    </w:p>
    <w:p w14:paraId="46CFCB49" w14:textId="77777777" w:rsidR="00FD25B7" w:rsidRPr="00AB1781" w:rsidRDefault="00FD25B7" w:rsidP="00FD25B7">
      <w:pPr>
        <w:pStyle w:val="EnglishHangNoCoptic"/>
      </w:pPr>
      <w:r w:rsidRPr="00AB1781">
        <w:t>8 The Lord will keep your coming and going,</w:t>
      </w:r>
    </w:p>
    <w:p w14:paraId="2CB699D8" w14:textId="77777777" w:rsidR="00FD25B7" w:rsidRPr="00FD25B7" w:rsidRDefault="00FD25B7" w:rsidP="00FD25B7">
      <w:pPr>
        <w:pStyle w:val="EnglishHangEndNoCoptic"/>
      </w:pPr>
      <w:r w:rsidRPr="00AB1781">
        <w:tab/>
        <w:t>from now and for ever.</w:t>
      </w:r>
    </w:p>
    <w:p w14:paraId="7438C3A4" w14:textId="77777777" w:rsidR="00FD25B7" w:rsidRPr="00FD25B7" w:rsidRDefault="00FD25B7" w:rsidP="00BF0205">
      <w:pPr>
        <w:pStyle w:val="Heading4"/>
      </w:pPr>
      <w:bookmarkStart w:id="1006" w:name="_Ref411967283"/>
      <w:r>
        <w:t>Psalm</w:t>
      </w:r>
      <w:r w:rsidRPr="00AB1781">
        <w:t xml:space="preserve"> 121</w:t>
      </w:r>
      <w:r>
        <w:t>: I was glad when they said to me: 'Let us go to the house of the Lord'</w:t>
      </w:r>
      <w:bookmarkEnd w:id="1006"/>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5005DD4F"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3E5A6BDB"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77777777" w:rsidR="00FD25B7" w:rsidRPr="00AB1781" w:rsidRDefault="00FD25B7" w:rsidP="00FD25B7">
      <w:pPr>
        <w:pStyle w:val="EnglishHangNoCoptic"/>
      </w:pPr>
      <w:r w:rsidRPr="00AB1781">
        <w:t>I was glad when they said to me:</w:t>
      </w:r>
    </w:p>
    <w:p w14:paraId="4B664867" w14:textId="77777777" w:rsidR="00FD25B7" w:rsidRPr="00AB1781" w:rsidRDefault="00FD25B7" w:rsidP="00FD25B7">
      <w:pPr>
        <w:pStyle w:val="EnglishHangEndNoCoptic"/>
      </w:pPr>
      <w:r w:rsidRPr="00AB1781">
        <w:tab/>
        <w:t>‘Let us go to the house of the Lord.’</w:t>
      </w:r>
    </w:p>
    <w:p w14:paraId="2DF485B7" w14:textId="77777777" w:rsidR="00FD25B7" w:rsidRPr="00AB1781" w:rsidRDefault="00FD25B7" w:rsidP="00FD25B7">
      <w:pPr>
        <w:pStyle w:val="EnglishHangNoCoptic"/>
      </w:pPr>
      <w:r w:rsidRPr="00AB1781">
        <w:t>2 Our feet are standing</w:t>
      </w:r>
    </w:p>
    <w:p w14:paraId="18BA7F58" w14:textId="77777777" w:rsidR="00FD25B7" w:rsidRPr="00AB1781" w:rsidRDefault="00FD25B7" w:rsidP="00FD25B7">
      <w:pPr>
        <w:pStyle w:val="EnglishHangEndNoCoptic"/>
      </w:pPr>
      <w:r w:rsidRPr="00AB1781">
        <w:tab/>
        <w:t>in your courts, O Jerusalem.</w:t>
      </w:r>
    </w:p>
    <w:p w14:paraId="45B41FD8" w14:textId="77777777" w:rsidR="00FD25B7" w:rsidRPr="00AB1781" w:rsidRDefault="00FD25B7" w:rsidP="00FD25B7">
      <w:pPr>
        <w:pStyle w:val="EnglishHangNoCoptic"/>
      </w:pPr>
      <w:r w:rsidRPr="00AB1781">
        <w:t>3 Jerusalem is being built as a city</w:t>
      </w:r>
    </w:p>
    <w:p w14:paraId="2A36893F" w14:textId="77777777" w:rsidR="00FD25B7" w:rsidRPr="00AB1781" w:rsidRDefault="00FD25B7" w:rsidP="00FD25B7">
      <w:pPr>
        <w:pStyle w:val="EnglishHangEndNoCoptic"/>
      </w:pPr>
      <w:r w:rsidRPr="00AB1781">
        <w:tab/>
        <w:t>that is shared by all alike.</w:t>
      </w:r>
    </w:p>
    <w:p w14:paraId="093BFF52" w14:textId="77777777" w:rsidR="00FD25B7" w:rsidRPr="00AB1781" w:rsidRDefault="00FD25B7" w:rsidP="00FD25B7">
      <w:pPr>
        <w:pStyle w:val="EnglishHangNoCoptic"/>
      </w:pPr>
      <w:r w:rsidRPr="00AB1781">
        <w:t>4 For there the tribes go up,</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433"/>
      </w:r>
    </w:p>
    <w:p w14:paraId="4CA83DD4" w14:textId="77777777" w:rsidR="00FD25B7" w:rsidRPr="00AB1781" w:rsidRDefault="00FD25B7" w:rsidP="00FD25B7">
      <w:pPr>
        <w:pStyle w:val="EnglishHangEndNoCoptic"/>
      </w:pPr>
      <w:r w:rsidRPr="00AB1781">
        <w:tab/>
        <w:t>to thank and praise the name of the Lord.</w:t>
      </w:r>
    </w:p>
    <w:p w14:paraId="6D58BDD0" w14:textId="77777777" w:rsidR="00FD25B7" w:rsidRPr="00AB1781" w:rsidRDefault="00FD25B7" w:rsidP="00FD25B7">
      <w:pPr>
        <w:pStyle w:val="EnglishHangNoCoptic"/>
      </w:pPr>
      <w:r w:rsidRPr="00AB1781">
        <w:t>5 For there the thrones are set for judgment,</w:t>
      </w:r>
    </w:p>
    <w:p w14:paraId="0076BF90" w14:textId="77777777" w:rsidR="00FD25B7" w:rsidRPr="00AB1781" w:rsidRDefault="00FD25B7" w:rsidP="00FD25B7">
      <w:pPr>
        <w:pStyle w:val="EnglishHangEndNoCoptic"/>
      </w:pPr>
      <w:r w:rsidRPr="00AB1781">
        <w:tab/>
        <w:t>thrones of the house of David.</w:t>
      </w:r>
    </w:p>
    <w:p w14:paraId="669FB979" w14:textId="77777777" w:rsidR="00FD25B7" w:rsidRPr="00AB1781" w:rsidRDefault="00FD25B7" w:rsidP="00FD25B7">
      <w:pPr>
        <w:pStyle w:val="EnglishHangNoCoptic"/>
      </w:pPr>
      <w:r w:rsidRPr="00AB1781">
        <w:t>6 Pray for the peace of Jerusalem,</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434"/>
      </w:r>
    </w:p>
    <w:p w14:paraId="16E7E583" w14:textId="77777777" w:rsidR="00FD25B7" w:rsidRPr="00AB1781" w:rsidRDefault="00FD25B7" w:rsidP="00FD25B7">
      <w:pPr>
        <w:pStyle w:val="EnglishHangNoCoptic"/>
      </w:pPr>
      <w:r w:rsidRPr="00AB1781">
        <w:t>7 Peace be within your realm,</w:t>
      </w:r>
    </w:p>
    <w:p w14:paraId="595C9580" w14:textId="77777777" w:rsidR="00FD25B7" w:rsidRPr="00AB1781" w:rsidRDefault="00FD25B7" w:rsidP="00FD25B7">
      <w:pPr>
        <w:pStyle w:val="EnglishHangEndNoCoptic"/>
      </w:pPr>
      <w:r w:rsidRPr="00AB1781">
        <w:tab/>
        <w:t>and abundance within your strongholds.</w:t>
      </w:r>
    </w:p>
    <w:p w14:paraId="4FE03135" w14:textId="77777777" w:rsidR="00FD25B7" w:rsidRPr="00AB1781" w:rsidRDefault="00FD25B7" w:rsidP="00FD25B7">
      <w:pPr>
        <w:pStyle w:val="EnglishHangNoCoptic"/>
      </w:pPr>
      <w:r w:rsidRPr="00AB1781">
        <w:t>8 For the sake of my brethren and my neighbors,</w:t>
      </w:r>
    </w:p>
    <w:p w14:paraId="66CC92B2" w14:textId="77777777" w:rsidR="00FD25B7" w:rsidRPr="00AB1781" w:rsidRDefault="00FD25B7" w:rsidP="00FD25B7">
      <w:pPr>
        <w:pStyle w:val="EnglishHangEndNoCoptic"/>
      </w:pPr>
      <w:r w:rsidRPr="00AB1781">
        <w:tab/>
        <w:t>I speak peace regarding you.</w:t>
      </w:r>
    </w:p>
    <w:p w14:paraId="5124ABB4" w14:textId="77777777" w:rsidR="00FD25B7" w:rsidRPr="00AB1781" w:rsidRDefault="00FD25B7" w:rsidP="00FD25B7">
      <w:pPr>
        <w:pStyle w:val="EnglishHangNoCoptic"/>
      </w:pPr>
      <w:r w:rsidRPr="00AB1781">
        <w:t>9 For the sake of the house of the Lord our God,</w:t>
      </w:r>
    </w:p>
    <w:p w14:paraId="06DBE798" w14:textId="77777777" w:rsidR="00FD25B7" w:rsidRPr="00FD25B7" w:rsidRDefault="00FD25B7" w:rsidP="00FD25B7">
      <w:pPr>
        <w:pStyle w:val="EnglishHangEndNoCoptic"/>
      </w:pPr>
      <w:r w:rsidRPr="00AB1781">
        <w:tab/>
        <w:t>I seek your good.</w:t>
      </w:r>
    </w:p>
    <w:p w14:paraId="3D506578" w14:textId="77777777" w:rsidR="00FD25B7" w:rsidRPr="00FD25B7" w:rsidRDefault="00FD25B7" w:rsidP="00BF0205">
      <w:pPr>
        <w:pStyle w:val="Heading4"/>
      </w:pPr>
      <w:bookmarkStart w:id="1007" w:name="_Ref411967299"/>
      <w:r>
        <w:t>Psalm</w:t>
      </w:r>
      <w:r w:rsidRPr="00AB1781">
        <w:t xml:space="preserve"> 122</w:t>
      </w:r>
      <w:r>
        <w:t xml:space="preserve">: To </w:t>
      </w:r>
      <w:r w:rsidR="001040C8">
        <w:t>You</w:t>
      </w:r>
      <w:r>
        <w:t xml:space="preserve"> I lift up my eyes, O </w:t>
      </w:r>
      <w:r w:rsidR="001040C8">
        <w:t>You</w:t>
      </w:r>
      <w:r>
        <w:t xml:space="preserve"> Who </w:t>
      </w:r>
      <w:r w:rsidR="00004BA4">
        <w:t>dwell</w:t>
      </w:r>
      <w:r>
        <w:t xml:space="preserve"> in heaven</w:t>
      </w:r>
      <w:bookmarkEnd w:id="1007"/>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43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293F11D5"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78035777"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777777" w:rsidR="00FD25B7" w:rsidRPr="00AB1781" w:rsidRDefault="00FD25B7" w:rsidP="00FD25B7">
      <w:pPr>
        <w:pStyle w:val="EnglishHangNoCoptic"/>
      </w:pPr>
      <w:r w:rsidRPr="00AB1781">
        <w:t xml:space="preserve">To </w:t>
      </w:r>
      <w:r w:rsidR="001040C8">
        <w:t>You</w:t>
      </w:r>
      <w:r w:rsidRPr="00AB1781">
        <w:t xml:space="preserve"> I lift up my eyes,</w:t>
      </w:r>
    </w:p>
    <w:p w14:paraId="3789562A" w14:textId="77777777" w:rsidR="00FD25B7" w:rsidRPr="00AB1781" w:rsidRDefault="00FD25B7" w:rsidP="00FD25B7">
      <w:pPr>
        <w:pStyle w:val="EnglishHangEndNoCoptic"/>
      </w:pPr>
      <w:r w:rsidRPr="00AB1781">
        <w:tab/>
        <w:t xml:space="preserve">O </w:t>
      </w:r>
      <w:r w:rsidR="001040C8">
        <w:t>You</w:t>
      </w:r>
      <w:r w:rsidRPr="00AB1781">
        <w:t xml:space="preserve"> Who </w:t>
      </w:r>
      <w:r w:rsidR="00004BA4">
        <w:t>dwell</w:t>
      </w:r>
      <w:r w:rsidRPr="00AB1781">
        <w:t xml:space="preserve"> in heaven.</w:t>
      </w:r>
      <w:r w:rsidRPr="00AB1781">
        <w:rPr>
          <w:rStyle w:val="FootnoteReference"/>
        </w:rPr>
        <w:footnoteReference w:id="436"/>
      </w:r>
    </w:p>
    <w:p w14:paraId="2ABB6C3D" w14:textId="77777777" w:rsidR="00FD25B7" w:rsidRPr="00AB1781" w:rsidRDefault="00FD25B7" w:rsidP="00FD25B7">
      <w:pPr>
        <w:pStyle w:val="EnglishHangNoCoptic"/>
      </w:pPr>
      <w:r w:rsidRPr="00AB1781">
        <w:t>2 As the eyes of slaves</w:t>
      </w:r>
    </w:p>
    <w:p w14:paraId="733437F9" w14:textId="77777777" w:rsidR="00FD25B7" w:rsidRPr="00AB1781" w:rsidRDefault="00FD25B7" w:rsidP="00FD25B7">
      <w:pPr>
        <w:pStyle w:val="EnglishHangNoCoptic"/>
      </w:pPr>
      <w:r w:rsidRPr="00AB1781">
        <w:tab/>
        <w:t>on the hands of their lords,</w:t>
      </w:r>
    </w:p>
    <w:p w14:paraId="3554472A" w14:textId="77777777" w:rsidR="00FD25B7" w:rsidRPr="00AB1781" w:rsidRDefault="00FD25B7" w:rsidP="00FD25B7">
      <w:pPr>
        <w:pStyle w:val="EnglishHangNoCoptic"/>
      </w:pPr>
      <w:r w:rsidRPr="00AB1781">
        <w:tab/>
        <w:t>as the eyes of a maid</w:t>
      </w:r>
    </w:p>
    <w:p w14:paraId="7D3AEBE6" w14:textId="77777777" w:rsidR="00FD25B7" w:rsidRPr="00AB1781" w:rsidRDefault="00FD25B7" w:rsidP="00FD25B7">
      <w:pPr>
        <w:pStyle w:val="EnglishHangNoCoptic"/>
      </w:pPr>
      <w:r w:rsidRPr="00AB1781">
        <w:tab/>
        <w:t>on the hands of her mistress,</w:t>
      </w:r>
    </w:p>
    <w:p w14:paraId="5878C7FF" w14:textId="77777777" w:rsidR="00FD25B7" w:rsidRPr="00AB1781" w:rsidRDefault="00FD25B7" w:rsidP="00FD25B7">
      <w:pPr>
        <w:pStyle w:val="EnglishHangNoCoptic"/>
      </w:pPr>
      <w:r w:rsidRPr="00AB1781">
        <w:tab/>
        <w:t>so our eyes are on the Lord our God</w:t>
      </w:r>
    </w:p>
    <w:p w14:paraId="2C9D5BC7" w14:textId="77777777" w:rsidR="00FD25B7" w:rsidRPr="00AB1781" w:rsidRDefault="00FD25B7" w:rsidP="00FD25B7">
      <w:pPr>
        <w:pStyle w:val="EnglishHangEndNoCoptic"/>
      </w:pPr>
      <w:r w:rsidRPr="00AB1781">
        <w:tab/>
        <w:t>till He has compassion on us.</w:t>
      </w:r>
    </w:p>
    <w:p w14:paraId="2BD6A87A" w14:textId="77777777" w:rsidR="00FD25B7" w:rsidRPr="00AB1781" w:rsidRDefault="00FD25B7" w:rsidP="00FD25B7">
      <w:pPr>
        <w:pStyle w:val="EnglishHangNoCoptic"/>
      </w:pPr>
      <w:r w:rsidRPr="00AB1781">
        <w:t>3 Have mercy on us, O Lord, have mercy on us;</w:t>
      </w:r>
    </w:p>
    <w:p w14:paraId="650A1939" w14:textId="77777777" w:rsidR="00FD25B7" w:rsidRPr="00AB1781" w:rsidRDefault="00FD25B7" w:rsidP="00FD25B7">
      <w:pPr>
        <w:pStyle w:val="EnglishHangEndNoCoptic"/>
      </w:pPr>
      <w:r w:rsidRPr="00AB1781">
        <w:tab/>
        <w:t>for we have had our fill to the full of scorn.</w:t>
      </w:r>
    </w:p>
    <w:p w14:paraId="4F7695CB" w14:textId="77777777" w:rsidR="00FD25B7" w:rsidRPr="00AB1781" w:rsidRDefault="00FD25B7" w:rsidP="00FD25B7">
      <w:pPr>
        <w:pStyle w:val="EnglishHangNoCoptic"/>
      </w:pPr>
      <w:r w:rsidRPr="00AB1781">
        <w:t>4 Our soul is more than full;</w:t>
      </w:r>
    </w:p>
    <w:p w14:paraId="135D70C7" w14:textId="77777777" w:rsidR="00FD25B7" w:rsidRPr="00AB1781" w:rsidRDefault="00FD25B7" w:rsidP="00FD25B7">
      <w:pPr>
        <w:pStyle w:val="EnglishHangNoCoptic"/>
      </w:pPr>
      <w:r w:rsidRPr="00AB1781">
        <w:tab/>
        <w:t>the reproach be on the prosperous</w:t>
      </w:r>
    </w:p>
    <w:p w14:paraId="02BC4894" w14:textId="77777777" w:rsidR="00FD25B7" w:rsidRPr="00FD25B7" w:rsidRDefault="00FD25B7" w:rsidP="00FD25B7">
      <w:pPr>
        <w:pStyle w:val="EnglishHangEndNoCoptic"/>
      </w:pPr>
      <w:r w:rsidRPr="00AB1781">
        <w:tab/>
        <w:t>and the contempt on the proud.</w:t>
      </w:r>
    </w:p>
    <w:p w14:paraId="0C3917C8" w14:textId="77777777" w:rsidR="00FD25B7" w:rsidRPr="00FD25B7" w:rsidRDefault="00FD25B7" w:rsidP="00BF0205">
      <w:pPr>
        <w:pStyle w:val="Heading4"/>
      </w:pPr>
      <w:bookmarkStart w:id="1008" w:name="_Ref411967321"/>
      <w:r>
        <w:t>Psalm</w:t>
      </w:r>
      <w:r w:rsidRPr="00AB1781">
        <w:t xml:space="preserve"> 123</w:t>
      </w:r>
      <w:r>
        <w:t>: 'Unless the Lord had been among us,' let Israel now say</w:t>
      </w:r>
      <w:bookmarkEnd w:id="1008"/>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3DE21FF6"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BE3BD76" w14:textId="77777777" w:rsidR="00FD25B7" w:rsidRP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77777777" w:rsidR="00FD25B7" w:rsidRPr="00AB1781" w:rsidRDefault="00FD25B7" w:rsidP="00FD25B7">
      <w:pPr>
        <w:pStyle w:val="EnglishHangNoCoptic"/>
      </w:pPr>
      <w:r w:rsidRPr="00AB1781">
        <w:t>‘Unless the Lord had been among us,’</w:t>
      </w:r>
    </w:p>
    <w:p w14:paraId="4FADE5DC" w14:textId="77777777" w:rsidR="00FD25B7" w:rsidRPr="00AB1781" w:rsidRDefault="00FD25B7" w:rsidP="00FD25B7">
      <w:pPr>
        <w:pStyle w:val="EnglishHangEndNoCoptic"/>
      </w:pPr>
      <w:r w:rsidRPr="00AB1781">
        <w:tab/>
        <w:t>(let Israel now say),</w:t>
      </w:r>
    </w:p>
    <w:p w14:paraId="5D581A83" w14:textId="77777777" w:rsidR="00FD25B7" w:rsidRPr="00AB1781" w:rsidRDefault="00FD25B7" w:rsidP="00FD25B7">
      <w:pPr>
        <w:pStyle w:val="EnglishHangNoCoptic"/>
      </w:pPr>
      <w:r w:rsidRPr="00AB1781">
        <w:t>2 ‘unless the Lord had 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77777777" w:rsidR="00FD25B7" w:rsidRPr="00AB1781" w:rsidRDefault="00FD25B7" w:rsidP="00FD25B7">
      <w:pPr>
        <w:pStyle w:val="EnglishHangEndNoCoptic"/>
      </w:pPr>
      <w:r w:rsidRPr="00AB1781">
        <w:tab/>
        <w:t>when their fury blazed against us.</w:t>
      </w:r>
    </w:p>
    <w:p w14:paraId="7555B4DE" w14:textId="77777777" w:rsidR="00FD25B7" w:rsidRPr="00AB1781" w:rsidRDefault="00FD25B7" w:rsidP="00FD25B7">
      <w:pPr>
        <w:pStyle w:val="EnglishHangNoCoptic"/>
      </w:pPr>
      <w:r w:rsidRPr="00AB1781">
        <w:t>4 The water would have drowned us,</w:t>
      </w:r>
    </w:p>
    <w:p w14:paraId="740890DF" w14:textId="77777777" w:rsidR="00FD25B7" w:rsidRPr="00AB1781" w:rsidRDefault="00FD25B7" w:rsidP="00FD25B7">
      <w:pPr>
        <w:pStyle w:val="EnglishHangEndNoCoptic"/>
      </w:pPr>
      <w:r w:rsidRPr="00AB1781">
        <w:tab/>
        <w:t>our soul would have passed through a torrent.</w:t>
      </w:r>
    </w:p>
    <w:p w14:paraId="07AAAE55" w14:textId="77777777" w:rsidR="00FD25B7" w:rsidRPr="00AB1781" w:rsidRDefault="00FD25B7" w:rsidP="00FD25B7">
      <w:pPr>
        <w:pStyle w:val="EnglishHangNoCoptic"/>
      </w:pPr>
      <w:r w:rsidRPr="00AB1781">
        <w:t>5 Our soul would have passed through</w:t>
      </w:r>
    </w:p>
    <w:p w14:paraId="39EE94F9" w14:textId="77777777" w:rsidR="00FD25B7" w:rsidRPr="00AB1781" w:rsidRDefault="00FD25B7" w:rsidP="00FD25B7">
      <w:pPr>
        <w:pStyle w:val="EnglishHangEndNoCoptic"/>
      </w:pPr>
      <w:r w:rsidRPr="00AB1781">
        <w:tab/>
        <w:t>irresistible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77777777" w:rsidR="00FD25B7" w:rsidRPr="00AB1781" w:rsidRDefault="00FD25B7" w:rsidP="00FD25B7">
      <w:pPr>
        <w:pStyle w:val="EnglishHangNoCoptic"/>
      </w:pPr>
      <w:r w:rsidRPr="00AB1781">
        <w:t>7 Our life, like a bird, has been saved</w:t>
      </w:r>
    </w:p>
    <w:p w14:paraId="70358E62" w14:textId="77777777" w:rsidR="00FD25B7" w:rsidRPr="00AB1781" w:rsidRDefault="00FD25B7" w:rsidP="00FD25B7">
      <w:pPr>
        <w:pStyle w:val="EnglishHangNoCoptic"/>
      </w:pPr>
      <w:r w:rsidRPr="00AB1781">
        <w:tab/>
        <w:t>from the snare of the hunters;</w:t>
      </w:r>
    </w:p>
    <w:p w14:paraId="51A428F5" w14:textId="77777777" w:rsidR="00FD25B7" w:rsidRPr="00AB1781" w:rsidRDefault="00FD25B7" w:rsidP="00FD25B7">
      <w:pPr>
        <w:pStyle w:val="EnglishHangEndNoCoptic"/>
      </w:pPr>
      <w:r w:rsidRPr="00AB1781">
        <w:tab/>
        <w:t>the snare has been broken and we have been saved.</w:t>
      </w:r>
    </w:p>
    <w:p w14:paraId="21C41373" w14:textId="77777777" w:rsidR="00FD25B7" w:rsidRPr="00AB1781" w:rsidRDefault="00FD25B7" w:rsidP="00FD25B7">
      <w:pPr>
        <w:pStyle w:val="EnglishHangNoCoptic"/>
      </w:pPr>
      <w:r w:rsidRPr="00AB1781">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Pr="00FD25B7" w:rsidRDefault="003A7286" w:rsidP="003A7286">
      <w:pPr>
        <w:pStyle w:val="Rubric"/>
      </w:pPr>
      <w:r>
        <w:t>Glory…</w:t>
      </w:r>
    </w:p>
    <w:p w14:paraId="5C7DBE57" w14:textId="663B3465" w:rsidR="00FD25B7" w:rsidRPr="00FD25B7" w:rsidRDefault="003A7286" w:rsidP="00BF0205">
      <w:pPr>
        <w:pStyle w:val="Heading4"/>
      </w:pPr>
      <w:bookmarkStart w:id="1009" w:name="_Ref411967338"/>
      <w:r>
        <w:t>P</w:t>
      </w:r>
      <w:r w:rsidR="00FD25B7">
        <w:t>salm</w:t>
      </w:r>
      <w:r w:rsidR="00FD25B7" w:rsidRPr="00AB1781">
        <w:t xml:space="preserve"> 124</w:t>
      </w:r>
      <w:r w:rsidR="00FD25B7">
        <w:t>: Those who trust in the Lord are like Mount Zion</w:t>
      </w:r>
      <w:bookmarkEnd w:id="1009"/>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02FE347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6E792D99"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77777777" w:rsidR="00FD25B7" w:rsidRPr="00AB1781" w:rsidRDefault="00FD25B7" w:rsidP="00FD25B7">
      <w:pPr>
        <w:pStyle w:val="EnglishHangNoCoptic"/>
      </w:pPr>
      <w:r w:rsidRPr="00AB1781">
        <w:t>2 Round Jerusalem are the mountains,</w:t>
      </w:r>
    </w:p>
    <w:p w14:paraId="426D6723" w14:textId="77777777" w:rsidR="00FD25B7" w:rsidRPr="00AB1781" w:rsidRDefault="00FD25B7" w:rsidP="00FD25B7">
      <w:pPr>
        <w:pStyle w:val="EnglishHangNoCoptic"/>
      </w:pPr>
      <w:r w:rsidRPr="00AB1781">
        <w:tab/>
        <w:t>and the Lord is round His people,</w:t>
      </w:r>
    </w:p>
    <w:p w14:paraId="7A1A8859" w14:textId="77777777" w:rsidR="00FD25B7" w:rsidRPr="00AB1781" w:rsidRDefault="00FD25B7" w:rsidP="00FD25B7">
      <w:pPr>
        <w:pStyle w:val="EnglishHangEndNoCoptic"/>
      </w:pPr>
      <w:r w:rsidRPr="00AB1781">
        <w:tab/>
        <w:t>from now and for ever.</w:t>
      </w:r>
    </w:p>
    <w:p w14:paraId="66EDA7FB" w14:textId="77777777" w:rsidR="00FD25B7" w:rsidRPr="00AB1781" w:rsidRDefault="00FD25B7" w:rsidP="00FD25B7">
      <w:pPr>
        <w:pStyle w:val="EnglishHangNoCoptic"/>
      </w:pPr>
      <w:r w:rsidRPr="00AB1781">
        <w:t>3 The Lord will not leave the rod of sinners</w:t>
      </w:r>
    </w:p>
    <w:p w14:paraId="46522685" w14:textId="77777777" w:rsidR="00FD25B7" w:rsidRPr="00AB1781" w:rsidRDefault="00FD25B7" w:rsidP="00FD25B7">
      <w:pPr>
        <w:pStyle w:val="EnglishHangNoCoptic"/>
      </w:pPr>
      <w:r w:rsidRPr="00AB1781">
        <w:tab/>
        <w:t>over the realm of the righteous,</w:t>
      </w:r>
    </w:p>
    <w:p w14:paraId="589C8A17" w14:textId="77777777" w:rsidR="00FD25B7" w:rsidRPr="00AB1781" w:rsidRDefault="00FD25B7" w:rsidP="00FD25B7">
      <w:pPr>
        <w:pStyle w:val="EnglishHangNoCoptic"/>
      </w:pPr>
      <w:r w:rsidRPr="00AB1781">
        <w:tab/>
        <w:t>lest the righteous should stretch out their hands</w:t>
      </w:r>
    </w:p>
    <w:p w14:paraId="086A8307" w14:textId="77777777" w:rsidR="00FD25B7" w:rsidRPr="00AB1781" w:rsidRDefault="00FD25B7" w:rsidP="00FD25B7">
      <w:pPr>
        <w:pStyle w:val="EnglishHangEndNoCoptic"/>
      </w:pPr>
      <w:r w:rsidRPr="00AB1781">
        <w:tab/>
        <w:t>to wrongdoing.</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77777777" w:rsidR="00FD25B7" w:rsidRPr="00AB1781" w:rsidRDefault="00FD25B7" w:rsidP="00FD25B7">
      <w:pPr>
        <w:pStyle w:val="EnglishHangNoCoptic"/>
      </w:pPr>
      <w:r w:rsidRPr="00AB1781">
        <w:t>5 But those who turn aside into crooked ways,</w:t>
      </w:r>
    </w:p>
    <w:p w14:paraId="137B240C" w14:textId="77777777" w:rsidR="00FD25B7" w:rsidRPr="00AB1781" w:rsidRDefault="00FD25B7" w:rsidP="00FD25B7">
      <w:pPr>
        <w:pStyle w:val="EnglishHangNoCoptic"/>
      </w:pPr>
      <w:r w:rsidRPr="00AB1781">
        <w:tab/>
        <w:t>the Lord will drive away with evildoers.</w:t>
      </w:r>
    </w:p>
    <w:p w14:paraId="7622A30B" w14:textId="77777777" w:rsidR="00FD25B7" w:rsidRPr="00FD25B7" w:rsidRDefault="00FD25B7" w:rsidP="00FD25B7">
      <w:pPr>
        <w:pStyle w:val="EnglishHangEndNoCoptic"/>
      </w:pPr>
      <w:r w:rsidRPr="00AB1781">
        <w:tab/>
        <w:t>On Israel, peace.</w:t>
      </w:r>
    </w:p>
    <w:p w14:paraId="29D5D02A" w14:textId="77777777" w:rsidR="00FD25B7" w:rsidRPr="00FD25B7" w:rsidRDefault="00FD25B7" w:rsidP="00BF0205">
      <w:pPr>
        <w:pStyle w:val="Heading4"/>
      </w:pPr>
      <w:bookmarkStart w:id="1010" w:name="_Ref411967353"/>
      <w:r>
        <w:t>Psalm</w:t>
      </w:r>
      <w:r w:rsidRPr="00AB1781">
        <w:t xml:space="preserve"> 125</w:t>
      </w:r>
      <w:r>
        <w:t>: When the Lord brought back the captives to Zion</w:t>
      </w:r>
      <w:bookmarkEnd w:id="1010"/>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6D4E1529"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219B4C35"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77777777" w:rsidR="00FD25B7" w:rsidRPr="00AB1781" w:rsidRDefault="00FD25B7" w:rsidP="00FD25B7">
      <w:pPr>
        <w:pStyle w:val="EnglishHangNoCoptic"/>
      </w:pPr>
      <w:r w:rsidRPr="00AB1781">
        <w:t>When the Lord brought back the captives to Zion,</w:t>
      </w:r>
    </w:p>
    <w:p w14:paraId="3539BA42" w14:textId="77777777" w:rsidR="00FD25B7" w:rsidRPr="00AB1781" w:rsidRDefault="00FD25B7" w:rsidP="00FD25B7">
      <w:pPr>
        <w:pStyle w:val="EnglishHangEndNoCoptic"/>
      </w:pPr>
      <w:r w:rsidRPr="00AB1781">
        <w:tab/>
        <w:t>we were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7777777" w:rsidR="00FD25B7" w:rsidRPr="00AB1781" w:rsidRDefault="00FD25B7" w:rsidP="00FD25B7">
      <w:pPr>
        <w:pStyle w:val="EnglishHangNoCoptic"/>
      </w:pPr>
      <w:r w:rsidRPr="00AB1781">
        <w:tab/>
        <w:t>and our tongue with exultation.</w:t>
      </w:r>
    </w:p>
    <w:p w14:paraId="124A89A9" w14:textId="77777777" w:rsidR="00FD25B7" w:rsidRPr="00AB1781" w:rsidRDefault="00FD25B7" w:rsidP="00FD25B7">
      <w:pPr>
        <w:pStyle w:val="EnglishHangNoCoptic"/>
      </w:pPr>
      <w:r w:rsidRPr="00AB1781">
        <w:tab/>
        <w:t>Then they said among the nations:</w:t>
      </w:r>
    </w:p>
    <w:p w14:paraId="508FD22A" w14:textId="77777777" w:rsidR="00FD25B7" w:rsidRPr="00FD25B7" w:rsidRDefault="00FD25B7" w:rsidP="00FD25B7">
      <w:pPr>
        <w:pStyle w:val="EnglishHangEndNoCoptic"/>
      </w:pPr>
      <w:r w:rsidRPr="00AB1781">
        <w:rPr>
          <w:rFonts w:eastAsiaTheme="minorEastAsia"/>
        </w:rPr>
        <w:tab/>
        <w:t>‘</w:t>
      </w:r>
      <w:r w:rsidRPr="00AB1781">
        <w:t>The Lord has done great things for them.’</w:t>
      </w:r>
    </w:p>
    <w:p w14:paraId="387E70D2" w14:textId="77777777" w:rsidR="00FD25B7" w:rsidRPr="00AB1781" w:rsidRDefault="00FD25B7" w:rsidP="00FD25B7">
      <w:pPr>
        <w:pStyle w:val="EnglishHangNoCoptic"/>
      </w:pPr>
      <w:r w:rsidRPr="00AB1781">
        <w:t>3 The Lord has done great things for us,</w:t>
      </w:r>
    </w:p>
    <w:p w14:paraId="65BB00C7" w14:textId="77777777" w:rsidR="00FD25B7" w:rsidRPr="00AB1781" w:rsidRDefault="00FD25B7" w:rsidP="00FD25B7">
      <w:pPr>
        <w:pStyle w:val="EnglishHangEndNoCoptic"/>
      </w:pPr>
      <w:r w:rsidRPr="00AB1781">
        <w:tab/>
        <w:t>and we are rejoiced.</w:t>
      </w:r>
    </w:p>
    <w:p w14:paraId="5219BFFD" w14:textId="77777777" w:rsidR="00FD25B7" w:rsidRPr="00AB1781" w:rsidRDefault="00FD25B7" w:rsidP="00FD25B7">
      <w:pPr>
        <w:pStyle w:val="EnglishHangNoCoptic"/>
      </w:pPr>
      <w:r w:rsidRPr="00AB1781">
        <w:t>4 Bring back, O Lord, our captives</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437"/>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77777777" w:rsidR="00FD25B7" w:rsidRPr="00AB1781" w:rsidRDefault="00FD25B7" w:rsidP="00FD25B7">
      <w:pPr>
        <w:pStyle w:val="EnglishHangNoCoptic"/>
      </w:pPr>
      <w:r w:rsidRPr="00AB1781">
        <w:t>6 They go, full of tears as they go,</w:t>
      </w:r>
    </w:p>
    <w:p w14:paraId="4C836A8F" w14:textId="77777777" w:rsidR="00FD25B7" w:rsidRPr="00AB1781" w:rsidRDefault="00FD25B7" w:rsidP="00FD25B7">
      <w:pPr>
        <w:pStyle w:val="EnglishHangNoCoptic"/>
      </w:pPr>
      <w:r w:rsidRPr="00AB1781">
        <w:tab/>
        <w:t>broadcasting their seed.</w:t>
      </w:r>
    </w:p>
    <w:p w14:paraId="689BCA63" w14:textId="77777777" w:rsidR="00FD25B7" w:rsidRPr="00AB1781" w:rsidRDefault="00FD25B7" w:rsidP="00FD25B7">
      <w:pPr>
        <w:pStyle w:val="EnglishHangNoCoptic"/>
      </w:pPr>
      <w:r w:rsidRPr="00AB1781">
        <w:tab/>
        <w:t>But when they come home</w:t>
      </w:r>
    </w:p>
    <w:p w14:paraId="3BB01B05" w14:textId="77777777" w:rsidR="00FD25B7" w:rsidRPr="00AB1781" w:rsidRDefault="00FD25B7" w:rsidP="00FD25B7">
      <w:pPr>
        <w:pStyle w:val="EnglishHangNoCoptic"/>
      </w:pPr>
      <w:r w:rsidRPr="00AB1781">
        <w:tab/>
        <w:t>they will come full of joy,</w:t>
      </w:r>
    </w:p>
    <w:p w14:paraId="6E096D99" w14:textId="77777777" w:rsidR="00FD25B7" w:rsidRPr="00FD25B7" w:rsidRDefault="00FD25B7" w:rsidP="00FD25B7">
      <w:pPr>
        <w:pStyle w:val="EnglishHangEndNoCoptic"/>
      </w:pPr>
      <w:r w:rsidRPr="00AB1781">
        <w:tab/>
        <w:t>bringing their sheaves.</w:t>
      </w:r>
    </w:p>
    <w:p w14:paraId="7ABE7E2A" w14:textId="77777777" w:rsidR="00FD25B7" w:rsidRPr="00FD25B7" w:rsidRDefault="00FD25B7" w:rsidP="00BF0205">
      <w:pPr>
        <w:pStyle w:val="Heading4"/>
      </w:pPr>
      <w:bookmarkStart w:id="1011" w:name="_Ref411967372"/>
      <w:r>
        <w:t>Psalm</w:t>
      </w:r>
      <w:r w:rsidRPr="00AB1781">
        <w:t xml:space="preserve"> 126</w:t>
      </w:r>
      <w:r>
        <w:t>: Unless the Lord builds the house, the builders labour in vain</w:t>
      </w:r>
      <w:bookmarkEnd w:id="1011"/>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69361724"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1D98BE28"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7C3C220" w14:textId="77777777" w:rsidR="00FD25B7" w:rsidRPr="00AB1781" w:rsidRDefault="00FD25B7" w:rsidP="00FD25B7">
      <w:pPr>
        <w:pStyle w:val="Rubric"/>
      </w:pPr>
      <w:r w:rsidRPr="00AB1781">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438"/>
      </w:r>
    </w:p>
    <w:p w14:paraId="67F957AE" w14:textId="77777777" w:rsidR="00FD25B7" w:rsidRPr="00AB1781" w:rsidRDefault="00FD25B7" w:rsidP="00FD25B7">
      <w:pPr>
        <w:pStyle w:val="EnglishHangNoCoptic"/>
      </w:pPr>
      <w:r w:rsidRPr="00AB1781">
        <w:tab/>
        <w:t>the builders labor in vain;</w:t>
      </w:r>
    </w:p>
    <w:p w14:paraId="63A5AF03" w14:textId="77777777" w:rsidR="00FD25B7" w:rsidRPr="00AB1781" w:rsidRDefault="00FD25B7" w:rsidP="00FD25B7">
      <w:pPr>
        <w:pStyle w:val="EnglishHangNoCoptic"/>
      </w:pPr>
      <w:r w:rsidRPr="00AB1781">
        <w:tab/>
        <w:t>unless the Lord guards the city,</w:t>
      </w:r>
    </w:p>
    <w:p w14:paraId="6637E925" w14:textId="77777777" w:rsidR="00FD25B7" w:rsidRPr="00AB1781" w:rsidRDefault="00FD25B7" w:rsidP="00FD25B7">
      <w:pPr>
        <w:pStyle w:val="EnglishHangEndNoCoptic"/>
      </w:pPr>
      <w:r w:rsidRPr="00AB1781">
        <w:tab/>
        <w:t>the watchman keeps awake in vain.</w:t>
      </w:r>
    </w:p>
    <w:p w14:paraId="09F80F3B" w14:textId="77777777" w:rsidR="00FD25B7" w:rsidRPr="00AB1781" w:rsidRDefault="00FD25B7" w:rsidP="00FD25B7">
      <w:pPr>
        <w:pStyle w:val="EnglishHangNoCoptic"/>
      </w:pPr>
      <w:r w:rsidRPr="00AB1781">
        <w:t>2 It is in vain that you rise early;</w:t>
      </w:r>
    </w:p>
    <w:p w14:paraId="0C6CF54C" w14:textId="77777777" w:rsidR="00FD25B7" w:rsidRPr="00AB1781" w:rsidRDefault="00FD25B7" w:rsidP="00FD25B7">
      <w:pPr>
        <w:pStyle w:val="EnglishHangNoCoptic"/>
      </w:pPr>
      <w:r w:rsidRPr="00AB1781">
        <w:tab/>
        <w:t>you sit down, you get up again,</w:t>
      </w:r>
    </w:p>
    <w:p w14:paraId="4B0B1430" w14:textId="77777777" w:rsidR="00FD25B7" w:rsidRPr="00AB1781" w:rsidRDefault="00FD25B7" w:rsidP="00FD25B7">
      <w:pPr>
        <w:pStyle w:val="EnglishHangNoCoptic"/>
      </w:pPr>
      <w:r w:rsidRPr="00AB1781">
        <w:tab/>
        <w:t>you eat your bread in grief,</w:t>
      </w:r>
    </w:p>
    <w:p w14:paraId="03125C65" w14:textId="77777777" w:rsidR="00FD25B7" w:rsidRPr="00AB1781" w:rsidRDefault="00FD25B7" w:rsidP="00FD25B7">
      <w:pPr>
        <w:pStyle w:val="EnglishHangEndNoCoptic"/>
      </w:pPr>
      <w:r w:rsidRPr="00AB1781">
        <w:tab/>
        <w:t>when He has given His beloved sleep.</w:t>
      </w:r>
    </w:p>
    <w:p w14:paraId="726F31D4" w14:textId="77777777" w:rsidR="00FD25B7" w:rsidRPr="00AB1781" w:rsidRDefault="00FD25B7" w:rsidP="00FD25B7">
      <w:pPr>
        <w:pStyle w:val="EnglishHangNoCoptic"/>
      </w:pPr>
      <w:r w:rsidRPr="00AB1781">
        <w:t>3 Truly sons are a gift from the Lord,</w:t>
      </w:r>
    </w:p>
    <w:p w14:paraId="2ED7997D" w14:textId="77777777" w:rsidR="00FD25B7" w:rsidRPr="00AB1781" w:rsidRDefault="00FD25B7" w:rsidP="00FD25B7">
      <w:pPr>
        <w:pStyle w:val="EnglishHangEndNoCoptic"/>
      </w:pPr>
      <w:r w:rsidRPr="00AB1781">
        <w:tab/>
        <w:t>the reward of a fruitful womb.</w:t>
      </w:r>
    </w:p>
    <w:p w14:paraId="20282A8D" w14:textId="77777777" w:rsidR="00FD25B7" w:rsidRPr="00AB1781" w:rsidRDefault="00FD25B7" w:rsidP="00FD25B7">
      <w:pPr>
        <w:pStyle w:val="EnglishHangNoCoptic"/>
      </w:pPr>
      <w:r w:rsidRPr="00AB1781">
        <w:t>4 Like arrows in the hand of a warrior,</w:t>
      </w:r>
    </w:p>
    <w:p w14:paraId="3FF52A68" w14:textId="77777777" w:rsidR="00FD25B7" w:rsidRPr="00AB1781" w:rsidRDefault="00FD25B7" w:rsidP="00FD25B7">
      <w:pPr>
        <w:pStyle w:val="EnglishHangEndNoCoptic"/>
      </w:pPr>
      <w:r w:rsidRPr="00AB1781">
        <w:tab/>
        <w:t>so are the children of the exiles.</w:t>
      </w:r>
    </w:p>
    <w:p w14:paraId="3B68A0B0" w14:textId="77777777" w:rsidR="00FD25B7" w:rsidRPr="00AB1781" w:rsidRDefault="00FD25B7" w:rsidP="00FD25B7">
      <w:pPr>
        <w:pStyle w:val="EnglishHangNoCoptic"/>
      </w:pPr>
      <w:r w:rsidRPr="00AB1781">
        <w:t>5 Happy is he who satisfies his desire with them;</w:t>
      </w:r>
    </w:p>
    <w:p w14:paraId="37E94FA9" w14:textId="77777777" w:rsidR="00FD25B7" w:rsidRPr="00AB1781" w:rsidRDefault="00FD25B7" w:rsidP="00FD25B7">
      <w:pPr>
        <w:pStyle w:val="EnglishHangNoCoptic"/>
      </w:pPr>
      <w:r w:rsidRPr="00AB1781">
        <w:tab/>
        <w:t>such exiles will not be ashamed or confounded</w:t>
      </w:r>
    </w:p>
    <w:p w14:paraId="0CA1EA6D" w14:textId="77777777" w:rsidR="00FD25B7" w:rsidRPr="00FD25B7" w:rsidRDefault="00FD25B7" w:rsidP="00FD25B7">
      <w:pPr>
        <w:pStyle w:val="EnglishHangEndNoCoptic"/>
      </w:pPr>
      <w:r w:rsidRPr="00AB1781">
        <w:tab/>
        <w:t>when they speak to their enemies at the gates.</w:t>
      </w:r>
    </w:p>
    <w:p w14:paraId="3AAB1DE2" w14:textId="77777777" w:rsidR="00FD25B7" w:rsidRPr="00FD25B7" w:rsidRDefault="00FD25B7" w:rsidP="00BF0205">
      <w:pPr>
        <w:pStyle w:val="Heading4"/>
      </w:pPr>
      <w:bookmarkStart w:id="1012" w:name="_Ref411967385"/>
      <w:r>
        <w:t>Psalm</w:t>
      </w:r>
      <w:r w:rsidRPr="00AB1781">
        <w:t xml:space="preserve"> 127</w:t>
      </w:r>
      <w:r>
        <w:t>: Blessed are</w:t>
      </w:r>
      <w:r w:rsidR="000D0A3F">
        <w:t xml:space="preserve"> </w:t>
      </w:r>
      <w:r>
        <w:t>all who fear the Lord, who walk in His ways</w:t>
      </w:r>
      <w:bookmarkEnd w:id="1012"/>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B9125DC"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B50C35">
        <w:br w:type="page"/>
      </w:r>
    </w:p>
    <w:p w14:paraId="5CA6EDDD" w14:textId="77777777" w:rsidR="00F14AA6" w:rsidRDefault="00B50C35" w:rsidP="00F14AA6">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77777777" w:rsidR="00FD25B7" w:rsidRPr="00AB1781" w:rsidRDefault="00FD25B7" w:rsidP="00FD25B7">
      <w:pPr>
        <w:pStyle w:val="EnglishHangEndNoCoptic"/>
      </w:pPr>
      <w:r w:rsidRPr="00AB1781">
        <w:tab/>
        <w:t>blessed are you, and it will be well with you.</w:t>
      </w:r>
    </w:p>
    <w:p w14:paraId="562EC330" w14:textId="77777777" w:rsidR="00FD25B7" w:rsidRPr="00AB1781" w:rsidRDefault="00FD25B7" w:rsidP="00FD25B7">
      <w:pPr>
        <w:pStyle w:val="EnglishHangNoCoptic"/>
      </w:pPr>
      <w:r w:rsidRPr="00AB1781">
        <w:t>3 Your wife will be like a fruitful vine</w:t>
      </w:r>
    </w:p>
    <w:p w14:paraId="5B02E353" w14:textId="77777777" w:rsidR="00FD25B7" w:rsidRPr="00AB1781" w:rsidRDefault="00FD25B7" w:rsidP="00FD25B7">
      <w:pPr>
        <w:pStyle w:val="EnglishHangNoCoptic"/>
      </w:pPr>
      <w:r w:rsidRPr="00AB1781">
        <w:tab/>
        <w:t>on the sides of your house;</w:t>
      </w:r>
    </w:p>
    <w:p w14:paraId="18D7CDA8" w14:textId="77777777" w:rsidR="00FD25B7" w:rsidRPr="00AB1781" w:rsidRDefault="00FD25B7" w:rsidP="00FD25B7">
      <w:pPr>
        <w:pStyle w:val="EnglishHangNoCoptic"/>
      </w:pPr>
      <w:r w:rsidRPr="00AB1781">
        <w:tab/>
        <w:t>your children like olive shoots</w:t>
      </w:r>
    </w:p>
    <w:p w14:paraId="29F96C17" w14:textId="77777777" w:rsidR="00FD25B7" w:rsidRPr="00AB1781" w:rsidRDefault="00FD25B7" w:rsidP="00FD25B7">
      <w:pPr>
        <w:pStyle w:val="EnglishHangEndNoCoptic"/>
      </w:pPr>
      <w:r w:rsidRPr="00AB1781">
        <w:tab/>
        <w:t>round your table.</w:t>
      </w:r>
    </w:p>
    <w:p w14:paraId="60B481D3" w14:textId="77777777" w:rsidR="00FD25B7" w:rsidRPr="00AB1781" w:rsidRDefault="00FD25B7" w:rsidP="00FD25B7">
      <w:pPr>
        <w:pStyle w:val="EnglishHangNoCoptic"/>
      </w:pPr>
      <w:r w:rsidRPr="00AB1781">
        <w:t>4 Behold what blessings await</w:t>
      </w:r>
    </w:p>
    <w:p w14:paraId="07E562D5" w14:textId="77777777" w:rsidR="00FD25B7" w:rsidRPr="00AB1781" w:rsidRDefault="00FD25B7" w:rsidP="00FD25B7">
      <w:pPr>
        <w:pStyle w:val="EnglishHangEndNoCoptic"/>
      </w:pPr>
      <w:r w:rsidRPr="00AB1781">
        <w:tab/>
        <w:t>the man who fears the Lord.</w:t>
      </w:r>
    </w:p>
    <w:p w14:paraId="060D3D6E" w14:textId="77777777" w:rsidR="00FD25B7" w:rsidRPr="00AB1781" w:rsidRDefault="00FD25B7" w:rsidP="00FD25B7">
      <w:pPr>
        <w:pStyle w:val="EnglishHangNoCoptic"/>
      </w:pPr>
      <w:r w:rsidRPr="00AB1781">
        <w:t>5 The Lord bless you from Zion</w:t>
      </w:r>
    </w:p>
    <w:p w14:paraId="44FA5357" w14:textId="77777777" w:rsidR="00FD25B7" w:rsidRPr="00AB1781" w:rsidRDefault="00FD25B7" w:rsidP="00FD25B7">
      <w:pPr>
        <w:pStyle w:val="EnglishHangNoCoptic"/>
      </w:pPr>
      <w:r w:rsidRPr="00AB1781">
        <w:tab/>
        <w:t>to see the joys of Jerusalem</w:t>
      </w:r>
    </w:p>
    <w:p w14:paraId="525C1B27" w14:textId="77777777" w:rsidR="00FD25B7" w:rsidRPr="00AB1781" w:rsidRDefault="00FD25B7" w:rsidP="00FD25B7">
      <w:pPr>
        <w:pStyle w:val="EnglishHangNoCoptic"/>
      </w:pPr>
      <w:r w:rsidRPr="00AB1781">
        <w:tab/>
        <w:t>all the days of your life,</w:t>
      </w:r>
    </w:p>
    <w:p w14:paraId="328A8C3F" w14:textId="77777777" w:rsidR="00FD25B7" w:rsidRPr="00AB1781" w:rsidRDefault="00FD25B7" w:rsidP="00FD25B7">
      <w:pPr>
        <w:pStyle w:val="EnglishHangNoCoptic"/>
      </w:pPr>
    </w:p>
    <w:p w14:paraId="08332801" w14:textId="77777777" w:rsidR="00FD25B7" w:rsidRPr="00AB1781" w:rsidRDefault="00FD25B7" w:rsidP="00FD25B7">
      <w:pPr>
        <w:pStyle w:val="EnglishHangNoCoptic"/>
      </w:pPr>
      <w:r w:rsidRPr="00AB1781">
        <w:t>6 and see your children’s children.</w:t>
      </w:r>
    </w:p>
    <w:p w14:paraId="2D925D0C" w14:textId="77777777" w:rsidR="00FD25B7" w:rsidRPr="00FD25B7" w:rsidRDefault="00FD25B7" w:rsidP="00FD25B7">
      <w:pPr>
        <w:pStyle w:val="EnglishHangEndNoCoptic"/>
      </w:pPr>
      <w:r w:rsidRPr="00AB1781">
        <w:tab/>
        <w:t>On Israel, peace.</w:t>
      </w:r>
    </w:p>
    <w:p w14:paraId="63084F0D" w14:textId="77777777" w:rsidR="00FD25B7" w:rsidRPr="00AB1781" w:rsidRDefault="00FD25B7" w:rsidP="00BF0205">
      <w:pPr>
        <w:pStyle w:val="Heading4"/>
      </w:pPr>
      <w:bookmarkStart w:id="1013" w:name="_Ref411967400"/>
      <w:r>
        <w:t>Psalm</w:t>
      </w:r>
      <w:r w:rsidRPr="00AB1781">
        <w:t xml:space="preserve"> 128</w:t>
      </w:r>
      <w:r>
        <w:t>: Often have they warred against me from my youth</w:t>
      </w:r>
      <w:bookmarkEnd w:id="1013"/>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F896B1B" w14:textId="77777777" w:rsidR="00B50C35" w:rsidRDefault="00F14AA6" w:rsidP="00964F23">
      <w:pPr>
        <w:pStyle w:val="Heading3"/>
      </w:pPr>
      <w:r>
        <w:fldChar w:fldCharType="begin"/>
      </w:r>
      <w:r>
        <w:instrText xml:space="preserve"> REF _Ref434576694 \h </w:instrText>
      </w:r>
      <w:r>
        <w:fldChar w:fldCharType="separate"/>
      </w:r>
      <w:r w:rsidR="00B50C35">
        <w:rPr>
          <w:lang w:val="en-GB"/>
        </w:rPr>
        <w:t>The Psalms of Sunset (Vespers)</w:t>
      </w:r>
      <w:r>
        <w:fldChar w:fldCharType="end"/>
      </w:r>
      <w:r>
        <w:t xml:space="preserve">, page </w:t>
      </w:r>
      <w:r>
        <w:fldChar w:fldCharType="begin"/>
      </w:r>
      <w:r>
        <w:instrText xml:space="preserve"> PAGEREF _Ref434576694 \h </w:instrText>
      </w:r>
      <w:r>
        <w:fldChar w:fldCharType="separate"/>
      </w:r>
      <w:r w:rsidR="00B50C35">
        <w:rPr>
          <w:noProof/>
        </w:rPr>
        <w:t>7</w:t>
      </w:r>
      <w:r>
        <w:fldChar w:fldCharType="end"/>
      </w:r>
      <w:r>
        <w:t xml:space="preserve">. </w:t>
      </w:r>
      <w:r w:rsidR="00500D86">
        <w:fldChar w:fldCharType="begin"/>
      </w:r>
      <w:r w:rsidR="00500D86">
        <w:instrText xml:space="preserve"> REF _Ref434580361 \h </w:instrText>
      </w:r>
      <w:r w:rsidR="00500D86">
        <w:fldChar w:fldCharType="separate"/>
      </w:r>
      <w:r w:rsidR="00B50C35">
        <w:br w:type="page"/>
      </w:r>
    </w:p>
    <w:p w14:paraId="605DD89C" w14:textId="77777777" w:rsidR="00F14AA6" w:rsidRDefault="00B50C35" w:rsidP="00FD25B7">
      <w:pPr>
        <w:pStyle w:val="Rubric"/>
      </w:pPr>
      <w:r>
        <w:lastRenderedPageBreak/>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Pr>
          <w:noProof/>
        </w:rPr>
        <w:t>67</w:t>
      </w:r>
      <w:r w:rsidR="00500D86">
        <w:fldChar w:fldCharType="end"/>
      </w:r>
      <w:r w:rsidR="00500D86">
        <w:t xml:space="preserve">. </w:t>
      </w:r>
      <w:r w:rsidR="00F14AA6">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77777777" w:rsidR="00FD25B7" w:rsidRPr="00AB1781" w:rsidRDefault="00FD25B7" w:rsidP="00FD25B7">
      <w:pPr>
        <w:pStyle w:val="EnglishHangNoCoptic"/>
      </w:pPr>
      <w:r w:rsidRPr="00AB1781">
        <w:t>‘Often have they warred against me from my youth,’</w:t>
      </w:r>
    </w:p>
    <w:p w14:paraId="47FEBBDB" w14:textId="77777777" w:rsidR="00FD25B7" w:rsidRPr="00AB1781" w:rsidRDefault="00FD25B7" w:rsidP="00FD25B7">
      <w:pPr>
        <w:pStyle w:val="EnglishHangEndNoCoptic"/>
      </w:pPr>
      <w:r w:rsidRPr="00AB1781">
        <w:tab/>
        <w:t>(let Israel now say),</w:t>
      </w:r>
    </w:p>
    <w:p w14:paraId="127991DC" w14:textId="77777777" w:rsidR="00FD25B7" w:rsidRPr="00AB1781" w:rsidRDefault="00FD25B7" w:rsidP="00FD25B7">
      <w:pPr>
        <w:pStyle w:val="EnglishHangNoCoptic"/>
      </w:pPr>
      <w:r w:rsidRPr="00AB1781">
        <w:t>2 ‘Often have they warred against me from my youth;</w:t>
      </w:r>
    </w:p>
    <w:p w14:paraId="5CDD5B78" w14:textId="77777777" w:rsidR="00FD25B7" w:rsidRPr="00AB1781" w:rsidRDefault="00FD25B7" w:rsidP="00FD25B7">
      <w:pPr>
        <w:pStyle w:val="EnglishHangEndNoCoptic"/>
      </w:pPr>
      <w:r w:rsidRPr="00AB1781">
        <w:tab/>
        <w:t>yet they could not prevail over me.</w:t>
      </w:r>
    </w:p>
    <w:p w14:paraId="330AED6D" w14:textId="77777777" w:rsidR="00FD25B7" w:rsidRPr="00AB1781" w:rsidRDefault="00FD25B7" w:rsidP="00FD25B7">
      <w:pPr>
        <w:pStyle w:val="EnglishHangNoCoptic"/>
      </w:pPr>
      <w:r w:rsidRPr="00AB1781">
        <w:t>3 The sinners plowed on my back;</w:t>
      </w:r>
    </w:p>
    <w:p w14:paraId="4543387A" w14:textId="77777777" w:rsidR="00FD25B7" w:rsidRPr="00AB1781" w:rsidRDefault="00FD25B7" w:rsidP="00FD25B7">
      <w:pPr>
        <w:pStyle w:val="EnglishHangEndNoCoptic"/>
      </w:pPr>
      <w:r w:rsidRPr="00AB1781">
        <w:tab/>
        <w:t>they prolonged their iniquity.</w:t>
      </w:r>
    </w:p>
    <w:p w14:paraId="3EDA7DE8" w14:textId="77777777" w:rsidR="00FD25B7" w:rsidRPr="00AB1781" w:rsidRDefault="00FD25B7" w:rsidP="00FD25B7">
      <w:pPr>
        <w:pStyle w:val="EnglishHangNoCoptic"/>
      </w:pPr>
      <w:r w:rsidRPr="00AB1781">
        <w:t>4 But the just Lord</w:t>
      </w:r>
    </w:p>
    <w:p w14:paraId="5F1D0219" w14:textId="77777777" w:rsidR="00FD25B7" w:rsidRPr="00AB1781" w:rsidRDefault="00FD25B7" w:rsidP="00FD25B7">
      <w:pPr>
        <w:pStyle w:val="EnglishHangEndNoCoptic"/>
      </w:pPr>
      <w:r w:rsidRPr="00AB1781">
        <w:tab/>
        <w:t>breaks the sinners’ necks.’</w:t>
      </w:r>
    </w:p>
    <w:p w14:paraId="76E66A98" w14:textId="77777777" w:rsidR="00FD25B7" w:rsidRPr="00AB1781" w:rsidRDefault="00FD25B7" w:rsidP="00FD25B7">
      <w:pPr>
        <w:pStyle w:val="EnglishHangNoCoptic"/>
      </w:pPr>
      <w:r w:rsidRPr="00AB1781">
        <w:t>5 Let all who hate Zion</w:t>
      </w:r>
    </w:p>
    <w:p w14:paraId="0094508B" w14:textId="77777777" w:rsidR="00FD25B7" w:rsidRPr="00AB1781" w:rsidRDefault="00FD25B7" w:rsidP="00FD25B7">
      <w:pPr>
        <w:pStyle w:val="EnglishHangEndNoCoptic"/>
      </w:pPr>
      <w:r w:rsidRPr="00AB1781">
        <w:tab/>
        <w:t>be confounded and routed.</w:t>
      </w:r>
    </w:p>
    <w:p w14:paraId="54E299C5" w14:textId="77777777" w:rsidR="00FD25B7" w:rsidRPr="00AB1781" w:rsidRDefault="00FD25B7" w:rsidP="00FD25B7">
      <w:pPr>
        <w:pStyle w:val="EnglishHangNoCoptic"/>
      </w:pPr>
      <w:r w:rsidRPr="00AB1781">
        <w:t>6 Let them be like grass on the housetops</w:t>
      </w:r>
    </w:p>
    <w:p w14:paraId="1431FA07" w14:textId="77777777" w:rsidR="00FD25B7" w:rsidRPr="00AB1781" w:rsidRDefault="00FD25B7" w:rsidP="00FD25B7">
      <w:pPr>
        <w:pStyle w:val="EnglishHangEndNoCoptic"/>
      </w:pPr>
      <w:r w:rsidRPr="00AB1781">
        <w:tab/>
        <w:t>that withers before it is pulled up,</w:t>
      </w:r>
    </w:p>
    <w:p w14:paraId="5C51AD37" w14:textId="77777777" w:rsidR="00FD25B7" w:rsidRPr="00AB1781" w:rsidRDefault="00FD25B7" w:rsidP="00FD25B7">
      <w:pPr>
        <w:pStyle w:val="EnglishHangNoCoptic"/>
      </w:pPr>
      <w:r w:rsidRPr="00AB1781">
        <w:t>7 with which no reaper can fill his arms,</w:t>
      </w:r>
    </w:p>
    <w:p w14:paraId="446F0C8B" w14:textId="77777777" w:rsidR="00FD25B7" w:rsidRPr="00AB1781" w:rsidRDefault="00FD25B7" w:rsidP="00FD25B7">
      <w:pPr>
        <w:pStyle w:val="EnglishHangEndNoCoptic"/>
      </w:pPr>
      <w:r w:rsidRPr="00AB1781">
        <w:tab/>
        <w:t>no one gathering sheaves fill his bosom.</w:t>
      </w:r>
    </w:p>
    <w:p w14:paraId="73410A1C" w14:textId="77777777" w:rsidR="00FD25B7" w:rsidRPr="00AB1781" w:rsidRDefault="00FD25B7" w:rsidP="00FD25B7">
      <w:pPr>
        <w:pStyle w:val="EnglishHangNoCoptic"/>
      </w:pPr>
      <w:r w:rsidRPr="00AB1781">
        <w:t>8 And no passers-by will say to them:</w:t>
      </w:r>
    </w:p>
    <w:p w14:paraId="212DB74E" w14:textId="77777777" w:rsidR="00FD25B7" w:rsidRPr="00AB1781" w:rsidRDefault="00FD25B7" w:rsidP="00FD25B7">
      <w:pPr>
        <w:pStyle w:val="EnglishHangNoCoptic"/>
      </w:pPr>
      <w:r w:rsidRPr="00AB1781">
        <w:tab/>
        <w:t>‘The blessing of the Lord be upon you;</w:t>
      </w:r>
    </w:p>
    <w:p w14:paraId="71DDEACC" w14:textId="77777777" w:rsidR="00FD25B7" w:rsidRDefault="00FD25B7" w:rsidP="00FD25B7">
      <w:pPr>
        <w:pStyle w:val="EnglishHangEndNoCoptic"/>
      </w:pPr>
      <w:r w:rsidRPr="00AB1781">
        <w:tab/>
        <w:t>we bless you in the name of the Lord.’</w:t>
      </w:r>
    </w:p>
    <w:p w14:paraId="446FCB8D" w14:textId="0219A32C" w:rsidR="003A7286" w:rsidRPr="00FD25B7" w:rsidRDefault="003A7286" w:rsidP="003A7286">
      <w:pPr>
        <w:pStyle w:val="Rubric"/>
      </w:pPr>
      <w:r>
        <w:t>Glory…</w:t>
      </w:r>
    </w:p>
    <w:p w14:paraId="69858E8A" w14:textId="77777777" w:rsidR="00FD25B7" w:rsidRPr="00FD25B7" w:rsidRDefault="00FD25B7" w:rsidP="00BF0205">
      <w:pPr>
        <w:pStyle w:val="Heading4"/>
      </w:pPr>
      <w:bookmarkStart w:id="1014" w:name="_Ref411968046"/>
      <w:r>
        <w:t>Psalm</w:t>
      </w:r>
      <w:r w:rsidRPr="00AB1781">
        <w:t xml:space="preserve"> 129</w:t>
      </w:r>
      <w:r>
        <w:t xml:space="preserve">: Out of the depths I cry to </w:t>
      </w:r>
      <w:r w:rsidR="001040C8">
        <w:t>You</w:t>
      </w:r>
      <w:r>
        <w:t>, O Lord</w:t>
      </w:r>
      <w:bookmarkEnd w:id="1014"/>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50D9E73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E30555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77777777" w:rsidR="00FD25B7" w:rsidRPr="00AB1781" w:rsidRDefault="00FD25B7" w:rsidP="00FD25B7">
      <w:pPr>
        <w:pStyle w:val="EnglishHangEndNoCoptic"/>
      </w:pPr>
      <w:r w:rsidRPr="00AB1781">
        <w:t xml:space="preserve">Out of the depths I cry to </w:t>
      </w:r>
      <w:r w:rsidR="001040C8">
        <w:t>You</w:t>
      </w:r>
      <w:r w:rsidRPr="00AB1781">
        <w:t>, O Lord.</w:t>
      </w:r>
      <w:r w:rsidRPr="00AB1781">
        <w:rPr>
          <w:rStyle w:val="FootnoteReference"/>
        </w:rPr>
        <w:footnoteReference w:id="439"/>
      </w:r>
    </w:p>
    <w:p w14:paraId="5B7E3DFA" w14:textId="77777777" w:rsidR="00FD25B7" w:rsidRPr="00AB1781" w:rsidRDefault="00FD25B7" w:rsidP="00FD25B7">
      <w:pPr>
        <w:pStyle w:val="EnglishHangNoCoptic"/>
      </w:pPr>
      <w:r w:rsidRPr="00AB1781">
        <w:t>2 O Lord, hear my cry;</w:t>
      </w:r>
    </w:p>
    <w:p w14:paraId="151C8534" w14:textId="77777777" w:rsidR="00FD25B7" w:rsidRPr="00AB1781" w:rsidRDefault="00FD25B7" w:rsidP="00FD25B7">
      <w:pPr>
        <w:pStyle w:val="EnglishHangNoCoptic"/>
      </w:pPr>
      <w:r w:rsidRPr="00AB1781">
        <w:tab/>
        <w:t xml:space="preserve">let </w:t>
      </w:r>
      <w:r w:rsidR="00E570CB">
        <w:t>Your</w:t>
      </w:r>
      <w:r w:rsidRPr="00AB1781">
        <w:t xml:space="preserve"> ears be attentive</w:t>
      </w:r>
    </w:p>
    <w:p w14:paraId="022EC627" w14:textId="77777777" w:rsidR="00FD25B7" w:rsidRPr="00AB1781" w:rsidRDefault="00FD25B7" w:rsidP="00FD25B7">
      <w:pPr>
        <w:pStyle w:val="EnglishHangEndNoCoptic"/>
      </w:pPr>
      <w:r w:rsidRPr="00AB1781">
        <w:tab/>
        <w:t>to the cry of my prayer.</w:t>
      </w:r>
    </w:p>
    <w:p w14:paraId="57748ABA" w14:textId="77777777"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our sins,</w:t>
      </w:r>
    </w:p>
    <w:p w14:paraId="2CFAE321" w14:textId="77777777" w:rsidR="00FD25B7" w:rsidRPr="00AB1781" w:rsidRDefault="00FD25B7" w:rsidP="00FD25B7">
      <w:pPr>
        <w:pStyle w:val="EnglishHangEndNoCoptic"/>
      </w:pPr>
      <w:r w:rsidRPr="00AB1781">
        <w:tab/>
        <w:t>O Lord, who would survive?</w:t>
      </w:r>
    </w:p>
    <w:p w14:paraId="2FE84680" w14:textId="77777777" w:rsidR="00FD25B7" w:rsidRPr="00AB1781" w:rsidRDefault="00FD25B7" w:rsidP="00FD25B7">
      <w:pPr>
        <w:pStyle w:val="EnglishHangEndNoCoptic"/>
      </w:pPr>
      <w:r w:rsidRPr="00AB1781">
        <w:t xml:space="preserve">4 But with </w:t>
      </w:r>
      <w:r w:rsidR="001040C8">
        <w:t>You</w:t>
      </w:r>
      <w:r w:rsidRPr="00AB1781">
        <w:t xml:space="preserve"> is forgiveness.</w:t>
      </w:r>
    </w:p>
    <w:p w14:paraId="7CE56A59" w14:textId="77777777" w:rsidR="00FD25B7" w:rsidRPr="00AB1781" w:rsidRDefault="00FD25B7" w:rsidP="00FD25B7">
      <w:pPr>
        <w:pStyle w:val="EnglishHangNoCoptic"/>
      </w:pPr>
      <w:r w:rsidRPr="00AB1781">
        <w:t xml:space="preserve">5 For </w:t>
      </w:r>
      <w:r w:rsidR="00E570CB">
        <w:t>Your</w:t>
      </w:r>
      <w:r w:rsidRPr="00AB1781">
        <w:t xml:space="preserve"> name’s sake I wait for </w:t>
      </w:r>
      <w:r w:rsidR="001040C8">
        <w:t>You</w:t>
      </w:r>
      <w:r w:rsidRPr="00AB1781">
        <w:t>, O Lord;</w:t>
      </w:r>
      <w:r w:rsidRPr="00AB1781">
        <w:rPr>
          <w:rStyle w:val="FootnoteReference"/>
        </w:rPr>
        <w:footnoteReference w:id="440"/>
      </w:r>
    </w:p>
    <w:p w14:paraId="082DCDF9" w14:textId="77777777" w:rsidR="00FD25B7" w:rsidRPr="00AB1781" w:rsidRDefault="00FD25B7" w:rsidP="00FD25B7">
      <w:pPr>
        <w:pStyle w:val="EnglishHangEndNoCoptic"/>
      </w:pPr>
      <w:r w:rsidRPr="00AB1781">
        <w:tab/>
        <w:t xml:space="preserve">my soul waits for </w:t>
      </w:r>
      <w:r w:rsidR="00E570CB">
        <w:t>Your</w:t>
      </w:r>
      <w:r w:rsidRPr="00AB1781">
        <w:t xml:space="preserve"> word.</w:t>
      </w:r>
    </w:p>
    <w:p w14:paraId="604383D3" w14:textId="77777777" w:rsidR="00FD25B7" w:rsidRPr="00AB1781" w:rsidRDefault="00FD25B7" w:rsidP="00FD25B7">
      <w:pPr>
        <w:pStyle w:val="EnglishHangNoCoptic"/>
      </w:pPr>
      <w:r w:rsidRPr="00AB1781">
        <w:t>6 My soul hopes for the Lord</w:t>
      </w:r>
    </w:p>
    <w:p w14:paraId="1925229A" w14:textId="77777777" w:rsidR="00FD25B7" w:rsidRPr="00AB1781" w:rsidRDefault="00FD25B7" w:rsidP="00FD25B7">
      <w:pPr>
        <w:pStyle w:val="EnglishHangNoCoptic"/>
      </w:pPr>
      <w:r w:rsidRPr="00AB1781">
        <w:tab/>
        <w:t>from the morning watch till the night;</w:t>
      </w:r>
    </w:p>
    <w:p w14:paraId="40AD2578" w14:textId="77777777" w:rsidR="00FD25B7" w:rsidRPr="00AB1781" w:rsidRDefault="00FD25B7" w:rsidP="00FD25B7">
      <w:pPr>
        <w:pStyle w:val="EnglishHangNoCoptic"/>
      </w:pPr>
      <w:r w:rsidRPr="00AB1781">
        <w:tab/>
        <w:t>from the morning watch</w:t>
      </w:r>
    </w:p>
    <w:p w14:paraId="4D8336EC" w14:textId="77777777" w:rsidR="00FD25B7" w:rsidRPr="00AB1781" w:rsidRDefault="00FD25B7" w:rsidP="00FD25B7">
      <w:pPr>
        <w:pStyle w:val="EnglishHangEndNoCoptic"/>
      </w:pPr>
      <w:r w:rsidRPr="00AB1781">
        <w:tab/>
        <w:t>let Israel hope for the Lord.</w:t>
      </w:r>
    </w:p>
    <w:p w14:paraId="3DDEDCC4" w14:textId="77777777" w:rsidR="00FD25B7" w:rsidRPr="00AB1781" w:rsidRDefault="00FD25B7" w:rsidP="00FD25B7">
      <w:pPr>
        <w:pStyle w:val="EnglishHangNoCoptic"/>
      </w:pPr>
      <w:r w:rsidRPr="00AB1781">
        <w:t>7 For with the Lord there is mercy,</w:t>
      </w:r>
    </w:p>
    <w:p w14:paraId="29C82DA9" w14:textId="77777777" w:rsidR="00FD25B7" w:rsidRPr="00AB1781" w:rsidRDefault="00FD25B7" w:rsidP="00FD25B7">
      <w:pPr>
        <w:pStyle w:val="EnglishHangEndNoCoptic"/>
      </w:pPr>
      <w:r w:rsidRPr="00AB1781">
        <w:tab/>
        <w:t>and with Him there is full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Pr="00FD25B7" w:rsidRDefault="00FD25B7" w:rsidP="00FD25B7">
      <w:pPr>
        <w:pStyle w:val="EnglishHangEndNoCoptic"/>
      </w:pPr>
      <w:r w:rsidRPr="00AB1781">
        <w:tab/>
        <w:t>from all his iniquities.</w:t>
      </w:r>
      <w:r w:rsidRPr="00AB1781">
        <w:rPr>
          <w:rStyle w:val="FootnoteReference"/>
        </w:rPr>
        <w:footnoteReference w:id="441"/>
      </w:r>
    </w:p>
    <w:p w14:paraId="0B5F9423" w14:textId="77777777" w:rsidR="00FD25B7" w:rsidRPr="00FD25B7" w:rsidRDefault="00FD25B7" w:rsidP="00BF0205">
      <w:pPr>
        <w:pStyle w:val="Heading4"/>
      </w:pPr>
      <w:bookmarkStart w:id="1015" w:name="_Ref411968066"/>
      <w:r>
        <w:t>Psalm</w:t>
      </w:r>
      <w:r w:rsidRPr="00AB1781">
        <w:t xml:space="preserve"> 130</w:t>
      </w:r>
      <w:r>
        <w:t>: O Lord, my heart is not haughty, nor my eyes lofty</w:t>
      </w:r>
      <w:bookmarkEnd w:id="1015"/>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4AC67716"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B80E829"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7777777" w:rsidR="00FD25B7" w:rsidRPr="00AB1781" w:rsidRDefault="00FD25B7" w:rsidP="00FD25B7">
      <w:pPr>
        <w:pStyle w:val="EnglishHangNoCoptic"/>
      </w:pPr>
      <w:r w:rsidRPr="00AB1781">
        <w:t>O Lord, my heart is not haughty,</w:t>
      </w:r>
    </w:p>
    <w:p w14:paraId="5C991DEC" w14:textId="77777777" w:rsidR="00FD25B7" w:rsidRPr="00AB1781" w:rsidRDefault="00FD25B7" w:rsidP="00FD25B7">
      <w:pPr>
        <w:pStyle w:val="EnglishHangNoCoptic"/>
      </w:pPr>
      <w:r w:rsidRPr="00AB1781">
        <w:tab/>
        <w:t>nor my eyes lofty;</w:t>
      </w:r>
    </w:p>
    <w:p w14:paraId="791DC06C" w14:textId="77777777" w:rsidR="00FD25B7" w:rsidRPr="00AB1781" w:rsidRDefault="00FD25B7" w:rsidP="00FD25B7">
      <w:pPr>
        <w:pStyle w:val="EnglishHangNoCoptic"/>
      </w:pPr>
      <w:r w:rsidRPr="00AB1781">
        <w:tab/>
        <w:t>I do not meddle with great things,</w:t>
      </w:r>
    </w:p>
    <w:p w14:paraId="056BD956" w14:textId="77777777" w:rsidR="00FD25B7" w:rsidRPr="00FD25B7" w:rsidRDefault="00FD25B7" w:rsidP="00FD25B7">
      <w:pPr>
        <w:pStyle w:val="EnglishHangEndNoCoptic"/>
      </w:pPr>
      <w:r w:rsidRPr="00AB1781">
        <w:tab/>
        <w:t>nor with marvels beyond me.</w:t>
      </w:r>
    </w:p>
    <w:p w14:paraId="157D7383" w14:textId="77777777" w:rsidR="00FD25B7" w:rsidRPr="00AB1781" w:rsidRDefault="00FD25B7" w:rsidP="00FD25B7">
      <w:pPr>
        <w:pStyle w:val="EnglishHangNoCoptic"/>
      </w:pPr>
      <w:r w:rsidRPr="00AB1781">
        <w:t>2 If I am not humble-minded,</w:t>
      </w:r>
    </w:p>
    <w:p w14:paraId="08C53612" w14:textId="77777777" w:rsidR="00FD25B7" w:rsidRPr="00AB1781" w:rsidRDefault="00FD25B7" w:rsidP="00FD25B7">
      <w:pPr>
        <w:pStyle w:val="EnglishHangNoCoptic"/>
      </w:pPr>
      <w:r w:rsidRPr="00AB1781">
        <w:tab/>
        <w:t>but lift up my neck,</w:t>
      </w:r>
      <w:r w:rsidRPr="00AB1781">
        <w:rPr>
          <w:rStyle w:val="FootnoteReference"/>
        </w:rPr>
        <w:footnoteReference w:id="442"/>
      </w:r>
    </w:p>
    <w:p w14:paraId="10B7FCFA" w14:textId="77777777" w:rsidR="00FD25B7" w:rsidRPr="00AB1781" w:rsidRDefault="00FD25B7" w:rsidP="00FD25B7">
      <w:pPr>
        <w:pStyle w:val="EnglishHangNoCoptic"/>
      </w:pPr>
      <w:r w:rsidRPr="00AB1781">
        <w:tab/>
        <w:t>like a weaned child against its mother,</w:t>
      </w:r>
    </w:p>
    <w:p w14:paraId="7D70AB47" w14:textId="77777777" w:rsidR="00FD25B7" w:rsidRPr="00AB1781" w:rsidRDefault="00FD25B7" w:rsidP="00FD25B7">
      <w:pPr>
        <w:pStyle w:val="EnglishHangEndNoCoptic"/>
      </w:pPr>
      <w:r w:rsidRPr="00AB1781">
        <w:tab/>
      </w:r>
      <w:r w:rsidR="001040C8">
        <w:t>You</w:t>
      </w:r>
      <w:r w:rsidRPr="00AB1781">
        <w:t xml:space="preserve"> </w:t>
      </w:r>
      <w:r w:rsidR="00556387">
        <w:t>will</w:t>
      </w:r>
      <w:r w:rsidRPr="00AB1781">
        <w:t xml:space="preserve"> pay my soul back.</w:t>
      </w:r>
    </w:p>
    <w:p w14:paraId="6667C64A" w14:textId="77777777" w:rsidR="00FD25B7" w:rsidRPr="00AB1781" w:rsidRDefault="00FD25B7" w:rsidP="00FD25B7">
      <w:pPr>
        <w:pStyle w:val="EnglishHangNoCoptic"/>
      </w:pPr>
      <w:r w:rsidRPr="00AB1781">
        <w:t>3 Let Israel trust in the Lord,</w:t>
      </w:r>
    </w:p>
    <w:p w14:paraId="362EFCB2" w14:textId="77777777" w:rsidR="00FD25B7" w:rsidRPr="00FD25B7" w:rsidRDefault="00FD25B7" w:rsidP="00FD25B7">
      <w:pPr>
        <w:pStyle w:val="EnglishHangEndNoCoptic"/>
      </w:pPr>
      <w:r w:rsidRPr="00AB1781">
        <w:tab/>
        <w:t>from now and for ever.</w:t>
      </w:r>
    </w:p>
    <w:p w14:paraId="43A0FD26" w14:textId="77777777" w:rsidR="00FD25B7" w:rsidRPr="00F431B1" w:rsidRDefault="00F431B1" w:rsidP="00BF0205">
      <w:pPr>
        <w:pStyle w:val="Heading4"/>
      </w:pPr>
      <w:bookmarkStart w:id="1016" w:name="_Ref411968081"/>
      <w:r>
        <w:t>Psalm</w:t>
      </w:r>
      <w:r w:rsidR="00FD25B7" w:rsidRPr="00AB1781">
        <w:t xml:space="preserve"> 131</w:t>
      </w:r>
      <w:r>
        <w:t>: O Lord, remember David and all his meekness</w:t>
      </w:r>
      <w:bookmarkEnd w:id="1016"/>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5890100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1F251655"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77777777" w:rsidR="00FD25B7" w:rsidRPr="00AB1781" w:rsidRDefault="00FD25B7" w:rsidP="00F431B1">
      <w:pPr>
        <w:pStyle w:val="EnglishHangEndNoCoptic"/>
      </w:pPr>
      <w:r w:rsidRPr="00AB1781">
        <w:tab/>
        <w:t>and vowed to the God of Jacob:</w:t>
      </w:r>
    </w:p>
    <w:p w14:paraId="41EC0C44" w14:textId="77777777" w:rsidR="00FD25B7" w:rsidRPr="00AB1781" w:rsidRDefault="00FD25B7" w:rsidP="00F431B1">
      <w:pPr>
        <w:pStyle w:val="EnglishHangNoCoptic"/>
      </w:pPr>
      <w:r w:rsidRPr="00AB1781">
        <w:t>3 ‘I will not enter my house,</w:t>
      </w:r>
    </w:p>
    <w:p w14:paraId="179F6592" w14:textId="77777777" w:rsidR="00FD25B7" w:rsidRPr="00AB1781" w:rsidRDefault="00FD25B7" w:rsidP="00F431B1">
      <w:pPr>
        <w:pStyle w:val="EnglishHangNoCoptic"/>
      </w:pPr>
      <w:r w:rsidRPr="00AB1781">
        <w:tab/>
        <w:t>or go under its roof,</w:t>
      </w:r>
    </w:p>
    <w:p w14:paraId="590855D9" w14:textId="77777777" w:rsidR="00FD25B7" w:rsidRPr="00AB1781" w:rsidRDefault="00FD25B7" w:rsidP="00F431B1">
      <w:pPr>
        <w:pStyle w:val="EnglishHangEndNoCoptic"/>
      </w:pPr>
      <w:r w:rsidRPr="00AB1781">
        <w:tab/>
        <w:t>or climb on to my bed;</w:t>
      </w:r>
    </w:p>
    <w:p w14:paraId="2FD24E6F" w14:textId="77777777" w:rsidR="00FD25B7" w:rsidRPr="00AB1781" w:rsidRDefault="00FD25B7" w:rsidP="00F431B1">
      <w:pPr>
        <w:pStyle w:val="EnglishHangNoCoptic"/>
      </w:pPr>
      <w:r w:rsidRPr="00AB1781">
        <w:t>4 I will give no sleep to my eyes,</w:t>
      </w:r>
    </w:p>
    <w:p w14:paraId="3217C1AE" w14:textId="77777777" w:rsidR="00FD25B7" w:rsidRPr="00AB1781" w:rsidRDefault="00FD25B7" w:rsidP="00F431B1">
      <w:pPr>
        <w:pStyle w:val="EnglishHangNoCoptic"/>
      </w:pPr>
      <w:r w:rsidRPr="00AB1781">
        <w:tab/>
        <w:t>no repose to my eyelids,</w:t>
      </w:r>
    </w:p>
    <w:p w14:paraId="546E0361" w14:textId="77777777" w:rsidR="00FD25B7" w:rsidRPr="00AB1781" w:rsidRDefault="00FD25B7" w:rsidP="00F431B1">
      <w:pPr>
        <w:pStyle w:val="EnglishHangEndNoCoptic"/>
      </w:pPr>
      <w:r w:rsidRPr="00AB1781">
        <w:tab/>
        <w:t>no rest to my temples,</w:t>
      </w:r>
    </w:p>
    <w:p w14:paraId="1B8491E8" w14:textId="77777777" w:rsidR="00FD25B7" w:rsidRPr="00AB1781" w:rsidRDefault="00FD25B7" w:rsidP="00F431B1">
      <w:pPr>
        <w:pStyle w:val="EnglishHangNoCoptic"/>
      </w:pPr>
      <w:r w:rsidRPr="00AB1781">
        <w:t>5 till I find the Lord’s sanctuary,</w:t>
      </w:r>
      <w:r w:rsidRPr="00AB1781">
        <w:rPr>
          <w:rStyle w:val="FootnoteReference"/>
        </w:rPr>
        <w:footnoteReference w:id="443"/>
      </w:r>
    </w:p>
    <w:p w14:paraId="47DE39D0" w14:textId="77777777" w:rsidR="00FD25B7" w:rsidRPr="00AB1781" w:rsidRDefault="00FD25B7" w:rsidP="00F431B1">
      <w:pPr>
        <w:pStyle w:val="EnglishHangEndNoCoptic"/>
      </w:pPr>
      <w:r w:rsidRPr="00AB1781">
        <w:tab/>
        <w:t>the dwelling of the God of Jacob.’</w:t>
      </w:r>
    </w:p>
    <w:p w14:paraId="335CB3CF" w14:textId="77777777" w:rsidR="00FD25B7" w:rsidRPr="00AB1781" w:rsidRDefault="00FD25B7" w:rsidP="00F431B1">
      <w:pPr>
        <w:pStyle w:val="EnglishHangNoCoptic"/>
      </w:pPr>
      <w:r w:rsidRPr="00AB1781">
        <w:t>6 We heard it was at Ephrata,</w:t>
      </w:r>
    </w:p>
    <w:p w14:paraId="066ADE79" w14:textId="77777777" w:rsidR="00FD25B7" w:rsidRPr="00AB1781" w:rsidRDefault="00FD25B7" w:rsidP="00F431B1">
      <w:pPr>
        <w:pStyle w:val="EnglishHangEndNoCoptic"/>
      </w:pPr>
      <w:r w:rsidRPr="00AB1781">
        <w:tab/>
        <w:t>we found it in the woodland fields.</w:t>
      </w:r>
      <w:r w:rsidRPr="00AB1781">
        <w:rPr>
          <w:rStyle w:val="FootnoteReference"/>
        </w:rPr>
        <w:footnoteReference w:id="444"/>
      </w:r>
    </w:p>
    <w:p w14:paraId="4CE58C5E" w14:textId="77777777" w:rsidR="00FD25B7" w:rsidRPr="00AB1781" w:rsidRDefault="00FD25B7" w:rsidP="00F431B1">
      <w:pPr>
        <w:pStyle w:val="EnglishHangNoCoptic"/>
      </w:pPr>
      <w:r w:rsidRPr="00AB1781">
        <w:t>7 Let us enter His sanctuaries;</w:t>
      </w:r>
    </w:p>
    <w:p w14:paraId="1D46C5C5" w14:textId="77777777" w:rsidR="00FD25B7" w:rsidRPr="00AB1781" w:rsidRDefault="00FD25B7" w:rsidP="00F431B1">
      <w:pPr>
        <w:pStyle w:val="EnglishHangEndNoCoptic"/>
      </w:pPr>
      <w:r w:rsidRPr="00AB1781">
        <w:tab/>
        <w:t>let us bow down to the place where His feet stood.</w:t>
      </w:r>
    </w:p>
    <w:p w14:paraId="3F1DE551" w14:textId="77777777" w:rsidR="00FD25B7" w:rsidRPr="00AB1781" w:rsidRDefault="00FD25B7" w:rsidP="00F431B1">
      <w:pPr>
        <w:pStyle w:val="EnglishHangNoCoptic"/>
      </w:pPr>
      <w:r w:rsidRPr="00AB1781">
        <w:t xml:space="preserve">8 Arise, O Lord, into </w:t>
      </w:r>
      <w:r w:rsidR="00E570CB">
        <w:t>Your</w:t>
      </w:r>
      <w:r w:rsidRPr="00AB1781">
        <w:t xml:space="preserve"> resting-place;</w:t>
      </w:r>
    </w:p>
    <w:p w14:paraId="78F32A97" w14:textId="77777777"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holiness.</w:t>
      </w:r>
    </w:p>
    <w:p w14:paraId="23B5DEB7" w14:textId="77777777" w:rsidR="00FD25B7" w:rsidRPr="00AB1781" w:rsidRDefault="00FD25B7" w:rsidP="00F431B1">
      <w:pPr>
        <w:pStyle w:val="EnglishHangNoCoptic"/>
      </w:pPr>
      <w:r w:rsidRPr="00AB1781">
        <w:t xml:space="preserve">9 Let </w:t>
      </w:r>
      <w:r w:rsidR="00E570CB">
        <w:t>Your</w:t>
      </w:r>
      <w:r w:rsidRPr="00AB1781">
        <w:t xml:space="preserve"> priests be clothed with righteousness,</w:t>
      </w:r>
    </w:p>
    <w:p w14:paraId="132DCFB3" w14:textId="77777777" w:rsidR="00FD25B7" w:rsidRPr="00AB1781" w:rsidRDefault="00FD25B7" w:rsidP="00F431B1">
      <w:pPr>
        <w:pStyle w:val="EnglishHangEndNoCoptic"/>
      </w:pPr>
      <w:r w:rsidRPr="00AB1781">
        <w:tab/>
        <w:t xml:space="preserve">and let </w:t>
      </w:r>
      <w:r w:rsidR="00E570CB">
        <w:t>Your</w:t>
      </w:r>
      <w:r w:rsidRPr="00AB1781">
        <w:t xml:space="preserve"> saints rejoice.</w:t>
      </w:r>
    </w:p>
    <w:p w14:paraId="5F85C8DD" w14:textId="77777777" w:rsidR="00FD25B7" w:rsidRPr="00AB1781" w:rsidRDefault="00FD25B7" w:rsidP="00F431B1">
      <w:pPr>
        <w:pStyle w:val="EnglishHangNoCoptic"/>
      </w:pPr>
      <w:r w:rsidRPr="00AB1781">
        <w:t xml:space="preserve">10 For </w:t>
      </w:r>
      <w:r w:rsidR="00E570CB">
        <w:t>Your</w:t>
      </w:r>
      <w:r w:rsidRPr="00AB1781">
        <w:t xml:space="preserve"> servant David’s sake,</w:t>
      </w:r>
    </w:p>
    <w:p w14:paraId="2A77A106" w14:textId="77777777" w:rsidR="00FD25B7" w:rsidRPr="00AB1781" w:rsidRDefault="00FD25B7" w:rsidP="00F431B1">
      <w:pPr>
        <w:pStyle w:val="EnglishHangEndNoCoptic"/>
      </w:pPr>
      <w:r w:rsidRPr="00AB1781">
        <w:tab/>
        <w:t xml:space="preserve">turn not away </w:t>
      </w:r>
      <w:r w:rsidR="00E570CB">
        <w:t>Your</w:t>
      </w:r>
      <w:r w:rsidRPr="00AB1781">
        <w:t xml:space="preserve"> face from </w:t>
      </w:r>
      <w:r w:rsidR="00E570CB">
        <w:t>Your</w:t>
      </w:r>
      <w:r w:rsidRPr="00AB1781">
        <w:t xml:space="preserve"> anointed.</w:t>
      </w:r>
      <w:r w:rsidRPr="00AB1781">
        <w:rPr>
          <w:rStyle w:val="FootnoteReference"/>
        </w:rPr>
        <w:footnoteReference w:id="445"/>
      </w:r>
    </w:p>
    <w:p w14:paraId="4A693BBF" w14:textId="77777777" w:rsidR="00FD25B7" w:rsidRPr="00AB1781" w:rsidRDefault="00FD25B7" w:rsidP="00F431B1">
      <w:pPr>
        <w:pStyle w:val="EnglishHangNoCoptic"/>
      </w:pPr>
      <w:r w:rsidRPr="00AB1781">
        <w:t>11 The Lord pledged His troth to David,</w:t>
      </w:r>
    </w:p>
    <w:p w14:paraId="4225DCB0" w14:textId="77777777" w:rsidR="00FD25B7" w:rsidRPr="00AB1781" w:rsidRDefault="00FD25B7" w:rsidP="00F431B1">
      <w:pPr>
        <w:pStyle w:val="EnglishHangNoCoptic"/>
      </w:pPr>
      <w:r w:rsidRPr="00AB1781">
        <w:tab/>
        <w:t>and will not annul it:</w:t>
      </w:r>
    </w:p>
    <w:p w14:paraId="41901EA9" w14:textId="77777777" w:rsidR="00FD25B7" w:rsidRPr="00F431B1" w:rsidRDefault="00FD25B7" w:rsidP="00F431B1">
      <w:pPr>
        <w:pStyle w:val="EnglishHangEndNoCoptic"/>
      </w:pPr>
      <w:r w:rsidRPr="00AB1781">
        <w:tab/>
        <w:t>‘One of your sons I will set on your throne.</w:t>
      </w:r>
      <w:r w:rsidRPr="00AB1781">
        <w:rPr>
          <w:rStyle w:val="FootnoteReference"/>
        </w:rPr>
        <w:footnoteReference w:id="446"/>
      </w:r>
    </w:p>
    <w:p w14:paraId="50F50140" w14:textId="77777777" w:rsidR="00FD25B7" w:rsidRPr="00AB1781" w:rsidRDefault="00FD25B7" w:rsidP="00F431B1">
      <w:pPr>
        <w:pStyle w:val="EnglishHangNoCoptic"/>
      </w:pPr>
      <w:r w:rsidRPr="00AB1781">
        <w:t>12 If your children keep my covenant</w:t>
      </w:r>
    </w:p>
    <w:p w14:paraId="623DD581" w14:textId="77777777" w:rsidR="00FD25B7" w:rsidRPr="00AB1781" w:rsidRDefault="00FD25B7" w:rsidP="00F431B1">
      <w:pPr>
        <w:pStyle w:val="EnglishHangNoCoptic"/>
      </w:pPr>
      <w:r w:rsidRPr="00AB1781">
        <w:tab/>
        <w:t>and these testimonies which I will teach them,</w:t>
      </w:r>
    </w:p>
    <w:p w14:paraId="7934AD39" w14:textId="77777777" w:rsidR="00FD25B7" w:rsidRPr="00AB1781" w:rsidRDefault="00FD25B7" w:rsidP="00F431B1">
      <w:pPr>
        <w:pStyle w:val="EnglishHangEndNoCoptic"/>
      </w:pPr>
      <w:r w:rsidRPr="00AB1781">
        <w:lastRenderedPageBreak/>
        <w:tab/>
        <w:t>their sons also for ever will sit on your throne.’</w:t>
      </w:r>
    </w:p>
    <w:p w14:paraId="74E64B1B" w14:textId="77777777" w:rsidR="00FD25B7" w:rsidRPr="00AB1781" w:rsidRDefault="00FD25B7" w:rsidP="00F431B1">
      <w:pPr>
        <w:pStyle w:val="EnglishHangNoCoptic"/>
      </w:pPr>
      <w:r w:rsidRPr="00AB1781">
        <w:t>13 For the Lord has chosen Zion;</w:t>
      </w:r>
    </w:p>
    <w:p w14:paraId="41DC3E20" w14:textId="77777777" w:rsidR="00FD25B7" w:rsidRPr="00AB1781" w:rsidRDefault="00FD25B7" w:rsidP="00F431B1">
      <w:pPr>
        <w:pStyle w:val="EnglishHangEndNoCoptic"/>
      </w:pPr>
      <w:r w:rsidRPr="00AB1781">
        <w:tab/>
        <w:t>He has selected it for His dwelling:</w:t>
      </w:r>
    </w:p>
    <w:p w14:paraId="39481A15" w14:textId="77777777" w:rsidR="00FD25B7" w:rsidRPr="00AB1781" w:rsidRDefault="00FD25B7" w:rsidP="00F431B1">
      <w:pPr>
        <w:pStyle w:val="EnglishHangNoCoptic"/>
      </w:pPr>
      <w:r w:rsidRPr="00AB1781">
        <w:t>14 ‘This is My resting-place for ever;</w:t>
      </w:r>
    </w:p>
    <w:p w14:paraId="1E1D63E9" w14:textId="77777777" w:rsidR="00FD25B7" w:rsidRPr="00AB1781" w:rsidRDefault="00FD25B7" w:rsidP="00F431B1">
      <w:pPr>
        <w:pStyle w:val="EnglishHangEndNoCoptic"/>
      </w:pPr>
      <w:r w:rsidRPr="00AB1781">
        <w:tab/>
        <w:t>here I will dwell, for I have selected it.</w:t>
      </w:r>
    </w:p>
    <w:p w14:paraId="688E91AC" w14:textId="77777777" w:rsidR="00FD25B7" w:rsidRPr="00AB1781" w:rsidRDefault="00FD25B7" w:rsidP="00F431B1">
      <w:pPr>
        <w:pStyle w:val="EnglishHangNoCoptic"/>
      </w:pPr>
      <w:r w:rsidRPr="00AB1781">
        <w:t>15 I will abundantly bless her provisions;</w:t>
      </w:r>
    </w:p>
    <w:p w14:paraId="40775DE2" w14:textId="77777777" w:rsidR="00FD25B7" w:rsidRPr="00AB1781" w:rsidRDefault="00FD25B7" w:rsidP="00F431B1">
      <w:pPr>
        <w:pStyle w:val="EnglishHangEndNoCoptic"/>
      </w:pPr>
      <w:r w:rsidRPr="00AB1781">
        <w:tab/>
        <w:t>I will satisfy her poor with bread.</w:t>
      </w:r>
    </w:p>
    <w:p w14:paraId="3E597E3E" w14:textId="77777777" w:rsidR="00FD25B7" w:rsidRPr="00AB1781" w:rsidRDefault="00FD25B7" w:rsidP="00F431B1">
      <w:pPr>
        <w:pStyle w:val="EnglishHangNoCoptic"/>
      </w:pPr>
      <w:r w:rsidRPr="00AB1781">
        <w:t>16 Her priests I will clothe with salvation,</w:t>
      </w:r>
    </w:p>
    <w:p w14:paraId="0A4CF3E2" w14:textId="77777777" w:rsidR="00FD25B7" w:rsidRPr="00AB1781" w:rsidRDefault="00FD25B7" w:rsidP="00F431B1">
      <w:pPr>
        <w:pStyle w:val="EnglishHangEndNoCoptic"/>
      </w:pPr>
      <w:r w:rsidRPr="00AB1781">
        <w:tab/>
        <w:t>and her saints will shout for joy.</w:t>
      </w:r>
    </w:p>
    <w:p w14:paraId="4534D308" w14:textId="77777777" w:rsidR="00FD25B7" w:rsidRPr="00AB1781" w:rsidRDefault="00FD25B7" w:rsidP="00F431B1">
      <w:pPr>
        <w:pStyle w:val="EnglishHangNoCoptic"/>
      </w:pPr>
      <w:r w:rsidRPr="00AB1781">
        <w:t>17 I will make the stock</w:t>
      </w:r>
      <w:r w:rsidRPr="00AB1781">
        <w:rPr>
          <w:rStyle w:val="FootnoteReference"/>
        </w:rPr>
        <w:footnoteReference w:id="447"/>
      </w:r>
      <w:r w:rsidRPr="00AB1781">
        <w:t xml:space="preserve"> of David nourish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448"/>
      </w:r>
      <w:r w:rsidRPr="00AB1781">
        <w:t xml:space="preserve"> for my Christ.</w:t>
      </w:r>
    </w:p>
    <w:p w14:paraId="4A49412B" w14:textId="77777777" w:rsidR="00FD25B7" w:rsidRPr="00AB1781" w:rsidRDefault="00FD25B7" w:rsidP="00F431B1">
      <w:pPr>
        <w:pStyle w:val="EnglishHangNoCoptic"/>
      </w:pPr>
      <w:r w:rsidRPr="00AB1781">
        <w:t>18 His enemies I will clothe with shame;</w:t>
      </w:r>
    </w:p>
    <w:p w14:paraId="7755E77C" w14:textId="77777777" w:rsidR="00FD25B7" w:rsidRPr="00F431B1" w:rsidRDefault="00FD25B7" w:rsidP="00F431B1">
      <w:pPr>
        <w:pStyle w:val="EnglishHangEndNoCoptic"/>
      </w:pPr>
      <w:r w:rsidRPr="00AB1781">
        <w:tab/>
        <w:t>but in Him my holiness will blossom.</w:t>
      </w:r>
    </w:p>
    <w:p w14:paraId="359E6A39" w14:textId="77777777" w:rsidR="00FD25B7" w:rsidRPr="00F431B1" w:rsidRDefault="00F431B1" w:rsidP="00BF0205">
      <w:pPr>
        <w:pStyle w:val="Heading4"/>
      </w:pPr>
      <w:bookmarkStart w:id="1017" w:name="_Ref411968095"/>
      <w:r>
        <w:t>Psalm</w:t>
      </w:r>
      <w:r w:rsidR="00FD25B7" w:rsidRPr="00AB1781">
        <w:t xml:space="preserve"> 132</w:t>
      </w:r>
      <w:r>
        <w:t>: Behold, how good and how delightful it is when brothers dwell together in unity</w:t>
      </w:r>
      <w:bookmarkEnd w:id="1017"/>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6B179F5"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FDA0B21" w14:textId="77777777" w:rsidR="00F14AA6" w:rsidRDefault="00B50C35" w:rsidP="00F431B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77777777" w:rsidR="00FD25B7" w:rsidRPr="00AB1781" w:rsidRDefault="00FD25B7" w:rsidP="00F431B1">
      <w:pPr>
        <w:pStyle w:val="EnglishHangNoCoptic"/>
      </w:pPr>
      <w:r w:rsidRPr="00AB1781">
        <w:t>Behold, how good and how delightful it is</w:t>
      </w:r>
    </w:p>
    <w:p w14:paraId="405323FE" w14:textId="77777777" w:rsidR="00FD25B7" w:rsidRPr="00AB1781" w:rsidRDefault="00FD25B7" w:rsidP="00F431B1">
      <w:pPr>
        <w:pStyle w:val="EnglishHangEndNoCoptic"/>
      </w:pPr>
      <w:r w:rsidRPr="00AB1781">
        <w:tab/>
        <w:t>when brothers dwell together in unity!</w:t>
      </w:r>
    </w:p>
    <w:p w14:paraId="50989B6B" w14:textId="77777777" w:rsidR="00FD25B7" w:rsidRPr="00AB1781" w:rsidRDefault="00FD25B7" w:rsidP="00F431B1">
      <w:pPr>
        <w:pStyle w:val="EnglishHangNoCoptic"/>
      </w:pPr>
      <w:r w:rsidRPr="00AB1781">
        <w:t>2 It is like the precious oil on the head</w:t>
      </w:r>
    </w:p>
    <w:p w14:paraId="098F310A" w14:textId="77777777" w:rsidR="00FD25B7" w:rsidRPr="00AB1781" w:rsidRDefault="00FD25B7" w:rsidP="00F431B1">
      <w:pPr>
        <w:pStyle w:val="EnglishHangNoCoptic"/>
      </w:pPr>
      <w:r w:rsidRPr="00AB1781">
        <w:tab/>
        <w:t>running down to the beard,</w:t>
      </w:r>
    </w:p>
    <w:p w14:paraId="555905F4" w14:textId="77777777" w:rsidR="00FD25B7" w:rsidRPr="00AB1781" w:rsidRDefault="00FD25B7" w:rsidP="00F431B1">
      <w:pPr>
        <w:pStyle w:val="EnglishHangNoCoptic"/>
      </w:pPr>
      <w:r w:rsidRPr="00AB1781">
        <w:tab/>
        <w:t>to Aaron’s beard,</w:t>
      </w:r>
    </w:p>
    <w:p w14:paraId="534639C1" w14:textId="77777777" w:rsidR="00FD25B7" w:rsidRPr="00AB1781" w:rsidRDefault="00FD25B7" w:rsidP="00F431B1">
      <w:pPr>
        <w:pStyle w:val="EnglishHangNoCoptic"/>
      </w:pPr>
      <w:r w:rsidRPr="00AB1781">
        <w:tab/>
        <w:t>running down to the edge of his garment.</w:t>
      </w:r>
    </w:p>
    <w:p w14:paraId="48229254" w14:textId="77777777" w:rsidR="00FD25B7" w:rsidRPr="00AB1781" w:rsidRDefault="00FD25B7" w:rsidP="00F431B1">
      <w:pPr>
        <w:pStyle w:val="EnglishHangEndNoCoptic"/>
      </w:pPr>
    </w:p>
    <w:p w14:paraId="71548BF6" w14:textId="77777777" w:rsidR="00FD25B7" w:rsidRPr="00AB1781" w:rsidRDefault="00FD25B7" w:rsidP="00F431B1">
      <w:pPr>
        <w:pStyle w:val="EnglishHangNoCoptic"/>
      </w:pPr>
      <w:r w:rsidRPr="00AB1781">
        <w:t>3 It is like the dew of Hermon</w:t>
      </w:r>
    </w:p>
    <w:p w14:paraId="538A4857" w14:textId="77777777" w:rsidR="00FD25B7" w:rsidRPr="00AB1781" w:rsidRDefault="00FD25B7" w:rsidP="00F431B1">
      <w:pPr>
        <w:pStyle w:val="EnglishHangNoCoptic"/>
      </w:pPr>
      <w:r w:rsidRPr="00AB1781">
        <w:tab/>
        <w:t>that descends on the mountains of Zion.</w:t>
      </w:r>
      <w:r w:rsidRPr="00AB1781">
        <w:rPr>
          <w:rStyle w:val="FootnoteReference"/>
        </w:rPr>
        <w:footnoteReference w:id="449"/>
      </w:r>
    </w:p>
    <w:p w14:paraId="7B0601B3" w14:textId="77777777" w:rsidR="00FD25B7" w:rsidRPr="00AB1781" w:rsidRDefault="00FD25B7" w:rsidP="00F431B1">
      <w:pPr>
        <w:pStyle w:val="EnglishHangNoCoptic"/>
      </w:pPr>
      <w:r w:rsidRPr="00AB1781">
        <w:tab/>
        <w:t>for there</w:t>
      </w:r>
      <w:r w:rsidRPr="00AB1781">
        <w:rPr>
          <w:rStyle w:val="FootnoteReference"/>
        </w:rPr>
        <w:footnoteReference w:id="450"/>
      </w:r>
      <w:r w:rsidRPr="00AB1781">
        <w:t xml:space="preserve"> the Lord has enjoined the blessing</w:t>
      </w:r>
    </w:p>
    <w:p w14:paraId="307C36E6" w14:textId="77777777" w:rsidR="00FD25B7" w:rsidRPr="00F431B1" w:rsidRDefault="00FD25B7" w:rsidP="00F431B1">
      <w:pPr>
        <w:pStyle w:val="EnglishHangEndNoCoptic"/>
      </w:pPr>
      <w:r w:rsidRPr="00AB1781">
        <w:tab/>
        <w:t>of eternal life.</w:t>
      </w:r>
    </w:p>
    <w:p w14:paraId="2852ED99" w14:textId="77777777" w:rsidR="00FD25B7" w:rsidRPr="00AB1781" w:rsidRDefault="00FD25B7" w:rsidP="00BF0205">
      <w:pPr>
        <w:pStyle w:val="Heading4"/>
      </w:pPr>
      <w:bookmarkStart w:id="1018" w:name="_Ref411968119"/>
      <w:r>
        <w:t>Psalm</w:t>
      </w:r>
      <w:r w:rsidRPr="00AB1781">
        <w:t xml:space="preserve"> 133</w:t>
      </w:r>
      <w:r>
        <w:t>: Behold now bless the Lord, all you slaves of the Lord</w:t>
      </w:r>
      <w:bookmarkEnd w:id="1018"/>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61369AF3"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27EA4BB5" w14:textId="77777777" w:rsidR="00F14AA6" w:rsidRDefault="00B50C35" w:rsidP="00FD25B7">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77777777" w:rsidR="00FD25B7" w:rsidRPr="00AB1781" w:rsidRDefault="00FD25B7" w:rsidP="00FD25B7">
      <w:pPr>
        <w:pStyle w:val="EnglishHangNoCoptic"/>
      </w:pPr>
      <w:r w:rsidRPr="00AB1781">
        <w:t>Behold now bless the Lord,</w:t>
      </w:r>
    </w:p>
    <w:p w14:paraId="4FF57567" w14:textId="77777777" w:rsidR="00FD25B7" w:rsidRPr="00AB1781" w:rsidRDefault="00FD25B7" w:rsidP="00FD25B7">
      <w:pPr>
        <w:pStyle w:val="EnglishHangNoCoptic"/>
      </w:pPr>
      <w:r w:rsidRPr="00AB1781">
        <w:tab/>
        <w:t>all you slaves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77777777" w:rsidR="00FD25B7" w:rsidRPr="00AB1781" w:rsidRDefault="00FD25B7" w:rsidP="00FD25B7">
      <w:pPr>
        <w:pStyle w:val="EnglishHangNoCoptic"/>
      </w:pPr>
      <w:r w:rsidRPr="00AB1781">
        <w:t>2 At night lift up your hands to the Holy of Holies,</w:t>
      </w:r>
      <w:r w:rsidRPr="00AB1781">
        <w:rPr>
          <w:rStyle w:val="FootnoteReference"/>
        </w:rPr>
        <w:footnoteReference w:id="451"/>
      </w:r>
    </w:p>
    <w:p w14:paraId="4A0C0244" w14:textId="77777777" w:rsidR="00FD25B7" w:rsidRPr="00AB1781" w:rsidRDefault="00FD25B7" w:rsidP="00FD25B7">
      <w:pPr>
        <w:pStyle w:val="EnglishHangEndNoCoptic"/>
      </w:pPr>
      <w:r w:rsidRPr="00AB1781">
        <w:tab/>
        <w:t>and bless the Lord.</w:t>
      </w:r>
    </w:p>
    <w:p w14:paraId="49BFBC13" w14:textId="77777777" w:rsidR="00FD25B7" w:rsidRPr="00AB1781" w:rsidRDefault="00FD25B7" w:rsidP="00FD25B7">
      <w:pPr>
        <w:pStyle w:val="EnglishHangNoCoptic"/>
      </w:pPr>
      <w:r w:rsidRPr="00AB1781">
        <w:t>3 May the Lord Who made heaven and earth</w:t>
      </w:r>
    </w:p>
    <w:p w14:paraId="5B9F08C8" w14:textId="77777777" w:rsidR="00FD25B7" w:rsidRDefault="00FD25B7" w:rsidP="00FD25B7">
      <w:pPr>
        <w:pStyle w:val="EnglishHangEndNoCoptic"/>
      </w:pPr>
      <w:r w:rsidRPr="00AB1781">
        <w:tab/>
        <w:t>bless you out of Zion.</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1019" w:name="_Ref435438658"/>
      <w:r w:rsidRPr="00AB1781">
        <w:t>K</w:t>
      </w:r>
      <w:r>
        <w:t>athisma</w:t>
      </w:r>
      <w:r w:rsidRPr="00AB1781">
        <w:t xml:space="preserve"> 1</w:t>
      </w:r>
      <w:r>
        <w:t>9</w:t>
      </w:r>
      <w:bookmarkEnd w:id="1019"/>
    </w:p>
    <w:p w14:paraId="7F20BF5D" w14:textId="77777777" w:rsidR="00E276C1" w:rsidRPr="00E276C1" w:rsidRDefault="00E276C1" w:rsidP="00BF0205">
      <w:pPr>
        <w:pStyle w:val="Heading4"/>
      </w:pPr>
      <w:r>
        <w:t>Psalm</w:t>
      </w:r>
      <w:r w:rsidRPr="00AB1781">
        <w:t xml:space="preserve"> 134</w:t>
      </w:r>
      <w:r>
        <w:t>: Praise the name of the Lord; praise the Lord, you slaves of His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77777777" w:rsidR="00E276C1" w:rsidRPr="00AB1781" w:rsidRDefault="00E276C1" w:rsidP="00E276C1">
      <w:pPr>
        <w:pStyle w:val="EnglishHangNoCoptic"/>
      </w:pPr>
      <w:r w:rsidRPr="00AB1781">
        <w:t>Praise the name of the Lord;</w:t>
      </w:r>
    </w:p>
    <w:p w14:paraId="7E38ED70" w14:textId="77777777" w:rsidR="00E276C1" w:rsidRPr="00AB1781" w:rsidRDefault="00E276C1" w:rsidP="00E276C1">
      <w:pPr>
        <w:pStyle w:val="EnglishHangEndNoCoptic"/>
      </w:pPr>
      <w:r w:rsidRPr="00AB1781">
        <w:tab/>
        <w:t>praise the Lord, you slaves of His,</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77777777" w:rsidR="00E276C1" w:rsidRPr="00AB1781" w:rsidRDefault="00E276C1" w:rsidP="00E276C1">
      <w:pPr>
        <w:pStyle w:val="EnglishHangEndNoCoptic"/>
      </w:pPr>
      <w:r w:rsidRPr="00AB1781">
        <w:tab/>
        <w:t>sing psalms to His name, for it is delightful.</w:t>
      </w:r>
    </w:p>
    <w:p w14:paraId="1C5AA5B6" w14:textId="77777777" w:rsidR="00E276C1" w:rsidRPr="00AB1781" w:rsidRDefault="00E276C1" w:rsidP="00E276C1">
      <w:pPr>
        <w:pStyle w:val="EnglishHangNoCoptic"/>
      </w:pPr>
      <w:r w:rsidRPr="00AB1781">
        <w:t>4 For the Lord has chosen Jacob for Himself,</w:t>
      </w:r>
    </w:p>
    <w:p w14:paraId="5C9407E3" w14:textId="77777777" w:rsidR="00E276C1" w:rsidRPr="00AB1781" w:rsidRDefault="00E276C1" w:rsidP="00E276C1">
      <w:pPr>
        <w:pStyle w:val="EnglishHangEndNoCoptic"/>
      </w:pPr>
      <w:r w:rsidRPr="00AB1781">
        <w:tab/>
        <w:t>and Israel for His own possession.</w:t>
      </w:r>
    </w:p>
    <w:p w14:paraId="35FF8853" w14:textId="77777777" w:rsidR="00E276C1" w:rsidRPr="00AB1781" w:rsidRDefault="00E276C1" w:rsidP="00E276C1">
      <w:pPr>
        <w:pStyle w:val="EnglishHangNoCoptic"/>
      </w:pPr>
      <w:r w:rsidRPr="00AB1781">
        <w:t>5 For I know that the Lord is great,</w:t>
      </w:r>
    </w:p>
    <w:p w14:paraId="271DB178" w14:textId="77777777" w:rsidR="00E276C1" w:rsidRPr="00AB1781" w:rsidRDefault="00E276C1" w:rsidP="00E276C1">
      <w:pPr>
        <w:pStyle w:val="EnglishHangEndNoCoptic"/>
      </w:pPr>
      <w:r w:rsidRPr="00AB1781">
        <w:tab/>
        <w:t>and that our Lord is above all gods.</w:t>
      </w:r>
    </w:p>
    <w:p w14:paraId="392E0FDA" w14:textId="77777777" w:rsidR="00E276C1" w:rsidRPr="00AB1781" w:rsidRDefault="00E276C1" w:rsidP="00E276C1">
      <w:pPr>
        <w:pStyle w:val="EnglishHangNoCoptic"/>
      </w:pPr>
      <w:r w:rsidRPr="00AB1781">
        <w:t>6 The Lord does whatever He likes,</w:t>
      </w:r>
    </w:p>
    <w:p w14:paraId="3722EE12" w14:textId="77777777" w:rsidR="00E276C1" w:rsidRPr="00AB1781" w:rsidRDefault="00E276C1" w:rsidP="00E276C1">
      <w:pPr>
        <w:pStyle w:val="EnglishHangNoCoptic"/>
      </w:pPr>
      <w:r w:rsidRPr="00AB1781">
        <w:tab/>
        <w:t>in heaven and on earth,</w:t>
      </w:r>
    </w:p>
    <w:p w14:paraId="5213F424" w14:textId="77777777" w:rsidR="00E276C1" w:rsidRPr="00E276C1" w:rsidRDefault="00E276C1" w:rsidP="00E276C1">
      <w:pPr>
        <w:pStyle w:val="EnglishHangEndNoCoptic"/>
      </w:pPr>
      <w:r w:rsidRPr="00AB1781">
        <w:tab/>
        <w:t>in the seas and in all the deeps.</w:t>
      </w:r>
    </w:p>
    <w:p w14:paraId="6289ED7B" w14:textId="77777777" w:rsidR="00E276C1" w:rsidRPr="00AB1781" w:rsidRDefault="00E276C1" w:rsidP="00E276C1">
      <w:pPr>
        <w:pStyle w:val="EnglishHangNoCoptic"/>
      </w:pPr>
      <w:r w:rsidRPr="00AB1781">
        <w:lastRenderedPageBreak/>
        <w:t>7 He brings up clouds from the ends of the earth;</w:t>
      </w:r>
    </w:p>
    <w:p w14:paraId="606870CE" w14:textId="77777777" w:rsidR="00E276C1" w:rsidRPr="00AB1781" w:rsidRDefault="00E276C1" w:rsidP="00E276C1">
      <w:pPr>
        <w:pStyle w:val="EnglishHangNoCoptic"/>
      </w:pPr>
      <w:r w:rsidRPr="00AB1781">
        <w:tab/>
        <w:t>He makes lightnings bring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77777777" w:rsidR="00E276C1" w:rsidRPr="00AB1781" w:rsidRDefault="00E276C1" w:rsidP="00E276C1">
      <w:pPr>
        <w:pStyle w:val="EnglishHangEndNoCoptic"/>
      </w:pPr>
      <w:r w:rsidRPr="00AB1781">
        <w:tab/>
        <w:t>roan and beast alike.</w:t>
      </w:r>
    </w:p>
    <w:p w14:paraId="20B47660" w14:textId="77777777" w:rsidR="00E276C1" w:rsidRPr="00AB1781" w:rsidRDefault="00E276C1" w:rsidP="00E276C1">
      <w:pPr>
        <w:pStyle w:val="EnglishHangNoCoptic"/>
      </w:pPr>
      <w:r w:rsidRPr="00AB1781">
        <w:t>9 He sent 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t>10 He struck many nations</w:t>
      </w:r>
    </w:p>
    <w:p w14:paraId="2D964875" w14:textId="77777777" w:rsidR="00E276C1" w:rsidRPr="00AB1781" w:rsidRDefault="00E276C1" w:rsidP="00E276C1">
      <w:pPr>
        <w:pStyle w:val="EnglishHangEndNoCoptic"/>
      </w:pPr>
      <w:r w:rsidRPr="00AB1781">
        <w:tab/>
        <w:t>and slew mighty kings:</w:t>
      </w:r>
    </w:p>
    <w:p w14:paraId="79667417" w14:textId="77777777" w:rsidR="00E276C1" w:rsidRPr="00AB1781" w:rsidRDefault="00E276C1" w:rsidP="00E276C1">
      <w:pPr>
        <w:pStyle w:val="EnglishHangNoCoptic"/>
      </w:pPr>
      <w:r w:rsidRPr="00AB1781">
        <w:t>11 Sehon, king of the Amorites,</w:t>
      </w:r>
    </w:p>
    <w:p w14:paraId="6A80810D" w14:textId="77777777" w:rsidR="00E276C1" w:rsidRPr="00AB1781" w:rsidRDefault="00E276C1" w:rsidP="00E276C1">
      <w:pPr>
        <w:pStyle w:val="EnglishHangNoCoptic"/>
      </w:pPr>
      <w:r w:rsidRPr="00AB1781">
        <w:tab/>
        <w:t>and Og, king of Bashan,</w:t>
      </w:r>
    </w:p>
    <w:p w14:paraId="5EE3C2BC" w14:textId="77777777" w:rsidR="00E276C1" w:rsidRPr="00AB1781" w:rsidRDefault="00E276C1" w:rsidP="00E276C1">
      <w:pPr>
        <w:pStyle w:val="EnglishHangEndNoCoptic"/>
      </w:pPr>
      <w:r w:rsidRPr="00AB1781">
        <w:tab/>
        <w:t>and all the kingdoms of Canaan.</w:t>
      </w:r>
    </w:p>
    <w:p w14:paraId="62B29F87" w14:textId="77777777" w:rsidR="00E276C1" w:rsidRPr="00AB1781" w:rsidRDefault="00E276C1" w:rsidP="00E276C1">
      <w:pPr>
        <w:pStyle w:val="EnglishHangNoCoptic"/>
      </w:pPr>
      <w:r w:rsidRPr="00AB1781">
        <w:t>12 And He gave their land as a heritage,</w:t>
      </w:r>
    </w:p>
    <w:p w14:paraId="799EFA32" w14:textId="77777777" w:rsidR="00E276C1" w:rsidRPr="00AB1781" w:rsidRDefault="00E276C1" w:rsidP="00E276C1">
      <w:pPr>
        <w:pStyle w:val="EnglishHangEndNoCoptic"/>
      </w:pPr>
      <w:r w:rsidRPr="00AB1781">
        <w:tab/>
        <w:t>a possession to His people Israel.</w:t>
      </w:r>
      <w:r w:rsidRPr="00AB1781">
        <w:rPr>
          <w:rStyle w:val="FootnoteReference"/>
        </w:rPr>
        <w:footnoteReference w:id="452"/>
      </w:r>
    </w:p>
    <w:p w14:paraId="62F14F8A" w14:textId="77777777" w:rsidR="00E276C1" w:rsidRPr="00AB1781" w:rsidRDefault="00E276C1" w:rsidP="00E276C1">
      <w:pPr>
        <w:pStyle w:val="EnglishHangNoCoptic"/>
      </w:pPr>
      <w:r w:rsidRPr="00AB1781">
        <w:t xml:space="preserve">13 O Lord, </w:t>
      </w:r>
      <w:r w:rsidR="00E570CB">
        <w:t>Your</w:t>
      </w:r>
      <w:r w:rsidRPr="00AB1781">
        <w:t xml:space="preserve"> name continues for ever,</w:t>
      </w:r>
    </w:p>
    <w:p w14:paraId="5E85593E" w14:textId="77777777" w:rsidR="00E276C1" w:rsidRPr="00AB1781" w:rsidRDefault="00E276C1" w:rsidP="00E276C1">
      <w:pPr>
        <w:pStyle w:val="EnglishHangEndNoCoptic"/>
      </w:pPr>
      <w:r w:rsidRPr="00AB1781">
        <w:tab/>
      </w:r>
      <w:r w:rsidR="00E570CB">
        <w:t>Your</w:t>
      </w:r>
      <w:r w:rsidRPr="00AB1781">
        <w:t xml:space="preserve"> fame from generation to generation.</w:t>
      </w:r>
    </w:p>
    <w:p w14:paraId="3CBD7FE2" w14:textId="77777777" w:rsidR="00E276C1" w:rsidRPr="00AB1781" w:rsidRDefault="00E276C1" w:rsidP="00E276C1">
      <w:pPr>
        <w:pStyle w:val="EnglishHangNoCoptic"/>
      </w:pPr>
      <w:r w:rsidRPr="00AB1781">
        <w:t>14 For the Lord will judge His people</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45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77777777" w:rsidR="00E276C1" w:rsidRPr="00AB1781" w:rsidRDefault="00E276C1" w:rsidP="00E276C1">
      <w:pPr>
        <w:pStyle w:val="EnglishHangNoCoptic"/>
      </w:pPr>
      <w:r w:rsidRPr="00AB1781">
        <w:t>16 They have mouths, yet cannot speak;</w:t>
      </w:r>
    </w:p>
    <w:p w14:paraId="72DC58F6" w14:textId="77777777" w:rsidR="00E276C1" w:rsidRPr="00AB1781" w:rsidRDefault="00E276C1" w:rsidP="00E276C1">
      <w:pPr>
        <w:pStyle w:val="EnglishHangEndNoCoptic"/>
      </w:pPr>
      <w:r w:rsidRPr="00AB1781">
        <w:tab/>
        <w:t>they have eyes, yet cannot see.</w:t>
      </w:r>
    </w:p>
    <w:p w14:paraId="0A4DBFC5" w14:textId="77777777" w:rsidR="00E276C1" w:rsidRPr="00AB1781" w:rsidRDefault="00E276C1" w:rsidP="00E276C1">
      <w:pPr>
        <w:pStyle w:val="EnglishHangNoCoptic"/>
      </w:pPr>
      <w:r w:rsidRPr="00AB1781">
        <w:t>17 They have ears, yet cannot hear;</w:t>
      </w:r>
    </w:p>
    <w:p w14:paraId="63C29958" w14:textId="77777777" w:rsidR="00E276C1" w:rsidRPr="00AB1781" w:rsidRDefault="00E276C1" w:rsidP="00E276C1">
      <w:pPr>
        <w:pStyle w:val="EnglishHangEndNoCoptic"/>
      </w:pPr>
      <w:r w:rsidRPr="00AB1781">
        <w:tab/>
        <w:t>never a breath is in their mouths.</w:t>
      </w:r>
    </w:p>
    <w:p w14:paraId="3B81A853" w14:textId="77777777" w:rsidR="00E276C1" w:rsidRPr="00AB1781" w:rsidRDefault="00E276C1" w:rsidP="00E276C1">
      <w:pPr>
        <w:pStyle w:val="EnglishHangNoCoptic"/>
      </w:pPr>
      <w:r w:rsidRPr="00AB1781">
        <w:t>18 Let those who make them be like them,</w:t>
      </w:r>
    </w:p>
    <w:p w14:paraId="78234C72" w14:textId="77777777" w:rsidR="00E276C1" w:rsidRPr="00AB1781" w:rsidRDefault="00E276C1" w:rsidP="00E276C1">
      <w:pPr>
        <w:pStyle w:val="EnglishHangEndNoCoptic"/>
      </w:pPr>
      <w:r w:rsidRPr="00AB1781">
        <w:tab/>
        <w:t>and all who trust in them.</w:t>
      </w:r>
    </w:p>
    <w:p w14:paraId="7D389883" w14:textId="77777777" w:rsidR="00E276C1" w:rsidRPr="00AB1781" w:rsidRDefault="00E276C1" w:rsidP="00E276C1">
      <w:pPr>
        <w:pStyle w:val="EnglishHangNoCoptic"/>
      </w:pPr>
      <w:r w:rsidRPr="00AB1781">
        <w:t>19 Bless the Lord, O house of Israel;</w:t>
      </w:r>
    </w:p>
    <w:p w14:paraId="7F3FD764" w14:textId="77777777" w:rsidR="00E276C1" w:rsidRPr="00AB1781" w:rsidRDefault="00E276C1" w:rsidP="00E276C1">
      <w:pPr>
        <w:pStyle w:val="EnglishHangEndNoCoptic"/>
      </w:pPr>
      <w:r w:rsidRPr="00AB1781">
        <w:tab/>
        <w:t>bless the Lord, O house of</w:t>
      </w:r>
      <w:r>
        <w:t xml:space="preserve"> </w:t>
      </w:r>
      <w:r w:rsidRPr="00AB1781">
        <w:t>Aaron!</w:t>
      </w:r>
    </w:p>
    <w:p w14:paraId="4F3716A1" w14:textId="77777777" w:rsidR="00E276C1" w:rsidRPr="00AB1781" w:rsidRDefault="00E276C1" w:rsidP="00E276C1">
      <w:pPr>
        <w:pStyle w:val="EnglishHangNoCoptic"/>
      </w:pPr>
      <w:r w:rsidRPr="00AB1781">
        <w:t>20 Bless the Lord, O house of Levi;</w:t>
      </w:r>
    </w:p>
    <w:p w14:paraId="0F6C0FB5" w14:textId="77777777" w:rsidR="00E276C1" w:rsidRPr="00AB1781" w:rsidRDefault="00E276C1" w:rsidP="00E276C1">
      <w:pPr>
        <w:pStyle w:val="EnglishHangEndNoCoptic"/>
      </w:pPr>
      <w:r w:rsidRPr="00AB1781">
        <w:tab/>
        <w:t>you who fear the Lord, bless the Lord!</w:t>
      </w:r>
    </w:p>
    <w:p w14:paraId="3FA357D7" w14:textId="77777777" w:rsidR="00E276C1" w:rsidRPr="00AB1781" w:rsidRDefault="00E276C1" w:rsidP="00E276C1">
      <w:pPr>
        <w:pStyle w:val="EnglishHangNoCoptic"/>
      </w:pPr>
      <w:r w:rsidRPr="00AB1781">
        <w:lastRenderedPageBreak/>
        <w:t>21 Blessed be the Lord from Zion,</w:t>
      </w:r>
    </w:p>
    <w:p w14:paraId="786D98B6" w14:textId="77777777" w:rsidR="00E276C1" w:rsidRPr="00E276C1" w:rsidRDefault="00E276C1" w:rsidP="00E276C1">
      <w:pPr>
        <w:pStyle w:val="EnglishHangEndNoCoptic"/>
      </w:pPr>
      <w:r w:rsidRPr="00AB1781">
        <w:tab/>
        <w:t>Who dwells in Jerusalem.</w:t>
      </w:r>
    </w:p>
    <w:p w14:paraId="1F887482" w14:textId="77777777" w:rsidR="00E276C1" w:rsidRPr="00E276C1" w:rsidRDefault="00E276C1" w:rsidP="00BF0205">
      <w:pPr>
        <w:pStyle w:val="Heading4"/>
      </w:pPr>
      <w:r>
        <w:t>Psalm</w:t>
      </w:r>
      <w:r w:rsidRPr="00AB1781">
        <w:t xml:space="preserve"> 135</w:t>
      </w:r>
      <w:r>
        <w:t>: Give thanks to the Lord, He is good; His mercy is eternal</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454"/>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Crowning Wonder: The Bread of Life</w:t>
      </w:r>
    </w:p>
    <w:p w14:paraId="5C10B8A3" w14:textId="77777777" w:rsidR="00086B05" w:rsidRDefault="00086B05" w:rsidP="00E276C1">
      <w:pPr>
        <w:pStyle w:val="Rubric"/>
      </w:pPr>
      <w:r>
        <w:fldChar w:fldCharType="begin"/>
      </w:r>
      <w:r>
        <w:instrText xml:space="preserve"> REF _Ref434580757 \h </w:instrText>
      </w:r>
      <w:r>
        <w:fldChar w:fldCharType="separate"/>
      </w:r>
      <w:r w:rsidR="00B50C35">
        <w:t>The Second Canticle: Psalm 135</w:t>
      </w:r>
      <w:r>
        <w:fldChar w:fldCharType="end"/>
      </w:r>
      <w:r>
        <w:t xml:space="preserve">, page </w:t>
      </w:r>
      <w:r>
        <w:fldChar w:fldCharType="begin"/>
      </w:r>
      <w:r>
        <w:instrText xml:space="preserve"> PAGEREF _Ref434580763 \h </w:instrText>
      </w:r>
      <w:r>
        <w:fldChar w:fldCharType="separate"/>
      </w:r>
      <w:r w:rsidR="00B50C35">
        <w:rPr>
          <w:noProof/>
        </w:rPr>
        <w:t>86</w:t>
      </w:r>
      <w:r>
        <w:fldChar w:fldCharType="end"/>
      </w:r>
      <w:r>
        <w:t>.</w:t>
      </w:r>
    </w:p>
    <w:p w14:paraId="0888384F" w14:textId="77777777" w:rsidR="00E276C1" w:rsidRPr="00AB1781" w:rsidRDefault="00E276C1" w:rsidP="00E276C1">
      <w:pPr>
        <w:pStyle w:val="Rubric"/>
      </w:pPr>
      <w:r w:rsidRPr="00AB1781">
        <w:t>1 (Alleluia)</w:t>
      </w:r>
    </w:p>
    <w:p w14:paraId="6CE4E22C" w14:textId="77777777" w:rsidR="00E276C1" w:rsidRPr="00AB1781" w:rsidRDefault="00E276C1" w:rsidP="00E276C1">
      <w:pPr>
        <w:pStyle w:val="EnglishHangNoCoptic"/>
      </w:pPr>
      <w:r w:rsidRPr="00AB1781">
        <w:t>Give thanks to the Lord, He is good;</w:t>
      </w:r>
    </w:p>
    <w:p w14:paraId="23C5AA06" w14:textId="77777777" w:rsidR="00E276C1" w:rsidRPr="00AB1781" w:rsidRDefault="00E276C1" w:rsidP="00E276C1">
      <w:pPr>
        <w:pStyle w:val="EnglishHangEndNoCoptic"/>
      </w:pPr>
      <w:r w:rsidRPr="00AB1781">
        <w:tab/>
        <w:t>His mercy</w:t>
      </w:r>
      <w:r w:rsidRPr="00AB1781">
        <w:rPr>
          <w:rStyle w:val="FootnoteReference"/>
        </w:rPr>
        <w:footnoteReference w:id="455"/>
      </w:r>
      <w:r w:rsidRPr="00AB1781">
        <w:t xml:space="preserve"> is eternal.</w:t>
      </w:r>
    </w:p>
    <w:p w14:paraId="71185B5A" w14:textId="77777777" w:rsidR="00E276C1" w:rsidRPr="00AB1781" w:rsidRDefault="00E276C1" w:rsidP="00E276C1">
      <w:pPr>
        <w:pStyle w:val="EnglishHangNoCoptic"/>
      </w:pPr>
      <w:r w:rsidRPr="00AB1781">
        <w:t>2 Give thanks to the God of gods;</w:t>
      </w:r>
    </w:p>
    <w:p w14:paraId="4E758E38" w14:textId="77777777" w:rsidR="00E276C1" w:rsidRPr="00AB1781" w:rsidRDefault="00E276C1" w:rsidP="00E276C1">
      <w:pPr>
        <w:pStyle w:val="EngIndEnd"/>
      </w:pPr>
      <w:r w:rsidRPr="00AB1781">
        <w:tab/>
        <w:t>His mercy is eternal.</w:t>
      </w:r>
    </w:p>
    <w:p w14:paraId="0EDDE45F" w14:textId="77777777" w:rsidR="00E276C1" w:rsidRPr="00AB1781" w:rsidRDefault="00E276C1" w:rsidP="00E276C1">
      <w:pPr>
        <w:pStyle w:val="EnglishHangNoCoptic"/>
      </w:pPr>
      <w:r w:rsidRPr="00AB1781">
        <w:t>3 Give thanks to the Lord of Lords;</w:t>
      </w:r>
    </w:p>
    <w:p w14:paraId="718EC4CF" w14:textId="77777777" w:rsidR="00E276C1" w:rsidRPr="00AB1781" w:rsidRDefault="00E276C1" w:rsidP="00E276C1">
      <w:pPr>
        <w:pStyle w:val="EnglishHangEndNoCoptic"/>
      </w:pPr>
      <w:r w:rsidRPr="00AB1781">
        <w:tab/>
        <w:t>His mercy is eternal.</w:t>
      </w:r>
    </w:p>
    <w:p w14:paraId="0D21312A" w14:textId="77777777" w:rsidR="00E276C1" w:rsidRPr="00AB1781" w:rsidRDefault="00E276C1" w:rsidP="00E276C1">
      <w:pPr>
        <w:pStyle w:val="EnglishHangNoCoptic"/>
      </w:pPr>
      <w:r w:rsidRPr="00AB1781">
        <w:t>4 To Him who alone does great wonders;</w:t>
      </w:r>
    </w:p>
    <w:p w14:paraId="4D67C464" w14:textId="77777777" w:rsidR="00E276C1" w:rsidRPr="00AB1781" w:rsidRDefault="00E276C1" w:rsidP="00E276C1">
      <w:pPr>
        <w:pStyle w:val="EnglishHangEndNoCoptic"/>
      </w:pPr>
      <w:r w:rsidRPr="00AB1781">
        <w:tab/>
        <w:t>His mercy is eternal.</w:t>
      </w:r>
    </w:p>
    <w:p w14:paraId="20E609A5" w14:textId="77777777" w:rsidR="00E276C1" w:rsidRPr="00AB1781" w:rsidRDefault="00E276C1" w:rsidP="00E276C1">
      <w:pPr>
        <w:pStyle w:val="EnglishHangNoCoptic"/>
      </w:pPr>
      <w:r w:rsidRPr="00AB1781">
        <w:t>5 To Him Who made the heavens in wisdom;</w:t>
      </w:r>
    </w:p>
    <w:p w14:paraId="340CC633" w14:textId="77777777" w:rsidR="00E276C1" w:rsidRPr="00AB1781" w:rsidRDefault="00E276C1" w:rsidP="00E276C1">
      <w:pPr>
        <w:pStyle w:val="EnglishHangEndNoCoptic"/>
      </w:pPr>
      <w:r w:rsidRPr="00AB1781">
        <w:tab/>
        <w:t>His mercy is eternal.</w:t>
      </w:r>
    </w:p>
    <w:p w14:paraId="691C6266" w14:textId="77777777" w:rsidR="00E276C1" w:rsidRPr="00AB1781" w:rsidRDefault="00E276C1" w:rsidP="00E276C1">
      <w:pPr>
        <w:pStyle w:val="EnglishHangNoCoptic"/>
      </w:pPr>
      <w:r w:rsidRPr="00AB1781">
        <w:t>6 To Him Who poised the earth on the waters;</w:t>
      </w:r>
    </w:p>
    <w:p w14:paraId="00F7D506" w14:textId="77777777" w:rsidR="00E276C1" w:rsidRPr="00AB1781" w:rsidRDefault="00E276C1" w:rsidP="00E276C1">
      <w:pPr>
        <w:pStyle w:val="EnglishHangEndNoCoptic"/>
      </w:pPr>
      <w:r w:rsidRPr="00AB1781">
        <w:tab/>
        <w:t>His mercy is eternal.</w:t>
      </w:r>
    </w:p>
    <w:p w14:paraId="3EB40539" w14:textId="77777777" w:rsidR="00E276C1" w:rsidRPr="00AB1781" w:rsidRDefault="00E276C1" w:rsidP="00E276C1">
      <w:pPr>
        <w:pStyle w:val="EnglishHangNoCoptic"/>
      </w:pPr>
      <w:r w:rsidRPr="00AB1781">
        <w:t>7 To Him Who alone made the great lights;</w:t>
      </w:r>
    </w:p>
    <w:p w14:paraId="1B391E79" w14:textId="77777777" w:rsidR="00E276C1" w:rsidRPr="00AB1781" w:rsidRDefault="00E276C1" w:rsidP="00E276C1">
      <w:pPr>
        <w:pStyle w:val="EnglishHangEndNoCoptic"/>
      </w:pPr>
      <w:r w:rsidRPr="00AB1781">
        <w:tab/>
        <w:t>His mercy is eternal.</w:t>
      </w:r>
    </w:p>
    <w:p w14:paraId="7952C0D3" w14:textId="77777777" w:rsidR="00E276C1" w:rsidRPr="00AB1781" w:rsidRDefault="00E276C1" w:rsidP="00E276C1">
      <w:pPr>
        <w:pStyle w:val="EnglishHangNoCoptic"/>
      </w:pPr>
      <w:r w:rsidRPr="00AB1781">
        <w:t>8 The sun to rule the day;</w:t>
      </w:r>
    </w:p>
    <w:p w14:paraId="76BC59AE" w14:textId="77777777" w:rsidR="00E276C1" w:rsidRPr="00AB1781" w:rsidRDefault="00E276C1" w:rsidP="00E276C1">
      <w:pPr>
        <w:pStyle w:val="EnglishHangEndNoCoptic"/>
      </w:pPr>
      <w:r w:rsidRPr="00AB1781">
        <w:tab/>
        <w:t>His mercy is eternal.</w:t>
      </w:r>
    </w:p>
    <w:p w14:paraId="32C9724E" w14:textId="77777777" w:rsidR="00E276C1" w:rsidRPr="00AB1781" w:rsidRDefault="00E276C1" w:rsidP="00E276C1">
      <w:pPr>
        <w:pStyle w:val="EnglishHangNoCoptic"/>
      </w:pPr>
      <w:r w:rsidRPr="00AB1781">
        <w:t>9 The moon and the stars to rule the night;</w:t>
      </w:r>
    </w:p>
    <w:p w14:paraId="7532EB2E" w14:textId="77777777" w:rsidR="00E276C1" w:rsidRPr="00AB1781" w:rsidRDefault="00E276C1" w:rsidP="00E276C1">
      <w:pPr>
        <w:pStyle w:val="EnglishHangEndNoCoptic"/>
      </w:pPr>
      <w:r w:rsidRPr="00AB1781">
        <w:tab/>
        <w:t>His mercy is eternal.</w:t>
      </w:r>
    </w:p>
    <w:p w14:paraId="3D75438A" w14:textId="77777777" w:rsidR="00E276C1" w:rsidRPr="00AB1781" w:rsidRDefault="00E276C1" w:rsidP="00E276C1">
      <w:pPr>
        <w:pStyle w:val="EnglishHangNoCoptic"/>
      </w:pPr>
      <w:r w:rsidRPr="00AB1781">
        <w:t>10 Who struck Egypt with their firstborn;</w:t>
      </w:r>
    </w:p>
    <w:p w14:paraId="56ACDA7A" w14:textId="77777777" w:rsidR="00E276C1" w:rsidRPr="00AB1781" w:rsidRDefault="00E276C1" w:rsidP="00E276C1">
      <w:pPr>
        <w:pStyle w:val="EnglishHangEndNoCoptic"/>
      </w:pPr>
      <w:r w:rsidRPr="00AB1781">
        <w:tab/>
        <w:t>His mercy is eternal.</w:t>
      </w:r>
    </w:p>
    <w:p w14:paraId="40464FE4" w14:textId="77777777" w:rsidR="00E276C1" w:rsidRPr="00AB1781" w:rsidRDefault="00E276C1" w:rsidP="00E276C1">
      <w:pPr>
        <w:pStyle w:val="EnglishHangNoCoptic"/>
      </w:pPr>
      <w:r w:rsidRPr="00AB1781">
        <w:t>11 And brought out Israel from among them;</w:t>
      </w:r>
    </w:p>
    <w:p w14:paraId="6473A1F0" w14:textId="77777777" w:rsidR="00E276C1" w:rsidRPr="00AB1781" w:rsidRDefault="00E276C1" w:rsidP="00E276C1">
      <w:pPr>
        <w:pStyle w:val="EnglishHangEndNoCoptic"/>
      </w:pPr>
      <w:r w:rsidRPr="00AB1781">
        <w:tab/>
        <w:t>His mercy is eternal.</w:t>
      </w:r>
    </w:p>
    <w:p w14:paraId="4318524C" w14:textId="77777777" w:rsidR="00E276C1" w:rsidRPr="00AB1781" w:rsidRDefault="00E276C1" w:rsidP="00E276C1">
      <w:pPr>
        <w:pStyle w:val="EnglishHangNoCoptic"/>
      </w:pPr>
      <w:r w:rsidRPr="00AB1781">
        <w:lastRenderedPageBreak/>
        <w:t>12 With a strong hand and a high arm;</w:t>
      </w:r>
    </w:p>
    <w:p w14:paraId="171A0CD9" w14:textId="77777777" w:rsidR="00E276C1" w:rsidRPr="00AB1781" w:rsidRDefault="00E276C1" w:rsidP="00E276C1">
      <w:pPr>
        <w:pStyle w:val="EnglishHangEndNoCoptic"/>
      </w:pPr>
      <w:r w:rsidRPr="00AB1781">
        <w:tab/>
        <w:t>His mercy is eternal.</w:t>
      </w:r>
    </w:p>
    <w:p w14:paraId="5D6B8F23" w14:textId="77777777" w:rsidR="00E276C1" w:rsidRPr="00AB1781" w:rsidRDefault="00E276C1" w:rsidP="00E276C1">
      <w:pPr>
        <w:pStyle w:val="EnglishHangNoCoptic"/>
      </w:pPr>
      <w:r w:rsidRPr="00AB1781">
        <w:t>13 To Him Who divided the Red Sea in two;</w:t>
      </w:r>
    </w:p>
    <w:p w14:paraId="025F154C" w14:textId="77777777" w:rsidR="00E276C1" w:rsidRPr="00AB1781" w:rsidRDefault="00E276C1" w:rsidP="00E276C1">
      <w:pPr>
        <w:pStyle w:val="EnglishHangEndNoCoptic"/>
      </w:pPr>
      <w:r w:rsidRPr="00AB1781">
        <w:tab/>
        <w:t>His mercy is eternal.</w:t>
      </w:r>
    </w:p>
    <w:p w14:paraId="14C0C773" w14:textId="77777777" w:rsidR="00E276C1" w:rsidRPr="00AB1781" w:rsidRDefault="00E276C1" w:rsidP="00E276C1">
      <w:pPr>
        <w:pStyle w:val="EnglishHangNoCoptic"/>
      </w:pPr>
      <w:r w:rsidRPr="00AB1781">
        <w:t>14 And led Israel through the midst of it;</w:t>
      </w:r>
    </w:p>
    <w:p w14:paraId="42B03B28" w14:textId="77777777" w:rsidR="00E276C1" w:rsidRPr="00AB1781" w:rsidRDefault="00E276C1" w:rsidP="00E276C1">
      <w:pPr>
        <w:pStyle w:val="EnglishHangEndNoCoptic"/>
      </w:pPr>
      <w:r w:rsidRPr="00AB1781">
        <w:tab/>
        <w:t>His mercy is eternal.</w:t>
      </w:r>
    </w:p>
    <w:p w14:paraId="7DDA36BC" w14:textId="77777777" w:rsidR="00E276C1" w:rsidRPr="00AB1781" w:rsidRDefault="00E276C1" w:rsidP="00E276C1">
      <w:pPr>
        <w:pStyle w:val="EnglishHangNoCoptic"/>
      </w:pPr>
      <w:r w:rsidRPr="00AB1781">
        <w:t>15 But shook off Pharaoh and his army into the Red Sea;</w:t>
      </w:r>
    </w:p>
    <w:p w14:paraId="3772B5E5" w14:textId="77777777" w:rsidR="00E276C1" w:rsidRPr="00AB1781" w:rsidRDefault="00E276C1" w:rsidP="00E276C1">
      <w:pPr>
        <w:pStyle w:val="EnglishHangEndNoCoptic"/>
      </w:pPr>
      <w:r w:rsidRPr="00AB1781">
        <w:tab/>
        <w:t>His mercy is eternal.</w:t>
      </w:r>
    </w:p>
    <w:p w14:paraId="46B8E5BD" w14:textId="77777777" w:rsidR="00E276C1" w:rsidRPr="00AB1781" w:rsidRDefault="00E276C1" w:rsidP="00E276C1">
      <w:pPr>
        <w:pStyle w:val="EnglishHangNoCoptic"/>
      </w:pPr>
      <w:r w:rsidRPr="00AB1781">
        <w:t>16 To Him Who led His people in the wilderness;</w:t>
      </w:r>
    </w:p>
    <w:p w14:paraId="3E524B71" w14:textId="77777777" w:rsidR="00E276C1" w:rsidRPr="00E276C1" w:rsidRDefault="00E276C1" w:rsidP="00E276C1">
      <w:pPr>
        <w:pStyle w:val="EnglishHangEndNoCoptic"/>
      </w:pPr>
      <w:r w:rsidRPr="00AB1781">
        <w:tab/>
        <w:t>His mercy is eternal.</w:t>
      </w:r>
    </w:p>
    <w:p w14:paraId="76250856" w14:textId="77777777" w:rsidR="00E276C1" w:rsidRPr="00AB1781" w:rsidRDefault="00E276C1" w:rsidP="00E276C1">
      <w:pPr>
        <w:pStyle w:val="EnglishHangNoCoptic"/>
      </w:pPr>
      <w:r w:rsidRPr="00AB1781">
        <w:t>17 To Him Who struck great kings;</w:t>
      </w:r>
    </w:p>
    <w:p w14:paraId="05BDC6BA" w14:textId="77777777" w:rsidR="00E276C1" w:rsidRPr="00AB1781" w:rsidRDefault="00E276C1" w:rsidP="00E276C1">
      <w:pPr>
        <w:pStyle w:val="EnglishHangEndNoCoptic"/>
      </w:pPr>
      <w:r w:rsidRPr="00AB1781">
        <w:tab/>
        <w:t>His mercy is eternal.</w:t>
      </w:r>
    </w:p>
    <w:p w14:paraId="5C7D8E3B" w14:textId="77777777" w:rsidR="00E276C1" w:rsidRPr="00AB1781" w:rsidRDefault="00E276C1" w:rsidP="00E276C1">
      <w:pPr>
        <w:pStyle w:val="EnglishHangNoCoptic"/>
      </w:pPr>
      <w:r w:rsidRPr="00AB1781">
        <w:t>18 And slew mighty kings;</w:t>
      </w:r>
    </w:p>
    <w:p w14:paraId="57C66445" w14:textId="77777777" w:rsidR="00E276C1" w:rsidRPr="00AB1781" w:rsidRDefault="00E276C1" w:rsidP="00E276C1">
      <w:pPr>
        <w:pStyle w:val="EnglishHangEndNoCoptic"/>
      </w:pPr>
      <w:r w:rsidRPr="00AB1781">
        <w:tab/>
        <w:t>His mercy is eternal.</w:t>
      </w:r>
    </w:p>
    <w:p w14:paraId="7101880D" w14:textId="77777777" w:rsidR="00E276C1" w:rsidRPr="00AB1781" w:rsidRDefault="00E276C1" w:rsidP="00E276C1">
      <w:pPr>
        <w:pStyle w:val="EnglishHangNoCoptic"/>
      </w:pPr>
      <w:r w:rsidRPr="00AB1781">
        <w:t>19 Sehon, King of the Amorites;</w:t>
      </w:r>
    </w:p>
    <w:p w14:paraId="62CD4485" w14:textId="77777777" w:rsidR="00E276C1" w:rsidRPr="00AB1781" w:rsidRDefault="00E276C1" w:rsidP="00E276C1">
      <w:pPr>
        <w:pStyle w:val="EnglishHangEndNoCoptic"/>
      </w:pPr>
      <w:r w:rsidRPr="00AB1781">
        <w:tab/>
        <w:t>His mercy is eternal.</w:t>
      </w:r>
    </w:p>
    <w:p w14:paraId="77CA8E6F" w14:textId="77777777" w:rsidR="00E276C1" w:rsidRPr="00AB1781" w:rsidRDefault="00E276C1" w:rsidP="00E276C1">
      <w:pPr>
        <w:pStyle w:val="EnglishHangNoCoptic"/>
      </w:pPr>
      <w:r w:rsidRPr="00AB1781">
        <w:t>20 And Og, King of Bashan;</w:t>
      </w:r>
    </w:p>
    <w:p w14:paraId="30C73CA6" w14:textId="77777777" w:rsidR="00E276C1" w:rsidRPr="00AB1781" w:rsidRDefault="00E276C1" w:rsidP="00E276C1">
      <w:pPr>
        <w:pStyle w:val="EnglishHangEndNoCoptic"/>
      </w:pPr>
      <w:r w:rsidRPr="00AB1781">
        <w:tab/>
        <w:t>His mercy is eternal.</w:t>
      </w:r>
    </w:p>
    <w:p w14:paraId="666E7DC0" w14:textId="77777777" w:rsidR="00E276C1" w:rsidRPr="00AB1781" w:rsidRDefault="00E276C1" w:rsidP="00E276C1">
      <w:pPr>
        <w:pStyle w:val="EnglishHangNoCoptic"/>
      </w:pPr>
      <w:r w:rsidRPr="00AB1781">
        <w:t>21 And gave their land as a heritage;</w:t>
      </w:r>
    </w:p>
    <w:p w14:paraId="37DB1999" w14:textId="77777777" w:rsidR="00E276C1" w:rsidRPr="00AB1781" w:rsidRDefault="00E276C1" w:rsidP="00E276C1">
      <w:pPr>
        <w:pStyle w:val="EnglishHangEndNoCoptic"/>
      </w:pPr>
      <w:r w:rsidRPr="00AB1781">
        <w:tab/>
        <w:t>His mercy is eternal.</w:t>
      </w:r>
    </w:p>
    <w:p w14:paraId="6B71DD2B" w14:textId="77777777" w:rsidR="00E276C1" w:rsidRPr="00AB1781" w:rsidRDefault="00E276C1" w:rsidP="00E276C1">
      <w:pPr>
        <w:pStyle w:val="EnglishHangNoCoptic"/>
      </w:pPr>
      <w:r w:rsidRPr="00AB1781">
        <w:t>22 A possession to His servant Israel;</w:t>
      </w:r>
    </w:p>
    <w:p w14:paraId="0A3EAB9E" w14:textId="77777777" w:rsidR="00E276C1" w:rsidRPr="00AB1781" w:rsidRDefault="00E276C1" w:rsidP="00E276C1">
      <w:pPr>
        <w:pStyle w:val="EnglishHangEndNoCoptic"/>
      </w:pPr>
      <w:r w:rsidRPr="00AB1781">
        <w:tab/>
        <w:t>His mercy is eternal.</w:t>
      </w:r>
    </w:p>
    <w:p w14:paraId="214A7C94" w14:textId="77777777" w:rsidR="00E276C1" w:rsidRPr="00AB1781" w:rsidRDefault="00E276C1" w:rsidP="00E276C1">
      <w:pPr>
        <w:pStyle w:val="EnglishHangNoCoptic"/>
      </w:pPr>
      <w:r w:rsidRPr="00AB1781">
        <w:t>23 For the Lord remembers us in our abasement;</w:t>
      </w:r>
    </w:p>
    <w:p w14:paraId="419A0BBD" w14:textId="77777777" w:rsidR="00E276C1" w:rsidRPr="00AB1781" w:rsidRDefault="00E276C1" w:rsidP="00E276C1">
      <w:pPr>
        <w:pStyle w:val="EnglishHangEndNoCoptic"/>
      </w:pPr>
      <w:r w:rsidRPr="00AB1781">
        <w:tab/>
        <w:t>His mercy is eternal.</w:t>
      </w:r>
    </w:p>
    <w:p w14:paraId="4DC1208F" w14:textId="77777777" w:rsidR="00E276C1" w:rsidRPr="00AB1781" w:rsidRDefault="00E276C1" w:rsidP="00E276C1">
      <w:pPr>
        <w:pStyle w:val="EnglishHangNoCoptic"/>
      </w:pPr>
      <w:r w:rsidRPr="00AB1781">
        <w:t>24 And redeems us from our enemies;</w:t>
      </w:r>
    </w:p>
    <w:p w14:paraId="050AF20F" w14:textId="77777777" w:rsidR="00E276C1" w:rsidRPr="00AB1781" w:rsidRDefault="00E276C1" w:rsidP="00E276C1">
      <w:pPr>
        <w:pStyle w:val="EnglishHangEndNoCoptic"/>
      </w:pPr>
      <w:r w:rsidRPr="00AB1781">
        <w:tab/>
        <w:t>His mercy is eternal.</w:t>
      </w:r>
    </w:p>
    <w:p w14:paraId="0FF4D057" w14:textId="77777777" w:rsidR="00E276C1" w:rsidRPr="00AB1781" w:rsidRDefault="00E276C1" w:rsidP="00E276C1">
      <w:pPr>
        <w:pStyle w:val="EnglishHangNoCoptic"/>
      </w:pPr>
      <w:r w:rsidRPr="00AB1781">
        <w:t>25 Who gives food to all flesh;</w:t>
      </w:r>
    </w:p>
    <w:p w14:paraId="3DE9577F" w14:textId="77777777" w:rsidR="00E276C1" w:rsidRPr="00AB1781" w:rsidRDefault="00E276C1" w:rsidP="00E276C1">
      <w:pPr>
        <w:pStyle w:val="EnglishHangEndNoCoptic"/>
      </w:pPr>
      <w:r w:rsidRPr="00AB1781">
        <w:tab/>
        <w:t>His mercy is eternal.</w:t>
      </w:r>
    </w:p>
    <w:p w14:paraId="3BCE7E53" w14:textId="77777777" w:rsidR="00E276C1" w:rsidRPr="00AB1781" w:rsidRDefault="00E276C1" w:rsidP="00E276C1">
      <w:pPr>
        <w:pStyle w:val="EnglishHangNoCoptic"/>
      </w:pPr>
      <w:r w:rsidRPr="00AB1781">
        <w:t>26 O give thanks to the God of Heaven;</w:t>
      </w:r>
    </w:p>
    <w:p w14:paraId="7BD11229" w14:textId="77777777" w:rsidR="00E276C1" w:rsidRPr="00E276C1" w:rsidRDefault="00E276C1" w:rsidP="00E276C1">
      <w:pPr>
        <w:pStyle w:val="EnglishHangEndNoCoptic"/>
      </w:pPr>
      <w:r w:rsidRPr="00AB1781">
        <w:tab/>
        <w:t>His mercy is eternal.</w:t>
      </w:r>
    </w:p>
    <w:p w14:paraId="1EB2B132" w14:textId="77777777" w:rsidR="00E276C1" w:rsidRPr="00E276C1" w:rsidRDefault="00E276C1" w:rsidP="00BF0205">
      <w:pPr>
        <w:pStyle w:val="Heading4"/>
      </w:pPr>
      <w:bookmarkStart w:id="1020" w:name="_Ref411968136"/>
      <w:r>
        <w:lastRenderedPageBreak/>
        <w:t>Psalm</w:t>
      </w:r>
      <w:r w:rsidRPr="00AB1781">
        <w:t xml:space="preserve"> 136</w:t>
      </w:r>
      <w:r>
        <w:t>: By the rivers of Babylon we sat down and wept</w:t>
      </w:r>
      <w:bookmarkEnd w:id="1020"/>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5A88E2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0B05EA8" w14:textId="77777777" w:rsidR="00F14AA6" w:rsidRDefault="00B50C35" w:rsidP="00F14AA6">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192C2FA5" w14:textId="77777777" w:rsidR="00E276C1" w:rsidRPr="00AB1781" w:rsidRDefault="00E276C1" w:rsidP="00E276C1">
      <w:pPr>
        <w:pStyle w:val="EnglishHangNoCoptic"/>
      </w:pPr>
      <w:r w:rsidRPr="00AB1781">
        <w:t>1 By the rivers of Babylon</w:t>
      </w:r>
    </w:p>
    <w:p w14:paraId="4F2C93E6" w14:textId="77777777" w:rsidR="00E276C1" w:rsidRPr="00AB1781" w:rsidRDefault="00E276C1" w:rsidP="00E276C1">
      <w:pPr>
        <w:pStyle w:val="EnglishHangNoCoptic"/>
      </w:pPr>
      <w:r w:rsidRPr="00AB1781">
        <w:tab/>
        <w:t>we sat down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456"/>
      </w:r>
    </w:p>
    <w:p w14:paraId="40ECEB75" w14:textId="77777777" w:rsidR="00E276C1" w:rsidRPr="00AB1781" w:rsidRDefault="00E276C1" w:rsidP="00E276C1">
      <w:pPr>
        <w:pStyle w:val="EnglishHangNoCoptic"/>
      </w:pPr>
      <w:r w:rsidRPr="00AB1781">
        <w:t>2 On the willows in Babylon</w:t>
      </w:r>
    </w:p>
    <w:p w14:paraId="5C11CA7C" w14:textId="77777777" w:rsidR="00E276C1" w:rsidRPr="00AB1781" w:rsidRDefault="00E276C1" w:rsidP="00E276C1">
      <w:pPr>
        <w:pStyle w:val="EnglishHangEndNoCoptic"/>
      </w:pPr>
      <w:r w:rsidRPr="00AB1781">
        <w:tab/>
        <w:t>we hung up our instruments.</w:t>
      </w:r>
    </w:p>
    <w:p w14:paraId="3191CEDD" w14:textId="77777777" w:rsidR="00E276C1" w:rsidRPr="00AB1781" w:rsidRDefault="00E276C1" w:rsidP="00E276C1">
      <w:pPr>
        <w:pStyle w:val="EnglishHangNoCoptic"/>
      </w:pPr>
      <w:r w:rsidRPr="00AB1781">
        <w:t>3 For there our captors asked us for songs</w:t>
      </w:r>
    </w:p>
    <w:p w14:paraId="41B9C9A1" w14:textId="77777777" w:rsidR="00E276C1" w:rsidRPr="00AB1781" w:rsidRDefault="00E276C1" w:rsidP="00E276C1">
      <w:pPr>
        <w:pStyle w:val="EnglishHangNoCoptic"/>
      </w:pPr>
      <w:r w:rsidRPr="00AB1781">
        <w:tab/>
        <w:t>and our abductors called for a tune, saying:</w:t>
      </w:r>
    </w:p>
    <w:p w14:paraId="0F78FB0F" w14:textId="77777777" w:rsidR="00E276C1" w:rsidRPr="00AB1781" w:rsidRDefault="00E276C1" w:rsidP="00E276C1">
      <w:pPr>
        <w:pStyle w:val="EnglishHangEndNoCoptic"/>
      </w:pPr>
      <w:r w:rsidRPr="00AB1781">
        <w:tab/>
        <w:t>‘Sing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77777777" w:rsidR="00E276C1" w:rsidRPr="00E276C1" w:rsidRDefault="00E276C1" w:rsidP="00E276C1">
      <w:pPr>
        <w:pStyle w:val="EnglishHangEndNoCoptic"/>
      </w:pPr>
      <w:r w:rsidRPr="00AB1781">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77777777" w:rsidR="00E276C1" w:rsidRPr="00AB1781" w:rsidRDefault="00E276C1" w:rsidP="00E276C1">
      <w:pPr>
        <w:pStyle w:val="EnglishHangNoCoptic"/>
      </w:pPr>
      <w:r w:rsidRPr="00AB1781">
        <w:tab/>
        <w:t>if I do not put Jerusalem first</w:t>
      </w:r>
      <w:r w:rsidRPr="00AB1781">
        <w:rPr>
          <w:rStyle w:val="FootnoteReference"/>
        </w:rPr>
        <w:footnoteReference w:id="457"/>
      </w:r>
    </w:p>
    <w:p w14:paraId="325D77AB" w14:textId="77777777" w:rsidR="00E276C1" w:rsidRPr="00AB1781" w:rsidRDefault="00E276C1" w:rsidP="00E276C1">
      <w:pPr>
        <w:pStyle w:val="EnglishHangEndNoCoptic"/>
      </w:pPr>
      <w:r w:rsidRPr="00AB1781">
        <w:tab/>
        <w:t>as above all my joy.</w:t>
      </w:r>
    </w:p>
    <w:p w14:paraId="46C4A9CC" w14:textId="77777777" w:rsidR="00E276C1" w:rsidRPr="00AB1781" w:rsidRDefault="00E276C1" w:rsidP="00E276C1">
      <w:pPr>
        <w:pStyle w:val="EnglishHangNoCoptic"/>
      </w:pPr>
      <w:r w:rsidRPr="00AB1781">
        <w:t>7 Remember, O Lord, against the sons of Edom</w:t>
      </w:r>
    </w:p>
    <w:p w14:paraId="01B2C650" w14:textId="77777777" w:rsidR="00E276C1" w:rsidRPr="00AB1781" w:rsidRDefault="00E276C1" w:rsidP="00E276C1">
      <w:pPr>
        <w:pStyle w:val="EnglishHangNoCoptic"/>
      </w:pPr>
      <w:r w:rsidRPr="00AB1781">
        <w:tab/>
        <w:t>the day of the fall of Jerusalem, when they said:</w:t>
      </w:r>
    </w:p>
    <w:p w14:paraId="426E9E50" w14:textId="77777777" w:rsidR="00E276C1" w:rsidRPr="00AB1781" w:rsidRDefault="00E276C1" w:rsidP="00E276C1">
      <w:pPr>
        <w:pStyle w:val="EnglishHangEndNoCoptic"/>
      </w:pPr>
      <w:r w:rsidRPr="00AB1781">
        <w:tab/>
        <w:t>‘Down with it, down with it, to its very foundations!’</w:t>
      </w:r>
    </w:p>
    <w:p w14:paraId="28BC4632" w14:textId="77777777" w:rsidR="00E276C1" w:rsidRPr="00AB1781" w:rsidRDefault="00E276C1" w:rsidP="00E276C1">
      <w:pPr>
        <w:pStyle w:val="EnglishHangNoCoptic"/>
      </w:pPr>
    </w:p>
    <w:p w14:paraId="59DDC28E" w14:textId="77777777" w:rsidR="00E276C1" w:rsidRPr="00AB1781" w:rsidRDefault="00E276C1" w:rsidP="00E276C1">
      <w:pPr>
        <w:pStyle w:val="EnglishHangNoCoptic"/>
      </w:pPr>
      <w:r w:rsidRPr="00AB1781">
        <w:t>8 O daughter of Babylon the wretched!</w:t>
      </w:r>
    </w:p>
    <w:p w14:paraId="2B7DABFC" w14:textId="77777777" w:rsidR="00E276C1" w:rsidRPr="00AB1781" w:rsidRDefault="00E276C1" w:rsidP="00E276C1">
      <w:pPr>
        <w:pStyle w:val="EnglishHangNoCoptic"/>
      </w:pPr>
      <w:r w:rsidRPr="00AB1781">
        <w:tab/>
        <w:t>Blessed is he who repays you for what you did to us.</w:t>
      </w:r>
    </w:p>
    <w:p w14:paraId="0F3BB9B1" w14:textId="77777777" w:rsidR="00E276C1" w:rsidRPr="00AB1781" w:rsidRDefault="00E276C1" w:rsidP="00E276C1">
      <w:pPr>
        <w:pStyle w:val="EnglishHangNoCoptic"/>
      </w:pPr>
      <w:r w:rsidRPr="00AB1781">
        <w:tab/>
        <w:t>Blessed is he who seizes your children</w:t>
      </w:r>
    </w:p>
    <w:p w14:paraId="014F784C" w14:textId="77777777" w:rsidR="00E276C1" w:rsidRDefault="00E276C1" w:rsidP="00E276C1">
      <w:pPr>
        <w:pStyle w:val="EnglishHangEndNoCoptic"/>
      </w:pPr>
      <w:r w:rsidRPr="00AB1781">
        <w:tab/>
        <w:t>and dashes them against the rock.</w:t>
      </w:r>
      <w:r w:rsidRPr="00AB1781">
        <w:rPr>
          <w:rStyle w:val="FootnoteReference"/>
        </w:rPr>
        <w:footnoteReference w:id="458"/>
      </w:r>
    </w:p>
    <w:p w14:paraId="0662CC87" w14:textId="25338613" w:rsidR="003A7286" w:rsidRPr="00E276C1" w:rsidRDefault="003A7286" w:rsidP="003A7286">
      <w:pPr>
        <w:pStyle w:val="Rubric"/>
      </w:pPr>
      <w:r>
        <w:t>Glory…</w:t>
      </w:r>
    </w:p>
    <w:p w14:paraId="60C6A98A" w14:textId="77777777" w:rsidR="00E276C1" w:rsidRPr="00AB1781" w:rsidRDefault="00E276C1" w:rsidP="00BF0205">
      <w:pPr>
        <w:pStyle w:val="Heading4"/>
      </w:pPr>
      <w:bookmarkStart w:id="1021" w:name="_Ref411968152"/>
      <w:r>
        <w:t>Psalm</w:t>
      </w:r>
      <w:r w:rsidRPr="00AB1781">
        <w:t xml:space="preserve"> 137</w:t>
      </w:r>
      <w:r>
        <w:t xml:space="preserve">: I will praise and thank </w:t>
      </w:r>
      <w:r w:rsidR="001040C8">
        <w:t>You</w:t>
      </w:r>
      <w:r>
        <w:t>, O Lord, with my whole heart</w:t>
      </w:r>
      <w:bookmarkEnd w:id="1021"/>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0783AACC"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7A2743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77777777" w:rsidR="00E276C1" w:rsidRPr="00AB1781" w:rsidRDefault="00E276C1" w:rsidP="00E276C1">
      <w:pPr>
        <w:pStyle w:val="EnglishHangNoCoptic"/>
      </w:pPr>
      <w:r w:rsidRPr="00AB1781">
        <w:t xml:space="preserve">I will praise and thank </w:t>
      </w:r>
      <w:r w:rsidR="001040C8">
        <w:t>You</w:t>
      </w:r>
      <w:r w:rsidRPr="00AB1781">
        <w:t>, O Lord, with my whole heart,</w:t>
      </w:r>
      <w:r w:rsidRPr="00AB1781">
        <w:rPr>
          <w:rStyle w:val="FootnoteReference"/>
        </w:rPr>
        <w:footnoteReference w:id="459"/>
      </w:r>
    </w:p>
    <w:p w14:paraId="6E0B2D6B" w14:textId="77777777" w:rsidR="00E276C1" w:rsidRPr="00AB1781" w:rsidRDefault="00E276C1" w:rsidP="00E276C1">
      <w:pPr>
        <w:pStyle w:val="EnglishHangNoCoptic"/>
      </w:pPr>
      <w:r w:rsidRPr="00AB1781">
        <w:tab/>
        <w:t xml:space="preserve">and in the presence of the Angels I will sing to </w:t>
      </w:r>
      <w:r w:rsidR="001040C8">
        <w:t>You</w:t>
      </w:r>
      <w:r w:rsidRPr="00AB1781">
        <w:t>;</w:t>
      </w:r>
    </w:p>
    <w:p w14:paraId="3DDA5496" w14:textId="77777777"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Pr="00AB1781">
        <w:t xml:space="preserve"> all the words of my mouth.</w:t>
      </w:r>
    </w:p>
    <w:p w14:paraId="7BEBDBED" w14:textId="77777777" w:rsidR="00E276C1" w:rsidRPr="00AB1781" w:rsidRDefault="00E276C1" w:rsidP="00E276C1">
      <w:pPr>
        <w:pStyle w:val="EnglishHangNoCoptic"/>
      </w:pPr>
      <w:r w:rsidRPr="00AB1781">
        <w:t xml:space="preserve">2 I will bow down towards </w:t>
      </w:r>
      <w:r w:rsidR="00E570CB">
        <w:t>Your</w:t>
      </w:r>
      <w:r w:rsidRPr="00AB1781">
        <w:t xml:space="preserve"> holy temple</w:t>
      </w:r>
    </w:p>
    <w:p w14:paraId="22610058" w14:textId="77777777" w:rsidR="00E276C1" w:rsidRPr="00AB1781" w:rsidRDefault="00E276C1" w:rsidP="00E276C1">
      <w:pPr>
        <w:pStyle w:val="EnglishHangNoCoptic"/>
      </w:pPr>
      <w:r w:rsidRPr="00AB1781">
        <w:tab/>
        <w:t xml:space="preserve">and praise </w:t>
      </w:r>
      <w:r w:rsidR="00E570CB">
        <w:t>Your</w:t>
      </w:r>
      <w:r w:rsidRPr="00AB1781">
        <w:t xml:space="preserve"> name for </w:t>
      </w:r>
      <w:r w:rsidR="00E570CB">
        <w:t>Your</w:t>
      </w:r>
      <w:r w:rsidRPr="00AB1781">
        <w:t xml:space="preserve"> mercy and truth,</w:t>
      </w:r>
    </w:p>
    <w:p w14:paraId="7E570383" w14:textId="77777777"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Pr="00AB1781">
        <w:t xml:space="preserve"> holy name above every name.</w:t>
      </w:r>
      <w:r w:rsidRPr="00AB1781">
        <w:rPr>
          <w:rStyle w:val="FootnoteReference"/>
        </w:rPr>
        <w:footnoteReference w:id="460"/>
      </w:r>
    </w:p>
    <w:p w14:paraId="6B2EA6BB" w14:textId="77777777" w:rsidR="00E276C1" w:rsidRPr="00AB1781" w:rsidRDefault="00E276C1" w:rsidP="00E276C1">
      <w:pPr>
        <w:pStyle w:val="EnglishHangNoCoptic"/>
      </w:pPr>
      <w:r w:rsidRPr="00AB1781">
        <w:t xml:space="preserve">3 On the day when I call upon </w:t>
      </w:r>
      <w:r w:rsidR="001040C8">
        <w:t>You</w:t>
      </w:r>
      <w:r w:rsidRPr="00AB1781">
        <w:t>, answer me speedily;</w:t>
      </w:r>
    </w:p>
    <w:p w14:paraId="77BF54BB" w14:textId="77777777"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strengthen me with </w:t>
      </w:r>
      <w:r w:rsidR="00E570CB">
        <w:t>Your</w:t>
      </w:r>
      <w:r w:rsidRPr="00AB1781">
        <w:t xml:space="preserve"> power in my soul.</w:t>
      </w:r>
    </w:p>
    <w:p w14:paraId="0222936E" w14:textId="77777777" w:rsidR="00E276C1" w:rsidRPr="00AB1781" w:rsidRDefault="00E276C1" w:rsidP="00E276C1">
      <w:pPr>
        <w:pStyle w:val="EnglishHangNoCoptic"/>
      </w:pPr>
      <w:r w:rsidRPr="00AB1781">
        <w:t xml:space="preserve">4 May all the kings of the earth acknowledge </w:t>
      </w:r>
      <w:r w:rsidR="001040C8">
        <w:t>You</w:t>
      </w:r>
      <w:r w:rsidRPr="00AB17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77777777" w:rsidR="00E276C1" w:rsidRPr="00AB1781" w:rsidRDefault="00E276C1" w:rsidP="00E276C1">
      <w:pPr>
        <w:pStyle w:val="EnglishHangNoCoptic"/>
      </w:pPr>
      <w:r w:rsidRPr="00AB1781">
        <w:t>5 And let them sing among the songs</w:t>
      </w:r>
      <w:r w:rsidRPr="00AB1781">
        <w:rPr>
          <w:rStyle w:val="FootnoteReference"/>
        </w:rPr>
        <w:footnoteReference w:id="461"/>
      </w:r>
      <w:r w:rsidRPr="00AB1781">
        <w:t xml:space="preserve"> of the Lord:</w:t>
      </w:r>
    </w:p>
    <w:p w14:paraId="62DBA04F" w14:textId="77777777" w:rsidR="00E276C1" w:rsidRPr="00E276C1" w:rsidRDefault="00E276C1" w:rsidP="00E276C1">
      <w:pPr>
        <w:pStyle w:val="EnglishHangEndNoCoptic"/>
      </w:pPr>
      <w:r w:rsidRPr="00AB1781">
        <w:tab/>
        <w:t>‘Great is the glory of the Lord.’</w:t>
      </w:r>
    </w:p>
    <w:p w14:paraId="1EA1E88E" w14:textId="77777777" w:rsidR="00E276C1" w:rsidRPr="00AB1781" w:rsidRDefault="00E276C1" w:rsidP="00E276C1">
      <w:pPr>
        <w:pStyle w:val="EnglishHangNoCoptic"/>
      </w:pPr>
      <w:r w:rsidRPr="00AB1781">
        <w:t>6 For the Lord is high, yet He regards the humble;</w:t>
      </w:r>
    </w:p>
    <w:p w14:paraId="44635651" w14:textId="77777777" w:rsidR="00E276C1" w:rsidRPr="00AB1781" w:rsidRDefault="00E276C1" w:rsidP="00E276C1">
      <w:pPr>
        <w:pStyle w:val="EnglishHangEndNoCoptic"/>
      </w:pPr>
      <w:r w:rsidRPr="00AB1781">
        <w:tab/>
        <w:t>but the proud and haughty He knows from afar.</w:t>
      </w:r>
    </w:p>
    <w:p w14:paraId="31F34D40" w14:textId="77777777" w:rsidR="00E276C1" w:rsidRPr="00AB1781" w:rsidRDefault="00E276C1" w:rsidP="00E276C1">
      <w:pPr>
        <w:pStyle w:val="EnglishHangNoCoptic"/>
      </w:pPr>
      <w:r w:rsidRPr="00AB1781">
        <w:t>7 Though I walk in the midst of trouble,</w:t>
      </w:r>
    </w:p>
    <w:p w14:paraId="5DE75256" w14:textId="77777777" w:rsidR="00E276C1" w:rsidRPr="00AB1781" w:rsidRDefault="00E276C1" w:rsidP="00E276C1">
      <w:pPr>
        <w:pStyle w:val="EnglishHangNoCoptic"/>
      </w:pPr>
      <w:r w:rsidRPr="00AB1781">
        <w:tab/>
      </w:r>
      <w:r w:rsidR="001040C8">
        <w:t>You</w:t>
      </w:r>
      <w:r w:rsidRPr="00AB1781">
        <w:t xml:space="preserve"> </w:t>
      </w:r>
      <w:r w:rsidR="00E570CB" w:rsidRPr="00AB1781">
        <w:t>give</w:t>
      </w:r>
      <w:r w:rsidRPr="00AB1781">
        <w:t xml:space="preserve"> me life.</w:t>
      </w:r>
    </w:p>
    <w:p w14:paraId="0E4E8F07" w14:textId="77777777" w:rsidR="00E276C1" w:rsidRPr="00AB1781" w:rsidRDefault="00E276C1" w:rsidP="00E276C1">
      <w:pPr>
        <w:pStyle w:val="EnglishHangNoCoptic"/>
      </w:pPr>
      <w:r w:rsidRPr="00AB1781">
        <w:tab/>
        <w:t>Against the wrath of my enemies</w:t>
      </w:r>
    </w:p>
    <w:p w14:paraId="76D1B497" w14:textId="77777777" w:rsidR="00E276C1" w:rsidRPr="00AB1781" w:rsidRDefault="00E276C1" w:rsidP="00E276C1">
      <w:pPr>
        <w:pStyle w:val="EnglishHangNoCoptic"/>
      </w:pPr>
      <w:r w:rsidRPr="00AB1781">
        <w:tab/>
      </w:r>
      <w:r w:rsidR="001040C8">
        <w:t>You</w:t>
      </w:r>
      <w:r w:rsidRPr="00AB1781">
        <w:t xml:space="preserve"> dost stretch out </w:t>
      </w:r>
      <w:r w:rsidR="00E570CB">
        <w:t>Your</w:t>
      </w:r>
      <w:r w:rsidRPr="00AB1781">
        <w:t xml:space="preserve"> hand,</w:t>
      </w:r>
    </w:p>
    <w:p w14:paraId="6609F5C5" w14:textId="77777777" w:rsidR="00E276C1" w:rsidRPr="00AB1781" w:rsidRDefault="00E276C1" w:rsidP="00E276C1">
      <w:pPr>
        <w:pStyle w:val="EnglishHangEndNoCoptic"/>
      </w:pPr>
      <w:r w:rsidRPr="00AB1781">
        <w:tab/>
        <w:t xml:space="preserve">and </w:t>
      </w:r>
      <w:r w:rsidR="00E570CB">
        <w:t>Your</w:t>
      </w:r>
      <w:r w:rsidRPr="00AB1781">
        <w:t xml:space="preserve"> right hand saves me.</w:t>
      </w:r>
    </w:p>
    <w:p w14:paraId="27267C95" w14:textId="77777777" w:rsidR="00E276C1" w:rsidRPr="00AB1781" w:rsidRDefault="00E276C1" w:rsidP="00E276C1">
      <w:pPr>
        <w:pStyle w:val="EnglishHangNoCoptic"/>
      </w:pPr>
      <w:r w:rsidRPr="00AB1781">
        <w:t>8 The Lord will repay for me.</w:t>
      </w:r>
    </w:p>
    <w:p w14:paraId="0A8616D5" w14:textId="77777777" w:rsidR="00E276C1" w:rsidRPr="00AB1781" w:rsidRDefault="00E276C1" w:rsidP="00E276C1">
      <w:pPr>
        <w:pStyle w:val="EnglishHangNoCoptic"/>
      </w:pPr>
      <w:r w:rsidRPr="00AB1781">
        <w:tab/>
        <w:t xml:space="preserve">O Lord, </w:t>
      </w:r>
      <w:r w:rsidR="00E570CB">
        <w:t>Your</w:t>
      </w:r>
      <w:r w:rsidRPr="00AB1781">
        <w:t xml:space="preserve"> mercy is eternal;</w:t>
      </w:r>
    </w:p>
    <w:p w14:paraId="55268D6B" w14:textId="77777777" w:rsidR="00E276C1" w:rsidRPr="00E276C1" w:rsidRDefault="00E276C1" w:rsidP="00E276C1">
      <w:pPr>
        <w:pStyle w:val="EnglishHangEndNoCoptic"/>
      </w:pPr>
      <w:r w:rsidRPr="00AB1781">
        <w:tab/>
        <w:t xml:space="preserve">despise not the works of </w:t>
      </w:r>
      <w:r w:rsidR="00E570CB">
        <w:t>Your</w:t>
      </w:r>
      <w:r w:rsidRPr="00AB1781">
        <w:t xml:space="preserve"> hands.</w:t>
      </w:r>
    </w:p>
    <w:p w14:paraId="430C29DF" w14:textId="77777777" w:rsidR="00E276C1" w:rsidRPr="00E276C1" w:rsidRDefault="00E276C1" w:rsidP="00BF0205">
      <w:pPr>
        <w:pStyle w:val="Heading4"/>
      </w:pPr>
      <w:r>
        <w:t>Psalm</w:t>
      </w:r>
      <w:r w:rsidRPr="00AB1781">
        <w:t xml:space="preserve"> 138</w:t>
      </w:r>
      <w:r>
        <w:t xml:space="preserve">: O, Lord, </w:t>
      </w:r>
      <w:r w:rsidR="001040C8">
        <w:t>You</w:t>
      </w:r>
      <w:r>
        <w:t xml:space="preserve"> </w:t>
      </w:r>
      <w:r w:rsidR="00556387">
        <w:t>have</w:t>
      </w:r>
      <w:r>
        <w:t xml:space="preserve"> proved me and known me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77777777" w:rsidR="00E276C1" w:rsidRPr="00AB1781" w:rsidRDefault="00E276C1" w:rsidP="00E276C1">
      <w:pPr>
        <w:pStyle w:val="Rubric"/>
      </w:pPr>
      <w:r w:rsidRPr="00AB1781">
        <w:t>1 (A Psalm by David)</w:t>
      </w:r>
    </w:p>
    <w:p w14:paraId="02DC2907" w14:textId="77777777" w:rsidR="00E276C1" w:rsidRPr="00AB1781" w:rsidRDefault="00E276C1" w:rsidP="00E276C1">
      <w:pPr>
        <w:pStyle w:val="EnglishHangEndNoCoptic"/>
      </w:pPr>
      <w:r w:rsidRPr="00AB1781">
        <w:lastRenderedPageBreak/>
        <w:t xml:space="preserve">O, Lord, </w:t>
      </w:r>
      <w:r w:rsidR="001040C8">
        <w:t>You</w:t>
      </w:r>
      <w:r w:rsidRPr="00AB1781">
        <w:t xml:space="preserve"> </w:t>
      </w:r>
      <w:r w:rsidR="00556387">
        <w:t>have</w:t>
      </w:r>
      <w:r w:rsidRPr="00AB1781">
        <w:t xml:space="preserve"> proved me and known me,</w:t>
      </w:r>
    </w:p>
    <w:p w14:paraId="531EA9D0" w14:textId="77777777"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resting and my rising;</w:t>
      </w:r>
    </w:p>
    <w:p w14:paraId="5A657A36" w14:textId="77777777" w:rsidR="00E276C1" w:rsidRPr="00AB1781" w:rsidRDefault="00E276C1" w:rsidP="00E276C1">
      <w:pPr>
        <w:pStyle w:val="EnglishHangEndNoCoptic"/>
      </w:pPr>
      <w:r w:rsidRPr="00AB1781">
        <w:tab/>
      </w:r>
      <w:r w:rsidR="001040C8">
        <w:t>You</w:t>
      </w:r>
      <w:r w:rsidRPr="00AB1781">
        <w:t xml:space="preserve"> canst read my thoughts from afar.</w:t>
      </w:r>
    </w:p>
    <w:p w14:paraId="020E5ECF" w14:textId="77777777"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life</w:t>
      </w:r>
    </w:p>
    <w:p w14:paraId="7C57E1F8" w14:textId="77777777" w:rsidR="00E276C1" w:rsidRPr="00AB1781" w:rsidRDefault="00E276C1" w:rsidP="00E276C1">
      <w:pPr>
        <w:pStyle w:val="EnglishHangEndNoCoptic"/>
      </w:pPr>
      <w:r w:rsidRPr="00AB1781">
        <w:tab/>
        <w:t xml:space="preserve">and </w:t>
      </w:r>
      <w:r w:rsidR="00556387">
        <w:t>have</w:t>
      </w:r>
      <w:r w:rsidRPr="00AB1781">
        <w:t xml:space="preserve"> foreseen all my ways. </w:t>
      </w:r>
    </w:p>
    <w:p w14:paraId="5284DED5" w14:textId="77777777" w:rsidR="00E276C1" w:rsidRPr="00AB1781" w:rsidRDefault="00E276C1" w:rsidP="00E276C1">
      <w:pPr>
        <w:pStyle w:val="EnglishHangEndNoCoptic"/>
      </w:pPr>
      <w:r w:rsidRPr="00AB1781">
        <w:t xml:space="preserve">4 There is no deceiving </w:t>
      </w:r>
      <w:r w:rsidR="001040C8">
        <w:t>You</w:t>
      </w:r>
      <w:r w:rsidRPr="00AB1781">
        <w:t xml:space="preserve"> with my tongue,</w:t>
      </w:r>
    </w:p>
    <w:p w14:paraId="4E6565F9" w14:textId="77777777" w:rsidR="00E276C1" w:rsidRPr="00AB1781" w:rsidRDefault="00E276C1" w:rsidP="00E276C1">
      <w:pPr>
        <w:pStyle w:val="EnglishHangNoCoptic"/>
      </w:pPr>
      <w:r w:rsidRPr="00AB1781">
        <w:t xml:space="preserve">5 for </w:t>
      </w:r>
      <w:r w:rsidR="001040C8">
        <w:t>You</w:t>
      </w:r>
      <w:r w:rsidRPr="00AB1781">
        <w:t xml:space="preserve">, O Lord, </w:t>
      </w:r>
      <w:r w:rsidR="00E570CB" w:rsidRPr="00AB1781">
        <w:t>know</w:t>
      </w:r>
      <w:r w:rsidRPr="00AB1781">
        <w:t xml:space="preserve"> everything</w:t>
      </w:r>
    </w:p>
    <w:p w14:paraId="2305DE12" w14:textId="77777777" w:rsidR="00E276C1" w:rsidRPr="00AB1781" w:rsidRDefault="00E276C1" w:rsidP="00E276C1">
      <w:pPr>
        <w:pStyle w:val="EnglishHangNoCoptic"/>
      </w:pPr>
      <w:r w:rsidRPr="00AB1781">
        <w:tab/>
        <w:t>from beginning to end.</w:t>
      </w:r>
    </w:p>
    <w:p w14:paraId="33251F7F"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created me and laid </w:t>
      </w:r>
      <w:r w:rsidR="00E570CB">
        <w:t>Your</w:t>
      </w:r>
      <w:r w:rsidRPr="00AB1781">
        <w:t xml:space="preserve"> hand on me.</w:t>
      </w:r>
    </w:p>
    <w:p w14:paraId="32362580" w14:textId="77777777" w:rsidR="00E276C1" w:rsidRPr="00AB1781" w:rsidRDefault="00E276C1" w:rsidP="00E276C1">
      <w:pPr>
        <w:pStyle w:val="EnglishHangNoCoptic"/>
      </w:pPr>
      <w:r w:rsidRPr="00AB1781">
        <w:t xml:space="preserve">6 </w:t>
      </w:r>
      <w:r w:rsidR="00E570CB">
        <w:t>Your</w:t>
      </w:r>
      <w:r w:rsidRPr="00AB1781">
        <w:t xml:space="preserve"> knowledge is too wonderful for me;</w:t>
      </w:r>
    </w:p>
    <w:p w14:paraId="62497B96" w14:textId="77777777" w:rsidR="00E276C1" w:rsidRPr="00AB1781" w:rsidRDefault="00E276C1" w:rsidP="00E276C1">
      <w:pPr>
        <w:pStyle w:val="EnglishHangEndNoCoptic"/>
      </w:pPr>
      <w:r w:rsidRPr="00AB1781">
        <w:tab/>
        <w:t>too great—I cannot attain to it.</w:t>
      </w:r>
    </w:p>
    <w:p w14:paraId="38170C66" w14:textId="77777777" w:rsidR="00E276C1" w:rsidRPr="00AB1781" w:rsidRDefault="00E276C1" w:rsidP="00E276C1">
      <w:pPr>
        <w:pStyle w:val="EnglishHangNoCoptic"/>
      </w:pPr>
      <w:r w:rsidRPr="00AB1781">
        <w:t xml:space="preserve">7 Where can I go from </w:t>
      </w:r>
      <w:r w:rsidR="00E570CB">
        <w:t>Your</w:t>
      </w:r>
      <w:r w:rsidRPr="00AB1781">
        <w:t xml:space="preserve"> Spirit,</w:t>
      </w:r>
    </w:p>
    <w:p w14:paraId="674375E6" w14:textId="77777777" w:rsidR="00E276C1" w:rsidRPr="00AB1781" w:rsidRDefault="00E276C1" w:rsidP="00E276C1">
      <w:pPr>
        <w:pStyle w:val="EnglishHangEndNoCoptic"/>
      </w:pPr>
      <w:r w:rsidRPr="00AB1781">
        <w:tab/>
        <w:t xml:space="preserve">and where can I escape from </w:t>
      </w:r>
      <w:r w:rsidR="00E570CB">
        <w:t>Your</w:t>
      </w:r>
      <w:r w:rsidRPr="00AB1781">
        <w:t xml:space="preserve"> presence?</w:t>
      </w:r>
      <w:r w:rsidRPr="00AB1781">
        <w:rPr>
          <w:rStyle w:val="FootnoteReference"/>
        </w:rPr>
        <w:footnoteReference w:id="462"/>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77777777" w:rsidR="00E276C1" w:rsidRPr="00AB1781" w:rsidRDefault="00E276C1" w:rsidP="00E276C1">
      <w:pPr>
        <w:pStyle w:val="EnglishHangEndNoCoptic"/>
      </w:pPr>
      <w:r w:rsidRPr="00AB1781">
        <w:tab/>
        <w:t xml:space="preserve">if I descend to hell, </w:t>
      </w:r>
      <w:r w:rsidR="001040C8">
        <w:t>You</w:t>
      </w:r>
      <w:r w:rsidRPr="00AB1781">
        <w:t xml:space="preserve"> </w:t>
      </w:r>
      <w:r w:rsidR="00E570CB" w:rsidRPr="00AB1781">
        <w:t>are</w:t>
      </w:r>
      <w:r w:rsidRPr="00AB1781">
        <w:t xml:space="preserve"> present.</w:t>
      </w:r>
    </w:p>
    <w:p w14:paraId="5C9B05BD" w14:textId="77777777" w:rsidR="00E276C1" w:rsidRPr="00AB1781" w:rsidRDefault="00E276C1" w:rsidP="00E276C1">
      <w:pPr>
        <w:pStyle w:val="EnglishHangNoCoptic"/>
      </w:pPr>
      <w:r w:rsidRPr="00AB1781">
        <w:t>9 If I wing my flight to the sunrise</w:t>
      </w:r>
    </w:p>
    <w:p w14:paraId="42381660" w14:textId="77777777" w:rsidR="00E276C1" w:rsidRPr="00AB1781" w:rsidRDefault="00E276C1" w:rsidP="00E276C1">
      <w:pPr>
        <w:pStyle w:val="EnglishHangEndNoCoptic"/>
      </w:pPr>
      <w:r w:rsidRPr="00AB1781">
        <w:tab/>
        <w:t>and dwell in the utmost bounds of the sea,</w:t>
      </w:r>
    </w:p>
    <w:p w14:paraId="7CBF3E3B" w14:textId="77777777" w:rsidR="00E276C1" w:rsidRPr="00AB1781" w:rsidRDefault="00E276C1" w:rsidP="00E276C1">
      <w:pPr>
        <w:pStyle w:val="EnglishHangNoCoptic"/>
      </w:pPr>
      <w:r w:rsidRPr="00AB1781">
        <w:t xml:space="preserve">10 even there </w:t>
      </w:r>
      <w:r w:rsidR="00E570CB">
        <w:t>Your</w:t>
      </w:r>
      <w:r w:rsidRPr="00AB1781">
        <w:t xml:space="preserve"> hand will guide me</w:t>
      </w:r>
    </w:p>
    <w:p w14:paraId="4FC36A13" w14:textId="77777777" w:rsidR="00E276C1" w:rsidRPr="00AB1781" w:rsidRDefault="00E276C1" w:rsidP="00E276C1">
      <w:pPr>
        <w:pStyle w:val="EnglishHangEndNoCoptic"/>
      </w:pPr>
      <w:r w:rsidRPr="00AB1781">
        <w:tab/>
        <w:t xml:space="preserve">and </w:t>
      </w:r>
      <w:r w:rsidR="00E570CB">
        <w:t>Your</w:t>
      </w:r>
      <w:r w:rsidRPr="00AB1781">
        <w:t xml:space="preserve"> right hand will hold me.</w:t>
      </w:r>
    </w:p>
    <w:p w14:paraId="16C9327F" w14:textId="77777777" w:rsidR="00E276C1" w:rsidRPr="00AB1781" w:rsidRDefault="00E276C1" w:rsidP="00E276C1">
      <w:pPr>
        <w:pStyle w:val="EnglishHangNoCoptic"/>
      </w:pPr>
      <w:r w:rsidRPr="00AB1781">
        <w:t>11 And I said: ‘Surely darkness will hide me</w:t>
      </w:r>
    </w:p>
    <w:p w14:paraId="3FA2F293" w14:textId="77777777" w:rsidR="00E276C1" w:rsidRPr="00AB1781" w:rsidRDefault="00E276C1" w:rsidP="00E276C1">
      <w:pPr>
        <w:pStyle w:val="EnglishHangEndNoCoptic"/>
      </w:pPr>
      <w:r w:rsidRPr="00AB1781">
        <w:tab/>
        <w:t>and night be the only light in my pleasure.’</w:t>
      </w:r>
    </w:p>
    <w:p w14:paraId="6940D355" w14:textId="77777777" w:rsidR="00E276C1" w:rsidRPr="00AB1781" w:rsidRDefault="00E276C1" w:rsidP="00E276C1">
      <w:pPr>
        <w:pStyle w:val="EnglishHangNoCoptic"/>
      </w:pPr>
      <w:r w:rsidRPr="00AB1781">
        <w:t xml:space="preserve">12 But darkness is not dark to </w:t>
      </w:r>
      <w:r w:rsidR="001040C8">
        <w:t>You</w:t>
      </w:r>
      <w:r w:rsidRPr="00AB1781">
        <w:t>,</w:t>
      </w:r>
    </w:p>
    <w:p w14:paraId="76F84D3A" w14:textId="77777777" w:rsidR="00E276C1" w:rsidRPr="00AB1781" w:rsidRDefault="00E276C1" w:rsidP="00E276C1">
      <w:pPr>
        <w:pStyle w:val="EnglishHangNoCoptic"/>
      </w:pPr>
      <w:r w:rsidRPr="00AB1781">
        <w:tab/>
        <w:t>and night is as light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77777777" w:rsidR="00E276C1" w:rsidRPr="00AB1781" w:rsidRDefault="00E276C1" w:rsidP="00E276C1">
      <w:pPr>
        <w:pStyle w:val="EnglishHangNoCoptic"/>
      </w:pPr>
      <w:r w:rsidRPr="00AB1781">
        <w:t xml:space="preserve">13 </w:t>
      </w:r>
      <w:r w:rsidR="001040C8">
        <w:t>You</w:t>
      </w:r>
      <w:r w:rsidRPr="00AB1781">
        <w:t xml:space="preserve"> </w:t>
      </w:r>
      <w:r w:rsidR="00556387">
        <w:t>have</w:t>
      </w:r>
      <w:r w:rsidRPr="00AB1781">
        <w:t xml:space="preserve"> created my heart,</w:t>
      </w:r>
      <w:r w:rsidRPr="00AB1781">
        <w:rPr>
          <w:rStyle w:val="FootnoteReference"/>
        </w:rPr>
        <w:footnoteReference w:id="463"/>
      </w:r>
      <w:r w:rsidRPr="00AB1781">
        <w:t xml:space="preserve"> O Lord;</w:t>
      </w:r>
    </w:p>
    <w:p w14:paraId="429DEA0A" w14:textId="77777777" w:rsidR="00E276C1" w:rsidRPr="00AB1781" w:rsidRDefault="00E276C1" w:rsidP="00E276C1">
      <w:pPr>
        <w:pStyle w:val="EnglishHangEndNoCoptic"/>
      </w:pPr>
      <w:r w:rsidRPr="00AB1781">
        <w:tab/>
      </w:r>
      <w:r w:rsidR="001040C8">
        <w:t>You</w:t>
      </w:r>
      <w:r w:rsidRPr="00AB1781">
        <w:t xml:space="preserve"> </w:t>
      </w:r>
      <w:r w:rsidR="00556387">
        <w:t>have</w:t>
      </w:r>
      <w:r w:rsidRPr="00AB1781">
        <w:t xml:space="preserve"> sustained me from my mother’s womb.</w:t>
      </w:r>
    </w:p>
    <w:p w14:paraId="3F284931" w14:textId="77777777" w:rsidR="00E276C1" w:rsidRPr="00AB1781" w:rsidRDefault="00E276C1" w:rsidP="00E276C1">
      <w:pPr>
        <w:pStyle w:val="EnglishHangNoCoptic"/>
      </w:pPr>
      <w:r w:rsidRPr="00AB1781">
        <w:t xml:space="preserve">14 I praise and thank </w:t>
      </w:r>
      <w:r w:rsidR="001040C8">
        <w:t>You</w:t>
      </w:r>
    </w:p>
    <w:p w14:paraId="078CA230" w14:textId="77777777" w:rsidR="00E276C1" w:rsidRPr="00AB1781" w:rsidRDefault="00E276C1" w:rsidP="00E276C1">
      <w:pPr>
        <w:pStyle w:val="EnglishHangNoCoptic"/>
      </w:pPr>
      <w:r w:rsidRPr="00AB1781">
        <w:tab/>
        <w:t xml:space="preserve">for the dread wonder of </w:t>
      </w:r>
      <w:r w:rsidR="00E570CB">
        <w:t>Your</w:t>
      </w:r>
      <w:r w:rsidRPr="00AB1781">
        <w:t xml:space="preserve"> presence;</w:t>
      </w:r>
    </w:p>
    <w:p w14:paraId="3936C68F" w14:textId="77777777" w:rsidR="00E276C1" w:rsidRPr="00AB1781" w:rsidRDefault="00E276C1" w:rsidP="00E276C1">
      <w:pPr>
        <w:pStyle w:val="EnglishHangEndNoCoptic"/>
      </w:pPr>
      <w:r w:rsidRPr="00AB1781">
        <w:tab/>
        <w:t xml:space="preserve">wonderful are </w:t>
      </w:r>
      <w:r w:rsidR="00E570CB">
        <w:t>Your</w:t>
      </w:r>
      <w:r w:rsidRPr="00AB1781">
        <w:t xml:space="preserve"> works too, as my soul well knows.</w:t>
      </w:r>
    </w:p>
    <w:p w14:paraId="056C1B7E" w14:textId="77777777" w:rsidR="00E276C1" w:rsidRPr="00AB1781" w:rsidRDefault="00E276C1" w:rsidP="00E276C1">
      <w:pPr>
        <w:pStyle w:val="EnglishHangNoCoptic"/>
      </w:pPr>
      <w:r w:rsidRPr="00AB1781">
        <w:t xml:space="preserve">15 No bone of mine is hidden from </w:t>
      </w:r>
      <w:r w:rsidR="001040C8">
        <w:t>You</w:t>
      </w:r>
      <w:r w:rsidRPr="00AB1781">
        <w:t>,</w:t>
      </w:r>
    </w:p>
    <w:p w14:paraId="1F676573" w14:textId="77777777" w:rsidR="00E276C1" w:rsidRPr="00AB1781" w:rsidRDefault="00E276C1" w:rsidP="00E276C1">
      <w:pPr>
        <w:pStyle w:val="EnglishHangNoCoptic"/>
      </w:pPr>
      <w:r w:rsidRPr="00AB1781">
        <w:tab/>
        <w:t>though made in secret with my substance</w:t>
      </w:r>
    </w:p>
    <w:p w14:paraId="5CABBADA" w14:textId="77777777" w:rsidR="00E276C1" w:rsidRPr="00AB1781" w:rsidRDefault="00E276C1" w:rsidP="00E276C1">
      <w:pPr>
        <w:pStyle w:val="EnglishHangEndNoCoptic"/>
      </w:pPr>
      <w:r w:rsidRPr="00AB1781">
        <w:tab/>
        <w:t>in earth’s underworld.</w:t>
      </w:r>
    </w:p>
    <w:p w14:paraId="432C2160" w14:textId="77777777" w:rsidR="00E276C1" w:rsidRPr="00AB1781" w:rsidRDefault="00E276C1" w:rsidP="00E276C1">
      <w:pPr>
        <w:pStyle w:val="EnglishHangNoCoptic"/>
      </w:pPr>
      <w:r w:rsidRPr="00AB1781">
        <w:lastRenderedPageBreak/>
        <w:t xml:space="preserve">16 </w:t>
      </w:r>
      <w:r w:rsidR="00E570CB">
        <w:t>Your</w:t>
      </w:r>
      <w:r w:rsidRPr="00AB1781">
        <w:t xml:space="preserve"> eyes beheld my unformed state,</w:t>
      </w:r>
    </w:p>
    <w:p w14:paraId="0F093419" w14:textId="77777777" w:rsidR="00E276C1" w:rsidRPr="00AB1781" w:rsidRDefault="00E276C1" w:rsidP="00E276C1">
      <w:pPr>
        <w:pStyle w:val="EnglishHangNoCoptic"/>
      </w:pPr>
      <w:r w:rsidRPr="00AB1781">
        <w:tab/>
        <w:t xml:space="preserve">and in </w:t>
      </w:r>
      <w:r w:rsidR="00E570CB">
        <w:t>Your</w:t>
      </w:r>
      <w:r w:rsidRPr="00AB1781">
        <w:t xml:space="preserve"> book all men are written;</w:t>
      </w:r>
    </w:p>
    <w:p w14:paraId="6F205CD9" w14:textId="77777777" w:rsidR="00E276C1" w:rsidRPr="00AB1781" w:rsidRDefault="00E276C1" w:rsidP="00E276C1">
      <w:pPr>
        <w:pStyle w:val="EnglishHangNoCoptic"/>
      </w:pPr>
      <w:r w:rsidRPr="00AB1781">
        <w:tab/>
        <w:t>day by day they are formed,</w:t>
      </w:r>
    </w:p>
    <w:p w14:paraId="4796F2C2" w14:textId="77777777" w:rsidR="00E276C1" w:rsidRPr="00AB1781" w:rsidRDefault="00E276C1" w:rsidP="00E276C1">
      <w:pPr>
        <w:pStyle w:val="EnglishHangEndNoCoptic"/>
      </w:pPr>
      <w:r w:rsidRPr="00AB1781">
        <w:tab/>
        <w:t>when as yet there are none of them.</w:t>
      </w:r>
    </w:p>
    <w:p w14:paraId="04EBD51F" w14:textId="77777777" w:rsidR="00E276C1" w:rsidRPr="00AB1781" w:rsidRDefault="00E276C1" w:rsidP="00E276C1">
      <w:pPr>
        <w:pStyle w:val="EnglishHangNoCoptic"/>
      </w:pPr>
      <w:r w:rsidRPr="00AB1781">
        <w:t xml:space="preserve">17 But to me </w:t>
      </w:r>
      <w:r w:rsidR="00E570CB">
        <w:t>Your</w:t>
      </w:r>
      <w:r w:rsidRPr="00AB1781">
        <w:t xml:space="preserve"> friends are very precious, O God;</w:t>
      </w:r>
    </w:p>
    <w:p w14:paraId="665BB52A" w14:textId="77777777" w:rsidR="00E276C1" w:rsidRPr="00AB1781" w:rsidRDefault="00E276C1" w:rsidP="00E276C1">
      <w:pPr>
        <w:pStyle w:val="EnglishHangEndNoCoptic"/>
      </w:pPr>
      <w:r w:rsidRPr="00AB1781">
        <w:tab/>
        <w:t>very strong are their principles.</w:t>
      </w:r>
    </w:p>
    <w:p w14:paraId="67420138" w14:textId="77777777" w:rsidR="00E276C1" w:rsidRPr="00AB1781" w:rsidRDefault="00E276C1" w:rsidP="00E276C1">
      <w:pPr>
        <w:pStyle w:val="EnglishHangNoCoptic"/>
      </w:pPr>
      <w:r w:rsidRPr="00AB1781">
        <w:t>18 Should I count them, they would be more than the sand.</w:t>
      </w:r>
    </w:p>
    <w:p w14:paraId="6A35AFF0" w14:textId="77777777" w:rsidR="00E276C1" w:rsidRPr="00AB1781" w:rsidRDefault="00E276C1" w:rsidP="00E276C1">
      <w:pPr>
        <w:pStyle w:val="EnglishHangEndNoCoptic"/>
      </w:pPr>
      <w:r w:rsidRPr="00AB1781">
        <w:tab/>
        <w:t xml:space="preserve">I rise and I am still with </w:t>
      </w:r>
      <w:r w:rsidR="001040C8">
        <w:t>You</w:t>
      </w:r>
      <w:r w:rsidRPr="00AB1781">
        <w:t>.</w:t>
      </w:r>
    </w:p>
    <w:p w14:paraId="28AB67ED" w14:textId="77777777" w:rsidR="00E276C1" w:rsidRPr="00AB1781" w:rsidRDefault="00E276C1" w:rsidP="00E276C1">
      <w:pPr>
        <w:pStyle w:val="EnglishHangNoCoptic"/>
      </w:pPr>
      <w:r w:rsidRPr="00AB1781">
        <w:t xml:space="preserve">19 If only </w:t>
      </w:r>
      <w:r w:rsidR="001040C8">
        <w:t>You</w:t>
      </w:r>
      <w:r w:rsidRPr="00AB1781">
        <w:t xml:space="preserve"> wouldst slay sinners, O God!</w:t>
      </w:r>
    </w:p>
    <w:p w14:paraId="52BEAB7D" w14:textId="77777777" w:rsidR="00E276C1" w:rsidRPr="00AB1781" w:rsidRDefault="00E276C1" w:rsidP="00E276C1">
      <w:pPr>
        <w:pStyle w:val="EnglishHangEndNoCoptic"/>
      </w:pPr>
      <w:r w:rsidRPr="00AB1781">
        <w:tab/>
      </w:r>
      <w:r w:rsidR="00E570CB" w:rsidRPr="00AB1781">
        <w:t>Be</w:t>
      </w:r>
      <w:r w:rsidR="00E570CB">
        <w:t xml:space="preserve"> </w:t>
      </w:r>
      <w:r w:rsidR="00E570CB" w:rsidRPr="00AB1781">
        <w:t>gone</w:t>
      </w:r>
      <w:r w:rsidRPr="00AB1781">
        <w:t xml:space="preserve"> from me, you men of blood,</w:t>
      </w:r>
    </w:p>
    <w:p w14:paraId="77C5C3AE" w14:textId="77777777" w:rsidR="00E276C1" w:rsidRPr="00AB1781" w:rsidRDefault="00E276C1" w:rsidP="00E276C1">
      <w:pPr>
        <w:pStyle w:val="EnglishHangNoCoptic"/>
      </w:pPr>
      <w:r w:rsidRPr="00AB1781">
        <w:t>20 for you are wranglers in your thoughts.</w:t>
      </w:r>
    </w:p>
    <w:p w14:paraId="78F0F247" w14:textId="77777777" w:rsidR="00E276C1" w:rsidRPr="00AB1781" w:rsidRDefault="00E276C1" w:rsidP="00E276C1">
      <w:pPr>
        <w:pStyle w:val="EnglishHangEndNoCoptic"/>
      </w:pPr>
      <w:r w:rsidRPr="00AB1781">
        <w:tab/>
        <w:t xml:space="preserve">They take </w:t>
      </w:r>
      <w:r w:rsidR="00E570CB">
        <w:t>Your</w:t>
      </w:r>
      <w:r w:rsidRPr="00AB1781">
        <w:t xml:space="preserve"> cities for vanities.</w:t>
      </w:r>
    </w:p>
    <w:p w14:paraId="4E8B889A" w14:textId="77777777" w:rsidR="00E276C1" w:rsidRPr="00AB1781" w:rsidRDefault="00E276C1" w:rsidP="00E276C1">
      <w:pPr>
        <w:pStyle w:val="EnglishHangNoCoptic"/>
      </w:pPr>
      <w:r w:rsidRPr="00AB1781">
        <w:t xml:space="preserve">21 Do I not hate those who hate </w:t>
      </w:r>
      <w:r w:rsidR="001040C8">
        <w:t>You</w:t>
      </w:r>
      <w:r w:rsidRPr="00AB1781">
        <w:t>, O Lord,</w:t>
      </w:r>
    </w:p>
    <w:p w14:paraId="5A044AB2" w14:textId="77777777" w:rsidR="00E276C1" w:rsidRPr="00AB1781" w:rsidRDefault="00E276C1" w:rsidP="00E276C1">
      <w:pPr>
        <w:pStyle w:val="EnglishHangEndNoCoptic"/>
      </w:pPr>
      <w:r w:rsidRPr="00AB1781">
        <w:tab/>
        <w:t xml:space="preserve">and do I not burn with rage at </w:t>
      </w:r>
      <w:r w:rsidR="00E570CB">
        <w:t>Your</w:t>
      </w:r>
      <w:r w:rsidRPr="00AB1781">
        <w:t xml:space="preserve"> enemies?</w:t>
      </w:r>
    </w:p>
    <w:p w14:paraId="71B264D4" w14:textId="77777777" w:rsidR="00E276C1" w:rsidRPr="00AB1781" w:rsidRDefault="00E276C1" w:rsidP="00E276C1">
      <w:pPr>
        <w:pStyle w:val="EnglishHangNoCoptic"/>
      </w:pPr>
      <w:r w:rsidRPr="00AB1781">
        <w:t>22 With perfect hatred I hate them;</w:t>
      </w:r>
    </w:p>
    <w:p w14:paraId="63D314DF" w14:textId="77777777" w:rsidR="00E276C1" w:rsidRPr="00AB1781" w:rsidRDefault="00E276C1" w:rsidP="00E276C1">
      <w:pPr>
        <w:pStyle w:val="EnglishHangEndNoCoptic"/>
      </w:pPr>
      <w:r w:rsidRPr="00AB1781">
        <w:tab/>
        <w:t>I count them my own enemies.</w:t>
      </w:r>
    </w:p>
    <w:p w14:paraId="33D49298" w14:textId="77777777" w:rsidR="00E276C1" w:rsidRPr="00AB1781" w:rsidRDefault="00E276C1" w:rsidP="00E276C1">
      <w:pPr>
        <w:pStyle w:val="EnglishHangNoCoptic"/>
      </w:pPr>
      <w:r w:rsidRPr="00AB1781">
        <w:t>23 Try me, O God, and know my heart;</w:t>
      </w:r>
    </w:p>
    <w:p w14:paraId="7D08940D" w14:textId="77777777" w:rsidR="00E276C1" w:rsidRPr="00AB1781" w:rsidRDefault="00E276C1" w:rsidP="00E276C1">
      <w:pPr>
        <w:pStyle w:val="EnglishHangEndNoCoptic"/>
      </w:pPr>
      <w:r w:rsidRPr="00AB1781">
        <w:tab/>
        <w:t>examine me and know my ways.</w:t>
      </w:r>
    </w:p>
    <w:p w14:paraId="4D24B7D3" w14:textId="77777777" w:rsidR="00E276C1" w:rsidRPr="00AB1781" w:rsidRDefault="00E276C1" w:rsidP="00E276C1">
      <w:pPr>
        <w:pStyle w:val="EnglishHangNoCoptic"/>
      </w:pPr>
      <w:r w:rsidRPr="00AB1781">
        <w:t>24 And see if there is any wrong way in me,</w:t>
      </w:r>
    </w:p>
    <w:p w14:paraId="14ACF24C" w14:textId="77777777" w:rsidR="00E276C1" w:rsidRPr="00E276C1" w:rsidRDefault="00E276C1" w:rsidP="00E276C1">
      <w:pPr>
        <w:pStyle w:val="EnglishHangEndNoCoptic"/>
      </w:pPr>
      <w:r w:rsidRPr="00AB1781">
        <w:tab/>
        <w:t>and guide me in the way of life eternal.</w:t>
      </w:r>
    </w:p>
    <w:p w14:paraId="49D7FC84" w14:textId="77777777" w:rsidR="00E276C1" w:rsidRPr="00E276C1" w:rsidRDefault="00E276C1" w:rsidP="00BF0205">
      <w:pPr>
        <w:pStyle w:val="Heading4"/>
      </w:pPr>
      <w:r>
        <w:t>Psalm</w:t>
      </w:r>
      <w:r w:rsidRPr="00AB1781">
        <w:t xml:space="preserve"> 139</w:t>
      </w:r>
      <w:r>
        <w:t>: Rescue me, O Lord, from evil men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464"/>
      </w:r>
    </w:p>
    <w:p w14:paraId="2C3154AA" w14:textId="77777777" w:rsidR="00E276C1" w:rsidRPr="00AB1781" w:rsidRDefault="00E276C1" w:rsidP="00E276C1">
      <w:pPr>
        <w:pStyle w:val="Rubric"/>
      </w:pPr>
      <w:r w:rsidRPr="00AB1781">
        <w:t>1 (A Psalm by David)</w:t>
      </w:r>
    </w:p>
    <w:p w14:paraId="7B89BA26" w14:textId="77777777" w:rsidR="00E276C1" w:rsidRPr="00AB1781" w:rsidRDefault="00E276C1" w:rsidP="00E276C1">
      <w:pPr>
        <w:pStyle w:val="EnglishHangNoCoptic"/>
      </w:pPr>
      <w:r w:rsidRPr="00AB1781">
        <w:t>2 Rescue me, O Lord, from evil men;</w:t>
      </w:r>
    </w:p>
    <w:p w14:paraId="6DB72D14" w14:textId="77777777" w:rsidR="00E276C1" w:rsidRPr="00AB1781" w:rsidRDefault="00E276C1" w:rsidP="00E276C1">
      <w:pPr>
        <w:pStyle w:val="EnglishHangEndNoCoptic"/>
      </w:pPr>
      <w:r w:rsidRPr="00AB1781">
        <w:tab/>
        <w:t>deliver me from wicked men,</w:t>
      </w:r>
    </w:p>
    <w:p w14:paraId="27493A0D" w14:textId="77777777" w:rsidR="00E276C1" w:rsidRPr="00AB1781" w:rsidRDefault="00E276C1" w:rsidP="00E276C1">
      <w:pPr>
        <w:pStyle w:val="EnglishHangNoCoptic"/>
      </w:pPr>
      <w:r w:rsidRPr="00AB1781">
        <w:t>3 who plan wrongdoing in their hearts;</w:t>
      </w:r>
    </w:p>
    <w:p w14:paraId="3F44B9D9" w14:textId="77777777" w:rsidR="00E276C1" w:rsidRPr="00E276C1" w:rsidRDefault="00E276C1" w:rsidP="00E276C1">
      <w:pPr>
        <w:pStyle w:val="EnglishHangEndNoCoptic"/>
      </w:pPr>
      <w:r w:rsidRPr="00AB1781">
        <w:tab/>
        <w:t>all day long they are stirring up wars.</w:t>
      </w:r>
    </w:p>
    <w:p w14:paraId="4A9A8B5B" w14:textId="77777777" w:rsidR="00E276C1" w:rsidRPr="00AB1781" w:rsidRDefault="00E276C1" w:rsidP="00E276C1">
      <w:pPr>
        <w:pStyle w:val="EnglishHangNoCoptic"/>
      </w:pPr>
      <w:r w:rsidRPr="00AB1781">
        <w:t>4 They make their tongue sharp as an adder’s;</w:t>
      </w:r>
    </w:p>
    <w:p w14:paraId="25E0ED83" w14:textId="77777777" w:rsidR="00E276C1" w:rsidRPr="00AB1781" w:rsidRDefault="00E276C1" w:rsidP="00E276C1">
      <w:pPr>
        <w:pStyle w:val="EnglishHangEndNoCoptic"/>
      </w:pPr>
      <w:r w:rsidRPr="00AB1781">
        <w:lastRenderedPageBreak/>
        <w:tab/>
        <w:t xml:space="preserve">the venom of vipers is under their lips. </w:t>
      </w:r>
      <w:r w:rsidRPr="00AB1781">
        <w:rPr>
          <w:i/>
        </w:rPr>
        <w:t>(Pause)</w:t>
      </w:r>
    </w:p>
    <w:p w14:paraId="4104910F" w14:textId="77777777" w:rsidR="00E276C1" w:rsidRPr="00AB1781" w:rsidRDefault="00E276C1" w:rsidP="00E276C1">
      <w:pPr>
        <w:pStyle w:val="EnglishHangNoCoptic"/>
      </w:pPr>
      <w:r w:rsidRPr="00AB1781">
        <w:t>5 Guard me, O Lord, from the hands of sinners;</w:t>
      </w:r>
    </w:p>
    <w:p w14:paraId="673DB773" w14:textId="77777777" w:rsidR="00E276C1" w:rsidRPr="00AB1781" w:rsidRDefault="00E276C1" w:rsidP="00E276C1">
      <w:pPr>
        <w:pStyle w:val="EnglishHangNoCoptic"/>
      </w:pPr>
      <w:r w:rsidRPr="00AB1781">
        <w:tab/>
        <w:t>rescue me from wicked men</w:t>
      </w:r>
    </w:p>
    <w:p w14:paraId="45B3B029" w14:textId="77777777" w:rsidR="00E276C1" w:rsidRPr="00AB1781" w:rsidRDefault="00E276C1" w:rsidP="00E276C1">
      <w:pPr>
        <w:pStyle w:val="EnglishHangEndNoCoptic"/>
      </w:pPr>
      <w:r w:rsidRPr="00AB1781">
        <w:tab/>
        <w:t>who scheme to trip my steps.</w:t>
      </w:r>
    </w:p>
    <w:p w14:paraId="1979F8A0" w14:textId="77777777" w:rsidR="00E276C1" w:rsidRPr="00AB1781" w:rsidRDefault="00E276C1" w:rsidP="00E276C1">
      <w:pPr>
        <w:pStyle w:val="EnglishHangNoCoptic"/>
      </w:pPr>
      <w:r w:rsidRPr="00AB1781">
        <w:t>6 The proud hide a trap for me</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77777777" w:rsidR="00E276C1" w:rsidRPr="00AB1781" w:rsidRDefault="00E276C1" w:rsidP="00E276C1">
      <w:pPr>
        <w:pStyle w:val="EnglishHangNoCoptic"/>
      </w:pPr>
      <w:r w:rsidRPr="00AB1781">
        <w:t>7 I said to the Lord: ‘</w:t>
      </w:r>
      <w:r w:rsidR="001040C8">
        <w:t>You</w:t>
      </w:r>
      <w:r w:rsidRPr="00AB1781">
        <w:t xml:space="preserve"> </w:t>
      </w:r>
      <w:r w:rsidR="00E570CB" w:rsidRPr="00AB1781">
        <w:t>are</w:t>
      </w:r>
      <w:r w:rsidRPr="00AB1781">
        <w:t xml:space="preserve"> my God.’</w:t>
      </w:r>
    </w:p>
    <w:p w14:paraId="3C5FC6C3" w14:textId="77777777" w:rsidR="00E276C1" w:rsidRPr="00AB1781" w:rsidRDefault="00E276C1" w:rsidP="00E276C1">
      <w:pPr>
        <w:pStyle w:val="EnglishHangEndNoCoptic"/>
      </w:pPr>
      <w:r w:rsidRPr="00AB1781">
        <w:tab/>
        <w:t>Give ear, O Lord, to the cry of my prayer.</w:t>
      </w:r>
    </w:p>
    <w:p w14:paraId="41590998" w14:textId="77777777" w:rsidR="00E276C1" w:rsidRPr="00AB1781" w:rsidRDefault="00E276C1" w:rsidP="00E276C1">
      <w:pPr>
        <w:pStyle w:val="EnglishHangNoCoptic"/>
      </w:pPr>
      <w:r w:rsidRPr="00AB1781">
        <w:t>8 O Lord, Lord, power of my salvation,</w:t>
      </w:r>
    </w:p>
    <w:p w14:paraId="0FD1F57F" w14:textId="77777777" w:rsidR="00E276C1" w:rsidRPr="00AB1781" w:rsidRDefault="00E276C1" w:rsidP="00E276C1">
      <w:pPr>
        <w:pStyle w:val="EnglishHangEndNoCoptic"/>
      </w:pPr>
      <w:r w:rsidRPr="00AB1781">
        <w:tab/>
      </w:r>
      <w:r w:rsidR="001040C8">
        <w:t>You</w:t>
      </w:r>
      <w:r w:rsidRPr="00AB1781">
        <w:t xml:space="preserve"> </w:t>
      </w:r>
      <w:r w:rsidR="00E570CB">
        <w:t>overshadow</w:t>
      </w:r>
      <w:r w:rsidRPr="00AB1781">
        <w:t xml:space="preserve"> my head in the day of battle.</w:t>
      </w:r>
    </w:p>
    <w:p w14:paraId="04C3C47C" w14:textId="77777777" w:rsidR="00E276C1" w:rsidRPr="00AB1781" w:rsidRDefault="00E276C1" w:rsidP="00E276C1">
      <w:pPr>
        <w:pStyle w:val="EnglishHangNoCoptic"/>
      </w:pPr>
      <w:r w:rsidRPr="00AB1781">
        <w:t>9 Do not abandon me to sinners,</w:t>
      </w:r>
    </w:p>
    <w:p w14:paraId="65557720" w14:textId="77777777" w:rsidR="00E276C1" w:rsidRPr="00AB1781" w:rsidRDefault="00E276C1" w:rsidP="00E276C1">
      <w:pPr>
        <w:pStyle w:val="EnglishHangNoCoptic"/>
      </w:pPr>
      <w:r w:rsidRPr="00AB1781">
        <w:tab/>
        <w:t>O Lord, through my desire.</w:t>
      </w:r>
    </w:p>
    <w:p w14:paraId="1AC7FBAA" w14:textId="77777777" w:rsidR="00E276C1" w:rsidRPr="00AB1781" w:rsidRDefault="00E276C1" w:rsidP="00E276C1">
      <w:pPr>
        <w:pStyle w:val="EnglishHangNoCoptic"/>
      </w:pPr>
      <w:r w:rsidRPr="00AB1781">
        <w:tab/>
        <w:t>They scheme against me;</w:t>
      </w:r>
    </w:p>
    <w:p w14:paraId="050E77F6" w14:textId="77777777" w:rsidR="00E276C1" w:rsidRPr="00AB1781" w:rsidRDefault="00E276C1" w:rsidP="00E276C1">
      <w:pPr>
        <w:pStyle w:val="EnglishHangEndNoCoptic"/>
      </w:pPr>
      <w:r w:rsidRPr="00AB1781">
        <w:tab/>
        <w:t xml:space="preserve">leave me not, lest they be uplifted.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77777777" w:rsidR="00E276C1" w:rsidRPr="00AB1781" w:rsidRDefault="00E276C1" w:rsidP="00E276C1">
      <w:pPr>
        <w:pStyle w:val="EnglishHangEndNoCoptic"/>
      </w:pPr>
      <w:r w:rsidRPr="00AB1781">
        <w:tab/>
        <w:t>the work of their own lips will bury them.</w:t>
      </w:r>
    </w:p>
    <w:p w14:paraId="4143D3CC" w14:textId="77777777" w:rsidR="00E276C1" w:rsidRPr="00AB1781" w:rsidRDefault="00E276C1" w:rsidP="00E276C1">
      <w:pPr>
        <w:pStyle w:val="EnglishHangNoCoptic"/>
      </w:pPr>
      <w:r w:rsidRPr="00AB1781">
        <w:t>11 Coals will fall on them;</w:t>
      </w:r>
    </w:p>
    <w:p w14:paraId="62210635" w14:textId="77777777" w:rsidR="00E276C1" w:rsidRPr="00AB1781" w:rsidRDefault="00E276C1" w:rsidP="00E276C1">
      <w:pPr>
        <w:pStyle w:val="EnglishHangNoCoptic"/>
      </w:pPr>
      <w:r w:rsidRPr="00AB1781">
        <w:tab/>
      </w:r>
      <w:r w:rsidR="001040C8">
        <w:t>You</w:t>
      </w:r>
      <w:r w:rsidRPr="00AB1781">
        <w:t xml:space="preserve"> </w:t>
      </w:r>
      <w:r w:rsidR="00556387">
        <w:t>will</w:t>
      </w:r>
      <w:r w:rsidRPr="00AB1781">
        <w:t xml:space="preserve"> cast them into the fire,</w:t>
      </w:r>
    </w:p>
    <w:p w14:paraId="27F81BF0" w14:textId="77777777" w:rsidR="00E276C1" w:rsidRPr="00AB1781" w:rsidRDefault="00E276C1" w:rsidP="00E276C1">
      <w:pPr>
        <w:pStyle w:val="EnglishHangEndNoCoptic"/>
      </w:pPr>
      <w:r w:rsidRPr="00AB1781">
        <w:tab/>
        <w:t>into miseries they cannot bear.</w:t>
      </w:r>
    </w:p>
    <w:p w14:paraId="74548340" w14:textId="77777777" w:rsidR="00E276C1" w:rsidRPr="00AB1781" w:rsidRDefault="00E276C1" w:rsidP="00E276C1">
      <w:pPr>
        <w:pStyle w:val="EnglishHangNoCoptic"/>
      </w:pPr>
      <w:r w:rsidRPr="00AB1781">
        <w:t>12 A long-tongued man will not prosper in the land;</w:t>
      </w:r>
    </w:p>
    <w:p w14:paraId="693C2FE0" w14:textId="77777777" w:rsidR="00E276C1" w:rsidRPr="00AB1781" w:rsidRDefault="00E276C1" w:rsidP="00E276C1">
      <w:pPr>
        <w:pStyle w:val="EnglishHangEndNoCoptic"/>
      </w:pPr>
      <w:r w:rsidRPr="00AB1781">
        <w:tab/>
        <w:t>evils will hunt wicked men to their destruction.</w:t>
      </w:r>
    </w:p>
    <w:p w14:paraId="45058781" w14:textId="77777777" w:rsidR="00E276C1" w:rsidRPr="00AB1781" w:rsidRDefault="00E276C1" w:rsidP="00E276C1">
      <w:pPr>
        <w:pStyle w:val="EnglishHangNoCoptic"/>
      </w:pPr>
      <w:r w:rsidRPr="00AB1781">
        <w:t>13 I know that the Lord maintains the cause of the poor</w:t>
      </w:r>
    </w:p>
    <w:p w14:paraId="002C459F" w14:textId="77777777" w:rsidR="00E276C1" w:rsidRPr="00AB1781" w:rsidRDefault="00E276C1" w:rsidP="00E276C1">
      <w:pPr>
        <w:pStyle w:val="EnglishHangEndNoCoptic"/>
      </w:pPr>
      <w:r w:rsidRPr="00AB1781">
        <w:tab/>
        <w:t>and the rights of the needy.</w:t>
      </w:r>
    </w:p>
    <w:p w14:paraId="3D778B80" w14:textId="77777777" w:rsidR="00E276C1" w:rsidRPr="00AB1781" w:rsidRDefault="00E276C1" w:rsidP="00E276C1">
      <w:pPr>
        <w:pStyle w:val="EnglishHangNoCoptic"/>
      </w:pPr>
      <w:r w:rsidRPr="00AB1781">
        <w:t xml:space="preserve">14 Truly the righteous will praise </w:t>
      </w:r>
      <w:r w:rsidR="00E570CB">
        <w:t>Your</w:t>
      </w:r>
      <w:r w:rsidRPr="00AB1781">
        <w:t xml:space="preserve"> name;</w:t>
      </w:r>
    </w:p>
    <w:p w14:paraId="2E2F83D2" w14:textId="77777777" w:rsidR="00E276C1" w:rsidRDefault="00E276C1" w:rsidP="00E276C1">
      <w:pPr>
        <w:pStyle w:val="EnglishHangEndNoCoptic"/>
      </w:pPr>
      <w:r w:rsidRPr="00AB1781">
        <w:tab/>
        <w:t xml:space="preserve">honest men will live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77777777" w:rsidR="00E276C1" w:rsidRPr="00E276C1" w:rsidRDefault="00E276C1" w:rsidP="00BF0205">
      <w:pPr>
        <w:pStyle w:val="Heading4"/>
      </w:pPr>
      <w:bookmarkStart w:id="1022" w:name="_Ref411968172"/>
      <w:r>
        <w:t>Psalm</w:t>
      </w:r>
      <w:r w:rsidRPr="00AB1781">
        <w:t xml:space="preserve"> 140</w:t>
      </w:r>
      <w:r>
        <w:t xml:space="preserve">: Lord, I cry to </w:t>
      </w:r>
      <w:r w:rsidR="001040C8">
        <w:t>You</w:t>
      </w:r>
      <w:r>
        <w:t>, hear me</w:t>
      </w:r>
      <w:bookmarkEnd w:id="1022"/>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5909DF7F"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74B02A0D"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77777777" w:rsidR="00E276C1" w:rsidRPr="00AB1781" w:rsidRDefault="00E276C1" w:rsidP="00E276C1">
      <w:pPr>
        <w:pStyle w:val="EnglishHangNoCoptic"/>
      </w:pPr>
      <w:r w:rsidRPr="00AB1781">
        <w:t xml:space="preserve">Lord, I cry to </w:t>
      </w:r>
      <w:r w:rsidR="001040C8">
        <w:t>You</w:t>
      </w:r>
      <w:r w:rsidRPr="00AB1781">
        <w:t>, hear me;</w:t>
      </w:r>
    </w:p>
    <w:p w14:paraId="7E0E0D6B" w14:textId="77777777" w:rsidR="00E276C1" w:rsidRPr="00AB1781" w:rsidRDefault="00E276C1" w:rsidP="00E276C1">
      <w:pPr>
        <w:pStyle w:val="EnglishHangEndNoCoptic"/>
      </w:pPr>
      <w:r w:rsidRPr="00AB1781">
        <w:tab/>
        <w:t xml:space="preserve">attend to the voice of my prayer when I cry to </w:t>
      </w:r>
      <w:r w:rsidR="001040C8">
        <w:t>You</w:t>
      </w:r>
      <w:r w:rsidRPr="00AB1781">
        <w:t>.</w:t>
      </w:r>
    </w:p>
    <w:p w14:paraId="7C25BA94" w14:textId="77777777" w:rsidR="00E276C1" w:rsidRPr="00AB1781" w:rsidRDefault="00E276C1" w:rsidP="00E276C1">
      <w:pPr>
        <w:pStyle w:val="EnglishHangNoCoptic"/>
      </w:pPr>
      <w:r w:rsidRPr="00AB1781">
        <w:t xml:space="preserve">2 Let my prayer go straight to </w:t>
      </w:r>
      <w:r w:rsidR="001040C8">
        <w:t>You</w:t>
      </w:r>
      <w:r w:rsidRPr="00AB1781">
        <w:t xml:space="preserve"> like incense,</w:t>
      </w:r>
    </w:p>
    <w:p w14:paraId="4E73B195" w14:textId="77777777" w:rsidR="00E276C1" w:rsidRPr="00AB1781" w:rsidRDefault="00E276C1" w:rsidP="00E276C1">
      <w:pPr>
        <w:pStyle w:val="EnglishHangEndNoCoptic"/>
      </w:pPr>
      <w:r w:rsidRPr="00AB1781">
        <w:tab/>
        <w:t>and let the lifting up of my hands be an evening sacrifice.</w:t>
      </w:r>
    </w:p>
    <w:p w14:paraId="477077AC" w14:textId="77777777" w:rsidR="00E276C1" w:rsidRPr="00AB1781" w:rsidRDefault="00E276C1" w:rsidP="00E276C1">
      <w:pPr>
        <w:pStyle w:val="EnglishHangNoCoptic"/>
      </w:pPr>
      <w:r w:rsidRPr="00AB1781">
        <w:t>3 Set a watch, O Lord, over my mouth,</w:t>
      </w:r>
    </w:p>
    <w:p w14:paraId="40ABD375" w14:textId="77777777" w:rsidR="00E276C1" w:rsidRPr="00AB1781" w:rsidRDefault="00E276C1" w:rsidP="00E276C1">
      <w:pPr>
        <w:pStyle w:val="EnglishHangEndNoCoptic"/>
      </w:pPr>
      <w:r w:rsidRPr="00AB1781">
        <w:tab/>
        <w:t>and a strong door across my lips.</w:t>
      </w:r>
    </w:p>
    <w:p w14:paraId="1ADBFE68" w14:textId="77777777" w:rsidR="00E276C1" w:rsidRPr="00AB1781" w:rsidRDefault="00E276C1" w:rsidP="00E276C1">
      <w:pPr>
        <w:pStyle w:val="EnglishHangNoCoptic"/>
      </w:pPr>
      <w:r w:rsidRPr="00AB1781">
        <w:t>4 Incline not my heart to evil words</w:t>
      </w:r>
    </w:p>
    <w:p w14:paraId="04BB9987" w14:textId="77777777" w:rsidR="00E276C1" w:rsidRPr="00AB1781" w:rsidRDefault="00E276C1" w:rsidP="00E276C1">
      <w:pPr>
        <w:pStyle w:val="EnglishHangNoCoptic"/>
      </w:pPr>
      <w:r w:rsidRPr="00AB1781">
        <w:tab/>
        <w:t>to make excuses for my sins</w:t>
      </w:r>
    </w:p>
    <w:p w14:paraId="2BFD76EF" w14:textId="77777777" w:rsidR="00E276C1" w:rsidRPr="00AB1781" w:rsidRDefault="00E276C1" w:rsidP="00E276C1">
      <w:pPr>
        <w:pStyle w:val="EnglishHangNoCoptic"/>
      </w:pPr>
      <w:r w:rsidRPr="00AB1781">
        <w:tab/>
        <w:t>with folk whose work is lawlessness,</w:t>
      </w:r>
    </w:p>
    <w:p w14:paraId="35C86CB7" w14:textId="77777777" w:rsidR="00E276C1" w:rsidRPr="00AB1781" w:rsidRDefault="00E276C1" w:rsidP="00E276C1">
      <w:pPr>
        <w:pStyle w:val="EnglishHangEndNoCoptic"/>
      </w:pPr>
      <w:r w:rsidRPr="00AB1781">
        <w:tab/>
        <w:t>and I will not join their choice society.</w:t>
      </w:r>
    </w:p>
    <w:p w14:paraId="64FF83AB" w14:textId="77777777" w:rsidR="00E276C1" w:rsidRPr="00AB1781" w:rsidRDefault="00E276C1" w:rsidP="00E276C1">
      <w:pPr>
        <w:pStyle w:val="EnglishHangNoCoptic"/>
      </w:pPr>
      <w:r w:rsidRPr="00AB1781">
        <w:t>5 A just man will strike and correct me with mercy,</w:t>
      </w:r>
    </w:p>
    <w:p w14:paraId="396B1322" w14:textId="77777777" w:rsidR="00E276C1" w:rsidRPr="00AB1781" w:rsidRDefault="00E276C1" w:rsidP="00E276C1">
      <w:pPr>
        <w:pStyle w:val="EnglishHangNoCoptic"/>
      </w:pPr>
      <w:r w:rsidRPr="00AB1781">
        <w:tab/>
        <w:t>but may the oil of sinners never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77777777" w:rsidR="00E276C1" w:rsidRPr="00AB1781" w:rsidRDefault="00E276C1" w:rsidP="00E276C1">
      <w:pPr>
        <w:pStyle w:val="EnglishHangNoCoptic"/>
      </w:pPr>
      <w:r w:rsidRPr="00AB1781">
        <w:t>6 Their leaders and judges drown clinging to rocks.</w:t>
      </w:r>
    </w:p>
    <w:p w14:paraId="7CEBD648" w14:textId="77777777" w:rsidR="00E276C1" w:rsidRPr="00AB1781" w:rsidRDefault="00E276C1" w:rsidP="00E276C1">
      <w:pPr>
        <w:pStyle w:val="EnglishHangEndNoCoptic"/>
      </w:pPr>
      <w:r w:rsidRPr="00AB1781">
        <w:tab/>
        <w:t>Men will hear my words, for they are sweet.</w:t>
      </w:r>
    </w:p>
    <w:p w14:paraId="7E88873B" w14:textId="77777777" w:rsidR="00E276C1" w:rsidRPr="00AB1781" w:rsidRDefault="00E276C1" w:rsidP="00E276C1">
      <w:pPr>
        <w:pStyle w:val="EnglishHangNoCoptic"/>
      </w:pPr>
      <w:r w:rsidRPr="00AB1781">
        <w:t>7 As clods of earth are crushed on the ground,</w:t>
      </w:r>
    </w:p>
    <w:p w14:paraId="56B8E508" w14:textId="77777777" w:rsidR="00E276C1" w:rsidRPr="00AB1781" w:rsidRDefault="00E276C1" w:rsidP="00E276C1">
      <w:pPr>
        <w:pStyle w:val="EnglishHangEndNoCoptic"/>
      </w:pPr>
      <w:r w:rsidRPr="00AB1781">
        <w:tab/>
        <w:t>our bones are scattered beside the grave.</w:t>
      </w:r>
    </w:p>
    <w:p w14:paraId="0E3754D4" w14:textId="77777777" w:rsidR="00E276C1" w:rsidRPr="00AB1781" w:rsidRDefault="00E276C1" w:rsidP="00E276C1">
      <w:pPr>
        <w:pStyle w:val="EnglishHangNoCoptic"/>
      </w:pPr>
      <w:r w:rsidRPr="00AB1781">
        <w:t xml:space="preserve">8 O Lord, Lord, my eyes look to </w:t>
      </w:r>
      <w:r w:rsidR="001040C8">
        <w:t>You</w:t>
      </w:r>
      <w:r w:rsidRPr="00AB1781">
        <w:t>;</w:t>
      </w:r>
    </w:p>
    <w:p w14:paraId="7BBDF239" w14:textId="77777777" w:rsidR="00E276C1" w:rsidRPr="00AB1781" w:rsidRDefault="00E276C1" w:rsidP="00E276C1">
      <w:pPr>
        <w:pStyle w:val="EnglishHangEndNoCoptic"/>
      </w:pPr>
      <w:r w:rsidRPr="00AB1781">
        <w:tab/>
        <w:t xml:space="preserve">in </w:t>
      </w:r>
      <w:r w:rsidR="001040C8">
        <w:t>You</w:t>
      </w:r>
      <w:r w:rsidRPr="00AB1781">
        <w:t xml:space="preserve"> I trust; reject not my soul.</w:t>
      </w:r>
    </w:p>
    <w:p w14:paraId="4102712A" w14:textId="77777777" w:rsidR="00E276C1" w:rsidRPr="00AB1781" w:rsidRDefault="00E276C1" w:rsidP="00E276C1">
      <w:pPr>
        <w:pStyle w:val="EnglishHangNoCoptic"/>
      </w:pPr>
      <w:r w:rsidRPr="00AB1781">
        <w:t>9 Keep me from the snare they have laid for me,</w:t>
      </w:r>
    </w:p>
    <w:p w14:paraId="15BC26DC" w14:textId="77777777" w:rsidR="00E276C1" w:rsidRPr="00AB1781" w:rsidRDefault="00E276C1" w:rsidP="00E276C1">
      <w:pPr>
        <w:pStyle w:val="EnglishHangEndNoCoptic"/>
      </w:pPr>
      <w:r w:rsidRPr="00AB1781">
        <w:tab/>
        <w:t>and from the stumbling-blocks of evildoers.</w:t>
      </w:r>
    </w:p>
    <w:p w14:paraId="6E2B8E26" w14:textId="77777777" w:rsidR="00E276C1" w:rsidRPr="00AB1781" w:rsidRDefault="00E276C1" w:rsidP="00E276C1">
      <w:pPr>
        <w:pStyle w:val="EnglishHangNoCoptic"/>
      </w:pPr>
      <w:r w:rsidRPr="00AB1781">
        <w:t>10 Sinners will fall into their own net;</w:t>
      </w:r>
    </w:p>
    <w:p w14:paraId="17F94BE8" w14:textId="77777777" w:rsidR="00E276C1" w:rsidRPr="00E276C1" w:rsidRDefault="00E276C1" w:rsidP="00E276C1">
      <w:pPr>
        <w:pStyle w:val="EnglishHangEndNoCoptic"/>
      </w:pPr>
      <w:r w:rsidRPr="00AB1781">
        <w:tab/>
        <w:t>I am apart until I pass on.</w:t>
      </w:r>
      <w:r w:rsidRPr="00AB1781">
        <w:rPr>
          <w:rStyle w:val="FootnoteReference"/>
        </w:rPr>
        <w:footnoteReference w:id="465"/>
      </w:r>
    </w:p>
    <w:p w14:paraId="51E1BFBF" w14:textId="77777777" w:rsidR="00E276C1" w:rsidRPr="00E276C1" w:rsidRDefault="00E276C1" w:rsidP="00BF0205">
      <w:pPr>
        <w:pStyle w:val="Heading4"/>
      </w:pPr>
      <w:bookmarkStart w:id="1023" w:name="_Ref411968182"/>
      <w:r>
        <w:t>Psalm</w:t>
      </w:r>
      <w:r w:rsidRPr="00AB1781">
        <w:t xml:space="preserve"> 141</w:t>
      </w:r>
      <w:r>
        <w:t>: I cry to the Lord with all my voice, I pray with all my voice</w:t>
      </w:r>
      <w:bookmarkEnd w:id="1023"/>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4675E6A3" w14:textId="77777777" w:rsidR="00B50C35" w:rsidRDefault="00F14AA6" w:rsidP="00964F23">
      <w:pPr>
        <w:pStyle w:val="Heading3"/>
      </w:pPr>
      <w:r>
        <w:lastRenderedPageBreak/>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0C08F5BA" w14:textId="77777777" w:rsidR="00F14AA6" w:rsidRDefault="00B50C35" w:rsidP="00E276C1">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77777777" w:rsidR="00E276C1" w:rsidRPr="00AB1781" w:rsidRDefault="00E276C1" w:rsidP="00E276C1">
      <w:pPr>
        <w:pStyle w:val="EnglishHangNoCoptic"/>
      </w:pPr>
      <w:r w:rsidRPr="00AB1781">
        <w:t>2 I cry to the Lord with all my voice,</w:t>
      </w:r>
    </w:p>
    <w:p w14:paraId="4BDF93BA" w14:textId="77777777" w:rsidR="00E276C1" w:rsidRPr="00AB1781" w:rsidRDefault="00E276C1" w:rsidP="00E276C1">
      <w:pPr>
        <w:pStyle w:val="EnglishHangEndNoCoptic"/>
      </w:pPr>
      <w:r w:rsidRPr="00AB1781">
        <w:tab/>
        <w:t>I pray with all my voice to the Lord.</w:t>
      </w:r>
    </w:p>
    <w:p w14:paraId="5B331817" w14:textId="77777777" w:rsidR="00E276C1" w:rsidRPr="00AB1781" w:rsidRDefault="00E276C1" w:rsidP="00E276C1">
      <w:pPr>
        <w:pStyle w:val="EnglishHangNoCoptic"/>
      </w:pPr>
      <w:r w:rsidRPr="00AB1781">
        <w:t>3 I pour out my prayer before Him;</w:t>
      </w:r>
    </w:p>
    <w:p w14:paraId="52301C2C" w14:textId="77777777" w:rsidR="00E276C1" w:rsidRPr="00AB1781" w:rsidRDefault="00E276C1" w:rsidP="00E276C1">
      <w:pPr>
        <w:pStyle w:val="EnglishHangEndNoCoptic"/>
      </w:pPr>
      <w:r w:rsidRPr="00AB1781">
        <w:tab/>
        <w:t>I tell my trouble in His presence.</w:t>
      </w:r>
    </w:p>
    <w:p w14:paraId="1AB59A74" w14:textId="77777777" w:rsidR="00E276C1" w:rsidRPr="00AB1781" w:rsidRDefault="00E276C1" w:rsidP="00E276C1">
      <w:pPr>
        <w:pStyle w:val="EnglishHangNoCoptic"/>
      </w:pPr>
      <w:r w:rsidRPr="00AB1781">
        <w:t>4 When my spirit departs from me,</w:t>
      </w:r>
    </w:p>
    <w:p w14:paraId="43F31F25" w14:textId="77777777" w:rsidR="00E276C1" w:rsidRPr="00AB1781" w:rsidRDefault="00E276C1" w:rsidP="00E276C1">
      <w:pPr>
        <w:pStyle w:val="EnglishHangNoCoptic"/>
      </w:pPr>
      <w:r w:rsidRPr="00AB1781">
        <w:tab/>
      </w:r>
      <w:r w:rsidR="001040C8">
        <w:t>You</w:t>
      </w:r>
      <w:r w:rsidRPr="00AB1781">
        <w:t xml:space="preserve"> </w:t>
      </w:r>
      <w:r w:rsidR="00E570CB">
        <w:t>know</w:t>
      </w:r>
      <w:r w:rsidRPr="00AB1781">
        <w:t xml:space="preserve"> my paths.</w:t>
      </w:r>
    </w:p>
    <w:p w14:paraId="60FEA176" w14:textId="77777777" w:rsidR="00E276C1" w:rsidRPr="00AB1781" w:rsidRDefault="00E276C1" w:rsidP="00E276C1">
      <w:pPr>
        <w:pStyle w:val="EnglishHangNoCoptic"/>
      </w:pPr>
      <w:r w:rsidRPr="00AB1781">
        <w:tab/>
        <w:t>In this way that I am going</w:t>
      </w:r>
      <w:r w:rsidRPr="00AB1781">
        <w:rPr>
          <w:rStyle w:val="FootnoteReference"/>
        </w:rPr>
        <w:footnoteReference w:id="466"/>
      </w:r>
    </w:p>
    <w:p w14:paraId="23850F99" w14:textId="77777777" w:rsidR="00E276C1" w:rsidRPr="00AB1781" w:rsidRDefault="00E276C1" w:rsidP="00E276C1">
      <w:pPr>
        <w:pStyle w:val="EnglishHangEndNoCoptic"/>
      </w:pPr>
      <w:r w:rsidRPr="00AB1781">
        <w:tab/>
        <w:t>they hide a snare for me.</w:t>
      </w:r>
    </w:p>
    <w:p w14:paraId="42B4315B" w14:textId="77777777" w:rsidR="00E276C1" w:rsidRPr="00AB1781" w:rsidRDefault="00E276C1" w:rsidP="00E276C1">
      <w:pPr>
        <w:pStyle w:val="EnglishHangNoCoptic"/>
      </w:pPr>
      <w:r w:rsidRPr="00AB1781">
        <w:t>5 I look to the right and see:</w:t>
      </w:r>
    </w:p>
    <w:p w14:paraId="15D6428F" w14:textId="77777777" w:rsidR="00E276C1" w:rsidRPr="00AB1781" w:rsidRDefault="00E276C1" w:rsidP="00E276C1">
      <w:pPr>
        <w:pStyle w:val="EnglishHangNoCoptic"/>
      </w:pPr>
      <w:r w:rsidRPr="00AB1781">
        <w:tab/>
        <w:t>No one notices me;</w:t>
      </w:r>
    </w:p>
    <w:p w14:paraId="57C41AE6" w14:textId="77777777" w:rsidR="00E276C1" w:rsidRPr="00AB1781" w:rsidRDefault="00E276C1" w:rsidP="00E276C1">
      <w:pPr>
        <w:pStyle w:val="EnglishHangNoCoptic"/>
      </w:pPr>
      <w:r w:rsidRPr="00AB1781">
        <w:tab/>
        <w:t>night is cut off from me,</w:t>
      </w:r>
    </w:p>
    <w:p w14:paraId="1948D72D" w14:textId="77777777" w:rsidR="00E276C1" w:rsidRPr="00E276C1" w:rsidRDefault="00E276C1" w:rsidP="00E276C1">
      <w:pPr>
        <w:pStyle w:val="EnglishHangEndNoCoptic"/>
      </w:pPr>
      <w:r w:rsidRPr="00AB1781">
        <w:tab/>
        <w:t>but there is no one seeking my life.</w:t>
      </w:r>
    </w:p>
    <w:p w14:paraId="1A73A939" w14:textId="77777777" w:rsidR="00E276C1" w:rsidRPr="00AB1781" w:rsidRDefault="00E276C1" w:rsidP="00E276C1">
      <w:pPr>
        <w:pStyle w:val="EnglishHangNoCoptic"/>
      </w:pPr>
      <w:r w:rsidRPr="00AB1781">
        <w:t xml:space="preserve">6 I cry to </w:t>
      </w:r>
      <w:r w:rsidR="001040C8">
        <w:t>You</w:t>
      </w:r>
      <w:r w:rsidRPr="00AB1781">
        <w:t>, O Lord,</w:t>
      </w:r>
    </w:p>
    <w:p w14:paraId="622FBB4F" w14:textId="77777777" w:rsidR="00E276C1" w:rsidRPr="00AB1781" w:rsidRDefault="00E276C1" w:rsidP="00E276C1">
      <w:pPr>
        <w:pStyle w:val="EnglishHangNoCoptic"/>
      </w:pPr>
      <w:r w:rsidRPr="00AB1781">
        <w:tab/>
        <w:t xml:space="preserve">and say: </w:t>
      </w:r>
      <w:r w:rsidR="001040C8">
        <w:t>You</w:t>
      </w:r>
      <w:r w:rsidRPr="00AB1781">
        <w:t xml:space="preserve"> </w:t>
      </w:r>
      <w:r w:rsidR="00E570CB" w:rsidRPr="00AB1781">
        <w:t>are</w:t>
      </w:r>
      <w:r w:rsidRPr="00AB1781">
        <w:t xml:space="preserve"> my hope,</w:t>
      </w:r>
    </w:p>
    <w:p w14:paraId="5C31AA1A" w14:textId="77777777" w:rsidR="00E276C1" w:rsidRPr="00AB1781" w:rsidRDefault="00E276C1" w:rsidP="00E276C1">
      <w:pPr>
        <w:pStyle w:val="EnglishHangEndNoCoptic"/>
      </w:pPr>
      <w:r w:rsidRPr="00AB1781">
        <w:tab/>
        <w:t>my portion in the land of the living.</w:t>
      </w:r>
    </w:p>
    <w:p w14:paraId="78579091" w14:textId="77777777" w:rsidR="00E276C1" w:rsidRPr="00AB1781" w:rsidRDefault="00E276C1" w:rsidP="00E276C1">
      <w:pPr>
        <w:pStyle w:val="EnglishHangNoCoptic"/>
      </w:pPr>
      <w:r w:rsidRPr="00AB1781">
        <w:t>7 Attend to my prayer,</w:t>
      </w:r>
    </w:p>
    <w:p w14:paraId="525204CF" w14:textId="77777777" w:rsidR="00E276C1" w:rsidRPr="00AB1781" w:rsidRDefault="00E276C1" w:rsidP="00E276C1">
      <w:pPr>
        <w:pStyle w:val="EnglishHangNoCoptic"/>
      </w:pPr>
      <w:r w:rsidRPr="00AB1781">
        <w:tab/>
        <w:t>for I am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77777777" w:rsidR="00E276C1" w:rsidRPr="00AB1781" w:rsidRDefault="00E276C1" w:rsidP="00E276C1">
      <w:pPr>
        <w:pStyle w:val="EnglishHangNoCoptic"/>
      </w:pPr>
      <w:r w:rsidRPr="00AB1781">
        <w:tab/>
        <w:t xml:space="preserve">that I may praise </w:t>
      </w:r>
      <w:r w:rsidR="00E570CB">
        <w:t>Your</w:t>
      </w:r>
      <w:r w:rsidRPr="00AB1781">
        <w:t xml:space="preserve"> name;</w:t>
      </w:r>
    </w:p>
    <w:p w14:paraId="7E21C69E" w14:textId="77777777" w:rsidR="00E276C1" w:rsidRPr="00AB1781" w:rsidRDefault="00E276C1" w:rsidP="00E276C1">
      <w:pPr>
        <w:pStyle w:val="EnglishHangNoCoptic"/>
      </w:pPr>
      <w:r w:rsidRPr="00AB1781">
        <w:tab/>
        <w:t>the righteous are waiting for me,</w:t>
      </w:r>
    </w:p>
    <w:p w14:paraId="70CDA184" w14:textId="77777777" w:rsidR="00E276C1" w:rsidRPr="00E276C1" w:rsidRDefault="00E276C1" w:rsidP="00E276C1">
      <w:pPr>
        <w:pStyle w:val="EnglishHangEndNoCoptic"/>
      </w:pPr>
      <w:r w:rsidRPr="00AB1781">
        <w:tab/>
        <w:t xml:space="preserve">until </w:t>
      </w:r>
      <w:r w:rsidR="001040C8">
        <w:t>You</w:t>
      </w:r>
      <w:r w:rsidRPr="00AB1781">
        <w:t xml:space="preserve"> reward me.</w:t>
      </w:r>
    </w:p>
    <w:p w14:paraId="1BBA4A8E" w14:textId="77777777" w:rsidR="00E276C1" w:rsidRPr="00E276C1" w:rsidRDefault="00E276C1" w:rsidP="00BF0205">
      <w:pPr>
        <w:pStyle w:val="Heading4"/>
      </w:pPr>
      <w:bookmarkStart w:id="1024" w:name="_Ref412098508"/>
      <w:r>
        <w:t>Psalm</w:t>
      </w:r>
      <w:r w:rsidRPr="00AB1781">
        <w:t xml:space="preserve"> 142</w:t>
      </w:r>
      <w:r>
        <w:t xml:space="preserve">: Lord, hear my prayer; give ear to my petition in </w:t>
      </w:r>
      <w:r w:rsidR="00E570CB">
        <w:t>Your</w:t>
      </w:r>
      <w:r>
        <w:t xml:space="preserve"> truth</w:t>
      </w:r>
      <w:bookmarkEnd w:id="1024"/>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7777777" w:rsidR="00F14AA6" w:rsidRDefault="00F14AA6" w:rsidP="00E276C1">
      <w:pPr>
        <w:pStyle w:val="Rubric"/>
      </w:pPr>
      <w:r>
        <w:fldChar w:fldCharType="begin"/>
      </w:r>
      <w:r>
        <w:instrText xml:space="preserve"> REF _Ref434575533 \h </w:instrText>
      </w:r>
      <w:r>
        <w:fldChar w:fldCharType="separate"/>
      </w:r>
      <w:r w:rsidR="00B50C35">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B50C35">
        <w:rPr>
          <w:noProof/>
        </w:rPr>
        <w:t>253</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77777777" w:rsidR="00E276C1" w:rsidRPr="00AB1781" w:rsidRDefault="00E276C1" w:rsidP="00E276C1">
      <w:pPr>
        <w:pStyle w:val="EnglishHangNoCoptic"/>
      </w:pPr>
      <w:r w:rsidRPr="00AB1781">
        <w:lastRenderedPageBreak/>
        <w:t>Lord, hear my prayer;</w:t>
      </w:r>
    </w:p>
    <w:p w14:paraId="6D38972D" w14:textId="77777777" w:rsidR="00E276C1" w:rsidRPr="00AB1781" w:rsidRDefault="00E276C1" w:rsidP="00E276C1">
      <w:pPr>
        <w:pStyle w:val="EnglishHangNoCoptic"/>
      </w:pPr>
      <w:r w:rsidRPr="00AB1781">
        <w:tab/>
        <w:t xml:space="preserve">give ear to my petition in </w:t>
      </w:r>
      <w:r w:rsidR="00E570CB">
        <w:t>Your</w:t>
      </w:r>
      <w:r w:rsidRPr="00AB1781">
        <w:t xml:space="preserve"> truth.</w:t>
      </w:r>
    </w:p>
    <w:p w14:paraId="2F0C944E" w14:textId="77777777" w:rsidR="00E276C1" w:rsidRPr="00AB1781" w:rsidRDefault="00E276C1" w:rsidP="00E276C1">
      <w:pPr>
        <w:pStyle w:val="EnglishHangEndNoCoptic"/>
      </w:pPr>
      <w:r w:rsidRPr="00AB1781">
        <w:tab/>
        <w:t xml:space="preserve">Hear me in </w:t>
      </w:r>
      <w:r w:rsidR="00E570CB">
        <w:t>Your</w:t>
      </w:r>
      <w:r w:rsidRPr="00AB1781">
        <w:t xml:space="preserve"> justice.</w:t>
      </w:r>
    </w:p>
    <w:p w14:paraId="10A25107" w14:textId="77777777" w:rsidR="00E276C1" w:rsidRPr="00AB1781" w:rsidRDefault="00E276C1" w:rsidP="00E276C1">
      <w:pPr>
        <w:pStyle w:val="EnglishHangNoCoptic"/>
      </w:pPr>
      <w:r w:rsidRPr="00AB1781">
        <w:t xml:space="preserve">2 And enter not into judgment with </w:t>
      </w:r>
      <w:r w:rsidR="00E570CB">
        <w:t>Your</w:t>
      </w:r>
      <w:r w:rsidRPr="00AB1781">
        <w:t xml:space="preserve"> slave,</w:t>
      </w:r>
    </w:p>
    <w:p w14:paraId="3E0B211B" w14:textId="77777777" w:rsidR="00E276C1" w:rsidRPr="00AB1781" w:rsidRDefault="00E276C1" w:rsidP="00E276C1">
      <w:pPr>
        <w:pStyle w:val="EnglishHangEndNoCoptic"/>
      </w:pPr>
      <w:r w:rsidRPr="00AB1781">
        <w:tab/>
        <w:t xml:space="preserve">for in </w:t>
      </w:r>
      <w:r w:rsidR="00E570CB">
        <w:t>Your</w:t>
      </w:r>
      <w:r w:rsidRPr="00AB1781">
        <w:t xml:space="preserve"> sight no living soul can be justified.</w:t>
      </w:r>
    </w:p>
    <w:p w14:paraId="4C01DF0D" w14:textId="77777777" w:rsidR="00E276C1" w:rsidRPr="00AB1781" w:rsidRDefault="00E276C1" w:rsidP="00E276C1">
      <w:pPr>
        <w:pStyle w:val="EnglishHangNoCoptic"/>
      </w:pPr>
      <w:r w:rsidRPr="00AB1781">
        <w:t>3 For the enemy has persecuted my soul,</w:t>
      </w:r>
    </w:p>
    <w:p w14:paraId="7ED6D22E" w14:textId="77777777" w:rsidR="00E276C1" w:rsidRPr="00AB1781" w:rsidRDefault="00E276C1" w:rsidP="00E276C1">
      <w:pPr>
        <w:pStyle w:val="EnglishHangNoCoptic"/>
      </w:pPr>
      <w:r w:rsidRPr="00AB1781">
        <w:tab/>
        <w:t>he has humbled my life to the earth;</w:t>
      </w:r>
    </w:p>
    <w:p w14:paraId="124A3476" w14:textId="77777777" w:rsidR="00E276C1" w:rsidRPr="00AB1781" w:rsidRDefault="00E276C1" w:rsidP="00E276C1">
      <w:pPr>
        <w:pStyle w:val="EnglishHangNoCoptic"/>
      </w:pPr>
      <w:r w:rsidRPr="00AB1781">
        <w:tab/>
        <w:t>he has made me dwell in darkness,</w:t>
      </w:r>
    </w:p>
    <w:p w14:paraId="43CB4F2F" w14:textId="77777777" w:rsidR="00E276C1" w:rsidRPr="00AB1781" w:rsidRDefault="00E276C1" w:rsidP="00E276C1">
      <w:pPr>
        <w:pStyle w:val="EnglishHangEndNoCoptic"/>
      </w:pPr>
      <w:r w:rsidRPr="00AB1781">
        <w:tab/>
        <w:t>like the dead of long ago.</w:t>
      </w:r>
      <w:r w:rsidRPr="00AB1781">
        <w:rPr>
          <w:rStyle w:val="FootnoteReference"/>
        </w:rPr>
        <w:footnoteReference w:id="467"/>
      </w:r>
    </w:p>
    <w:p w14:paraId="69A9A061" w14:textId="77777777" w:rsidR="00E276C1" w:rsidRPr="00AB1781" w:rsidRDefault="00E276C1" w:rsidP="00E276C1">
      <w:pPr>
        <w:pStyle w:val="EnglishHangNoCoptic"/>
      </w:pPr>
      <w:r w:rsidRPr="00AB1781">
        <w:t>4 And my spirit desponds within me,</w:t>
      </w:r>
    </w:p>
    <w:p w14:paraId="2B7A8F11" w14:textId="77777777" w:rsidR="00E276C1" w:rsidRPr="00AB1781" w:rsidRDefault="00E276C1" w:rsidP="00E276C1">
      <w:pPr>
        <w:pStyle w:val="EnglishHangEndNoCoptic"/>
      </w:pPr>
      <w:r w:rsidRPr="00AB1781">
        <w:tab/>
        <w:t>and my heart within me is troubled.</w:t>
      </w:r>
    </w:p>
    <w:p w14:paraId="17CF5340" w14:textId="77777777" w:rsidR="00E276C1" w:rsidRPr="00AB1781" w:rsidRDefault="00E276C1" w:rsidP="00E276C1">
      <w:pPr>
        <w:pStyle w:val="EnglishHangNoCoptic"/>
      </w:pPr>
      <w:r w:rsidRPr="00AB1781">
        <w:t>5 I remember the days of old,</w:t>
      </w:r>
    </w:p>
    <w:p w14:paraId="07B96A16" w14:textId="77777777" w:rsidR="00E276C1" w:rsidRPr="00AB1781" w:rsidRDefault="00E276C1" w:rsidP="00E276C1">
      <w:pPr>
        <w:pStyle w:val="EnglishHangNoCoptic"/>
      </w:pPr>
      <w:r w:rsidRPr="00AB1781">
        <w:tab/>
        <w:t xml:space="preserve">I meditate on all </w:t>
      </w:r>
      <w:r w:rsidR="00E570CB">
        <w:t>Your</w:t>
      </w:r>
      <w:r w:rsidRPr="00AB1781">
        <w:t xml:space="preserve"> works,</w:t>
      </w:r>
    </w:p>
    <w:p w14:paraId="6F278B6E" w14:textId="77777777" w:rsidR="00E276C1" w:rsidRPr="00AB1781" w:rsidRDefault="00E276C1" w:rsidP="00E276C1">
      <w:pPr>
        <w:pStyle w:val="EnglishHangEndNoCoptic"/>
      </w:pPr>
      <w:r w:rsidRPr="00AB1781">
        <w:tab/>
        <w:t xml:space="preserve">I meditate on the works of </w:t>
      </w:r>
      <w:r w:rsidR="00E570CB">
        <w:t>Your</w:t>
      </w:r>
      <w:r w:rsidRPr="00AB1781">
        <w:t xml:space="preserve"> hands.</w:t>
      </w:r>
    </w:p>
    <w:p w14:paraId="5B1CF910" w14:textId="77777777" w:rsidR="00E276C1" w:rsidRPr="00AB1781" w:rsidRDefault="00E276C1" w:rsidP="00E276C1">
      <w:pPr>
        <w:pStyle w:val="EnglishHangNoCoptic"/>
      </w:pPr>
      <w:r w:rsidRPr="00AB1781">
        <w:t xml:space="preserve">6 I stretch out my hands to </w:t>
      </w:r>
      <w:r w:rsidR="001040C8">
        <w:t>You</w:t>
      </w:r>
      <w:r w:rsidRPr="00AB1781">
        <w:t>;</w:t>
      </w:r>
    </w:p>
    <w:p w14:paraId="018BCFA1" w14:textId="77777777" w:rsidR="00E276C1" w:rsidRPr="00AB1781" w:rsidRDefault="00E276C1" w:rsidP="00E276C1">
      <w:pPr>
        <w:pStyle w:val="EnglishHangEndNoCoptic"/>
      </w:pPr>
      <w:r w:rsidRPr="00AB1781">
        <w:tab/>
        <w:t xml:space="preserve">my soul like parched earth thirsts for </w:t>
      </w:r>
      <w:r w:rsidR="001040C8">
        <w:t>You</w:t>
      </w:r>
      <w:r w:rsidRPr="00AB1781">
        <w:t xml:space="preserve">. </w:t>
      </w:r>
      <w:r w:rsidRPr="00AB1781">
        <w:rPr>
          <w:i/>
        </w:rPr>
        <w:t>(Pause)</w:t>
      </w:r>
    </w:p>
    <w:p w14:paraId="6BA90DC8" w14:textId="77777777" w:rsidR="00E276C1" w:rsidRPr="00AB1781" w:rsidRDefault="00E276C1" w:rsidP="00E276C1">
      <w:pPr>
        <w:pStyle w:val="EnglishHangNoCoptic"/>
      </w:pPr>
      <w:r w:rsidRPr="00AB1781">
        <w:t>7 Hear me speedily, O Lord:</w:t>
      </w:r>
    </w:p>
    <w:p w14:paraId="4F8297A2" w14:textId="77777777" w:rsidR="00E276C1" w:rsidRPr="00AB1781" w:rsidRDefault="00E276C1" w:rsidP="00E276C1">
      <w:pPr>
        <w:pStyle w:val="EnglishHangNoCoptic"/>
      </w:pPr>
      <w:r w:rsidRPr="00AB1781">
        <w:tab/>
        <w:t>my spirit grows faint.</w:t>
      </w:r>
    </w:p>
    <w:p w14:paraId="60000F78" w14:textId="77777777" w:rsidR="00E276C1" w:rsidRPr="00AB1781" w:rsidRDefault="00E276C1" w:rsidP="00E276C1">
      <w:pPr>
        <w:pStyle w:val="EnglishHangNoCoptic"/>
      </w:pPr>
      <w:r w:rsidRPr="00AB1781">
        <w:tab/>
        <w:t xml:space="preserve">Hide not </w:t>
      </w:r>
      <w:r w:rsidR="00E570CB">
        <w:t>Your</w:t>
      </w:r>
      <w:r w:rsidRPr="00AB1781">
        <w:t xml:space="preserve"> face from me</w:t>
      </w:r>
    </w:p>
    <w:p w14:paraId="7D5E64D4" w14:textId="77777777" w:rsidR="00E276C1" w:rsidRPr="00E276C1" w:rsidRDefault="00E276C1" w:rsidP="00E276C1">
      <w:pPr>
        <w:pStyle w:val="EnglishHangEndNoCoptic"/>
      </w:pPr>
      <w:r w:rsidRPr="00AB1781">
        <w:tab/>
        <w:t>lest I be like those who go down to the pit.</w:t>
      </w:r>
    </w:p>
    <w:p w14:paraId="294F0AFC" w14:textId="77777777" w:rsidR="00E276C1" w:rsidRPr="00AB1781" w:rsidRDefault="00E276C1" w:rsidP="00E276C1">
      <w:pPr>
        <w:pStyle w:val="EnglishHangNoCoptic"/>
      </w:pPr>
      <w:r w:rsidRPr="00AB1781">
        <w:t xml:space="preserve">8 Make me hear </w:t>
      </w:r>
      <w:r w:rsidR="00E570CB">
        <w:t>Your</w:t>
      </w:r>
      <w:r w:rsidRPr="00AB1781">
        <w:t xml:space="preserve"> mercy in the morning,</w:t>
      </w:r>
    </w:p>
    <w:p w14:paraId="586523A9" w14:textId="77777777" w:rsidR="00E276C1" w:rsidRPr="00AB1781" w:rsidRDefault="00E276C1" w:rsidP="00E276C1">
      <w:pPr>
        <w:pStyle w:val="EnglishHangNoCoptic"/>
      </w:pPr>
      <w:r w:rsidRPr="00AB1781">
        <w:tab/>
        <w:t xml:space="preserve">for in </w:t>
      </w:r>
      <w:r w:rsidR="001040C8">
        <w:t>You</w:t>
      </w:r>
      <w:r w:rsidRPr="00AB1781">
        <w:t xml:space="preserve"> I have hoped.</w:t>
      </w:r>
    </w:p>
    <w:p w14:paraId="3B15FA7D" w14:textId="77777777" w:rsidR="00E276C1" w:rsidRPr="00AB1781" w:rsidRDefault="00E276C1" w:rsidP="00E276C1">
      <w:pPr>
        <w:pStyle w:val="EnglishHangNoCoptic"/>
      </w:pPr>
      <w:r w:rsidRPr="00AB1781">
        <w:tab/>
        <w:t>Make known to me the way I should go, O Lord,</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77777777" w:rsidR="00E276C1" w:rsidRPr="00AB1781" w:rsidRDefault="00E276C1" w:rsidP="00E276C1">
      <w:pPr>
        <w:pStyle w:val="EnglishHangNoCoptic"/>
      </w:pPr>
      <w:r w:rsidRPr="00AB1781">
        <w:t>9 Deliver me, O Lord, from my enemies;</w:t>
      </w:r>
    </w:p>
    <w:p w14:paraId="58E69CFE" w14:textId="77777777" w:rsidR="00E276C1" w:rsidRPr="00AB1781" w:rsidRDefault="00E276C1" w:rsidP="00E276C1">
      <w:pPr>
        <w:pStyle w:val="EnglishHangEndNoCoptic"/>
      </w:pPr>
      <w:r w:rsidRPr="00AB1781">
        <w:tab/>
        <w:t xml:space="preserve">I fly for refuge to </w:t>
      </w:r>
      <w:r w:rsidR="001040C8">
        <w:t>You</w:t>
      </w:r>
      <w:r w:rsidRPr="00AB1781">
        <w:t>.</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77777777" w:rsidR="00E276C1" w:rsidRPr="00AB1781" w:rsidRDefault="00E276C1" w:rsidP="00E276C1">
      <w:pPr>
        <w:pStyle w:val="EnglishHangEndNoCoptic"/>
      </w:pPr>
      <w:r w:rsidRPr="00AB1781">
        <w:tab/>
      </w:r>
      <w:r w:rsidR="00E570CB">
        <w:t>Your</w:t>
      </w:r>
      <w:r w:rsidRPr="00AB1781">
        <w:t xml:space="preserve"> good Spirit will guide me to the right land.</w:t>
      </w:r>
    </w:p>
    <w:p w14:paraId="68A5FFFA" w14:textId="77777777"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quicken me, O Lord, for the glory of </w:t>
      </w:r>
      <w:r w:rsidR="00E570CB">
        <w:t>Your</w:t>
      </w:r>
      <w:r w:rsidRPr="00AB1781">
        <w:t xml:space="preserve"> Name.</w:t>
      </w:r>
    </w:p>
    <w:p w14:paraId="435A08A4" w14:textId="77777777" w:rsidR="00E276C1" w:rsidRPr="00AB1781" w:rsidRDefault="00E276C1" w:rsidP="00E276C1">
      <w:pPr>
        <w:pStyle w:val="EnglishHangEndNoCoptic"/>
      </w:pPr>
      <w:r w:rsidRPr="00AB1781">
        <w:tab/>
        <w:t xml:space="preserve">In </w:t>
      </w:r>
      <w:r w:rsidR="00E570CB">
        <w:t>Your</w:t>
      </w:r>
      <w:r w:rsidRPr="00AB1781">
        <w:t xml:space="preserve"> justice </w:t>
      </w:r>
      <w:r w:rsidR="001040C8">
        <w:t>You</w:t>
      </w:r>
      <w:r w:rsidRPr="00AB1781">
        <w:t xml:space="preserve"> </w:t>
      </w:r>
      <w:r w:rsidR="00E570CB" w:rsidRPr="00AB1781">
        <w:t>will</w:t>
      </w:r>
      <w:r w:rsidRPr="00AB1781">
        <w:t xml:space="preserve"> bring my soul out of trouble.</w:t>
      </w:r>
    </w:p>
    <w:p w14:paraId="700A47DA" w14:textId="77777777"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slay my enemies,</w:t>
      </w:r>
    </w:p>
    <w:p w14:paraId="557372F3" w14:textId="77777777" w:rsidR="00E276C1" w:rsidRPr="00AB1781" w:rsidRDefault="00E276C1" w:rsidP="00E276C1">
      <w:pPr>
        <w:pStyle w:val="EnglishHangNoCoptic"/>
      </w:pPr>
      <w:r w:rsidRPr="00AB1781">
        <w:tab/>
        <w:t xml:space="preserve">and destroy all who </w:t>
      </w:r>
      <w:r w:rsidR="002A0A20" w:rsidRPr="00AB1781">
        <w:t>afflict</w:t>
      </w:r>
      <w:r w:rsidRPr="00AB1781">
        <w:t xml:space="preserve"> my soul,</w:t>
      </w:r>
    </w:p>
    <w:p w14:paraId="490DBEC0" w14:textId="77777777" w:rsidR="00E276C1" w:rsidRDefault="00E276C1" w:rsidP="00924D0C">
      <w:pPr>
        <w:pStyle w:val="EnglishHangEndNoCoptic"/>
      </w:pPr>
      <w:r w:rsidRPr="00AB1781">
        <w:tab/>
        <w:t xml:space="preserve">for I am </w:t>
      </w:r>
      <w:r w:rsidR="00E570CB">
        <w:t>Your</w:t>
      </w:r>
      <w:r w:rsidRPr="00AB1781">
        <w:t xml:space="preserve"> slave.</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1025" w:name="_Ref435438665"/>
      <w:r w:rsidRPr="00AB1781">
        <w:lastRenderedPageBreak/>
        <w:t>K</w:t>
      </w:r>
      <w:r>
        <w:t>athisma 20</w:t>
      </w:r>
      <w:bookmarkEnd w:id="1025"/>
    </w:p>
    <w:p w14:paraId="2F5BA9DC" w14:textId="77777777" w:rsidR="00E276C1" w:rsidRPr="002A0A20" w:rsidRDefault="002A0A20" w:rsidP="00BF0205">
      <w:pPr>
        <w:pStyle w:val="Heading4"/>
      </w:pPr>
      <w:r>
        <w:t>Psalm</w:t>
      </w:r>
      <w:r w:rsidR="00E276C1" w:rsidRPr="00AB1781">
        <w:t xml:space="preserve"> 143</w:t>
      </w:r>
      <w:r>
        <w:t>: Blessed be the Lord my God, who trains my hands for war</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77777777" w:rsidR="00E276C1" w:rsidRPr="00AB1781" w:rsidRDefault="00E276C1" w:rsidP="002A0A20">
      <w:pPr>
        <w:pStyle w:val="Rubric"/>
      </w:pPr>
      <w:r w:rsidRPr="00AB1781">
        <w:t>1 (By David. On Goliath)</w:t>
      </w:r>
    </w:p>
    <w:p w14:paraId="49F63402" w14:textId="77777777" w:rsidR="00E276C1" w:rsidRPr="00AB1781" w:rsidRDefault="00E276C1" w:rsidP="002A0A20">
      <w:pPr>
        <w:pStyle w:val="EnglishHangNoCoptic"/>
      </w:pPr>
      <w:r w:rsidRPr="00AB1781">
        <w:t>Blessed be the Lord my God,</w:t>
      </w:r>
    </w:p>
    <w:p w14:paraId="05360B78" w14:textId="77777777" w:rsidR="00E276C1" w:rsidRPr="00AB1781" w:rsidRDefault="00E276C1" w:rsidP="002A0A20">
      <w:pPr>
        <w:pStyle w:val="EnglishHangNoCoptic"/>
      </w:pPr>
      <w:r w:rsidRPr="00AB1781">
        <w:tab/>
        <w:t>Who trains my hands for war</w:t>
      </w:r>
    </w:p>
    <w:p w14:paraId="0562ACCD" w14:textId="77777777" w:rsidR="00E276C1" w:rsidRPr="00AB1781" w:rsidRDefault="00E276C1" w:rsidP="002A0A20">
      <w:pPr>
        <w:pStyle w:val="EnglishHangEndNoCoptic"/>
      </w:pPr>
      <w:r w:rsidRPr="00AB1781">
        <w:tab/>
        <w:t>and my fingers for battle:</w:t>
      </w:r>
    </w:p>
    <w:p w14:paraId="358BDC69" w14:textId="77777777" w:rsidR="00E276C1" w:rsidRPr="00AB1781" w:rsidRDefault="00E276C1" w:rsidP="002A0A20">
      <w:pPr>
        <w:pStyle w:val="EnglishHangNoCoptic"/>
      </w:pPr>
      <w:r w:rsidRPr="00AB1781">
        <w:t>2 my mercy and my refuge,</w:t>
      </w:r>
    </w:p>
    <w:p w14:paraId="51937ADD" w14:textId="77777777" w:rsidR="00E276C1" w:rsidRPr="00AB1781" w:rsidRDefault="00E276C1" w:rsidP="002A0A20">
      <w:pPr>
        <w:pStyle w:val="EnglishHangNoCoptic"/>
      </w:pPr>
      <w:r w:rsidRPr="00AB1781">
        <w:tab/>
        <w:t>my support and my deliverer,</w:t>
      </w:r>
    </w:p>
    <w:p w14:paraId="21DD5E82" w14:textId="77777777" w:rsidR="00E276C1" w:rsidRPr="00AB1781" w:rsidRDefault="00E276C1" w:rsidP="002A0A20">
      <w:pPr>
        <w:pStyle w:val="EnglishHangNoCoptic"/>
      </w:pPr>
      <w:r w:rsidRPr="00AB1781">
        <w:tab/>
        <w:t>my protection in whom I trust,</w:t>
      </w:r>
    </w:p>
    <w:p w14:paraId="447F5C1F" w14:textId="77777777" w:rsidR="00E276C1" w:rsidRPr="00AB1781" w:rsidRDefault="00E276C1" w:rsidP="002A0A20">
      <w:pPr>
        <w:pStyle w:val="EnglishHangEndNoCoptic"/>
      </w:pPr>
      <w:r w:rsidRPr="00AB1781">
        <w:tab/>
        <w:t>Who subdues my people under me.</w:t>
      </w:r>
    </w:p>
    <w:p w14:paraId="64FDE242" w14:textId="77777777" w:rsidR="00E276C1" w:rsidRPr="00AB1781" w:rsidRDefault="00E276C1" w:rsidP="002A0A20">
      <w:pPr>
        <w:pStyle w:val="EnglishHangNoCoptic"/>
      </w:pPr>
      <w:r w:rsidRPr="00AB1781">
        <w:t>3 Lord, what is man</w:t>
      </w:r>
    </w:p>
    <w:p w14:paraId="7ADDE560" w14:textId="77777777" w:rsidR="00E276C1" w:rsidRPr="00AB1781" w:rsidRDefault="00E276C1" w:rsidP="002A0A20">
      <w:pPr>
        <w:pStyle w:val="EnglishHangNoCoptic"/>
      </w:pPr>
      <w:r w:rsidRPr="00AB1781">
        <w:tab/>
        <w:t xml:space="preserve">that </w:t>
      </w:r>
      <w:r w:rsidR="001040C8">
        <w:t>You</w:t>
      </w:r>
      <w:r w:rsidRPr="00AB1781">
        <w:t xml:space="preserve"> </w:t>
      </w:r>
      <w:r w:rsidR="00E570CB">
        <w:t>make</w:t>
      </w:r>
      <w:r w:rsidRPr="00AB1781">
        <w:t xml:space="preserve"> </w:t>
      </w:r>
      <w:r w:rsidR="00556387">
        <w:t>Yourself</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77777777" w:rsidR="00E276C1" w:rsidRPr="00AB1781" w:rsidRDefault="00E276C1" w:rsidP="002A0A20">
      <w:pPr>
        <w:pStyle w:val="EnglishHangNoCoptic"/>
      </w:pPr>
      <w:r w:rsidRPr="00AB1781">
        <w:t>5 O Lord, bow the heavens and come down;</w:t>
      </w:r>
    </w:p>
    <w:p w14:paraId="22B89EFC" w14:textId="77777777" w:rsidR="00E276C1" w:rsidRPr="00AB1781" w:rsidRDefault="00E276C1" w:rsidP="002A0A20">
      <w:pPr>
        <w:pStyle w:val="EnglishHangEndNoCoptic"/>
      </w:pPr>
      <w:r w:rsidRPr="00AB1781">
        <w:tab/>
        <w:t>touch the mountains and they will smoke.</w:t>
      </w:r>
    </w:p>
    <w:p w14:paraId="1FB7E69E" w14:textId="77777777" w:rsidR="00E276C1" w:rsidRPr="00AB1781" w:rsidRDefault="00E276C1" w:rsidP="002A0A20">
      <w:pPr>
        <w:pStyle w:val="EnglishHangNoCoptic"/>
      </w:pPr>
      <w:r w:rsidRPr="00AB1781">
        <w:t xml:space="preserve">6 Flash lightning and </w:t>
      </w:r>
      <w:r w:rsidR="001040C8">
        <w:t>You</w:t>
      </w:r>
      <w:r w:rsidRPr="00AB1781">
        <w:t xml:space="preserve"> </w:t>
      </w:r>
      <w:r w:rsidR="00556387">
        <w:t>will</w:t>
      </w:r>
      <w:r w:rsidRPr="00AB1781">
        <w:t xml:space="preserve"> scatter them;</w:t>
      </w:r>
    </w:p>
    <w:p w14:paraId="6D16F04C" w14:textId="77777777" w:rsidR="00E276C1" w:rsidRPr="00AB1781" w:rsidRDefault="00E276C1" w:rsidP="002A0A20">
      <w:pPr>
        <w:pStyle w:val="EnglishHangEndNoCoptic"/>
      </w:pPr>
      <w:r w:rsidRPr="00AB1781">
        <w:tab/>
        <w:t xml:space="preserve">shoot </w:t>
      </w:r>
      <w:r w:rsidR="00E570CB">
        <w:t>Your</w:t>
      </w:r>
      <w:r w:rsidRPr="00AB1781">
        <w:t xml:space="preserve"> arrows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77777777" w:rsidR="00E276C1" w:rsidRPr="00AB1781" w:rsidRDefault="00E276C1" w:rsidP="002A0A20">
      <w:pPr>
        <w:pStyle w:val="EnglishHangNoCoptic"/>
      </w:pPr>
      <w:r w:rsidRPr="00AB1781">
        <w:tab/>
        <w:t>rescue me and deliver me from many waters,</w:t>
      </w:r>
    </w:p>
    <w:p w14:paraId="038BB9B4" w14:textId="77777777" w:rsidR="00E276C1" w:rsidRPr="00AB1781" w:rsidRDefault="00E276C1" w:rsidP="002A0A20">
      <w:pPr>
        <w:pStyle w:val="EnglishHangEndNoCoptic"/>
      </w:pPr>
      <w:r w:rsidRPr="00AB1781">
        <w:tab/>
        <w:t>from the hand of aliens,</w:t>
      </w:r>
    </w:p>
    <w:p w14:paraId="225FD97A" w14:textId="77777777" w:rsidR="00E276C1" w:rsidRPr="00AB1781" w:rsidRDefault="00E276C1" w:rsidP="002A0A20">
      <w:pPr>
        <w:pStyle w:val="EnglishHangNoCoptic"/>
      </w:pPr>
      <w:r w:rsidRPr="00AB1781">
        <w:t>8 whose mouths talk vanity,</w:t>
      </w:r>
    </w:p>
    <w:p w14:paraId="5226E1CE" w14:textId="77777777" w:rsidR="00E276C1" w:rsidRPr="00AB1781" w:rsidRDefault="00E276C1" w:rsidP="002A0A20">
      <w:pPr>
        <w:pStyle w:val="EnglishHangEndNoCoptic"/>
      </w:pPr>
      <w:r w:rsidRPr="00AB1781">
        <w:tab/>
        <w:t>and whose right hand is raised in perjury.</w:t>
      </w:r>
      <w:r w:rsidRPr="00AB1781">
        <w:rPr>
          <w:rStyle w:val="FootnoteReference"/>
        </w:rPr>
        <w:footnoteReference w:id="468"/>
      </w:r>
    </w:p>
    <w:p w14:paraId="38B1766D" w14:textId="77777777" w:rsidR="00E276C1" w:rsidRPr="00AB1781" w:rsidRDefault="00E276C1" w:rsidP="002A0A20">
      <w:pPr>
        <w:pStyle w:val="EnglishHangNoCoptic"/>
      </w:pPr>
      <w:r w:rsidRPr="00AB1781">
        <w:t xml:space="preserve">9 O God, I will sing </w:t>
      </w:r>
      <w:r w:rsidR="001040C8">
        <w:t>You</w:t>
      </w:r>
      <w:r w:rsidRPr="00AB1781">
        <w:t xml:space="preserve"> a new song;</w:t>
      </w:r>
    </w:p>
    <w:p w14:paraId="0B18FE3B" w14:textId="77777777" w:rsidR="00E276C1" w:rsidRPr="00AB1781" w:rsidRDefault="00E276C1" w:rsidP="002A0A20">
      <w:pPr>
        <w:pStyle w:val="EnglishHangEndNoCoptic"/>
      </w:pPr>
      <w:r w:rsidRPr="00AB1781">
        <w:tab/>
        <w:t xml:space="preserve">on a ten-stringed harp I will sing praises to </w:t>
      </w:r>
      <w:r w:rsidR="001040C8">
        <w:t>You</w:t>
      </w:r>
      <w:r w:rsidRPr="00AB1781">
        <w:t>.</w:t>
      </w:r>
    </w:p>
    <w:p w14:paraId="58DDCD9C" w14:textId="77777777" w:rsidR="00E276C1" w:rsidRPr="00AB1781" w:rsidRDefault="00E276C1" w:rsidP="002A0A20">
      <w:pPr>
        <w:pStyle w:val="EnglishHangNoCoptic"/>
      </w:pPr>
      <w:r w:rsidRPr="00AB1781">
        <w:t xml:space="preserve">10 Who </w:t>
      </w:r>
      <w:r w:rsidR="00E570CB" w:rsidRPr="00AB1781">
        <w:t>gives</w:t>
      </w:r>
      <w:r w:rsidRPr="00AB1781">
        <w:t xml:space="preserve"> salvation to kings,</w:t>
      </w:r>
    </w:p>
    <w:p w14:paraId="5025D202" w14:textId="77777777" w:rsidR="00E276C1" w:rsidRPr="00AB1781" w:rsidRDefault="00E276C1" w:rsidP="002A0A20">
      <w:pPr>
        <w:pStyle w:val="EnglishHangEndNoCoptic"/>
      </w:pPr>
      <w:r w:rsidRPr="00AB1781">
        <w:lastRenderedPageBreak/>
        <w:tab/>
        <w:t xml:space="preserve">Who </w:t>
      </w:r>
      <w:r w:rsidR="001040C8">
        <w:t>did</w:t>
      </w:r>
      <w:r w:rsidRPr="00AB1781">
        <w:t xml:space="preserve"> redeem David </w:t>
      </w:r>
      <w:r w:rsidR="00E570CB">
        <w:t>Your</w:t>
      </w:r>
      <w:r w:rsidRPr="00AB1781">
        <w:t xml:space="preserve"> servant from the evil sword.</w:t>
      </w:r>
      <w:r w:rsidRPr="00AB1781">
        <w:rPr>
          <w:rStyle w:val="FootnoteReference"/>
        </w:rPr>
        <w:footnoteReference w:id="469"/>
      </w:r>
    </w:p>
    <w:p w14:paraId="55F665A0" w14:textId="77777777" w:rsidR="00E276C1" w:rsidRPr="00AB1781" w:rsidRDefault="00E276C1" w:rsidP="002A0A20">
      <w:pPr>
        <w:pStyle w:val="EnglishHangNoCoptic"/>
      </w:pPr>
      <w:r w:rsidRPr="00AB1781">
        <w:t>11 Rescue me and deliver me</w:t>
      </w:r>
    </w:p>
    <w:p w14:paraId="68A58F3A" w14:textId="77777777" w:rsidR="00E276C1" w:rsidRPr="00AB1781" w:rsidRDefault="00E276C1" w:rsidP="002A0A20">
      <w:pPr>
        <w:pStyle w:val="EnglishHangNoCoptic"/>
      </w:pPr>
      <w:r w:rsidRPr="00AB1781">
        <w:tab/>
        <w:t>from the hand of aliens,</w:t>
      </w:r>
      <w:r w:rsidRPr="00AB1781">
        <w:rPr>
          <w:rStyle w:val="FootnoteReference"/>
        </w:rPr>
        <w:footnoteReference w:id="470"/>
      </w:r>
    </w:p>
    <w:p w14:paraId="327497B0" w14:textId="77777777" w:rsidR="00E276C1" w:rsidRPr="00AB1781" w:rsidRDefault="00E276C1" w:rsidP="002A0A20">
      <w:pPr>
        <w:pStyle w:val="EnglishHangNoCoptic"/>
      </w:pPr>
      <w:r w:rsidRPr="00AB1781">
        <w:tab/>
        <w:t>whose mouths talk vanity</w:t>
      </w:r>
    </w:p>
    <w:p w14:paraId="3DEBF8D4" w14:textId="77777777" w:rsidR="00E276C1" w:rsidRPr="00AB1781" w:rsidRDefault="00E276C1" w:rsidP="002A0A20">
      <w:pPr>
        <w:pStyle w:val="EnglishHangEndNoCoptic"/>
      </w:pPr>
      <w:r w:rsidRPr="00AB1781">
        <w:tab/>
        <w:t>and whose right hand is raised in perjury:</w:t>
      </w:r>
    </w:p>
    <w:p w14:paraId="20B5B835" w14:textId="77777777" w:rsidR="00E276C1" w:rsidRPr="00AB1781" w:rsidRDefault="00E276C1" w:rsidP="002A0A20">
      <w:pPr>
        <w:pStyle w:val="EnglishHangNoCoptic"/>
      </w:pPr>
      <w:r w:rsidRPr="00AB1781">
        <w:t>12 whose sons are like plants</w:t>
      </w:r>
    </w:p>
    <w:p w14:paraId="76687EE6" w14:textId="77777777" w:rsidR="00E276C1" w:rsidRPr="00AB1781" w:rsidRDefault="00E276C1" w:rsidP="002A0A20">
      <w:pPr>
        <w:pStyle w:val="EnglishHangNoCoptic"/>
      </w:pPr>
      <w:r w:rsidRPr="00AB1781">
        <w:tab/>
        <w:t>grown up when young,</w:t>
      </w:r>
    </w:p>
    <w:p w14:paraId="21D93FDB" w14:textId="77777777" w:rsidR="00E276C1" w:rsidRPr="00AB1781" w:rsidRDefault="00E276C1" w:rsidP="002A0A20">
      <w:pPr>
        <w:pStyle w:val="EnglishHangNoCoptic"/>
      </w:pPr>
      <w:r w:rsidRPr="00AB1781">
        <w:tab/>
        <w:t>their daughters decked and daubed</w:t>
      </w:r>
    </w:p>
    <w:p w14:paraId="2673899B" w14:textId="77777777" w:rsidR="00E276C1" w:rsidRPr="00AB1781" w:rsidRDefault="00E276C1" w:rsidP="002A0A20">
      <w:pPr>
        <w:pStyle w:val="EnglishHangEndNoCoptic"/>
      </w:pPr>
      <w:r w:rsidRPr="00AB1781">
        <w:tab/>
        <w:t>like a temple image;</w:t>
      </w:r>
    </w:p>
    <w:p w14:paraId="3972B901" w14:textId="77777777" w:rsidR="00E276C1" w:rsidRPr="00AB1781" w:rsidRDefault="00E276C1" w:rsidP="002A0A20">
      <w:pPr>
        <w:pStyle w:val="EnglishHangNoCoptic"/>
      </w:pPr>
      <w:r w:rsidRPr="00AB1781">
        <w:t>13 their garners full to overflowing</w:t>
      </w:r>
    </w:p>
    <w:p w14:paraId="01302FF6" w14:textId="77777777" w:rsidR="00E276C1" w:rsidRPr="00AB1781" w:rsidRDefault="00E276C1" w:rsidP="002A0A20">
      <w:pPr>
        <w:pStyle w:val="EnglishHangNoCoptic"/>
      </w:pPr>
      <w:r w:rsidRPr="00AB1781">
        <w:tab/>
        <w:t>with all manner of stores;</w:t>
      </w:r>
    </w:p>
    <w:p w14:paraId="30ACA69E" w14:textId="77777777" w:rsidR="00E276C1" w:rsidRPr="00AB1781" w:rsidRDefault="00E276C1" w:rsidP="002A0A20">
      <w:pPr>
        <w:pStyle w:val="EnglishHangNoCoptic"/>
      </w:pPr>
      <w:r w:rsidRPr="00AB1781">
        <w:tab/>
        <w:t>their flocks prolific,</w:t>
      </w:r>
    </w:p>
    <w:p w14:paraId="6A80C25B" w14:textId="77777777" w:rsidR="00E276C1" w:rsidRPr="00AB1781" w:rsidRDefault="00E276C1" w:rsidP="002A0A20">
      <w:pPr>
        <w:pStyle w:val="EnglishHangEndNoCoptic"/>
      </w:pPr>
      <w:r w:rsidRPr="00AB1781">
        <w:tab/>
        <w:t>teeming in their streets.</w:t>
      </w:r>
    </w:p>
    <w:p w14:paraId="68AD02EC" w14:textId="77777777" w:rsidR="00E276C1" w:rsidRPr="00AB1781" w:rsidRDefault="00E276C1" w:rsidP="002A0A20">
      <w:pPr>
        <w:pStyle w:val="EnglishHangNoCoptic"/>
      </w:pPr>
      <w:r w:rsidRPr="00AB1781">
        <w:t>14 Their cattle are fat.</w:t>
      </w:r>
    </w:p>
    <w:p w14:paraId="5056026E" w14:textId="77777777" w:rsidR="00E276C1" w:rsidRPr="00AB1781" w:rsidRDefault="00E276C1" w:rsidP="002A0A20">
      <w:pPr>
        <w:pStyle w:val="EnglishHangNoCoptic"/>
      </w:pPr>
      <w:r w:rsidRPr="00AB1781">
        <w:tab/>
        <w:t>There is no fallen-down fence, no breaking out,</w:t>
      </w:r>
    </w:p>
    <w:p w14:paraId="0EA828FB" w14:textId="77777777" w:rsidR="00E276C1" w:rsidRPr="00AB1781" w:rsidRDefault="00E276C1" w:rsidP="002A0A20">
      <w:pPr>
        <w:pStyle w:val="EnglishHangNoCoptic"/>
      </w:pPr>
      <w:r w:rsidRPr="00AB1781">
        <w:tab/>
        <w:t>no wailing in their streets.</w:t>
      </w:r>
    </w:p>
    <w:p w14:paraId="6438D1B0" w14:textId="77777777" w:rsidR="00E276C1" w:rsidRPr="00AB1781" w:rsidRDefault="00E276C1" w:rsidP="002A0A20">
      <w:pPr>
        <w:pStyle w:val="EnglishHangNoCoptic"/>
      </w:pPr>
      <w:r w:rsidRPr="00AB1781">
        <w:tab/>
        <w:t>They call people blessed who have these things!</w:t>
      </w:r>
    </w:p>
    <w:p w14:paraId="72D14917" w14:textId="77777777" w:rsidR="00E276C1" w:rsidRPr="002A0A20" w:rsidRDefault="00E276C1" w:rsidP="002A0A20">
      <w:pPr>
        <w:pStyle w:val="EnglishHangEndNoCoptic"/>
      </w:pPr>
      <w:r w:rsidRPr="00AB1781">
        <w:tab/>
        <w:t>Blessed is the people whose God is the Lord.</w:t>
      </w:r>
    </w:p>
    <w:p w14:paraId="61EDF6BB" w14:textId="77777777" w:rsidR="00E276C1" w:rsidRPr="002A0A20" w:rsidRDefault="002A0A20" w:rsidP="00BF0205">
      <w:pPr>
        <w:pStyle w:val="Heading4"/>
      </w:pPr>
      <w:r>
        <w:t>Psalm</w:t>
      </w:r>
      <w:r w:rsidR="00E276C1" w:rsidRPr="00AB1781">
        <w:t xml:space="preserve"> 144</w:t>
      </w:r>
      <w:r>
        <w:t xml:space="preserve">: I will lift </w:t>
      </w:r>
      <w:r w:rsidR="001040C8">
        <w:t>You</w:t>
      </w:r>
      <w:r>
        <w:t xml:space="preserve"> on high, my God and my King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77777777" w:rsidR="00E276C1" w:rsidRPr="00AB1781" w:rsidRDefault="00E276C1" w:rsidP="002A0A20">
      <w:pPr>
        <w:pStyle w:val="Rubric"/>
      </w:pPr>
      <w:r w:rsidRPr="00AB1781">
        <w:t>1 (Praise. By David)</w:t>
      </w:r>
    </w:p>
    <w:p w14:paraId="2AACBDE3" w14:textId="77777777" w:rsidR="00E276C1" w:rsidRPr="00AB1781" w:rsidRDefault="00E276C1" w:rsidP="002A0A20">
      <w:pPr>
        <w:pStyle w:val="EnglishHangNoCoptic"/>
      </w:pPr>
      <w:r w:rsidRPr="00AB1781">
        <w:t xml:space="preserve">I will lift </w:t>
      </w:r>
      <w:r w:rsidR="001040C8">
        <w:t>You</w:t>
      </w:r>
      <w:r w:rsidRPr="00AB1781">
        <w:t xml:space="preserve"> on high, my God and my King,</w:t>
      </w:r>
      <w:r w:rsidRPr="00AB1781">
        <w:rPr>
          <w:rStyle w:val="FootnoteReference"/>
        </w:rPr>
        <w:footnoteReference w:id="471"/>
      </w:r>
    </w:p>
    <w:p w14:paraId="3FFD8488" w14:textId="77777777" w:rsidR="00E276C1" w:rsidRPr="00AB1781" w:rsidRDefault="00E276C1" w:rsidP="002A0A20">
      <w:pPr>
        <w:pStyle w:val="EnglishHangEndNoCoptic"/>
      </w:pPr>
      <w:r w:rsidRPr="00AB1781">
        <w:tab/>
        <w:t xml:space="preserve">and I will bless </w:t>
      </w:r>
      <w:r w:rsidR="00E570CB">
        <w:t>Your</w:t>
      </w:r>
      <w:r w:rsidRPr="00AB1781">
        <w:t xml:space="preserve"> name for ever and ever.</w:t>
      </w:r>
    </w:p>
    <w:p w14:paraId="7BD231CA" w14:textId="77777777" w:rsidR="00E276C1" w:rsidRPr="00AB1781" w:rsidRDefault="00E276C1" w:rsidP="002A0A20">
      <w:pPr>
        <w:pStyle w:val="EnglishHangNoCoptic"/>
      </w:pPr>
      <w:r w:rsidRPr="00AB1781">
        <w:t xml:space="preserve">2 Every day I will bless </w:t>
      </w:r>
      <w:r w:rsidR="001040C8">
        <w:t>You</w:t>
      </w:r>
      <w:r w:rsidRPr="00AB1781">
        <w:t>;</w:t>
      </w:r>
    </w:p>
    <w:p w14:paraId="49CD1129" w14:textId="77777777" w:rsidR="00E276C1" w:rsidRPr="002A0A20" w:rsidRDefault="00E276C1" w:rsidP="002A0A20">
      <w:pPr>
        <w:pStyle w:val="EnglishHangEndNoCoptic"/>
      </w:pPr>
      <w:r w:rsidRPr="00AB1781">
        <w:tab/>
        <w:t xml:space="preserve">and I will praise </w:t>
      </w:r>
      <w:r w:rsidR="00E570CB">
        <w:t>Your</w:t>
      </w:r>
      <w:r w:rsidRPr="00AB1781">
        <w:t xml:space="preserve"> name for ever and ever.</w:t>
      </w:r>
    </w:p>
    <w:p w14:paraId="5B18389F" w14:textId="77777777" w:rsidR="00E276C1" w:rsidRPr="00AB1781" w:rsidRDefault="00E276C1" w:rsidP="002A0A20">
      <w:pPr>
        <w:pStyle w:val="EnglishHangNoCoptic"/>
      </w:pPr>
      <w:r w:rsidRPr="00AB1781">
        <w:t>3 Great is the Lord and greatly to be praised;</w:t>
      </w:r>
    </w:p>
    <w:p w14:paraId="4B4106B9" w14:textId="77777777" w:rsidR="00E276C1" w:rsidRPr="00AB1781" w:rsidRDefault="00E276C1" w:rsidP="002A0A20">
      <w:pPr>
        <w:pStyle w:val="EnglishHangEndNoCoptic"/>
      </w:pPr>
      <w:r w:rsidRPr="00AB1781">
        <w:tab/>
        <w:t>and of His greatness there is no end.</w:t>
      </w:r>
    </w:p>
    <w:p w14:paraId="18ABD4AE" w14:textId="77777777" w:rsidR="00E276C1" w:rsidRPr="00AB1781" w:rsidRDefault="00E276C1" w:rsidP="002A0A20">
      <w:pPr>
        <w:pStyle w:val="EnglishHangNoCoptic"/>
      </w:pPr>
      <w:r w:rsidRPr="00AB1781">
        <w:t xml:space="preserve">4 Generation after generation will praise </w:t>
      </w:r>
      <w:r w:rsidR="00E570CB">
        <w:t>Your</w:t>
      </w:r>
      <w:r w:rsidRPr="00AB1781">
        <w:t xml:space="preserve"> works</w:t>
      </w:r>
    </w:p>
    <w:p w14:paraId="130AD927" w14:textId="77777777" w:rsidR="00E276C1" w:rsidRPr="00AB1781" w:rsidRDefault="00E276C1" w:rsidP="002A0A20">
      <w:pPr>
        <w:pStyle w:val="EnglishHangEndNoCoptic"/>
      </w:pPr>
      <w:r w:rsidRPr="00AB1781">
        <w:tab/>
        <w:t xml:space="preserve">and will declare </w:t>
      </w:r>
      <w:r w:rsidR="00E570CB">
        <w:t>Your</w:t>
      </w:r>
      <w:r w:rsidRPr="00AB1781">
        <w:t xml:space="preserve"> power.</w:t>
      </w:r>
    </w:p>
    <w:p w14:paraId="22395AA7" w14:textId="77777777" w:rsidR="00E276C1" w:rsidRPr="00AB1781" w:rsidRDefault="00E276C1" w:rsidP="002A0A20">
      <w:pPr>
        <w:pStyle w:val="EnglishHangNoCoptic"/>
      </w:pPr>
      <w:r w:rsidRPr="00AB1781">
        <w:t xml:space="preserve">5 They will speak of the glorious majesty of </w:t>
      </w:r>
      <w:r w:rsidR="00E570CB">
        <w:t>Your</w:t>
      </w:r>
      <w:r w:rsidRPr="00AB1781">
        <w:t xml:space="preserve"> holiness,</w:t>
      </w:r>
    </w:p>
    <w:p w14:paraId="0D5775F6" w14:textId="77777777" w:rsidR="00E276C1" w:rsidRPr="00AB1781" w:rsidRDefault="00E276C1" w:rsidP="002A0A20">
      <w:pPr>
        <w:pStyle w:val="EnglishHangEndNoCoptic"/>
      </w:pPr>
      <w:r w:rsidRPr="00AB1781">
        <w:lastRenderedPageBreak/>
        <w:tab/>
        <w:t xml:space="preserve">and will tell of </w:t>
      </w:r>
      <w:r w:rsidR="00E570CB">
        <w:t>Your</w:t>
      </w:r>
      <w:r w:rsidRPr="00AB1781">
        <w:t xml:space="preserve"> wonders.</w:t>
      </w:r>
    </w:p>
    <w:p w14:paraId="6F55282B" w14:textId="77777777" w:rsidR="00E276C1" w:rsidRPr="00AB1781" w:rsidRDefault="00E276C1" w:rsidP="002A0A20">
      <w:pPr>
        <w:pStyle w:val="EnglishHangNoCoptic"/>
      </w:pPr>
      <w:r w:rsidRPr="00AB1781">
        <w:t xml:space="preserve">6 They will proclaim the power of </w:t>
      </w:r>
      <w:r w:rsidR="00E570CB">
        <w:t>Your</w:t>
      </w:r>
      <w:r w:rsidRPr="00AB1781">
        <w:t xml:space="preserve"> terrible acts,</w:t>
      </w:r>
    </w:p>
    <w:p w14:paraId="30F2F69A" w14:textId="77777777" w:rsidR="00E276C1" w:rsidRPr="00AB1781" w:rsidRDefault="00E276C1" w:rsidP="002A0A20">
      <w:pPr>
        <w:pStyle w:val="EnglishHangEndNoCoptic"/>
      </w:pPr>
      <w:r w:rsidRPr="00AB1781">
        <w:tab/>
        <w:t xml:space="preserve">and tell of </w:t>
      </w:r>
      <w:r w:rsidR="00E570CB">
        <w:t>Your</w:t>
      </w:r>
      <w:r w:rsidRPr="00AB1781">
        <w:t xml:space="preserve"> greatness.</w:t>
      </w:r>
    </w:p>
    <w:p w14:paraId="73EB4AE2" w14:textId="77777777" w:rsidR="00E276C1" w:rsidRPr="00AB1781" w:rsidRDefault="00E276C1" w:rsidP="002A0A20">
      <w:pPr>
        <w:pStyle w:val="EnglishHangNoCoptic"/>
      </w:pPr>
      <w:r w:rsidRPr="00AB1781">
        <w:t xml:space="preserve">7 They will spread the fame of </w:t>
      </w:r>
      <w:r w:rsidR="00E570CB">
        <w:t>Your</w:t>
      </w:r>
      <w:r w:rsidRPr="00AB1781">
        <w:t xml:space="preserve"> abundant goodness,</w:t>
      </w:r>
    </w:p>
    <w:p w14:paraId="24A4B13F" w14:textId="77777777" w:rsidR="00E276C1" w:rsidRPr="00AB1781" w:rsidRDefault="00E276C1" w:rsidP="002A0A20">
      <w:pPr>
        <w:pStyle w:val="EnglishHangEndNoCoptic"/>
      </w:pPr>
      <w:r w:rsidRPr="00AB1781">
        <w:tab/>
        <w:t xml:space="preserve">and will rejoice in </w:t>
      </w:r>
      <w:r w:rsidR="00E570CB">
        <w:t>Your</w:t>
      </w:r>
      <w:r w:rsidRPr="00AB1781">
        <w:t xml:space="preserve"> justice and righteousness.</w:t>
      </w:r>
    </w:p>
    <w:p w14:paraId="5D307C27" w14:textId="77777777" w:rsidR="00E276C1" w:rsidRPr="00AB1781" w:rsidRDefault="00E276C1" w:rsidP="002A0A20">
      <w:pPr>
        <w:pStyle w:val="EnglishHangNoCoptic"/>
      </w:pPr>
      <w:r w:rsidRPr="00AB1781">
        <w:t>8 The Lord is compassionate and merciful,</w:t>
      </w:r>
    </w:p>
    <w:p w14:paraId="2817BBD6" w14:textId="77777777" w:rsidR="00E276C1" w:rsidRPr="00AB1781" w:rsidRDefault="00E276C1" w:rsidP="002A0A20">
      <w:pPr>
        <w:pStyle w:val="EnglishHangEndNoCoptic"/>
      </w:pPr>
      <w:r w:rsidRPr="00AB1781">
        <w:tab/>
        <w:t>long-suffering and of great mercy.</w:t>
      </w:r>
    </w:p>
    <w:p w14:paraId="318DC826" w14:textId="77777777" w:rsidR="00E276C1" w:rsidRPr="00AB1781" w:rsidRDefault="00E276C1" w:rsidP="002A0A20">
      <w:pPr>
        <w:pStyle w:val="EnglishHangNoCoptic"/>
      </w:pPr>
      <w:r w:rsidRPr="00AB1781">
        <w:t>9 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77777777" w:rsidR="00E276C1" w:rsidRPr="00AB1781" w:rsidRDefault="00E276C1" w:rsidP="002A0A20">
      <w:pPr>
        <w:pStyle w:val="EnglishHangNoCoptic"/>
      </w:pPr>
      <w:r w:rsidRPr="00AB1781">
        <w:t xml:space="preserve">10 Let all </w:t>
      </w:r>
      <w:r w:rsidR="00E570CB">
        <w:t>Your</w:t>
      </w:r>
      <w:r w:rsidRPr="00AB1781">
        <w:t xml:space="preserve"> works praise </w:t>
      </w:r>
      <w:r w:rsidR="001040C8">
        <w:t>You</w:t>
      </w:r>
      <w:r w:rsidRPr="00AB1781">
        <w:t>, O Lord,</w:t>
      </w:r>
    </w:p>
    <w:p w14:paraId="1A30D6A2" w14:textId="77777777" w:rsidR="00E276C1" w:rsidRPr="00AB1781" w:rsidRDefault="00E276C1" w:rsidP="002A0A20">
      <w:pPr>
        <w:pStyle w:val="EnglishHangEndNoCoptic"/>
      </w:pPr>
      <w:r w:rsidRPr="00AB1781">
        <w:tab/>
        <w:t xml:space="preserve">and let </w:t>
      </w:r>
      <w:r w:rsidR="00E570CB">
        <w:t>Your</w:t>
      </w:r>
      <w:r w:rsidRPr="00AB1781">
        <w:t xml:space="preserve"> saints bless </w:t>
      </w:r>
      <w:r w:rsidR="001040C8">
        <w:t>You</w:t>
      </w:r>
      <w:r w:rsidRPr="00AB1781">
        <w:t>.</w:t>
      </w:r>
    </w:p>
    <w:p w14:paraId="5EA6C0B8" w14:textId="77777777" w:rsidR="00E276C1" w:rsidRPr="00AB1781" w:rsidRDefault="00E276C1" w:rsidP="002A0A20">
      <w:pPr>
        <w:pStyle w:val="EnglishHangNoCoptic"/>
      </w:pPr>
      <w:r w:rsidRPr="00AB1781">
        <w:t xml:space="preserve">11 They speak of the glory of </w:t>
      </w:r>
      <w:r w:rsidR="00E570CB">
        <w:t>Your</w:t>
      </w:r>
      <w:r w:rsidRPr="00AB1781">
        <w:t xml:space="preserve"> Kingdom,</w:t>
      </w:r>
    </w:p>
    <w:p w14:paraId="3E3C31B4" w14:textId="77777777" w:rsidR="00E276C1" w:rsidRPr="00AB1781" w:rsidRDefault="00E276C1" w:rsidP="002A0A20">
      <w:pPr>
        <w:pStyle w:val="EnglishHangEndNoCoptic"/>
      </w:pPr>
      <w:r w:rsidRPr="00AB1781">
        <w:tab/>
        <w:t xml:space="preserve">and talk of </w:t>
      </w:r>
      <w:r w:rsidR="00E570CB">
        <w:t>Your</w:t>
      </w:r>
      <w:r w:rsidRPr="00AB1781">
        <w:t xml:space="preserve"> power;</w:t>
      </w:r>
    </w:p>
    <w:p w14:paraId="264B9E95" w14:textId="77777777" w:rsidR="00E276C1" w:rsidRPr="00AB1781" w:rsidRDefault="00E276C1" w:rsidP="002A0A20">
      <w:pPr>
        <w:pStyle w:val="EnglishHangNoCoptic"/>
      </w:pPr>
      <w:r w:rsidRPr="00AB1781">
        <w:t xml:space="preserve">12 to make known to the sons of men </w:t>
      </w:r>
      <w:r w:rsidR="00E570CB">
        <w:t>Your</w:t>
      </w:r>
      <w:r w:rsidRPr="00AB1781">
        <w:t xml:space="preserve"> power,</w:t>
      </w:r>
    </w:p>
    <w:p w14:paraId="3E0F8BF3" w14:textId="77777777" w:rsidR="00E276C1" w:rsidRPr="00AB1781" w:rsidRDefault="00E276C1" w:rsidP="002A0A20">
      <w:pPr>
        <w:pStyle w:val="EnglishHangEndNoCoptic"/>
      </w:pPr>
      <w:r w:rsidRPr="00AB1781">
        <w:tab/>
        <w:t xml:space="preserve">and the glorious majesty on </w:t>
      </w:r>
      <w:r w:rsidR="00E570CB">
        <w:t>Your</w:t>
      </w:r>
      <w:r w:rsidRPr="00AB1781">
        <w:t xml:space="preserve"> Kingdom.</w:t>
      </w:r>
    </w:p>
    <w:p w14:paraId="7578D09A" w14:textId="77777777" w:rsidR="00E276C1" w:rsidRPr="00AB1781" w:rsidRDefault="00E276C1" w:rsidP="002A0A20">
      <w:pPr>
        <w:pStyle w:val="EnglishHangNoCoptic"/>
      </w:pPr>
      <w:r w:rsidRPr="00AB1781">
        <w:t xml:space="preserve">13 </w:t>
      </w:r>
      <w:r w:rsidR="00E570CB">
        <w:t>Your</w:t>
      </w:r>
      <w:r w:rsidRPr="00AB1781">
        <w:t xml:space="preserve"> Kingdom is a Kingdom of all ages,</w:t>
      </w:r>
    </w:p>
    <w:p w14:paraId="36E7904B" w14:textId="77777777" w:rsidR="00E276C1" w:rsidRPr="00AB1781" w:rsidRDefault="00E276C1" w:rsidP="002A0A20">
      <w:pPr>
        <w:pStyle w:val="EnglishHangEndNoCoptic"/>
      </w:pPr>
      <w:r w:rsidRPr="00AB1781">
        <w:tab/>
        <w:t xml:space="preserve">and </w:t>
      </w:r>
      <w:r w:rsidR="00E570CB">
        <w:t>Your</w:t>
      </w:r>
      <w:r w:rsidRPr="00AB1781">
        <w:t xml:space="preserve"> dominion endures throughout all generations.</w:t>
      </w:r>
    </w:p>
    <w:p w14:paraId="6C9759E5" w14:textId="77777777" w:rsidR="00E276C1" w:rsidRPr="00AB1781" w:rsidRDefault="00E276C1" w:rsidP="002A0A20">
      <w:pPr>
        <w:pStyle w:val="EnglishHangNoCoptic"/>
      </w:pPr>
      <w:r w:rsidRPr="00AB1781">
        <w:t>14 The Lord is faithful in all His words,</w:t>
      </w:r>
    </w:p>
    <w:p w14:paraId="05609F6E" w14:textId="77777777" w:rsidR="00E276C1" w:rsidRPr="00AB1781" w:rsidRDefault="00E276C1" w:rsidP="002A0A20">
      <w:pPr>
        <w:pStyle w:val="EnglishHangEndNoCoptic"/>
      </w:pPr>
      <w:r w:rsidRPr="00AB1781">
        <w:tab/>
        <w:t>and holy in all His works.</w:t>
      </w:r>
    </w:p>
    <w:p w14:paraId="66D0EE8A" w14:textId="77777777" w:rsidR="00E276C1" w:rsidRPr="00AB1781" w:rsidRDefault="00E276C1" w:rsidP="002A0A20">
      <w:pPr>
        <w:pStyle w:val="EnglishHangNoCoptic"/>
      </w:pPr>
      <w:r w:rsidRPr="00AB1781">
        <w:t>15 The Lord upholds all who are falling,</w:t>
      </w:r>
    </w:p>
    <w:p w14:paraId="785C0B15" w14:textId="77777777" w:rsidR="00E276C1" w:rsidRPr="00AB1781" w:rsidRDefault="00E276C1" w:rsidP="002A0A20">
      <w:pPr>
        <w:pStyle w:val="EnglishHangEndNoCoptic"/>
      </w:pPr>
      <w:r w:rsidRPr="00AB1781">
        <w:tab/>
        <w:t>and straightens all who are bent down.</w:t>
      </w:r>
    </w:p>
    <w:p w14:paraId="7E22147E" w14:textId="77777777" w:rsidR="00E276C1" w:rsidRPr="00AB1781" w:rsidRDefault="00E276C1" w:rsidP="002A0A20">
      <w:pPr>
        <w:pStyle w:val="EnglishHangNoCoptic"/>
      </w:pPr>
      <w:r w:rsidRPr="00AB1781">
        <w:t xml:space="preserve">16 The eyes of all look to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77777777" w:rsidR="00E276C1" w:rsidRPr="00AB1781" w:rsidRDefault="00E276C1" w:rsidP="002A0A20">
      <w:pPr>
        <w:pStyle w:val="EnglishHangNoCoptic"/>
      </w:pPr>
      <w:r w:rsidRPr="00AB1781">
        <w:t xml:space="preserve">17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7777777" w:rsidR="00E276C1" w:rsidRPr="00AB1781" w:rsidRDefault="00E276C1" w:rsidP="002A0A20">
      <w:pPr>
        <w:pStyle w:val="EnglishHangEndNoCoptic"/>
      </w:pPr>
      <w:r w:rsidRPr="00AB1781">
        <w:tab/>
        <w:t xml:space="preserve">and </w:t>
      </w:r>
      <w:r w:rsidR="00E570CB">
        <w:t>fill</w:t>
      </w:r>
      <w:r w:rsidRPr="00AB1781">
        <w:t xml:space="preserve"> with delight every living being.</w:t>
      </w:r>
    </w:p>
    <w:p w14:paraId="20C4471E" w14:textId="77777777" w:rsidR="00E276C1" w:rsidRPr="00AB1781" w:rsidRDefault="00E276C1" w:rsidP="002A0A20">
      <w:pPr>
        <w:pStyle w:val="EnglishHangNoCoptic"/>
      </w:pPr>
      <w:r w:rsidRPr="00AB1781">
        <w:t>18 The Lord is just in all His ways,</w:t>
      </w:r>
    </w:p>
    <w:p w14:paraId="24E9120E" w14:textId="77777777" w:rsidR="00E276C1" w:rsidRPr="00AB1781" w:rsidRDefault="00E276C1" w:rsidP="002A0A20">
      <w:pPr>
        <w:pStyle w:val="EnglishHangEndNoCoptic"/>
      </w:pPr>
      <w:r w:rsidRPr="00AB1781">
        <w:tab/>
        <w:t>and holy in all His works.</w:t>
      </w:r>
    </w:p>
    <w:p w14:paraId="1C6679DB" w14:textId="77777777" w:rsidR="00E276C1" w:rsidRPr="00AB1781" w:rsidRDefault="00E276C1" w:rsidP="002A0A20">
      <w:pPr>
        <w:pStyle w:val="EnglishHangNoCoptic"/>
      </w:pPr>
      <w:r w:rsidRPr="00AB1781">
        <w:t>19 The Lord is near to all who call upon Him,</w:t>
      </w:r>
    </w:p>
    <w:p w14:paraId="225D8713" w14:textId="77777777" w:rsidR="00E276C1" w:rsidRPr="00AB1781" w:rsidRDefault="00E276C1" w:rsidP="002A0A20">
      <w:pPr>
        <w:pStyle w:val="EnglishHangEndNoCoptic"/>
      </w:pPr>
      <w:r w:rsidRPr="00AB1781">
        <w:tab/>
        <w:t>to all who call upon Him in truth.</w:t>
      </w:r>
    </w:p>
    <w:p w14:paraId="7913A66F" w14:textId="77777777" w:rsidR="00E276C1" w:rsidRPr="00AB1781" w:rsidRDefault="00E276C1" w:rsidP="002A0A20">
      <w:pPr>
        <w:pStyle w:val="EnglishHangNoCoptic"/>
      </w:pPr>
      <w:r w:rsidRPr="00AB1781">
        <w:t>20 He will do the will of those who fear Him</w:t>
      </w:r>
    </w:p>
    <w:p w14:paraId="01E4FBEB" w14:textId="77777777" w:rsidR="00E276C1" w:rsidRPr="00AB1781" w:rsidRDefault="00E276C1" w:rsidP="002A0A20">
      <w:pPr>
        <w:pStyle w:val="EnglishHangEndNoCoptic"/>
      </w:pPr>
      <w:r w:rsidRPr="00AB1781">
        <w:tab/>
        <w:t>and will hear their prayer and save them.</w:t>
      </w:r>
    </w:p>
    <w:p w14:paraId="48A12922" w14:textId="77777777" w:rsidR="00E276C1" w:rsidRPr="00AB1781" w:rsidRDefault="00E276C1" w:rsidP="002A0A20">
      <w:pPr>
        <w:pStyle w:val="EnglishHangNoCoptic"/>
      </w:pPr>
      <w:r w:rsidRPr="00AB1781">
        <w:lastRenderedPageBreak/>
        <w:t>21 The Lord keeps all who love Him,</w:t>
      </w:r>
    </w:p>
    <w:p w14:paraId="69B3D11F" w14:textId="77777777" w:rsidR="00E276C1" w:rsidRPr="00AB1781" w:rsidRDefault="00E276C1" w:rsidP="002A0A20">
      <w:pPr>
        <w:pStyle w:val="EnglishHangEndNoCoptic"/>
      </w:pPr>
      <w:r w:rsidRPr="00AB1781">
        <w:tab/>
        <w:t>and all the sinners He will destroy.</w:t>
      </w:r>
    </w:p>
    <w:p w14:paraId="326A85F4" w14:textId="77777777" w:rsidR="00E276C1" w:rsidRPr="00AB1781" w:rsidRDefault="00E276C1" w:rsidP="002A0A20">
      <w:pPr>
        <w:pStyle w:val="EnglishHangNoCoptic"/>
      </w:pPr>
      <w:r w:rsidRPr="00AB1781">
        <w:t>22 My mouth will declare the praise of the Lord;</w:t>
      </w:r>
    </w:p>
    <w:p w14:paraId="3BA1A680" w14:textId="77777777" w:rsidR="00E276C1" w:rsidRDefault="00E276C1" w:rsidP="002A0A20">
      <w:pPr>
        <w:pStyle w:val="EnglishHangEndNoCoptic"/>
      </w:pPr>
      <w:r w:rsidRPr="00AB1781">
        <w:tab/>
        <w:t>and let all flesh</w:t>
      </w:r>
      <w:r w:rsidRPr="00AB1781">
        <w:rPr>
          <w:rStyle w:val="FootnoteReference"/>
        </w:rPr>
        <w:footnoteReference w:id="472"/>
      </w:r>
      <w:r w:rsidRPr="00AB1781">
        <w:t xml:space="preserve"> bless His holy name for ever and ever.</w:t>
      </w:r>
    </w:p>
    <w:p w14:paraId="24EFC352" w14:textId="04D04048" w:rsidR="003A7286" w:rsidRPr="002A0A20" w:rsidRDefault="003A7286" w:rsidP="003A7286">
      <w:pPr>
        <w:pStyle w:val="Rubric"/>
      </w:pPr>
      <w:r>
        <w:t>Glory…</w:t>
      </w:r>
    </w:p>
    <w:p w14:paraId="437D5391" w14:textId="41F644EE" w:rsidR="00E276C1" w:rsidRPr="002A0A20" w:rsidRDefault="003A7286" w:rsidP="00BF0205">
      <w:pPr>
        <w:pStyle w:val="Heading4"/>
      </w:pPr>
      <w:bookmarkStart w:id="1026" w:name="_Ref411968206"/>
      <w:r>
        <w:t>P</w:t>
      </w:r>
      <w:r w:rsidR="002A0A20">
        <w:t>salm</w:t>
      </w:r>
      <w:r w:rsidR="00E276C1" w:rsidRPr="00AB1781">
        <w:t xml:space="preserve"> 145</w:t>
      </w:r>
      <w:r w:rsidR="002A0A20">
        <w:t>: Praise the Lord, O my soul! I will praise the Lord all my life</w:t>
      </w:r>
      <w:bookmarkEnd w:id="1026"/>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7691D69E"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B50C35">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B50C35">
        <w:rPr>
          <w:noProof/>
        </w:rPr>
        <w:t>59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56C14BCC"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5085AC12" w14:textId="77777777" w:rsidR="00E276C1" w:rsidRPr="00AB1781" w:rsidRDefault="00E276C1" w:rsidP="002A0A20">
      <w:pPr>
        <w:pStyle w:val="Rubric"/>
      </w:pPr>
      <w:r w:rsidRPr="00AB1781">
        <w:t>1 (Alleluia, By Haggai and Zachariah)</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77777777" w:rsidR="00E276C1" w:rsidRPr="00AB1781" w:rsidRDefault="00E276C1" w:rsidP="002A0A20">
      <w:pPr>
        <w:pStyle w:val="EnglishHangEndNoCoptic"/>
      </w:pPr>
      <w:r w:rsidRPr="00AB1781">
        <w:tab/>
        <w:t>I will sing praise to my God as long as I live.</w:t>
      </w:r>
      <w:r w:rsidRPr="00AB1781">
        <w:rPr>
          <w:rStyle w:val="FootnoteReference"/>
        </w:rPr>
        <w:footnoteReference w:id="473"/>
      </w:r>
    </w:p>
    <w:p w14:paraId="288942B2" w14:textId="77777777" w:rsidR="00E276C1" w:rsidRPr="00AB1781" w:rsidRDefault="00E276C1" w:rsidP="002A0A20">
      <w:pPr>
        <w:pStyle w:val="EnglishHangNoCoptic"/>
      </w:pPr>
      <w:r w:rsidRPr="00AB1781">
        <w:t>3 Put not your trust in rulers,</w:t>
      </w:r>
    </w:p>
    <w:p w14:paraId="34D07770" w14:textId="77777777" w:rsidR="00E276C1" w:rsidRPr="00AB1781" w:rsidRDefault="00E276C1" w:rsidP="002A0A20">
      <w:pPr>
        <w:pStyle w:val="EnglishHangEndNoCoptic"/>
      </w:pPr>
      <w:r w:rsidRPr="00AB1781">
        <w:tab/>
        <w:t>in the sons of men, in whom there is no salvation.</w:t>
      </w:r>
    </w:p>
    <w:p w14:paraId="3C82D62F" w14:textId="77777777" w:rsidR="00E276C1" w:rsidRPr="00AB1781" w:rsidRDefault="00E276C1" w:rsidP="002A0A20">
      <w:pPr>
        <w:pStyle w:val="EnglishHangNoCoptic"/>
      </w:pPr>
      <w:r w:rsidRPr="00AB1781">
        <w:t>4 Man’s spirit departs and returns to its earth;</w:t>
      </w:r>
    </w:p>
    <w:p w14:paraId="025FA265" w14:textId="77777777" w:rsidR="00E276C1" w:rsidRPr="00AB1781" w:rsidRDefault="00E276C1" w:rsidP="002A0A20">
      <w:pPr>
        <w:pStyle w:val="EnglishHangEndNoCoptic"/>
      </w:pPr>
      <w:r w:rsidRPr="00AB1781">
        <w:tab/>
        <w:t>on that day all his projects perish.</w:t>
      </w:r>
    </w:p>
    <w:p w14:paraId="29E59D96" w14:textId="77777777" w:rsidR="00E276C1" w:rsidRPr="00AB1781" w:rsidRDefault="00E276C1" w:rsidP="002A0A20">
      <w:pPr>
        <w:pStyle w:val="EnglishHangNoCoptic"/>
      </w:pPr>
      <w:r w:rsidRPr="00AB1781">
        <w:t>5 Blessed is he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77777777" w:rsidR="00E276C1" w:rsidRPr="00AB1781" w:rsidRDefault="00E276C1" w:rsidP="002A0A20">
      <w:pPr>
        <w:pStyle w:val="EnglishHangEndNoCoptic"/>
      </w:pPr>
      <w:r w:rsidRPr="00AB1781">
        <w:tab/>
        <w:t>Who keeps troth for ever;</w:t>
      </w:r>
    </w:p>
    <w:p w14:paraId="4E0CFE44" w14:textId="77777777" w:rsidR="00E276C1" w:rsidRPr="00AB1781" w:rsidRDefault="00E276C1" w:rsidP="002A0A20">
      <w:pPr>
        <w:pStyle w:val="EnglishHangNoCoptic"/>
      </w:pPr>
      <w:r w:rsidRPr="00AB1781">
        <w:t>7 Who administers judgment for those who are wronged,</w:t>
      </w:r>
    </w:p>
    <w:p w14:paraId="63834C6B" w14:textId="77777777" w:rsidR="00E276C1" w:rsidRPr="00AB1781" w:rsidRDefault="00E276C1" w:rsidP="002A0A20">
      <w:pPr>
        <w:pStyle w:val="EnglishHangNoCoptic"/>
      </w:pPr>
      <w:r w:rsidRPr="00AB1781">
        <w:tab/>
        <w:t>Who gives food to the hungry,</w:t>
      </w:r>
    </w:p>
    <w:p w14:paraId="3F179D48" w14:textId="77777777" w:rsidR="00E276C1" w:rsidRPr="00AB1781" w:rsidRDefault="00E276C1" w:rsidP="002A0A20">
      <w:pPr>
        <w:pStyle w:val="EnglishHangEndNoCoptic"/>
      </w:pPr>
      <w:r w:rsidRPr="00AB1781">
        <w:tab/>
        <w:t>The Lord releases those who are bound.</w:t>
      </w:r>
    </w:p>
    <w:p w14:paraId="07F9A907" w14:textId="77777777" w:rsidR="00E276C1" w:rsidRPr="00AB1781" w:rsidRDefault="00E276C1" w:rsidP="002A0A20">
      <w:pPr>
        <w:pStyle w:val="EnglishHangNoCoptic"/>
      </w:pPr>
      <w:r w:rsidRPr="00AB1781">
        <w:t>8 The Lord makes wise the blind;</w:t>
      </w:r>
    </w:p>
    <w:p w14:paraId="0FD62B2B" w14:textId="77777777" w:rsidR="00E276C1" w:rsidRPr="00AB1781" w:rsidRDefault="00E276C1" w:rsidP="002A0A20">
      <w:pPr>
        <w:pStyle w:val="EnglishHangNoCoptic"/>
      </w:pPr>
      <w:r w:rsidRPr="00AB1781">
        <w:tab/>
        <w:t>the Lord straightens those who are bent down;</w:t>
      </w:r>
    </w:p>
    <w:p w14:paraId="2642B7E3" w14:textId="77777777" w:rsidR="00E276C1" w:rsidRPr="00AB1781" w:rsidRDefault="00E276C1" w:rsidP="002A0A20">
      <w:pPr>
        <w:pStyle w:val="EnglishHangEndNoCoptic"/>
      </w:pPr>
      <w:r w:rsidRPr="00AB1781">
        <w:tab/>
        <w:t>the Lord loves the righteous.</w:t>
      </w:r>
    </w:p>
    <w:p w14:paraId="689539D5" w14:textId="77777777" w:rsidR="00E276C1" w:rsidRPr="00AB1781" w:rsidRDefault="00E276C1" w:rsidP="002A0A20">
      <w:pPr>
        <w:pStyle w:val="EnglishHangNoCoptic"/>
      </w:pPr>
      <w:r w:rsidRPr="00AB1781">
        <w:t>9 The Lord protects strangers;</w:t>
      </w:r>
    </w:p>
    <w:p w14:paraId="3FD88D53" w14:textId="77777777" w:rsidR="00E276C1" w:rsidRPr="00AB1781" w:rsidRDefault="00E276C1" w:rsidP="002A0A20">
      <w:pPr>
        <w:pStyle w:val="EnglishHangNoCoptic"/>
      </w:pPr>
      <w:r w:rsidRPr="00AB1781">
        <w:tab/>
        <w:t>He supports the orphan and the widow,</w:t>
      </w:r>
    </w:p>
    <w:p w14:paraId="71B28709" w14:textId="77777777" w:rsidR="00E276C1" w:rsidRPr="00AB1781" w:rsidRDefault="00E276C1" w:rsidP="002A0A20">
      <w:pPr>
        <w:pStyle w:val="EnglishHangEndNoCoptic"/>
      </w:pPr>
      <w:r w:rsidRPr="00AB1781">
        <w:tab/>
        <w:t>and wipes out the way of sinners.</w:t>
      </w:r>
    </w:p>
    <w:p w14:paraId="68F354F6" w14:textId="77777777" w:rsidR="00E276C1" w:rsidRPr="00AB1781" w:rsidRDefault="00E276C1" w:rsidP="002A0A20">
      <w:pPr>
        <w:pStyle w:val="EnglishHangNoCoptic"/>
      </w:pPr>
      <w:r w:rsidRPr="00AB1781">
        <w:t>10 The Lord will reign for ever,</w:t>
      </w:r>
    </w:p>
    <w:p w14:paraId="5A0F4266" w14:textId="77777777" w:rsidR="00E276C1" w:rsidRPr="002A0A20" w:rsidRDefault="00E276C1" w:rsidP="002A0A20">
      <w:pPr>
        <w:pStyle w:val="EnglishHangEndNoCoptic"/>
      </w:pPr>
      <w:r w:rsidRPr="00AB1781">
        <w:tab/>
        <w:t>your God, O Zion, throughout all generations.</w:t>
      </w:r>
    </w:p>
    <w:p w14:paraId="16732583" w14:textId="77777777" w:rsidR="00E276C1" w:rsidRPr="002A0A20" w:rsidRDefault="002A0A20" w:rsidP="00BF0205">
      <w:pPr>
        <w:pStyle w:val="Heading4"/>
      </w:pPr>
      <w:bookmarkStart w:id="1027" w:name="_Ref411968226"/>
      <w:r>
        <w:t>Psalm</w:t>
      </w:r>
      <w:r w:rsidR="00E276C1" w:rsidRPr="00AB1781">
        <w:t xml:space="preserve"> 146</w:t>
      </w:r>
      <w:r>
        <w:t>: Praise the Lord, for singing praise is good</w:t>
      </w:r>
      <w:bookmarkEnd w:id="1027"/>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56B503EA"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3D06BB64"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w:t>
      </w:r>
    </w:p>
    <w:p w14:paraId="464FC817" w14:textId="77777777" w:rsidR="00E276C1" w:rsidRPr="00AB1781" w:rsidRDefault="00E276C1" w:rsidP="002A0A20">
      <w:pPr>
        <w:pStyle w:val="Rubric"/>
      </w:pPr>
      <w:r w:rsidRPr="00AB1781">
        <w:t>1 (Alleluia. By Haggai and Zachariah)</w:t>
      </w:r>
    </w:p>
    <w:p w14:paraId="7DBBEF3F" w14:textId="77777777" w:rsidR="00E276C1" w:rsidRPr="00AB1781" w:rsidRDefault="00E276C1" w:rsidP="002A0A20">
      <w:pPr>
        <w:pStyle w:val="EnglishHangNoCoptic"/>
      </w:pPr>
      <w:r w:rsidRPr="00AB1781">
        <w:t>Praise the Lord, for singing praise is good;</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77777777" w:rsidR="00E276C1" w:rsidRPr="00AB1781" w:rsidRDefault="00E276C1" w:rsidP="002A0A20">
      <w:pPr>
        <w:pStyle w:val="EnglishHangEndNoCoptic"/>
      </w:pPr>
      <w:r w:rsidRPr="00AB1781">
        <w:tab/>
        <w:t>and is gathering the dispersed of Israel.</w:t>
      </w:r>
      <w:r w:rsidRPr="00AB1781">
        <w:rPr>
          <w:rStyle w:val="FootnoteReference"/>
        </w:rPr>
        <w:footnoteReference w:id="474"/>
      </w:r>
    </w:p>
    <w:p w14:paraId="7FCF4329" w14:textId="77777777" w:rsidR="00E276C1" w:rsidRPr="00AB1781" w:rsidRDefault="00E276C1" w:rsidP="002A0A20">
      <w:pPr>
        <w:pStyle w:val="EnglishHangNoCoptic"/>
      </w:pPr>
      <w:r w:rsidRPr="00AB1781">
        <w:t>3 He heals the heartbroken,</w:t>
      </w:r>
    </w:p>
    <w:p w14:paraId="4D507F78" w14:textId="77777777" w:rsidR="00E276C1" w:rsidRPr="00AB1781" w:rsidRDefault="00E276C1" w:rsidP="002A0A20">
      <w:pPr>
        <w:pStyle w:val="EnglishHangEndNoCoptic"/>
      </w:pPr>
      <w:r w:rsidRPr="00AB1781">
        <w:tab/>
        <w:t>and binds up their wounds.</w:t>
      </w:r>
    </w:p>
    <w:p w14:paraId="2436F6F0" w14:textId="77777777" w:rsidR="00E276C1" w:rsidRPr="00AB1781" w:rsidRDefault="00E276C1" w:rsidP="002A0A20">
      <w:pPr>
        <w:pStyle w:val="EnglishHangNoCoptic"/>
      </w:pPr>
      <w:r w:rsidRPr="00AB1781">
        <w:t>4 He determines the galaxy of stars,</w:t>
      </w:r>
    </w:p>
    <w:p w14:paraId="6BAC0E95" w14:textId="77777777" w:rsidR="00E276C1" w:rsidRPr="00AB1781" w:rsidRDefault="00E276C1" w:rsidP="002A0A20">
      <w:pPr>
        <w:pStyle w:val="EnglishHangEndNoCoptic"/>
      </w:pPr>
      <w:r w:rsidRPr="00AB1781">
        <w:tab/>
        <w:t>and calls them all by their names.</w:t>
      </w:r>
    </w:p>
    <w:p w14:paraId="42B84937" w14:textId="77777777" w:rsidR="00E276C1" w:rsidRPr="00AB1781" w:rsidRDefault="00E276C1" w:rsidP="002A0A20">
      <w:pPr>
        <w:pStyle w:val="EnglishHangNoCoptic"/>
      </w:pPr>
      <w:r w:rsidRPr="00AB1781">
        <w:t>5 Great is our Lord and great is His power,</w:t>
      </w:r>
    </w:p>
    <w:p w14:paraId="32DD89CA" w14:textId="77777777" w:rsidR="00E276C1" w:rsidRPr="00AB1781" w:rsidRDefault="00E276C1" w:rsidP="002A0A20">
      <w:pPr>
        <w:pStyle w:val="EnglishHangEndNoCoptic"/>
      </w:pPr>
      <w:r w:rsidRPr="00AB1781">
        <w:tab/>
        <w:t>and infinite is His understanding.</w:t>
      </w:r>
    </w:p>
    <w:p w14:paraId="77FBD6CE" w14:textId="77777777" w:rsidR="00E276C1" w:rsidRPr="00AB1781" w:rsidRDefault="00E276C1" w:rsidP="002A0A20">
      <w:pPr>
        <w:pStyle w:val="EnglishHangNoCoptic"/>
      </w:pPr>
      <w:r w:rsidRPr="00AB1781">
        <w:t>6 The Lord lifts up the meek,</w:t>
      </w:r>
    </w:p>
    <w:p w14:paraId="136CA788" w14:textId="77777777" w:rsidR="00E276C1" w:rsidRPr="00AB1781" w:rsidRDefault="00E276C1" w:rsidP="002A0A20">
      <w:pPr>
        <w:pStyle w:val="EnglishHangEndNoCoptic"/>
      </w:pPr>
      <w:r w:rsidRPr="00AB1781">
        <w:tab/>
        <w:t>and humbles sinners to the ground.</w:t>
      </w:r>
    </w:p>
    <w:p w14:paraId="4A63C846" w14:textId="77777777" w:rsidR="00E276C1" w:rsidRPr="00AB1781" w:rsidRDefault="00E276C1" w:rsidP="002A0A20">
      <w:pPr>
        <w:pStyle w:val="EnglishHangNoCoptic"/>
      </w:pPr>
      <w:r w:rsidRPr="00AB1781">
        <w:t>7 Begin by thanking and praising the Lord;</w:t>
      </w:r>
    </w:p>
    <w:p w14:paraId="71070449" w14:textId="77777777" w:rsidR="00E276C1" w:rsidRPr="00AB1781" w:rsidRDefault="00E276C1" w:rsidP="002A0A20">
      <w:pPr>
        <w:pStyle w:val="EnglishHangEndNoCoptic"/>
      </w:pPr>
      <w:r w:rsidRPr="00AB1781">
        <w:tab/>
        <w:t>sing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77777777" w:rsidR="00E276C1" w:rsidRPr="00AB1781" w:rsidRDefault="00E276C1" w:rsidP="002A0A20">
      <w:pPr>
        <w:pStyle w:val="EnglishHangEndNoCoptic"/>
      </w:pPr>
      <w:r w:rsidRPr="00AB1781">
        <w:tab/>
        <w:t>and plants for the service of men:</w:t>
      </w:r>
    </w:p>
    <w:p w14:paraId="2042C6D2" w14:textId="77777777" w:rsidR="00E276C1" w:rsidRPr="00AB1781" w:rsidRDefault="00E276C1" w:rsidP="002A0A20">
      <w:pPr>
        <w:pStyle w:val="EnglishHangNoCoptic"/>
      </w:pPr>
      <w:r w:rsidRPr="00AB1781">
        <w:t>9 Who gives the beasts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77777777" w:rsidR="00E276C1" w:rsidRPr="00AB1781" w:rsidRDefault="00E276C1" w:rsidP="002A0A20">
      <w:pPr>
        <w:pStyle w:val="EnglishHangNoCoptic"/>
      </w:pPr>
      <w:r w:rsidRPr="00AB1781">
        <w:t>10 He takes no pleasure in the strength of a horse,</w:t>
      </w:r>
    </w:p>
    <w:p w14:paraId="484AB4B3" w14:textId="77777777" w:rsidR="00E276C1" w:rsidRPr="00AB1781" w:rsidRDefault="00E276C1" w:rsidP="002A0A20">
      <w:pPr>
        <w:pStyle w:val="EnglishHangEndNoCoptic"/>
      </w:pPr>
      <w:r w:rsidRPr="00AB1781">
        <w:tab/>
        <w:t>nor delights in a person’s legs.</w:t>
      </w:r>
    </w:p>
    <w:p w14:paraId="7503112A" w14:textId="77777777" w:rsidR="00E276C1" w:rsidRPr="00AB1781" w:rsidRDefault="00E276C1" w:rsidP="002A0A20">
      <w:pPr>
        <w:pStyle w:val="EnglishHangNoCoptic"/>
      </w:pPr>
      <w:r w:rsidRPr="00AB1781">
        <w:t>11 The Lord delights in those who fear Him,</w:t>
      </w:r>
    </w:p>
    <w:p w14:paraId="11B665CE" w14:textId="77777777" w:rsidR="00E276C1" w:rsidRPr="002A0A20" w:rsidRDefault="00E276C1" w:rsidP="002A0A20">
      <w:pPr>
        <w:pStyle w:val="EnglishHangEndNoCoptic"/>
      </w:pPr>
      <w:r w:rsidRPr="00AB1781">
        <w:tab/>
        <w:t>and in all who trust in His mercy.</w:t>
      </w:r>
    </w:p>
    <w:p w14:paraId="1D6C58E5" w14:textId="77777777" w:rsidR="00E276C1" w:rsidRPr="002A0A20" w:rsidRDefault="002A0A20" w:rsidP="00BF0205">
      <w:pPr>
        <w:pStyle w:val="Heading4"/>
      </w:pPr>
      <w:bookmarkStart w:id="1028" w:name="_Ref411968245"/>
      <w:r>
        <w:t>Psalm</w:t>
      </w:r>
      <w:r w:rsidR="00E276C1" w:rsidRPr="00AB1781">
        <w:t xml:space="preserve"> 147</w:t>
      </w:r>
      <w:r>
        <w:t>: Praise the Lord, O Jerusalem! Praise your God, O Zion!</w:t>
      </w:r>
      <w:bookmarkEnd w:id="1028"/>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0FACF0B8" w14:textId="77777777" w:rsidR="00B50C35" w:rsidRDefault="00F14AA6" w:rsidP="00964F23">
      <w:pPr>
        <w:pStyle w:val="Heading3"/>
      </w:pPr>
      <w:r>
        <w:fldChar w:fldCharType="begin"/>
      </w:r>
      <w:r>
        <w:instrText xml:space="preserve"> REF _Ref434576945 \h </w:instrText>
      </w:r>
      <w:r>
        <w:fldChar w:fldCharType="separate"/>
      </w:r>
      <w:r w:rsidR="00B50C35">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B50C35">
        <w:rPr>
          <w:noProof/>
        </w:rPr>
        <w:t>48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B50C35">
        <w:br w:type="page"/>
      </w:r>
    </w:p>
    <w:p w14:paraId="6EAB468F" w14:textId="77777777" w:rsidR="00F14AA6" w:rsidRDefault="00B50C35" w:rsidP="002A0A20">
      <w:pPr>
        <w:pStyle w:val="Rubric"/>
      </w:pPr>
      <w:r>
        <w:lastRenderedPageBreak/>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Pr>
          <w:noProof/>
        </w:rPr>
        <w:t>70</w:t>
      </w:r>
      <w:r w:rsidR="00500D86">
        <w:fldChar w:fldCharType="end"/>
      </w:r>
      <w:r w:rsidR="00500D86">
        <w:t>. Reserved for the Presbyter, if present (in both cases).</w:t>
      </w:r>
    </w:p>
    <w:p w14:paraId="3BBEBD48" w14:textId="77777777" w:rsidR="00E276C1" w:rsidRPr="00AB1781" w:rsidRDefault="00E276C1" w:rsidP="002A0A20">
      <w:pPr>
        <w:pStyle w:val="Rubric"/>
      </w:pPr>
      <w:r w:rsidRPr="00AB1781">
        <w:t>1 (Alleluia. By Haggai and Zachariah)</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77777777" w:rsidR="00E276C1" w:rsidRPr="002A0A20" w:rsidRDefault="00E276C1" w:rsidP="002A0A20">
      <w:pPr>
        <w:pStyle w:val="EnglishHangEndNoCoptic"/>
      </w:pPr>
      <w:r w:rsidRPr="00AB1781">
        <w:tab/>
        <w:t>He has blessed your children within you.</w:t>
      </w:r>
    </w:p>
    <w:p w14:paraId="62499306" w14:textId="77777777" w:rsidR="00E276C1" w:rsidRPr="00AB1781" w:rsidRDefault="00E276C1" w:rsidP="002A0A20">
      <w:pPr>
        <w:pStyle w:val="EnglishHangNoCoptic"/>
      </w:pPr>
      <w:r w:rsidRPr="00AB1781">
        <w:t>3 He makes peace on your borders,</w:t>
      </w:r>
    </w:p>
    <w:p w14:paraId="3B9A3B53" w14:textId="77777777" w:rsidR="00E276C1" w:rsidRPr="00AB1781" w:rsidRDefault="00E276C1" w:rsidP="002A0A20">
      <w:pPr>
        <w:pStyle w:val="EnglishHangEndNoCoptic"/>
      </w:pPr>
      <w:r w:rsidRPr="00AB1781">
        <w:tab/>
        <w:t>and feeds you with the finest wheat.</w:t>
      </w:r>
    </w:p>
    <w:p w14:paraId="26E2B971" w14:textId="77777777" w:rsidR="00E276C1" w:rsidRPr="00AB1781" w:rsidRDefault="00E276C1" w:rsidP="002A0A20">
      <w:pPr>
        <w:pStyle w:val="EnglishHangNoCoptic"/>
      </w:pPr>
      <w:r w:rsidRPr="00AB1781">
        <w:t>4 He sends His command to the earth;</w:t>
      </w:r>
    </w:p>
    <w:p w14:paraId="62F0F92B" w14:textId="77777777" w:rsidR="00E276C1" w:rsidRPr="00AB1781" w:rsidRDefault="00E276C1" w:rsidP="002A0A20">
      <w:pPr>
        <w:pStyle w:val="EnglishHangEndNoCoptic"/>
      </w:pPr>
      <w:r w:rsidRPr="00AB1781">
        <w:tab/>
        <w:t>His word runs swiftly.</w:t>
      </w:r>
    </w:p>
    <w:p w14:paraId="5193CDA6" w14:textId="77777777" w:rsidR="00E276C1" w:rsidRPr="00AB1781" w:rsidRDefault="00E276C1" w:rsidP="002A0A20">
      <w:pPr>
        <w:pStyle w:val="EnglishHangNoCoptic"/>
      </w:pPr>
      <w:r w:rsidRPr="00AB1781">
        <w:t>5 He showers snow like wool;</w:t>
      </w:r>
    </w:p>
    <w:p w14:paraId="2E4529C7" w14:textId="77777777" w:rsidR="00E276C1" w:rsidRPr="00AB1781" w:rsidRDefault="00E276C1" w:rsidP="002A0A20">
      <w:pPr>
        <w:pStyle w:val="EnglishHangEndNoCoptic"/>
      </w:pPr>
      <w:r w:rsidRPr="00AB1781">
        <w:tab/>
        <w:t>He scatters mist like ashes.</w:t>
      </w:r>
    </w:p>
    <w:p w14:paraId="2E609448" w14:textId="77777777" w:rsidR="00E276C1" w:rsidRPr="00AB1781" w:rsidRDefault="00E276C1" w:rsidP="002A0A20">
      <w:pPr>
        <w:pStyle w:val="EnglishHangNoCoptic"/>
      </w:pPr>
      <w:r w:rsidRPr="00AB1781">
        <w:t>6 He rains His hail like crumbs;</w:t>
      </w:r>
    </w:p>
    <w:p w14:paraId="4A255197" w14:textId="77777777" w:rsidR="00E276C1" w:rsidRPr="00AB1781" w:rsidRDefault="00E276C1" w:rsidP="002A0A20">
      <w:pPr>
        <w:pStyle w:val="EnglishHangEndNoCoptic"/>
      </w:pPr>
      <w:r w:rsidRPr="00AB1781">
        <w:tab/>
        <w:t>Who can stand before His cold?</w:t>
      </w:r>
    </w:p>
    <w:p w14:paraId="14B7F9FB" w14:textId="77777777" w:rsidR="00E276C1" w:rsidRPr="00AB1781" w:rsidRDefault="00E276C1" w:rsidP="002A0A20">
      <w:pPr>
        <w:pStyle w:val="EnglishHangNoCoptic"/>
      </w:pPr>
      <w:r w:rsidRPr="00AB1781">
        <w:t>7 He sends His word and melts ice and snow;</w:t>
      </w:r>
    </w:p>
    <w:p w14:paraId="70FDC9C7" w14:textId="77777777" w:rsidR="00E276C1" w:rsidRPr="00AB1781" w:rsidRDefault="00E276C1" w:rsidP="002A0A20">
      <w:pPr>
        <w:pStyle w:val="EnglishHangEndNoCoptic"/>
      </w:pPr>
      <w:r w:rsidRPr="00AB1781">
        <w:tab/>
        <w:t>He blows His breath and the waters flow.</w:t>
      </w:r>
    </w:p>
    <w:p w14:paraId="5332CEF4" w14:textId="77777777" w:rsidR="00E276C1" w:rsidRPr="00AB1781" w:rsidRDefault="00E276C1" w:rsidP="002A0A20">
      <w:pPr>
        <w:pStyle w:val="EnglishHangNoCoptic"/>
      </w:pPr>
      <w:r w:rsidRPr="00AB1781">
        <w:t>8 He made known His word to Jacob,</w:t>
      </w:r>
    </w:p>
    <w:p w14:paraId="5F3A43A0" w14:textId="77777777" w:rsidR="00E276C1" w:rsidRPr="00AB1781" w:rsidRDefault="00E276C1" w:rsidP="002A0A20">
      <w:pPr>
        <w:pStyle w:val="EnglishHangEndNoCoptic"/>
      </w:pPr>
      <w:r w:rsidRPr="00AB1781">
        <w:tab/>
        <w:t>His rights and judgments to Israel.</w:t>
      </w:r>
    </w:p>
    <w:p w14:paraId="59413AEC" w14:textId="77777777" w:rsidR="00E276C1" w:rsidRPr="00AB1781" w:rsidRDefault="00E276C1" w:rsidP="002A0A20">
      <w:pPr>
        <w:pStyle w:val="EnglishHangNoCoptic"/>
      </w:pPr>
      <w:r w:rsidRPr="00AB1781">
        <w:t>9 He has not dealt like this with any other nation,</w:t>
      </w:r>
    </w:p>
    <w:p w14:paraId="367E5BDB" w14:textId="77777777" w:rsidR="00E276C1" w:rsidRPr="002A0A20" w:rsidRDefault="00E276C1" w:rsidP="002A0A20">
      <w:pPr>
        <w:pStyle w:val="EnglishHangEndNoCoptic"/>
      </w:pPr>
      <w:r w:rsidRPr="00AB1781">
        <w:tab/>
        <w:t>nor made His judgments known to them.</w:t>
      </w:r>
    </w:p>
    <w:p w14:paraId="7330E601" w14:textId="35F4AF2C" w:rsidR="00924D0C" w:rsidRDefault="00924D0C" w:rsidP="00924D0C">
      <w:pPr>
        <w:pStyle w:val="Rubric"/>
      </w:pPr>
      <w:r>
        <w:t>Glory…</w:t>
      </w:r>
    </w:p>
    <w:p w14:paraId="2896BE85" w14:textId="77777777" w:rsidR="00E276C1" w:rsidRPr="002A0A20" w:rsidRDefault="002A0A20" w:rsidP="00BF0205">
      <w:pPr>
        <w:pStyle w:val="Heading4"/>
      </w:pPr>
      <w:r>
        <w:t>Psalm</w:t>
      </w:r>
      <w:r w:rsidR="00E276C1" w:rsidRPr="00AB1781">
        <w:t xml:space="preserve"> 148</w:t>
      </w:r>
      <w:r>
        <w:t>: Praise the in Heaven, praise Him in the heights</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77777777" w:rsidR="00086B05" w:rsidRDefault="00086B05" w:rsidP="002A0A20">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64AFCB44" w14:textId="77777777" w:rsidR="00E276C1" w:rsidRPr="00AB1781" w:rsidRDefault="00E276C1" w:rsidP="002A0A20">
      <w:pPr>
        <w:pStyle w:val="Rubric"/>
      </w:pPr>
      <w:r w:rsidRPr="00AB1781">
        <w:t>1 (Alleluia. By Haggai and Zachariah)</w:t>
      </w:r>
    </w:p>
    <w:p w14:paraId="4715CD4A" w14:textId="77777777" w:rsidR="00E276C1" w:rsidRPr="00AB1781" w:rsidRDefault="00E276C1" w:rsidP="002A0A20">
      <w:pPr>
        <w:pStyle w:val="EnglishHangNoCoptic"/>
      </w:pPr>
      <w:r w:rsidRPr="00AB1781">
        <w:t>Praise the Lord in Heaven,</w:t>
      </w:r>
    </w:p>
    <w:p w14:paraId="2A717BB5" w14:textId="77777777" w:rsidR="00E276C1" w:rsidRPr="00AB1781" w:rsidRDefault="00E276C1" w:rsidP="002A0A20">
      <w:pPr>
        <w:pStyle w:val="EnglishHangEndNoCoptic"/>
      </w:pPr>
      <w:r w:rsidRPr="00AB1781">
        <w:tab/>
        <w:t>praise Him in the heights.</w:t>
      </w:r>
    </w:p>
    <w:p w14:paraId="5EA390D7" w14:textId="77777777" w:rsidR="00E276C1" w:rsidRPr="00AB1781" w:rsidRDefault="00E276C1" w:rsidP="002A0A20">
      <w:pPr>
        <w:pStyle w:val="EnglishHangNoCoptic"/>
      </w:pPr>
      <w:r w:rsidRPr="00AB1781">
        <w:lastRenderedPageBreak/>
        <w:t>2 Praise Him, all you Angels of His;</w:t>
      </w:r>
    </w:p>
    <w:p w14:paraId="43F869E3" w14:textId="77777777" w:rsidR="00E276C1" w:rsidRPr="00AB1781" w:rsidRDefault="00E276C1" w:rsidP="002A0A20">
      <w:pPr>
        <w:pStyle w:val="EnglishHangEndNoCoptic"/>
      </w:pPr>
      <w:r w:rsidRPr="00AB1781">
        <w:tab/>
        <w:t>praise Him, all His Hosts.</w:t>
      </w:r>
    </w:p>
    <w:p w14:paraId="2C0304E1" w14:textId="77777777" w:rsidR="00E276C1" w:rsidRPr="00AB1781" w:rsidRDefault="00E276C1" w:rsidP="002A0A20">
      <w:pPr>
        <w:pStyle w:val="EnglishHangNoCoptic"/>
      </w:pPr>
      <w:r w:rsidRPr="00AB1781">
        <w:t>3 Praise Him, sun and moon;</w:t>
      </w:r>
    </w:p>
    <w:p w14:paraId="0ADEF64C" w14:textId="77777777" w:rsidR="00E276C1" w:rsidRPr="00AB1781" w:rsidRDefault="00E276C1" w:rsidP="002A0A20">
      <w:pPr>
        <w:pStyle w:val="EnglishHangEndNoCoptic"/>
      </w:pPr>
      <w:r w:rsidRPr="00AB1781">
        <w:tab/>
        <w:t>praise Him, all you stars and light.</w:t>
      </w:r>
    </w:p>
    <w:p w14:paraId="269B6AD2" w14:textId="77777777" w:rsidR="00E276C1" w:rsidRPr="00AB1781" w:rsidRDefault="00E276C1" w:rsidP="002A0A20">
      <w:pPr>
        <w:pStyle w:val="EnglishHangNoCoptic"/>
      </w:pPr>
      <w:r w:rsidRPr="00AB1781">
        <w:t>4 Praise Him, you heaven of heavens,</w:t>
      </w:r>
    </w:p>
    <w:p w14:paraId="335DD062" w14:textId="77777777" w:rsidR="00E276C1" w:rsidRPr="00AB1781" w:rsidRDefault="00E276C1" w:rsidP="002A0A20">
      <w:pPr>
        <w:pStyle w:val="EnglishHangEndNoCoptic"/>
      </w:pPr>
      <w:r w:rsidRPr="00AB1781">
        <w:tab/>
        <w:t>and you waters above the heavens.</w:t>
      </w:r>
    </w:p>
    <w:p w14:paraId="31100E21" w14:textId="77777777" w:rsidR="00E276C1" w:rsidRPr="00AB1781" w:rsidRDefault="00E276C1" w:rsidP="002A0A20">
      <w:pPr>
        <w:pStyle w:val="EnglishHangNoCoptic"/>
      </w:pPr>
      <w:r w:rsidRPr="00AB1781">
        <w:t>5 Let them praise the name of the Lord;</w:t>
      </w:r>
    </w:p>
    <w:p w14:paraId="4FFAC940" w14:textId="77777777" w:rsidR="00E276C1" w:rsidRPr="00AB1781" w:rsidRDefault="00E276C1" w:rsidP="002A0A20">
      <w:pPr>
        <w:pStyle w:val="EnglishHangNoCoptic"/>
      </w:pPr>
      <w:r w:rsidRPr="00AB1781">
        <w:tab/>
        <w:t>for He spoke and they were made,</w:t>
      </w:r>
    </w:p>
    <w:p w14:paraId="63077E1B" w14:textId="77777777" w:rsidR="00E276C1" w:rsidRPr="00AB1781" w:rsidRDefault="00E276C1" w:rsidP="002A0A20">
      <w:pPr>
        <w:pStyle w:val="EnglishHangEndNoCoptic"/>
      </w:pPr>
      <w:r w:rsidRPr="00AB1781">
        <w:tab/>
        <w:t>He commanded and they were created.</w:t>
      </w:r>
    </w:p>
    <w:p w14:paraId="317DB431" w14:textId="77777777" w:rsidR="00E276C1" w:rsidRPr="00AB1781" w:rsidRDefault="00E276C1" w:rsidP="002A0A20">
      <w:pPr>
        <w:pStyle w:val="EnglishHangNoCoptic"/>
      </w:pPr>
      <w:r w:rsidRPr="00AB1781">
        <w:t>6 He has set them there throughout the ages;</w:t>
      </w:r>
    </w:p>
    <w:p w14:paraId="3E76823C" w14:textId="77777777" w:rsidR="00E276C1" w:rsidRPr="00AB1781" w:rsidRDefault="00E276C1" w:rsidP="002A0A20">
      <w:pPr>
        <w:pStyle w:val="EnglishHangEndNoCoptic"/>
      </w:pPr>
      <w:r w:rsidRPr="00AB1781">
        <w:tab/>
        <w:t>He has made a law, and it cannot be bypassed.</w:t>
      </w:r>
      <w:r w:rsidRPr="00AB1781">
        <w:rPr>
          <w:rStyle w:val="FootnoteReference"/>
        </w:rPr>
        <w:footnoteReference w:id="475"/>
      </w:r>
    </w:p>
    <w:p w14:paraId="636F07BE" w14:textId="77777777" w:rsidR="00E276C1" w:rsidRPr="00AB1781" w:rsidRDefault="00E276C1" w:rsidP="002A0A20">
      <w:pPr>
        <w:pStyle w:val="EnglishHangNoCoptic"/>
      </w:pPr>
      <w:r w:rsidRPr="00AB1781">
        <w:t>7 Praise the Lord on earth,</w:t>
      </w:r>
    </w:p>
    <w:p w14:paraId="3588FCF5" w14:textId="77777777" w:rsidR="00E276C1" w:rsidRPr="00AB1781" w:rsidRDefault="00E276C1" w:rsidP="002A0A20">
      <w:pPr>
        <w:pStyle w:val="EnglishHangEndNoCoptic"/>
      </w:pPr>
      <w:r w:rsidRPr="00AB1781">
        <w:tab/>
        <w:t>you monsters and all deeps.</w:t>
      </w:r>
    </w:p>
    <w:p w14:paraId="635D2349" w14:textId="77777777" w:rsidR="00E276C1" w:rsidRPr="00AB1781" w:rsidRDefault="00E276C1" w:rsidP="002A0A20">
      <w:pPr>
        <w:pStyle w:val="EnglishHangNoCoptic"/>
      </w:pPr>
      <w:r w:rsidRPr="00AB1781">
        <w:t>8 Fire, hail, snow and ice,</w:t>
      </w:r>
    </w:p>
    <w:p w14:paraId="071F9106" w14:textId="77777777" w:rsidR="00E276C1" w:rsidRPr="00AB1781" w:rsidRDefault="00E276C1" w:rsidP="002A0A20">
      <w:pPr>
        <w:pStyle w:val="EnglishHangEndNoCoptic"/>
      </w:pPr>
      <w:r w:rsidRPr="00AB1781">
        <w:tab/>
        <w:t>the storm-wind, all obeying His word.</w:t>
      </w:r>
    </w:p>
    <w:p w14:paraId="610B3D10" w14:textId="77777777" w:rsidR="00E276C1" w:rsidRPr="00AB1781" w:rsidRDefault="00E276C1" w:rsidP="002A0A20">
      <w:pPr>
        <w:pStyle w:val="EnglishHangNoCoptic"/>
      </w:pPr>
      <w:r w:rsidRPr="00AB1781">
        <w:t>9 All you mountains and hills,</w:t>
      </w:r>
    </w:p>
    <w:p w14:paraId="07327D43" w14:textId="77777777" w:rsidR="00E276C1" w:rsidRPr="002A0A20" w:rsidRDefault="00E276C1" w:rsidP="002A0A20">
      <w:pPr>
        <w:pStyle w:val="EnglishHangEndNoCoptic"/>
      </w:pPr>
      <w:r w:rsidRPr="00AB1781">
        <w:tab/>
        <w:t>all you fruit-trees and cedars.</w:t>
      </w:r>
    </w:p>
    <w:p w14:paraId="36FC1CC7" w14:textId="77777777" w:rsidR="00E276C1" w:rsidRPr="00AB1781" w:rsidRDefault="00E276C1" w:rsidP="002A0A20">
      <w:pPr>
        <w:pStyle w:val="EnglishHangNoCoptic"/>
      </w:pPr>
      <w:r w:rsidRPr="00AB1781">
        <w:t>10 All you wild beasts and cattle,</w:t>
      </w:r>
    </w:p>
    <w:p w14:paraId="00E8C2EE" w14:textId="77777777" w:rsidR="00E276C1" w:rsidRPr="00AB1781" w:rsidRDefault="00E276C1" w:rsidP="002A0A20">
      <w:pPr>
        <w:pStyle w:val="EnglishHangEndNoCoptic"/>
      </w:pPr>
      <w:r w:rsidRPr="00AB1781">
        <w:tab/>
        <w:t>reptiles and winged birds.</w:t>
      </w:r>
    </w:p>
    <w:p w14:paraId="7C8AE69F" w14:textId="77777777" w:rsidR="00E276C1" w:rsidRPr="00AB1781" w:rsidRDefault="00E276C1" w:rsidP="002A0A20">
      <w:pPr>
        <w:pStyle w:val="EnglishHangNoCoptic"/>
      </w:pPr>
      <w:r w:rsidRPr="00AB1781">
        <w:t>11 All you kings and peoples of the earth,</w:t>
      </w:r>
    </w:p>
    <w:p w14:paraId="77BE4A82" w14:textId="77777777" w:rsidR="00E276C1" w:rsidRPr="00AB1781" w:rsidRDefault="00E276C1" w:rsidP="002A0A20">
      <w:pPr>
        <w:pStyle w:val="EnglishHangEndNoCoptic"/>
      </w:pPr>
      <w:r w:rsidRPr="00AB1781">
        <w:tab/>
        <w:t>all you rulers and judges.</w:t>
      </w:r>
    </w:p>
    <w:p w14:paraId="5A3D666B" w14:textId="77777777" w:rsidR="00E276C1" w:rsidRPr="00AB1781" w:rsidRDefault="00E276C1" w:rsidP="002A0A20">
      <w:pPr>
        <w:pStyle w:val="EnglishHangNoCoptic"/>
      </w:pPr>
      <w:r w:rsidRPr="00AB1781">
        <w:t>12 Young men and virgins,</w:t>
      </w:r>
    </w:p>
    <w:p w14:paraId="008F0731" w14:textId="77777777" w:rsidR="00E276C1" w:rsidRPr="00AB1781" w:rsidRDefault="00E276C1" w:rsidP="002A0A20">
      <w:pPr>
        <w:pStyle w:val="EnglishHangEndNoCoptic"/>
      </w:pPr>
      <w:r w:rsidRPr="00AB1781">
        <w:tab/>
        <w:t>old men and children;</w:t>
      </w:r>
    </w:p>
    <w:p w14:paraId="0A13A0FF" w14:textId="77777777" w:rsidR="00E276C1" w:rsidRPr="00AB1781" w:rsidRDefault="00E276C1" w:rsidP="002A0A20">
      <w:pPr>
        <w:pStyle w:val="EnglishHangNoCoptic"/>
      </w:pPr>
      <w:r w:rsidRPr="00AB1781">
        <w:t>13 Let them praise the name of the Lord,</w:t>
      </w:r>
    </w:p>
    <w:p w14:paraId="2E1400F9" w14:textId="77777777" w:rsidR="00E276C1" w:rsidRPr="00AB1781" w:rsidRDefault="00E276C1" w:rsidP="002A0A20">
      <w:pPr>
        <w:pStyle w:val="EnglishHangNoCoptic"/>
      </w:pPr>
      <w:r w:rsidRPr="00AB1781">
        <w:tab/>
        <w:t>for His name only is supreme.</w:t>
      </w:r>
    </w:p>
    <w:p w14:paraId="5076277C" w14:textId="77777777" w:rsidR="00E276C1" w:rsidRPr="00AB1781" w:rsidRDefault="00E276C1" w:rsidP="002A0A20">
      <w:pPr>
        <w:pStyle w:val="EnglishHangEndNoCoptic"/>
      </w:pPr>
      <w:r w:rsidRPr="00AB1781">
        <w:tab/>
        <w:t>His praise is above heaven and earth.</w:t>
      </w:r>
    </w:p>
    <w:p w14:paraId="5FD5AC21" w14:textId="77777777" w:rsidR="00E276C1" w:rsidRPr="00AB1781" w:rsidRDefault="00E276C1" w:rsidP="002A0A20">
      <w:pPr>
        <w:pStyle w:val="EnglishHangNoCoptic"/>
      </w:pPr>
      <w:r w:rsidRPr="00AB1781">
        <w:t>14 He will raise His people to power.</w:t>
      </w:r>
    </w:p>
    <w:p w14:paraId="23395BAF" w14:textId="77777777" w:rsidR="00E276C1" w:rsidRPr="00AB1781" w:rsidRDefault="00E276C1" w:rsidP="002A0A20">
      <w:pPr>
        <w:pStyle w:val="EnglishHangNoCoptic"/>
      </w:pPr>
      <w:r w:rsidRPr="00AB1781">
        <w:tab/>
        <w:t>A song for all His saints,</w:t>
      </w:r>
    </w:p>
    <w:p w14:paraId="6A7F1F6A" w14:textId="77777777" w:rsidR="00E276C1" w:rsidRPr="00AB1781" w:rsidRDefault="00E276C1" w:rsidP="002A0A20">
      <w:pPr>
        <w:pStyle w:val="EnglishHangNoCoptic"/>
      </w:pPr>
      <w:r w:rsidRPr="00AB1781">
        <w:tab/>
        <w:t>for the children of Israel,</w:t>
      </w:r>
    </w:p>
    <w:p w14:paraId="29E5135B" w14:textId="77777777" w:rsidR="00E276C1" w:rsidRPr="002A0A20" w:rsidRDefault="00E276C1" w:rsidP="002A0A20">
      <w:pPr>
        <w:pStyle w:val="EnglishHangEndNoCoptic"/>
      </w:pPr>
      <w:r w:rsidRPr="00AB1781">
        <w:tab/>
        <w:t>for a people drawing near to Him.</w:t>
      </w:r>
    </w:p>
    <w:p w14:paraId="54244879" w14:textId="77777777" w:rsidR="00E276C1" w:rsidRPr="002A0A20" w:rsidRDefault="002A0A20" w:rsidP="00BF0205">
      <w:pPr>
        <w:pStyle w:val="Heading4"/>
      </w:pPr>
      <w:r>
        <w:lastRenderedPageBreak/>
        <w:t>Psalm</w:t>
      </w:r>
      <w:r w:rsidR="00E276C1" w:rsidRPr="00AB1781">
        <w:t xml:space="preserve"> 149</w:t>
      </w:r>
      <w:r>
        <w:t>: O sing to the Lord a new song; sing His praises in the Church of the saints</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77777777" w:rsidR="00086B05" w:rsidRPr="00AB1781" w:rsidRDefault="00086B05" w:rsidP="00086B05">
      <w:pPr>
        <w:pStyle w:val="Rubric"/>
      </w:pPr>
      <w:r>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7C077E6A" w14:textId="77777777" w:rsidR="00E276C1" w:rsidRPr="00AB1781" w:rsidRDefault="00E276C1" w:rsidP="002A0A20">
      <w:pPr>
        <w:pStyle w:val="Rubric"/>
      </w:pPr>
      <w:r w:rsidRPr="00AB1781">
        <w:t>1 (Alleluia)</w:t>
      </w:r>
    </w:p>
    <w:p w14:paraId="4689B12D" w14:textId="77777777" w:rsidR="00E276C1" w:rsidRPr="00AB1781" w:rsidRDefault="00E276C1" w:rsidP="002A0A20">
      <w:pPr>
        <w:pStyle w:val="EnglishHangNoCoptic"/>
      </w:pPr>
      <w:r w:rsidRPr="00AB1781">
        <w:t>O sing to the Lord a new song;</w:t>
      </w:r>
    </w:p>
    <w:p w14:paraId="2B5EF12D" w14:textId="77777777" w:rsidR="00E276C1" w:rsidRPr="00AB1781" w:rsidRDefault="00E276C1" w:rsidP="002A0A20">
      <w:pPr>
        <w:pStyle w:val="EnglishHangEndNoCoptic"/>
      </w:pPr>
      <w:r w:rsidRPr="00AB1781">
        <w:tab/>
        <w:t>sing His praise in the Church of the saints.</w:t>
      </w:r>
    </w:p>
    <w:p w14:paraId="74571F6A" w14:textId="77777777" w:rsidR="00E276C1" w:rsidRPr="00AB1781" w:rsidRDefault="00E276C1" w:rsidP="002A0A20">
      <w:pPr>
        <w:pStyle w:val="EnglishHangNoCoptic"/>
      </w:pPr>
      <w:r w:rsidRPr="00AB1781">
        <w:t>2 Let Israel rejoice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77777777" w:rsidR="00E276C1" w:rsidRPr="00AB1781" w:rsidRDefault="00E276C1" w:rsidP="002A0A20">
      <w:pPr>
        <w:pStyle w:val="EnglishHangNoCoptic"/>
      </w:pPr>
      <w:r w:rsidRPr="00AB1781">
        <w:t>3 Let them praise His Name with a dance,</w:t>
      </w:r>
    </w:p>
    <w:p w14:paraId="198D35CC" w14:textId="77777777" w:rsidR="00E276C1" w:rsidRPr="00AB1781" w:rsidRDefault="00E276C1" w:rsidP="002A0A20">
      <w:pPr>
        <w:pStyle w:val="EnglishHangEndNoCoptic"/>
      </w:pPr>
      <w:r w:rsidRPr="00AB1781">
        <w:tab/>
        <w:t>and sing praises to Him with tambour and harp,</w:t>
      </w:r>
    </w:p>
    <w:p w14:paraId="59559D5D" w14:textId="77777777" w:rsidR="00E276C1" w:rsidRPr="00AB1781" w:rsidRDefault="00E276C1" w:rsidP="002A0A20">
      <w:pPr>
        <w:pStyle w:val="EnglishHangNoCoptic"/>
      </w:pPr>
      <w:r w:rsidRPr="00AB1781">
        <w:t>4 For the Lord takes pleasure in His people,</w:t>
      </w:r>
    </w:p>
    <w:p w14:paraId="4482D2D9" w14:textId="77777777" w:rsidR="00E276C1" w:rsidRPr="00AB1781" w:rsidRDefault="00E276C1" w:rsidP="002A0A20">
      <w:pPr>
        <w:pStyle w:val="EnglishHangEndNoCoptic"/>
      </w:pPr>
      <w:r w:rsidRPr="00AB1781">
        <w:tab/>
        <w:t>and will exalt the humble with salvation.</w:t>
      </w:r>
    </w:p>
    <w:p w14:paraId="69DFB568" w14:textId="77777777" w:rsidR="00E276C1" w:rsidRPr="00AB1781" w:rsidRDefault="00E276C1" w:rsidP="002A0A20">
      <w:pPr>
        <w:pStyle w:val="EnglishHangNoCoptic"/>
      </w:pPr>
      <w:r w:rsidRPr="00AB1781">
        <w:t>5 The saints will exult in glory,</w:t>
      </w:r>
    </w:p>
    <w:p w14:paraId="463F4A2C" w14:textId="77777777" w:rsidR="00E276C1" w:rsidRPr="00AB1781" w:rsidRDefault="00E276C1" w:rsidP="002A0A20">
      <w:pPr>
        <w:pStyle w:val="EnglishHangEndNoCoptic"/>
      </w:pPr>
      <w:r w:rsidRPr="00AB1781">
        <w:tab/>
        <w:t>and will rejoice on their beds.</w:t>
      </w:r>
    </w:p>
    <w:p w14:paraId="050D4956" w14:textId="77777777" w:rsidR="00E276C1" w:rsidRPr="00AB1781" w:rsidRDefault="00E276C1" w:rsidP="002A0A20">
      <w:pPr>
        <w:pStyle w:val="EnglishHangNoCoptic"/>
      </w:pPr>
      <w:r w:rsidRPr="00AB1781">
        <w:t>6 Let the high praises of God be in their mouths,</w:t>
      </w:r>
    </w:p>
    <w:p w14:paraId="69C3296D" w14:textId="77777777" w:rsidR="00E276C1" w:rsidRPr="00AB1781" w:rsidRDefault="00E276C1" w:rsidP="002A0A20">
      <w:pPr>
        <w:pStyle w:val="EnglishHangEndNoCoptic"/>
      </w:pPr>
      <w:r w:rsidRPr="00AB1781">
        <w:tab/>
        <w:t>and a two-edged sword in their hands;</w:t>
      </w:r>
      <w:r w:rsidRPr="00AB1781">
        <w:rPr>
          <w:rStyle w:val="FootnoteReference"/>
        </w:rPr>
        <w:footnoteReference w:id="476"/>
      </w:r>
    </w:p>
    <w:p w14:paraId="7F193BD8" w14:textId="77777777" w:rsidR="00E276C1" w:rsidRPr="00AB1781" w:rsidRDefault="00E276C1" w:rsidP="002A0A20">
      <w:pPr>
        <w:pStyle w:val="EnglishHangNoCoptic"/>
      </w:pPr>
      <w:r w:rsidRPr="00AB1781">
        <w:t>7 to pass judgment on the nations,</w:t>
      </w:r>
    </w:p>
    <w:p w14:paraId="0619DA56" w14:textId="77777777" w:rsidR="00E276C1" w:rsidRPr="00AB1781" w:rsidRDefault="00E276C1" w:rsidP="002A0A20">
      <w:pPr>
        <w:pStyle w:val="EnglishHangEndNoCoptic"/>
      </w:pPr>
      <w:r w:rsidRPr="00AB1781">
        <w:tab/>
        <w:t>and give rebukes to the peoples;</w:t>
      </w:r>
    </w:p>
    <w:p w14:paraId="28D9DB4D" w14:textId="77777777" w:rsidR="00E276C1" w:rsidRPr="00AB1781" w:rsidRDefault="00E276C1" w:rsidP="002A0A20">
      <w:pPr>
        <w:pStyle w:val="EnglishHangNoCoptic"/>
      </w:pPr>
      <w:r w:rsidRPr="00AB1781">
        <w:t>8 to bind their kings with chains,</w:t>
      </w:r>
    </w:p>
    <w:p w14:paraId="48BEEC71" w14:textId="77777777" w:rsidR="00E276C1" w:rsidRPr="00AB1781" w:rsidRDefault="00E276C1" w:rsidP="002A0A20">
      <w:pPr>
        <w:pStyle w:val="EnglishHangEndNoCoptic"/>
      </w:pPr>
      <w:r w:rsidRPr="00AB1781">
        <w:tab/>
        <w:t>and their nobles with fetters of iron:</w:t>
      </w:r>
    </w:p>
    <w:p w14:paraId="5F81923A" w14:textId="77777777" w:rsidR="00E276C1" w:rsidRPr="00AB1781" w:rsidRDefault="00E276C1" w:rsidP="002A0A20">
      <w:pPr>
        <w:pStyle w:val="EnglishHangNoCoptic"/>
      </w:pPr>
      <w:r w:rsidRPr="00AB1781">
        <w:t>9 to pass judgment on them as God has written.</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477"/>
      </w:r>
    </w:p>
    <w:p w14:paraId="38B3D86E" w14:textId="77777777" w:rsidR="00E276C1" w:rsidRPr="002A0A20" w:rsidRDefault="002A0A20" w:rsidP="00BF0205">
      <w:pPr>
        <w:pStyle w:val="Heading4"/>
      </w:pPr>
      <w:r>
        <w:t>Psalm</w:t>
      </w:r>
      <w:r w:rsidR="00E276C1" w:rsidRPr="00AB1781">
        <w:t xml:space="preserve"> 150</w:t>
      </w:r>
      <w:r>
        <w:t>: O praise God in His saints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7777777" w:rsidR="00086B05" w:rsidRDefault="00086B05" w:rsidP="002A0A20">
      <w:pPr>
        <w:pStyle w:val="Rubric"/>
      </w:pPr>
      <w:r>
        <w:lastRenderedPageBreak/>
        <w:fldChar w:fldCharType="begin"/>
      </w:r>
      <w:r>
        <w:instrText xml:space="preserve"> REF _Ref434580708 \h </w:instrText>
      </w:r>
      <w:r>
        <w:fldChar w:fldCharType="separate"/>
      </w:r>
      <w:r w:rsidR="00B50C35">
        <w:t>The Fourth Canticle</w:t>
      </w:r>
      <w:r>
        <w:fldChar w:fldCharType="end"/>
      </w:r>
      <w:r>
        <w:t xml:space="preserve">, page </w:t>
      </w:r>
      <w:r>
        <w:fldChar w:fldCharType="begin"/>
      </w:r>
      <w:r>
        <w:instrText xml:space="preserve"> PAGEREF _Ref434580714 \h </w:instrText>
      </w:r>
      <w:r>
        <w:fldChar w:fldCharType="separate"/>
      </w:r>
      <w:r w:rsidR="00B50C35">
        <w:rPr>
          <w:noProof/>
        </w:rPr>
        <w:t>122</w:t>
      </w:r>
      <w:r>
        <w:fldChar w:fldCharType="end"/>
      </w:r>
      <w:r>
        <w:t>.</w:t>
      </w:r>
    </w:p>
    <w:p w14:paraId="0A53DE02" w14:textId="77777777" w:rsidR="00E276C1" w:rsidRPr="00AB1781" w:rsidRDefault="00E276C1" w:rsidP="002A0A20">
      <w:pPr>
        <w:pStyle w:val="Rubric"/>
      </w:pPr>
      <w:r w:rsidRPr="00AB1781">
        <w:t>1 (Alleluia)</w:t>
      </w:r>
    </w:p>
    <w:p w14:paraId="4E78AC7F" w14:textId="77777777" w:rsidR="00E276C1" w:rsidRPr="00AB1781" w:rsidRDefault="00E276C1" w:rsidP="002A0A20">
      <w:pPr>
        <w:pStyle w:val="EnglishHangNoCoptic"/>
      </w:pPr>
      <w:r w:rsidRPr="00AB1781">
        <w:t>O praise God in His saints,</w:t>
      </w:r>
    </w:p>
    <w:p w14:paraId="067E5FB4" w14:textId="77777777" w:rsidR="00E276C1" w:rsidRPr="00AB1781" w:rsidRDefault="00E276C1" w:rsidP="002A0A20">
      <w:pPr>
        <w:pStyle w:val="EnglishHangEndNoCoptic"/>
      </w:pPr>
      <w:r w:rsidRPr="00AB1781">
        <w:tab/>
        <w:t>praise Him in the expanse of His power.</w:t>
      </w:r>
    </w:p>
    <w:p w14:paraId="392A2E85" w14:textId="77777777" w:rsidR="00E276C1" w:rsidRPr="00AB1781" w:rsidRDefault="00E276C1" w:rsidP="002A0A20">
      <w:pPr>
        <w:pStyle w:val="EnglishHangNoCoptic"/>
      </w:pPr>
      <w:r w:rsidRPr="00AB1781">
        <w:t>2 Praise Him for His mighty acts,</w:t>
      </w:r>
    </w:p>
    <w:p w14:paraId="22476BA6" w14:textId="77777777" w:rsidR="00E276C1" w:rsidRPr="00AB1781" w:rsidRDefault="00E276C1" w:rsidP="002A0A20">
      <w:pPr>
        <w:pStyle w:val="EnglishHangEndNoCoptic"/>
      </w:pPr>
      <w:r w:rsidRPr="00AB1781">
        <w:tab/>
        <w:t>praise Him for the greatness of His majesty.</w:t>
      </w:r>
    </w:p>
    <w:p w14:paraId="28F99626" w14:textId="77777777" w:rsidR="00E276C1" w:rsidRPr="00AB1781" w:rsidRDefault="00E276C1" w:rsidP="002A0A20">
      <w:pPr>
        <w:pStyle w:val="EnglishHangNoCoptic"/>
      </w:pPr>
      <w:r w:rsidRPr="00AB1781">
        <w:t>3 Praise Him with the sound of the trumpet,</w:t>
      </w:r>
    </w:p>
    <w:p w14:paraId="0A01F74A" w14:textId="77777777" w:rsidR="00E276C1" w:rsidRPr="00AB1781" w:rsidRDefault="00E276C1" w:rsidP="002A0A20">
      <w:pPr>
        <w:pStyle w:val="EnglishHangEndNoCoptic"/>
      </w:pPr>
      <w:r w:rsidRPr="00AB1781">
        <w:tab/>
        <w:t>praise Him with psaltery and harp.</w:t>
      </w:r>
    </w:p>
    <w:p w14:paraId="0878904D" w14:textId="77777777" w:rsidR="00E276C1" w:rsidRPr="00AB1781" w:rsidRDefault="00E276C1" w:rsidP="002A0A20">
      <w:pPr>
        <w:pStyle w:val="EnglishHangNoCoptic"/>
      </w:pPr>
      <w:r w:rsidRPr="00AB1781">
        <w:t>4 Praise Him with drum and dance,</w:t>
      </w:r>
    </w:p>
    <w:p w14:paraId="14449937" w14:textId="77777777" w:rsidR="00E276C1" w:rsidRPr="00AB1781" w:rsidRDefault="00E276C1" w:rsidP="002A0A20">
      <w:pPr>
        <w:pStyle w:val="EnglishHangEndNoCoptic"/>
      </w:pPr>
      <w:r w:rsidRPr="00AB1781">
        <w:tab/>
        <w:t>praise Him with strings and bells.</w:t>
      </w:r>
    </w:p>
    <w:p w14:paraId="26B69226" w14:textId="77777777" w:rsidR="00E276C1" w:rsidRPr="00AB1781" w:rsidRDefault="00E276C1" w:rsidP="002A0A20">
      <w:pPr>
        <w:pStyle w:val="EnglishHangNoCoptic"/>
      </w:pPr>
      <w:r w:rsidRPr="00AB1781">
        <w:t>5 Praise Him with tuneful cymbals,</w:t>
      </w:r>
    </w:p>
    <w:p w14:paraId="45117400" w14:textId="77777777" w:rsidR="00E276C1" w:rsidRPr="00AB1781" w:rsidRDefault="00E276C1" w:rsidP="002A0A20">
      <w:pPr>
        <w:pStyle w:val="EnglishHangEndNoCoptic"/>
      </w:pPr>
      <w:r w:rsidRPr="00AB1781">
        <w:tab/>
        <w:t>praise Him with cymbals of victory.</w:t>
      </w:r>
    </w:p>
    <w:p w14:paraId="499C06AE" w14:textId="77777777" w:rsidR="00E276C1" w:rsidRDefault="00E276C1" w:rsidP="002A0A20">
      <w:pPr>
        <w:pStyle w:val="EnglishHangEndNoCoptic"/>
      </w:pPr>
      <w:r w:rsidRPr="00AB1781">
        <w:t>6 Let every breath praise the Lord.</w:t>
      </w:r>
    </w:p>
    <w:p w14:paraId="06F0F9BD" w14:textId="65A97776" w:rsidR="00924D0C" w:rsidRPr="002A0A20" w:rsidRDefault="00924D0C" w:rsidP="00924D0C">
      <w:pPr>
        <w:pStyle w:val="Rubric"/>
        <w:rPr>
          <w:rFonts w:ascii="Book Antiqua" w:hAnsi="Book Antiqua" w:cs="Lucida Grande"/>
        </w:rPr>
      </w:pPr>
      <w:r>
        <w:t>Glory…</w:t>
      </w:r>
    </w:p>
    <w:p w14:paraId="01B92385" w14:textId="77777777" w:rsidR="00E276C1" w:rsidRPr="002A0A20" w:rsidRDefault="002A0A20" w:rsidP="002A0A20">
      <w:pPr>
        <w:pStyle w:val="Heading3"/>
      </w:pPr>
      <w:r>
        <w:t>Psalm</w:t>
      </w:r>
      <w:r w:rsidR="00E276C1" w:rsidRPr="00AB1781">
        <w:t xml:space="preserve"> 151</w:t>
      </w:r>
      <w:r>
        <w:t>: I was the smallest one of my brothers</w:t>
      </w:r>
    </w:p>
    <w:p w14:paraId="369464C8" w14:textId="77777777" w:rsidR="00E276C1" w:rsidRPr="00AB1781" w:rsidRDefault="00E276C1" w:rsidP="002A0A20">
      <w:pPr>
        <w:pStyle w:val="Rubric"/>
      </w:pPr>
      <w:r w:rsidRPr="00AB1781">
        <w:t>1 (This Psalm in his own handwriting was written by David, when he fought in single combat with Goliath.)</w:t>
      </w:r>
    </w:p>
    <w:p w14:paraId="75EB20BA" w14:textId="77777777" w:rsidR="00E276C1" w:rsidRPr="00AB1781" w:rsidRDefault="00E276C1" w:rsidP="002A0A20">
      <w:pPr>
        <w:pStyle w:val="EnglishHangNoCoptic"/>
      </w:pPr>
      <w:r w:rsidRPr="00AB1781">
        <w:t>I was the smallest of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77777777" w:rsidR="00E276C1" w:rsidRPr="00AB1781" w:rsidRDefault="00E276C1" w:rsidP="002A0A20">
      <w:pPr>
        <w:pStyle w:val="EnglishHangEndNoCoptic"/>
      </w:pPr>
      <w:r w:rsidRPr="00AB1781">
        <w:tab/>
        <w:t>and my fingers tuned a psaltery.</w:t>
      </w:r>
    </w:p>
    <w:p w14:paraId="4DC60310" w14:textId="77777777" w:rsidR="00E276C1" w:rsidRPr="00AB1781" w:rsidRDefault="00E276C1" w:rsidP="002A0A20">
      <w:pPr>
        <w:pStyle w:val="EnglishHangNoCoptic"/>
      </w:pPr>
      <w:r w:rsidRPr="00AB1781">
        <w:t>3 But who will tell my Lord?</w:t>
      </w:r>
    </w:p>
    <w:p w14:paraId="40706B08" w14:textId="77777777" w:rsidR="00E276C1" w:rsidRPr="00AB1781" w:rsidRDefault="00E276C1" w:rsidP="002A0A20">
      <w:pPr>
        <w:pStyle w:val="EnglishHangEndNoCoptic"/>
      </w:pPr>
      <w:r w:rsidRPr="00AB1781">
        <w:tab/>
        <w:t>My Lord Himself hears.</w:t>
      </w:r>
    </w:p>
    <w:p w14:paraId="33C6F32A" w14:textId="77777777" w:rsidR="00E276C1" w:rsidRPr="00AB1781" w:rsidRDefault="00E276C1" w:rsidP="002A0A20">
      <w:pPr>
        <w:pStyle w:val="EnglishHangNoCoptic"/>
      </w:pPr>
      <w:r w:rsidRPr="00AB1781">
        <w:t>4 He sent His angel</w:t>
      </w:r>
    </w:p>
    <w:p w14:paraId="726B6341" w14:textId="77777777" w:rsidR="00E276C1" w:rsidRPr="00AB1781" w:rsidRDefault="00E276C1" w:rsidP="002A0A20">
      <w:pPr>
        <w:pStyle w:val="EnglishHangNoCoptic"/>
      </w:pPr>
      <w:r w:rsidRPr="00AB1781">
        <w:tab/>
        <w:t>and took me from my father’s sheep</w:t>
      </w:r>
    </w:p>
    <w:p w14:paraId="1CCB9C04" w14:textId="77777777" w:rsidR="00E276C1" w:rsidRPr="00AB1781" w:rsidRDefault="00E276C1" w:rsidP="002A0A20">
      <w:pPr>
        <w:pStyle w:val="EnglishHangEndNoCoptic"/>
      </w:pPr>
      <w:r w:rsidRPr="00AB1781">
        <w:tab/>
        <w:t>and anointed me with the oil of His unction.</w:t>
      </w:r>
    </w:p>
    <w:p w14:paraId="4A2D1267" w14:textId="77777777" w:rsidR="00E276C1" w:rsidRPr="00AB1781" w:rsidRDefault="00E276C1" w:rsidP="002A0A20">
      <w:pPr>
        <w:pStyle w:val="EnglishHangNoCoptic"/>
      </w:pPr>
      <w:r w:rsidRPr="00AB1781">
        <w:t>5 My brothers were tall and handsome,</w:t>
      </w:r>
    </w:p>
    <w:p w14:paraId="3E27E82A" w14:textId="77777777" w:rsidR="00E276C1" w:rsidRPr="00AB1781" w:rsidRDefault="00E276C1" w:rsidP="002A0A20">
      <w:pPr>
        <w:pStyle w:val="EnglishHangEndNoCoptic"/>
      </w:pPr>
      <w:r w:rsidRPr="00AB1781">
        <w:tab/>
        <w:t>but the Lord took no delight in them.</w:t>
      </w:r>
    </w:p>
    <w:p w14:paraId="1C025892" w14:textId="77777777" w:rsidR="00E276C1" w:rsidRPr="00AB1781" w:rsidRDefault="00E276C1" w:rsidP="002A0A20">
      <w:pPr>
        <w:pStyle w:val="EnglishHangNoCoptic"/>
      </w:pPr>
      <w:r w:rsidRPr="00AB1781">
        <w:t>6 I went out to meet the Philistine,</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57979740" w14:textId="77777777" w:rsidR="00686912" w:rsidRDefault="00686912" w:rsidP="003A7286">
      <w:pPr>
        <w:sectPr w:rsidR="00686912" w:rsidSect="00686912">
          <w:headerReference w:type="default" r:id="rId20"/>
          <w:type w:val="continuous"/>
          <w:pgSz w:w="11880" w:h="15480" w:code="1"/>
          <w:pgMar w:top="1080" w:right="1440" w:bottom="1440" w:left="1080" w:header="720" w:footer="720" w:gutter="504"/>
          <w:cols w:space="720"/>
          <w:docGrid w:linePitch="360"/>
        </w:sectPr>
      </w:pPr>
      <w:bookmarkStart w:id="1029" w:name="_Toc410196196"/>
      <w:bookmarkStart w:id="1030" w:name="_Toc410196438"/>
      <w:bookmarkStart w:id="1031" w:name="_Toc410196940"/>
    </w:p>
    <w:p w14:paraId="1AFE34A1" w14:textId="308ACAEC" w:rsidR="003A7286" w:rsidRDefault="003A7286" w:rsidP="003A7286"/>
    <w:p w14:paraId="2535D138" w14:textId="77777777" w:rsidR="003A7286" w:rsidRDefault="003A7286" w:rsidP="003A7286"/>
    <w:p w14:paraId="1CA804D2" w14:textId="77777777" w:rsidR="003A7286" w:rsidRDefault="003A7286" w:rsidP="003A7286"/>
    <w:p w14:paraId="74CDBDF5" w14:textId="77777777" w:rsidR="003A7286" w:rsidRDefault="003A7286" w:rsidP="003A7286"/>
    <w:p w14:paraId="13FD5FC2" w14:textId="77777777" w:rsidR="003A7286" w:rsidRDefault="003A7286" w:rsidP="003A7286"/>
    <w:p w14:paraId="7A4F63C6" w14:textId="77777777" w:rsidR="003A7286" w:rsidRDefault="003A7286" w:rsidP="003A7286"/>
    <w:p w14:paraId="52B39C03" w14:textId="77777777" w:rsidR="003A7286" w:rsidRDefault="003A7286" w:rsidP="003A7286"/>
    <w:p w14:paraId="4F750D4F" w14:textId="77777777" w:rsidR="003A7286" w:rsidRPr="003A7286" w:rsidRDefault="003A7286" w:rsidP="003A7286"/>
    <w:p w14:paraId="67ADEC27" w14:textId="36215125" w:rsidR="00495F1A" w:rsidRDefault="00495F1A" w:rsidP="003A7286">
      <w:pPr>
        <w:pStyle w:val="Heading1"/>
      </w:pPr>
      <w:bookmarkStart w:id="1032" w:name="_Toc437373014"/>
      <w:r>
        <w:t>The Book of Psalis and Doxologies</w:t>
      </w:r>
      <w:bookmarkEnd w:id="1029"/>
      <w:bookmarkEnd w:id="1030"/>
      <w:bookmarkEnd w:id="1031"/>
      <w:bookmarkEnd w:id="1032"/>
    </w:p>
    <w:p w14:paraId="32EC2511" w14:textId="77777777" w:rsidR="00686912" w:rsidRDefault="00686912" w:rsidP="00686912">
      <w:pPr>
        <w:sectPr w:rsidR="00686912" w:rsidSect="00686912">
          <w:headerReference w:type="default" r:id="rId21"/>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033" w:name="_Toc437373015"/>
      <w:bookmarkStart w:id="1034" w:name="_Toc410196197"/>
      <w:bookmarkStart w:id="1035" w:name="_Toc410196439"/>
      <w:bookmarkStart w:id="1036" w:name="_Toc410196941"/>
      <w:r>
        <w:lastRenderedPageBreak/>
        <w:t>General and Common Doxologies</w:t>
      </w:r>
      <w:bookmarkEnd w:id="1033"/>
    </w:p>
    <w:p w14:paraId="1B082926" w14:textId="77777777" w:rsidR="009C13E9" w:rsidRDefault="009C13E9" w:rsidP="009C13E9">
      <w:pPr>
        <w:pStyle w:val="Heading3"/>
      </w:pPr>
      <w:bookmarkStart w:id="1037" w:name="_Ref434488390"/>
      <w:r>
        <w:t>The Doxology of the Heavenly</w:t>
      </w:r>
      <w:bookmarkEnd w:id="10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038"/>
            <w:r>
              <w:t>The great and holy luminaries,</w:t>
            </w:r>
            <w:commentRangeEnd w:id="1038"/>
            <w:r>
              <w:rPr>
                <w:rStyle w:val="CommentReference"/>
                <w:rFonts w:ascii="Times New Roman" w:hAnsi="Times New Roman"/>
              </w:rPr>
              <w:commentReference w:id="1038"/>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039"/>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039"/>
            <w:r>
              <w:rPr>
                <w:rStyle w:val="CommentReference"/>
                <w:rFonts w:ascii="Times New Roman" w:hAnsi="Times New Roman"/>
              </w:rPr>
              <w:commentReference w:id="1039"/>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040"/>
            <w:r w:rsidRPr="00602B0F">
              <w:t xml:space="preserve">O Lord, </w:t>
            </w:r>
            <w:commentRangeEnd w:id="1040"/>
            <w:r>
              <w:rPr>
                <w:rStyle w:val="CommentReference"/>
                <w:rFonts w:ascii="Times New Roman" w:hAnsi="Times New Roman"/>
              </w:rPr>
              <w:commentReference w:id="1040"/>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041" w:name="_Ref434488524"/>
      <w:r>
        <w:t>The Doxology of St. John the Baptist</w:t>
      </w:r>
      <w:bookmarkEnd w:id="10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042" w:name="_Ref434488546"/>
      <w:r>
        <w:t>Another Doxology of St. John the Baptist</w:t>
      </w:r>
      <w:bookmarkEnd w:id="10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043" w:name="_Ref434488644"/>
      <w:r>
        <w:lastRenderedPageBreak/>
        <w:t>A Doxology for the Apostles</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044"/>
            <w:r>
              <w:t xml:space="preserve">called </w:t>
            </w:r>
            <w:commentRangeEnd w:id="1044"/>
            <w:r>
              <w:rPr>
                <w:rStyle w:val="CommentReference"/>
                <w:rFonts w:ascii="Times New Roman" w:eastAsiaTheme="minorHAnsi" w:hAnsi="Times New Roman" w:cstheme="minorBidi"/>
                <w:color w:val="auto"/>
              </w:rPr>
              <w:commentReference w:id="1044"/>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045"/>
            <w:r>
              <w:t>Who loved him greatly.</w:t>
            </w:r>
            <w:commentRangeEnd w:id="1045"/>
            <w:r>
              <w:rPr>
                <w:rStyle w:val="CommentReference"/>
                <w:rFonts w:ascii="Times New Roman" w:eastAsiaTheme="minorHAnsi" w:hAnsi="Times New Roman" w:cstheme="minorBidi"/>
                <w:color w:val="auto"/>
              </w:rPr>
              <w:commentReference w:id="1045"/>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046" w:name="_Ref434488657"/>
      <w:r>
        <w:t>Another Doxology for the Apostles</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047"/>
            <w:r>
              <w:t xml:space="preserve">Our </w:t>
            </w:r>
            <w:commentRangeEnd w:id="1047"/>
            <w:r>
              <w:rPr>
                <w:rStyle w:val="CommentReference"/>
                <w:rFonts w:ascii="Times New Roman" w:eastAsiaTheme="minorHAnsi" w:hAnsi="Times New Roman" w:cstheme="minorBidi"/>
                <w:color w:val="auto"/>
              </w:rPr>
              <w:commentReference w:id="1047"/>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048"/>
            <w:r>
              <w:t xml:space="preserve">And </w:t>
            </w:r>
            <w:commentRangeEnd w:id="1048"/>
            <w:r>
              <w:rPr>
                <w:rStyle w:val="CommentReference"/>
                <w:rFonts w:ascii="Times New Roman" w:eastAsiaTheme="minorHAnsi" w:hAnsi="Times New Roman" w:cstheme="minorBidi"/>
                <w:color w:val="auto"/>
              </w:rPr>
              <w:commentReference w:id="1048"/>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049"/>
            <w:r>
              <w:t>And was numbered with</w:t>
            </w:r>
          </w:p>
          <w:p w14:paraId="5527B3A6" w14:textId="77777777" w:rsidR="004C7F73" w:rsidRDefault="004C7F73" w:rsidP="004C7F73">
            <w:pPr>
              <w:pStyle w:val="EngHangEnd"/>
            </w:pPr>
            <w:r>
              <w:t>The rest of the Apostles.</w:t>
            </w:r>
            <w:commentRangeEnd w:id="1049"/>
            <w:r>
              <w:rPr>
                <w:rStyle w:val="CommentReference"/>
                <w:rFonts w:ascii="Times New Roman" w:eastAsiaTheme="minorHAnsi" w:hAnsi="Times New Roman" w:cstheme="minorBidi"/>
                <w:color w:val="auto"/>
              </w:rPr>
              <w:commentReference w:id="1049"/>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050"/>
            <w:r>
              <w:t xml:space="preserve">sound </w:t>
            </w:r>
            <w:commentRangeEnd w:id="1050"/>
            <w:r>
              <w:rPr>
                <w:rStyle w:val="CommentReference"/>
                <w:rFonts w:ascii="Times New Roman" w:eastAsiaTheme="minorHAnsi" w:hAnsi="Times New Roman" w:cstheme="minorBidi"/>
                <w:color w:val="auto"/>
              </w:rPr>
              <w:commentReference w:id="1050"/>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051" w:name="_Ref434488814"/>
      <w:r>
        <w:t>The Doxology of St. Mark</w:t>
      </w:r>
      <w:bookmarkEnd w:id="10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052"/>
            <w:r>
              <w:t>Beholder of God</w:t>
            </w:r>
            <w:commentRangeEnd w:id="1052"/>
            <w:r>
              <w:rPr>
                <w:rStyle w:val="CommentReference"/>
                <w:rFonts w:ascii="Times New Roman" w:eastAsiaTheme="minorHAnsi" w:hAnsi="Times New Roman" w:cstheme="minorBidi"/>
                <w:color w:val="auto"/>
              </w:rPr>
              <w:commentReference w:id="1052"/>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053" w:name="_Ref434488992"/>
      <w:r>
        <w:t>The Doxology of Any Apostle</w:t>
      </w:r>
      <w:bookmarkEnd w:id="10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054"/>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054"/>
            <w:r>
              <w:rPr>
                <w:rStyle w:val="CommentReference"/>
                <w:rFonts w:ascii="Times New Roman" w:eastAsiaTheme="minorHAnsi" w:hAnsi="Times New Roman" w:cstheme="minorBidi"/>
                <w:color w:val="auto"/>
              </w:rPr>
              <w:commentReference w:id="1054"/>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055"/>
            <w:r>
              <w:t>compatriots</w:t>
            </w:r>
            <w:commentRangeEnd w:id="1055"/>
            <w:r>
              <w:rPr>
                <w:rStyle w:val="CommentReference"/>
                <w:rFonts w:ascii="Times New Roman" w:eastAsiaTheme="minorHAnsi" w:hAnsi="Times New Roman" w:cstheme="minorBidi"/>
                <w:color w:val="auto"/>
              </w:rPr>
              <w:commentReference w:id="1055"/>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056" w:name="_Ref434489014"/>
      <w:r>
        <w:t>The Doxology of St. Stephen</w:t>
      </w:r>
      <w:bookmarkEnd w:id="10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478"/>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057" w:name="_Ref434489170"/>
      <w:r>
        <w:t>The Doxology of St. George</w:t>
      </w:r>
      <w:bookmarkEnd w:id="1057"/>
    </w:p>
    <w:p w14:paraId="066A4290" w14:textId="77777777"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B50C35">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B50C35">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B50C35">
        <w:rPr>
          <w:noProof/>
        </w:rPr>
        <w:t>760</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058" w:name="_Ref434490082"/>
      <w:r>
        <w:t>The Doxology of St. Demiana</w:t>
      </w:r>
      <w:bookmarkEnd w:id="1058"/>
    </w:p>
    <w:p w14:paraId="10DFBB59" w14:textId="77777777"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B50C35">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B50C35">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B50C35">
        <w:rPr>
          <w:noProof/>
        </w:rPr>
        <w:t>728</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479"/>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059" w:name="_Ref434489950"/>
      <w:r>
        <w:t>The Doxology of the Martyrs</w:t>
      </w:r>
      <w:bookmarkEnd w:id="10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060"/>
            <w:r>
              <w:t>Akrash</w:t>
            </w:r>
            <w:commentRangeEnd w:id="1060"/>
            <w:r>
              <w:rPr>
                <w:rStyle w:val="CommentReference"/>
              </w:rPr>
              <w:commentReference w:id="1060"/>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061" w:name="_Ref434490311"/>
      <w:r>
        <w:t>The Doxology of St. Anthony and St. Paul</w:t>
      </w:r>
      <w:bookmarkEnd w:id="1061"/>
    </w:p>
    <w:p w14:paraId="219164C1" w14:textId="77777777" w:rsidR="00B50C35" w:rsidRDefault="006F2298" w:rsidP="00191A26">
      <w:pPr>
        <w:pStyle w:val="Rubric"/>
      </w:pPr>
      <w:r>
        <w:t xml:space="preserve">See also </w:t>
      </w:r>
      <w:r w:rsidR="00191A26">
        <w:fldChar w:fldCharType="begin"/>
      </w:r>
      <w:r w:rsidR="00191A26">
        <w:instrText xml:space="preserve"> REF _Ref434490340 \h </w:instrText>
      </w:r>
      <w:r w:rsidR="00191A26">
        <w:fldChar w:fldCharType="separate"/>
      </w:r>
      <w:r w:rsidR="00B50C35">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B50C35">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B50C35">
        <w:rPr>
          <w:noProof/>
        </w:rPr>
        <w:t>731</w:t>
      </w:r>
      <w:r w:rsidR="00191A26">
        <w:fldChar w:fldCharType="end"/>
      </w:r>
      <w:r>
        <w:t xml:space="preserve">, and </w:t>
      </w:r>
      <w:r w:rsidR="00191A26">
        <w:fldChar w:fldCharType="begin"/>
      </w:r>
      <w:r w:rsidR="00191A26">
        <w:instrText xml:space="preserve"> REF _Ref434490368 \h </w:instrText>
      </w:r>
      <w:r w:rsidR="00191A26">
        <w:fldChar w:fldCharType="separate"/>
      </w:r>
      <w:r w:rsidR="00B50C35">
        <w:t>The Doxology for St. Paul the Anchorite</w:t>
      </w:r>
      <w:r w:rsidR="00191A26">
        <w:fldChar w:fldCharType="end"/>
      </w:r>
      <w:r w:rsidR="00191A26">
        <w:t>,</w:t>
      </w:r>
      <w:r>
        <w:t xml:space="preserve"> </w:t>
      </w:r>
      <w:r w:rsidR="00191A26">
        <w:fldChar w:fldCharType="begin"/>
      </w:r>
      <w:r w:rsidR="00191A26">
        <w:instrText xml:space="preserve"> REF _Ref434560218 \h </w:instrText>
      </w:r>
      <w:r w:rsidR="00191A26">
        <w:fldChar w:fldCharType="separate"/>
      </w:r>
      <w:r w:rsidR="00B50C35">
        <w:t xml:space="preserve">See A Doxology for the Apostles, on pages </w:t>
      </w:r>
      <w:r w:rsidR="00B50C35">
        <w:rPr>
          <w:noProof/>
        </w:rPr>
        <w:t>533</w:t>
      </w:r>
      <w:r w:rsidR="00B50C35">
        <w:t xml:space="preserve">, </w:t>
      </w:r>
      <w:r w:rsidR="00B50C35">
        <w:rPr>
          <w:noProof/>
        </w:rPr>
        <w:t>533</w:t>
      </w:r>
      <w:r w:rsidR="00B50C35">
        <w:t xml:space="preserve">, or </w:t>
      </w:r>
      <w:r w:rsidR="00B50C35">
        <w:rPr>
          <w:noProof/>
        </w:rPr>
        <w:t>535</w:t>
      </w:r>
      <w:r w:rsidR="00B50C35">
        <w:t>.</w:t>
      </w:r>
    </w:p>
    <w:p w14:paraId="61D2FB01" w14:textId="77777777" w:rsidR="00B50C35" w:rsidRDefault="00B50C35" w:rsidP="00B52D77">
      <w:pPr>
        <w:pStyle w:val="Heading3"/>
      </w:pPr>
      <w:r>
        <w:t>January 24 (25) / Tobi 29: Commemoration of the Annunciation, Nativity, and Resurrection on the 29</w:t>
      </w:r>
      <w:r w:rsidRPr="00C0205C">
        <w:rPr>
          <w:vertAlign w:val="superscript"/>
        </w:rPr>
        <w:t>th</w:t>
      </w:r>
      <w:r>
        <w:t xml:space="preserve"> of Every Month</w:t>
      </w:r>
    </w:p>
    <w:p w14:paraId="75F44CB9" w14:textId="77777777" w:rsidR="00B50C35" w:rsidRPr="00B52D77" w:rsidRDefault="00B50C35" w:rsidP="00B52D77">
      <w:pPr>
        <w:pStyle w:val="Rubric"/>
      </w:pPr>
      <w:r>
        <w:t>See September 26 (27) / Tho-out 29: Commemoration of the Annunciation, Nativity, and Resurrection on the 29</w:t>
      </w:r>
      <w:r w:rsidRPr="00C0205C">
        <w:rPr>
          <w:vertAlign w:val="superscript"/>
        </w:rPr>
        <w:t>th</w:t>
      </w:r>
      <w:r>
        <w:t xml:space="preserve"> of Every Month, page </w:t>
      </w:r>
      <w:r>
        <w:rPr>
          <w:noProof/>
        </w:rPr>
        <w:t>580</w:t>
      </w:r>
      <w:r>
        <w:t>.</w:t>
      </w:r>
    </w:p>
    <w:p w14:paraId="716265E5" w14:textId="77777777" w:rsidR="006F2298" w:rsidRPr="00AF6D10" w:rsidRDefault="00B50C35" w:rsidP="006F2298">
      <w:pPr>
        <w:pStyle w:val="Rubric"/>
      </w:pPr>
      <w:r>
        <w:t>January 27 (28) / Meshir 2: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Pr>
          <w:noProof/>
        </w:rPr>
        <w:t>734</w:t>
      </w:r>
      <w:r w:rsidR="00191A26">
        <w:fldChar w:fldCharType="end"/>
      </w:r>
      <w:r w:rsidR="006F2298">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062"/>
            <w:r w:rsidRPr="004764BD">
              <w:t>give light to</w:t>
            </w:r>
            <w:commentRangeEnd w:id="1062"/>
            <w:r>
              <w:rPr>
                <w:rStyle w:val="CommentReference"/>
                <w:rFonts w:ascii="Times New Roman" w:eastAsiaTheme="minorHAnsi" w:hAnsi="Times New Roman" w:cstheme="minorBidi"/>
                <w:color w:val="auto"/>
              </w:rPr>
              <w:commentReference w:id="1062"/>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lastRenderedPageBreak/>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063" w:name="_Ref434490826"/>
      <w:r>
        <w:t>The Doxology of St. Pishoy and St. Paul of Tammah</w:t>
      </w:r>
      <w:bookmarkEnd w:id="1063"/>
    </w:p>
    <w:p w14:paraId="204E33B1" w14:textId="77777777"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B50C35">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B50C35">
        <w:rPr>
          <w:lang w:val="en-US"/>
        </w:rPr>
        <w:t>July 2 / Epip 8: St. Pishoy</w:t>
      </w:r>
      <w:r>
        <w:fldChar w:fldCharType="end"/>
      </w:r>
      <w:r>
        <w:t xml:space="preserve">, page </w:t>
      </w:r>
      <w:r>
        <w:fldChar w:fldCharType="begin"/>
      </w:r>
      <w:r>
        <w:instrText xml:space="preserve"> PAGEREF _Ref434490783 \h </w:instrText>
      </w:r>
      <w:r>
        <w:fldChar w:fldCharType="separate"/>
      </w:r>
      <w:r w:rsidR="00B50C35">
        <w:rPr>
          <w:noProof/>
        </w:rPr>
        <w:t>815</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lastRenderedPageBreak/>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77777777" w:rsidR="006C0C59" w:rsidRDefault="006C0C59" w:rsidP="006C0C59">
      <w:pPr>
        <w:pStyle w:val="Heading3"/>
      </w:pPr>
      <w:bookmarkStart w:id="1064" w:name="_Ref434492161"/>
      <w:r>
        <w:t>The Doxology of St. Athanasius the Apostolic</w:t>
      </w:r>
      <w:bookmarkEnd w:id="1064"/>
    </w:p>
    <w:p w14:paraId="1BC7DA79" w14:textId="77777777"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B50C35">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B50C35">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B50C35">
        <w:rPr>
          <w:noProof/>
        </w:rPr>
        <w:t>765</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B50C35">
        <w:rPr>
          <w:noProof/>
        </w:rPr>
        <w:t>767</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C59" w14:paraId="5D53E3BD" w14:textId="77777777" w:rsidTr="00670C79">
        <w:trPr>
          <w:cantSplit/>
          <w:jc w:val="center"/>
        </w:trPr>
        <w:tc>
          <w:tcPr>
            <w:tcW w:w="288" w:type="dxa"/>
          </w:tcPr>
          <w:p w14:paraId="5D1512F9" w14:textId="77777777" w:rsidR="006C0C59" w:rsidRDefault="006C0C59" w:rsidP="00670C79">
            <w:pPr>
              <w:pStyle w:val="CopticCross"/>
            </w:pPr>
          </w:p>
        </w:tc>
        <w:tc>
          <w:tcPr>
            <w:tcW w:w="3960" w:type="dxa"/>
          </w:tcPr>
          <w:p w14:paraId="0C85C216" w14:textId="77777777" w:rsidR="006C0C59" w:rsidRPr="004764BD" w:rsidRDefault="006C0C59" w:rsidP="00670C79">
            <w:pPr>
              <w:pStyle w:val="EngHang"/>
            </w:pPr>
            <w:r w:rsidRPr="004764BD">
              <w:t>O great Athanasius,</w:t>
            </w:r>
          </w:p>
          <w:p w14:paraId="0273817D" w14:textId="77777777" w:rsidR="006C0C59" w:rsidRPr="004764BD" w:rsidRDefault="006C0C59" w:rsidP="00670C79">
            <w:pPr>
              <w:pStyle w:val="EngHang"/>
            </w:pPr>
            <w:r w:rsidRPr="004764BD">
              <w:t>The Pillar of the Church,</w:t>
            </w:r>
          </w:p>
          <w:p w14:paraId="243B546E" w14:textId="77777777" w:rsidR="006C0C59" w:rsidRPr="004764BD" w:rsidRDefault="006C0C59" w:rsidP="00670C79">
            <w:pPr>
              <w:pStyle w:val="EngHang"/>
            </w:pPr>
            <w:r w:rsidRPr="004764BD">
              <w:t>The unyielding defender</w:t>
            </w:r>
          </w:p>
          <w:p w14:paraId="1322C666" w14:textId="77777777" w:rsidR="006C0C59" w:rsidRDefault="006C0C59" w:rsidP="00670C79">
            <w:pPr>
              <w:pStyle w:val="EngHangEnd"/>
            </w:pPr>
            <w:r w:rsidRPr="004764BD">
              <w:t>Of the Orthodox Faith.</w:t>
            </w:r>
          </w:p>
        </w:tc>
        <w:tc>
          <w:tcPr>
            <w:tcW w:w="288" w:type="dxa"/>
          </w:tcPr>
          <w:p w14:paraId="3821F7A5" w14:textId="77777777" w:rsidR="006C0C59" w:rsidRDefault="006C0C59" w:rsidP="00670C79"/>
        </w:tc>
        <w:tc>
          <w:tcPr>
            <w:tcW w:w="288" w:type="dxa"/>
          </w:tcPr>
          <w:p w14:paraId="0A263E73" w14:textId="77777777" w:rsidR="006C0C59" w:rsidRDefault="006C0C59" w:rsidP="00670C79">
            <w:pPr>
              <w:pStyle w:val="CopticCross"/>
            </w:pPr>
          </w:p>
        </w:tc>
        <w:tc>
          <w:tcPr>
            <w:tcW w:w="3960" w:type="dxa"/>
          </w:tcPr>
          <w:p w14:paraId="78367C85" w14:textId="77777777" w:rsidR="006C0C59" w:rsidRPr="00C35319" w:rsidRDefault="006C0C59" w:rsidP="00670C79">
            <w:pPr>
              <w:pStyle w:val="CopticHangingVerse"/>
            </w:pPr>
          </w:p>
        </w:tc>
      </w:tr>
      <w:tr w:rsidR="006C0C59" w14:paraId="681AE3EF" w14:textId="77777777" w:rsidTr="00670C79">
        <w:trPr>
          <w:cantSplit/>
          <w:jc w:val="center"/>
        </w:trPr>
        <w:tc>
          <w:tcPr>
            <w:tcW w:w="288" w:type="dxa"/>
          </w:tcPr>
          <w:p w14:paraId="7654B960" w14:textId="77777777" w:rsidR="006C0C59" w:rsidRDefault="006C0C59" w:rsidP="00670C79">
            <w:pPr>
              <w:pStyle w:val="CopticCross"/>
            </w:pPr>
            <w:r w:rsidRPr="00FB5ACB">
              <w:t>¿</w:t>
            </w:r>
          </w:p>
        </w:tc>
        <w:tc>
          <w:tcPr>
            <w:tcW w:w="3960" w:type="dxa"/>
          </w:tcPr>
          <w:p w14:paraId="2B589169" w14:textId="77777777" w:rsidR="006C0C59" w:rsidRPr="004764BD" w:rsidRDefault="006C0C59" w:rsidP="00670C79">
            <w:pPr>
              <w:pStyle w:val="EngHang"/>
            </w:pPr>
            <w:r w:rsidRPr="004764BD">
              <w:t>The trusted shepherd</w:t>
            </w:r>
          </w:p>
          <w:p w14:paraId="7FCF3498" w14:textId="77777777" w:rsidR="006C0C59" w:rsidRPr="004764BD" w:rsidRDefault="006C0C59" w:rsidP="00670C79">
            <w:pPr>
              <w:pStyle w:val="EngHang"/>
            </w:pPr>
            <w:r w:rsidRPr="004764BD">
              <w:t>Of the flock of Jesus Christ,</w:t>
            </w:r>
          </w:p>
          <w:p w14:paraId="4B21A80D" w14:textId="77777777" w:rsidR="006C0C59" w:rsidRPr="004764BD" w:rsidRDefault="006C0C59" w:rsidP="00670C79">
            <w:pPr>
              <w:pStyle w:val="EngHang"/>
            </w:pPr>
            <w:r w:rsidRPr="004764BD">
              <w:t>The honoured patriarch,</w:t>
            </w:r>
          </w:p>
          <w:p w14:paraId="6538C5E0" w14:textId="77777777" w:rsidR="006C0C59" w:rsidRDefault="006C0C59" w:rsidP="00670C79">
            <w:pPr>
              <w:pStyle w:val="EngHangEnd"/>
            </w:pPr>
            <w:r w:rsidRPr="004764BD">
              <w:t>Saint Athanasius the Apostolic.</w:t>
            </w:r>
          </w:p>
        </w:tc>
        <w:tc>
          <w:tcPr>
            <w:tcW w:w="288" w:type="dxa"/>
          </w:tcPr>
          <w:p w14:paraId="4E0C0355" w14:textId="77777777" w:rsidR="006C0C59" w:rsidRDefault="006C0C59" w:rsidP="00670C79"/>
        </w:tc>
        <w:tc>
          <w:tcPr>
            <w:tcW w:w="288" w:type="dxa"/>
          </w:tcPr>
          <w:p w14:paraId="3DE8AF5E" w14:textId="77777777" w:rsidR="006C0C59" w:rsidRDefault="006C0C59" w:rsidP="00670C79">
            <w:pPr>
              <w:pStyle w:val="CopticCross"/>
            </w:pPr>
            <w:r w:rsidRPr="00FB5ACB">
              <w:t>¿</w:t>
            </w:r>
          </w:p>
        </w:tc>
        <w:tc>
          <w:tcPr>
            <w:tcW w:w="3960" w:type="dxa"/>
          </w:tcPr>
          <w:p w14:paraId="229C7AAC" w14:textId="77777777" w:rsidR="006C0C59" w:rsidRPr="00CF5919" w:rsidRDefault="006C0C59" w:rsidP="00670C79">
            <w:pPr>
              <w:pStyle w:val="CopticHangingVerse"/>
            </w:pPr>
          </w:p>
        </w:tc>
      </w:tr>
      <w:tr w:rsidR="006C0C59" w14:paraId="4494EC18" w14:textId="77777777" w:rsidTr="00670C79">
        <w:trPr>
          <w:cantSplit/>
          <w:jc w:val="center"/>
        </w:trPr>
        <w:tc>
          <w:tcPr>
            <w:tcW w:w="288" w:type="dxa"/>
          </w:tcPr>
          <w:p w14:paraId="6AA744A7" w14:textId="77777777" w:rsidR="006C0C59" w:rsidRDefault="006C0C59" w:rsidP="00670C79">
            <w:pPr>
              <w:pStyle w:val="CopticCross"/>
            </w:pPr>
          </w:p>
        </w:tc>
        <w:tc>
          <w:tcPr>
            <w:tcW w:w="3960" w:type="dxa"/>
          </w:tcPr>
          <w:p w14:paraId="2E01AC09" w14:textId="77777777" w:rsidR="006C0C59" w:rsidRPr="004764BD" w:rsidRDefault="006C0C59" w:rsidP="00670C79">
            <w:pPr>
              <w:pStyle w:val="EngHang"/>
            </w:pPr>
            <w:r w:rsidRPr="004764BD">
              <w:t>Blessed are you, indeed,</w:t>
            </w:r>
          </w:p>
          <w:p w14:paraId="1131A84B" w14:textId="77777777" w:rsidR="006C0C59" w:rsidRPr="004764BD" w:rsidRDefault="006C0C59" w:rsidP="00670C79">
            <w:pPr>
              <w:pStyle w:val="EngHang"/>
            </w:pPr>
            <w:r w:rsidRPr="004764BD">
              <w:t>Our saintly father, the patriarch,</w:t>
            </w:r>
          </w:p>
          <w:p w14:paraId="3912029D" w14:textId="77777777" w:rsidR="006C0C59" w:rsidRPr="004764BD" w:rsidRDefault="006C0C59" w:rsidP="00670C79">
            <w:pPr>
              <w:pStyle w:val="EngHang"/>
            </w:pPr>
            <w:r w:rsidRPr="004764BD">
              <w:t>Saint Athanasius the Apostolic,</w:t>
            </w:r>
          </w:p>
          <w:p w14:paraId="02FB11D0" w14:textId="77777777" w:rsidR="006C0C59" w:rsidRDefault="006C0C59" w:rsidP="00670C79">
            <w:pPr>
              <w:pStyle w:val="EngHangEnd"/>
            </w:pPr>
            <w:r w:rsidRPr="004764BD">
              <w:t>The beloved of Christ.</w:t>
            </w:r>
          </w:p>
        </w:tc>
        <w:tc>
          <w:tcPr>
            <w:tcW w:w="288" w:type="dxa"/>
          </w:tcPr>
          <w:p w14:paraId="74E704B1" w14:textId="77777777" w:rsidR="006C0C59" w:rsidRDefault="006C0C59" w:rsidP="00670C79"/>
        </w:tc>
        <w:tc>
          <w:tcPr>
            <w:tcW w:w="288" w:type="dxa"/>
          </w:tcPr>
          <w:p w14:paraId="5DABF9FB" w14:textId="77777777" w:rsidR="006C0C59" w:rsidRDefault="006C0C59" w:rsidP="00670C79">
            <w:pPr>
              <w:pStyle w:val="CopticCross"/>
            </w:pPr>
          </w:p>
        </w:tc>
        <w:tc>
          <w:tcPr>
            <w:tcW w:w="3960" w:type="dxa"/>
          </w:tcPr>
          <w:p w14:paraId="29A1F085" w14:textId="77777777" w:rsidR="006C0C59" w:rsidRDefault="006C0C59" w:rsidP="00670C79">
            <w:pPr>
              <w:pStyle w:val="CopticHangingVerse"/>
            </w:pPr>
          </w:p>
        </w:tc>
      </w:tr>
      <w:tr w:rsidR="006C0C59" w14:paraId="40AFA7AB" w14:textId="77777777" w:rsidTr="00670C79">
        <w:trPr>
          <w:cantSplit/>
          <w:jc w:val="center"/>
        </w:trPr>
        <w:tc>
          <w:tcPr>
            <w:tcW w:w="288" w:type="dxa"/>
          </w:tcPr>
          <w:p w14:paraId="20321D07" w14:textId="77777777" w:rsidR="006C0C59" w:rsidRDefault="006C0C59" w:rsidP="00670C79">
            <w:pPr>
              <w:pStyle w:val="CopticCross"/>
            </w:pPr>
            <w:r w:rsidRPr="00FB5ACB">
              <w:t>¿</w:t>
            </w:r>
          </w:p>
        </w:tc>
        <w:tc>
          <w:tcPr>
            <w:tcW w:w="3960" w:type="dxa"/>
          </w:tcPr>
          <w:p w14:paraId="3D9053E2" w14:textId="77777777" w:rsidR="006C0C59" w:rsidRPr="004764BD" w:rsidRDefault="006C0C59" w:rsidP="00670C79">
            <w:pPr>
              <w:pStyle w:val="EngHang"/>
            </w:pPr>
            <w:r w:rsidRPr="004764BD">
              <w:t>Pray to the Lord on our behalf,</w:t>
            </w:r>
          </w:p>
          <w:p w14:paraId="64EEE3BC" w14:textId="77777777" w:rsidR="006C0C59" w:rsidRPr="004764BD" w:rsidRDefault="006C0C59" w:rsidP="00670C79">
            <w:pPr>
              <w:pStyle w:val="EngHang"/>
            </w:pPr>
            <w:r w:rsidRPr="004764BD">
              <w:t>Our saintly father, the patriarch,</w:t>
            </w:r>
          </w:p>
          <w:p w14:paraId="3BA38CF2" w14:textId="77777777" w:rsidR="006C0C59" w:rsidRPr="004764BD" w:rsidRDefault="006C0C59" w:rsidP="00670C79">
            <w:pPr>
              <w:pStyle w:val="EngHang"/>
            </w:pPr>
            <w:r w:rsidRPr="004764BD">
              <w:t>Saint Athanasius the Apostolic,</w:t>
            </w:r>
          </w:p>
          <w:p w14:paraId="0C62FE1A" w14:textId="77777777" w:rsidR="006C0C59" w:rsidRDefault="006C0C59" w:rsidP="00670C79">
            <w:pPr>
              <w:pStyle w:val="EngHangEnd"/>
            </w:pPr>
            <w:r w:rsidRPr="004764BD">
              <w:t>That He may forgive us our sins.</w:t>
            </w:r>
          </w:p>
        </w:tc>
        <w:tc>
          <w:tcPr>
            <w:tcW w:w="288" w:type="dxa"/>
          </w:tcPr>
          <w:p w14:paraId="4CBAEB49" w14:textId="77777777" w:rsidR="006C0C59" w:rsidRDefault="006C0C59" w:rsidP="00670C79"/>
        </w:tc>
        <w:tc>
          <w:tcPr>
            <w:tcW w:w="288" w:type="dxa"/>
          </w:tcPr>
          <w:p w14:paraId="39E12011" w14:textId="77777777" w:rsidR="006C0C59" w:rsidRDefault="006C0C59" w:rsidP="00670C79">
            <w:pPr>
              <w:pStyle w:val="CopticCross"/>
            </w:pPr>
            <w:r w:rsidRPr="00FB5ACB">
              <w:t>¿</w:t>
            </w:r>
          </w:p>
        </w:tc>
        <w:tc>
          <w:tcPr>
            <w:tcW w:w="3960" w:type="dxa"/>
          </w:tcPr>
          <w:p w14:paraId="0C981022" w14:textId="77777777" w:rsidR="006C0C59" w:rsidRDefault="006C0C59" w:rsidP="00670C79">
            <w:pPr>
              <w:pStyle w:val="CopticHangingVerse"/>
            </w:pPr>
          </w:p>
        </w:tc>
      </w:tr>
    </w:tbl>
    <w:p w14:paraId="2DC01141" w14:textId="77777777" w:rsidR="00727B3C" w:rsidRPr="00AF6D10" w:rsidRDefault="00727B3C" w:rsidP="00727B3C">
      <w:pPr>
        <w:pStyle w:val="Heading3"/>
      </w:pPr>
      <w:bookmarkStart w:id="1065" w:name="_Ref434492536"/>
      <w:r>
        <w:lastRenderedPageBreak/>
        <w:t xml:space="preserve">The Doxology of </w:t>
      </w:r>
      <w:r w:rsidR="00231798">
        <w:t>the</w:t>
      </w:r>
      <w:r>
        <w:t xml:space="preserve"> Cross Bearers</w:t>
      </w:r>
      <w:bookmarkEnd w:id="10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066" w:name="_Ref434492645"/>
      <w:r>
        <w:t>The Doxology for a Hierarch Who is Present</w:t>
      </w:r>
      <w:bookmarkEnd w:id="10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480"/>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481"/>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482"/>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lastRenderedPageBreak/>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076"/>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076"/>
            <w:r>
              <w:rPr>
                <w:rStyle w:val="CommentReference"/>
                <w:rFonts w:ascii="Times New Roman" w:eastAsiaTheme="minorHAnsi" w:hAnsi="Times New Roman" w:cstheme="minorBidi"/>
                <w:color w:val="auto"/>
              </w:rPr>
              <w:commentReference w:id="1076"/>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483"/>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080" w:name="_Toc437373016"/>
      <w:bookmarkStart w:id="1081" w:name="September"/>
      <w:r>
        <w:lastRenderedPageBreak/>
        <w:t>September</w:t>
      </w:r>
      <w:bookmarkEnd w:id="1034"/>
      <w:bookmarkEnd w:id="1035"/>
      <w:bookmarkEnd w:id="1036"/>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080"/>
    </w:p>
    <w:sdt>
      <w:sdtPr>
        <w:id w:val="861411790"/>
        <w:docPartObj>
          <w:docPartGallery w:val="Table of Contents"/>
          <w:docPartUnique/>
        </w:docPartObj>
      </w:sdtPr>
      <w:sdtEndPr>
        <w:rPr>
          <w:b/>
          <w:bCs/>
          <w:noProof/>
        </w:rPr>
      </w:sdtEndPr>
      <w:sdtContent>
        <w:p w14:paraId="6CF9860D" w14:textId="77777777" w:rsidR="00B50C35" w:rsidRDefault="0088779A">
          <w:pPr>
            <w:pStyle w:val="TOC3"/>
            <w:tabs>
              <w:tab w:val="right" w:leader="dot" w:pos="8846"/>
            </w:tabs>
            <w:rPr>
              <w:rFonts w:asciiTheme="minorHAnsi" w:eastAsiaTheme="minorEastAsia" w:hAnsiTheme="minorHAnsi"/>
              <w:noProof/>
              <w:szCs w:val="24"/>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37373088" w:history="1">
            <w:r w:rsidR="00B50C35" w:rsidRPr="00213FB7">
              <w:rPr>
                <w:rStyle w:val="Hyperlink"/>
                <w:noProof/>
              </w:rPr>
              <w:t>August 29 (30) / Tho-out 1: Ecclesiastical New Year: Nairouz</w:t>
            </w:r>
            <w:r w:rsidR="00B50C35">
              <w:rPr>
                <w:noProof/>
                <w:webHidden/>
              </w:rPr>
              <w:tab/>
            </w:r>
            <w:r w:rsidR="00B50C35">
              <w:rPr>
                <w:noProof/>
                <w:webHidden/>
              </w:rPr>
              <w:fldChar w:fldCharType="begin"/>
            </w:r>
            <w:r w:rsidR="00B50C35">
              <w:rPr>
                <w:noProof/>
                <w:webHidden/>
              </w:rPr>
              <w:instrText xml:space="preserve"> PAGEREF _Toc437373088 \h </w:instrText>
            </w:r>
            <w:r w:rsidR="00B50C35">
              <w:rPr>
                <w:noProof/>
                <w:webHidden/>
              </w:rPr>
            </w:r>
            <w:r w:rsidR="00B50C35">
              <w:rPr>
                <w:noProof/>
                <w:webHidden/>
              </w:rPr>
              <w:fldChar w:fldCharType="separate"/>
            </w:r>
            <w:r w:rsidR="00B50C35">
              <w:rPr>
                <w:noProof/>
                <w:webHidden/>
              </w:rPr>
              <w:t>562</w:t>
            </w:r>
            <w:r w:rsidR="00B50C35">
              <w:rPr>
                <w:noProof/>
                <w:webHidden/>
              </w:rPr>
              <w:fldChar w:fldCharType="end"/>
            </w:r>
          </w:hyperlink>
        </w:p>
        <w:p w14:paraId="3B98944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89" w:history="1">
            <w:r w:rsidR="00B50C35" w:rsidRPr="00213FB7">
              <w:rPr>
                <w:rStyle w:val="Hyperlink"/>
                <w:noProof/>
              </w:rPr>
              <w:t>August 29 (30) / Tho-out 1: Also the Martyrdom of St. Bartholomew the Apostle</w:t>
            </w:r>
            <w:r w:rsidR="00B50C35">
              <w:rPr>
                <w:noProof/>
                <w:webHidden/>
              </w:rPr>
              <w:tab/>
            </w:r>
            <w:r w:rsidR="00B50C35">
              <w:rPr>
                <w:noProof/>
                <w:webHidden/>
              </w:rPr>
              <w:fldChar w:fldCharType="begin"/>
            </w:r>
            <w:r w:rsidR="00B50C35">
              <w:rPr>
                <w:noProof/>
                <w:webHidden/>
              </w:rPr>
              <w:instrText xml:space="preserve"> PAGEREF _Toc437373089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677C751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0" w:history="1">
            <w:r w:rsidR="00B50C35" w:rsidRPr="00213FB7">
              <w:rPr>
                <w:rStyle w:val="Hyperlink"/>
                <w:noProof/>
              </w:rPr>
              <w:t>August 30 (31) / Tho-out 2: Martyrdom of St. John the Baptist</w:t>
            </w:r>
            <w:r w:rsidR="00B50C35">
              <w:rPr>
                <w:noProof/>
                <w:webHidden/>
              </w:rPr>
              <w:tab/>
            </w:r>
            <w:r w:rsidR="00B50C35">
              <w:rPr>
                <w:noProof/>
                <w:webHidden/>
              </w:rPr>
              <w:fldChar w:fldCharType="begin"/>
            </w:r>
            <w:r w:rsidR="00B50C35">
              <w:rPr>
                <w:noProof/>
                <w:webHidden/>
              </w:rPr>
              <w:instrText xml:space="preserve"> PAGEREF _Toc437373090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2CA4569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1" w:history="1">
            <w:r w:rsidR="00B50C35" w:rsidRPr="00213FB7">
              <w:rPr>
                <w:rStyle w:val="Hyperlink"/>
                <w:noProof/>
              </w:rPr>
              <w:t>September 1 (2) / Tho-out 4: St. Verena</w:t>
            </w:r>
            <w:r w:rsidR="00B50C35">
              <w:rPr>
                <w:noProof/>
                <w:webHidden/>
              </w:rPr>
              <w:tab/>
            </w:r>
            <w:r w:rsidR="00B50C35">
              <w:rPr>
                <w:noProof/>
                <w:webHidden/>
              </w:rPr>
              <w:fldChar w:fldCharType="begin"/>
            </w:r>
            <w:r w:rsidR="00B50C35">
              <w:rPr>
                <w:noProof/>
                <w:webHidden/>
              </w:rPr>
              <w:instrText xml:space="preserve"> PAGEREF _Toc437373091 \h </w:instrText>
            </w:r>
            <w:r w:rsidR="00B50C35">
              <w:rPr>
                <w:noProof/>
                <w:webHidden/>
              </w:rPr>
            </w:r>
            <w:r w:rsidR="00B50C35">
              <w:rPr>
                <w:noProof/>
                <w:webHidden/>
              </w:rPr>
              <w:fldChar w:fldCharType="separate"/>
            </w:r>
            <w:r w:rsidR="00B50C35">
              <w:rPr>
                <w:noProof/>
                <w:webHidden/>
              </w:rPr>
              <w:t>573</w:t>
            </w:r>
            <w:r w:rsidR="00B50C35">
              <w:rPr>
                <w:noProof/>
                <w:webHidden/>
              </w:rPr>
              <w:fldChar w:fldCharType="end"/>
            </w:r>
          </w:hyperlink>
        </w:p>
        <w:p w14:paraId="379A758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2" w:history="1">
            <w:r w:rsidR="00B50C35" w:rsidRPr="00213FB7">
              <w:rPr>
                <w:rStyle w:val="Hyperlink"/>
                <w:noProof/>
              </w:rPr>
              <w:t>September 3 (4) / Tho-out 6: St. Phoebe the Protodeaconess</w:t>
            </w:r>
            <w:r w:rsidR="00B50C35">
              <w:rPr>
                <w:noProof/>
                <w:webHidden/>
              </w:rPr>
              <w:tab/>
            </w:r>
            <w:r w:rsidR="00B50C35">
              <w:rPr>
                <w:noProof/>
                <w:webHidden/>
              </w:rPr>
              <w:fldChar w:fldCharType="begin"/>
            </w:r>
            <w:r w:rsidR="00B50C35">
              <w:rPr>
                <w:noProof/>
                <w:webHidden/>
              </w:rPr>
              <w:instrText xml:space="preserve"> PAGEREF _Toc437373092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3B9CCA3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3" w:history="1">
            <w:r w:rsidR="00B50C35" w:rsidRPr="00213FB7">
              <w:rPr>
                <w:rStyle w:val="Hyperlink"/>
                <w:noProof/>
              </w:rPr>
              <w:t>September 4 (5) / Tho-out 7: St. Dioscorus</w:t>
            </w:r>
            <w:r w:rsidR="00B50C35">
              <w:rPr>
                <w:noProof/>
                <w:webHidden/>
              </w:rPr>
              <w:tab/>
            </w:r>
            <w:r w:rsidR="00B50C35">
              <w:rPr>
                <w:noProof/>
                <w:webHidden/>
              </w:rPr>
              <w:fldChar w:fldCharType="begin"/>
            </w:r>
            <w:r w:rsidR="00B50C35">
              <w:rPr>
                <w:noProof/>
                <w:webHidden/>
              </w:rPr>
              <w:instrText xml:space="preserve"> PAGEREF _Toc437373093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09065C9A"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4" w:history="1">
            <w:r w:rsidR="00B50C35" w:rsidRPr="00213FB7">
              <w:rPr>
                <w:rStyle w:val="Hyperlink"/>
                <w:noProof/>
              </w:rPr>
              <w:t>September 4 (5) / Tho-out 7: Also St. Rebecca and her Children</w:t>
            </w:r>
            <w:r w:rsidR="00B50C35">
              <w:rPr>
                <w:noProof/>
                <w:webHidden/>
              </w:rPr>
              <w:tab/>
            </w:r>
            <w:r w:rsidR="00B50C35">
              <w:rPr>
                <w:noProof/>
                <w:webHidden/>
              </w:rPr>
              <w:fldChar w:fldCharType="begin"/>
            </w:r>
            <w:r w:rsidR="00B50C35">
              <w:rPr>
                <w:noProof/>
                <w:webHidden/>
              </w:rPr>
              <w:instrText xml:space="preserve"> PAGEREF _Toc437373094 \h </w:instrText>
            </w:r>
            <w:r w:rsidR="00B50C35">
              <w:rPr>
                <w:noProof/>
                <w:webHidden/>
              </w:rPr>
            </w:r>
            <w:r w:rsidR="00B50C35">
              <w:rPr>
                <w:noProof/>
                <w:webHidden/>
              </w:rPr>
              <w:fldChar w:fldCharType="separate"/>
            </w:r>
            <w:r w:rsidR="00B50C35">
              <w:rPr>
                <w:noProof/>
                <w:webHidden/>
              </w:rPr>
              <w:t>575</w:t>
            </w:r>
            <w:r w:rsidR="00B50C35">
              <w:rPr>
                <w:noProof/>
                <w:webHidden/>
              </w:rPr>
              <w:fldChar w:fldCharType="end"/>
            </w:r>
          </w:hyperlink>
        </w:p>
        <w:p w14:paraId="541B316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5" w:history="1">
            <w:r w:rsidR="00B50C35" w:rsidRPr="00213FB7">
              <w:rPr>
                <w:rStyle w:val="Hyperlink"/>
                <w:noProof/>
              </w:rPr>
              <w:t>September 9 (10) / Tho-out 12: Commemoration of Archangel Michael</w:t>
            </w:r>
            <w:r w:rsidR="00B50C35">
              <w:rPr>
                <w:noProof/>
                <w:webHidden/>
              </w:rPr>
              <w:tab/>
            </w:r>
            <w:r w:rsidR="00B50C35">
              <w:rPr>
                <w:noProof/>
                <w:webHidden/>
              </w:rPr>
              <w:fldChar w:fldCharType="begin"/>
            </w:r>
            <w:r w:rsidR="00B50C35">
              <w:rPr>
                <w:noProof/>
                <w:webHidden/>
              </w:rPr>
              <w:instrText xml:space="preserve"> PAGEREF _Toc437373095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3242EB6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6" w:history="1">
            <w:r w:rsidR="00B50C35" w:rsidRPr="00213FB7">
              <w:rPr>
                <w:rStyle w:val="Hyperlink"/>
                <w:noProof/>
              </w:rPr>
              <w:t>September 12 (13) / Tho-out 15: Translocation of the Relics of St. Stephen</w:t>
            </w:r>
            <w:r w:rsidR="00B50C35">
              <w:rPr>
                <w:noProof/>
                <w:webHidden/>
              </w:rPr>
              <w:tab/>
            </w:r>
            <w:r w:rsidR="00B50C35">
              <w:rPr>
                <w:noProof/>
                <w:webHidden/>
              </w:rPr>
              <w:fldChar w:fldCharType="begin"/>
            </w:r>
            <w:r w:rsidR="00B50C35">
              <w:rPr>
                <w:noProof/>
                <w:webHidden/>
              </w:rPr>
              <w:instrText xml:space="preserve"> PAGEREF _Toc437373096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4C4D7D9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7" w:history="1">
            <w:r w:rsidR="00B50C35" w:rsidRPr="00213FB7">
              <w:rPr>
                <w:rStyle w:val="Hyperlink"/>
                <w:noProof/>
              </w:rPr>
              <w:t>September 14 (15) / Tho-out 17: The Dedication of the Church of the Holy Cross</w:t>
            </w:r>
            <w:r w:rsidR="00B50C35">
              <w:rPr>
                <w:noProof/>
                <w:webHidden/>
              </w:rPr>
              <w:tab/>
            </w:r>
            <w:r w:rsidR="00B50C35">
              <w:rPr>
                <w:noProof/>
                <w:webHidden/>
              </w:rPr>
              <w:fldChar w:fldCharType="begin"/>
            </w:r>
            <w:r w:rsidR="00B50C35">
              <w:rPr>
                <w:noProof/>
                <w:webHidden/>
              </w:rPr>
              <w:instrText xml:space="preserve"> PAGEREF _Toc437373097 \h </w:instrText>
            </w:r>
            <w:r w:rsidR="00B50C35">
              <w:rPr>
                <w:noProof/>
                <w:webHidden/>
              </w:rPr>
            </w:r>
            <w:r w:rsidR="00B50C35">
              <w:rPr>
                <w:noProof/>
                <w:webHidden/>
              </w:rPr>
              <w:fldChar w:fldCharType="separate"/>
            </w:r>
            <w:r w:rsidR="00B50C35">
              <w:rPr>
                <w:noProof/>
                <w:webHidden/>
              </w:rPr>
              <w:t>576</w:t>
            </w:r>
            <w:r w:rsidR="00B50C35">
              <w:rPr>
                <w:noProof/>
                <w:webHidden/>
              </w:rPr>
              <w:fldChar w:fldCharType="end"/>
            </w:r>
          </w:hyperlink>
        </w:p>
        <w:p w14:paraId="53D9273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8" w:history="1">
            <w:r w:rsidR="00B50C35" w:rsidRPr="00213FB7">
              <w:rPr>
                <w:rStyle w:val="Hyperlink"/>
                <w:noProof/>
              </w:rPr>
              <w:t>September 18 (19) / Tho-out 21: Commemoration of the Theotokos</w:t>
            </w:r>
            <w:r w:rsidR="00B50C35">
              <w:rPr>
                <w:noProof/>
                <w:webHidden/>
              </w:rPr>
              <w:tab/>
            </w:r>
            <w:r w:rsidR="00B50C35">
              <w:rPr>
                <w:noProof/>
                <w:webHidden/>
              </w:rPr>
              <w:fldChar w:fldCharType="begin"/>
            </w:r>
            <w:r w:rsidR="00B50C35">
              <w:rPr>
                <w:noProof/>
                <w:webHidden/>
              </w:rPr>
              <w:instrText xml:space="preserve"> PAGEREF _Toc437373098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CC306E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099" w:history="1">
            <w:r w:rsidR="00B50C35" w:rsidRPr="00213FB7">
              <w:rPr>
                <w:rStyle w:val="Hyperlink"/>
                <w:noProof/>
              </w:rPr>
              <w:t>September 21 (22) / Tho-out 24: Martyrdom of St. Quandratus, One of the Seventy Two</w:t>
            </w:r>
            <w:r w:rsidR="00B50C35">
              <w:rPr>
                <w:noProof/>
                <w:webHidden/>
              </w:rPr>
              <w:tab/>
            </w:r>
            <w:r w:rsidR="00B50C35">
              <w:rPr>
                <w:noProof/>
                <w:webHidden/>
              </w:rPr>
              <w:fldChar w:fldCharType="begin"/>
            </w:r>
            <w:r w:rsidR="00B50C35">
              <w:rPr>
                <w:noProof/>
                <w:webHidden/>
              </w:rPr>
              <w:instrText xml:space="preserve"> PAGEREF _Toc437373099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70ECD18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0" w:history="1">
            <w:r w:rsidR="00B50C35" w:rsidRPr="00213FB7">
              <w:rPr>
                <w:rStyle w:val="Hyperlink"/>
                <w:noProof/>
              </w:rPr>
              <w:t>September 22 (23) / Tho-out 24: St. Maurice and the Theban Legion</w:t>
            </w:r>
            <w:r w:rsidR="00B50C35">
              <w:rPr>
                <w:noProof/>
                <w:webHidden/>
              </w:rPr>
              <w:tab/>
            </w:r>
            <w:r w:rsidR="00B50C35">
              <w:rPr>
                <w:noProof/>
                <w:webHidden/>
              </w:rPr>
              <w:fldChar w:fldCharType="begin"/>
            </w:r>
            <w:r w:rsidR="00B50C35">
              <w:rPr>
                <w:noProof/>
                <w:webHidden/>
              </w:rPr>
              <w:instrText xml:space="preserve"> PAGEREF _Toc437373100 \h </w:instrText>
            </w:r>
            <w:r w:rsidR="00B50C35">
              <w:rPr>
                <w:noProof/>
                <w:webHidden/>
              </w:rPr>
            </w:r>
            <w:r w:rsidR="00B50C35">
              <w:rPr>
                <w:noProof/>
                <w:webHidden/>
              </w:rPr>
              <w:fldChar w:fldCharType="separate"/>
            </w:r>
            <w:r w:rsidR="00B50C35">
              <w:rPr>
                <w:noProof/>
                <w:webHidden/>
              </w:rPr>
              <w:t>587</w:t>
            </w:r>
            <w:r w:rsidR="00B50C35">
              <w:rPr>
                <w:noProof/>
                <w:webHidden/>
              </w:rPr>
              <w:fldChar w:fldCharType="end"/>
            </w:r>
          </w:hyperlink>
        </w:p>
        <w:p w14:paraId="482E899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1" w:history="1">
            <w:r w:rsidR="00B50C35" w:rsidRPr="00213FB7">
              <w:rPr>
                <w:rStyle w:val="Hyperlink"/>
                <w:noProof/>
              </w:rPr>
              <w:t>September 23 (24) / Tho-out 26: Annunciation of St. John the Baptist to Zacharias</w:t>
            </w:r>
            <w:r w:rsidR="00B50C35">
              <w:rPr>
                <w:noProof/>
                <w:webHidden/>
              </w:rPr>
              <w:tab/>
            </w:r>
            <w:r w:rsidR="00B50C35">
              <w:rPr>
                <w:noProof/>
                <w:webHidden/>
              </w:rPr>
              <w:fldChar w:fldCharType="begin"/>
            </w:r>
            <w:r w:rsidR="00B50C35">
              <w:rPr>
                <w:noProof/>
                <w:webHidden/>
              </w:rPr>
              <w:instrText xml:space="preserve"> PAGEREF _Toc437373101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3C627C7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2" w:history="1">
            <w:r w:rsidR="00B50C35" w:rsidRPr="00213FB7">
              <w:rPr>
                <w:rStyle w:val="Hyperlink"/>
                <w:noProof/>
              </w:rPr>
              <w:t>September 26 (27) / Tho-out 29: Commemoration of the Annunciation, Nativity, and Resurrection on the 29</w:t>
            </w:r>
            <w:r w:rsidR="00B50C35" w:rsidRPr="00213FB7">
              <w:rPr>
                <w:rStyle w:val="Hyperlink"/>
                <w:noProof/>
                <w:vertAlign w:val="superscript"/>
              </w:rPr>
              <w:t>th</w:t>
            </w:r>
            <w:r w:rsidR="00B50C35" w:rsidRPr="00213FB7">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_Toc437373102 \h </w:instrText>
            </w:r>
            <w:r w:rsidR="00B50C35">
              <w:rPr>
                <w:noProof/>
                <w:webHidden/>
              </w:rPr>
            </w:r>
            <w:r w:rsidR="00B50C35">
              <w:rPr>
                <w:noProof/>
                <w:webHidden/>
              </w:rPr>
              <w:fldChar w:fldCharType="separate"/>
            </w:r>
            <w:r w:rsidR="00B50C35">
              <w:rPr>
                <w:noProof/>
                <w:webHidden/>
              </w:rPr>
              <w:t>590</w:t>
            </w:r>
            <w:r w:rsidR="00B50C35">
              <w:rPr>
                <w:noProof/>
                <w:webHidden/>
              </w:rPr>
              <w:fldChar w:fldCharType="end"/>
            </w:r>
          </w:hyperlink>
        </w:p>
        <w:p w14:paraId="294EBE8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3" w:history="1">
            <w:r w:rsidR="00B50C35" w:rsidRPr="00213FB7">
              <w:rPr>
                <w:rStyle w:val="Hyperlink"/>
                <w:noProof/>
              </w:rPr>
              <w:t>September 27 (28) / Tho-out 30: Miracle performed by St. Athanasius the Apostolic</w:t>
            </w:r>
            <w:r w:rsidR="00B50C35">
              <w:rPr>
                <w:noProof/>
                <w:webHidden/>
              </w:rPr>
              <w:tab/>
            </w:r>
            <w:r w:rsidR="00B50C35">
              <w:rPr>
                <w:noProof/>
                <w:webHidden/>
              </w:rPr>
              <w:fldChar w:fldCharType="begin"/>
            </w:r>
            <w:r w:rsidR="00B50C35">
              <w:rPr>
                <w:noProof/>
                <w:webHidden/>
              </w:rPr>
              <w:instrText xml:space="preserve"> PAGEREF _Toc437373103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4CF0D35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4" w:history="1">
            <w:r w:rsidR="00B50C35" w:rsidRPr="00213FB7">
              <w:rPr>
                <w:rStyle w:val="Hyperlink"/>
                <w:noProof/>
              </w:rPr>
              <w:t>September 29 (30) / Paopi 2: The Coming of St. Severus to Egypt</w:t>
            </w:r>
            <w:r w:rsidR="00B50C35">
              <w:rPr>
                <w:noProof/>
                <w:webHidden/>
              </w:rPr>
              <w:tab/>
            </w:r>
            <w:r w:rsidR="00B50C35">
              <w:rPr>
                <w:noProof/>
                <w:webHidden/>
              </w:rPr>
              <w:fldChar w:fldCharType="begin"/>
            </w:r>
            <w:r w:rsidR="00B50C35">
              <w:rPr>
                <w:noProof/>
                <w:webHidden/>
              </w:rPr>
              <w:instrText xml:space="preserve"> PAGEREF _Toc437373104 \h </w:instrText>
            </w:r>
            <w:r w:rsidR="00B50C35">
              <w:rPr>
                <w:noProof/>
                <w:webHidden/>
              </w:rPr>
            </w:r>
            <w:r w:rsidR="00B50C35">
              <w:rPr>
                <w:noProof/>
                <w:webHidden/>
              </w:rPr>
              <w:fldChar w:fldCharType="separate"/>
            </w:r>
            <w:r w:rsidR="00B50C35">
              <w:rPr>
                <w:noProof/>
                <w:webHidden/>
              </w:rPr>
              <w:t>599</w:t>
            </w:r>
            <w:r w:rsidR="00B50C35">
              <w:rPr>
                <w:noProof/>
                <w:webHidden/>
              </w:rPr>
              <w:fldChar w:fldCharType="end"/>
            </w:r>
          </w:hyperlink>
        </w:p>
        <w:p w14:paraId="734BF558" w14:textId="5065CFFA"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082" w:name="_Toc410196198"/>
      <w:bookmarkStart w:id="1083" w:name="_Toc410196440"/>
      <w:bookmarkStart w:id="1084" w:name="_Toc410196942"/>
      <w:r>
        <w:br w:type="page"/>
      </w:r>
    </w:p>
    <w:p w14:paraId="3B77A2B2" w14:textId="6F99453D" w:rsidR="00495F1A" w:rsidRDefault="0092592B" w:rsidP="00495F1A">
      <w:pPr>
        <w:pStyle w:val="Heading3"/>
      </w:pPr>
      <w:bookmarkStart w:id="1085" w:name="_Toc437373088"/>
      <w:r>
        <w:lastRenderedPageBreak/>
        <w:t xml:space="preserve">August 29 (30) / Tho-out 1: </w:t>
      </w:r>
      <w:r w:rsidR="00495F1A">
        <w:t>Ecclesiastical New Year: Nairouz</w:t>
      </w:r>
      <w:bookmarkEnd w:id="1082"/>
      <w:bookmarkEnd w:id="1083"/>
      <w:bookmarkEnd w:id="1084"/>
      <w:bookmarkEnd w:id="1085"/>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37C867F5" w14:textId="77777777" w:rsidR="0039635A" w:rsidRDefault="0039635A" w:rsidP="009D0B24">
      <w:pPr>
        <w:pStyle w:val="Heading4"/>
      </w:pPr>
      <w:bookmarkStart w:id="1086" w:name="_Ref434477358"/>
      <w:r>
        <w:t>The Doxolog</w:t>
      </w:r>
      <w:r w:rsidR="00E21EA3">
        <w:t>y for Ecclesiastical New Year</w:t>
      </w:r>
      <w:bookmarkEnd w:id="10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087"/>
            <w:r>
              <w:t xml:space="preserve">wiles </w:t>
            </w:r>
            <w:commentRangeEnd w:id="1087"/>
            <w:r>
              <w:rPr>
                <w:rStyle w:val="CommentReference"/>
                <w:rFonts w:ascii="Times New Roman" w:eastAsiaTheme="minorHAnsi" w:hAnsi="Times New Roman" w:cstheme="minorBidi"/>
                <w:color w:val="auto"/>
              </w:rPr>
              <w:commentReference w:id="1087"/>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16C42088" w14:textId="77777777" w:rsidR="00BA23BD" w:rsidRPr="00BA23BD" w:rsidRDefault="00BA23BD" w:rsidP="00BA23BD"/>
    <w:p w14:paraId="7D20CB82" w14:textId="77777777" w:rsidR="0039635A" w:rsidRDefault="0039635A" w:rsidP="009D0B24">
      <w:pPr>
        <w:pStyle w:val="Heading4"/>
      </w:pPr>
      <w:bookmarkStart w:id="1088" w:name="_Ref434473482"/>
      <w:r>
        <w:t>The Psali Adam</w:t>
      </w:r>
      <w:r w:rsidR="00B411C9">
        <w:t xml:space="preserve"> for the Ecclesiastical New Year</w:t>
      </w:r>
      <w:bookmarkEnd w:id="10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089"/>
            <w:r>
              <w:t xml:space="preserve">Ϯⲛⲁⲟⲩⲱϣⲧ </w:t>
            </w:r>
            <w:commentRangeEnd w:id="1089"/>
            <w:r>
              <w:rPr>
                <w:rStyle w:val="CommentReference"/>
                <w:rFonts w:ascii="Times New Roman" w:hAnsi="Times New Roman"/>
              </w:rPr>
              <w:commentReference w:id="1089"/>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lastRenderedPageBreak/>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lastRenderedPageBreak/>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lastRenderedPageBreak/>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t>¿</w:t>
            </w:r>
          </w:p>
        </w:tc>
        <w:tc>
          <w:tcPr>
            <w:tcW w:w="3960" w:type="dxa"/>
          </w:tcPr>
          <w:p w14:paraId="24C793AA" w14:textId="77777777" w:rsidR="00CE58CE" w:rsidRDefault="00CE58CE" w:rsidP="00305E1E">
            <w:pPr>
              <w:pStyle w:val="EngHang"/>
            </w:pPr>
            <w:r>
              <w:t xml:space="preserve">You </w:t>
            </w:r>
            <w:commentRangeStart w:id="1090"/>
            <w:r>
              <w:t>reign</w:t>
            </w:r>
            <w:commentRangeEnd w:id="1090"/>
            <w:r>
              <w:rPr>
                <w:rStyle w:val="CommentReference"/>
              </w:rPr>
              <w:commentReference w:id="1090"/>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091" w:name="_Ref434473530"/>
      <w:r>
        <w:t xml:space="preserve">The Psali </w:t>
      </w:r>
      <w:r w:rsidR="004E71A7">
        <w:t>Batos for the Ecclesiastical New Year</w:t>
      </w:r>
      <w:bookmarkEnd w:id="10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092"/>
            <w:r>
              <w:t xml:space="preserve">be </w:t>
            </w:r>
            <w:commentRangeEnd w:id="1092"/>
            <w:r>
              <w:rPr>
                <w:rStyle w:val="CommentReference"/>
              </w:rPr>
              <w:commentReference w:id="1092"/>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093"/>
            <w:r>
              <w:t xml:space="preserve">Ⲁⲙⲱⲛⲓ </w:t>
            </w:r>
            <w:commentRangeEnd w:id="1093"/>
            <w:r>
              <w:rPr>
                <w:rStyle w:val="CommentReference"/>
                <w:rFonts w:ascii="Times New Roman" w:hAnsi="Times New Roman"/>
              </w:rPr>
              <w:commentReference w:id="1093"/>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lastRenderedPageBreak/>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77777777" w:rsidR="001D3B4D" w:rsidRDefault="001D3B4D" w:rsidP="001D3B4D">
            <w:pPr>
              <w:pStyle w:val="EngHang"/>
            </w:pPr>
            <w:r>
              <w:t>O Lord, with Thy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094"/>
            <w:r>
              <w:t xml:space="preserve">the </w:t>
            </w:r>
            <w:commentRangeEnd w:id="1094"/>
            <w:r>
              <w:rPr>
                <w:rStyle w:val="CommentReference"/>
              </w:rPr>
              <w:commentReference w:id="1094"/>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095"/>
            <w:r>
              <w:t xml:space="preserve">entreat </w:t>
            </w:r>
            <w:commentRangeEnd w:id="1095"/>
            <w:r>
              <w:rPr>
                <w:rStyle w:val="CommentReference"/>
              </w:rPr>
              <w:commentReference w:id="1095"/>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lastRenderedPageBreak/>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3CC56EFF" w14:textId="77777777" w:rsidR="002F1C09" w:rsidRPr="002F1C09" w:rsidRDefault="002F1C09" w:rsidP="002F1C09"/>
    <w:p w14:paraId="7D3FF04B" w14:textId="77777777" w:rsidR="00646349" w:rsidRDefault="00646349" w:rsidP="0092592B">
      <w:pPr>
        <w:pStyle w:val="Heading3"/>
      </w:pPr>
      <w:bookmarkStart w:id="1096" w:name="_Toc437373089"/>
      <w:r>
        <w:t xml:space="preserve">August 29 (30) / Tho-out 1: </w:t>
      </w:r>
      <w:r w:rsidRPr="00646349">
        <w:t xml:space="preserve">Also </w:t>
      </w:r>
      <w:r>
        <w:t>the Martyrdom of St. Bartholomew the Apostle</w:t>
      </w:r>
      <w:bookmarkEnd w:id="1096"/>
    </w:p>
    <w:p w14:paraId="18F26E4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77D452E" w14:textId="77777777" w:rsidR="0092592B" w:rsidRDefault="0092592B" w:rsidP="0092592B">
      <w:pPr>
        <w:pStyle w:val="Heading3"/>
      </w:pPr>
      <w:bookmarkStart w:id="1097" w:name="_Toc437373090"/>
      <w:r>
        <w:t xml:space="preserve">August 30 (31) / Tho-out 2: </w:t>
      </w:r>
      <w:r w:rsidR="005242D1">
        <w:t xml:space="preserve">Martyrdom of </w:t>
      </w:r>
      <w:r>
        <w:t>St. John the Baptist</w:t>
      </w:r>
      <w:bookmarkEnd w:id="1097"/>
    </w:p>
    <w:p w14:paraId="0BD3AFB5" w14:textId="77777777"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t>.</w:t>
      </w:r>
    </w:p>
    <w:p w14:paraId="53087CDB" w14:textId="77777777" w:rsidR="00C46B09" w:rsidRDefault="00C46B09" w:rsidP="0039635A">
      <w:pPr>
        <w:pStyle w:val="Heading3"/>
      </w:pPr>
      <w:bookmarkStart w:id="1098" w:name="_Toc437373091"/>
      <w:r>
        <w:t>September 1 (2) / Tho-out 4: St. Verena</w:t>
      </w:r>
      <w:bookmarkEnd w:id="1098"/>
    </w:p>
    <w:p w14:paraId="07AAD00E" w14:textId="77777777" w:rsidR="00C46B09" w:rsidRDefault="00C46B09" w:rsidP="00C46B09">
      <w:pPr>
        <w:pStyle w:val="Heading4"/>
      </w:pPr>
      <w:bookmarkStart w:id="1099" w:name="_Ref434490285"/>
      <w:r>
        <w:t>The Doxology</w:t>
      </w:r>
      <w:r w:rsidR="00B46E6E">
        <w:t xml:space="preserve"> for St. Verena</w:t>
      </w:r>
      <w:bookmarkEnd w:id="10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1F98E702" w14:textId="77777777" w:rsidR="00C140A9" w:rsidRDefault="00C140A9" w:rsidP="00C140A9">
      <w:pPr>
        <w:pStyle w:val="Heading3"/>
      </w:pPr>
      <w:bookmarkStart w:id="1100" w:name="_Toc437373092"/>
      <w:r>
        <w:lastRenderedPageBreak/>
        <w:t>September 3 (4) / Tho-out 6: St. Phoebe the Protodeaconess</w:t>
      </w:r>
      <w:r w:rsidR="008C4D26">
        <w:rPr>
          <w:rStyle w:val="FootnoteReference"/>
        </w:rPr>
        <w:footnoteReference w:id="484"/>
      </w:r>
      <w:bookmarkEnd w:id="1100"/>
    </w:p>
    <w:p w14:paraId="47E3028B" w14:textId="77777777" w:rsidR="0039635A" w:rsidRDefault="0039635A" w:rsidP="0039635A">
      <w:pPr>
        <w:pStyle w:val="Heading3"/>
      </w:pPr>
      <w:bookmarkStart w:id="1101" w:name="_Toc437373093"/>
      <w:r>
        <w:t>September 4 (5) / Tho-out 7: St. Dioscorus</w:t>
      </w:r>
      <w:bookmarkEnd w:id="1101"/>
    </w:p>
    <w:p w14:paraId="6AE56346" w14:textId="77777777" w:rsidR="0039635A" w:rsidRDefault="00191A26" w:rsidP="0039635A">
      <w:pPr>
        <w:pStyle w:val="Rubric"/>
      </w:pPr>
      <w:r>
        <w:fldChar w:fldCharType="begin"/>
      </w:r>
      <w:r>
        <w:instrText xml:space="preserve"> REF _Ref434492249 \h </w:instrText>
      </w:r>
      <w:r>
        <w:fldChar w:fldCharType="separate"/>
      </w:r>
      <w:r w:rsidR="00B50C35">
        <w:t>The Doxology for St. Severus</w:t>
      </w:r>
      <w:r>
        <w:fldChar w:fldCharType="end"/>
      </w:r>
      <w:r>
        <w:t xml:space="preserve">, </w:t>
      </w:r>
      <w:r>
        <w:fldChar w:fldCharType="begin"/>
      </w:r>
      <w:r>
        <w:instrText xml:space="preserve"> REF _Ref434561058 \h </w:instrText>
      </w:r>
      <w:r>
        <w:fldChar w:fldCharType="separate"/>
      </w:r>
      <w:r w:rsidR="00B50C35">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B50C35">
        <w:rPr>
          <w:noProof/>
        </w:rPr>
        <w:t>599</w:t>
      </w:r>
      <w:r>
        <w:fldChar w:fldCharType="end"/>
      </w:r>
      <w:r w:rsidR="0039635A">
        <w:t xml:space="preserve"> can be adapted.</w:t>
      </w:r>
    </w:p>
    <w:p w14:paraId="7D1E759A" w14:textId="77777777" w:rsidR="0046481B" w:rsidRDefault="0046481B" w:rsidP="0046481B">
      <w:pPr>
        <w:pStyle w:val="Heading3"/>
      </w:pPr>
      <w:bookmarkStart w:id="1102" w:name="_Toc437373094"/>
      <w:r>
        <w:t>September 4 (5) / Tho-out 7: Also St. Rebecca and her Children</w:t>
      </w:r>
      <w:bookmarkEnd w:id="1102"/>
    </w:p>
    <w:p w14:paraId="14929AD8" w14:textId="77777777" w:rsidR="0046481B" w:rsidRDefault="0046481B" w:rsidP="0046481B">
      <w:pPr>
        <w:pStyle w:val="Heading4"/>
      </w:pPr>
      <w:bookmarkStart w:id="1103" w:name="_Ref434490258"/>
      <w:r>
        <w:t>The Doxology</w:t>
      </w:r>
      <w:r w:rsidR="00B46E6E">
        <w:t xml:space="preserve"> for St. Rebecca and her Children</w:t>
      </w:r>
      <w:bookmarkEnd w:id="11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7CD61DB4" w14:textId="77777777" w:rsidR="00B637D8" w:rsidRDefault="00B637D8" w:rsidP="00B637D8">
      <w:pPr>
        <w:pStyle w:val="Heading3"/>
      </w:pPr>
      <w:bookmarkStart w:id="1104" w:name="_Toc437373095"/>
      <w:r>
        <w:t>September 9 (10) / Tho-out 12: Commemoration of Archangel Michael</w:t>
      </w:r>
      <w:bookmarkEnd w:id="1104"/>
    </w:p>
    <w:p w14:paraId="3D3E8225" w14:textId="77777777" w:rsidR="00B637D8" w:rsidRPr="00B637D8" w:rsidRDefault="00B637D8" w:rsidP="00B637D8">
      <w:pPr>
        <w:pStyle w:val="Rubric"/>
      </w:pPr>
      <w:r>
        <w:t>See</w:t>
      </w:r>
      <w:r w:rsidR="00191A26">
        <w:t xml:space="preserve"> </w:t>
      </w:r>
      <w:r w:rsidR="00191A26">
        <w:fldChar w:fldCharType="begin"/>
      </w:r>
      <w:r w:rsidR="00191A26">
        <w:instrText xml:space="preserve"> REF _Ref434561114 \h </w:instrText>
      </w:r>
      <w:r w:rsidR="00191A26">
        <w:fldChar w:fldCharType="separate"/>
      </w:r>
      <w:r w:rsidR="00B50C35">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sidR="00B50C35">
        <w:rPr>
          <w:noProof/>
        </w:rPr>
        <w:t>611</w:t>
      </w:r>
      <w:r w:rsidR="00191A26">
        <w:fldChar w:fldCharType="end"/>
      </w:r>
      <w:r w:rsidR="00191A26">
        <w:t>.</w:t>
      </w:r>
    </w:p>
    <w:p w14:paraId="221393BE" w14:textId="77777777" w:rsidR="0092592B" w:rsidRDefault="006E370D" w:rsidP="006E370D">
      <w:pPr>
        <w:pStyle w:val="Heading3"/>
      </w:pPr>
      <w:bookmarkStart w:id="1105" w:name="_Toc437373096"/>
      <w:r>
        <w:t xml:space="preserve">September 12 (13) / Tho-out 15: </w:t>
      </w:r>
      <w:r w:rsidR="00191A26">
        <w:t xml:space="preserve">Translocation of the Relics of </w:t>
      </w:r>
      <w:r>
        <w:t>St. Stephen</w:t>
      </w:r>
      <w:bookmarkEnd w:id="1105"/>
    </w:p>
    <w:p w14:paraId="6417B2BE" w14:textId="77777777"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B50C35">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B50C35">
        <w:rPr>
          <w:noProof/>
        </w:rPr>
        <w:t>682</w:t>
      </w:r>
      <w:r w:rsidR="00191A26">
        <w:fldChar w:fldCharType="end"/>
      </w:r>
      <w:r>
        <w:t>.</w:t>
      </w:r>
    </w:p>
    <w:p w14:paraId="7C31113D" w14:textId="77777777" w:rsidR="00495F1A" w:rsidRDefault="0092592B" w:rsidP="00495F1A">
      <w:pPr>
        <w:pStyle w:val="Heading3"/>
      </w:pPr>
      <w:bookmarkStart w:id="1106" w:name="_Toc410196199"/>
      <w:bookmarkStart w:id="1107" w:name="_Toc410196441"/>
      <w:bookmarkStart w:id="1108" w:name="_Toc410196943"/>
      <w:bookmarkStart w:id="1109" w:name="_Ref434563524"/>
      <w:bookmarkStart w:id="1110" w:name="_Ref434563530"/>
      <w:bookmarkStart w:id="1111" w:name="_Toc437373097"/>
      <w:r>
        <w:t xml:space="preserve">September 14 (15) / Tho-out 17: </w:t>
      </w:r>
      <w:r w:rsidR="00495F1A">
        <w:t>The Dedication of the Church of the Holy Cross</w:t>
      </w:r>
      <w:bookmarkEnd w:id="1106"/>
      <w:bookmarkEnd w:id="1107"/>
      <w:bookmarkEnd w:id="1108"/>
      <w:bookmarkEnd w:id="1109"/>
      <w:bookmarkEnd w:id="1110"/>
      <w:bookmarkEnd w:id="1111"/>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27ADC1CE" w14:textId="77777777" w:rsidR="0039635A" w:rsidRDefault="0039635A" w:rsidP="0039635A">
      <w:pPr>
        <w:pStyle w:val="Heading4"/>
      </w:pPr>
      <w:bookmarkStart w:id="1112" w:name="_Ref434477443"/>
      <w:r>
        <w:lastRenderedPageBreak/>
        <w:t>The Doxology</w:t>
      </w:r>
      <w:r w:rsidR="00E21EA3">
        <w:t xml:space="preserve"> for the Feast of the Cross</w:t>
      </w:r>
      <w:bookmarkEnd w:id="11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lastRenderedPageBreak/>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7AFAF411" w14:textId="77777777" w:rsidR="00C140D7" w:rsidRPr="00C140D7" w:rsidRDefault="00C140D7" w:rsidP="00C140D7"/>
    <w:p w14:paraId="08722EF5" w14:textId="77777777" w:rsidR="0039635A" w:rsidRDefault="0039635A" w:rsidP="0039635A">
      <w:pPr>
        <w:pStyle w:val="Heading4"/>
      </w:pPr>
      <w:bookmarkStart w:id="1113" w:name="_Ref434474964"/>
      <w:r>
        <w:lastRenderedPageBreak/>
        <w:t>The Psali Ada</w:t>
      </w:r>
      <w:r w:rsidR="006C1B94">
        <w:t>m for the Feast of the Cross</w:t>
      </w:r>
      <w:bookmarkEnd w:id="11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114"/>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114"/>
            <w:r>
              <w:rPr>
                <w:rStyle w:val="CommentReference"/>
              </w:rPr>
              <w:commentReference w:id="1114"/>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lastRenderedPageBreak/>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lastRenderedPageBreak/>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115" w:name="_Ref434474992"/>
      <w:r>
        <w:t>The Psali Bato</w:t>
      </w:r>
      <w:r w:rsidR="006C1B94">
        <w:t>s for the Feast of the Cross</w:t>
      </w:r>
      <w:bookmarkEnd w:id="11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lastRenderedPageBreak/>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6F40482C" w14:textId="77777777" w:rsidR="00F87627" w:rsidRPr="00F87627" w:rsidRDefault="00F87627" w:rsidP="00F87627"/>
    <w:p w14:paraId="101DB314" w14:textId="77777777" w:rsidR="005329C1" w:rsidRDefault="005329C1" w:rsidP="005329C1">
      <w:pPr>
        <w:pStyle w:val="Heading3"/>
      </w:pPr>
      <w:bookmarkStart w:id="1116" w:name="_Toc437373098"/>
      <w:r>
        <w:t>September 18 (19) / Tho-out 21: Commemoration of the Theotokos</w:t>
      </w:r>
      <w:bookmarkEnd w:id="1116"/>
    </w:p>
    <w:p w14:paraId="5E6BB9BD" w14:textId="70E2653C"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5C17FB1" w14:textId="77777777" w:rsidR="00160DE3" w:rsidRDefault="00160DE3" w:rsidP="00160DE3">
      <w:pPr>
        <w:pStyle w:val="Heading3"/>
      </w:pPr>
      <w:bookmarkStart w:id="1117" w:name="_Toc437373099"/>
      <w:r>
        <w:t>September 21 (22) / Tho-out 24: Martyrdom of St. Quandratus, One of the Seventy Two</w:t>
      </w:r>
      <w:bookmarkEnd w:id="1117"/>
    </w:p>
    <w:p w14:paraId="4B4CA90E" w14:textId="77777777"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B50C35">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B50C35">
        <w:rPr>
          <w:noProof/>
        </w:rPr>
        <w:t>543</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B50C35">
        <w:rPr>
          <w:noProof/>
        </w:rPr>
        <w:t>543</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B50C35">
        <w:rPr>
          <w:noProof/>
        </w:rPr>
        <w:t>545</w:t>
      </w:r>
      <w:r w:rsidR="00191A26">
        <w:fldChar w:fldCharType="end"/>
      </w:r>
      <w:r>
        <w:t>.</w:t>
      </w:r>
    </w:p>
    <w:p w14:paraId="56FE4C4F" w14:textId="77777777" w:rsidR="00D54A29" w:rsidRDefault="00D54A29" w:rsidP="00D54A29">
      <w:pPr>
        <w:pStyle w:val="Heading3"/>
      </w:pPr>
      <w:bookmarkStart w:id="1118" w:name="_Toc437373100"/>
      <w:r>
        <w:t xml:space="preserve">September 22 (23) / </w:t>
      </w:r>
      <w:commentRangeStart w:id="1119"/>
      <w:r>
        <w:t>Tho-out 24</w:t>
      </w:r>
      <w:commentRangeEnd w:id="1119"/>
      <w:r w:rsidR="00C46B09">
        <w:rPr>
          <w:rStyle w:val="CommentReference"/>
          <w:rFonts w:eastAsiaTheme="minorHAnsi" w:cstheme="minorBidi"/>
          <w:b w:val="0"/>
          <w:bCs w:val="0"/>
        </w:rPr>
        <w:commentReference w:id="1119"/>
      </w:r>
      <w:r>
        <w:t>: St. Maurice and the Theban Legion</w:t>
      </w:r>
      <w:bookmarkEnd w:id="1118"/>
    </w:p>
    <w:p w14:paraId="74C264D0" w14:textId="77777777" w:rsidR="00D54A29" w:rsidRDefault="00B46E6E" w:rsidP="00D54A29">
      <w:pPr>
        <w:pStyle w:val="Heading4"/>
      </w:pPr>
      <w:bookmarkStart w:id="1120" w:name="_Ref434489859"/>
      <w:r>
        <w:t>The Doxology for</w:t>
      </w:r>
      <w:r w:rsidR="00D54A29">
        <w:t xml:space="preserve"> St. Maurice and the Theban Legion</w:t>
      </w:r>
      <w:bookmarkEnd w:id="11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121" w:name="_Ref434489873"/>
      <w:r>
        <w:lastRenderedPageBreak/>
        <w:t>Another Doxology of St. Maurice</w:t>
      </w:r>
      <w:bookmarkEnd w:id="11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122" w:name="_Toc437373101"/>
      <w:r>
        <w:t>September 23 (24) / Tho-out 26: Annunciation of St. John the Baptist to Zacharias</w:t>
      </w:r>
      <w:bookmarkEnd w:id="1122"/>
    </w:p>
    <w:p w14:paraId="2D6418E3" w14:textId="77777777"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B50C35">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B50C35">
        <w:rPr>
          <w:noProof/>
        </w:rPr>
        <w:t>541</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B50C35">
        <w:rPr>
          <w:noProof/>
        </w:rPr>
        <w:t>542</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77777777" w:rsidR="00C0205C" w:rsidRDefault="00C0205C" w:rsidP="00C0205C">
      <w:pPr>
        <w:pStyle w:val="Heading3"/>
      </w:pPr>
      <w:bookmarkStart w:id="1123" w:name="_Ref435003974"/>
      <w:bookmarkStart w:id="1124" w:name="_Toc437373102"/>
      <w:r>
        <w:t>September 26 (27) / Tho-out 29: Commemoration of the Annunciation, Nativity, and Resurrection on the 29</w:t>
      </w:r>
      <w:r w:rsidRPr="00C0205C">
        <w:rPr>
          <w:vertAlign w:val="superscript"/>
        </w:rPr>
        <w:t>th</w:t>
      </w:r>
      <w:r>
        <w:t xml:space="preserve"> of Every Month</w:t>
      </w:r>
      <w:bookmarkEnd w:id="1123"/>
      <w:bookmarkEnd w:id="1124"/>
    </w:p>
    <w:p w14:paraId="0A0A7EC3" w14:textId="77777777" w:rsidR="00C0205C" w:rsidRDefault="00C0205C" w:rsidP="00C0205C">
      <w:pPr>
        <w:pStyle w:val="Heading4"/>
      </w:pPr>
      <w:bookmarkStart w:id="1125" w:name="_Ref435003845"/>
      <w:r>
        <w:t>The Psali Adam for the 29</w:t>
      </w:r>
      <w:r w:rsidRPr="00C0205C">
        <w:rPr>
          <w:vertAlign w:val="superscript"/>
        </w:rPr>
        <w:t>th</w:t>
      </w:r>
      <w:r>
        <w:t xml:space="preserve"> of Every Month</w:t>
      </w:r>
      <w:bookmarkEnd w:id="11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lastRenderedPageBreak/>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126"/>
            <w:r>
              <w:t>At the end of times.</w:t>
            </w:r>
            <w:commentRangeEnd w:id="1126"/>
            <w:r>
              <w:rPr>
                <w:rStyle w:val="CommentReference"/>
                <w:rFonts w:ascii="Times New Roman" w:eastAsiaTheme="minorHAnsi" w:hAnsi="Times New Roman" w:cstheme="minorBidi"/>
                <w:color w:val="auto"/>
              </w:rPr>
              <w:commentReference w:id="1126"/>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485"/>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lastRenderedPageBreak/>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127" w:name="_Ref435003860"/>
      <w:r>
        <w:t>The Psali Batos for the 29</w:t>
      </w:r>
      <w:r w:rsidRPr="00C0205C">
        <w:rPr>
          <w:vertAlign w:val="superscript"/>
        </w:rPr>
        <w:t>th</w:t>
      </w:r>
      <w:r>
        <w:t xml:space="preserve"> of Every Month</w:t>
      </w:r>
      <w:bookmarkEnd w:id="11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128"/>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128"/>
            <w:r>
              <w:rPr>
                <w:rStyle w:val="CommentReference"/>
                <w:rFonts w:ascii="Times New Roman" w:eastAsiaTheme="minorHAnsi" w:hAnsi="Times New Roman" w:cstheme="minorBidi"/>
                <w:color w:val="auto"/>
              </w:rPr>
              <w:commentReference w:id="1128"/>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lastRenderedPageBreak/>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129"/>
            <w:r>
              <w:t xml:space="preserve"> Lord God</w:t>
            </w:r>
            <w:commentRangeEnd w:id="1129"/>
            <w:r>
              <w:rPr>
                <w:rStyle w:val="CommentReference"/>
                <w:rFonts w:ascii="Times New Roman" w:eastAsiaTheme="minorHAnsi" w:hAnsi="Times New Roman" w:cstheme="minorBidi"/>
                <w:color w:val="auto"/>
              </w:rPr>
              <w:commentReference w:id="1129"/>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lastRenderedPageBreak/>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486"/>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130" w:name="_Toc437373103"/>
      <w:r>
        <w:t>September 27 (28) / Tho-out 30: Miracle performed by St. Athanasius the Apostolic</w:t>
      </w:r>
      <w:bookmarkEnd w:id="1130"/>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131" w:name="_Ref434561058"/>
      <w:bookmarkStart w:id="1132" w:name="_Toc437373104"/>
      <w:r>
        <w:t xml:space="preserve">September 29 (30) / Paopi 2: </w:t>
      </w:r>
      <w:r w:rsidR="000274A5">
        <w:t xml:space="preserve">The Coming of </w:t>
      </w:r>
      <w:r>
        <w:t>St. Severus</w:t>
      </w:r>
      <w:r w:rsidR="000274A5">
        <w:t xml:space="preserve"> to Egypt</w:t>
      </w:r>
      <w:bookmarkEnd w:id="1131"/>
      <w:bookmarkEnd w:id="1132"/>
    </w:p>
    <w:p w14:paraId="1B16436A" w14:textId="77777777" w:rsidR="0039635A" w:rsidRDefault="0039635A" w:rsidP="0039635A">
      <w:pPr>
        <w:pStyle w:val="Heading4"/>
      </w:pPr>
      <w:bookmarkStart w:id="1133" w:name="_Ref434492249"/>
      <w:r>
        <w:t>The Doxology</w:t>
      </w:r>
      <w:r w:rsidR="00B82753">
        <w:t xml:space="preserve"> for St. Severus</w:t>
      </w:r>
      <w:bookmarkEnd w:id="11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134"/>
            <w:r w:rsidRPr="004764BD">
              <w:t xml:space="preserve">confirmed </w:t>
            </w:r>
            <w:commentRangeEnd w:id="1134"/>
            <w:r>
              <w:rPr>
                <w:rStyle w:val="CommentReference"/>
                <w:rFonts w:ascii="Times New Roman" w:eastAsiaTheme="minorHAnsi" w:hAnsi="Times New Roman" w:cstheme="minorBidi"/>
                <w:color w:val="auto"/>
              </w:rPr>
              <w:commentReference w:id="1134"/>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lastRenderedPageBreak/>
              <w:t>¿</w:t>
            </w:r>
          </w:p>
        </w:tc>
        <w:tc>
          <w:tcPr>
            <w:tcW w:w="3960" w:type="dxa"/>
          </w:tcPr>
          <w:p w14:paraId="2C524680" w14:textId="77777777" w:rsidR="00900F68" w:rsidRDefault="00900F68" w:rsidP="00C46B09">
            <w:pPr>
              <w:pStyle w:val="EngHang"/>
            </w:pPr>
            <w:r>
              <w:t>Patriarch Severus</w:t>
            </w:r>
            <w:r>
              <w:rPr>
                <w:rStyle w:val="FootnoteReference"/>
              </w:rPr>
              <w:footnoteReference w:id="487"/>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48F074C0" w14:textId="77777777" w:rsidR="00495F1A" w:rsidRDefault="00495F1A" w:rsidP="00495F1A">
      <w:pPr>
        <w:pStyle w:val="Heading2"/>
        <w:rPr>
          <w:rFonts w:ascii="FreeSerifAvvaShenouda" w:hAnsi="FreeSerifAvvaShenouda" w:cs="FreeSerifAvvaShenouda"/>
        </w:rPr>
      </w:pPr>
      <w:bookmarkStart w:id="1135" w:name="_Toc410196200"/>
      <w:bookmarkStart w:id="1136" w:name="_Toc410196442"/>
      <w:bookmarkStart w:id="1137" w:name="_Toc410196944"/>
      <w:bookmarkStart w:id="1138" w:name="_Toc437373017"/>
      <w:bookmarkStart w:id="1139" w:name="October"/>
      <w:bookmarkEnd w:id="1081"/>
      <w:r>
        <w:lastRenderedPageBreak/>
        <w:t>October</w:t>
      </w:r>
      <w:bookmarkEnd w:id="1135"/>
      <w:bookmarkEnd w:id="1136"/>
      <w:bookmarkEnd w:id="1137"/>
      <w:r w:rsidR="006E370D">
        <w:t xml:space="preserve"> or </w:t>
      </w:r>
      <w:r w:rsidR="006E370D">
        <w:rPr>
          <w:rFonts w:ascii="FreeSerifAvvaShenouda" w:hAnsi="FreeSerifAvvaShenouda" w:cs="FreeSerifAvvaShenouda"/>
        </w:rPr>
        <w:t>Ⲡⲁⲱⲡⲉ</w:t>
      </w:r>
      <w:bookmarkEnd w:id="1138"/>
    </w:p>
    <w:bookmarkStart w:id="1140" w:name="_Ref434561633" w:displacedByCustomXml="next"/>
    <w:sdt>
      <w:sdtPr>
        <w:id w:val="960613025"/>
        <w:docPartObj>
          <w:docPartGallery w:val="Table of Contents"/>
          <w:docPartUnique/>
        </w:docPartObj>
      </w:sdtPr>
      <w:sdtEndPr>
        <w:rPr>
          <w:b/>
          <w:bCs/>
          <w:noProof/>
        </w:rPr>
      </w:sdtEndPr>
      <w:sdtContent>
        <w:p w14:paraId="244DFE9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October</w:instrText>
          </w:r>
          <w:r>
            <w:rPr>
              <w:noProof/>
            </w:rPr>
            <w:fldChar w:fldCharType="separate"/>
          </w:r>
          <w:hyperlink w:anchor="_Toc437373105" w:history="1">
            <w:r w:rsidR="00B50C35" w:rsidRPr="000E4741">
              <w:rPr>
                <w:rStyle w:val="Hyperlink"/>
                <w:noProof/>
              </w:rPr>
              <w:t>October 1 (2) / Paopi 4: St. Bacchus</w:t>
            </w:r>
            <w:r w:rsidR="00B50C35">
              <w:rPr>
                <w:noProof/>
                <w:webHidden/>
              </w:rPr>
              <w:tab/>
            </w:r>
            <w:r w:rsidR="00B50C35">
              <w:rPr>
                <w:noProof/>
                <w:webHidden/>
              </w:rPr>
              <w:fldChar w:fldCharType="begin"/>
            </w:r>
            <w:r w:rsidR="00B50C35">
              <w:rPr>
                <w:noProof/>
                <w:webHidden/>
              </w:rPr>
              <w:instrText xml:space="preserve"> PAGEREF _Toc437373105 \h </w:instrText>
            </w:r>
            <w:r w:rsidR="00B50C35">
              <w:rPr>
                <w:noProof/>
                <w:webHidden/>
              </w:rPr>
            </w:r>
            <w:r w:rsidR="00B50C35">
              <w:rPr>
                <w:noProof/>
                <w:webHidden/>
              </w:rPr>
              <w:fldChar w:fldCharType="separate"/>
            </w:r>
            <w:r w:rsidR="00B50C35">
              <w:rPr>
                <w:noProof/>
                <w:webHidden/>
              </w:rPr>
              <w:t>602</w:t>
            </w:r>
            <w:r w:rsidR="00B50C35">
              <w:rPr>
                <w:noProof/>
                <w:webHidden/>
              </w:rPr>
              <w:fldChar w:fldCharType="end"/>
            </w:r>
          </w:hyperlink>
        </w:p>
        <w:p w14:paraId="5F2C6C7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6" w:history="1">
            <w:r w:rsidR="00B50C35" w:rsidRPr="000E4741">
              <w:rPr>
                <w:rStyle w:val="Hyperlink"/>
                <w:noProof/>
              </w:rPr>
              <w:t>October 4 (5) / Paopi 7: St. Paul of Tammoh</w:t>
            </w:r>
            <w:r w:rsidR="00B50C35">
              <w:rPr>
                <w:noProof/>
                <w:webHidden/>
              </w:rPr>
              <w:tab/>
            </w:r>
            <w:r w:rsidR="00B50C35">
              <w:rPr>
                <w:noProof/>
                <w:webHidden/>
              </w:rPr>
              <w:fldChar w:fldCharType="begin"/>
            </w:r>
            <w:r w:rsidR="00B50C35">
              <w:rPr>
                <w:noProof/>
                <w:webHidden/>
              </w:rPr>
              <w:instrText xml:space="preserve"> PAGEREF _Toc437373106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464A4FB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7" w:history="1">
            <w:r w:rsidR="00B50C35" w:rsidRPr="000E4741">
              <w:rPr>
                <w:rStyle w:val="Hyperlink"/>
                <w:noProof/>
              </w:rPr>
              <w:t>October 7 (8) / Paopi 10: St. Sergius</w:t>
            </w:r>
            <w:r w:rsidR="00B50C35">
              <w:rPr>
                <w:noProof/>
                <w:webHidden/>
              </w:rPr>
              <w:tab/>
            </w:r>
            <w:r w:rsidR="00B50C35">
              <w:rPr>
                <w:noProof/>
                <w:webHidden/>
              </w:rPr>
              <w:fldChar w:fldCharType="begin"/>
            </w:r>
            <w:r w:rsidR="00B50C35">
              <w:rPr>
                <w:noProof/>
                <w:webHidden/>
              </w:rPr>
              <w:instrText xml:space="preserve"> PAGEREF _Toc437373107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2BE0558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8" w:history="1">
            <w:r w:rsidR="00B50C35" w:rsidRPr="000E4741">
              <w:rPr>
                <w:rStyle w:val="Hyperlink"/>
                <w:noProof/>
              </w:rPr>
              <w:t>October 9 (10) / Paopi 12: Commemoration of Archangel Michael</w:t>
            </w:r>
            <w:r w:rsidR="00B50C35">
              <w:rPr>
                <w:noProof/>
                <w:webHidden/>
              </w:rPr>
              <w:tab/>
            </w:r>
            <w:r w:rsidR="00B50C35">
              <w:rPr>
                <w:noProof/>
                <w:webHidden/>
              </w:rPr>
              <w:fldChar w:fldCharType="begin"/>
            </w:r>
            <w:r w:rsidR="00B50C35">
              <w:rPr>
                <w:noProof/>
                <w:webHidden/>
              </w:rPr>
              <w:instrText xml:space="preserve"> PAGEREF _Toc437373108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83DEB2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09" w:history="1">
            <w:r w:rsidR="00B50C35" w:rsidRPr="000E4741">
              <w:rPr>
                <w:rStyle w:val="Hyperlink"/>
                <w:noProof/>
              </w:rPr>
              <w:t>October 17 (18) Paopi 20: St. John the Short</w:t>
            </w:r>
            <w:r w:rsidR="00B50C35">
              <w:rPr>
                <w:noProof/>
                <w:webHidden/>
              </w:rPr>
              <w:tab/>
            </w:r>
            <w:r w:rsidR="00B50C35">
              <w:rPr>
                <w:noProof/>
                <w:webHidden/>
              </w:rPr>
              <w:fldChar w:fldCharType="begin"/>
            </w:r>
            <w:r w:rsidR="00B50C35">
              <w:rPr>
                <w:noProof/>
                <w:webHidden/>
              </w:rPr>
              <w:instrText xml:space="preserve"> PAGEREF _Toc437373109 \h </w:instrText>
            </w:r>
            <w:r w:rsidR="00B50C35">
              <w:rPr>
                <w:noProof/>
                <w:webHidden/>
              </w:rPr>
            </w:r>
            <w:r w:rsidR="00B50C35">
              <w:rPr>
                <w:noProof/>
                <w:webHidden/>
              </w:rPr>
              <w:fldChar w:fldCharType="separate"/>
            </w:r>
            <w:r w:rsidR="00B50C35">
              <w:rPr>
                <w:noProof/>
                <w:webHidden/>
              </w:rPr>
              <w:t>603</w:t>
            </w:r>
            <w:r w:rsidR="00B50C35">
              <w:rPr>
                <w:noProof/>
                <w:webHidden/>
              </w:rPr>
              <w:fldChar w:fldCharType="end"/>
            </w:r>
          </w:hyperlink>
        </w:p>
        <w:p w14:paraId="5A73A34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0" w:history="1">
            <w:r w:rsidR="00B50C35" w:rsidRPr="000E4741">
              <w:rPr>
                <w:rStyle w:val="Hyperlink"/>
                <w:noProof/>
              </w:rPr>
              <w:t>October 18 (19) / Paopi 21: Commemoration of the Theotokos</w:t>
            </w:r>
            <w:r w:rsidR="00B50C35">
              <w:rPr>
                <w:noProof/>
                <w:webHidden/>
              </w:rPr>
              <w:tab/>
            </w:r>
            <w:r w:rsidR="00B50C35">
              <w:rPr>
                <w:noProof/>
                <w:webHidden/>
              </w:rPr>
              <w:fldChar w:fldCharType="begin"/>
            </w:r>
            <w:r w:rsidR="00B50C35">
              <w:rPr>
                <w:noProof/>
                <w:webHidden/>
              </w:rPr>
              <w:instrText xml:space="preserve"> PAGEREF _Toc437373110 \h </w:instrText>
            </w:r>
            <w:r w:rsidR="00B50C35">
              <w:rPr>
                <w:noProof/>
                <w:webHidden/>
              </w:rPr>
            </w:r>
            <w:r w:rsidR="00B50C35">
              <w:rPr>
                <w:noProof/>
                <w:webHidden/>
              </w:rPr>
              <w:fldChar w:fldCharType="separate"/>
            </w:r>
            <w:r w:rsidR="00B50C35">
              <w:rPr>
                <w:noProof/>
                <w:webHidden/>
              </w:rPr>
              <w:t>604</w:t>
            </w:r>
            <w:r w:rsidR="00B50C35">
              <w:rPr>
                <w:noProof/>
                <w:webHidden/>
              </w:rPr>
              <w:fldChar w:fldCharType="end"/>
            </w:r>
          </w:hyperlink>
        </w:p>
        <w:p w14:paraId="214B4EF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1" w:history="1">
            <w:r w:rsidR="00B50C35" w:rsidRPr="000E4741">
              <w:rPr>
                <w:rStyle w:val="Hyperlink"/>
                <w:noProof/>
              </w:rPr>
              <w:t>October 18 (19) / Paopi 21: Also St. Teji (Reweiss)</w:t>
            </w:r>
            <w:r w:rsidR="00B50C35">
              <w:rPr>
                <w:noProof/>
                <w:webHidden/>
              </w:rPr>
              <w:tab/>
            </w:r>
            <w:r w:rsidR="00B50C35">
              <w:rPr>
                <w:noProof/>
                <w:webHidden/>
              </w:rPr>
              <w:fldChar w:fldCharType="begin"/>
            </w:r>
            <w:r w:rsidR="00B50C35">
              <w:rPr>
                <w:noProof/>
                <w:webHidden/>
              </w:rPr>
              <w:instrText xml:space="preserve"> PAGEREF _Toc437373111 \h </w:instrText>
            </w:r>
            <w:r w:rsidR="00B50C35">
              <w:rPr>
                <w:noProof/>
                <w:webHidden/>
              </w:rPr>
            </w:r>
            <w:r w:rsidR="00B50C35">
              <w:rPr>
                <w:noProof/>
                <w:webHidden/>
              </w:rPr>
              <w:fldChar w:fldCharType="separate"/>
            </w:r>
            <w:r w:rsidR="00B50C35">
              <w:rPr>
                <w:noProof/>
                <w:webHidden/>
              </w:rPr>
              <w:t>605</w:t>
            </w:r>
            <w:r w:rsidR="00B50C35">
              <w:rPr>
                <w:noProof/>
                <w:webHidden/>
              </w:rPr>
              <w:fldChar w:fldCharType="end"/>
            </w:r>
          </w:hyperlink>
        </w:p>
        <w:p w14:paraId="6120CC0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2" w:history="1">
            <w:r w:rsidR="00B50C35" w:rsidRPr="000E4741">
              <w:rPr>
                <w:rStyle w:val="Hyperlink"/>
                <w:noProof/>
              </w:rPr>
              <w:t>October 23 (24) / Paopi 26: St. Apip the Friend of St. Apollo</w:t>
            </w:r>
            <w:r w:rsidR="00B50C35">
              <w:rPr>
                <w:noProof/>
                <w:webHidden/>
              </w:rPr>
              <w:tab/>
            </w:r>
            <w:r w:rsidR="00B50C35">
              <w:rPr>
                <w:noProof/>
                <w:webHidden/>
              </w:rPr>
              <w:fldChar w:fldCharType="begin"/>
            </w:r>
            <w:r w:rsidR="00B50C35">
              <w:rPr>
                <w:noProof/>
                <w:webHidden/>
              </w:rPr>
              <w:instrText xml:space="preserve"> PAGEREF _Toc437373112 \h </w:instrText>
            </w:r>
            <w:r w:rsidR="00B50C35">
              <w:rPr>
                <w:noProof/>
                <w:webHidden/>
              </w:rPr>
            </w:r>
            <w:r w:rsidR="00B50C35">
              <w:rPr>
                <w:noProof/>
                <w:webHidden/>
              </w:rPr>
              <w:fldChar w:fldCharType="separate"/>
            </w:r>
            <w:r w:rsidR="00B50C35">
              <w:rPr>
                <w:noProof/>
                <w:webHidden/>
              </w:rPr>
              <w:t>606</w:t>
            </w:r>
            <w:r w:rsidR="00B50C35">
              <w:rPr>
                <w:noProof/>
                <w:webHidden/>
              </w:rPr>
              <w:fldChar w:fldCharType="end"/>
            </w:r>
          </w:hyperlink>
        </w:p>
        <w:p w14:paraId="423FAC7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3" w:history="1">
            <w:r w:rsidR="00B50C35" w:rsidRPr="000E4741">
              <w:rPr>
                <w:rStyle w:val="Hyperlink"/>
                <w:noProof/>
              </w:rPr>
              <w:t>October 23 (24) / Paopi 26: The Martyrdom of St. Timothy the Apostle</w:t>
            </w:r>
            <w:r w:rsidR="00B50C35">
              <w:rPr>
                <w:noProof/>
                <w:webHidden/>
              </w:rPr>
              <w:tab/>
            </w:r>
            <w:r w:rsidR="00B50C35">
              <w:rPr>
                <w:noProof/>
                <w:webHidden/>
              </w:rPr>
              <w:fldChar w:fldCharType="begin"/>
            </w:r>
            <w:r w:rsidR="00B50C35">
              <w:rPr>
                <w:noProof/>
                <w:webHidden/>
              </w:rPr>
              <w:instrText xml:space="preserve"> PAGEREF _Toc437373113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1FC72F9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4" w:history="1">
            <w:r w:rsidR="00B50C35" w:rsidRPr="000E4741">
              <w:rPr>
                <w:rStyle w:val="Hyperlink"/>
                <w:noProof/>
              </w:rPr>
              <w:t>October 24 (25) / Paopi 27: St. Macarius the Bishop of Edkow</w:t>
            </w:r>
            <w:r w:rsidR="00B50C35">
              <w:rPr>
                <w:noProof/>
                <w:webHidden/>
              </w:rPr>
              <w:tab/>
            </w:r>
            <w:r w:rsidR="00B50C35">
              <w:rPr>
                <w:noProof/>
                <w:webHidden/>
              </w:rPr>
              <w:fldChar w:fldCharType="begin"/>
            </w:r>
            <w:r w:rsidR="00B50C35">
              <w:rPr>
                <w:noProof/>
                <w:webHidden/>
              </w:rPr>
              <w:instrText xml:space="preserve"> PAGEREF _Toc437373114 \h </w:instrText>
            </w:r>
            <w:r w:rsidR="00B50C35">
              <w:rPr>
                <w:noProof/>
                <w:webHidden/>
              </w:rPr>
            </w:r>
            <w:r w:rsidR="00B50C35">
              <w:rPr>
                <w:noProof/>
                <w:webHidden/>
              </w:rPr>
              <w:fldChar w:fldCharType="separate"/>
            </w:r>
            <w:r w:rsidR="00B50C35">
              <w:rPr>
                <w:noProof/>
                <w:webHidden/>
              </w:rPr>
              <w:t>607</w:t>
            </w:r>
            <w:r w:rsidR="00B50C35">
              <w:rPr>
                <w:noProof/>
                <w:webHidden/>
              </w:rPr>
              <w:fldChar w:fldCharType="end"/>
            </w:r>
          </w:hyperlink>
        </w:p>
        <w:p w14:paraId="377A553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5" w:history="1">
            <w:r w:rsidR="00B50C35" w:rsidRPr="000E4741">
              <w:rPr>
                <w:rStyle w:val="Hyperlink"/>
                <w:noProof/>
              </w:rPr>
              <w:t>October 26 (27) / Paopi 29: Commemoration of the Annunciation, Nativity, and Resurrection on the 29</w:t>
            </w:r>
            <w:r w:rsidR="00B50C35" w:rsidRPr="000E4741">
              <w:rPr>
                <w:rStyle w:val="Hyperlink"/>
                <w:noProof/>
                <w:vertAlign w:val="superscript"/>
              </w:rPr>
              <w:t>th</w:t>
            </w:r>
            <w:r w:rsidR="00B50C35" w:rsidRPr="000E474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_Toc437373115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6B247EF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6" w:history="1">
            <w:r w:rsidR="00B50C35" w:rsidRPr="000E4741">
              <w:rPr>
                <w:rStyle w:val="Hyperlink"/>
                <w:noProof/>
              </w:rPr>
              <w:t>October 27 (28) / Paopi 30: St. Mark (Consecration and Appearance of Head)</w:t>
            </w:r>
            <w:r w:rsidR="00B50C35">
              <w:rPr>
                <w:noProof/>
                <w:webHidden/>
              </w:rPr>
              <w:tab/>
            </w:r>
            <w:r w:rsidR="00B50C35">
              <w:rPr>
                <w:noProof/>
                <w:webHidden/>
              </w:rPr>
              <w:fldChar w:fldCharType="begin"/>
            </w:r>
            <w:r w:rsidR="00B50C35">
              <w:rPr>
                <w:noProof/>
                <w:webHidden/>
              </w:rPr>
              <w:instrText xml:space="preserve"> PAGEREF _Toc437373116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7226BA7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7" w:history="1">
            <w:r w:rsidR="00B50C35" w:rsidRPr="000E4741">
              <w:rPr>
                <w:rStyle w:val="Hyperlink"/>
                <w:noProof/>
              </w:rPr>
              <w:t>October 28 (29) / Athor 1: St. Cleopas and His Companion, Two of the Seventy Two Apostles</w:t>
            </w:r>
            <w:r w:rsidR="00B50C35">
              <w:rPr>
                <w:noProof/>
                <w:webHidden/>
              </w:rPr>
              <w:tab/>
            </w:r>
            <w:r w:rsidR="00B50C35">
              <w:rPr>
                <w:noProof/>
                <w:webHidden/>
              </w:rPr>
              <w:fldChar w:fldCharType="begin"/>
            </w:r>
            <w:r w:rsidR="00B50C35">
              <w:rPr>
                <w:noProof/>
                <w:webHidden/>
              </w:rPr>
              <w:instrText xml:space="preserve"> PAGEREF _Toc437373117 \h </w:instrText>
            </w:r>
            <w:r w:rsidR="00B50C35">
              <w:rPr>
                <w:noProof/>
                <w:webHidden/>
              </w:rPr>
            </w:r>
            <w:r w:rsidR="00B50C35">
              <w:rPr>
                <w:noProof/>
                <w:webHidden/>
              </w:rPr>
              <w:fldChar w:fldCharType="separate"/>
            </w:r>
            <w:r w:rsidR="00B50C35">
              <w:rPr>
                <w:noProof/>
                <w:webHidden/>
              </w:rPr>
              <w:t>608</w:t>
            </w:r>
            <w:r w:rsidR="00B50C35">
              <w:rPr>
                <w:noProof/>
                <w:webHidden/>
              </w:rPr>
              <w:fldChar w:fldCharType="end"/>
            </w:r>
          </w:hyperlink>
        </w:p>
        <w:p w14:paraId="47A3128E" w14:textId="77777777"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141" w:name="_Ref436250096"/>
      <w:bookmarkStart w:id="1142" w:name="_Ref436250168"/>
      <w:bookmarkStart w:id="1143" w:name="_Toc437373105"/>
      <w:r>
        <w:lastRenderedPageBreak/>
        <w:t>October 1 (2) / Paopi 4: St. Bacchus</w:t>
      </w:r>
      <w:bookmarkEnd w:id="1140"/>
      <w:bookmarkEnd w:id="1141"/>
      <w:bookmarkEnd w:id="1142"/>
      <w:bookmarkEnd w:id="1143"/>
    </w:p>
    <w:p w14:paraId="7EAFB97D" w14:textId="77777777" w:rsidR="0081710C" w:rsidRDefault="0081710C" w:rsidP="0081710C">
      <w:pPr>
        <w:pStyle w:val="Heading4"/>
      </w:pPr>
      <w:bookmarkStart w:id="1144" w:name="_Ref434489638"/>
      <w:r>
        <w:t>The Doxology</w:t>
      </w:r>
      <w:r w:rsidR="00B46E6E">
        <w:t xml:space="preserve"> for Sts. Sergius and Bacchus</w:t>
      </w:r>
      <w:bookmarkEnd w:id="11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145"/>
            <w:r>
              <w:t>heroes</w:t>
            </w:r>
            <w:commentRangeEnd w:id="1145"/>
            <w:r>
              <w:rPr>
                <w:rStyle w:val="CommentReference"/>
                <w:rFonts w:ascii="Times New Roman" w:eastAsiaTheme="minorHAnsi" w:hAnsi="Times New Roman" w:cstheme="minorBidi"/>
                <w:color w:val="auto"/>
              </w:rPr>
              <w:commentReference w:id="1145"/>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013384D4" w14:textId="77777777" w:rsidR="0039635A" w:rsidRDefault="0039635A" w:rsidP="0039635A">
      <w:pPr>
        <w:pStyle w:val="Heading3"/>
      </w:pPr>
      <w:bookmarkStart w:id="1146" w:name="_Toc437373106"/>
      <w:r>
        <w:t>October 4 (5) / Paopi 7: St. Paul of Tammoh</w:t>
      </w:r>
      <w:bookmarkEnd w:id="1146"/>
    </w:p>
    <w:p w14:paraId="307B5F3B" w14:textId="77777777" w:rsidR="0039635A" w:rsidRDefault="0039635A" w:rsidP="0039635A">
      <w:pPr>
        <w:pStyle w:val="Heading4"/>
      </w:pPr>
      <w:r>
        <w:t>The Doxology</w:t>
      </w:r>
    </w:p>
    <w:p w14:paraId="08012657" w14:textId="77777777" w:rsidR="00FB36D8" w:rsidRPr="00FB36D8" w:rsidRDefault="00191A26" w:rsidP="00FB36D8">
      <w:pPr>
        <w:pStyle w:val="Rubric"/>
      </w:pPr>
      <w:r>
        <w:t xml:space="preserve">See </w:t>
      </w:r>
      <w:r>
        <w:fldChar w:fldCharType="begin"/>
      </w:r>
      <w:r>
        <w:instrText xml:space="preserve"> REF _Ref434490826 \h </w:instrText>
      </w:r>
      <w:r>
        <w:fldChar w:fldCharType="separate"/>
      </w:r>
      <w:r w:rsidR="00B50C35">
        <w:t>The Doxology of St. Pishoy and St. Paul of Tammah</w:t>
      </w:r>
      <w:r>
        <w:fldChar w:fldCharType="end"/>
      </w:r>
      <w:r>
        <w:t xml:space="preserve">, page </w:t>
      </w:r>
      <w:r>
        <w:fldChar w:fldCharType="begin"/>
      </w:r>
      <w:r>
        <w:instrText xml:space="preserve"> PAGEREF _Ref434490826 \h </w:instrText>
      </w:r>
      <w:r>
        <w:fldChar w:fldCharType="separate"/>
      </w:r>
      <w:r w:rsidR="00B50C35">
        <w:rPr>
          <w:noProof/>
        </w:rPr>
        <w:t>557</w:t>
      </w:r>
      <w:r>
        <w:fldChar w:fldCharType="end"/>
      </w:r>
      <w:r w:rsidR="00FB36D8">
        <w:t>.</w:t>
      </w:r>
    </w:p>
    <w:p w14:paraId="2F2896A9" w14:textId="77777777" w:rsidR="0081710C" w:rsidRDefault="0081710C" w:rsidP="0081710C">
      <w:pPr>
        <w:pStyle w:val="Heading3"/>
      </w:pPr>
      <w:bookmarkStart w:id="1147" w:name="_Toc437373107"/>
      <w:r>
        <w:t>October 7 (8) / Paopi 10: St. Sergius</w:t>
      </w:r>
      <w:bookmarkEnd w:id="1147"/>
    </w:p>
    <w:p w14:paraId="43289252" w14:textId="0531928E"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B50C35">
        <w:t>October 1 (2) / Paopi 4: St. Bacchus</w:t>
      </w:r>
      <w:r w:rsidR="00336170">
        <w:fldChar w:fldCharType="end"/>
      </w:r>
      <w:r>
        <w:t xml:space="preserve">, page </w:t>
      </w:r>
      <w:r>
        <w:fldChar w:fldCharType="begin"/>
      </w:r>
      <w:r>
        <w:instrText xml:space="preserve"> PAGEREF _Ref434561633 \h </w:instrText>
      </w:r>
      <w:r>
        <w:fldChar w:fldCharType="separate"/>
      </w:r>
      <w:r w:rsidR="00B50C35">
        <w:rPr>
          <w:noProof/>
        </w:rPr>
        <w:t>601</w:t>
      </w:r>
      <w:r>
        <w:fldChar w:fldCharType="end"/>
      </w:r>
      <w:r w:rsidR="0081710C">
        <w:t>.</w:t>
      </w:r>
    </w:p>
    <w:p w14:paraId="06822979" w14:textId="77777777" w:rsidR="00B637D8" w:rsidRDefault="00B637D8" w:rsidP="00B637D8">
      <w:pPr>
        <w:pStyle w:val="Heading3"/>
      </w:pPr>
      <w:bookmarkStart w:id="1148" w:name="_Toc437373108"/>
      <w:r>
        <w:t>October 9 (10) / Paopi 12: Commemoration of Archangel Michael</w:t>
      </w:r>
      <w:bookmarkEnd w:id="1148"/>
    </w:p>
    <w:p w14:paraId="4A7DC24D"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593D86A" w14:textId="77777777" w:rsidR="0039635A" w:rsidRDefault="0039635A" w:rsidP="0039635A">
      <w:pPr>
        <w:pStyle w:val="Heading3"/>
      </w:pPr>
      <w:bookmarkStart w:id="1149" w:name="_Ref434564830"/>
      <w:bookmarkStart w:id="1150" w:name="_Toc437373109"/>
      <w:r>
        <w:t>October 17 (18) Paopi 20: St. John the Short</w:t>
      </w:r>
      <w:bookmarkEnd w:id="1149"/>
      <w:bookmarkEnd w:id="1150"/>
    </w:p>
    <w:p w14:paraId="23E24F8C" w14:textId="77777777" w:rsidR="0039635A" w:rsidRDefault="0039635A" w:rsidP="0039635A">
      <w:pPr>
        <w:pStyle w:val="Heading4"/>
      </w:pPr>
      <w:bookmarkStart w:id="1151" w:name="_Ref434490715"/>
      <w:r>
        <w:t>The Doxology</w:t>
      </w:r>
      <w:r w:rsidR="00B46E6E">
        <w:t xml:space="preserve"> for St. John the Short</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488"/>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lastRenderedPageBreak/>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489"/>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490"/>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51BD27AC" w14:textId="77777777" w:rsidR="005329C1" w:rsidRDefault="005329C1" w:rsidP="005329C1">
      <w:pPr>
        <w:pStyle w:val="Heading3"/>
      </w:pPr>
      <w:bookmarkStart w:id="1152" w:name="_Toc437373110"/>
      <w:r>
        <w:t>October 18 (19) / Paopi</w:t>
      </w:r>
      <w:r w:rsidR="00FE0AE4">
        <w:t xml:space="preserve"> </w:t>
      </w:r>
      <w:r>
        <w:t>21: Commemoration of the Theotokos</w:t>
      </w:r>
      <w:bookmarkEnd w:id="1152"/>
    </w:p>
    <w:p w14:paraId="60A7D882" w14:textId="3852B4D8"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2229EA11" w14:textId="77777777" w:rsidR="00BF2674" w:rsidRDefault="00BF2674" w:rsidP="00BF2674">
      <w:pPr>
        <w:pStyle w:val="Heading3"/>
      </w:pPr>
      <w:bookmarkStart w:id="1153" w:name="_Toc437373111"/>
      <w:r>
        <w:lastRenderedPageBreak/>
        <w:t>October 18 (19) / Paopi</w:t>
      </w:r>
      <w:r w:rsidR="00FE0AE4">
        <w:t xml:space="preserve"> </w:t>
      </w:r>
      <w:r>
        <w:t>21: Also St. Teji (Reweiss)</w:t>
      </w:r>
      <w:bookmarkEnd w:id="1153"/>
    </w:p>
    <w:p w14:paraId="3D0544CD" w14:textId="77777777" w:rsidR="00BF2674" w:rsidRPr="00137929" w:rsidRDefault="00BF2674" w:rsidP="00BF2674">
      <w:pPr>
        <w:pStyle w:val="Heading4"/>
      </w:pPr>
      <w:bookmarkStart w:id="1154" w:name="_Ref434491337"/>
      <w:r>
        <w:t>The Doxology</w:t>
      </w:r>
      <w:r w:rsidR="00810F04">
        <w:t xml:space="preserve"> for St. Teji (Reweiss)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551D8D96" w14:textId="77777777" w:rsidR="00E30E2D" w:rsidRDefault="00E30E2D" w:rsidP="00E30E2D">
      <w:pPr>
        <w:pStyle w:val="Heading3"/>
      </w:pPr>
      <w:bookmarkStart w:id="1155" w:name="_Ref434563347"/>
      <w:bookmarkStart w:id="1156" w:name="_Toc437373112"/>
      <w:r>
        <w:t>October 23 (24) / Paopi</w:t>
      </w:r>
      <w:r w:rsidR="00FE0AE4">
        <w:t xml:space="preserve"> </w:t>
      </w:r>
      <w:r>
        <w:t>26: St. Apip the Friend of St. Apollo</w:t>
      </w:r>
      <w:bookmarkEnd w:id="1155"/>
      <w:bookmarkEnd w:id="1156"/>
    </w:p>
    <w:p w14:paraId="69CDA95A" w14:textId="77777777" w:rsidR="00E30E2D" w:rsidRPr="00137929" w:rsidRDefault="00E30E2D" w:rsidP="00E30E2D">
      <w:pPr>
        <w:pStyle w:val="Heading4"/>
      </w:pPr>
      <w:bookmarkStart w:id="1157" w:name="_Ref434492837"/>
      <w:r>
        <w:t>The Doxology</w:t>
      </w:r>
      <w:r w:rsidR="00B82753">
        <w:t xml:space="preserve"> for Sts. Apollo and Apip</w:t>
      </w:r>
      <w:bookmarkEnd w:id="11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lastRenderedPageBreak/>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158" w:name="_Toc437373113"/>
      <w:r>
        <w:t>October 23 (24) / Paopi</w:t>
      </w:r>
      <w:r w:rsidR="00FE0AE4">
        <w:t xml:space="preserve"> </w:t>
      </w:r>
      <w:r>
        <w:t>26: The Martyrdom of St. Timothy the Apostle</w:t>
      </w:r>
      <w:bookmarkEnd w:id="1158"/>
    </w:p>
    <w:p w14:paraId="4D4E33D6" w14:textId="77777777" w:rsidR="00013EB0"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C276672" w14:textId="77777777" w:rsidR="00137929" w:rsidRDefault="00137929" w:rsidP="00137929">
      <w:pPr>
        <w:pStyle w:val="Heading3"/>
      </w:pPr>
      <w:bookmarkStart w:id="1159" w:name="_Toc437373114"/>
      <w:r>
        <w:t>October 24 (25) / Paopi</w:t>
      </w:r>
      <w:r w:rsidR="00FE0AE4">
        <w:t xml:space="preserve"> </w:t>
      </w:r>
      <w:r>
        <w:t>27: St. Macarius the Bishop of Edkow</w:t>
      </w:r>
      <w:bookmarkEnd w:id="1159"/>
    </w:p>
    <w:p w14:paraId="1E91FBC2" w14:textId="77777777" w:rsidR="00137929" w:rsidRPr="00137929" w:rsidRDefault="00137929" w:rsidP="00137929">
      <w:pPr>
        <w:pStyle w:val="Heading4"/>
      </w:pPr>
      <w:bookmarkStart w:id="1160" w:name="_Ref434490474"/>
      <w:r>
        <w:t>The Doxology</w:t>
      </w:r>
      <w:r w:rsidR="00B46E6E">
        <w:t xml:space="preserve"> for St. Macarius the Bishop of Edkow</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70292233" w14:textId="77777777" w:rsidR="00B52D77" w:rsidRDefault="00B52D77" w:rsidP="00B52D77">
      <w:pPr>
        <w:pStyle w:val="Heading3"/>
      </w:pPr>
      <w:bookmarkStart w:id="1161" w:name="_Toc437373115"/>
      <w:r>
        <w:t>October 26 (27) / Paopi 29: Commemoration of the Annunciation, Nativity, and Resurrection on the 29</w:t>
      </w:r>
      <w:r w:rsidRPr="00C0205C">
        <w:rPr>
          <w:vertAlign w:val="superscript"/>
        </w:rPr>
        <w:t>th</w:t>
      </w:r>
      <w:r>
        <w:t xml:space="preserve"> of Every Month</w:t>
      </w:r>
      <w:bookmarkEnd w:id="1161"/>
    </w:p>
    <w:p w14:paraId="7511E0D5"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9EB3135" w14:textId="77777777" w:rsidR="00205EA4" w:rsidRDefault="00205EA4" w:rsidP="00205EA4">
      <w:pPr>
        <w:pStyle w:val="Heading3"/>
      </w:pPr>
      <w:bookmarkStart w:id="1162" w:name="_Toc437373116"/>
      <w:r>
        <w:t>October 27 (28) / Paopi 30: St. Mark</w:t>
      </w:r>
      <w:r w:rsidR="00F20BBD">
        <w:t xml:space="preserve"> (Consecration and Appearance of Head)</w:t>
      </w:r>
      <w:bookmarkEnd w:id="1162"/>
    </w:p>
    <w:p w14:paraId="5ECB9266" w14:textId="77777777"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B50C35">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B50C35">
        <w:rPr>
          <w:noProof/>
        </w:rPr>
        <w:t>772</w:t>
      </w:r>
      <w:r w:rsidR="00191A26">
        <w:fldChar w:fldCharType="end"/>
      </w:r>
      <w:r>
        <w:t>.</w:t>
      </w:r>
    </w:p>
    <w:p w14:paraId="42BC2C38" w14:textId="77777777" w:rsidR="006E370D" w:rsidRPr="007F571C" w:rsidRDefault="007F571C" w:rsidP="007F571C">
      <w:pPr>
        <w:pStyle w:val="Heading3"/>
      </w:pPr>
      <w:bookmarkStart w:id="1163" w:name="_Toc437373117"/>
      <w:r>
        <w:t>October 28 (29) / Athor 1: St. Cleopas and His Companion, Two of the Seventy Two Apostles</w:t>
      </w:r>
      <w:bookmarkEnd w:id="1163"/>
    </w:p>
    <w:p w14:paraId="47F94007" w14:textId="77777777" w:rsidR="006E370D" w:rsidRPr="006E370D"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164" w:name="_Toc410196201"/>
      <w:bookmarkStart w:id="1165" w:name="_Toc410196443"/>
      <w:bookmarkStart w:id="1166" w:name="_Toc410196945"/>
      <w:bookmarkStart w:id="1167" w:name="_Toc437373018"/>
      <w:bookmarkStart w:id="1168" w:name="November"/>
      <w:bookmarkEnd w:id="1139"/>
      <w:r>
        <w:lastRenderedPageBreak/>
        <w:t>November</w:t>
      </w:r>
      <w:r w:rsidR="00495F1A">
        <w:t xml:space="preserve"> or </w:t>
      </w:r>
      <w:bookmarkEnd w:id="1164"/>
      <w:bookmarkEnd w:id="1165"/>
      <w:bookmarkEnd w:id="1166"/>
      <w:r w:rsidRPr="00FB5E62">
        <w:rPr>
          <w:rFonts w:ascii="FreeSerifAvvaShenouda" w:eastAsia="Arial Unicode MS" w:hAnsi="FreeSerifAvvaShenouda" w:cs="FreeSerifAvvaShenouda"/>
        </w:rPr>
        <w:t>Ⲁⲑⲟⲣ</w:t>
      </w:r>
      <w:bookmarkEnd w:id="1167"/>
    </w:p>
    <w:sdt>
      <w:sdtPr>
        <w:id w:val="254490828"/>
        <w:docPartObj>
          <w:docPartGallery w:val="Table of Contents"/>
          <w:docPartUnique/>
        </w:docPartObj>
      </w:sdtPr>
      <w:sdtEndPr>
        <w:rPr>
          <w:b/>
          <w:bCs/>
          <w:noProof/>
        </w:rPr>
      </w:sdtEndPr>
      <w:sdtContent>
        <w:p w14:paraId="6B2967C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November</w:instrText>
          </w:r>
          <w:r>
            <w:rPr>
              <w:noProof/>
            </w:rPr>
            <w:fldChar w:fldCharType="separate"/>
          </w:r>
          <w:hyperlink w:anchor="_Toc437373118" w:history="1">
            <w:r w:rsidR="00B50C35" w:rsidRPr="00B3126D">
              <w:rPr>
                <w:rStyle w:val="Hyperlink"/>
                <w:noProof/>
              </w:rPr>
              <w:t>November 3 (4) / Athor 7: St. George</w:t>
            </w:r>
            <w:r w:rsidR="00B50C35">
              <w:rPr>
                <w:noProof/>
                <w:webHidden/>
              </w:rPr>
              <w:tab/>
            </w:r>
            <w:r w:rsidR="00B50C35">
              <w:rPr>
                <w:noProof/>
                <w:webHidden/>
              </w:rPr>
              <w:fldChar w:fldCharType="begin"/>
            </w:r>
            <w:r w:rsidR="00B50C35">
              <w:rPr>
                <w:noProof/>
                <w:webHidden/>
              </w:rPr>
              <w:instrText xml:space="preserve"> PAGEREF _Toc437373118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2E7F130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19" w:history="1">
            <w:r w:rsidR="00B50C35" w:rsidRPr="00B3126D">
              <w:rPr>
                <w:rStyle w:val="Hyperlink"/>
                <w:noProof/>
              </w:rPr>
              <w:t>November 4 (5) / Athor 8: The Four Incorporeal Beasts</w:t>
            </w:r>
            <w:r w:rsidR="00B50C35">
              <w:rPr>
                <w:noProof/>
                <w:webHidden/>
              </w:rPr>
              <w:tab/>
            </w:r>
            <w:r w:rsidR="00B50C35">
              <w:rPr>
                <w:noProof/>
                <w:webHidden/>
              </w:rPr>
              <w:fldChar w:fldCharType="begin"/>
            </w:r>
            <w:r w:rsidR="00B50C35">
              <w:rPr>
                <w:noProof/>
                <w:webHidden/>
              </w:rPr>
              <w:instrText xml:space="preserve"> PAGEREF _Toc437373119 \h </w:instrText>
            </w:r>
            <w:r w:rsidR="00B50C35">
              <w:rPr>
                <w:noProof/>
                <w:webHidden/>
              </w:rPr>
            </w:r>
            <w:r w:rsidR="00B50C35">
              <w:rPr>
                <w:noProof/>
                <w:webHidden/>
              </w:rPr>
              <w:fldChar w:fldCharType="separate"/>
            </w:r>
            <w:r w:rsidR="00B50C35">
              <w:rPr>
                <w:noProof/>
                <w:webHidden/>
              </w:rPr>
              <w:t>610</w:t>
            </w:r>
            <w:r w:rsidR="00B50C35">
              <w:rPr>
                <w:noProof/>
                <w:webHidden/>
              </w:rPr>
              <w:fldChar w:fldCharType="end"/>
            </w:r>
          </w:hyperlink>
        </w:p>
        <w:p w14:paraId="5C092C2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0" w:history="1">
            <w:r w:rsidR="00B50C35" w:rsidRPr="00B3126D">
              <w:rPr>
                <w:rStyle w:val="Hyperlink"/>
                <w:noProof/>
              </w:rPr>
              <w:t>November 8 (9) / Athor 12: Archangel Michael</w:t>
            </w:r>
            <w:r w:rsidR="00B50C35">
              <w:rPr>
                <w:noProof/>
                <w:webHidden/>
              </w:rPr>
              <w:tab/>
            </w:r>
            <w:r w:rsidR="00B50C35">
              <w:rPr>
                <w:noProof/>
                <w:webHidden/>
              </w:rPr>
              <w:fldChar w:fldCharType="begin"/>
            </w:r>
            <w:r w:rsidR="00B50C35">
              <w:rPr>
                <w:noProof/>
                <w:webHidden/>
              </w:rPr>
              <w:instrText xml:space="preserve"> PAGEREF _Toc437373120 \h </w:instrText>
            </w:r>
            <w:r w:rsidR="00B50C35">
              <w:rPr>
                <w:noProof/>
                <w:webHidden/>
              </w:rPr>
            </w:r>
            <w:r w:rsidR="00B50C35">
              <w:rPr>
                <w:noProof/>
                <w:webHidden/>
              </w:rPr>
              <w:fldChar w:fldCharType="separate"/>
            </w:r>
            <w:r w:rsidR="00B50C35">
              <w:rPr>
                <w:noProof/>
                <w:webHidden/>
              </w:rPr>
              <w:t>611</w:t>
            </w:r>
            <w:r w:rsidR="00B50C35">
              <w:rPr>
                <w:noProof/>
                <w:webHidden/>
              </w:rPr>
              <w:fldChar w:fldCharType="end"/>
            </w:r>
          </w:hyperlink>
        </w:p>
        <w:p w14:paraId="66EF109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1" w:history="1">
            <w:r w:rsidR="00B50C35" w:rsidRPr="00B3126D">
              <w:rPr>
                <w:rStyle w:val="Hyperlink"/>
                <w:noProof/>
              </w:rPr>
              <w:t>November 11 (12) / Athor 15: St. Mena the Martyr</w:t>
            </w:r>
            <w:r w:rsidR="00B50C35">
              <w:rPr>
                <w:noProof/>
                <w:webHidden/>
              </w:rPr>
              <w:tab/>
            </w:r>
            <w:r w:rsidR="00B50C35">
              <w:rPr>
                <w:noProof/>
                <w:webHidden/>
              </w:rPr>
              <w:fldChar w:fldCharType="begin"/>
            </w:r>
            <w:r w:rsidR="00B50C35">
              <w:rPr>
                <w:noProof/>
                <w:webHidden/>
              </w:rPr>
              <w:instrText xml:space="preserve"> PAGEREF _Toc437373121 \h </w:instrText>
            </w:r>
            <w:r w:rsidR="00B50C35">
              <w:rPr>
                <w:noProof/>
                <w:webHidden/>
              </w:rPr>
            </w:r>
            <w:r w:rsidR="00B50C35">
              <w:rPr>
                <w:noProof/>
                <w:webHidden/>
              </w:rPr>
              <w:fldChar w:fldCharType="separate"/>
            </w:r>
            <w:r w:rsidR="00B50C35">
              <w:rPr>
                <w:noProof/>
                <w:webHidden/>
              </w:rPr>
              <w:t>613</w:t>
            </w:r>
            <w:r w:rsidR="00B50C35">
              <w:rPr>
                <w:noProof/>
                <w:webHidden/>
              </w:rPr>
              <w:fldChar w:fldCharType="end"/>
            </w:r>
          </w:hyperlink>
        </w:p>
        <w:p w14:paraId="7C5C041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2" w:history="1">
            <w:r w:rsidR="00B50C35" w:rsidRPr="00B3126D">
              <w:rPr>
                <w:rStyle w:val="Hyperlink"/>
                <w:noProof/>
              </w:rPr>
              <w:t>November 14 (15) / Athor 18: St. Philip the Apostle</w:t>
            </w:r>
            <w:r w:rsidR="00B50C35">
              <w:rPr>
                <w:noProof/>
                <w:webHidden/>
              </w:rPr>
              <w:tab/>
            </w:r>
            <w:r w:rsidR="00B50C35">
              <w:rPr>
                <w:noProof/>
                <w:webHidden/>
              </w:rPr>
              <w:fldChar w:fldCharType="begin"/>
            </w:r>
            <w:r w:rsidR="00B50C35">
              <w:rPr>
                <w:noProof/>
                <w:webHidden/>
              </w:rPr>
              <w:instrText xml:space="preserve"> PAGEREF _Toc437373122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71169A2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3" w:history="1">
            <w:r w:rsidR="00B50C35" w:rsidRPr="00B3126D">
              <w:rPr>
                <w:rStyle w:val="Hyperlink"/>
                <w:noProof/>
              </w:rPr>
              <w:t>November 15 (16) / Athor 19: The Preaching of St. Bartholomew</w:t>
            </w:r>
            <w:r w:rsidR="00B50C35">
              <w:rPr>
                <w:noProof/>
                <w:webHidden/>
              </w:rPr>
              <w:tab/>
            </w:r>
            <w:r w:rsidR="00B50C35">
              <w:rPr>
                <w:noProof/>
                <w:webHidden/>
              </w:rPr>
              <w:fldChar w:fldCharType="begin"/>
            </w:r>
            <w:r w:rsidR="00B50C35">
              <w:rPr>
                <w:noProof/>
                <w:webHidden/>
              </w:rPr>
              <w:instrText xml:space="preserve"> PAGEREF _Toc437373123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0B24F7A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4" w:history="1">
            <w:r w:rsidR="00B50C35" w:rsidRPr="00B3126D">
              <w:rPr>
                <w:rStyle w:val="Hyperlink"/>
                <w:noProof/>
              </w:rPr>
              <w:t>November 15 (16) / Athor 19: Also the Consecration of the Church of Sts. Sergius and Bacchus.</w:t>
            </w:r>
            <w:r w:rsidR="00B50C35">
              <w:rPr>
                <w:noProof/>
                <w:webHidden/>
              </w:rPr>
              <w:tab/>
            </w:r>
            <w:r w:rsidR="00B50C35">
              <w:rPr>
                <w:noProof/>
                <w:webHidden/>
              </w:rPr>
              <w:fldChar w:fldCharType="begin"/>
            </w:r>
            <w:r w:rsidR="00B50C35">
              <w:rPr>
                <w:noProof/>
                <w:webHidden/>
              </w:rPr>
              <w:instrText xml:space="preserve"> PAGEREF _Toc437373124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243CA22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5" w:history="1">
            <w:r w:rsidR="00B50C35" w:rsidRPr="00B3126D">
              <w:rPr>
                <w:rStyle w:val="Hyperlink"/>
                <w:noProof/>
              </w:rPr>
              <w:t>November 16 (17) / Athor 20: Consecration of Sts. Theodore and Theodore</w:t>
            </w:r>
            <w:r w:rsidR="00B50C35">
              <w:rPr>
                <w:noProof/>
                <w:webHidden/>
              </w:rPr>
              <w:tab/>
            </w:r>
            <w:r w:rsidR="00B50C35">
              <w:rPr>
                <w:noProof/>
                <w:webHidden/>
              </w:rPr>
              <w:fldChar w:fldCharType="begin"/>
            </w:r>
            <w:r w:rsidR="00B50C35">
              <w:rPr>
                <w:noProof/>
                <w:webHidden/>
              </w:rPr>
              <w:instrText xml:space="preserve"> PAGEREF _Toc437373125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5254A4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6" w:history="1">
            <w:r w:rsidR="00B50C35" w:rsidRPr="00B3126D">
              <w:rPr>
                <w:rStyle w:val="Hyperlink"/>
                <w:noProof/>
              </w:rPr>
              <w:t>November 17 (18) / Athor 21: Commemoration of the Theotokos</w:t>
            </w:r>
            <w:r w:rsidR="00B50C35">
              <w:rPr>
                <w:noProof/>
                <w:webHidden/>
              </w:rPr>
              <w:tab/>
            </w:r>
            <w:r w:rsidR="00B50C35">
              <w:rPr>
                <w:noProof/>
                <w:webHidden/>
              </w:rPr>
              <w:fldChar w:fldCharType="begin"/>
            </w:r>
            <w:r w:rsidR="00B50C35">
              <w:rPr>
                <w:noProof/>
                <w:webHidden/>
              </w:rPr>
              <w:instrText xml:space="preserve"> PAGEREF _Toc437373126 \h </w:instrText>
            </w:r>
            <w:r w:rsidR="00B50C35">
              <w:rPr>
                <w:noProof/>
                <w:webHidden/>
              </w:rPr>
            </w:r>
            <w:r w:rsidR="00B50C35">
              <w:rPr>
                <w:noProof/>
                <w:webHidden/>
              </w:rPr>
              <w:fldChar w:fldCharType="separate"/>
            </w:r>
            <w:r w:rsidR="00B50C35">
              <w:rPr>
                <w:noProof/>
                <w:webHidden/>
              </w:rPr>
              <w:t>614</w:t>
            </w:r>
            <w:r w:rsidR="00B50C35">
              <w:rPr>
                <w:noProof/>
                <w:webHidden/>
              </w:rPr>
              <w:fldChar w:fldCharType="end"/>
            </w:r>
          </w:hyperlink>
        </w:p>
        <w:p w14:paraId="42A00BD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7" w:history="1">
            <w:r w:rsidR="00B50C35" w:rsidRPr="00B3126D">
              <w:rPr>
                <w:rStyle w:val="Hyperlink"/>
                <w:noProof/>
              </w:rPr>
              <w:t>November 18 (19) / Athor 22: Martyrdom of Sts. Cosmas, Damian, and their Brothers</w:t>
            </w:r>
            <w:r w:rsidR="00B50C35">
              <w:rPr>
                <w:noProof/>
                <w:webHidden/>
              </w:rPr>
              <w:tab/>
            </w:r>
            <w:r w:rsidR="00B50C35">
              <w:rPr>
                <w:noProof/>
                <w:webHidden/>
              </w:rPr>
              <w:fldChar w:fldCharType="begin"/>
            </w:r>
            <w:r w:rsidR="00B50C35">
              <w:rPr>
                <w:noProof/>
                <w:webHidden/>
              </w:rPr>
              <w:instrText xml:space="preserve"> PAGEREF _Toc437373127 \h </w:instrText>
            </w:r>
            <w:r w:rsidR="00B50C35">
              <w:rPr>
                <w:noProof/>
                <w:webHidden/>
              </w:rPr>
            </w:r>
            <w:r w:rsidR="00B50C35">
              <w:rPr>
                <w:noProof/>
                <w:webHidden/>
              </w:rPr>
              <w:fldChar w:fldCharType="separate"/>
            </w:r>
            <w:r w:rsidR="00B50C35">
              <w:rPr>
                <w:noProof/>
                <w:webHidden/>
              </w:rPr>
              <w:t>615</w:t>
            </w:r>
            <w:r w:rsidR="00B50C35">
              <w:rPr>
                <w:noProof/>
                <w:webHidden/>
              </w:rPr>
              <w:fldChar w:fldCharType="end"/>
            </w:r>
          </w:hyperlink>
        </w:p>
        <w:p w14:paraId="10F2325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8" w:history="1">
            <w:r w:rsidR="00B50C35" w:rsidRPr="00B3126D">
              <w:rPr>
                <w:rStyle w:val="Hyperlink"/>
                <w:noProof/>
              </w:rPr>
              <w:t>November 19 (20) / Athor 23: Consecration of the Church of St. Marina</w:t>
            </w:r>
            <w:r w:rsidR="00B50C35">
              <w:rPr>
                <w:noProof/>
                <w:webHidden/>
              </w:rPr>
              <w:tab/>
            </w:r>
            <w:r w:rsidR="00B50C35">
              <w:rPr>
                <w:noProof/>
                <w:webHidden/>
              </w:rPr>
              <w:fldChar w:fldCharType="begin"/>
            </w:r>
            <w:r w:rsidR="00B50C35">
              <w:rPr>
                <w:noProof/>
                <w:webHidden/>
              </w:rPr>
              <w:instrText xml:space="preserve"> PAGEREF _Toc437373128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3681C5D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29" w:history="1">
            <w:r w:rsidR="00B50C35" w:rsidRPr="00B3126D">
              <w:rPr>
                <w:rStyle w:val="Hyperlink"/>
                <w:noProof/>
              </w:rPr>
              <w:t>November 20 (21) / Athor 24: The Twenty Four Presbyters</w:t>
            </w:r>
            <w:r w:rsidR="00B50C35">
              <w:rPr>
                <w:noProof/>
                <w:webHidden/>
              </w:rPr>
              <w:tab/>
            </w:r>
            <w:r w:rsidR="00B50C35">
              <w:rPr>
                <w:noProof/>
                <w:webHidden/>
              </w:rPr>
              <w:fldChar w:fldCharType="begin"/>
            </w:r>
            <w:r w:rsidR="00B50C35">
              <w:rPr>
                <w:noProof/>
                <w:webHidden/>
              </w:rPr>
              <w:instrText xml:space="preserve"> PAGEREF _Toc437373129 \h </w:instrText>
            </w:r>
            <w:r w:rsidR="00B50C35">
              <w:rPr>
                <w:noProof/>
                <w:webHidden/>
              </w:rPr>
            </w:r>
            <w:r w:rsidR="00B50C35">
              <w:rPr>
                <w:noProof/>
                <w:webHidden/>
              </w:rPr>
              <w:fldChar w:fldCharType="separate"/>
            </w:r>
            <w:r w:rsidR="00B50C35">
              <w:rPr>
                <w:noProof/>
                <w:webHidden/>
              </w:rPr>
              <w:t>616</w:t>
            </w:r>
            <w:r w:rsidR="00B50C35">
              <w:rPr>
                <w:noProof/>
                <w:webHidden/>
              </w:rPr>
              <w:fldChar w:fldCharType="end"/>
            </w:r>
          </w:hyperlink>
        </w:p>
        <w:p w14:paraId="2B8E9BB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0" w:history="1">
            <w:r w:rsidR="00B50C35" w:rsidRPr="00B3126D">
              <w:rPr>
                <w:rStyle w:val="Hyperlink"/>
                <w:noProof/>
              </w:rPr>
              <w:t>November 21 (22) / Athor 25: St. Philopater Mercurius</w:t>
            </w:r>
            <w:r w:rsidR="00B50C35">
              <w:rPr>
                <w:noProof/>
                <w:webHidden/>
              </w:rPr>
              <w:tab/>
            </w:r>
            <w:r w:rsidR="00B50C35">
              <w:rPr>
                <w:noProof/>
                <w:webHidden/>
              </w:rPr>
              <w:fldChar w:fldCharType="begin"/>
            </w:r>
            <w:r w:rsidR="00B50C35">
              <w:rPr>
                <w:noProof/>
                <w:webHidden/>
              </w:rPr>
              <w:instrText xml:space="preserve"> PAGEREF _Toc437373130 \h </w:instrText>
            </w:r>
            <w:r w:rsidR="00B50C35">
              <w:rPr>
                <w:noProof/>
                <w:webHidden/>
              </w:rPr>
            </w:r>
            <w:r w:rsidR="00B50C35">
              <w:rPr>
                <w:noProof/>
                <w:webHidden/>
              </w:rPr>
              <w:fldChar w:fldCharType="separate"/>
            </w:r>
            <w:r w:rsidR="00B50C35">
              <w:rPr>
                <w:noProof/>
                <w:webHidden/>
              </w:rPr>
              <w:t>617</w:t>
            </w:r>
            <w:r w:rsidR="00B50C35">
              <w:rPr>
                <w:noProof/>
                <w:webHidden/>
              </w:rPr>
              <w:fldChar w:fldCharType="end"/>
            </w:r>
          </w:hyperlink>
        </w:p>
        <w:p w14:paraId="18F8D5E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1" w:history="1">
            <w:r w:rsidR="00B50C35" w:rsidRPr="00B3126D">
              <w:rPr>
                <w:rStyle w:val="Hyperlink"/>
                <w:noProof/>
              </w:rPr>
              <w:t>November 24 (25) / Athor 28: Martyrdom of St. Serapamon, the bishop of Nikiou</w:t>
            </w:r>
            <w:r w:rsidR="00B50C35">
              <w:rPr>
                <w:noProof/>
                <w:webHidden/>
              </w:rPr>
              <w:tab/>
            </w:r>
            <w:r w:rsidR="00B50C35">
              <w:rPr>
                <w:noProof/>
                <w:webHidden/>
              </w:rPr>
              <w:fldChar w:fldCharType="begin"/>
            </w:r>
            <w:r w:rsidR="00B50C35">
              <w:rPr>
                <w:noProof/>
                <w:webHidden/>
              </w:rPr>
              <w:instrText xml:space="preserve"> PAGEREF _Toc437373131 \h </w:instrText>
            </w:r>
            <w:r w:rsidR="00B50C35">
              <w:rPr>
                <w:noProof/>
                <w:webHidden/>
              </w:rPr>
            </w:r>
            <w:r w:rsidR="00B50C35">
              <w:rPr>
                <w:noProof/>
                <w:webHidden/>
              </w:rPr>
              <w:fldChar w:fldCharType="separate"/>
            </w:r>
            <w:r w:rsidR="00B50C35">
              <w:rPr>
                <w:noProof/>
                <w:webHidden/>
              </w:rPr>
              <w:t>619</w:t>
            </w:r>
            <w:r w:rsidR="00B50C35">
              <w:rPr>
                <w:noProof/>
                <w:webHidden/>
              </w:rPr>
              <w:fldChar w:fldCharType="end"/>
            </w:r>
          </w:hyperlink>
        </w:p>
        <w:p w14:paraId="1D330CF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2" w:history="1">
            <w:r w:rsidR="00B50C35" w:rsidRPr="00B3126D">
              <w:rPr>
                <w:rStyle w:val="Hyperlink"/>
                <w:noProof/>
              </w:rPr>
              <w:t>November 25 (26) / Athor 29: Commemoration of the Annunciation, Nativity, and Resurrection on the 29</w:t>
            </w:r>
            <w:r w:rsidR="00B50C35" w:rsidRPr="00B3126D">
              <w:rPr>
                <w:rStyle w:val="Hyperlink"/>
                <w:noProof/>
                <w:vertAlign w:val="superscript"/>
              </w:rPr>
              <w:t>th</w:t>
            </w:r>
            <w:r w:rsidR="00B50C35" w:rsidRPr="00B3126D">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_Toc437373132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4A85E20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3" w:history="1">
            <w:r w:rsidR="00B50C35" w:rsidRPr="00B3126D">
              <w:rPr>
                <w:rStyle w:val="Hyperlink"/>
                <w:noProof/>
              </w:rPr>
              <w:t>November 26 (27) / Athor 30: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_Toc437373133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0D3C44F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4" w:history="1">
            <w:r w:rsidR="00B50C35" w:rsidRPr="00B3126D">
              <w:rPr>
                <w:rStyle w:val="Hyperlink"/>
                <w:noProof/>
              </w:rPr>
              <w:t>November 27 (28) / Koiak 1: Consecration of the Church of St. Shenoute</w:t>
            </w:r>
            <w:r w:rsidR="00B50C35">
              <w:rPr>
                <w:noProof/>
                <w:webHidden/>
              </w:rPr>
              <w:tab/>
            </w:r>
            <w:r w:rsidR="00B50C35">
              <w:rPr>
                <w:noProof/>
                <w:webHidden/>
              </w:rPr>
              <w:fldChar w:fldCharType="begin"/>
            </w:r>
            <w:r w:rsidR="00B50C35">
              <w:rPr>
                <w:noProof/>
                <w:webHidden/>
              </w:rPr>
              <w:instrText xml:space="preserve"> PAGEREF _Toc437373134 \h </w:instrText>
            </w:r>
            <w:r w:rsidR="00B50C35">
              <w:rPr>
                <w:noProof/>
                <w:webHidden/>
              </w:rPr>
            </w:r>
            <w:r w:rsidR="00B50C35">
              <w:rPr>
                <w:noProof/>
                <w:webHidden/>
              </w:rPr>
              <w:fldChar w:fldCharType="separate"/>
            </w:r>
            <w:r w:rsidR="00B50C35">
              <w:rPr>
                <w:noProof/>
                <w:webHidden/>
              </w:rPr>
              <w:t>620</w:t>
            </w:r>
            <w:r w:rsidR="00B50C35">
              <w:rPr>
                <w:noProof/>
                <w:webHidden/>
              </w:rPr>
              <w:fldChar w:fldCharType="end"/>
            </w:r>
          </w:hyperlink>
        </w:p>
        <w:p w14:paraId="5C2F64B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5" w:history="1">
            <w:r w:rsidR="00B50C35" w:rsidRPr="00B3126D">
              <w:rPr>
                <w:rStyle w:val="Hyperlink"/>
                <w:noProof/>
              </w:rPr>
              <w:t>November 30 (December 1) / Koiak 4: Martyrdom of St. Andrew the Apostle</w:t>
            </w:r>
            <w:r w:rsidR="00B50C35">
              <w:rPr>
                <w:noProof/>
                <w:webHidden/>
              </w:rPr>
              <w:tab/>
            </w:r>
            <w:r w:rsidR="00B50C35">
              <w:rPr>
                <w:noProof/>
                <w:webHidden/>
              </w:rPr>
              <w:fldChar w:fldCharType="begin"/>
            </w:r>
            <w:r w:rsidR="00B50C35">
              <w:rPr>
                <w:noProof/>
                <w:webHidden/>
              </w:rPr>
              <w:instrText xml:space="preserve"> PAGEREF _Toc437373135 \h </w:instrText>
            </w:r>
            <w:r w:rsidR="00B50C35">
              <w:rPr>
                <w:noProof/>
                <w:webHidden/>
              </w:rPr>
            </w:r>
            <w:r w:rsidR="00B50C35">
              <w:rPr>
                <w:noProof/>
                <w:webHidden/>
              </w:rPr>
              <w:fldChar w:fldCharType="separate"/>
            </w:r>
            <w:r w:rsidR="00B50C35">
              <w:rPr>
                <w:noProof/>
                <w:webHidden/>
              </w:rPr>
              <w:t>621</w:t>
            </w:r>
            <w:r w:rsidR="00B50C35">
              <w:rPr>
                <w:noProof/>
                <w:webHidden/>
              </w:rPr>
              <w:fldChar w:fldCharType="end"/>
            </w:r>
          </w:hyperlink>
        </w:p>
        <w:p w14:paraId="6F515AC0" w14:textId="77777777" w:rsidR="009E261C" w:rsidRDefault="009E261C" w:rsidP="009E261C">
          <w:r>
            <w:rPr>
              <w:b/>
              <w:bCs/>
              <w:noProof/>
            </w:rPr>
            <w:fldChar w:fldCharType="end"/>
          </w:r>
        </w:p>
      </w:sdtContent>
    </w:sdt>
    <w:p w14:paraId="45FD323F" w14:textId="77777777" w:rsidR="00205EA4" w:rsidRDefault="004750F8" w:rsidP="00205EA4">
      <w:pPr>
        <w:pStyle w:val="Heading3"/>
      </w:pPr>
      <w:bookmarkStart w:id="1169" w:name="_Toc437373118"/>
      <w:r>
        <w:lastRenderedPageBreak/>
        <w:t>November 3 (4) / Athor 7</w:t>
      </w:r>
      <w:r w:rsidR="00205EA4">
        <w:t>: St. George</w:t>
      </w:r>
      <w:bookmarkEnd w:id="1169"/>
    </w:p>
    <w:p w14:paraId="1D7D8656" w14:textId="77777777" w:rsidR="00205EA4" w:rsidRDefault="00205EA4" w:rsidP="00205EA4">
      <w:pPr>
        <w:pStyle w:val="Heading4"/>
      </w:pPr>
      <w:r>
        <w:t>The Doxology</w:t>
      </w:r>
    </w:p>
    <w:p w14:paraId="739756D9" w14:textId="77777777" w:rsidR="00205EA4" w:rsidRDefault="004750F8" w:rsidP="00205EA4">
      <w:pPr>
        <w:pStyle w:val="Heading3"/>
      </w:pPr>
      <w:bookmarkStart w:id="1170" w:name="_Toc437373119"/>
      <w:r>
        <w:t>November 4 (5) / Athor 8</w:t>
      </w:r>
      <w:r w:rsidR="00205EA4">
        <w:t>: The Four Incorporeal Beasts</w:t>
      </w:r>
      <w:bookmarkEnd w:id="1170"/>
    </w:p>
    <w:p w14:paraId="0FEBB939" w14:textId="77777777" w:rsidR="00205EA4" w:rsidRDefault="00205EA4" w:rsidP="00205EA4">
      <w:pPr>
        <w:pStyle w:val="Heading4"/>
      </w:pPr>
      <w:bookmarkStart w:id="1171" w:name="_Ref434488301"/>
      <w:r>
        <w:t>The Doxology</w:t>
      </w:r>
      <w:r w:rsidR="00B46E6E">
        <w:t xml:space="preserve"> for the Four Incorporeal Beasts</w:t>
      </w:r>
      <w:bookmarkEnd w:id="11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77777777" w:rsidR="001923BE" w:rsidRDefault="001923BE" w:rsidP="001923BE">
            <w:pPr>
              <w:pStyle w:val="EngHang"/>
            </w:pPr>
            <w:r>
              <w:t xml:space="preserve">The Four Incorporeal </w:t>
            </w:r>
            <w:commentRangeStart w:id="1172"/>
            <w:r>
              <w:t>Beats</w:t>
            </w:r>
            <w:commentRangeEnd w:id="1172"/>
            <w:r>
              <w:rPr>
                <w:rStyle w:val="CommentReference"/>
                <w:rFonts w:ascii="Times New Roman" w:eastAsiaTheme="minorHAnsi" w:hAnsi="Times New Roman" w:cstheme="minorBidi"/>
                <w:color w:val="auto"/>
              </w:rPr>
              <w:commentReference w:id="1172"/>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491"/>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173"/>
            <w:r>
              <w:t xml:space="preserve">incessant </w:t>
            </w:r>
            <w:commentRangeEnd w:id="1173"/>
            <w:r>
              <w:rPr>
                <w:rStyle w:val="CommentReference"/>
                <w:rFonts w:ascii="Times New Roman" w:eastAsiaTheme="minorHAnsi" w:hAnsi="Times New Roman" w:cstheme="minorBidi"/>
                <w:color w:val="auto"/>
              </w:rPr>
              <w:commentReference w:id="1173"/>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lastRenderedPageBreak/>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174"/>
            <w:r>
              <w:t>The ministering flames of fire,</w:t>
            </w:r>
            <w:commentRangeEnd w:id="1174"/>
            <w:r>
              <w:rPr>
                <w:rStyle w:val="CommentReference"/>
                <w:rFonts w:ascii="Times New Roman" w:eastAsiaTheme="minorHAnsi" w:hAnsi="Times New Roman" w:cstheme="minorBidi"/>
                <w:color w:val="auto"/>
              </w:rPr>
              <w:commentReference w:id="1174"/>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05468922" w14:textId="77777777" w:rsidR="004750F8" w:rsidRDefault="004750F8" w:rsidP="004750F8">
      <w:pPr>
        <w:pStyle w:val="Heading3"/>
      </w:pPr>
      <w:bookmarkStart w:id="1175" w:name="_Ref434561114"/>
      <w:bookmarkStart w:id="1176" w:name="_Toc437373120"/>
      <w:r>
        <w:t>November 8 (9) / Athor 12: Archangel Michael</w:t>
      </w:r>
      <w:bookmarkEnd w:id="1175"/>
      <w:bookmarkEnd w:id="1176"/>
    </w:p>
    <w:p w14:paraId="7E078728" w14:textId="77777777" w:rsidR="004750F8" w:rsidRDefault="004750F8" w:rsidP="004750F8">
      <w:pPr>
        <w:pStyle w:val="Heading4"/>
      </w:pPr>
      <w:bookmarkStart w:id="1177" w:name="_Ref434487967"/>
      <w:r>
        <w:t>The Doxology</w:t>
      </w:r>
      <w:r w:rsidR="009D0B24">
        <w:t xml:space="preserve"> for Archangel Michael</w:t>
      </w:r>
      <w:bookmarkEnd w:id="11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178"/>
            <w:r w:rsidRPr="004764BD">
              <w:t xml:space="preserve">before </w:t>
            </w:r>
            <w:commentRangeEnd w:id="1178"/>
            <w:r>
              <w:rPr>
                <w:rStyle w:val="CommentReference"/>
                <w:rFonts w:ascii="Times New Roman" w:eastAsiaTheme="minorHAnsi" w:hAnsi="Times New Roman" w:cstheme="minorBidi"/>
                <w:color w:val="auto"/>
              </w:rPr>
              <w:commentReference w:id="1178"/>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492"/>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493"/>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494"/>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187" w:name="_Ref434487984"/>
      <w:r>
        <w:t>The Doxology for Michael and Gabriel</w:t>
      </w:r>
      <w:bookmarkEnd w:id="11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67EEB5A" w14:textId="77777777" w:rsidR="00205EA4" w:rsidRDefault="00205EA4" w:rsidP="00205EA4">
      <w:pPr>
        <w:pStyle w:val="Heading3"/>
      </w:pPr>
      <w:bookmarkStart w:id="1188" w:name="_Toc437373121"/>
      <w:r>
        <w:t>November 11 (12) / Athor 15: St</w:t>
      </w:r>
      <w:r w:rsidR="004750F8">
        <w:t>. Me</w:t>
      </w:r>
      <w:r>
        <w:t>na the Martyr</w:t>
      </w:r>
      <w:bookmarkEnd w:id="1188"/>
    </w:p>
    <w:p w14:paraId="5E17B349" w14:textId="77777777" w:rsidR="00205EA4" w:rsidRDefault="00205EA4" w:rsidP="00205EA4">
      <w:pPr>
        <w:pStyle w:val="Heading4"/>
      </w:pPr>
      <w:bookmarkStart w:id="1189" w:name="_Ref434489493"/>
      <w:r>
        <w:t>The Doxology</w:t>
      </w:r>
      <w:r w:rsidR="00B46E6E">
        <w:t xml:space="preserve"> for St. Mena</w:t>
      </w:r>
      <w:bookmarkEnd w:id="11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190"/>
            <w:r w:rsidRPr="004764BD">
              <w:t>Voice Divine</w:t>
            </w:r>
            <w:commentRangeEnd w:id="1190"/>
            <w:r>
              <w:rPr>
                <w:rStyle w:val="CommentReference"/>
                <w:rFonts w:ascii="Times New Roman" w:eastAsiaTheme="minorHAnsi" w:hAnsi="Times New Roman" w:cstheme="minorBidi"/>
                <w:color w:val="auto"/>
              </w:rPr>
              <w:commentReference w:id="1190"/>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191"/>
            <w:r w:rsidRPr="004764BD">
              <w:t xml:space="preserve">received </w:t>
            </w:r>
            <w:commentRangeEnd w:id="1191"/>
            <w:r>
              <w:rPr>
                <w:rStyle w:val="CommentReference"/>
                <w:rFonts w:ascii="Times New Roman" w:eastAsiaTheme="minorHAnsi" w:hAnsi="Times New Roman" w:cstheme="minorBidi"/>
                <w:color w:val="auto"/>
              </w:rPr>
              <w:commentReference w:id="1191"/>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lastRenderedPageBreak/>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4E8CE322" w14:textId="77777777" w:rsidR="007F571C" w:rsidRDefault="007F571C" w:rsidP="007F571C">
      <w:pPr>
        <w:pStyle w:val="Heading3"/>
      </w:pPr>
      <w:bookmarkStart w:id="1192" w:name="_Toc437373122"/>
      <w:r>
        <w:t>November 14 (15) / Athor 18: St. Philip the Apostle</w:t>
      </w:r>
      <w:bookmarkEnd w:id="1192"/>
    </w:p>
    <w:p w14:paraId="0DF27E1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ADC4A64" w14:textId="77777777" w:rsidR="007F571C" w:rsidRDefault="007F571C" w:rsidP="007F571C">
      <w:pPr>
        <w:pStyle w:val="Heading3"/>
      </w:pPr>
      <w:bookmarkStart w:id="1193" w:name="_Toc437373123"/>
      <w:r>
        <w:t>November 15 (16) / Athor 19: The Preaching of St. Bartholomew</w:t>
      </w:r>
      <w:bookmarkEnd w:id="1193"/>
    </w:p>
    <w:p w14:paraId="601EB8D7"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A5FA22" w14:textId="77777777" w:rsidR="009F6E07" w:rsidRDefault="009F6E07" w:rsidP="009F6E07">
      <w:pPr>
        <w:pStyle w:val="Heading3"/>
      </w:pPr>
      <w:bookmarkStart w:id="1194" w:name="_Toc437373124"/>
      <w:r>
        <w:t>November 15 (16) / Athor 19: Also the Consecration of the Church of Sts. Sergius and Bacchus.</w:t>
      </w:r>
      <w:bookmarkEnd w:id="1194"/>
    </w:p>
    <w:p w14:paraId="1B799EA7" w14:textId="2C4372FC"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B50C35">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B50C35">
        <w:rPr>
          <w:noProof/>
        </w:rPr>
        <w:t>601</w:t>
      </w:r>
      <w:r w:rsidR="00191A26">
        <w:fldChar w:fldCharType="end"/>
      </w:r>
      <w:r>
        <w:t>.</w:t>
      </w:r>
    </w:p>
    <w:p w14:paraId="23C83E44" w14:textId="77777777" w:rsidR="002F1988" w:rsidRDefault="002F1988" w:rsidP="002F1988">
      <w:pPr>
        <w:pStyle w:val="Heading3"/>
      </w:pPr>
      <w:bookmarkStart w:id="1195" w:name="_Toc437373125"/>
      <w:r>
        <w:t>November 16 (17) / Athor 20: Consecration of Sts. Theodore and Theodore</w:t>
      </w:r>
      <w:bookmarkEnd w:id="1195"/>
    </w:p>
    <w:p w14:paraId="54098920" w14:textId="77777777"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B50C35">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B50C35">
        <w:rPr>
          <w:noProof/>
        </w:rPr>
        <w:t>827</w:t>
      </w:r>
      <w:r w:rsidR="00191A26">
        <w:fldChar w:fldCharType="end"/>
      </w:r>
      <w:r>
        <w:t xml:space="preserve">, and </w:t>
      </w:r>
      <w:commentRangeStart w:id="1196"/>
      <w:r w:rsidR="00191A26">
        <w:fldChar w:fldCharType="begin"/>
      </w:r>
      <w:r w:rsidR="00191A26">
        <w:instrText xml:space="preserve"> REF _Ref434562461 \h </w:instrText>
      </w:r>
      <w:r w:rsidR="00191A26">
        <w:fldChar w:fldCharType="separate"/>
      </w:r>
      <w:r w:rsidR="00B50C35">
        <w:t>January 7 (8) / Tobi 12: Also St. Theodore Anatoly</w:t>
      </w:r>
      <w:r w:rsidR="00191A26">
        <w:fldChar w:fldCharType="end"/>
      </w:r>
      <w:r w:rsidR="00191A26">
        <w:t>,</w:t>
      </w:r>
      <w:commentRangeEnd w:id="1196"/>
      <w:r w:rsidR="00191A26">
        <w:rPr>
          <w:rStyle w:val="CommentReference"/>
          <w:i w:val="0"/>
        </w:rPr>
        <w:commentReference w:id="1196"/>
      </w:r>
      <w:r w:rsidR="00191A26">
        <w:t xml:space="preserve"> page </w:t>
      </w:r>
      <w:r w:rsidR="00191A26">
        <w:fldChar w:fldCharType="begin"/>
      </w:r>
      <w:r w:rsidR="00191A26">
        <w:instrText xml:space="preserve"> PAGEREF _Ref434562461 \h </w:instrText>
      </w:r>
      <w:r w:rsidR="00191A26">
        <w:fldChar w:fldCharType="separate"/>
      </w:r>
      <w:r w:rsidR="00B50C35">
        <w:rPr>
          <w:noProof/>
        </w:rPr>
        <w:t>728</w:t>
      </w:r>
      <w:r w:rsidR="00191A26">
        <w:fldChar w:fldCharType="end"/>
      </w:r>
      <w:r>
        <w:t>.</w:t>
      </w:r>
    </w:p>
    <w:p w14:paraId="0CDE62FA" w14:textId="77777777" w:rsidR="005329C1" w:rsidRDefault="005329C1" w:rsidP="005329C1">
      <w:pPr>
        <w:pStyle w:val="Heading3"/>
      </w:pPr>
      <w:bookmarkStart w:id="1197" w:name="_Toc437373126"/>
      <w:r>
        <w:t>November 17 (18) / Athor 21: Commemoration of the Theotokos</w:t>
      </w:r>
      <w:bookmarkEnd w:id="1197"/>
    </w:p>
    <w:p w14:paraId="4A87B5D6" w14:textId="57F09AA9"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357A23E" w14:textId="77777777" w:rsidR="0059166B" w:rsidRDefault="0059166B" w:rsidP="0059166B">
      <w:pPr>
        <w:pStyle w:val="Heading3"/>
      </w:pPr>
      <w:bookmarkStart w:id="1198" w:name="_Ref434562715"/>
      <w:bookmarkStart w:id="1199" w:name="_Toc437373127"/>
      <w:r>
        <w:lastRenderedPageBreak/>
        <w:t>November 18 (19) / Athor 22: Martyrdom of Sts. Cosmas, Damian, and their Brothers</w:t>
      </w:r>
      <w:bookmarkEnd w:id="1198"/>
      <w:bookmarkEnd w:id="1199"/>
    </w:p>
    <w:p w14:paraId="63F7F3A5" w14:textId="77777777" w:rsidR="0059166B" w:rsidRDefault="0059166B" w:rsidP="0059166B">
      <w:pPr>
        <w:pStyle w:val="Heading4"/>
      </w:pPr>
      <w:bookmarkStart w:id="1200" w:name="_Ref434489688"/>
      <w:r>
        <w:t>The Doxology</w:t>
      </w:r>
      <w:r w:rsidR="00B46E6E">
        <w:t xml:space="preserve"> for Sts. Cosmas, Damian, their Brothers and their Mother</w:t>
      </w:r>
      <w:bookmarkEnd w:id="12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01"/>
            <w:r>
              <w:t>Prabioc</w:t>
            </w:r>
            <w:commentRangeEnd w:id="1201"/>
            <w:r>
              <w:rPr>
                <w:rStyle w:val="CommentReference"/>
                <w:rFonts w:ascii="Times New Roman" w:eastAsiaTheme="minorHAnsi" w:hAnsi="Times New Roman" w:cstheme="minorBidi"/>
                <w:color w:val="auto"/>
              </w:rPr>
              <w:commentReference w:id="1201"/>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02"/>
            <w:r>
              <w:t xml:space="preserve">confirming </w:t>
            </w:r>
            <w:commentRangeEnd w:id="1202"/>
            <w:r>
              <w:rPr>
                <w:rStyle w:val="CommentReference"/>
                <w:rFonts w:ascii="Times New Roman" w:eastAsiaTheme="minorHAnsi" w:hAnsi="Times New Roman" w:cstheme="minorBidi"/>
                <w:color w:val="auto"/>
              </w:rPr>
              <w:commentReference w:id="1202"/>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lastRenderedPageBreak/>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2087150D" w14:textId="77777777" w:rsidR="0078548F" w:rsidRDefault="0078548F" w:rsidP="0078548F">
      <w:pPr>
        <w:pStyle w:val="Heading3"/>
      </w:pPr>
      <w:bookmarkStart w:id="1203" w:name="_Toc437373128"/>
      <w:r>
        <w:t>November 19 (20) / Athor 23: Consecration of the Church of St. Marina</w:t>
      </w:r>
      <w:bookmarkEnd w:id="1203"/>
    </w:p>
    <w:p w14:paraId="793F580E" w14:textId="77777777"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B50C35">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B50C35">
        <w:rPr>
          <w:noProof/>
        </w:rPr>
        <w:t>829</w:t>
      </w:r>
      <w:r w:rsidR="00191A26">
        <w:fldChar w:fldCharType="end"/>
      </w:r>
      <w:r>
        <w:t>.</w:t>
      </w:r>
    </w:p>
    <w:p w14:paraId="0E22041B" w14:textId="77777777" w:rsidR="00205EA4" w:rsidRDefault="00205EA4" w:rsidP="00205EA4">
      <w:pPr>
        <w:pStyle w:val="Heading3"/>
      </w:pPr>
      <w:bookmarkStart w:id="1204" w:name="_Toc437373129"/>
      <w:r>
        <w:t>November 20 (21) / Athor 24: The Twenty Four Presbyters</w:t>
      </w:r>
      <w:bookmarkEnd w:id="1204"/>
    </w:p>
    <w:p w14:paraId="4A042C64" w14:textId="77777777" w:rsidR="00205EA4" w:rsidRDefault="00205EA4" w:rsidP="00205EA4">
      <w:pPr>
        <w:pStyle w:val="Heading4"/>
      </w:pPr>
      <w:bookmarkStart w:id="1205" w:name="_Ref434488339"/>
      <w:r>
        <w:t>The Doxology</w:t>
      </w:r>
      <w:r w:rsidR="00B46E6E">
        <w:t xml:space="preserve"> for the Twenty Four Presbyters</w:t>
      </w:r>
      <w:bookmarkEnd w:id="12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77777777" w:rsidR="00F74201" w:rsidRDefault="00F74201" w:rsidP="00F74201">
            <w:pPr>
              <w:pStyle w:val="EngHang"/>
            </w:pPr>
            <w:r>
              <w:t>priests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495"/>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496"/>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419BFDEA" w14:textId="77777777" w:rsidR="00205EA4" w:rsidRDefault="00205EA4" w:rsidP="00205EA4">
      <w:pPr>
        <w:pStyle w:val="Heading3"/>
      </w:pPr>
      <w:bookmarkStart w:id="1206" w:name="_Toc437373130"/>
      <w:r>
        <w:t>November 21 (22) / Athor 25: St. Philopater Mercurius</w:t>
      </w:r>
      <w:bookmarkEnd w:id="1206"/>
    </w:p>
    <w:p w14:paraId="1868DD24" w14:textId="77777777" w:rsidR="00205EA4" w:rsidRDefault="00205EA4" w:rsidP="00205EA4">
      <w:pPr>
        <w:pStyle w:val="Heading4"/>
      </w:pPr>
      <w:bookmarkStart w:id="1207" w:name="_Ref434489457"/>
      <w:r>
        <w:t>The Doxology</w:t>
      </w:r>
      <w:r w:rsidR="00B46E6E">
        <w:t xml:space="preserve"> for St. Philopater Mercurius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497"/>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lastRenderedPageBreak/>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212"/>
            <w:r>
              <w:t>Placed</w:t>
            </w:r>
            <w:commentRangeEnd w:id="1212"/>
            <w:r>
              <w:rPr>
                <w:rStyle w:val="CommentReference"/>
                <w:rFonts w:ascii="Times New Roman" w:eastAsiaTheme="minorHAnsi" w:hAnsi="Times New Roman" w:cstheme="minorBidi"/>
                <w:color w:val="auto"/>
              </w:rPr>
              <w:commentReference w:id="1212"/>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213"/>
            <w:r>
              <w:t>emperate</w:t>
            </w:r>
            <w:r w:rsidRPr="004764BD">
              <w:t xml:space="preserve"> </w:t>
            </w:r>
            <w:r>
              <w:t>with</w:t>
            </w:r>
            <w:commentRangeEnd w:id="1213"/>
            <w:r>
              <w:rPr>
                <w:rStyle w:val="CommentReference"/>
                <w:rFonts w:ascii="Times New Roman" w:eastAsiaTheme="minorHAnsi" w:hAnsi="Times New Roman" w:cstheme="minorBidi"/>
                <w:color w:val="auto"/>
              </w:rPr>
              <w:commentReference w:id="1213"/>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498"/>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lastRenderedPageBreak/>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176E1CAE" w14:textId="77777777" w:rsidR="00DF43CA" w:rsidRDefault="00DF43CA" w:rsidP="00DF43CA">
      <w:pPr>
        <w:pStyle w:val="Heading3"/>
      </w:pPr>
      <w:bookmarkStart w:id="1217" w:name="_Toc437373131"/>
      <w:r>
        <w:t>November 24 (25) / Athor 28: Martyrdom of St. Serapamon, the bishop of Nikiou</w:t>
      </w:r>
      <w:bookmarkEnd w:id="1217"/>
    </w:p>
    <w:p w14:paraId="764EF4A2" w14:textId="77777777" w:rsidR="00DF43CA" w:rsidRDefault="00DF43CA" w:rsidP="00DF43CA">
      <w:pPr>
        <w:pStyle w:val="Heading4"/>
      </w:pPr>
      <w:bookmarkStart w:id="1218" w:name="_Ref434489794"/>
      <w:r>
        <w:t>The Doxology</w:t>
      </w:r>
      <w:r w:rsidR="00B46E6E">
        <w:t xml:space="preserve"> for St. Serapamon</w:t>
      </w:r>
      <w:bookmarkEnd w:id="12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219"/>
            <w:r>
              <w:t>sprang forth</w:t>
            </w:r>
            <w:commentRangeEnd w:id="1219"/>
            <w:r>
              <w:rPr>
                <w:rStyle w:val="CommentReference"/>
                <w:rFonts w:ascii="Times New Roman" w:eastAsiaTheme="minorHAnsi" w:hAnsi="Times New Roman" w:cstheme="minorBidi"/>
                <w:color w:val="auto"/>
              </w:rPr>
              <w:commentReference w:id="1219"/>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6BAF23DB" w14:textId="77777777" w:rsidR="00B52D77" w:rsidRDefault="00B52D77" w:rsidP="00B52D77">
      <w:pPr>
        <w:pStyle w:val="Heading3"/>
      </w:pPr>
      <w:bookmarkStart w:id="1220" w:name="_Toc437373132"/>
      <w:r>
        <w:t>November 25 (26) / Athor 29: Commemoration of the Annunciation, Nativity, and Resurrection on the 29</w:t>
      </w:r>
      <w:r w:rsidRPr="00C0205C">
        <w:rPr>
          <w:vertAlign w:val="superscript"/>
        </w:rPr>
        <w:t>th</w:t>
      </w:r>
      <w:r>
        <w:t xml:space="preserve"> of Every Month</w:t>
      </w:r>
      <w:bookmarkEnd w:id="1220"/>
    </w:p>
    <w:p w14:paraId="38FF89F6"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3E5C7085" w14:textId="77777777" w:rsidR="00027E5B" w:rsidRDefault="00027E5B" w:rsidP="00027E5B">
      <w:pPr>
        <w:pStyle w:val="Heading3"/>
      </w:pPr>
      <w:bookmarkStart w:id="1221" w:name="_Toc437373133"/>
      <w:r>
        <w:t>November 26 (27) / Athor 30: Consecration of a Church of St. Cosmas and Damian, Their Brothers and Their Mother</w:t>
      </w:r>
      <w:bookmarkEnd w:id="1221"/>
    </w:p>
    <w:p w14:paraId="7B556319" w14:textId="77777777"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B50C35">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B50C35">
        <w:rPr>
          <w:noProof/>
        </w:rPr>
        <w:t>615</w:t>
      </w:r>
      <w:r w:rsidR="00191A26">
        <w:fldChar w:fldCharType="end"/>
      </w:r>
      <w:r>
        <w:t>.</w:t>
      </w:r>
    </w:p>
    <w:p w14:paraId="15C7AC8C" w14:textId="77777777" w:rsidR="00F67B89" w:rsidRDefault="00F67B89" w:rsidP="00F67B89">
      <w:pPr>
        <w:pStyle w:val="Heading3"/>
      </w:pPr>
      <w:bookmarkStart w:id="1222" w:name="_Toc437373134"/>
      <w:r>
        <w:t>November 27 (28) / Koiak 1: Consecration of the Church of St. Shenoute</w:t>
      </w:r>
      <w:bookmarkEnd w:id="1222"/>
    </w:p>
    <w:p w14:paraId="28333115" w14:textId="08A79F4F"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B50C35">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B50C35">
        <w:rPr>
          <w:noProof/>
        </w:rPr>
        <w:t>822</w:t>
      </w:r>
      <w:r w:rsidR="00191A26">
        <w:fldChar w:fldCharType="end"/>
      </w:r>
      <w:r>
        <w:t>.</w:t>
      </w:r>
    </w:p>
    <w:p w14:paraId="4EEEAB46" w14:textId="77777777" w:rsidR="007F571C" w:rsidRDefault="007F571C" w:rsidP="007F571C">
      <w:pPr>
        <w:pStyle w:val="Heading3"/>
      </w:pPr>
      <w:bookmarkStart w:id="1223" w:name="_Toc437373135"/>
      <w:r>
        <w:lastRenderedPageBreak/>
        <w:t>November 30 (December 1) / Koiak 4: Martyrdom of St. Andrew the Apostle</w:t>
      </w:r>
      <w:bookmarkEnd w:id="1223"/>
    </w:p>
    <w:p w14:paraId="352D828F" w14:textId="77777777" w:rsidR="00205EA4" w:rsidRPr="00205EA4"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bookmarkEnd w:id="1168"/>
      <w:r>
        <w:t>.</w:t>
      </w:r>
    </w:p>
    <w:p w14:paraId="2DF67188" w14:textId="77777777" w:rsidR="00495F1A" w:rsidRDefault="00495F1A" w:rsidP="00495F1A">
      <w:pPr>
        <w:pStyle w:val="Heading2"/>
        <w:rPr>
          <w:rFonts w:ascii="FreeSerifAvvaShenouda" w:hAnsi="FreeSerifAvvaShenouda" w:cs="FreeSerifAvvaShenouda"/>
        </w:rPr>
      </w:pPr>
      <w:bookmarkStart w:id="1224" w:name="_Toc410196202"/>
      <w:bookmarkStart w:id="1225" w:name="_Toc410196444"/>
      <w:bookmarkStart w:id="1226" w:name="_Toc410196946"/>
      <w:bookmarkStart w:id="1227" w:name="_Toc437373019"/>
      <w:bookmarkStart w:id="1228" w:name="_Toc437373136"/>
      <w:bookmarkStart w:id="1229" w:name="December"/>
      <w:r>
        <w:lastRenderedPageBreak/>
        <w:t>December</w:t>
      </w:r>
      <w:bookmarkEnd w:id="1224"/>
      <w:bookmarkEnd w:id="1225"/>
      <w:bookmarkEnd w:id="1226"/>
      <w:r w:rsidR="00205EA4">
        <w:t xml:space="preserve"> or </w:t>
      </w:r>
      <w:r w:rsidR="00205EA4">
        <w:rPr>
          <w:rFonts w:ascii="FreeSerifAvvaShenouda" w:hAnsi="FreeSerifAvvaShenouda" w:cs="FreeSerifAvvaShenouda"/>
        </w:rPr>
        <w:t>Ⲕⲟⲓⲁϩⲕ</w:t>
      </w:r>
      <w:bookmarkEnd w:id="1227"/>
      <w:bookmarkEnd w:id="1228"/>
    </w:p>
    <w:sdt>
      <w:sdtPr>
        <w:id w:val="1691259792"/>
        <w:docPartObj>
          <w:docPartGallery w:val="Table of Contents"/>
          <w:docPartUnique/>
        </w:docPartObj>
      </w:sdtPr>
      <w:sdtEndPr>
        <w:rPr>
          <w:b/>
          <w:bCs/>
          <w:noProof/>
        </w:rPr>
      </w:sdtEndPr>
      <w:sdtContent>
        <w:p w14:paraId="67CA6900" w14:textId="77777777" w:rsidR="00B50C35" w:rsidRDefault="009E261C">
          <w:pPr>
            <w:pStyle w:val="TOC2"/>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"2-3" \h \z \u \b December</w:instrText>
          </w:r>
          <w:r>
            <w:rPr>
              <w:noProof/>
            </w:rPr>
            <w:fldChar w:fldCharType="separate"/>
          </w:r>
          <w:hyperlink w:anchor="_Toc437373136" w:history="1">
            <w:r w:rsidR="00B50C35" w:rsidRPr="004D3277">
              <w:rPr>
                <w:rStyle w:val="Hyperlink"/>
                <w:noProof/>
              </w:rPr>
              <w:t xml:space="preserve">December or </w:t>
            </w:r>
            <w:r w:rsidR="00B50C35" w:rsidRPr="004D3277">
              <w:rPr>
                <w:rStyle w:val="Hyperlink"/>
                <w:rFonts w:ascii="FreeSerifAvvaShenouda" w:hAnsi="FreeSerifAvvaShenouda" w:cs="FreeSerifAvvaShenouda"/>
                <w:noProof/>
              </w:rPr>
              <w:t>Ⲕⲟⲓⲁϩⲕ</w:t>
            </w:r>
            <w:r w:rsidR="00B50C35">
              <w:rPr>
                <w:noProof/>
                <w:webHidden/>
              </w:rPr>
              <w:tab/>
            </w:r>
            <w:r w:rsidR="00B50C35">
              <w:rPr>
                <w:noProof/>
                <w:webHidden/>
              </w:rPr>
              <w:fldChar w:fldCharType="begin"/>
            </w:r>
            <w:r w:rsidR="00B50C35">
              <w:rPr>
                <w:noProof/>
                <w:webHidden/>
              </w:rPr>
              <w:instrText xml:space="preserve"> PAGEREF _Toc437373136 \h </w:instrText>
            </w:r>
            <w:r w:rsidR="00B50C35">
              <w:rPr>
                <w:noProof/>
                <w:webHidden/>
              </w:rPr>
            </w:r>
            <w:r w:rsidR="00B50C35">
              <w:rPr>
                <w:noProof/>
                <w:webHidden/>
              </w:rPr>
              <w:fldChar w:fldCharType="separate"/>
            </w:r>
            <w:r w:rsidR="00B50C35">
              <w:rPr>
                <w:noProof/>
                <w:webHidden/>
              </w:rPr>
              <w:t>622</w:t>
            </w:r>
            <w:r w:rsidR="00B50C35">
              <w:rPr>
                <w:noProof/>
                <w:webHidden/>
              </w:rPr>
              <w:fldChar w:fldCharType="end"/>
            </w:r>
          </w:hyperlink>
        </w:p>
        <w:p w14:paraId="5B2B007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7" w:history="1">
            <w:r w:rsidR="00B50C35" w:rsidRPr="004D3277">
              <w:rPr>
                <w:rStyle w:val="Hyperlink"/>
                <w:noProof/>
              </w:rPr>
              <w:t>December 1 (2) / Koiak 5: Martyrdom of St. Victor</w:t>
            </w:r>
            <w:r w:rsidR="00B50C35">
              <w:rPr>
                <w:noProof/>
                <w:webHidden/>
              </w:rPr>
              <w:tab/>
            </w:r>
            <w:r w:rsidR="00B50C35">
              <w:rPr>
                <w:noProof/>
                <w:webHidden/>
              </w:rPr>
              <w:fldChar w:fldCharType="begin"/>
            </w:r>
            <w:r w:rsidR="00B50C35">
              <w:rPr>
                <w:noProof/>
                <w:webHidden/>
              </w:rPr>
              <w:instrText xml:space="preserve"> PAGEREF _Toc437373137 \h </w:instrText>
            </w:r>
            <w:r w:rsidR="00B50C35">
              <w:rPr>
                <w:noProof/>
                <w:webHidden/>
              </w:rPr>
            </w:r>
            <w:r w:rsidR="00B50C35">
              <w:rPr>
                <w:noProof/>
                <w:webHidden/>
              </w:rPr>
              <w:fldChar w:fldCharType="separate"/>
            </w:r>
            <w:r w:rsidR="00B50C35">
              <w:rPr>
                <w:noProof/>
                <w:webHidden/>
              </w:rPr>
              <w:t>638</w:t>
            </w:r>
            <w:r w:rsidR="00B50C35">
              <w:rPr>
                <w:noProof/>
                <w:webHidden/>
              </w:rPr>
              <w:fldChar w:fldCharType="end"/>
            </w:r>
          </w:hyperlink>
        </w:p>
        <w:p w14:paraId="1BBE8CE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8" w:history="1">
            <w:r w:rsidR="00B50C35" w:rsidRPr="004D3277">
              <w:rPr>
                <w:rStyle w:val="Hyperlink"/>
                <w:noProof/>
              </w:rPr>
              <w:t>December 2 (3) / Koiak 6: Pope Abraam the Syrian</w:t>
            </w:r>
            <w:r w:rsidR="00B50C35">
              <w:rPr>
                <w:noProof/>
                <w:webHidden/>
              </w:rPr>
              <w:tab/>
            </w:r>
            <w:r w:rsidR="00B50C35">
              <w:rPr>
                <w:noProof/>
                <w:webHidden/>
              </w:rPr>
              <w:fldChar w:fldCharType="begin"/>
            </w:r>
            <w:r w:rsidR="00B50C35">
              <w:rPr>
                <w:noProof/>
                <w:webHidden/>
              </w:rPr>
              <w:instrText xml:space="preserve"> PAGEREF _Toc437373138 \h </w:instrText>
            </w:r>
            <w:r w:rsidR="00B50C35">
              <w:rPr>
                <w:noProof/>
                <w:webHidden/>
              </w:rPr>
            </w:r>
            <w:r w:rsidR="00B50C35">
              <w:rPr>
                <w:noProof/>
                <w:webHidden/>
              </w:rPr>
              <w:fldChar w:fldCharType="separate"/>
            </w:r>
            <w:r w:rsidR="00B50C35">
              <w:rPr>
                <w:noProof/>
                <w:webHidden/>
              </w:rPr>
              <w:t>639</w:t>
            </w:r>
            <w:r w:rsidR="00B50C35">
              <w:rPr>
                <w:noProof/>
                <w:webHidden/>
              </w:rPr>
              <w:fldChar w:fldCharType="end"/>
            </w:r>
          </w:hyperlink>
        </w:p>
        <w:p w14:paraId="7831784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39" w:history="1">
            <w:r w:rsidR="00B50C35" w:rsidRPr="004D3277">
              <w:rPr>
                <w:rStyle w:val="Hyperlink"/>
                <w:noProof/>
              </w:rPr>
              <w:t>December 4 (5) / Koiak 8: The Martyrdom of Sts. Barbara and Juliana</w:t>
            </w:r>
            <w:r w:rsidR="00B50C35">
              <w:rPr>
                <w:noProof/>
                <w:webHidden/>
              </w:rPr>
              <w:tab/>
            </w:r>
            <w:r w:rsidR="00B50C35">
              <w:rPr>
                <w:noProof/>
                <w:webHidden/>
              </w:rPr>
              <w:fldChar w:fldCharType="begin"/>
            </w:r>
            <w:r w:rsidR="00B50C35">
              <w:rPr>
                <w:noProof/>
                <w:webHidden/>
              </w:rPr>
              <w:instrText xml:space="preserve"> PAGEREF _Toc437373139 \h </w:instrText>
            </w:r>
            <w:r w:rsidR="00B50C35">
              <w:rPr>
                <w:noProof/>
                <w:webHidden/>
              </w:rPr>
            </w:r>
            <w:r w:rsidR="00B50C35">
              <w:rPr>
                <w:noProof/>
                <w:webHidden/>
              </w:rPr>
              <w:fldChar w:fldCharType="separate"/>
            </w:r>
            <w:r w:rsidR="00B50C35">
              <w:rPr>
                <w:noProof/>
                <w:webHidden/>
              </w:rPr>
              <w:t>640</w:t>
            </w:r>
            <w:r w:rsidR="00B50C35">
              <w:rPr>
                <w:noProof/>
                <w:webHidden/>
              </w:rPr>
              <w:fldChar w:fldCharType="end"/>
            </w:r>
          </w:hyperlink>
        </w:p>
        <w:p w14:paraId="1CE0124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0" w:history="1">
            <w:r w:rsidR="00B50C35" w:rsidRPr="004D3277">
              <w:rPr>
                <w:rStyle w:val="Hyperlink"/>
                <w:noProof/>
              </w:rPr>
              <w:t>December 4 (5) / Koiak 8: Also St. Samuel the Confessor</w:t>
            </w:r>
            <w:r w:rsidR="00B50C35">
              <w:rPr>
                <w:noProof/>
                <w:webHidden/>
              </w:rPr>
              <w:tab/>
            </w:r>
            <w:r w:rsidR="00B50C35">
              <w:rPr>
                <w:noProof/>
                <w:webHidden/>
              </w:rPr>
              <w:fldChar w:fldCharType="begin"/>
            </w:r>
            <w:r w:rsidR="00B50C35">
              <w:rPr>
                <w:noProof/>
                <w:webHidden/>
              </w:rPr>
              <w:instrText xml:space="preserve"> PAGEREF _Toc437373140 \h </w:instrText>
            </w:r>
            <w:r w:rsidR="00B50C35">
              <w:rPr>
                <w:noProof/>
                <w:webHidden/>
              </w:rPr>
            </w:r>
            <w:r w:rsidR="00B50C35">
              <w:rPr>
                <w:noProof/>
                <w:webHidden/>
              </w:rPr>
              <w:fldChar w:fldCharType="separate"/>
            </w:r>
            <w:r w:rsidR="00B50C35">
              <w:rPr>
                <w:noProof/>
                <w:webHidden/>
              </w:rPr>
              <w:t>641</w:t>
            </w:r>
            <w:r w:rsidR="00B50C35">
              <w:rPr>
                <w:noProof/>
                <w:webHidden/>
              </w:rPr>
              <w:fldChar w:fldCharType="end"/>
            </w:r>
          </w:hyperlink>
        </w:p>
        <w:p w14:paraId="5B295F7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1" w:history="1">
            <w:r w:rsidR="00B50C35" w:rsidRPr="004D3277">
              <w:rPr>
                <w:rStyle w:val="Hyperlink"/>
                <w:noProof/>
              </w:rPr>
              <w:t>December 6 (7) / Koiak 10: Relocation of St. Severus’ Relics</w:t>
            </w:r>
            <w:r w:rsidR="00B50C35">
              <w:rPr>
                <w:noProof/>
                <w:webHidden/>
              </w:rPr>
              <w:tab/>
            </w:r>
            <w:r w:rsidR="00B50C35">
              <w:rPr>
                <w:noProof/>
                <w:webHidden/>
              </w:rPr>
              <w:fldChar w:fldCharType="begin"/>
            </w:r>
            <w:r w:rsidR="00B50C35">
              <w:rPr>
                <w:noProof/>
                <w:webHidden/>
              </w:rPr>
              <w:instrText xml:space="preserve"> PAGEREF _Toc437373141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D4145B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2" w:history="1">
            <w:r w:rsidR="00B50C35" w:rsidRPr="004D3277">
              <w:rPr>
                <w:rStyle w:val="Hyperlink"/>
                <w:noProof/>
              </w:rPr>
              <w:t>December 8 (9) / Koiak 12: Commemoration of Archangel Michael</w:t>
            </w:r>
            <w:r w:rsidR="00B50C35">
              <w:rPr>
                <w:noProof/>
                <w:webHidden/>
              </w:rPr>
              <w:tab/>
            </w:r>
            <w:r w:rsidR="00B50C35">
              <w:rPr>
                <w:noProof/>
                <w:webHidden/>
              </w:rPr>
              <w:fldChar w:fldCharType="begin"/>
            </w:r>
            <w:r w:rsidR="00B50C35">
              <w:rPr>
                <w:noProof/>
                <w:webHidden/>
              </w:rPr>
              <w:instrText xml:space="preserve"> PAGEREF _Toc437373142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2C1CF26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3" w:history="1">
            <w:r w:rsidR="00B50C35" w:rsidRPr="004D3277">
              <w:rPr>
                <w:rStyle w:val="Hyperlink"/>
                <w:noProof/>
              </w:rPr>
              <w:t>December 17 (18) / Koiak 21: Commemoration of the Theotokos</w:t>
            </w:r>
            <w:r w:rsidR="00B50C35">
              <w:rPr>
                <w:noProof/>
                <w:webHidden/>
              </w:rPr>
              <w:tab/>
            </w:r>
            <w:r w:rsidR="00B50C35">
              <w:rPr>
                <w:noProof/>
                <w:webHidden/>
              </w:rPr>
              <w:fldChar w:fldCharType="begin"/>
            </w:r>
            <w:r w:rsidR="00B50C35">
              <w:rPr>
                <w:noProof/>
                <w:webHidden/>
              </w:rPr>
              <w:instrText xml:space="preserve"> PAGEREF _Toc437373143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6D8CEAC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4" w:history="1">
            <w:r w:rsidR="00B50C35" w:rsidRPr="004D3277">
              <w:rPr>
                <w:rStyle w:val="Hyperlink"/>
                <w:noProof/>
              </w:rPr>
              <w:t>December 17 (18) / Koiak 21: Also the Martyrdom of St. Barnabas, one of the Seventy Two</w:t>
            </w:r>
            <w:r w:rsidR="00B50C35">
              <w:rPr>
                <w:noProof/>
                <w:webHidden/>
              </w:rPr>
              <w:tab/>
            </w:r>
            <w:r w:rsidR="00B50C35">
              <w:rPr>
                <w:noProof/>
                <w:webHidden/>
              </w:rPr>
              <w:fldChar w:fldCharType="begin"/>
            </w:r>
            <w:r w:rsidR="00B50C35">
              <w:rPr>
                <w:noProof/>
                <w:webHidden/>
              </w:rPr>
              <w:instrText xml:space="preserve"> PAGEREF _Toc437373144 \h </w:instrText>
            </w:r>
            <w:r w:rsidR="00B50C35">
              <w:rPr>
                <w:noProof/>
                <w:webHidden/>
              </w:rPr>
            </w:r>
            <w:r w:rsidR="00B50C35">
              <w:rPr>
                <w:noProof/>
                <w:webHidden/>
              </w:rPr>
              <w:fldChar w:fldCharType="separate"/>
            </w:r>
            <w:r w:rsidR="00B50C35">
              <w:rPr>
                <w:noProof/>
                <w:webHidden/>
              </w:rPr>
              <w:t>642</w:t>
            </w:r>
            <w:r w:rsidR="00B50C35">
              <w:rPr>
                <w:noProof/>
                <w:webHidden/>
              </w:rPr>
              <w:fldChar w:fldCharType="end"/>
            </w:r>
          </w:hyperlink>
        </w:p>
        <w:p w14:paraId="5216DFE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5" w:history="1">
            <w:r w:rsidR="00B50C35" w:rsidRPr="004D3277">
              <w:rPr>
                <w:rStyle w:val="Hyperlink"/>
                <w:noProof/>
              </w:rPr>
              <w:t>December 18 (19) / Koiak 22: Archangel Gabriel (Consecration)</w:t>
            </w:r>
            <w:r w:rsidR="00B50C35">
              <w:rPr>
                <w:noProof/>
                <w:webHidden/>
              </w:rPr>
              <w:tab/>
            </w:r>
            <w:r w:rsidR="00B50C35">
              <w:rPr>
                <w:noProof/>
                <w:webHidden/>
              </w:rPr>
              <w:fldChar w:fldCharType="begin"/>
            </w:r>
            <w:r w:rsidR="00B50C35">
              <w:rPr>
                <w:noProof/>
                <w:webHidden/>
              </w:rPr>
              <w:instrText xml:space="preserve"> PAGEREF _Toc437373145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5299840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6" w:history="1">
            <w:r w:rsidR="00B50C35" w:rsidRPr="004D3277">
              <w:rPr>
                <w:rStyle w:val="Hyperlink"/>
                <w:noProof/>
              </w:rPr>
              <w:t>December 20 (21) / Koiak 24: The Birth of St. Takle Haymanot</w:t>
            </w:r>
            <w:r w:rsidR="00B50C35">
              <w:rPr>
                <w:noProof/>
                <w:webHidden/>
              </w:rPr>
              <w:tab/>
            </w:r>
            <w:r w:rsidR="00B50C35">
              <w:rPr>
                <w:noProof/>
                <w:webHidden/>
              </w:rPr>
              <w:fldChar w:fldCharType="begin"/>
            </w:r>
            <w:r w:rsidR="00B50C35">
              <w:rPr>
                <w:noProof/>
                <w:webHidden/>
              </w:rPr>
              <w:instrText xml:space="preserve"> PAGEREF _Toc437373146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6669EC5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7" w:history="1">
            <w:r w:rsidR="00B50C35" w:rsidRPr="004D3277">
              <w:rPr>
                <w:rStyle w:val="Hyperlink"/>
                <w:noProof/>
              </w:rPr>
              <w:t>December 21 (22) / Koiak 25: St. John Kami</w:t>
            </w:r>
            <w:r w:rsidR="00B50C35">
              <w:rPr>
                <w:noProof/>
                <w:webHidden/>
              </w:rPr>
              <w:tab/>
            </w:r>
            <w:r w:rsidR="00B50C35">
              <w:rPr>
                <w:noProof/>
                <w:webHidden/>
              </w:rPr>
              <w:fldChar w:fldCharType="begin"/>
            </w:r>
            <w:r w:rsidR="00B50C35">
              <w:rPr>
                <w:noProof/>
                <w:webHidden/>
              </w:rPr>
              <w:instrText xml:space="preserve"> PAGEREF _Toc437373147 \h </w:instrText>
            </w:r>
            <w:r w:rsidR="00B50C35">
              <w:rPr>
                <w:noProof/>
                <w:webHidden/>
              </w:rPr>
            </w:r>
            <w:r w:rsidR="00B50C35">
              <w:rPr>
                <w:noProof/>
                <w:webHidden/>
              </w:rPr>
              <w:fldChar w:fldCharType="separate"/>
            </w:r>
            <w:r w:rsidR="00B50C35">
              <w:rPr>
                <w:noProof/>
                <w:webHidden/>
              </w:rPr>
              <w:t>643</w:t>
            </w:r>
            <w:r w:rsidR="00B50C35">
              <w:rPr>
                <w:noProof/>
                <w:webHidden/>
              </w:rPr>
              <w:fldChar w:fldCharType="end"/>
            </w:r>
          </w:hyperlink>
        </w:p>
        <w:p w14:paraId="089C6E2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8" w:history="1">
            <w:r w:rsidR="00B50C35" w:rsidRPr="004D3277">
              <w:rPr>
                <w:rStyle w:val="Hyperlink"/>
                <w:noProof/>
              </w:rPr>
              <w:t>December 24 (25) / Koiak 28: Nativity Preparation Day</w:t>
            </w:r>
            <w:r w:rsidR="00B50C35">
              <w:rPr>
                <w:noProof/>
                <w:webHidden/>
              </w:rPr>
              <w:tab/>
            </w:r>
            <w:r w:rsidR="00B50C35">
              <w:rPr>
                <w:noProof/>
                <w:webHidden/>
              </w:rPr>
              <w:fldChar w:fldCharType="begin"/>
            </w:r>
            <w:r w:rsidR="00B50C35">
              <w:rPr>
                <w:noProof/>
                <w:webHidden/>
              </w:rPr>
              <w:instrText xml:space="preserve"> PAGEREF _Toc437373148 \h </w:instrText>
            </w:r>
            <w:r w:rsidR="00B50C35">
              <w:rPr>
                <w:noProof/>
                <w:webHidden/>
              </w:rPr>
            </w:r>
            <w:r w:rsidR="00B50C35">
              <w:rPr>
                <w:noProof/>
                <w:webHidden/>
              </w:rPr>
              <w:fldChar w:fldCharType="separate"/>
            </w:r>
            <w:r w:rsidR="00B50C35">
              <w:rPr>
                <w:noProof/>
                <w:webHidden/>
              </w:rPr>
              <w:t>644</w:t>
            </w:r>
            <w:r w:rsidR="00B50C35">
              <w:rPr>
                <w:noProof/>
                <w:webHidden/>
              </w:rPr>
              <w:fldChar w:fldCharType="end"/>
            </w:r>
          </w:hyperlink>
        </w:p>
        <w:p w14:paraId="743A3F2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49" w:history="1">
            <w:r w:rsidR="00B50C35" w:rsidRPr="004D3277">
              <w:rPr>
                <w:rStyle w:val="Hyperlink"/>
                <w:noProof/>
              </w:rPr>
              <w:t>December 25 (26) / Koiak 29: The Feast of the Nativity</w:t>
            </w:r>
            <w:r w:rsidR="00B50C35">
              <w:rPr>
                <w:noProof/>
                <w:webHidden/>
              </w:rPr>
              <w:tab/>
            </w:r>
            <w:r w:rsidR="00B50C35">
              <w:rPr>
                <w:noProof/>
                <w:webHidden/>
              </w:rPr>
              <w:fldChar w:fldCharType="begin"/>
            </w:r>
            <w:r w:rsidR="00B50C35">
              <w:rPr>
                <w:noProof/>
                <w:webHidden/>
              </w:rPr>
              <w:instrText xml:space="preserve"> PAGEREF _Toc437373149 \h </w:instrText>
            </w:r>
            <w:r w:rsidR="00B50C35">
              <w:rPr>
                <w:noProof/>
                <w:webHidden/>
              </w:rPr>
            </w:r>
            <w:r w:rsidR="00B50C35">
              <w:rPr>
                <w:noProof/>
                <w:webHidden/>
              </w:rPr>
              <w:fldChar w:fldCharType="separate"/>
            </w:r>
            <w:r w:rsidR="00B50C35">
              <w:rPr>
                <w:noProof/>
                <w:webHidden/>
              </w:rPr>
              <w:t>646</w:t>
            </w:r>
            <w:r w:rsidR="00B50C35">
              <w:rPr>
                <w:noProof/>
                <w:webHidden/>
              </w:rPr>
              <w:fldChar w:fldCharType="end"/>
            </w:r>
          </w:hyperlink>
        </w:p>
        <w:p w14:paraId="7996BB5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0" w:history="1">
            <w:r w:rsidR="00B50C35" w:rsidRPr="004D3277">
              <w:rPr>
                <w:rStyle w:val="Hyperlink"/>
                <w:noProof/>
              </w:rPr>
              <w:t>December 26 (27) / Koiak 30: The Second Day of the Feast of the Nativity</w:t>
            </w:r>
            <w:r w:rsidR="00B50C35">
              <w:rPr>
                <w:noProof/>
                <w:webHidden/>
              </w:rPr>
              <w:tab/>
            </w:r>
            <w:r w:rsidR="00B50C35">
              <w:rPr>
                <w:noProof/>
                <w:webHidden/>
              </w:rPr>
              <w:fldChar w:fldCharType="begin"/>
            </w:r>
            <w:r w:rsidR="00B50C35">
              <w:rPr>
                <w:noProof/>
                <w:webHidden/>
              </w:rPr>
              <w:instrText xml:space="preserve"> PAGEREF _Toc437373150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269D437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1" w:history="1">
            <w:r w:rsidR="00B50C35" w:rsidRPr="004D3277">
              <w:rPr>
                <w:rStyle w:val="Hyperlink"/>
                <w:noProof/>
              </w:rPr>
              <w:t>December 27 (28) / Tobi 1: St. Stephen Day</w:t>
            </w:r>
            <w:r w:rsidR="00B50C35">
              <w:rPr>
                <w:noProof/>
                <w:webHidden/>
              </w:rPr>
              <w:tab/>
            </w:r>
            <w:r w:rsidR="00B50C35">
              <w:rPr>
                <w:noProof/>
                <w:webHidden/>
              </w:rPr>
              <w:fldChar w:fldCharType="begin"/>
            </w:r>
            <w:r w:rsidR="00B50C35">
              <w:rPr>
                <w:noProof/>
                <w:webHidden/>
              </w:rPr>
              <w:instrText xml:space="preserve"> PAGEREF _Toc437373151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7A32A7E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2" w:history="1">
            <w:r w:rsidR="00B50C35" w:rsidRPr="004D3277">
              <w:rPr>
                <w:rStyle w:val="Hyperlink"/>
                <w:noProof/>
              </w:rPr>
              <w:t>December 29 (30) / Tobi 3: The One Hundred and Forty Four Thousand</w:t>
            </w:r>
            <w:r w:rsidR="00B50C35">
              <w:rPr>
                <w:noProof/>
                <w:webHidden/>
              </w:rPr>
              <w:tab/>
            </w:r>
            <w:r w:rsidR="00B50C35">
              <w:rPr>
                <w:noProof/>
                <w:webHidden/>
              </w:rPr>
              <w:fldChar w:fldCharType="begin"/>
            </w:r>
            <w:r w:rsidR="00B50C35">
              <w:rPr>
                <w:noProof/>
                <w:webHidden/>
              </w:rPr>
              <w:instrText xml:space="preserve"> PAGEREF _Toc437373152 \h </w:instrText>
            </w:r>
            <w:r w:rsidR="00B50C35">
              <w:rPr>
                <w:noProof/>
                <w:webHidden/>
              </w:rPr>
            </w:r>
            <w:r w:rsidR="00B50C35">
              <w:rPr>
                <w:noProof/>
                <w:webHidden/>
              </w:rPr>
              <w:fldChar w:fldCharType="separate"/>
            </w:r>
            <w:r w:rsidR="00B50C35">
              <w:rPr>
                <w:noProof/>
                <w:webHidden/>
              </w:rPr>
              <w:t>682</w:t>
            </w:r>
            <w:r w:rsidR="00B50C35">
              <w:rPr>
                <w:noProof/>
                <w:webHidden/>
              </w:rPr>
              <w:fldChar w:fldCharType="end"/>
            </w:r>
          </w:hyperlink>
        </w:p>
        <w:p w14:paraId="04609AD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3" w:history="1">
            <w:r w:rsidR="00B50C35" w:rsidRPr="004D3277">
              <w:rPr>
                <w:rStyle w:val="Hyperlink"/>
                <w:noProof/>
              </w:rPr>
              <w:t>December 30 (31) / Tobi 4: St. John the Evangelist</w:t>
            </w:r>
            <w:r w:rsidR="00B50C35">
              <w:rPr>
                <w:noProof/>
                <w:webHidden/>
              </w:rPr>
              <w:tab/>
            </w:r>
            <w:r w:rsidR="00B50C35">
              <w:rPr>
                <w:noProof/>
                <w:webHidden/>
              </w:rPr>
              <w:fldChar w:fldCharType="begin"/>
            </w:r>
            <w:r w:rsidR="00B50C35">
              <w:rPr>
                <w:noProof/>
                <w:webHidden/>
              </w:rPr>
              <w:instrText xml:space="preserve"> PAGEREF _Toc437373153 \h </w:instrText>
            </w:r>
            <w:r w:rsidR="00B50C35">
              <w:rPr>
                <w:noProof/>
                <w:webHidden/>
              </w:rPr>
            </w:r>
            <w:r w:rsidR="00B50C35">
              <w:rPr>
                <w:noProof/>
                <w:webHidden/>
              </w:rPr>
              <w:fldChar w:fldCharType="separate"/>
            </w:r>
            <w:r w:rsidR="00B50C35">
              <w:rPr>
                <w:noProof/>
                <w:webHidden/>
              </w:rPr>
              <w:t>683</w:t>
            </w:r>
            <w:r w:rsidR="00B50C35">
              <w:rPr>
                <w:noProof/>
                <w:webHidden/>
              </w:rPr>
              <w:fldChar w:fldCharType="end"/>
            </w:r>
          </w:hyperlink>
        </w:p>
        <w:p w14:paraId="18168135" w14:textId="6C602948"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230"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2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231"/>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231"/>
            <w:r>
              <w:rPr>
                <w:rStyle w:val="CommentReference"/>
                <w:rFonts w:ascii="Times New Roman" w:eastAsiaTheme="minorHAnsi" w:hAnsi="Times New Roman" w:cstheme="minorBidi"/>
                <w:color w:val="auto"/>
              </w:rPr>
              <w:commentReference w:id="1231"/>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232"/>
            <w:r>
              <w:t xml:space="preserve">Announced </w:t>
            </w:r>
            <w:commentRangeEnd w:id="1232"/>
            <w:r>
              <w:rPr>
                <w:rStyle w:val="CommentReference"/>
                <w:rFonts w:ascii="Times New Roman" w:eastAsiaTheme="minorHAnsi" w:hAnsi="Times New Roman" w:cstheme="minorBidi"/>
                <w:color w:val="auto"/>
              </w:rPr>
              <w:commentReference w:id="1232"/>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499"/>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233"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2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234" w:name="_Ref434478867"/>
      <w:r>
        <w:t xml:space="preserve">The Third Doxology of December or </w:t>
      </w:r>
      <w:r w:rsidRPr="006C0F49">
        <w:rPr>
          <w:rFonts w:ascii="FreeSerifAvvaShenouda" w:hAnsi="FreeSerifAvvaShenouda" w:cs="FreeSerifAvvaShenouda"/>
        </w:rPr>
        <w:t>Ⲕⲟⲓⲁϩⲕ</w:t>
      </w:r>
      <w:bookmarkEnd w:id="12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lastRenderedPageBreak/>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500"/>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235" w:name="_Ref434478878"/>
      <w:r>
        <w:t xml:space="preserve">The Fourth Doxology of December or </w:t>
      </w:r>
      <w:r w:rsidRPr="006C0F49">
        <w:rPr>
          <w:rFonts w:ascii="FreeSerifAvvaShenouda" w:hAnsi="FreeSerifAvvaShenouda" w:cs="FreeSerifAvvaShenouda"/>
        </w:rPr>
        <w:t>Ⲕⲟⲓⲁϩⲕ</w:t>
      </w:r>
      <w:bookmarkEnd w:id="12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236"/>
            <w:r>
              <w:t>He raised us with a new invitation.</w:t>
            </w:r>
            <w:commentRangeEnd w:id="1236"/>
            <w:r>
              <w:rPr>
                <w:rStyle w:val="CommentReference"/>
                <w:rFonts w:ascii="Times New Roman" w:eastAsiaTheme="minorHAnsi" w:hAnsi="Times New Roman" w:cstheme="minorBidi"/>
                <w:color w:val="auto"/>
              </w:rPr>
              <w:commentReference w:id="1236"/>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237"/>
            <w:r>
              <w:t>Bride</w:t>
            </w:r>
            <w:commentRangeEnd w:id="1237"/>
            <w:r>
              <w:rPr>
                <w:rStyle w:val="CommentReference"/>
                <w:rFonts w:ascii="Times New Roman" w:eastAsiaTheme="minorHAnsi" w:hAnsi="Times New Roman" w:cstheme="minorBidi"/>
                <w:color w:val="auto"/>
              </w:rPr>
              <w:commentReference w:id="1237"/>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238" w:name="_Ref434478888"/>
      <w:r>
        <w:t xml:space="preserve">The Fifth Doxology of December or </w:t>
      </w:r>
      <w:r w:rsidRPr="006C0F49">
        <w:rPr>
          <w:rFonts w:ascii="FreeSerifAvvaShenouda" w:hAnsi="FreeSerifAvvaShenouda" w:cs="FreeSerifAvvaShenouda"/>
        </w:rPr>
        <w:t>Ⲕⲟⲓⲁϩⲕ</w:t>
      </w:r>
      <w:bookmarkEnd w:id="12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501"/>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239" w:name="_Ref434478907"/>
      <w:r>
        <w:t xml:space="preserve">The Sixth Doxology of December or </w:t>
      </w:r>
      <w:r w:rsidRPr="006C0F49">
        <w:rPr>
          <w:rFonts w:ascii="FreeSerifAvvaShenouda" w:hAnsi="FreeSerifAvvaShenouda" w:cs="FreeSerifAvvaShenouda"/>
        </w:rPr>
        <w:t>Ⲕⲟⲓⲁϩⲕ</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77777777" w:rsidR="00A66A9A" w:rsidRDefault="00A66A9A" w:rsidP="00A66A9A">
            <w:pPr>
              <w:pStyle w:val="EngHang"/>
            </w:pPr>
            <w:r>
              <w:t>His Name is blessed and sweat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240"/>
            <w:r>
              <w:t xml:space="preserve">return </w:t>
            </w:r>
            <w:commentRangeEnd w:id="1240"/>
            <w:r>
              <w:rPr>
                <w:rStyle w:val="CommentReference"/>
              </w:rPr>
              <w:commentReference w:id="1240"/>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lastRenderedPageBreak/>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241"/>
            <w:r>
              <w:t xml:space="preserve">confirmation </w:t>
            </w:r>
            <w:commentRangeEnd w:id="1241"/>
            <w:r>
              <w:rPr>
                <w:rStyle w:val="CommentReference"/>
              </w:rPr>
              <w:commentReference w:id="1241"/>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242" w:name="_Ref434478922"/>
      <w:r>
        <w:lastRenderedPageBreak/>
        <w:t xml:space="preserve">The Doxology of Archangel Gabriel for December or </w:t>
      </w:r>
      <w:r w:rsidRPr="006C0F49">
        <w:rPr>
          <w:rFonts w:ascii="FreeSerifAvvaShenouda" w:hAnsi="FreeSerifAvvaShenouda" w:cs="FreeSerifAvvaShenouda"/>
        </w:rPr>
        <w:t>Ⲕⲟⲓⲁϩⲕ</w:t>
      </w:r>
      <w:bookmarkEnd w:id="12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243"/>
            <w:r>
              <w:t>Angel-evangel of Good News</w:t>
            </w:r>
            <w:commentRangeEnd w:id="1243"/>
            <w:r>
              <w:rPr>
                <w:rStyle w:val="CommentReference"/>
                <w:rFonts w:ascii="Times New Roman" w:eastAsiaTheme="minorHAnsi" w:hAnsi="Times New Roman" w:cstheme="minorBidi"/>
                <w:color w:val="auto"/>
              </w:rPr>
              <w:commentReference w:id="1243"/>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244"/>
            <w:r>
              <w:t>Hail, O full of grace</w:t>
            </w:r>
            <w:commentRangeEnd w:id="1244"/>
            <w:r>
              <w:rPr>
                <w:rStyle w:val="CommentReference"/>
                <w:rFonts w:ascii="Times New Roman" w:eastAsiaTheme="minorHAnsi" w:hAnsi="Times New Roman" w:cstheme="minorBidi"/>
                <w:color w:val="auto"/>
              </w:rPr>
              <w:commentReference w:id="1244"/>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245"/>
            <w:r>
              <w:t>Angel-Evangel</w:t>
            </w:r>
            <w:commentRangeEnd w:id="1245"/>
            <w:r>
              <w:rPr>
                <w:rStyle w:val="CommentReference"/>
                <w:rFonts w:ascii="Times New Roman" w:eastAsiaTheme="minorHAnsi" w:hAnsi="Times New Roman" w:cstheme="minorBidi"/>
                <w:color w:val="auto"/>
              </w:rPr>
              <w:commentReference w:id="1245"/>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246" w:name="_Ref434564112"/>
      <w:bookmarkStart w:id="1247" w:name="_Toc437373137"/>
      <w:bookmarkStart w:id="1248" w:name="_Toc410196203"/>
      <w:bookmarkStart w:id="1249" w:name="_Toc410196445"/>
      <w:bookmarkStart w:id="1250" w:name="_Toc410196947"/>
      <w:r>
        <w:lastRenderedPageBreak/>
        <w:t>December 1 (2) / Koiak 5: Martyrdom of St. Victor</w:t>
      </w:r>
      <w:bookmarkEnd w:id="1246"/>
      <w:bookmarkEnd w:id="1247"/>
    </w:p>
    <w:p w14:paraId="5851AA48" w14:textId="77777777" w:rsidR="00253C5F" w:rsidRDefault="00253C5F" w:rsidP="00253C5F">
      <w:pPr>
        <w:pStyle w:val="Heading4"/>
      </w:pPr>
      <w:bookmarkStart w:id="1251" w:name="_Ref434489590"/>
      <w:r>
        <w:t>The Doxology</w:t>
      </w:r>
      <w:r w:rsidR="00B46E6E">
        <w:t xml:space="preserve"> for St. Victor</w:t>
      </w:r>
      <w:bookmarkEnd w:id="12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252"/>
            <w:r>
              <w:t>saint</w:t>
            </w:r>
            <w:commentRangeEnd w:id="1252"/>
            <w:r>
              <w:rPr>
                <w:rStyle w:val="CommentReference"/>
                <w:rFonts w:ascii="Times New Roman" w:eastAsiaTheme="minorHAnsi" w:hAnsi="Times New Roman" w:cstheme="minorBidi"/>
                <w:color w:val="auto"/>
              </w:rPr>
              <w:commentReference w:id="1252"/>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3C219B98" w14:textId="77777777" w:rsidR="00F416C6" w:rsidRDefault="00F416C6" w:rsidP="00F416C6">
      <w:pPr>
        <w:pStyle w:val="Heading3"/>
      </w:pPr>
      <w:bookmarkStart w:id="1253" w:name="_Toc437373138"/>
      <w:r>
        <w:lastRenderedPageBreak/>
        <w:t>December 2 (3) / Koiak 6: Pope Abraam the Syrian</w:t>
      </w:r>
      <w:bookmarkEnd w:id="1253"/>
    </w:p>
    <w:p w14:paraId="705AECE8" w14:textId="77777777" w:rsidR="00F416C6" w:rsidRDefault="00F416C6" w:rsidP="00F416C6">
      <w:pPr>
        <w:pStyle w:val="Heading4"/>
      </w:pPr>
      <w:bookmarkStart w:id="1254" w:name="_Ref434492343"/>
      <w:r>
        <w:t>The Doxology of St. Simon the Tanner</w:t>
      </w:r>
      <w:r>
        <w:rPr>
          <w:rStyle w:val="FootnoteReference"/>
        </w:rPr>
        <w:footnoteReference w:id="502"/>
      </w:r>
      <w:bookmarkEnd w:id="12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lastRenderedPageBreak/>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503"/>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255" w:name="_Toc437373139"/>
      <w:r>
        <w:t xml:space="preserve">December 4 (5) / Koiak 8: </w:t>
      </w:r>
      <w:r w:rsidR="00743CE8">
        <w:t xml:space="preserve">The Martyrdom of </w:t>
      </w:r>
      <w:r>
        <w:t>Sts. Barbara and Juliana</w:t>
      </w:r>
      <w:bookmarkEnd w:id="1255"/>
    </w:p>
    <w:p w14:paraId="1D4A5115" w14:textId="77777777" w:rsidR="00FF5FF3" w:rsidRDefault="00FF5FF3" w:rsidP="00FF5FF3">
      <w:pPr>
        <w:pStyle w:val="Heading4"/>
      </w:pPr>
      <w:bookmarkStart w:id="1256" w:name="_Ref434490169"/>
      <w:r>
        <w:t>The Doxology</w:t>
      </w:r>
      <w:r w:rsidR="00B46E6E">
        <w:t xml:space="preserve"> for Sts. Barbara and Juliana</w:t>
      </w:r>
      <w:bookmarkEnd w:id="12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lastRenderedPageBreak/>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38A50CC4" w14:textId="77777777" w:rsidR="00743CE8" w:rsidRDefault="00743CE8" w:rsidP="00743CE8">
      <w:pPr>
        <w:pStyle w:val="Heading3"/>
      </w:pPr>
      <w:bookmarkStart w:id="1257" w:name="_Toc437373140"/>
      <w:r>
        <w:t>December 4 (5) / Koiak 8: Also St. Samuel the Confessor</w:t>
      </w:r>
      <w:bookmarkEnd w:id="1257"/>
    </w:p>
    <w:p w14:paraId="2EE78AB4" w14:textId="77777777" w:rsidR="00224925" w:rsidRDefault="00224925" w:rsidP="00224925">
      <w:pPr>
        <w:pStyle w:val="Heading4"/>
      </w:pPr>
      <w:bookmarkStart w:id="1258" w:name="_Ref434491260"/>
      <w:r>
        <w:t>The Doxology</w:t>
      </w:r>
      <w:r w:rsidR="00810F04">
        <w:t xml:space="preserve"> for St. Samuel the Confessor</w:t>
      </w:r>
      <w:bookmarkEnd w:id="12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77777777" w:rsidR="00224925" w:rsidRDefault="00224925" w:rsidP="002B038E">
            <w:pPr>
              <w:pStyle w:val="EngHangEnd"/>
            </w:pPr>
            <w:r w:rsidRPr="004764BD">
              <w:t xml:space="preserve">In the desert of </w:t>
            </w:r>
            <w:r>
              <w:t>Shiheet</w:t>
            </w:r>
            <w:r w:rsidRPr="004764BD">
              <w:rPr>
                <w:rStyle w:val="FootnoteReference"/>
              </w:rPr>
              <w:footnoteReference w:id="504"/>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505"/>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6A1B4BC3" w14:textId="77777777" w:rsidR="000274A5" w:rsidRDefault="000274A5" w:rsidP="000274A5">
      <w:pPr>
        <w:pStyle w:val="Heading3"/>
      </w:pPr>
      <w:bookmarkStart w:id="1269" w:name="_Toc437373141"/>
      <w:r>
        <w:t>December 6 (7) / Koiak 10: Relocation of St. Severus’ Relics</w:t>
      </w:r>
      <w:bookmarkEnd w:id="1269"/>
    </w:p>
    <w:p w14:paraId="34367220" w14:textId="77777777"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B50C35">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B50C35">
        <w:rPr>
          <w:noProof/>
        </w:rPr>
        <w:t>599</w:t>
      </w:r>
      <w:r w:rsidR="00191A26">
        <w:fldChar w:fldCharType="end"/>
      </w:r>
      <w:r w:rsidR="00191A26">
        <w:t>.</w:t>
      </w:r>
    </w:p>
    <w:p w14:paraId="27C4F9E3" w14:textId="77777777" w:rsidR="00B637D8" w:rsidRDefault="00B637D8" w:rsidP="00B637D8">
      <w:pPr>
        <w:pStyle w:val="Heading3"/>
      </w:pPr>
      <w:bookmarkStart w:id="1270" w:name="_Toc437373142"/>
      <w:r>
        <w:t>December 8 (9) / Koiak 12: Commemoration of Archangel Michael</w:t>
      </w:r>
      <w:bookmarkEnd w:id="1270"/>
    </w:p>
    <w:p w14:paraId="4AB33F26"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598A6BCC" w14:textId="77777777" w:rsidR="005329C1" w:rsidRDefault="005329C1" w:rsidP="005329C1">
      <w:pPr>
        <w:pStyle w:val="Heading3"/>
      </w:pPr>
      <w:bookmarkStart w:id="1271" w:name="_Toc437373143"/>
      <w:r>
        <w:t>December 17 (18) / Koiak 21: Commemoration of the Theotokos</w:t>
      </w:r>
      <w:bookmarkEnd w:id="1271"/>
    </w:p>
    <w:p w14:paraId="2E564687" w14:textId="446A1737"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EDC8594" w14:textId="77777777" w:rsidR="007F571C" w:rsidRDefault="007F571C" w:rsidP="007F571C">
      <w:pPr>
        <w:pStyle w:val="Heading3"/>
      </w:pPr>
      <w:bookmarkStart w:id="1272" w:name="_Toc437373144"/>
      <w:r>
        <w:t>December 17 (18) / Koiak 21: Also the Martyrdom of St. Barnabas, on</w:t>
      </w:r>
      <w:r w:rsidR="00743CE8">
        <w:t>e</w:t>
      </w:r>
      <w:r>
        <w:t xml:space="preserve"> of the Seventy Two</w:t>
      </w:r>
      <w:bookmarkEnd w:id="1272"/>
    </w:p>
    <w:p w14:paraId="2CFD651F" w14:textId="77777777" w:rsidR="007F571C" w:rsidRPr="007F571C"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01D0E63" w14:textId="77777777" w:rsidR="00CA0AB7" w:rsidRDefault="00CA0AB7" w:rsidP="00CA0AB7">
      <w:pPr>
        <w:pStyle w:val="Heading3"/>
      </w:pPr>
      <w:bookmarkStart w:id="1273" w:name="_Toc437373145"/>
      <w:r>
        <w:lastRenderedPageBreak/>
        <w:t>December 18 (19) / Koiak 22: Archangel Gabriel</w:t>
      </w:r>
      <w:r w:rsidR="00481AE5">
        <w:t xml:space="preserve"> (Consecration)</w:t>
      </w:r>
      <w:bookmarkEnd w:id="1273"/>
    </w:p>
    <w:p w14:paraId="45BDA150" w14:textId="77777777"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B50C35">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B50C35">
        <w:rPr>
          <w:noProof/>
        </w:rPr>
        <w:t>767</w:t>
      </w:r>
      <w:r w:rsidR="002409EF">
        <w:fldChar w:fldCharType="end"/>
      </w:r>
      <w:r>
        <w:t>.</w:t>
      </w:r>
    </w:p>
    <w:p w14:paraId="16E2607E" w14:textId="77777777" w:rsidR="009F60F1" w:rsidRDefault="009F60F1" w:rsidP="009F60F1">
      <w:pPr>
        <w:pStyle w:val="Heading3"/>
      </w:pPr>
      <w:bookmarkStart w:id="1274" w:name="_Toc437373146"/>
      <w:r>
        <w:t>December 20 (21) / Koiak 24: The Birth of St. Takle Haymanot</w:t>
      </w:r>
      <w:bookmarkEnd w:id="1274"/>
    </w:p>
    <w:p w14:paraId="059C80DE" w14:textId="77777777"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B50C35">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B50C35">
        <w:rPr>
          <w:noProof/>
        </w:rPr>
        <w:t>854</w:t>
      </w:r>
      <w:r w:rsidR="002409EF">
        <w:fldChar w:fldCharType="end"/>
      </w:r>
      <w:r>
        <w:t>.</w:t>
      </w:r>
    </w:p>
    <w:p w14:paraId="600875E0" w14:textId="77777777" w:rsidR="00FF5FF3" w:rsidRDefault="00FF5FF3" w:rsidP="00FF5FF3">
      <w:pPr>
        <w:pStyle w:val="Heading3"/>
      </w:pPr>
      <w:bookmarkStart w:id="1275" w:name="_Toc437373147"/>
      <w:r>
        <w:t>December 21 (22) / Koiak 25: St. John Kami</w:t>
      </w:r>
      <w:bookmarkEnd w:id="1275"/>
    </w:p>
    <w:p w14:paraId="3F9EF92D" w14:textId="77777777" w:rsidR="00810F04" w:rsidRPr="00810F04" w:rsidRDefault="00810F04" w:rsidP="00810F04">
      <w:pPr>
        <w:pStyle w:val="Heading4"/>
      </w:pPr>
      <w:bookmarkStart w:id="1276" w:name="_Ref434491108"/>
      <w:r>
        <w:t>The Doxology for St. John Kami</w:t>
      </w:r>
      <w:bookmarkEnd w:id="12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277" w:name="_Toc437373148"/>
      <w:r>
        <w:t>December 24 (25) / Koiak 28: Nativity Preparation Day</w:t>
      </w:r>
      <w:bookmarkEnd w:id="1277"/>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278" w:name="_Ref434477504"/>
      <w:r>
        <w:t>The Doxology</w:t>
      </w:r>
      <w:r w:rsidR="00E21EA3">
        <w:t xml:space="preserve"> for the Preparation Day of Nativity</w:t>
      </w:r>
      <w:bookmarkEnd w:id="12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lastRenderedPageBreak/>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lastRenderedPageBreak/>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2A2165A3" w14:textId="77777777" w:rsidR="00205EA4" w:rsidRDefault="00FF5FF3" w:rsidP="00495F1A">
      <w:pPr>
        <w:pStyle w:val="Heading3"/>
      </w:pPr>
      <w:bookmarkStart w:id="1279" w:name="_Toc437373149"/>
      <w:r>
        <w:t>December 25 (26) / Koiak 29: The Feast of the Nativity</w:t>
      </w:r>
      <w:bookmarkEnd w:id="1279"/>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280" w:name="_Ref434477532"/>
      <w:r>
        <w:t xml:space="preserve">The </w:t>
      </w:r>
      <w:r w:rsidR="00C33BEB">
        <w:t xml:space="preserve">First </w:t>
      </w:r>
      <w:r>
        <w:t>Doxology</w:t>
      </w:r>
      <w:r w:rsidR="00C33BEB">
        <w:t xml:space="preserve"> for Nativity</w:t>
      </w:r>
      <w:bookmarkEnd w:id="12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281" w:name="_Ref434477542"/>
      <w:r>
        <w:t>The Second Doxology for Nativity</w:t>
      </w:r>
      <w:bookmarkEnd w:id="12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282"/>
            <w:r>
              <w:t xml:space="preserve">rescued </w:t>
            </w:r>
            <w:commentRangeEnd w:id="1282"/>
            <w:r>
              <w:rPr>
                <w:rStyle w:val="CommentReference"/>
                <w:rFonts w:ascii="Times New Roman" w:eastAsiaTheme="minorHAnsi" w:hAnsi="Times New Roman" w:cstheme="minorBidi"/>
                <w:color w:val="auto"/>
              </w:rPr>
              <w:commentReference w:id="1282"/>
            </w:r>
            <w:r>
              <w:t>and saved us,</w:t>
            </w:r>
          </w:p>
          <w:p w14:paraId="372D1056" w14:textId="77777777" w:rsidR="00C33BEB" w:rsidRDefault="00C33BEB" w:rsidP="00C33BEB">
            <w:pPr>
              <w:pStyle w:val="EngHangEnd"/>
            </w:pPr>
            <w:commentRangeStart w:id="1283"/>
            <w:r>
              <w:t xml:space="preserve">We </w:t>
            </w:r>
            <w:commentRangeEnd w:id="1283"/>
            <w:r>
              <w:rPr>
                <w:rStyle w:val="CommentReference"/>
                <w:rFonts w:ascii="Times New Roman" w:eastAsiaTheme="minorHAnsi" w:hAnsi="Times New Roman" w:cstheme="minorBidi"/>
                <w:color w:val="auto"/>
              </w:rPr>
              <w:commentReference w:id="1283"/>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284" w:name="_Ref434477554"/>
      <w:r>
        <w:lastRenderedPageBreak/>
        <w:t>The Third Doxology for Nativity</w:t>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lastRenderedPageBreak/>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285" w:name="_Ref434475057"/>
      <w:r>
        <w:t>The Sunday Psali Adam</w:t>
      </w:r>
      <w:r w:rsidR="006C1B94">
        <w:t xml:space="preserve"> for Nativity</w:t>
      </w:r>
      <w:bookmarkEnd w:id="128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lastRenderedPageBreak/>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286" w:name="_Ref434475083"/>
      <w:r>
        <w:lastRenderedPageBreak/>
        <w:t>The Monday Psali Adam</w:t>
      </w:r>
      <w:r w:rsidR="006C1B94">
        <w:t xml:space="preserve"> for Nativity</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lastRenderedPageBreak/>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lastRenderedPageBreak/>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506"/>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287" w:name="_Ref434475102"/>
      <w:r>
        <w:lastRenderedPageBreak/>
        <w:t>The Tuesday Psali Adam</w:t>
      </w:r>
      <w:r w:rsidR="006C1B94">
        <w:t xml:space="preserve"> for Nativity</w:t>
      </w:r>
      <w:bookmarkEnd w:id="12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288"/>
            <w:r>
              <w:t xml:space="preserve">Shone </w:t>
            </w:r>
            <w:commentRangeEnd w:id="1288"/>
            <w:r>
              <w:rPr>
                <w:rStyle w:val="CommentReference"/>
              </w:rPr>
              <w:commentReference w:id="1288"/>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lastRenderedPageBreak/>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289"/>
            <w:r>
              <w:t>All</w:t>
            </w:r>
            <w:commentRangeEnd w:id="1289"/>
            <w:r>
              <w:rPr>
                <w:rStyle w:val="CommentReference"/>
              </w:rPr>
              <w:commentReference w:id="1289"/>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290"/>
            <w:r>
              <w:t>seals</w:t>
            </w:r>
            <w:commentRangeEnd w:id="1290"/>
            <w:r>
              <w:rPr>
                <w:rStyle w:val="CommentReference"/>
              </w:rPr>
              <w:commentReference w:id="1290"/>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291"/>
            <w:r>
              <w:t>Tetra</w:t>
            </w:r>
            <w:commentRangeEnd w:id="1291"/>
            <w:r>
              <w:rPr>
                <w:rStyle w:val="CommentReference"/>
              </w:rPr>
              <w:commentReference w:id="1291"/>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lastRenderedPageBreak/>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292"/>
            <w:r>
              <w:t xml:space="preserve">flaming </w:t>
            </w:r>
            <w:commentRangeEnd w:id="1292"/>
            <w:r>
              <w:rPr>
                <w:rStyle w:val="CommentReference"/>
              </w:rPr>
              <w:commentReference w:id="1292"/>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293"/>
            <w:r>
              <w:t>disease</w:t>
            </w:r>
            <w:commentRangeEnd w:id="1293"/>
            <w:r>
              <w:rPr>
                <w:rStyle w:val="CommentReference"/>
              </w:rPr>
              <w:commentReference w:id="1293"/>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294" w:name="_Ref434475128"/>
      <w:r>
        <w:lastRenderedPageBreak/>
        <w:t>The Wednesday Psali Batos</w:t>
      </w:r>
      <w:r w:rsidR="006C1B94">
        <w:t xml:space="preserve"> for Nativity</w:t>
      </w:r>
      <w:bookmarkEnd w:id="12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lastRenderedPageBreak/>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lastRenderedPageBreak/>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295" w:name="_Ref434475150"/>
      <w:r>
        <w:t>The Thursday Psali Batos</w:t>
      </w:r>
      <w:r w:rsidR="006C1B94">
        <w:t xml:space="preserve"> for Nativity</w:t>
      </w:r>
      <w:bookmarkEnd w:id="12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296"/>
            <w:r>
              <w:t xml:space="preserve">Isaiah </w:t>
            </w:r>
            <w:commentRangeEnd w:id="1296"/>
            <w:r>
              <w:rPr>
                <w:rStyle w:val="CommentReference"/>
              </w:rPr>
              <w:commentReference w:id="1296"/>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lastRenderedPageBreak/>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lastRenderedPageBreak/>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297" w:name="_Ref434475177"/>
      <w:r>
        <w:t>The Friday Psali Batos</w:t>
      </w:r>
      <w:r w:rsidR="006C1B94">
        <w:t xml:space="preserve"> for Nativity</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lastRenderedPageBreak/>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lastRenderedPageBreak/>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298" w:name="_Ref434475196"/>
      <w:r>
        <w:t>The Saturday Psali Batos</w:t>
      </w:r>
      <w:r w:rsidR="006C1B94">
        <w:t xml:space="preserve"> for Nativity</w:t>
      </w:r>
      <w:bookmarkEnd w:id="12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lastRenderedPageBreak/>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lastRenderedPageBreak/>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lastRenderedPageBreak/>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299"/>
            <w:r>
              <w:t>For I cannot speak.</w:t>
            </w:r>
            <w:commentRangeEnd w:id="1299"/>
            <w:r>
              <w:rPr>
                <w:rStyle w:val="CommentReference"/>
              </w:rPr>
              <w:commentReference w:id="1299"/>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00" w:name="_Toc437373150"/>
      <w:r>
        <w:t>December 26 (27) / Koiak 30: The Second Day of the Feast of the Nativity</w:t>
      </w:r>
      <w:bookmarkEnd w:id="1300"/>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01" w:name="_Ref434561401"/>
      <w:bookmarkStart w:id="1302" w:name="_Toc437373151"/>
      <w:r>
        <w:t>December 27 (28) / Tobi 1: St. Stephen Day</w:t>
      </w:r>
      <w:bookmarkEnd w:id="1301"/>
      <w:bookmarkEnd w:id="1302"/>
    </w:p>
    <w:p w14:paraId="1250AF95" w14:textId="77777777"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B50C35">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B50C35">
        <w:rPr>
          <w:noProof/>
        </w:rPr>
        <w:t>546</w:t>
      </w:r>
      <w:r w:rsidR="002409EF">
        <w:fldChar w:fldCharType="end"/>
      </w:r>
      <w:r w:rsidR="002409EF">
        <w:t>.</w:t>
      </w:r>
    </w:p>
    <w:p w14:paraId="3C6CAB04" w14:textId="77777777" w:rsidR="00073003" w:rsidRDefault="00073003" w:rsidP="00073003">
      <w:pPr>
        <w:pStyle w:val="Heading3"/>
      </w:pPr>
      <w:bookmarkStart w:id="1303" w:name="_Toc437373152"/>
      <w:r>
        <w:t>December 29 (30) / Tobi 3: The One Hundred and Forty Four Thousand</w:t>
      </w:r>
      <w:bookmarkEnd w:id="1303"/>
    </w:p>
    <w:p w14:paraId="2FE981A9" w14:textId="77777777" w:rsidR="00073003" w:rsidRDefault="00073003" w:rsidP="00073003">
      <w:pPr>
        <w:pStyle w:val="Heading4"/>
      </w:pPr>
      <w:bookmarkStart w:id="1304" w:name="_Ref434488616"/>
      <w:r>
        <w:t>The Doxology</w:t>
      </w:r>
      <w:r w:rsidR="00B46E6E">
        <w:t xml:space="preserve"> for the One Hundred and Forty Four Thousand</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507"/>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lastRenderedPageBreak/>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508"/>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05" w:name="_Ref434564016"/>
      <w:bookmarkStart w:id="1306" w:name="_Toc437373153"/>
      <w:r>
        <w:t>December 30 (31) / Tobi 4: St. John the Evangelist</w:t>
      </w:r>
      <w:bookmarkEnd w:id="1305"/>
      <w:bookmarkEnd w:id="1306"/>
    </w:p>
    <w:p w14:paraId="3C0BCC81" w14:textId="77777777" w:rsidR="00FF5FF3" w:rsidRDefault="00FF5FF3" w:rsidP="00FF5FF3">
      <w:pPr>
        <w:pStyle w:val="Heading4"/>
      </w:pPr>
      <w:bookmarkStart w:id="1307" w:name="_Ref434488768"/>
      <w:r>
        <w:t>The Doxology</w:t>
      </w:r>
      <w:r w:rsidR="00B46E6E">
        <w:t xml:space="preserve"> for</w:t>
      </w:r>
      <w:r w:rsidR="00BC160E">
        <w:t xml:space="preserve"> St. John the Evangelist</w:t>
      </w:r>
      <w:bookmarkEnd w:id="13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308"/>
            <w:r>
              <w:t>Zebulun</w:t>
            </w:r>
            <w:commentRangeEnd w:id="1308"/>
            <w:r>
              <w:rPr>
                <w:rStyle w:val="FootnoteReference"/>
              </w:rPr>
              <w:footnoteReference w:id="509"/>
            </w:r>
            <w:r>
              <w:rPr>
                <w:rStyle w:val="CommentReference"/>
                <w:rFonts w:ascii="Times New Roman" w:eastAsiaTheme="minorHAnsi" w:hAnsi="Times New Roman" w:cstheme="minorBidi"/>
                <w:color w:val="auto"/>
              </w:rPr>
              <w:commentReference w:id="1308"/>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510"/>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309" w:name="_Toc410196204"/>
      <w:bookmarkStart w:id="1310" w:name="_Toc410196446"/>
      <w:bookmarkStart w:id="1311" w:name="_Toc410196948"/>
      <w:bookmarkStart w:id="1312" w:name="_Toc437373020"/>
      <w:bookmarkStart w:id="1313" w:name="January"/>
      <w:bookmarkEnd w:id="1229"/>
      <w:bookmarkEnd w:id="1248"/>
      <w:bookmarkEnd w:id="1249"/>
      <w:bookmarkEnd w:id="1250"/>
      <w:r>
        <w:lastRenderedPageBreak/>
        <w:t>January</w:t>
      </w:r>
      <w:bookmarkEnd w:id="1309"/>
      <w:bookmarkEnd w:id="1310"/>
      <w:bookmarkEnd w:id="1311"/>
      <w:r w:rsidR="00FF5FF3">
        <w:t xml:space="preserve"> or </w:t>
      </w:r>
      <w:r w:rsidR="00FF5FF3">
        <w:rPr>
          <w:rFonts w:ascii="FreeSerifAvvaShenouda" w:hAnsi="FreeSerifAvvaShenouda" w:cs="FreeSerifAvvaShenouda"/>
        </w:rPr>
        <w:t>Ⲧⲱⲃⲓ</w:t>
      </w:r>
      <w:bookmarkEnd w:id="1312"/>
    </w:p>
    <w:bookmarkStart w:id="1314" w:name="_Toc410196205" w:displacedByCustomXml="next"/>
    <w:bookmarkStart w:id="1315" w:name="_Toc410196447" w:displacedByCustomXml="next"/>
    <w:bookmarkStart w:id="1316" w:name="_Toc410196949" w:displacedByCustomXml="next"/>
    <w:sdt>
      <w:sdtPr>
        <w:id w:val="-286434970"/>
        <w:docPartObj>
          <w:docPartGallery w:val="Table of Contents"/>
          <w:docPartUnique/>
        </w:docPartObj>
      </w:sdtPr>
      <w:sdtEndPr>
        <w:rPr>
          <w:b/>
          <w:bCs/>
          <w:noProof/>
        </w:rPr>
      </w:sdtEndPr>
      <w:sdtContent>
        <w:p w14:paraId="4371123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January</w:instrText>
          </w:r>
          <w:r>
            <w:rPr>
              <w:noProof/>
            </w:rPr>
            <w:fldChar w:fldCharType="separate"/>
          </w:r>
          <w:hyperlink w:anchor="_Toc437373154" w:history="1">
            <w:r w:rsidR="00B50C35" w:rsidRPr="008151C9">
              <w:rPr>
                <w:rStyle w:val="Hyperlink"/>
                <w:noProof/>
                <w:lang w:val="en-US"/>
              </w:rPr>
              <w:t xml:space="preserve">January 1 (2) / Tobi 6: The Feast of the </w:t>
            </w:r>
            <w:r w:rsidR="00B50C35" w:rsidRPr="008151C9">
              <w:rPr>
                <w:rStyle w:val="Hyperlink"/>
                <w:noProof/>
              </w:rPr>
              <w:t>Circumcision</w:t>
            </w:r>
            <w:r w:rsidR="00B50C35">
              <w:rPr>
                <w:noProof/>
                <w:webHidden/>
              </w:rPr>
              <w:tab/>
            </w:r>
            <w:r w:rsidR="00B50C35">
              <w:rPr>
                <w:noProof/>
                <w:webHidden/>
              </w:rPr>
              <w:fldChar w:fldCharType="begin"/>
            </w:r>
            <w:r w:rsidR="00B50C35">
              <w:rPr>
                <w:noProof/>
                <w:webHidden/>
              </w:rPr>
              <w:instrText xml:space="preserve"> PAGEREF _Toc437373154 \h </w:instrText>
            </w:r>
            <w:r w:rsidR="00B50C35">
              <w:rPr>
                <w:noProof/>
                <w:webHidden/>
              </w:rPr>
            </w:r>
            <w:r w:rsidR="00B50C35">
              <w:rPr>
                <w:noProof/>
                <w:webHidden/>
              </w:rPr>
              <w:fldChar w:fldCharType="separate"/>
            </w:r>
            <w:r w:rsidR="00B50C35">
              <w:rPr>
                <w:noProof/>
                <w:webHidden/>
              </w:rPr>
              <w:t>686</w:t>
            </w:r>
            <w:r w:rsidR="00B50C35">
              <w:rPr>
                <w:noProof/>
                <w:webHidden/>
              </w:rPr>
              <w:fldChar w:fldCharType="end"/>
            </w:r>
          </w:hyperlink>
        </w:p>
        <w:p w14:paraId="63D588D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5" w:history="1">
            <w:r w:rsidR="00B50C35" w:rsidRPr="008151C9">
              <w:rPr>
                <w:rStyle w:val="Hyperlink"/>
                <w:noProof/>
              </w:rPr>
              <w:t>January 6 (7) / Tobi 11: The Feast of Theophany</w:t>
            </w:r>
            <w:r w:rsidR="00B50C35">
              <w:rPr>
                <w:noProof/>
                <w:webHidden/>
              </w:rPr>
              <w:tab/>
            </w:r>
            <w:r w:rsidR="00B50C35">
              <w:rPr>
                <w:noProof/>
                <w:webHidden/>
              </w:rPr>
              <w:fldChar w:fldCharType="begin"/>
            </w:r>
            <w:r w:rsidR="00B50C35">
              <w:rPr>
                <w:noProof/>
                <w:webHidden/>
              </w:rPr>
              <w:instrText xml:space="preserve"> PAGEREF _Toc437373155 \h </w:instrText>
            </w:r>
            <w:r w:rsidR="00B50C35">
              <w:rPr>
                <w:noProof/>
                <w:webHidden/>
              </w:rPr>
            </w:r>
            <w:r w:rsidR="00B50C35">
              <w:rPr>
                <w:noProof/>
                <w:webHidden/>
              </w:rPr>
              <w:fldChar w:fldCharType="separate"/>
            </w:r>
            <w:r w:rsidR="00B50C35">
              <w:rPr>
                <w:noProof/>
                <w:webHidden/>
              </w:rPr>
              <w:t>695</w:t>
            </w:r>
            <w:r w:rsidR="00B50C35">
              <w:rPr>
                <w:noProof/>
                <w:webHidden/>
              </w:rPr>
              <w:fldChar w:fldCharType="end"/>
            </w:r>
          </w:hyperlink>
        </w:p>
        <w:p w14:paraId="11EED84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6" w:history="1">
            <w:r w:rsidR="00B50C35" w:rsidRPr="008151C9">
              <w:rPr>
                <w:rStyle w:val="Hyperlink"/>
                <w:noProof/>
              </w:rPr>
              <w:t>January 7 (8) / Tobi 12: The Second Day of the Feast of Theophany</w:t>
            </w:r>
            <w:r w:rsidR="00B50C35">
              <w:rPr>
                <w:noProof/>
                <w:webHidden/>
              </w:rPr>
              <w:tab/>
            </w:r>
            <w:r w:rsidR="00B50C35">
              <w:rPr>
                <w:noProof/>
                <w:webHidden/>
              </w:rPr>
              <w:fldChar w:fldCharType="begin"/>
            </w:r>
            <w:r w:rsidR="00B50C35">
              <w:rPr>
                <w:noProof/>
                <w:webHidden/>
              </w:rPr>
              <w:instrText xml:space="preserve"> PAGEREF _Toc437373156 \h </w:instrText>
            </w:r>
            <w:r w:rsidR="00B50C35">
              <w:rPr>
                <w:noProof/>
                <w:webHidden/>
              </w:rPr>
            </w:r>
            <w:r w:rsidR="00B50C35">
              <w:rPr>
                <w:noProof/>
                <w:webHidden/>
              </w:rPr>
              <w:fldChar w:fldCharType="separate"/>
            </w:r>
            <w:r w:rsidR="00B50C35">
              <w:rPr>
                <w:noProof/>
                <w:webHidden/>
              </w:rPr>
              <w:t>727</w:t>
            </w:r>
            <w:r w:rsidR="00B50C35">
              <w:rPr>
                <w:noProof/>
                <w:webHidden/>
              </w:rPr>
              <w:fldChar w:fldCharType="end"/>
            </w:r>
          </w:hyperlink>
        </w:p>
        <w:p w14:paraId="12EAE1A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7" w:history="1">
            <w:r w:rsidR="00B50C35" w:rsidRPr="008151C9">
              <w:rPr>
                <w:rStyle w:val="Hyperlink"/>
                <w:noProof/>
              </w:rPr>
              <w:t>January 7 (8) / Tobi 12: Also the Commemoration of Archangel Michael</w:t>
            </w:r>
            <w:r w:rsidR="00B50C35">
              <w:rPr>
                <w:noProof/>
                <w:webHidden/>
              </w:rPr>
              <w:tab/>
            </w:r>
            <w:r w:rsidR="00B50C35">
              <w:rPr>
                <w:noProof/>
                <w:webHidden/>
              </w:rPr>
              <w:fldChar w:fldCharType="begin"/>
            </w:r>
            <w:r w:rsidR="00B50C35">
              <w:rPr>
                <w:noProof/>
                <w:webHidden/>
              </w:rPr>
              <w:instrText xml:space="preserve"> PAGEREF _Toc437373157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7E055D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8" w:history="1">
            <w:r w:rsidR="00B50C35" w:rsidRPr="008151C9">
              <w:rPr>
                <w:rStyle w:val="Hyperlink"/>
                <w:noProof/>
              </w:rPr>
              <w:t>January 7 (8) / Tobi 12: Also St. Theodore Anatoly</w:t>
            </w:r>
            <w:r w:rsidR="00B50C35">
              <w:rPr>
                <w:noProof/>
                <w:webHidden/>
              </w:rPr>
              <w:tab/>
            </w:r>
            <w:r w:rsidR="00B50C35">
              <w:rPr>
                <w:noProof/>
                <w:webHidden/>
              </w:rPr>
              <w:fldChar w:fldCharType="begin"/>
            </w:r>
            <w:r w:rsidR="00B50C35">
              <w:rPr>
                <w:noProof/>
                <w:webHidden/>
              </w:rPr>
              <w:instrText xml:space="preserve"> PAGEREF _Toc437373158 \h </w:instrText>
            </w:r>
            <w:r w:rsidR="00B50C35">
              <w:rPr>
                <w:noProof/>
                <w:webHidden/>
              </w:rPr>
            </w:r>
            <w:r w:rsidR="00B50C35">
              <w:rPr>
                <w:noProof/>
                <w:webHidden/>
              </w:rPr>
              <w:fldChar w:fldCharType="separate"/>
            </w:r>
            <w:r w:rsidR="00B50C35">
              <w:rPr>
                <w:noProof/>
                <w:webHidden/>
              </w:rPr>
              <w:t>728</w:t>
            </w:r>
            <w:r w:rsidR="00B50C35">
              <w:rPr>
                <w:noProof/>
                <w:webHidden/>
              </w:rPr>
              <w:fldChar w:fldCharType="end"/>
            </w:r>
          </w:hyperlink>
        </w:p>
        <w:p w14:paraId="544997C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59" w:history="1">
            <w:r w:rsidR="00B50C35" w:rsidRPr="008151C9">
              <w:rPr>
                <w:rStyle w:val="Hyperlink"/>
                <w:noProof/>
              </w:rPr>
              <w:t>January 8 (9) / Tobi 13: The Feast of The Wedding of Cana of Galilee</w:t>
            </w:r>
            <w:r w:rsidR="00B50C35">
              <w:rPr>
                <w:noProof/>
                <w:webHidden/>
              </w:rPr>
              <w:tab/>
            </w:r>
            <w:r w:rsidR="00B50C35">
              <w:rPr>
                <w:noProof/>
                <w:webHidden/>
              </w:rPr>
              <w:fldChar w:fldCharType="begin"/>
            </w:r>
            <w:r w:rsidR="00B50C35">
              <w:rPr>
                <w:noProof/>
                <w:webHidden/>
              </w:rPr>
              <w:instrText xml:space="preserve"> PAGEREF _Toc437373159 \h </w:instrText>
            </w:r>
            <w:r w:rsidR="00B50C35">
              <w:rPr>
                <w:noProof/>
                <w:webHidden/>
              </w:rPr>
            </w:r>
            <w:r w:rsidR="00B50C35">
              <w:rPr>
                <w:noProof/>
                <w:webHidden/>
              </w:rPr>
              <w:fldChar w:fldCharType="separate"/>
            </w:r>
            <w:r w:rsidR="00B50C35">
              <w:rPr>
                <w:noProof/>
                <w:webHidden/>
              </w:rPr>
              <w:t>729</w:t>
            </w:r>
            <w:r w:rsidR="00B50C35">
              <w:rPr>
                <w:noProof/>
                <w:webHidden/>
              </w:rPr>
              <w:fldChar w:fldCharType="end"/>
            </w:r>
          </w:hyperlink>
        </w:p>
        <w:p w14:paraId="264FBCFA"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0" w:history="1">
            <w:r w:rsidR="00B50C35" w:rsidRPr="008151C9">
              <w:rPr>
                <w:rStyle w:val="Hyperlink"/>
                <w:noProof/>
              </w:rPr>
              <w:t>January 8 (9) / Tobi 13: Also the Martyrdom of St. Demiana</w:t>
            </w:r>
            <w:r w:rsidR="00B50C35">
              <w:rPr>
                <w:noProof/>
                <w:webHidden/>
              </w:rPr>
              <w:tab/>
            </w:r>
            <w:r w:rsidR="00B50C35">
              <w:rPr>
                <w:noProof/>
                <w:webHidden/>
              </w:rPr>
              <w:fldChar w:fldCharType="begin"/>
            </w:r>
            <w:r w:rsidR="00B50C35">
              <w:rPr>
                <w:noProof/>
                <w:webHidden/>
              </w:rPr>
              <w:instrText xml:space="preserve"> PAGEREF _Toc437373160 \h </w:instrText>
            </w:r>
            <w:r w:rsidR="00B50C35">
              <w:rPr>
                <w:noProof/>
                <w:webHidden/>
              </w:rPr>
            </w:r>
            <w:r w:rsidR="00B50C35">
              <w:rPr>
                <w:noProof/>
                <w:webHidden/>
              </w:rPr>
              <w:fldChar w:fldCharType="separate"/>
            </w:r>
            <w:r w:rsidR="00B50C35">
              <w:rPr>
                <w:noProof/>
                <w:webHidden/>
              </w:rPr>
              <w:t>737</w:t>
            </w:r>
            <w:r w:rsidR="00B50C35">
              <w:rPr>
                <w:noProof/>
                <w:webHidden/>
              </w:rPr>
              <w:fldChar w:fldCharType="end"/>
            </w:r>
          </w:hyperlink>
        </w:p>
        <w:p w14:paraId="5C1191F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1" w:history="1">
            <w:r w:rsidR="00B50C35" w:rsidRPr="008151C9">
              <w:rPr>
                <w:rStyle w:val="Hyperlink"/>
                <w:noProof/>
              </w:rPr>
              <w:t>January 9 (10) / Tobi 14: St. Maximus</w:t>
            </w:r>
            <w:r w:rsidR="00B50C35">
              <w:rPr>
                <w:noProof/>
                <w:webHidden/>
              </w:rPr>
              <w:tab/>
            </w:r>
            <w:r w:rsidR="00B50C35">
              <w:rPr>
                <w:noProof/>
                <w:webHidden/>
              </w:rPr>
              <w:fldChar w:fldCharType="begin"/>
            </w:r>
            <w:r w:rsidR="00B50C35">
              <w:rPr>
                <w:noProof/>
                <w:webHidden/>
              </w:rPr>
              <w:instrText xml:space="preserve"> PAGEREF _Toc437373161 \h </w:instrText>
            </w:r>
            <w:r w:rsidR="00B50C35">
              <w:rPr>
                <w:noProof/>
                <w:webHidden/>
              </w:rPr>
            </w:r>
            <w:r w:rsidR="00B50C35">
              <w:rPr>
                <w:noProof/>
                <w:webHidden/>
              </w:rPr>
              <w:fldChar w:fldCharType="separate"/>
            </w:r>
            <w:r w:rsidR="00B50C35">
              <w:rPr>
                <w:noProof/>
                <w:webHidden/>
              </w:rPr>
              <w:t>740</w:t>
            </w:r>
            <w:r w:rsidR="00B50C35">
              <w:rPr>
                <w:noProof/>
                <w:webHidden/>
              </w:rPr>
              <w:fldChar w:fldCharType="end"/>
            </w:r>
          </w:hyperlink>
        </w:p>
        <w:p w14:paraId="2918C39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2" w:history="1">
            <w:r w:rsidR="00B50C35" w:rsidRPr="008151C9">
              <w:rPr>
                <w:rStyle w:val="Hyperlink"/>
                <w:noProof/>
              </w:rPr>
              <w:t>January 12 (13) / Tobi 17: St. Dometius</w:t>
            </w:r>
            <w:r w:rsidR="00B50C35">
              <w:rPr>
                <w:noProof/>
                <w:webHidden/>
              </w:rPr>
              <w:tab/>
            </w:r>
            <w:r w:rsidR="00B50C35">
              <w:rPr>
                <w:noProof/>
                <w:webHidden/>
              </w:rPr>
              <w:fldChar w:fldCharType="begin"/>
            </w:r>
            <w:r w:rsidR="00B50C35">
              <w:rPr>
                <w:noProof/>
                <w:webHidden/>
              </w:rPr>
              <w:instrText xml:space="preserve"> PAGEREF _Toc437373162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36132C3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3" w:history="1">
            <w:r w:rsidR="00B50C35" w:rsidRPr="008151C9">
              <w:rPr>
                <w:rStyle w:val="Hyperlink"/>
                <w:noProof/>
              </w:rPr>
              <w:t>January 15 (16) / Tobi 20: Departure of St. Prochorus the Disciple</w:t>
            </w:r>
            <w:r w:rsidR="00B50C35">
              <w:rPr>
                <w:noProof/>
                <w:webHidden/>
              </w:rPr>
              <w:tab/>
            </w:r>
            <w:r w:rsidR="00B50C35">
              <w:rPr>
                <w:noProof/>
                <w:webHidden/>
              </w:rPr>
              <w:fldChar w:fldCharType="begin"/>
            </w:r>
            <w:r w:rsidR="00B50C35">
              <w:rPr>
                <w:noProof/>
                <w:webHidden/>
              </w:rPr>
              <w:instrText xml:space="preserve"> PAGEREF _Toc437373163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189385E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4" w:history="1">
            <w:r w:rsidR="00B50C35" w:rsidRPr="008151C9">
              <w:rPr>
                <w:rStyle w:val="Hyperlink"/>
                <w:noProof/>
              </w:rPr>
              <w:t>January 16 (17) / Tobi 21: The Dormition of the Virgin</w:t>
            </w:r>
            <w:r w:rsidR="00B50C35">
              <w:rPr>
                <w:noProof/>
                <w:webHidden/>
              </w:rPr>
              <w:tab/>
            </w:r>
            <w:r w:rsidR="00B50C35">
              <w:rPr>
                <w:noProof/>
                <w:webHidden/>
              </w:rPr>
              <w:fldChar w:fldCharType="begin"/>
            </w:r>
            <w:r w:rsidR="00B50C35">
              <w:rPr>
                <w:noProof/>
                <w:webHidden/>
              </w:rPr>
              <w:instrText xml:space="preserve"> PAGEREF _Toc437373164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6E84E5E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5" w:history="1">
            <w:r w:rsidR="00B50C35" w:rsidRPr="008151C9">
              <w:rPr>
                <w:rStyle w:val="Hyperlink"/>
                <w:noProof/>
              </w:rPr>
              <w:t>January 17 (18) / Tobi 22: St. Anthony the Great</w:t>
            </w:r>
            <w:r w:rsidR="00B50C35">
              <w:rPr>
                <w:noProof/>
                <w:webHidden/>
              </w:rPr>
              <w:tab/>
            </w:r>
            <w:r w:rsidR="00B50C35">
              <w:rPr>
                <w:noProof/>
                <w:webHidden/>
              </w:rPr>
              <w:fldChar w:fldCharType="begin"/>
            </w:r>
            <w:r w:rsidR="00B50C35">
              <w:rPr>
                <w:noProof/>
                <w:webHidden/>
              </w:rPr>
              <w:instrText xml:space="preserve"> PAGEREF _Toc437373165 \h </w:instrText>
            </w:r>
            <w:r w:rsidR="00B50C35">
              <w:rPr>
                <w:noProof/>
                <w:webHidden/>
              </w:rPr>
            </w:r>
            <w:r w:rsidR="00B50C35">
              <w:rPr>
                <w:noProof/>
                <w:webHidden/>
              </w:rPr>
              <w:fldChar w:fldCharType="separate"/>
            </w:r>
            <w:r w:rsidR="00B50C35">
              <w:rPr>
                <w:noProof/>
                <w:webHidden/>
              </w:rPr>
              <w:t>741</w:t>
            </w:r>
            <w:r w:rsidR="00B50C35">
              <w:rPr>
                <w:noProof/>
                <w:webHidden/>
              </w:rPr>
              <w:fldChar w:fldCharType="end"/>
            </w:r>
          </w:hyperlink>
        </w:p>
        <w:p w14:paraId="7B74B9D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6" w:history="1">
            <w:r w:rsidR="00B50C35" w:rsidRPr="008151C9">
              <w:rPr>
                <w:rStyle w:val="Hyperlink"/>
                <w:noProof/>
              </w:rPr>
              <w:t>January 18 (19) / Tobi 23: St. Timothy the Apostle</w:t>
            </w:r>
            <w:r w:rsidR="00B50C35">
              <w:rPr>
                <w:noProof/>
                <w:webHidden/>
              </w:rPr>
              <w:tab/>
            </w:r>
            <w:r w:rsidR="00B50C35">
              <w:rPr>
                <w:noProof/>
                <w:webHidden/>
              </w:rPr>
              <w:fldChar w:fldCharType="begin"/>
            </w:r>
            <w:r w:rsidR="00B50C35">
              <w:rPr>
                <w:noProof/>
                <w:webHidden/>
              </w:rPr>
              <w:instrText xml:space="preserve"> PAGEREF _Toc437373166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80A4EB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7" w:history="1">
            <w:r w:rsidR="00B50C35" w:rsidRPr="008151C9">
              <w:rPr>
                <w:rStyle w:val="Hyperlink"/>
                <w:noProof/>
              </w:rPr>
              <w:t>January 22 (23) / Tobi 27: Archangel Suriel</w:t>
            </w:r>
            <w:r w:rsidR="00B50C35">
              <w:rPr>
                <w:noProof/>
                <w:webHidden/>
              </w:rPr>
              <w:tab/>
            </w:r>
            <w:r w:rsidR="00B50C35">
              <w:rPr>
                <w:noProof/>
                <w:webHidden/>
              </w:rPr>
              <w:fldChar w:fldCharType="begin"/>
            </w:r>
            <w:r w:rsidR="00B50C35">
              <w:rPr>
                <w:noProof/>
                <w:webHidden/>
              </w:rPr>
              <w:instrText xml:space="preserve"> PAGEREF _Toc437373167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4E7B763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8" w:history="1">
            <w:r w:rsidR="00B50C35" w:rsidRPr="008151C9">
              <w:rPr>
                <w:rStyle w:val="Hyperlink"/>
                <w:noProof/>
              </w:rPr>
              <w:t>January 22 (23) / Tobi 27: Also Relocation of St. Timothy the Apostle’s Relics</w:t>
            </w:r>
            <w:r w:rsidR="00B50C35">
              <w:rPr>
                <w:noProof/>
                <w:webHidden/>
              </w:rPr>
              <w:tab/>
            </w:r>
            <w:r w:rsidR="00B50C35">
              <w:rPr>
                <w:noProof/>
                <w:webHidden/>
              </w:rPr>
              <w:fldChar w:fldCharType="begin"/>
            </w:r>
            <w:r w:rsidR="00B50C35">
              <w:rPr>
                <w:noProof/>
                <w:webHidden/>
              </w:rPr>
              <w:instrText xml:space="preserve"> PAGEREF _Toc437373168 \h </w:instrText>
            </w:r>
            <w:r w:rsidR="00B50C35">
              <w:rPr>
                <w:noProof/>
                <w:webHidden/>
              </w:rPr>
            </w:r>
            <w:r w:rsidR="00B50C35">
              <w:rPr>
                <w:noProof/>
                <w:webHidden/>
              </w:rPr>
              <w:fldChar w:fldCharType="separate"/>
            </w:r>
            <w:r w:rsidR="00B50C35">
              <w:rPr>
                <w:noProof/>
                <w:webHidden/>
              </w:rPr>
              <w:t>743</w:t>
            </w:r>
            <w:r w:rsidR="00B50C35">
              <w:rPr>
                <w:noProof/>
                <w:webHidden/>
              </w:rPr>
              <w:fldChar w:fldCharType="end"/>
            </w:r>
          </w:hyperlink>
        </w:p>
        <w:p w14:paraId="7172CF6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69" w:history="1">
            <w:r w:rsidR="00B50C35" w:rsidRPr="008151C9">
              <w:rPr>
                <w:rStyle w:val="Hyperlink"/>
                <w:noProof/>
              </w:rPr>
              <w:t>January 24 (25) / Tobi 29: Commemoration of the Annunciation, Nativity, and Resurrection on the 29</w:t>
            </w:r>
            <w:r w:rsidR="00B50C35" w:rsidRPr="008151C9">
              <w:rPr>
                <w:rStyle w:val="Hyperlink"/>
                <w:noProof/>
                <w:vertAlign w:val="superscript"/>
              </w:rPr>
              <w:t>th</w:t>
            </w:r>
            <w:r w:rsidR="00B50C35" w:rsidRPr="008151C9">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_Toc437373169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5C8AAD4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0" w:history="1">
            <w:r w:rsidR="00B50C35" w:rsidRPr="008151C9">
              <w:rPr>
                <w:rStyle w:val="Hyperlink"/>
                <w:noProof/>
              </w:rPr>
              <w:t>January 27 (28) / Meshir 2: St. Paul the Anchorite</w:t>
            </w:r>
            <w:r w:rsidR="00B50C35">
              <w:rPr>
                <w:noProof/>
                <w:webHidden/>
              </w:rPr>
              <w:tab/>
            </w:r>
            <w:r w:rsidR="00B50C35">
              <w:rPr>
                <w:noProof/>
                <w:webHidden/>
              </w:rPr>
              <w:fldChar w:fldCharType="begin"/>
            </w:r>
            <w:r w:rsidR="00B50C35">
              <w:rPr>
                <w:noProof/>
                <w:webHidden/>
              </w:rPr>
              <w:instrText xml:space="preserve"> PAGEREF _Toc437373170 \h </w:instrText>
            </w:r>
            <w:r w:rsidR="00B50C35">
              <w:rPr>
                <w:noProof/>
                <w:webHidden/>
              </w:rPr>
            </w:r>
            <w:r w:rsidR="00B50C35">
              <w:rPr>
                <w:noProof/>
                <w:webHidden/>
              </w:rPr>
              <w:fldChar w:fldCharType="separate"/>
            </w:r>
            <w:r w:rsidR="00B50C35">
              <w:rPr>
                <w:noProof/>
                <w:webHidden/>
              </w:rPr>
              <w:t>744</w:t>
            </w:r>
            <w:r w:rsidR="00B50C35">
              <w:rPr>
                <w:noProof/>
                <w:webHidden/>
              </w:rPr>
              <w:fldChar w:fldCharType="end"/>
            </w:r>
          </w:hyperlink>
        </w:p>
        <w:p w14:paraId="4F2766E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1" w:history="1">
            <w:r w:rsidR="00B50C35" w:rsidRPr="008151C9">
              <w:rPr>
                <w:rStyle w:val="Hyperlink"/>
                <w:noProof/>
              </w:rPr>
              <w:t>January 29 (30) / Meshir 4: Martyrdom of St. Agabus the Disciple</w:t>
            </w:r>
            <w:r w:rsidR="00B50C35">
              <w:rPr>
                <w:noProof/>
                <w:webHidden/>
              </w:rPr>
              <w:tab/>
            </w:r>
            <w:r w:rsidR="00B50C35">
              <w:rPr>
                <w:noProof/>
                <w:webHidden/>
              </w:rPr>
              <w:fldChar w:fldCharType="begin"/>
            </w:r>
            <w:r w:rsidR="00B50C35">
              <w:rPr>
                <w:noProof/>
                <w:webHidden/>
              </w:rPr>
              <w:instrText xml:space="preserve"> PAGEREF _Toc437373171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35A4408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2" w:history="1">
            <w:r w:rsidR="00B50C35" w:rsidRPr="008151C9">
              <w:rPr>
                <w:rStyle w:val="Hyperlink"/>
                <w:noProof/>
              </w:rPr>
              <w:t>January 21 (31) / Meshir 5: St. Apollo the Friend of St. Apip</w:t>
            </w:r>
            <w:r w:rsidR="00B50C35">
              <w:rPr>
                <w:noProof/>
                <w:webHidden/>
              </w:rPr>
              <w:tab/>
            </w:r>
            <w:r w:rsidR="00B50C35">
              <w:rPr>
                <w:noProof/>
                <w:webHidden/>
              </w:rPr>
              <w:fldChar w:fldCharType="begin"/>
            </w:r>
            <w:r w:rsidR="00B50C35">
              <w:rPr>
                <w:noProof/>
                <w:webHidden/>
              </w:rPr>
              <w:instrText xml:space="preserve"> PAGEREF _Toc437373172 \h </w:instrText>
            </w:r>
            <w:r w:rsidR="00B50C35">
              <w:rPr>
                <w:noProof/>
                <w:webHidden/>
              </w:rPr>
            </w:r>
            <w:r w:rsidR="00B50C35">
              <w:rPr>
                <w:noProof/>
                <w:webHidden/>
              </w:rPr>
              <w:fldChar w:fldCharType="separate"/>
            </w:r>
            <w:r w:rsidR="00B50C35">
              <w:rPr>
                <w:noProof/>
                <w:webHidden/>
              </w:rPr>
              <w:t>745</w:t>
            </w:r>
            <w:r w:rsidR="00B50C35">
              <w:rPr>
                <w:noProof/>
                <w:webHidden/>
              </w:rPr>
              <w:fldChar w:fldCharType="end"/>
            </w:r>
          </w:hyperlink>
        </w:p>
        <w:p w14:paraId="4926FAF9" w14:textId="27531871"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317" w:name="_Toc437373154"/>
      <w:r>
        <w:rPr>
          <w:lang w:val="en-US"/>
        </w:rPr>
        <w:lastRenderedPageBreak/>
        <w:t>January 1 (2) / Tobi 6</w:t>
      </w:r>
      <w:r w:rsidR="00FF5FF3">
        <w:rPr>
          <w:lang w:val="en-US"/>
        </w:rPr>
        <w:t xml:space="preserve">: The Feast of the </w:t>
      </w:r>
      <w:r w:rsidR="00495F1A">
        <w:t>Circumcision</w:t>
      </w:r>
      <w:bookmarkEnd w:id="1316"/>
      <w:bookmarkEnd w:id="1315"/>
      <w:bookmarkEnd w:id="1314"/>
      <w:bookmarkEnd w:id="1317"/>
    </w:p>
    <w:p w14:paraId="1387E376" w14:textId="77777777" w:rsidR="00FF5FF3" w:rsidRDefault="00FF5FF3" w:rsidP="00FF5FF3">
      <w:pPr>
        <w:pStyle w:val="Heading4"/>
      </w:pPr>
      <w:bookmarkStart w:id="1318" w:name="_Ref434477590"/>
      <w:r>
        <w:t>The Doxology</w:t>
      </w:r>
      <w:r w:rsidR="00E21EA3">
        <w:t xml:space="preserve"> for the Circumcision</w:t>
      </w:r>
      <w:bookmarkEnd w:id="13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319"/>
            <w:r>
              <w:t xml:space="preserve">Christian </w:t>
            </w:r>
            <w:commentRangeEnd w:id="1319"/>
            <w:r>
              <w:rPr>
                <w:rStyle w:val="CommentReference"/>
                <w:rFonts w:ascii="Times New Roman" w:eastAsiaTheme="minorHAnsi" w:hAnsi="Times New Roman" w:cstheme="minorBidi"/>
                <w:color w:val="auto"/>
              </w:rPr>
              <w:commentReference w:id="1319"/>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320" w:name="_Ref434475229"/>
      <w:r>
        <w:t>The Psali Adam</w:t>
      </w:r>
      <w:r w:rsidR="006C1B94">
        <w:t xml:space="preserve"> for the Circumcision</w:t>
      </w:r>
      <w:bookmarkEnd w:id="13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321"/>
            <w:r>
              <w:t xml:space="preserve">Victorious </w:t>
            </w:r>
            <w:commentRangeEnd w:id="1321"/>
            <w:r>
              <w:rPr>
                <w:rStyle w:val="CommentReference"/>
              </w:rPr>
              <w:commentReference w:id="1321"/>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322" w:name="_Ref434475252"/>
      <w:r>
        <w:t>The Psali Batos</w:t>
      </w:r>
      <w:r w:rsidR="006C1B94">
        <w:t xml:space="preserve"> for the Circumcision</w:t>
      </w:r>
      <w:bookmarkEnd w:id="13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323"/>
            <w:r>
              <w:t>divinity</w:t>
            </w:r>
            <w:commentRangeEnd w:id="1323"/>
            <w:r>
              <w:rPr>
                <w:rStyle w:val="CommentReference"/>
              </w:rPr>
              <w:commentReference w:id="1323"/>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324" w:name="_Toc410196206"/>
      <w:bookmarkStart w:id="1325" w:name="_Toc410196448"/>
      <w:bookmarkStart w:id="1326" w:name="_Toc410196950"/>
      <w:bookmarkStart w:id="1327" w:name="_Toc437373155"/>
      <w:r>
        <w:t xml:space="preserve">January 6 (7) / Tobi 11: The Feast of </w:t>
      </w:r>
      <w:r w:rsidR="00495F1A">
        <w:t>Theophany</w:t>
      </w:r>
      <w:bookmarkEnd w:id="1324"/>
      <w:bookmarkEnd w:id="1325"/>
      <w:bookmarkEnd w:id="1326"/>
      <w:bookmarkEnd w:id="1327"/>
    </w:p>
    <w:p w14:paraId="322B4F7B" w14:textId="77777777" w:rsidR="00FF5FF3" w:rsidRDefault="00430630" w:rsidP="00FF5FF3">
      <w:pPr>
        <w:pStyle w:val="Heading4"/>
      </w:pPr>
      <w:bookmarkStart w:id="1328" w:name="_Ref434477630"/>
      <w:r>
        <w:t>An</w:t>
      </w:r>
      <w:r w:rsidR="00FF5FF3">
        <w:t xml:space="preserve"> </w:t>
      </w:r>
      <w:r>
        <w:t xml:space="preserve">Abridged </w:t>
      </w:r>
      <w:r w:rsidR="00FF5FF3">
        <w:t>Doxology</w:t>
      </w:r>
      <w:r w:rsidR="00E21EA3">
        <w:t xml:space="preserve"> for Theophany</w:t>
      </w:r>
      <w:bookmarkEnd w:id="13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329" w:name="_Ref434477641"/>
      <w:r>
        <w:lastRenderedPageBreak/>
        <w:t>The First Doxology for Theophany</w:t>
      </w:r>
      <w:bookmarkEnd w:id="13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330" w:name="_Ref434477660"/>
      <w:r>
        <w:lastRenderedPageBreak/>
        <w:t>The Second Doxology for Theophany</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331" w:name="_Ref434475280"/>
      <w:r>
        <w:t>The Sunday Psali Adam</w:t>
      </w:r>
      <w:r w:rsidR="006C1B94">
        <w:t xml:space="preserve"> for Theophany</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332"/>
            <w:r>
              <w:t xml:space="preserve">confirm </w:t>
            </w:r>
            <w:commentRangeEnd w:id="1332"/>
            <w:r>
              <w:rPr>
                <w:rStyle w:val="CommentReference"/>
              </w:rPr>
              <w:commentReference w:id="1332"/>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333"/>
            <w:r>
              <w:t>ⲛ̀ϫⲉ</w:t>
            </w:r>
            <w:commentRangeEnd w:id="1333"/>
            <w:r>
              <w:rPr>
                <w:rStyle w:val="CommentReference"/>
                <w:rFonts w:ascii="Times New Roman" w:hAnsi="Times New Roman"/>
              </w:rPr>
              <w:commentReference w:id="1333"/>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334"/>
            <w:r>
              <w:t>moved</w:t>
            </w:r>
            <w:commentRangeEnd w:id="1334"/>
            <w:r>
              <w:rPr>
                <w:rStyle w:val="CommentReference"/>
              </w:rPr>
              <w:commentReference w:id="1334"/>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335"/>
            <w:r>
              <w:t>thrice holy,</w:t>
            </w:r>
            <w:commentRangeEnd w:id="1335"/>
            <w:r>
              <w:rPr>
                <w:rStyle w:val="CommentReference"/>
              </w:rPr>
              <w:commentReference w:id="1335"/>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336" w:name="_Ref434475309"/>
      <w:r>
        <w:lastRenderedPageBreak/>
        <w:t>The Monday Psali Adam</w:t>
      </w:r>
      <w:r w:rsidR="006C1B94">
        <w:t xml:space="preserve"> for Theophany</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337"/>
            <w:r>
              <w:t xml:space="preserve">Ⲓⲱⲁⲛⲛⲟⲩ </w:t>
            </w:r>
            <w:commentRangeEnd w:id="1337"/>
            <w:r>
              <w:rPr>
                <w:rStyle w:val="CommentReference"/>
                <w:rFonts w:ascii="Times New Roman" w:hAnsi="Times New Roman"/>
              </w:rPr>
              <w:commentReference w:id="1337"/>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338"/>
            <w:r>
              <w:rPr>
                <w:rFonts w:eastAsia="Arial Unicode MS" w:cs="FreeSerifAvvaShenouda"/>
              </w:rPr>
              <w:t>ⲛⲓϯϩⲟ</w:t>
            </w:r>
            <w:commentRangeEnd w:id="1338"/>
            <w:r>
              <w:rPr>
                <w:rStyle w:val="CommentReference"/>
                <w:rFonts w:ascii="Times New Roman" w:hAnsi="Times New Roman"/>
              </w:rPr>
              <w:commentReference w:id="1338"/>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339" w:name="_Ref434475331"/>
      <w:r>
        <w:t>The Tuesday Psali Adam</w:t>
      </w:r>
      <w:r w:rsidR="006C1B94">
        <w:t xml:space="preserve"> for Theophany</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340"/>
            <w:r>
              <w:t>ⲫⲏ</w:t>
            </w:r>
            <w:commentRangeEnd w:id="1340"/>
            <w:r>
              <w:rPr>
                <w:rStyle w:val="CommentReference"/>
                <w:rFonts w:ascii="Times New Roman" w:hAnsi="Times New Roman"/>
              </w:rPr>
              <w:commentReference w:id="1340"/>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341"/>
            <w:r>
              <w:t>ϯⲥⲩⲛⲧⲉⲗⲓⲁ</w:t>
            </w:r>
            <w:commentRangeEnd w:id="1341"/>
            <w:r>
              <w:rPr>
                <w:rStyle w:val="CommentReference"/>
                <w:rFonts w:ascii="Times New Roman" w:hAnsi="Times New Roman"/>
              </w:rPr>
              <w:commentReference w:id="1341"/>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342" w:name="_Ref434475362"/>
      <w:r>
        <w:t>The Wednesday Psali Batos</w:t>
      </w:r>
      <w:r w:rsidR="006C1B94">
        <w:t xml:space="preserve"> for Theophany</w:t>
      </w:r>
      <w:bookmarkEnd w:id="13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77777777" w:rsidR="00534D41" w:rsidRDefault="00534D41" w:rsidP="00534D41">
            <w:pPr>
              <w:pStyle w:val="EngHang"/>
            </w:pPr>
            <w:r>
              <w:t>About the morning star:</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343" w:name="_Ref434475388"/>
      <w:r>
        <w:t>The Thursday Psali Batos</w:t>
      </w:r>
      <w:r w:rsidR="006C1B94">
        <w:t xml:space="preserve"> for Theophany</w:t>
      </w:r>
      <w:bookmarkEnd w:id="13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77777777" w:rsidR="00C74BAE" w:rsidRPr="0078672A" w:rsidRDefault="00C74BAE" w:rsidP="00C74BAE">
            <w:pPr>
              <w:pStyle w:val="EngHangEnd"/>
            </w:pPr>
            <w:r>
              <w:t>For ever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344" w:name="_Ref434475411"/>
      <w:r>
        <w:t>The Friday Psali Batos</w:t>
      </w:r>
      <w:r w:rsidR="006C1B94">
        <w:t xml:space="preserve"> for Theophany</w:t>
      </w:r>
      <w:bookmarkEnd w:id="13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345" w:name="_Ref434475434"/>
      <w:r>
        <w:t>The Saturday Psali Batos</w:t>
      </w:r>
      <w:r w:rsidR="006C1B94">
        <w:t xml:space="preserve"> for Theophany</w:t>
      </w:r>
      <w:bookmarkEnd w:id="13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346"/>
            <w:r>
              <w:t>liberty</w:t>
            </w:r>
            <w:commentRangeEnd w:id="1346"/>
            <w:r>
              <w:rPr>
                <w:rStyle w:val="CommentReference"/>
              </w:rPr>
              <w:commentReference w:id="1346"/>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347"/>
            <w:r>
              <w:t xml:space="preserve">confirm </w:t>
            </w:r>
            <w:commentRangeEnd w:id="1347"/>
            <w:r>
              <w:rPr>
                <w:rStyle w:val="CommentReference"/>
              </w:rPr>
              <w:commentReference w:id="1347"/>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348" w:name="_Toc437373156"/>
      <w:r>
        <w:t>January 7 (8) / Tobi 12</w:t>
      </w:r>
      <w:r w:rsidR="001225FA">
        <w:t xml:space="preserve">: </w:t>
      </w:r>
      <w:r>
        <w:t>The Second Day of the Feast of Theophany</w:t>
      </w:r>
      <w:bookmarkEnd w:id="1348"/>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349" w:name="_Toc437373157"/>
      <w:r>
        <w:lastRenderedPageBreak/>
        <w:t>January 7 (8) / Tobi 12</w:t>
      </w:r>
      <w:r w:rsidR="001225FA">
        <w:t xml:space="preserve">: </w:t>
      </w:r>
      <w:r>
        <w:t>Also the Commemoration of Archangel Michael</w:t>
      </w:r>
      <w:bookmarkEnd w:id="1349"/>
    </w:p>
    <w:p w14:paraId="322A578A" w14:textId="77777777" w:rsidR="00191A26" w:rsidRPr="00B637D8" w:rsidRDefault="00191A26" w:rsidP="00191A26">
      <w:pPr>
        <w:pStyle w:val="Rubric"/>
      </w:pPr>
      <w:bookmarkStart w:id="1350" w:name="_Toc410196207"/>
      <w:bookmarkStart w:id="1351" w:name="_Toc410196449"/>
      <w:bookmarkStart w:id="1352" w:name="_Toc410196951"/>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6D1BDB" w14:textId="77777777" w:rsidR="006B44CE" w:rsidRDefault="006B44CE" w:rsidP="006B44CE">
      <w:pPr>
        <w:pStyle w:val="Heading3"/>
      </w:pPr>
      <w:bookmarkStart w:id="1353" w:name="_Ref434562461"/>
      <w:bookmarkStart w:id="1354" w:name="_Toc437373158"/>
      <w:r>
        <w:t>January 7 (8) / Tobi 12</w:t>
      </w:r>
      <w:r w:rsidR="001225FA">
        <w:t xml:space="preserve">: </w:t>
      </w:r>
      <w:commentRangeStart w:id="1355"/>
      <w:r>
        <w:t>Also St. Theodore Anatoly</w:t>
      </w:r>
      <w:commentRangeEnd w:id="1355"/>
      <w:r>
        <w:rPr>
          <w:rStyle w:val="CommentReference"/>
          <w:rFonts w:eastAsiaTheme="minorHAnsi" w:cstheme="minorBidi"/>
          <w:b w:val="0"/>
          <w:bCs w:val="0"/>
        </w:rPr>
        <w:commentReference w:id="1355"/>
      </w:r>
      <w:bookmarkEnd w:id="1353"/>
      <w:bookmarkEnd w:id="1354"/>
    </w:p>
    <w:p w14:paraId="7DD26869" w14:textId="77777777" w:rsidR="006B44CE" w:rsidRDefault="006B44CE" w:rsidP="006B44CE">
      <w:pPr>
        <w:pStyle w:val="Heading4"/>
      </w:pPr>
      <w:bookmarkStart w:id="1356" w:name="_Ref434477694"/>
      <w:bookmarkStart w:id="1357" w:name="_Ref434489376"/>
      <w:r>
        <w:t>The Doxology</w:t>
      </w:r>
      <w:bookmarkEnd w:id="1356"/>
      <w:r w:rsidR="00B46E6E">
        <w:t xml:space="preserve"> for St. Theodore Anatoly</w:t>
      </w:r>
      <w:bookmarkEnd w:id="135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lastRenderedPageBreak/>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358" w:name="_Toc437373159"/>
      <w:r>
        <w:t>January 8 (9) / Tobi 13: The Feast of T</w:t>
      </w:r>
      <w:r w:rsidR="00495F1A">
        <w:t>he Wedding of Cana of Galilee</w:t>
      </w:r>
      <w:bookmarkEnd w:id="1350"/>
      <w:bookmarkEnd w:id="1351"/>
      <w:bookmarkEnd w:id="1352"/>
      <w:bookmarkEnd w:id="1358"/>
    </w:p>
    <w:p w14:paraId="46F7A60E" w14:textId="77777777" w:rsidR="00A37BB6" w:rsidRDefault="00A37BB6" w:rsidP="00A37BB6">
      <w:pPr>
        <w:pStyle w:val="Heading4"/>
      </w:pPr>
      <w:bookmarkStart w:id="1359" w:name="_Ref434477774"/>
      <w:r>
        <w:t>The Doxology</w:t>
      </w:r>
      <w:r w:rsidR="00E21EA3">
        <w:t xml:space="preserve"> for the Wedding of Cana</w:t>
      </w:r>
      <w:bookmarkEnd w:id="13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lastRenderedPageBreak/>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360" w:name="_Ref434475472"/>
      <w:r>
        <w:t>The Psali Adam</w:t>
      </w:r>
      <w:r w:rsidR="006C1B94">
        <w:t xml:space="preserve"> for the Wedding of Cana</w:t>
      </w:r>
      <w:bookmarkEnd w:id="13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lastRenderedPageBreak/>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361" w:name="_Ref434475500"/>
      <w:r>
        <w:lastRenderedPageBreak/>
        <w:t>The Psali Batos</w:t>
      </w:r>
      <w:r w:rsidR="006C1B94">
        <w:t xml:space="preserve"> for the Wedding of Cana</w:t>
      </w:r>
      <w:bookmarkEnd w:id="13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lastRenderedPageBreak/>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lastRenderedPageBreak/>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362" w:name="_Ref434560112"/>
      <w:bookmarkStart w:id="1363" w:name="_Toc437373160"/>
      <w:r>
        <w:t>January 8 (9) / Tobi 13: Also the Martyrdom of St. Demiana</w:t>
      </w:r>
      <w:bookmarkEnd w:id="1362"/>
      <w:bookmarkEnd w:id="1363"/>
    </w:p>
    <w:p w14:paraId="1CED9AFC" w14:textId="77777777"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B50C35">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B50C35">
        <w:rPr>
          <w:noProof/>
        </w:rPr>
        <w:t>549</w:t>
      </w:r>
      <w:r w:rsidR="002409EF">
        <w:fldChar w:fldCharType="end"/>
      </w:r>
      <w:r>
        <w:t>.</w:t>
      </w:r>
    </w:p>
    <w:p w14:paraId="625F7E74" w14:textId="77777777" w:rsidR="00B53E05" w:rsidRDefault="00B53E05" w:rsidP="00B53E05">
      <w:pPr>
        <w:pStyle w:val="Heading4"/>
      </w:pPr>
      <w:bookmarkStart w:id="1364" w:name="_Ref434490124"/>
      <w:r>
        <w:lastRenderedPageBreak/>
        <w:t>Another Doxology of St. Demiana</w:t>
      </w:r>
      <w:bookmarkEnd w:id="13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511"/>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512"/>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365" w:name="_Ref434563224"/>
      <w:bookmarkStart w:id="1366" w:name="_Toc437373161"/>
      <w:r>
        <w:t>January 9 (10) / Tobi 14: St. Maximus</w:t>
      </w:r>
      <w:bookmarkEnd w:id="1365"/>
      <w:bookmarkEnd w:id="1366"/>
    </w:p>
    <w:p w14:paraId="1847ABB1" w14:textId="77777777" w:rsidR="00662600" w:rsidRDefault="00810F04" w:rsidP="00810F04">
      <w:pPr>
        <w:pStyle w:val="Heading4"/>
      </w:pPr>
      <w:bookmarkStart w:id="1367" w:name="_Ref434490957"/>
      <w:r>
        <w:t>The Doxology for</w:t>
      </w:r>
      <w:r w:rsidR="00662600">
        <w:t xml:space="preserve"> Sts. Maximus and Dometius</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513"/>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514"/>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371" w:name="_Toc437373162"/>
      <w:r>
        <w:t>Jan</w:t>
      </w:r>
      <w:r w:rsidR="00662600">
        <w:t>uary 12 (13) / Tobi 17: St. Dome</w:t>
      </w:r>
      <w:r>
        <w:t>tius</w:t>
      </w:r>
      <w:bookmarkEnd w:id="1371"/>
    </w:p>
    <w:p w14:paraId="1995A2EE" w14:textId="77777777" w:rsidR="00FF5FF3" w:rsidRP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B50C35">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B50C35">
        <w:rPr>
          <w:noProof/>
        </w:rPr>
        <w:t>740</w:t>
      </w:r>
      <w:r w:rsidR="002409EF">
        <w:fldChar w:fldCharType="end"/>
      </w:r>
      <w:r>
        <w:t>.</w:t>
      </w:r>
    </w:p>
    <w:p w14:paraId="1C984C3F" w14:textId="77777777" w:rsidR="00160DE3" w:rsidRDefault="00160DE3" w:rsidP="00160DE3">
      <w:pPr>
        <w:pStyle w:val="Heading3"/>
      </w:pPr>
      <w:bookmarkStart w:id="1372" w:name="_Toc437373163"/>
      <w:bookmarkStart w:id="1373" w:name="_Toc410196208"/>
      <w:bookmarkStart w:id="1374" w:name="_Toc410196450"/>
      <w:bookmarkStart w:id="1375" w:name="_Toc410196952"/>
      <w:r>
        <w:t>January 15 (16) / Tobi 20: Departure of St. Prochorus the Disciple</w:t>
      </w:r>
      <w:bookmarkEnd w:id="1372"/>
    </w:p>
    <w:p w14:paraId="19B1C0D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33EC0AE" w14:textId="77777777" w:rsidR="00495F1A" w:rsidRDefault="00FF5FF3" w:rsidP="00495F1A">
      <w:pPr>
        <w:pStyle w:val="Heading3"/>
      </w:pPr>
      <w:bookmarkStart w:id="1376" w:name="_Toc437373164"/>
      <w:r>
        <w:t xml:space="preserve">January 16 (17) / Tobi 21: </w:t>
      </w:r>
      <w:r w:rsidR="00495F1A">
        <w:t>The Dormition of the Virgin</w:t>
      </w:r>
      <w:bookmarkEnd w:id="1373"/>
      <w:bookmarkEnd w:id="1374"/>
      <w:bookmarkEnd w:id="1375"/>
      <w:bookmarkEnd w:id="1376"/>
    </w:p>
    <w:p w14:paraId="2972BA3D" w14:textId="4703F130"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315F86A2" w14:textId="77777777" w:rsidR="00FF5FF3" w:rsidRDefault="00FF5FF3" w:rsidP="00FF5FF3">
      <w:pPr>
        <w:pStyle w:val="Heading3"/>
      </w:pPr>
      <w:bookmarkStart w:id="1377" w:name="_Ref434560171"/>
      <w:bookmarkStart w:id="1378" w:name="_Toc437373165"/>
      <w:r>
        <w:t>January 17 (18) / Tobi 22: St. Anthony the Great</w:t>
      </w:r>
      <w:bookmarkEnd w:id="1377"/>
      <w:bookmarkEnd w:id="1378"/>
    </w:p>
    <w:p w14:paraId="38BCD1D7" w14:textId="77777777" w:rsidR="00FF5FF3" w:rsidRDefault="00FF5FF3" w:rsidP="00FF5FF3">
      <w:pPr>
        <w:pStyle w:val="Heading4"/>
      </w:pPr>
      <w:bookmarkStart w:id="1379" w:name="_Ref434490340"/>
      <w:r>
        <w:t>The Doxology</w:t>
      </w:r>
      <w:r w:rsidR="00B46E6E">
        <w:t xml:space="preserve"> for St. Anthony the Great</w:t>
      </w:r>
      <w:bookmarkEnd w:id="1379"/>
    </w:p>
    <w:p w14:paraId="3ECAE88B" w14:textId="77777777"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lastRenderedPageBreak/>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380" w:name="_Toc437373166"/>
      <w:r>
        <w:lastRenderedPageBreak/>
        <w:t>January 18 (19) / Tobi 23: St. Timothy the Apostle</w:t>
      </w:r>
      <w:bookmarkEnd w:id="1380"/>
    </w:p>
    <w:p w14:paraId="7EAF3C01"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239DDB91" w14:textId="77777777" w:rsidR="00596AC8" w:rsidRDefault="00596AC8" w:rsidP="00596AC8">
      <w:pPr>
        <w:pStyle w:val="Heading3"/>
      </w:pPr>
      <w:bookmarkStart w:id="1381" w:name="_Toc437373167"/>
      <w:r>
        <w:t>January 22 (23) / Tobi 27: Archangel Suriel</w:t>
      </w:r>
      <w:bookmarkEnd w:id="1381"/>
    </w:p>
    <w:p w14:paraId="79FCFE0C" w14:textId="77777777" w:rsidR="00596AC8" w:rsidRDefault="00596AC8" w:rsidP="00596AC8">
      <w:pPr>
        <w:pStyle w:val="Heading4"/>
      </w:pPr>
      <w:bookmarkStart w:id="1382" w:name="_Ref434488250"/>
      <w:r>
        <w:t>The Doxology</w:t>
      </w:r>
      <w:r w:rsidR="00B46E6E">
        <w:t xml:space="preserve"> for Archangel Suriel</w:t>
      </w:r>
      <w:bookmarkEnd w:id="13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6C781B">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383" w:name="_Toc437373168"/>
      <w:r>
        <w:t>January 22 (23) / Tobi 27: Also Relocation of St. Timothy the Apostle’s Relics</w:t>
      </w:r>
      <w:bookmarkEnd w:id="1383"/>
    </w:p>
    <w:p w14:paraId="3FBC7E0C" w14:textId="77777777" w:rsidR="00191A26" w:rsidRDefault="00191A26" w:rsidP="00191A26">
      <w:pPr>
        <w:pStyle w:val="Rubric"/>
      </w:pPr>
      <w:bookmarkStart w:id="1384" w:name="_Ref434560218"/>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533</w:t>
      </w:r>
      <w:r>
        <w:fldChar w:fldCharType="end"/>
      </w:r>
      <w:r>
        <w:t xml:space="preserve">, </w:t>
      </w:r>
      <w:r>
        <w:fldChar w:fldCharType="begin"/>
      </w:r>
      <w:r>
        <w:instrText xml:space="preserve"> PAGEREF _Ref434488657 \h </w:instrText>
      </w:r>
      <w:r>
        <w:fldChar w:fldCharType="separate"/>
      </w:r>
      <w:r w:rsidR="00B50C35">
        <w:rPr>
          <w:noProof/>
        </w:rPr>
        <w:t>533</w:t>
      </w:r>
      <w:r>
        <w:fldChar w:fldCharType="end"/>
      </w:r>
      <w:r>
        <w:t xml:space="preserve">, or </w:t>
      </w:r>
      <w:r>
        <w:fldChar w:fldCharType="begin"/>
      </w:r>
      <w:r>
        <w:instrText xml:space="preserve"> PAGEREF _Ref434488992 \h </w:instrText>
      </w:r>
      <w:r>
        <w:fldChar w:fldCharType="separate"/>
      </w:r>
      <w:r w:rsidR="00B50C35">
        <w:rPr>
          <w:noProof/>
        </w:rPr>
        <w:t>535</w:t>
      </w:r>
      <w:r>
        <w:fldChar w:fldCharType="end"/>
      </w:r>
      <w:r>
        <w:t>.</w:t>
      </w:r>
    </w:p>
    <w:p w14:paraId="3D3C66F4" w14:textId="77777777" w:rsidR="00B52D77" w:rsidRDefault="00B52D77" w:rsidP="00B52D77">
      <w:pPr>
        <w:pStyle w:val="Heading3"/>
      </w:pPr>
      <w:bookmarkStart w:id="1385" w:name="_Toc437373169"/>
      <w:r>
        <w:lastRenderedPageBreak/>
        <w:t>January 24 (25) / Tobi 29: Commemoration of the Annunciation, Nativity, and Resurrection on the 29</w:t>
      </w:r>
      <w:r w:rsidRPr="00C0205C">
        <w:rPr>
          <w:vertAlign w:val="superscript"/>
        </w:rPr>
        <w:t>th</w:t>
      </w:r>
      <w:r>
        <w:t xml:space="preserve"> of Every Month</w:t>
      </w:r>
      <w:bookmarkEnd w:id="1385"/>
    </w:p>
    <w:p w14:paraId="51467B4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580</w:t>
      </w:r>
      <w:r>
        <w:fldChar w:fldCharType="end"/>
      </w:r>
      <w:r>
        <w:t>.</w:t>
      </w:r>
    </w:p>
    <w:p w14:paraId="17F33393" w14:textId="77777777" w:rsidR="00C30529" w:rsidRDefault="00C30529" w:rsidP="00C30529">
      <w:pPr>
        <w:pStyle w:val="Heading3"/>
      </w:pPr>
      <w:bookmarkStart w:id="1386" w:name="_Toc437373170"/>
      <w:r>
        <w:t>January 27 (28) / Meshir 2: St. Paul the Anchorite</w:t>
      </w:r>
      <w:bookmarkEnd w:id="1384"/>
      <w:bookmarkEnd w:id="1386"/>
    </w:p>
    <w:p w14:paraId="680E4267" w14:textId="77777777" w:rsidR="00C30529" w:rsidRDefault="00C30529" w:rsidP="00C30529">
      <w:pPr>
        <w:pStyle w:val="Heading4"/>
      </w:pPr>
      <w:bookmarkStart w:id="1387" w:name="_Ref434490368"/>
      <w:r>
        <w:t>The Doxology</w:t>
      </w:r>
      <w:r w:rsidR="00B46E6E">
        <w:t xml:space="preserve"> for St. Paul the Anchorite</w:t>
      </w:r>
      <w:bookmarkEnd w:id="1387"/>
    </w:p>
    <w:p w14:paraId="06164582" w14:textId="77777777"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B50C35">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B50C35">
        <w:rPr>
          <w:noProof/>
        </w:rPr>
        <w:t>555</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515"/>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516"/>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388" w:name="_Toc437373171"/>
      <w:r>
        <w:t>January 29 (30) / Meshir 4: Martyrdom of St. Agabus the Disciple</w:t>
      </w:r>
      <w:bookmarkEnd w:id="1388"/>
    </w:p>
    <w:p w14:paraId="6DDD9040" w14:textId="77777777" w:rsidR="00191A26" w:rsidRDefault="00191A26" w:rsidP="00191A26">
      <w:pPr>
        <w:pStyle w:val="Rubric"/>
      </w:pPr>
      <w:bookmarkStart w:id="1389" w:name="_Toc410196209"/>
      <w:bookmarkStart w:id="1390" w:name="_Toc410196451"/>
      <w:bookmarkStart w:id="1391" w:name="_Toc410196953"/>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7F3DC96" w14:textId="77777777" w:rsidR="00E30E2D" w:rsidRDefault="00E30E2D" w:rsidP="00E30E2D">
      <w:pPr>
        <w:pStyle w:val="Heading3"/>
      </w:pPr>
      <w:bookmarkStart w:id="1392" w:name="_Toc437373172"/>
      <w:r>
        <w:t>January 21 (31) / Meshir 5: St. Apollo the Friend of St. Apip</w:t>
      </w:r>
      <w:bookmarkEnd w:id="1392"/>
    </w:p>
    <w:p w14:paraId="116251B8" w14:textId="77777777" w:rsidR="00E30E2D" w:rsidRDefault="00E30E2D" w:rsidP="002409EF">
      <w:pPr>
        <w:pStyle w:val="Rubric"/>
        <w:tabs>
          <w:tab w:val="left" w:pos="6840"/>
        </w:tabs>
      </w:pPr>
      <w:r>
        <w:t>See</w:t>
      </w:r>
      <w:r w:rsidR="002409EF">
        <w:t xml:space="preserve"> </w:t>
      </w:r>
      <w:r w:rsidR="002409EF">
        <w:fldChar w:fldCharType="begin"/>
      </w:r>
      <w:r w:rsidR="002409EF">
        <w:instrText xml:space="preserve"> REF _Ref434563347 \h </w:instrText>
      </w:r>
      <w:r w:rsidR="002409EF">
        <w:fldChar w:fldCharType="separate"/>
      </w:r>
      <w:r w:rsidR="00B50C35">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sidR="00B50C35">
        <w:rPr>
          <w:noProof/>
        </w:rPr>
        <w:t>606</w:t>
      </w:r>
      <w:r w:rsidR="002409EF">
        <w:fldChar w:fldCharType="end"/>
      </w:r>
      <w:r>
        <w:t>.</w:t>
      </w:r>
    </w:p>
    <w:p w14:paraId="03E5B08D" w14:textId="77777777" w:rsidR="00495F1A" w:rsidRDefault="00495F1A" w:rsidP="00495F1A">
      <w:pPr>
        <w:pStyle w:val="Heading2"/>
      </w:pPr>
      <w:bookmarkStart w:id="1393" w:name="_Toc437373021"/>
      <w:bookmarkStart w:id="1394" w:name="February"/>
      <w:bookmarkEnd w:id="1313"/>
      <w:r>
        <w:lastRenderedPageBreak/>
        <w:t>February</w:t>
      </w:r>
      <w:bookmarkEnd w:id="1389"/>
      <w:bookmarkEnd w:id="1390"/>
      <w:bookmarkEnd w:id="1391"/>
      <w:r w:rsidR="00C30529">
        <w:t xml:space="preserve"> or </w:t>
      </w:r>
      <w:r w:rsidR="00C30529">
        <w:rPr>
          <w:rFonts w:ascii="FreeSerifAvvaShenouda" w:hAnsi="FreeSerifAvvaShenouda" w:cs="FreeSerifAvvaShenouda"/>
        </w:rPr>
        <w:t>Ⲙϣⲓⲣ</w:t>
      </w:r>
      <w:bookmarkEnd w:id="1393"/>
    </w:p>
    <w:bookmarkStart w:id="1395" w:name="_Toc410196210" w:displacedByCustomXml="next"/>
    <w:bookmarkStart w:id="1396" w:name="_Toc410196452" w:displacedByCustomXml="next"/>
    <w:bookmarkStart w:id="1397" w:name="_Toc410196954" w:displacedByCustomXml="next"/>
    <w:sdt>
      <w:sdtPr>
        <w:id w:val="603392108"/>
        <w:docPartObj>
          <w:docPartGallery w:val="Table of Contents"/>
          <w:docPartUnique/>
        </w:docPartObj>
      </w:sdtPr>
      <w:sdtEndPr>
        <w:rPr>
          <w:b/>
          <w:bCs/>
          <w:noProof/>
        </w:rPr>
      </w:sdtEndPr>
      <w:sdtContent>
        <w:p w14:paraId="51EB4255"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February</w:instrText>
          </w:r>
          <w:r>
            <w:rPr>
              <w:noProof/>
            </w:rPr>
            <w:fldChar w:fldCharType="separate"/>
          </w:r>
          <w:hyperlink w:anchor="_Toc437373173" w:history="1">
            <w:r w:rsidR="00B50C35" w:rsidRPr="00ED0B3C">
              <w:rPr>
                <w:rStyle w:val="Hyperlink"/>
                <w:noProof/>
              </w:rPr>
              <w:t>February 2 (3): Meshir 8: The Entrance into the Temple</w:t>
            </w:r>
            <w:r w:rsidR="00B50C35">
              <w:rPr>
                <w:noProof/>
                <w:webHidden/>
              </w:rPr>
              <w:tab/>
            </w:r>
            <w:r w:rsidR="00B50C35">
              <w:rPr>
                <w:noProof/>
                <w:webHidden/>
              </w:rPr>
              <w:fldChar w:fldCharType="begin"/>
            </w:r>
            <w:r w:rsidR="00B50C35">
              <w:rPr>
                <w:noProof/>
                <w:webHidden/>
              </w:rPr>
              <w:instrText xml:space="preserve"> PAGEREF _Toc437373173 \h </w:instrText>
            </w:r>
            <w:r w:rsidR="00B50C35">
              <w:rPr>
                <w:noProof/>
                <w:webHidden/>
              </w:rPr>
            </w:r>
            <w:r w:rsidR="00B50C35">
              <w:rPr>
                <w:noProof/>
                <w:webHidden/>
              </w:rPr>
              <w:fldChar w:fldCharType="separate"/>
            </w:r>
            <w:r w:rsidR="00B50C35">
              <w:rPr>
                <w:noProof/>
                <w:webHidden/>
              </w:rPr>
              <w:t>747</w:t>
            </w:r>
            <w:r w:rsidR="00B50C35">
              <w:rPr>
                <w:noProof/>
                <w:webHidden/>
              </w:rPr>
              <w:fldChar w:fldCharType="end"/>
            </w:r>
          </w:hyperlink>
        </w:p>
        <w:p w14:paraId="495CA5F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4" w:history="1">
            <w:r w:rsidR="00B50C35" w:rsidRPr="00ED0B3C">
              <w:rPr>
                <w:rStyle w:val="Hyperlink"/>
                <w:noProof/>
              </w:rPr>
              <w:t>February 4 (5) / Meshir 10: Martyrdom of St. James the Son of Alphaeus</w:t>
            </w:r>
            <w:r w:rsidR="00B50C35">
              <w:rPr>
                <w:noProof/>
                <w:webHidden/>
              </w:rPr>
              <w:tab/>
            </w:r>
            <w:r w:rsidR="00B50C35">
              <w:rPr>
                <w:noProof/>
                <w:webHidden/>
              </w:rPr>
              <w:fldChar w:fldCharType="begin"/>
            </w:r>
            <w:r w:rsidR="00B50C35">
              <w:rPr>
                <w:noProof/>
                <w:webHidden/>
              </w:rPr>
              <w:instrText xml:space="preserve"> PAGEREF _Toc437373174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02590FC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5" w:history="1">
            <w:r w:rsidR="00B50C35" w:rsidRPr="00ED0B3C">
              <w:rPr>
                <w:rStyle w:val="Hyperlink"/>
                <w:noProof/>
              </w:rPr>
              <w:t>February 6 (7) / Meshir 12: Commemoration of Archangel Michael</w:t>
            </w:r>
            <w:r w:rsidR="00B50C35">
              <w:rPr>
                <w:noProof/>
                <w:webHidden/>
              </w:rPr>
              <w:tab/>
            </w:r>
            <w:r w:rsidR="00B50C35">
              <w:rPr>
                <w:noProof/>
                <w:webHidden/>
              </w:rPr>
              <w:fldChar w:fldCharType="begin"/>
            </w:r>
            <w:r w:rsidR="00B50C35">
              <w:rPr>
                <w:noProof/>
                <w:webHidden/>
              </w:rPr>
              <w:instrText xml:space="preserve"> PAGEREF _Toc437373175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DBF7E4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6" w:history="1">
            <w:r w:rsidR="00B50C35" w:rsidRPr="00ED0B3C">
              <w:rPr>
                <w:rStyle w:val="Hyperlink"/>
                <w:noProof/>
              </w:rPr>
              <w:t>February 8 (9) / Meshir 14: The Departure of St. Severus</w:t>
            </w:r>
            <w:r w:rsidR="00B50C35">
              <w:rPr>
                <w:noProof/>
                <w:webHidden/>
              </w:rPr>
              <w:tab/>
            </w:r>
            <w:r w:rsidR="00B50C35">
              <w:rPr>
                <w:noProof/>
                <w:webHidden/>
              </w:rPr>
              <w:fldChar w:fldCharType="begin"/>
            </w:r>
            <w:r w:rsidR="00B50C35">
              <w:rPr>
                <w:noProof/>
                <w:webHidden/>
              </w:rPr>
              <w:instrText xml:space="preserve"> PAGEREF _Toc437373176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65CC8C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7" w:history="1">
            <w:r w:rsidR="00B50C35" w:rsidRPr="00ED0B3C">
              <w:rPr>
                <w:rStyle w:val="Hyperlink"/>
                <w:noProof/>
              </w:rPr>
              <w:t>February 10 (11) / Meshir 16: Isaac the Syrian</w:t>
            </w:r>
            <w:r w:rsidR="00B50C35">
              <w:rPr>
                <w:noProof/>
                <w:webHidden/>
              </w:rPr>
              <w:tab/>
            </w:r>
            <w:r w:rsidR="00B50C35">
              <w:rPr>
                <w:noProof/>
                <w:webHidden/>
              </w:rPr>
              <w:fldChar w:fldCharType="begin"/>
            </w:r>
            <w:r w:rsidR="00B50C35">
              <w:rPr>
                <w:noProof/>
                <w:webHidden/>
              </w:rPr>
              <w:instrText xml:space="preserve"> PAGEREF _Toc437373177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508F80B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8" w:history="1">
            <w:r w:rsidR="00B50C35" w:rsidRPr="00ED0B3C">
              <w:rPr>
                <w:rStyle w:val="Hyperlink"/>
                <w:noProof/>
              </w:rPr>
              <w:t>February 15 (16) / Meshir 21: Commemoration of the Theotokos</w:t>
            </w:r>
            <w:r w:rsidR="00B50C35">
              <w:rPr>
                <w:noProof/>
                <w:webHidden/>
              </w:rPr>
              <w:tab/>
            </w:r>
            <w:r w:rsidR="00B50C35">
              <w:rPr>
                <w:noProof/>
                <w:webHidden/>
              </w:rPr>
              <w:fldChar w:fldCharType="begin"/>
            </w:r>
            <w:r w:rsidR="00B50C35">
              <w:rPr>
                <w:noProof/>
                <w:webHidden/>
              </w:rPr>
              <w:instrText xml:space="preserve"> PAGEREF _Toc437373178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C49C11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79" w:history="1">
            <w:r w:rsidR="00B50C35" w:rsidRPr="00ED0B3C">
              <w:rPr>
                <w:rStyle w:val="Hyperlink"/>
                <w:noProof/>
              </w:rPr>
              <w:t>February 15 (16) / Meshir 21: Also Martyrdom of St. Onesimus, the Disciple of St. Paul</w:t>
            </w:r>
            <w:r w:rsidR="00B50C35">
              <w:rPr>
                <w:noProof/>
                <w:webHidden/>
              </w:rPr>
              <w:tab/>
            </w:r>
            <w:r w:rsidR="00B50C35">
              <w:rPr>
                <w:noProof/>
                <w:webHidden/>
              </w:rPr>
              <w:fldChar w:fldCharType="begin"/>
            </w:r>
            <w:r w:rsidR="00B50C35">
              <w:rPr>
                <w:noProof/>
                <w:webHidden/>
              </w:rPr>
              <w:instrText xml:space="preserve"> PAGEREF _Toc437373179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2480D28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0" w:history="1">
            <w:r w:rsidR="00B50C35" w:rsidRPr="00ED0B3C">
              <w:rPr>
                <w:rStyle w:val="Hyperlink"/>
                <w:noProof/>
              </w:rPr>
              <w:t>February 23 (24) / Meshir 29: Commemoration of the Annunciation, Nativity, and Resurrection on the 29</w:t>
            </w:r>
            <w:r w:rsidR="00B50C35" w:rsidRPr="00ED0B3C">
              <w:rPr>
                <w:rStyle w:val="Hyperlink"/>
                <w:noProof/>
                <w:vertAlign w:val="superscript"/>
              </w:rPr>
              <w:t>th</w:t>
            </w:r>
            <w:r w:rsidR="00B50C35" w:rsidRPr="00ED0B3C">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_Toc437373180 \h </w:instrText>
            </w:r>
            <w:r w:rsidR="00B50C35">
              <w:rPr>
                <w:noProof/>
                <w:webHidden/>
              </w:rPr>
            </w:r>
            <w:r w:rsidR="00B50C35">
              <w:rPr>
                <w:noProof/>
                <w:webHidden/>
              </w:rPr>
              <w:fldChar w:fldCharType="separate"/>
            </w:r>
            <w:r w:rsidR="00B50C35">
              <w:rPr>
                <w:noProof/>
                <w:webHidden/>
              </w:rPr>
              <w:t>748</w:t>
            </w:r>
            <w:r w:rsidR="00B50C35">
              <w:rPr>
                <w:noProof/>
                <w:webHidden/>
              </w:rPr>
              <w:fldChar w:fldCharType="end"/>
            </w:r>
          </w:hyperlink>
        </w:p>
        <w:p w14:paraId="7D18D8E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1" w:history="1">
            <w:r w:rsidR="00B50C35" w:rsidRPr="00ED0B3C">
              <w:rPr>
                <w:rStyle w:val="Hyperlink"/>
                <w:noProof/>
              </w:rPr>
              <w:t>February 24 (25) / Meshir 30: Appearance of the Head of St. John the Baptist</w:t>
            </w:r>
            <w:r w:rsidR="00B50C35">
              <w:rPr>
                <w:noProof/>
                <w:webHidden/>
              </w:rPr>
              <w:tab/>
            </w:r>
            <w:r w:rsidR="00B50C35">
              <w:rPr>
                <w:noProof/>
                <w:webHidden/>
              </w:rPr>
              <w:fldChar w:fldCharType="begin"/>
            </w:r>
            <w:r w:rsidR="00B50C35">
              <w:rPr>
                <w:noProof/>
                <w:webHidden/>
              </w:rPr>
              <w:instrText xml:space="preserve"> PAGEREF _Toc437373181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3D463D0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2" w:history="1">
            <w:r w:rsidR="00B50C35" w:rsidRPr="00ED0B3C">
              <w:rPr>
                <w:rStyle w:val="Hyperlink"/>
                <w:noProof/>
              </w:rPr>
              <w:t>February 24 (25) / Meshir 30: Also St. Cyril VI</w:t>
            </w:r>
            <w:r w:rsidR="00B50C35">
              <w:rPr>
                <w:noProof/>
                <w:webHidden/>
              </w:rPr>
              <w:tab/>
            </w:r>
            <w:r w:rsidR="00B50C35">
              <w:rPr>
                <w:noProof/>
                <w:webHidden/>
              </w:rPr>
              <w:fldChar w:fldCharType="begin"/>
            </w:r>
            <w:r w:rsidR="00B50C35">
              <w:rPr>
                <w:noProof/>
                <w:webHidden/>
              </w:rPr>
              <w:instrText xml:space="preserve"> PAGEREF _Toc437373182 \h </w:instrText>
            </w:r>
            <w:r w:rsidR="00B50C35">
              <w:rPr>
                <w:noProof/>
                <w:webHidden/>
              </w:rPr>
            </w:r>
            <w:r w:rsidR="00B50C35">
              <w:rPr>
                <w:noProof/>
                <w:webHidden/>
              </w:rPr>
              <w:fldChar w:fldCharType="separate"/>
            </w:r>
            <w:r w:rsidR="00B50C35">
              <w:rPr>
                <w:noProof/>
                <w:webHidden/>
              </w:rPr>
              <w:t>749</w:t>
            </w:r>
            <w:r w:rsidR="00B50C35">
              <w:rPr>
                <w:noProof/>
                <w:webHidden/>
              </w:rPr>
              <w:fldChar w:fldCharType="end"/>
            </w:r>
          </w:hyperlink>
        </w:p>
        <w:p w14:paraId="460A3E10" w14:textId="582E04CD"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398" w:name="_Toc437373173"/>
      <w:r>
        <w:lastRenderedPageBreak/>
        <w:t xml:space="preserve">February 2 (3): Meshir 8: </w:t>
      </w:r>
      <w:r w:rsidR="00495F1A">
        <w:t>The Entrance into the Temple</w:t>
      </w:r>
      <w:bookmarkEnd w:id="1397"/>
      <w:bookmarkEnd w:id="1396"/>
      <w:bookmarkEnd w:id="1395"/>
      <w:bookmarkEnd w:id="1398"/>
    </w:p>
    <w:p w14:paraId="6E92944D" w14:textId="77777777" w:rsidR="00C30529" w:rsidRDefault="00C30529" w:rsidP="00124ADD">
      <w:pPr>
        <w:pStyle w:val="Heading4"/>
      </w:pPr>
      <w:bookmarkStart w:id="1399" w:name="_Ref434477815"/>
      <w:r>
        <w:t>The Doxology</w:t>
      </w:r>
      <w:r w:rsidR="00E21EA3">
        <w:t xml:space="preserve"> for the Entrance into the Temple</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77777777" w:rsidR="008D6DBB" w:rsidRDefault="008D6DBB" w:rsidP="008D6DBB">
      <w:r>
        <w:t xml:space="preserve">See the </w:t>
      </w:r>
      <w:r w:rsidR="002409EF">
        <w:fldChar w:fldCharType="begin"/>
      </w:r>
      <w:r w:rsidR="002409EF">
        <w:instrText xml:space="preserve"> REF _Ref434475229 \h </w:instrText>
      </w:r>
      <w:r w:rsidR="002409EF">
        <w:fldChar w:fldCharType="separate"/>
      </w:r>
      <w:r w:rsidR="00B50C35">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B50C35">
        <w:rPr>
          <w:noProof/>
        </w:rPr>
        <w:t>687</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B50C35">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B50C35">
        <w:rPr>
          <w:noProof/>
        </w:rPr>
        <w:t>691</w:t>
      </w:r>
      <w:r w:rsidR="002409EF">
        <w:fldChar w:fldCharType="end"/>
      </w:r>
      <w:r w:rsidR="002409EF">
        <w:t>.</w:t>
      </w:r>
    </w:p>
    <w:p w14:paraId="531960F8" w14:textId="77777777" w:rsidR="007F571C" w:rsidRDefault="007F571C" w:rsidP="007F571C">
      <w:pPr>
        <w:pStyle w:val="Heading3"/>
      </w:pPr>
      <w:bookmarkStart w:id="1400" w:name="_Toc437373174"/>
      <w:r>
        <w:t>February 4 (5) / Meshir 10: Martyrdom of St. James the Son of Alphaeus</w:t>
      </w:r>
      <w:bookmarkEnd w:id="1400"/>
    </w:p>
    <w:p w14:paraId="0FA9E3A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38E9A04" w14:textId="77777777" w:rsidR="00DD5136" w:rsidRDefault="00DD5136" w:rsidP="00DD5136">
      <w:pPr>
        <w:pStyle w:val="Heading3"/>
      </w:pPr>
      <w:bookmarkStart w:id="1401" w:name="_Toc437373175"/>
      <w:r>
        <w:t>February 6 (7) / Meshir 12: Commemoration of Archangel Michael</w:t>
      </w:r>
      <w:bookmarkEnd w:id="1401"/>
    </w:p>
    <w:p w14:paraId="10B74EF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5D2675" w14:textId="77777777" w:rsidR="000274A5" w:rsidRDefault="000274A5" w:rsidP="000274A5">
      <w:pPr>
        <w:pStyle w:val="Heading3"/>
      </w:pPr>
      <w:bookmarkStart w:id="1402" w:name="_Toc437373176"/>
      <w:r>
        <w:t>February 8 (9) / Meshir 14: The Departure of St. Severus</w:t>
      </w:r>
      <w:bookmarkEnd w:id="1402"/>
      <w:r>
        <w:t xml:space="preserve"> </w:t>
      </w:r>
    </w:p>
    <w:p w14:paraId="07993059" w14:textId="77777777"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B50C35">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B50C35">
        <w:rPr>
          <w:noProof/>
        </w:rPr>
        <w:t>599</w:t>
      </w:r>
      <w:r w:rsidR="002409EF">
        <w:fldChar w:fldCharType="end"/>
      </w:r>
      <w:r>
        <w:t>.</w:t>
      </w:r>
    </w:p>
    <w:p w14:paraId="1AE071A5" w14:textId="77777777" w:rsidR="00420011" w:rsidRDefault="00420011" w:rsidP="00420011">
      <w:pPr>
        <w:pStyle w:val="Heading3"/>
      </w:pPr>
      <w:bookmarkStart w:id="1403" w:name="_Toc437373177"/>
      <w:r>
        <w:t>February 10 (11) / Meshir 16: Isaac the Syrian</w:t>
      </w:r>
      <w:bookmarkEnd w:id="1403"/>
    </w:p>
    <w:p w14:paraId="2F7479F8" w14:textId="77777777" w:rsidR="005329C1" w:rsidRDefault="005242D1" w:rsidP="005329C1">
      <w:pPr>
        <w:pStyle w:val="Heading3"/>
      </w:pPr>
      <w:bookmarkStart w:id="1404" w:name="_Toc437373178"/>
      <w:r>
        <w:t>February</w:t>
      </w:r>
      <w:r w:rsidR="005329C1">
        <w:t xml:space="preserve"> 15 (16) / Meshir 21: Commemoration of the Theotokos</w:t>
      </w:r>
      <w:bookmarkEnd w:id="1404"/>
    </w:p>
    <w:p w14:paraId="2277ED52" w14:textId="632982EE"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6DD82E8A" w14:textId="77777777" w:rsidR="00160DE3" w:rsidRDefault="00160DE3" w:rsidP="00160DE3">
      <w:pPr>
        <w:pStyle w:val="Heading3"/>
      </w:pPr>
      <w:bookmarkStart w:id="1405" w:name="_Toc437373179"/>
      <w:r>
        <w:t>February 15 (16) / Meshir 21: Also Martyrdom of St. Onesimus, the Disciple of St. Paul</w:t>
      </w:r>
      <w:bookmarkEnd w:id="1405"/>
    </w:p>
    <w:p w14:paraId="197E567A" w14:textId="77777777" w:rsidR="00B52D77" w:rsidRDefault="00B52D77" w:rsidP="00B52D77">
      <w:pPr>
        <w:pStyle w:val="Heading3"/>
      </w:pPr>
      <w:bookmarkStart w:id="1406" w:name="_Toc437373180"/>
      <w:r>
        <w:t>February 23 (24) / Meshir 29: Commemoration of the Annunciation, Nativity, and Resurrection on the 29</w:t>
      </w:r>
      <w:r w:rsidRPr="00C0205C">
        <w:rPr>
          <w:vertAlign w:val="superscript"/>
        </w:rPr>
        <w:t>th</w:t>
      </w:r>
      <w:r>
        <w:t xml:space="preserve"> of Every Month</w:t>
      </w:r>
      <w:bookmarkEnd w:id="1406"/>
    </w:p>
    <w:p w14:paraId="1EC840FE"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3720C5F" w14:textId="77777777" w:rsidR="005242D1" w:rsidRDefault="005242D1" w:rsidP="005242D1">
      <w:pPr>
        <w:pStyle w:val="Heading3"/>
      </w:pPr>
      <w:bookmarkStart w:id="1407" w:name="_Toc437373181"/>
      <w:r>
        <w:lastRenderedPageBreak/>
        <w:t>February 24 (25) / Meshir 30: Appearance of the Head of St. John the Baptist</w:t>
      </w:r>
      <w:bookmarkEnd w:id="1407"/>
    </w:p>
    <w:p w14:paraId="49513F8D" w14:textId="77777777" w:rsidR="00191A26" w:rsidRDefault="00191A26" w:rsidP="00191A26">
      <w:pPr>
        <w:pStyle w:val="Rubric"/>
      </w:pPr>
      <w:bookmarkStart w:id="1408" w:name="_Toc410196211"/>
      <w:bookmarkStart w:id="1409" w:name="_Toc410196453"/>
      <w:bookmarkStart w:id="1410" w:name="_Toc410196955"/>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4CFFD00D" w14:textId="77777777" w:rsidR="001779C0" w:rsidRDefault="001779C0" w:rsidP="001779C0">
      <w:pPr>
        <w:pStyle w:val="Heading3"/>
      </w:pPr>
      <w:bookmarkStart w:id="1411" w:name="_Toc437373182"/>
      <w:r>
        <w:t>February 24 (25) / Meshir 30: Also St. Cyril VI</w:t>
      </w:r>
      <w:bookmarkEnd w:id="1411"/>
    </w:p>
    <w:p w14:paraId="0CDD55AC" w14:textId="77777777" w:rsidR="001779C0" w:rsidRDefault="001779C0" w:rsidP="001779C0">
      <w:pPr>
        <w:pStyle w:val="Heading4"/>
      </w:pPr>
      <w:bookmarkStart w:id="1412" w:name="_Ref434492506"/>
      <w:r>
        <w:t>The Doxology</w:t>
      </w:r>
      <w:r w:rsidR="00B82753">
        <w:t xml:space="preserve"> for St. Cyril VI</w:t>
      </w:r>
      <w:r>
        <w:rPr>
          <w:rStyle w:val="FootnoteReference"/>
        </w:rPr>
        <w:footnoteReference w:id="517"/>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lastRenderedPageBreak/>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413" w:name="_Toc437373022"/>
      <w:bookmarkStart w:id="1414" w:name="March"/>
      <w:bookmarkEnd w:id="1394"/>
      <w:r>
        <w:lastRenderedPageBreak/>
        <w:t>March</w:t>
      </w:r>
      <w:bookmarkEnd w:id="1408"/>
      <w:bookmarkEnd w:id="1409"/>
      <w:bookmarkEnd w:id="1410"/>
      <w:r w:rsidR="00C30529">
        <w:t xml:space="preserve"> or </w:t>
      </w:r>
      <w:r w:rsidR="00C30529">
        <w:rPr>
          <w:rFonts w:ascii="FreeSerifAvvaShenouda" w:hAnsi="FreeSerifAvvaShenouda" w:cs="FreeSerifAvvaShenouda"/>
        </w:rPr>
        <w:t>Ⲡⲁⲣⲙϩⲟⲧⲡ</w:t>
      </w:r>
      <w:bookmarkEnd w:id="1413"/>
    </w:p>
    <w:bookmarkStart w:id="1415" w:name="_Toc410196212" w:displacedByCustomXml="next"/>
    <w:bookmarkStart w:id="1416" w:name="_Toc410196454" w:displacedByCustomXml="next"/>
    <w:bookmarkStart w:id="1417" w:name="_Toc410196956" w:displacedByCustomXml="next"/>
    <w:sdt>
      <w:sdtPr>
        <w:id w:val="-1351720020"/>
        <w:docPartObj>
          <w:docPartGallery w:val="Table of Contents"/>
          <w:docPartUnique/>
        </w:docPartObj>
      </w:sdtPr>
      <w:sdtEndPr>
        <w:rPr>
          <w:b/>
          <w:bCs/>
          <w:noProof/>
        </w:rPr>
      </w:sdtEndPr>
      <w:sdtContent>
        <w:p w14:paraId="4D632E2D"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March</w:instrText>
          </w:r>
          <w:r>
            <w:rPr>
              <w:noProof/>
            </w:rPr>
            <w:fldChar w:fldCharType="separate"/>
          </w:r>
          <w:hyperlink w:anchor="_Toc437373183" w:history="1">
            <w:r w:rsidR="00B50C35" w:rsidRPr="00A40B80">
              <w:rPr>
                <w:rStyle w:val="Hyperlink"/>
                <w:noProof/>
              </w:rPr>
              <w:t>March 2: Departure of St. Chad of Mercia</w:t>
            </w:r>
            <w:r w:rsidR="00B50C35">
              <w:rPr>
                <w:noProof/>
                <w:webHidden/>
              </w:rPr>
              <w:tab/>
            </w:r>
            <w:r w:rsidR="00B50C35">
              <w:rPr>
                <w:noProof/>
                <w:webHidden/>
              </w:rPr>
              <w:fldChar w:fldCharType="begin"/>
            </w:r>
            <w:r w:rsidR="00B50C35">
              <w:rPr>
                <w:noProof/>
                <w:webHidden/>
              </w:rPr>
              <w:instrText xml:space="preserve"> PAGEREF _Toc437373183 \h </w:instrText>
            </w:r>
            <w:r w:rsidR="00B50C35">
              <w:rPr>
                <w:noProof/>
                <w:webHidden/>
              </w:rPr>
            </w:r>
            <w:r w:rsidR="00B50C35">
              <w:rPr>
                <w:noProof/>
                <w:webHidden/>
              </w:rPr>
              <w:fldChar w:fldCharType="separate"/>
            </w:r>
            <w:r w:rsidR="00B50C35">
              <w:rPr>
                <w:noProof/>
                <w:webHidden/>
              </w:rPr>
              <w:t>752</w:t>
            </w:r>
            <w:r w:rsidR="00B50C35">
              <w:rPr>
                <w:noProof/>
                <w:webHidden/>
              </w:rPr>
              <w:fldChar w:fldCharType="end"/>
            </w:r>
          </w:hyperlink>
        </w:p>
        <w:p w14:paraId="70EF625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4" w:history="1">
            <w:r w:rsidR="00B50C35" w:rsidRPr="00A40B80">
              <w:rPr>
                <w:rStyle w:val="Hyperlink"/>
                <w:noProof/>
              </w:rPr>
              <w:t>March 4 / Phamenoth 8: Martyrdom of St. Matthias the Apostle</w:t>
            </w:r>
            <w:r w:rsidR="00B50C35">
              <w:rPr>
                <w:noProof/>
                <w:webHidden/>
              </w:rPr>
              <w:tab/>
            </w:r>
            <w:r w:rsidR="00B50C35">
              <w:rPr>
                <w:noProof/>
                <w:webHidden/>
              </w:rPr>
              <w:fldChar w:fldCharType="begin"/>
            </w:r>
            <w:r w:rsidR="00B50C35">
              <w:rPr>
                <w:noProof/>
                <w:webHidden/>
              </w:rPr>
              <w:instrText xml:space="preserve"> PAGEREF _Toc437373184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A9C965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5" w:history="1">
            <w:r w:rsidR="00B50C35" w:rsidRPr="00A40B80">
              <w:rPr>
                <w:rStyle w:val="Hyperlink"/>
                <w:noProof/>
              </w:rPr>
              <w:t>March 6 / Phamenoth 10: The Finding of the Holy Cross</w:t>
            </w:r>
            <w:r w:rsidR="00B50C35">
              <w:rPr>
                <w:noProof/>
                <w:webHidden/>
              </w:rPr>
              <w:tab/>
            </w:r>
            <w:r w:rsidR="00B50C35">
              <w:rPr>
                <w:noProof/>
                <w:webHidden/>
              </w:rPr>
              <w:fldChar w:fldCharType="begin"/>
            </w:r>
            <w:r w:rsidR="00B50C35">
              <w:rPr>
                <w:noProof/>
                <w:webHidden/>
              </w:rPr>
              <w:instrText xml:space="preserve"> PAGEREF _Toc437373185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543FA53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6" w:history="1">
            <w:r w:rsidR="00B50C35" w:rsidRPr="00A40B80">
              <w:rPr>
                <w:rStyle w:val="Hyperlink"/>
                <w:noProof/>
              </w:rPr>
              <w:t>March 8 / Phamenoth 12: Commemoration of Archangel Michael</w:t>
            </w:r>
            <w:r w:rsidR="00B50C35">
              <w:rPr>
                <w:noProof/>
                <w:webHidden/>
              </w:rPr>
              <w:tab/>
            </w:r>
            <w:r w:rsidR="00B50C35">
              <w:rPr>
                <w:noProof/>
                <w:webHidden/>
              </w:rPr>
              <w:fldChar w:fldCharType="begin"/>
            </w:r>
            <w:r w:rsidR="00B50C35">
              <w:rPr>
                <w:noProof/>
                <w:webHidden/>
              </w:rPr>
              <w:instrText xml:space="preserve"> PAGEREF _Toc437373186 \h </w:instrText>
            </w:r>
            <w:r w:rsidR="00B50C35">
              <w:rPr>
                <w:noProof/>
                <w:webHidden/>
              </w:rPr>
            </w:r>
            <w:r w:rsidR="00B50C35">
              <w:rPr>
                <w:noProof/>
                <w:webHidden/>
              </w:rPr>
              <w:fldChar w:fldCharType="separate"/>
            </w:r>
            <w:r w:rsidR="00B50C35">
              <w:rPr>
                <w:noProof/>
                <w:webHidden/>
              </w:rPr>
              <w:t>753</w:t>
            </w:r>
            <w:r w:rsidR="00B50C35">
              <w:rPr>
                <w:noProof/>
                <w:webHidden/>
              </w:rPr>
              <w:fldChar w:fldCharType="end"/>
            </w:r>
          </w:hyperlink>
        </w:p>
        <w:p w14:paraId="28B268F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7" w:history="1">
            <w:r w:rsidR="00B50C35" w:rsidRPr="00A40B80">
              <w:rPr>
                <w:rStyle w:val="Hyperlink"/>
                <w:noProof/>
              </w:rPr>
              <w:t>March 9 / Phamenoth 13: Return of St. Macarius the Great and St. Macarius of Alexandria from Exile</w:t>
            </w:r>
            <w:r w:rsidR="00B50C35">
              <w:rPr>
                <w:noProof/>
                <w:webHidden/>
              </w:rPr>
              <w:tab/>
            </w:r>
            <w:r w:rsidR="00B50C35">
              <w:rPr>
                <w:noProof/>
                <w:webHidden/>
              </w:rPr>
              <w:fldChar w:fldCharType="begin"/>
            </w:r>
            <w:r w:rsidR="00B50C35">
              <w:rPr>
                <w:noProof/>
                <w:webHidden/>
              </w:rPr>
              <w:instrText xml:space="preserve"> PAGEREF _Toc437373187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F712C0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8" w:history="1">
            <w:r w:rsidR="00B50C35" w:rsidRPr="00A40B80">
              <w:rPr>
                <w:rStyle w:val="Hyperlink"/>
                <w:noProof/>
              </w:rPr>
              <w:t>March 15 / Phamenoth 19: Martyrdom of St. Aristobulus the Apostle</w:t>
            </w:r>
            <w:r w:rsidR="00B50C35">
              <w:rPr>
                <w:noProof/>
                <w:webHidden/>
              </w:rPr>
              <w:tab/>
            </w:r>
            <w:r w:rsidR="00B50C35">
              <w:rPr>
                <w:noProof/>
                <w:webHidden/>
              </w:rPr>
              <w:fldChar w:fldCharType="begin"/>
            </w:r>
            <w:r w:rsidR="00B50C35">
              <w:rPr>
                <w:noProof/>
                <w:webHidden/>
              </w:rPr>
              <w:instrText xml:space="preserve"> PAGEREF _Toc437373188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13B3357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89" w:history="1">
            <w:r w:rsidR="00B50C35" w:rsidRPr="00A40B80">
              <w:rPr>
                <w:rStyle w:val="Hyperlink"/>
                <w:noProof/>
              </w:rPr>
              <w:t>March 17 / Phamenoth 21: Commemoration of the Theotokos</w:t>
            </w:r>
            <w:r w:rsidR="00B50C35">
              <w:rPr>
                <w:noProof/>
                <w:webHidden/>
              </w:rPr>
              <w:tab/>
            </w:r>
            <w:r w:rsidR="00B50C35">
              <w:rPr>
                <w:noProof/>
                <w:webHidden/>
              </w:rPr>
              <w:fldChar w:fldCharType="begin"/>
            </w:r>
            <w:r w:rsidR="00B50C35">
              <w:rPr>
                <w:noProof/>
                <w:webHidden/>
              </w:rPr>
              <w:instrText xml:space="preserve"> PAGEREF _Toc437373189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5D176BD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0" w:history="1">
            <w:r w:rsidR="00B50C35" w:rsidRPr="00A40B80">
              <w:rPr>
                <w:rStyle w:val="Hyperlink"/>
                <w:noProof/>
              </w:rPr>
              <w:t>March 23 / Phamenoth 27: St. Macarius the Great</w:t>
            </w:r>
            <w:r w:rsidR="00B50C35">
              <w:rPr>
                <w:noProof/>
                <w:webHidden/>
              </w:rPr>
              <w:tab/>
            </w:r>
            <w:r w:rsidR="00B50C35">
              <w:rPr>
                <w:noProof/>
                <w:webHidden/>
              </w:rPr>
              <w:fldChar w:fldCharType="begin"/>
            </w:r>
            <w:r w:rsidR="00B50C35">
              <w:rPr>
                <w:noProof/>
                <w:webHidden/>
              </w:rPr>
              <w:instrText xml:space="preserve"> PAGEREF _Toc437373190 \h </w:instrText>
            </w:r>
            <w:r w:rsidR="00B50C35">
              <w:rPr>
                <w:noProof/>
                <w:webHidden/>
              </w:rPr>
            </w:r>
            <w:r w:rsidR="00B50C35">
              <w:rPr>
                <w:noProof/>
                <w:webHidden/>
              </w:rPr>
              <w:fldChar w:fldCharType="separate"/>
            </w:r>
            <w:r w:rsidR="00B50C35">
              <w:rPr>
                <w:noProof/>
                <w:webHidden/>
              </w:rPr>
              <w:t>754</w:t>
            </w:r>
            <w:r w:rsidR="00B50C35">
              <w:rPr>
                <w:noProof/>
                <w:webHidden/>
              </w:rPr>
              <w:fldChar w:fldCharType="end"/>
            </w:r>
          </w:hyperlink>
        </w:p>
        <w:p w14:paraId="66915E9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1" w:history="1">
            <w:r w:rsidR="00B50C35" w:rsidRPr="00A40B80">
              <w:rPr>
                <w:rStyle w:val="Hyperlink"/>
                <w:noProof/>
              </w:rPr>
              <w:t>March 25 / Phamenoth 29: Annunciation</w:t>
            </w:r>
            <w:r w:rsidR="00B50C35">
              <w:rPr>
                <w:noProof/>
                <w:webHidden/>
              </w:rPr>
              <w:tab/>
            </w:r>
            <w:r w:rsidR="00B50C35">
              <w:rPr>
                <w:noProof/>
                <w:webHidden/>
              </w:rPr>
              <w:fldChar w:fldCharType="begin"/>
            </w:r>
            <w:r w:rsidR="00B50C35">
              <w:rPr>
                <w:noProof/>
                <w:webHidden/>
              </w:rPr>
              <w:instrText xml:space="preserve"> PAGEREF _Toc437373191 \h </w:instrText>
            </w:r>
            <w:r w:rsidR="00B50C35">
              <w:rPr>
                <w:noProof/>
                <w:webHidden/>
              </w:rPr>
            </w:r>
            <w:r w:rsidR="00B50C35">
              <w:rPr>
                <w:noProof/>
                <w:webHidden/>
              </w:rPr>
              <w:fldChar w:fldCharType="separate"/>
            </w:r>
            <w:r w:rsidR="00B50C35">
              <w:rPr>
                <w:noProof/>
                <w:webHidden/>
              </w:rPr>
              <w:t>758</w:t>
            </w:r>
            <w:r w:rsidR="00B50C35">
              <w:rPr>
                <w:noProof/>
                <w:webHidden/>
              </w:rPr>
              <w:fldChar w:fldCharType="end"/>
            </w:r>
          </w:hyperlink>
        </w:p>
        <w:p w14:paraId="71E5A86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2" w:history="1">
            <w:r w:rsidR="00B50C35" w:rsidRPr="00A40B80">
              <w:rPr>
                <w:rStyle w:val="Hyperlink"/>
                <w:noProof/>
              </w:rPr>
              <w:t>March 26 / Phamenoth 30: Archangel Gabriel</w:t>
            </w:r>
            <w:r w:rsidR="00B50C35">
              <w:rPr>
                <w:noProof/>
                <w:webHidden/>
              </w:rPr>
              <w:tab/>
            </w:r>
            <w:r w:rsidR="00B50C35">
              <w:rPr>
                <w:noProof/>
                <w:webHidden/>
              </w:rPr>
              <w:fldChar w:fldCharType="begin"/>
            </w:r>
            <w:r w:rsidR="00B50C35">
              <w:rPr>
                <w:noProof/>
                <w:webHidden/>
              </w:rPr>
              <w:instrText xml:space="preserve"> PAGEREF _Toc437373192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12798AE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3" w:history="1">
            <w:r w:rsidR="00B50C35" w:rsidRPr="00A40B80">
              <w:rPr>
                <w:rStyle w:val="Hyperlink"/>
                <w:noProof/>
              </w:rPr>
              <w:t>March 28 / Pharamuthi 2: Martyrdom of St. James the son of Zebedee, the Apostles</w:t>
            </w:r>
            <w:r w:rsidR="00B50C35">
              <w:rPr>
                <w:noProof/>
                <w:webHidden/>
              </w:rPr>
              <w:tab/>
            </w:r>
            <w:r w:rsidR="00B50C35">
              <w:rPr>
                <w:noProof/>
                <w:webHidden/>
              </w:rPr>
              <w:fldChar w:fldCharType="begin"/>
            </w:r>
            <w:r w:rsidR="00B50C35">
              <w:rPr>
                <w:noProof/>
                <w:webHidden/>
              </w:rPr>
              <w:instrText xml:space="preserve"> PAGEREF _Toc437373193 \h </w:instrText>
            </w:r>
            <w:r w:rsidR="00B50C35">
              <w:rPr>
                <w:noProof/>
                <w:webHidden/>
              </w:rPr>
            </w:r>
            <w:r w:rsidR="00B50C35">
              <w:rPr>
                <w:noProof/>
                <w:webHidden/>
              </w:rPr>
              <w:fldChar w:fldCharType="separate"/>
            </w:r>
            <w:r w:rsidR="00B50C35">
              <w:rPr>
                <w:noProof/>
                <w:webHidden/>
              </w:rPr>
              <w:t>767</w:t>
            </w:r>
            <w:r w:rsidR="00B50C35">
              <w:rPr>
                <w:noProof/>
                <w:webHidden/>
              </w:rPr>
              <w:fldChar w:fldCharType="end"/>
            </w:r>
          </w:hyperlink>
        </w:p>
        <w:p w14:paraId="3B5219DF" w14:textId="2E3647E4"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418" w:name="_Toc437373183"/>
      <w:r>
        <w:lastRenderedPageBreak/>
        <w:t>March 2: Departure of St. Chad of Mercia</w:t>
      </w:r>
      <w:r w:rsidR="00377E51">
        <w:rPr>
          <w:rStyle w:val="FootnoteReference"/>
        </w:rPr>
        <w:footnoteReference w:id="518"/>
      </w:r>
      <w:bookmarkEnd w:id="1418"/>
    </w:p>
    <w:p w14:paraId="668738F1" w14:textId="77777777" w:rsidR="006A140A" w:rsidRDefault="006A140A" w:rsidP="006A140A">
      <w:pPr>
        <w:pStyle w:val="Heading4"/>
      </w:pPr>
      <w:bookmarkStart w:id="1419" w:name="_Ref434492702"/>
      <w:r>
        <w:t>The Doxology</w:t>
      </w:r>
      <w:r w:rsidR="00B82753">
        <w:t xml:space="preserve"> for St. Chad of Mercia</w:t>
      </w:r>
      <w:bookmarkEnd w:id="141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lastRenderedPageBreak/>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77777777" w:rsidR="006A140A" w:rsidRDefault="006A140A" w:rsidP="006A140A">
            <w:pPr>
              <w:pStyle w:val="EngHang"/>
            </w:pPr>
            <w:r>
              <w:rPr>
                <w:shd w:val="clear" w:color="auto" w:fill="FFFFFF"/>
              </w:rPr>
              <w:t>Our father, righteous and saintly,</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420" w:name="_Toc437373184"/>
      <w:r>
        <w:t>March 4 / Phamenoth 8: Martyrdom of St. Matthias the Apostle</w:t>
      </w:r>
      <w:bookmarkEnd w:id="1420"/>
    </w:p>
    <w:p w14:paraId="5CD8BDEB"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1FACE98" w14:textId="77777777" w:rsidR="00495F1A" w:rsidRDefault="00C30529" w:rsidP="00495F1A">
      <w:pPr>
        <w:pStyle w:val="Heading3"/>
      </w:pPr>
      <w:bookmarkStart w:id="1421" w:name="_Toc437373185"/>
      <w:r>
        <w:t xml:space="preserve">March 6 / Phamenoth 10: </w:t>
      </w:r>
      <w:r w:rsidR="00495F1A">
        <w:t>The Finding of the Holy Cross</w:t>
      </w:r>
      <w:bookmarkEnd w:id="1417"/>
      <w:bookmarkEnd w:id="1416"/>
      <w:bookmarkEnd w:id="1415"/>
      <w:bookmarkEnd w:id="1421"/>
    </w:p>
    <w:p w14:paraId="0DD4581E" w14:textId="77777777"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B50C35">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B50C35">
        <w:rPr>
          <w:noProof/>
        </w:rPr>
        <w:t>576</w:t>
      </w:r>
      <w:r w:rsidR="002409EF">
        <w:fldChar w:fldCharType="end"/>
      </w:r>
      <w:r>
        <w:t>.</w:t>
      </w:r>
    </w:p>
    <w:p w14:paraId="26452189" w14:textId="77777777" w:rsidR="00DD5136" w:rsidRDefault="00DD5136" w:rsidP="00DD5136">
      <w:pPr>
        <w:pStyle w:val="Heading3"/>
      </w:pPr>
      <w:bookmarkStart w:id="1422" w:name="_Toc437373186"/>
      <w:r>
        <w:t>March 8 / Phamenoth</w:t>
      </w:r>
      <w:r w:rsidR="005329C1">
        <w:t xml:space="preserve"> 12</w:t>
      </w:r>
      <w:r>
        <w:t>: Commemoration of Archangel Michael</w:t>
      </w:r>
      <w:bookmarkEnd w:id="1422"/>
    </w:p>
    <w:p w14:paraId="45245CCF" w14:textId="77777777" w:rsidR="00DD5136" w:rsidRDefault="00191A26" w:rsidP="00C30529">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F095B73" w14:textId="77777777" w:rsidR="00494FE4" w:rsidRDefault="00494FE4" w:rsidP="00494FE4">
      <w:pPr>
        <w:pStyle w:val="Heading3"/>
      </w:pPr>
      <w:bookmarkStart w:id="1423" w:name="_Toc437373187"/>
      <w:r>
        <w:lastRenderedPageBreak/>
        <w:t>March 9 / Phamenoth 13: Return of St. Macarius the Great and St. Macarius of Alexandria from Exile</w:t>
      </w:r>
      <w:bookmarkEnd w:id="1423"/>
    </w:p>
    <w:p w14:paraId="450613FB" w14:textId="5C811DCA"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B50C35">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B50C35">
        <w:rPr>
          <w:noProof/>
        </w:rPr>
        <w:t>754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B50C35">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B50C35">
        <w:rPr>
          <w:noProof/>
        </w:rPr>
        <w:t>774</w:t>
      </w:r>
      <w:r w:rsidR="002409EF">
        <w:fldChar w:fldCharType="end"/>
      </w:r>
      <w:r>
        <w:t>.</w:t>
      </w:r>
    </w:p>
    <w:p w14:paraId="15396FC9" w14:textId="77777777" w:rsidR="007F571C" w:rsidRDefault="007F571C" w:rsidP="007F571C">
      <w:pPr>
        <w:pStyle w:val="Heading3"/>
      </w:pPr>
      <w:bookmarkStart w:id="1424" w:name="_Toc437373188"/>
      <w:r>
        <w:t>March 15 / Phamenoth 19: Martyrdom of St. Aristobulus the Apostle</w:t>
      </w:r>
      <w:bookmarkEnd w:id="1424"/>
    </w:p>
    <w:p w14:paraId="57821F33" w14:textId="77777777" w:rsidR="00191A26" w:rsidRDefault="00191A26" w:rsidP="00191A26">
      <w:pPr>
        <w:pStyle w:val="Rubric"/>
      </w:pPr>
      <w:bookmarkStart w:id="1425" w:name="_Toc410196213"/>
      <w:bookmarkStart w:id="1426" w:name="_Toc410196455"/>
      <w:bookmarkStart w:id="1427" w:name="_Toc410196957"/>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5F3D5AC" w14:textId="77777777" w:rsidR="005329C1" w:rsidRDefault="005329C1" w:rsidP="005329C1">
      <w:pPr>
        <w:pStyle w:val="Heading3"/>
      </w:pPr>
      <w:bookmarkStart w:id="1428" w:name="_Toc437373189"/>
      <w:r>
        <w:t>March 17 / Phamenoth 21: Commemoration of the Theotokos</w:t>
      </w:r>
      <w:bookmarkEnd w:id="1428"/>
    </w:p>
    <w:p w14:paraId="665901C5" w14:textId="2C2BBBA7"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FA5DE0B" w14:textId="77777777" w:rsidR="00C30529" w:rsidRDefault="00C30529" w:rsidP="00C30529">
      <w:pPr>
        <w:pStyle w:val="Heading3"/>
      </w:pPr>
      <w:bookmarkStart w:id="1429" w:name="_Ref434563557"/>
      <w:bookmarkStart w:id="1430" w:name="_Toc437373190"/>
      <w:r>
        <w:t>March 23 / Phamenoth 27: St. Macarius the Great</w:t>
      </w:r>
      <w:bookmarkEnd w:id="1429"/>
      <w:bookmarkEnd w:id="1430"/>
    </w:p>
    <w:p w14:paraId="19445963" w14:textId="77777777" w:rsidR="003E7329" w:rsidRDefault="003E7329" w:rsidP="003E7329">
      <w:pPr>
        <w:pStyle w:val="Heading4"/>
      </w:pPr>
      <w:bookmarkStart w:id="1431" w:name="_Ref434490507"/>
      <w:r>
        <w:t>The Doxology of St. Macarius the Great</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519"/>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lastRenderedPageBreak/>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520"/>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438" w:name="_Ref434490525"/>
      <w:r>
        <w:t>Another Doxology of St. Macarius the Great</w:t>
      </w:r>
      <w:bookmarkEnd w:id="14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lastRenderedPageBreak/>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439" w:name="_Ref434490542"/>
      <w:r>
        <w:t>Another</w:t>
      </w:r>
      <w:r w:rsidR="00C30529">
        <w:t xml:space="preserve"> Doxology</w:t>
      </w:r>
      <w:r>
        <w:t xml:space="preserve"> of St. Macarius the Great</w:t>
      </w:r>
      <w:r>
        <w:rPr>
          <w:rStyle w:val="FootnoteReference"/>
        </w:rPr>
        <w:footnoteReference w:id="521"/>
      </w:r>
      <w:bookmarkEnd w:id="14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lastRenderedPageBreak/>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440" w:name="_Toc437373191"/>
      <w:r>
        <w:t xml:space="preserve">March 25 / Phamenoth 29: </w:t>
      </w:r>
      <w:r w:rsidR="00495F1A">
        <w:t>Annunciation</w:t>
      </w:r>
      <w:bookmarkEnd w:id="1425"/>
      <w:bookmarkEnd w:id="1426"/>
      <w:bookmarkEnd w:id="1427"/>
      <w:bookmarkEnd w:id="1440"/>
    </w:p>
    <w:p w14:paraId="6F91E2E0" w14:textId="77777777" w:rsidR="00C30529" w:rsidRDefault="00C30529" w:rsidP="00C30529">
      <w:pPr>
        <w:pStyle w:val="Heading4"/>
      </w:pPr>
      <w:bookmarkStart w:id="1441" w:name="_Ref434477856"/>
      <w:r>
        <w:t>The Doxology</w:t>
      </w:r>
      <w:r w:rsidR="00E21EA3">
        <w:t xml:space="preserve"> for the Annunciation</w:t>
      </w:r>
      <w:bookmarkEnd w:id="14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lastRenderedPageBreak/>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442" w:name="_Ref434475566"/>
      <w:bookmarkStart w:id="1443" w:name="_Toc410196214"/>
      <w:bookmarkStart w:id="1444" w:name="_Toc410196456"/>
      <w:bookmarkStart w:id="1445" w:name="_Toc410196958"/>
      <w:r>
        <w:t>The Psali Adam</w:t>
      </w:r>
      <w:r w:rsidR="006C1B94">
        <w:t xml:space="preserve"> for Annunciation</w:t>
      </w:r>
      <w:bookmarkEnd w:id="14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lastRenderedPageBreak/>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446"/>
            <w:r>
              <w:t>Head</w:t>
            </w:r>
            <w:commentRangeEnd w:id="1446"/>
            <w:r>
              <w:rPr>
                <w:rStyle w:val="CommentReference"/>
              </w:rPr>
              <w:commentReference w:id="1446"/>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lastRenderedPageBreak/>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lastRenderedPageBreak/>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447" w:name="_Ref434475591"/>
      <w:r>
        <w:t>The Psali Batos</w:t>
      </w:r>
      <w:r w:rsidR="006C1B94">
        <w:t xml:space="preserve"> for Annunciation</w:t>
      </w:r>
      <w:bookmarkEnd w:id="14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448"/>
            <w:r>
              <w:t>ruler</w:t>
            </w:r>
            <w:commentRangeEnd w:id="1448"/>
            <w:r>
              <w:rPr>
                <w:rStyle w:val="CommentReference"/>
              </w:rPr>
              <w:commentReference w:id="1448"/>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522"/>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lastRenderedPageBreak/>
              <w:t>¿</w:t>
            </w:r>
          </w:p>
        </w:tc>
        <w:tc>
          <w:tcPr>
            <w:tcW w:w="3960" w:type="dxa"/>
          </w:tcPr>
          <w:p w14:paraId="556CD9CB" w14:textId="77777777" w:rsidR="00416092" w:rsidRDefault="00416092" w:rsidP="00416092">
            <w:pPr>
              <w:pStyle w:val="EngHang"/>
            </w:pPr>
            <w:r>
              <w:t xml:space="preserve">All </w:t>
            </w:r>
            <w:commentRangeStart w:id="1449"/>
            <w:r>
              <w:t xml:space="preserve">peoples </w:t>
            </w:r>
            <w:commentRangeEnd w:id="1449"/>
            <w:r>
              <w:rPr>
                <w:rStyle w:val="CommentReference"/>
              </w:rPr>
              <w:commentReference w:id="1449"/>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450"/>
            <w:r>
              <w:t>burned</w:t>
            </w:r>
            <w:commentRangeEnd w:id="1450"/>
            <w:r>
              <w:rPr>
                <w:rStyle w:val="CommentReference"/>
              </w:rPr>
              <w:commentReference w:id="1450"/>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451"/>
            <w:r>
              <w:t>Servant</w:t>
            </w:r>
            <w:commentRangeEnd w:id="1451"/>
            <w:r>
              <w:rPr>
                <w:rStyle w:val="CommentReference"/>
              </w:rPr>
              <w:commentReference w:id="1451"/>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452"/>
            <w:r>
              <w:t xml:space="preserve">Ⲫⲱⲕ </w:t>
            </w:r>
            <w:commentRangeEnd w:id="1452"/>
            <w:r>
              <w:rPr>
                <w:rStyle w:val="CommentReference"/>
                <w:rFonts w:ascii="Times New Roman" w:hAnsi="Times New Roman"/>
              </w:rPr>
              <w:commentReference w:id="1452"/>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lastRenderedPageBreak/>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453" w:name="_Ref434562998"/>
      <w:bookmarkStart w:id="1454" w:name="_Toc437373192"/>
      <w:r>
        <w:t xml:space="preserve">March 26 / Phamenoth 30: </w:t>
      </w:r>
      <w:r w:rsidR="00D31016">
        <w:t>Arch</w:t>
      </w:r>
      <w:r>
        <w:t>angel Gabriel</w:t>
      </w:r>
      <w:bookmarkEnd w:id="1453"/>
      <w:bookmarkEnd w:id="1454"/>
    </w:p>
    <w:p w14:paraId="79F33061" w14:textId="77777777"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B50C35">
        <w:rPr>
          <w:noProof/>
        </w:rPr>
        <w:t>637</w:t>
      </w:r>
      <w:r w:rsidR="002409EF">
        <w:fldChar w:fldCharType="end"/>
      </w:r>
      <w:r>
        <w:t xml:space="preserve">, </w:t>
      </w:r>
      <w:r w:rsidR="002409EF">
        <w:fldChar w:fldCharType="begin"/>
      </w:r>
      <w:r w:rsidR="002409EF">
        <w:instrText xml:space="preserve"> REF _Ref434487984 \h </w:instrText>
      </w:r>
      <w:r w:rsidR="002409EF">
        <w:fldChar w:fldCharType="separate"/>
      </w:r>
      <w:r w:rsidR="00B50C35">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B50C35">
        <w:rPr>
          <w:noProof/>
        </w:rPr>
        <w:t>612</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B50C35">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B50C35">
        <w:rPr>
          <w:noProof/>
        </w:rPr>
        <w:t>803</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455" w:name="_Toc437373193"/>
      <w:r>
        <w:t xml:space="preserve">March 28 / Pharamuthi 2: Martyrdom of St. James </w:t>
      </w:r>
      <w:r w:rsidR="008762FF">
        <w:t xml:space="preserve">the son of </w:t>
      </w:r>
      <w:r w:rsidR="002E495E">
        <w:t>Zebedee</w:t>
      </w:r>
      <w:r>
        <w:t>, the Apostles</w:t>
      </w:r>
      <w:bookmarkEnd w:id="1455"/>
    </w:p>
    <w:p w14:paraId="2200D66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456" w:name="_Toc437373023"/>
      <w:bookmarkStart w:id="1457" w:name="April"/>
      <w:bookmarkEnd w:id="1414"/>
      <w:r>
        <w:lastRenderedPageBreak/>
        <w:t>April</w:t>
      </w:r>
      <w:bookmarkEnd w:id="1443"/>
      <w:bookmarkEnd w:id="1444"/>
      <w:bookmarkEnd w:id="1445"/>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456"/>
    </w:p>
    <w:sdt>
      <w:sdtPr>
        <w:id w:val="637921212"/>
        <w:docPartObj>
          <w:docPartGallery w:val="Table of Contents"/>
          <w:docPartUnique/>
        </w:docPartObj>
      </w:sdtPr>
      <w:sdtEndPr>
        <w:rPr>
          <w:b/>
          <w:bCs/>
          <w:noProof/>
        </w:rPr>
      </w:sdtEndPr>
      <w:sdtContent>
        <w:p w14:paraId="5ED5FB96"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April</w:instrText>
          </w:r>
          <w:r>
            <w:rPr>
              <w:noProof/>
            </w:rPr>
            <w:fldChar w:fldCharType="separate"/>
          </w:r>
          <w:hyperlink w:anchor="_Toc437373194" w:history="1">
            <w:r w:rsidR="00B50C35" w:rsidRPr="00605D0E">
              <w:rPr>
                <w:rStyle w:val="Hyperlink"/>
                <w:noProof/>
              </w:rPr>
              <w:t>April 1 / Pharamuthi 6: Saint Mary of Egypt</w:t>
            </w:r>
            <w:r w:rsidR="00B50C35">
              <w:rPr>
                <w:noProof/>
                <w:webHidden/>
              </w:rPr>
              <w:tab/>
            </w:r>
            <w:r w:rsidR="00B50C35">
              <w:rPr>
                <w:noProof/>
                <w:webHidden/>
              </w:rPr>
              <w:fldChar w:fldCharType="begin"/>
            </w:r>
            <w:r w:rsidR="00B50C35">
              <w:rPr>
                <w:noProof/>
                <w:webHidden/>
              </w:rPr>
              <w:instrText xml:space="preserve"> PAGEREF _Toc437373194 \h </w:instrText>
            </w:r>
            <w:r w:rsidR="00B50C35">
              <w:rPr>
                <w:noProof/>
                <w:webHidden/>
              </w:rPr>
            </w:r>
            <w:r w:rsidR="00B50C35">
              <w:rPr>
                <w:noProof/>
                <w:webHidden/>
              </w:rPr>
              <w:fldChar w:fldCharType="separate"/>
            </w:r>
            <w:r w:rsidR="00B50C35">
              <w:rPr>
                <w:noProof/>
                <w:webHidden/>
              </w:rPr>
              <w:t>769</w:t>
            </w:r>
            <w:r w:rsidR="00B50C35">
              <w:rPr>
                <w:noProof/>
                <w:webHidden/>
              </w:rPr>
              <w:fldChar w:fldCharType="end"/>
            </w:r>
          </w:hyperlink>
        </w:p>
        <w:p w14:paraId="5221962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5" w:history="1">
            <w:r w:rsidR="00B50C35" w:rsidRPr="00605D0E">
              <w:rPr>
                <w:rStyle w:val="Hyperlink"/>
                <w:noProof/>
              </w:rPr>
              <w:t>April 7 / Pharamuthi 12: Commemoration of Archangel Michael</w:t>
            </w:r>
            <w:r w:rsidR="00B50C35">
              <w:rPr>
                <w:noProof/>
                <w:webHidden/>
              </w:rPr>
              <w:tab/>
            </w:r>
            <w:r w:rsidR="00B50C35">
              <w:rPr>
                <w:noProof/>
                <w:webHidden/>
              </w:rPr>
              <w:fldChar w:fldCharType="begin"/>
            </w:r>
            <w:r w:rsidR="00B50C35">
              <w:rPr>
                <w:noProof/>
                <w:webHidden/>
              </w:rPr>
              <w:instrText xml:space="preserve"> PAGEREF _Toc437373195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6D89A51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6" w:history="1">
            <w:r w:rsidR="00B50C35" w:rsidRPr="00605D0E">
              <w:rPr>
                <w:rStyle w:val="Hyperlink"/>
                <w:noProof/>
              </w:rPr>
              <w:t>April 10 / Pharamuthi 15: Consecrating of the Church of St. Agabus the Apostle</w:t>
            </w:r>
            <w:r w:rsidR="00B50C35">
              <w:rPr>
                <w:noProof/>
                <w:webHidden/>
              </w:rPr>
              <w:tab/>
            </w:r>
            <w:r w:rsidR="00B50C35">
              <w:rPr>
                <w:noProof/>
                <w:webHidden/>
              </w:rPr>
              <w:fldChar w:fldCharType="begin"/>
            </w:r>
            <w:r w:rsidR="00B50C35">
              <w:rPr>
                <w:noProof/>
                <w:webHidden/>
              </w:rPr>
              <w:instrText xml:space="preserve"> PAGEREF _Toc437373196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48F3E2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7" w:history="1">
            <w:r w:rsidR="00B50C35" w:rsidRPr="00605D0E">
              <w:rPr>
                <w:rStyle w:val="Hyperlink"/>
                <w:noProof/>
              </w:rPr>
              <w:t>April 12 / Pharamuthi 17: Martyrdom of St. James the brother of the Lord the bishop of Jerusalem</w:t>
            </w:r>
            <w:r w:rsidR="00B50C35">
              <w:rPr>
                <w:noProof/>
                <w:webHidden/>
              </w:rPr>
              <w:tab/>
            </w:r>
            <w:r w:rsidR="00B50C35">
              <w:rPr>
                <w:noProof/>
                <w:webHidden/>
              </w:rPr>
              <w:fldChar w:fldCharType="begin"/>
            </w:r>
            <w:r w:rsidR="00B50C35">
              <w:rPr>
                <w:noProof/>
                <w:webHidden/>
              </w:rPr>
              <w:instrText xml:space="preserve"> PAGEREF _Toc437373197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1650D72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8" w:history="1">
            <w:r w:rsidR="00B50C35" w:rsidRPr="00605D0E">
              <w:rPr>
                <w:rStyle w:val="Hyperlink"/>
                <w:noProof/>
              </w:rPr>
              <w:t>April 16 / Pharamuthi 21: Commemoration of the Theotokos</w:t>
            </w:r>
            <w:r w:rsidR="00B50C35">
              <w:rPr>
                <w:noProof/>
                <w:webHidden/>
              </w:rPr>
              <w:tab/>
            </w:r>
            <w:r w:rsidR="00B50C35">
              <w:rPr>
                <w:noProof/>
                <w:webHidden/>
              </w:rPr>
              <w:fldChar w:fldCharType="begin"/>
            </w:r>
            <w:r w:rsidR="00B50C35">
              <w:rPr>
                <w:noProof/>
                <w:webHidden/>
              </w:rPr>
              <w:instrText xml:space="preserve"> PAGEREF _Toc437373198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365AE3B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199" w:history="1">
            <w:r w:rsidR="00B50C35" w:rsidRPr="00605D0E">
              <w:rPr>
                <w:rStyle w:val="Hyperlink"/>
                <w:noProof/>
              </w:rPr>
              <w:t>April 18 / Pharamuthi 23: Martyrdom of St. George the Prince of the Martyrs</w:t>
            </w:r>
            <w:r w:rsidR="00B50C35">
              <w:rPr>
                <w:noProof/>
                <w:webHidden/>
              </w:rPr>
              <w:tab/>
            </w:r>
            <w:r w:rsidR="00B50C35">
              <w:rPr>
                <w:noProof/>
                <w:webHidden/>
              </w:rPr>
              <w:fldChar w:fldCharType="begin"/>
            </w:r>
            <w:r w:rsidR="00B50C35">
              <w:rPr>
                <w:noProof/>
                <w:webHidden/>
              </w:rPr>
              <w:instrText xml:space="preserve"> PAGEREF _Toc437373199 \h </w:instrText>
            </w:r>
            <w:r w:rsidR="00B50C35">
              <w:rPr>
                <w:noProof/>
                <w:webHidden/>
              </w:rPr>
            </w:r>
            <w:r w:rsidR="00B50C35">
              <w:rPr>
                <w:noProof/>
                <w:webHidden/>
              </w:rPr>
              <w:fldChar w:fldCharType="separate"/>
            </w:r>
            <w:r w:rsidR="00B50C35">
              <w:rPr>
                <w:noProof/>
                <w:webHidden/>
              </w:rPr>
              <w:t>770</w:t>
            </w:r>
            <w:r w:rsidR="00B50C35">
              <w:rPr>
                <w:noProof/>
                <w:webHidden/>
              </w:rPr>
              <w:fldChar w:fldCharType="end"/>
            </w:r>
          </w:hyperlink>
        </w:p>
        <w:p w14:paraId="57DE903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0" w:history="1">
            <w:r w:rsidR="00B50C35" w:rsidRPr="00605D0E">
              <w:rPr>
                <w:rStyle w:val="Hyperlink"/>
                <w:noProof/>
              </w:rPr>
              <w:t>April 24 / Pharamuthi 29: Commemoration of the Annunciation, Nativity, and Resurrection on the 29</w:t>
            </w:r>
            <w:r w:rsidR="00B50C35" w:rsidRPr="00605D0E">
              <w:rPr>
                <w:rStyle w:val="Hyperlink"/>
                <w:noProof/>
                <w:vertAlign w:val="superscript"/>
              </w:rPr>
              <w:t>th</w:t>
            </w:r>
            <w:r w:rsidR="00B50C35" w:rsidRPr="00605D0E">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_Toc437373200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104F525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1" w:history="1">
            <w:r w:rsidR="00B50C35" w:rsidRPr="00605D0E">
              <w:rPr>
                <w:rStyle w:val="Hyperlink"/>
                <w:noProof/>
              </w:rPr>
              <w:t>April 24 / Pharamuthi 29: Also the Departure of St. Erastus the Apostle</w:t>
            </w:r>
            <w:r w:rsidR="00B50C35">
              <w:rPr>
                <w:noProof/>
                <w:webHidden/>
              </w:rPr>
              <w:tab/>
            </w:r>
            <w:r w:rsidR="00B50C35">
              <w:rPr>
                <w:noProof/>
                <w:webHidden/>
              </w:rPr>
              <w:fldChar w:fldCharType="begin"/>
            </w:r>
            <w:r w:rsidR="00B50C35">
              <w:rPr>
                <w:noProof/>
                <w:webHidden/>
              </w:rPr>
              <w:instrText xml:space="preserve"> PAGEREF _Toc437373201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4E15BA1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2" w:history="1">
            <w:r w:rsidR="00B50C35" w:rsidRPr="00605D0E">
              <w:rPr>
                <w:rStyle w:val="Hyperlink"/>
                <w:noProof/>
              </w:rPr>
              <w:t>April 25 / Pharamuthi 30: Martyrdom of St. Mark the Evangelist</w:t>
            </w:r>
            <w:r w:rsidR="00B50C35">
              <w:rPr>
                <w:noProof/>
                <w:webHidden/>
              </w:rPr>
              <w:tab/>
            </w:r>
            <w:r w:rsidR="00B50C35">
              <w:rPr>
                <w:noProof/>
                <w:webHidden/>
              </w:rPr>
              <w:fldChar w:fldCharType="begin"/>
            </w:r>
            <w:r w:rsidR="00B50C35">
              <w:rPr>
                <w:noProof/>
                <w:webHidden/>
              </w:rPr>
              <w:instrText xml:space="preserve"> PAGEREF _Toc437373202 \h </w:instrText>
            </w:r>
            <w:r w:rsidR="00B50C35">
              <w:rPr>
                <w:noProof/>
                <w:webHidden/>
              </w:rPr>
            </w:r>
            <w:r w:rsidR="00B50C35">
              <w:rPr>
                <w:noProof/>
                <w:webHidden/>
              </w:rPr>
              <w:fldChar w:fldCharType="separate"/>
            </w:r>
            <w:r w:rsidR="00B50C35">
              <w:rPr>
                <w:noProof/>
                <w:webHidden/>
              </w:rPr>
              <w:t>772</w:t>
            </w:r>
            <w:r w:rsidR="00B50C35">
              <w:rPr>
                <w:noProof/>
                <w:webHidden/>
              </w:rPr>
              <w:fldChar w:fldCharType="end"/>
            </w:r>
          </w:hyperlink>
        </w:p>
        <w:p w14:paraId="3290642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3" w:history="1">
            <w:r w:rsidR="00B50C35" w:rsidRPr="00605D0E">
              <w:rPr>
                <w:rStyle w:val="Hyperlink"/>
                <w:noProof/>
              </w:rPr>
              <w:t>April 26 / Pashons 1: Nativity of the Theotokos</w:t>
            </w:r>
            <w:r w:rsidR="00B50C35">
              <w:rPr>
                <w:noProof/>
                <w:webHidden/>
              </w:rPr>
              <w:tab/>
            </w:r>
            <w:r w:rsidR="00B50C35">
              <w:rPr>
                <w:noProof/>
                <w:webHidden/>
              </w:rPr>
              <w:fldChar w:fldCharType="begin"/>
            </w:r>
            <w:r w:rsidR="00B50C35">
              <w:rPr>
                <w:noProof/>
                <w:webHidden/>
              </w:rPr>
              <w:instrText xml:space="preserve"> PAGEREF _Toc437373203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685E688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4" w:history="1">
            <w:r w:rsidR="00B50C35" w:rsidRPr="00605D0E">
              <w:rPr>
                <w:rStyle w:val="Hyperlink"/>
                <w:noProof/>
              </w:rPr>
              <w:t>April 28 / Pashons 3: Departure of St. Jason the Disciple</w:t>
            </w:r>
            <w:r w:rsidR="00B50C35">
              <w:rPr>
                <w:noProof/>
                <w:webHidden/>
              </w:rPr>
              <w:tab/>
            </w:r>
            <w:r w:rsidR="00B50C35">
              <w:rPr>
                <w:noProof/>
                <w:webHidden/>
              </w:rPr>
              <w:fldChar w:fldCharType="begin"/>
            </w:r>
            <w:r w:rsidR="00B50C35">
              <w:rPr>
                <w:noProof/>
                <w:webHidden/>
              </w:rPr>
              <w:instrText xml:space="preserve"> PAGEREF _Toc437373204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08DC1C3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5" w:history="1">
            <w:r w:rsidR="00B50C35" w:rsidRPr="00605D0E">
              <w:rPr>
                <w:rStyle w:val="Hyperlink"/>
                <w:noProof/>
              </w:rPr>
              <w:t>April 28 / Pashons 3: Also St. Theodore the Disciple of St. Pachom</w:t>
            </w:r>
            <w:r w:rsidR="00B50C35">
              <w:rPr>
                <w:noProof/>
                <w:webHidden/>
              </w:rPr>
              <w:tab/>
            </w:r>
            <w:r w:rsidR="00B50C35">
              <w:rPr>
                <w:noProof/>
                <w:webHidden/>
              </w:rPr>
              <w:fldChar w:fldCharType="begin"/>
            </w:r>
            <w:r w:rsidR="00B50C35">
              <w:rPr>
                <w:noProof/>
                <w:webHidden/>
              </w:rPr>
              <w:instrText xml:space="preserve"> PAGEREF _Toc437373205 \h </w:instrText>
            </w:r>
            <w:r w:rsidR="00B50C35">
              <w:rPr>
                <w:noProof/>
                <w:webHidden/>
              </w:rPr>
            </w:r>
            <w:r w:rsidR="00B50C35">
              <w:rPr>
                <w:noProof/>
                <w:webHidden/>
              </w:rPr>
              <w:fldChar w:fldCharType="separate"/>
            </w:r>
            <w:r w:rsidR="00B50C35">
              <w:rPr>
                <w:noProof/>
                <w:webHidden/>
              </w:rPr>
              <w:t>773</w:t>
            </w:r>
            <w:r w:rsidR="00B50C35">
              <w:rPr>
                <w:noProof/>
                <w:webHidden/>
              </w:rPr>
              <w:fldChar w:fldCharType="end"/>
            </w:r>
          </w:hyperlink>
        </w:p>
        <w:p w14:paraId="7037429A" w14:textId="7E60AD52"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458" w:name="_Toc437373194"/>
      <w:r>
        <w:lastRenderedPageBreak/>
        <w:t>April 1 / Pharamuthi 6</w:t>
      </w:r>
      <w:r w:rsidR="006E4762">
        <w:t xml:space="preserve">: </w:t>
      </w:r>
      <w:r>
        <w:t>Saint Mary of Egypt</w:t>
      </w:r>
      <w:bookmarkEnd w:id="1458"/>
    </w:p>
    <w:p w14:paraId="70D0F650" w14:textId="77777777" w:rsidR="00254945" w:rsidRDefault="00254945" w:rsidP="00254945">
      <w:pPr>
        <w:pStyle w:val="Heading4"/>
      </w:pPr>
      <w:bookmarkStart w:id="1459" w:name="_Ref434491512"/>
      <w:r>
        <w:t>The Doxology</w:t>
      </w:r>
      <w:r w:rsidR="00810F04">
        <w:t xml:space="preserve"> for St. Mary of Egypt</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460" w:name="_Toc437373195"/>
      <w:r>
        <w:lastRenderedPageBreak/>
        <w:t>April 7 / Pharamuthi 12: Commemoration of Archangel Michael</w:t>
      </w:r>
      <w:bookmarkEnd w:id="1460"/>
    </w:p>
    <w:p w14:paraId="456231B0"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3190F8B" w14:textId="77777777" w:rsidR="00072324" w:rsidRDefault="00072324" w:rsidP="00072324">
      <w:pPr>
        <w:pStyle w:val="Heading3"/>
      </w:pPr>
      <w:bookmarkStart w:id="1461" w:name="_Toc437373196"/>
      <w:r>
        <w:t>April 10 / Pharamuthi 15: Consecrating of the Church of St. Agabus the Apostle</w:t>
      </w:r>
      <w:bookmarkEnd w:id="1461"/>
    </w:p>
    <w:p w14:paraId="537622D5"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232F53" w14:textId="77777777" w:rsidR="00072324" w:rsidRDefault="00072324" w:rsidP="00072324">
      <w:pPr>
        <w:pStyle w:val="Heading3"/>
      </w:pPr>
      <w:bookmarkStart w:id="1462" w:name="_Toc437373197"/>
      <w:r>
        <w:t xml:space="preserve">April 12 / Pharamuthi 17: Martyrdom of St. </w:t>
      </w:r>
      <w:commentRangeStart w:id="1463"/>
      <w:r>
        <w:t xml:space="preserve">James </w:t>
      </w:r>
      <w:commentRangeEnd w:id="1463"/>
      <w:r>
        <w:rPr>
          <w:rStyle w:val="CommentReference"/>
          <w:rFonts w:eastAsiaTheme="minorHAnsi" w:cstheme="minorBidi"/>
          <w:b w:val="0"/>
          <w:bCs w:val="0"/>
        </w:rPr>
        <w:commentReference w:id="1463"/>
      </w:r>
      <w:r>
        <w:t xml:space="preserve">the brother of </w:t>
      </w:r>
      <w:r w:rsidR="002E495E">
        <w:t>the Lord the bishop of Jerusalem</w:t>
      </w:r>
      <w:bookmarkEnd w:id="1462"/>
    </w:p>
    <w:p w14:paraId="3EDB7D3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55F566A" w14:textId="77777777" w:rsidR="005329C1" w:rsidRDefault="005329C1" w:rsidP="005329C1">
      <w:pPr>
        <w:pStyle w:val="Heading3"/>
      </w:pPr>
      <w:bookmarkStart w:id="1464" w:name="_Toc437373198"/>
      <w:r>
        <w:t>April 16 / Pharamuthi 21: Commemoration of the Theotokos</w:t>
      </w:r>
      <w:bookmarkEnd w:id="1464"/>
    </w:p>
    <w:p w14:paraId="3582D329" w14:textId="24CAB4E9"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76EB9DA3" w14:textId="77777777" w:rsidR="00AF6D10" w:rsidRDefault="00AF6D10" w:rsidP="00AF6D10">
      <w:pPr>
        <w:pStyle w:val="Heading3"/>
      </w:pPr>
      <w:bookmarkStart w:id="1465" w:name="_Ref434560035"/>
      <w:bookmarkStart w:id="1466" w:name="_Toc437373199"/>
      <w:r>
        <w:t>April 18 / Pharamuthi 23: Martyrdom of St. George the Prince of the Martyrs</w:t>
      </w:r>
      <w:bookmarkEnd w:id="1465"/>
      <w:bookmarkEnd w:id="1466"/>
    </w:p>
    <w:p w14:paraId="480B7CF0" w14:textId="77777777" w:rsidR="00AF6D10" w:rsidRDefault="00AF6D10" w:rsidP="00AF6D10">
      <w:pPr>
        <w:pStyle w:val="Heading4"/>
      </w:pPr>
      <w:bookmarkStart w:id="1467" w:name="_Ref434489211"/>
      <w:r>
        <w:t>Another Doxology of St. George</w:t>
      </w:r>
      <w:bookmarkEnd w:id="1467"/>
    </w:p>
    <w:p w14:paraId="7BC4CD70" w14:textId="77777777"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B50C35">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B50C35">
        <w:rPr>
          <w:noProof/>
        </w:rPr>
        <w:t>548</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468" w:name="_Toc437373200"/>
      <w:r>
        <w:lastRenderedPageBreak/>
        <w:t>April 24 / Pharamuthi 29: Commemoration of the Annunciation, Nativity, and Resurrection on the 29</w:t>
      </w:r>
      <w:r w:rsidRPr="00C0205C">
        <w:rPr>
          <w:vertAlign w:val="superscript"/>
        </w:rPr>
        <w:t>th</w:t>
      </w:r>
      <w:r>
        <w:t xml:space="preserve"> of Every Month</w:t>
      </w:r>
      <w:bookmarkEnd w:id="1468"/>
    </w:p>
    <w:p w14:paraId="303C033D"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0955026C" w14:textId="77777777" w:rsidR="00072324" w:rsidRDefault="00072324" w:rsidP="00072324">
      <w:pPr>
        <w:pStyle w:val="Heading3"/>
      </w:pPr>
      <w:bookmarkStart w:id="1469" w:name="_Toc437373201"/>
      <w:r>
        <w:t xml:space="preserve">April 24 / Pharamuthi 29: </w:t>
      </w:r>
      <w:r w:rsidR="00B52D77">
        <w:t xml:space="preserve">Also the </w:t>
      </w:r>
      <w:r>
        <w:t>Departure of St. Erastus the Apostle</w:t>
      </w:r>
      <w:bookmarkEnd w:id="1469"/>
    </w:p>
    <w:p w14:paraId="1D4A92BF"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0EC74FD" w14:textId="77777777" w:rsidR="00072324" w:rsidRDefault="00072324" w:rsidP="00072324">
      <w:pPr>
        <w:pStyle w:val="Heading3"/>
      </w:pPr>
      <w:bookmarkStart w:id="1470" w:name="_Ref434562195"/>
      <w:bookmarkStart w:id="1471" w:name="_Toc437373202"/>
      <w:r>
        <w:t>April 25 / Pharamuthi 30: Martyrdom of St. Mark the Evangelist</w:t>
      </w:r>
      <w:bookmarkEnd w:id="1470"/>
      <w:bookmarkEnd w:id="1471"/>
    </w:p>
    <w:p w14:paraId="1A50F251" w14:textId="77777777" w:rsidR="00072324" w:rsidRDefault="00B46E6E" w:rsidP="00072324">
      <w:pPr>
        <w:pStyle w:val="Heading4"/>
      </w:pPr>
      <w:bookmarkStart w:id="1472" w:name="_Ref434488936"/>
      <w:r>
        <w:t>Another</w:t>
      </w:r>
      <w:r w:rsidR="00072324">
        <w:t xml:space="preserve"> Doxology</w:t>
      </w:r>
      <w:r>
        <w:t xml:space="preserve"> of St. Mark</w:t>
      </w:r>
      <w:bookmarkEnd w:id="1472"/>
    </w:p>
    <w:p w14:paraId="2E6CD030" w14:textId="77777777"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B50C35">
        <w:t>The Doxology of St. Mark</w:t>
      </w:r>
      <w:r>
        <w:fldChar w:fldCharType="end"/>
      </w:r>
      <w:r>
        <w:t xml:space="preserve">, page </w:t>
      </w:r>
      <w:r>
        <w:fldChar w:fldCharType="begin"/>
      </w:r>
      <w:r>
        <w:instrText xml:space="preserve"> PAGEREF _Ref434488814 \h </w:instrText>
      </w:r>
      <w:r>
        <w:fldChar w:fldCharType="separate"/>
      </w:r>
      <w:r w:rsidR="00B50C35">
        <w:rPr>
          <w:noProof/>
        </w:rPr>
        <w:t>544</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473" w:name="_Toc437373203"/>
      <w:r>
        <w:t>April 26 / Pashons 1: Nativity of the Theotokos</w:t>
      </w:r>
      <w:bookmarkEnd w:id="1473"/>
    </w:p>
    <w:p w14:paraId="07258AA7" w14:textId="0F8B0DD0"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44CD75" w14:textId="77777777" w:rsidR="00160DE3" w:rsidRDefault="00160DE3" w:rsidP="00160DE3">
      <w:pPr>
        <w:pStyle w:val="Heading3"/>
      </w:pPr>
      <w:bookmarkStart w:id="1474" w:name="_Toc437373204"/>
      <w:r>
        <w:t>April 28 /</w:t>
      </w:r>
      <w:r w:rsidR="00F66BB3">
        <w:t xml:space="preserve"> Pashons 3: Departure of St. Jas</w:t>
      </w:r>
      <w:r>
        <w:t>on the Disciple</w:t>
      </w:r>
      <w:bookmarkEnd w:id="1474"/>
    </w:p>
    <w:p w14:paraId="588AE276" w14:textId="77777777" w:rsidR="00191A26" w:rsidRDefault="00191A26" w:rsidP="00191A26">
      <w:pPr>
        <w:pStyle w:val="Rubric"/>
      </w:pPr>
      <w:bookmarkStart w:id="1475" w:name="_Toc410196215"/>
      <w:bookmarkStart w:id="1476" w:name="_Toc410196457"/>
      <w:bookmarkStart w:id="1477" w:name="_Toc410196959"/>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1EA45A" w14:textId="77777777" w:rsidR="00F66BB3" w:rsidRDefault="00F66BB3" w:rsidP="00F66BB3">
      <w:pPr>
        <w:pStyle w:val="Heading3"/>
      </w:pPr>
      <w:bookmarkStart w:id="1478" w:name="_Toc437373205"/>
      <w:r>
        <w:t>April 28 / Pashons 3: Also St. Theodore</w:t>
      </w:r>
      <w:r w:rsidR="00AF6F9B">
        <w:t xml:space="preserve"> the Disciple of St. Pachom</w:t>
      </w:r>
      <w:bookmarkEnd w:id="1478"/>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479" w:name="_Toc437373024"/>
      <w:bookmarkStart w:id="1480" w:name="May"/>
      <w:bookmarkEnd w:id="1457"/>
      <w:r>
        <w:lastRenderedPageBreak/>
        <w:t>May</w:t>
      </w:r>
      <w:r w:rsidR="00495F1A">
        <w:t xml:space="preserve"> or </w:t>
      </w:r>
      <w:bookmarkEnd w:id="1475"/>
      <w:bookmarkEnd w:id="1476"/>
      <w:bookmarkEnd w:id="1477"/>
      <w:r w:rsidRPr="00FB5E62">
        <w:rPr>
          <w:rFonts w:ascii="FreeSerifAvvaShenouda" w:eastAsia="Arial Unicode MS" w:hAnsi="FreeSerifAvvaShenouda" w:cs="FreeSerifAvvaShenouda"/>
          <w:lang w:val="en-US"/>
        </w:rPr>
        <w:t>Ⲡⲁϣⲁⲛⲥ</w:t>
      </w:r>
      <w:bookmarkEnd w:id="1479"/>
    </w:p>
    <w:bookmarkStart w:id="1481" w:name="_Ref434563583" w:displacedByCustomXml="next"/>
    <w:bookmarkStart w:id="1482" w:name="_Toc410196216" w:displacedByCustomXml="next"/>
    <w:bookmarkStart w:id="1483" w:name="_Toc410196458" w:displacedByCustomXml="next"/>
    <w:bookmarkStart w:id="1484" w:name="_Toc410196960" w:displacedByCustomXml="next"/>
    <w:sdt>
      <w:sdtPr>
        <w:id w:val="-252591667"/>
        <w:docPartObj>
          <w:docPartGallery w:val="Table of Contents"/>
          <w:docPartUnique/>
        </w:docPartObj>
      </w:sdtPr>
      <w:sdtEndPr>
        <w:rPr>
          <w:b/>
          <w:bCs/>
          <w:noProof/>
        </w:rPr>
      </w:sdtEndPr>
      <w:sdtContent>
        <w:p w14:paraId="125173D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May</w:instrText>
          </w:r>
          <w:r>
            <w:rPr>
              <w:noProof/>
            </w:rPr>
            <w:fldChar w:fldCharType="separate"/>
          </w:r>
          <w:hyperlink w:anchor="_Toc437373206" w:history="1">
            <w:r w:rsidR="00B50C35" w:rsidRPr="00EA6575">
              <w:rPr>
                <w:rStyle w:val="Hyperlink"/>
                <w:noProof/>
              </w:rPr>
              <w:t>May 1 / Pashons 6: St. Macarius of Alexandria, the Presbyter</w:t>
            </w:r>
            <w:r w:rsidR="00B50C35">
              <w:rPr>
                <w:noProof/>
                <w:webHidden/>
              </w:rPr>
              <w:tab/>
            </w:r>
            <w:r w:rsidR="00B50C35">
              <w:rPr>
                <w:noProof/>
                <w:webHidden/>
              </w:rPr>
              <w:fldChar w:fldCharType="begin"/>
            </w:r>
            <w:r w:rsidR="00B50C35">
              <w:rPr>
                <w:noProof/>
                <w:webHidden/>
              </w:rPr>
              <w:instrText xml:space="preserve"> PAGEREF _Toc437373206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59D5BBB9"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7" w:history="1">
            <w:r w:rsidR="00B50C35" w:rsidRPr="00EA6575">
              <w:rPr>
                <w:rStyle w:val="Hyperlink"/>
                <w:noProof/>
              </w:rPr>
              <w:t>May 2 / Pashons 7: St. Athanasius the Apostolic</w:t>
            </w:r>
            <w:r w:rsidR="00B50C35">
              <w:rPr>
                <w:noProof/>
                <w:webHidden/>
              </w:rPr>
              <w:tab/>
            </w:r>
            <w:r w:rsidR="00B50C35">
              <w:rPr>
                <w:noProof/>
                <w:webHidden/>
              </w:rPr>
              <w:fldChar w:fldCharType="begin"/>
            </w:r>
            <w:r w:rsidR="00B50C35">
              <w:rPr>
                <w:noProof/>
                <w:webHidden/>
              </w:rPr>
              <w:instrText xml:space="preserve"> PAGEREF _Toc437373207 \h </w:instrText>
            </w:r>
            <w:r w:rsidR="00B50C35">
              <w:rPr>
                <w:noProof/>
                <w:webHidden/>
              </w:rPr>
            </w:r>
            <w:r w:rsidR="00B50C35">
              <w:rPr>
                <w:noProof/>
                <w:webHidden/>
              </w:rPr>
              <w:fldChar w:fldCharType="separate"/>
            </w:r>
            <w:r w:rsidR="00B50C35">
              <w:rPr>
                <w:noProof/>
                <w:webHidden/>
              </w:rPr>
              <w:t>775</w:t>
            </w:r>
            <w:r w:rsidR="00B50C35">
              <w:rPr>
                <w:noProof/>
                <w:webHidden/>
              </w:rPr>
              <w:fldChar w:fldCharType="end"/>
            </w:r>
          </w:hyperlink>
        </w:p>
        <w:p w14:paraId="778F800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8" w:history="1">
            <w:r w:rsidR="00B50C35" w:rsidRPr="00EA6575">
              <w:rPr>
                <w:rStyle w:val="Hyperlink"/>
                <w:noProof/>
              </w:rPr>
              <w:t>May 7 / Pashons 12: Commemoration of Archangel Michael</w:t>
            </w:r>
            <w:r w:rsidR="00B50C35">
              <w:rPr>
                <w:noProof/>
                <w:webHidden/>
              </w:rPr>
              <w:tab/>
            </w:r>
            <w:r w:rsidR="00B50C35">
              <w:rPr>
                <w:noProof/>
                <w:webHidden/>
              </w:rPr>
              <w:fldChar w:fldCharType="begin"/>
            </w:r>
            <w:r w:rsidR="00B50C35">
              <w:rPr>
                <w:noProof/>
                <w:webHidden/>
              </w:rPr>
              <w:instrText xml:space="preserve"> PAGEREF _Toc437373208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572F3B8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09" w:history="1">
            <w:r w:rsidR="00B50C35" w:rsidRPr="00EA6575">
              <w:rPr>
                <w:rStyle w:val="Hyperlink"/>
                <w:noProof/>
              </w:rPr>
              <w:t>May 7 / Pashons 12: Also the Consecration of the Church of St. Demiana</w:t>
            </w:r>
            <w:r w:rsidR="00B50C35">
              <w:rPr>
                <w:noProof/>
                <w:webHidden/>
              </w:rPr>
              <w:tab/>
            </w:r>
            <w:r w:rsidR="00B50C35">
              <w:rPr>
                <w:noProof/>
                <w:webHidden/>
              </w:rPr>
              <w:fldChar w:fldCharType="begin"/>
            </w:r>
            <w:r w:rsidR="00B50C35">
              <w:rPr>
                <w:noProof/>
                <w:webHidden/>
              </w:rPr>
              <w:instrText xml:space="preserve"> PAGEREF _Toc437373209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4A0B595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0" w:history="1">
            <w:r w:rsidR="00B50C35" w:rsidRPr="00EA6575">
              <w:rPr>
                <w:rStyle w:val="Hyperlink"/>
                <w:noProof/>
              </w:rPr>
              <w:t>May 8 / Pashons 13 St. Junia of the Seventy Two Disciples</w:t>
            </w:r>
            <w:r w:rsidR="00B50C35">
              <w:rPr>
                <w:noProof/>
                <w:webHidden/>
              </w:rPr>
              <w:tab/>
            </w:r>
            <w:r w:rsidR="00B50C35">
              <w:rPr>
                <w:noProof/>
                <w:webHidden/>
              </w:rPr>
              <w:fldChar w:fldCharType="begin"/>
            </w:r>
            <w:r w:rsidR="00B50C35">
              <w:rPr>
                <w:noProof/>
                <w:webHidden/>
              </w:rPr>
              <w:instrText xml:space="preserve"> PAGEREF _Toc437373210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306E903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1" w:history="1">
            <w:r w:rsidR="00B50C35" w:rsidRPr="00EA6575">
              <w:rPr>
                <w:rStyle w:val="Hyperlink"/>
                <w:noProof/>
              </w:rPr>
              <w:t>May 8 / Pashons 13 Also St. Arsenius</w:t>
            </w:r>
            <w:r w:rsidR="00B50C35">
              <w:rPr>
                <w:noProof/>
                <w:webHidden/>
              </w:rPr>
              <w:tab/>
            </w:r>
            <w:r w:rsidR="00B50C35">
              <w:rPr>
                <w:noProof/>
                <w:webHidden/>
              </w:rPr>
              <w:fldChar w:fldCharType="begin"/>
            </w:r>
            <w:r w:rsidR="00B50C35">
              <w:rPr>
                <w:noProof/>
                <w:webHidden/>
              </w:rPr>
              <w:instrText xml:space="preserve"> PAGEREF _Toc437373211 \h </w:instrText>
            </w:r>
            <w:r w:rsidR="00B50C35">
              <w:rPr>
                <w:noProof/>
                <w:webHidden/>
              </w:rPr>
            </w:r>
            <w:r w:rsidR="00B50C35">
              <w:rPr>
                <w:noProof/>
                <w:webHidden/>
              </w:rPr>
              <w:fldChar w:fldCharType="separate"/>
            </w:r>
            <w:r w:rsidR="00B50C35">
              <w:rPr>
                <w:noProof/>
                <w:webHidden/>
              </w:rPr>
              <w:t>778</w:t>
            </w:r>
            <w:r w:rsidR="00B50C35">
              <w:rPr>
                <w:noProof/>
                <w:webHidden/>
              </w:rPr>
              <w:fldChar w:fldCharType="end"/>
            </w:r>
          </w:hyperlink>
        </w:p>
        <w:p w14:paraId="1CA0016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2" w:history="1">
            <w:r w:rsidR="00B50C35" w:rsidRPr="00EA6575">
              <w:rPr>
                <w:rStyle w:val="Hyperlink"/>
                <w:noProof/>
              </w:rPr>
              <w:t>May 9 / Pashons 14: St. Pachomius</w:t>
            </w:r>
            <w:r w:rsidR="00B50C35">
              <w:rPr>
                <w:noProof/>
                <w:webHidden/>
              </w:rPr>
              <w:tab/>
            </w:r>
            <w:r w:rsidR="00B50C35">
              <w:rPr>
                <w:noProof/>
                <w:webHidden/>
              </w:rPr>
              <w:fldChar w:fldCharType="begin"/>
            </w:r>
            <w:r w:rsidR="00B50C35">
              <w:rPr>
                <w:noProof/>
                <w:webHidden/>
              </w:rPr>
              <w:instrText xml:space="preserve"> PAGEREF _Toc437373212 \h </w:instrText>
            </w:r>
            <w:r w:rsidR="00B50C35">
              <w:rPr>
                <w:noProof/>
                <w:webHidden/>
              </w:rPr>
            </w:r>
            <w:r w:rsidR="00B50C35">
              <w:rPr>
                <w:noProof/>
                <w:webHidden/>
              </w:rPr>
              <w:fldChar w:fldCharType="separate"/>
            </w:r>
            <w:r w:rsidR="00B50C35">
              <w:rPr>
                <w:noProof/>
                <w:webHidden/>
              </w:rPr>
              <w:t>779</w:t>
            </w:r>
            <w:r w:rsidR="00B50C35">
              <w:rPr>
                <w:noProof/>
                <w:webHidden/>
              </w:rPr>
              <w:fldChar w:fldCharType="end"/>
            </w:r>
          </w:hyperlink>
        </w:p>
        <w:p w14:paraId="41636BD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3" w:history="1">
            <w:r w:rsidR="00B50C35" w:rsidRPr="00EA6575">
              <w:rPr>
                <w:rStyle w:val="Hyperlink"/>
                <w:noProof/>
              </w:rPr>
              <w:t>May 11 / Pashons 16: Commemoration of St. John the Evangelist</w:t>
            </w:r>
            <w:r w:rsidR="00B50C35">
              <w:rPr>
                <w:noProof/>
                <w:webHidden/>
              </w:rPr>
              <w:tab/>
            </w:r>
            <w:r w:rsidR="00B50C35">
              <w:rPr>
                <w:noProof/>
                <w:webHidden/>
              </w:rPr>
              <w:fldChar w:fldCharType="begin"/>
            </w:r>
            <w:r w:rsidR="00B50C35">
              <w:rPr>
                <w:noProof/>
                <w:webHidden/>
              </w:rPr>
              <w:instrText xml:space="preserve"> PAGEREF _Toc437373213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E2D0E9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4" w:history="1">
            <w:r w:rsidR="00B50C35" w:rsidRPr="00EA6575">
              <w:rPr>
                <w:rStyle w:val="Hyperlink"/>
                <w:noProof/>
              </w:rPr>
              <w:t>May 16 / Pashons 21: Commemoration of the Theotokos</w:t>
            </w:r>
            <w:r w:rsidR="00B50C35">
              <w:rPr>
                <w:noProof/>
                <w:webHidden/>
              </w:rPr>
              <w:tab/>
            </w:r>
            <w:r w:rsidR="00B50C35">
              <w:rPr>
                <w:noProof/>
                <w:webHidden/>
              </w:rPr>
              <w:fldChar w:fldCharType="begin"/>
            </w:r>
            <w:r w:rsidR="00B50C35">
              <w:rPr>
                <w:noProof/>
                <w:webHidden/>
              </w:rPr>
              <w:instrText xml:space="preserve"> PAGEREF _Toc437373214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196926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5" w:history="1">
            <w:r w:rsidR="00B50C35" w:rsidRPr="00EA6575">
              <w:rPr>
                <w:rStyle w:val="Hyperlink"/>
                <w:noProof/>
              </w:rPr>
              <w:t>May 17 / Pashons 22: Departure of St. Andronicus the Disciple</w:t>
            </w:r>
            <w:r w:rsidR="00B50C35">
              <w:rPr>
                <w:noProof/>
                <w:webHidden/>
              </w:rPr>
              <w:tab/>
            </w:r>
            <w:r w:rsidR="00B50C35">
              <w:rPr>
                <w:noProof/>
                <w:webHidden/>
              </w:rPr>
              <w:fldChar w:fldCharType="begin"/>
            </w:r>
            <w:r w:rsidR="00B50C35">
              <w:rPr>
                <w:noProof/>
                <w:webHidden/>
              </w:rPr>
              <w:instrText xml:space="preserve"> PAGEREF _Toc437373215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487A319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6" w:history="1">
            <w:r w:rsidR="00B50C35" w:rsidRPr="00EA6575">
              <w:rPr>
                <w:rStyle w:val="Hyperlink"/>
                <w:noProof/>
              </w:rPr>
              <w:t>May 19 / Pashons 24: The Entrance into Egypt</w:t>
            </w:r>
            <w:r w:rsidR="00B50C35">
              <w:rPr>
                <w:noProof/>
                <w:webHidden/>
              </w:rPr>
              <w:tab/>
            </w:r>
            <w:r w:rsidR="00B50C35">
              <w:rPr>
                <w:noProof/>
                <w:webHidden/>
              </w:rPr>
              <w:fldChar w:fldCharType="begin"/>
            </w:r>
            <w:r w:rsidR="00B50C35">
              <w:rPr>
                <w:noProof/>
                <w:webHidden/>
              </w:rPr>
              <w:instrText xml:space="preserve"> PAGEREF _Toc437373216 \h </w:instrText>
            </w:r>
            <w:r w:rsidR="00B50C35">
              <w:rPr>
                <w:noProof/>
                <w:webHidden/>
              </w:rPr>
            </w:r>
            <w:r w:rsidR="00B50C35">
              <w:rPr>
                <w:noProof/>
                <w:webHidden/>
              </w:rPr>
              <w:fldChar w:fldCharType="separate"/>
            </w:r>
            <w:r w:rsidR="00B50C35">
              <w:rPr>
                <w:noProof/>
                <w:webHidden/>
              </w:rPr>
              <w:t>781</w:t>
            </w:r>
            <w:r w:rsidR="00B50C35">
              <w:rPr>
                <w:noProof/>
                <w:webHidden/>
              </w:rPr>
              <w:fldChar w:fldCharType="end"/>
            </w:r>
          </w:hyperlink>
        </w:p>
        <w:p w14:paraId="12CD10A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7" w:history="1">
            <w:r w:rsidR="00B50C35" w:rsidRPr="00EA6575">
              <w:rPr>
                <w:rStyle w:val="Hyperlink"/>
                <w:noProof/>
              </w:rPr>
              <w:t>May 19 / Pashons 24: Also, St. Pashnouni, the Monk and Martyr</w:t>
            </w:r>
            <w:r w:rsidR="00B50C35">
              <w:rPr>
                <w:noProof/>
                <w:webHidden/>
              </w:rPr>
              <w:tab/>
            </w:r>
            <w:r w:rsidR="00B50C35">
              <w:rPr>
                <w:noProof/>
                <w:webHidden/>
              </w:rPr>
              <w:fldChar w:fldCharType="begin"/>
            </w:r>
            <w:r w:rsidR="00B50C35">
              <w:rPr>
                <w:noProof/>
                <w:webHidden/>
              </w:rPr>
              <w:instrText xml:space="preserve"> PAGEREF _Toc437373217 \h </w:instrText>
            </w:r>
            <w:r w:rsidR="00B50C35">
              <w:rPr>
                <w:noProof/>
                <w:webHidden/>
              </w:rPr>
            </w:r>
            <w:r w:rsidR="00B50C35">
              <w:rPr>
                <w:noProof/>
                <w:webHidden/>
              </w:rPr>
              <w:fldChar w:fldCharType="separate"/>
            </w:r>
            <w:r w:rsidR="00B50C35">
              <w:rPr>
                <w:noProof/>
                <w:webHidden/>
              </w:rPr>
              <w:t>790</w:t>
            </w:r>
            <w:r w:rsidR="00B50C35">
              <w:rPr>
                <w:noProof/>
                <w:webHidden/>
              </w:rPr>
              <w:fldChar w:fldCharType="end"/>
            </w:r>
          </w:hyperlink>
        </w:p>
        <w:p w14:paraId="6003886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8" w:history="1">
            <w:r w:rsidR="00B50C35" w:rsidRPr="00EA6575">
              <w:rPr>
                <w:rStyle w:val="Hyperlink"/>
                <w:noProof/>
              </w:rPr>
              <w:t>May 21 / Pashons 26: Martyrdom of St. Thomas the Apostle</w:t>
            </w:r>
            <w:r w:rsidR="00B50C35">
              <w:rPr>
                <w:noProof/>
                <w:webHidden/>
              </w:rPr>
              <w:tab/>
            </w:r>
            <w:r w:rsidR="00B50C35">
              <w:rPr>
                <w:noProof/>
                <w:webHidden/>
              </w:rPr>
              <w:fldChar w:fldCharType="begin"/>
            </w:r>
            <w:r w:rsidR="00B50C35">
              <w:rPr>
                <w:noProof/>
                <w:webHidden/>
              </w:rPr>
              <w:instrText xml:space="preserve"> PAGEREF _Toc437373218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2943C0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19" w:history="1">
            <w:r w:rsidR="00B50C35" w:rsidRPr="00EA6575">
              <w:rPr>
                <w:rStyle w:val="Hyperlink"/>
                <w:noProof/>
              </w:rPr>
              <w:t>May 22 / Pashons 27: St. Thomas the Anchorite</w:t>
            </w:r>
            <w:r w:rsidR="00B50C35">
              <w:rPr>
                <w:noProof/>
                <w:webHidden/>
              </w:rPr>
              <w:tab/>
            </w:r>
            <w:r w:rsidR="00B50C35">
              <w:rPr>
                <w:noProof/>
                <w:webHidden/>
              </w:rPr>
              <w:fldChar w:fldCharType="begin"/>
            </w:r>
            <w:r w:rsidR="00B50C35">
              <w:rPr>
                <w:noProof/>
                <w:webHidden/>
              </w:rPr>
              <w:instrText xml:space="preserve"> PAGEREF _Toc437373219 \h </w:instrText>
            </w:r>
            <w:r w:rsidR="00B50C35">
              <w:rPr>
                <w:noProof/>
                <w:webHidden/>
              </w:rPr>
            </w:r>
            <w:r w:rsidR="00B50C35">
              <w:rPr>
                <w:noProof/>
                <w:webHidden/>
              </w:rPr>
              <w:fldChar w:fldCharType="separate"/>
            </w:r>
            <w:r w:rsidR="00B50C35">
              <w:rPr>
                <w:noProof/>
                <w:webHidden/>
              </w:rPr>
              <w:t>791</w:t>
            </w:r>
            <w:r w:rsidR="00B50C35">
              <w:rPr>
                <w:noProof/>
                <w:webHidden/>
              </w:rPr>
              <w:fldChar w:fldCharType="end"/>
            </w:r>
          </w:hyperlink>
        </w:p>
        <w:p w14:paraId="0BCE6D0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0" w:history="1">
            <w:r w:rsidR="00B50C35" w:rsidRPr="00EA6575">
              <w:rPr>
                <w:rStyle w:val="Hyperlink"/>
                <w:noProof/>
              </w:rPr>
              <w:t>May 24 (25) / Pashons 29: Commemoration of the Annunciation, Nativity, and Resurrection on the 29</w:t>
            </w:r>
            <w:r w:rsidR="00B50C35" w:rsidRPr="00EA6575">
              <w:rPr>
                <w:rStyle w:val="Hyperlink"/>
                <w:noProof/>
                <w:vertAlign w:val="superscript"/>
              </w:rPr>
              <w:t>th</w:t>
            </w:r>
            <w:r w:rsidR="00B50C35" w:rsidRPr="00EA6575">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_Toc437373220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093A1CD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1" w:history="1">
            <w:r w:rsidR="00B50C35" w:rsidRPr="00EA6575">
              <w:rPr>
                <w:rStyle w:val="Hyperlink"/>
                <w:noProof/>
              </w:rPr>
              <w:t>May 25 / Pashons 30: Departure of St. Fournous the Disciple</w:t>
            </w:r>
            <w:r w:rsidR="00B50C35">
              <w:rPr>
                <w:noProof/>
                <w:webHidden/>
              </w:rPr>
              <w:tab/>
            </w:r>
            <w:r w:rsidR="00B50C35">
              <w:rPr>
                <w:noProof/>
                <w:webHidden/>
              </w:rPr>
              <w:fldChar w:fldCharType="begin"/>
            </w:r>
            <w:r w:rsidR="00B50C35">
              <w:rPr>
                <w:noProof/>
                <w:webHidden/>
              </w:rPr>
              <w:instrText xml:space="preserve"> PAGEREF _Toc437373221 \h </w:instrText>
            </w:r>
            <w:r w:rsidR="00B50C35">
              <w:rPr>
                <w:noProof/>
                <w:webHidden/>
              </w:rPr>
            </w:r>
            <w:r w:rsidR="00B50C35">
              <w:rPr>
                <w:noProof/>
                <w:webHidden/>
              </w:rPr>
              <w:fldChar w:fldCharType="separate"/>
            </w:r>
            <w:r w:rsidR="00B50C35">
              <w:rPr>
                <w:noProof/>
                <w:webHidden/>
              </w:rPr>
              <w:t>792</w:t>
            </w:r>
            <w:r w:rsidR="00B50C35">
              <w:rPr>
                <w:noProof/>
                <w:webHidden/>
              </w:rPr>
              <w:fldChar w:fldCharType="end"/>
            </w:r>
          </w:hyperlink>
        </w:p>
        <w:p w14:paraId="15700B8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2" w:history="1">
            <w:r w:rsidR="00B50C35" w:rsidRPr="00EA6575">
              <w:rPr>
                <w:rStyle w:val="Hyperlink"/>
                <w:noProof/>
              </w:rPr>
              <w:t>May 27 / Paoni 2: St. Commemoration of the Appearance of the Bodies of St. John the Baptist and Elisha the Prophet</w:t>
            </w:r>
            <w:r w:rsidR="00B50C35">
              <w:rPr>
                <w:noProof/>
                <w:webHidden/>
              </w:rPr>
              <w:tab/>
            </w:r>
            <w:r w:rsidR="00B50C35">
              <w:rPr>
                <w:noProof/>
                <w:webHidden/>
              </w:rPr>
              <w:fldChar w:fldCharType="begin"/>
            </w:r>
            <w:r w:rsidR="00B50C35">
              <w:rPr>
                <w:noProof/>
                <w:webHidden/>
              </w:rPr>
              <w:instrText xml:space="preserve"> PAGEREF _Toc437373222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0678136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3" w:history="1">
            <w:r w:rsidR="00B50C35" w:rsidRPr="00EA6575">
              <w:rPr>
                <w:rStyle w:val="Hyperlink"/>
                <w:noProof/>
              </w:rPr>
              <w:t>May 28 / Paoni 3: Consecration of St. George’s Church</w:t>
            </w:r>
            <w:r w:rsidR="00B50C35">
              <w:rPr>
                <w:noProof/>
                <w:webHidden/>
              </w:rPr>
              <w:tab/>
            </w:r>
            <w:r w:rsidR="00B50C35">
              <w:rPr>
                <w:noProof/>
                <w:webHidden/>
              </w:rPr>
              <w:fldChar w:fldCharType="begin"/>
            </w:r>
            <w:r w:rsidR="00B50C35">
              <w:rPr>
                <w:noProof/>
                <w:webHidden/>
              </w:rPr>
              <w:instrText xml:space="preserve"> PAGEREF _Toc437373223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478DB1B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4" w:history="1">
            <w:r w:rsidR="00B50C35" w:rsidRPr="00EA6575">
              <w:rPr>
                <w:rStyle w:val="Hyperlink"/>
                <w:noProof/>
              </w:rPr>
              <w:t>May 28 / Paoni 3: Also St. Abraam of Fayyoum</w:t>
            </w:r>
            <w:r w:rsidR="00B50C35">
              <w:rPr>
                <w:noProof/>
                <w:webHidden/>
              </w:rPr>
              <w:tab/>
            </w:r>
            <w:r w:rsidR="00B50C35">
              <w:rPr>
                <w:noProof/>
                <w:webHidden/>
              </w:rPr>
              <w:fldChar w:fldCharType="begin"/>
            </w:r>
            <w:r w:rsidR="00B50C35">
              <w:rPr>
                <w:noProof/>
                <w:webHidden/>
              </w:rPr>
              <w:instrText xml:space="preserve"> PAGEREF _Toc437373224 \h </w:instrText>
            </w:r>
            <w:r w:rsidR="00B50C35">
              <w:rPr>
                <w:noProof/>
                <w:webHidden/>
              </w:rPr>
            </w:r>
            <w:r w:rsidR="00B50C35">
              <w:rPr>
                <w:noProof/>
                <w:webHidden/>
              </w:rPr>
              <w:fldChar w:fldCharType="separate"/>
            </w:r>
            <w:r w:rsidR="00B50C35">
              <w:rPr>
                <w:noProof/>
                <w:webHidden/>
              </w:rPr>
              <w:t>793</w:t>
            </w:r>
            <w:r w:rsidR="00B50C35">
              <w:rPr>
                <w:noProof/>
                <w:webHidden/>
              </w:rPr>
              <w:fldChar w:fldCharType="end"/>
            </w:r>
          </w:hyperlink>
        </w:p>
        <w:p w14:paraId="21E8462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5" w:history="1">
            <w:r w:rsidR="00B50C35" w:rsidRPr="00EA6575">
              <w:rPr>
                <w:rStyle w:val="Hyperlink"/>
                <w:noProof/>
              </w:rPr>
              <w:t>May 30 / Paoni 5: Consecration of the Church of St. Victor</w:t>
            </w:r>
            <w:r w:rsidR="00B50C35">
              <w:rPr>
                <w:noProof/>
                <w:webHidden/>
              </w:rPr>
              <w:tab/>
            </w:r>
            <w:r w:rsidR="00B50C35">
              <w:rPr>
                <w:noProof/>
                <w:webHidden/>
              </w:rPr>
              <w:fldChar w:fldCharType="begin"/>
            </w:r>
            <w:r w:rsidR="00B50C35">
              <w:rPr>
                <w:noProof/>
                <w:webHidden/>
              </w:rPr>
              <w:instrText xml:space="preserve"> PAGEREF _Toc437373225 \h </w:instrText>
            </w:r>
            <w:r w:rsidR="00B50C35">
              <w:rPr>
                <w:noProof/>
                <w:webHidden/>
              </w:rPr>
            </w:r>
            <w:r w:rsidR="00B50C35">
              <w:rPr>
                <w:noProof/>
                <w:webHidden/>
              </w:rPr>
              <w:fldChar w:fldCharType="separate"/>
            </w:r>
            <w:r w:rsidR="00B50C35">
              <w:rPr>
                <w:noProof/>
                <w:webHidden/>
              </w:rPr>
              <w:t>794</w:t>
            </w:r>
            <w:r w:rsidR="00B50C35">
              <w:rPr>
                <w:noProof/>
                <w:webHidden/>
              </w:rPr>
              <w:fldChar w:fldCharType="end"/>
            </w:r>
          </w:hyperlink>
        </w:p>
        <w:p w14:paraId="69157D6B" w14:textId="77AB1389" w:rsidR="009E261C" w:rsidRDefault="009E261C" w:rsidP="009E261C">
          <w:r>
            <w:rPr>
              <w:b/>
              <w:bCs/>
              <w:noProof/>
            </w:rPr>
            <w:fldChar w:fldCharType="end"/>
          </w:r>
        </w:p>
      </w:sdtContent>
    </w:sdt>
    <w:p w14:paraId="1AC07996" w14:textId="77777777" w:rsidR="00137929" w:rsidRDefault="00137929" w:rsidP="00137929">
      <w:pPr>
        <w:pStyle w:val="Heading3"/>
      </w:pPr>
      <w:bookmarkStart w:id="1485" w:name="_Ref436250616"/>
      <w:bookmarkStart w:id="1486" w:name="_Toc437373206"/>
      <w:r>
        <w:lastRenderedPageBreak/>
        <w:t>May 1 / Pashons 6: St. Macarius of Alexandria, the Presbyter</w:t>
      </w:r>
      <w:bookmarkEnd w:id="1481"/>
      <w:bookmarkEnd w:id="1485"/>
      <w:bookmarkEnd w:id="1486"/>
    </w:p>
    <w:p w14:paraId="65054283" w14:textId="77777777" w:rsidR="00137929" w:rsidRDefault="00137929" w:rsidP="00137929">
      <w:pPr>
        <w:pStyle w:val="Heading4"/>
      </w:pPr>
      <w:bookmarkStart w:id="1487" w:name="_Ref434490596"/>
      <w:r>
        <w:t>The Doxology</w:t>
      </w:r>
      <w:r w:rsidR="00B46E6E">
        <w:t xml:space="preserve"> for St. Macarius of Alexandria, the Presbyter</w:t>
      </w:r>
      <w:bookmarkEnd w:id="14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488" w:name="_Ref434560539"/>
      <w:bookmarkStart w:id="1489" w:name="_Toc437373207"/>
      <w:r>
        <w:t>May 2 / Pashons 7: St. Athanasius the Apostolic</w:t>
      </w:r>
      <w:bookmarkEnd w:id="1488"/>
      <w:bookmarkEnd w:id="1489"/>
    </w:p>
    <w:p w14:paraId="5C918841" w14:textId="77777777" w:rsidR="00EE657B" w:rsidRDefault="00EE657B" w:rsidP="00EE657B">
      <w:pPr>
        <w:pStyle w:val="Heading4"/>
      </w:pPr>
      <w:bookmarkStart w:id="1490" w:name="_Ref434492183"/>
      <w:r>
        <w:t>The Doxology</w:t>
      </w:r>
      <w:r w:rsidR="00B82753">
        <w:t xml:space="preserve"> for St. Athanasius the Apostolic</w:t>
      </w:r>
      <w:bookmarkEnd w:id="1490"/>
    </w:p>
    <w:p w14:paraId="56250E5D" w14:textId="77777777"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B50C35">
        <w:t>The Doxology of St. Athanasius the Apostolic</w:t>
      </w:r>
      <w:r>
        <w:fldChar w:fldCharType="end"/>
      </w:r>
      <w:r>
        <w:t xml:space="preserve">, page </w:t>
      </w:r>
      <w:r>
        <w:fldChar w:fldCharType="begin"/>
      </w:r>
      <w:r>
        <w:instrText xml:space="preserve"> PAGEREF _Ref434492161 \h </w:instrText>
      </w:r>
      <w:r>
        <w:fldChar w:fldCharType="separate"/>
      </w:r>
      <w:r w:rsidR="00B50C35">
        <w:rPr>
          <w:noProof/>
        </w:rPr>
        <w:t>558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491" w:name="_Ref434492196"/>
      <w:r>
        <w:lastRenderedPageBreak/>
        <w:t>Another</w:t>
      </w:r>
      <w:r w:rsidR="0047441D">
        <w:t xml:space="preserve"> Doxology</w:t>
      </w:r>
      <w:r>
        <w:t xml:space="preserve"> for St. Athanasius the Apostolic</w:t>
      </w:r>
      <w:bookmarkEnd w:id="14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523"/>
            </w:r>
            <w:r>
              <w:t>;</w:t>
            </w:r>
          </w:p>
          <w:p w14:paraId="38DFDD79" w14:textId="77777777" w:rsidR="0047441D" w:rsidRDefault="0047441D" w:rsidP="0047441D">
            <w:pPr>
              <w:pStyle w:val="EngHang"/>
            </w:pPr>
            <w:r>
              <w:t>He sent them “the Father of Peace</w:t>
            </w:r>
            <w:r>
              <w:rPr>
                <w:rStyle w:val="FootnoteReference"/>
              </w:rPr>
              <w:footnoteReference w:id="524"/>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492" w:name="_Toc437373208"/>
      <w:r>
        <w:t>May 7 / Pashons 12: Commemoration of Archangel Michael</w:t>
      </w:r>
      <w:bookmarkEnd w:id="1492"/>
    </w:p>
    <w:p w14:paraId="0F7BBC47"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8F2AB5D" w14:textId="77777777" w:rsidR="00B53E05" w:rsidRDefault="00B53E05" w:rsidP="00B53E05">
      <w:pPr>
        <w:pStyle w:val="Heading3"/>
      </w:pPr>
      <w:bookmarkStart w:id="1493" w:name="_Toc437373209"/>
      <w:r>
        <w:t>May 7 / Pashons 12: Also the Consecration of the Church of St. Demiana</w:t>
      </w:r>
      <w:bookmarkEnd w:id="1493"/>
    </w:p>
    <w:p w14:paraId="30A4D1C6" w14:textId="77777777"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B50C35">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B50C35">
        <w:rPr>
          <w:noProof/>
        </w:rPr>
        <w:t>737</w:t>
      </w:r>
      <w:r w:rsidR="002409EF">
        <w:fldChar w:fldCharType="end"/>
      </w:r>
      <w:r>
        <w:t>.</w:t>
      </w:r>
    </w:p>
    <w:p w14:paraId="3E105B3E" w14:textId="77777777" w:rsidR="00220DFD" w:rsidRDefault="00220DFD" w:rsidP="00220DFD">
      <w:pPr>
        <w:pStyle w:val="Heading3"/>
      </w:pPr>
      <w:bookmarkStart w:id="1494" w:name="_Toc437373210"/>
      <w:r>
        <w:t>May 8 / Pashons 13 St. Junia of the Seventy Two Disciples</w:t>
      </w:r>
      <w:bookmarkEnd w:id="1494"/>
    </w:p>
    <w:p w14:paraId="148929D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D1738E1" w14:textId="77777777" w:rsidR="00220DFD" w:rsidRDefault="00220DFD" w:rsidP="00220DFD">
      <w:pPr>
        <w:pStyle w:val="Heading3"/>
      </w:pPr>
      <w:bookmarkStart w:id="1495" w:name="_Toc437373211"/>
      <w:r>
        <w:t xml:space="preserve">May 8 / Pashons 13 Also St. </w:t>
      </w:r>
      <w:commentRangeStart w:id="1496"/>
      <w:r>
        <w:t>Arsenius</w:t>
      </w:r>
      <w:commentRangeEnd w:id="1496"/>
      <w:r>
        <w:rPr>
          <w:rStyle w:val="CommentReference"/>
          <w:rFonts w:eastAsiaTheme="minorHAnsi" w:cstheme="minorBidi"/>
          <w:b w:val="0"/>
          <w:bCs w:val="0"/>
        </w:rPr>
        <w:commentReference w:id="1496"/>
      </w:r>
      <w:bookmarkEnd w:id="1495"/>
    </w:p>
    <w:p w14:paraId="2EEE01C8" w14:textId="77777777" w:rsidR="00220DFD" w:rsidRDefault="00220DFD" w:rsidP="00220DFD">
      <w:pPr>
        <w:pStyle w:val="Heading4"/>
      </w:pPr>
      <w:bookmarkStart w:id="1497" w:name="_Ref434490892"/>
      <w:r>
        <w:t>The Doxology</w:t>
      </w:r>
      <w:r w:rsidR="00810F04">
        <w:t xml:space="preserve"> for St. Arsenius</w:t>
      </w:r>
      <w:bookmarkEnd w:id="14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498" w:name="_Toc437373212"/>
      <w:r>
        <w:t>May 9 / Pashons 14: St. Pachomius</w:t>
      </w:r>
      <w:bookmarkEnd w:id="1498"/>
    </w:p>
    <w:p w14:paraId="1731E46B" w14:textId="77777777" w:rsidR="00C30529" w:rsidRDefault="00C30529" w:rsidP="00C30529">
      <w:pPr>
        <w:pStyle w:val="Heading4"/>
      </w:pPr>
      <w:bookmarkStart w:id="1499" w:name="_Ref434491150"/>
      <w:r>
        <w:t>The Doxology</w:t>
      </w:r>
      <w:r w:rsidR="00810F04">
        <w:t xml:space="preserve"> for St. Pachomius</w:t>
      </w:r>
      <w:bookmarkEnd w:id="14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lastRenderedPageBreak/>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00" w:name="_Toc437373213"/>
      <w:r>
        <w:lastRenderedPageBreak/>
        <w:t>May 11 / Pashons 16: Commemoration of St. John the Evangelist</w:t>
      </w:r>
      <w:bookmarkEnd w:id="1500"/>
    </w:p>
    <w:p w14:paraId="2ADA71D1" w14:textId="77777777"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B50C35">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B50C35">
        <w:rPr>
          <w:noProof/>
        </w:rPr>
        <w:t>683</w:t>
      </w:r>
      <w:r w:rsidR="002409EF">
        <w:fldChar w:fldCharType="end"/>
      </w:r>
      <w:r>
        <w:t>.</w:t>
      </w:r>
    </w:p>
    <w:p w14:paraId="194D23B6" w14:textId="77777777" w:rsidR="005329C1" w:rsidRDefault="005329C1" w:rsidP="005329C1">
      <w:pPr>
        <w:pStyle w:val="Heading3"/>
      </w:pPr>
      <w:bookmarkStart w:id="1501" w:name="_Toc437373214"/>
      <w:r>
        <w:t>May 16 / Pashons 21: Commemoration of the Theotokos</w:t>
      </w:r>
      <w:bookmarkEnd w:id="1501"/>
    </w:p>
    <w:p w14:paraId="3F5FCD37" w14:textId="649D9CC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950977D" w14:textId="77777777" w:rsidR="00160DE3" w:rsidRDefault="00160DE3" w:rsidP="00160DE3">
      <w:pPr>
        <w:pStyle w:val="Heading3"/>
      </w:pPr>
      <w:bookmarkStart w:id="1502" w:name="_Toc437373215"/>
      <w:r>
        <w:t xml:space="preserve">May 17 / Pashons 22: Departure of St. Andronicus the </w:t>
      </w:r>
      <w:r w:rsidR="00191A26">
        <w:t>Disciple</w:t>
      </w:r>
      <w:bookmarkEnd w:id="1502"/>
    </w:p>
    <w:p w14:paraId="03D06E7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E2A1C06" w14:textId="77777777" w:rsidR="00495F1A" w:rsidRDefault="00C30529" w:rsidP="00495F1A">
      <w:pPr>
        <w:pStyle w:val="Heading3"/>
      </w:pPr>
      <w:bookmarkStart w:id="1503" w:name="_Toc437373216"/>
      <w:r>
        <w:t xml:space="preserve">May 19 / Pashons 24: </w:t>
      </w:r>
      <w:r w:rsidR="00495F1A">
        <w:t>The Entrance into Egypt</w:t>
      </w:r>
      <w:bookmarkEnd w:id="1484"/>
      <w:bookmarkEnd w:id="1483"/>
      <w:bookmarkEnd w:id="1482"/>
      <w:bookmarkEnd w:id="1503"/>
    </w:p>
    <w:p w14:paraId="608201BF" w14:textId="77777777" w:rsidR="00C30529" w:rsidRDefault="00C30529" w:rsidP="00C30529">
      <w:pPr>
        <w:pStyle w:val="Heading4"/>
      </w:pPr>
      <w:bookmarkStart w:id="1504" w:name="_Ref434477906"/>
      <w:r>
        <w:t>The Doxology</w:t>
      </w:r>
      <w:r w:rsidR="00E21EA3">
        <w:t xml:space="preserve"> for the Entrance into Egypt</w:t>
      </w:r>
      <w:bookmarkEnd w:id="15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05" w:name="_Ref434476089"/>
      <w:r>
        <w:t>The Psali Adam</w:t>
      </w:r>
      <w:r w:rsidR="006C1B94">
        <w:t xml:space="preserve"> for the Entrance into Egypt</w:t>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lastRenderedPageBreak/>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lastRenderedPageBreak/>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06" w:name="_Ref434476112"/>
      <w:r>
        <w:t>The Psali Batos</w:t>
      </w:r>
      <w:r w:rsidR="006C1B94">
        <w:t xml:space="preserve"> for the Entrance into Egypt</w:t>
      </w:r>
      <w:bookmarkEnd w:id="15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507"/>
            <w:r>
              <w:t>approached</w:t>
            </w:r>
            <w:commentRangeEnd w:id="1507"/>
            <w:r>
              <w:rPr>
                <w:rStyle w:val="CommentReference"/>
              </w:rPr>
              <w:commentReference w:id="1507"/>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lastRenderedPageBreak/>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lastRenderedPageBreak/>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508"/>
            <w:r>
              <w:t xml:space="preserve">Ⲫⲱⲕ </w:t>
            </w:r>
            <w:commentRangeEnd w:id="1508"/>
            <w:r>
              <w:rPr>
                <w:rStyle w:val="CommentReference"/>
                <w:rFonts w:ascii="Times New Roman" w:hAnsi="Times New Roman"/>
              </w:rPr>
              <w:commentReference w:id="1508"/>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509" w:name="_Toc437373217"/>
      <w:r>
        <w:lastRenderedPageBreak/>
        <w:t>May 19 / Pashons 24: Also, St. Pashnouni, the Monk and Martyr</w:t>
      </w:r>
      <w:bookmarkEnd w:id="1509"/>
    </w:p>
    <w:p w14:paraId="408F0E44" w14:textId="77777777" w:rsidR="00A055D8" w:rsidRDefault="00A055D8" w:rsidP="00A055D8">
      <w:pPr>
        <w:pStyle w:val="Heading4"/>
      </w:pPr>
      <w:bookmarkStart w:id="1510" w:name="_Ref434491429"/>
      <w:r>
        <w:t>The Doxology</w:t>
      </w:r>
      <w:r w:rsidR="00810F04">
        <w:t xml:space="preserve"> for St. Pashnouni</w:t>
      </w:r>
      <w:bookmarkEnd w:id="15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511" w:name="_Toc437373218"/>
      <w:r>
        <w:t xml:space="preserve">May 21 / Pashons 26: </w:t>
      </w:r>
      <w:r w:rsidR="00072324">
        <w:t>Martyrdom of St. Thomas the Apostle</w:t>
      </w:r>
      <w:bookmarkEnd w:id="1511"/>
    </w:p>
    <w:p w14:paraId="574A2F34"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401C91D" w14:textId="77777777" w:rsidR="007A6E4F" w:rsidRDefault="007A6E4F" w:rsidP="00160DE3">
      <w:pPr>
        <w:pStyle w:val="Heading3"/>
      </w:pPr>
      <w:bookmarkStart w:id="1512" w:name="_Toc437373219"/>
      <w:r>
        <w:t>May 22 / Pashons 27: St. Thomas the Anchorite</w:t>
      </w:r>
      <w:bookmarkEnd w:id="1512"/>
    </w:p>
    <w:p w14:paraId="638D349A" w14:textId="77777777" w:rsidR="007A6E4F" w:rsidRDefault="007A6E4F" w:rsidP="007A6E4F">
      <w:pPr>
        <w:pStyle w:val="Heading4"/>
      </w:pPr>
      <w:bookmarkStart w:id="1513" w:name="_Ref434490403"/>
      <w:r>
        <w:t>The Doxology</w:t>
      </w:r>
      <w:r w:rsidR="00B46E6E">
        <w:t xml:space="preserve"> for St. Thomas the Anchorite</w:t>
      </w:r>
      <w:bookmarkEnd w:id="151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lastRenderedPageBreak/>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514"/>
            <w:r>
              <w:t>Like amber</w:t>
            </w:r>
          </w:p>
          <w:p w14:paraId="2CE5E879" w14:textId="77777777" w:rsidR="007A6E4F" w:rsidRDefault="007A6E4F" w:rsidP="007A6E4F">
            <w:pPr>
              <w:pStyle w:val="EngHangEnd"/>
            </w:pPr>
            <w:r>
              <w:t>Spreading in paradise.</w:t>
            </w:r>
            <w:commentRangeEnd w:id="1514"/>
            <w:r>
              <w:rPr>
                <w:rStyle w:val="CommentReference"/>
                <w:rFonts w:ascii="Times New Roman" w:eastAsiaTheme="minorHAnsi" w:hAnsi="Times New Roman" w:cstheme="minorBidi"/>
                <w:color w:val="auto"/>
              </w:rPr>
              <w:commentReference w:id="1514"/>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515" w:name="_Toc437373220"/>
      <w:r>
        <w:t>May 24 (25) / Pashons 29: Commemoration of the Annunciation, Nativity, and Resurrection on the 29</w:t>
      </w:r>
      <w:r w:rsidRPr="00C0205C">
        <w:rPr>
          <w:vertAlign w:val="superscript"/>
        </w:rPr>
        <w:t>th</w:t>
      </w:r>
      <w:r>
        <w:t xml:space="preserve"> of Every Month</w:t>
      </w:r>
      <w:bookmarkEnd w:id="1515"/>
    </w:p>
    <w:p w14:paraId="328345A0"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12CA36" w14:textId="77777777" w:rsidR="00160DE3" w:rsidRDefault="00160DE3" w:rsidP="00160DE3">
      <w:pPr>
        <w:pStyle w:val="Heading3"/>
      </w:pPr>
      <w:bookmarkStart w:id="1516" w:name="_Toc437373221"/>
      <w:r>
        <w:t>May 25 / Pashons 30: Departure of St. Fournous the Disciple</w:t>
      </w:r>
      <w:bookmarkEnd w:id="1516"/>
    </w:p>
    <w:p w14:paraId="78E4779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FCC02EA" w14:textId="77777777" w:rsidR="00F26510" w:rsidRDefault="00F26510" w:rsidP="00F26510">
      <w:pPr>
        <w:pStyle w:val="Heading3"/>
      </w:pPr>
      <w:bookmarkStart w:id="1517" w:name="_Toc437373222"/>
      <w:r>
        <w:lastRenderedPageBreak/>
        <w:t>May 27 / Paoni 2: St. Commemoration of the Appearance of the Bodies of St. John the Baptist and Elisha the Prophet</w:t>
      </w:r>
      <w:bookmarkEnd w:id="1517"/>
    </w:p>
    <w:p w14:paraId="0098B3FD"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7D3D9074" w14:textId="77777777" w:rsidR="00601ED3" w:rsidRDefault="00601ED3" w:rsidP="00601ED3">
      <w:pPr>
        <w:pStyle w:val="Heading3"/>
      </w:pPr>
      <w:bookmarkStart w:id="1518" w:name="_Toc437373223"/>
      <w:r>
        <w:t>May 28 / Paoni 3: Consecration of St. George’s Church</w:t>
      </w:r>
      <w:bookmarkEnd w:id="1518"/>
    </w:p>
    <w:p w14:paraId="3DDB9E0A" w14:textId="77777777"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B50C35">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B50C35">
        <w:rPr>
          <w:noProof/>
        </w:rPr>
        <w:t>770</w:t>
      </w:r>
      <w:r w:rsidR="002409EF">
        <w:fldChar w:fldCharType="end"/>
      </w:r>
      <w:r>
        <w:t>.</w:t>
      </w:r>
    </w:p>
    <w:p w14:paraId="2D4ABA3A" w14:textId="77777777" w:rsidR="00C30529" w:rsidRDefault="00C30529" w:rsidP="00C30529">
      <w:pPr>
        <w:pStyle w:val="Heading3"/>
      </w:pPr>
      <w:bookmarkStart w:id="1519" w:name="_Toc437373224"/>
      <w:r>
        <w:t xml:space="preserve">May 28 / Paoni 3: </w:t>
      </w:r>
      <w:r w:rsidR="00601ED3">
        <w:t xml:space="preserve">Also </w:t>
      </w:r>
      <w:r>
        <w:t>St. Abraam of Fayyoum</w:t>
      </w:r>
      <w:bookmarkEnd w:id="1519"/>
    </w:p>
    <w:p w14:paraId="26D71FAF" w14:textId="77777777" w:rsidR="00C30529" w:rsidRDefault="00C30529" w:rsidP="00C30529">
      <w:pPr>
        <w:pStyle w:val="Heading4"/>
      </w:pPr>
      <w:bookmarkStart w:id="1520" w:name="_Ref434492469"/>
      <w:r>
        <w:t>The Doxology</w:t>
      </w:r>
      <w:r w:rsidR="00B82753">
        <w:t xml:space="preserve"> for St. Abraam of Fayyoum</w:t>
      </w:r>
      <w:bookmarkEnd w:id="15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525"/>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524" w:name="_Toc437373225"/>
      <w:r>
        <w:t>May 30 / Paoni 5: Consecration of the Church of St. Victor</w:t>
      </w:r>
      <w:bookmarkEnd w:id="1524"/>
    </w:p>
    <w:p w14:paraId="311B6702" w14:textId="77777777"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B50C35">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B50C35">
        <w:rPr>
          <w:noProof/>
        </w:rPr>
        <w:t>638</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525" w:name="_Toc410196217"/>
      <w:bookmarkStart w:id="1526" w:name="_Toc410196459"/>
      <w:bookmarkStart w:id="1527" w:name="_Toc410196961"/>
      <w:bookmarkStart w:id="1528" w:name="_Toc437373025"/>
      <w:bookmarkStart w:id="1529" w:name="June"/>
      <w:bookmarkEnd w:id="1480"/>
      <w:r>
        <w:lastRenderedPageBreak/>
        <w:t>June</w:t>
      </w:r>
      <w:bookmarkEnd w:id="1525"/>
      <w:bookmarkEnd w:id="1526"/>
      <w:bookmarkEnd w:id="1527"/>
      <w:r w:rsidR="00C30529">
        <w:t xml:space="preserve"> or </w:t>
      </w:r>
      <w:r w:rsidR="00C30529">
        <w:rPr>
          <w:rFonts w:ascii="FreeSerifAvvaShenouda" w:hAnsi="FreeSerifAvvaShenouda" w:cs="FreeSerifAvvaShenouda"/>
        </w:rPr>
        <w:t>Ⲡⲁⲱⲛⲉ</w:t>
      </w:r>
      <w:bookmarkEnd w:id="1528"/>
    </w:p>
    <w:sdt>
      <w:sdtPr>
        <w:id w:val="-1182355935"/>
        <w:docPartObj>
          <w:docPartGallery w:val="Table of Contents"/>
          <w:docPartUnique/>
        </w:docPartObj>
      </w:sdtPr>
      <w:sdtEndPr>
        <w:rPr>
          <w:b/>
          <w:bCs/>
          <w:noProof/>
        </w:rPr>
      </w:sdtEndPr>
      <w:sdtContent>
        <w:p w14:paraId="5CCA3C0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June</w:instrText>
          </w:r>
          <w:r>
            <w:rPr>
              <w:noProof/>
            </w:rPr>
            <w:fldChar w:fldCharType="separate"/>
          </w:r>
          <w:hyperlink w:anchor="_Toc437373226" w:history="1">
            <w:r w:rsidR="00B50C35" w:rsidRPr="00F00BA1">
              <w:rPr>
                <w:rStyle w:val="Hyperlink"/>
                <w:noProof/>
              </w:rPr>
              <w:t>The Apostles' Fast</w:t>
            </w:r>
            <w:r w:rsidR="00B50C35">
              <w:rPr>
                <w:noProof/>
                <w:webHidden/>
              </w:rPr>
              <w:tab/>
            </w:r>
            <w:r w:rsidR="00B50C35">
              <w:rPr>
                <w:noProof/>
                <w:webHidden/>
              </w:rPr>
              <w:fldChar w:fldCharType="begin"/>
            </w:r>
            <w:r w:rsidR="00B50C35">
              <w:rPr>
                <w:noProof/>
                <w:webHidden/>
              </w:rPr>
              <w:instrText xml:space="preserve"> PAGEREF _Toc437373226 \h </w:instrText>
            </w:r>
            <w:r w:rsidR="00B50C35">
              <w:rPr>
                <w:noProof/>
                <w:webHidden/>
              </w:rPr>
            </w:r>
            <w:r w:rsidR="00B50C35">
              <w:rPr>
                <w:noProof/>
                <w:webHidden/>
              </w:rPr>
              <w:fldChar w:fldCharType="separate"/>
            </w:r>
            <w:r w:rsidR="00B50C35">
              <w:rPr>
                <w:noProof/>
                <w:webHidden/>
              </w:rPr>
              <w:t>796</w:t>
            </w:r>
            <w:r w:rsidR="00B50C35">
              <w:rPr>
                <w:noProof/>
                <w:webHidden/>
              </w:rPr>
              <w:fldChar w:fldCharType="end"/>
            </w:r>
          </w:hyperlink>
        </w:p>
        <w:p w14:paraId="556DBB5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7" w:history="1">
            <w:r w:rsidR="00B50C35" w:rsidRPr="00F00BA1">
              <w:rPr>
                <w:rStyle w:val="Hyperlink"/>
                <w:noProof/>
              </w:rPr>
              <w:t>June 6 / Paoni 12: Commemoration of Archangel Michael</w:t>
            </w:r>
            <w:r w:rsidR="00B50C35">
              <w:rPr>
                <w:noProof/>
                <w:webHidden/>
              </w:rPr>
              <w:tab/>
            </w:r>
            <w:r w:rsidR="00B50C35">
              <w:rPr>
                <w:noProof/>
                <w:webHidden/>
              </w:rPr>
              <w:fldChar w:fldCharType="begin"/>
            </w:r>
            <w:r w:rsidR="00B50C35">
              <w:rPr>
                <w:noProof/>
                <w:webHidden/>
              </w:rPr>
              <w:instrText xml:space="preserve"> PAGEREF _Toc437373227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6DBA1BC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8" w:history="1">
            <w:r w:rsidR="00B50C35" w:rsidRPr="00F00BA1">
              <w:rPr>
                <w:rStyle w:val="Hyperlink"/>
                <w:noProof/>
              </w:rPr>
              <w:t>June 7 / Paoni 13: Archangel Gabriel, the Evangelist of Daniel</w:t>
            </w:r>
            <w:r w:rsidR="00B50C35">
              <w:rPr>
                <w:noProof/>
                <w:webHidden/>
              </w:rPr>
              <w:tab/>
            </w:r>
            <w:r w:rsidR="00B50C35">
              <w:rPr>
                <w:noProof/>
                <w:webHidden/>
              </w:rPr>
              <w:fldChar w:fldCharType="begin"/>
            </w:r>
            <w:r w:rsidR="00B50C35">
              <w:rPr>
                <w:noProof/>
                <w:webHidden/>
              </w:rPr>
              <w:instrText xml:space="preserve"> PAGEREF _Toc437373228 \h </w:instrText>
            </w:r>
            <w:r w:rsidR="00B50C35">
              <w:rPr>
                <w:noProof/>
                <w:webHidden/>
              </w:rPr>
            </w:r>
            <w:r w:rsidR="00B50C35">
              <w:rPr>
                <w:noProof/>
                <w:webHidden/>
              </w:rPr>
              <w:fldChar w:fldCharType="separate"/>
            </w:r>
            <w:r w:rsidR="00B50C35">
              <w:rPr>
                <w:noProof/>
                <w:webHidden/>
              </w:rPr>
              <w:t>803</w:t>
            </w:r>
            <w:r w:rsidR="00B50C35">
              <w:rPr>
                <w:noProof/>
                <w:webHidden/>
              </w:rPr>
              <w:fldChar w:fldCharType="end"/>
            </w:r>
          </w:hyperlink>
        </w:p>
        <w:p w14:paraId="17C798B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29" w:history="1">
            <w:r w:rsidR="00B50C35" w:rsidRPr="00F00BA1">
              <w:rPr>
                <w:rStyle w:val="Hyperlink"/>
                <w:noProof/>
              </w:rPr>
              <w:t>June 8 / Paoni 14: Sts. Apakir and John</w:t>
            </w:r>
            <w:r w:rsidR="00B50C35">
              <w:rPr>
                <w:noProof/>
                <w:webHidden/>
              </w:rPr>
              <w:tab/>
            </w:r>
            <w:r w:rsidR="00B50C35">
              <w:rPr>
                <w:noProof/>
                <w:webHidden/>
              </w:rPr>
              <w:fldChar w:fldCharType="begin"/>
            </w:r>
            <w:r w:rsidR="00B50C35">
              <w:rPr>
                <w:noProof/>
                <w:webHidden/>
              </w:rPr>
              <w:instrText xml:space="preserve"> PAGEREF _Toc437373229 \h </w:instrText>
            </w:r>
            <w:r w:rsidR="00B50C35">
              <w:rPr>
                <w:noProof/>
                <w:webHidden/>
              </w:rPr>
            </w:r>
            <w:r w:rsidR="00B50C35">
              <w:rPr>
                <w:noProof/>
                <w:webHidden/>
              </w:rPr>
              <w:fldChar w:fldCharType="separate"/>
            </w:r>
            <w:r w:rsidR="00B50C35">
              <w:rPr>
                <w:noProof/>
                <w:webHidden/>
              </w:rPr>
              <w:t>804</w:t>
            </w:r>
            <w:r w:rsidR="00B50C35">
              <w:rPr>
                <w:noProof/>
                <w:webHidden/>
              </w:rPr>
              <w:fldChar w:fldCharType="end"/>
            </w:r>
          </w:hyperlink>
        </w:p>
        <w:p w14:paraId="5F39DFE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0" w:history="1">
            <w:r w:rsidR="00B50C35" w:rsidRPr="00F00BA1">
              <w:rPr>
                <w:rStyle w:val="Hyperlink"/>
                <w:noProof/>
                <w:lang w:val="en-US"/>
              </w:rPr>
              <w:t>June 9 / Paoni 15: Handing over of St. Mark's Relics</w:t>
            </w:r>
            <w:r w:rsidR="00B50C35">
              <w:rPr>
                <w:noProof/>
                <w:webHidden/>
              </w:rPr>
              <w:tab/>
            </w:r>
            <w:r w:rsidR="00B50C35">
              <w:rPr>
                <w:noProof/>
                <w:webHidden/>
              </w:rPr>
              <w:fldChar w:fldCharType="begin"/>
            </w:r>
            <w:r w:rsidR="00B50C35">
              <w:rPr>
                <w:noProof/>
                <w:webHidden/>
              </w:rPr>
              <w:instrText xml:space="preserve"> PAGEREF _Toc437373230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4A5032D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1" w:history="1">
            <w:r w:rsidR="00B50C35" w:rsidRPr="00F00BA1">
              <w:rPr>
                <w:rStyle w:val="Hyperlink"/>
                <w:noProof/>
                <w:lang w:val="en-US"/>
              </w:rPr>
              <w:t>June 11 / Paoni 17: Return of St. Mark's Relics</w:t>
            </w:r>
            <w:r w:rsidR="00B50C35">
              <w:rPr>
                <w:noProof/>
                <w:webHidden/>
              </w:rPr>
              <w:tab/>
            </w:r>
            <w:r w:rsidR="00B50C35">
              <w:rPr>
                <w:noProof/>
                <w:webHidden/>
              </w:rPr>
              <w:fldChar w:fldCharType="begin"/>
            </w:r>
            <w:r w:rsidR="00B50C35">
              <w:rPr>
                <w:noProof/>
                <w:webHidden/>
              </w:rPr>
              <w:instrText xml:space="preserve"> PAGEREF _Toc437373231 \h </w:instrText>
            </w:r>
            <w:r w:rsidR="00B50C35">
              <w:rPr>
                <w:noProof/>
                <w:webHidden/>
              </w:rPr>
            </w:r>
            <w:r w:rsidR="00B50C35">
              <w:rPr>
                <w:noProof/>
                <w:webHidden/>
              </w:rPr>
              <w:fldChar w:fldCharType="separate"/>
            </w:r>
            <w:r w:rsidR="00B50C35">
              <w:rPr>
                <w:noProof/>
                <w:webHidden/>
              </w:rPr>
              <w:t>805</w:t>
            </w:r>
            <w:r w:rsidR="00B50C35">
              <w:rPr>
                <w:noProof/>
                <w:webHidden/>
              </w:rPr>
              <w:fldChar w:fldCharType="end"/>
            </w:r>
          </w:hyperlink>
        </w:p>
        <w:p w14:paraId="01BBD86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2" w:history="1">
            <w:r w:rsidR="00B50C35" w:rsidRPr="00F00BA1">
              <w:rPr>
                <w:rStyle w:val="Hyperlink"/>
                <w:noProof/>
                <w:lang w:val="en-US"/>
              </w:rPr>
              <w:t>June 13 / Paoni 19: Martyrdom of St. George of Zahim</w:t>
            </w:r>
            <w:r w:rsidR="00B50C35">
              <w:rPr>
                <w:noProof/>
                <w:webHidden/>
              </w:rPr>
              <w:tab/>
            </w:r>
            <w:r w:rsidR="00B50C35">
              <w:rPr>
                <w:noProof/>
                <w:webHidden/>
              </w:rPr>
              <w:fldChar w:fldCharType="begin"/>
            </w:r>
            <w:r w:rsidR="00B50C35">
              <w:rPr>
                <w:noProof/>
                <w:webHidden/>
              </w:rPr>
              <w:instrText xml:space="preserve"> PAGEREF _Toc437373232 \h </w:instrText>
            </w:r>
            <w:r w:rsidR="00B50C35">
              <w:rPr>
                <w:noProof/>
                <w:webHidden/>
              </w:rPr>
            </w:r>
            <w:r w:rsidR="00B50C35">
              <w:rPr>
                <w:noProof/>
                <w:webHidden/>
              </w:rPr>
              <w:fldChar w:fldCharType="separate"/>
            </w:r>
            <w:r w:rsidR="00B50C35">
              <w:rPr>
                <w:noProof/>
                <w:webHidden/>
              </w:rPr>
              <w:t>806</w:t>
            </w:r>
            <w:r w:rsidR="00B50C35">
              <w:rPr>
                <w:noProof/>
                <w:webHidden/>
              </w:rPr>
              <w:fldChar w:fldCharType="end"/>
            </w:r>
          </w:hyperlink>
        </w:p>
        <w:p w14:paraId="1E69768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3" w:history="1">
            <w:r w:rsidR="00B50C35" w:rsidRPr="00F00BA1">
              <w:rPr>
                <w:rStyle w:val="Hyperlink"/>
                <w:noProof/>
              </w:rPr>
              <w:t>June 15 / Paoni 21: Commemoration of the Theotokos</w:t>
            </w:r>
            <w:r w:rsidR="00B50C35">
              <w:rPr>
                <w:noProof/>
                <w:webHidden/>
              </w:rPr>
              <w:tab/>
            </w:r>
            <w:r w:rsidR="00B50C35">
              <w:rPr>
                <w:noProof/>
                <w:webHidden/>
              </w:rPr>
              <w:fldChar w:fldCharType="begin"/>
            </w:r>
            <w:r w:rsidR="00B50C35">
              <w:rPr>
                <w:noProof/>
                <w:webHidden/>
              </w:rPr>
              <w:instrText xml:space="preserve"> PAGEREF _Toc437373233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EF5F39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4" w:history="1">
            <w:r w:rsidR="00B50C35" w:rsidRPr="00F00BA1">
              <w:rPr>
                <w:rStyle w:val="Hyperlink"/>
                <w:noProof/>
              </w:rPr>
              <w:t>June 16 / Paoni 22: Consecration of a Church of St. Cosmas and Damian, Their Brothers and Their Mother</w:t>
            </w:r>
            <w:r w:rsidR="00B50C35">
              <w:rPr>
                <w:noProof/>
                <w:webHidden/>
              </w:rPr>
              <w:tab/>
            </w:r>
            <w:r w:rsidR="00B50C35">
              <w:rPr>
                <w:noProof/>
                <w:webHidden/>
              </w:rPr>
              <w:fldChar w:fldCharType="begin"/>
            </w:r>
            <w:r w:rsidR="00B50C35">
              <w:rPr>
                <w:noProof/>
                <w:webHidden/>
              </w:rPr>
              <w:instrText xml:space="preserve"> PAGEREF _Toc437373234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4C8EB5B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5" w:history="1">
            <w:r w:rsidR="00B50C35" w:rsidRPr="00F00BA1">
              <w:rPr>
                <w:rStyle w:val="Hyperlink"/>
                <w:noProof/>
                <w:lang w:val="en-US"/>
              </w:rPr>
              <w:t>June 18 / Paoni 24: The Strong St. Moses</w:t>
            </w:r>
            <w:r w:rsidR="00B50C35">
              <w:rPr>
                <w:noProof/>
                <w:webHidden/>
              </w:rPr>
              <w:tab/>
            </w:r>
            <w:r w:rsidR="00B50C35">
              <w:rPr>
                <w:noProof/>
                <w:webHidden/>
              </w:rPr>
              <w:fldChar w:fldCharType="begin"/>
            </w:r>
            <w:r w:rsidR="00B50C35">
              <w:rPr>
                <w:noProof/>
                <w:webHidden/>
              </w:rPr>
              <w:instrText xml:space="preserve"> PAGEREF _Toc437373235 \h </w:instrText>
            </w:r>
            <w:r w:rsidR="00B50C35">
              <w:rPr>
                <w:noProof/>
                <w:webHidden/>
              </w:rPr>
            </w:r>
            <w:r w:rsidR="00B50C35">
              <w:rPr>
                <w:noProof/>
                <w:webHidden/>
              </w:rPr>
              <w:fldChar w:fldCharType="separate"/>
            </w:r>
            <w:r w:rsidR="00B50C35">
              <w:rPr>
                <w:noProof/>
                <w:webHidden/>
              </w:rPr>
              <w:t>807</w:t>
            </w:r>
            <w:r w:rsidR="00B50C35">
              <w:rPr>
                <w:noProof/>
                <w:webHidden/>
              </w:rPr>
              <w:fldChar w:fldCharType="end"/>
            </w:r>
          </w:hyperlink>
        </w:p>
        <w:p w14:paraId="19DDB00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6" w:history="1">
            <w:r w:rsidR="00B50C35" w:rsidRPr="00F00BA1">
              <w:rPr>
                <w:rStyle w:val="Hyperlink"/>
                <w:noProof/>
                <w:lang w:val="en-US"/>
              </w:rPr>
              <w:t>June 19 / Paoni 25: Martyrdom of St. Jude the Disciple and Epistle-Writer</w:t>
            </w:r>
            <w:r w:rsidR="00B50C35">
              <w:rPr>
                <w:noProof/>
                <w:webHidden/>
              </w:rPr>
              <w:tab/>
            </w:r>
            <w:r w:rsidR="00B50C35">
              <w:rPr>
                <w:noProof/>
                <w:webHidden/>
              </w:rPr>
              <w:fldChar w:fldCharType="begin"/>
            </w:r>
            <w:r w:rsidR="00B50C35">
              <w:rPr>
                <w:noProof/>
                <w:webHidden/>
              </w:rPr>
              <w:instrText xml:space="preserve"> PAGEREF _Toc437373236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68B6DD2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7" w:history="1">
            <w:r w:rsidR="00B50C35" w:rsidRPr="00F00BA1">
              <w:rPr>
                <w:rStyle w:val="Hyperlink"/>
                <w:noProof/>
              </w:rPr>
              <w:t>June 20 / Paoni 26: Consecration of the Church of Archangel Gabriel</w:t>
            </w:r>
            <w:r w:rsidR="00B50C35">
              <w:rPr>
                <w:noProof/>
                <w:webHidden/>
              </w:rPr>
              <w:tab/>
            </w:r>
            <w:r w:rsidR="00B50C35">
              <w:rPr>
                <w:noProof/>
                <w:webHidden/>
              </w:rPr>
              <w:fldChar w:fldCharType="begin"/>
            </w:r>
            <w:r w:rsidR="00B50C35">
              <w:rPr>
                <w:noProof/>
                <w:webHidden/>
              </w:rPr>
              <w:instrText xml:space="preserve"> PAGEREF _Toc437373237 \h </w:instrText>
            </w:r>
            <w:r w:rsidR="00B50C35">
              <w:rPr>
                <w:noProof/>
                <w:webHidden/>
              </w:rPr>
            </w:r>
            <w:r w:rsidR="00B50C35">
              <w:rPr>
                <w:noProof/>
                <w:webHidden/>
              </w:rPr>
              <w:fldChar w:fldCharType="separate"/>
            </w:r>
            <w:r w:rsidR="00B50C35">
              <w:rPr>
                <w:noProof/>
                <w:webHidden/>
              </w:rPr>
              <w:t>809</w:t>
            </w:r>
            <w:r w:rsidR="00B50C35">
              <w:rPr>
                <w:noProof/>
                <w:webHidden/>
              </w:rPr>
              <w:fldChar w:fldCharType="end"/>
            </w:r>
          </w:hyperlink>
        </w:p>
        <w:p w14:paraId="4A4DF3A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8" w:history="1">
            <w:r w:rsidR="00B50C35" w:rsidRPr="00F00BA1">
              <w:rPr>
                <w:rStyle w:val="Hyperlink"/>
                <w:noProof/>
                <w:lang w:val="en-US"/>
              </w:rPr>
              <w:t>June 21 / Paoni 27: Martyrdom of St. Ananias the Apostle</w:t>
            </w:r>
            <w:r w:rsidR="00B50C35">
              <w:rPr>
                <w:noProof/>
                <w:webHidden/>
              </w:rPr>
              <w:tab/>
            </w:r>
            <w:r w:rsidR="00B50C35">
              <w:rPr>
                <w:noProof/>
                <w:webHidden/>
              </w:rPr>
              <w:fldChar w:fldCharType="begin"/>
            </w:r>
            <w:r w:rsidR="00B50C35">
              <w:rPr>
                <w:noProof/>
                <w:webHidden/>
              </w:rPr>
              <w:instrText xml:space="preserve"> PAGEREF _Toc437373238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B8873F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39" w:history="1">
            <w:r w:rsidR="00B50C35" w:rsidRPr="00F00BA1">
              <w:rPr>
                <w:rStyle w:val="Hyperlink"/>
                <w:noProof/>
              </w:rPr>
              <w:t>June 23 / Paoni 29: Commemoration of the Annunciation, Nativity, and Resurrection on the 29</w:t>
            </w:r>
            <w:r w:rsidR="00B50C35" w:rsidRPr="00F00BA1">
              <w:rPr>
                <w:rStyle w:val="Hyperlink"/>
                <w:noProof/>
                <w:vertAlign w:val="superscript"/>
              </w:rPr>
              <w:t>th</w:t>
            </w:r>
            <w:r w:rsidR="00B50C35" w:rsidRPr="00F00BA1">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_Toc437373239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CD62DC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0" w:history="1">
            <w:r w:rsidR="00B50C35" w:rsidRPr="00F00BA1">
              <w:rPr>
                <w:rStyle w:val="Hyperlink"/>
                <w:noProof/>
                <w:lang w:val="en-US"/>
              </w:rPr>
              <w:t>June 24 / Paoni 30: The Nativity of St. John the Baptist</w:t>
            </w:r>
            <w:r w:rsidR="00B50C35">
              <w:rPr>
                <w:noProof/>
                <w:webHidden/>
              </w:rPr>
              <w:tab/>
            </w:r>
            <w:r w:rsidR="00B50C35">
              <w:rPr>
                <w:noProof/>
                <w:webHidden/>
              </w:rPr>
              <w:fldChar w:fldCharType="begin"/>
            </w:r>
            <w:r w:rsidR="00B50C35">
              <w:rPr>
                <w:noProof/>
                <w:webHidden/>
              </w:rPr>
              <w:instrText xml:space="preserve"> PAGEREF _Toc437373240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FA679E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1" w:history="1">
            <w:r w:rsidR="00B50C35" w:rsidRPr="00F00BA1">
              <w:rPr>
                <w:rStyle w:val="Hyperlink"/>
                <w:noProof/>
              </w:rPr>
              <w:t>June 26 / Epip 2: Departure of St. Thaddaeus the Apostle</w:t>
            </w:r>
            <w:r w:rsidR="00B50C35">
              <w:rPr>
                <w:noProof/>
                <w:webHidden/>
              </w:rPr>
              <w:tab/>
            </w:r>
            <w:r w:rsidR="00B50C35">
              <w:rPr>
                <w:noProof/>
                <w:webHidden/>
              </w:rPr>
              <w:fldChar w:fldCharType="begin"/>
            </w:r>
            <w:r w:rsidR="00B50C35">
              <w:rPr>
                <w:noProof/>
                <w:webHidden/>
              </w:rPr>
              <w:instrText xml:space="preserve"> PAGEREF _Toc437373241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09FEB5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2" w:history="1">
            <w:r w:rsidR="00B50C35" w:rsidRPr="00F00BA1">
              <w:rPr>
                <w:rStyle w:val="Hyperlink"/>
                <w:noProof/>
              </w:rPr>
              <w:t>June 27 / Epip 3: St. Cyril of Alexandria</w:t>
            </w:r>
            <w:r w:rsidR="00B50C35">
              <w:rPr>
                <w:noProof/>
                <w:webHidden/>
              </w:rPr>
              <w:tab/>
            </w:r>
            <w:r w:rsidR="00B50C35">
              <w:rPr>
                <w:noProof/>
                <w:webHidden/>
              </w:rPr>
              <w:fldChar w:fldCharType="begin"/>
            </w:r>
            <w:r w:rsidR="00B50C35">
              <w:rPr>
                <w:noProof/>
                <w:webHidden/>
              </w:rPr>
              <w:instrText xml:space="preserve"> PAGEREF _Toc437373242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321325B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3" w:history="1">
            <w:r w:rsidR="00B50C35" w:rsidRPr="00F00BA1">
              <w:rPr>
                <w:rStyle w:val="Hyperlink"/>
                <w:noProof/>
              </w:rPr>
              <w:t>June 28 / Epip 4: Sts. Apakir and John</w:t>
            </w:r>
            <w:r w:rsidR="00B50C35">
              <w:rPr>
                <w:noProof/>
                <w:webHidden/>
              </w:rPr>
              <w:tab/>
            </w:r>
            <w:r w:rsidR="00B50C35">
              <w:rPr>
                <w:noProof/>
                <w:webHidden/>
              </w:rPr>
              <w:fldChar w:fldCharType="begin"/>
            </w:r>
            <w:r w:rsidR="00B50C35">
              <w:rPr>
                <w:noProof/>
                <w:webHidden/>
              </w:rPr>
              <w:instrText xml:space="preserve"> PAGEREF _Toc437373243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239ACC8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4" w:history="1">
            <w:r w:rsidR="00B50C35" w:rsidRPr="00F00BA1">
              <w:rPr>
                <w:rStyle w:val="Hyperlink"/>
                <w:noProof/>
                <w:lang w:val="en-US"/>
              </w:rPr>
              <w:t>June 29 / Epip 5: The Apostles’ Feast</w:t>
            </w:r>
            <w:r w:rsidR="00B50C35">
              <w:rPr>
                <w:noProof/>
                <w:webHidden/>
              </w:rPr>
              <w:tab/>
            </w:r>
            <w:r w:rsidR="00B50C35">
              <w:rPr>
                <w:noProof/>
                <w:webHidden/>
              </w:rPr>
              <w:fldChar w:fldCharType="begin"/>
            </w:r>
            <w:r w:rsidR="00B50C35">
              <w:rPr>
                <w:noProof/>
                <w:webHidden/>
              </w:rPr>
              <w:instrText xml:space="preserve"> PAGEREF _Toc437373244 \h </w:instrText>
            </w:r>
            <w:r w:rsidR="00B50C35">
              <w:rPr>
                <w:noProof/>
                <w:webHidden/>
              </w:rPr>
            </w:r>
            <w:r w:rsidR="00B50C35">
              <w:rPr>
                <w:noProof/>
                <w:webHidden/>
              </w:rPr>
              <w:fldChar w:fldCharType="separate"/>
            </w:r>
            <w:r w:rsidR="00B50C35">
              <w:rPr>
                <w:noProof/>
                <w:webHidden/>
              </w:rPr>
              <w:t>810</w:t>
            </w:r>
            <w:r w:rsidR="00B50C35">
              <w:rPr>
                <w:noProof/>
                <w:webHidden/>
              </w:rPr>
              <w:fldChar w:fldCharType="end"/>
            </w:r>
          </w:hyperlink>
        </w:p>
        <w:p w14:paraId="04A511D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5" w:history="1">
            <w:r w:rsidR="00B50C35" w:rsidRPr="00F00BA1">
              <w:rPr>
                <w:rStyle w:val="Hyperlink"/>
                <w:noProof/>
                <w:lang w:val="en-US"/>
              </w:rPr>
              <w:t>June 30 / Epip 6: Martyrdom of St. Aoulimpas the Apostle</w:t>
            </w:r>
            <w:r w:rsidR="00B50C35">
              <w:rPr>
                <w:noProof/>
                <w:webHidden/>
              </w:rPr>
              <w:tab/>
            </w:r>
            <w:r w:rsidR="00B50C35">
              <w:rPr>
                <w:noProof/>
                <w:webHidden/>
              </w:rPr>
              <w:fldChar w:fldCharType="begin"/>
            </w:r>
            <w:r w:rsidR="00B50C35">
              <w:rPr>
                <w:noProof/>
                <w:webHidden/>
              </w:rPr>
              <w:instrText xml:space="preserve"> PAGEREF _Toc437373245 \h </w:instrText>
            </w:r>
            <w:r w:rsidR="00B50C35">
              <w:rPr>
                <w:noProof/>
                <w:webHidden/>
              </w:rPr>
            </w:r>
            <w:r w:rsidR="00B50C35">
              <w:rPr>
                <w:noProof/>
                <w:webHidden/>
              </w:rPr>
              <w:fldChar w:fldCharType="separate"/>
            </w:r>
            <w:r w:rsidR="00B50C35">
              <w:rPr>
                <w:noProof/>
                <w:webHidden/>
              </w:rPr>
              <w:t>821</w:t>
            </w:r>
            <w:r w:rsidR="00B50C35">
              <w:rPr>
                <w:noProof/>
                <w:webHidden/>
              </w:rPr>
              <w:fldChar w:fldCharType="end"/>
            </w:r>
          </w:hyperlink>
        </w:p>
        <w:p w14:paraId="79195AF6" w14:textId="716E3747" w:rsidR="009E261C" w:rsidRDefault="009E261C" w:rsidP="009E261C">
          <w:r>
            <w:rPr>
              <w:b/>
              <w:bCs/>
              <w:noProof/>
            </w:rPr>
            <w:fldChar w:fldCharType="end"/>
          </w:r>
        </w:p>
      </w:sdtContent>
    </w:sdt>
    <w:p w14:paraId="6C0E934F" w14:textId="77777777" w:rsidR="00980D99" w:rsidRDefault="00980D99" w:rsidP="00980D99">
      <w:pPr>
        <w:pStyle w:val="Heading3"/>
      </w:pPr>
      <w:bookmarkStart w:id="1530" w:name="_Toc437373226"/>
      <w:r>
        <w:lastRenderedPageBreak/>
        <w:t>The Apostles' Fast</w:t>
      </w:r>
      <w:bookmarkEnd w:id="1530"/>
    </w:p>
    <w:p w14:paraId="06362FF7" w14:textId="77777777" w:rsidR="00654C55" w:rsidRDefault="00654C55" w:rsidP="00654C55">
      <w:pPr>
        <w:pStyle w:val="Heading4"/>
      </w:pPr>
      <w:bookmarkStart w:id="1531" w:name="_Ref434476183"/>
      <w:r>
        <w:t>The Psali Adam</w:t>
      </w:r>
      <w:r w:rsidR="006C1B94">
        <w:t xml:space="preserve"> for the Apostles’ Fast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532" w:name="_Ref434476204"/>
      <w:r>
        <w:t>The Psali Batos</w:t>
      </w:r>
      <w:r w:rsidR="006C1B94">
        <w:t xml:space="preserve"> for the Apostles’ Fast</w:t>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533"/>
            <w:r>
              <w:t xml:space="preserve">the </w:t>
            </w:r>
            <w:commentRangeEnd w:id="1533"/>
            <w:r>
              <w:rPr>
                <w:rStyle w:val="CommentReference"/>
              </w:rPr>
              <w:commentReference w:id="1533"/>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534" w:name="_Toc437373227"/>
      <w:r>
        <w:t>June 6 / Paoni 12: Commemoration of Archangel Michael</w:t>
      </w:r>
      <w:bookmarkEnd w:id="1534"/>
    </w:p>
    <w:p w14:paraId="1BB435AB"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6B7BA1A2" w14:textId="77777777" w:rsidR="00595AF3" w:rsidRDefault="00595AF3" w:rsidP="00595AF3">
      <w:pPr>
        <w:pStyle w:val="Heading3"/>
      </w:pPr>
      <w:bookmarkStart w:id="1535" w:name="_Toc437373228"/>
      <w:r>
        <w:t>June 7 / Paoni 13: Archangel Gabriel</w:t>
      </w:r>
      <w:r w:rsidR="00D31016">
        <w:t>, the Evangelist of Daniel</w:t>
      </w:r>
      <w:bookmarkEnd w:id="1535"/>
    </w:p>
    <w:p w14:paraId="00F4ACC1" w14:textId="77777777" w:rsidR="00595AF3" w:rsidRPr="00980D99" w:rsidRDefault="00595AF3" w:rsidP="00595AF3">
      <w:pPr>
        <w:pStyle w:val="Heading4"/>
      </w:pPr>
      <w:bookmarkStart w:id="1536" w:name="_Ref434488149"/>
      <w:r>
        <w:t>The Doxology</w:t>
      </w:r>
      <w:r w:rsidR="00B46E6E">
        <w:t xml:space="preserve"> for Archangel Gabriel, the Evangelist of Daniel</w:t>
      </w:r>
      <w:bookmarkEnd w:id="15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526"/>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lastRenderedPageBreak/>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527"/>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528"/>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77777777" w:rsidR="006A0D7C" w:rsidRDefault="006A0D7C" w:rsidP="006A0D7C">
      <w:pPr>
        <w:pStyle w:val="Heading3"/>
      </w:pPr>
      <w:bookmarkStart w:id="1537" w:name="_Ref434564551"/>
      <w:bookmarkStart w:id="1538" w:name="_Toc437373229"/>
      <w:r>
        <w:t>June 8 / Paoni 14: Sts. Apakir and John</w:t>
      </w:r>
      <w:bookmarkEnd w:id="1537"/>
      <w:bookmarkEnd w:id="1538"/>
    </w:p>
    <w:p w14:paraId="25CBD4EF" w14:textId="77777777" w:rsidR="006A0D7C" w:rsidRPr="00980D99" w:rsidRDefault="006A0D7C" w:rsidP="006A0D7C">
      <w:pPr>
        <w:pStyle w:val="Heading4"/>
      </w:pPr>
      <w:bookmarkStart w:id="1539" w:name="_Ref434489722"/>
      <w:r>
        <w:t>The Doxology</w:t>
      </w:r>
      <w:r w:rsidR="00B46E6E">
        <w:t xml:space="preserve"> for Sts. Apakir and John</w:t>
      </w:r>
      <w:bookmarkEnd w:id="15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77777777" w:rsidR="00072324" w:rsidRDefault="00072324" w:rsidP="00072324">
      <w:pPr>
        <w:pStyle w:val="Heading3"/>
        <w:rPr>
          <w:lang w:val="en-US"/>
        </w:rPr>
      </w:pPr>
      <w:bookmarkStart w:id="1540" w:name="_Toc437373230"/>
      <w:r>
        <w:rPr>
          <w:lang w:val="en-US"/>
        </w:rPr>
        <w:t>June 9 / Paoni 15: Handing over of St. Mark's Relics</w:t>
      </w:r>
      <w:bookmarkEnd w:id="1540"/>
    </w:p>
    <w:p w14:paraId="12A16B61" w14:textId="77777777" w:rsidR="00980D99" w:rsidRDefault="00980D99" w:rsidP="00980D99">
      <w:pPr>
        <w:pStyle w:val="Heading3"/>
        <w:rPr>
          <w:lang w:val="en-US"/>
        </w:rPr>
      </w:pPr>
      <w:bookmarkStart w:id="1541" w:name="_Toc437373231"/>
      <w:r>
        <w:rPr>
          <w:lang w:val="en-US"/>
        </w:rPr>
        <w:t>June 11 / Paoni 17: Return of St. Mark's Relics</w:t>
      </w:r>
      <w:bookmarkEnd w:id="1541"/>
    </w:p>
    <w:p w14:paraId="55A12BE6" w14:textId="77777777"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B50C35">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B50C35">
        <w:rPr>
          <w:noProof/>
          <w:lang w:val="en-US"/>
        </w:rPr>
        <w:t>772</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542" w:name="_Toc437373232"/>
      <w:r>
        <w:rPr>
          <w:lang w:val="en-US"/>
        </w:rPr>
        <w:lastRenderedPageBreak/>
        <w:t>June 13 / Paoni 19: Martyrdom of St. George of Zahim</w:t>
      </w:r>
      <w:bookmarkEnd w:id="1542"/>
    </w:p>
    <w:p w14:paraId="4EBBC2F1" w14:textId="77777777" w:rsidR="006D27E4" w:rsidRPr="00980D99" w:rsidRDefault="006D27E4" w:rsidP="006D27E4">
      <w:pPr>
        <w:pStyle w:val="Heading4"/>
      </w:pPr>
      <w:bookmarkStart w:id="1543" w:name="_Ref434489925"/>
      <w:r>
        <w:t>The Doxology</w:t>
      </w:r>
      <w:r w:rsidR="00B46E6E">
        <w:t xml:space="preserve"> for St. George of Zahim</w:t>
      </w:r>
      <w:bookmarkEnd w:id="15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529"/>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77777777" w:rsidR="005329C1" w:rsidRDefault="005329C1" w:rsidP="005329C1">
      <w:pPr>
        <w:pStyle w:val="Heading3"/>
      </w:pPr>
      <w:bookmarkStart w:id="1544" w:name="_Toc437373233"/>
      <w:r>
        <w:lastRenderedPageBreak/>
        <w:t>June 15 / Paoni 21: Commemoration of the Theotokos</w:t>
      </w:r>
      <w:bookmarkEnd w:id="1544"/>
    </w:p>
    <w:p w14:paraId="0444D004" w14:textId="0D93A129"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EECE7CB" w14:textId="77777777" w:rsidR="00027E5B" w:rsidRDefault="00027E5B" w:rsidP="00027E5B">
      <w:pPr>
        <w:pStyle w:val="Heading3"/>
      </w:pPr>
      <w:bookmarkStart w:id="1545" w:name="_Toc437373234"/>
      <w:r>
        <w:t>June 16 / Paoni 22: Consecration of a Church of St. Cosmas and Damian, Their Brothers and Their Mother</w:t>
      </w:r>
      <w:bookmarkEnd w:id="1545"/>
    </w:p>
    <w:p w14:paraId="41853561" w14:textId="77777777"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B50C35">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B50C35">
        <w:rPr>
          <w:noProof/>
        </w:rPr>
        <w:t>615</w:t>
      </w:r>
      <w:r w:rsidR="002409EF">
        <w:fldChar w:fldCharType="end"/>
      </w:r>
      <w:r>
        <w:t>.</w:t>
      </w:r>
    </w:p>
    <w:p w14:paraId="2E5DB3E3" w14:textId="77777777" w:rsidR="00980D99" w:rsidRDefault="00980D99" w:rsidP="00980D99">
      <w:pPr>
        <w:pStyle w:val="Heading3"/>
        <w:rPr>
          <w:lang w:val="en-US"/>
        </w:rPr>
      </w:pPr>
      <w:bookmarkStart w:id="1546" w:name="_Toc437373235"/>
      <w:r>
        <w:rPr>
          <w:lang w:val="en-US"/>
        </w:rPr>
        <w:t xml:space="preserve">June 18 / Paoni 24: </w:t>
      </w:r>
      <w:r w:rsidR="001B4E41">
        <w:rPr>
          <w:lang w:val="en-US"/>
        </w:rPr>
        <w:t xml:space="preserve">The Strong </w:t>
      </w:r>
      <w:r>
        <w:rPr>
          <w:lang w:val="en-US"/>
        </w:rPr>
        <w:t>St. Moses</w:t>
      </w:r>
      <w:bookmarkEnd w:id="1546"/>
    </w:p>
    <w:p w14:paraId="5BCAE9A6" w14:textId="77777777" w:rsidR="00980D99" w:rsidRDefault="00980D99" w:rsidP="00980D99">
      <w:pPr>
        <w:pStyle w:val="Heading4"/>
        <w:rPr>
          <w:lang w:val="en-US"/>
        </w:rPr>
      </w:pPr>
      <w:bookmarkStart w:id="1547" w:name="_Ref434491006"/>
      <w:r>
        <w:rPr>
          <w:lang w:val="en-US"/>
        </w:rPr>
        <w:t>The Doxology</w:t>
      </w:r>
      <w:r w:rsidR="00810F04">
        <w:rPr>
          <w:lang w:val="en-US"/>
        </w:rPr>
        <w:t xml:space="preserve"> for the Strong St. Moses</w:t>
      </w:r>
      <w:bookmarkEnd w:id="15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530"/>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531"/>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lastRenderedPageBreak/>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77777777" w:rsidR="00AD65EF" w:rsidRDefault="00AD65EF" w:rsidP="00AD65EF">
      <w:pPr>
        <w:pStyle w:val="Heading4"/>
        <w:rPr>
          <w:lang w:val="en-US"/>
        </w:rPr>
      </w:pPr>
      <w:r>
        <w:rPr>
          <w:lang w:val="en-US"/>
        </w:rPr>
        <w:t>A Doxology for St. Isadore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77777777" w:rsidR="00AD65EF" w:rsidRPr="004764BD" w:rsidRDefault="00AD65EF" w:rsidP="002B038E">
            <w:pPr>
              <w:pStyle w:val="EngHang"/>
            </w:pPr>
            <w:r>
              <w:t>Our holy father Abba Isa</w:t>
            </w:r>
            <w:r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lastRenderedPageBreak/>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532"/>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77777777" w:rsidR="00AD65EF" w:rsidRPr="004764BD" w:rsidRDefault="00AD65EF" w:rsidP="002B038E">
            <w:pPr>
              <w:pStyle w:val="EngHang"/>
            </w:pPr>
            <w:r>
              <w:t>Abba Isa</w:t>
            </w:r>
            <w:r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77777777" w:rsidR="00AD65EF" w:rsidRDefault="00AD65EF" w:rsidP="002B038E">
            <w:pPr>
              <w:pStyle w:val="EngHangEnd"/>
            </w:pPr>
            <w:r>
              <w:t>Our holy father Abba Isa</w:t>
            </w:r>
            <w:r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77777777" w:rsidR="00AD65EF" w:rsidRPr="004764BD" w:rsidRDefault="00AD65EF" w:rsidP="002B038E">
            <w:pPr>
              <w:pStyle w:val="EngHang"/>
            </w:pPr>
            <w:r>
              <w:t>Abba Isa</w:t>
            </w:r>
            <w:r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77777777" w:rsidR="00160DE3" w:rsidRDefault="00160DE3" w:rsidP="00160DE3">
      <w:pPr>
        <w:pStyle w:val="Heading3"/>
        <w:rPr>
          <w:lang w:val="en-US"/>
        </w:rPr>
      </w:pPr>
      <w:bookmarkStart w:id="1558" w:name="_Toc437373236"/>
      <w:r>
        <w:rPr>
          <w:lang w:val="en-US"/>
        </w:rPr>
        <w:t>June 19 / Paoni 25: Martyrdom of St</w:t>
      </w:r>
      <w:r w:rsidR="00191A26">
        <w:rPr>
          <w:lang w:val="en-US"/>
        </w:rPr>
        <w:t>. Jude the Disciple and Epistle-</w:t>
      </w:r>
      <w:r>
        <w:rPr>
          <w:lang w:val="en-US"/>
        </w:rPr>
        <w:t>Writer</w:t>
      </w:r>
      <w:bookmarkEnd w:id="1558"/>
    </w:p>
    <w:p w14:paraId="3C38031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BDA9DC2" w14:textId="77777777" w:rsidR="00980D99" w:rsidRDefault="00980D99" w:rsidP="00980D99">
      <w:pPr>
        <w:pStyle w:val="Heading3"/>
      </w:pPr>
      <w:bookmarkStart w:id="1559" w:name="_Toc437373237"/>
      <w:r>
        <w:t xml:space="preserve">June 20 / Paoni 26: </w:t>
      </w:r>
      <w:r w:rsidR="00237D47">
        <w:t xml:space="preserve">Consecration of the Church of </w:t>
      </w:r>
      <w:r>
        <w:t>Archangel Gabriel</w:t>
      </w:r>
      <w:bookmarkEnd w:id="1559"/>
    </w:p>
    <w:p w14:paraId="1CE2FB9D" w14:textId="77777777" w:rsidR="00980D99" w:rsidRPr="00980D99" w:rsidRDefault="00237D47" w:rsidP="00D31016">
      <w:pPr>
        <w:pStyle w:val="Rubric"/>
      </w:pPr>
      <w:r>
        <w:t xml:space="preserve">See </w:t>
      </w:r>
      <w:r>
        <w:fldChar w:fldCharType="begin"/>
      </w:r>
      <w:r>
        <w:instrText xml:space="preserve"> REF _Ref434562998 \h </w:instrText>
      </w:r>
      <w:r>
        <w:fldChar w:fldCharType="separate"/>
      </w:r>
      <w:r w:rsidR="00B50C35">
        <w:t>March 26 / Phamenoth 30: Archangel Gabriel</w:t>
      </w:r>
      <w:r>
        <w:fldChar w:fldCharType="end"/>
      </w:r>
      <w:r>
        <w:t xml:space="preserve">, page </w:t>
      </w:r>
      <w:r>
        <w:fldChar w:fldCharType="begin"/>
      </w:r>
      <w:r>
        <w:instrText xml:space="preserve"> PAGEREF _Ref434562998 \h </w:instrText>
      </w:r>
      <w:r>
        <w:fldChar w:fldCharType="separate"/>
      </w:r>
      <w:r w:rsidR="00B50C35">
        <w:rPr>
          <w:noProof/>
        </w:rPr>
        <w:t>767</w:t>
      </w:r>
      <w:r>
        <w:fldChar w:fldCharType="end"/>
      </w:r>
      <w:r>
        <w:t>.</w:t>
      </w:r>
    </w:p>
    <w:p w14:paraId="4ADB6B3C" w14:textId="77777777" w:rsidR="00072324" w:rsidRDefault="00072324" w:rsidP="00072324">
      <w:pPr>
        <w:pStyle w:val="Heading3"/>
        <w:rPr>
          <w:lang w:val="en-US"/>
        </w:rPr>
      </w:pPr>
      <w:bookmarkStart w:id="1560" w:name="_Toc437373238"/>
      <w:r>
        <w:rPr>
          <w:lang w:val="en-US"/>
        </w:rPr>
        <w:lastRenderedPageBreak/>
        <w:t>June 21 / Paoni 27: Martyrdom of St. Ananias the Apostle</w:t>
      </w:r>
      <w:bookmarkEnd w:id="1560"/>
    </w:p>
    <w:p w14:paraId="5EADB549"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49109F37" w14:textId="77777777" w:rsidR="00B52D77" w:rsidRDefault="00B52D77" w:rsidP="00B52D77">
      <w:pPr>
        <w:pStyle w:val="Heading3"/>
      </w:pPr>
      <w:bookmarkStart w:id="1561" w:name="_Toc437373239"/>
      <w:r>
        <w:t>June 23 / Paoni 29: Commemoration of the Annunciation, Nativity, and Resurrection on the 29</w:t>
      </w:r>
      <w:r w:rsidRPr="00C0205C">
        <w:rPr>
          <w:vertAlign w:val="superscript"/>
        </w:rPr>
        <w:t>th</w:t>
      </w:r>
      <w:r>
        <w:t xml:space="preserve"> of Every Month</w:t>
      </w:r>
      <w:bookmarkEnd w:id="1561"/>
    </w:p>
    <w:p w14:paraId="1DB8D7D3" w14:textId="77777777" w:rsidR="00B52D77" w:rsidRP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573C8122" w14:textId="77777777" w:rsidR="00980D99" w:rsidRDefault="00980D99" w:rsidP="00980D99">
      <w:pPr>
        <w:pStyle w:val="Heading3"/>
        <w:rPr>
          <w:lang w:val="en-US"/>
        </w:rPr>
      </w:pPr>
      <w:bookmarkStart w:id="1562" w:name="_Toc437373240"/>
      <w:r>
        <w:rPr>
          <w:lang w:val="en-US"/>
        </w:rPr>
        <w:t>June 24 / Paoni 30: The Nativity of St. John the Baptist</w:t>
      </w:r>
      <w:bookmarkEnd w:id="1562"/>
    </w:p>
    <w:p w14:paraId="4732DA21" w14:textId="77777777" w:rsidR="00191A26" w:rsidRDefault="00191A26" w:rsidP="00191A26">
      <w:pPr>
        <w:pStyle w:val="Rubric"/>
      </w:pPr>
      <w:r>
        <w:t xml:space="preserve">See </w:t>
      </w:r>
      <w:r>
        <w:fldChar w:fldCharType="begin"/>
      </w:r>
      <w:r>
        <w:instrText xml:space="preserve"> REF _Ref434488524 \h </w:instrText>
      </w:r>
      <w:r>
        <w:fldChar w:fldCharType="separate"/>
      </w:r>
      <w:r w:rsidR="00B50C35">
        <w:t>The Doxology of St. John the Baptist</w:t>
      </w:r>
      <w:r>
        <w:fldChar w:fldCharType="end"/>
      </w:r>
      <w:r>
        <w:t xml:space="preserve"> on pages </w:t>
      </w:r>
      <w:r>
        <w:fldChar w:fldCharType="begin"/>
      </w:r>
      <w:r>
        <w:instrText xml:space="preserve"> PAGEREF _Ref434488524 \h </w:instrText>
      </w:r>
      <w:r>
        <w:fldChar w:fldCharType="separate"/>
      </w:r>
      <w:r w:rsidR="00B50C35">
        <w:rPr>
          <w:noProof/>
        </w:rPr>
        <w:t>541</w:t>
      </w:r>
      <w:r>
        <w:fldChar w:fldCharType="end"/>
      </w:r>
      <w:r>
        <w:t xml:space="preserve"> and </w:t>
      </w:r>
      <w:r>
        <w:fldChar w:fldCharType="begin"/>
      </w:r>
      <w:r>
        <w:instrText xml:space="preserve"> PAGEREF _Ref434488546 \h </w:instrText>
      </w:r>
      <w:r>
        <w:fldChar w:fldCharType="separate"/>
      </w:r>
      <w:r w:rsidR="00B50C35">
        <w:rPr>
          <w:noProof/>
        </w:rPr>
        <w:t>542</w:t>
      </w:r>
      <w:r>
        <w:fldChar w:fldCharType="end"/>
      </w:r>
      <w:r>
        <w:t>.</w:t>
      </w:r>
    </w:p>
    <w:p w14:paraId="04E70998" w14:textId="77777777" w:rsidR="005B716A" w:rsidRDefault="005B716A" w:rsidP="005B716A">
      <w:pPr>
        <w:pStyle w:val="Heading3"/>
      </w:pPr>
      <w:bookmarkStart w:id="1563" w:name="_Toc437373241"/>
      <w:r>
        <w:t>June 26 / Epip 2: Departure of St. Thaddaeus the Apostle</w:t>
      </w:r>
      <w:bookmarkEnd w:id="1563"/>
    </w:p>
    <w:p w14:paraId="2E67CB6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5EF24D29" w14:textId="77777777" w:rsidR="00980D99" w:rsidRDefault="00980D99" w:rsidP="00980D99">
      <w:pPr>
        <w:pStyle w:val="Heading3"/>
      </w:pPr>
      <w:bookmarkStart w:id="1564" w:name="_Toc437373242"/>
      <w:r>
        <w:t>June 27 / Epip 3: St. Cyril of Alexandria</w:t>
      </w:r>
      <w:bookmarkEnd w:id="1564"/>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565" w:name="_Toc437373243"/>
      <w:r>
        <w:t>June 28 / Epip 4: Sts. Apakir and John</w:t>
      </w:r>
      <w:bookmarkEnd w:id="1565"/>
    </w:p>
    <w:p w14:paraId="4A6BAA95" w14:textId="7777777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B50C35">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B50C35">
        <w:rPr>
          <w:noProof/>
        </w:rPr>
        <w:t>804</w:t>
      </w:r>
      <w:r w:rsidR="00237D47">
        <w:fldChar w:fldCharType="end"/>
      </w:r>
      <w:r>
        <w:t>.</w:t>
      </w:r>
    </w:p>
    <w:p w14:paraId="1F7BEA33" w14:textId="77777777" w:rsidR="00980D99" w:rsidRDefault="00980D99" w:rsidP="00980D99">
      <w:pPr>
        <w:pStyle w:val="Heading3"/>
        <w:rPr>
          <w:lang w:val="en-US"/>
        </w:rPr>
      </w:pPr>
      <w:bookmarkStart w:id="1566" w:name="_Toc437373244"/>
      <w:r>
        <w:rPr>
          <w:lang w:val="en-US"/>
        </w:rPr>
        <w:t>June 29 / Epip 5: The Apos</w:t>
      </w:r>
      <w:r w:rsidR="005B716A">
        <w:rPr>
          <w:lang w:val="en-US"/>
        </w:rPr>
        <w:t>tle</w:t>
      </w:r>
      <w:r>
        <w:rPr>
          <w:lang w:val="en-US"/>
        </w:rPr>
        <w:t>s</w:t>
      </w:r>
      <w:r w:rsidR="005B716A">
        <w:rPr>
          <w:lang w:val="en-US"/>
        </w:rPr>
        <w:t>’</w:t>
      </w:r>
      <w:r>
        <w:rPr>
          <w:lang w:val="en-US"/>
        </w:rPr>
        <w:t xml:space="preserve"> Feast</w:t>
      </w:r>
      <w:bookmarkEnd w:id="1566"/>
    </w:p>
    <w:p w14:paraId="6FD478B9" w14:textId="77777777" w:rsidR="004C7F73" w:rsidRDefault="004C7F73" w:rsidP="004C7F73">
      <w:pPr>
        <w:pStyle w:val="Heading4"/>
      </w:pPr>
      <w:bookmarkStart w:id="1567" w:name="_Ref434477973"/>
      <w:r>
        <w:t>The Doxology of Sts. Peter and Paul</w:t>
      </w:r>
      <w:bookmarkEnd w:id="15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568"/>
            <w:r>
              <w:t>Are the working husbandmen</w:t>
            </w:r>
            <w:commentRangeEnd w:id="1568"/>
            <w:r>
              <w:rPr>
                <w:rStyle w:val="CommentReference"/>
                <w:rFonts w:ascii="Times New Roman" w:eastAsiaTheme="minorHAnsi" w:hAnsi="Times New Roman" w:cstheme="minorBidi"/>
                <w:color w:val="auto"/>
              </w:rPr>
              <w:commentReference w:id="1568"/>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569"/>
            <w:r>
              <w:t xml:space="preserve">With </w:t>
            </w:r>
            <w:commentRangeEnd w:id="1569"/>
            <w:r>
              <w:rPr>
                <w:rStyle w:val="CommentReference"/>
                <w:rFonts w:ascii="Times New Roman" w:eastAsiaTheme="minorHAnsi" w:hAnsi="Times New Roman" w:cstheme="minorBidi"/>
                <w:color w:val="auto"/>
              </w:rPr>
              <w:commentReference w:id="1569"/>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570"/>
            <w:commentRangeStart w:id="1571"/>
            <w:r>
              <w:t xml:space="preserve">sound </w:t>
            </w:r>
            <w:commentRangeEnd w:id="1570"/>
            <w:r>
              <w:rPr>
                <w:rStyle w:val="CommentReference"/>
                <w:rFonts w:ascii="Times New Roman" w:eastAsiaTheme="minorHAnsi" w:hAnsi="Times New Roman" w:cstheme="minorBidi"/>
                <w:color w:val="auto"/>
              </w:rPr>
              <w:commentReference w:id="1570"/>
            </w:r>
            <w:commentRangeEnd w:id="1571"/>
            <w:r>
              <w:rPr>
                <w:rStyle w:val="CommentReference"/>
                <w:rFonts w:ascii="Times New Roman" w:eastAsiaTheme="minorHAnsi" w:hAnsi="Times New Roman" w:cstheme="minorBidi"/>
                <w:color w:val="auto"/>
              </w:rPr>
              <w:commentReference w:id="1571"/>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572" w:name="_Ref434488724"/>
      <w:r>
        <w:t>The Doxology of St. Paul</w:t>
      </w:r>
      <w:bookmarkEnd w:id="15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573"/>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574"/>
            <w:r>
              <w:t xml:space="preserve">To </w:t>
            </w:r>
            <w:commentRangeEnd w:id="1574"/>
            <w:r>
              <w:rPr>
                <w:rStyle w:val="CommentReference"/>
                <w:rFonts w:ascii="Times New Roman" w:eastAsiaTheme="minorHAnsi" w:hAnsi="Times New Roman" w:cstheme="minorBidi"/>
                <w:color w:val="auto"/>
              </w:rPr>
              <w:commentReference w:id="1574"/>
            </w:r>
            <w:r>
              <w:t xml:space="preserve">all the </w:t>
            </w:r>
            <w:commentRangeStart w:id="1575"/>
            <w:r>
              <w:t>Gentiles</w:t>
            </w:r>
            <w:commentRangeEnd w:id="1575"/>
            <w:r>
              <w:rPr>
                <w:rStyle w:val="CommentReference"/>
                <w:rFonts w:ascii="Times New Roman" w:eastAsiaTheme="minorHAnsi" w:hAnsi="Times New Roman" w:cstheme="minorBidi"/>
                <w:color w:val="auto"/>
              </w:rPr>
              <w:commentReference w:id="1575"/>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576"/>
            <w:r>
              <w:t>To be completely filled</w:t>
            </w:r>
          </w:p>
          <w:p w14:paraId="68A85021" w14:textId="77777777" w:rsidR="00306181" w:rsidRDefault="00306181" w:rsidP="00306181">
            <w:pPr>
              <w:pStyle w:val="EngHangEnd"/>
            </w:pPr>
            <w:r>
              <w:t>With God in love.</w:t>
            </w:r>
            <w:commentRangeEnd w:id="1576"/>
            <w:r>
              <w:rPr>
                <w:rStyle w:val="CommentReference"/>
                <w:rFonts w:ascii="Times New Roman" w:eastAsiaTheme="minorHAnsi" w:hAnsi="Times New Roman" w:cstheme="minorBidi"/>
                <w:color w:val="auto"/>
              </w:rPr>
              <w:commentReference w:id="1576"/>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577" w:name="_Ref434476236"/>
      <w:r>
        <w:t>The Psali Adam</w:t>
      </w:r>
      <w:r w:rsidR="006C1B94">
        <w:t xml:space="preserve"> for the Apostles’ Feast</w:t>
      </w:r>
      <w:bookmarkEnd w:id="15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lastRenderedPageBreak/>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578" w:name="_Ref434476261"/>
      <w:r>
        <w:t>The Psali Batos</w:t>
      </w:r>
      <w:r w:rsidR="006C1B94">
        <w:t xml:space="preserve"> for the Apostles’ Feast</w:t>
      </w:r>
      <w:bookmarkEnd w:id="15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lastRenderedPageBreak/>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lastRenderedPageBreak/>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579" w:name="_Toc437373245"/>
      <w:r>
        <w:rPr>
          <w:lang w:val="en-US"/>
        </w:rPr>
        <w:t>June 30 / Epip 6: Martyrdom of St. Aoulimpas the Apostle</w:t>
      </w:r>
      <w:bookmarkEnd w:id="1579"/>
    </w:p>
    <w:p w14:paraId="0DEE2976"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580" w:name="_Toc410196218"/>
      <w:bookmarkStart w:id="1581" w:name="_Toc410196460"/>
      <w:bookmarkStart w:id="1582" w:name="_Toc410196962"/>
      <w:bookmarkStart w:id="1583" w:name="_Toc437373026"/>
      <w:bookmarkStart w:id="1584" w:name="July"/>
      <w:bookmarkEnd w:id="1529"/>
      <w:r>
        <w:lastRenderedPageBreak/>
        <w:t>July</w:t>
      </w:r>
      <w:bookmarkEnd w:id="1580"/>
      <w:bookmarkEnd w:id="1581"/>
      <w:bookmarkEnd w:id="1582"/>
      <w:r w:rsidR="00980D99">
        <w:t xml:space="preserve"> or </w:t>
      </w:r>
      <w:r w:rsidR="00980D99">
        <w:rPr>
          <w:rFonts w:ascii="FreeSerifAvvaShenouda" w:hAnsi="FreeSerifAvvaShenouda" w:cs="FreeSerifAvvaShenouda"/>
        </w:rPr>
        <w:t>Ⲉⲡⲏⲡ</w:t>
      </w:r>
      <w:bookmarkEnd w:id="1583"/>
    </w:p>
    <w:bookmarkStart w:id="1585" w:name="_Ref434562742" w:displacedByCustomXml="next"/>
    <w:bookmarkStart w:id="1586" w:name="_Toc410196221" w:displacedByCustomXml="next"/>
    <w:bookmarkStart w:id="1587" w:name="_Toc410196463" w:displacedByCustomXml="next"/>
    <w:bookmarkStart w:id="1588" w:name="_Toc410196965" w:displacedByCustomXml="next"/>
    <w:sdt>
      <w:sdtPr>
        <w:id w:val="233667495"/>
        <w:docPartObj>
          <w:docPartGallery w:val="Table of Contents"/>
          <w:docPartUnique/>
        </w:docPartObj>
      </w:sdtPr>
      <w:sdtEndPr>
        <w:rPr>
          <w:b/>
          <w:bCs/>
          <w:noProof/>
        </w:rPr>
      </w:sdtEndPr>
      <w:sdtContent>
        <w:p w14:paraId="28F28837"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July</w:instrText>
          </w:r>
          <w:r>
            <w:rPr>
              <w:noProof/>
            </w:rPr>
            <w:fldChar w:fldCharType="separate"/>
          </w:r>
          <w:hyperlink w:anchor="_Toc437373246" w:history="1">
            <w:r w:rsidR="00B50C35" w:rsidRPr="007366FF">
              <w:rPr>
                <w:rStyle w:val="Hyperlink"/>
                <w:rFonts w:ascii="Times New Roman" w:hAnsi="Times New Roman" w:cs="Times New Roman"/>
                <w:noProof/>
              </w:rPr>
              <w:t>July 1 / Epip 7: St. Shenoute</w:t>
            </w:r>
            <w:r w:rsidR="00B50C35">
              <w:rPr>
                <w:noProof/>
                <w:webHidden/>
              </w:rPr>
              <w:tab/>
            </w:r>
            <w:r w:rsidR="00B50C35">
              <w:rPr>
                <w:noProof/>
                <w:webHidden/>
              </w:rPr>
              <w:fldChar w:fldCharType="begin"/>
            </w:r>
            <w:r w:rsidR="00B50C35">
              <w:rPr>
                <w:noProof/>
                <w:webHidden/>
              </w:rPr>
              <w:instrText xml:space="preserve"> PAGEREF _Toc437373246 \h </w:instrText>
            </w:r>
            <w:r w:rsidR="00B50C35">
              <w:rPr>
                <w:noProof/>
                <w:webHidden/>
              </w:rPr>
            </w:r>
            <w:r w:rsidR="00B50C35">
              <w:rPr>
                <w:noProof/>
                <w:webHidden/>
              </w:rPr>
              <w:fldChar w:fldCharType="separate"/>
            </w:r>
            <w:r w:rsidR="00B50C35">
              <w:rPr>
                <w:noProof/>
                <w:webHidden/>
              </w:rPr>
              <w:t>823</w:t>
            </w:r>
            <w:r w:rsidR="00B50C35">
              <w:rPr>
                <w:noProof/>
                <w:webHidden/>
              </w:rPr>
              <w:fldChar w:fldCharType="end"/>
            </w:r>
          </w:hyperlink>
        </w:p>
        <w:p w14:paraId="7B60712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7" w:history="1">
            <w:r w:rsidR="00B50C35" w:rsidRPr="007366FF">
              <w:rPr>
                <w:rStyle w:val="Hyperlink"/>
                <w:rFonts w:ascii="Times New Roman" w:hAnsi="Times New Roman" w:cs="Times New Roman"/>
                <w:noProof/>
              </w:rPr>
              <w:t>July 1 / Epip 7: Also St. Ignatius</w:t>
            </w:r>
            <w:r w:rsidR="00B50C35">
              <w:rPr>
                <w:noProof/>
                <w:webHidden/>
              </w:rPr>
              <w:tab/>
            </w:r>
            <w:r w:rsidR="00B50C35">
              <w:rPr>
                <w:noProof/>
                <w:webHidden/>
              </w:rPr>
              <w:fldChar w:fldCharType="begin"/>
            </w:r>
            <w:r w:rsidR="00B50C35">
              <w:rPr>
                <w:noProof/>
                <w:webHidden/>
              </w:rPr>
              <w:instrText xml:space="preserve"> PAGEREF _Toc437373247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3DE1064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8" w:history="1">
            <w:r w:rsidR="00B50C35" w:rsidRPr="007366FF">
              <w:rPr>
                <w:rStyle w:val="Hyperlink"/>
                <w:noProof/>
                <w:lang w:val="en-US"/>
              </w:rPr>
              <w:t>July 2 / Epip 8: St. Pishoy</w:t>
            </w:r>
            <w:r w:rsidR="00B50C35">
              <w:rPr>
                <w:noProof/>
                <w:webHidden/>
              </w:rPr>
              <w:tab/>
            </w:r>
            <w:r w:rsidR="00B50C35">
              <w:rPr>
                <w:noProof/>
                <w:webHidden/>
              </w:rPr>
              <w:fldChar w:fldCharType="begin"/>
            </w:r>
            <w:r w:rsidR="00B50C35">
              <w:rPr>
                <w:noProof/>
                <w:webHidden/>
              </w:rPr>
              <w:instrText xml:space="preserve"> PAGEREF _Toc437373248 \h </w:instrText>
            </w:r>
            <w:r w:rsidR="00B50C35">
              <w:rPr>
                <w:noProof/>
                <w:webHidden/>
              </w:rPr>
            </w:r>
            <w:r w:rsidR="00B50C35">
              <w:rPr>
                <w:noProof/>
                <w:webHidden/>
              </w:rPr>
              <w:fldChar w:fldCharType="separate"/>
            </w:r>
            <w:r w:rsidR="00B50C35">
              <w:rPr>
                <w:noProof/>
                <w:webHidden/>
              </w:rPr>
              <w:t>825</w:t>
            </w:r>
            <w:r w:rsidR="00B50C35">
              <w:rPr>
                <w:noProof/>
                <w:webHidden/>
              </w:rPr>
              <w:fldChar w:fldCharType="end"/>
            </w:r>
          </w:hyperlink>
        </w:p>
        <w:p w14:paraId="7CBBE05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49" w:history="1">
            <w:r w:rsidR="00B50C35" w:rsidRPr="007366FF">
              <w:rPr>
                <w:rStyle w:val="Hyperlink"/>
                <w:noProof/>
              </w:rPr>
              <w:t>The Virgin’s Fast</w:t>
            </w:r>
            <w:r w:rsidR="00B50C35">
              <w:rPr>
                <w:noProof/>
                <w:webHidden/>
              </w:rPr>
              <w:tab/>
            </w:r>
            <w:r w:rsidR="00B50C35">
              <w:rPr>
                <w:noProof/>
                <w:webHidden/>
              </w:rPr>
              <w:fldChar w:fldCharType="begin"/>
            </w:r>
            <w:r w:rsidR="00B50C35">
              <w:rPr>
                <w:noProof/>
                <w:webHidden/>
              </w:rPr>
              <w:instrText xml:space="preserve"> PAGEREF _Toc437373249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4E9A22B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0" w:history="1">
            <w:r w:rsidR="00B50C35" w:rsidRPr="007366FF">
              <w:rPr>
                <w:rStyle w:val="Hyperlink"/>
                <w:noProof/>
                <w:lang w:val="en-US"/>
              </w:rPr>
              <w:t>July 3 / Epip 9: Martyrdom of St. Simon Cleophas the Apostle</w:t>
            </w:r>
            <w:r w:rsidR="00B50C35">
              <w:rPr>
                <w:noProof/>
                <w:webHidden/>
              </w:rPr>
              <w:tab/>
            </w:r>
            <w:r w:rsidR="00B50C35">
              <w:rPr>
                <w:noProof/>
                <w:webHidden/>
              </w:rPr>
              <w:fldChar w:fldCharType="begin"/>
            </w:r>
            <w:r w:rsidR="00B50C35">
              <w:rPr>
                <w:noProof/>
                <w:webHidden/>
              </w:rPr>
              <w:instrText xml:space="preserve"> PAGEREF _Toc437373250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A3216C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1" w:history="1">
            <w:r w:rsidR="00B50C35" w:rsidRPr="007366FF">
              <w:rPr>
                <w:rStyle w:val="Hyperlink"/>
                <w:noProof/>
              </w:rPr>
              <w:t>July 6 / Epip 12: Commemoration of Archangel Michael</w:t>
            </w:r>
            <w:r w:rsidR="00B50C35">
              <w:rPr>
                <w:noProof/>
                <w:webHidden/>
              </w:rPr>
              <w:tab/>
            </w:r>
            <w:r w:rsidR="00B50C35">
              <w:rPr>
                <w:noProof/>
                <w:webHidden/>
              </w:rPr>
              <w:fldChar w:fldCharType="begin"/>
            </w:r>
            <w:r w:rsidR="00B50C35">
              <w:rPr>
                <w:noProof/>
                <w:webHidden/>
              </w:rPr>
              <w:instrText xml:space="preserve"> PAGEREF _Toc437373251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3E9FA8E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2" w:history="1">
            <w:r w:rsidR="00B50C35" w:rsidRPr="007366FF">
              <w:rPr>
                <w:rStyle w:val="Hyperlink"/>
                <w:noProof/>
              </w:rPr>
              <w:t>July 12 / Epip 18: Martyrdom of St. James the Apostle, the Bishop of Jerusalem</w:t>
            </w:r>
            <w:r w:rsidR="00B50C35">
              <w:rPr>
                <w:noProof/>
                <w:webHidden/>
              </w:rPr>
              <w:tab/>
            </w:r>
            <w:r w:rsidR="00B50C35">
              <w:rPr>
                <w:noProof/>
                <w:webHidden/>
              </w:rPr>
              <w:fldChar w:fldCharType="begin"/>
            </w:r>
            <w:r w:rsidR="00B50C35">
              <w:rPr>
                <w:noProof/>
                <w:webHidden/>
              </w:rPr>
              <w:instrText xml:space="preserve"> PAGEREF _Toc437373252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0E1F880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3" w:history="1">
            <w:r w:rsidR="00B50C35" w:rsidRPr="007366FF">
              <w:rPr>
                <w:rStyle w:val="Hyperlink"/>
                <w:noProof/>
              </w:rPr>
              <w:t>July 14 / Epip 20: Martyrdom of St. Theodore of Shotep, the General</w:t>
            </w:r>
            <w:r w:rsidR="00B50C35">
              <w:rPr>
                <w:noProof/>
                <w:webHidden/>
              </w:rPr>
              <w:tab/>
            </w:r>
            <w:r w:rsidR="00B50C35">
              <w:rPr>
                <w:noProof/>
                <w:webHidden/>
              </w:rPr>
              <w:fldChar w:fldCharType="begin"/>
            </w:r>
            <w:r w:rsidR="00B50C35">
              <w:rPr>
                <w:noProof/>
                <w:webHidden/>
              </w:rPr>
              <w:instrText xml:space="preserve"> PAGEREF _Toc437373253 \h </w:instrText>
            </w:r>
            <w:r w:rsidR="00B50C35">
              <w:rPr>
                <w:noProof/>
                <w:webHidden/>
              </w:rPr>
            </w:r>
            <w:r w:rsidR="00B50C35">
              <w:rPr>
                <w:noProof/>
                <w:webHidden/>
              </w:rPr>
              <w:fldChar w:fldCharType="separate"/>
            </w:r>
            <w:r w:rsidR="00B50C35">
              <w:rPr>
                <w:noProof/>
                <w:webHidden/>
              </w:rPr>
              <w:t>827</w:t>
            </w:r>
            <w:r w:rsidR="00B50C35">
              <w:rPr>
                <w:noProof/>
                <w:webHidden/>
              </w:rPr>
              <w:fldChar w:fldCharType="end"/>
            </w:r>
          </w:hyperlink>
        </w:p>
        <w:p w14:paraId="6AB138E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4" w:history="1">
            <w:r w:rsidR="00B50C35" w:rsidRPr="007366FF">
              <w:rPr>
                <w:rStyle w:val="Hyperlink"/>
                <w:noProof/>
              </w:rPr>
              <w:t>July 15 / Epip 21: Commemoration of the Theotokos</w:t>
            </w:r>
            <w:r w:rsidR="00B50C35">
              <w:rPr>
                <w:noProof/>
                <w:webHidden/>
              </w:rPr>
              <w:tab/>
            </w:r>
            <w:r w:rsidR="00B50C35">
              <w:rPr>
                <w:noProof/>
                <w:webHidden/>
              </w:rPr>
              <w:fldChar w:fldCharType="begin"/>
            </w:r>
            <w:r w:rsidR="00B50C35">
              <w:rPr>
                <w:noProof/>
                <w:webHidden/>
              </w:rPr>
              <w:instrText xml:space="preserve"> PAGEREF _Toc437373254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2BE1962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5" w:history="1">
            <w:r w:rsidR="00B50C35" w:rsidRPr="007366FF">
              <w:rPr>
                <w:rStyle w:val="Hyperlink"/>
                <w:noProof/>
              </w:rPr>
              <w:t>July 17 / Epip 23: The Martyrdom of St. Marina</w:t>
            </w:r>
            <w:r w:rsidR="00B50C35">
              <w:rPr>
                <w:noProof/>
                <w:webHidden/>
              </w:rPr>
              <w:tab/>
            </w:r>
            <w:r w:rsidR="00B50C35">
              <w:rPr>
                <w:noProof/>
                <w:webHidden/>
              </w:rPr>
              <w:fldChar w:fldCharType="begin"/>
            </w:r>
            <w:r w:rsidR="00B50C35">
              <w:rPr>
                <w:noProof/>
                <w:webHidden/>
              </w:rPr>
              <w:instrText xml:space="preserve"> PAGEREF _Toc437373255 \h </w:instrText>
            </w:r>
            <w:r w:rsidR="00B50C35">
              <w:rPr>
                <w:noProof/>
                <w:webHidden/>
              </w:rPr>
            </w:r>
            <w:r w:rsidR="00B50C35">
              <w:rPr>
                <w:noProof/>
                <w:webHidden/>
              </w:rPr>
              <w:fldChar w:fldCharType="separate"/>
            </w:r>
            <w:r w:rsidR="00B50C35">
              <w:rPr>
                <w:noProof/>
                <w:webHidden/>
              </w:rPr>
              <w:t>829</w:t>
            </w:r>
            <w:r w:rsidR="00B50C35">
              <w:rPr>
                <w:noProof/>
                <w:webHidden/>
              </w:rPr>
              <w:fldChar w:fldCharType="end"/>
            </w:r>
          </w:hyperlink>
        </w:p>
        <w:p w14:paraId="084AC0B2"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6" w:history="1">
            <w:r w:rsidR="00B50C35" w:rsidRPr="007366FF">
              <w:rPr>
                <w:rStyle w:val="Hyperlink"/>
                <w:noProof/>
              </w:rPr>
              <w:t>July 18 / Epip 24: The Martyrdom of Abba Noub</w:t>
            </w:r>
            <w:r w:rsidR="00B50C35">
              <w:rPr>
                <w:noProof/>
                <w:webHidden/>
              </w:rPr>
              <w:tab/>
            </w:r>
            <w:r w:rsidR="00B50C35">
              <w:rPr>
                <w:noProof/>
                <w:webHidden/>
              </w:rPr>
              <w:fldChar w:fldCharType="begin"/>
            </w:r>
            <w:r w:rsidR="00B50C35">
              <w:rPr>
                <w:noProof/>
                <w:webHidden/>
              </w:rPr>
              <w:instrText xml:space="preserve"> PAGEREF _Toc437373256 \h </w:instrText>
            </w:r>
            <w:r w:rsidR="00B50C35">
              <w:rPr>
                <w:noProof/>
                <w:webHidden/>
              </w:rPr>
            </w:r>
            <w:r w:rsidR="00B50C35">
              <w:rPr>
                <w:noProof/>
                <w:webHidden/>
              </w:rPr>
              <w:fldChar w:fldCharType="separate"/>
            </w:r>
            <w:r w:rsidR="00B50C35">
              <w:rPr>
                <w:noProof/>
                <w:webHidden/>
              </w:rPr>
              <w:t>830</w:t>
            </w:r>
            <w:r w:rsidR="00B50C35">
              <w:rPr>
                <w:noProof/>
                <w:webHidden/>
              </w:rPr>
              <w:fldChar w:fldCharType="end"/>
            </w:r>
          </w:hyperlink>
        </w:p>
        <w:p w14:paraId="36CF34A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7" w:history="1">
            <w:r w:rsidR="00B50C35" w:rsidRPr="007366FF">
              <w:rPr>
                <w:rStyle w:val="Hyperlink"/>
                <w:noProof/>
              </w:rPr>
              <w:t>July 20 / Epip 26: Joseph the Carpenter</w:t>
            </w:r>
            <w:r w:rsidR="00B50C35">
              <w:rPr>
                <w:noProof/>
                <w:webHidden/>
              </w:rPr>
              <w:tab/>
            </w:r>
            <w:r w:rsidR="00B50C35">
              <w:rPr>
                <w:noProof/>
                <w:webHidden/>
              </w:rPr>
              <w:fldChar w:fldCharType="begin"/>
            </w:r>
            <w:r w:rsidR="00B50C35">
              <w:rPr>
                <w:noProof/>
                <w:webHidden/>
              </w:rPr>
              <w:instrText xml:space="preserve"> PAGEREF _Toc437373257 \h </w:instrText>
            </w:r>
            <w:r w:rsidR="00B50C35">
              <w:rPr>
                <w:noProof/>
                <w:webHidden/>
              </w:rPr>
            </w:r>
            <w:r w:rsidR="00B50C35">
              <w:rPr>
                <w:noProof/>
                <w:webHidden/>
              </w:rPr>
              <w:fldChar w:fldCharType="separate"/>
            </w:r>
            <w:r w:rsidR="00B50C35">
              <w:rPr>
                <w:noProof/>
                <w:webHidden/>
              </w:rPr>
              <w:t>832</w:t>
            </w:r>
            <w:r w:rsidR="00B50C35">
              <w:rPr>
                <w:noProof/>
                <w:webHidden/>
              </w:rPr>
              <w:fldChar w:fldCharType="end"/>
            </w:r>
          </w:hyperlink>
        </w:p>
        <w:p w14:paraId="4624735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8" w:history="1">
            <w:r w:rsidR="00B50C35" w:rsidRPr="007366FF">
              <w:rPr>
                <w:rStyle w:val="Hyperlink"/>
                <w:noProof/>
              </w:rPr>
              <w:t>July 20 / Epip 26: Also St. Frumentius (Abune Selama), the First Bishop of Ethiopia</w:t>
            </w:r>
            <w:r w:rsidR="00B50C35">
              <w:rPr>
                <w:noProof/>
                <w:webHidden/>
              </w:rPr>
              <w:tab/>
            </w:r>
            <w:r w:rsidR="00B50C35">
              <w:rPr>
                <w:noProof/>
                <w:webHidden/>
              </w:rPr>
              <w:fldChar w:fldCharType="begin"/>
            </w:r>
            <w:r w:rsidR="00B50C35">
              <w:rPr>
                <w:noProof/>
                <w:webHidden/>
              </w:rPr>
              <w:instrText xml:space="preserve"> PAGEREF _Toc437373258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7F68B32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59" w:history="1">
            <w:r w:rsidR="00B50C35" w:rsidRPr="007366FF">
              <w:rPr>
                <w:rStyle w:val="Hyperlink"/>
                <w:noProof/>
              </w:rPr>
              <w:t>July 22 / Epip 28: Departure of St. Mary Magdalene</w:t>
            </w:r>
            <w:r w:rsidR="00B50C35">
              <w:rPr>
                <w:noProof/>
                <w:webHidden/>
              </w:rPr>
              <w:tab/>
            </w:r>
            <w:r w:rsidR="00B50C35">
              <w:rPr>
                <w:noProof/>
                <w:webHidden/>
              </w:rPr>
              <w:fldChar w:fldCharType="begin"/>
            </w:r>
            <w:r w:rsidR="00B50C35">
              <w:rPr>
                <w:noProof/>
                <w:webHidden/>
              </w:rPr>
              <w:instrText xml:space="preserve"> PAGEREF _Toc437373259 \h </w:instrText>
            </w:r>
            <w:r w:rsidR="00B50C35">
              <w:rPr>
                <w:noProof/>
                <w:webHidden/>
              </w:rPr>
            </w:r>
            <w:r w:rsidR="00B50C35">
              <w:rPr>
                <w:noProof/>
                <w:webHidden/>
              </w:rPr>
              <w:fldChar w:fldCharType="separate"/>
            </w:r>
            <w:r w:rsidR="00B50C35">
              <w:rPr>
                <w:noProof/>
                <w:webHidden/>
              </w:rPr>
              <w:t>833</w:t>
            </w:r>
            <w:r w:rsidR="00B50C35">
              <w:rPr>
                <w:noProof/>
                <w:webHidden/>
              </w:rPr>
              <w:fldChar w:fldCharType="end"/>
            </w:r>
          </w:hyperlink>
        </w:p>
        <w:p w14:paraId="6EAED3D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0" w:history="1">
            <w:r w:rsidR="00B50C35" w:rsidRPr="007366FF">
              <w:rPr>
                <w:rStyle w:val="Hyperlink"/>
                <w:noProof/>
              </w:rPr>
              <w:t>July 23 / Epip 29: Commemoration of the Annunciation, Nativity, and Resurrection on the 29</w:t>
            </w:r>
            <w:r w:rsidR="00B50C35" w:rsidRPr="007366FF">
              <w:rPr>
                <w:rStyle w:val="Hyperlink"/>
                <w:noProof/>
                <w:vertAlign w:val="superscript"/>
              </w:rPr>
              <w:t>th</w:t>
            </w:r>
            <w:r w:rsidR="00B50C35" w:rsidRPr="007366F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_Toc437373260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44028B58"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1" w:history="1">
            <w:r w:rsidR="00B50C35" w:rsidRPr="007366FF">
              <w:rPr>
                <w:rStyle w:val="Hyperlink"/>
                <w:noProof/>
              </w:rPr>
              <w:t>July 23 / Epip 29: Also the Translocation of the Relics of St. Andrew, the Apostle</w:t>
            </w:r>
            <w:r w:rsidR="00B50C35">
              <w:rPr>
                <w:noProof/>
                <w:webHidden/>
              </w:rPr>
              <w:tab/>
            </w:r>
            <w:r w:rsidR="00B50C35">
              <w:rPr>
                <w:noProof/>
                <w:webHidden/>
              </w:rPr>
              <w:fldChar w:fldCharType="begin"/>
            </w:r>
            <w:r w:rsidR="00B50C35">
              <w:rPr>
                <w:noProof/>
                <w:webHidden/>
              </w:rPr>
              <w:instrText xml:space="preserve"> PAGEREF _Toc437373261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30A88284"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2" w:history="1">
            <w:r w:rsidR="00B50C35" w:rsidRPr="007366FF">
              <w:rPr>
                <w:rStyle w:val="Hyperlink"/>
                <w:noProof/>
              </w:rPr>
              <w:t>July 28 / Mesori 4: Consecration of the Church of St. Anthony</w:t>
            </w:r>
            <w:r w:rsidR="00B50C35">
              <w:rPr>
                <w:noProof/>
                <w:webHidden/>
              </w:rPr>
              <w:tab/>
            </w:r>
            <w:r w:rsidR="00B50C35">
              <w:rPr>
                <w:noProof/>
                <w:webHidden/>
              </w:rPr>
              <w:fldChar w:fldCharType="begin"/>
            </w:r>
            <w:r w:rsidR="00B50C35">
              <w:rPr>
                <w:noProof/>
                <w:webHidden/>
              </w:rPr>
              <w:instrText xml:space="preserve"> PAGEREF _Toc437373262 \h </w:instrText>
            </w:r>
            <w:r w:rsidR="00B50C35">
              <w:rPr>
                <w:noProof/>
                <w:webHidden/>
              </w:rPr>
            </w:r>
            <w:r w:rsidR="00B50C35">
              <w:rPr>
                <w:noProof/>
                <w:webHidden/>
              </w:rPr>
              <w:fldChar w:fldCharType="separate"/>
            </w:r>
            <w:r w:rsidR="00B50C35">
              <w:rPr>
                <w:noProof/>
                <w:webHidden/>
              </w:rPr>
              <w:t>835</w:t>
            </w:r>
            <w:r w:rsidR="00B50C35">
              <w:rPr>
                <w:noProof/>
                <w:webHidden/>
              </w:rPr>
              <w:fldChar w:fldCharType="end"/>
            </w:r>
          </w:hyperlink>
        </w:p>
        <w:p w14:paraId="11911C47" w14:textId="48719B6A"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589" w:name="_Ref436250323"/>
      <w:bookmarkStart w:id="1590" w:name="_Toc437373246"/>
      <w:r>
        <w:rPr>
          <w:rFonts w:ascii="Times New Roman" w:hAnsi="Times New Roman" w:cs="Times New Roman"/>
        </w:rPr>
        <w:lastRenderedPageBreak/>
        <w:t>July 1 / Epip 7: St. Shenoute</w:t>
      </w:r>
      <w:bookmarkEnd w:id="1585"/>
      <w:bookmarkEnd w:id="1589"/>
      <w:bookmarkEnd w:id="1590"/>
    </w:p>
    <w:p w14:paraId="5B5A5AD3" w14:textId="77777777" w:rsidR="00980D99" w:rsidRDefault="00980D99" w:rsidP="00980D99">
      <w:pPr>
        <w:pStyle w:val="Heading4"/>
        <w:rPr>
          <w:lang w:val="en-US"/>
        </w:rPr>
      </w:pPr>
      <w:bookmarkStart w:id="1591" w:name="_Ref434491186"/>
      <w:r>
        <w:rPr>
          <w:lang w:val="en-US"/>
        </w:rPr>
        <w:t>The Doxology</w:t>
      </w:r>
      <w:r w:rsidR="00810F04">
        <w:rPr>
          <w:lang w:val="en-US"/>
        </w:rPr>
        <w:t xml:space="preserve"> for St. Shenoute</w:t>
      </w:r>
      <w:bookmarkEnd w:id="15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533"/>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534"/>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535"/>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595" w:name="_Ref434491207"/>
      <w:r>
        <w:rPr>
          <w:lang w:val="en-US"/>
        </w:rPr>
        <w:t>A Doxology for St. Besa</w:t>
      </w:r>
      <w:bookmarkEnd w:id="15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596" w:name="_Toc437373247"/>
      <w:r>
        <w:rPr>
          <w:rFonts w:ascii="Times New Roman" w:hAnsi="Times New Roman" w:cs="Times New Roman"/>
        </w:rPr>
        <w:t>July 1 / Epip 7: Also St. Ignatius</w:t>
      </w:r>
      <w:bookmarkEnd w:id="1596"/>
    </w:p>
    <w:p w14:paraId="08CD1881" w14:textId="77777777" w:rsidR="00980D99" w:rsidRDefault="00980D99" w:rsidP="00980D99">
      <w:pPr>
        <w:pStyle w:val="Heading3"/>
        <w:rPr>
          <w:lang w:val="en-US"/>
        </w:rPr>
      </w:pPr>
      <w:bookmarkStart w:id="1597" w:name="_Ref434560325"/>
      <w:bookmarkStart w:id="1598" w:name="_Toc437373248"/>
      <w:r>
        <w:rPr>
          <w:lang w:val="en-US"/>
        </w:rPr>
        <w:t>July 2 / Epip 8: St. Pishoy</w:t>
      </w:r>
      <w:bookmarkEnd w:id="1597"/>
      <w:bookmarkEnd w:id="1598"/>
    </w:p>
    <w:p w14:paraId="3F31CCDA" w14:textId="77777777" w:rsidR="00980D99" w:rsidRDefault="00980D99" w:rsidP="00980D99">
      <w:pPr>
        <w:pStyle w:val="Heading4"/>
        <w:rPr>
          <w:lang w:val="en-US"/>
        </w:rPr>
      </w:pPr>
      <w:bookmarkStart w:id="1599" w:name="_Ref434490783"/>
      <w:r>
        <w:rPr>
          <w:lang w:val="en-US"/>
        </w:rPr>
        <w:t>The Doxology</w:t>
      </w:r>
      <w:r w:rsidR="00810F04">
        <w:rPr>
          <w:lang w:val="en-US"/>
        </w:rPr>
        <w:t xml:space="preserve"> for St. Pishoy</w:t>
      </w:r>
      <w:bookmarkEnd w:id="1599"/>
    </w:p>
    <w:p w14:paraId="748CA5AD" w14:textId="77777777"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B50C35">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B50C35">
        <w:rPr>
          <w:noProof/>
          <w:lang w:val="en-US"/>
        </w:rPr>
        <w:t>557</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536"/>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537"/>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609" w:name="_Toc437373249"/>
      <w:r>
        <w:t>The Virgin’s Fast</w:t>
      </w:r>
      <w:bookmarkEnd w:id="1588"/>
      <w:bookmarkEnd w:id="1587"/>
      <w:bookmarkEnd w:id="1586"/>
      <w:bookmarkEnd w:id="1609"/>
    </w:p>
    <w:p w14:paraId="67B94F6A" w14:textId="77777777" w:rsidR="005B716A" w:rsidRDefault="005B716A" w:rsidP="005B716A">
      <w:pPr>
        <w:pStyle w:val="Heading3"/>
        <w:rPr>
          <w:lang w:val="en-US"/>
        </w:rPr>
      </w:pPr>
      <w:bookmarkStart w:id="1610" w:name="_Toc437373250"/>
      <w:r>
        <w:rPr>
          <w:lang w:val="en-US"/>
        </w:rPr>
        <w:t>July 3 / Epip 9: Martyrdom of</w:t>
      </w:r>
      <w:r w:rsidR="00FE0AE4">
        <w:rPr>
          <w:lang w:val="en-US"/>
        </w:rPr>
        <w:t xml:space="preserve"> </w:t>
      </w:r>
      <w:r>
        <w:rPr>
          <w:lang w:val="en-US"/>
        </w:rPr>
        <w:t>St. Simon Cleophas the Apostle</w:t>
      </w:r>
      <w:bookmarkEnd w:id="1610"/>
    </w:p>
    <w:p w14:paraId="4B2873D8"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9F0F33E" w14:textId="77777777" w:rsidR="00DD5136" w:rsidRDefault="00DD5136" w:rsidP="00DD5136">
      <w:pPr>
        <w:pStyle w:val="Heading3"/>
      </w:pPr>
      <w:bookmarkStart w:id="1611" w:name="_Toc437373251"/>
      <w:r>
        <w:t>July 6 / Epip 12: Commemoration of Archangel Michael</w:t>
      </w:r>
      <w:bookmarkEnd w:id="1611"/>
    </w:p>
    <w:p w14:paraId="5BB08031"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1D32BC82" w14:textId="77777777" w:rsidR="005B716A" w:rsidRDefault="005B716A" w:rsidP="005B716A">
      <w:pPr>
        <w:pStyle w:val="Heading3"/>
      </w:pPr>
      <w:bookmarkStart w:id="1612" w:name="_Toc437373252"/>
      <w:r>
        <w:t>July 12 / Epip 18: Martyrdom of St. James the Apostle, the Bishop of Jerusalem</w:t>
      </w:r>
      <w:bookmarkEnd w:id="1612"/>
    </w:p>
    <w:p w14:paraId="3E767F80"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630614C9" w14:textId="77777777" w:rsidR="009C1989" w:rsidRDefault="009C1989" w:rsidP="009C1989">
      <w:pPr>
        <w:pStyle w:val="Heading3"/>
      </w:pPr>
      <w:bookmarkStart w:id="1613" w:name="_Ref434562330"/>
      <w:bookmarkStart w:id="1614" w:name="_Toc437373253"/>
      <w:r>
        <w:t>July 14 / Epip 20: Martyrdom of St. Theodore of Shotep, the General</w:t>
      </w:r>
      <w:bookmarkEnd w:id="1613"/>
      <w:bookmarkEnd w:id="1614"/>
    </w:p>
    <w:p w14:paraId="7B584133" w14:textId="77777777" w:rsidR="009C1989" w:rsidRDefault="009C1989" w:rsidP="009C1989">
      <w:pPr>
        <w:pStyle w:val="Heading4"/>
      </w:pPr>
      <w:bookmarkStart w:id="1615" w:name="_Ref434489277"/>
      <w:r>
        <w:t>The Doxology of St. Theodore of Shotep, the General</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616" w:name="_Ref434489296"/>
      <w:r>
        <w:t>Another Doxology of St. Theodore of Shotep, the General</w:t>
      </w:r>
      <w:bookmarkEnd w:id="16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617"/>
            <w:r>
              <w:t>struggler</w:t>
            </w:r>
            <w:commentRangeEnd w:id="1617"/>
            <w:r>
              <w:rPr>
                <w:rStyle w:val="CommentReference"/>
                <w:rFonts w:ascii="Times New Roman" w:eastAsiaTheme="minorHAnsi" w:hAnsi="Times New Roman" w:cstheme="minorBidi"/>
                <w:color w:val="auto"/>
              </w:rPr>
              <w:commentReference w:id="1617"/>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618" w:name="_Toc437373254"/>
      <w:r>
        <w:t>July 15 / Epip 21: Commemoration of the Theotokos</w:t>
      </w:r>
      <w:bookmarkEnd w:id="1618"/>
    </w:p>
    <w:p w14:paraId="09456591" w14:textId="739A5DD6"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6562046" w14:textId="77777777" w:rsidR="0078548F" w:rsidRDefault="0078548F" w:rsidP="0078548F">
      <w:pPr>
        <w:pStyle w:val="Heading3"/>
      </w:pPr>
      <w:bookmarkStart w:id="1619" w:name="_Ref434562663"/>
      <w:bookmarkStart w:id="1620" w:name="_Toc437373255"/>
      <w:r>
        <w:t>July 17 / Epip 23: The Martyrdom of St. Marina</w:t>
      </w:r>
      <w:bookmarkEnd w:id="1619"/>
      <w:bookmarkEnd w:id="1620"/>
    </w:p>
    <w:p w14:paraId="71210AE6" w14:textId="77777777" w:rsidR="0078548F" w:rsidRDefault="0078548F" w:rsidP="0078548F">
      <w:pPr>
        <w:pStyle w:val="Heading4"/>
      </w:pPr>
      <w:bookmarkStart w:id="1621" w:name="_Ref434490204"/>
      <w:r>
        <w:t>The Doxology</w:t>
      </w:r>
      <w:r w:rsidR="00B46E6E">
        <w:t xml:space="preserve"> for St. Marina</w:t>
      </w:r>
      <w:bookmarkEnd w:id="16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lastRenderedPageBreak/>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622" w:name="_Toc437373256"/>
      <w:r>
        <w:t>July 18 / Epip 24: The Martyrdom of Abba Noub</w:t>
      </w:r>
      <w:bookmarkEnd w:id="1622"/>
    </w:p>
    <w:p w14:paraId="45A4C76D" w14:textId="77777777" w:rsidR="00951605" w:rsidRDefault="00951605" w:rsidP="00951605">
      <w:pPr>
        <w:pStyle w:val="Heading4"/>
      </w:pPr>
      <w:bookmarkStart w:id="1623" w:name="_Ref434489534"/>
      <w:r>
        <w:t>The Doxology</w:t>
      </w:r>
      <w:r w:rsidR="00B46E6E">
        <w:t xml:space="preserve"> for Abba Noub</w:t>
      </w:r>
      <w:bookmarkEnd w:id="16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624"/>
            <w:r>
              <w:t>Abba Noub</w:t>
            </w:r>
            <w:commentRangeEnd w:id="1624"/>
            <w:r>
              <w:rPr>
                <w:rStyle w:val="CommentReference"/>
                <w:rFonts w:ascii="Times New Roman" w:eastAsiaTheme="minorHAnsi" w:hAnsi="Times New Roman" w:cstheme="minorBidi"/>
                <w:color w:val="auto"/>
              </w:rPr>
              <w:commentReference w:id="1624"/>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lastRenderedPageBreak/>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625"/>
            <w:r>
              <w:t xml:space="preserve">upright </w:t>
            </w:r>
            <w:commentRangeEnd w:id="1625"/>
            <w:r>
              <w:rPr>
                <w:rStyle w:val="CommentReference"/>
                <w:rFonts w:ascii="Times New Roman" w:eastAsiaTheme="minorHAnsi" w:hAnsi="Times New Roman" w:cstheme="minorBidi"/>
                <w:color w:val="auto"/>
              </w:rPr>
              <w:commentReference w:id="1625"/>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lastRenderedPageBreak/>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626" w:name="_Toc437373257"/>
      <w:r>
        <w:t>July 20 / Epip 26: Joseph the Carpenter</w:t>
      </w:r>
      <w:bookmarkEnd w:id="1626"/>
    </w:p>
    <w:p w14:paraId="5DE3B33E" w14:textId="77777777" w:rsidR="00BF240D" w:rsidRDefault="00BF240D" w:rsidP="00BF240D">
      <w:pPr>
        <w:pStyle w:val="Heading4"/>
      </w:pPr>
      <w:bookmarkStart w:id="1627" w:name="_Ref434488476"/>
      <w:r>
        <w:t>The Doxology</w:t>
      </w:r>
      <w:r w:rsidR="00B46E6E">
        <w:t xml:space="preserve"> for St. Joseph the Carpenter</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538"/>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lastRenderedPageBreak/>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628" w:name="_Toc437373258"/>
      <w:bookmarkStart w:id="1629" w:name="_Toc410196222"/>
      <w:bookmarkStart w:id="1630" w:name="_Toc410196464"/>
      <w:bookmarkStart w:id="1631" w:name="_Toc410196966"/>
      <w:r>
        <w:t>July 20 / Epip 26: Also St. Frumentius (Abune Selama), the First Bishop of Ethiopia</w:t>
      </w:r>
      <w:bookmarkEnd w:id="1628"/>
    </w:p>
    <w:p w14:paraId="5EE79286" w14:textId="7777777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B50C35">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B50C35">
        <w:rPr>
          <w:noProof/>
        </w:rPr>
        <w:t>777</w:t>
      </w:r>
      <w:r w:rsidR="00237D47">
        <w:fldChar w:fldCharType="end"/>
      </w:r>
      <w:r>
        <w:t>.</w:t>
      </w:r>
    </w:p>
    <w:p w14:paraId="74ECF631" w14:textId="77777777" w:rsidR="00C325FC" w:rsidRDefault="00C325FC" w:rsidP="005B716A">
      <w:pPr>
        <w:pStyle w:val="Heading3"/>
      </w:pPr>
      <w:bookmarkStart w:id="1632" w:name="_Toc437373259"/>
      <w:r>
        <w:t>July 22 / Epip 28: Departure of St. Mary Magdalene</w:t>
      </w:r>
      <w:bookmarkEnd w:id="1632"/>
    </w:p>
    <w:p w14:paraId="41ADBBFF" w14:textId="77777777" w:rsidR="00C325FC" w:rsidRDefault="00C325FC" w:rsidP="00C325FC">
      <w:pPr>
        <w:pStyle w:val="Heading4"/>
      </w:pPr>
      <w:bookmarkStart w:id="1633" w:name="_Ref434489077"/>
      <w:r>
        <w:t>The Doxology</w:t>
      </w:r>
      <w:r w:rsidR="00B46E6E">
        <w:t xml:space="preserve"> for St. Mary Magdalene</w:t>
      </w:r>
      <w:bookmarkEnd w:id="16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lastRenderedPageBreak/>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634"/>
            <w:r>
              <w:t xml:space="preserve">ϯⲁⲅⲓⲁ </w:t>
            </w:r>
            <w:commentRangeEnd w:id="1634"/>
            <w:r>
              <w:rPr>
                <w:rStyle w:val="CommentReference"/>
                <w:rFonts w:ascii="Times New Roman" w:hAnsi="Times New Roman" w:cstheme="minorBidi"/>
                <w:noProof w:val="0"/>
              </w:rPr>
              <w:commentReference w:id="1634"/>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635" w:name="_Toc437373260"/>
      <w:r>
        <w:lastRenderedPageBreak/>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635"/>
    </w:p>
    <w:p w14:paraId="19C57F68" w14:textId="77777777" w:rsidR="00B52D77" w:rsidRDefault="00B52D77" w:rsidP="00B52D77">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48B57972" w14:textId="77777777" w:rsidR="005B716A" w:rsidRDefault="005B716A" w:rsidP="005B716A">
      <w:pPr>
        <w:pStyle w:val="Heading3"/>
      </w:pPr>
      <w:bookmarkStart w:id="1636" w:name="_Toc437373261"/>
      <w:r>
        <w:t xml:space="preserve">July 23 / Epip 29: </w:t>
      </w:r>
      <w:r w:rsidR="00B52D77">
        <w:t xml:space="preserve">Also the </w:t>
      </w:r>
      <w:r>
        <w:t>Translocation of the Relics of St. Andrew, the Apostle</w:t>
      </w:r>
      <w:bookmarkEnd w:id="1636"/>
    </w:p>
    <w:p w14:paraId="7500DAE2"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3CDA1374" w14:textId="77777777" w:rsidR="00960235" w:rsidRDefault="00960235" w:rsidP="00960235">
      <w:pPr>
        <w:pStyle w:val="Heading3"/>
      </w:pPr>
      <w:bookmarkStart w:id="1637" w:name="_Toc437373262"/>
      <w:r>
        <w:t>July 28 / Mesori 4: Consecration of the Church of St. Anthony</w:t>
      </w:r>
      <w:bookmarkEnd w:id="1637"/>
    </w:p>
    <w:p w14:paraId="15290CA7" w14:textId="7777777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B50C35">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B50C35">
        <w:rPr>
          <w:noProof/>
        </w:rPr>
        <w:t>741</w:t>
      </w:r>
      <w:r w:rsidR="00237D47">
        <w:fldChar w:fldCharType="end"/>
      </w:r>
      <w:bookmarkEnd w:id="1584"/>
      <w:r>
        <w:t>.</w:t>
      </w:r>
    </w:p>
    <w:p w14:paraId="62D72F65" w14:textId="77777777" w:rsidR="00495F1A" w:rsidRPr="00980D99" w:rsidRDefault="00495F1A" w:rsidP="00495F1A">
      <w:pPr>
        <w:pStyle w:val="Heading2"/>
        <w:rPr>
          <w:lang w:val="en-US"/>
        </w:rPr>
      </w:pPr>
      <w:bookmarkStart w:id="1638" w:name="_Toc437373027"/>
      <w:bookmarkStart w:id="1639" w:name="August"/>
      <w:r>
        <w:lastRenderedPageBreak/>
        <w:t>August</w:t>
      </w:r>
      <w:bookmarkEnd w:id="1629"/>
      <w:bookmarkEnd w:id="1630"/>
      <w:bookmarkEnd w:id="1631"/>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638"/>
    </w:p>
    <w:bookmarkStart w:id="1640" w:name="_Toc410196223" w:displacedByCustomXml="next"/>
    <w:bookmarkStart w:id="1641" w:name="_Toc410196465" w:displacedByCustomXml="next"/>
    <w:bookmarkStart w:id="1642" w:name="_Toc410196967" w:displacedByCustomXml="next"/>
    <w:sdt>
      <w:sdtPr>
        <w:id w:val="-1335066635"/>
        <w:docPartObj>
          <w:docPartGallery w:val="Table of Contents"/>
          <w:docPartUnique/>
        </w:docPartObj>
      </w:sdtPr>
      <w:sdtEndPr>
        <w:rPr>
          <w:b/>
          <w:bCs/>
          <w:noProof/>
        </w:rPr>
      </w:sdtEndPr>
      <w:sdtContent>
        <w:p w14:paraId="10E78FBE"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August</w:instrText>
          </w:r>
          <w:r>
            <w:rPr>
              <w:noProof/>
            </w:rPr>
            <w:fldChar w:fldCharType="separate"/>
          </w:r>
          <w:hyperlink w:anchor="_Toc437373263" w:history="1">
            <w:r w:rsidR="00B50C35" w:rsidRPr="00EB658F">
              <w:rPr>
                <w:rStyle w:val="Hyperlink"/>
                <w:noProof/>
              </w:rPr>
              <w:t>August 1 / Mesori 8: The Confession of St. Peter</w:t>
            </w:r>
            <w:r w:rsidR="00B50C35">
              <w:rPr>
                <w:noProof/>
                <w:webHidden/>
              </w:rPr>
              <w:tab/>
            </w:r>
            <w:r w:rsidR="00B50C35">
              <w:rPr>
                <w:noProof/>
                <w:webHidden/>
              </w:rPr>
              <w:fldChar w:fldCharType="begin"/>
            </w:r>
            <w:r w:rsidR="00B50C35">
              <w:rPr>
                <w:noProof/>
                <w:webHidden/>
              </w:rPr>
              <w:instrText xml:space="preserve"> PAGEREF _Toc437373263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1E8226FF"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4" w:history="1">
            <w:r w:rsidR="00B50C35" w:rsidRPr="00EB658F">
              <w:rPr>
                <w:rStyle w:val="Hyperlink"/>
                <w:noProof/>
              </w:rPr>
              <w:t>August 5 / Mesori 12: Commemoration of Archangel Michael</w:t>
            </w:r>
            <w:r w:rsidR="00B50C35">
              <w:rPr>
                <w:noProof/>
                <w:webHidden/>
              </w:rPr>
              <w:tab/>
            </w:r>
            <w:r w:rsidR="00B50C35">
              <w:rPr>
                <w:noProof/>
                <w:webHidden/>
              </w:rPr>
              <w:fldChar w:fldCharType="begin"/>
            </w:r>
            <w:r w:rsidR="00B50C35">
              <w:rPr>
                <w:noProof/>
                <w:webHidden/>
              </w:rPr>
              <w:instrText xml:space="preserve"> PAGEREF _Toc437373264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021EB63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5" w:history="1">
            <w:r w:rsidR="00B50C35" w:rsidRPr="00EB658F">
              <w:rPr>
                <w:rStyle w:val="Hyperlink"/>
                <w:noProof/>
              </w:rPr>
              <w:t>August 6 / Mesori 13: The Transfiguration</w:t>
            </w:r>
            <w:r w:rsidR="00B50C35">
              <w:rPr>
                <w:noProof/>
                <w:webHidden/>
              </w:rPr>
              <w:tab/>
            </w:r>
            <w:r w:rsidR="00B50C35">
              <w:rPr>
                <w:noProof/>
                <w:webHidden/>
              </w:rPr>
              <w:fldChar w:fldCharType="begin"/>
            </w:r>
            <w:r w:rsidR="00B50C35">
              <w:rPr>
                <w:noProof/>
                <w:webHidden/>
              </w:rPr>
              <w:instrText xml:space="preserve"> PAGEREF _Toc437373265 \h </w:instrText>
            </w:r>
            <w:r w:rsidR="00B50C35">
              <w:rPr>
                <w:noProof/>
                <w:webHidden/>
              </w:rPr>
            </w:r>
            <w:r w:rsidR="00B50C35">
              <w:rPr>
                <w:noProof/>
                <w:webHidden/>
              </w:rPr>
              <w:fldChar w:fldCharType="separate"/>
            </w:r>
            <w:r w:rsidR="00B50C35">
              <w:rPr>
                <w:noProof/>
                <w:webHidden/>
              </w:rPr>
              <w:t>837</w:t>
            </w:r>
            <w:r w:rsidR="00B50C35">
              <w:rPr>
                <w:noProof/>
                <w:webHidden/>
              </w:rPr>
              <w:fldChar w:fldCharType="end"/>
            </w:r>
          </w:hyperlink>
        </w:p>
        <w:p w14:paraId="6F42257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6" w:history="1">
            <w:r w:rsidR="00B50C35" w:rsidRPr="00EB658F">
              <w:rPr>
                <w:rStyle w:val="Hyperlink"/>
                <w:noProof/>
              </w:rPr>
              <w:t>August 9 / Mesori 16: The Assumption of the Virgin</w:t>
            </w:r>
            <w:r w:rsidR="00B50C35">
              <w:rPr>
                <w:noProof/>
                <w:webHidden/>
              </w:rPr>
              <w:tab/>
            </w:r>
            <w:r w:rsidR="00B50C35">
              <w:rPr>
                <w:noProof/>
                <w:webHidden/>
              </w:rPr>
              <w:fldChar w:fldCharType="begin"/>
            </w:r>
            <w:r w:rsidR="00B50C35">
              <w:rPr>
                <w:noProof/>
                <w:webHidden/>
              </w:rPr>
              <w:instrText xml:space="preserve"> PAGEREF _Toc437373266 \h </w:instrText>
            </w:r>
            <w:r w:rsidR="00B50C35">
              <w:rPr>
                <w:noProof/>
                <w:webHidden/>
              </w:rPr>
            </w:r>
            <w:r w:rsidR="00B50C35">
              <w:rPr>
                <w:noProof/>
                <w:webHidden/>
              </w:rPr>
              <w:fldChar w:fldCharType="separate"/>
            </w:r>
            <w:r w:rsidR="00B50C35">
              <w:rPr>
                <w:noProof/>
                <w:webHidden/>
              </w:rPr>
              <w:t>846</w:t>
            </w:r>
            <w:r w:rsidR="00B50C35">
              <w:rPr>
                <w:noProof/>
                <w:webHidden/>
              </w:rPr>
              <w:fldChar w:fldCharType="end"/>
            </w:r>
          </w:hyperlink>
        </w:p>
        <w:p w14:paraId="57A32D6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7" w:history="1">
            <w:r w:rsidR="00B50C35" w:rsidRPr="00EB658F">
              <w:rPr>
                <w:rStyle w:val="Hyperlink"/>
                <w:noProof/>
              </w:rPr>
              <w:t>August 12 / Mesori 19: Translocation of the Relics of St. Macarius the Great</w:t>
            </w:r>
            <w:r w:rsidR="00B50C35">
              <w:rPr>
                <w:noProof/>
                <w:webHidden/>
              </w:rPr>
              <w:tab/>
            </w:r>
            <w:r w:rsidR="00B50C35">
              <w:rPr>
                <w:noProof/>
                <w:webHidden/>
              </w:rPr>
              <w:fldChar w:fldCharType="begin"/>
            </w:r>
            <w:r w:rsidR="00B50C35">
              <w:rPr>
                <w:noProof/>
                <w:webHidden/>
              </w:rPr>
              <w:instrText xml:space="preserve"> PAGEREF _Toc437373267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2A10BE2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8" w:history="1">
            <w:r w:rsidR="00B50C35" w:rsidRPr="00EB658F">
              <w:rPr>
                <w:rStyle w:val="Hyperlink"/>
                <w:noProof/>
              </w:rPr>
              <w:t>August 14 / Mesori 21: Commemoration of the Theotokos</w:t>
            </w:r>
            <w:r w:rsidR="00B50C35">
              <w:rPr>
                <w:noProof/>
                <w:webHidden/>
              </w:rPr>
              <w:tab/>
            </w:r>
            <w:r w:rsidR="00B50C35">
              <w:rPr>
                <w:noProof/>
                <w:webHidden/>
              </w:rPr>
              <w:fldChar w:fldCharType="begin"/>
            </w:r>
            <w:r w:rsidR="00B50C35">
              <w:rPr>
                <w:noProof/>
                <w:webHidden/>
              </w:rPr>
              <w:instrText xml:space="preserve"> PAGEREF _Toc437373268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5F5C9951"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69" w:history="1">
            <w:r w:rsidR="00B50C35" w:rsidRPr="00EB658F">
              <w:rPr>
                <w:rStyle w:val="Hyperlink"/>
                <w:noProof/>
              </w:rPr>
              <w:t>August 17 / Mesori 24: Departure of St. Takle Haymanot</w:t>
            </w:r>
            <w:r w:rsidR="00B50C35">
              <w:rPr>
                <w:noProof/>
                <w:webHidden/>
              </w:rPr>
              <w:tab/>
            </w:r>
            <w:r w:rsidR="00B50C35">
              <w:rPr>
                <w:noProof/>
                <w:webHidden/>
              </w:rPr>
              <w:fldChar w:fldCharType="begin"/>
            </w:r>
            <w:r w:rsidR="00B50C35">
              <w:rPr>
                <w:noProof/>
                <w:webHidden/>
              </w:rPr>
              <w:instrText xml:space="preserve"> PAGEREF _Toc437373269 \h </w:instrText>
            </w:r>
            <w:r w:rsidR="00B50C35">
              <w:rPr>
                <w:noProof/>
                <w:webHidden/>
              </w:rPr>
            </w:r>
            <w:r w:rsidR="00B50C35">
              <w:rPr>
                <w:noProof/>
                <w:webHidden/>
              </w:rPr>
              <w:fldChar w:fldCharType="separate"/>
            </w:r>
            <w:r w:rsidR="00B50C35">
              <w:rPr>
                <w:noProof/>
                <w:webHidden/>
              </w:rPr>
              <w:t>854</w:t>
            </w:r>
            <w:r w:rsidR="00B50C35">
              <w:rPr>
                <w:noProof/>
                <w:webHidden/>
              </w:rPr>
              <w:fldChar w:fldCharType="end"/>
            </w:r>
          </w:hyperlink>
        </w:p>
        <w:p w14:paraId="7E729183"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0" w:history="1">
            <w:r w:rsidR="00B50C35" w:rsidRPr="00EB658F">
              <w:rPr>
                <w:rStyle w:val="Hyperlink"/>
                <w:noProof/>
              </w:rPr>
              <w:t>August 21 / Mesori 28: The Patriarchs: Abraham, Isaac, and Jacob</w:t>
            </w:r>
            <w:r w:rsidR="00B50C35">
              <w:rPr>
                <w:noProof/>
                <w:webHidden/>
              </w:rPr>
              <w:tab/>
            </w:r>
            <w:r w:rsidR="00B50C35">
              <w:rPr>
                <w:noProof/>
                <w:webHidden/>
              </w:rPr>
              <w:fldChar w:fldCharType="begin"/>
            </w:r>
            <w:r w:rsidR="00B50C35">
              <w:rPr>
                <w:noProof/>
                <w:webHidden/>
              </w:rPr>
              <w:instrText xml:space="preserve"> PAGEREF _Toc437373270 \h </w:instrText>
            </w:r>
            <w:r w:rsidR="00B50C35">
              <w:rPr>
                <w:noProof/>
                <w:webHidden/>
              </w:rPr>
            </w:r>
            <w:r w:rsidR="00B50C35">
              <w:rPr>
                <w:noProof/>
                <w:webHidden/>
              </w:rPr>
              <w:fldChar w:fldCharType="separate"/>
            </w:r>
            <w:r w:rsidR="00B50C35">
              <w:rPr>
                <w:noProof/>
                <w:webHidden/>
              </w:rPr>
              <w:t>856</w:t>
            </w:r>
            <w:r w:rsidR="00B50C35">
              <w:rPr>
                <w:noProof/>
                <w:webHidden/>
              </w:rPr>
              <w:fldChar w:fldCharType="end"/>
            </w:r>
          </w:hyperlink>
        </w:p>
        <w:p w14:paraId="0C454DAC"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1" w:history="1">
            <w:r w:rsidR="00B50C35" w:rsidRPr="00EB658F">
              <w:rPr>
                <w:rStyle w:val="Hyperlink"/>
                <w:noProof/>
              </w:rPr>
              <w:t>August 22 / Mesori 29: Commemoration of the Annunciation, Nativity, and Resurrection on the 29</w:t>
            </w:r>
            <w:r w:rsidR="00B50C35" w:rsidRPr="00EB658F">
              <w:rPr>
                <w:rStyle w:val="Hyperlink"/>
                <w:noProof/>
                <w:vertAlign w:val="superscript"/>
              </w:rPr>
              <w:t>th</w:t>
            </w:r>
            <w:r w:rsidR="00B50C35" w:rsidRPr="00EB658F">
              <w:rPr>
                <w:rStyle w:val="Hyperlink"/>
                <w:noProof/>
              </w:rPr>
              <w:t xml:space="preserve"> of Every Month</w:t>
            </w:r>
            <w:r w:rsidR="00B50C35">
              <w:rPr>
                <w:noProof/>
                <w:webHidden/>
              </w:rPr>
              <w:tab/>
            </w:r>
            <w:r w:rsidR="00B50C35">
              <w:rPr>
                <w:noProof/>
                <w:webHidden/>
              </w:rPr>
              <w:fldChar w:fldCharType="begin"/>
            </w:r>
            <w:r w:rsidR="00B50C35">
              <w:rPr>
                <w:noProof/>
                <w:webHidden/>
              </w:rPr>
              <w:instrText xml:space="preserve"> PAGEREF _Toc437373271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59C1755B"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2" w:history="1">
            <w:r w:rsidR="00B50C35" w:rsidRPr="00EB658F">
              <w:rPr>
                <w:rStyle w:val="Hyperlink"/>
                <w:noProof/>
              </w:rPr>
              <w:t>August 22 / Mesori 29: Also the Translocation of the Relics of St. John the Short to Scetis</w:t>
            </w:r>
            <w:r w:rsidR="00B50C35">
              <w:rPr>
                <w:noProof/>
                <w:webHidden/>
              </w:rPr>
              <w:tab/>
            </w:r>
            <w:r w:rsidR="00B50C35">
              <w:rPr>
                <w:noProof/>
                <w:webHidden/>
              </w:rPr>
              <w:fldChar w:fldCharType="begin"/>
            </w:r>
            <w:r w:rsidR="00B50C35">
              <w:rPr>
                <w:noProof/>
                <w:webHidden/>
              </w:rPr>
              <w:instrText xml:space="preserve"> PAGEREF _Toc437373272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DC014E6"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3" w:history="1">
            <w:r w:rsidR="00B50C35" w:rsidRPr="00EB658F">
              <w:rPr>
                <w:rStyle w:val="Hyperlink"/>
                <w:noProof/>
              </w:rPr>
              <w:t>August 25 / Little Month 2: Departure of St. Titus the Apostle</w:t>
            </w:r>
            <w:r w:rsidR="00B50C35">
              <w:rPr>
                <w:noProof/>
                <w:webHidden/>
              </w:rPr>
              <w:tab/>
            </w:r>
            <w:r w:rsidR="00B50C35">
              <w:rPr>
                <w:noProof/>
                <w:webHidden/>
              </w:rPr>
              <w:fldChar w:fldCharType="begin"/>
            </w:r>
            <w:r w:rsidR="00B50C35">
              <w:rPr>
                <w:noProof/>
                <w:webHidden/>
              </w:rPr>
              <w:instrText xml:space="preserve"> PAGEREF _Toc437373273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7CEEAA8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4" w:history="1">
            <w:r w:rsidR="00B50C35" w:rsidRPr="00EB658F">
              <w:rPr>
                <w:rStyle w:val="Hyperlink"/>
                <w:noProof/>
              </w:rPr>
              <w:t>August 26 / Little Month 3: Archangel Raphael</w:t>
            </w:r>
            <w:r w:rsidR="00B50C35">
              <w:rPr>
                <w:noProof/>
                <w:webHidden/>
              </w:rPr>
              <w:tab/>
            </w:r>
            <w:r w:rsidR="00B50C35">
              <w:rPr>
                <w:noProof/>
                <w:webHidden/>
              </w:rPr>
              <w:fldChar w:fldCharType="begin"/>
            </w:r>
            <w:r w:rsidR="00B50C35">
              <w:rPr>
                <w:noProof/>
                <w:webHidden/>
              </w:rPr>
              <w:instrText xml:space="preserve"> PAGEREF _Toc437373274 \h </w:instrText>
            </w:r>
            <w:r w:rsidR="00B50C35">
              <w:rPr>
                <w:noProof/>
                <w:webHidden/>
              </w:rPr>
            </w:r>
            <w:r w:rsidR="00B50C35">
              <w:rPr>
                <w:noProof/>
                <w:webHidden/>
              </w:rPr>
              <w:fldChar w:fldCharType="separate"/>
            </w:r>
            <w:r w:rsidR="00B50C35">
              <w:rPr>
                <w:noProof/>
                <w:webHidden/>
              </w:rPr>
              <w:t>857</w:t>
            </w:r>
            <w:r w:rsidR="00B50C35">
              <w:rPr>
                <w:noProof/>
                <w:webHidden/>
              </w:rPr>
              <w:fldChar w:fldCharType="end"/>
            </w:r>
          </w:hyperlink>
        </w:p>
        <w:p w14:paraId="6B10B0F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5" w:history="1">
            <w:r w:rsidR="00B50C35" w:rsidRPr="00EB658F">
              <w:rPr>
                <w:rStyle w:val="Hyperlink"/>
                <w:noProof/>
              </w:rPr>
              <w:t>August 28 / Little Month 5: St. Parsouma</w:t>
            </w:r>
            <w:r w:rsidR="00B50C35">
              <w:rPr>
                <w:noProof/>
                <w:webHidden/>
              </w:rPr>
              <w:tab/>
            </w:r>
            <w:r w:rsidR="00B50C35">
              <w:rPr>
                <w:noProof/>
                <w:webHidden/>
              </w:rPr>
              <w:fldChar w:fldCharType="begin"/>
            </w:r>
            <w:r w:rsidR="00B50C35">
              <w:rPr>
                <w:noProof/>
                <w:webHidden/>
              </w:rPr>
              <w:instrText xml:space="preserve"> PAGEREF _Toc437373275 \h </w:instrText>
            </w:r>
            <w:r w:rsidR="00B50C35">
              <w:rPr>
                <w:noProof/>
                <w:webHidden/>
              </w:rPr>
            </w:r>
            <w:r w:rsidR="00B50C35">
              <w:rPr>
                <w:noProof/>
                <w:webHidden/>
              </w:rPr>
              <w:fldChar w:fldCharType="separate"/>
            </w:r>
            <w:r w:rsidR="00B50C35">
              <w:rPr>
                <w:noProof/>
                <w:webHidden/>
              </w:rPr>
              <w:t>858</w:t>
            </w:r>
            <w:r w:rsidR="00B50C35">
              <w:rPr>
                <w:noProof/>
                <w:webHidden/>
              </w:rPr>
              <w:fldChar w:fldCharType="end"/>
            </w:r>
          </w:hyperlink>
        </w:p>
        <w:p w14:paraId="022B7510" w14:textId="6817AFCA"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643" w:name="_Toc437373263"/>
      <w:r>
        <w:lastRenderedPageBreak/>
        <w:t>August 1 / Mesori 8: The Confession of St. Peter</w:t>
      </w:r>
      <w:bookmarkEnd w:id="1643"/>
    </w:p>
    <w:p w14:paraId="255AA614" w14:textId="77777777"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B50C35">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B50C35">
        <w:rPr>
          <w:noProof/>
        </w:rPr>
        <w:t>810</w:t>
      </w:r>
      <w:r w:rsidR="00237D47">
        <w:fldChar w:fldCharType="end"/>
      </w:r>
      <w:r>
        <w:t>.</w:t>
      </w:r>
    </w:p>
    <w:p w14:paraId="21A226CF" w14:textId="77777777" w:rsidR="00DD5136" w:rsidRDefault="00DD5136" w:rsidP="00DD5136">
      <w:pPr>
        <w:pStyle w:val="Heading3"/>
      </w:pPr>
      <w:bookmarkStart w:id="1644" w:name="_Toc437373264"/>
      <w:r>
        <w:t>August 5 / Mesori 12: Commemoration of Archangel Michael</w:t>
      </w:r>
      <w:bookmarkEnd w:id="1644"/>
    </w:p>
    <w:p w14:paraId="64B788FF" w14:textId="77777777" w:rsidR="00191A26" w:rsidRPr="00B637D8" w:rsidRDefault="00191A26" w:rsidP="00191A26">
      <w:pPr>
        <w:pStyle w:val="Rubric"/>
      </w:pPr>
      <w:r>
        <w:t xml:space="preserve">See </w:t>
      </w:r>
      <w:r>
        <w:fldChar w:fldCharType="begin"/>
      </w:r>
      <w:r>
        <w:instrText xml:space="preserve"> REF _Ref434561114 \h </w:instrText>
      </w:r>
      <w:r>
        <w:fldChar w:fldCharType="separate"/>
      </w:r>
      <w:r w:rsidR="00B50C35">
        <w:t>November 8 (9) / Athor 12: Archangel Michael</w:t>
      </w:r>
      <w:r>
        <w:fldChar w:fldCharType="end"/>
      </w:r>
      <w:r>
        <w:t xml:space="preserve">, page </w:t>
      </w:r>
      <w:r>
        <w:fldChar w:fldCharType="begin"/>
      </w:r>
      <w:r>
        <w:instrText xml:space="preserve"> PAGEREF _Ref434561114 \h </w:instrText>
      </w:r>
      <w:r>
        <w:fldChar w:fldCharType="separate"/>
      </w:r>
      <w:r w:rsidR="00B50C35">
        <w:rPr>
          <w:noProof/>
        </w:rPr>
        <w:t>611</w:t>
      </w:r>
      <w:r>
        <w:fldChar w:fldCharType="end"/>
      </w:r>
      <w:r>
        <w:t>.</w:t>
      </w:r>
    </w:p>
    <w:p w14:paraId="700F8882" w14:textId="77777777" w:rsidR="00495F1A" w:rsidRDefault="00980D99" w:rsidP="00495F1A">
      <w:pPr>
        <w:pStyle w:val="Heading3"/>
      </w:pPr>
      <w:bookmarkStart w:id="1645" w:name="_Toc437373265"/>
      <w:r>
        <w:t xml:space="preserve">August 6 / Mesori 13: </w:t>
      </w:r>
      <w:r w:rsidR="00495F1A">
        <w:t>The Transfiguration</w:t>
      </w:r>
      <w:bookmarkEnd w:id="1642"/>
      <w:bookmarkEnd w:id="1641"/>
      <w:bookmarkEnd w:id="1640"/>
      <w:bookmarkEnd w:id="1645"/>
    </w:p>
    <w:p w14:paraId="1EF4D652" w14:textId="77777777" w:rsidR="00980D99" w:rsidRDefault="00980D99" w:rsidP="00980D99">
      <w:pPr>
        <w:pStyle w:val="Heading4"/>
      </w:pPr>
      <w:bookmarkStart w:id="1646" w:name="_Ref434478012"/>
      <w:r>
        <w:t>The Doxology</w:t>
      </w:r>
      <w:r w:rsidR="00E21EA3">
        <w:t xml:space="preserve"> of the Transfiguration</w:t>
      </w:r>
      <w:bookmarkEnd w:id="16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647" w:name="_Ref434476299"/>
      <w:r>
        <w:t>The Psali Adam</w:t>
      </w:r>
      <w:r w:rsidR="006C1B94">
        <w:t xml:space="preserve"> for the Transfiguration</w:t>
      </w:r>
      <w:bookmarkEnd w:id="16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lastRenderedPageBreak/>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lastRenderedPageBreak/>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648" w:name="_Ref434476316"/>
      <w:r>
        <w:t>The Psali Batos</w:t>
      </w:r>
      <w:r w:rsidR="006C1B94">
        <w:t xml:space="preserve"> for the Transfiguration</w:t>
      </w:r>
      <w:bookmarkEnd w:id="16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lastRenderedPageBreak/>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lastRenderedPageBreak/>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649" w:name="_Toc410196224"/>
      <w:bookmarkStart w:id="1650" w:name="_Toc410196466"/>
      <w:bookmarkStart w:id="1651" w:name="_Toc410196968"/>
      <w:bookmarkStart w:id="1652" w:name="_Ref435642801"/>
      <w:bookmarkStart w:id="1653" w:name="_Ref435642808"/>
      <w:bookmarkStart w:id="1654" w:name="_Toc437373266"/>
      <w:r>
        <w:t xml:space="preserve">August 9 / Mesori 16: </w:t>
      </w:r>
      <w:r w:rsidR="00495F1A">
        <w:t>The Assumption of the Virgin</w:t>
      </w:r>
      <w:bookmarkEnd w:id="1649"/>
      <w:bookmarkEnd w:id="1650"/>
      <w:bookmarkEnd w:id="1651"/>
      <w:bookmarkEnd w:id="1652"/>
      <w:bookmarkEnd w:id="1653"/>
      <w:bookmarkEnd w:id="1654"/>
    </w:p>
    <w:p w14:paraId="134619E6" w14:textId="040EC093"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4D26BE2A" w14:textId="4FF0A956" w:rsidR="007E24F9" w:rsidRDefault="007E24F9" w:rsidP="007E24F9">
      <w:pPr>
        <w:pStyle w:val="Heading4"/>
      </w:pPr>
      <w:bookmarkStart w:id="1655" w:name="_Ref435642763"/>
      <w:r>
        <w:t xml:space="preserve">The Psali </w:t>
      </w:r>
      <w:commentRangeStart w:id="1656"/>
      <w:r>
        <w:t xml:space="preserve">Adam </w:t>
      </w:r>
      <w:commentRangeEnd w:id="1656"/>
      <w:r>
        <w:rPr>
          <w:rStyle w:val="CommentReference"/>
          <w:rFonts w:eastAsiaTheme="minorHAnsi" w:cstheme="minorBidi"/>
          <w:b w:val="0"/>
          <w:bCs w:val="0"/>
          <w:iCs w:val="0"/>
          <w:color w:val="auto"/>
        </w:rPr>
        <w:commentReference w:id="1656"/>
      </w:r>
      <w:r>
        <w:t>for the Virgin</w:t>
      </w:r>
      <w:bookmarkEnd w:id="16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lastRenderedPageBreak/>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657"/>
            <w:r>
              <w:t>With divine hands.”</w:t>
            </w:r>
            <w:commentRangeEnd w:id="1657"/>
            <w:r>
              <w:rPr>
                <w:rStyle w:val="CommentReference"/>
                <w:rFonts w:ascii="Times New Roman" w:eastAsiaTheme="minorHAnsi" w:hAnsi="Times New Roman" w:cstheme="minorBidi"/>
                <w:color w:val="auto"/>
              </w:rPr>
              <w:commentReference w:id="1657"/>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lastRenderedPageBreak/>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658" w:name="_Ref435734818"/>
      <w:r>
        <w:t>The Psali Batos for the Virgin</w:t>
      </w:r>
      <w:bookmarkEnd w:id="165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539"/>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lastRenderedPageBreak/>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659"/>
            <w:r>
              <w:t>forever</w:t>
            </w:r>
            <w:commentRangeEnd w:id="1659"/>
            <w:r>
              <w:rPr>
                <w:rStyle w:val="CommentReference"/>
                <w:rFonts w:ascii="Times New Roman" w:eastAsiaTheme="minorHAnsi" w:hAnsi="Times New Roman" w:cstheme="minorBidi"/>
                <w:color w:val="auto"/>
              </w:rPr>
              <w:commentReference w:id="1659"/>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660"/>
            <w:r>
              <w:t>In the unshakable places.</w:t>
            </w:r>
            <w:commentRangeEnd w:id="1660"/>
            <w:r>
              <w:rPr>
                <w:rStyle w:val="CommentReference"/>
                <w:rFonts w:ascii="Times New Roman" w:eastAsiaTheme="minorHAnsi" w:hAnsi="Times New Roman" w:cstheme="minorBidi"/>
                <w:color w:val="auto"/>
              </w:rPr>
              <w:commentReference w:id="1660"/>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661"/>
            <w:r>
              <w:t>Your name adorns our works.</w:t>
            </w:r>
            <w:commentRangeEnd w:id="1661"/>
            <w:r>
              <w:rPr>
                <w:rStyle w:val="CommentReference"/>
                <w:rFonts w:ascii="Times New Roman" w:eastAsiaTheme="minorHAnsi" w:hAnsi="Times New Roman" w:cstheme="minorBidi"/>
                <w:color w:val="auto"/>
              </w:rPr>
              <w:commentReference w:id="1661"/>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662"/>
            <w:r>
              <w:t xml:space="preserve">Interceding </w:t>
            </w:r>
            <w:commentRangeEnd w:id="1662"/>
            <w:r>
              <w:rPr>
                <w:rStyle w:val="CommentReference"/>
                <w:rFonts w:ascii="Times New Roman" w:eastAsiaTheme="minorHAnsi" w:hAnsi="Times New Roman" w:cstheme="minorBidi"/>
                <w:color w:val="auto"/>
              </w:rPr>
              <w:commentReference w:id="1662"/>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lastRenderedPageBreak/>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663" w:name="_Toc437373267"/>
      <w:r>
        <w:t>August 12 / Mesori 19: Translocation of the Relics of St. Macarius the Great</w:t>
      </w:r>
      <w:bookmarkEnd w:id="1663"/>
    </w:p>
    <w:p w14:paraId="0744AB3C" w14:textId="77777777"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B50C35">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B50C35">
        <w:rPr>
          <w:noProof/>
        </w:rPr>
        <w:t>754</w:t>
      </w:r>
      <w:r w:rsidR="00237D47">
        <w:fldChar w:fldCharType="end"/>
      </w:r>
      <w:r w:rsidR="00237D47">
        <w:t>.</w:t>
      </w:r>
    </w:p>
    <w:p w14:paraId="7069CDB9" w14:textId="77777777" w:rsidR="005329C1" w:rsidRDefault="005329C1" w:rsidP="005329C1">
      <w:pPr>
        <w:pStyle w:val="Heading3"/>
      </w:pPr>
      <w:bookmarkStart w:id="1664" w:name="_Toc437373268"/>
      <w:r>
        <w:t>August 14 / Mesori 21: Commemoration of the Theotokos</w:t>
      </w:r>
      <w:bookmarkEnd w:id="1664"/>
    </w:p>
    <w:p w14:paraId="26062380" w14:textId="44FE752F"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B50C35">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B50C35">
        <w:rPr>
          <w:noProof/>
        </w:rPr>
        <w:t>846</w:t>
      </w:r>
      <w:r w:rsidR="007E24F9">
        <w:fldChar w:fldCharType="end"/>
      </w:r>
      <w:r w:rsidR="007E24F9">
        <w:t>.</w:t>
      </w:r>
    </w:p>
    <w:p w14:paraId="548CB18D" w14:textId="77777777" w:rsidR="009F60F1" w:rsidRDefault="009F60F1" w:rsidP="009F60F1">
      <w:pPr>
        <w:pStyle w:val="Heading3"/>
      </w:pPr>
      <w:bookmarkStart w:id="1665" w:name="_Ref434563030"/>
      <w:bookmarkStart w:id="1666" w:name="_Toc437373269"/>
      <w:r>
        <w:t>August 17 / Mesori 24: Departure of St. Takle Haymanot</w:t>
      </w:r>
      <w:bookmarkEnd w:id="1665"/>
      <w:bookmarkEnd w:id="1666"/>
    </w:p>
    <w:p w14:paraId="34845613" w14:textId="77777777" w:rsidR="009F60F1" w:rsidRDefault="009F60F1" w:rsidP="009F60F1">
      <w:pPr>
        <w:pStyle w:val="Heading4"/>
      </w:pPr>
      <w:bookmarkStart w:id="1667" w:name="_Ref434492302"/>
      <w:r>
        <w:t>The Doxology</w:t>
      </w:r>
      <w:r w:rsidR="00B82753">
        <w:t xml:space="preserve"> for St. Takle Haymanot</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lastRenderedPageBreak/>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668" w:name="_Toc437373270"/>
      <w:r>
        <w:lastRenderedPageBreak/>
        <w:t>August 21 / Mesori 28: The Patriarchs: Abraham, Isaac, and Jacob</w:t>
      </w:r>
      <w:bookmarkEnd w:id="1668"/>
    </w:p>
    <w:p w14:paraId="1D063B19" w14:textId="77777777" w:rsidR="00431ABD" w:rsidRDefault="00431ABD" w:rsidP="00431ABD">
      <w:pPr>
        <w:pStyle w:val="Heading4"/>
      </w:pPr>
      <w:bookmarkStart w:id="1669" w:name="_Ref434492413"/>
      <w:r>
        <w:t>The Doxology</w:t>
      </w:r>
      <w:r w:rsidR="00B82753">
        <w:t xml:space="preserve"> for the Patriarchs: Abraham, Isaac, and Jacob</w:t>
      </w:r>
      <w:bookmarkEnd w:id="16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670" w:name="_Toc437373271"/>
      <w:r>
        <w:lastRenderedPageBreak/>
        <w:t>August 22 / Mesori 29: Commemoration of the Annunciation, Nativity, and Resurrection on the 29</w:t>
      </w:r>
      <w:r w:rsidRPr="00C0205C">
        <w:rPr>
          <w:vertAlign w:val="superscript"/>
        </w:rPr>
        <w:t>th</w:t>
      </w:r>
      <w:r>
        <w:t xml:space="preserve"> of Every Month</w:t>
      </w:r>
      <w:bookmarkEnd w:id="1670"/>
    </w:p>
    <w:p w14:paraId="19306DA7" w14:textId="77777777" w:rsidR="007D439A" w:rsidRPr="00B52D77" w:rsidRDefault="007D439A" w:rsidP="007D439A">
      <w:pPr>
        <w:pStyle w:val="Rubric"/>
      </w:pPr>
      <w:r>
        <w:t xml:space="preserve">See </w:t>
      </w:r>
      <w:r>
        <w:fldChar w:fldCharType="begin"/>
      </w:r>
      <w:r>
        <w:instrText xml:space="preserve"> REF _Ref435003974 \h </w:instrText>
      </w:r>
      <w:r>
        <w:fldChar w:fldCharType="separate"/>
      </w:r>
      <w:r w:rsidR="00B50C35">
        <w:t>September 26 (27) / Tho-out 29: Commemoration of the Annunciation, Nativity, and Resurrection on the 29</w:t>
      </w:r>
      <w:r w:rsidR="00B50C35" w:rsidRPr="00C0205C">
        <w:rPr>
          <w:vertAlign w:val="superscript"/>
        </w:rPr>
        <w:t>th</w:t>
      </w:r>
      <w:r w:rsidR="00B50C35">
        <w:t xml:space="preserve"> of Every Month</w:t>
      </w:r>
      <w:r>
        <w:fldChar w:fldCharType="end"/>
      </w:r>
      <w:r>
        <w:t xml:space="preserve">, page </w:t>
      </w:r>
      <w:r>
        <w:fldChar w:fldCharType="begin"/>
      </w:r>
      <w:r>
        <w:instrText xml:space="preserve"> PAGEREF _Ref435003974 \h </w:instrText>
      </w:r>
      <w:r>
        <w:fldChar w:fldCharType="separate"/>
      </w:r>
      <w:r w:rsidR="00B50C35">
        <w:rPr>
          <w:noProof/>
        </w:rPr>
        <w:t>590</w:t>
      </w:r>
      <w:r>
        <w:fldChar w:fldCharType="end"/>
      </w:r>
      <w:r>
        <w:t>.</w:t>
      </w:r>
    </w:p>
    <w:p w14:paraId="71EB5850" w14:textId="77777777" w:rsidR="0070722E" w:rsidRDefault="0070722E" w:rsidP="0070722E">
      <w:pPr>
        <w:pStyle w:val="Heading3"/>
      </w:pPr>
      <w:bookmarkStart w:id="1671" w:name="_Toc437373272"/>
      <w:r>
        <w:t xml:space="preserve">August 22 / Mesori 29: </w:t>
      </w:r>
      <w:r w:rsidR="007D439A">
        <w:t xml:space="preserve">Also the </w:t>
      </w:r>
      <w:r>
        <w:t>Translocation of the Relics of St. John the Short to Scetis</w:t>
      </w:r>
      <w:bookmarkEnd w:id="1671"/>
    </w:p>
    <w:p w14:paraId="6CA7DB30" w14:textId="77777777"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B50C35">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B50C35">
        <w:rPr>
          <w:noProof/>
        </w:rPr>
        <w:t>603</w:t>
      </w:r>
      <w:r w:rsidR="00237D47">
        <w:fldChar w:fldCharType="end"/>
      </w:r>
      <w:r>
        <w:t>.</w:t>
      </w:r>
    </w:p>
    <w:p w14:paraId="7E90B074" w14:textId="77777777" w:rsidR="00D46726" w:rsidRDefault="00D46726" w:rsidP="00D46726">
      <w:pPr>
        <w:pStyle w:val="Heading3"/>
      </w:pPr>
      <w:bookmarkStart w:id="1672" w:name="_Toc437373273"/>
      <w:r>
        <w:t>August 25 / Little Month 2: Departure of St. Titus the Apostle</w:t>
      </w:r>
      <w:bookmarkEnd w:id="1672"/>
    </w:p>
    <w:p w14:paraId="0FCE4143" w14:textId="77777777" w:rsidR="00191A26" w:rsidRDefault="00191A26" w:rsidP="00191A26">
      <w:pPr>
        <w:pStyle w:val="Rubric"/>
      </w:pPr>
      <w:r>
        <w:t xml:space="preserve">See </w:t>
      </w:r>
      <w:r>
        <w:fldChar w:fldCharType="begin"/>
      </w:r>
      <w:r>
        <w:instrText xml:space="preserve"> REF _Ref434488644 \h </w:instrText>
      </w:r>
      <w:r>
        <w:fldChar w:fldCharType="separate"/>
      </w:r>
      <w:r w:rsidR="00B50C35">
        <w:t>A Doxology for the Apostles</w:t>
      </w:r>
      <w:r>
        <w:fldChar w:fldCharType="end"/>
      </w:r>
      <w:r>
        <w:t xml:space="preserve">, on pages </w:t>
      </w:r>
      <w:r>
        <w:fldChar w:fldCharType="begin"/>
      </w:r>
      <w:r>
        <w:instrText xml:space="preserve"> PAGEREF _Ref434488644 \h </w:instrText>
      </w:r>
      <w:r>
        <w:fldChar w:fldCharType="separate"/>
      </w:r>
      <w:r w:rsidR="00B50C35">
        <w:rPr>
          <w:noProof/>
        </w:rPr>
        <w:t>543</w:t>
      </w:r>
      <w:r>
        <w:fldChar w:fldCharType="end"/>
      </w:r>
      <w:r>
        <w:t xml:space="preserve">, </w:t>
      </w:r>
      <w:r>
        <w:fldChar w:fldCharType="begin"/>
      </w:r>
      <w:r>
        <w:instrText xml:space="preserve"> PAGEREF _Ref434488657 \h </w:instrText>
      </w:r>
      <w:r>
        <w:fldChar w:fldCharType="separate"/>
      </w:r>
      <w:r w:rsidR="00B50C35">
        <w:rPr>
          <w:noProof/>
        </w:rPr>
        <w:t>543</w:t>
      </w:r>
      <w:r>
        <w:fldChar w:fldCharType="end"/>
      </w:r>
      <w:r>
        <w:t xml:space="preserve">, or </w:t>
      </w:r>
      <w:r>
        <w:fldChar w:fldCharType="begin"/>
      </w:r>
      <w:r>
        <w:instrText xml:space="preserve"> PAGEREF _Ref434488992 \h </w:instrText>
      </w:r>
      <w:r>
        <w:fldChar w:fldCharType="separate"/>
      </w:r>
      <w:r w:rsidR="00B50C35">
        <w:rPr>
          <w:noProof/>
        </w:rPr>
        <w:t>545</w:t>
      </w:r>
      <w:r>
        <w:fldChar w:fldCharType="end"/>
      </w:r>
      <w:r>
        <w:t>.</w:t>
      </w:r>
    </w:p>
    <w:p w14:paraId="76AA6933" w14:textId="77777777" w:rsidR="00C30039" w:rsidRDefault="00C30039" w:rsidP="00C30039">
      <w:pPr>
        <w:pStyle w:val="Heading3"/>
      </w:pPr>
      <w:bookmarkStart w:id="1673" w:name="_Toc437373274"/>
      <w:r>
        <w:t>August 26 / Little Month 3: Archangel Raphael</w:t>
      </w:r>
      <w:bookmarkEnd w:id="1673"/>
    </w:p>
    <w:p w14:paraId="0292BCC5" w14:textId="77777777" w:rsidR="00C30039" w:rsidRDefault="00C30039" w:rsidP="00C30039">
      <w:pPr>
        <w:pStyle w:val="Heading4"/>
      </w:pPr>
      <w:bookmarkStart w:id="1674" w:name="_Ref434488208"/>
      <w:r>
        <w:t>The Doxology</w:t>
      </w:r>
      <w:r w:rsidR="00B46E6E">
        <w:t xml:space="preserve"> for Archangel Raphael</w:t>
      </w:r>
      <w:bookmarkEnd w:id="16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lastRenderedPageBreak/>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675" w:name="_Toc437373275"/>
      <w:r>
        <w:t>August 28 / Little Month 5</w:t>
      </w:r>
      <w:r w:rsidR="00980D99">
        <w:t>: St. Parsouma</w:t>
      </w:r>
      <w:bookmarkEnd w:id="1675"/>
    </w:p>
    <w:p w14:paraId="32F5CFB7" w14:textId="77777777" w:rsidR="00980D99" w:rsidRDefault="00980D99" w:rsidP="00980D99">
      <w:pPr>
        <w:pStyle w:val="Heading4"/>
      </w:pPr>
      <w:bookmarkStart w:id="1676" w:name="_Ref434491294"/>
      <w:r>
        <w:t>The Doxology</w:t>
      </w:r>
      <w:r w:rsidR="00810F04">
        <w:t xml:space="preserve"> for St. Parsouma</w:t>
      </w:r>
      <w:bookmarkEnd w:id="16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lastRenderedPageBreak/>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540"/>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680"/>
            <w:r>
              <w:t xml:space="preserve">ⲙ̀Ⲡⲭ̄ⲥ̄ </w:t>
            </w:r>
            <w:commentRangeEnd w:id="1680"/>
            <w:r>
              <w:rPr>
                <w:rStyle w:val="CommentReference"/>
                <w:rFonts w:ascii="Times New Roman" w:hAnsi="Times New Roman" w:cstheme="minorBidi"/>
                <w:noProof w:val="0"/>
              </w:rPr>
              <w:commentReference w:id="1680"/>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681"/>
            <w:r>
              <w:t xml:space="preserve">ⲡⲉⲛⲥⲱⲧⲏⲣ </w:t>
            </w:r>
            <w:commentRangeEnd w:id="1681"/>
            <w:r>
              <w:rPr>
                <w:rStyle w:val="CommentReference"/>
                <w:rFonts w:ascii="Times New Roman" w:hAnsi="Times New Roman" w:cstheme="minorBidi"/>
                <w:noProof w:val="0"/>
              </w:rPr>
              <w:commentReference w:id="1681"/>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682" w:name="_Toc410196226"/>
      <w:bookmarkStart w:id="1683" w:name="_Toc410196468"/>
      <w:bookmarkStart w:id="1684" w:name="_Toc410196970"/>
      <w:bookmarkStart w:id="1685" w:name="_Toc437373028"/>
      <w:bookmarkStart w:id="1686" w:name="Pascal"/>
      <w:bookmarkEnd w:id="1639"/>
      <w:r>
        <w:lastRenderedPageBreak/>
        <w:t>The Pascal Cycle</w:t>
      </w:r>
      <w:bookmarkEnd w:id="1682"/>
      <w:bookmarkEnd w:id="1683"/>
      <w:bookmarkEnd w:id="1684"/>
      <w:bookmarkEnd w:id="1685"/>
    </w:p>
    <w:bookmarkStart w:id="1687" w:name="_Toc410196227" w:displacedByCustomXml="next"/>
    <w:bookmarkStart w:id="1688" w:name="_Toc410196469" w:displacedByCustomXml="next"/>
    <w:bookmarkStart w:id="1689" w:name="_Toc410196971" w:displacedByCustomXml="next"/>
    <w:sdt>
      <w:sdtPr>
        <w:id w:val="-124935015"/>
        <w:docPartObj>
          <w:docPartGallery w:val="Table of Contents"/>
          <w:docPartUnique/>
        </w:docPartObj>
      </w:sdtPr>
      <w:sdtEndPr>
        <w:rPr>
          <w:b/>
          <w:bCs/>
          <w:noProof/>
        </w:rPr>
      </w:sdtEndPr>
      <w:sdtContent>
        <w:p w14:paraId="2AD22ED9" w14:textId="77777777" w:rsidR="00B50C35" w:rsidRDefault="009E261C">
          <w:pPr>
            <w:pStyle w:val="TOC3"/>
            <w:tabs>
              <w:tab w:val="right" w:leader="dot" w:pos="8846"/>
            </w:tabs>
            <w:rPr>
              <w:rFonts w:asciiTheme="minorHAnsi" w:eastAsiaTheme="minorEastAsia" w:hAnsiTheme="minorHAnsi"/>
              <w:noProof/>
              <w:szCs w:val="24"/>
              <w:lang w:val="en-US"/>
            </w:rPr>
          </w:pPr>
          <w:r>
            <w:rPr>
              <w:noProof/>
            </w:rPr>
            <w:fldChar w:fldCharType="begin"/>
          </w:r>
          <w:r>
            <w:rPr>
              <w:noProof/>
            </w:rPr>
            <w:instrText xml:space="preserve"> TOC \o "3-3" \h \z \u \b Pascal</w:instrText>
          </w:r>
          <w:r>
            <w:rPr>
              <w:noProof/>
            </w:rPr>
            <w:fldChar w:fldCharType="separate"/>
          </w:r>
          <w:hyperlink w:anchor="_Toc437373276" w:history="1">
            <w:r w:rsidR="00B50C35" w:rsidRPr="001A2474">
              <w:rPr>
                <w:rStyle w:val="Hyperlink"/>
                <w:noProof/>
              </w:rPr>
              <w:t>Jonah’s Fast</w:t>
            </w:r>
            <w:r w:rsidR="00B50C35">
              <w:rPr>
                <w:noProof/>
                <w:webHidden/>
              </w:rPr>
              <w:tab/>
            </w:r>
            <w:r w:rsidR="00B50C35">
              <w:rPr>
                <w:noProof/>
                <w:webHidden/>
              </w:rPr>
              <w:fldChar w:fldCharType="begin"/>
            </w:r>
            <w:r w:rsidR="00B50C35">
              <w:rPr>
                <w:noProof/>
                <w:webHidden/>
              </w:rPr>
              <w:instrText xml:space="preserve"> PAGEREF _Toc437373276 \h </w:instrText>
            </w:r>
            <w:r w:rsidR="00B50C35">
              <w:rPr>
                <w:noProof/>
                <w:webHidden/>
              </w:rPr>
            </w:r>
            <w:r w:rsidR="00B50C35">
              <w:rPr>
                <w:noProof/>
                <w:webHidden/>
              </w:rPr>
              <w:fldChar w:fldCharType="separate"/>
            </w:r>
            <w:r w:rsidR="00B50C35">
              <w:rPr>
                <w:noProof/>
                <w:webHidden/>
              </w:rPr>
              <w:t>861</w:t>
            </w:r>
            <w:r w:rsidR="00B50C35">
              <w:rPr>
                <w:noProof/>
                <w:webHidden/>
              </w:rPr>
              <w:fldChar w:fldCharType="end"/>
            </w:r>
          </w:hyperlink>
        </w:p>
        <w:p w14:paraId="5C5BFDF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7" w:history="1">
            <w:r w:rsidR="00B50C35" w:rsidRPr="001A2474">
              <w:rPr>
                <w:rStyle w:val="Hyperlink"/>
                <w:noProof/>
              </w:rPr>
              <w:t>Jonah’s Feast</w:t>
            </w:r>
            <w:r w:rsidR="00B50C35">
              <w:rPr>
                <w:noProof/>
                <w:webHidden/>
              </w:rPr>
              <w:tab/>
            </w:r>
            <w:r w:rsidR="00B50C35">
              <w:rPr>
                <w:noProof/>
                <w:webHidden/>
              </w:rPr>
              <w:fldChar w:fldCharType="begin"/>
            </w:r>
            <w:r w:rsidR="00B50C35">
              <w:rPr>
                <w:noProof/>
                <w:webHidden/>
              </w:rPr>
              <w:instrText xml:space="preserve"> PAGEREF _Toc437373277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502AE35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8" w:history="1">
            <w:r w:rsidR="00B50C35" w:rsidRPr="001A2474">
              <w:rPr>
                <w:rStyle w:val="Hyperlink"/>
                <w:noProof/>
              </w:rPr>
              <w:t>Great Lent</w:t>
            </w:r>
            <w:r w:rsidR="00B50C35">
              <w:rPr>
                <w:noProof/>
                <w:webHidden/>
              </w:rPr>
              <w:tab/>
            </w:r>
            <w:r w:rsidR="00B50C35">
              <w:rPr>
                <w:noProof/>
                <w:webHidden/>
              </w:rPr>
              <w:fldChar w:fldCharType="begin"/>
            </w:r>
            <w:r w:rsidR="00B50C35">
              <w:rPr>
                <w:noProof/>
                <w:webHidden/>
              </w:rPr>
              <w:instrText xml:space="preserve"> PAGEREF _Toc437373278 \h </w:instrText>
            </w:r>
            <w:r w:rsidR="00B50C35">
              <w:rPr>
                <w:noProof/>
                <w:webHidden/>
              </w:rPr>
            </w:r>
            <w:r w:rsidR="00B50C35">
              <w:rPr>
                <w:noProof/>
                <w:webHidden/>
              </w:rPr>
              <w:fldChar w:fldCharType="separate"/>
            </w:r>
            <w:r w:rsidR="00B50C35">
              <w:rPr>
                <w:noProof/>
                <w:webHidden/>
              </w:rPr>
              <w:t>862</w:t>
            </w:r>
            <w:r w:rsidR="00B50C35">
              <w:rPr>
                <w:noProof/>
                <w:webHidden/>
              </w:rPr>
              <w:fldChar w:fldCharType="end"/>
            </w:r>
          </w:hyperlink>
        </w:p>
        <w:p w14:paraId="18606F0D"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79" w:history="1">
            <w:r w:rsidR="00B50C35" w:rsidRPr="001A2474">
              <w:rPr>
                <w:rStyle w:val="Hyperlink"/>
                <w:noProof/>
              </w:rPr>
              <w:t>Lazarus Saturday</w:t>
            </w:r>
            <w:r w:rsidR="00B50C35">
              <w:rPr>
                <w:noProof/>
                <w:webHidden/>
              </w:rPr>
              <w:tab/>
            </w:r>
            <w:r w:rsidR="00B50C35">
              <w:rPr>
                <w:noProof/>
                <w:webHidden/>
              </w:rPr>
              <w:fldChar w:fldCharType="begin"/>
            </w:r>
            <w:r w:rsidR="00B50C35">
              <w:rPr>
                <w:noProof/>
                <w:webHidden/>
              </w:rPr>
              <w:instrText xml:space="preserve"> PAGEREF _Toc437373279 \h </w:instrText>
            </w:r>
            <w:r w:rsidR="00B50C35">
              <w:rPr>
                <w:noProof/>
                <w:webHidden/>
              </w:rPr>
            </w:r>
            <w:r w:rsidR="00B50C35">
              <w:rPr>
                <w:noProof/>
                <w:webHidden/>
              </w:rPr>
              <w:fldChar w:fldCharType="separate"/>
            </w:r>
            <w:r w:rsidR="00B50C35">
              <w:rPr>
                <w:noProof/>
                <w:webHidden/>
              </w:rPr>
              <w:t>883</w:t>
            </w:r>
            <w:r w:rsidR="00B50C35">
              <w:rPr>
                <w:noProof/>
                <w:webHidden/>
              </w:rPr>
              <w:fldChar w:fldCharType="end"/>
            </w:r>
          </w:hyperlink>
        </w:p>
        <w:p w14:paraId="46911585"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80" w:history="1">
            <w:r w:rsidR="00B50C35" w:rsidRPr="001A2474">
              <w:rPr>
                <w:rStyle w:val="Hyperlink"/>
                <w:noProof/>
              </w:rPr>
              <w:t>Palm Sunday</w:t>
            </w:r>
            <w:r w:rsidR="00B50C35">
              <w:rPr>
                <w:noProof/>
                <w:webHidden/>
              </w:rPr>
              <w:tab/>
            </w:r>
            <w:r w:rsidR="00B50C35">
              <w:rPr>
                <w:noProof/>
                <w:webHidden/>
              </w:rPr>
              <w:fldChar w:fldCharType="begin"/>
            </w:r>
            <w:r w:rsidR="00B50C35">
              <w:rPr>
                <w:noProof/>
                <w:webHidden/>
              </w:rPr>
              <w:instrText xml:space="preserve"> PAGEREF _Toc437373280 \h </w:instrText>
            </w:r>
            <w:r w:rsidR="00B50C35">
              <w:rPr>
                <w:noProof/>
                <w:webHidden/>
              </w:rPr>
            </w:r>
            <w:r w:rsidR="00B50C35">
              <w:rPr>
                <w:noProof/>
                <w:webHidden/>
              </w:rPr>
              <w:fldChar w:fldCharType="separate"/>
            </w:r>
            <w:r w:rsidR="00B50C35">
              <w:rPr>
                <w:noProof/>
                <w:webHidden/>
              </w:rPr>
              <w:t>888</w:t>
            </w:r>
            <w:r w:rsidR="00B50C35">
              <w:rPr>
                <w:noProof/>
                <w:webHidden/>
              </w:rPr>
              <w:fldChar w:fldCharType="end"/>
            </w:r>
          </w:hyperlink>
        </w:p>
        <w:p w14:paraId="46F37A5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81" w:history="1">
            <w:r w:rsidR="00B50C35" w:rsidRPr="001A2474">
              <w:rPr>
                <w:rStyle w:val="Hyperlink"/>
                <w:noProof/>
              </w:rPr>
              <w:t>Joyous Saturday</w:t>
            </w:r>
            <w:r w:rsidR="00B50C35">
              <w:rPr>
                <w:noProof/>
                <w:webHidden/>
              </w:rPr>
              <w:tab/>
            </w:r>
            <w:r w:rsidR="00B50C35">
              <w:rPr>
                <w:noProof/>
                <w:webHidden/>
              </w:rPr>
              <w:fldChar w:fldCharType="begin"/>
            </w:r>
            <w:r w:rsidR="00B50C35">
              <w:rPr>
                <w:noProof/>
                <w:webHidden/>
              </w:rPr>
              <w:instrText xml:space="preserve"> PAGEREF _Toc437373281 \h </w:instrText>
            </w:r>
            <w:r w:rsidR="00B50C35">
              <w:rPr>
                <w:noProof/>
                <w:webHidden/>
              </w:rPr>
            </w:r>
            <w:r w:rsidR="00B50C35">
              <w:rPr>
                <w:noProof/>
                <w:webHidden/>
              </w:rPr>
              <w:fldChar w:fldCharType="separate"/>
            </w:r>
            <w:r w:rsidR="00B50C35">
              <w:rPr>
                <w:noProof/>
                <w:webHidden/>
              </w:rPr>
              <w:t>897</w:t>
            </w:r>
            <w:r w:rsidR="00B50C35">
              <w:rPr>
                <w:noProof/>
                <w:webHidden/>
              </w:rPr>
              <w:fldChar w:fldCharType="end"/>
            </w:r>
          </w:hyperlink>
        </w:p>
        <w:p w14:paraId="05A83797"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82" w:history="1">
            <w:r w:rsidR="00B50C35" w:rsidRPr="001A2474">
              <w:rPr>
                <w:rStyle w:val="Hyperlink"/>
                <w:noProof/>
              </w:rPr>
              <w:t>Resurrection Sunday</w:t>
            </w:r>
            <w:r w:rsidR="00B50C35">
              <w:rPr>
                <w:noProof/>
                <w:webHidden/>
              </w:rPr>
              <w:tab/>
            </w:r>
            <w:r w:rsidR="00B50C35">
              <w:rPr>
                <w:noProof/>
                <w:webHidden/>
              </w:rPr>
              <w:fldChar w:fldCharType="begin"/>
            </w:r>
            <w:r w:rsidR="00B50C35">
              <w:rPr>
                <w:noProof/>
                <w:webHidden/>
              </w:rPr>
              <w:instrText xml:space="preserve"> PAGEREF _Toc437373282 \h </w:instrText>
            </w:r>
            <w:r w:rsidR="00B50C35">
              <w:rPr>
                <w:noProof/>
                <w:webHidden/>
              </w:rPr>
            </w:r>
            <w:r w:rsidR="00B50C35">
              <w:rPr>
                <w:noProof/>
                <w:webHidden/>
              </w:rPr>
              <w:fldChar w:fldCharType="separate"/>
            </w:r>
            <w:r w:rsidR="00B50C35">
              <w:rPr>
                <w:noProof/>
                <w:webHidden/>
              </w:rPr>
              <w:t>905</w:t>
            </w:r>
            <w:r w:rsidR="00B50C35">
              <w:rPr>
                <w:noProof/>
                <w:webHidden/>
              </w:rPr>
              <w:fldChar w:fldCharType="end"/>
            </w:r>
          </w:hyperlink>
        </w:p>
        <w:p w14:paraId="21695E3E"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83" w:history="1">
            <w:r w:rsidR="00B50C35" w:rsidRPr="001A2474">
              <w:rPr>
                <w:rStyle w:val="Hyperlink"/>
                <w:noProof/>
              </w:rPr>
              <w:t>Thomas Sunday</w:t>
            </w:r>
            <w:r w:rsidR="00B50C35">
              <w:rPr>
                <w:noProof/>
                <w:webHidden/>
              </w:rPr>
              <w:tab/>
            </w:r>
            <w:r w:rsidR="00B50C35">
              <w:rPr>
                <w:noProof/>
                <w:webHidden/>
              </w:rPr>
              <w:fldChar w:fldCharType="begin"/>
            </w:r>
            <w:r w:rsidR="00B50C35">
              <w:rPr>
                <w:noProof/>
                <w:webHidden/>
              </w:rPr>
              <w:instrText xml:space="preserve"> PAGEREF _Toc437373283 \h </w:instrText>
            </w:r>
            <w:r w:rsidR="00B50C35">
              <w:rPr>
                <w:noProof/>
                <w:webHidden/>
              </w:rPr>
            </w:r>
            <w:r w:rsidR="00B50C35">
              <w:rPr>
                <w:noProof/>
                <w:webHidden/>
              </w:rPr>
              <w:fldChar w:fldCharType="separate"/>
            </w:r>
            <w:r w:rsidR="00B50C35">
              <w:rPr>
                <w:noProof/>
                <w:webHidden/>
              </w:rPr>
              <w:t>916</w:t>
            </w:r>
            <w:r w:rsidR="00B50C35">
              <w:rPr>
                <w:noProof/>
                <w:webHidden/>
              </w:rPr>
              <w:fldChar w:fldCharType="end"/>
            </w:r>
          </w:hyperlink>
        </w:p>
        <w:p w14:paraId="625147D0"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84" w:history="1">
            <w:r w:rsidR="00B50C35" w:rsidRPr="001A2474">
              <w:rPr>
                <w:rStyle w:val="Hyperlink"/>
                <w:noProof/>
              </w:rPr>
              <w:t>Ascension</w:t>
            </w:r>
            <w:r w:rsidR="00B50C35">
              <w:rPr>
                <w:noProof/>
                <w:webHidden/>
              </w:rPr>
              <w:tab/>
            </w:r>
            <w:r w:rsidR="00B50C35">
              <w:rPr>
                <w:noProof/>
                <w:webHidden/>
              </w:rPr>
              <w:fldChar w:fldCharType="begin"/>
            </w:r>
            <w:r w:rsidR="00B50C35">
              <w:rPr>
                <w:noProof/>
                <w:webHidden/>
              </w:rPr>
              <w:instrText xml:space="preserve"> PAGEREF _Toc437373284 \h </w:instrText>
            </w:r>
            <w:r w:rsidR="00B50C35">
              <w:rPr>
                <w:noProof/>
                <w:webHidden/>
              </w:rPr>
            </w:r>
            <w:r w:rsidR="00B50C35">
              <w:rPr>
                <w:noProof/>
                <w:webHidden/>
              </w:rPr>
              <w:fldChar w:fldCharType="separate"/>
            </w:r>
            <w:r w:rsidR="00B50C35">
              <w:rPr>
                <w:noProof/>
                <w:webHidden/>
              </w:rPr>
              <w:t>918</w:t>
            </w:r>
            <w:r w:rsidR="00B50C35">
              <w:rPr>
                <w:noProof/>
                <w:webHidden/>
              </w:rPr>
              <w:fldChar w:fldCharType="end"/>
            </w:r>
          </w:hyperlink>
        </w:p>
        <w:p w14:paraId="633CE7DA" w14:textId="77777777" w:rsidR="00B50C35" w:rsidRDefault="0020672C">
          <w:pPr>
            <w:pStyle w:val="TOC3"/>
            <w:tabs>
              <w:tab w:val="right" w:leader="dot" w:pos="8846"/>
            </w:tabs>
            <w:rPr>
              <w:rFonts w:asciiTheme="minorHAnsi" w:eastAsiaTheme="minorEastAsia" w:hAnsiTheme="minorHAnsi"/>
              <w:noProof/>
              <w:szCs w:val="24"/>
              <w:lang w:val="en-US"/>
            </w:rPr>
          </w:pPr>
          <w:hyperlink w:anchor="_Toc437373285" w:history="1">
            <w:r w:rsidR="00B50C35" w:rsidRPr="001A2474">
              <w:rPr>
                <w:rStyle w:val="Hyperlink"/>
                <w:noProof/>
              </w:rPr>
              <w:t>Pentecost</w:t>
            </w:r>
            <w:r w:rsidR="00B50C35">
              <w:rPr>
                <w:noProof/>
                <w:webHidden/>
              </w:rPr>
              <w:tab/>
            </w:r>
            <w:r w:rsidR="00B50C35">
              <w:rPr>
                <w:noProof/>
                <w:webHidden/>
              </w:rPr>
              <w:fldChar w:fldCharType="begin"/>
            </w:r>
            <w:r w:rsidR="00B50C35">
              <w:rPr>
                <w:noProof/>
                <w:webHidden/>
              </w:rPr>
              <w:instrText xml:space="preserve"> PAGEREF _Toc437373285 \h </w:instrText>
            </w:r>
            <w:r w:rsidR="00B50C35">
              <w:rPr>
                <w:noProof/>
                <w:webHidden/>
              </w:rPr>
            </w:r>
            <w:r w:rsidR="00B50C35">
              <w:rPr>
                <w:noProof/>
                <w:webHidden/>
              </w:rPr>
              <w:fldChar w:fldCharType="separate"/>
            </w:r>
            <w:r w:rsidR="00B50C35">
              <w:rPr>
                <w:noProof/>
                <w:webHidden/>
              </w:rPr>
              <w:t>928</w:t>
            </w:r>
            <w:r w:rsidR="00B50C35">
              <w:rPr>
                <w:noProof/>
                <w:webHidden/>
              </w:rPr>
              <w:fldChar w:fldCharType="end"/>
            </w:r>
          </w:hyperlink>
        </w:p>
        <w:p w14:paraId="343F967A" w14:textId="77777777"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690" w:name="_Toc437373276"/>
      <w:r>
        <w:lastRenderedPageBreak/>
        <w:t>Jonah’s Fast</w:t>
      </w:r>
      <w:bookmarkEnd w:id="1689"/>
      <w:bookmarkEnd w:id="1688"/>
      <w:bookmarkEnd w:id="1687"/>
      <w:bookmarkEnd w:id="1690"/>
    </w:p>
    <w:p w14:paraId="7A658690" w14:textId="77777777" w:rsidR="001E5E16" w:rsidRPr="001E5E16" w:rsidRDefault="001E5E16" w:rsidP="001E5E16">
      <w:pPr>
        <w:pStyle w:val="Heading4"/>
      </w:pPr>
      <w:bookmarkStart w:id="1691" w:name="_Ref434478053"/>
      <w:r>
        <w:t>The Doxology</w:t>
      </w:r>
      <w:r w:rsidR="00E21EA3">
        <w:t xml:space="preserve"> of Jonah’s Fast</w:t>
      </w:r>
      <w:bookmarkEnd w:id="169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lastRenderedPageBreak/>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692" w:name="_Toc410196228"/>
      <w:bookmarkStart w:id="1693" w:name="_Toc410196470"/>
      <w:bookmarkStart w:id="1694" w:name="_Toc410196972"/>
      <w:bookmarkStart w:id="1695" w:name="_Toc437373277"/>
      <w:r>
        <w:t>Jonah’s Feast</w:t>
      </w:r>
      <w:bookmarkEnd w:id="1692"/>
      <w:bookmarkEnd w:id="1693"/>
      <w:bookmarkEnd w:id="1694"/>
      <w:bookmarkEnd w:id="1695"/>
    </w:p>
    <w:p w14:paraId="6EE6C439" w14:textId="77777777" w:rsidR="00495F1A" w:rsidRDefault="00495F1A" w:rsidP="00495F1A">
      <w:pPr>
        <w:pStyle w:val="Heading3"/>
      </w:pPr>
      <w:bookmarkStart w:id="1696" w:name="_Toc410196229"/>
      <w:bookmarkStart w:id="1697" w:name="_Toc410196471"/>
      <w:bookmarkStart w:id="1698" w:name="_Toc410196973"/>
      <w:bookmarkStart w:id="1699" w:name="_Toc437373278"/>
      <w:r>
        <w:t>Great Lent</w:t>
      </w:r>
      <w:bookmarkEnd w:id="1696"/>
      <w:bookmarkEnd w:id="1697"/>
      <w:bookmarkEnd w:id="1698"/>
      <w:bookmarkEnd w:id="1699"/>
    </w:p>
    <w:p w14:paraId="2602B6E5" w14:textId="77777777" w:rsidR="00EC2AEB" w:rsidRPr="001E5E16" w:rsidRDefault="00EC2AEB" w:rsidP="00EC2AEB">
      <w:pPr>
        <w:pStyle w:val="Heading4"/>
      </w:pPr>
      <w:bookmarkStart w:id="1700" w:name="_Ref434478080"/>
      <w:r>
        <w:t>The Doxology</w:t>
      </w:r>
      <w:r w:rsidR="00420CFA">
        <w:t xml:space="preserve"> for Saturday and Sunday</w:t>
      </w:r>
      <w:r w:rsidR="00E21EA3">
        <w:t xml:space="preserve"> in Great Lent</w:t>
      </w:r>
      <w:bookmarkEnd w:id="17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lastRenderedPageBreak/>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01" w:name="_Ref434478104"/>
      <w:r>
        <w:t>The Doxology</w:t>
      </w:r>
      <w:r w:rsidR="00E21EA3">
        <w:t xml:space="preserve"> for Weekdays in Great Lent</w:t>
      </w:r>
      <w:bookmarkEnd w:id="17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02"/>
            <w:r>
              <w:t>ⲛⲓⲉ̀ⲛⲉϩ</w:t>
            </w:r>
            <w:commentRangeEnd w:id="1702"/>
            <w:r>
              <w:rPr>
                <w:rStyle w:val="CommentReference"/>
                <w:rFonts w:ascii="Times New Roman" w:hAnsi="Times New Roman" w:cstheme="minorBidi"/>
                <w:noProof w:val="0"/>
              </w:rPr>
              <w:commentReference w:id="1702"/>
            </w:r>
            <w:r>
              <w:t>.</w:t>
            </w:r>
          </w:p>
        </w:tc>
      </w:tr>
    </w:tbl>
    <w:p w14:paraId="1A70F51E" w14:textId="77777777" w:rsidR="00420CFA" w:rsidRPr="001E5E16" w:rsidRDefault="00420CFA" w:rsidP="00420CFA">
      <w:pPr>
        <w:pStyle w:val="Heading4"/>
      </w:pPr>
      <w:bookmarkStart w:id="1703" w:name="_Ref434478128"/>
      <w:r>
        <w:t>A Second Doxology for Weekdays</w:t>
      </w:r>
      <w:r w:rsidR="00E21EA3">
        <w:t xml:space="preserve"> in Great Lent</w:t>
      </w:r>
      <w:bookmarkEnd w:id="17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04"/>
            <w:r>
              <w:t xml:space="preserve">He </w:t>
            </w:r>
            <w:r w:rsidR="00253DD3">
              <w:t>humiliated</w:t>
            </w:r>
          </w:p>
          <w:p w14:paraId="774AFAE4" w14:textId="77777777" w:rsidR="00420CFA" w:rsidRDefault="00420CFA" w:rsidP="00420CFA">
            <w:pPr>
              <w:pStyle w:val="EngHangEnd"/>
            </w:pPr>
            <w:r>
              <w:t>The Tempter</w:t>
            </w:r>
            <w:commentRangeEnd w:id="1704"/>
            <w:r>
              <w:rPr>
                <w:rStyle w:val="CommentReference"/>
              </w:rPr>
              <w:commentReference w:id="1704"/>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705"/>
            <w:r>
              <w:t>“Fast in watchfulness</w:t>
            </w:r>
          </w:p>
          <w:p w14:paraId="6B2FDE71" w14:textId="77777777" w:rsidR="00420CFA" w:rsidRDefault="00420CFA" w:rsidP="00420CFA">
            <w:pPr>
              <w:pStyle w:val="EngHangEnd"/>
            </w:pPr>
            <w:r>
              <w:t>By day and by night.”</w:t>
            </w:r>
            <w:commentRangeEnd w:id="1705"/>
            <w:r>
              <w:rPr>
                <w:rStyle w:val="CommentReference"/>
              </w:rPr>
              <w:commentReference w:id="1705"/>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706" w:name="_Ref434478147"/>
      <w:r>
        <w:lastRenderedPageBreak/>
        <w:t>A Third</w:t>
      </w:r>
      <w:r w:rsidR="00420CFA">
        <w:t xml:space="preserve"> Doxology</w:t>
      </w:r>
      <w:r>
        <w:t xml:space="preserve"> for Weekdays</w:t>
      </w:r>
      <w:r w:rsidR="00E21EA3">
        <w:t xml:space="preserve"> in Great Lent</w:t>
      </w:r>
      <w:bookmarkEnd w:id="17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707" w:name="_Ref434478172"/>
      <w:r>
        <w:t xml:space="preserve">The </w:t>
      </w:r>
      <w:r w:rsidR="007A72D2">
        <w:t xml:space="preserve">Fourth </w:t>
      </w:r>
      <w:r>
        <w:t>Doxology</w:t>
      </w:r>
      <w:r w:rsidR="007A72D2">
        <w:t xml:space="preserve"> </w:t>
      </w:r>
      <w:r w:rsidR="00E21EA3">
        <w:t>for Great Lent</w:t>
      </w:r>
      <w:bookmarkEnd w:id="17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708"/>
            <w:r>
              <w:t xml:space="preserve">Ϯⲛⲏⲥⲧⲓⲁ̀ </w:t>
            </w:r>
            <w:commentRangeEnd w:id="1708"/>
            <w:r>
              <w:rPr>
                <w:rStyle w:val="CommentReference"/>
                <w:rFonts w:ascii="Times New Roman" w:hAnsi="Times New Roman" w:cstheme="minorBidi"/>
                <w:noProof w:val="0"/>
              </w:rPr>
              <w:commentReference w:id="1708"/>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709"/>
            <w:r>
              <w:t>pretense</w:t>
            </w:r>
            <w:commentRangeEnd w:id="1709"/>
            <w:r>
              <w:rPr>
                <w:rStyle w:val="CommentReference"/>
              </w:rPr>
              <w:commentReference w:id="1709"/>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710"/>
            <w:r>
              <w:t>strugglers</w:t>
            </w:r>
            <w:commentRangeEnd w:id="1710"/>
            <w:r>
              <w:rPr>
                <w:rStyle w:val="CommentReference"/>
              </w:rPr>
              <w:commentReference w:id="1710"/>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711"/>
            <w:r>
              <w:t>martyrdom</w:t>
            </w:r>
            <w:commentRangeEnd w:id="1711"/>
            <w:r>
              <w:rPr>
                <w:rStyle w:val="CommentReference"/>
              </w:rPr>
              <w:commentReference w:id="1711"/>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lastRenderedPageBreak/>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712"/>
            <w:r>
              <w:t xml:space="preserve">carries </w:t>
            </w:r>
            <w:commentRangeEnd w:id="1712"/>
            <w:r>
              <w:rPr>
                <w:rStyle w:val="CommentReference"/>
              </w:rPr>
              <w:commentReference w:id="1712"/>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lastRenderedPageBreak/>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713"/>
            <w:r>
              <w:t>assembly</w:t>
            </w:r>
            <w:commentRangeEnd w:id="1713"/>
            <w:r>
              <w:rPr>
                <w:rStyle w:val="CommentReference"/>
              </w:rPr>
              <w:commentReference w:id="1713"/>
            </w:r>
            <w:r>
              <w:t>,</w:t>
            </w:r>
          </w:p>
          <w:p w14:paraId="33941A18" w14:textId="77777777" w:rsidR="006A78B4" w:rsidRDefault="006A78B4" w:rsidP="006A78B4">
            <w:pPr>
              <w:pStyle w:val="EngHangEnd"/>
            </w:pPr>
            <w:r>
              <w:t xml:space="preserve">From now until the </w:t>
            </w:r>
            <w:commentRangeStart w:id="1714"/>
            <w:r>
              <w:t>ages of ages</w:t>
            </w:r>
            <w:commentRangeEnd w:id="1714"/>
            <w:r>
              <w:rPr>
                <w:rStyle w:val="CommentReference"/>
              </w:rPr>
              <w:commentReference w:id="1714"/>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715" w:name="_Ref434476347"/>
      <w:r>
        <w:lastRenderedPageBreak/>
        <w:t>The Psali Adam</w:t>
      </w:r>
      <w:r w:rsidR="006C1B94">
        <w:t xml:space="preserve"> for Great Lent</w:t>
      </w:r>
      <w:bookmarkEnd w:id="1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lastRenderedPageBreak/>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lastRenderedPageBreak/>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716" w:name="_Ref434476369"/>
      <w:r>
        <w:t>The Psali Batos</w:t>
      </w:r>
      <w:r w:rsidR="006C1B94">
        <w:t xml:space="preserve"> for Great Lent</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lastRenderedPageBreak/>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717" w:name="_Toc410196230"/>
      <w:bookmarkStart w:id="1718" w:name="_Toc410196472"/>
      <w:bookmarkStart w:id="1719" w:name="_Toc410196974"/>
      <w:bookmarkStart w:id="1720" w:name="_Toc437373279"/>
      <w:r>
        <w:t>Lazarus Saturday</w:t>
      </w:r>
      <w:bookmarkEnd w:id="1717"/>
      <w:bookmarkEnd w:id="1718"/>
      <w:bookmarkEnd w:id="1719"/>
      <w:bookmarkEnd w:id="1720"/>
    </w:p>
    <w:p w14:paraId="536840DE" w14:textId="77777777" w:rsidR="00EC2AEB" w:rsidRPr="001E5E16" w:rsidRDefault="00EC2AEB" w:rsidP="00EC2AEB">
      <w:pPr>
        <w:pStyle w:val="Heading4"/>
      </w:pPr>
      <w:bookmarkStart w:id="1721" w:name="_Ref434478195"/>
      <w:r>
        <w:t>The Doxology</w:t>
      </w:r>
      <w:r w:rsidR="00E21EA3">
        <w:t xml:space="preserve"> for Lazarus Saturday</w:t>
      </w:r>
      <w:bookmarkEnd w:id="17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722" w:name="_Ref434476394"/>
      <w:r>
        <w:t>The Psali Batos</w:t>
      </w:r>
      <w:r w:rsidR="006C1B94">
        <w:t xml:space="preserve"> for Lazarus Saturday</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723"/>
            <w:r>
              <w:t>With glory befitting You</w:t>
            </w:r>
            <w:commentRangeEnd w:id="1723"/>
            <w:r>
              <w:rPr>
                <w:rStyle w:val="CommentReference"/>
              </w:rPr>
              <w:commentReference w:id="1723"/>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lastRenderedPageBreak/>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lastRenderedPageBreak/>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724" w:name="_Toc410196231"/>
      <w:bookmarkStart w:id="1725" w:name="_Toc410196473"/>
      <w:bookmarkStart w:id="1726" w:name="_Toc410196975"/>
      <w:bookmarkStart w:id="1727" w:name="_Toc437373280"/>
      <w:r>
        <w:t>Palm Sunday</w:t>
      </w:r>
      <w:bookmarkEnd w:id="1724"/>
      <w:bookmarkEnd w:id="1725"/>
      <w:bookmarkEnd w:id="1726"/>
      <w:bookmarkEnd w:id="1727"/>
    </w:p>
    <w:p w14:paraId="5FD5B809" w14:textId="77777777" w:rsidR="00EC2AEB" w:rsidRPr="001E5E16" w:rsidRDefault="00EC2AEB" w:rsidP="00EC2AEB">
      <w:pPr>
        <w:pStyle w:val="Heading4"/>
      </w:pPr>
      <w:bookmarkStart w:id="1728" w:name="_Ref434478217"/>
      <w:r>
        <w:t xml:space="preserve">The </w:t>
      </w:r>
      <w:r w:rsidR="00FA139D">
        <w:t xml:space="preserve">First </w:t>
      </w:r>
      <w:r>
        <w:t>Doxology</w:t>
      </w:r>
      <w:r w:rsidR="00E21EA3">
        <w:t xml:space="preserve"> for Palm Sunday</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lastRenderedPageBreak/>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729"/>
            <w:r>
              <w:t>To the ages.</w:t>
            </w:r>
            <w:commentRangeEnd w:id="1729"/>
            <w:r>
              <w:rPr>
                <w:rStyle w:val="CommentReference"/>
              </w:rPr>
              <w:commentReference w:id="1729"/>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lastRenderedPageBreak/>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730" w:name="_Ref434478234"/>
      <w:r>
        <w:t>The Second Doxology</w:t>
      </w:r>
      <w:r w:rsidR="00E21EA3">
        <w:t xml:space="preserve"> for Palm Sunday</w:t>
      </w:r>
      <w:bookmarkEnd w:id="17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541"/>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lastRenderedPageBreak/>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731" w:name="_Ref434478255"/>
      <w:r>
        <w:t>The Third Doxology</w:t>
      </w:r>
      <w:r w:rsidR="00E21EA3">
        <w:t xml:space="preserve"> for Palm Sunday</w:t>
      </w:r>
      <w:bookmarkEnd w:id="17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lastRenderedPageBreak/>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542"/>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732"/>
            <w:r>
              <w:t xml:space="preserve">is </w:t>
            </w:r>
            <w:commentRangeEnd w:id="1732"/>
            <w:r>
              <w:rPr>
                <w:rStyle w:val="CommentReference"/>
              </w:rPr>
              <w:commentReference w:id="1732"/>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lastRenderedPageBreak/>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733" w:name="_Ref434476417"/>
      <w:r>
        <w:t>The Psali Adam</w:t>
      </w:r>
      <w:r w:rsidR="006C1B94">
        <w:t xml:space="preserve"> for Palm Sunday</w:t>
      </w:r>
      <w:bookmarkEnd w:id="173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734"/>
            <w:r>
              <w:t xml:space="preserve">Offer </w:t>
            </w:r>
            <w:commentRangeEnd w:id="1734"/>
            <w:r>
              <w:rPr>
                <w:rStyle w:val="CommentReference"/>
              </w:rPr>
              <w:commentReference w:id="1734"/>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735"/>
            <w:r>
              <w:t>Kranion</w:t>
            </w:r>
            <w:commentRangeEnd w:id="1735"/>
            <w:r>
              <w:rPr>
                <w:rStyle w:val="CommentReference"/>
              </w:rPr>
              <w:commentReference w:id="1735"/>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lastRenderedPageBreak/>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736" w:name="_Toc437373281"/>
      <w:bookmarkStart w:id="1737" w:name="_Toc410196232"/>
      <w:bookmarkStart w:id="1738" w:name="_Toc410196474"/>
      <w:bookmarkStart w:id="1739" w:name="_Toc410196976"/>
      <w:r>
        <w:lastRenderedPageBreak/>
        <w:t>Joyous Saturday</w:t>
      </w:r>
      <w:bookmarkEnd w:id="1736"/>
    </w:p>
    <w:p w14:paraId="65F4337A" w14:textId="2CA465AF" w:rsidR="003E106D" w:rsidRDefault="003E106D" w:rsidP="003E106D">
      <w:pPr>
        <w:pStyle w:val="Heading4"/>
      </w:pPr>
      <w:bookmarkStart w:id="1740" w:name="_Ref435562018"/>
      <w:r>
        <w:t>The Psali Batos for the Joyous Saturday</w:t>
      </w:r>
      <w:bookmarkEnd w:id="17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lastRenderedPageBreak/>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741"/>
            <w:r>
              <w:t xml:space="preserve">abolished </w:t>
            </w:r>
            <w:commentRangeEnd w:id="1741"/>
            <w:r>
              <w:rPr>
                <w:rStyle w:val="CommentReference"/>
              </w:rPr>
              <w:commentReference w:id="1741"/>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lastRenderedPageBreak/>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742"/>
            <w:r>
              <w:t>power</w:t>
            </w:r>
            <w:commentRangeEnd w:id="1742"/>
            <w:r>
              <w:rPr>
                <w:rStyle w:val="CommentReference"/>
              </w:rPr>
              <w:commentReference w:id="1742"/>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lastRenderedPageBreak/>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lastRenderedPageBreak/>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743" w:name="_Toc437373282"/>
      <w:r>
        <w:t>Resurrection</w:t>
      </w:r>
      <w:bookmarkEnd w:id="1737"/>
      <w:bookmarkEnd w:id="1738"/>
      <w:bookmarkEnd w:id="1739"/>
      <w:r w:rsidR="003E106D">
        <w:t xml:space="preserve"> Sunday</w:t>
      </w:r>
      <w:bookmarkEnd w:id="1743"/>
    </w:p>
    <w:p w14:paraId="48D283B9" w14:textId="77777777" w:rsidR="00EC2AEB" w:rsidRPr="001E5E16" w:rsidRDefault="00EC2AEB" w:rsidP="00EC2AEB">
      <w:pPr>
        <w:pStyle w:val="Heading4"/>
      </w:pPr>
      <w:bookmarkStart w:id="1744" w:name="_Ref434478294"/>
      <w:r>
        <w:t>The Doxology</w:t>
      </w:r>
      <w:r w:rsidR="00E21EA3">
        <w:t xml:space="preserve"> for the Resurrection</w:t>
      </w:r>
      <w:bookmarkEnd w:id="17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lastRenderedPageBreak/>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745"/>
            <w:r>
              <w:t>Name</w:t>
            </w:r>
            <w:commentRangeEnd w:id="1745"/>
            <w:r>
              <w:rPr>
                <w:rStyle w:val="CommentReference"/>
              </w:rPr>
              <w:commentReference w:id="1745"/>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746" w:name="_Ref434478317"/>
      <w:r>
        <w:t>A</w:t>
      </w:r>
      <w:r w:rsidR="00E21EA3">
        <w:t>nother</w:t>
      </w:r>
      <w:r>
        <w:t xml:space="preserve"> Doxology</w:t>
      </w:r>
      <w:r w:rsidR="00E21EA3">
        <w:t xml:space="preserve"> for the Resurrection</w:t>
      </w:r>
      <w:bookmarkEnd w:id="17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lastRenderedPageBreak/>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747" w:name="_Ref434478347"/>
      <w:r>
        <w:t>A Doxology for Archangel Michael</w:t>
      </w:r>
      <w:r w:rsidR="00E21EA3">
        <w:t xml:space="preserve"> for the Resurrection</w:t>
      </w:r>
      <w:bookmarkEnd w:id="17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lastRenderedPageBreak/>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543"/>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544"/>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545"/>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lastRenderedPageBreak/>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748" w:name="_Ref434476440"/>
      <w:r>
        <w:t>The Psali Adam</w:t>
      </w:r>
      <w:r w:rsidR="006C1B94">
        <w:t xml:space="preserve"> for the Resurrection</w:t>
      </w:r>
      <w:bookmarkEnd w:id="17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lastRenderedPageBreak/>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749" w:name="_Ref434476459"/>
      <w:r>
        <w:lastRenderedPageBreak/>
        <w:t>The Psali Batos</w:t>
      </w:r>
      <w:r w:rsidR="006C1B94">
        <w:t xml:space="preserve"> for the Resurrection</w:t>
      </w:r>
      <w:bookmarkEnd w:id="17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77777777" w:rsidR="00E66583" w:rsidRDefault="00E66583" w:rsidP="00E66583">
            <w:pPr>
              <w:pStyle w:val="EngHangEnd"/>
            </w:pPr>
            <w:r>
              <w:t>Christ is risen from the dead.</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7777777" w:rsidR="00E66583" w:rsidRDefault="00E66583" w:rsidP="00E66583">
            <w:pPr>
              <w:pStyle w:val="EngHang"/>
            </w:pPr>
            <w:r>
              <w:t>God has given to us</w:t>
            </w:r>
          </w:p>
          <w:p w14:paraId="06AC6B3A" w14:textId="77777777" w:rsidR="00E66583" w:rsidRDefault="00E66583" w:rsidP="00E66583">
            <w:pPr>
              <w:pStyle w:val="EngHang"/>
            </w:pPr>
            <w:r>
              <w:t>All joy and gladness,</w:t>
            </w:r>
          </w:p>
          <w:p w14:paraId="1F9A5276" w14:textId="77777777" w:rsidR="00E66583" w:rsidRDefault="00E66583" w:rsidP="00E66583">
            <w:pPr>
              <w:pStyle w:val="EngHang"/>
            </w:pPr>
            <w:r>
              <w:t>For Emmanuel, our King,</w:t>
            </w:r>
          </w:p>
          <w:p w14:paraId="7E5A29CB" w14:textId="77777777" w:rsidR="00E66583" w:rsidRDefault="00E66583" w:rsidP="00E66583">
            <w:pPr>
              <w:pStyle w:val="EngHangEnd"/>
            </w:pPr>
            <w:r>
              <w:t>Christ is risen from the dead.</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77777777" w:rsidR="00E66583" w:rsidRDefault="00E66583" w:rsidP="00E66583">
            <w:pPr>
              <w:pStyle w:val="EngHangEnd"/>
            </w:pPr>
            <w:r>
              <w:t>Christ is risen from the dead.</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77777777" w:rsidR="00E66583" w:rsidRDefault="00E66583" w:rsidP="00E66583">
            <w:pPr>
              <w:pStyle w:val="EngHangEnd"/>
            </w:pPr>
            <w:r>
              <w:t>Christ is risen from the dead.</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77777777" w:rsidR="00E66583" w:rsidRDefault="00E66583" w:rsidP="00E66583">
            <w:pPr>
              <w:pStyle w:val="EngHangEnd"/>
            </w:pPr>
            <w:r>
              <w:t>Christ is risen from the dead.</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7777777" w:rsidR="00E66583" w:rsidRDefault="00E66583" w:rsidP="00E66583">
            <w:pPr>
              <w:pStyle w:val="EngHang"/>
            </w:pPr>
            <w:r>
              <w:t>Praise Him spiritually, for,</w:t>
            </w:r>
          </w:p>
          <w:p w14:paraId="55ADC47C" w14:textId="77777777" w:rsidR="00E66583" w:rsidRDefault="00E66583" w:rsidP="00E66583">
            <w:pPr>
              <w:pStyle w:val="EngHang"/>
            </w:pPr>
            <w:r>
              <w:t>For the salvation of the world,</w:t>
            </w:r>
          </w:p>
          <w:p w14:paraId="0657B266" w14:textId="77777777" w:rsidR="00E66583" w:rsidRDefault="00E66583" w:rsidP="00E66583">
            <w:pPr>
              <w:pStyle w:val="EngHangEnd"/>
            </w:pPr>
            <w:r>
              <w:t>Christ is risen from the dad.</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7777777" w:rsidR="00E66583" w:rsidRDefault="00E66583" w:rsidP="00E66583">
            <w:pPr>
              <w:pStyle w:val="EngHang"/>
            </w:pPr>
            <w:r>
              <w:t>God is the Son of God.</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77777777" w:rsidR="00E66583" w:rsidRDefault="00E66583" w:rsidP="00E66583">
            <w:pPr>
              <w:pStyle w:val="EngHangEnd"/>
            </w:pPr>
            <w:r>
              <w:t>Christ is risen from the dead.</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77777777" w:rsidR="00E66583" w:rsidRDefault="00E66583" w:rsidP="00E66583">
            <w:pPr>
              <w:pStyle w:val="EngHangEnd"/>
            </w:pPr>
            <w:r>
              <w:t>Christ is risen from the dead.</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77777777" w:rsidR="00E66583" w:rsidRDefault="00E66583" w:rsidP="00E66583">
            <w:pPr>
              <w:pStyle w:val="EngHangEnd"/>
            </w:pPr>
            <w:r>
              <w:t>Christ is risen from the dead.</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77777777" w:rsidR="00E66583" w:rsidRDefault="00E66583" w:rsidP="00E66583">
            <w:pPr>
              <w:pStyle w:val="EngHang"/>
            </w:pPr>
            <w:r>
              <w:t>Jesus Christ, The Son of God,</w:t>
            </w:r>
          </w:p>
          <w:p w14:paraId="1B7A5363" w14:textId="77777777" w:rsidR="00E66583" w:rsidRDefault="00E66583" w:rsidP="00E66583">
            <w:pPr>
              <w:pStyle w:val="EngHang"/>
            </w:pPr>
            <w:r>
              <w:t>The Logos, saying,</w:t>
            </w:r>
          </w:p>
          <w:p w14:paraId="3EDDCD83" w14:textId="77777777" w:rsidR="00E66583" w:rsidRDefault="00E66583" w:rsidP="00E66583">
            <w:pPr>
              <w:pStyle w:val="EngHangEnd"/>
            </w:pPr>
            <w:r>
              <w:t>Christ is risen form the dead.</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777777" w:rsidR="00E66583" w:rsidRDefault="00E66583" w:rsidP="00E66583">
            <w:pPr>
              <w:pStyle w:val="EngHangEnd"/>
            </w:pPr>
            <w:r>
              <w:t>Christ is risen from the dead.</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7777777" w:rsidR="00E66583" w:rsidRDefault="00E66583" w:rsidP="00E66583">
            <w:pPr>
              <w:pStyle w:val="EngHangEnd"/>
            </w:pPr>
            <w:r>
              <w:t>Christ is risen from the dead.</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77777777" w:rsidR="00E66583" w:rsidRDefault="00E66583" w:rsidP="00E66583">
            <w:pPr>
              <w:pStyle w:val="EngHangEnd"/>
            </w:pPr>
            <w:r>
              <w:t>Christ is risen from the dead.</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7777777" w:rsidR="00E66583" w:rsidRDefault="00E66583" w:rsidP="00E66583">
            <w:pPr>
              <w:pStyle w:val="EngHang"/>
            </w:pPr>
            <w:r>
              <w:t>For You, the King of heaven,</w:t>
            </w:r>
          </w:p>
          <w:p w14:paraId="3084FD34" w14:textId="77777777" w:rsidR="00E66583" w:rsidRDefault="00E66583" w:rsidP="00E66583">
            <w:pPr>
              <w:pStyle w:val="EngHangEnd"/>
            </w:pPr>
            <w:r>
              <w:t>Christ is risen from the dead.</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77777777" w:rsidR="00E66583" w:rsidRDefault="00E66583" w:rsidP="00E66583">
            <w:pPr>
              <w:pStyle w:val="EngHang"/>
            </w:pPr>
            <w:r>
              <w:t>We believe without doubt, that,</w:t>
            </w:r>
          </w:p>
          <w:p w14:paraId="3564A3AA" w14:textId="77777777" w:rsidR="00E66583" w:rsidRDefault="00E66583" w:rsidP="00E66583">
            <w:pPr>
              <w:pStyle w:val="EngHangEnd"/>
            </w:pPr>
            <w:r>
              <w:t>Christ is risen from the dead.</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77777777" w:rsidR="00E66583" w:rsidRDefault="00E66583" w:rsidP="00E66583">
            <w:pPr>
              <w:pStyle w:val="EngHangEnd"/>
            </w:pPr>
            <w:r>
              <w:t>Christ is risen from the dead.</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77777777" w:rsidR="00E66583" w:rsidRDefault="00E66583" w:rsidP="00E66583">
            <w:pPr>
              <w:pStyle w:val="EngHangEnd"/>
            </w:pPr>
            <w:r>
              <w:t>Christ is risen from the dead.</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77777777" w:rsidR="00E66583" w:rsidRDefault="00E66583"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7777777" w:rsidR="00E66583" w:rsidRDefault="00E66583" w:rsidP="00E66583">
            <w:pPr>
              <w:pStyle w:val="EngHangEnd"/>
            </w:pPr>
            <w:r>
              <w:t>Christ is risen from the dead.</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77777777" w:rsidR="00E66583" w:rsidRDefault="00E66583" w:rsidP="00E66583">
            <w:pPr>
              <w:pStyle w:val="EngHang"/>
            </w:pPr>
            <w:r>
              <w:t>Without doubt,</w:t>
            </w:r>
          </w:p>
          <w:p w14:paraId="1BDF62F0" w14:textId="77777777" w:rsidR="00E66583" w:rsidRDefault="00E66583" w:rsidP="00E66583">
            <w:pPr>
              <w:pStyle w:val="EngHang"/>
            </w:pPr>
            <w:r>
              <w:t>That the Only-begotten Son,</w:t>
            </w:r>
          </w:p>
          <w:p w14:paraId="63E3494F" w14:textId="77777777" w:rsidR="00E66583" w:rsidRPr="0078672A" w:rsidRDefault="00E66583" w:rsidP="00E66583">
            <w:pPr>
              <w:pStyle w:val="EngHangEnd"/>
            </w:pPr>
            <w:r>
              <w:t>Christ is risen from the dead.</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77777777" w:rsidR="00E66583" w:rsidRDefault="00E66583" w:rsidP="00E66583">
            <w:pPr>
              <w:pStyle w:val="EngHang"/>
            </w:pPr>
            <w:r>
              <w:t>Behold, all the prophets,</w:t>
            </w:r>
          </w:p>
          <w:p w14:paraId="586760F1" w14:textId="77777777" w:rsidR="00E66583" w:rsidRDefault="00E66583" w:rsidP="00E66583">
            <w:pPr>
              <w:pStyle w:val="EngHang"/>
            </w:pPr>
            <w:r>
              <w:t>Also prophesied,</w:t>
            </w:r>
          </w:p>
          <w:p w14:paraId="10FEEF98" w14:textId="77777777" w:rsidR="00E66583" w:rsidRDefault="00E66583" w:rsidP="00E66583">
            <w:pPr>
              <w:pStyle w:val="EngHang"/>
            </w:pPr>
            <w:r>
              <w:t>The King of kings,</w:t>
            </w:r>
          </w:p>
          <w:p w14:paraId="1F3A5F3B" w14:textId="77777777" w:rsidR="00E66583" w:rsidRDefault="00E66583" w:rsidP="00E66583">
            <w:pPr>
              <w:pStyle w:val="EngHangEnd"/>
            </w:pPr>
            <w:r>
              <w:t>Christ is risen from the dead.</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77777777" w:rsidR="00E66583" w:rsidRDefault="00E66583" w:rsidP="00E66583">
            <w:pPr>
              <w:pStyle w:val="EngHangEnd"/>
            </w:pPr>
            <w:r>
              <w:t>Christ is risen from the dead.</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77777777" w:rsidR="00E66583" w:rsidRDefault="00E66583" w:rsidP="00E66583">
            <w:pPr>
              <w:pStyle w:val="EngHangEnd"/>
            </w:pPr>
            <w:r>
              <w:t>Christ is risen from the dead.</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77777777" w:rsidR="00E66583" w:rsidRDefault="00E66583" w:rsidP="00E66583">
            <w:pPr>
              <w:pStyle w:val="EngHangEnd"/>
            </w:pPr>
            <w:r>
              <w:t>Christ is risen from the dead.</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77777777" w:rsidR="00E66583" w:rsidRDefault="00E66583" w:rsidP="00E66583">
            <w:pPr>
              <w:pStyle w:val="EngEnd"/>
            </w:pPr>
            <w:r>
              <w:t>Christ is risen from the dead.</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750" w:name="_Toc410196233"/>
      <w:bookmarkStart w:id="1751" w:name="_Toc410196475"/>
      <w:bookmarkStart w:id="1752" w:name="_Toc410196977"/>
      <w:bookmarkStart w:id="1753" w:name="_Toc437373283"/>
      <w:r>
        <w:t>Thomas Sunday</w:t>
      </w:r>
      <w:bookmarkEnd w:id="1750"/>
      <w:bookmarkEnd w:id="1751"/>
      <w:bookmarkEnd w:id="1752"/>
      <w:bookmarkEnd w:id="1753"/>
    </w:p>
    <w:p w14:paraId="1CFE554E" w14:textId="77777777" w:rsidR="00EC2AEB" w:rsidRDefault="00EC2AEB" w:rsidP="00EC2AEB">
      <w:pPr>
        <w:pStyle w:val="Heading4"/>
      </w:pPr>
      <w:bookmarkStart w:id="1754" w:name="_Ref434478375"/>
      <w:r>
        <w:t>The Doxology</w:t>
      </w:r>
      <w:r w:rsidR="00E21EA3">
        <w:t xml:space="preserve"> for Thomas Sunday</w:t>
      </w:r>
      <w:bookmarkEnd w:id="1754"/>
    </w:p>
    <w:p w14:paraId="641B4975" w14:textId="77777777"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B50C35">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B50C35">
        <w:rPr>
          <w:noProof/>
        </w:rPr>
        <w:t>905</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546"/>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547"/>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548"/>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549"/>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755"/>
            <w:r>
              <w:t xml:space="preserve">Jesus </w:t>
            </w:r>
            <w:commentRangeEnd w:id="1755"/>
            <w:r>
              <w:rPr>
                <w:rStyle w:val="CommentReference"/>
                <w:rFonts w:ascii="Times New Roman" w:hAnsi="Times New Roman"/>
              </w:rPr>
              <w:commentReference w:id="1755"/>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756" w:name="_Toc410196235"/>
      <w:bookmarkStart w:id="1757" w:name="_Toc410196477"/>
      <w:bookmarkStart w:id="1758" w:name="_Toc410196979"/>
      <w:bookmarkStart w:id="1759" w:name="_Toc437373284"/>
      <w:r>
        <w:t>Ascension</w:t>
      </w:r>
      <w:bookmarkEnd w:id="1756"/>
      <w:bookmarkEnd w:id="1757"/>
      <w:bookmarkEnd w:id="1758"/>
      <w:bookmarkEnd w:id="1759"/>
    </w:p>
    <w:p w14:paraId="41C1E8F1" w14:textId="77777777" w:rsidR="00EC2AEB" w:rsidRPr="001E5E16" w:rsidRDefault="00EC2AEB" w:rsidP="00EC2AEB">
      <w:pPr>
        <w:pStyle w:val="Heading4"/>
      </w:pPr>
      <w:bookmarkStart w:id="1760" w:name="_Ref434478556"/>
      <w:r>
        <w:t>The Doxology</w:t>
      </w:r>
      <w:r w:rsidR="00CC1CA8">
        <w:t xml:space="preserve"> for the Ascension</w:t>
      </w:r>
      <w:bookmarkEnd w:id="17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761"/>
            <w:r>
              <w:t>Name</w:t>
            </w:r>
            <w:commentRangeEnd w:id="1761"/>
            <w:r>
              <w:rPr>
                <w:rStyle w:val="CommentReference"/>
              </w:rPr>
              <w:commentReference w:id="1761"/>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762"/>
            <w:r>
              <w:t>to Him</w:t>
            </w:r>
            <w:commentRangeEnd w:id="1762"/>
            <w:r>
              <w:rPr>
                <w:rStyle w:val="CommentReference"/>
              </w:rPr>
              <w:commentReference w:id="1762"/>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763"/>
            <w:r>
              <w:t>might</w:t>
            </w:r>
            <w:commentRangeEnd w:id="1763"/>
            <w:r>
              <w:rPr>
                <w:rStyle w:val="CommentReference"/>
              </w:rPr>
              <w:commentReference w:id="1763"/>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764"/>
            <w:r>
              <w:t xml:space="preserve">Jesus </w:t>
            </w:r>
            <w:commentRangeEnd w:id="1764"/>
            <w:r>
              <w:rPr>
                <w:rStyle w:val="CommentReference"/>
                <w:rFonts w:ascii="Times New Roman" w:hAnsi="Times New Roman"/>
              </w:rPr>
              <w:commentReference w:id="1764"/>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765" w:name="_Ref434476482"/>
      <w:r>
        <w:t>The Psali Adam</w:t>
      </w:r>
      <w:r w:rsidR="006C1B94">
        <w:t xml:space="preserve"> for the Ascension</w:t>
      </w:r>
      <w:bookmarkEnd w:id="17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766" w:name="_Ref434476541"/>
      <w:r>
        <w:t>The Psali Batos</w:t>
      </w:r>
      <w:r w:rsidR="006C1B94">
        <w:t xml:space="preserve"> for the Ascension</w:t>
      </w:r>
      <w:bookmarkEnd w:id="17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767"/>
            <w:r>
              <w:t>miracles</w:t>
            </w:r>
            <w:commentRangeEnd w:id="1767"/>
            <w:r>
              <w:rPr>
                <w:rStyle w:val="CommentReference"/>
              </w:rPr>
              <w:commentReference w:id="1767"/>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768" w:name="_Toc410196236"/>
      <w:bookmarkStart w:id="1769" w:name="_Toc410196478"/>
      <w:bookmarkStart w:id="1770" w:name="_Toc410196980"/>
      <w:bookmarkStart w:id="1771" w:name="_Toc437373285"/>
      <w:r>
        <w:t>Pentecost</w:t>
      </w:r>
      <w:bookmarkEnd w:id="1768"/>
      <w:bookmarkEnd w:id="1769"/>
      <w:bookmarkEnd w:id="1770"/>
      <w:bookmarkEnd w:id="1771"/>
    </w:p>
    <w:p w14:paraId="79712352" w14:textId="77777777" w:rsidR="00EC2AEB" w:rsidRPr="001E5E16" w:rsidRDefault="00EC2AEB" w:rsidP="00EC2AEB">
      <w:pPr>
        <w:pStyle w:val="Heading4"/>
      </w:pPr>
      <w:bookmarkStart w:id="1772" w:name="_Ref434478581"/>
      <w:r>
        <w:t>The Doxology</w:t>
      </w:r>
      <w:r w:rsidR="00CC1CA8">
        <w:t xml:space="preserve"> for Pentecost</w:t>
      </w:r>
      <w:bookmarkEnd w:id="17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773"/>
            <w:r>
              <w:t>Name</w:t>
            </w:r>
            <w:commentRangeEnd w:id="1773"/>
            <w:r>
              <w:rPr>
                <w:rStyle w:val="CommentReference"/>
              </w:rPr>
              <w:commentReference w:id="1773"/>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774"/>
            <w:r>
              <w:t>to Him</w:t>
            </w:r>
            <w:commentRangeEnd w:id="1774"/>
            <w:r>
              <w:rPr>
                <w:rStyle w:val="CommentReference"/>
              </w:rPr>
              <w:commentReference w:id="1774"/>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775"/>
            <w:r>
              <w:t>might</w:t>
            </w:r>
            <w:commentRangeEnd w:id="1775"/>
            <w:r>
              <w:rPr>
                <w:rStyle w:val="CommentReference"/>
              </w:rPr>
              <w:commentReference w:id="1775"/>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776" w:name="_Ref434476566"/>
      <w:r>
        <w:lastRenderedPageBreak/>
        <w:t>The Psali Adam</w:t>
      </w:r>
      <w:r w:rsidR="006C1B94">
        <w:t xml:space="preserve"> for Pentecost</w:t>
      </w:r>
      <w:bookmarkEnd w:id="17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477D6D57" w:rsidR="00495F1A" w:rsidRDefault="00495F1A" w:rsidP="00495F1A">
      <w:pPr>
        <w:pStyle w:val="Heading2"/>
      </w:pPr>
      <w:bookmarkStart w:id="1777" w:name="_Toc410196981"/>
      <w:bookmarkStart w:id="1778" w:name="_Toc437373029"/>
      <w:bookmarkEnd w:id="1686"/>
      <w:r>
        <w:lastRenderedPageBreak/>
        <w:t>Hymns for Koiak</w:t>
      </w:r>
      <w:bookmarkEnd w:id="877"/>
      <w:bookmarkEnd w:id="878"/>
      <w:bookmarkEnd w:id="879"/>
      <w:bookmarkEnd w:id="1777"/>
      <w:r w:rsidR="00860765">
        <w:rPr>
          <w:rStyle w:val="FootnoteReference"/>
        </w:rPr>
        <w:footnoteReference w:id="550"/>
      </w:r>
      <w:bookmarkEnd w:id="1778"/>
    </w:p>
    <w:p w14:paraId="349B59E0" w14:textId="77777777" w:rsidR="00233CE3" w:rsidRDefault="00233CE3" w:rsidP="00E27B27">
      <w:pPr>
        <w:pStyle w:val="Heading3"/>
      </w:pPr>
      <w:bookmarkStart w:id="1779" w:name="_Ref435645419"/>
      <w:r>
        <w:t>THE KIAK CANTICLE</w:t>
      </w:r>
      <w:bookmarkEnd w:id="1779"/>
    </w:p>
    <w:p w14:paraId="5C7C5687" w14:textId="66BF989C" w:rsidR="00233CE3" w:rsidRDefault="00233CE3" w:rsidP="00E27B27">
      <w:pPr>
        <w:pStyle w:val="EngInd"/>
      </w:pPr>
      <w:r>
        <w:t xml:space="preserve">O sing unto the Lord a new song, sing unto the Lord all the earth.  Declare among the heathen His glory and among all people His wonders.  For great is the Lord and greatly to be praised.  He is to be feared above all gods.  </w:t>
      </w:r>
      <w:r>
        <w:rPr>
          <w:i/>
          <w:iCs/>
        </w:rPr>
        <w:t>Alleluia.</w:t>
      </w:r>
    </w:p>
    <w:p w14:paraId="2910647E" w14:textId="4208CD7A" w:rsidR="00233CE3" w:rsidRDefault="00233CE3" w:rsidP="00E27B27">
      <w:pPr>
        <w:pStyle w:val="EngInd"/>
      </w:pPr>
      <w:r>
        <w:t xml:space="preserve">I will bless the Lord at all times, His praise shall continually be in my mouth. My soul shall make her boast in the Lord. The humble shall hear thereof and be glad.  O magnify the Lord with me and let us exalt His name together.  </w:t>
      </w:r>
      <w:r>
        <w:rPr>
          <w:i/>
          <w:iCs/>
        </w:rPr>
        <w:t>Alleluia.</w:t>
      </w:r>
    </w:p>
    <w:p w14:paraId="74EBFB61" w14:textId="75D68713" w:rsidR="00233CE3" w:rsidRDefault="00233CE3" w:rsidP="00E27B27">
      <w:pPr>
        <w:pStyle w:val="EngInd"/>
      </w:pPr>
      <w:r>
        <w:t xml:space="preserve">Thou that dwellest between the Cherubims, shine forth.  Before Ephraim and Benjamin and Manasseh stir up Thy strength, and come and save us.  Turn us again, O God, and cause Thy face to shine, and we shall be saved.  </w:t>
      </w:r>
      <w:r>
        <w:rPr>
          <w:i/>
          <w:iCs/>
        </w:rPr>
        <w:t>Alleluia</w:t>
      </w:r>
      <w:r>
        <w:t>.</w:t>
      </w:r>
    </w:p>
    <w:p w14:paraId="1C17AEA1" w14:textId="048ED037" w:rsidR="00233CE3" w:rsidRDefault="00233CE3" w:rsidP="00E27B27">
      <w:pPr>
        <w:pStyle w:val="EngInd"/>
      </w:pPr>
      <w:r>
        <w:t xml:space="preserve">He bowed the heavens also, and came down, and darkness was under His  feet, and He rode upon a Cherub, and did fly.  Yea, He did fly upon the wings of the the wind.  He made darkness His secret place, His pavilion round about Him.  </w:t>
      </w:r>
      <w:r>
        <w:rPr>
          <w:i/>
          <w:iCs/>
        </w:rPr>
        <w:t>Alleluia.</w:t>
      </w:r>
    </w:p>
    <w:p w14:paraId="539309AA" w14:textId="47B4F7AF" w:rsidR="00233CE3" w:rsidRDefault="00233CE3" w:rsidP="00E27B27">
      <w:pPr>
        <w:pStyle w:val="EngInd"/>
      </w:pPr>
      <w:r>
        <w:t xml:space="preserve">The wings of a dove  covered with silver, and her feathers with yellow gold.  When the Almighty scattered kings in it, it was white as snow in Salmon.  </w:t>
      </w:r>
      <w:r>
        <w:rPr>
          <w:i/>
          <w:iCs/>
        </w:rPr>
        <w:t>Alleluia.</w:t>
      </w:r>
    </w:p>
    <w:p w14:paraId="4AE69AEB" w14:textId="664A33E0" w:rsidR="00233CE3" w:rsidRDefault="00233CE3" w:rsidP="00E27B27">
      <w:pPr>
        <w:pStyle w:val="EngInd"/>
      </w:pPr>
      <w:r>
        <w:t xml:space="preserve">The hill of God is as the hill of Bashan, an high hill as the hill of Bashan.  Why leap ye, ye high hills?  This is the hill which God desireth to dwell in; yea, the Lord will dwell in it for ever.  </w:t>
      </w:r>
      <w:r>
        <w:rPr>
          <w:i/>
          <w:iCs/>
        </w:rPr>
        <w:t>Alleluia.</w:t>
      </w:r>
    </w:p>
    <w:p w14:paraId="0BD21340" w14:textId="6C39EC4D" w:rsidR="00233CE3" w:rsidRDefault="00233CE3" w:rsidP="00E27B27">
      <w:pPr>
        <w:pStyle w:val="EngInd"/>
      </w:pPr>
      <w:r>
        <w:t xml:space="preserve">Upon Thy right hand did stand the queen, arrayed in vesture of inwoven gold, adorned in varied colours.  </w:t>
      </w:r>
      <w:r>
        <w:rPr>
          <w:i/>
          <w:iCs/>
        </w:rPr>
        <w:t>Alleluia.</w:t>
      </w:r>
    </w:p>
    <w:p w14:paraId="1539249E" w14:textId="052B3984" w:rsidR="00233CE3" w:rsidRDefault="00233CE3" w:rsidP="00E27B27">
      <w:pPr>
        <w:pStyle w:val="EngIndEnd"/>
      </w:pPr>
      <w:r>
        <w:t xml:space="preserve">Hearken, O daughter, and consider, and incline thine ear; forget also thine own people, and thy father's house.  So shall the King greatly desire thy beauty; for He is thy Lord.  </w:t>
      </w:r>
      <w:r>
        <w:rPr>
          <w:i/>
          <w:iCs/>
        </w:rPr>
        <w:t>Alleluia.</w:t>
      </w:r>
    </w:p>
    <w:p w14:paraId="1316870D" w14:textId="5F4E89F6" w:rsidR="00233CE3" w:rsidRDefault="00233CE3" w:rsidP="00E27B27">
      <w:pPr>
        <w:pStyle w:val="EngInd"/>
      </w:pPr>
      <w:r>
        <w:t xml:space="preserve">And the daughter of Tyre shall be there with a gift; even the rich among the people shall entreat thy favour.  </w:t>
      </w:r>
      <w:r>
        <w:rPr>
          <w:i/>
          <w:iCs/>
        </w:rPr>
        <w:t>Alleluia.</w:t>
      </w:r>
    </w:p>
    <w:p w14:paraId="6247B0BF" w14:textId="630F94C8" w:rsidR="00233CE3" w:rsidRDefault="00233CE3" w:rsidP="00E27B27">
      <w:pPr>
        <w:pStyle w:val="EngInd"/>
      </w:pPr>
      <w:r>
        <w:t xml:space="preserve">The King's daughter is all glorious within in golden borders, clothed round about with varieties.  After her, shall virgins be brought to the King: her neighbours shall be brought to Thee.  They shall be brought with gladness and rejoicing: they shall be brought into the temple of the King.  </w:t>
      </w:r>
      <w:r>
        <w:rPr>
          <w:i/>
          <w:iCs/>
        </w:rPr>
        <w:t>Alleluia.</w:t>
      </w:r>
    </w:p>
    <w:p w14:paraId="735483F9" w14:textId="67CBA481" w:rsidR="00233CE3" w:rsidRDefault="00233CE3" w:rsidP="00E27B27">
      <w:pPr>
        <w:pStyle w:val="EngInd"/>
      </w:pPr>
      <w:r>
        <w:lastRenderedPageBreak/>
        <w:t xml:space="preserve">Great is the Lord, and greatly to be feared in the city of our God, in the mountain of His holiness.  Beautiful for situation, the joy of the whole earth, in mount Zion, on the sides of the north, the city of the Great King.  </w:t>
      </w:r>
      <w:r>
        <w:rPr>
          <w:i/>
          <w:iCs/>
        </w:rPr>
        <w:t>Alleluia</w:t>
      </w:r>
      <w:r>
        <w:t>.</w:t>
      </w:r>
    </w:p>
    <w:p w14:paraId="0C57D994" w14:textId="0A72DFA1" w:rsidR="00233CE3" w:rsidRDefault="00233CE3" w:rsidP="00E27B27">
      <w:pPr>
        <w:pStyle w:val="EngInd"/>
      </w:pPr>
      <w:r>
        <w:t xml:space="preserve">His foundation is in the holy mountains.  The Lord loveth the gates of Zion more than all the dwellings of Jacob.  Glorious things are spoken of thee, O city of God.  </w:t>
      </w:r>
      <w:r>
        <w:rPr>
          <w:i/>
          <w:iCs/>
        </w:rPr>
        <w:t>Alleluia.</w:t>
      </w:r>
    </w:p>
    <w:p w14:paraId="2142A875" w14:textId="73F9D324" w:rsidR="00233CE3" w:rsidRDefault="00233CE3" w:rsidP="00E27B27">
      <w:pPr>
        <w:pStyle w:val="EngInd"/>
      </w:pPr>
      <w:r>
        <w:t xml:space="preserve">And of Zion it shall be said, This and that man  was born in her; and the Highest Himself establisheth her.  </w:t>
      </w:r>
      <w:r>
        <w:rPr>
          <w:i/>
          <w:iCs/>
        </w:rPr>
        <w:t>Alleluia.</w:t>
      </w:r>
    </w:p>
    <w:p w14:paraId="154551FF" w14:textId="5225F9FF" w:rsidR="00233CE3" w:rsidRDefault="00233CE3" w:rsidP="00E27B27">
      <w:pPr>
        <w:pStyle w:val="EngInd"/>
      </w:pPr>
      <w:r>
        <w:t xml:space="preserve">The angel of the Lord encampeth round about them that fear Him, and delivereth them.  O taste and see that the Lord is good: blessed is the man that trusteth in Him.  </w:t>
      </w:r>
      <w:r>
        <w:rPr>
          <w:i/>
          <w:iCs/>
        </w:rPr>
        <w:t>Alleluia.</w:t>
      </w:r>
    </w:p>
    <w:p w14:paraId="1F674DAC" w14:textId="15F49776" w:rsidR="00233CE3" w:rsidRDefault="00233CE3" w:rsidP="00E27B27">
      <w:pPr>
        <w:pStyle w:val="EngInd"/>
      </w:pPr>
      <w:r>
        <w:t xml:space="preserve">Who maketh His angels spirits, His servants a flaming fire.  </w:t>
      </w:r>
      <w:r>
        <w:rPr>
          <w:i/>
          <w:iCs/>
        </w:rPr>
        <w:t>Alleluia.</w:t>
      </w:r>
    </w:p>
    <w:p w14:paraId="591B9580" w14:textId="63634BF4" w:rsidR="00233CE3" w:rsidRDefault="00233CE3" w:rsidP="00E27B27">
      <w:pPr>
        <w:pStyle w:val="EngInd"/>
      </w:pPr>
      <w:r>
        <w:t xml:space="preserve">Who maketh the cloud His chariot: Who walketh  upon the wings of the wind.  </w:t>
      </w:r>
      <w:r>
        <w:rPr>
          <w:i/>
          <w:iCs/>
        </w:rPr>
        <w:t>Alleluia.</w:t>
      </w:r>
    </w:p>
    <w:p w14:paraId="12433D6C" w14:textId="7365B16B" w:rsidR="00233CE3" w:rsidRDefault="00233CE3" w:rsidP="00E27B27">
      <w:pPr>
        <w:pStyle w:val="EngInd"/>
      </w:pPr>
      <w:r>
        <w:t xml:space="preserve">Bless the Lord, ye His angels, that excel in strength, that do His commandments.  Bless ye the Lord all His hosts; ye servants of His, that do His pleasure.  </w:t>
      </w:r>
      <w:r>
        <w:rPr>
          <w:i/>
          <w:iCs/>
        </w:rPr>
        <w:t>Alleluia.</w:t>
      </w:r>
    </w:p>
    <w:p w14:paraId="38981D9E" w14:textId="1F5457A6" w:rsidR="00233CE3" w:rsidRDefault="00233CE3" w:rsidP="00E27B27">
      <w:pPr>
        <w:pStyle w:val="EngInd"/>
      </w:pPr>
      <w:r>
        <w:t xml:space="preserve">Before the angels will I praise Thee; I will worship toward Thine holy temple.  </w:t>
      </w:r>
      <w:r>
        <w:rPr>
          <w:i/>
          <w:iCs/>
        </w:rPr>
        <w:t>Alleluia.</w:t>
      </w:r>
    </w:p>
    <w:p w14:paraId="3EB517E1" w14:textId="01B345DD" w:rsidR="00233CE3" w:rsidRDefault="00233CE3" w:rsidP="00E27B27">
      <w:pPr>
        <w:pStyle w:val="EngInd"/>
      </w:pPr>
      <w:r>
        <w:t xml:space="preserve">The heavens declare the glory of God, and the firmament sheweth His handiwork.  Day unto day uttereth speech, and night unto night sheweth knowledge.  There is no speech nor language.  </w:t>
      </w:r>
      <w:r>
        <w:rPr>
          <w:i/>
          <w:iCs/>
        </w:rPr>
        <w:t>Alleluia.</w:t>
      </w:r>
    </w:p>
    <w:p w14:paraId="4461F8A4" w14:textId="558BD87F" w:rsidR="00233CE3" w:rsidRDefault="00233CE3" w:rsidP="00E27B27">
      <w:pPr>
        <w:pStyle w:val="EngIndEnd"/>
      </w:pPr>
      <w:r>
        <w:t xml:space="preserve">Where their voice is not heard, their line is gone out through all the earth, and their words to the end of the world.  </w:t>
      </w:r>
      <w:r>
        <w:rPr>
          <w:i/>
          <w:iCs/>
        </w:rPr>
        <w:t>Alleluia.</w:t>
      </w:r>
    </w:p>
    <w:p w14:paraId="2DE4EB23" w14:textId="70FD563B" w:rsidR="00233CE3" w:rsidRDefault="00233CE3" w:rsidP="00E27B27">
      <w:pPr>
        <w:pStyle w:val="EngInd"/>
      </w:pPr>
      <w:r>
        <w:t xml:space="preserve">The Lord shall give the word to them that preach good tidings with great power.  The King of power is of the beloved.  </w:t>
      </w:r>
      <w:r>
        <w:rPr>
          <w:i/>
          <w:iCs/>
        </w:rPr>
        <w:t>Alleluia.</w:t>
      </w:r>
    </w:p>
    <w:p w14:paraId="7EA8BDF4" w14:textId="41E1FAF6" w:rsidR="00233CE3" w:rsidRDefault="00233CE3" w:rsidP="00E27B27">
      <w:pPr>
        <w:pStyle w:val="EngInd"/>
      </w:pPr>
      <w:r>
        <w:t xml:space="preserve">Give thanks unto the Lord; call upon His Name; make known His deeds among the people; talk ye of all His wonderous works.  Glory ye in His Holy Name.  </w:t>
      </w:r>
      <w:r>
        <w:rPr>
          <w:i/>
          <w:iCs/>
        </w:rPr>
        <w:t>Alleluia.</w:t>
      </w:r>
    </w:p>
    <w:p w14:paraId="2A8C3B91" w14:textId="0F3DD883" w:rsidR="00233CE3" w:rsidRDefault="00233CE3" w:rsidP="00E27B27">
      <w:pPr>
        <w:pStyle w:val="EngInd"/>
      </w:pPr>
      <w:r>
        <w:t xml:space="preserve">Precious in the sight of the Lord is the death of His saints.  O Lord, I am Thy servant, and the son of Thine handmaid: Thou hast loosed my bonds.  I will offer to Thee the sacrifice of thanksgiving.  I will pay my vows unto the Lord now in the presence of all His people, in the courts of the Lord's house, in the midst of thee, O Jerusalem.  </w:t>
      </w:r>
      <w:r>
        <w:rPr>
          <w:i/>
          <w:iCs/>
        </w:rPr>
        <w:t>Alleluia.</w:t>
      </w:r>
    </w:p>
    <w:p w14:paraId="60D6022A" w14:textId="52A7DC33" w:rsidR="00233CE3" w:rsidRDefault="00233CE3" w:rsidP="00E27B27">
      <w:pPr>
        <w:pStyle w:val="EngInd"/>
      </w:pPr>
      <w:r>
        <w:t xml:space="preserve">God is greatly to be feared in the assembly of the saints.  He is the God of Israel.  He will give strength unto His people.  Let the righteous be glad; let them rejoice before God; yea, let them exceedingly rejoice before God.  Blessed be the Lord God.  </w:t>
      </w:r>
      <w:r>
        <w:rPr>
          <w:i/>
          <w:iCs/>
        </w:rPr>
        <w:t>Alleluia.</w:t>
      </w:r>
    </w:p>
    <w:p w14:paraId="0D1DF2F5" w14:textId="0CB77CBA" w:rsidR="00233CE3" w:rsidRDefault="00233CE3" w:rsidP="00E27B27">
      <w:pPr>
        <w:pStyle w:val="EngInd"/>
      </w:pPr>
      <w:r>
        <w:t xml:space="preserve">Gird Thy sword upon Thy thigh, O Most Mighty; with Thy glory and Thy majesty ride prosperously.  </w:t>
      </w:r>
      <w:r>
        <w:rPr>
          <w:i/>
          <w:iCs/>
        </w:rPr>
        <w:t>Alleluia.</w:t>
      </w:r>
    </w:p>
    <w:p w14:paraId="50FE517B" w14:textId="7638AA22" w:rsidR="00233CE3" w:rsidRDefault="00233CE3" w:rsidP="00E27B27">
      <w:pPr>
        <w:pStyle w:val="EngInd"/>
      </w:pPr>
      <w:r>
        <w:t xml:space="preserve">Thou shalt tread upon the lion and the adder; the young lion and the dragon shalt thou trample under feet.  Because he hath set his love upon me, therefore will I deliver him: I will set him on high, because he hath known my name.  </w:t>
      </w:r>
      <w:r>
        <w:rPr>
          <w:i/>
          <w:iCs/>
        </w:rPr>
        <w:t>Alleluia.</w:t>
      </w:r>
    </w:p>
    <w:p w14:paraId="4788C987" w14:textId="76E3CDE3" w:rsidR="00233CE3" w:rsidRDefault="00233CE3" w:rsidP="00E27B27">
      <w:pPr>
        <w:pStyle w:val="EngInd"/>
      </w:pPr>
      <w:r>
        <w:lastRenderedPageBreak/>
        <w:t xml:space="preserve">The salvation of the righteous is of the Lord's.  He is their strength in the time of trouble.  And the Lord shall help them and deliver them: He shall deliver them from the wicked, and save them, because they trust in Him.  </w:t>
      </w:r>
      <w:r>
        <w:rPr>
          <w:i/>
          <w:iCs/>
        </w:rPr>
        <w:t>Alleluia.</w:t>
      </w:r>
    </w:p>
    <w:p w14:paraId="65A824D2" w14:textId="1C5E811E" w:rsidR="00233CE3" w:rsidRDefault="00233CE3" w:rsidP="00E27B27">
      <w:pPr>
        <w:pStyle w:val="EngInd"/>
      </w:pPr>
      <w:r>
        <w:t xml:space="preserve">Let the righteous rejoice with joy.  They cried unto the Lord in their trouble, and He deliverd them out of their distress.  </w:t>
      </w:r>
      <w:r>
        <w:rPr>
          <w:i/>
          <w:iCs/>
        </w:rPr>
        <w:t>Alleluia.</w:t>
      </w:r>
    </w:p>
    <w:p w14:paraId="7E9971E3" w14:textId="708C14EB" w:rsidR="00233CE3" w:rsidRDefault="00233CE3" w:rsidP="00E27B27">
      <w:pPr>
        <w:pStyle w:val="EngIndEnd"/>
      </w:pPr>
      <w:r>
        <w:t xml:space="preserve">Many are the afflictions of the righteous: but the Lord delivereth him out of them all.  He keepeth all his bones: not one of them is broken.  </w:t>
      </w:r>
      <w:r>
        <w:rPr>
          <w:i/>
          <w:iCs/>
        </w:rPr>
        <w:t>Alleluia</w:t>
      </w:r>
      <w:r>
        <w:t>.</w:t>
      </w:r>
    </w:p>
    <w:p w14:paraId="65F911F3" w14:textId="490B5DFA" w:rsidR="00233CE3" w:rsidRDefault="00233CE3" w:rsidP="00E27B27">
      <w:pPr>
        <w:pStyle w:val="EngInd"/>
      </w:pPr>
      <w:r>
        <w:t xml:space="preserve">Light is sown for the righteous, and gladness for the upright in heart.  Rejoice in the Lord, ye righteous, and give thanks at the remembrance of His holiness.  </w:t>
      </w:r>
      <w:r>
        <w:rPr>
          <w:i/>
          <w:iCs/>
        </w:rPr>
        <w:t>Alleluia.</w:t>
      </w:r>
    </w:p>
    <w:p w14:paraId="1F327577" w14:textId="54211B28" w:rsidR="00233CE3" w:rsidRDefault="00233CE3" w:rsidP="00E27B27">
      <w:pPr>
        <w:pStyle w:val="EngInd"/>
      </w:pPr>
      <w:r>
        <w:t xml:space="preserve">The righteous shall flourish like the palm tree: he shall grow like a cedar in Lebanon.  Those that be planted in the house of the Lord shall flourish in the courts of our God.  </w:t>
      </w:r>
      <w:r>
        <w:rPr>
          <w:i/>
          <w:iCs/>
        </w:rPr>
        <w:t>Alleluia.</w:t>
      </w:r>
    </w:p>
    <w:p w14:paraId="6DD11611" w14:textId="151BB77C" w:rsidR="00233CE3" w:rsidRDefault="00233CE3" w:rsidP="00E27B27">
      <w:pPr>
        <w:pStyle w:val="EngInd"/>
      </w:pPr>
      <w:r>
        <w:t xml:space="preserve">The mouth of the righteous speaketh wisdom, and his tongue talketh of judgment.  The law of his God is in his heart; none of his steps shall slide.  </w:t>
      </w:r>
      <w:r>
        <w:rPr>
          <w:i/>
          <w:iCs/>
        </w:rPr>
        <w:t>Alleluia.</w:t>
      </w:r>
    </w:p>
    <w:p w14:paraId="09488117" w14:textId="635ABD60" w:rsidR="00233CE3" w:rsidRDefault="00233CE3" w:rsidP="00E27B27">
      <w:pPr>
        <w:pStyle w:val="EngInd"/>
      </w:pPr>
      <w:r>
        <w:t xml:space="preserve">Thy saints shall speak of the glory of Thy kingdom, and talk of Thy power.  He will fulfill the desire of them that fear Him: He also will hear their cry, and will save them.  The Lord preserveth all them that love Him.  </w:t>
      </w:r>
      <w:r>
        <w:rPr>
          <w:i/>
          <w:iCs/>
        </w:rPr>
        <w:t>Alleluia.</w:t>
      </w:r>
    </w:p>
    <w:p w14:paraId="3D8D0D06" w14:textId="2B2007F5" w:rsidR="00233CE3" w:rsidRDefault="00233CE3" w:rsidP="00E27B27">
      <w:pPr>
        <w:pStyle w:val="EngInd"/>
      </w:pPr>
      <w:r>
        <w:t xml:space="preserve">Be glad in the Lord, and rejoice, ye righteous: and shout for joy, all ye that are upright in heart.  For this shall everyone that is godly pray unto Thee in a time when Thou mayest be found.  </w:t>
      </w:r>
      <w:r>
        <w:rPr>
          <w:i/>
          <w:iCs/>
        </w:rPr>
        <w:t>Alleluia.</w:t>
      </w:r>
    </w:p>
    <w:p w14:paraId="67396576" w14:textId="06DE140E" w:rsidR="00233CE3" w:rsidRDefault="00233CE3" w:rsidP="00E27B27">
      <w:pPr>
        <w:pStyle w:val="EngInd"/>
      </w:pPr>
      <w:r>
        <w:t xml:space="preserve">Let Thy tender mercies speedily prevent us, for we are brought very low.  Help us, O God of our salvation, for the glory of Thy Name.  O Lord, deliver us, and purge away our sins, for Thy Name's sake.  </w:t>
      </w:r>
      <w:r>
        <w:rPr>
          <w:i/>
          <w:iCs/>
        </w:rPr>
        <w:t>Alleluia.</w:t>
      </w:r>
    </w:p>
    <w:p w14:paraId="1FF6483F" w14:textId="10B40C98" w:rsidR="00233CE3" w:rsidRDefault="00233CE3" w:rsidP="00E27B27">
      <w:pPr>
        <w:pStyle w:val="EngInd"/>
      </w:pPr>
      <w:r>
        <w:t xml:space="preserve">Let them exalt him in the church of his people, and praise him in the assembly of the elders; and maketh him families like a flock.  The righteous shall see it, and rejoice.  </w:t>
      </w:r>
      <w:r>
        <w:rPr>
          <w:i/>
          <w:iCs/>
        </w:rPr>
        <w:t>Alleluia.</w:t>
      </w:r>
    </w:p>
    <w:p w14:paraId="463E4D56" w14:textId="6653DCD6" w:rsidR="00233CE3" w:rsidRDefault="00233CE3" w:rsidP="00E27B27">
      <w:pPr>
        <w:pStyle w:val="EngInd"/>
      </w:pPr>
      <w:r>
        <w:t xml:space="preserve">The Lord hath sworn and will not repent: Thou art a priest forever after the order of Melchizedek.  </w:t>
      </w:r>
      <w:r>
        <w:rPr>
          <w:i/>
          <w:iCs/>
        </w:rPr>
        <w:t>Alleluia.</w:t>
      </w:r>
    </w:p>
    <w:p w14:paraId="5F29BBC6" w14:textId="3A4BF1BB" w:rsidR="00233CE3" w:rsidRDefault="00233CE3" w:rsidP="00E27B27">
      <w:pPr>
        <w:pStyle w:val="EngInd"/>
      </w:pPr>
      <w:r>
        <w:t xml:space="preserve">May God be merciful unto us, and bless us and cause His face to shine upon us.  </w:t>
      </w:r>
      <w:r>
        <w:rPr>
          <w:i/>
          <w:iCs/>
        </w:rPr>
        <w:t>Alleluia.</w:t>
      </w:r>
    </w:p>
    <w:p w14:paraId="5F158B78" w14:textId="0E8573AB" w:rsidR="00233CE3" w:rsidRDefault="00233CE3" w:rsidP="00E27B27">
      <w:pPr>
        <w:pStyle w:val="EngInd"/>
      </w:pPr>
      <w:r>
        <w:t xml:space="preserve">O Lord, save Thy people and bless Thine inheritance: feed them also, and lift them up for ever.  </w:t>
      </w:r>
      <w:r>
        <w:rPr>
          <w:i/>
          <w:iCs/>
        </w:rPr>
        <w:t>Alleluia.</w:t>
      </w:r>
    </w:p>
    <w:p w14:paraId="5894740D" w14:textId="30B32DB4" w:rsidR="00233CE3" w:rsidRDefault="00233CE3" w:rsidP="00E27B27">
      <w:pPr>
        <w:pStyle w:val="EngInd"/>
      </w:pPr>
      <w:r>
        <w:t xml:space="preserve">Who is a wise man, let him keep this  and understand the mercies of the Lord.  </w:t>
      </w:r>
      <w:r>
        <w:rPr>
          <w:i/>
          <w:iCs/>
        </w:rP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lastRenderedPageBreak/>
        <w:t>Now, and at all times, and to the age of all ages.  Amen.</w:t>
      </w:r>
    </w:p>
    <w:p w14:paraId="3F4B54EB" w14:textId="096AD751" w:rsidR="00233CE3" w:rsidRDefault="00E27B27" w:rsidP="00E27B27">
      <w:pPr>
        <w:pStyle w:val="Heading3"/>
      </w:pPr>
      <w:r>
        <w:t>AGIOS O THE</w:t>
      </w:r>
      <w:r w:rsidR="00233CE3">
        <w:t>OS</w:t>
      </w:r>
    </w:p>
    <w:p w14:paraId="0E53E049" w14:textId="4F6955AE" w:rsidR="00233CE3" w:rsidRDefault="00E27B27" w:rsidP="00E27B27">
      <w:pPr>
        <w:pStyle w:val="EngHang"/>
      </w:pPr>
      <w:r>
        <w:t>Agios O The</w:t>
      </w:r>
      <w:r w:rsidR="00233CE3">
        <w:t>os:</w:t>
      </w:r>
    </w:p>
    <w:p w14:paraId="42D0008C" w14:textId="23F52B1F" w:rsidR="00233CE3" w:rsidRDefault="00E27B27" w:rsidP="00E27B27">
      <w:pPr>
        <w:pStyle w:val="EngHang"/>
      </w:pPr>
      <w:r>
        <w:t>Agios Ees-</w:t>
      </w:r>
      <w:r w:rsidR="00233CE3">
        <w:t>shiros:</w:t>
      </w:r>
    </w:p>
    <w:p w14:paraId="40B1E542" w14:textId="77777777" w:rsidR="00233CE3" w:rsidRDefault="00233CE3" w:rsidP="00E27B27">
      <w:pPr>
        <w:pStyle w:val="EngHang"/>
      </w:pPr>
      <w:r>
        <w:t>Agios Athanatos:</w:t>
      </w:r>
    </w:p>
    <w:p w14:paraId="4ED31E41" w14:textId="1E835196" w:rsidR="00233CE3" w:rsidRDefault="00233CE3" w:rsidP="00E27B27">
      <w:pPr>
        <w:pStyle w:val="EngHangEnd"/>
      </w:pPr>
      <w:r>
        <w:t>Amen.  Alleluia.</w:t>
      </w:r>
    </w:p>
    <w:p w14:paraId="143C77E9" w14:textId="77777777" w:rsidR="00233CE3" w:rsidRDefault="00233CE3" w:rsidP="00E27B27">
      <w:pPr>
        <w:pStyle w:val="EngHang"/>
      </w:pPr>
      <w:r>
        <w:t>Holy, God, Holy.</w:t>
      </w:r>
    </w:p>
    <w:p w14:paraId="6ED0E661" w14:textId="77777777" w:rsidR="00233CE3" w:rsidRDefault="00233CE3" w:rsidP="00E27B27">
      <w:pPr>
        <w:pStyle w:val="EngHang"/>
      </w:pPr>
      <w:r>
        <w:t>Holy, Mighty, Holy.</w:t>
      </w:r>
    </w:p>
    <w:p w14:paraId="5F23150B" w14:textId="77777777" w:rsidR="00233CE3" w:rsidRDefault="00233CE3" w:rsidP="00E27B27">
      <w:pPr>
        <w:pStyle w:val="EngHang"/>
      </w:pPr>
      <w:r>
        <w:t>Holy, Immortal, Holy:</w:t>
      </w:r>
    </w:p>
    <w:p w14:paraId="5A3504F7" w14:textId="3241B9D8" w:rsidR="00233CE3" w:rsidRDefault="00233CE3" w:rsidP="00E27B27">
      <w:pPr>
        <w:pStyle w:val="EngHangEnd"/>
      </w:pPr>
      <w:r>
        <w:t>Amen.  Alleluia.</w:t>
      </w:r>
    </w:p>
    <w:p w14:paraId="3F0C5C36" w14:textId="77777777" w:rsidR="00233CE3" w:rsidRDefault="00233CE3" w:rsidP="00E27B27">
      <w:pPr>
        <w:pStyle w:val="EngHang"/>
      </w:pPr>
      <w:r>
        <w:t>"Alleluia" is a word</w:t>
      </w:r>
    </w:p>
    <w:p w14:paraId="583A4D58" w14:textId="77777777" w:rsidR="00233CE3" w:rsidRDefault="00233CE3" w:rsidP="00E27B27">
      <w:pPr>
        <w:pStyle w:val="EngHang"/>
      </w:pPr>
      <w:r>
        <w:t>That means "Praise ye the Lord!"</w:t>
      </w:r>
    </w:p>
    <w:p w14:paraId="4FB61EFB" w14:textId="77777777" w:rsidR="00233CE3" w:rsidRDefault="00233CE3" w:rsidP="00E27B27">
      <w:pPr>
        <w:pStyle w:val="EngHang"/>
      </w:pPr>
      <w:r>
        <w:t>Everywhere it is heard:</w:t>
      </w:r>
    </w:p>
    <w:p w14:paraId="66AC1B4A" w14:textId="78CED802" w:rsidR="00233CE3" w:rsidRDefault="00233CE3" w:rsidP="00E27B27">
      <w:pPr>
        <w:pStyle w:val="EngHangEnd"/>
      </w:pPr>
      <w:r>
        <w:t>Amen.  Alleluia.</w:t>
      </w:r>
    </w:p>
    <w:p w14:paraId="739FCDE1" w14:textId="77777777" w:rsidR="00233CE3" w:rsidRDefault="00233CE3" w:rsidP="00E27B27">
      <w:pPr>
        <w:pStyle w:val="EngHang"/>
      </w:pPr>
      <w:r>
        <w:t>In all the universe,</w:t>
      </w:r>
    </w:p>
    <w:p w14:paraId="54AA356F" w14:textId="77777777" w:rsidR="00233CE3" w:rsidRDefault="00233CE3" w:rsidP="00E27B27">
      <w:pPr>
        <w:pStyle w:val="EngHang"/>
      </w:pPr>
      <w:r>
        <w:t>In heaven and on earth,</w:t>
      </w:r>
    </w:p>
    <w:p w14:paraId="20D0D78A" w14:textId="77777777" w:rsidR="00233CE3" w:rsidRDefault="00233CE3" w:rsidP="00E27B27">
      <w:pPr>
        <w:pStyle w:val="EngHang"/>
      </w:pPr>
      <w:r>
        <w:t>They praise Him with this verse:</w:t>
      </w:r>
    </w:p>
    <w:p w14:paraId="4A88AE5D" w14:textId="005C87B5" w:rsidR="00233CE3" w:rsidRDefault="00233CE3" w:rsidP="00E27B27">
      <w:pPr>
        <w:pStyle w:val="EngHangEnd"/>
      </w:pPr>
      <w:r>
        <w:t>Amen.  Alleluia.</w:t>
      </w:r>
    </w:p>
    <w:p w14:paraId="789604CB" w14:textId="77777777" w:rsidR="00233CE3" w:rsidRDefault="00233CE3" w:rsidP="00E27B27">
      <w:pPr>
        <w:pStyle w:val="EngHang"/>
      </w:pPr>
      <w:r>
        <w:t>Michael and Gabriel,</w:t>
      </w:r>
    </w:p>
    <w:p w14:paraId="2E42C5E0" w14:textId="77777777" w:rsidR="00233CE3" w:rsidRDefault="00233CE3" w:rsidP="00E27B27">
      <w:pPr>
        <w:pStyle w:val="EngHang"/>
      </w:pPr>
      <w:r>
        <w:t>Rafael and Souriel,</w:t>
      </w:r>
    </w:p>
    <w:p w14:paraId="52ADEC07" w14:textId="77777777" w:rsidR="00233CE3" w:rsidRDefault="00233CE3" w:rsidP="00E27B27">
      <w:pPr>
        <w:pStyle w:val="EngHang"/>
      </w:pPr>
      <w:r>
        <w:t>They all praise Him as well:</w:t>
      </w:r>
    </w:p>
    <w:p w14:paraId="6843D6AC" w14:textId="46D8A5C6" w:rsidR="00233CE3" w:rsidRDefault="00233CE3" w:rsidP="00E27B27">
      <w:pPr>
        <w:pStyle w:val="EngHangEnd"/>
      </w:pPr>
      <w:r>
        <w:t>Amen.  Alleluia.</w:t>
      </w:r>
    </w:p>
    <w:p w14:paraId="0D8F74F5" w14:textId="77777777" w:rsidR="00233CE3" w:rsidRDefault="00233CE3" w:rsidP="00E27B27">
      <w:pPr>
        <w:pStyle w:val="EngHang"/>
      </w:pPr>
      <w:r>
        <w:t>The heavenly Cherubim</w:t>
      </w:r>
    </w:p>
    <w:p w14:paraId="538680C4" w14:textId="77777777" w:rsidR="00233CE3" w:rsidRDefault="00233CE3" w:rsidP="00E27B27">
      <w:pPr>
        <w:pStyle w:val="EngHang"/>
      </w:pPr>
      <w:r>
        <w:t>And the mighty Seraphim,</w:t>
      </w:r>
    </w:p>
    <w:p w14:paraId="6A06CE05" w14:textId="77777777" w:rsidR="00233CE3" w:rsidRDefault="00233CE3" w:rsidP="00E27B27">
      <w:pPr>
        <w:pStyle w:val="EngHang"/>
      </w:pPr>
      <w:r>
        <w:t>They too glorify Him:</w:t>
      </w:r>
    </w:p>
    <w:p w14:paraId="6EF1C6E5" w14:textId="1708C776" w:rsidR="00233CE3" w:rsidRDefault="00233CE3" w:rsidP="00E27B27">
      <w:pPr>
        <w:pStyle w:val="EngHangEnd"/>
      </w:pPr>
      <w:r>
        <w:t>Amen.  Alleluia.</w:t>
      </w:r>
    </w:p>
    <w:p w14:paraId="4C682997" w14:textId="77777777" w:rsidR="00233CE3" w:rsidRDefault="00233CE3" w:rsidP="00E27B27">
      <w:pPr>
        <w:pStyle w:val="EngHang"/>
      </w:pPr>
      <w:r>
        <w:t>And the Twenty Four Priests,</w:t>
      </w:r>
    </w:p>
    <w:p w14:paraId="53105CFF" w14:textId="77777777" w:rsidR="00233CE3" w:rsidRDefault="00233CE3" w:rsidP="00E27B27">
      <w:pPr>
        <w:pStyle w:val="EngHang"/>
      </w:pPr>
      <w:r>
        <w:t>Seated on golden seats,</w:t>
      </w:r>
    </w:p>
    <w:p w14:paraId="35CC85FE" w14:textId="77777777" w:rsidR="00233CE3" w:rsidRDefault="00233CE3" w:rsidP="00E27B27">
      <w:pPr>
        <w:pStyle w:val="EngHang"/>
      </w:pPr>
      <w:r>
        <w:lastRenderedPageBreak/>
        <w:t>And the Four Incorporeal Beasts:</w:t>
      </w:r>
    </w:p>
    <w:p w14:paraId="023D3592" w14:textId="77777777" w:rsidR="00233CE3" w:rsidRDefault="00233CE3" w:rsidP="00E27B27">
      <w:pPr>
        <w:pStyle w:val="EngHangEnd"/>
      </w:pPr>
      <w:r>
        <w:t>Amen.  Alleluia.</w:t>
      </w:r>
    </w:p>
    <w:p w14:paraId="17D4C3BD" w14:textId="77777777" w:rsidR="00233CE3" w:rsidRDefault="00233CE3" w:rsidP="00E27B27">
      <w:pPr>
        <w:pStyle w:val="EngHang"/>
      </w:pPr>
      <w:r>
        <w:t>And all of God's creation,</w:t>
      </w:r>
    </w:p>
    <w:p w14:paraId="5865F328" w14:textId="77777777" w:rsidR="00233CE3" w:rsidRDefault="00233CE3" w:rsidP="00E27B27">
      <w:pPr>
        <w:pStyle w:val="EngHang"/>
      </w:pPr>
      <w:r>
        <w:t>From every race and nation,</w:t>
      </w:r>
    </w:p>
    <w:p w14:paraId="5A2E39E0" w14:textId="77777777" w:rsidR="00233CE3" w:rsidRDefault="00233CE3" w:rsidP="00E27B27">
      <w:pPr>
        <w:pStyle w:val="EngHang"/>
      </w:pPr>
      <w:r>
        <w:t>Animals and vegetation:</w:t>
      </w:r>
    </w:p>
    <w:p w14:paraId="3A6F2B74" w14:textId="77777777" w:rsidR="00233CE3" w:rsidRDefault="00233CE3" w:rsidP="00E27B27">
      <w:pPr>
        <w:pStyle w:val="EngHangEnd"/>
      </w:pPr>
      <w:r>
        <w:t>Amen.  Alleluia.</w:t>
      </w:r>
    </w:p>
    <w:p w14:paraId="630A2E28" w14:textId="09E4574D" w:rsidR="00E27B27" w:rsidRDefault="00E27B27" w:rsidP="00E27B27">
      <w:pPr>
        <w:pStyle w:val="Heading3"/>
        <w:rPr>
          <w:sz w:val="24"/>
        </w:rPr>
      </w:pPr>
      <w:bookmarkStart w:id="1780" w:name="_Ref435645438"/>
      <w:r>
        <w:rPr>
          <w:sz w:val="24"/>
        </w:rPr>
        <w:t>PSALI ADAM</w:t>
      </w:r>
      <w:r>
        <w:t xml:space="preserve"> AFTER THE FIRST CANTICLE</w:t>
      </w:r>
      <w:bookmarkEnd w:id="1780"/>
    </w:p>
    <w:p w14:paraId="56A6FC4B" w14:textId="77777777" w:rsidR="00E27B27" w:rsidRDefault="00E27B27" w:rsidP="00E27B27">
      <w:pPr>
        <w:pStyle w:val="EngHang"/>
      </w:pPr>
      <w:r>
        <w:t>The Lord said unto Moses,</w:t>
      </w:r>
    </w:p>
    <w:p w14:paraId="5F29B3CB" w14:textId="77777777" w:rsidR="00E27B27" w:rsidRDefault="00E27B27" w:rsidP="00E27B27">
      <w:pPr>
        <w:pStyle w:val="EngHang"/>
      </w:pPr>
      <w:r>
        <w:t>"Let thy people go.</w:t>
      </w:r>
    </w:p>
    <w:p w14:paraId="5DE357D3" w14:textId="77777777" w:rsidR="00E27B27" w:rsidRDefault="00E27B27" w:rsidP="00E27B27">
      <w:pPr>
        <w:pStyle w:val="EngHang"/>
      </w:pPr>
      <w:r>
        <w:t>Lift up thy rod over the sea:</w:t>
      </w:r>
    </w:p>
    <w:p w14:paraId="0C027840" w14:textId="745ECA77" w:rsidR="00E27B27" w:rsidRPr="00E27B27" w:rsidRDefault="00E27B27" w:rsidP="00E27B27">
      <w:pPr>
        <w:pStyle w:val="EngHangEnd"/>
      </w:pPr>
      <w:r>
        <w:t>You'll find a dry land."</w:t>
      </w:r>
    </w:p>
    <w:p w14:paraId="55CBE905" w14:textId="77777777" w:rsidR="00E27B27" w:rsidRDefault="00E27B27" w:rsidP="00E27B27">
      <w:pPr>
        <w:pStyle w:val="EngHang"/>
      </w:pPr>
      <w:r>
        <w:t>Moses stretched out the rod</w:t>
      </w:r>
    </w:p>
    <w:p w14:paraId="0AB74062" w14:textId="77777777" w:rsidR="00E27B27" w:rsidRDefault="00E27B27" w:rsidP="00E27B27">
      <w:pPr>
        <w:pStyle w:val="EngHang"/>
      </w:pPr>
      <w:r>
        <w:t>By night over the sea:</w:t>
      </w:r>
    </w:p>
    <w:p w14:paraId="332DA1BB" w14:textId="5084091F" w:rsidR="00E27B27" w:rsidRDefault="00E27B27" w:rsidP="00E27B27">
      <w:pPr>
        <w:pStyle w:val="EngHang"/>
      </w:pPr>
      <w:r>
        <w:t>The sea was made land</w:t>
      </w:r>
      <w:r>
        <w:rPr>
          <w:rStyle w:val="EngHangEndChar"/>
        </w:rPr>
        <w:t>,</w:t>
      </w:r>
    </w:p>
    <w:p w14:paraId="1A673942" w14:textId="64593543" w:rsidR="00E27B27" w:rsidRDefault="00E27B27" w:rsidP="00E27B27">
      <w:pPr>
        <w:pStyle w:val="EngHangEnd"/>
      </w:pPr>
      <w:r>
        <w:t>A long and wide track.</w:t>
      </w:r>
    </w:p>
    <w:p w14:paraId="050C5419" w14:textId="22C268CF" w:rsidR="00E27B27" w:rsidRDefault="00E27B27" w:rsidP="00E27B27">
      <w:pPr>
        <w:pStyle w:val="EngHang"/>
      </w:pPr>
      <w:r>
        <w:t>The water was divided</w:t>
      </w:r>
      <w:r w:rsidRPr="00E27B27">
        <w:t>,</w:t>
      </w:r>
    </w:p>
    <w:p w14:paraId="4503029F" w14:textId="77777777" w:rsidR="00E27B27" w:rsidRDefault="00E27B27" w:rsidP="00E27B27">
      <w:pPr>
        <w:pStyle w:val="EngHang"/>
      </w:pPr>
      <w:r>
        <w:t>The Israelites did cross.</w:t>
      </w:r>
    </w:p>
    <w:p w14:paraId="1F8868CD" w14:textId="77777777" w:rsidR="00E27B27" w:rsidRDefault="00E27B27" w:rsidP="00E27B27">
      <w:pPr>
        <w:pStyle w:val="EngHang"/>
      </w:pPr>
      <w:r>
        <w:t>All together they walked</w:t>
      </w:r>
    </w:p>
    <w:p w14:paraId="7EB73509" w14:textId="23AC486A" w:rsidR="00E27B27" w:rsidRDefault="00E27B27" w:rsidP="00E27B27">
      <w:pPr>
        <w:pStyle w:val="EngHangEnd"/>
      </w:pPr>
      <w:r>
        <w:t>Upon the new ground.</w:t>
      </w:r>
    </w:p>
    <w:p w14:paraId="557A94DA" w14:textId="77777777" w:rsidR="00E27B27" w:rsidRDefault="00E27B27" w:rsidP="00E27B27">
      <w:pPr>
        <w:pStyle w:val="EngHang"/>
      </w:pPr>
      <w:r>
        <w:t>The pillar of light, as a guide,</w:t>
      </w:r>
    </w:p>
    <w:p w14:paraId="5AAD4F54" w14:textId="77777777" w:rsidR="00E27B27" w:rsidRDefault="00E27B27" w:rsidP="00E27B27">
      <w:pPr>
        <w:pStyle w:val="EngHang"/>
      </w:pPr>
      <w:r>
        <w:t>Directed the Israelites.</w:t>
      </w:r>
    </w:p>
    <w:p w14:paraId="45C92514" w14:textId="77777777" w:rsidR="00E27B27" w:rsidRDefault="00E27B27" w:rsidP="00E27B27">
      <w:pPr>
        <w:pStyle w:val="EngHang"/>
      </w:pPr>
      <w:r>
        <w:t>They walked by it's light,</w:t>
      </w:r>
    </w:p>
    <w:p w14:paraId="301401CF" w14:textId="1AE02305" w:rsidR="00E27B27" w:rsidRDefault="00E27B27" w:rsidP="00E27B27">
      <w:pPr>
        <w:pStyle w:val="EngHangEnd"/>
      </w:pPr>
      <w:r>
        <w:t>And thus they knew their way.</w:t>
      </w:r>
    </w:p>
    <w:p w14:paraId="0A96390B" w14:textId="77777777" w:rsidR="00E27B27" w:rsidRDefault="00E27B27" w:rsidP="00E27B27">
      <w:pPr>
        <w:pStyle w:val="EngHang"/>
      </w:pPr>
      <w:r>
        <w:t>Pharaoh pursued them,</w:t>
      </w:r>
    </w:p>
    <w:p w14:paraId="4017227A" w14:textId="77777777" w:rsidR="00E27B27" w:rsidRDefault="00E27B27" w:rsidP="00E27B27">
      <w:pPr>
        <w:pStyle w:val="EngHang"/>
      </w:pPr>
      <w:r>
        <w:t>With his horses</w:t>
      </w:r>
    </w:p>
    <w:p w14:paraId="52928719" w14:textId="77777777" w:rsidR="00E27B27" w:rsidRDefault="00E27B27" w:rsidP="00E27B27">
      <w:pPr>
        <w:pStyle w:val="EngHang"/>
      </w:pPr>
      <w:r>
        <w:t>An so many chariots,</w:t>
      </w:r>
    </w:p>
    <w:p w14:paraId="2441B21B" w14:textId="53A5CE17" w:rsidR="00E27B27" w:rsidRDefault="00E27B27" w:rsidP="00E27B27">
      <w:pPr>
        <w:pStyle w:val="EngHangEnd"/>
      </w:pPr>
      <w:r>
        <w:t>And all his horsemen too.</w:t>
      </w:r>
    </w:p>
    <w:p w14:paraId="075A6E02" w14:textId="77777777" w:rsidR="00E27B27" w:rsidRDefault="00E27B27" w:rsidP="00E27B27">
      <w:pPr>
        <w:pStyle w:val="EngHang"/>
      </w:pPr>
      <w:r>
        <w:lastRenderedPageBreak/>
        <w:t>The Lord said unto Moses,</w:t>
      </w:r>
    </w:p>
    <w:p w14:paraId="333AFF0C" w14:textId="77777777" w:rsidR="00E27B27" w:rsidRDefault="00E27B27" w:rsidP="00E27B27">
      <w:pPr>
        <w:pStyle w:val="EngHang"/>
      </w:pPr>
      <w:r>
        <w:t>"Stretch out your hand over the sea."</w:t>
      </w:r>
    </w:p>
    <w:p w14:paraId="79572B4D" w14:textId="77777777" w:rsidR="00E27B27" w:rsidRDefault="00E27B27" w:rsidP="00E27B27">
      <w:pPr>
        <w:pStyle w:val="EngHang"/>
      </w:pPr>
      <w:r>
        <w:t>He did as the Lord said:</w:t>
      </w:r>
    </w:p>
    <w:p w14:paraId="48B5A29E" w14:textId="1D25F146" w:rsidR="00E27B27" w:rsidRDefault="00E27B27" w:rsidP="00E27B27">
      <w:pPr>
        <w:pStyle w:val="EngHangEnd"/>
      </w:pPr>
      <w:r>
        <w:t>To it's strength the sea returned.</w:t>
      </w:r>
    </w:p>
    <w:p w14:paraId="7B2C608F" w14:textId="77777777" w:rsidR="00E27B27" w:rsidRDefault="00E27B27" w:rsidP="00E27B27">
      <w:pPr>
        <w:pStyle w:val="EngHang"/>
      </w:pPr>
      <w:r>
        <w:t>Pharaoh was immersed,</w:t>
      </w:r>
    </w:p>
    <w:p w14:paraId="708153FE" w14:textId="77777777" w:rsidR="00E27B27" w:rsidRDefault="00E27B27" w:rsidP="00E27B27">
      <w:pPr>
        <w:pStyle w:val="EngHang"/>
      </w:pPr>
      <w:r>
        <w:t>And all his army too.</w:t>
      </w:r>
    </w:p>
    <w:p w14:paraId="2C8035D4" w14:textId="77777777" w:rsidR="00E27B27" w:rsidRDefault="00E27B27" w:rsidP="00E27B27">
      <w:pPr>
        <w:pStyle w:val="EngHang"/>
      </w:pPr>
      <w:r>
        <w:t>All of them were drowned,</w:t>
      </w:r>
    </w:p>
    <w:p w14:paraId="3B70F3F1" w14:textId="6E0050BA" w:rsidR="00E27B27" w:rsidRDefault="00E27B27" w:rsidP="00E27B27">
      <w:pPr>
        <w:pStyle w:val="EngHangEnd"/>
      </w:pPr>
      <w:r>
        <w:t>Deep down in the sea.</w:t>
      </w:r>
    </w:p>
    <w:p w14:paraId="774B2669" w14:textId="77777777" w:rsidR="00E27B27" w:rsidRDefault="00E27B27" w:rsidP="00E27B27">
      <w:pPr>
        <w:pStyle w:val="EngHang"/>
      </w:pPr>
      <w:r>
        <w:t>Then sang Moses</w:t>
      </w:r>
    </w:p>
    <w:p w14:paraId="190D7D63" w14:textId="77777777" w:rsidR="00E27B27" w:rsidRDefault="00E27B27" w:rsidP="00E27B27">
      <w:pPr>
        <w:pStyle w:val="EngHang"/>
      </w:pPr>
      <w:r>
        <w:t>And the children of Israel,</w:t>
      </w:r>
    </w:p>
    <w:p w14:paraId="35900061" w14:textId="77777777" w:rsidR="00E27B27" w:rsidRDefault="00E27B27" w:rsidP="00E27B27">
      <w:pPr>
        <w:pStyle w:val="EngHang"/>
      </w:pPr>
      <w:r>
        <w:t>Blessing the Lord</w:t>
      </w:r>
    </w:p>
    <w:p w14:paraId="604F4442" w14:textId="332A04A1" w:rsidR="00E27B27" w:rsidRDefault="00E27B27" w:rsidP="00E27B27">
      <w:pPr>
        <w:pStyle w:val="EngHangEnd"/>
      </w:pPr>
      <w:r>
        <w:t>With hymns and praise.</w:t>
      </w:r>
    </w:p>
    <w:p w14:paraId="5BFA8598" w14:textId="77777777" w:rsidR="00E27B27" w:rsidRDefault="00E27B27" w:rsidP="00E27B27">
      <w:pPr>
        <w:pStyle w:val="EngHang"/>
      </w:pPr>
      <w:r>
        <w:t>Moses and his people</w:t>
      </w:r>
    </w:p>
    <w:p w14:paraId="34E40E75" w14:textId="77777777" w:rsidR="00E27B27" w:rsidRDefault="00E27B27" w:rsidP="00E27B27">
      <w:pPr>
        <w:pStyle w:val="EngHang"/>
      </w:pPr>
      <w:r>
        <w:t>Were praising with one tongue:</w:t>
      </w:r>
    </w:p>
    <w:p w14:paraId="2C0B6A1C" w14:textId="77777777" w:rsidR="00E27B27" w:rsidRDefault="00E27B27" w:rsidP="00E27B27">
      <w:pPr>
        <w:pStyle w:val="EngHang"/>
      </w:pPr>
      <w:r>
        <w:t>"Let us praise the Lord,</w:t>
      </w:r>
    </w:p>
    <w:p w14:paraId="0C146ABF" w14:textId="12892A57" w:rsidR="00E27B27" w:rsidRDefault="00E27B27" w:rsidP="00E27B27">
      <w:pPr>
        <w:pStyle w:val="EngHangEnd"/>
      </w:pPr>
      <w:r>
        <w:t>For with glory He is glorified."</w:t>
      </w:r>
    </w:p>
    <w:p w14:paraId="3EBD1E6F" w14:textId="77777777" w:rsidR="00E27B27" w:rsidRDefault="00E27B27" w:rsidP="00E27B27">
      <w:pPr>
        <w:pStyle w:val="EngHang"/>
      </w:pPr>
      <w:r>
        <w:t>The horses and their riders</w:t>
      </w:r>
    </w:p>
    <w:p w14:paraId="7845563F" w14:textId="77777777" w:rsidR="00E27B27" w:rsidRDefault="00E27B27" w:rsidP="00E27B27">
      <w:pPr>
        <w:pStyle w:val="EngHang"/>
      </w:pPr>
      <w:r>
        <w:t>Were drowned in the Red Sea,</w:t>
      </w:r>
    </w:p>
    <w:p w14:paraId="170AAB7F" w14:textId="77777777" w:rsidR="00E27B27" w:rsidRDefault="00E27B27" w:rsidP="00E27B27">
      <w:pPr>
        <w:pStyle w:val="EngHang"/>
      </w:pPr>
      <w:r>
        <w:t>And the people of God were delivered</w:t>
      </w:r>
    </w:p>
    <w:p w14:paraId="0F61DD50" w14:textId="77777777" w:rsidR="00E27B27" w:rsidRDefault="00E27B27" w:rsidP="00E27B27">
      <w:pPr>
        <w:pStyle w:val="EngHangEnd"/>
      </w:pPr>
      <w:r>
        <w:t>From disgrace and death.</w:t>
      </w:r>
    </w:p>
    <w:p w14:paraId="5618FF35" w14:textId="77777777" w:rsidR="00E27B27" w:rsidRDefault="00E27B27" w:rsidP="00E27B27">
      <w:pPr>
        <w:pStyle w:val="EngHang"/>
      </w:pPr>
      <w:r>
        <w:t>And Miriam the prophetess,</w:t>
      </w:r>
    </w:p>
    <w:p w14:paraId="18036FF8" w14:textId="77777777" w:rsidR="00E27B27" w:rsidRDefault="00E27B27" w:rsidP="00E27B27">
      <w:pPr>
        <w:pStyle w:val="EngHang"/>
      </w:pPr>
      <w:r>
        <w:t>The sister of Aaron,</w:t>
      </w:r>
    </w:p>
    <w:p w14:paraId="56EB3D28" w14:textId="77777777" w:rsidR="00E27B27" w:rsidRDefault="00E27B27" w:rsidP="00E27B27">
      <w:pPr>
        <w:pStyle w:val="EngHang"/>
      </w:pPr>
      <w:r>
        <w:t>Took a timbrel in her hand</w:t>
      </w:r>
    </w:p>
    <w:p w14:paraId="2C7CF724" w14:textId="3B10E760" w:rsidR="00E27B27" w:rsidRDefault="00E27B27" w:rsidP="00E27B27">
      <w:pPr>
        <w:pStyle w:val="EngHangEnd"/>
      </w:pPr>
      <w:r>
        <w:t>And started to lead a song.</w:t>
      </w:r>
    </w:p>
    <w:p w14:paraId="5121E084" w14:textId="77777777" w:rsidR="00E27B27" w:rsidRDefault="00E27B27" w:rsidP="00E27B27">
      <w:pPr>
        <w:pStyle w:val="EngHang"/>
      </w:pPr>
      <w:r>
        <w:t>All the women went after her</w:t>
      </w:r>
    </w:p>
    <w:p w14:paraId="1BAF09E3" w14:textId="77777777" w:rsidR="00E27B27" w:rsidRDefault="00E27B27" w:rsidP="00E27B27">
      <w:pPr>
        <w:pStyle w:val="EngHang"/>
      </w:pPr>
      <w:r>
        <w:t>With timbrels and dance,</w:t>
      </w:r>
    </w:p>
    <w:p w14:paraId="251B0C74" w14:textId="77777777" w:rsidR="00E27B27" w:rsidRDefault="00E27B27" w:rsidP="00E27B27">
      <w:pPr>
        <w:pStyle w:val="EngHang"/>
      </w:pPr>
      <w:r>
        <w:t>And Miriam answered them,</w:t>
      </w:r>
    </w:p>
    <w:p w14:paraId="7C81B276" w14:textId="3B90BF8A" w:rsidR="00E27B27" w:rsidRDefault="00E27B27" w:rsidP="00E27B27">
      <w:pPr>
        <w:pStyle w:val="EngHangEnd"/>
      </w:pPr>
      <w:r>
        <w:t>"Sing ye unto the Lord,</w:t>
      </w:r>
    </w:p>
    <w:p w14:paraId="16A84E48" w14:textId="77777777" w:rsidR="00E27B27" w:rsidRDefault="00E27B27" w:rsidP="00E27B27">
      <w:pPr>
        <w:pStyle w:val="EngHang"/>
      </w:pPr>
      <w:r>
        <w:t>"For He has triumphed</w:t>
      </w:r>
    </w:p>
    <w:p w14:paraId="51CFEBE8" w14:textId="77777777" w:rsidR="00E27B27" w:rsidRDefault="00E27B27" w:rsidP="00E27B27">
      <w:pPr>
        <w:pStyle w:val="EngHang"/>
      </w:pPr>
      <w:r>
        <w:lastRenderedPageBreak/>
        <w:t>Gloriously.</w:t>
      </w:r>
    </w:p>
    <w:p w14:paraId="309A15A0" w14:textId="77777777" w:rsidR="00E27B27" w:rsidRDefault="00E27B27" w:rsidP="00E27B27">
      <w:pPr>
        <w:pStyle w:val="EngHang"/>
      </w:pPr>
      <w:r>
        <w:t>The horse and his rider</w:t>
      </w:r>
    </w:p>
    <w:p w14:paraId="7FAE6F75" w14:textId="47D7C441" w:rsidR="00E27B27" w:rsidRDefault="00E27B27" w:rsidP="00E27B27">
      <w:pPr>
        <w:pStyle w:val="EngHangEnd"/>
      </w:pPr>
      <w:r>
        <w:t>Has he drowned in the sea."</w:t>
      </w:r>
    </w:p>
    <w:p w14:paraId="61F6D782" w14:textId="77777777" w:rsidR="00E27B27" w:rsidRDefault="00E27B27" w:rsidP="00E27B27">
      <w:pPr>
        <w:pStyle w:val="EngHang"/>
      </w:pPr>
      <w:r>
        <w:t>Thy right hand, O Lord,</w:t>
      </w:r>
    </w:p>
    <w:p w14:paraId="55B687BE" w14:textId="77777777" w:rsidR="00E27B27" w:rsidRDefault="00E27B27" w:rsidP="00E27B27">
      <w:pPr>
        <w:pStyle w:val="EngHang"/>
      </w:pPr>
      <w:r>
        <w:t>Is become glorious.</w:t>
      </w:r>
    </w:p>
    <w:p w14:paraId="568264FB" w14:textId="77777777" w:rsidR="00E27B27" w:rsidRDefault="00E27B27" w:rsidP="00E27B27">
      <w:pPr>
        <w:pStyle w:val="EngHang"/>
      </w:pPr>
      <w:r>
        <w:t>Thy right hand, O Lord,</w:t>
      </w:r>
    </w:p>
    <w:p w14:paraId="4680B402" w14:textId="1188CAC6" w:rsidR="00E27B27" w:rsidRDefault="00E27B27" w:rsidP="00E27B27">
      <w:pPr>
        <w:pStyle w:val="EngHangEnd"/>
      </w:pPr>
      <w:r>
        <w:t>Has dashed the enemy.</w:t>
      </w:r>
    </w:p>
    <w:p w14:paraId="52867C2E" w14:textId="77777777" w:rsidR="00E27B27" w:rsidRDefault="00E27B27" w:rsidP="00E27B27">
      <w:pPr>
        <w:pStyle w:val="EngHang"/>
      </w:pPr>
      <w:r>
        <w:t>Who is like unto Thee,</w:t>
      </w:r>
    </w:p>
    <w:p w14:paraId="0C56C72F" w14:textId="77777777" w:rsidR="00E27B27" w:rsidRDefault="00E27B27" w:rsidP="00E27B27">
      <w:pPr>
        <w:pStyle w:val="EngHang"/>
      </w:pPr>
      <w:r>
        <w:t>O Lord, among the gods?</w:t>
      </w:r>
    </w:p>
    <w:p w14:paraId="7823FAB6" w14:textId="77777777" w:rsidR="00E27B27" w:rsidRDefault="00E27B27" w:rsidP="00E27B27">
      <w:pPr>
        <w:pStyle w:val="EngHang"/>
      </w:pPr>
      <w:r>
        <w:t>Who is like unto Thee,</w:t>
      </w:r>
    </w:p>
    <w:p w14:paraId="5BEA3F3A" w14:textId="7FDE62FF" w:rsidR="00E27B27" w:rsidRDefault="00E27B27" w:rsidP="00E27B27">
      <w:pPr>
        <w:pStyle w:val="EngHangEnd"/>
      </w:pPr>
      <w:r>
        <w:t>Glorious in holiness?</w:t>
      </w:r>
    </w:p>
    <w:p w14:paraId="44888B35" w14:textId="1C12994E" w:rsidR="00E27B27" w:rsidRDefault="00E27B27" w:rsidP="00E27B27">
      <w:pPr>
        <w:pStyle w:val="EngHang"/>
      </w:pPr>
      <w:r>
        <w:t>Thou hast streched out Thy hand,</w:t>
      </w:r>
    </w:p>
    <w:p w14:paraId="455142C0" w14:textId="10900361" w:rsidR="00E27B27" w:rsidRDefault="00E27B27" w:rsidP="00E27B27">
      <w:pPr>
        <w:pStyle w:val="EngHang"/>
      </w:pPr>
      <w:r>
        <w:t>The sea swallowed them,</w:t>
      </w:r>
    </w:p>
    <w:p w14:paraId="597A9910" w14:textId="77777777" w:rsidR="00E27B27" w:rsidRDefault="00E27B27" w:rsidP="00E27B27">
      <w:pPr>
        <w:pStyle w:val="EngHang"/>
      </w:pPr>
      <w:r>
        <w:t>And hast led Thy people</w:t>
      </w:r>
    </w:p>
    <w:p w14:paraId="4F4EE86F" w14:textId="77777777" w:rsidR="00E27B27" w:rsidRDefault="00E27B27" w:rsidP="00E27B27">
      <w:pPr>
        <w:pStyle w:val="EngHangEnd"/>
      </w:pPr>
      <w:r>
        <w:t>To the place of their rest.</w:t>
      </w:r>
    </w:p>
    <w:p w14:paraId="6900379F" w14:textId="56040A29" w:rsidR="00E27B27" w:rsidRDefault="00E27B27" w:rsidP="00E27B27">
      <w:pPr>
        <w:pStyle w:val="Heading3"/>
      </w:pPr>
      <w:bookmarkStart w:id="1781" w:name="_Ref435645453"/>
      <w:r>
        <w:t>PSALI ADAM (BEFORE THE SECOND CANTICLE)</w:t>
      </w:r>
      <w:bookmarkEnd w:id="1781"/>
    </w:p>
    <w:p w14:paraId="0DC53848" w14:textId="77777777" w:rsidR="00E27B27" w:rsidRDefault="00E27B27" w:rsidP="00E27B27">
      <w:pPr>
        <w:pStyle w:val="EngHang"/>
      </w:pPr>
      <w:r>
        <w:t>My heart and my tongue</w:t>
      </w:r>
    </w:p>
    <w:p w14:paraId="620CDFBF" w14:textId="77777777" w:rsidR="00E27B27" w:rsidRDefault="00E27B27" w:rsidP="00E27B27">
      <w:pPr>
        <w:pStyle w:val="EngHang"/>
      </w:pPr>
      <w:r>
        <w:t>Glorify the Trinity:</w:t>
      </w:r>
    </w:p>
    <w:p w14:paraId="22F08811" w14:textId="77777777" w:rsidR="00E27B27" w:rsidRDefault="00E27B27" w:rsidP="00E27B27">
      <w:pPr>
        <w:pStyle w:val="EngHang"/>
        <w:rPr>
          <w:i/>
          <w:iCs/>
        </w:rPr>
      </w:pPr>
      <w:r>
        <w:rPr>
          <w:i/>
          <w:iCs/>
        </w:rPr>
        <w:t>O Holy Trinity,</w:t>
      </w:r>
    </w:p>
    <w:p w14:paraId="31184324" w14:textId="7406B975" w:rsidR="00E27B27" w:rsidRDefault="00E27B27" w:rsidP="00E27B27">
      <w:pPr>
        <w:pStyle w:val="EngHangEnd"/>
      </w:pPr>
      <w:r>
        <w:t>Have mercy upon us.</w:t>
      </w:r>
    </w:p>
    <w:p w14:paraId="0AD478C6" w14:textId="77777777" w:rsidR="00E27B27" w:rsidRDefault="00E27B27" w:rsidP="00E27B27">
      <w:pPr>
        <w:pStyle w:val="EngHang"/>
      </w:pPr>
      <w:r>
        <w:t>Everyone praises Thee</w:t>
      </w:r>
    </w:p>
    <w:p w14:paraId="142A07DB" w14:textId="77777777" w:rsidR="00E27B27" w:rsidRDefault="00E27B27" w:rsidP="00E27B27">
      <w:pPr>
        <w:pStyle w:val="EngHang"/>
      </w:pPr>
      <w:r>
        <w:t>And glorifies Thee:</w:t>
      </w:r>
    </w:p>
    <w:p w14:paraId="2B7C1611" w14:textId="77777777" w:rsidR="00E27B27" w:rsidRDefault="00E27B27" w:rsidP="00E27B27">
      <w:pPr>
        <w:pStyle w:val="EngHang"/>
        <w:rPr>
          <w:i/>
          <w:iCs/>
        </w:rPr>
      </w:pPr>
      <w:r>
        <w:rPr>
          <w:i/>
          <w:iCs/>
        </w:rPr>
        <w:t>O Holy Trinity,</w:t>
      </w:r>
    </w:p>
    <w:p w14:paraId="62EF1523" w14:textId="4105B34B" w:rsidR="00E27B27" w:rsidRDefault="00E27B27" w:rsidP="00E27B27">
      <w:pPr>
        <w:pStyle w:val="EngHangEnd"/>
      </w:pPr>
      <w:r>
        <w:t>Have mercy upon us.</w:t>
      </w:r>
    </w:p>
    <w:p w14:paraId="090ACC24" w14:textId="77777777" w:rsidR="00E27B27" w:rsidRDefault="00E27B27" w:rsidP="00E27B27">
      <w:pPr>
        <w:pStyle w:val="EngHang"/>
      </w:pPr>
      <w:r>
        <w:t>For Thou art our God</w:t>
      </w:r>
    </w:p>
    <w:p w14:paraId="7E462E2E" w14:textId="77777777" w:rsidR="00E27B27" w:rsidRDefault="00E27B27" w:rsidP="00E27B27">
      <w:pPr>
        <w:pStyle w:val="EngHang"/>
      </w:pPr>
      <w:r>
        <w:t>And our Saviour:</w:t>
      </w:r>
    </w:p>
    <w:p w14:paraId="6566A840" w14:textId="77777777" w:rsidR="00E27B27" w:rsidRDefault="00E27B27" w:rsidP="00E27B27">
      <w:pPr>
        <w:pStyle w:val="EngHang"/>
        <w:rPr>
          <w:i/>
          <w:iCs/>
        </w:rPr>
      </w:pPr>
      <w:r>
        <w:rPr>
          <w:i/>
          <w:iCs/>
        </w:rPr>
        <w:t>O Holy Trinity,</w:t>
      </w:r>
    </w:p>
    <w:p w14:paraId="07517103" w14:textId="12BC0C68" w:rsidR="00E27B27" w:rsidRDefault="00E27B27" w:rsidP="00E27B27">
      <w:pPr>
        <w:pStyle w:val="EngHangEnd"/>
      </w:pPr>
      <w:r>
        <w:lastRenderedPageBreak/>
        <w:t>Have mercy upon us.</w:t>
      </w:r>
    </w:p>
    <w:p w14:paraId="5A694027" w14:textId="7523122D" w:rsidR="00E27B27" w:rsidRDefault="00E27B27" w:rsidP="00E27B27">
      <w:pPr>
        <w:pStyle w:val="EngHang"/>
      </w:pPr>
      <w:r>
        <w:t>Great is Thy mercy;</w:t>
      </w:r>
    </w:p>
    <w:p w14:paraId="12CEFDA0" w14:textId="77777777" w:rsidR="00E27B27" w:rsidRDefault="00E27B27" w:rsidP="00E27B27">
      <w:pPr>
        <w:pStyle w:val="EngHang"/>
      </w:pPr>
      <w:r>
        <w:t>Visit us with Thy salvation:</w:t>
      </w:r>
    </w:p>
    <w:p w14:paraId="29E4945B" w14:textId="77777777" w:rsidR="00E27B27" w:rsidRDefault="00E27B27" w:rsidP="00E27B27">
      <w:pPr>
        <w:pStyle w:val="EngHang"/>
        <w:rPr>
          <w:i/>
          <w:iCs/>
        </w:rPr>
      </w:pPr>
      <w:r>
        <w:rPr>
          <w:i/>
          <w:iCs/>
        </w:rPr>
        <w:t>O Holy Trinity,</w:t>
      </w:r>
    </w:p>
    <w:p w14:paraId="70241511" w14:textId="5334A22F" w:rsidR="00E27B27" w:rsidRDefault="00E27B27" w:rsidP="00E27B27">
      <w:pPr>
        <w:pStyle w:val="EngHangEnd"/>
      </w:pPr>
      <w:r>
        <w:t>Have mercy upon us.</w:t>
      </w:r>
    </w:p>
    <w:p w14:paraId="33491687" w14:textId="77777777" w:rsidR="00E27B27" w:rsidRDefault="00E27B27" w:rsidP="00E27B27">
      <w:pPr>
        <w:pStyle w:val="EngHang"/>
      </w:pPr>
      <w:r>
        <w:t>Glory and power</w:t>
      </w:r>
    </w:p>
    <w:p w14:paraId="15F1FB5B" w14:textId="77777777" w:rsidR="00E27B27" w:rsidRDefault="00E27B27" w:rsidP="00E27B27">
      <w:pPr>
        <w:pStyle w:val="EngHang"/>
      </w:pPr>
      <w:r>
        <w:t>To Thee, O King of Glory:</w:t>
      </w:r>
    </w:p>
    <w:p w14:paraId="7F44A261" w14:textId="77777777" w:rsidR="00E27B27" w:rsidRDefault="00E27B27" w:rsidP="00E27B27">
      <w:pPr>
        <w:pStyle w:val="EngHang"/>
        <w:rPr>
          <w:i/>
          <w:iCs/>
        </w:rPr>
      </w:pPr>
      <w:r>
        <w:rPr>
          <w:i/>
          <w:iCs/>
        </w:rPr>
        <w:t>O Holy Trinity,</w:t>
      </w:r>
    </w:p>
    <w:p w14:paraId="7F53CA6B" w14:textId="5D7D2D93" w:rsidR="00E27B27" w:rsidRDefault="00E27B27" w:rsidP="00E27B27">
      <w:pPr>
        <w:pStyle w:val="EngHangEnd"/>
      </w:pPr>
      <w:r>
        <w:t>Have mercy upon us.</w:t>
      </w:r>
    </w:p>
    <w:p w14:paraId="4C895D36" w14:textId="77777777" w:rsidR="00E27B27" w:rsidRDefault="00E27B27" w:rsidP="00E27B27">
      <w:pPr>
        <w:pStyle w:val="EngHang"/>
      </w:pPr>
      <w:r>
        <w:t>The Lord is our refuge</w:t>
      </w:r>
    </w:p>
    <w:p w14:paraId="4CC9C180" w14:textId="77777777" w:rsidR="00E27B27" w:rsidRDefault="00E27B27" w:rsidP="00E27B27">
      <w:pPr>
        <w:pStyle w:val="EngHang"/>
      </w:pPr>
      <w:r>
        <w:t>In the time of tribulation:</w:t>
      </w:r>
    </w:p>
    <w:p w14:paraId="73112004" w14:textId="77777777" w:rsidR="00E27B27" w:rsidRDefault="00E27B27" w:rsidP="00E27B27">
      <w:pPr>
        <w:pStyle w:val="EngHang"/>
        <w:rPr>
          <w:i/>
          <w:iCs/>
        </w:rPr>
      </w:pPr>
      <w:r>
        <w:rPr>
          <w:i/>
          <w:iCs/>
        </w:rPr>
        <w:t>O Holy Trinity,</w:t>
      </w:r>
    </w:p>
    <w:p w14:paraId="503DBB05" w14:textId="264A4987" w:rsidR="00E27B27" w:rsidRDefault="00E27B27" w:rsidP="00E27B27">
      <w:pPr>
        <w:pStyle w:val="EngHangEnd"/>
      </w:pPr>
      <w:r>
        <w:t>Have mercy upon us.</w:t>
      </w:r>
    </w:p>
    <w:p w14:paraId="6B3C8FD9" w14:textId="77777777" w:rsidR="00E27B27" w:rsidRDefault="00E27B27" w:rsidP="00E27B27">
      <w:pPr>
        <w:pStyle w:val="EngHang"/>
      </w:pPr>
      <w:r>
        <w:t>All nations praise Thee,</w:t>
      </w:r>
    </w:p>
    <w:p w14:paraId="0D675A4B" w14:textId="77777777" w:rsidR="00E27B27" w:rsidRDefault="00E27B27" w:rsidP="00E27B27">
      <w:pPr>
        <w:pStyle w:val="EngHang"/>
      </w:pPr>
      <w:r>
        <w:t>O Christ our King:</w:t>
      </w:r>
    </w:p>
    <w:p w14:paraId="50FF9648" w14:textId="77777777" w:rsidR="00E27B27" w:rsidRDefault="00E27B27" w:rsidP="00E27B27">
      <w:pPr>
        <w:pStyle w:val="EngHang"/>
        <w:rPr>
          <w:i/>
          <w:iCs/>
        </w:rPr>
      </w:pPr>
      <w:r>
        <w:rPr>
          <w:i/>
          <w:iCs/>
        </w:rPr>
        <w:t>O Holy Trinity,</w:t>
      </w:r>
    </w:p>
    <w:p w14:paraId="2D0C3B47" w14:textId="0AF393D1" w:rsidR="00E27B27" w:rsidRDefault="00E27B27" w:rsidP="00E27B27">
      <w:pPr>
        <w:pStyle w:val="EngHangEnd"/>
      </w:pPr>
      <w:r>
        <w:t>Have mercy upon us.</w:t>
      </w:r>
    </w:p>
    <w:p w14:paraId="494AEFA1" w14:textId="77777777" w:rsidR="00E27B27" w:rsidRDefault="00E27B27" w:rsidP="00E27B27">
      <w:pPr>
        <w:pStyle w:val="EngHang"/>
      </w:pPr>
      <w:r>
        <w:t>Deliver us from temptation,</w:t>
      </w:r>
    </w:p>
    <w:p w14:paraId="5AD7CF59" w14:textId="3F486C97" w:rsidR="00E27B27" w:rsidRDefault="00E27B27" w:rsidP="00E27B27">
      <w:pPr>
        <w:pStyle w:val="EngHang"/>
      </w:pPr>
      <w:r>
        <w:t>O Only-Begotten Son:</w:t>
      </w:r>
    </w:p>
    <w:p w14:paraId="243A7DB3" w14:textId="77777777" w:rsidR="00E27B27" w:rsidRDefault="00E27B27" w:rsidP="00E27B27">
      <w:pPr>
        <w:pStyle w:val="EngHang"/>
        <w:rPr>
          <w:i/>
          <w:iCs/>
        </w:rPr>
      </w:pPr>
      <w:r>
        <w:rPr>
          <w:i/>
          <w:iCs/>
        </w:rPr>
        <w:t>O Holy Trinity,</w:t>
      </w:r>
    </w:p>
    <w:p w14:paraId="3A1653B7" w14:textId="587AB951" w:rsidR="00E27B27" w:rsidRDefault="00E27B27" w:rsidP="00E27B27">
      <w:pPr>
        <w:pStyle w:val="EngHangEnd"/>
      </w:pPr>
      <w:r>
        <w:t>Have mercy upon us.</w:t>
      </w:r>
    </w:p>
    <w:p w14:paraId="05967351" w14:textId="77777777" w:rsidR="00E27B27" w:rsidRDefault="00E27B27" w:rsidP="00E27B27">
      <w:pPr>
        <w:pStyle w:val="EngHang"/>
      </w:pPr>
      <w:r>
        <w:t>Grant us Thy perfect peace</w:t>
      </w:r>
    </w:p>
    <w:p w14:paraId="77D2AA1D" w14:textId="77777777" w:rsidR="00E27B27" w:rsidRDefault="00E27B27" w:rsidP="00E27B27">
      <w:pPr>
        <w:pStyle w:val="EngHang"/>
      </w:pPr>
      <w:r>
        <w:t>And heal our infirmities:</w:t>
      </w:r>
    </w:p>
    <w:p w14:paraId="67D50382" w14:textId="77777777" w:rsidR="00E27B27" w:rsidRDefault="00E27B27" w:rsidP="00E27B27">
      <w:pPr>
        <w:pStyle w:val="EngHang"/>
        <w:rPr>
          <w:i/>
          <w:iCs/>
        </w:rPr>
      </w:pPr>
      <w:r>
        <w:rPr>
          <w:i/>
          <w:iCs/>
        </w:rPr>
        <w:t>O Holy Trinity,</w:t>
      </w:r>
    </w:p>
    <w:p w14:paraId="4BA5BA08" w14:textId="772437CE" w:rsidR="00E27B27" w:rsidRDefault="00E27B27" w:rsidP="00E27B27">
      <w:pPr>
        <w:pStyle w:val="EngHangEnd"/>
      </w:pPr>
      <w:r>
        <w:t>Have mercy upon us.</w:t>
      </w:r>
    </w:p>
    <w:p w14:paraId="2FDEB453" w14:textId="77777777" w:rsidR="00E27B27" w:rsidRDefault="00E27B27" w:rsidP="00E27B27">
      <w:pPr>
        <w:pStyle w:val="EngHang"/>
      </w:pPr>
      <w:r>
        <w:t>Thou art the Compassionate;</w:t>
      </w:r>
    </w:p>
    <w:p w14:paraId="0DB8B1D1" w14:textId="77777777" w:rsidR="00E27B27" w:rsidRDefault="00E27B27" w:rsidP="00E27B27">
      <w:pPr>
        <w:pStyle w:val="EngHang"/>
      </w:pPr>
      <w:r>
        <w:t>Thou art the Merciful:</w:t>
      </w:r>
    </w:p>
    <w:p w14:paraId="018A545B" w14:textId="77777777" w:rsidR="00E27B27" w:rsidRDefault="00E27B27" w:rsidP="00E27B27">
      <w:pPr>
        <w:pStyle w:val="EngHang"/>
        <w:rPr>
          <w:i/>
          <w:iCs/>
        </w:rPr>
      </w:pPr>
      <w:r>
        <w:rPr>
          <w:i/>
          <w:iCs/>
        </w:rPr>
        <w:t>O Holy Trinity,</w:t>
      </w:r>
    </w:p>
    <w:p w14:paraId="32D2C7BA" w14:textId="77777777" w:rsidR="00E27B27" w:rsidRDefault="00E27B27" w:rsidP="00E27B27">
      <w:pPr>
        <w:pStyle w:val="EngHangEnd"/>
      </w:pPr>
      <w:r>
        <w:t>Have mercy upon us.</w:t>
      </w:r>
    </w:p>
    <w:p w14:paraId="5B450BE7" w14:textId="77777777" w:rsidR="00E27B27" w:rsidRDefault="00E27B27" w:rsidP="00E27B27">
      <w:pPr>
        <w:pStyle w:val="EngHang"/>
      </w:pPr>
      <w:r>
        <w:lastRenderedPageBreak/>
        <w:t>Guard us, O Christ,</w:t>
      </w:r>
    </w:p>
    <w:p w14:paraId="02E68064" w14:textId="77777777" w:rsidR="00E27B27" w:rsidRDefault="00E27B27" w:rsidP="00E27B27">
      <w:pPr>
        <w:pStyle w:val="EngHang"/>
      </w:pPr>
      <w:r>
        <w:t>According to Thy goodness:</w:t>
      </w:r>
    </w:p>
    <w:p w14:paraId="5FD82191" w14:textId="77777777" w:rsidR="00E27B27" w:rsidRDefault="00E27B27" w:rsidP="00E27B27">
      <w:pPr>
        <w:pStyle w:val="EngHang"/>
        <w:rPr>
          <w:i/>
          <w:iCs/>
        </w:rPr>
      </w:pPr>
      <w:r>
        <w:rPr>
          <w:i/>
          <w:iCs/>
        </w:rPr>
        <w:t>O Holy Trinity,</w:t>
      </w:r>
    </w:p>
    <w:p w14:paraId="0A4CAB66" w14:textId="437DE2CE" w:rsidR="00E27B27" w:rsidRDefault="00E27B27" w:rsidP="00E27B27">
      <w:pPr>
        <w:pStyle w:val="EngHangEnd"/>
      </w:pPr>
      <w:r>
        <w:t>Have mercy upon us.</w:t>
      </w:r>
    </w:p>
    <w:p w14:paraId="3A580C66" w14:textId="77777777" w:rsidR="00E27B27" w:rsidRDefault="00E27B27" w:rsidP="00E27B27">
      <w:pPr>
        <w:pStyle w:val="EngHang"/>
      </w:pPr>
      <w:r>
        <w:t>My soul and my thoughts,</w:t>
      </w:r>
    </w:p>
    <w:p w14:paraId="5EE067B4" w14:textId="77777777" w:rsidR="00E27B27" w:rsidRDefault="00E27B27" w:rsidP="00E27B27">
      <w:pPr>
        <w:pStyle w:val="EngHang"/>
      </w:pPr>
      <w:r>
        <w:t>Lift them up to Thee.</w:t>
      </w:r>
    </w:p>
    <w:p w14:paraId="61F740ED" w14:textId="77777777" w:rsidR="00E27B27" w:rsidRDefault="00E27B27" w:rsidP="00E27B27">
      <w:pPr>
        <w:pStyle w:val="EngHang"/>
        <w:rPr>
          <w:i/>
          <w:iCs/>
        </w:rPr>
      </w:pPr>
      <w:r>
        <w:rPr>
          <w:i/>
          <w:iCs/>
        </w:rPr>
        <w:t>O Holy Trinity,</w:t>
      </w:r>
    </w:p>
    <w:p w14:paraId="60D1DC43" w14:textId="4F72D42C" w:rsidR="00E27B27" w:rsidRDefault="00E27B27" w:rsidP="00E27B27">
      <w:pPr>
        <w:pStyle w:val="EngHangEnd"/>
      </w:pPr>
      <w:r>
        <w:t>Have mercy upon us.</w:t>
      </w:r>
    </w:p>
    <w:p w14:paraId="6DFBD20D" w14:textId="77777777" w:rsidR="00E27B27" w:rsidRDefault="00E27B27" w:rsidP="00E27B27">
      <w:pPr>
        <w:pStyle w:val="EngHang"/>
      </w:pPr>
      <w:r>
        <w:t>O Lord, Son of God,</w:t>
      </w:r>
    </w:p>
    <w:p w14:paraId="70B62326" w14:textId="77777777" w:rsidR="00E27B27" w:rsidRDefault="00E27B27" w:rsidP="00E27B27">
      <w:pPr>
        <w:pStyle w:val="EngHang"/>
      </w:pPr>
      <w:r>
        <w:t>Grant us Thy salvation:</w:t>
      </w:r>
    </w:p>
    <w:p w14:paraId="166F4E56" w14:textId="77777777" w:rsidR="00E27B27" w:rsidRDefault="00E27B27" w:rsidP="00E27B27">
      <w:pPr>
        <w:pStyle w:val="EngHang"/>
        <w:rPr>
          <w:i/>
          <w:iCs/>
        </w:rPr>
      </w:pPr>
      <w:r>
        <w:rPr>
          <w:i/>
          <w:iCs/>
        </w:rPr>
        <w:t>O Holy Trinity,</w:t>
      </w:r>
    </w:p>
    <w:p w14:paraId="4D30BA58" w14:textId="2A18F585" w:rsidR="00E27B27" w:rsidRDefault="00E27B27" w:rsidP="00E27B27">
      <w:pPr>
        <w:pStyle w:val="EngHangEnd"/>
      </w:pPr>
      <w:r>
        <w:t>Have mercy upon us.</w:t>
      </w:r>
    </w:p>
    <w:p w14:paraId="6169A82B" w14:textId="77777777" w:rsidR="00E27B27" w:rsidRDefault="00E27B27" w:rsidP="00E27B27">
      <w:pPr>
        <w:pStyle w:val="EngHang"/>
      </w:pPr>
      <w:r>
        <w:t>Holy, Holy, Holy,</w:t>
      </w:r>
    </w:p>
    <w:p w14:paraId="2D657089" w14:textId="77777777" w:rsidR="00E27B27" w:rsidRDefault="00E27B27" w:rsidP="00E27B27">
      <w:pPr>
        <w:pStyle w:val="EngHang"/>
      </w:pPr>
      <w:r>
        <w:t>The Son of the Holy:</w:t>
      </w:r>
    </w:p>
    <w:p w14:paraId="279AF55D" w14:textId="77777777" w:rsidR="00E27B27" w:rsidRDefault="00E27B27" w:rsidP="00E27B27">
      <w:pPr>
        <w:pStyle w:val="EngHang"/>
        <w:rPr>
          <w:i/>
          <w:iCs/>
        </w:rPr>
      </w:pPr>
      <w:r>
        <w:rPr>
          <w:i/>
          <w:iCs/>
        </w:rPr>
        <w:t>O Holy Trinity,</w:t>
      </w:r>
    </w:p>
    <w:p w14:paraId="34479B94" w14:textId="1A8FC50A" w:rsidR="00E27B27" w:rsidRDefault="00E27B27" w:rsidP="00E27B27">
      <w:pPr>
        <w:pStyle w:val="EngHangEnd"/>
      </w:pPr>
      <w:r>
        <w:t>Have mercy upon us.</w:t>
      </w:r>
    </w:p>
    <w:p w14:paraId="3A285734" w14:textId="77777777" w:rsidR="00E27B27" w:rsidRDefault="00E27B27" w:rsidP="00E27B27">
      <w:pPr>
        <w:pStyle w:val="EngHang"/>
      </w:pPr>
      <w:r>
        <w:t>Remember us, O Lord,</w:t>
      </w:r>
    </w:p>
    <w:p w14:paraId="38A648F2" w14:textId="77777777" w:rsidR="00E27B27" w:rsidRDefault="00E27B27" w:rsidP="00E27B27">
      <w:pPr>
        <w:pStyle w:val="EngHang"/>
      </w:pPr>
      <w:r>
        <w:t>In Thine heavenly Kingdom:</w:t>
      </w:r>
    </w:p>
    <w:p w14:paraId="5E494AB2" w14:textId="77777777" w:rsidR="00E27B27" w:rsidRDefault="00E27B27" w:rsidP="00E27B27">
      <w:pPr>
        <w:pStyle w:val="EngHang"/>
        <w:rPr>
          <w:i/>
          <w:iCs/>
        </w:rPr>
      </w:pPr>
      <w:r>
        <w:rPr>
          <w:i/>
          <w:iCs/>
        </w:rPr>
        <w:t>O Holy Trinity,</w:t>
      </w:r>
    </w:p>
    <w:p w14:paraId="3CC38640" w14:textId="77777777" w:rsidR="00E27B27" w:rsidRDefault="00E27B27" w:rsidP="00E27B27">
      <w:pPr>
        <w:pStyle w:val="EngHangEnd"/>
      </w:pPr>
      <w:r>
        <w:t>Have mercy upon us.</w:t>
      </w:r>
    </w:p>
    <w:p w14:paraId="43956095" w14:textId="4B37F270" w:rsidR="00860765" w:rsidRDefault="00860765" w:rsidP="00860765">
      <w:pPr>
        <w:pStyle w:val="Heading3"/>
        <w:rPr>
          <w:sz w:val="24"/>
        </w:rPr>
      </w:pPr>
      <w:bookmarkStart w:id="1782" w:name="_Ref435645565"/>
      <w:r>
        <w:rPr>
          <w:sz w:val="24"/>
        </w:rPr>
        <w:t>PSALI ADAM</w:t>
      </w:r>
      <w:r>
        <w:t xml:space="preserve"> AFTER THE SECOND CANTICLE</w:t>
      </w:r>
      <w:bookmarkEnd w:id="1782"/>
    </w:p>
    <w:p w14:paraId="27BE758B" w14:textId="77777777" w:rsidR="00860765" w:rsidRDefault="00860765" w:rsidP="00860765">
      <w:pPr>
        <w:pStyle w:val="EngHang"/>
      </w:pPr>
      <w:r>
        <w:t>Let us sing with David</w:t>
      </w:r>
    </w:p>
    <w:p w14:paraId="50B0213F" w14:textId="77777777" w:rsidR="00860765" w:rsidRDefault="00860765" w:rsidP="00860765">
      <w:pPr>
        <w:pStyle w:val="EngHang"/>
      </w:pPr>
      <w:r>
        <w:t>And give thanks unto the Lord,</w:t>
      </w:r>
    </w:p>
    <w:p w14:paraId="0FF8603B" w14:textId="77777777" w:rsidR="00860765" w:rsidRDefault="00860765" w:rsidP="00860765">
      <w:pPr>
        <w:pStyle w:val="EngHang"/>
      </w:pPr>
      <w:r>
        <w:t>For He is merciful and kind:</w:t>
      </w:r>
    </w:p>
    <w:p w14:paraId="2E707229" w14:textId="3C5C8988" w:rsidR="00860765" w:rsidRDefault="00860765" w:rsidP="00860765">
      <w:pPr>
        <w:pStyle w:val="EngHangEnd"/>
      </w:pPr>
      <w:r>
        <w:t>Je Pef nai shop sha eneh.</w:t>
      </w:r>
    </w:p>
    <w:p w14:paraId="2AD8648A" w14:textId="77777777" w:rsidR="00860765" w:rsidRDefault="00860765" w:rsidP="00860765">
      <w:pPr>
        <w:pStyle w:val="EngHang"/>
      </w:pPr>
      <w:r>
        <w:t>Holy, Holy, Holy:</w:t>
      </w:r>
    </w:p>
    <w:p w14:paraId="4A95CD36" w14:textId="77777777" w:rsidR="00860765" w:rsidRDefault="00860765" w:rsidP="00860765">
      <w:pPr>
        <w:pStyle w:val="EngHang"/>
      </w:pPr>
      <w:r>
        <w:t>Our God is the Only One.</w:t>
      </w:r>
    </w:p>
    <w:p w14:paraId="6FEE6A9A" w14:textId="77777777" w:rsidR="00860765" w:rsidRDefault="00860765" w:rsidP="00860765">
      <w:pPr>
        <w:pStyle w:val="EngHang"/>
      </w:pPr>
      <w:r>
        <w:lastRenderedPageBreak/>
        <w:t>O give thanks unto the Lord:</w:t>
      </w:r>
    </w:p>
    <w:p w14:paraId="4F765785" w14:textId="4514F95A" w:rsidR="00860765" w:rsidRDefault="00860765" w:rsidP="00860765">
      <w:pPr>
        <w:pStyle w:val="EngHangEnd"/>
      </w:pPr>
      <w:r>
        <w:t>Je Pef nai shop sha eneh.</w:t>
      </w:r>
    </w:p>
    <w:p w14:paraId="0A08584B" w14:textId="77777777" w:rsidR="00860765" w:rsidRDefault="00860765" w:rsidP="00860765">
      <w:pPr>
        <w:pStyle w:val="EngHang"/>
      </w:pPr>
      <w:r>
        <w:t>He divided the sea</w:t>
      </w:r>
    </w:p>
    <w:p w14:paraId="7D2FF9F4" w14:textId="77777777" w:rsidR="00860765" w:rsidRDefault="00860765" w:rsidP="00860765">
      <w:pPr>
        <w:pStyle w:val="EngHang"/>
      </w:pPr>
      <w:r>
        <w:t>And Pharaoh was overthrown,</w:t>
      </w:r>
    </w:p>
    <w:p w14:paraId="3494F523" w14:textId="77777777" w:rsidR="00860765" w:rsidRDefault="00860765" w:rsidP="00860765">
      <w:pPr>
        <w:pStyle w:val="EngHang"/>
      </w:pPr>
      <w:r>
        <w:t>And the Israelites went through:</w:t>
      </w:r>
    </w:p>
    <w:p w14:paraId="28F85DDA" w14:textId="50AECE75" w:rsidR="00860765" w:rsidRDefault="00860765" w:rsidP="00860765">
      <w:pPr>
        <w:pStyle w:val="EngHangEnd"/>
      </w:pPr>
      <w:r>
        <w:t>Je Pef nai shop sha eneh.</w:t>
      </w:r>
    </w:p>
    <w:p w14:paraId="5B353B9A" w14:textId="77777777" w:rsidR="00860765" w:rsidRDefault="00860765" w:rsidP="00860765">
      <w:pPr>
        <w:pStyle w:val="EngHang"/>
      </w:pPr>
      <w:r>
        <w:t>He sprang water out of a rock,</w:t>
      </w:r>
    </w:p>
    <w:p w14:paraId="243C60C2" w14:textId="77777777" w:rsidR="00860765" w:rsidRDefault="00860765" w:rsidP="00860765">
      <w:pPr>
        <w:pStyle w:val="EngHang"/>
      </w:pPr>
      <w:r>
        <w:t>And His people drank,</w:t>
      </w:r>
    </w:p>
    <w:p w14:paraId="3B58B5D6" w14:textId="77777777" w:rsidR="00860765" w:rsidRDefault="00860765" w:rsidP="00860765">
      <w:pPr>
        <w:pStyle w:val="EngHang"/>
      </w:pPr>
      <w:r>
        <w:t>In the barren desert:</w:t>
      </w:r>
    </w:p>
    <w:p w14:paraId="484FAE46" w14:textId="5D333365" w:rsidR="00860765" w:rsidRPr="00860765" w:rsidRDefault="00860765" w:rsidP="00860765">
      <w:pPr>
        <w:pStyle w:val="EngHangEnd"/>
      </w:pPr>
      <w:r>
        <w:t>Je Pef nai shop sha eneh.</w:t>
      </w:r>
    </w:p>
    <w:p w14:paraId="33DD845A" w14:textId="77777777" w:rsidR="00860765" w:rsidRDefault="00860765" w:rsidP="00860765">
      <w:pPr>
        <w:pStyle w:val="EngHang"/>
      </w:pPr>
      <w:r>
        <w:t>The honour and the worship</w:t>
      </w:r>
    </w:p>
    <w:p w14:paraId="542B5121" w14:textId="77777777" w:rsidR="00860765" w:rsidRDefault="00860765" w:rsidP="00860765">
      <w:pPr>
        <w:pStyle w:val="EngHang"/>
      </w:pPr>
      <w:r>
        <w:t>Are all due to Him.</w:t>
      </w:r>
    </w:p>
    <w:p w14:paraId="1CD43010" w14:textId="77777777" w:rsidR="00860765" w:rsidRDefault="00860765" w:rsidP="00860765">
      <w:pPr>
        <w:pStyle w:val="EngHang"/>
      </w:pPr>
      <w:r>
        <w:t>Give thanks unto Him always:</w:t>
      </w:r>
    </w:p>
    <w:p w14:paraId="4A674A1E" w14:textId="1047A22E" w:rsidR="00860765" w:rsidRDefault="00860765" w:rsidP="00860765">
      <w:pPr>
        <w:pStyle w:val="EngHangEnd"/>
      </w:pPr>
      <w:r>
        <w:t>Je Pef nai shop sha eneh.</w:t>
      </w:r>
    </w:p>
    <w:p w14:paraId="77935004" w14:textId="77777777" w:rsidR="00860765" w:rsidRDefault="00860765" w:rsidP="00860765">
      <w:pPr>
        <w:pStyle w:val="EngHang"/>
      </w:pPr>
      <w:r>
        <w:t>Proclaim the Name of Christ</w:t>
      </w:r>
    </w:p>
    <w:p w14:paraId="6971919A" w14:textId="77777777" w:rsidR="00860765" w:rsidRDefault="00860765" w:rsidP="00860765">
      <w:pPr>
        <w:pStyle w:val="EngHang"/>
      </w:pPr>
      <w:r>
        <w:t>And give thanks for His mercies.</w:t>
      </w:r>
    </w:p>
    <w:p w14:paraId="44EBAD37" w14:textId="77777777" w:rsidR="00860765" w:rsidRDefault="00860765" w:rsidP="00860765">
      <w:pPr>
        <w:pStyle w:val="EngHang"/>
      </w:pPr>
      <w:r>
        <w:t>Praise Him more and more:</w:t>
      </w:r>
    </w:p>
    <w:p w14:paraId="44B83ACB" w14:textId="27257530" w:rsidR="00860765" w:rsidRDefault="00860765" w:rsidP="00860765">
      <w:pPr>
        <w:pStyle w:val="EngHangEnd"/>
      </w:pPr>
      <w:r>
        <w:t>Je Pef nai shop sha eneh.</w:t>
      </w:r>
    </w:p>
    <w:p w14:paraId="6AB45B67" w14:textId="77777777" w:rsidR="00860765" w:rsidRDefault="00860765" w:rsidP="00860765">
      <w:pPr>
        <w:pStyle w:val="EngHang"/>
      </w:pPr>
      <w:r>
        <w:t>He divided the sea of Hades</w:t>
      </w:r>
    </w:p>
    <w:p w14:paraId="24238092" w14:textId="77777777" w:rsidR="00860765" w:rsidRDefault="00860765" w:rsidP="00860765">
      <w:pPr>
        <w:pStyle w:val="EngHang"/>
      </w:pPr>
      <w:r>
        <w:t>And Satan was thrown therein,</w:t>
      </w:r>
    </w:p>
    <w:p w14:paraId="01082813" w14:textId="77777777" w:rsidR="00860765" w:rsidRDefault="00860765" w:rsidP="00860765">
      <w:pPr>
        <w:pStyle w:val="EngHang"/>
      </w:pPr>
      <w:r>
        <w:t>And delivered us from him:</w:t>
      </w:r>
    </w:p>
    <w:p w14:paraId="6C9811FA" w14:textId="630D67EF" w:rsidR="00860765" w:rsidRDefault="00860765" w:rsidP="00860765">
      <w:pPr>
        <w:pStyle w:val="EngHangEnd"/>
      </w:pPr>
      <w:r>
        <w:t>Je Pef nai shop sha eneh.</w:t>
      </w:r>
    </w:p>
    <w:p w14:paraId="20F6929B" w14:textId="77777777" w:rsidR="00860765" w:rsidRDefault="00860765" w:rsidP="00860765">
      <w:pPr>
        <w:pStyle w:val="EngHang"/>
      </w:pPr>
      <w:r>
        <w:t>He lifted us up</w:t>
      </w:r>
    </w:p>
    <w:p w14:paraId="2E62F9E2" w14:textId="77777777" w:rsidR="00860765" w:rsidRDefault="00860765" w:rsidP="00860765">
      <w:pPr>
        <w:pStyle w:val="EngHang"/>
      </w:pPr>
      <w:r>
        <w:t>With all those whom He loved,</w:t>
      </w:r>
    </w:p>
    <w:p w14:paraId="26192812" w14:textId="77777777" w:rsidR="00860765" w:rsidRDefault="00860765" w:rsidP="00860765">
      <w:pPr>
        <w:pStyle w:val="EngHang"/>
      </w:pPr>
      <w:r>
        <w:t>And called us His beloved:</w:t>
      </w:r>
    </w:p>
    <w:p w14:paraId="12B4E035" w14:textId="14593031" w:rsidR="00860765" w:rsidRDefault="00860765" w:rsidP="00860765">
      <w:pPr>
        <w:pStyle w:val="EngHangEnd"/>
      </w:pPr>
      <w:r>
        <w:t>Je Pef nai shop sha eneh.</w:t>
      </w:r>
    </w:p>
    <w:p w14:paraId="400A0721" w14:textId="77777777" w:rsidR="00860765" w:rsidRDefault="00860765" w:rsidP="00860765">
      <w:pPr>
        <w:pStyle w:val="EngHang"/>
      </w:pPr>
      <w:r>
        <w:t>Instead of quails and manna</w:t>
      </w:r>
    </w:p>
    <w:p w14:paraId="5BC04777" w14:textId="77777777" w:rsidR="00860765" w:rsidRDefault="00860765" w:rsidP="00860765">
      <w:pPr>
        <w:pStyle w:val="EngHang"/>
      </w:pPr>
      <w:r>
        <w:t>He gave us His body and blood,</w:t>
      </w:r>
    </w:p>
    <w:p w14:paraId="7A828F32" w14:textId="77777777" w:rsidR="00860765" w:rsidRDefault="00860765" w:rsidP="00860765">
      <w:pPr>
        <w:pStyle w:val="EngHang"/>
      </w:pPr>
      <w:r>
        <w:t>And filled our thirsty souls:</w:t>
      </w:r>
    </w:p>
    <w:p w14:paraId="4164542D" w14:textId="3C9A7EA6" w:rsidR="00860765" w:rsidRDefault="00860765" w:rsidP="00860765">
      <w:pPr>
        <w:pStyle w:val="EngHangEnd"/>
      </w:pPr>
      <w:r>
        <w:lastRenderedPageBreak/>
        <w:t>Je Pef nai shop sha eneh.</w:t>
      </w:r>
    </w:p>
    <w:p w14:paraId="40FE0735" w14:textId="77777777" w:rsidR="00860765" w:rsidRDefault="00860765" w:rsidP="00860765">
      <w:pPr>
        <w:pStyle w:val="EngHang"/>
      </w:pPr>
      <w:r>
        <w:t>He led us to the promised land</w:t>
      </w:r>
    </w:p>
    <w:p w14:paraId="6C675351" w14:textId="4D9E7F87" w:rsidR="00860765" w:rsidRDefault="00860765" w:rsidP="00860765">
      <w:pPr>
        <w:pStyle w:val="EngHang"/>
      </w:pPr>
      <w:r>
        <w:t>And gave us a new covenant—</w:t>
      </w:r>
    </w:p>
    <w:p w14:paraId="52F44D2D" w14:textId="001059E5" w:rsidR="00860765" w:rsidRDefault="00860765" w:rsidP="00860765">
      <w:pPr>
        <w:pStyle w:val="EngHang"/>
      </w:pPr>
      <w:r>
        <w:t>His heavenly kingdom—</w:t>
      </w:r>
    </w:p>
    <w:p w14:paraId="7E9CE16F" w14:textId="7921C087" w:rsidR="00233CE3" w:rsidRDefault="00860765" w:rsidP="00860765">
      <w:pPr>
        <w:pStyle w:val="EngHangEnd"/>
      </w:pPr>
      <w:r>
        <w:t>Je Pef nai shop sha eneh.</w:t>
      </w:r>
    </w:p>
    <w:p w14:paraId="6DA7DAC0" w14:textId="77777777" w:rsidR="00860765" w:rsidRDefault="00860765" w:rsidP="00860765">
      <w:pPr>
        <w:pStyle w:val="Heading3"/>
      </w:pPr>
      <w:bookmarkStart w:id="1783" w:name="_Ref435645467"/>
      <w:r>
        <w:t>THE FIERY BUSH</w:t>
      </w:r>
      <w:bookmarkEnd w:id="1783"/>
    </w:p>
    <w:p w14:paraId="76300F27" w14:textId="77777777" w:rsidR="00860765" w:rsidRDefault="00860765" w:rsidP="00860765">
      <w:pPr>
        <w:pStyle w:val="Rubric"/>
      </w:pPr>
      <w:r>
        <w:t>Refrain:</w:t>
      </w:r>
    </w:p>
    <w:p w14:paraId="344293BA" w14:textId="77777777" w:rsidR="00860765" w:rsidRDefault="00860765" w:rsidP="00860765">
      <w:pPr>
        <w:pStyle w:val="EngHang"/>
      </w:pPr>
      <w:r>
        <w:t>The fiery bush that Moses</w:t>
      </w:r>
    </w:p>
    <w:p w14:paraId="792A0ECC" w14:textId="77777777" w:rsidR="00860765" w:rsidRDefault="00860765" w:rsidP="00860765">
      <w:pPr>
        <w:pStyle w:val="EngHang"/>
      </w:pPr>
      <w:r>
        <w:t>Had seen in the wilderness,</w:t>
      </w:r>
    </w:p>
    <w:p w14:paraId="5D86AC35" w14:textId="74029EF5" w:rsidR="00860765" w:rsidRDefault="00860765" w:rsidP="00860765">
      <w:pPr>
        <w:pStyle w:val="EngHang"/>
      </w:pPr>
      <w:r>
        <w:t>Burning with fire from within—</w:t>
      </w:r>
    </w:p>
    <w:p w14:paraId="38D225DF" w14:textId="3BA808DB" w:rsidR="00860765" w:rsidRDefault="00860765" w:rsidP="00860765">
      <w:pPr>
        <w:pStyle w:val="EngHangEnd"/>
      </w:pPr>
      <w:r>
        <w:t>And the bush was not consumed—</w:t>
      </w:r>
    </w:p>
    <w:p w14:paraId="7103B998" w14:textId="77777777" w:rsidR="00860765" w:rsidRDefault="00860765" w:rsidP="00860765">
      <w:pPr>
        <w:pStyle w:val="EngHang"/>
      </w:pPr>
      <w:r>
        <w:t>Is a figure of the blessed Mother of the Light,</w:t>
      </w:r>
    </w:p>
    <w:p w14:paraId="36F3F767" w14:textId="77777777" w:rsidR="00860765" w:rsidRDefault="00860765" w:rsidP="00860765">
      <w:pPr>
        <w:pStyle w:val="EngHang"/>
      </w:pPr>
      <w:r>
        <w:t>Who carried the Divine Ember</w:t>
      </w:r>
    </w:p>
    <w:p w14:paraId="4866F592" w14:textId="77777777" w:rsidR="00860765" w:rsidRDefault="00860765" w:rsidP="00860765">
      <w:pPr>
        <w:pStyle w:val="EngHang"/>
      </w:pPr>
      <w:r>
        <w:t>Nine full months in her womb,</w:t>
      </w:r>
    </w:p>
    <w:p w14:paraId="46308C20" w14:textId="38687D38" w:rsidR="00860765" w:rsidRDefault="00860765" w:rsidP="00860765">
      <w:pPr>
        <w:pStyle w:val="EngHangEnd"/>
      </w:pPr>
      <w:r>
        <w:t>With a perpetual virginity.</w:t>
      </w:r>
    </w:p>
    <w:p w14:paraId="4F7C7925"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75407241" w14:textId="77777777"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p>
    <w:p w14:paraId="446C2472" w14:textId="77777777" w:rsidR="00860765" w:rsidRDefault="00860765" w:rsidP="00860765">
      <w:pPr>
        <w:pStyle w:val="EngHang"/>
      </w:pPr>
      <w:r>
        <w:t>I open my mouth and speak,</w:t>
      </w:r>
    </w:p>
    <w:p w14:paraId="03BEF46C" w14:textId="77777777" w:rsidR="00860765" w:rsidRDefault="00860765" w:rsidP="00860765">
      <w:pPr>
        <w:pStyle w:val="EngHang"/>
      </w:pPr>
      <w:r>
        <w:t>About the hidden mysteries,</w:t>
      </w:r>
    </w:p>
    <w:p w14:paraId="4FB37FE4" w14:textId="77777777" w:rsidR="00860765" w:rsidRDefault="00860765" w:rsidP="00860765">
      <w:pPr>
        <w:pStyle w:val="EngHang"/>
      </w:pPr>
      <w:r>
        <w:t>And honour Mary, the Mother of the Light:</w:t>
      </w:r>
    </w:p>
    <w:p w14:paraId="51000BB9" w14:textId="18351094" w:rsidR="00860765" w:rsidRDefault="00860765" w:rsidP="00860765">
      <w:pPr>
        <w:pStyle w:val="EngHangEnd"/>
      </w:pPr>
      <w:r>
        <w:t>Blessed are you among women.</w:t>
      </w:r>
    </w:p>
    <w:p w14:paraId="09CE8AB5" w14:textId="77777777" w:rsidR="00860765" w:rsidRDefault="00860765" w:rsidP="00860765">
      <w:pPr>
        <w:pStyle w:val="EngHang"/>
      </w:pPr>
      <w:r>
        <w:t>Gabriel announced to her</w:t>
      </w:r>
    </w:p>
    <w:p w14:paraId="53ABF4B4" w14:textId="77777777" w:rsidR="00860765" w:rsidRDefault="00860765" w:rsidP="00860765">
      <w:pPr>
        <w:pStyle w:val="EngHang"/>
      </w:pPr>
      <w:r>
        <w:t>The incarnation of the Word.</w:t>
      </w:r>
    </w:p>
    <w:p w14:paraId="06D78B04" w14:textId="77777777" w:rsidR="00860765" w:rsidRDefault="00860765" w:rsidP="00860765">
      <w:pPr>
        <w:pStyle w:val="EngHang"/>
      </w:pPr>
      <w:r>
        <w:t>She carried her Lord in her womb:</w:t>
      </w:r>
    </w:p>
    <w:p w14:paraId="1CA9EC56" w14:textId="4A722653" w:rsidR="00860765" w:rsidRDefault="00860765" w:rsidP="00860765">
      <w:pPr>
        <w:pStyle w:val="EngHangEnd"/>
      </w:pPr>
      <w:r>
        <w:t>Blessed are you among women.</w:t>
      </w:r>
    </w:p>
    <w:p w14:paraId="3DDC5D49" w14:textId="77777777" w:rsidR="00860765" w:rsidRDefault="00860765" w:rsidP="00860765">
      <w:pPr>
        <w:pStyle w:val="EngHang"/>
      </w:pPr>
      <w:r>
        <w:t>David your father spoke of you,</w:t>
      </w:r>
    </w:p>
    <w:p w14:paraId="49F37C48" w14:textId="77777777" w:rsidR="00860765" w:rsidRDefault="00860765" w:rsidP="00860765">
      <w:pPr>
        <w:pStyle w:val="EngHang"/>
      </w:pPr>
      <w:r>
        <w:lastRenderedPageBreak/>
        <w:t>With prophetic sayings;</w:t>
      </w:r>
    </w:p>
    <w:p w14:paraId="1CF3A9EE" w14:textId="77777777" w:rsidR="00860765" w:rsidRDefault="00860765" w:rsidP="00860765">
      <w:pPr>
        <w:pStyle w:val="EngHang"/>
      </w:pPr>
      <w:r>
        <w:t>The God of gods became your son:</w:t>
      </w:r>
    </w:p>
    <w:p w14:paraId="40768328" w14:textId="1B98A802" w:rsidR="00860765" w:rsidRDefault="00860765" w:rsidP="00860765">
      <w:pPr>
        <w:pStyle w:val="EngHangEnd"/>
      </w:pPr>
      <w:r>
        <w:t>Blessed are you among women.</w:t>
      </w:r>
    </w:p>
    <w:p w14:paraId="1D9271FF" w14:textId="77777777" w:rsidR="00860765" w:rsidRDefault="00860765" w:rsidP="00860765">
      <w:pPr>
        <w:pStyle w:val="EngHang"/>
      </w:pPr>
      <w:r>
        <w:t>You are the mother of your Creator,</w:t>
      </w:r>
    </w:p>
    <w:p w14:paraId="162BFCA9" w14:textId="77777777" w:rsidR="00860765" w:rsidRDefault="00860765" w:rsidP="00860765">
      <w:pPr>
        <w:pStyle w:val="EngHang"/>
      </w:pPr>
      <w:r>
        <w:t>Who came to save the human race.</w:t>
      </w:r>
    </w:p>
    <w:p w14:paraId="30889BA3" w14:textId="77777777" w:rsidR="00860765" w:rsidRDefault="00860765" w:rsidP="00860765">
      <w:pPr>
        <w:pStyle w:val="EngHang"/>
      </w:pPr>
      <w:r>
        <w:t>He came and dwelt in your womb:</w:t>
      </w:r>
    </w:p>
    <w:p w14:paraId="1B0DE62D" w14:textId="46C9A9C0" w:rsidR="00860765" w:rsidRDefault="00860765" w:rsidP="00860765">
      <w:pPr>
        <w:pStyle w:val="EngHangEnd"/>
      </w:pPr>
      <w:r>
        <w:t>Blessed are you among women.</w:t>
      </w:r>
    </w:p>
    <w:p w14:paraId="6DCE5DED" w14:textId="4181F621" w:rsidR="00860765" w:rsidRDefault="00860765" w:rsidP="00860765">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szCs w:val="24"/>
        </w:rPr>
      </w:pPr>
      <w:r>
        <w:rPr>
          <w:szCs w:val="24"/>
        </w:rPr>
        <w:tab/>
      </w:r>
      <w:r>
        <w:rPr>
          <w:szCs w:val="24"/>
        </w:rPr>
        <w:tab/>
      </w:r>
      <w:r>
        <w:rPr>
          <w:szCs w:val="24"/>
        </w:rPr>
        <w:tab/>
      </w:r>
      <w:r>
        <w:rPr>
          <w:szCs w:val="24"/>
        </w:rPr>
        <w:tab/>
      </w:r>
      <w:r>
        <w:rPr>
          <w:b/>
          <w:bCs/>
          <w:szCs w:val="24"/>
        </w:rPr>
        <w:t>+ + +</w:t>
      </w:r>
    </w:p>
    <w:p w14:paraId="20F64582" w14:textId="77777777" w:rsidR="00860765" w:rsidRDefault="00860765" w:rsidP="00860765">
      <w:pPr>
        <w:pStyle w:val="EngHang"/>
      </w:pPr>
      <w:r>
        <w:t>The forgiver of all sins,</w:t>
      </w:r>
    </w:p>
    <w:p w14:paraId="22D5622C" w14:textId="77777777" w:rsidR="00860765" w:rsidRDefault="00860765" w:rsidP="00860765">
      <w:pPr>
        <w:pStyle w:val="EngHang"/>
      </w:pPr>
      <w:r>
        <w:t>The source of all blessings,</w:t>
      </w:r>
    </w:p>
    <w:p w14:paraId="6F23F292" w14:textId="77777777" w:rsidR="00860765" w:rsidRDefault="00860765" w:rsidP="00860765">
      <w:pPr>
        <w:pStyle w:val="EngHang"/>
      </w:pPr>
      <w:r>
        <w:t>He loved our race and took our form:</w:t>
      </w:r>
    </w:p>
    <w:p w14:paraId="7C983776" w14:textId="1139D36B" w:rsidR="00860765" w:rsidRDefault="00860765" w:rsidP="00860765">
      <w:pPr>
        <w:pStyle w:val="EngHangEnd"/>
      </w:pPr>
      <w:r>
        <w:t>Blessed are you among women.</w:t>
      </w:r>
    </w:p>
    <w:p w14:paraId="76949A42" w14:textId="77777777" w:rsidR="00860765" w:rsidRDefault="00860765" w:rsidP="00860765">
      <w:pPr>
        <w:pStyle w:val="EngHang"/>
      </w:pPr>
      <w:r>
        <w:t>He bowed down the heavens,</w:t>
      </w:r>
    </w:p>
    <w:p w14:paraId="3DEEC180" w14:textId="77777777" w:rsidR="00860765" w:rsidRDefault="00860765" w:rsidP="00860765">
      <w:pPr>
        <w:pStyle w:val="EngHang"/>
      </w:pPr>
      <w:r>
        <w:t>And descended to earth,</w:t>
      </w:r>
    </w:p>
    <w:p w14:paraId="0B821828" w14:textId="77777777" w:rsidR="00860765" w:rsidRDefault="00860765" w:rsidP="00860765">
      <w:pPr>
        <w:pStyle w:val="EngHang"/>
      </w:pPr>
      <w:r>
        <w:t>While still in His Father's bosom:</w:t>
      </w:r>
    </w:p>
    <w:p w14:paraId="33154C6D" w14:textId="7EE0CD88" w:rsidR="00860765" w:rsidRDefault="00860765" w:rsidP="00860765">
      <w:pPr>
        <w:pStyle w:val="EngHangEnd"/>
      </w:pPr>
      <w:r>
        <w:t>Blessed are you among women.</w:t>
      </w:r>
    </w:p>
    <w:p w14:paraId="5321CA9D" w14:textId="77777777" w:rsidR="00860765" w:rsidRDefault="00860765" w:rsidP="00860765">
      <w:pPr>
        <w:pStyle w:val="EngHang"/>
      </w:pPr>
      <w:r>
        <w:t>Of all people, who has obtained</w:t>
      </w:r>
    </w:p>
    <w:p w14:paraId="5266BAC8" w14:textId="77777777" w:rsidR="00860765" w:rsidRDefault="00860765" w:rsidP="00860765">
      <w:pPr>
        <w:pStyle w:val="EngHang"/>
      </w:pPr>
      <w:r>
        <w:t>What you received, O Mary?</w:t>
      </w:r>
    </w:p>
    <w:p w14:paraId="4A186B04" w14:textId="77777777" w:rsidR="00860765" w:rsidRDefault="00860765" w:rsidP="00860765">
      <w:pPr>
        <w:pStyle w:val="EngHang"/>
      </w:pPr>
      <w:r>
        <w:t>All generations proclaim and say:</w:t>
      </w:r>
    </w:p>
    <w:p w14:paraId="74DC3413" w14:textId="31CC1F7D" w:rsidR="00860765" w:rsidRDefault="00860765" w:rsidP="00860765">
      <w:pPr>
        <w:pStyle w:val="EngHangEnd"/>
      </w:pPr>
      <w:r>
        <w:t>Blessed are you among women.</w:t>
      </w:r>
    </w:p>
    <w:p w14:paraId="3EC6ABB9" w14:textId="77777777" w:rsidR="00860765" w:rsidRDefault="00860765" w:rsidP="00860765">
      <w:pPr>
        <w:pStyle w:val="EngHang"/>
      </w:pPr>
      <w:r>
        <w:t>O Virgin Mary, we bless you,</w:t>
      </w:r>
    </w:p>
    <w:p w14:paraId="66B6A48F" w14:textId="77777777" w:rsidR="00860765" w:rsidRDefault="00860765" w:rsidP="00860765">
      <w:pPr>
        <w:pStyle w:val="EngHang"/>
      </w:pPr>
      <w:r>
        <w:t>And praise by day and night</w:t>
      </w:r>
    </w:p>
    <w:p w14:paraId="07D3DF50" w14:textId="77777777" w:rsidR="00860765" w:rsidRDefault="00860765" w:rsidP="00860765">
      <w:pPr>
        <w:pStyle w:val="EngHang"/>
      </w:pPr>
      <w:r>
        <w:t>The One Who chose your goodness:</w:t>
      </w:r>
    </w:p>
    <w:p w14:paraId="662ABFF9" w14:textId="77777777" w:rsidR="00860765" w:rsidRDefault="00860765" w:rsidP="00860765">
      <w:pPr>
        <w:pStyle w:val="EngHangEnd"/>
      </w:pPr>
      <w:r>
        <w:t>Blessed are you among women.</w:t>
      </w:r>
    </w:p>
    <w:p w14:paraId="2BCAFB43" w14:textId="0F958A00" w:rsidR="00860765" w:rsidRPr="00860765" w:rsidRDefault="00860765" w:rsidP="00860765">
      <w:pPr>
        <w:pStyle w:val="Heading3"/>
        <w:rPr>
          <w:sz w:val="24"/>
          <w:lang w:val="en-US"/>
        </w:rPr>
      </w:pPr>
      <w:bookmarkStart w:id="1784" w:name="_Ref435645593"/>
      <w:r>
        <w:t>PSALI BATO</w:t>
      </w:r>
      <w:r>
        <w:rPr>
          <w:lang w:val="en-US"/>
        </w:rPr>
        <w:t>S AFTER THE THIRD CANTICLE</w:t>
      </w:r>
      <w:bookmarkEnd w:id="1784"/>
    </w:p>
    <w:p w14:paraId="57163B7A" w14:textId="77777777" w:rsidR="00860765" w:rsidRDefault="00860765" w:rsidP="00860765">
      <w:pPr>
        <w:pStyle w:val="EngHang"/>
      </w:pPr>
      <w:r>
        <w:t>God, existing before the ages,</w:t>
      </w:r>
    </w:p>
    <w:p w14:paraId="0AF494AF" w14:textId="77777777" w:rsidR="00860765" w:rsidRDefault="00860765" w:rsidP="00860765">
      <w:pPr>
        <w:pStyle w:val="EngHang"/>
      </w:pPr>
      <w:r>
        <w:t>Sent His elect Angel to save</w:t>
      </w:r>
    </w:p>
    <w:p w14:paraId="63F8BD7C" w14:textId="77777777" w:rsidR="00860765" w:rsidRDefault="00860765" w:rsidP="00860765">
      <w:pPr>
        <w:pStyle w:val="EngHang"/>
      </w:pPr>
      <w:r>
        <w:t>The children from the fiery furnace:</w:t>
      </w:r>
    </w:p>
    <w:p w14:paraId="588A3BED" w14:textId="77777777" w:rsidR="00860765" w:rsidRDefault="00860765" w:rsidP="00860765">
      <w:pPr>
        <w:pStyle w:val="EngHang"/>
        <w:rPr>
          <w:i/>
          <w:iCs/>
        </w:rPr>
      </w:pPr>
      <w:r>
        <w:rPr>
          <w:i/>
          <w:iCs/>
        </w:rPr>
        <w:lastRenderedPageBreak/>
        <w:t>Hos Erof ariho_oo chasf.</w:t>
      </w:r>
    </w:p>
    <w:p w14:paraId="22C2CC83" w14:textId="3F8EBC72" w:rsidR="00860765" w:rsidRDefault="00860765" w:rsidP="00860765">
      <w:pPr>
        <w:pStyle w:val="EngHangEnd"/>
      </w:pPr>
      <w:r>
        <w:t>(Praise ye Him and exalt Him above all.)</w:t>
      </w:r>
    </w:p>
    <w:p w14:paraId="262C7C28" w14:textId="77777777" w:rsidR="00860765" w:rsidRDefault="00860765" w:rsidP="00860765">
      <w:pPr>
        <w:pStyle w:val="EngHang"/>
      </w:pPr>
      <w:r>
        <w:t>Bless the Lord, the God of Israel,</w:t>
      </w:r>
    </w:p>
    <w:p w14:paraId="13A3D7B6" w14:textId="77777777" w:rsidR="00860765" w:rsidRDefault="00860765" w:rsidP="00860765">
      <w:pPr>
        <w:pStyle w:val="EngHang"/>
      </w:pPr>
      <w:r>
        <w:t>Ananias, Azarias and Misael.</w:t>
      </w:r>
    </w:p>
    <w:p w14:paraId="0F97180B" w14:textId="77777777" w:rsidR="00860765" w:rsidRDefault="00860765" w:rsidP="00860765">
      <w:pPr>
        <w:pStyle w:val="EngHang"/>
      </w:pPr>
      <w:r>
        <w:t>Praise Him with the voice of joy:</w:t>
      </w:r>
    </w:p>
    <w:p w14:paraId="43B6F730" w14:textId="51DA5228" w:rsidR="00860765" w:rsidRDefault="00860765" w:rsidP="00860765">
      <w:pPr>
        <w:pStyle w:val="EngHangEnd"/>
      </w:pPr>
      <w:r>
        <w:t>Hos Erof ariho_oo chasf.</w:t>
      </w:r>
    </w:p>
    <w:p w14:paraId="5D35CBE5" w14:textId="77777777" w:rsidR="00860765" w:rsidRDefault="00860765" w:rsidP="00860765">
      <w:pPr>
        <w:pStyle w:val="EngHang"/>
      </w:pPr>
      <w:r>
        <w:t>Nebuchadnezzar, the king, made an image of gold,</w:t>
      </w:r>
    </w:p>
    <w:p w14:paraId="73DBF9C3" w14:textId="77777777" w:rsidR="00860765" w:rsidRDefault="00860765" w:rsidP="00860765">
      <w:pPr>
        <w:pStyle w:val="EngHang"/>
      </w:pPr>
      <w:r>
        <w:t>And said to the ministers and all his folk,</w:t>
      </w:r>
    </w:p>
    <w:p w14:paraId="5909AB6B" w14:textId="583EF27D" w:rsidR="00860765" w:rsidRDefault="00860765" w:rsidP="00860765">
      <w:pPr>
        <w:pStyle w:val="EngHang"/>
      </w:pPr>
      <w:r>
        <w:t>"Whenever you hear the musical notes—"</w:t>
      </w:r>
    </w:p>
    <w:p w14:paraId="6180D856" w14:textId="1B922D23" w:rsidR="00860765" w:rsidRDefault="00860765" w:rsidP="00860765">
      <w:pPr>
        <w:pStyle w:val="EngHangEnd"/>
      </w:pPr>
      <w:r>
        <w:t>Hos Erof ariho_oo chasf.</w:t>
      </w:r>
    </w:p>
    <w:p w14:paraId="26F842B8" w14:textId="77777777" w:rsidR="00860765" w:rsidRDefault="00860765" w:rsidP="00860765">
      <w:pPr>
        <w:pStyle w:val="EngHang"/>
      </w:pPr>
      <w:r>
        <w:t>"Fall down immediately and bow</w:t>
      </w:r>
    </w:p>
    <w:p w14:paraId="1D2460C4" w14:textId="77777777" w:rsidR="00860765" w:rsidRDefault="00860765" w:rsidP="00860765">
      <w:pPr>
        <w:pStyle w:val="EngHang"/>
      </w:pPr>
      <w:r>
        <w:t>To the golden image, without delay.</w:t>
      </w:r>
    </w:p>
    <w:p w14:paraId="17A10377" w14:textId="77777777" w:rsidR="00860765" w:rsidRDefault="00860765" w:rsidP="00860765">
      <w:pPr>
        <w:pStyle w:val="EngHang"/>
      </w:pPr>
      <w:r>
        <w:t>If not, you'll be thrown in the fiery furnace."</w:t>
      </w:r>
    </w:p>
    <w:p w14:paraId="29CC3500" w14:textId="5D839258" w:rsidR="00860765" w:rsidRDefault="00860765" w:rsidP="00860765">
      <w:pPr>
        <w:pStyle w:val="EngHangEnd"/>
      </w:pPr>
      <w:r>
        <w:t>Hos Erof ariho_oo chasf.</w:t>
      </w:r>
    </w:p>
    <w:p w14:paraId="1A1A166C" w14:textId="77777777" w:rsidR="00860765" w:rsidRDefault="00860765" w:rsidP="00860765">
      <w:pPr>
        <w:pStyle w:val="EngHang"/>
      </w:pPr>
      <w:r>
        <w:t>The Chaldeans worshipped the image</w:t>
      </w:r>
    </w:p>
    <w:p w14:paraId="75DAE368" w14:textId="77777777" w:rsidR="00860765" w:rsidRDefault="00860765" w:rsidP="00860765">
      <w:pPr>
        <w:pStyle w:val="EngHang"/>
      </w:pPr>
      <w:r>
        <w:t>Which the king had set up,</w:t>
      </w:r>
    </w:p>
    <w:p w14:paraId="6952F322" w14:textId="77777777" w:rsidR="00860765" w:rsidRDefault="00860765" w:rsidP="00860765">
      <w:pPr>
        <w:pStyle w:val="EngHang"/>
      </w:pPr>
      <w:r>
        <w:t>But the Three Children worshipped it not.</w:t>
      </w:r>
    </w:p>
    <w:p w14:paraId="57BF1674" w14:textId="7B82A1BC" w:rsidR="00860765" w:rsidRDefault="00860765" w:rsidP="00860765">
      <w:pPr>
        <w:pStyle w:val="EngHangEnd"/>
      </w:pPr>
      <w:r>
        <w:t>Hos Erof ariho_oo chasf.</w:t>
      </w:r>
    </w:p>
    <w:p w14:paraId="58CD4691" w14:textId="77777777" w:rsidR="00860765" w:rsidRDefault="00860765" w:rsidP="00860765">
      <w:pPr>
        <w:pStyle w:val="EngHang"/>
      </w:pPr>
      <w:r>
        <w:t>The king gathered all the leaders</w:t>
      </w:r>
    </w:p>
    <w:p w14:paraId="56190E21" w14:textId="77777777" w:rsidR="00860765" w:rsidRDefault="00860765" w:rsidP="00860765">
      <w:pPr>
        <w:pStyle w:val="EngHang"/>
      </w:pPr>
      <w:r>
        <w:t>And all the ministers of the kingdom,</w:t>
      </w:r>
    </w:p>
    <w:p w14:paraId="1A3FDF95" w14:textId="77777777" w:rsidR="00860765" w:rsidRDefault="00860765" w:rsidP="00860765">
      <w:pPr>
        <w:pStyle w:val="EngHang"/>
      </w:pPr>
      <w:r>
        <w:t>And told them to light up the furnace.</w:t>
      </w:r>
    </w:p>
    <w:p w14:paraId="50A1F79B" w14:textId="48ABA26A" w:rsidR="00860765" w:rsidRDefault="00860765" w:rsidP="00860765">
      <w:pPr>
        <w:pStyle w:val="EngHangEnd"/>
      </w:pPr>
      <w:r>
        <w:t>Hos Erof ariho_oo chasf.</w:t>
      </w:r>
    </w:p>
    <w:p w14:paraId="70A4DEA8" w14:textId="77777777" w:rsidR="00860765" w:rsidRDefault="00860765" w:rsidP="00860765">
      <w:pPr>
        <w:pStyle w:val="EngHang"/>
      </w:pPr>
      <w:r>
        <w:t>They bound the Three Children</w:t>
      </w:r>
    </w:p>
    <w:p w14:paraId="7FFEBBB4" w14:textId="77777777" w:rsidR="00860765" w:rsidRDefault="00860765" w:rsidP="00860765">
      <w:pPr>
        <w:pStyle w:val="EngHang"/>
      </w:pPr>
      <w:r>
        <w:t>And threw them in the fiery furnace,</w:t>
      </w:r>
    </w:p>
    <w:p w14:paraId="6A73DF26" w14:textId="77777777" w:rsidR="00860765" w:rsidRDefault="00860765" w:rsidP="00860765">
      <w:pPr>
        <w:pStyle w:val="EngHang"/>
      </w:pPr>
      <w:r>
        <w:t>But the fire had no power upon them:</w:t>
      </w:r>
    </w:p>
    <w:p w14:paraId="385125DE" w14:textId="08127F55" w:rsidR="00860765" w:rsidRDefault="00860765" w:rsidP="00860765">
      <w:pPr>
        <w:pStyle w:val="EngHangEnd"/>
      </w:pPr>
      <w:r>
        <w:t>Hos Erof ariho_oo chasf.</w:t>
      </w:r>
    </w:p>
    <w:p w14:paraId="1C2676EA" w14:textId="77777777" w:rsidR="00860765" w:rsidRDefault="00860765" w:rsidP="00860765">
      <w:pPr>
        <w:pStyle w:val="EngHang"/>
      </w:pPr>
      <w:r>
        <w:t>The Angel of the Lord then arrived</w:t>
      </w:r>
    </w:p>
    <w:p w14:paraId="0AACAA81" w14:textId="77777777" w:rsidR="00860765" w:rsidRDefault="00860765" w:rsidP="00860765">
      <w:pPr>
        <w:pStyle w:val="EngHang"/>
      </w:pPr>
      <w:r>
        <w:lastRenderedPageBreak/>
        <w:t>And extinguished the fire.</w:t>
      </w:r>
    </w:p>
    <w:p w14:paraId="1D15D2E2" w14:textId="77777777" w:rsidR="00860765" w:rsidRDefault="00860765" w:rsidP="00860765">
      <w:pPr>
        <w:pStyle w:val="EngHang"/>
      </w:pPr>
      <w:r>
        <w:t>The children rejoiced at seeing him:</w:t>
      </w:r>
    </w:p>
    <w:p w14:paraId="0796CDB9" w14:textId="44EB0B04" w:rsidR="00860765" w:rsidRDefault="00860765" w:rsidP="00860765">
      <w:pPr>
        <w:pStyle w:val="EngHangEnd"/>
      </w:pPr>
      <w:r>
        <w:t>Hos Erof ariho_oo chasf.</w:t>
      </w:r>
    </w:p>
    <w:p w14:paraId="3F5EDE6A" w14:textId="77777777" w:rsidR="00860765" w:rsidRDefault="00860765" w:rsidP="00860765">
      <w:pPr>
        <w:pStyle w:val="EngHang"/>
      </w:pPr>
      <w:r>
        <w:t>Then Azarias began to pray</w:t>
      </w:r>
    </w:p>
    <w:p w14:paraId="358768CB" w14:textId="77777777" w:rsidR="00860765" w:rsidRDefault="00860765" w:rsidP="00860765">
      <w:pPr>
        <w:pStyle w:val="EngHang"/>
      </w:pPr>
      <w:r>
        <w:t>A strong prayer without fear,</w:t>
      </w:r>
    </w:p>
    <w:p w14:paraId="26CBF6E2" w14:textId="77777777" w:rsidR="00860765" w:rsidRDefault="00860765" w:rsidP="00860765">
      <w:pPr>
        <w:pStyle w:val="EngHang"/>
      </w:pPr>
      <w:r>
        <w:t>Glorifying the power of the Trinity:</w:t>
      </w:r>
    </w:p>
    <w:p w14:paraId="7DA5A0C6" w14:textId="6DD95050" w:rsidR="00860765" w:rsidRDefault="00860765" w:rsidP="00860765">
      <w:pPr>
        <w:pStyle w:val="EngHangEnd"/>
      </w:pPr>
      <w:r>
        <w:t>Hos Erof ariho_oo chasf.</w:t>
      </w:r>
    </w:p>
    <w:p w14:paraId="5615C217" w14:textId="77777777" w:rsidR="00860765" w:rsidRDefault="00860765" w:rsidP="00860765">
      <w:pPr>
        <w:pStyle w:val="EngHang"/>
      </w:pPr>
      <w:r>
        <w:t>The king was greatly amazed:</w:t>
      </w:r>
    </w:p>
    <w:p w14:paraId="1BC3D76E" w14:textId="77777777" w:rsidR="00860765" w:rsidRDefault="00860765" w:rsidP="00860765">
      <w:pPr>
        <w:pStyle w:val="EngHang"/>
      </w:pPr>
      <w:r>
        <w:t>"Three children I threw in the blaze.</w:t>
      </w:r>
    </w:p>
    <w:p w14:paraId="432C6017" w14:textId="77777777" w:rsidR="00860765" w:rsidRDefault="00860765" w:rsidP="00860765">
      <w:pPr>
        <w:pStyle w:val="EngHang"/>
      </w:pPr>
      <w:r>
        <w:t>How come now I see four?"</w:t>
      </w:r>
    </w:p>
    <w:p w14:paraId="7D9D3936" w14:textId="49200E81" w:rsidR="00860765" w:rsidRDefault="00860765" w:rsidP="00860765">
      <w:pPr>
        <w:pStyle w:val="EngHangEnd"/>
      </w:pPr>
      <w:r>
        <w:t>Hos Erof ariho_oo chasf.</w:t>
      </w:r>
    </w:p>
    <w:p w14:paraId="13A8BA64" w14:textId="77777777" w:rsidR="00860765" w:rsidRDefault="00860765" w:rsidP="00860765">
      <w:pPr>
        <w:pStyle w:val="EngHang"/>
      </w:pPr>
      <w:r>
        <w:t>To the king's great astonishment,</w:t>
      </w:r>
    </w:p>
    <w:p w14:paraId="4B0345DA" w14:textId="77777777" w:rsidR="00860765" w:rsidRDefault="00860765" w:rsidP="00860765">
      <w:pPr>
        <w:pStyle w:val="EngHang"/>
      </w:pPr>
      <w:r>
        <w:t>The fourth who had joined them</w:t>
      </w:r>
    </w:p>
    <w:p w14:paraId="579B8686" w14:textId="77777777" w:rsidR="00860765" w:rsidRDefault="00860765" w:rsidP="00860765">
      <w:pPr>
        <w:pStyle w:val="EngHang"/>
      </w:pPr>
      <w:r>
        <w:t>Had the form of the Son of God:</w:t>
      </w:r>
    </w:p>
    <w:p w14:paraId="0484A3B7" w14:textId="77777777" w:rsidR="00860765" w:rsidRDefault="00860765" w:rsidP="00860765">
      <w:pPr>
        <w:pStyle w:val="EngHangEnd"/>
      </w:pPr>
      <w:r>
        <w:t>Hos Erof ariho_oo chasf.</w:t>
      </w:r>
    </w:p>
    <w:p w14:paraId="6F895F92" w14:textId="77777777" w:rsidR="00860765" w:rsidRDefault="00860765" w:rsidP="00860765">
      <w:pPr>
        <w:pStyle w:val="EngHang"/>
      </w:pPr>
      <w:r>
        <w:t>The children defied the fiery blaze</w:t>
      </w:r>
    </w:p>
    <w:p w14:paraId="042457CF" w14:textId="77777777" w:rsidR="00860765" w:rsidRDefault="00860765" w:rsidP="00860765">
      <w:pPr>
        <w:pStyle w:val="EngHang"/>
      </w:pPr>
      <w:r>
        <w:t>And overcame the infidel foes,</w:t>
      </w:r>
    </w:p>
    <w:p w14:paraId="014945BE" w14:textId="77777777" w:rsidR="00860765" w:rsidRDefault="00860765" w:rsidP="00860765">
      <w:pPr>
        <w:pStyle w:val="EngHang"/>
      </w:pPr>
      <w:r>
        <w:t>And deserved to be remembered and praised:</w:t>
      </w:r>
    </w:p>
    <w:p w14:paraId="2B18090C" w14:textId="57829F24" w:rsidR="00860765" w:rsidRDefault="00860765" w:rsidP="00860765">
      <w:pPr>
        <w:pStyle w:val="EngHangEnd"/>
      </w:pPr>
      <w:r>
        <w:t>Hos Erof ariho_oo chasf.</w:t>
      </w:r>
    </w:p>
    <w:p w14:paraId="541FCBBA" w14:textId="77777777" w:rsidR="00860765" w:rsidRDefault="00860765" w:rsidP="00860765">
      <w:pPr>
        <w:pStyle w:val="EngHang"/>
      </w:pPr>
      <w:r>
        <w:t>The king cried with a loud voice,</w:t>
      </w:r>
    </w:p>
    <w:p w14:paraId="62D78B84" w14:textId="77777777" w:rsidR="00860765" w:rsidRDefault="00860765" w:rsidP="00860765">
      <w:pPr>
        <w:pStyle w:val="EngHang"/>
      </w:pPr>
      <w:r>
        <w:t>"Ananias, Azarias and Misael,</w:t>
      </w:r>
    </w:p>
    <w:p w14:paraId="021024D8" w14:textId="62101B39" w:rsidR="00860765" w:rsidRDefault="00860765" w:rsidP="00860765">
      <w:pPr>
        <w:pStyle w:val="EngHang"/>
      </w:pPr>
      <w:r>
        <w:t>Ye servants of the Most High God—"</w:t>
      </w:r>
    </w:p>
    <w:p w14:paraId="0E03815D" w14:textId="7417FE45" w:rsidR="00860765" w:rsidRDefault="00860765" w:rsidP="00860765">
      <w:pPr>
        <w:pStyle w:val="EngHangEnd"/>
      </w:pPr>
      <w:r>
        <w:t>Hos Erof ariho_oo chasf.</w:t>
      </w:r>
    </w:p>
    <w:p w14:paraId="37867985" w14:textId="77777777" w:rsidR="00860765" w:rsidRDefault="00860765" w:rsidP="00860765">
      <w:pPr>
        <w:pStyle w:val="EngHang"/>
      </w:pPr>
      <w:r>
        <w:t>"Come forth out of the fire.</w:t>
      </w:r>
    </w:p>
    <w:p w14:paraId="3CF0A7A7" w14:textId="77777777" w:rsidR="00860765" w:rsidRDefault="00860765" w:rsidP="00860765">
      <w:pPr>
        <w:pStyle w:val="EngHang"/>
      </w:pPr>
      <w:r>
        <w:t>Your God is the Lord of Power,</w:t>
      </w:r>
    </w:p>
    <w:p w14:paraId="775C7E51" w14:textId="77777777" w:rsidR="00860765" w:rsidRDefault="00860765" w:rsidP="00860765">
      <w:pPr>
        <w:pStyle w:val="EngHang"/>
      </w:pPr>
      <w:r>
        <w:t>The worker of great wonders."</w:t>
      </w:r>
    </w:p>
    <w:p w14:paraId="30124330" w14:textId="40A0CE52" w:rsidR="00860765" w:rsidRDefault="00860765" w:rsidP="00860765">
      <w:pPr>
        <w:pStyle w:val="EngHangEnd"/>
      </w:pPr>
      <w:r>
        <w:t>Hos Erof ariho_oo chasf.</w:t>
      </w:r>
    </w:p>
    <w:p w14:paraId="47A86174" w14:textId="77777777" w:rsidR="00860765" w:rsidRDefault="00860765" w:rsidP="00860765">
      <w:pPr>
        <w:pStyle w:val="EngHang"/>
      </w:pPr>
      <w:r>
        <w:t>Glorify  your God, O Sedrach,</w:t>
      </w:r>
    </w:p>
    <w:p w14:paraId="21AF70E4" w14:textId="77777777" w:rsidR="00860765" w:rsidRDefault="00860765" w:rsidP="00860765">
      <w:pPr>
        <w:pStyle w:val="EngHang"/>
      </w:pPr>
      <w:r>
        <w:t>Abednego and the praised Misach,</w:t>
      </w:r>
    </w:p>
    <w:p w14:paraId="628A94D2" w14:textId="77777777" w:rsidR="00860765" w:rsidRDefault="00860765" w:rsidP="00860765">
      <w:pPr>
        <w:pStyle w:val="EngHang"/>
      </w:pPr>
      <w:r>
        <w:lastRenderedPageBreak/>
        <w:t>For He has saved you from death:</w:t>
      </w:r>
    </w:p>
    <w:p w14:paraId="134834C4" w14:textId="6EC61858" w:rsidR="00860765" w:rsidRDefault="00860765" w:rsidP="00860765">
      <w:pPr>
        <w:pStyle w:val="EngHangEnd"/>
      </w:pPr>
      <w:r>
        <w:t>Hos Erof ariho_oo chasf.</w:t>
      </w:r>
    </w:p>
    <w:p w14:paraId="541D0F7B" w14:textId="77777777" w:rsidR="00860765" w:rsidRDefault="00860765" w:rsidP="00860765">
      <w:pPr>
        <w:pStyle w:val="EngHang"/>
      </w:pPr>
      <w:r>
        <w:t>Praise Him with hymns too,</w:t>
      </w:r>
    </w:p>
    <w:p w14:paraId="79E7B813" w14:textId="77777777" w:rsidR="00860765" w:rsidRDefault="00860765" w:rsidP="00860765">
      <w:pPr>
        <w:pStyle w:val="EngHang"/>
      </w:pPr>
      <w:r>
        <w:t>All ye youth, and bless Him.</w:t>
      </w:r>
    </w:p>
    <w:p w14:paraId="498D9B4D" w14:textId="77777777" w:rsidR="00860765" w:rsidRDefault="00860765" w:rsidP="00860765">
      <w:pPr>
        <w:pStyle w:val="EngHang"/>
      </w:pPr>
      <w:r>
        <w:t>Glorify Him at all times:</w:t>
      </w:r>
    </w:p>
    <w:p w14:paraId="01F02BE5" w14:textId="36D6F01B" w:rsidR="00860765" w:rsidRDefault="00860765" w:rsidP="00860765">
      <w:pPr>
        <w:pStyle w:val="EngHangEnd"/>
      </w:pPr>
      <w:r>
        <w:t>Hos Erof ariho_oo chasf.</w:t>
      </w:r>
    </w:p>
    <w:p w14:paraId="75D09E1F" w14:textId="77777777" w:rsidR="00860765" w:rsidRDefault="00860765" w:rsidP="00860765">
      <w:pPr>
        <w:pStyle w:val="EngHang"/>
      </w:pPr>
      <w:r>
        <w:t>For He is great and blessed,</w:t>
      </w:r>
    </w:p>
    <w:p w14:paraId="5F4EF25D" w14:textId="77777777" w:rsidR="00860765" w:rsidRDefault="00860765" w:rsidP="00860765">
      <w:pPr>
        <w:pStyle w:val="EngHang"/>
      </w:pPr>
      <w:r>
        <w:t>And awesome above all the lords.</w:t>
      </w:r>
    </w:p>
    <w:p w14:paraId="72B4C827" w14:textId="77777777" w:rsidR="00860765" w:rsidRDefault="00860765" w:rsidP="00860765">
      <w:pPr>
        <w:pStyle w:val="EngHang"/>
      </w:pPr>
      <w:r>
        <w:t>He saved the children with His great might:</w:t>
      </w:r>
    </w:p>
    <w:p w14:paraId="7A100B8A" w14:textId="16257A71" w:rsidR="00860765" w:rsidRDefault="00860765" w:rsidP="00860765">
      <w:pPr>
        <w:pStyle w:val="EngHangEnd"/>
      </w:pPr>
      <w:r>
        <w:t>Hos Erof ariho_oo chasf.</w:t>
      </w:r>
    </w:p>
    <w:p w14:paraId="54979548" w14:textId="77777777" w:rsidR="00860765" w:rsidRDefault="00860765" w:rsidP="00860765">
      <w:pPr>
        <w:pStyle w:val="EngHang"/>
      </w:pPr>
      <w:r>
        <w:t>Praise Him ye Authorities;</w:t>
      </w:r>
    </w:p>
    <w:p w14:paraId="5646D76D" w14:textId="77777777" w:rsidR="00860765" w:rsidRDefault="00860765" w:rsidP="00860765">
      <w:pPr>
        <w:pStyle w:val="EngHang"/>
      </w:pPr>
      <w:r>
        <w:t>The Thrones, Dominions and Powers.</w:t>
      </w:r>
    </w:p>
    <w:p w14:paraId="76C35C7E" w14:textId="77777777" w:rsidR="00860765" w:rsidRDefault="00860765" w:rsidP="00860765">
      <w:pPr>
        <w:pStyle w:val="EngHang"/>
      </w:pPr>
      <w:r>
        <w:t>Praise ye the Lord of the heavens:</w:t>
      </w:r>
    </w:p>
    <w:p w14:paraId="4CF85E89" w14:textId="1A4B1935" w:rsidR="00860765" w:rsidRDefault="00860765" w:rsidP="00860765">
      <w:pPr>
        <w:pStyle w:val="EngHangEnd"/>
      </w:pPr>
      <w:r>
        <w:t>Hos Erof ariho_oo chasf.</w:t>
      </w:r>
    </w:p>
    <w:p w14:paraId="6F4F9086" w14:textId="77777777" w:rsidR="00860765" w:rsidRDefault="00860765" w:rsidP="00860765">
      <w:pPr>
        <w:pStyle w:val="EngHang"/>
      </w:pPr>
      <w:r>
        <w:t>To the Creator is due</w:t>
      </w:r>
    </w:p>
    <w:p w14:paraId="5A684DF4" w14:textId="77777777" w:rsidR="00860765" w:rsidRDefault="00860765" w:rsidP="00860765">
      <w:pPr>
        <w:pStyle w:val="EngHang"/>
      </w:pPr>
      <w:r>
        <w:t>All the honour and the worship,</w:t>
      </w:r>
    </w:p>
    <w:p w14:paraId="6E836B6B" w14:textId="77777777" w:rsidR="00860765" w:rsidRDefault="00860765" w:rsidP="00860765">
      <w:pPr>
        <w:pStyle w:val="EngHang"/>
      </w:pPr>
      <w:r>
        <w:t>For He is the Lord of all goodness:</w:t>
      </w:r>
    </w:p>
    <w:p w14:paraId="42BCE9A6" w14:textId="77777777" w:rsidR="00860765" w:rsidRDefault="00860765" w:rsidP="00860765">
      <w:pPr>
        <w:pStyle w:val="EngHangEnd"/>
      </w:pPr>
      <w:r>
        <w:t>Hos Erof ariho_oo chasf.</w:t>
      </w:r>
    </w:p>
    <w:p w14:paraId="4451A0FB" w14:textId="77777777" w:rsidR="00686912" w:rsidRDefault="00686912" w:rsidP="00860765">
      <w:pPr>
        <w:pStyle w:val="EngHangEnd"/>
        <w:sectPr w:rsidR="00686912" w:rsidSect="00686912">
          <w:headerReference w:type="default" r:id="rId22"/>
          <w:type w:val="continuous"/>
          <w:pgSz w:w="11880" w:h="15480" w:code="1"/>
          <w:pgMar w:top="1080" w:right="1440" w:bottom="1440" w:left="1080" w:header="720" w:footer="720" w:gutter="504"/>
          <w:cols w:space="720"/>
          <w:docGrid w:linePitch="360"/>
        </w:sectPr>
      </w:pPr>
    </w:p>
    <w:p w14:paraId="1EE3F08D" w14:textId="483F6D51" w:rsidR="00860765" w:rsidRPr="00233CE3" w:rsidRDefault="00860765" w:rsidP="00860765">
      <w:pPr>
        <w:pStyle w:val="EngHangEnd"/>
      </w:pPr>
    </w:p>
    <w:p w14:paraId="012BF8FE" w14:textId="77777777" w:rsidR="00B411C9" w:rsidRDefault="00B411C9" w:rsidP="00B411C9">
      <w:pPr>
        <w:pStyle w:val="Heading2"/>
      </w:pPr>
      <w:bookmarkStart w:id="1785" w:name="_Toc437373030"/>
      <w:r>
        <w:lastRenderedPageBreak/>
        <w:t>Index of Psalis</w:t>
      </w:r>
      <w:bookmarkEnd w:id="1785"/>
    </w:p>
    <w:p w14:paraId="440035E9" w14:textId="572103FC" w:rsidR="003E106D" w:rsidRPr="003E106D" w:rsidRDefault="003E106D" w:rsidP="003E106D">
      <w:pPr>
        <w:pStyle w:val="Heading3"/>
      </w:pPr>
      <w:r>
        <w:t>Seasonal Psalis</w:t>
      </w:r>
    </w:p>
    <w:p w14:paraId="0EFBDCCD" w14:textId="77777777"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B50C35">
        <w:t>The Psali Adam for the Ecclesiastical New Year</w:t>
      </w:r>
      <w:r>
        <w:fldChar w:fldCharType="end"/>
      </w:r>
      <w:r>
        <w:tab/>
      </w:r>
      <w:r>
        <w:fldChar w:fldCharType="begin"/>
      </w:r>
      <w:r>
        <w:instrText xml:space="preserve"> PAGEREF _Ref434473482 \h </w:instrText>
      </w:r>
      <w:r>
        <w:fldChar w:fldCharType="separate"/>
      </w:r>
      <w:r w:rsidR="00B50C35">
        <w:rPr>
          <w:noProof/>
        </w:rPr>
        <w:t>563</w:t>
      </w:r>
      <w:r>
        <w:fldChar w:fldCharType="end"/>
      </w:r>
    </w:p>
    <w:p w14:paraId="6F52649C" w14:textId="77777777"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B50C35">
        <w:t>The Psali Batos for the Ecclesiastical New Year</w:t>
      </w:r>
      <w:r>
        <w:fldChar w:fldCharType="end"/>
      </w:r>
      <w:r>
        <w:tab/>
      </w:r>
      <w:r>
        <w:fldChar w:fldCharType="begin"/>
      </w:r>
      <w:r>
        <w:instrText xml:space="preserve"> PAGEREF _Ref434473530 \h </w:instrText>
      </w:r>
      <w:r>
        <w:fldChar w:fldCharType="separate"/>
      </w:r>
      <w:r w:rsidR="00B50C35">
        <w:rPr>
          <w:noProof/>
        </w:rPr>
        <w:t>568</w:t>
      </w:r>
      <w:r>
        <w:fldChar w:fldCharType="end"/>
      </w:r>
    </w:p>
    <w:p w14:paraId="46EAAC98" w14:textId="77777777"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B50C35">
        <w:t>The Psali Adam for the Feast of the Cross</w:t>
      </w:r>
      <w:r>
        <w:fldChar w:fldCharType="end"/>
      </w:r>
      <w:r>
        <w:tab/>
      </w:r>
      <w:r>
        <w:fldChar w:fldCharType="begin"/>
      </w:r>
      <w:r>
        <w:instrText xml:space="preserve"> PAGEREF _Ref434474964 \h </w:instrText>
      </w:r>
      <w:r>
        <w:fldChar w:fldCharType="separate"/>
      </w:r>
      <w:r w:rsidR="00B50C35">
        <w:rPr>
          <w:noProof/>
        </w:rPr>
        <w:t>580</w:t>
      </w:r>
      <w:r>
        <w:fldChar w:fldCharType="end"/>
      </w:r>
    </w:p>
    <w:p w14:paraId="33EC2573" w14:textId="77777777"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B50C35">
        <w:t>The Psali Batos for the Feast of the Cross</w:t>
      </w:r>
      <w:r>
        <w:fldChar w:fldCharType="end"/>
      </w:r>
      <w:r>
        <w:tab/>
      </w:r>
      <w:r>
        <w:fldChar w:fldCharType="begin"/>
      </w:r>
      <w:r>
        <w:instrText xml:space="preserve"> PAGEREF _Ref434474992 \h </w:instrText>
      </w:r>
      <w:r>
        <w:fldChar w:fldCharType="separate"/>
      </w:r>
      <w:r w:rsidR="00B50C35">
        <w:rPr>
          <w:noProof/>
        </w:rPr>
        <w:t>583</w:t>
      </w:r>
      <w:r>
        <w:fldChar w:fldCharType="end"/>
      </w:r>
    </w:p>
    <w:p w14:paraId="05658BA4" w14:textId="77777777"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B50C35">
        <w:t>The Psali Adam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_Ref435003845 \h </w:instrText>
      </w:r>
      <w:r>
        <w:fldChar w:fldCharType="separate"/>
      </w:r>
      <w:r w:rsidR="00B50C35">
        <w:rPr>
          <w:noProof/>
        </w:rPr>
        <w:t>590</w:t>
      </w:r>
      <w:r>
        <w:fldChar w:fldCharType="end"/>
      </w:r>
    </w:p>
    <w:p w14:paraId="23AAC468" w14:textId="77777777"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B50C35">
        <w:t>The Psali Batos for the 29</w:t>
      </w:r>
      <w:r w:rsidR="00B50C35" w:rsidRPr="00C0205C">
        <w:rPr>
          <w:vertAlign w:val="superscript"/>
        </w:rPr>
        <w:t>th</w:t>
      </w:r>
      <w:r w:rsidR="00B50C35">
        <w:t xml:space="preserve"> of Every Month</w:t>
      </w:r>
      <w:r>
        <w:fldChar w:fldCharType="end"/>
      </w:r>
      <w:r>
        <w:tab/>
      </w:r>
      <w:r>
        <w:fldChar w:fldCharType="begin"/>
      </w:r>
      <w:r>
        <w:instrText xml:space="preserve"> PAGEREF _Ref435003860 \h </w:instrText>
      </w:r>
      <w:r>
        <w:fldChar w:fldCharType="separate"/>
      </w:r>
      <w:r w:rsidR="00B50C35">
        <w:rPr>
          <w:noProof/>
        </w:rPr>
        <w:t>595</w:t>
      </w:r>
      <w:r>
        <w:fldChar w:fldCharType="end"/>
      </w:r>
    </w:p>
    <w:p w14:paraId="693D9B9A" w14:textId="77777777"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B50C35">
        <w:t>The Sunday Psali Adam for Nativity</w:t>
      </w:r>
      <w:r>
        <w:fldChar w:fldCharType="end"/>
      </w:r>
      <w:r>
        <w:tab/>
      </w:r>
      <w:r>
        <w:fldChar w:fldCharType="begin"/>
      </w:r>
      <w:r>
        <w:instrText xml:space="preserve"> PAGEREF _Ref434475057 \h </w:instrText>
      </w:r>
      <w:r>
        <w:fldChar w:fldCharType="separate"/>
      </w:r>
      <w:r w:rsidR="00B50C35">
        <w:rPr>
          <w:noProof/>
        </w:rPr>
        <w:t>651</w:t>
      </w:r>
      <w:r>
        <w:fldChar w:fldCharType="end"/>
      </w:r>
    </w:p>
    <w:p w14:paraId="7B874A45" w14:textId="77777777"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B50C35">
        <w:t>The Monday Psali Adam for Nativity</w:t>
      </w:r>
      <w:r>
        <w:fldChar w:fldCharType="end"/>
      </w:r>
      <w:r>
        <w:tab/>
      </w:r>
      <w:r>
        <w:fldChar w:fldCharType="begin"/>
      </w:r>
      <w:r>
        <w:instrText xml:space="preserve"> PAGEREF _Ref434475083 \h </w:instrText>
      </w:r>
      <w:r>
        <w:fldChar w:fldCharType="separate"/>
      </w:r>
      <w:r w:rsidR="00B50C35">
        <w:rPr>
          <w:noProof/>
        </w:rPr>
        <w:t>655</w:t>
      </w:r>
      <w:r>
        <w:fldChar w:fldCharType="end"/>
      </w:r>
    </w:p>
    <w:p w14:paraId="1039256A" w14:textId="77777777"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B50C35">
        <w:t>The Tuesday Psali Adam for Nativity</w:t>
      </w:r>
      <w:r>
        <w:fldChar w:fldCharType="end"/>
      </w:r>
      <w:r>
        <w:tab/>
      </w:r>
      <w:r>
        <w:fldChar w:fldCharType="begin"/>
      </w:r>
      <w:r>
        <w:instrText xml:space="preserve"> PAGEREF _Ref434475102 \h </w:instrText>
      </w:r>
      <w:r>
        <w:fldChar w:fldCharType="separate"/>
      </w:r>
      <w:r w:rsidR="00B50C35">
        <w:rPr>
          <w:noProof/>
        </w:rPr>
        <w:t>660</w:t>
      </w:r>
      <w:r>
        <w:fldChar w:fldCharType="end"/>
      </w:r>
    </w:p>
    <w:p w14:paraId="7B5D2028" w14:textId="77777777"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B50C35">
        <w:t>The Wednesday Psali Batos for Nativity</w:t>
      </w:r>
      <w:r>
        <w:fldChar w:fldCharType="end"/>
      </w:r>
      <w:r>
        <w:tab/>
      </w:r>
      <w:r>
        <w:fldChar w:fldCharType="begin"/>
      </w:r>
      <w:r>
        <w:instrText xml:space="preserve"> PAGEREF _Ref434475128 \h </w:instrText>
      </w:r>
      <w:r>
        <w:fldChar w:fldCharType="separate"/>
      </w:r>
      <w:r w:rsidR="00B50C35">
        <w:rPr>
          <w:noProof/>
        </w:rPr>
        <w:t>665</w:t>
      </w:r>
      <w:r>
        <w:fldChar w:fldCharType="end"/>
      </w:r>
    </w:p>
    <w:p w14:paraId="3EA797C4" w14:textId="77777777"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B50C35">
        <w:t>The Thursday Psali Batos for Nativity</w:t>
      </w:r>
      <w:r>
        <w:fldChar w:fldCharType="end"/>
      </w:r>
      <w:r>
        <w:tab/>
      </w:r>
      <w:r>
        <w:fldChar w:fldCharType="begin"/>
      </w:r>
      <w:r>
        <w:instrText xml:space="preserve"> PAGEREF _Ref434475150 \h </w:instrText>
      </w:r>
      <w:r>
        <w:fldChar w:fldCharType="separate"/>
      </w:r>
      <w:r w:rsidR="00B50C35">
        <w:rPr>
          <w:noProof/>
        </w:rPr>
        <w:t>668</w:t>
      </w:r>
      <w:r>
        <w:fldChar w:fldCharType="end"/>
      </w:r>
    </w:p>
    <w:p w14:paraId="3E761025" w14:textId="77777777"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B50C35">
        <w:t>The Friday Psali Batos for Nativity</w:t>
      </w:r>
      <w:r>
        <w:fldChar w:fldCharType="end"/>
      </w:r>
      <w:r>
        <w:tab/>
      </w:r>
      <w:r>
        <w:fldChar w:fldCharType="begin"/>
      </w:r>
      <w:r>
        <w:instrText xml:space="preserve"> PAGEREF _Ref434475177 \h </w:instrText>
      </w:r>
      <w:r>
        <w:fldChar w:fldCharType="separate"/>
      </w:r>
      <w:r w:rsidR="00B50C35">
        <w:rPr>
          <w:noProof/>
        </w:rPr>
        <w:t>672</w:t>
      </w:r>
      <w:r>
        <w:fldChar w:fldCharType="end"/>
      </w:r>
    </w:p>
    <w:p w14:paraId="52564264" w14:textId="77777777"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B50C35">
        <w:t>The Saturday Psali Batos for Nativity</w:t>
      </w:r>
      <w:r>
        <w:fldChar w:fldCharType="end"/>
      </w:r>
      <w:r>
        <w:tab/>
      </w:r>
      <w:r>
        <w:fldChar w:fldCharType="begin"/>
      </w:r>
      <w:r>
        <w:instrText xml:space="preserve"> PAGEREF _Ref434475196 \h </w:instrText>
      </w:r>
      <w:r>
        <w:fldChar w:fldCharType="separate"/>
      </w:r>
      <w:r w:rsidR="00B50C35">
        <w:rPr>
          <w:noProof/>
        </w:rPr>
        <w:t>677</w:t>
      </w:r>
      <w:r>
        <w:fldChar w:fldCharType="end"/>
      </w:r>
    </w:p>
    <w:p w14:paraId="523DE632" w14:textId="77777777"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B50C35">
        <w:t>The Psali Adam for the Circumcision</w:t>
      </w:r>
      <w:r>
        <w:fldChar w:fldCharType="end"/>
      </w:r>
      <w:r>
        <w:tab/>
      </w:r>
      <w:r>
        <w:fldChar w:fldCharType="begin"/>
      </w:r>
      <w:r>
        <w:instrText xml:space="preserve"> PAGEREF _Ref434475229 \h </w:instrText>
      </w:r>
      <w:r>
        <w:fldChar w:fldCharType="separate"/>
      </w:r>
      <w:r w:rsidR="00B50C35">
        <w:rPr>
          <w:noProof/>
        </w:rPr>
        <w:t>687</w:t>
      </w:r>
      <w:r>
        <w:fldChar w:fldCharType="end"/>
      </w:r>
    </w:p>
    <w:p w14:paraId="2BB4ED46" w14:textId="77777777"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B50C35">
        <w:t>The Psali Batos for the Circumcision</w:t>
      </w:r>
      <w:r>
        <w:fldChar w:fldCharType="end"/>
      </w:r>
      <w:r>
        <w:tab/>
      </w:r>
      <w:r>
        <w:fldChar w:fldCharType="begin"/>
      </w:r>
      <w:r>
        <w:instrText xml:space="preserve"> PAGEREF _Ref434475252 \h </w:instrText>
      </w:r>
      <w:r>
        <w:fldChar w:fldCharType="separate"/>
      </w:r>
      <w:r w:rsidR="00B50C35">
        <w:rPr>
          <w:noProof/>
        </w:rPr>
        <w:t>691</w:t>
      </w:r>
      <w:r>
        <w:fldChar w:fldCharType="end"/>
      </w:r>
    </w:p>
    <w:p w14:paraId="56FF597D" w14:textId="77777777"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B50C35">
        <w:t>The Sunday Psali Adam for Theophany</w:t>
      </w:r>
      <w:r>
        <w:fldChar w:fldCharType="end"/>
      </w:r>
      <w:r>
        <w:tab/>
      </w:r>
      <w:r>
        <w:fldChar w:fldCharType="begin"/>
      </w:r>
      <w:r>
        <w:instrText xml:space="preserve"> PAGEREF _Ref434475280 \h </w:instrText>
      </w:r>
      <w:r>
        <w:fldChar w:fldCharType="separate"/>
      </w:r>
      <w:r w:rsidR="00B50C35">
        <w:rPr>
          <w:noProof/>
        </w:rPr>
        <w:t>701</w:t>
      </w:r>
      <w:r>
        <w:fldChar w:fldCharType="end"/>
      </w:r>
    </w:p>
    <w:p w14:paraId="1D19000E" w14:textId="77777777"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B50C35">
        <w:t>The Monday Psali Adam for Theophany</w:t>
      </w:r>
      <w:r>
        <w:fldChar w:fldCharType="end"/>
      </w:r>
      <w:r>
        <w:tab/>
      </w:r>
      <w:r>
        <w:fldChar w:fldCharType="begin"/>
      </w:r>
      <w:r>
        <w:instrText xml:space="preserve"> PAGEREF _Ref434475309 \h </w:instrText>
      </w:r>
      <w:r>
        <w:fldChar w:fldCharType="separate"/>
      </w:r>
      <w:r w:rsidR="00B50C35">
        <w:rPr>
          <w:noProof/>
        </w:rPr>
        <w:t>705</w:t>
      </w:r>
      <w:r>
        <w:fldChar w:fldCharType="end"/>
      </w:r>
    </w:p>
    <w:p w14:paraId="6323E549" w14:textId="77777777"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B50C35">
        <w:t>The Tuesday Psali Adam for Theophany</w:t>
      </w:r>
      <w:r>
        <w:fldChar w:fldCharType="end"/>
      </w:r>
      <w:r>
        <w:tab/>
      </w:r>
      <w:r>
        <w:fldChar w:fldCharType="begin"/>
      </w:r>
      <w:r>
        <w:instrText xml:space="preserve"> PAGEREF _Ref434475331 \h </w:instrText>
      </w:r>
      <w:r>
        <w:fldChar w:fldCharType="separate"/>
      </w:r>
      <w:r w:rsidR="00B50C35">
        <w:rPr>
          <w:noProof/>
        </w:rPr>
        <w:t>708</w:t>
      </w:r>
      <w:r>
        <w:fldChar w:fldCharType="end"/>
      </w:r>
    </w:p>
    <w:p w14:paraId="7320174E" w14:textId="77777777"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B50C35">
        <w:t>The Wednesday Psali Batos for Theophany</w:t>
      </w:r>
      <w:r>
        <w:fldChar w:fldCharType="end"/>
      </w:r>
      <w:r>
        <w:tab/>
      </w:r>
      <w:r>
        <w:fldChar w:fldCharType="begin"/>
      </w:r>
      <w:r>
        <w:instrText xml:space="preserve"> PAGEREF _Ref434475362 \h </w:instrText>
      </w:r>
      <w:r>
        <w:fldChar w:fldCharType="separate"/>
      </w:r>
      <w:r w:rsidR="00B50C35">
        <w:rPr>
          <w:noProof/>
        </w:rPr>
        <w:t>712</w:t>
      </w:r>
      <w:r>
        <w:fldChar w:fldCharType="end"/>
      </w:r>
    </w:p>
    <w:p w14:paraId="312AF9DB" w14:textId="77777777"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B50C35">
        <w:t>The Thursday Psali Batos for Theophany</w:t>
      </w:r>
      <w:r>
        <w:fldChar w:fldCharType="end"/>
      </w:r>
      <w:r>
        <w:tab/>
      </w:r>
      <w:r>
        <w:fldChar w:fldCharType="begin"/>
      </w:r>
      <w:r>
        <w:instrText xml:space="preserve"> PAGEREF _Ref434475388 \h </w:instrText>
      </w:r>
      <w:r>
        <w:fldChar w:fldCharType="separate"/>
      </w:r>
      <w:r w:rsidR="00B50C35">
        <w:rPr>
          <w:noProof/>
        </w:rPr>
        <w:t>716</w:t>
      </w:r>
      <w:r>
        <w:fldChar w:fldCharType="end"/>
      </w:r>
    </w:p>
    <w:p w14:paraId="58C01D66" w14:textId="77777777"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B50C35">
        <w:t>The Friday Psali Batos for Theophany</w:t>
      </w:r>
      <w:r>
        <w:fldChar w:fldCharType="end"/>
      </w:r>
      <w:r>
        <w:tab/>
      </w:r>
      <w:r>
        <w:fldChar w:fldCharType="begin"/>
      </w:r>
      <w:r>
        <w:instrText xml:space="preserve"> PAGEREF _Ref434475411 \h </w:instrText>
      </w:r>
      <w:r>
        <w:fldChar w:fldCharType="separate"/>
      </w:r>
      <w:r w:rsidR="00B50C35">
        <w:rPr>
          <w:noProof/>
        </w:rPr>
        <w:t>720</w:t>
      </w:r>
      <w:r>
        <w:fldChar w:fldCharType="end"/>
      </w:r>
    </w:p>
    <w:p w14:paraId="5D34BFE6" w14:textId="77777777"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B50C35">
        <w:t>The Saturday Psali Batos for Theophany</w:t>
      </w:r>
      <w:r>
        <w:fldChar w:fldCharType="end"/>
      </w:r>
      <w:r>
        <w:tab/>
      </w:r>
      <w:r>
        <w:fldChar w:fldCharType="begin"/>
      </w:r>
      <w:r>
        <w:instrText xml:space="preserve"> PAGEREF _Ref434475434 \h </w:instrText>
      </w:r>
      <w:r>
        <w:fldChar w:fldCharType="separate"/>
      </w:r>
      <w:r w:rsidR="00B50C35">
        <w:rPr>
          <w:noProof/>
        </w:rPr>
        <w:t>724</w:t>
      </w:r>
      <w:r>
        <w:fldChar w:fldCharType="end"/>
      </w:r>
    </w:p>
    <w:p w14:paraId="4BB2BF55" w14:textId="777777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B50C35">
        <w:t>The Psali Adam for the Wedding of Cana</w:t>
      </w:r>
      <w:r>
        <w:fldChar w:fldCharType="end"/>
      </w:r>
      <w:r>
        <w:tab/>
      </w:r>
      <w:r>
        <w:fldChar w:fldCharType="begin"/>
      </w:r>
      <w:r>
        <w:instrText xml:space="preserve"> PAGEREF _Ref434475472 \h </w:instrText>
      </w:r>
      <w:r>
        <w:fldChar w:fldCharType="separate"/>
      </w:r>
      <w:r w:rsidR="00B50C35">
        <w:rPr>
          <w:noProof/>
        </w:rPr>
        <w:t>730</w:t>
      </w:r>
      <w:r>
        <w:fldChar w:fldCharType="end"/>
      </w:r>
    </w:p>
    <w:p w14:paraId="2363057C" w14:textId="77777777"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B50C35">
        <w:t>The Psali Batos for the Wedding of Cana</w:t>
      </w:r>
      <w:r>
        <w:fldChar w:fldCharType="end"/>
      </w:r>
      <w:r>
        <w:tab/>
      </w:r>
      <w:r>
        <w:fldChar w:fldCharType="begin"/>
      </w:r>
      <w:r>
        <w:instrText xml:space="preserve"> PAGEREF _Ref434475500 \h </w:instrText>
      </w:r>
      <w:r>
        <w:fldChar w:fldCharType="separate"/>
      </w:r>
      <w:r w:rsidR="00B50C35">
        <w:rPr>
          <w:noProof/>
        </w:rPr>
        <w:t>734</w:t>
      </w:r>
      <w:r>
        <w:fldChar w:fldCharType="end"/>
      </w:r>
    </w:p>
    <w:p w14:paraId="28D62537" w14:textId="77777777"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B50C35">
        <w:t>The Psali Adam for Annunciation</w:t>
      </w:r>
      <w:r>
        <w:fldChar w:fldCharType="end"/>
      </w:r>
      <w:r>
        <w:tab/>
      </w:r>
      <w:r>
        <w:fldChar w:fldCharType="begin"/>
      </w:r>
      <w:r>
        <w:instrText xml:space="preserve"> PAGEREF _Ref434475566 \h </w:instrText>
      </w:r>
      <w:r>
        <w:fldChar w:fldCharType="separate"/>
      </w:r>
      <w:r w:rsidR="00B50C35">
        <w:rPr>
          <w:noProof/>
        </w:rPr>
        <w:t>759</w:t>
      </w:r>
      <w:r>
        <w:fldChar w:fldCharType="end"/>
      </w:r>
    </w:p>
    <w:p w14:paraId="3A5E672D" w14:textId="77777777"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B50C35">
        <w:t>The Psali Batos for Annunciation</w:t>
      </w:r>
      <w:r>
        <w:fldChar w:fldCharType="end"/>
      </w:r>
      <w:r>
        <w:tab/>
      </w:r>
      <w:r>
        <w:fldChar w:fldCharType="begin"/>
      </w:r>
      <w:r>
        <w:instrText xml:space="preserve"> PAGEREF _Ref434475591 \h </w:instrText>
      </w:r>
      <w:r>
        <w:fldChar w:fldCharType="separate"/>
      </w:r>
      <w:r w:rsidR="00B50C35">
        <w:rPr>
          <w:noProof/>
        </w:rPr>
        <w:t>763</w:t>
      </w:r>
      <w:r>
        <w:fldChar w:fldCharType="end"/>
      </w:r>
    </w:p>
    <w:p w14:paraId="52A90C07" w14:textId="77777777"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B50C35">
        <w:t>The Psali Adam for the Entrance into Egypt</w:t>
      </w:r>
      <w:r>
        <w:fldChar w:fldCharType="end"/>
      </w:r>
      <w:r>
        <w:tab/>
      </w:r>
      <w:r>
        <w:fldChar w:fldCharType="begin"/>
      </w:r>
      <w:r>
        <w:instrText xml:space="preserve"> PAGEREF _Ref434476089 \h </w:instrText>
      </w:r>
      <w:r>
        <w:fldChar w:fldCharType="separate"/>
      </w:r>
      <w:r w:rsidR="00B50C35">
        <w:rPr>
          <w:noProof/>
        </w:rPr>
        <w:t>782</w:t>
      </w:r>
      <w:r>
        <w:fldChar w:fldCharType="end"/>
      </w:r>
    </w:p>
    <w:p w14:paraId="3A3F4AD9" w14:textId="77777777"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B50C35">
        <w:t>The Psali Batos for the Entrance into Egypt</w:t>
      </w:r>
      <w:r>
        <w:fldChar w:fldCharType="end"/>
      </w:r>
      <w:r>
        <w:tab/>
      </w:r>
      <w:r>
        <w:fldChar w:fldCharType="begin"/>
      </w:r>
      <w:r>
        <w:instrText xml:space="preserve"> PAGEREF _Ref434476112 \h </w:instrText>
      </w:r>
      <w:r>
        <w:fldChar w:fldCharType="separate"/>
      </w:r>
      <w:r w:rsidR="00B50C35">
        <w:rPr>
          <w:noProof/>
        </w:rPr>
        <w:t>786</w:t>
      </w:r>
      <w:r>
        <w:fldChar w:fldCharType="end"/>
      </w:r>
    </w:p>
    <w:p w14:paraId="29274CA9" w14:textId="77777777"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B50C35">
        <w:t>The Psali Adam for the Apostles’ Fast</w:t>
      </w:r>
      <w:r>
        <w:fldChar w:fldCharType="end"/>
      </w:r>
      <w:r>
        <w:tab/>
      </w:r>
      <w:r>
        <w:fldChar w:fldCharType="begin"/>
      </w:r>
      <w:r>
        <w:instrText xml:space="preserve"> PAGEREF _Ref434476183 \h </w:instrText>
      </w:r>
      <w:r>
        <w:fldChar w:fldCharType="separate"/>
      </w:r>
      <w:r w:rsidR="00B50C35">
        <w:rPr>
          <w:noProof/>
        </w:rPr>
        <w:t>796</w:t>
      </w:r>
      <w:r>
        <w:fldChar w:fldCharType="end"/>
      </w:r>
    </w:p>
    <w:p w14:paraId="63B4C376" w14:textId="77777777"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B50C35">
        <w:t>The Psali Batos for the Apostles’ Fast</w:t>
      </w:r>
      <w:r>
        <w:fldChar w:fldCharType="end"/>
      </w:r>
      <w:r>
        <w:tab/>
      </w:r>
      <w:r>
        <w:fldChar w:fldCharType="begin"/>
      </w:r>
      <w:r>
        <w:instrText xml:space="preserve"> PAGEREF _Ref434476204 \h </w:instrText>
      </w:r>
      <w:r>
        <w:fldChar w:fldCharType="separate"/>
      </w:r>
      <w:r w:rsidR="00B50C35">
        <w:rPr>
          <w:noProof/>
        </w:rPr>
        <w:t>799</w:t>
      </w:r>
      <w:r>
        <w:fldChar w:fldCharType="end"/>
      </w:r>
    </w:p>
    <w:p w14:paraId="28BB7E6E" w14:textId="77777777"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B50C35">
        <w:t>The Psali Adam for the Apostles’ Feast</w:t>
      </w:r>
      <w:r>
        <w:fldChar w:fldCharType="end"/>
      </w:r>
      <w:r>
        <w:tab/>
      </w:r>
      <w:r>
        <w:fldChar w:fldCharType="begin"/>
      </w:r>
      <w:r>
        <w:instrText xml:space="preserve"> PAGEREF _Ref434476236 \h </w:instrText>
      </w:r>
      <w:r>
        <w:fldChar w:fldCharType="separate"/>
      </w:r>
      <w:r w:rsidR="00B50C35">
        <w:rPr>
          <w:noProof/>
        </w:rPr>
        <w:t>814</w:t>
      </w:r>
      <w:r>
        <w:fldChar w:fldCharType="end"/>
      </w:r>
    </w:p>
    <w:p w14:paraId="3BEDFF67" w14:textId="77777777"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B50C35">
        <w:t>The Psali Batos for the Apostles’ Feast</w:t>
      </w:r>
      <w:r>
        <w:fldChar w:fldCharType="end"/>
      </w:r>
      <w:r>
        <w:tab/>
      </w:r>
      <w:r>
        <w:fldChar w:fldCharType="begin"/>
      </w:r>
      <w:r>
        <w:instrText xml:space="preserve"> PAGEREF _Ref434476261 \h </w:instrText>
      </w:r>
      <w:r>
        <w:fldChar w:fldCharType="separate"/>
      </w:r>
      <w:r w:rsidR="00B50C35">
        <w:rPr>
          <w:noProof/>
        </w:rPr>
        <w:t>817</w:t>
      </w:r>
      <w:r>
        <w:fldChar w:fldCharType="end"/>
      </w:r>
    </w:p>
    <w:p w14:paraId="346BEA29" w14:textId="77777777"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B50C35">
        <w:t>The Psali Adam for the Transfiguration</w:t>
      </w:r>
      <w:r>
        <w:fldChar w:fldCharType="end"/>
      </w:r>
      <w:r>
        <w:tab/>
      </w:r>
      <w:r>
        <w:fldChar w:fldCharType="begin"/>
      </w:r>
      <w:r>
        <w:instrText xml:space="preserve"> PAGEREF _Ref434476299 \h </w:instrText>
      </w:r>
      <w:r>
        <w:fldChar w:fldCharType="separate"/>
      </w:r>
      <w:r w:rsidR="00B50C35">
        <w:rPr>
          <w:noProof/>
        </w:rPr>
        <w:t>838</w:t>
      </w:r>
      <w:r>
        <w:fldChar w:fldCharType="end"/>
      </w:r>
    </w:p>
    <w:p w14:paraId="2B02F545" w14:textId="77777777"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B50C35">
        <w:t>The Psali Batos for the Transfiguration</w:t>
      </w:r>
      <w:r>
        <w:fldChar w:fldCharType="end"/>
      </w:r>
      <w:r>
        <w:tab/>
      </w:r>
      <w:r>
        <w:fldChar w:fldCharType="begin"/>
      </w:r>
      <w:r>
        <w:instrText xml:space="preserve"> PAGEREF _Ref434476316 \h </w:instrText>
      </w:r>
      <w:r>
        <w:fldChar w:fldCharType="separate"/>
      </w:r>
      <w:r w:rsidR="00B50C35">
        <w:rPr>
          <w:noProof/>
        </w:rPr>
        <w:t>842</w:t>
      </w:r>
      <w:r>
        <w:fldChar w:fldCharType="end"/>
      </w:r>
    </w:p>
    <w:p w14:paraId="2B8831C2" w14:textId="77777777"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B50C35">
        <w:t>The Psali Adam for Great Lent</w:t>
      </w:r>
      <w:r>
        <w:fldChar w:fldCharType="end"/>
      </w:r>
      <w:r>
        <w:tab/>
      </w:r>
      <w:r>
        <w:fldChar w:fldCharType="begin"/>
      </w:r>
      <w:r>
        <w:instrText xml:space="preserve"> PAGEREF _Ref434476347 \h </w:instrText>
      </w:r>
      <w:r>
        <w:fldChar w:fldCharType="separate"/>
      </w:r>
      <w:r w:rsidR="00B50C35">
        <w:rPr>
          <w:noProof/>
        </w:rPr>
        <w:t>876</w:t>
      </w:r>
      <w:r>
        <w:fldChar w:fldCharType="end"/>
      </w:r>
    </w:p>
    <w:p w14:paraId="22E9A337" w14:textId="77777777"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B50C35">
        <w:t>The Psali Batos for Great Lent</w:t>
      </w:r>
      <w:r>
        <w:fldChar w:fldCharType="end"/>
      </w:r>
      <w:r>
        <w:tab/>
      </w:r>
      <w:r>
        <w:fldChar w:fldCharType="begin"/>
      </w:r>
      <w:r>
        <w:instrText xml:space="preserve"> PAGEREF _Ref434476369 \h </w:instrText>
      </w:r>
      <w:r>
        <w:fldChar w:fldCharType="separate"/>
      </w:r>
      <w:r w:rsidR="00B50C35">
        <w:rPr>
          <w:noProof/>
        </w:rPr>
        <w:t>879</w:t>
      </w:r>
      <w:r>
        <w:fldChar w:fldCharType="end"/>
      </w:r>
    </w:p>
    <w:p w14:paraId="7827303F" w14:textId="77777777"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B50C35">
        <w:t>The Psali Batos for Lazarus Saturday</w:t>
      </w:r>
      <w:r>
        <w:fldChar w:fldCharType="end"/>
      </w:r>
      <w:r>
        <w:tab/>
      </w:r>
      <w:r>
        <w:fldChar w:fldCharType="begin"/>
      </w:r>
      <w:r>
        <w:instrText xml:space="preserve"> PAGEREF _Ref434476394 \h </w:instrText>
      </w:r>
      <w:r>
        <w:fldChar w:fldCharType="separate"/>
      </w:r>
      <w:r w:rsidR="00B50C35">
        <w:rPr>
          <w:noProof/>
        </w:rPr>
        <w:t>884</w:t>
      </w:r>
      <w:r>
        <w:fldChar w:fldCharType="end"/>
      </w:r>
    </w:p>
    <w:p w14:paraId="1272D4BB" w14:textId="77777777"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B50C35">
        <w:t>The Psali Adam for Palm Sunday</w:t>
      </w:r>
      <w:r>
        <w:fldChar w:fldCharType="end"/>
      </w:r>
      <w:r>
        <w:tab/>
      </w:r>
      <w:r>
        <w:fldChar w:fldCharType="begin"/>
      </w:r>
      <w:r>
        <w:instrText xml:space="preserve"> PAGEREF _Ref434476417 \h </w:instrText>
      </w:r>
      <w:r>
        <w:fldChar w:fldCharType="separate"/>
      </w:r>
      <w:r w:rsidR="00B50C35">
        <w:rPr>
          <w:noProof/>
        </w:rPr>
        <w:t>893</w:t>
      </w:r>
      <w:r>
        <w:fldChar w:fldCharType="end"/>
      </w:r>
    </w:p>
    <w:p w14:paraId="0E4E4E45" w14:textId="47776D1D"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B50C35">
        <w:t>The Psali Batos for the Joyous Saturday</w:t>
      </w:r>
      <w:r>
        <w:fldChar w:fldCharType="end"/>
      </w:r>
      <w:r>
        <w:tab/>
      </w:r>
      <w:r>
        <w:fldChar w:fldCharType="begin"/>
      </w:r>
      <w:r>
        <w:instrText xml:space="preserve"> PAGEREF _Ref435562018 \h </w:instrText>
      </w:r>
      <w:r>
        <w:fldChar w:fldCharType="separate"/>
      </w:r>
      <w:r w:rsidR="00B50C35">
        <w:rPr>
          <w:noProof/>
        </w:rPr>
        <w:t>897</w:t>
      </w:r>
      <w:r>
        <w:fldChar w:fldCharType="end"/>
      </w:r>
    </w:p>
    <w:p w14:paraId="5A57B684" w14:textId="77777777"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B50C35">
        <w:t>The Psali Adam for the Resurrection</w:t>
      </w:r>
      <w:r>
        <w:fldChar w:fldCharType="end"/>
      </w:r>
      <w:r>
        <w:tab/>
      </w:r>
      <w:r>
        <w:fldChar w:fldCharType="begin"/>
      </w:r>
      <w:r>
        <w:instrText xml:space="preserve"> PAGEREF _Ref434476440 \h </w:instrText>
      </w:r>
      <w:r>
        <w:fldChar w:fldCharType="separate"/>
      </w:r>
      <w:r w:rsidR="00B50C35">
        <w:rPr>
          <w:noProof/>
        </w:rPr>
        <w:t>909</w:t>
      </w:r>
      <w:r>
        <w:fldChar w:fldCharType="end"/>
      </w:r>
    </w:p>
    <w:p w14:paraId="7201C2B6" w14:textId="77777777"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B50C35">
        <w:t>The Psali Batos for the Resurrection</w:t>
      </w:r>
      <w:r>
        <w:fldChar w:fldCharType="end"/>
      </w:r>
      <w:r>
        <w:tab/>
      </w:r>
      <w:r>
        <w:fldChar w:fldCharType="begin"/>
      </w:r>
      <w:r>
        <w:instrText xml:space="preserve"> PAGEREF _Ref434476459 \h </w:instrText>
      </w:r>
      <w:r>
        <w:fldChar w:fldCharType="separate"/>
      </w:r>
      <w:r w:rsidR="00B50C35">
        <w:rPr>
          <w:noProof/>
        </w:rPr>
        <w:t>913</w:t>
      </w:r>
      <w:r>
        <w:fldChar w:fldCharType="end"/>
      </w:r>
    </w:p>
    <w:p w14:paraId="4897BB60" w14:textId="77777777"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B50C35">
        <w:t>The Psali Adam for the Ascension</w:t>
      </w:r>
      <w:r>
        <w:fldChar w:fldCharType="end"/>
      </w:r>
      <w:r>
        <w:tab/>
      </w:r>
      <w:r>
        <w:fldChar w:fldCharType="begin"/>
      </w:r>
      <w:r>
        <w:instrText xml:space="preserve"> PAGEREF _Ref434476482 \h </w:instrText>
      </w:r>
      <w:r>
        <w:fldChar w:fldCharType="separate"/>
      </w:r>
      <w:r w:rsidR="00B50C35">
        <w:rPr>
          <w:noProof/>
        </w:rPr>
        <w:t>920</w:t>
      </w:r>
      <w:r>
        <w:fldChar w:fldCharType="end"/>
      </w:r>
    </w:p>
    <w:p w14:paraId="7FFC2411" w14:textId="77777777"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B50C35">
        <w:t>The Psali Batos for the Ascension</w:t>
      </w:r>
      <w:r>
        <w:fldChar w:fldCharType="end"/>
      </w:r>
      <w:r>
        <w:tab/>
      </w:r>
      <w:r>
        <w:fldChar w:fldCharType="begin"/>
      </w:r>
      <w:r>
        <w:instrText xml:space="preserve"> PAGEREF _Ref434476541 \h </w:instrText>
      </w:r>
      <w:r>
        <w:fldChar w:fldCharType="separate"/>
      </w:r>
      <w:r w:rsidR="00B50C35">
        <w:rPr>
          <w:noProof/>
        </w:rPr>
        <w:t>924</w:t>
      </w:r>
      <w:r>
        <w:fldChar w:fldCharType="end"/>
      </w:r>
    </w:p>
    <w:p w14:paraId="0700AA59" w14:textId="77777777"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B50C35">
        <w:t>The Psali Adam for Pentecost</w:t>
      </w:r>
      <w:r>
        <w:fldChar w:fldCharType="end"/>
      </w:r>
      <w:r>
        <w:tab/>
      </w:r>
      <w:r>
        <w:fldChar w:fldCharType="begin"/>
      </w:r>
      <w:r>
        <w:instrText xml:space="preserve"> PAGEREF _Ref434476566 \h </w:instrText>
      </w:r>
      <w:r>
        <w:fldChar w:fldCharType="separate"/>
      </w:r>
      <w:r w:rsidR="00B50C35">
        <w:rPr>
          <w:noProof/>
        </w:rPr>
        <w:t>931</w:t>
      </w:r>
      <w:r>
        <w:fldChar w:fldCharType="end"/>
      </w:r>
    </w:p>
    <w:p w14:paraId="28A2BA4F" w14:textId="553FDEAC" w:rsidR="003E106D" w:rsidRDefault="003E106D" w:rsidP="003E106D">
      <w:pPr>
        <w:pStyle w:val="Heading3"/>
      </w:pPr>
      <w:r>
        <w:t>Saints’ Psalis</w:t>
      </w:r>
    </w:p>
    <w:p w14:paraId="6DAFC3E2" w14:textId="3E5DDFD9"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B50C35">
        <w:t>The Psali Adam for the Virgin</w:t>
      </w:r>
      <w:r>
        <w:fldChar w:fldCharType="end"/>
      </w:r>
      <w:r>
        <w:tab/>
      </w:r>
      <w:r>
        <w:fldChar w:fldCharType="begin"/>
      </w:r>
      <w:r>
        <w:instrText xml:space="preserve"> PAGEREF _Ref435642763 \h </w:instrText>
      </w:r>
      <w:r>
        <w:fldChar w:fldCharType="separate"/>
      </w:r>
      <w:r w:rsidR="00B50C35">
        <w:rPr>
          <w:noProof/>
        </w:rPr>
        <w:t>846</w:t>
      </w:r>
      <w:r>
        <w:fldChar w:fldCharType="end"/>
      </w:r>
    </w:p>
    <w:p w14:paraId="609D95F6" w14:textId="21A73FDE"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B50C35">
        <w:t>The Psali Batos for the Virgin</w:t>
      </w:r>
      <w:r>
        <w:fldChar w:fldCharType="end"/>
      </w:r>
      <w:r>
        <w:tab/>
      </w:r>
      <w:r>
        <w:fldChar w:fldCharType="begin"/>
      </w:r>
      <w:r>
        <w:instrText xml:space="preserve"> PAGEREF _Ref435734818 \h </w:instrText>
      </w:r>
      <w:r>
        <w:fldChar w:fldCharType="separate"/>
      </w:r>
      <w:r w:rsidR="00B50C35">
        <w:rPr>
          <w:noProof/>
        </w:rPr>
        <w:t>850</w:t>
      </w:r>
      <w:r>
        <w:fldChar w:fldCharType="end"/>
      </w:r>
    </w:p>
    <w:p w14:paraId="3F93C9B6" w14:textId="77777777" w:rsidR="00B411C9" w:rsidRDefault="00B411C9" w:rsidP="00B411C9">
      <w:pPr>
        <w:pStyle w:val="Heading2"/>
      </w:pPr>
      <w:bookmarkStart w:id="1786" w:name="_Toc437373031"/>
      <w:r>
        <w:lastRenderedPageBreak/>
        <w:t>Index of Doxologies</w:t>
      </w:r>
      <w:bookmarkEnd w:id="1786"/>
    </w:p>
    <w:p w14:paraId="23AE197F" w14:textId="77777777"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B50C35">
        <w:t>The Introduction to the Doxologies</w:t>
      </w:r>
      <w:r>
        <w:fldChar w:fldCharType="end"/>
      </w:r>
      <w:r>
        <w:tab/>
      </w:r>
      <w:r>
        <w:fldChar w:fldCharType="begin"/>
      </w:r>
      <w:r>
        <w:instrText xml:space="preserve"> PAGEREF _Ref434477171 \h </w:instrText>
      </w:r>
      <w:r>
        <w:fldChar w:fldCharType="separate"/>
      </w:r>
      <w:r w:rsidR="00B50C35">
        <w:rPr>
          <w:noProof/>
        </w:rPr>
        <w:t>28</w:t>
      </w:r>
      <w:r>
        <w:fldChar w:fldCharType="end"/>
      </w:r>
    </w:p>
    <w:p w14:paraId="6914D076" w14:textId="77777777" w:rsidR="00E21EA3" w:rsidRDefault="00E21EA3" w:rsidP="00E21EA3">
      <w:pPr>
        <w:pStyle w:val="Heading3"/>
      </w:pPr>
      <w:bookmarkStart w:id="1787" w:name="_Ref435642966"/>
      <w:r>
        <w:t>Seasonal Doxologies</w:t>
      </w:r>
      <w:bookmarkEnd w:id="1787"/>
    </w:p>
    <w:p w14:paraId="5E8E28F7" w14:textId="77777777" w:rsidR="00E21EA3" w:rsidRDefault="00E21EA3" w:rsidP="00CC1CA8">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B50C35">
        <w:t>The Doxology for Ecclesiastical New Year</w:t>
      </w:r>
      <w:r>
        <w:fldChar w:fldCharType="end"/>
      </w:r>
      <w:r>
        <w:tab/>
      </w:r>
      <w:r>
        <w:fldChar w:fldCharType="begin"/>
      </w:r>
      <w:r>
        <w:instrText xml:space="preserve"> PAGEREF _Ref434477358 \h </w:instrText>
      </w:r>
      <w:r>
        <w:fldChar w:fldCharType="separate"/>
      </w:r>
      <w:r w:rsidR="00B50C35">
        <w:rPr>
          <w:noProof/>
        </w:rPr>
        <w:t>562</w:t>
      </w:r>
      <w:r>
        <w:fldChar w:fldCharType="end"/>
      </w:r>
    </w:p>
    <w:p w14:paraId="0EC66D5E" w14:textId="77777777" w:rsidR="00E21EA3" w:rsidRDefault="00E21EA3" w:rsidP="00CC1CA8">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B50C35">
        <w:t>The Doxology for the Feast of the Cross</w:t>
      </w:r>
      <w:r>
        <w:fldChar w:fldCharType="end"/>
      </w:r>
      <w:r>
        <w:tab/>
      </w:r>
      <w:r>
        <w:fldChar w:fldCharType="begin"/>
      </w:r>
      <w:r>
        <w:instrText xml:space="preserve"> PAGEREF _Ref434477443 \h </w:instrText>
      </w:r>
      <w:r>
        <w:fldChar w:fldCharType="separate"/>
      </w:r>
      <w:r w:rsidR="00B50C35">
        <w:rPr>
          <w:noProof/>
        </w:rPr>
        <w:t>577</w:t>
      </w:r>
      <w:r>
        <w:fldChar w:fldCharType="end"/>
      </w:r>
    </w:p>
    <w:p w14:paraId="2F38B8F2" w14:textId="77777777" w:rsidR="00B50C35" w:rsidRDefault="00CC1CA8" w:rsidP="009E261C">
      <w:pPr>
        <w:pStyle w:val="Rubric"/>
      </w:pPr>
      <w:r>
        <w:fldChar w:fldCharType="begin"/>
      </w:r>
      <w:r>
        <w:instrText xml:space="preserve"> REF _Ref434478837 \h </w:instrText>
      </w:r>
      <w:r>
        <w:fldChar w:fldCharType="separate"/>
      </w:r>
      <w:r w:rsidR="00B50C35">
        <w:t xml:space="preserve"> four Sundays before the Feast.</w:t>
      </w:r>
    </w:p>
    <w:p w14:paraId="6D5E5642" w14:textId="77777777" w:rsidR="00CC1CA8" w:rsidRDefault="00B50C35"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623</w:t>
      </w:r>
      <w:r w:rsidR="00CC1CA8">
        <w:fldChar w:fldCharType="end"/>
      </w:r>
    </w:p>
    <w:p w14:paraId="57201B22" w14:textId="77777777"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B50C35">
        <w:t xml:space="preserve">The Second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B50C35">
        <w:rPr>
          <w:noProof/>
        </w:rPr>
        <w:t>625</w:t>
      </w:r>
      <w:r>
        <w:fldChar w:fldCharType="end"/>
      </w:r>
    </w:p>
    <w:p w14:paraId="05BDDC9E" w14:textId="77777777"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B50C35">
        <w:t xml:space="preserve">The Third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B50C35">
        <w:rPr>
          <w:noProof/>
        </w:rPr>
        <w:t>626</w:t>
      </w:r>
      <w:r>
        <w:fldChar w:fldCharType="end"/>
      </w:r>
    </w:p>
    <w:p w14:paraId="5FC55723" w14:textId="77777777"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B50C35">
        <w:t xml:space="preserve">The Fourth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B50C35">
        <w:rPr>
          <w:noProof/>
        </w:rPr>
        <w:t>628</w:t>
      </w:r>
      <w:r>
        <w:fldChar w:fldCharType="end"/>
      </w:r>
    </w:p>
    <w:p w14:paraId="30ACCD55" w14:textId="77777777"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B50C35">
        <w:t xml:space="preserve">The Fifth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B50C35">
        <w:rPr>
          <w:noProof/>
        </w:rPr>
        <w:t>629</w:t>
      </w:r>
      <w:r>
        <w:fldChar w:fldCharType="end"/>
      </w:r>
    </w:p>
    <w:p w14:paraId="704DF3C4" w14:textId="77777777"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B50C35">
        <w:t xml:space="preserve">The Sixth Doxology of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B50C35">
        <w:rPr>
          <w:noProof/>
        </w:rPr>
        <w:t>631</w:t>
      </w:r>
      <w:r>
        <w:fldChar w:fldCharType="end"/>
      </w:r>
    </w:p>
    <w:p w14:paraId="798DA7C0" w14:textId="77777777"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A697333" w14:textId="77777777"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B50C35">
        <w:t>The Doxology for the Preparation Day of Nativity</w:t>
      </w:r>
      <w:r>
        <w:fldChar w:fldCharType="end"/>
      </w:r>
      <w:r>
        <w:tab/>
      </w:r>
      <w:r>
        <w:fldChar w:fldCharType="begin"/>
      </w:r>
      <w:r>
        <w:instrText xml:space="preserve"> PAGEREF _Ref434477504 \h </w:instrText>
      </w:r>
      <w:r>
        <w:fldChar w:fldCharType="separate"/>
      </w:r>
      <w:r w:rsidR="00B50C35">
        <w:rPr>
          <w:noProof/>
        </w:rPr>
        <w:t>644</w:t>
      </w:r>
      <w:r>
        <w:fldChar w:fldCharType="end"/>
      </w:r>
    </w:p>
    <w:p w14:paraId="4A754E82" w14:textId="77777777"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B50C35">
        <w:t>The First Doxology for Nativity</w:t>
      </w:r>
      <w:r>
        <w:fldChar w:fldCharType="end"/>
      </w:r>
      <w:r>
        <w:tab/>
      </w:r>
      <w:r>
        <w:fldChar w:fldCharType="begin"/>
      </w:r>
      <w:r>
        <w:instrText xml:space="preserve"> PAGEREF _Ref434477532 \h </w:instrText>
      </w:r>
      <w:r>
        <w:fldChar w:fldCharType="separate"/>
      </w:r>
      <w:r w:rsidR="00B50C35">
        <w:rPr>
          <w:noProof/>
        </w:rPr>
        <w:t>646</w:t>
      </w:r>
      <w:r>
        <w:fldChar w:fldCharType="end"/>
      </w:r>
    </w:p>
    <w:p w14:paraId="1151A90C" w14:textId="77777777"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B50C35">
        <w:t>The Second Doxology for Nativity</w:t>
      </w:r>
      <w:r>
        <w:fldChar w:fldCharType="end"/>
      </w:r>
      <w:r>
        <w:tab/>
      </w:r>
      <w:r>
        <w:fldChar w:fldCharType="begin"/>
      </w:r>
      <w:r>
        <w:instrText xml:space="preserve"> PAGEREF _Ref434477542 \h </w:instrText>
      </w:r>
      <w:r>
        <w:fldChar w:fldCharType="separate"/>
      </w:r>
      <w:r w:rsidR="00B50C35">
        <w:rPr>
          <w:noProof/>
        </w:rPr>
        <w:t>648</w:t>
      </w:r>
      <w:r>
        <w:fldChar w:fldCharType="end"/>
      </w:r>
    </w:p>
    <w:p w14:paraId="04CEE058" w14:textId="77777777"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B50C35">
        <w:t>The Third Doxology for Nativity</w:t>
      </w:r>
      <w:r>
        <w:fldChar w:fldCharType="end"/>
      </w:r>
      <w:r>
        <w:tab/>
      </w:r>
      <w:r>
        <w:fldChar w:fldCharType="begin"/>
      </w:r>
      <w:r>
        <w:instrText xml:space="preserve"> PAGEREF _Ref434477554 \h </w:instrText>
      </w:r>
      <w:r>
        <w:fldChar w:fldCharType="separate"/>
      </w:r>
      <w:r w:rsidR="00B50C35">
        <w:rPr>
          <w:noProof/>
        </w:rPr>
        <w:t>649</w:t>
      </w:r>
      <w:r>
        <w:fldChar w:fldCharType="end"/>
      </w:r>
    </w:p>
    <w:p w14:paraId="0F813F2D" w14:textId="77777777" w:rsidR="00E21EA3" w:rsidRDefault="00E21EA3" w:rsidP="00CC1CA8">
      <w:pPr>
        <w:tabs>
          <w:tab w:val="left" w:leader="dot" w:pos="8280"/>
        </w:tabs>
        <w:spacing w:after="0" w:line="240" w:lineRule="auto"/>
      </w:pPr>
      <w:r>
        <w:fldChar w:fldCharType="begin"/>
      </w:r>
      <w:r>
        <w:instrText xml:space="preserve"> REF _Ref434477590 \h </w:instrText>
      </w:r>
      <w:r w:rsidR="00CC1CA8">
        <w:instrText xml:space="preserve"> \* MERGEFORMAT </w:instrText>
      </w:r>
      <w:r>
        <w:fldChar w:fldCharType="separate"/>
      </w:r>
      <w:r w:rsidR="00B50C35">
        <w:t>The Doxology for the Circumcision</w:t>
      </w:r>
      <w:r>
        <w:fldChar w:fldCharType="end"/>
      </w:r>
      <w:r>
        <w:tab/>
      </w:r>
      <w:r>
        <w:fldChar w:fldCharType="begin"/>
      </w:r>
      <w:r>
        <w:instrText xml:space="preserve"> PAGEREF _Ref434477590 \h </w:instrText>
      </w:r>
      <w:r>
        <w:fldChar w:fldCharType="separate"/>
      </w:r>
      <w:r w:rsidR="00B50C35">
        <w:rPr>
          <w:noProof/>
        </w:rPr>
        <w:t>686</w:t>
      </w:r>
      <w:r>
        <w:fldChar w:fldCharType="end"/>
      </w:r>
    </w:p>
    <w:p w14:paraId="6C616575" w14:textId="77777777"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B50C35">
        <w:t>An Abridged Doxology for Theophany</w:t>
      </w:r>
      <w:r>
        <w:fldChar w:fldCharType="end"/>
      </w:r>
      <w:r>
        <w:tab/>
      </w:r>
      <w:r>
        <w:fldChar w:fldCharType="begin"/>
      </w:r>
      <w:r>
        <w:instrText xml:space="preserve"> PAGEREF _Ref434477630 \h </w:instrText>
      </w:r>
      <w:r>
        <w:fldChar w:fldCharType="separate"/>
      </w:r>
      <w:r w:rsidR="00B50C35">
        <w:rPr>
          <w:noProof/>
        </w:rPr>
        <w:t>695</w:t>
      </w:r>
      <w:r>
        <w:fldChar w:fldCharType="end"/>
      </w:r>
    </w:p>
    <w:p w14:paraId="6F7E179C" w14:textId="77777777"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B50C35">
        <w:t>The First Doxology for Theophany</w:t>
      </w:r>
      <w:r>
        <w:fldChar w:fldCharType="end"/>
      </w:r>
      <w:r>
        <w:tab/>
      </w:r>
      <w:r>
        <w:fldChar w:fldCharType="begin"/>
      </w:r>
      <w:r>
        <w:instrText xml:space="preserve"> PAGEREF _Ref434477641 \h </w:instrText>
      </w:r>
      <w:r>
        <w:fldChar w:fldCharType="separate"/>
      </w:r>
      <w:r w:rsidR="00B50C35">
        <w:rPr>
          <w:noProof/>
        </w:rPr>
        <w:t>697</w:t>
      </w:r>
      <w:r>
        <w:fldChar w:fldCharType="end"/>
      </w:r>
    </w:p>
    <w:p w14:paraId="535CC145" w14:textId="77777777"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B50C35">
        <w:t>The Second Doxology for Theophany</w:t>
      </w:r>
      <w:r>
        <w:fldChar w:fldCharType="end"/>
      </w:r>
      <w:r>
        <w:tab/>
      </w:r>
      <w:r>
        <w:fldChar w:fldCharType="begin"/>
      </w:r>
      <w:r>
        <w:instrText xml:space="preserve"> PAGEREF _Ref434477660 \h </w:instrText>
      </w:r>
      <w:r>
        <w:fldChar w:fldCharType="separate"/>
      </w:r>
      <w:r w:rsidR="00B50C35">
        <w:rPr>
          <w:noProof/>
        </w:rPr>
        <w:t>699</w:t>
      </w:r>
      <w:r>
        <w:fldChar w:fldCharType="end"/>
      </w:r>
    </w:p>
    <w:p w14:paraId="286F48D0" w14:textId="77777777"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B50C35">
        <w:t>The Doxology for the Wedding of Cana</w:t>
      </w:r>
      <w:r>
        <w:fldChar w:fldCharType="end"/>
      </w:r>
      <w:r>
        <w:tab/>
      </w:r>
      <w:r>
        <w:fldChar w:fldCharType="begin"/>
      </w:r>
      <w:r>
        <w:instrText xml:space="preserve"> PAGEREF _Ref434477774 \h </w:instrText>
      </w:r>
      <w:r>
        <w:fldChar w:fldCharType="separate"/>
      </w:r>
      <w:r w:rsidR="00B50C35">
        <w:rPr>
          <w:noProof/>
        </w:rPr>
        <w:t>729</w:t>
      </w:r>
      <w:r>
        <w:fldChar w:fldCharType="end"/>
      </w:r>
    </w:p>
    <w:p w14:paraId="504917BF" w14:textId="77777777"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B50C35">
        <w:t>The Doxology for the Entrance into the Temple</w:t>
      </w:r>
      <w:r>
        <w:fldChar w:fldCharType="end"/>
      </w:r>
      <w:r>
        <w:tab/>
      </w:r>
      <w:r>
        <w:fldChar w:fldCharType="begin"/>
      </w:r>
      <w:r>
        <w:instrText xml:space="preserve"> PAGEREF _Ref434477815 \h </w:instrText>
      </w:r>
      <w:r>
        <w:fldChar w:fldCharType="separate"/>
      </w:r>
      <w:r w:rsidR="00B50C35">
        <w:rPr>
          <w:noProof/>
        </w:rPr>
        <w:t>747</w:t>
      </w:r>
      <w:r>
        <w:fldChar w:fldCharType="end"/>
      </w:r>
    </w:p>
    <w:p w14:paraId="1F20DF78" w14:textId="77777777" w:rsidR="00E21EA3" w:rsidRDefault="00E21EA3" w:rsidP="00CC1CA8">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B50C35">
        <w:t>The Doxology for the Annunciation</w:t>
      </w:r>
      <w:r>
        <w:fldChar w:fldCharType="end"/>
      </w:r>
      <w:r>
        <w:tab/>
      </w:r>
      <w:r>
        <w:fldChar w:fldCharType="begin"/>
      </w:r>
      <w:r>
        <w:instrText xml:space="preserve"> PAGEREF _Ref434477856 \h </w:instrText>
      </w:r>
      <w:r>
        <w:fldChar w:fldCharType="separate"/>
      </w:r>
      <w:r w:rsidR="00B50C35">
        <w:rPr>
          <w:noProof/>
        </w:rPr>
        <w:t>758</w:t>
      </w:r>
      <w:r>
        <w:fldChar w:fldCharType="end"/>
      </w:r>
    </w:p>
    <w:p w14:paraId="4B29B358" w14:textId="77777777"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B50C35">
        <w:t>The Doxology for the Entrance into Egypt</w:t>
      </w:r>
      <w:r>
        <w:fldChar w:fldCharType="end"/>
      </w:r>
      <w:r>
        <w:tab/>
      </w:r>
      <w:r>
        <w:fldChar w:fldCharType="begin"/>
      </w:r>
      <w:r>
        <w:instrText xml:space="preserve"> PAGEREF _Ref434477906 \h </w:instrText>
      </w:r>
      <w:r>
        <w:fldChar w:fldCharType="separate"/>
      </w:r>
      <w:r w:rsidR="00B50C35">
        <w:rPr>
          <w:noProof/>
        </w:rPr>
        <w:t>781</w:t>
      </w:r>
      <w:r>
        <w:fldChar w:fldCharType="end"/>
      </w:r>
    </w:p>
    <w:p w14:paraId="19D20C04" w14:textId="7777777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2A23AF26" w14:textId="77777777"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B50C35">
        <w:t>The Doxology of the Transfiguration</w:t>
      </w:r>
      <w:r>
        <w:fldChar w:fldCharType="end"/>
      </w:r>
      <w:r>
        <w:tab/>
      </w:r>
      <w:r>
        <w:fldChar w:fldCharType="begin"/>
      </w:r>
      <w:r>
        <w:instrText xml:space="preserve"> PAGEREF _Ref434478012 \h </w:instrText>
      </w:r>
      <w:r>
        <w:fldChar w:fldCharType="separate"/>
      </w:r>
      <w:r w:rsidR="00B50C35">
        <w:rPr>
          <w:noProof/>
        </w:rPr>
        <w:t>837</w:t>
      </w:r>
      <w:r>
        <w:fldChar w:fldCharType="end"/>
      </w:r>
    </w:p>
    <w:p w14:paraId="36031966" w14:textId="77777777"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B50C35">
        <w:t>The Doxology of Jonah’s Fast</w:t>
      </w:r>
      <w:r>
        <w:fldChar w:fldCharType="end"/>
      </w:r>
      <w:r>
        <w:tab/>
      </w:r>
      <w:r>
        <w:fldChar w:fldCharType="begin"/>
      </w:r>
      <w:r>
        <w:instrText xml:space="preserve"> PAGEREF _Ref434478053 \h </w:instrText>
      </w:r>
      <w:r>
        <w:fldChar w:fldCharType="separate"/>
      </w:r>
      <w:r w:rsidR="00B50C35">
        <w:rPr>
          <w:noProof/>
        </w:rPr>
        <w:t>861</w:t>
      </w:r>
      <w:r>
        <w:fldChar w:fldCharType="end"/>
      </w:r>
    </w:p>
    <w:p w14:paraId="2FF23AAB" w14:textId="77777777"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B50C35">
        <w:t>The Doxology for Saturday and Sunday in Great Lent</w:t>
      </w:r>
      <w:r>
        <w:fldChar w:fldCharType="end"/>
      </w:r>
      <w:r>
        <w:tab/>
      </w:r>
      <w:r>
        <w:fldChar w:fldCharType="begin"/>
      </w:r>
      <w:r>
        <w:instrText xml:space="preserve"> PAGEREF _Ref434478080 \h </w:instrText>
      </w:r>
      <w:r>
        <w:fldChar w:fldCharType="separate"/>
      </w:r>
      <w:r w:rsidR="00B50C35">
        <w:rPr>
          <w:noProof/>
        </w:rPr>
        <w:t>862</w:t>
      </w:r>
      <w:r>
        <w:fldChar w:fldCharType="end"/>
      </w:r>
    </w:p>
    <w:p w14:paraId="7AC17913" w14:textId="77777777"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B50C35">
        <w:t>The Doxology for Weekdays in Great Lent</w:t>
      </w:r>
      <w:r>
        <w:fldChar w:fldCharType="end"/>
      </w:r>
      <w:r>
        <w:tab/>
      </w:r>
      <w:r>
        <w:fldChar w:fldCharType="begin"/>
      </w:r>
      <w:r>
        <w:instrText xml:space="preserve"> PAGEREF _Ref434478104 \h </w:instrText>
      </w:r>
      <w:r>
        <w:fldChar w:fldCharType="separate"/>
      </w:r>
      <w:r w:rsidR="00B50C35">
        <w:rPr>
          <w:noProof/>
        </w:rPr>
        <w:t>865</w:t>
      </w:r>
      <w:r>
        <w:fldChar w:fldCharType="end"/>
      </w:r>
    </w:p>
    <w:p w14:paraId="6B4ECEA0" w14:textId="77777777"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B50C35">
        <w:t>A Second Doxology for Weekdays in Great Lent</w:t>
      </w:r>
      <w:r>
        <w:fldChar w:fldCharType="end"/>
      </w:r>
      <w:r>
        <w:tab/>
      </w:r>
      <w:r>
        <w:fldChar w:fldCharType="begin"/>
      </w:r>
      <w:r>
        <w:instrText xml:space="preserve"> PAGEREF _Ref434478128 \h </w:instrText>
      </w:r>
      <w:r>
        <w:fldChar w:fldCharType="separate"/>
      </w:r>
      <w:r w:rsidR="00B50C35">
        <w:rPr>
          <w:noProof/>
        </w:rPr>
        <w:t>866</w:t>
      </w:r>
      <w:r>
        <w:fldChar w:fldCharType="end"/>
      </w:r>
    </w:p>
    <w:p w14:paraId="4959D2BA" w14:textId="77777777"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B50C35">
        <w:t>A Third Doxology for Weekdays in Great Lent</w:t>
      </w:r>
      <w:r>
        <w:fldChar w:fldCharType="end"/>
      </w:r>
      <w:r>
        <w:tab/>
      </w:r>
      <w:r>
        <w:fldChar w:fldCharType="begin"/>
      </w:r>
      <w:r>
        <w:instrText xml:space="preserve"> PAGEREF _Ref434478147 \h </w:instrText>
      </w:r>
      <w:r>
        <w:fldChar w:fldCharType="separate"/>
      </w:r>
      <w:r w:rsidR="00B50C35">
        <w:rPr>
          <w:noProof/>
        </w:rPr>
        <w:t>869</w:t>
      </w:r>
      <w:r>
        <w:fldChar w:fldCharType="end"/>
      </w:r>
    </w:p>
    <w:p w14:paraId="15F5F420" w14:textId="77777777"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B50C35">
        <w:t>The Fourth Doxology for Great Lent</w:t>
      </w:r>
      <w:r>
        <w:fldChar w:fldCharType="end"/>
      </w:r>
      <w:r>
        <w:tab/>
      </w:r>
      <w:r>
        <w:fldChar w:fldCharType="begin"/>
      </w:r>
      <w:r>
        <w:instrText xml:space="preserve"> PAGEREF _Ref434478172 \h </w:instrText>
      </w:r>
      <w:r>
        <w:fldChar w:fldCharType="separate"/>
      </w:r>
      <w:r w:rsidR="00B50C35">
        <w:rPr>
          <w:noProof/>
        </w:rPr>
        <w:t>870</w:t>
      </w:r>
      <w:r>
        <w:fldChar w:fldCharType="end"/>
      </w:r>
    </w:p>
    <w:p w14:paraId="17A33F34" w14:textId="77777777"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6CBC5D9E" w14:textId="7777777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B50C35">
        <w:t>The First Doxology for Palm Sunday</w:t>
      </w:r>
      <w:r>
        <w:fldChar w:fldCharType="end"/>
      </w:r>
      <w:r>
        <w:tab/>
      </w:r>
      <w:r>
        <w:fldChar w:fldCharType="begin"/>
      </w:r>
      <w:r>
        <w:instrText xml:space="preserve"> PAGEREF _Ref434478217 \h </w:instrText>
      </w:r>
      <w:r>
        <w:fldChar w:fldCharType="separate"/>
      </w:r>
      <w:r w:rsidR="00B50C35">
        <w:rPr>
          <w:noProof/>
        </w:rPr>
        <w:t>888</w:t>
      </w:r>
      <w:r>
        <w:fldChar w:fldCharType="end"/>
      </w:r>
    </w:p>
    <w:p w14:paraId="11606B4A" w14:textId="77777777"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B50C35">
        <w:t>The Second Doxology for Palm Sunday</w:t>
      </w:r>
      <w:r>
        <w:fldChar w:fldCharType="end"/>
      </w:r>
      <w:r>
        <w:tab/>
      </w:r>
      <w:r>
        <w:fldChar w:fldCharType="begin"/>
      </w:r>
      <w:r>
        <w:instrText xml:space="preserve"> PAGEREF _Ref434478234 \h </w:instrText>
      </w:r>
      <w:r>
        <w:fldChar w:fldCharType="separate"/>
      </w:r>
      <w:r w:rsidR="00B50C35">
        <w:rPr>
          <w:noProof/>
        </w:rPr>
        <w:t>890</w:t>
      </w:r>
      <w:r>
        <w:fldChar w:fldCharType="end"/>
      </w:r>
    </w:p>
    <w:p w14:paraId="3B00B725" w14:textId="77777777"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B50C35">
        <w:t>The Third Doxology for Palm Sunday</w:t>
      </w:r>
      <w:r>
        <w:fldChar w:fldCharType="end"/>
      </w:r>
      <w:r>
        <w:tab/>
      </w:r>
      <w:r>
        <w:fldChar w:fldCharType="begin"/>
      </w:r>
      <w:r>
        <w:instrText xml:space="preserve"> PAGEREF _Ref434478255 \h </w:instrText>
      </w:r>
      <w:r>
        <w:fldChar w:fldCharType="separate"/>
      </w:r>
      <w:r w:rsidR="00B50C35">
        <w:rPr>
          <w:noProof/>
        </w:rPr>
        <w:t>891</w:t>
      </w:r>
      <w:r>
        <w:fldChar w:fldCharType="end"/>
      </w:r>
    </w:p>
    <w:p w14:paraId="257EE84D" w14:textId="77777777"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B50C35">
        <w:t>The Doxology for the Resurrection</w:t>
      </w:r>
      <w:r>
        <w:fldChar w:fldCharType="end"/>
      </w:r>
      <w:r>
        <w:tab/>
      </w:r>
      <w:r>
        <w:fldChar w:fldCharType="begin"/>
      </w:r>
      <w:r>
        <w:instrText xml:space="preserve"> PAGEREF _Ref434478294 \h </w:instrText>
      </w:r>
      <w:r>
        <w:fldChar w:fldCharType="separate"/>
      </w:r>
      <w:r w:rsidR="00B50C35">
        <w:rPr>
          <w:noProof/>
        </w:rPr>
        <w:t>905</w:t>
      </w:r>
      <w:r>
        <w:fldChar w:fldCharType="end"/>
      </w:r>
    </w:p>
    <w:p w14:paraId="10A28DFE" w14:textId="77777777" w:rsidR="00E21EA3" w:rsidRDefault="00E21EA3" w:rsidP="00CC1CA8">
      <w:pPr>
        <w:tabs>
          <w:tab w:val="left" w:leader="dot" w:pos="8280"/>
        </w:tabs>
        <w:spacing w:after="0" w:line="240" w:lineRule="auto"/>
      </w:pPr>
      <w:r>
        <w:lastRenderedPageBreak/>
        <w:fldChar w:fldCharType="begin"/>
      </w:r>
      <w:r>
        <w:instrText xml:space="preserve"> REF _Ref434478317 \h </w:instrText>
      </w:r>
      <w:r w:rsidR="00CC1CA8">
        <w:instrText xml:space="preserve"> \* MERGEFORMAT </w:instrText>
      </w:r>
      <w:r>
        <w:fldChar w:fldCharType="separate"/>
      </w:r>
      <w:r w:rsidR="00B50C35">
        <w:t>Another Doxology for the Resurrection</w:t>
      </w:r>
      <w:r>
        <w:fldChar w:fldCharType="end"/>
      </w:r>
      <w:r>
        <w:tab/>
      </w:r>
      <w:r>
        <w:fldChar w:fldCharType="begin"/>
      </w:r>
      <w:r>
        <w:instrText xml:space="preserve"> PAGEREF _Ref434478317 \h </w:instrText>
      </w:r>
      <w:r>
        <w:fldChar w:fldCharType="separate"/>
      </w:r>
      <w:r w:rsidR="00B50C35">
        <w:rPr>
          <w:noProof/>
        </w:rPr>
        <w:t>906</w:t>
      </w:r>
      <w:r>
        <w:fldChar w:fldCharType="end"/>
      </w:r>
    </w:p>
    <w:p w14:paraId="472E0FB5" w14:textId="77777777"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B50C35">
        <w:t>A Doxology for Archangel Michael for the Resurrection</w:t>
      </w:r>
      <w:r>
        <w:fldChar w:fldCharType="end"/>
      </w:r>
      <w:r>
        <w:tab/>
      </w:r>
      <w:r>
        <w:fldChar w:fldCharType="begin"/>
      </w:r>
      <w:r>
        <w:instrText xml:space="preserve"> PAGEREF _Ref434478347 \h </w:instrText>
      </w:r>
      <w:r>
        <w:fldChar w:fldCharType="separate"/>
      </w:r>
      <w:r w:rsidR="00B50C35">
        <w:rPr>
          <w:noProof/>
        </w:rPr>
        <w:t>907</w:t>
      </w:r>
      <w:r>
        <w:fldChar w:fldCharType="end"/>
      </w:r>
    </w:p>
    <w:p w14:paraId="4D1D62B4" w14:textId="77777777" w:rsidR="00E21EA3" w:rsidRDefault="00E21EA3" w:rsidP="00CC1CA8">
      <w:pPr>
        <w:tabs>
          <w:tab w:val="left" w:leader="dot" w:pos="8280"/>
        </w:tabs>
        <w:spacing w:after="0" w:line="240" w:lineRule="auto"/>
      </w:pPr>
      <w:r>
        <w:fldChar w:fldCharType="begin"/>
      </w:r>
      <w:r>
        <w:instrText xml:space="preserve"> REF _Ref434478375 \h </w:instrText>
      </w:r>
      <w:r w:rsidR="00CC1CA8">
        <w:instrText xml:space="preserve"> \* MERGEFORMAT </w:instrText>
      </w:r>
      <w:r>
        <w:fldChar w:fldCharType="separate"/>
      </w:r>
      <w:r w:rsidR="00B50C35">
        <w:t>The Doxology for Thomas Sunday</w:t>
      </w:r>
      <w:r>
        <w:fldChar w:fldCharType="end"/>
      </w:r>
      <w:r>
        <w:tab/>
      </w:r>
      <w:r>
        <w:fldChar w:fldCharType="begin"/>
      </w:r>
      <w:r>
        <w:instrText xml:space="preserve"> PAGEREF _Ref434478375 \h </w:instrText>
      </w:r>
      <w:r>
        <w:fldChar w:fldCharType="separate"/>
      </w:r>
      <w:r w:rsidR="00B50C35">
        <w:rPr>
          <w:noProof/>
        </w:rPr>
        <w:t>916</w:t>
      </w:r>
      <w:r>
        <w:fldChar w:fldCharType="end"/>
      </w:r>
      <w:r>
        <w:tab/>
      </w:r>
    </w:p>
    <w:p w14:paraId="7B6065F5" w14:textId="77777777"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B50C35">
        <w:t>The Doxology for the Ascension</w:t>
      </w:r>
      <w:r>
        <w:fldChar w:fldCharType="end"/>
      </w:r>
      <w:r>
        <w:tab/>
      </w:r>
      <w:r>
        <w:fldChar w:fldCharType="begin"/>
      </w:r>
      <w:r>
        <w:instrText xml:space="preserve"> PAGEREF _Ref434478556 \h </w:instrText>
      </w:r>
      <w:r>
        <w:fldChar w:fldCharType="separate"/>
      </w:r>
      <w:r w:rsidR="00B50C35">
        <w:rPr>
          <w:noProof/>
        </w:rPr>
        <w:t>918</w:t>
      </w:r>
      <w:r>
        <w:fldChar w:fldCharType="end"/>
      </w:r>
    </w:p>
    <w:p w14:paraId="3C346EA7" w14:textId="77777777"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B50C35">
        <w:t>The Doxology for Pentecost</w:t>
      </w:r>
      <w:r>
        <w:fldChar w:fldCharType="end"/>
      </w:r>
      <w:r>
        <w:tab/>
      </w:r>
      <w:r>
        <w:fldChar w:fldCharType="begin"/>
      </w:r>
      <w:r>
        <w:instrText xml:space="preserve"> PAGEREF _Ref434478581 \h </w:instrText>
      </w:r>
      <w:r>
        <w:fldChar w:fldCharType="separate"/>
      </w:r>
      <w:r w:rsidR="00B50C35">
        <w:rPr>
          <w:noProof/>
        </w:rPr>
        <w:t>928</w:t>
      </w:r>
      <w:r>
        <w:fldChar w:fldCharType="end"/>
      </w:r>
    </w:p>
    <w:p w14:paraId="4285BFE1" w14:textId="77777777" w:rsidR="00E21EA3" w:rsidRDefault="00E21EA3" w:rsidP="00E21EA3">
      <w:pPr>
        <w:pStyle w:val="Heading3"/>
      </w:pPr>
      <w:bookmarkStart w:id="1788" w:name="_Ref435643009"/>
      <w:r>
        <w:t>Saints’ Doxologies</w:t>
      </w:r>
      <w:bookmarkEnd w:id="1788"/>
    </w:p>
    <w:p w14:paraId="201EF1F5" w14:textId="77777777"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B50C35">
        <w:t>The Evening Doxology of the Virgin</w:t>
      </w:r>
      <w:r>
        <w:fldChar w:fldCharType="end"/>
      </w:r>
      <w:r>
        <w:tab/>
      </w:r>
      <w:r>
        <w:fldChar w:fldCharType="begin"/>
      </w:r>
      <w:r>
        <w:instrText xml:space="preserve"> PAGEREF _Ref434487836 \h </w:instrText>
      </w:r>
      <w:r>
        <w:fldChar w:fldCharType="separate"/>
      </w:r>
      <w:r w:rsidR="00B50C35">
        <w:rPr>
          <w:noProof/>
        </w:rPr>
        <w:t>28</w:t>
      </w:r>
      <w:r>
        <w:fldChar w:fldCharType="end"/>
      </w:r>
    </w:p>
    <w:p w14:paraId="5E3507F6" w14:textId="77777777"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B50C35" w:rsidRPr="00B50C35">
        <w:t>The Doxology of the Virgin for Midnight Praise</w:t>
      </w:r>
      <w:r>
        <w:fldChar w:fldCharType="end"/>
      </w:r>
      <w:r>
        <w:tab/>
      </w:r>
      <w:r>
        <w:fldChar w:fldCharType="begin"/>
      </w:r>
      <w:r>
        <w:instrText xml:space="preserve"> PAGEREF _Ref434487891 \h </w:instrText>
      </w:r>
      <w:r>
        <w:fldChar w:fldCharType="separate"/>
      </w:r>
      <w:r w:rsidR="00B50C35">
        <w:rPr>
          <w:noProof/>
        </w:rPr>
        <w:t>119</w:t>
      </w:r>
      <w:r>
        <w:fldChar w:fldCharType="end"/>
      </w:r>
    </w:p>
    <w:p w14:paraId="337F5EE8" w14:textId="77777777"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B50C35">
        <w:t>The Morning Doxology of the Virgin</w:t>
      </w:r>
      <w:r>
        <w:fldChar w:fldCharType="end"/>
      </w:r>
      <w:r>
        <w:tab/>
      </w:r>
      <w:r>
        <w:fldChar w:fldCharType="begin"/>
      </w:r>
      <w:r>
        <w:instrText xml:space="preserve"> PAGEREF _Ref434487846 \h </w:instrText>
      </w:r>
      <w:r>
        <w:fldChar w:fldCharType="separate"/>
      </w:r>
      <w:r w:rsidR="00B50C35">
        <w:rPr>
          <w:noProof/>
        </w:rPr>
        <w:t>29</w:t>
      </w:r>
      <w:r>
        <w:fldChar w:fldCharType="end"/>
      </w:r>
    </w:p>
    <w:p w14:paraId="3868AB65" w14:textId="77777777"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B50C35">
        <w:t>The Doxology for Archangel Michael</w:t>
      </w:r>
      <w:r>
        <w:fldChar w:fldCharType="end"/>
      </w:r>
      <w:r>
        <w:tab/>
      </w:r>
      <w:r>
        <w:fldChar w:fldCharType="begin"/>
      </w:r>
      <w:r>
        <w:instrText xml:space="preserve"> PAGEREF _Ref434487967 \h </w:instrText>
      </w:r>
      <w:r>
        <w:fldChar w:fldCharType="separate"/>
      </w:r>
      <w:r w:rsidR="00B50C35">
        <w:rPr>
          <w:noProof/>
        </w:rPr>
        <w:t>611</w:t>
      </w:r>
      <w:r>
        <w:fldChar w:fldCharType="end"/>
      </w:r>
    </w:p>
    <w:p w14:paraId="2284159D" w14:textId="77777777"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B50C35">
        <w:t xml:space="preserve">The Doxology of Archangel Gabriel for December or </w:t>
      </w:r>
      <w:r w:rsidR="00B50C35"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B50C35">
        <w:rPr>
          <w:noProof/>
        </w:rPr>
        <w:t>637</w:t>
      </w:r>
      <w:r>
        <w:fldChar w:fldCharType="end"/>
      </w:r>
    </w:p>
    <w:p w14:paraId="403DEC4C" w14:textId="77777777"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B50C35">
        <w:t>The Doxology for Archangel Gabriel, the Evangelist of Daniel</w:t>
      </w:r>
      <w:r>
        <w:fldChar w:fldCharType="end"/>
      </w:r>
      <w:r>
        <w:tab/>
      </w:r>
      <w:r>
        <w:fldChar w:fldCharType="begin"/>
      </w:r>
      <w:r>
        <w:instrText xml:space="preserve"> PAGEREF _Ref434488149 \h </w:instrText>
      </w:r>
      <w:r>
        <w:fldChar w:fldCharType="separate"/>
      </w:r>
      <w:r w:rsidR="00B50C35">
        <w:rPr>
          <w:noProof/>
        </w:rPr>
        <w:t>803</w:t>
      </w:r>
      <w:r>
        <w:fldChar w:fldCharType="end"/>
      </w:r>
    </w:p>
    <w:p w14:paraId="229EE54B" w14:textId="77777777"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B50C35">
        <w:t>The Doxology for Michael and Gabriel</w:t>
      </w:r>
      <w:r>
        <w:fldChar w:fldCharType="end"/>
      </w:r>
      <w:r>
        <w:tab/>
      </w:r>
      <w:r>
        <w:fldChar w:fldCharType="begin"/>
      </w:r>
      <w:r>
        <w:instrText xml:space="preserve"> PAGEREF _Ref434487984 \h </w:instrText>
      </w:r>
      <w:r>
        <w:fldChar w:fldCharType="separate"/>
      </w:r>
      <w:r w:rsidR="00B50C35">
        <w:rPr>
          <w:noProof/>
        </w:rPr>
        <w:t>612</w:t>
      </w:r>
      <w:r>
        <w:fldChar w:fldCharType="end"/>
      </w:r>
    </w:p>
    <w:p w14:paraId="44CF453D" w14:textId="77777777"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B50C35">
        <w:t>The Doxology for Archangel Raphael</w:t>
      </w:r>
      <w:r>
        <w:fldChar w:fldCharType="end"/>
      </w:r>
      <w:r>
        <w:tab/>
      </w:r>
      <w:r>
        <w:fldChar w:fldCharType="begin"/>
      </w:r>
      <w:r>
        <w:instrText xml:space="preserve"> PAGEREF _Ref434488208 \h </w:instrText>
      </w:r>
      <w:r>
        <w:fldChar w:fldCharType="separate"/>
      </w:r>
      <w:r w:rsidR="00B50C35">
        <w:rPr>
          <w:noProof/>
        </w:rPr>
        <w:t>857</w:t>
      </w:r>
      <w:r>
        <w:fldChar w:fldCharType="end"/>
      </w:r>
    </w:p>
    <w:p w14:paraId="5EA00A94" w14:textId="77777777"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B50C35">
        <w:t>The Doxology for Archangel Suriel</w:t>
      </w:r>
      <w:r>
        <w:fldChar w:fldCharType="end"/>
      </w:r>
      <w:r>
        <w:tab/>
      </w:r>
      <w:r>
        <w:fldChar w:fldCharType="begin"/>
      </w:r>
      <w:r>
        <w:instrText xml:space="preserve"> PAGEREF _Ref434488250 \h </w:instrText>
      </w:r>
      <w:r>
        <w:fldChar w:fldCharType="separate"/>
      </w:r>
      <w:r w:rsidR="00B50C35">
        <w:rPr>
          <w:noProof/>
        </w:rPr>
        <w:t>743</w:t>
      </w:r>
      <w:r>
        <w:fldChar w:fldCharType="end"/>
      </w:r>
    </w:p>
    <w:p w14:paraId="3CC2AC4D" w14:textId="77777777" w:rsidR="00B46E6E" w:rsidRDefault="00B46E6E" w:rsidP="00B46E6E">
      <w:pPr>
        <w:tabs>
          <w:tab w:val="left" w:leader="dot" w:pos="8280"/>
        </w:tabs>
        <w:spacing w:after="0" w:line="240" w:lineRule="auto"/>
      </w:pPr>
      <w:r>
        <w:fldChar w:fldCharType="begin"/>
      </w:r>
      <w:r>
        <w:instrText xml:space="preserve"> REF _Ref434488301 \h  \* MERGEFORMAT </w:instrText>
      </w:r>
      <w:r>
        <w:fldChar w:fldCharType="separate"/>
      </w:r>
      <w:r w:rsidR="00B50C35">
        <w:t>The Doxology for the Four Incorporeal Beasts</w:t>
      </w:r>
      <w:r>
        <w:fldChar w:fldCharType="end"/>
      </w:r>
      <w:r>
        <w:tab/>
      </w:r>
      <w:r>
        <w:fldChar w:fldCharType="begin"/>
      </w:r>
      <w:r>
        <w:instrText xml:space="preserve"> PAGEREF _Ref434488301 \h </w:instrText>
      </w:r>
      <w:r>
        <w:fldChar w:fldCharType="separate"/>
      </w:r>
      <w:r w:rsidR="00B50C35">
        <w:rPr>
          <w:noProof/>
        </w:rPr>
        <w:t>610</w:t>
      </w:r>
      <w:r>
        <w:fldChar w:fldCharType="end"/>
      </w:r>
    </w:p>
    <w:p w14:paraId="1358EC54" w14:textId="77777777" w:rsidR="00B46E6E" w:rsidRDefault="00B46E6E" w:rsidP="00B46E6E">
      <w:pPr>
        <w:tabs>
          <w:tab w:val="left" w:leader="dot" w:pos="8280"/>
        </w:tabs>
        <w:spacing w:after="0" w:line="240" w:lineRule="auto"/>
      </w:pPr>
      <w:r>
        <w:fldChar w:fldCharType="begin"/>
      </w:r>
      <w:r>
        <w:instrText xml:space="preserve"> REF _Ref434488339 \h  \* MERGEFORMAT </w:instrText>
      </w:r>
      <w:r>
        <w:fldChar w:fldCharType="separate"/>
      </w:r>
      <w:r w:rsidR="00B50C35">
        <w:t>The Doxology for the Twenty Four Presbyters</w:t>
      </w:r>
      <w:r>
        <w:fldChar w:fldCharType="end"/>
      </w:r>
      <w:r>
        <w:tab/>
      </w:r>
      <w:r>
        <w:fldChar w:fldCharType="begin"/>
      </w:r>
      <w:r>
        <w:instrText xml:space="preserve"> PAGEREF _Ref434488339 \h </w:instrText>
      </w:r>
      <w:r>
        <w:fldChar w:fldCharType="separate"/>
      </w:r>
      <w:r w:rsidR="00B50C35">
        <w:rPr>
          <w:noProof/>
        </w:rPr>
        <w:t>616</w:t>
      </w:r>
      <w:r>
        <w:fldChar w:fldCharType="end"/>
      </w:r>
    </w:p>
    <w:p w14:paraId="556F0AA3" w14:textId="77777777"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B50C35">
        <w:t>The Doxology of the Heavenly</w:t>
      </w:r>
      <w:r>
        <w:fldChar w:fldCharType="end"/>
      </w:r>
      <w:r>
        <w:tab/>
      </w:r>
      <w:r>
        <w:fldChar w:fldCharType="begin"/>
      </w:r>
      <w:r>
        <w:instrText xml:space="preserve"> PAGEREF _Ref434488390 \h </w:instrText>
      </w:r>
      <w:r>
        <w:fldChar w:fldCharType="separate"/>
      </w:r>
      <w:r w:rsidR="00B50C35">
        <w:rPr>
          <w:noProof/>
        </w:rPr>
        <w:t>540</w:t>
      </w:r>
      <w:r>
        <w:fldChar w:fldCharType="end"/>
      </w:r>
    </w:p>
    <w:p w14:paraId="1FF7EAEE" w14:textId="77777777"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B50C35">
        <w:t>The Doxology of St. John the Baptist</w:t>
      </w:r>
      <w:r>
        <w:fldChar w:fldCharType="end"/>
      </w:r>
      <w:r>
        <w:tab/>
      </w:r>
      <w:r>
        <w:fldChar w:fldCharType="begin"/>
      </w:r>
      <w:r>
        <w:instrText xml:space="preserve"> PAGEREF _Ref434488524 \h </w:instrText>
      </w:r>
      <w:r>
        <w:fldChar w:fldCharType="separate"/>
      </w:r>
      <w:r w:rsidR="00B50C35">
        <w:rPr>
          <w:noProof/>
        </w:rPr>
        <w:t>541</w:t>
      </w:r>
      <w:r>
        <w:fldChar w:fldCharType="end"/>
      </w:r>
    </w:p>
    <w:p w14:paraId="04FC6C87" w14:textId="7777777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B50C35">
        <w:t>Another Doxology of St. John the Baptist</w:t>
      </w:r>
      <w:r>
        <w:fldChar w:fldCharType="end"/>
      </w:r>
      <w:r>
        <w:tab/>
      </w:r>
      <w:r>
        <w:fldChar w:fldCharType="begin"/>
      </w:r>
      <w:r>
        <w:instrText xml:space="preserve"> PAGEREF _Ref434488546 \h </w:instrText>
      </w:r>
      <w:r>
        <w:fldChar w:fldCharType="separate"/>
      </w:r>
      <w:r w:rsidR="00B50C35">
        <w:rPr>
          <w:noProof/>
        </w:rPr>
        <w:t>542</w:t>
      </w:r>
      <w:r>
        <w:fldChar w:fldCharType="end"/>
      </w:r>
    </w:p>
    <w:p w14:paraId="62DC3621" w14:textId="77777777"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B50C35">
        <w:t>The Doxology for the One Hundred and Forty Four Thousand</w:t>
      </w:r>
      <w:r>
        <w:fldChar w:fldCharType="end"/>
      </w:r>
      <w:r>
        <w:tab/>
      </w:r>
      <w:r>
        <w:fldChar w:fldCharType="begin"/>
      </w:r>
      <w:r>
        <w:instrText xml:space="preserve"> PAGEREF _Ref434488616 \h </w:instrText>
      </w:r>
      <w:r>
        <w:fldChar w:fldCharType="separate"/>
      </w:r>
      <w:r w:rsidR="00B50C35">
        <w:rPr>
          <w:noProof/>
        </w:rPr>
        <w:t>682</w:t>
      </w:r>
      <w:r>
        <w:fldChar w:fldCharType="end"/>
      </w:r>
    </w:p>
    <w:p w14:paraId="35158DF2" w14:textId="77777777"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B50C35">
        <w:t>A Doxology for the Apostles</w:t>
      </w:r>
      <w:r>
        <w:fldChar w:fldCharType="end"/>
      </w:r>
      <w:r>
        <w:tab/>
      </w:r>
      <w:r>
        <w:fldChar w:fldCharType="begin"/>
      </w:r>
      <w:r>
        <w:instrText xml:space="preserve"> PAGEREF _Ref434488644 \h </w:instrText>
      </w:r>
      <w:r>
        <w:fldChar w:fldCharType="separate"/>
      </w:r>
      <w:r w:rsidR="00B50C35">
        <w:rPr>
          <w:noProof/>
        </w:rPr>
        <w:t>543</w:t>
      </w:r>
      <w:r>
        <w:fldChar w:fldCharType="end"/>
      </w:r>
    </w:p>
    <w:p w14:paraId="16F33D5B" w14:textId="77777777"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B50C35">
        <w:t>Another Doxology for the Apostles</w:t>
      </w:r>
      <w:r>
        <w:fldChar w:fldCharType="end"/>
      </w:r>
      <w:r>
        <w:tab/>
      </w:r>
      <w:r>
        <w:fldChar w:fldCharType="begin"/>
      </w:r>
      <w:r>
        <w:instrText xml:space="preserve"> PAGEREF _Ref434488657 \h </w:instrText>
      </w:r>
      <w:r>
        <w:fldChar w:fldCharType="separate"/>
      </w:r>
      <w:r w:rsidR="00B50C35">
        <w:rPr>
          <w:noProof/>
        </w:rPr>
        <w:t>543</w:t>
      </w:r>
      <w:r>
        <w:fldChar w:fldCharType="end"/>
      </w:r>
    </w:p>
    <w:p w14:paraId="0C8587A1" w14:textId="77777777"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B50C35">
        <w:t>The Doxology of Sts. Peter and Paul</w:t>
      </w:r>
      <w:r>
        <w:fldChar w:fldCharType="end"/>
      </w:r>
      <w:r>
        <w:tab/>
      </w:r>
      <w:r>
        <w:fldChar w:fldCharType="begin"/>
      </w:r>
      <w:r>
        <w:instrText xml:space="preserve"> PAGEREF _Ref434477973 \h </w:instrText>
      </w:r>
      <w:r>
        <w:fldChar w:fldCharType="separate"/>
      </w:r>
      <w:r w:rsidR="00B50C35">
        <w:rPr>
          <w:noProof/>
        </w:rPr>
        <w:t>810</w:t>
      </w:r>
      <w:r>
        <w:fldChar w:fldCharType="end"/>
      </w:r>
    </w:p>
    <w:p w14:paraId="79B0EE79" w14:textId="77777777"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B50C35">
        <w:t>The Doxology of St. Paul</w:t>
      </w:r>
      <w:r>
        <w:fldChar w:fldCharType="end"/>
      </w:r>
      <w:r>
        <w:tab/>
      </w:r>
      <w:r>
        <w:fldChar w:fldCharType="begin"/>
      </w:r>
      <w:r>
        <w:instrText xml:space="preserve"> PAGEREF _Ref434488724 \h </w:instrText>
      </w:r>
      <w:r>
        <w:fldChar w:fldCharType="separate"/>
      </w:r>
      <w:r w:rsidR="00B50C35">
        <w:rPr>
          <w:noProof/>
        </w:rPr>
        <w:t>812</w:t>
      </w:r>
      <w:r>
        <w:fldChar w:fldCharType="end"/>
      </w:r>
    </w:p>
    <w:p w14:paraId="13B980A3" w14:textId="77777777"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B50C35">
        <w:t>The Doxology for St. John the Evangelist</w:t>
      </w:r>
      <w:r>
        <w:fldChar w:fldCharType="end"/>
      </w:r>
      <w:r>
        <w:tab/>
      </w:r>
      <w:r>
        <w:fldChar w:fldCharType="begin"/>
      </w:r>
      <w:r>
        <w:instrText xml:space="preserve"> PAGEREF _Ref434488768 \h </w:instrText>
      </w:r>
      <w:r>
        <w:fldChar w:fldCharType="separate"/>
      </w:r>
      <w:r w:rsidR="00B50C35">
        <w:rPr>
          <w:noProof/>
        </w:rPr>
        <w:t>683</w:t>
      </w:r>
      <w:r>
        <w:fldChar w:fldCharType="end"/>
      </w:r>
    </w:p>
    <w:p w14:paraId="4E889740" w14:textId="77777777"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B50C35">
        <w:t>The Doxology of St. Mark</w:t>
      </w:r>
      <w:r>
        <w:fldChar w:fldCharType="end"/>
      </w:r>
      <w:r>
        <w:tab/>
      </w:r>
      <w:r>
        <w:fldChar w:fldCharType="begin"/>
      </w:r>
      <w:r>
        <w:instrText xml:space="preserve"> PAGEREF _Ref434488814 \h </w:instrText>
      </w:r>
      <w:r>
        <w:fldChar w:fldCharType="separate"/>
      </w:r>
      <w:r w:rsidR="00B50C35">
        <w:rPr>
          <w:noProof/>
        </w:rPr>
        <w:t>544</w:t>
      </w:r>
      <w:r>
        <w:fldChar w:fldCharType="end"/>
      </w:r>
    </w:p>
    <w:p w14:paraId="691F4844" w14:textId="7777777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B50C35">
        <w:t>Another Doxology of St. Mark</w:t>
      </w:r>
      <w:r>
        <w:fldChar w:fldCharType="end"/>
      </w:r>
      <w:r>
        <w:tab/>
      </w:r>
      <w:r>
        <w:fldChar w:fldCharType="begin"/>
      </w:r>
      <w:r>
        <w:instrText xml:space="preserve"> PAGEREF _Ref434488936 \h </w:instrText>
      </w:r>
      <w:r>
        <w:fldChar w:fldCharType="separate"/>
      </w:r>
      <w:r w:rsidR="00B50C35">
        <w:rPr>
          <w:noProof/>
        </w:rPr>
        <w:t>772</w:t>
      </w:r>
      <w:r>
        <w:fldChar w:fldCharType="end"/>
      </w:r>
    </w:p>
    <w:p w14:paraId="7024469F" w14:textId="77777777"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B50C35">
        <w:t>The Doxology of Any Apostle</w:t>
      </w:r>
      <w:r>
        <w:fldChar w:fldCharType="end"/>
      </w:r>
      <w:r>
        <w:tab/>
      </w:r>
      <w:r>
        <w:fldChar w:fldCharType="begin"/>
      </w:r>
      <w:r>
        <w:instrText xml:space="preserve"> PAGEREF _Ref434488992 \h </w:instrText>
      </w:r>
      <w:r>
        <w:fldChar w:fldCharType="separate"/>
      </w:r>
      <w:r w:rsidR="00B50C35">
        <w:rPr>
          <w:noProof/>
        </w:rPr>
        <w:t>545</w:t>
      </w:r>
      <w:r>
        <w:fldChar w:fldCharType="end"/>
      </w:r>
    </w:p>
    <w:p w14:paraId="3AB62D82" w14:textId="77777777"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B50C35">
        <w:t>The Doxology of St. Stephen</w:t>
      </w:r>
      <w:r>
        <w:fldChar w:fldCharType="end"/>
      </w:r>
      <w:r>
        <w:tab/>
      </w:r>
      <w:r>
        <w:fldChar w:fldCharType="begin"/>
      </w:r>
      <w:r>
        <w:instrText xml:space="preserve"> PAGEREF _Ref434489014 \h </w:instrText>
      </w:r>
      <w:r>
        <w:fldChar w:fldCharType="separate"/>
      </w:r>
      <w:r w:rsidR="00B50C35">
        <w:rPr>
          <w:noProof/>
        </w:rPr>
        <w:t>546</w:t>
      </w:r>
      <w:r>
        <w:fldChar w:fldCharType="end"/>
      </w:r>
    </w:p>
    <w:p w14:paraId="79FCB5DB" w14:textId="77777777"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B50C35">
        <w:t>The Doxology for St. Joseph the Carpenter</w:t>
      </w:r>
      <w:r>
        <w:fldChar w:fldCharType="end"/>
      </w:r>
      <w:r>
        <w:tab/>
      </w:r>
      <w:r>
        <w:fldChar w:fldCharType="begin"/>
      </w:r>
      <w:r>
        <w:instrText xml:space="preserve"> PAGEREF _Ref434488476 \h </w:instrText>
      </w:r>
      <w:r>
        <w:fldChar w:fldCharType="separate"/>
      </w:r>
      <w:r w:rsidR="00B50C35">
        <w:rPr>
          <w:noProof/>
        </w:rPr>
        <w:t>832</w:t>
      </w:r>
      <w:r>
        <w:fldChar w:fldCharType="end"/>
      </w:r>
    </w:p>
    <w:p w14:paraId="6ED98665" w14:textId="7777777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B50C35">
        <w:t>The Doxology for St. Mary Magdalene</w:t>
      </w:r>
      <w:r>
        <w:fldChar w:fldCharType="end"/>
      </w:r>
      <w:r>
        <w:tab/>
      </w:r>
      <w:r>
        <w:fldChar w:fldCharType="begin"/>
      </w:r>
      <w:r>
        <w:instrText xml:space="preserve"> PAGEREF _Ref434489077 \h </w:instrText>
      </w:r>
      <w:r>
        <w:fldChar w:fldCharType="separate"/>
      </w:r>
      <w:r w:rsidR="00B50C35">
        <w:rPr>
          <w:noProof/>
        </w:rPr>
        <w:t>833</w:t>
      </w:r>
      <w:r>
        <w:fldChar w:fldCharType="end"/>
      </w:r>
    </w:p>
    <w:p w14:paraId="2A05CA01" w14:textId="77777777"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B50C35">
        <w:t>The Doxology for Lazarus Saturday</w:t>
      </w:r>
      <w:r>
        <w:fldChar w:fldCharType="end"/>
      </w:r>
      <w:r>
        <w:tab/>
      </w:r>
      <w:r>
        <w:fldChar w:fldCharType="begin"/>
      </w:r>
      <w:r>
        <w:instrText xml:space="preserve"> PAGEREF _Ref434478195 \h </w:instrText>
      </w:r>
      <w:r>
        <w:fldChar w:fldCharType="separate"/>
      </w:r>
      <w:r w:rsidR="00B50C35">
        <w:rPr>
          <w:noProof/>
        </w:rPr>
        <w:t>883</w:t>
      </w:r>
      <w:r>
        <w:fldChar w:fldCharType="end"/>
      </w:r>
    </w:p>
    <w:p w14:paraId="3B233ED6" w14:textId="77777777"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B50C35">
        <w:t>The Doxology of St. George</w:t>
      </w:r>
      <w:r>
        <w:fldChar w:fldCharType="end"/>
      </w:r>
      <w:r>
        <w:tab/>
      </w:r>
      <w:r>
        <w:fldChar w:fldCharType="begin"/>
      </w:r>
      <w:r>
        <w:instrText xml:space="preserve"> PAGEREF _Ref434489170 \h </w:instrText>
      </w:r>
      <w:r>
        <w:fldChar w:fldCharType="separate"/>
      </w:r>
      <w:r w:rsidR="00B50C35">
        <w:rPr>
          <w:noProof/>
        </w:rPr>
        <w:t>548</w:t>
      </w:r>
      <w:r>
        <w:fldChar w:fldCharType="end"/>
      </w:r>
    </w:p>
    <w:p w14:paraId="522E739A" w14:textId="77777777"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B50C35">
        <w:t>Another Doxology of St. George</w:t>
      </w:r>
      <w:r>
        <w:fldChar w:fldCharType="end"/>
      </w:r>
      <w:r>
        <w:tab/>
      </w:r>
      <w:r>
        <w:fldChar w:fldCharType="begin"/>
      </w:r>
      <w:r>
        <w:instrText xml:space="preserve"> PAGEREF _Ref434489211 \h </w:instrText>
      </w:r>
      <w:r>
        <w:fldChar w:fldCharType="separate"/>
      </w:r>
      <w:r w:rsidR="00B50C35">
        <w:rPr>
          <w:noProof/>
        </w:rPr>
        <w:t>770</w:t>
      </w:r>
      <w:r>
        <w:fldChar w:fldCharType="end"/>
      </w:r>
    </w:p>
    <w:p w14:paraId="5B15CF4F" w14:textId="77777777"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B50C35">
        <w:t>The Doxology of St. Theodore of Shotep, the General</w:t>
      </w:r>
      <w:r>
        <w:fldChar w:fldCharType="end"/>
      </w:r>
      <w:r>
        <w:tab/>
      </w:r>
      <w:r>
        <w:fldChar w:fldCharType="begin"/>
      </w:r>
      <w:r>
        <w:instrText xml:space="preserve"> PAGEREF _Ref434489277 \h </w:instrText>
      </w:r>
      <w:r>
        <w:fldChar w:fldCharType="separate"/>
      </w:r>
      <w:r w:rsidR="00B50C35">
        <w:rPr>
          <w:noProof/>
        </w:rPr>
        <w:t>827</w:t>
      </w:r>
      <w:r>
        <w:fldChar w:fldCharType="end"/>
      </w:r>
    </w:p>
    <w:p w14:paraId="6EBEE6E8" w14:textId="77777777"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B50C35">
        <w:t>Another Doxology of St. Theodore of Shotep, the General</w:t>
      </w:r>
      <w:r>
        <w:fldChar w:fldCharType="end"/>
      </w:r>
      <w:r>
        <w:tab/>
      </w:r>
      <w:r>
        <w:fldChar w:fldCharType="begin"/>
      </w:r>
      <w:r>
        <w:instrText xml:space="preserve"> PAGEREF _Ref434489296 \h </w:instrText>
      </w:r>
      <w:r>
        <w:fldChar w:fldCharType="separate"/>
      </w:r>
      <w:r w:rsidR="00B50C35">
        <w:rPr>
          <w:noProof/>
        </w:rPr>
        <w:t>828</w:t>
      </w:r>
      <w:r>
        <w:fldChar w:fldCharType="end"/>
      </w:r>
    </w:p>
    <w:p w14:paraId="2CAD50FD" w14:textId="77777777"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B50C35">
        <w:t>The Doxology for St. Theodore Anatoly</w:t>
      </w:r>
      <w:r>
        <w:fldChar w:fldCharType="end"/>
      </w:r>
      <w:r>
        <w:tab/>
      </w:r>
      <w:r>
        <w:fldChar w:fldCharType="begin"/>
      </w:r>
      <w:r>
        <w:instrText xml:space="preserve"> PAGEREF _Ref434489376 \h </w:instrText>
      </w:r>
      <w:r>
        <w:fldChar w:fldCharType="separate"/>
      </w:r>
      <w:r w:rsidR="00B50C35">
        <w:rPr>
          <w:noProof/>
        </w:rPr>
        <w:t>728</w:t>
      </w:r>
      <w:r>
        <w:fldChar w:fldCharType="end"/>
      </w:r>
      <w:r>
        <w:tab/>
      </w:r>
    </w:p>
    <w:p w14:paraId="1008B362" w14:textId="77777777" w:rsidR="00B46E6E"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r w:rsidR="00B50C35">
        <w:t>The Doxology for St. Philopater Mercurius</w:t>
      </w:r>
      <w:r>
        <w:fldChar w:fldCharType="end"/>
      </w:r>
      <w:r>
        <w:tab/>
      </w:r>
      <w:r>
        <w:fldChar w:fldCharType="begin"/>
      </w:r>
      <w:r>
        <w:instrText xml:space="preserve"> PAGEREF _Ref434489457 \h </w:instrText>
      </w:r>
      <w:r>
        <w:fldChar w:fldCharType="separate"/>
      </w:r>
      <w:r w:rsidR="00B50C35">
        <w:rPr>
          <w:noProof/>
        </w:rPr>
        <w:t>617</w:t>
      </w:r>
      <w:r>
        <w:fldChar w:fldCharType="end"/>
      </w:r>
    </w:p>
    <w:p w14:paraId="38D6764B" w14:textId="77777777" w:rsidR="00B46E6E" w:rsidRDefault="00B46E6E" w:rsidP="00B46E6E">
      <w:pPr>
        <w:tabs>
          <w:tab w:val="left" w:leader="dot" w:pos="8280"/>
        </w:tabs>
        <w:spacing w:after="0" w:line="240" w:lineRule="auto"/>
      </w:pPr>
      <w:r>
        <w:fldChar w:fldCharType="begin"/>
      </w:r>
      <w:r>
        <w:instrText xml:space="preserve"> REF _Ref434489493 \h  \* MERGEFORMAT </w:instrText>
      </w:r>
      <w:r>
        <w:fldChar w:fldCharType="separate"/>
      </w:r>
      <w:r w:rsidR="00B50C35">
        <w:t>The Doxology for St. Mena</w:t>
      </w:r>
      <w:r>
        <w:fldChar w:fldCharType="end"/>
      </w:r>
      <w:r>
        <w:tab/>
      </w:r>
      <w:r>
        <w:fldChar w:fldCharType="begin"/>
      </w:r>
      <w:r>
        <w:instrText xml:space="preserve"> PAGEREF _Ref434489493 \h </w:instrText>
      </w:r>
      <w:r>
        <w:fldChar w:fldCharType="separate"/>
      </w:r>
      <w:r w:rsidR="00B50C35">
        <w:rPr>
          <w:noProof/>
        </w:rPr>
        <w:t>613</w:t>
      </w:r>
      <w:r>
        <w:fldChar w:fldCharType="end"/>
      </w:r>
    </w:p>
    <w:p w14:paraId="1684DDDC" w14:textId="77777777"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B50C35">
        <w:t>The Doxology for Abba Noub</w:t>
      </w:r>
      <w:r>
        <w:fldChar w:fldCharType="end"/>
      </w:r>
      <w:r>
        <w:tab/>
      </w:r>
      <w:r>
        <w:fldChar w:fldCharType="begin"/>
      </w:r>
      <w:r>
        <w:instrText xml:space="preserve"> PAGEREF _Ref434489534 \h </w:instrText>
      </w:r>
      <w:r>
        <w:fldChar w:fldCharType="separate"/>
      </w:r>
      <w:r w:rsidR="00B50C35">
        <w:rPr>
          <w:noProof/>
        </w:rPr>
        <w:t>830</w:t>
      </w:r>
      <w:r>
        <w:fldChar w:fldCharType="end"/>
      </w:r>
    </w:p>
    <w:p w14:paraId="024006C2" w14:textId="7777777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B50C35">
        <w:t>The Doxology for St. Victor</w:t>
      </w:r>
      <w:r>
        <w:fldChar w:fldCharType="end"/>
      </w:r>
      <w:r>
        <w:tab/>
      </w:r>
      <w:r>
        <w:fldChar w:fldCharType="begin"/>
      </w:r>
      <w:r>
        <w:instrText xml:space="preserve"> PAGEREF _Ref434489590 \h </w:instrText>
      </w:r>
      <w:r>
        <w:fldChar w:fldCharType="separate"/>
      </w:r>
      <w:r w:rsidR="00B50C35">
        <w:rPr>
          <w:noProof/>
        </w:rPr>
        <w:t>638</w:t>
      </w:r>
      <w:r>
        <w:fldChar w:fldCharType="end"/>
      </w:r>
    </w:p>
    <w:p w14:paraId="6D4FFF0A" w14:textId="77777777" w:rsidR="00B46E6E" w:rsidRDefault="00B46E6E" w:rsidP="00B46E6E">
      <w:pPr>
        <w:tabs>
          <w:tab w:val="left" w:leader="dot" w:pos="8280"/>
        </w:tabs>
        <w:spacing w:after="0" w:line="240" w:lineRule="auto"/>
      </w:pPr>
      <w:r>
        <w:lastRenderedPageBreak/>
        <w:fldChar w:fldCharType="begin"/>
      </w:r>
      <w:r>
        <w:instrText xml:space="preserve"> REF _Ref434489638 \h  \* MERGEFORMAT </w:instrText>
      </w:r>
      <w:r>
        <w:fldChar w:fldCharType="separate"/>
      </w:r>
      <w:r w:rsidR="00B50C35">
        <w:t>The Doxology for Sts. Sergius and Bacchus</w:t>
      </w:r>
      <w:r>
        <w:fldChar w:fldCharType="end"/>
      </w:r>
      <w:r>
        <w:tab/>
      </w:r>
      <w:r>
        <w:fldChar w:fldCharType="begin"/>
      </w:r>
      <w:r>
        <w:instrText xml:space="preserve"> PAGEREF _Ref434489638 \h </w:instrText>
      </w:r>
      <w:r>
        <w:fldChar w:fldCharType="separate"/>
      </w:r>
      <w:r w:rsidR="00B50C35">
        <w:rPr>
          <w:noProof/>
        </w:rPr>
        <w:t>602</w:t>
      </w:r>
      <w:r>
        <w:fldChar w:fldCharType="end"/>
      </w:r>
    </w:p>
    <w:p w14:paraId="30F8162D" w14:textId="77777777" w:rsidR="00B46E6E" w:rsidRDefault="00B46E6E" w:rsidP="00B46E6E">
      <w:pPr>
        <w:tabs>
          <w:tab w:val="left" w:leader="dot" w:pos="8280"/>
        </w:tabs>
        <w:spacing w:after="0" w:line="240" w:lineRule="auto"/>
      </w:pPr>
      <w:r>
        <w:fldChar w:fldCharType="begin"/>
      </w:r>
      <w:r>
        <w:instrText xml:space="preserve"> REF _Ref434489688 \h  \* MERGEFORMAT </w:instrText>
      </w:r>
      <w:r>
        <w:fldChar w:fldCharType="separate"/>
      </w:r>
      <w:r w:rsidR="00B50C35">
        <w:t>The Doxology for Sts. Cosmas, Damian, their Brothers and their Mother</w:t>
      </w:r>
      <w:r>
        <w:fldChar w:fldCharType="end"/>
      </w:r>
      <w:r>
        <w:tab/>
      </w:r>
      <w:r>
        <w:fldChar w:fldCharType="begin"/>
      </w:r>
      <w:r>
        <w:instrText xml:space="preserve"> PAGEREF _Ref434489688 \h </w:instrText>
      </w:r>
      <w:r>
        <w:fldChar w:fldCharType="separate"/>
      </w:r>
      <w:r w:rsidR="00B50C35">
        <w:rPr>
          <w:noProof/>
        </w:rPr>
        <w:t>615</w:t>
      </w:r>
      <w:r>
        <w:fldChar w:fldCharType="end"/>
      </w:r>
    </w:p>
    <w:p w14:paraId="38778A59" w14:textId="77777777"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B50C35">
        <w:t>The Doxology for Sts. Apakir and John</w:t>
      </w:r>
      <w:r>
        <w:fldChar w:fldCharType="end"/>
      </w:r>
      <w:r>
        <w:tab/>
      </w:r>
      <w:r>
        <w:fldChar w:fldCharType="begin"/>
      </w:r>
      <w:r>
        <w:instrText xml:space="preserve"> PAGEREF _Ref434489722 \h </w:instrText>
      </w:r>
      <w:r>
        <w:fldChar w:fldCharType="separate"/>
      </w:r>
      <w:r w:rsidR="00B50C35">
        <w:rPr>
          <w:noProof/>
        </w:rPr>
        <w:t>804</w:t>
      </w:r>
      <w:r>
        <w:fldChar w:fldCharType="end"/>
      </w:r>
    </w:p>
    <w:p w14:paraId="5D03558B" w14:textId="77777777" w:rsidR="00B46E6E" w:rsidRDefault="00B46E6E" w:rsidP="00B46E6E">
      <w:pPr>
        <w:tabs>
          <w:tab w:val="left" w:leader="dot" w:pos="8280"/>
        </w:tabs>
        <w:spacing w:after="0" w:line="240" w:lineRule="auto"/>
      </w:pPr>
      <w:r>
        <w:fldChar w:fldCharType="begin"/>
      </w:r>
      <w:r>
        <w:instrText xml:space="preserve"> REF _Ref434489794 \h  \* MERGEFORMAT </w:instrText>
      </w:r>
      <w:r>
        <w:fldChar w:fldCharType="separate"/>
      </w:r>
      <w:r w:rsidR="00B50C35">
        <w:t>The Doxology for St. Serapamon</w:t>
      </w:r>
      <w:r>
        <w:fldChar w:fldCharType="end"/>
      </w:r>
      <w:r>
        <w:tab/>
      </w:r>
      <w:r>
        <w:fldChar w:fldCharType="begin"/>
      </w:r>
      <w:r>
        <w:instrText xml:space="preserve"> PAGEREF _Ref434489794 \h </w:instrText>
      </w:r>
      <w:r>
        <w:fldChar w:fldCharType="separate"/>
      </w:r>
      <w:r w:rsidR="00B50C35">
        <w:rPr>
          <w:noProof/>
        </w:rPr>
        <w:t>619</w:t>
      </w:r>
      <w:r>
        <w:fldChar w:fldCharType="end"/>
      </w:r>
    </w:p>
    <w:p w14:paraId="63F58DD6" w14:textId="77777777"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B50C35">
        <w:t>The Doxology for St. Maurice and the Theban Legion</w:t>
      </w:r>
      <w:r>
        <w:fldChar w:fldCharType="end"/>
      </w:r>
      <w:r>
        <w:tab/>
      </w:r>
      <w:r>
        <w:fldChar w:fldCharType="begin"/>
      </w:r>
      <w:r>
        <w:instrText xml:space="preserve"> PAGEREF _Ref434489859 \h </w:instrText>
      </w:r>
      <w:r>
        <w:fldChar w:fldCharType="separate"/>
      </w:r>
      <w:r w:rsidR="00B50C35">
        <w:rPr>
          <w:noProof/>
        </w:rPr>
        <w:t>587</w:t>
      </w:r>
      <w:r>
        <w:fldChar w:fldCharType="end"/>
      </w:r>
    </w:p>
    <w:p w14:paraId="5E4F2A80" w14:textId="77777777"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B50C35">
        <w:t>Another Doxology of St. Maurice</w:t>
      </w:r>
      <w:r>
        <w:fldChar w:fldCharType="end"/>
      </w:r>
      <w:r>
        <w:tab/>
      </w:r>
      <w:r>
        <w:fldChar w:fldCharType="begin"/>
      </w:r>
      <w:r>
        <w:instrText xml:space="preserve"> PAGEREF _Ref434489873 \h </w:instrText>
      </w:r>
      <w:r>
        <w:fldChar w:fldCharType="separate"/>
      </w:r>
      <w:r w:rsidR="00B50C35">
        <w:rPr>
          <w:noProof/>
        </w:rPr>
        <w:t>589</w:t>
      </w:r>
      <w:r>
        <w:fldChar w:fldCharType="end"/>
      </w:r>
    </w:p>
    <w:p w14:paraId="1E1E4F96" w14:textId="77777777"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B50C35">
        <w:t>The Doxology for St. George of Zahim</w:t>
      </w:r>
      <w:r>
        <w:fldChar w:fldCharType="end"/>
      </w:r>
      <w:r>
        <w:tab/>
      </w:r>
      <w:r>
        <w:fldChar w:fldCharType="begin"/>
      </w:r>
      <w:r>
        <w:instrText xml:space="preserve"> PAGEREF _Ref434489925 \h </w:instrText>
      </w:r>
      <w:r>
        <w:fldChar w:fldCharType="separate"/>
      </w:r>
      <w:r w:rsidR="00B50C35">
        <w:rPr>
          <w:noProof/>
        </w:rPr>
        <w:t>806</w:t>
      </w:r>
      <w:r>
        <w:fldChar w:fldCharType="end"/>
      </w:r>
    </w:p>
    <w:p w14:paraId="0BDFF43A" w14:textId="77777777"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B50C35">
        <w:t>The Doxology of St. Demiana</w:t>
      </w:r>
      <w:r>
        <w:fldChar w:fldCharType="end"/>
      </w:r>
      <w:r>
        <w:tab/>
      </w:r>
      <w:r>
        <w:fldChar w:fldCharType="begin"/>
      </w:r>
      <w:r>
        <w:instrText xml:space="preserve"> PAGEREF _Ref434490082 \h </w:instrText>
      </w:r>
      <w:r>
        <w:fldChar w:fldCharType="separate"/>
      </w:r>
      <w:r w:rsidR="00B50C35">
        <w:rPr>
          <w:noProof/>
        </w:rPr>
        <w:t>549</w:t>
      </w:r>
      <w:r>
        <w:fldChar w:fldCharType="end"/>
      </w:r>
    </w:p>
    <w:p w14:paraId="29A91A88" w14:textId="77777777" w:rsidR="00B46E6E" w:rsidRDefault="00B46E6E" w:rsidP="00B46E6E">
      <w:pPr>
        <w:tabs>
          <w:tab w:val="left" w:leader="dot" w:pos="8280"/>
        </w:tabs>
        <w:spacing w:after="0" w:line="240" w:lineRule="auto"/>
      </w:pPr>
      <w:r>
        <w:fldChar w:fldCharType="begin"/>
      </w:r>
      <w:r>
        <w:instrText xml:space="preserve"> REF _Ref434490124 \h </w:instrText>
      </w:r>
      <w:r>
        <w:fldChar w:fldCharType="separate"/>
      </w:r>
      <w:r w:rsidR="00B50C35">
        <w:t>Another Doxology of St. Demiana</w:t>
      </w:r>
      <w:r>
        <w:fldChar w:fldCharType="end"/>
      </w:r>
      <w:r>
        <w:tab/>
      </w:r>
      <w:r>
        <w:fldChar w:fldCharType="begin"/>
      </w:r>
      <w:r>
        <w:instrText xml:space="preserve"> PAGEREF _Ref434490124 \h </w:instrText>
      </w:r>
      <w:r>
        <w:fldChar w:fldCharType="separate"/>
      </w:r>
      <w:r w:rsidR="00B50C35">
        <w:rPr>
          <w:noProof/>
        </w:rPr>
        <w:t>738</w:t>
      </w:r>
      <w:r>
        <w:fldChar w:fldCharType="end"/>
      </w:r>
    </w:p>
    <w:p w14:paraId="576B957E" w14:textId="77777777" w:rsidR="00B46E6E" w:rsidRDefault="00B46E6E" w:rsidP="00B46E6E">
      <w:pPr>
        <w:tabs>
          <w:tab w:val="left" w:leader="dot" w:pos="8280"/>
        </w:tabs>
        <w:spacing w:after="0" w:line="240" w:lineRule="auto"/>
      </w:pPr>
      <w:r>
        <w:fldChar w:fldCharType="begin"/>
      </w:r>
      <w:r>
        <w:instrText xml:space="preserve"> REF _Ref434490169 \h </w:instrText>
      </w:r>
      <w:r>
        <w:fldChar w:fldCharType="separate"/>
      </w:r>
      <w:r w:rsidR="00B50C35">
        <w:t>The Doxology for Sts. Barbara and Juliana</w:t>
      </w:r>
      <w:r>
        <w:fldChar w:fldCharType="end"/>
      </w:r>
      <w:r>
        <w:tab/>
      </w:r>
      <w:r>
        <w:fldChar w:fldCharType="begin"/>
      </w:r>
      <w:r>
        <w:instrText xml:space="preserve"> PAGEREF _Ref434490169 \h </w:instrText>
      </w:r>
      <w:r>
        <w:fldChar w:fldCharType="separate"/>
      </w:r>
      <w:r w:rsidR="00B50C35">
        <w:rPr>
          <w:noProof/>
        </w:rPr>
        <w:t>640</w:t>
      </w:r>
      <w:r>
        <w:fldChar w:fldCharType="end"/>
      </w:r>
    </w:p>
    <w:p w14:paraId="5552E48E" w14:textId="77777777"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B50C35">
        <w:t>The Doxology for St. Marina</w:t>
      </w:r>
      <w:r>
        <w:fldChar w:fldCharType="end"/>
      </w:r>
      <w:r>
        <w:tab/>
      </w:r>
      <w:r>
        <w:fldChar w:fldCharType="begin"/>
      </w:r>
      <w:r>
        <w:instrText xml:space="preserve"> PAGEREF _Ref434490204 \h </w:instrText>
      </w:r>
      <w:r>
        <w:fldChar w:fldCharType="separate"/>
      </w:r>
      <w:r w:rsidR="00B50C35">
        <w:rPr>
          <w:noProof/>
        </w:rPr>
        <w:t>829</w:t>
      </w:r>
      <w:r>
        <w:fldChar w:fldCharType="end"/>
      </w:r>
    </w:p>
    <w:p w14:paraId="6816F6FF" w14:textId="77777777" w:rsidR="00B46E6E" w:rsidRDefault="00B46E6E" w:rsidP="00B46E6E">
      <w:pPr>
        <w:tabs>
          <w:tab w:val="left" w:leader="dot" w:pos="8280"/>
        </w:tabs>
        <w:spacing w:after="0" w:line="240" w:lineRule="auto"/>
      </w:pPr>
      <w:r>
        <w:fldChar w:fldCharType="begin"/>
      </w:r>
      <w:r>
        <w:instrText xml:space="preserve"> REF _Ref434490258 \h </w:instrText>
      </w:r>
      <w:r>
        <w:fldChar w:fldCharType="separate"/>
      </w:r>
      <w:r w:rsidR="00B50C35">
        <w:t>The Doxology for St. Rebecca and her Children</w:t>
      </w:r>
      <w:r>
        <w:fldChar w:fldCharType="end"/>
      </w:r>
      <w:r>
        <w:tab/>
      </w:r>
      <w:r>
        <w:fldChar w:fldCharType="begin"/>
      </w:r>
      <w:r>
        <w:instrText xml:space="preserve"> PAGEREF _Ref434490258 \h </w:instrText>
      </w:r>
      <w:r>
        <w:fldChar w:fldCharType="separate"/>
      </w:r>
      <w:r w:rsidR="00B50C35">
        <w:rPr>
          <w:noProof/>
        </w:rPr>
        <w:t>575</w:t>
      </w:r>
      <w:r>
        <w:fldChar w:fldCharType="end"/>
      </w:r>
    </w:p>
    <w:p w14:paraId="540E858E" w14:textId="77777777"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B50C35">
        <w:t>The Doxology of the Martyrs</w:t>
      </w:r>
      <w:r>
        <w:fldChar w:fldCharType="end"/>
      </w:r>
      <w:r>
        <w:tab/>
      </w:r>
      <w:r>
        <w:fldChar w:fldCharType="begin"/>
      </w:r>
      <w:r>
        <w:instrText xml:space="preserve"> PAGEREF _Ref434489950 \h </w:instrText>
      </w:r>
      <w:r>
        <w:fldChar w:fldCharType="separate"/>
      </w:r>
      <w:r w:rsidR="00B50C35">
        <w:rPr>
          <w:noProof/>
        </w:rPr>
        <w:t>550</w:t>
      </w:r>
      <w:r>
        <w:fldChar w:fldCharType="end"/>
      </w:r>
    </w:p>
    <w:p w14:paraId="4C266829" w14:textId="77777777"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B50C35">
        <w:t>The Doxology for St. Anthony the Great</w:t>
      </w:r>
      <w:r>
        <w:fldChar w:fldCharType="end"/>
      </w:r>
      <w:r>
        <w:tab/>
      </w:r>
      <w:r>
        <w:fldChar w:fldCharType="begin"/>
      </w:r>
      <w:r>
        <w:instrText xml:space="preserve"> PAGEREF _Ref434490340 \h </w:instrText>
      </w:r>
      <w:r>
        <w:fldChar w:fldCharType="separate"/>
      </w:r>
      <w:r w:rsidR="00B50C35">
        <w:rPr>
          <w:noProof/>
        </w:rPr>
        <w:t>741</w:t>
      </w:r>
      <w:r>
        <w:fldChar w:fldCharType="end"/>
      </w:r>
    </w:p>
    <w:p w14:paraId="7876C2FC" w14:textId="77777777"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B50C35">
        <w:t>The Doxology for St. Paul the Anchorite</w:t>
      </w:r>
      <w:r>
        <w:fldChar w:fldCharType="end"/>
      </w:r>
      <w:r>
        <w:tab/>
      </w:r>
      <w:r>
        <w:fldChar w:fldCharType="begin"/>
      </w:r>
      <w:r>
        <w:instrText xml:space="preserve"> PAGEREF _Ref434490368 \h </w:instrText>
      </w:r>
      <w:r>
        <w:fldChar w:fldCharType="separate"/>
      </w:r>
      <w:r w:rsidR="00B50C35">
        <w:rPr>
          <w:noProof/>
        </w:rPr>
        <w:t>744</w:t>
      </w:r>
      <w:r>
        <w:fldChar w:fldCharType="end"/>
      </w:r>
    </w:p>
    <w:p w14:paraId="7F23326E" w14:textId="77777777"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B50C35">
        <w:t>The Doxology of St. Anthony and St. Paul</w:t>
      </w:r>
      <w:r>
        <w:fldChar w:fldCharType="end"/>
      </w:r>
      <w:r>
        <w:tab/>
      </w:r>
      <w:r>
        <w:fldChar w:fldCharType="begin"/>
      </w:r>
      <w:r>
        <w:instrText xml:space="preserve"> PAGEREF _Ref434490311 \h </w:instrText>
      </w:r>
      <w:r>
        <w:fldChar w:fldCharType="separate"/>
      </w:r>
      <w:r w:rsidR="00B50C35">
        <w:rPr>
          <w:noProof/>
        </w:rPr>
        <w:t>555</w:t>
      </w:r>
      <w:r>
        <w:fldChar w:fldCharType="end"/>
      </w:r>
    </w:p>
    <w:p w14:paraId="0452B3F4" w14:textId="7777777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B50C35">
        <w:rPr>
          <w:lang w:val="en-US"/>
        </w:rPr>
        <w:t>The Doxology for St. Pishoy</w:t>
      </w:r>
      <w:r>
        <w:fldChar w:fldCharType="end"/>
      </w:r>
      <w:r>
        <w:tab/>
      </w:r>
      <w:r>
        <w:fldChar w:fldCharType="begin"/>
      </w:r>
      <w:r>
        <w:instrText xml:space="preserve"> PAGEREF _Ref434490783 \h </w:instrText>
      </w:r>
      <w:r>
        <w:fldChar w:fldCharType="separate"/>
      </w:r>
      <w:r w:rsidR="00B50C35">
        <w:rPr>
          <w:noProof/>
        </w:rPr>
        <w:t>825</w:t>
      </w:r>
      <w:r>
        <w:fldChar w:fldCharType="end"/>
      </w:r>
    </w:p>
    <w:p w14:paraId="73CE5335" w14:textId="77777777"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B50C35">
        <w:t>The Doxology of St. Pishoy and St. Paul of Tammah</w:t>
      </w:r>
      <w:r>
        <w:fldChar w:fldCharType="end"/>
      </w:r>
      <w:r>
        <w:tab/>
      </w:r>
      <w:r>
        <w:fldChar w:fldCharType="begin"/>
      </w:r>
      <w:r>
        <w:instrText xml:space="preserve"> PAGEREF _Ref434490826 \h </w:instrText>
      </w:r>
      <w:r>
        <w:fldChar w:fldCharType="separate"/>
      </w:r>
      <w:r w:rsidR="00B50C35">
        <w:rPr>
          <w:noProof/>
        </w:rPr>
        <w:t>557</w:t>
      </w:r>
      <w:r>
        <w:fldChar w:fldCharType="end"/>
      </w:r>
    </w:p>
    <w:p w14:paraId="4D5B019A" w14:textId="77777777"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B50C35">
        <w:t>The Doxology of St. Macarius the Great</w:t>
      </w:r>
      <w:r>
        <w:fldChar w:fldCharType="end"/>
      </w:r>
      <w:r>
        <w:tab/>
      </w:r>
      <w:r>
        <w:fldChar w:fldCharType="begin"/>
      </w:r>
      <w:r>
        <w:instrText xml:space="preserve"> PAGEREF _Ref434490507 \h </w:instrText>
      </w:r>
      <w:r>
        <w:fldChar w:fldCharType="separate"/>
      </w:r>
      <w:r w:rsidR="00B50C35">
        <w:rPr>
          <w:noProof/>
        </w:rPr>
        <w:t>754</w:t>
      </w:r>
      <w:r>
        <w:fldChar w:fldCharType="end"/>
      </w:r>
    </w:p>
    <w:p w14:paraId="375959C5" w14:textId="77777777"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B50C35">
        <w:t>Another Doxology of St. Macarius the Great</w:t>
      </w:r>
      <w:r>
        <w:fldChar w:fldCharType="end"/>
      </w:r>
      <w:r>
        <w:tab/>
      </w:r>
      <w:r>
        <w:fldChar w:fldCharType="begin"/>
      </w:r>
      <w:r>
        <w:instrText xml:space="preserve"> PAGEREF _Ref434490525 \h </w:instrText>
      </w:r>
      <w:r>
        <w:fldChar w:fldCharType="separate"/>
      </w:r>
      <w:r w:rsidR="00B50C35">
        <w:rPr>
          <w:noProof/>
        </w:rPr>
        <w:t>755</w:t>
      </w:r>
      <w:r>
        <w:fldChar w:fldCharType="end"/>
      </w:r>
    </w:p>
    <w:p w14:paraId="79D5B8D3" w14:textId="77777777"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B50C35">
        <w:t>Another Doxology of St. Macarius the Great</w:t>
      </w:r>
      <w:r>
        <w:fldChar w:fldCharType="end"/>
      </w:r>
      <w:r>
        <w:tab/>
      </w:r>
      <w:r>
        <w:fldChar w:fldCharType="begin"/>
      </w:r>
      <w:r>
        <w:instrText xml:space="preserve"> PAGEREF _Ref434490542 \h </w:instrText>
      </w:r>
      <w:r>
        <w:fldChar w:fldCharType="separate"/>
      </w:r>
      <w:r w:rsidR="00B50C35">
        <w:rPr>
          <w:noProof/>
        </w:rPr>
        <w:t>756</w:t>
      </w:r>
      <w:r>
        <w:fldChar w:fldCharType="end"/>
      </w:r>
    </w:p>
    <w:p w14:paraId="172063D3" w14:textId="77777777"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B50C35">
        <w:t>The Doxology for St. Macarius of Alexandria, the Presbyter</w:t>
      </w:r>
      <w:r>
        <w:fldChar w:fldCharType="end"/>
      </w:r>
      <w:r>
        <w:tab/>
      </w:r>
      <w:r>
        <w:fldChar w:fldCharType="begin"/>
      </w:r>
      <w:r>
        <w:instrText xml:space="preserve"> PAGEREF _Ref434490596 \h </w:instrText>
      </w:r>
      <w:r>
        <w:fldChar w:fldCharType="separate"/>
      </w:r>
      <w:r w:rsidR="00B50C35">
        <w:rPr>
          <w:noProof/>
        </w:rPr>
        <w:t>775</w:t>
      </w:r>
      <w:r>
        <w:fldChar w:fldCharType="end"/>
      </w:r>
    </w:p>
    <w:p w14:paraId="50A26227" w14:textId="77777777"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B50C35">
        <w:t>The Doxology for St. Macarius the Bishop of Edkow</w:t>
      </w:r>
      <w:r>
        <w:fldChar w:fldCharType="end"/>
      </w:r>
      <w:r>
        <w:tab/>
      </w:r>
      <w:r>
        <w:fldChar w:fldCharType="begin"/>
      </w:r>
      <w:r>
        <w:instrText xml:space="preserve"> PAGEREF _Ref434490474 \h </w:instrText>
      </w:r>
      <w:r>
        <w:fldChar w:fldCharType="separate"/>
      </w:r>
      <w:r w:rsidR="00B50C35">
        <w:rPr>
          <w:noProof/>
        </w:rPr>
        <w:t>607</w:t>
      </w:r>
      <w:r>
        <w:fldChar w:fldCharType="end"/>
      </w:r>
    </w:p>
    <w:p w14:paraId="009C5D78" w14:textId="77777777" w:rsidR="00810F04" w:rsidRDefault="00B46E6E" w:rsidP="00B46E6E">
      <w:pPr>
        <w:tabs>
          <w:tab w:val="left" w:leader="dot" w:pos="8280"/>
        </w:tabs>
        <w:spacing w:after="0" w:line="240" w:lineRule="auto"/>
      </w:pPr>
      <w:r>
        <w:fldChar w:fldCharType="begin"/>
      </w:r>
      <w:r>
        <w:instrText xml:space="preserve"> REF _Ref434490715 \h </w:instrText>
      </w:r>
      <w:r>
        <w:fldChar w:fldCharType="separate"/>
      </w:r>
      <w:r w:rsidR="00B50C35">
        <w:t>The Doxology for St. John the Short</w:t>
      </w:r>
      <w:r>
        <w:fldChar w:fldCharType="end"/>
      </w:r>
      <w:r>
        <w:tab/>
      </w:r>
      <w:r>
        <w:fldChar w:fldCharType="begin"/>
      </w:r>
      <w:r>
        <w:instrText xml:space="preserve"> PAGEREF _Ref434490715 \h </w:instrText>
      </w:r>
      <w:r>
        <w:fldChar w:fldCharType="separate"/>
      </w:r>
      <w:r w:rsidR="00B50C35">
        <w:rPr>
          <w:noProof/>
        </w:rPr>
        <w:t>603</w:t>
      </w:r>
      <w:r>
        <w:fldChar w:fldCharType="end"/>
      </w:r>
    </w:p>
    <w:p w14:paraId="09BA7C45" w14:textId="77777777"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B50C35">
        <w:t>The Doxology for St. Thomas the Anchorite</w:t>
      </w:r>
      <w:r>
        <w:fldChar w:fldCharType="end"/>
      </w:r>
      <w:r>
        <w:tab/>
      </w:r>
      <w:r>
        <w:fldChar w:fldCharType="begin"/>
      </w:r>
      <w:r>
        <w:instrText xml:space="preserve"> PAGEREF _Ref434490403 \h </w:instrText>
      </w:r>
      <w:r>
        <w:fldChar w:fldCharType="separate"/>
      </w:r>
      <w:r w:rsidR="00B50C35">
        <w:rPr>
          <w:noProof/>
        </w:rPr>
        <w:t>791</w:t>
      </w:r>
      <w:r>
        <w:fldChar w:fldCharType="end"/>
      </w:r>
    </w:p>
    <w:p w14:paraId="523E14F8" w14:textId="77777777"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B50C35">
        <w:t>The Doxology for St. Arsenius</w:t>
      </w:r>
      <w:r>
        <w:fldChar w:fldCharType="end"/>
      </w:r>
      <w:r>
        <w:tab/>
      </w:r>
      <w:r>
        <w:fldChar w:fldCharType="begin"/>
      </w:r>
      <w:r>
        <w:instrText xml:space="preserve"> PAGEREF _Ref434490892 \h </w:instrText>
      </w:r>
      <w:r>
        <w:fldChar w:fldCharType="separate"/>
      </w:r>
      <w:r w:rsidR="00B50C35">
        <w:rPr>
          <w:noProof/>
        </w:rPr>
        <w:t>778</w:t>
      </w:r>
      <w:r>
        <w:fldChar w:fldCharType="end"/>
      </w:r>
    </w:p>
    <w:p w14:paraId="32B75263" w14:textId="77777777"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B50C35">
        <w:t>The Doxology for Sts. Maximus and Dometius</w:t>
      </w:r>
      <w:r>
        <w:fldChar w:fldCharType="end"/>
      </w:r>
      <w:r>
        <w:tab/>
      </w:r>
      <w:r>
        <w:fldChar w:fldCharType="begin"/>
      </w:r>
      <w:r>
        <w:instrText xml:space="preserve"> PAGEREF _Ref434490957 \h </w:instrText>
      </w:r>
      <w:r>
        <w:fldChar w:fldCharType="separate"/>
      </w:r>
      <w:r w:rsidR="00B50C35">
        <w:rPr>
          <w:noProof/>
        </w:rPr>
        <w:t>740</w:t>
      </w:r>
      <w:r>
        <w:fldChar w:fldCharType="end"/>
      </w:r>
    </w:p>
    <w:p w14:paraId="3DE06B7E" w14:textId="77777777"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B50C35" w:rsidRPr="00B50C35">
        <w:t>The Doxology for the Strong St. Moses</w:t>
      </w:r>
      <w:r>
        <w:fldChar w:fldCharType="end"/>
      </w:r>
      <w:r>
        <w:tab/>
      </w:r>
      <w:r>
        <w:fldChar w:fldCharType="begin"/>
      </w:r>
      <w:r>
        <w:instrText xml:space="preserve"> PAGEREF _Ref434491006 \h </w:instrText>
      </w:r>
      <w:r>
        <w:fldChar w:fldCharType="separate"/>
      </w:r>
      <w:r w:rsidR="00B50C35">
        <w:rPr>
          <w:noProof/>
        </w:rPr>
        <w:t>807</w:t>
      </w:r>
      <w:r>
        <w:fldChar w:fldCharType="end"/>
      </w:r>
    </w:p>
    <w:p w14:paraId="65889E35" w14:textId="77777777"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B50C35">
        <w:t>The Doxology for St. John Kami</w:t>
      </w:r>
      <w:r>
        <w:fldChar w:fldCharType="end"/>
      </w:r>
      <w:r>
        <w:tab/>
      </w:r>
      <w:r>
        <w:fldChar w:fldCharType="begin"/>
      </w:r>
      <w:r>
        <w:instrText xml:space="preserve"> PAGEREF _Ref434491108 \h </w:instrText>
      </w:r>
      <w:r>
        <w:fldChar w:fldCharType="separate"/>
      </w:r>
      <w:r w:rsidR="00B50C35">
        <w:rPr>
          <w:noProof/>
        </w:rPr>
        <w:t>643</w:t>
      </w:r>
      <w:r>
        <w:fldChar w:fldCharType="end"/>
      </w:r>
    </w:p>
    <w:p w14:paraId="452A4480" w14:textId="77777777"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B50C35">
        <w:t>The Doxology for St. Pachomius</w:t>
      </w:r>
      <w:r>
        <w:fldChar w:fldCharType="end"/>
      </w:r>
      <w:r>
        <w:tab/>
      </w:r>
      <w:r>
        <w:fldChar w:fldCharType="begin"/>
      </w:r>
      <w:r>
        <w:instrText xml:space="preserve"> PAGEREF _Ref434491150 \h </w:instrText>
      </w:r>
      <w:r>
        <w:fldChar w:fldCharType="separate"/>
      </w:r>
      <w:r w:rsidR="00B50C35">
        <w:rPr>
          <w:noProof/>
        </w:rPr>
        <w:t>779</w:t>
      </w:r>
      <w:r>
        <w:fldChar w:fldCharType="end"/>
      </w:r>
    </w:p>
    <w:p w14:paraId="0192B5E6" w14:textId="77777777" w:rsidR="00810F04" w:rsidRDefault="00810F04" w:rsidP="00810F04">
      <w:pPr>
        <w:tabs>
          <w:tab w:val="left" w:leader="dot" w:pos="8280"/>
        </w:tabs>
        <w:spacing w:after="0" w:line="240" w:lineRule="auto"/>
      </w:pPr>
      <w:r>
        <w:fldChar w:fldCharType="begin"/>
      </w:r>
      <w:r>
        <w:instrText xml:space="preserve"> REF _Ref434491186 \h </w:instrText>
      </w:r>
      <w:r>
        <w:fldChar w:fldCharType="separate"/>
      </w:r>
      <w:r w:rsidR="00B50C35">
        <w:rPr>
          <w:lang w:val="en-US"/>
        </w:rPr>
        <w:t>The Doxology for St. Shenoute</w:t>
      </w:r>
      <w:r>
        <w:fldChar w:fldCharType="end"/>
      </w:r>
      <w:r>
        <w:tab/>
      </w:r>
      <w:r>
        <w:fldChar w:fldCharType="begin"/>
      </w:r>
      <w:r>
        <w:instrText xml:space="preserve"> PAGEREF _Ref434491186 \h </w:instrText>
      </w:r>
      <w:r>
        <w:fldChar w:fldCharType="separate"/>
      </w:r>
      <w:r w:rsidR="00B50C35">
        <w:rPr>
          <w:noProof/>
        </w:rPr>
        <w:t>823</w:t>
      </w:r>
      <w:r>
        <w:fldChar w:fldCharType="end"/>
      </w:r>
    </w:p>
    <w:p w14:paraId="7458F265" w14:textId="7777777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B50C35">
        <w:rPr>
          <w:lang w:val="en-US"/>
        </w:rPr>
        <w:t>A Doxology for St. Besa</w:t>
      </w:r>
      <w:r>
        <w:fldChar w:fldCharType="end"/>
      </w:r>
      <w:r>
        <w:tab/>
      </w:r>
      <w:r>
        <w:fldChar w:fldCharType="begin"/>
      </w:r>
      <w:r>
        <w:instrText xml:space="preserve"> PAGEREF _Ref434491207 \h </w:instrText>
      </w:r>
      <w:r>
        <w:fldChar w:fldCharType="separate"/>
      </w:r>
      <w:r w:rsidR="00B50C35">
        <w:rPr>
          <w:noProof/>
        </w:rPr>
        <w:t>824</w:t>
      </w:r>
      <w:r>
        <w:fldChar w:fldCharType="end"/>
      </w:r>
    </w:p>
    <w:p w14:paraId="13581597" w14:textId="77777777"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B50C35">
        <w:t>The Doxology for Sts. Apollo and Apip</w:t>
      </w:r>
      <w:r>
        <w:fldChar w:fldCharType="end"/>
      </w:r>
      <w:r>
        <w:tab/>
      </w:r>
      <w:r>
        <w:fldChar w:fldCharType="begin"/>
      </w:r>
      <w:r>
        <w:instrText xml:space="preserve"> PAGEREF _Ref434492837 \h </w:instrText>
      </w:r>
      <w:r>
        <w:fldChar w:fldCharType="separate"/>
      </w:r>
      <w:r w:rsidR="00B50C35">
        <w:rPr>
          <w:noProof/>
        </w:rPr>
        <w:t>606</w:t>
      </w:r>
      <w:r>
        <w:fldChar w:fldCharType="end"/>
      </w:r>
    </w:p>
    <w:p w14:paraId="3540FB7A" w14:textId="77777777"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B50C35">
        <w:t>The Doxology for St. Samuel the Confessor</w:t>
      </w:r>
      <w:r>
        <w:fldChar w:fldCharType="end"/>
      </w:r>
      <w:r>
        <w:tab/>
      </w:r>
      <w:r>
        <w:fldChar w:fldCharType="begin"/>
      </w:r>
      <w:r>
        <w:instrText xml:space="preserve"> PAGEREF _Ref434491260 \h </w:instrText>
      </w:r>
      <w:r>
        <w:fldChar w:fldCharType="separate"/>
      </w:r>
      <w:r w:rsidR="00B50C35">
        <w:rPr>
          <w:noProof/>
        </w:rPr>
        <w:t>641</w:t>
      </w:r>
      <w:r>
        <w:fldChar w:fldCharType="end"/>
      </w:r>
    </w:p>
    <w:p w14:paraId="18FC44F3" w14:textId="77777777"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B50C35">
        <w:t>The Doxology for St. Parsouma</w:t>
      </w:r>
      <w:r>
        <w:fldChar w:fldCharType="end"/>
      </w:r>
      <w:r>
        <w:tab/>
      </w:r>
      <w:r>
        <w:fldChar w:fldCharType="begin"/>
      </w:r>
      <w:r>
        <w:instrText xml:space="preserve"> PAGEREF _Ref434491294 \h </w:instrText>
      </w:r>
      <w:r>
        <w:fldChar w:fldCharType="separate"/>
      </w:r>
      <w:r w:rsidR="00B50C35">
        <w:rPr>
          <w:noProof/>
        </w:rPr>
        <w:t>858</w:t>
      </w:r>
      <w:r>
        <w:fldChar w:fldCharType="end"/>
      </w:r>
    </w:p>
    <w:p w14:paraId="20EDD8A6" w14:textId="77777777"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B50C35">
        <w:t>The Doxology for St. Teji (Reweiss)</w:t>
      </w:r>
      <w:r>
        <w:fldChar w:fldCharType="end"/>
      </w:r>
      <w:r>
        <w:tab/>
      </w:r>
      <w:r>
        <w:fldChar w:fldCharType="begin"/>
      </w:r>
      <w:r>
        <w:instrText xml:space="preserve"> PAGEREF _Ref434491337 \h </w:instrText>
      </w:r>
      <w:r>
        <w:fldChar w:fldCharType="separate"/>
      </w:r>
      <w:r w:rsidR="00B50C35">
        <w:rPr>
          <w:noProof/>
        </w:rPr>
        <w:t>605</w:t>
      </w:r>
      <w:r>
        <w:fldChar w:fldCharType="end"/>
      </w:r>
    </w:p>
    <w:p w14:paraId="5F9D1EE3" w14:textId="77777777"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B50C35">
        <w:t>The Doxology for St. Pashnouni</w:t>
      </w:r>
      <w:r>
        <w:fldChar w:fldCharType="end"/>
      </w:r>
      <w:r>
        <w:tab/>
      </w:r>
      <w:r>
        <w:fldChar w:fldCharType="begin"/>
      </w:r>
      <w:r>
        <w:instrText xml:space="preserve"> PAGEREF _Ref434491429 \h </w:instrText>
      </w:r>
      <w:r>
        <w:fldChar w:fldCharType="separate"/>
      </w:r>
      <w:r w:rsidR="00B50C35">
        <w:rPr>
          <w:noProof/>
        </w:rPr>
        <w:t>790</w:t>
      </w:r>
      <w:r>
        <w:fldChar w:fldCharType="end"/>
      </w:r>
    </w:p>
    <w:p w14:paraId="29B6C85A" w14:textId="77777777" w:rsidR="00810F04" w:rsidRDefault="00810F04" w:rsidP="00810F04">
      <w:pPr>
        <w:tabs>
          <w:tab w:val="left" w:leader="dot" w:pos="8280"/>
        </w:tabs>
        <w:spacing w:after="0" w:line="240" w:lineRule="auto"/>
      </w:pPr>
      <w:r>
        <w:fldChar w:fldCharType="begin"/>
      </w:r>
      <w:r>
        <w:instrText xml:space="preserve"> REF _Ref434490285 \h </w:instrText>
      </w:r>
      <w:r>
        <w:fldChar w:fldCharType="separate"/>
      </w:r>
      <w:r w:rsidR="00B50C35">
        <w:t>The Doxology for St. Verena</w:t>
      </w:r>
      <w:r>
        <w:fldChar w:fldCharType="end"/>
      </w:r>
      <w:r>
        <w:tab/>
      </w:r>
      <w:r>
        <w:fldChar w:fldCharType="begin"/>
      </w:r>
      <w:r>
        <w:instrText xml:space="preserve"> PAGEREF _Ref434490285 \h </w:instrText>
      </w:r>
      <w:r>
        <w:fldChar w:fldCharType="separate"/>
      </w:r>
      <w:r w:rsidR="00B50C35">
        <w:rPr>
          <w:noProof/>
        </w:rPr>
        <w:t>573</w:t>
      </w:r>
      <w:r>
        <w:fldChar w:fldCharType="end"/>
      </w:r>
    </w:p>
    <w:p w14:paraId="6430EF06" w14:textId="77777777"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B50C35">
        <w:t>The Doxology for St. Mary of Egypt</w:t>
      </w:r>
      <w:r>
        <w:fldChar w:fldCharType="end"/>
      </w:r>
      <w:r>
        <w:tab/>
      </w:r>
      <w:r>
        <w:fldChar w:fldCharType="begin"/>
      </w:r>
      <w:r>
        <w:instrText xml:space="preserve"> PAGEREF _Ref434491512 \h </w:instrText>
      </w:r>
      <w:r>
        <w:fldChar w:fldCharType="separate"/>
      </w:r>
      <w:r w:rsidR="00B50C35">
        <w:rPr>
          <w:noProof/>
        </w:rPr>
        <w:t>769</w:t>
      </w:r>
      <w:r>
        <w:fldChar w:fldCharType="end"/>
      </w:r>
    </w:p>
    <w:p w14:paraId="444E9A36" w14:textId="77777777"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B50C35">
        <w:t>The Doxology of St. Athanasius the Apostolic</w:t>
      </w:r>
      <w:r>
        <w:fldChar w:fldCharType="end"/>
      </w:r>
      <w:r>
        <w:tab/>
      </w:r>
      <w:r>
        <w:fldChar w:fldCharType="begin"/>
      </w:r>
      <w:r>
        <w:instrText xml:space="preserve"> PAGEREF _Ref434492161 \h </w:instrText>
      </w:r>
      <w:r>
        <w:fldChar w:fldCharType="separate"/>
      </w:r>
      <w:r w:rsidR="00B50C35">
        <w:rPr>
          <w:noProof/>
        </w:rPr>
        <w:t>558</w:t>
      </w:r>
      <w:r>
        <w:fldChar w:fldCharType="end"/>
      </w:r>
    </w:p>
    <w:p w14:paraId="167EEC13" w14:textId="77777777"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B50C35">
        <w:t>The Doxology for St. Athanasius the Apostolic</w:t>
      </w:r>
      <w:r>
        <w:fldChar w:fldCharType="end"/>
      </w:r>
      <w:r>
        <w:tab/>
      </w:r>
      <w:r>
        <w:fldChar w:fldCharType="begin"/>
      </w:r>
      <w:r>
        <w:instrText xml:space="preserve"> PAGEREF _Ref434492183 \h </w:instrText>
      </w:r>
      <w:r>
        <w:fldChar w:fldCharType="separate"/>
      </w:r>
      <w:r w:rsidR="00B50C35">
        <w:rPr>
          <w:noProof/>
        </w:rPr>
        <w:t>775</w:t>
      </w:r>
      <w:r>
        <w:fldChar w:fldCharType="end"/>
      </w:r>
    </w:p>
    <w:p w14:paraId="1E33624E" w14:textId="7777777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B50C35">
        <w:t>Another Doxology for St. Athanasius the Apostolic</w:t>
      </w:r>
      <w:r>
        <w:fldChar w:fldCharType="end"/>
      </w:r>
      <w:r>
        <w:tab/>
      </w:r>
      <w:r>
        <w:fldChar w:fldCharType="begin"/>
      </w:r>
      <w:r>
        <w:instrText xml:space="preserve"> PAGEREF _Ref434492196 \h </w:instrText>
      </w:r>
      <w:r>
        <w:fldChar w:fldCharType="separate"/>
      </w:r>
      <w:r w:rsidR="00B50C35">
        <w:rPr>
          <w:noProof/>
        </w:rPr>
        <w:t>777</w:t>
      </w:r>
      <w:r>
        <w:fldChar w:fldCharType="end"/>
      </w:r>
    </w:p>
    <w:p w14:paraId="344F162A" w14:textId="7777777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B50C35">
        <w:t>The Doxology for St. Severus</w:t>
      </w:r>
      <w:r>
        <w:fldChar w:fldCharType="end"/>
      </w:r>
      <w:r>
        <w:tab/>
      </w:r>
      <w:r>
        <w:fldChar w:fldCharType="begin"/>
      </w:r>
      <w:r>
        <w:instrText xml:space="preserve"> PAGEREF _Ref434492249 \h </w:instrText>
      </w:r>
      <w:r>
        <w:fldChar w:fldCharType="separate"/>
      </w:r>
      <w:r w:rsidR="00B50C35">
        <w:rPr>
          <w:noProof/>
        </w:rPr>
        <w:t>599</w:t>
      </w:r>
      <w:r>
        <w:fldChar w:fldCharType="end"/>
      </w:r>
    </w:p>
    <w:p w14:paraId="59121C34" w14:textId="7777777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B50C35">
        <w:t>The Doxology for St. Takle Haymanot</w:t>
      </w:r>
      <w:r>
        <w:fldChar w:fldCharType="end"/>
      </w:r>
      <w:r>
        <w:tab/>
      </w:r>
      <w:r>
        <w:fldChar w:fldCharType="begin"/>
      </w:r>
      <w:r>
        <w:instrText xml:space="preserve"> PAGEREF _Ref434492302 \h </w:instrText>
      </w:r>
      <w:r>
        <w:fldChar w:fldCharType="separate"/>
      </w:r>
      <w:r w:rsidR="00B50C35">
        <w:rPr>
          <w:noProof/>
        </w:rPr>
        <w:t>854</w:t>
      </w:r>
      <w:r>
        <w:fldChar w:fldCharType="end"/>
      </w:r>
    </w:p>
    <w:p w14:paraId="26D0D3A7" w14:textId="77777777"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B50C35">
        <w:t>The Doxology of St. Simon the Tanner</w:t>
      </w:r>
      <w:r>
        <w:fldChar w:fldCharType="end"/>
      </w:r>
      <w:r>
        <w:tab/>
      </w:r>
      <w:r>
        <w:fldChar w:fldCharType="begin"/>
      </w:r>
      <w:r>
        <w:instrText xml:space="preserve"> PAGEREF _Ref434492343 \h </w:instrText>
      </w:r>
      <w:r>
        <w:fldChar w:fldCharType="separate"/>
      </w:r>
      <w:r w:rsidR="00B50C35">
        <w:rPr>
          <w:noProof/>
        </w:rPr>
        <w:t>639</w:t>
      </w:r>
      <w:r>
        <w:fldChar w:fldCharType="end"/>
      </w:r>
    </w:p>
    <w:p w14:paraId="34548290" w14:textId="77777777"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B50C35">
        <w:t>The Doxology for St. Cyril VI</w:t>
      </w:r>
      <w:r>
        <w:fldChar w:fldCharType="end"/>
      </w:r>
      <w:r>
        <w:tab/>
      </w:r>
      <w:r>
        <w:fldChar w:fldCharType="begin"/>
      </w:r>
      <w:r>
        <w:instrText xml:space="preserve"> PAGEREF _Ref434492506 \h </w:instrText>
      </w:r>
      <w:r>
        <w:fldChar w:fldCharType="separate"/>
      </w:r>
      <w:r w:rsidR="00B50C35">
        <w:rPr>
          <w:noProof/>
        </w:rPr>
        <w:t>749</w:t>
      </w:r>
      <w:r>
        <w:fldChar w:fldCharType="end"/>
      </w:r>
    </w:p>
    <w:p w14:paraId="2921A070" w14:textId="77777777"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B50C35">
        <w:t>The Doxology for St. Abraam of Fayyoum</w:t>
      </w:r>
      <w:r>
        <w:fldChar w:fldCharType="end"/>
      </w:r>
      <w:r>
        <w:tab/>
      </w:r>
      <w:r>
        <w:fldChar w:fldCharType="begin"/>
      </w:r>
      <w:r>
        <w:instrText xml:space="preserve"> PAGEREF _Ref434492469 \h </w:instrText>
      </w:r>
      <w:r>
        <w:fldChar w:fldCharType="separate"/>
      </w:r>
      <w:r w:rsidR="00B50C35">
        <w:rPr>
          <w:noProof/>
        </w:rPr>
        <w:t>793</w:t>
      </w:r>
      <w:r>
        <w:fldChar w:fldCharType="end"/>
      </w:r>
    </w:p>
    <w:p w14:paraId="0A149F2A" w14:textId="77777777"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B50C35">
        <w:t>The Doxology for St. Chad of Mercia</w:t>
      </w:r>
      <w:r>
        <w:fldChar w:fldCharType="end"/>
      </w:r>
      <w:r>
        <w:tab/>
      </w:r>
      <w:r>
        <w:fldChar w:fldCharType="begin"/>
      </w:r>
      <w:r>
        <w:instrText xml:space="preserve"> PAGEREF _Ref434492702 \h </w:instrText>
      </w:r>
      <w:r>
        <w:fldChar w:fldCharType="separate"/>
      </w:r>
      <w:r w:rsidR="00B50C35">
        <w:rPr>
          <w:noProof/>
        </w:rPr>
        <w:t>752</w:t>
      </w:r>
      <w:r>
        <w:fldChar w:fldCharType="end"/>
      </w:r>
    </w:p>
    <w:p w14:paraId="542AC3C1" w14:textId="77777777" w:rsidR="00B82753" w:rsidRDefault="00B82753" w:rsidP="00810F04">
      <w:pPr>
        <w:tabs>
          <w:tab w:val="left" w:leader="dot" w:pos="8280"/>
        </w:tabs>
        <w:spacing w:after="0" w:line="240" w:lineRule="auto"/>
      </w:pPr>
      <w:r>
        <w:lastRenderedPageBreak/>
        <w:fldChar w:fldCharType="begin"/>
      </w:r>
      <w:r>
        <w:instrText xml:space="preserve"> REF _Ref434492413 \h </w:instrText>
      </w:r>
      <w:r>
        <w:fldChar w:fldCharType="separate"/>
      </w:r>
      <w:r w:rsidR="00B50C35">
        <w:t>The Doxology for the Patriarchs: Abraham, Isaac, and Jacob</w:t>
      </w:r>
      <w:r>
        <w:fldChar w:fldCharType="end"/>
      </w:r>
      <w:r>
        <w:tab/>
      </w:r>
      <w:r>
        <w:fldChar w:fldCharType="begin"/>
      </w:r>
      <w:r>
        <w:instrText xml:space="preserve"> PAGEREF _Ref434492413 \h </w:instrText>
      </w:r>
      <w:r>
        <w:fldChar w:fldCharType="separate"/>
      </w:r>
      <w:r w:rsidR="00B50C35">
        <w:rPr>
          <w:noProof/>
        </w:rPr>
        <w:t>856</w:t>
      </w:r>
      <w:r>
        <w:fldChar w:fldCharType="end"/>
      </w:r>
    </w:p>
    <w:p w14:paraId="07A4B77B" w14:textId="77777777"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B50C35">
        <w:t>The Doxology of the Cross Bearers</w:t>
      </w:r>
      <w:r>
        <w:fldChar w:fldCharType="end"/>
      </w:r>
      <w:r>
        <w:tab/>
      </w:r>
      <w:r>
        <w:fldChar w:fldCharType="begin"/>
      </w:r>
      <w:r>
        <w:instrText xml:space="preserve"> PAGEREF _Ref434492536 \h </w:instrText>
      </w:r>
      <w:r>
        <w:fldChar w:fldCharType="separate"/>
      </w:r>
      <w:r w:rsidR="00B50C35">
        <w:rPr>
          <w:noProof/>
        </w:rPr>
        <w:t>559</w:t>
      </w:r>
      <w:r>
        <w:fldChar w:fldCharType="end"/>
      </w:r>
    </w:p>
    <w:p w14:paraId="551FA088" w14:textId="77777777"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B50C35">
        <w:t>The Doxology for a Hierarch Who is Present</w:t>
      </w:r>
      <w:r>
        <w:fldChar w:fldCharType="end"/>
      </w:r>
      <w:r>
        <w:tab/>
      </w:r>
      <w:r>
        <w:fldChar w:fldCharType="begin"/>
      </w:r>
      <w:r>
        <w:instrText xml:space="preserve"> PAGEREF _Ref434492645 \h </w:instrText>
      </w:r>
      <w:r>
        <w:fldChar w:fldCharType="separate"/>
      </w:r>
      <w:r w:rsidR="00B50C35">
        <w:rPr>
          <w:noProof/>
        </w:rPr>
        <w:t>559</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3"/>
      <w:headerReference w:type="default" r:id="rId24"/>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6" w:author="Windows User" w:date="2015-10-30T08:56:00Z" w:initials="WU">
    <w:p w14:paraId="5BC240C8" w14:textId="77777777" w:rsidR="0020672C" w:rsidRDefault="0020672C">
      <w:pPr>
        <w:pStyle w:val="CommentText"/>
      </w:pPr>
      <w:r>
        <w:rPr>
          <w:rStyle w:val="CommentReference"/>
        </w:rPr>
        <w:annotationRef/>
      </w:r>
      <w:r>
        <w:t>Add notes where to insert Doxology of Prime… And Vespers Prase?</w:t>
      </w:r>
    </w:p>
  </w:comment>
  <w:comment w:id="50" w:author="Windows User" w:date="2015-10-30T08:56:00Z" w:initials="WU">
    <w:p w14:paraId="463C28D3" w14:textId="77777777" w:rsidR="0020672C" w:rsidRDefault="0020672C" w:rsidP="0043158C">
      <w:pPr>
        <w:pStyle w:val="CommentText"/>
      </w:pPr>
      <w:r>
        <w:rPr>
          <w:rStyle w:val="CommentReference"/>
        </w:rPr>
        <w:annotationRef/>
      </w:r>
      <w:r>
        <w:t>May He or that He may</w:t>
      </w:r>
    </w:p>
  </w:comment>
  <w:comment w:id="52" w:author="Windows User" w:date="2015-10-30T08:56:00Z" w:initials="BS">
    <w:p w14:paraId="0CF6FD46" w14:textId="77777777" w:rsidR="0020672C" w:rsidRDefault="0020672C">
      <w:pPr>
        <w:pStyle w:val="CommentText"/>
      </w:pPr>
      <w:r>
        <w:rPr>
          <w:rStyle w:val="CommentReference"/>
        </w:rPr>
        <w:annotationRef/>
      </w:r>
      <w:r>
        <w:t>protopresbyters?</w:t>
      </w:r>
    </w:p>
  </w:comment>
  <w:comment w:id="53" w:author="Windows User" w:date="2015-10-30T08:56:00Z" w:initials="BS">
    <w:p w14:paraId="7A5F1901" w14:textId="77777777" w:rsidR="0020672C" w:rsidRDefault="0020672C">
      <w:pPr>
        <w:pStyle w:val="CommentText"/>
      </w:pPr>
      <w:r>
        <w:rPr>
          <w:rStyle w:val="CommentReference"/>
        </w:rPr>
        <w:annotationRef/>
      </w:r>
      <w:r>
        <w:t>those who?</w:t>
      </w:r>
    </w:p>
  </w:comment>
  <w:comment w:id="54" w:author="Windows User" w:date="2015-10-30T08:56:00Z" w:initials="BS">
    <w:p w14:paraId="2D4F2C82" w14:textId="77777777" w:rsidR="0020672C" w:rsidRDefault="0020672C">
      <w:pPr>
        <w:pStyle w:val="CommentText"/>
      </w:pPr>
      <w:r>
        <w:rPr>
          <w:rStyle w:val="CommentReference"/>
        </w:rPr>
        <w:annotationRef/>
      </w:r>
      <w:r>
        <w:t>Yourself?</w:t>
      </w:r>
    </w:p>
  </w:comment>
  <w:comment w:id="58" w:author="Windows User" w:date="2015-11-27T20:09:00Z" w:initials="WU">
    <w:p w14:paraId="714F787D" w14:textId="77777777" w:rsidR="0020672C" w:rsidRDefault="0020672C" w:rsidP="00952359">
      <w:pPr>
        <w:pStyle w:val="CommentText"/>
      </w:pPr>
      <w:r>
        <w:rPr>
          <w:rStyle w:val="CommentReference"/>
        </w:rPr>
        <w:annotationRef/>
      </w:r>
      <w:r>
        <w:t>Confess to the Lord or confess the Lord?</w:t>
      </w:r>
    </w:p>
  </w:comment>
  <w:comment w:id="64" w:author="Windows User" w:date="2015-10-30T08:56:00Z" w:initials="WU">
    <w:p w14:paraId="18EFFA71" w14:textId="77777777" w:rsidR="0020672C" w:rsidRDefault="0020672C">
      <w:pPr>
        <w:pStyle w:val="CommentText"/>
      </w:pPr>
      <w:r>
        <w:rPr>
          <w:rStyle w:val="CommentReference"/>
        </w:rPr>
        <w:annotationRef/>
      </w:r>
      <w:r>
        <w:t>Funny just to have declared here with nothing else.</w:t>
      </w:r>
    </w:p>
  </w:comment>
  <w:comment w:id="65" w:author="Windows User" w:date="2015-10-30T08:56:00Z" w:initials="WU">
    <w:p w14:paraId="49678875" w14:textId="77777777" w:rsidR="0020672C" w:rsidRDefault="0020672C">
      <w:pPr>
        <w:pStyle w:val="CommentText"/>
      </w:pPr>
      <w:r>
        <w:rPr>
          <w:rStyle w:val="CommentReference"/>
        </w:rPr>
        <w:annotationRef/>
      </w:r>
      <w:r>
        <w:t>Good News or Glad Tidings?</w:t>
      </w:r>
    </w:p>
  </w:comment>
  <w:comment w:id="66" w:author="Windows User" w:date="2015-10-30T08:56:00Z" w:initials="WU">
    <w:p w14:paraId="23EACE51" w14:textId="77777777" w:rsidR="0020672C" w:rsidRDefault="0020672C">
      <w:pPr>
        <w:pStyle w:val="CommentText"/>
      </w:pPr>
      <w:r>
        <w:rPr>
          <w:rStyle w:val="CommentReference"/>
        </w:rPr>
        <w:annotationRef/>
      </w:r>
      <w:r>
        <w:t>Which is it? Advocate or watch over us?</w:t>
      </w:r>
    </w:p>
  </w:comment>
  <w:comment w:id="67" w:author="Windows User" w:date="2015-10-30T08:56:00Z" w:initials="WU">
    <w:p w14:paraId="01F9BCCA" w14:textId="77777777" w:rsidR="0020672C" w:rsidRDefault="0020672C">
      <w:pPr>
        <w:pStyle w:val="CommentText"/>
      </w:pPr>
      <w:r>
        <w:rPr>
          <w:rStyle w:val="CommentReference"/>
        </w:rPr>
        <w:annotationRef/>
      </w:r>
      <w:r>
        <w:t>Coptic doesn’t seem to have “Mary”</w:t>
      </w:r>
    </w:p>
  </w:comment>
  <w:comment w:id="69" w:author="Windows User" w:date="2015-10-30T08:56:00Z" w:initials="WU">
    <w:p w14:paraId="64CC502C" w14:textId="77777777" w:rsidR="0020672C" w:rsidRDefault="0020672C">
      <w:pPr>
        <w:pStyle w:val="CommentText"/>
      </w:pPr>
      <w:r>
        <w:rPr>
          <w:rStyle w:val="CommentReference"/>
        </w:rPr>
        <w:annotationRef/>
      </w:r>
      <w:r>
        <w:t>Add footnote of what this is</w:t>
      </w:r>
    </w:p>
  </w:comment>
  <w:comment w:id="89" w:author="Windows User" w:date="2015-11-27T20:09:00Z" w:initials="WU">
    <w:p w14:paraId="03405E79" w14:textId="77777777" w:rsidR="0020672C" w:rsidRDefault="0020672C" w:rsidP="00952359">
      <w:pPr>
        <w:pStyle w:val="CommentText"/>
      </w:pPr>
      <w:r>
        <w:rPr>
          <w:rStyle w:val="CommentReference"/>
        </w:rPr>
        <w:annotationRef/>
      </w:r>
      <w:r>
        <w:t>Confess to the Lord or confess the Lord?</w:t>
      </w:r>
    </w:p>
  </w:comment>
  <w:comment w:id="91" w:author="Windows User" w:date="2015-10-30T12:35:00Z" w:initials="WU">
    <w:p w14:paraId="0D2C8A12" w14:textId="77777777" w:rsidR="0020672C" w:rsidRDefault="0020672C">
      <w:pPr>
        <w:pStyle w:val="CommentText"/>
      </w:pPr>
      <w:r>
        <w:rPr>
          <w:rStyle w:val="CommentReference"/>
        </w:rPr>
        <w:annotationRef/>
      </w:r>
      <w:r>
        <w:t>Compare to various translations</w:t>
      </w:r>
    </w:p>
  </w:comment>
  <w:comment w:id="92" w:author="Windows User" w:date="2015-10-30T12:37:00Z" w:initials="WU">
    <w:p w14:paraId="00B9961B" w14:textId="77777777" w:rsidR="0020672C" w:rsidRDefault="0020672C">
      <w:pPr>
        <w:pStyle w:val="CommentText"/>
      </w:pPr>
      <w:r>
        <w:rPr>
          <w:rStyle w:val="CommentReference"/>
        </w:rPr>
        <w:annotationRef/>
      </w:r>
      <w:r>
        <w:t>Is this supposed to be doubled?</w:t>
      </w:r>
    </w:p>
  </w:comment>
  <w:comment w:id="93" w:author="Windows User" w:date="2015-11-27T20:09:00Z" w:initials="WU">
    <w:p w14:paraId="218998C8" w14:textId="77777777" w:rsidR="0020672C" w:rsidRDefault="0020672C" w:rsidP="00952359">
      <w:pPr>
        <w:pStyle w:val="CommentText"/>
      </w:pPr>
      <w:r>
        <w:rPr>
          <w:rStyle w:val="CommentReference"/>
        </w:rPr>
        <w:annotationRef/>
      </w:r>
      <w:r>
        <w:t>Confess to the Lord or confess the Lord?</w:t>
      </w:r>
    </w:p>
  </w:comment>
  <w:comment w:id="94" w:author="Windows User" w:date="2015-10-30T08:56:00Z" w:initials="WU">
    <w:p w14:paraId="6AC03ACF" w14:textId="77777777" w:rsidR="0020672C" w:rsidRDefault="0020672C">
      <w:pPr>
        <w:pStyle w:val="CommentText"/>
      </w:pPr>
      <w:r>
        <w:rPr>
          <w:rStyle w:val="CommentReference"/>
        </w:rPr>
        <w:annotationRef/>
      </w:r>
      <w:r>
        <w:t>Does this go before Creed?</w:t>
      </w:r>
    </w:p>
  </w:comment>
  <w:comment w:id="97" w:author="Windows User" w:date="2015-11-06T13:03:00Z" w:initials="WU">
    <w:p w14:paraId="6B9D0F75" w14:textId="77777777" w:rsidR="0020672C" w:rsidRDefault="0020672C">
      <w:pPr>
        <w:pStyle w:val="CommentText"/>
      </w:pPr>
      <w:r>
        <w:rPr>
          <w:rStyle w:val="CommentReference"/>
        </w:rPr>
        <w:annotationRef/>
      </w:r>
      <w:r>
        <w:t>Coptic reader has Ps 3 here!</w:t>
      </w:r>
    </w:p>
  </w:comment>
  <w:comment w:id="113" w:author="Windows User" w:date="2015-11-02T08:54:00Z" w:initials="WU">
    <w:p w14:paraId="0366F544" w14:textId="77777777" w:rsidR="0020672C" w:rsidRDefault="0020672C">
      <w:pPr>
        <w:pStyle w:val="CommentText"/>
      </w:pPr>
      <w:r>
        <w:rPr>
          <w:rStyle w:val="CommentReference"/>
        </w:rPr>
        <w:annotationRef/>
      </w:r>
      <w:r>
        <w:t>Is there a phrase missing here?</w:t>
      </w:r>
    </w:p>
  </w:comment>
  <w:comment w:id="119" w:author="Windows User" w:date="2015-10-30T08:56:00Z" w:initials="WU">
    <w:p w14:paraId="1FDBEBA0" w14:textId="77777777" w:rsidR="0020672C" w:rsidRDefault="0020672C">
      <w:pPr>
        <w:pStyle w:val="CommentText"/>
      </w:pPr>
      <w:r>
        <w:rPr>
          <w:rStyle w:val="CommentReference"/>
        </w:rPr>
        <w:annotationRef/>
      </w:r>
      <w:r>
        <w:t>Should Glory be be here?</w:t>
      </w:r>
    </w:p>
  </w:comment>
  <w:comment w:id="124" w:author="Windows User" w:date="2015-11-02T12:45:00Z" w:initials="WU">
    <w:p w14:paraId="52EB1C43" w14:textId="77777777" w:rsidR="0020672C" w:rsidRDefault="0020672C">
      <w:pPr>
        <w:pStyle w:val="CommentText"/>
      </w:pPr>
      <w:r>
        <w:rPr>
          <w:rStyle w:val="CommentReference"/>
        </w:rPr>
        <w:annotationRef/>
      </w:r>
      <w:r>
        <w:t>Any argument for "Rise up" rather than arise?"</w:t>
      </w:r>
    </w:p>
  </w:comment>
  <w:comment w:id="125" w:author="Windows User" w:date="2015-10-30T08:56:00Z" w:initials="WU">
    <w:p w14:paraId="20A80697" w14:textId="77777777" w:rsidR="0020672C" w:rsidRDefault="0020672C">
      <w:pPr>
        <w:pStyle w:val="CommentText"/>
      </w:pPr>
      <w:r>
        <w:rPr>
          <w:rStyle w:val="CommentReference"/>
        </w:rPr>
        <w:annotationRef/>
      </w:r>
      <w:r>
        <w:t>flesh or body?</w:t>
      </w:r>
    </w:p>
  </w:comment>
  <w:comment w:id="126" w:author="Windows User" w:date="2015-10-30T08:56:00Z" w:initials="WU">
    <w:p w14:paraId="691196EF" w14:textId="77777777" w:rsidR="0020672C" w:rsidRDefault="0020672C">
      <w:pPr>
        <w:pStyle w:val="CommentText"/>
      </w:pPr>
      <w:r>
        <w:rPr>
          <w:rStyle w:val="CommentReference"/>
        </w:rPr>
        <w:annotationRef/>
      </w:r>
      <w:r>
        <w:t>Send up, or ascribe?</w:t>
      </w:r>
    </w:p>
  </w:comment>
  <w:comment w:id="127" w:author="Windows User" w:date="2015-10-30T08:56:00Z" w:initials="WU">
    <w:p w14:paraId="62D844FC" w14:textId="77777777" w:rsidR="0020672C" w:rsidRDefault="0020672C">
      <w:pPr>
        <w:pStyle w:val="CommentText"/>
      </w:pPr>
      <w:r>
        <w:rPr>
          <w:rStyle w:val="CommentReference"/>
        </w:rPr>
        <w:annotationRef/>
      </w:r>
      <w:r>
        <w:t>doxology or glorification?</w:t>
      </w:r>
    </w:p>
  </w:comment>
  <w:comment w:id="128" w:author="Windows User" w:date="2015-10-30T08:56:00Z" w:initials="WU">
    <w:p w14:paraId="1DDB628C" w14:textId="77777777" w:rsidR="0020672C" w:rsidRDefault="0020672C">
      <w:pPr>
        <w:pStyle w:val="CommentText"/>
      </w:pPr>
      <w:r>
        <w:rPr>
          <w:rStyle w:val="CommentReference"/>
        </w:rPr>
        <w:annotationRef/>
      </w:r>
      <w:r>
        <w:t>"Glory to you" or "Glory be to you"?</w:t>
      </w:r>
    </w:p>
  </w:comment>
  <w:comment w:id="129" w:author="Windows User" w:date="2015-10-30T08:56:00Z" w:initials="WU">
    <w:p w14:paraId="04605706" w14:textId="77777777" w:rsidR="0020672C" w:rsidRDefault="0020672C">
      <w:pPr>
        <w:pStyle w:val="CommentText"/>
      </w:pPr>
      <w:r>
        <w:rPr>
          <w:rStyle w:val="CommentReference"/>
        </w:rPr>
        <w:annotationRef/>
      </w:r>
      <w:r>
        <w:t>You?</w:t>
      </w:r>
    </w:p>
  </w:comment>
  <w:comment w:id="130" w:author="Windows User" w:date="2015-10-30T08:56:00Z" w:initials="WU">
    <w:p w14:paraId="7EF74390" w14:textId="77777777" w:rsidR="0020672C" w:rsidRDefault="0020672C">
      <w:pPr>
        <w:pStyle w:val="CommentText"/>
      </w:pPr>
      <w:r>
        <w:rPr>
          <w:rStyle w:val="CommentReference"/>
        </w:rPr>
        <w:annotationRef/>
      </w:r>
      <w:r>
        <w:t>To the Sanctuary or O you saints???</w:t>
      </w:r>
    </w:p>
  </w:comment>
  <w:comment w:id="131" w:author="Windows User" w:date="2015-10-30T08:56:00Z" w:initials="WU">
    <w:p w14:paraId="6EE7E8F7" w14:textId="77777777" w:rsidR="0020672C" w:rsidRDefault="0020672C">
      <w:pPr>
        <w:pStyle w:val="CommentText"/>
      </w:pPr>
      <w:r>
        <w:rPr>
          <w:rStyle w:val="CommentReference"/>
        </w:rPr>
        <w:annotationRef/>
      </w:r>
      <w:r>
        <w:t>from sounds more natural than out of. Any compelling reason to keep?</w:t>
      </w:r>
    </w:p>
  </w:comment>
  <w:comment w:id="132" w:author="Windows User" w:date="2015-10-30T08:56:00Z" w:initials="WU">
    <w:p w14:paraId="51E13D19" w14:textId="77777777" w:rsidR="0020672C" w:rsidRDefault="0020672C">
      <w:pPr>
        <w:pStyle w:val="CommentText"/>
      </w:pPr>
      <w:r>
        <w:rPr>
          <w:rStyle w:val="CommentReference"/>
        </w:rPr>
        <w:annotationRef/>
      </w:r>
      <w:r>
        <w:t>supplication or cry?</w:t>
      </w:r>
    </w:p>
  </w:comment>
  <w:comment w:id="133" w:author="Windows User" w:date="2015-10-30T08:56:00Z" w:initials="WU">
    <w:p w14:paraId="48F1BB2D" w14:textId="77777777" w:rsidR="0020672C" w:rsidRDefault="0020672C">
      <w:pPr>
        <w:pStyle w:val="CommentText"/>
      </w:pPr>
      <w:r>
        <w:rPr>
          <w:rStyle w:val="CommentReference"/>
        </w:rPr>
        <w:annotationRef/>
      </w:r>
      <w:r>
        <w:t>petition or supplication? supplication sounds much better.</w:t>
      </w:r>
    </w:p>
  </w:comment>
  <w:comment w:id="134" w:author="Windows User" w:date="2015-10-30T08:56:00Z" w:initials="WU">
    <w:p w14:paraId="7CA6980B" w14:textId="77777777" w:rsidR="0020672C" w:rsidRDefault="0020672C">
      <w:pPr>
        <w:pStyle w:val="CommentText"/>
      </w:pPr>
      <w:r>
        <w:rPr>
          <w:rStyle w:val="CommentReference"/>
        </w:rPr>
        <w:annotationRef/>
      </w:r>
      <w:r>
        <w:t>revive or deliver?</w:t>
      </w:r>
    </w:p>
  </w:comment>
  <w:comment w:id="135" w:author="Windows User" w:date="2015-10-30T08:56:00Z" w:initials="WU">
    <w:p w14:paraId="1E23D103" w14:textId="77777777" w:rsidR="0020672C" w:rsidRDefault="0020672C">
      <w:pPr>
        <w:pStyle w:val="CommentText"/>
      </w:pPr>
      <w:r>
        <w:rPr>
          <w:rStyle w:val="CommentReference"/>
        </w:rPr>
        <w:annotationRef/>
      </w:r>
      <w:r>
        <w:t>pour forth, utter, or overflow? I like the way overflow sounds more than pour forth. More natural.</w:t>
      </w:r>
    </w:p>
  </w:comment>
  <w:comment w:id="136" w:author="Windows User" w:date="2015-10-30T08:56:00Z" w:initials="WU">
    <w:p w14:paraId="5F163309" w14:textId="77777777" w:rsidR="0020672C" w:rsidRDefault="0020672C">
      <w:pPr>
        <w:pStyle w:val="CommentText"/>
      </w:pPr>
      <w:r>
        <w:rPr>
          <w:rStyle w:val="CommentReference"/>
        </w:rPr>
        <w:annotationRef/>
      </w:r>
      <w:r>
        <w:t>blessing or praise?</w:t>
      </w:r>
    </w:p>
  </w:comment>
  <w:comment w:id="137" w:author="Windows User" w:date="2015-10-30T08:56:00Z" w:initials="WU">
    <w:p w14:paraId="71B0BD07" w14:textId="77777777" w:rsidR="0020672C" w:rsidRDefault="0020672C">
      <w:pPr>
        <w:pStyle w:val="CommentText"/>
      </w:pPr>
      <w:r>
        <w:rPr>
          <w:rStyle w:val="CommentReference"/>
        </w:rPr>
        <w:annotationRef/>
      </w:r>
      <w:r>
        <w:t>respond with? respond to? speak of?</w:t>
      </w:r>
    </w:p>
  </w:comment>
  <w:comment w:id="138" w:author="Windows User" w:date="2015-10-30T08:56:00Z" w:initials="WU">
    <w:p w14:paraId="2450B0CD" w14:textId="77777777" w:rsidR="0020672C" w:rsidRDefault="0020672C">
      <w:pPr>
        <w:pStyle w:val="CommentText"/>
      </w:pPr>
      <w:r>
        <w:rPr>
          <w:rStyle w:val="CommentReference"/>
        </w:rPr>
        <w:annotationRef/>
      </w:r>
      <w:r>
        <w:t>rightous, true, or truth?</w:t>
      </w:r>
    </w:p>
  </w:comment>
  <w:comment w:id="139" w:author="Windows User" w:date="2015-10-30T08:56:00Z" w:initials="WU">
    <w:p w14:paraId="469B7AAB" w14:textId="77777777" w:rsidR="0020672C" w:rsidRDefault="0020672C">
      <w:pPr>
        <w:pStyle w:val="CommentText"/>
      </w:pPr>
      <w:r>
        <w:rPr>
          <w:rStyle w:val="CommentReference"/>
        </w:rPr>
        <w:annotationRef/>
      </w:r>
      <w:r>
        <w:t>meditation, or delight?</w:t>
      </w:r>
    </w:p>
  </w:comment>
  <w:comment w:id="140" w:author="Windows User" w:date="2015-10-30T08:56:00Z" w:initials="WU">
    <w:p w14:paraId="55BDD5ED" w14:textId="77777777" w:rsidR="0020672C" w:rsidRDefault="0020672C">
      <w:pPr>
        <w:pStyle w:val="CommentText"/>
      </w:pPr>
      <w:r>
        <w:rPr>
          <w:rStyle w:val="CommentReference"/>
        </w:rPr>
        <w:annotationRef/>
      </w:r>
      <w:r>
        <w:t>forever or always?</w:t>
      </w:r>
    </w:p>
  </w:comment>
  <w:comment w:id="141" w:author="Windows User" w:date="2015-10-30T08:56:00Z" w:initials="WU">
    <w:p w14:paraId="6EC4BCD6" w14:textId="77777777" w:rsidR="0020672C" w:rsidRDefault="0020672C">
      <w:pPr>
        <w:pStyle w:val="CommentText"/>
      </w:pPr>
      <w:r>
        <w:rPr>
          <w:rStyle w:val="CommentReference"/>
        </w:rPr>
        <w:annotationRef/>
      </w:r>
      <w:r>
        <w:t>and forever?</w:t>
      </w:r>
    </w:p>
  </w:comment>
  <w:comment w:id="142" w:author="Windows User" w:date="2015-10-30T08:56:00Z" w:initials="WU">
    <w:p w14:paraId="0C8D527C" w14:textId="77777777" w:rsidR="0020672C" w:rsidRDefault="0020672C">
      <w:pPr>
        <w:pStyle w:val="CommentText"/>
      </w:pPr>
      <w:r>
        <w:rPr>
          <w:rStyle w:val="CommentReference"/>
        </w:rPr>
        <w:annotationRef/>
      </w:r>
      <w:r>
        <w:t>be?</w:t>
      </w:r>
    </w:p>
  </w:comment>
  <w:comment w:id="143" w:author="Windows User" w:date="2015-10-30T08:56:00Z" w:initials="WU">
    <w:p w14:paraId="24A21286" w14:textId="77777777" w:rsidR="0020672C" w:rsidRDefault="0020672C">
      <w:pPr>
        <w:pStyle w:val="CommentText"/>
      </w:pPr>
      <w:r>
        <w:rPr>
          <w:rStyle w:val="CommentReference"/>
        </w:rPr>
        <w:annotationRef/>
      </w:r>
      <w:r>
        <w:t>be?</w:t>
      </w:r>
    </w:p>
  </w:comment>
  <w:comment w:id="144" w:author="Windows User" w:date="2015-10-30T08:56:00Z" w:initials="WU">
    <w:p w14:paraId="78AD7059" w14:textId="77777777" w:rsidR="0020672C" w:rsidRDefault="0020672C">
      <w:pPr>
        <w:pStyle w:val="CommentText"/>
      </w:pPr>
      <w:r>
        <w:rPr>
          <w:rStyle w:val="CommentReference"/>
        </w:rPr>
        <w:annotationRef/>
      </w:r>
      <w:r>
        <w:t>is the insertion of "one" after "begotten" needed in english?</w:t>
      </w:r>
    </w:p>
  </w:comment>
  <w:comment w:id="145" w:author="Windows User" w:date="2015-10-30T08:56:00Z" w:initials="WU">
    <w:p w14:paraId="30BC0616" w14:textId="77777777" w:rsidR="0020672C" w:rsidRDefault="0020672C">
      <w:pPr>
        <w:pStyle w:val="CommentText"/>
      </w:pPr>
      <w:r>
        <w:rPr>
          <w:rStyle w:val="CommentReference"/>
        </w:rPr>
        <w:annotationRef/>
      </w:r>
      <w:r>
        <w:t>utter or declare?</w:t>
      </w:r>
    </w:p>
  </w:comment>
  <w:comment w:id="152" w:author="Windows User" w:date="2015-10-30T08:56:00Z" w:initials="BS">
    <w:p w14:paraId="3842484B" w14:textId="77777777" w:rsidR="0020672C" w:rsidRDefault="0020672C">
      <w:pPr>
        <w:pStyle w:val="CommentText"/>
      </w:pPr>
      <w:r>
        <w:rPr>
          <w:rStyle w:val="CommentReference"/>
        </w:rPr>
        <w:annotationRef/>
      </w:r>
      <w:r>
        <w:t>look at? look upon? regard?</w:t>
      </w:r>
    </w:p>
  </w:comment>
  <w:comment w:id="153" w:author="Windows User" w:date="2015-10-30T08:56:00Z" w:initials="BS">
    <w:p w14:paraId="61DC37F7" w14:textId="77777777" w:rsidR="0020672C" w:rsidRDefault="0020672C">
      <w:pPr>
        <w:pStyle w:val="CommentText"/>
      </w:pPr>
      <w:r>
        <w:rPr>
          <w:rStyle w:val="CommentReference"/>
        </w:rPr>
        <w:annotationRef/>
      </w:r>
      <w:r>
        <w:t>no one?</w:t>
      </w:r>
    </w:p>
  </w:comment>
  <w:comment w:id="154" w:author="Windows User" w:date="2015-10-30T08:56:00Z" w:initials="BS">
    <w:p w14:paraId="585BECF3" w14:textId="77777777" w:rsidR="0020672C" w:rsidRDefault="0020672C">
      <w:pPr>
        <w:pStyle w:val="CommentText"/>
      </w:pPr>
      <w:r>
        <w:rPr>
          <w:rStyle w:val="CommentReference"/>
        </w:rPr>
        <w:annotationRef/>
      </w:r>
      <w:r>
        <w:t>in?</w:t>
      </w:r>
    </w:p>
    <w:p w14:paraId="599E0788" w14:textId="77777777" w:rsidR="0020672C" w:rsidRDefault="0020672C">
      <w:pPr>
        <w:pStyle w:val="CommentText"/>
      </w:pPr>
    </w:p>
  </w:comment>
  <w:comment w:id="155" w:author="Windows User" w:date="2015-10-30T08:56:00Z" w:initials="BS">
    <w:p w14:paraId="1E93E3C5" w14:textId="77777777" w:rsidR="0020672C" w:rsidRDefault="0020672C">
      <w:pPr>
        <w:pStyle w:val="CommentText"/>
      </w:pPr>
      <w:r>
        <w:rPr>
          <w:rStyle w:val="CommentReference"/>
        </w:rPr>
        <w:annotationRef/>
      </w:r>
      <w:r>
        <w:t>before?</w:t>
      </w:r>
    </w:p>
  </w:comment>
  <w:comment w:id="156" w:author="Windows User" w:date="2015-10-30T08:56:00Z" w:initials="BS">
    <w:p w14:paraId="2A95BD9B" w14:textId="77777777" w:rsidR="0020672C" w:rsidRDefault="0020672C">
      <w:pPr>
        <w:pStyle w:val="CommentText"/>
      </w:pPr>
      <w:r>
        <w:rPr>
          <w:rStyle w:val="CommentReference"/>
        </w:rPr>
        <w:annotationRef/>
      </w:r>
      <w:r>
        <w:t>joy entered into the whole world doesn't mean much...</w:t>
      </w:r>
    </w:p>
  </w:comment>
  <w:comment w:id="157" w:author="Windows User" w:date="2015-10-30T08:56:00Z" w:initials="BS">
    <w:p w14:paraId="4D97B042" w14:textId="77777777" w:rsidR="0020672C" w:rsidRDefault="0020672C">
      <w:pPr>
        <w:pStyle w:val="CommentText"/>
      </w:pPr>
      <w:r>
        <w:rPr>
          <w:rStyle w:val="CommentReference"/>
        </w:rPr>
        <w:annotationRef/>
      </w:r>
      <w:r>
        <w:t>? any better way to express that's more accurate while meaning something?</w:t>
      </w:r>
    </w:p>
  </w:comment>
  <w:comment w:id="158" w:author="Windows User" w:date="2015-10-30T08:56:00Z" w:initials="BS">
    <w:p w14:paraId="4F51C2B8" w14:textId="77777777" w:rsidR="0020672C" w:rsidRDefault="0020672C">
      <w:pPr>
        <w:pStyle w:val="CommentText"/>
      </w:pPr>
      <w:r>
        <w:rPr>
          <w:rStyle w:val="CommentReference"/>
        </w:rPr>
        <w:annotationRef/>
      </w:r>
      <w:r>
        <w:t>sealed as in ever virgin... or more like hidden?</w:t>
      </w:r>
    </w:p>
  </w:comment>
  <w:comment w:id="159" w:author="Windows User" w:date="2015-10-30T08:56:00Z" w:initials="BS">
    <w:p w14:paraId="0EA7F885" w14:textId="77777777" w:rsidR="0020672C" w:rsidRDefault="0020672C">
      <w:pPr>
        <w:pStyle w:val="CommentText"/>
      </w:pPr>
      <w:r>
        <w:rPr>
          <w:rStyle w:val="CommentReference"/>
        </w:rPr>
        <w:annotationRef/>
      </w:r>
      <w:r>
        <w:t>fragrant ointment? ointment? Incense and ointment with weeping and mourning?</w:t>
      </w:r>
    </w:p>
  </w:comment>
  <w:comment w:id="160" w:author="Windows User" w:date="2015-10-30T08:56:00Z" w:initials="BS">
    <w:p w14:paraId="5CF5BA77" w14:textId="77777777" w:rsidR="0020672C" w:rsidRDefault="0020672C">
      <w:pPr>
        <w:pStyle w:val="CommentText"/>
      </w:pPr>
      <w:r>
        <w:rPr>
          <w:rStyle w:val="CommentReference"/>
        </w:rPr>
        <w:annotationRef/>
      </w:r>
      <w:r>
        <w:t>spices or ointment</w:t>
      </w:r>
    </w:p>
  </w:comment>
  <w:comment w:id="161" w:author="Windows User" w:date="2015-10-30T08:56:00Z" w:initials="BS">
    <w:p w14:paraId="59FF5141" w14:textId="77777777" w:rsidR="0020672C" w:rsidRDefault="0020672C">
      <w:pPr>
        <w:pStyle w:val="CommentText"/>
      </w:pPr>
      <w:r>
        <w:rPr>
          <w:rStyle w:val="CommentReference"/>
        </w:rPr>
        <w:annotationRef/>
      </w:r>
      <w:r>
        <w:t>Is risen or has risen?</w:t>
      </w:r>
    </w:p>
  </w:comment>
  <w:comment w:id="162" w:author="Windows User" w:date="2015-10-30T08:56:00Z" w:initials="BS">
    <w:p w14:paraId="32DD0547" w14:textId="77777777" w:rsidR="0020672C" w:rsidRDefault="0020672C">
      <w:pPr>
        <w:pStyle w:val="CommentText"/>
      </w:pPr>
      <w:r>
        <w:rPr>
          <w:rStyle w:val="CommentReference"/>
        </w:rPr>
        <w:annotationRef/>
      </w:r>
      <w:r>
        <w:t>need a consistent policy for what to capitalize!</w:t>
      </w:r>
    </w:p>
  </w:comment>
  <w:comment w:id="163" w:author="Windows User" w:date="2015-10-30T08:56:00Z" w:initials="BS">
    <w:p w14:paraId="64204663" w14:textId="77777777" w:rsidR="0020672C" w:rsidRDefault="0020672C">
      <w:pPr>
        <w:pStyle w:val="CommentText"/>
      </w:pPr>
      <w:r>
        <w:rPr>
          <w:rStyle w:val="CommentReference"/>
        </w:rPr>
        <w:annotationRef/>
      </w:r>
      <w:r>
        <w:t>need to break other verses like this to have new lines in place of ':' so we can show where to break the tune without mangling the punctuation.</w:t>
      </w:r>
    </w:p>
  </w:comment>
  <w:comment w:id="164" w:author="Windows User" w:date="2015-10-30T08:56:00Z" w:initials="BS">
    <w:p w14:paraId="45393CC0" w14:textId="77777777" w:rsidR="0020672C" w:rsidRDefault="0020672C">
      <w:pPr>
        <w:pStyle w:val="CommentText"/>
      </w:pPr>
      <w:r>
        <w:rPr>
          <w:rStyle w:val="CommentReference"/>
        </w:rPr>
        <w:annotationRef/>
      </w:r>
      <w:r>
        <w:t xml:space="preserve">decay? </w:t>
      </w:r>
    </w:p>
  </w:comment>
  <w:comment w:id="165" w:author="Windows User" w:date="2015-10-30T08:56:00Z" w:initials="WU">
    <w:p w14:paraId="3FDC6419" w14:textId="77777777" w:rsidR="0020672C" w:rsidRDefault="0020672C">
      <w:pPr>
        <w:pStyle w:val="CommentText"/>
      </w:pPr>
      <w:r>
        <w:rPr>
          <w:rStyle w:val="CommentReference"/>
        </w:rPr>
        <w:annotationRef/>
      </w:r>
      <w:r>
        <w:t>LXX has glorify him, not prepare Him an habitation</w:t>
      </w:r>
    </w:p>
  </w:comment>
  <w:comment w:id="166" w:author="Windows User" w:date="2015-10-30T08:56:00Z" w:initials="WU">
    <w:p w14:paraId="04F8DE77" w14:textId="77777777" w:rsidR="0020672C" w:rsidRDefault="0020672C">
      <w:pPr>
        <w:pStyle w:val="CommentText"/>
      </w:pPr>
      <w:r>
        <w:rPr>
          <w:rStyle w:val="CommentReference"/>
        </w:rPr>
        <w:annotationRef/>
      </w:r>
      <w:r>
        <w:t>or when he brings wars to naught. NETS has shatters</w:t>
      </w:r>
    </w:p>
  </w:comment>
  <w:comment w:id="167" w:author="Windows User" w:date="2015-10-30T08:56:00Z" w:initials="WU">
    <w:p w14:paraId="5A7B245D" w14:textId="77777777" w:rsidR="0020672C" w:rsidRDefault="0020672C">
      <w:pPr>
        <w:pStyle w:val="CommentText"/>
      </w:pPr>
      <w:r>
        <w:rPr>
          <w:rStyle w:val="CommentReference"/>
        </w:rPr>
        <w:annotationRef/>
      </w:r>
      <w:r>
        <w:t>literally choice mounted captains?</w:t>
      </w:r>
    </w:p>
  </w:comment>
  <w:comment w:id="168" w:author="Windows User" w:date="2015-10-30T08:56:00Z" w:initials="WU">
    <w:p w14:paraId="412EF946" w14:textId="77777777" w:rsidR="0020672C" w:rsidRDefault="0020672C">
      <w:pPr>
        <w:pStyle w:val="CommentText"/>
      </w:pPr>
      <w:r>
        <w:rPr>
          <w:rStyle w:val="CommentReference"/>
        </w:rPr>
        <w:annotationRef/>
      </w:r>
      <w:r>
        <w:t>Nets has third-ranked officers. Captain is the modern term for the 3rd rank of officer, sticking with captain</w:t>
      </w:r>
    </w:p>
  </w:comment>
  <w:comment w:id="169" w:author="Windows User" w:date="2015-10-30T08:56:00Z" w:initials="WU">
    <w:p w14:paraId="421DC513" w14:textId="77777777" w:rsidR="0020672C" w:rsidRDefault="0020672C">
      <w:pPr>
        <w:pStyle w:val="CommentText"/>
      </w:pPr>
      <w:r>
        <w:rPr>
          <w:rStyle w:val="CommentReference"/>
        </w:rPr>
        <w:annotationRef/>
      </w:r>
      <w:r>
        <w:t>Have to have a consistent tense... was to go with above, if want has been all above needs to change to that tense.</w:t>
      </w:r>
    </w:p>
  </w:comment>
  <w:comment w:id="170" w:author="Windows User" w:date="2015-10-30T08:56:00Z" w:initials="WU">
    <w:p w14:paraId="0B1E5128" w14:textId="77777777" w:rsidR="0020672C" w:rsidRDefault="0020672C">
      <w:pPr>
        <w:pStyle w:val="CommentText"/>
      </w:pPr>
      <w:r>
        <w:rPr>
          <w:rStyle w:val="CommentReference"/>
        </w:rPr>
        <w:annotationRef/>
      </w:r>
      <w:r>
        <w:t>crushed or destroyed?</w:t>
      </w:r>
    </w:p>
  </w:comment>
  <w:comment w:id="171" w:author="Windows User" w:date="2015-10-30T08:56:00Z" w:initials="WU">
    <w:p w14:paraId="251C2A8C" w14:textId="77777777" w:rsidR="0020672C" w:rsidRDefault="0020672C">
      <w:pPr>
        <w:pStyle w:val="CommentText"/>
      </w:pPr>
      <w:r>
        <w:rPr>
          <w:rStyle w:val="CommentReference"/>
        </w:rPr>
        <w:annotationRef/>
      </w:r>
      <w:r>
        <w:t>elsewhere ekhomkhem is translated as crushed... NETS has shattered. Brenton destroyed.</w:t>
      </w:r>
    </w:p>
  </w:comment>
  <w:comment w:id="172" w:author="Windows User" w:date="2015-10-30T08:56:00Z" w:initials="WU">
    <w:p w14:paraId="44990D7B" w14:textId="77777777" w:rsidR="0020672C" w:rsidRDefault="0020672C">
      <w:pPr>
        <w:pStyle w:val="CommentText"/>
      </w:pPr>
      <w:r>
        <w:rPr>
          <w:rStyle w:val="CommentReference"/>
        </w:rPr>
        <w:annotationRef/>
      </w:r>
      <w:r>
        <w:t>your enemies or our enemies?</w:t>
      </w:r>
    </w:p>
  </w:comment>
  <w:comment w:id="173" w:author="Windows User" w:date="2015-10-30T08:56:00Z" w:initials="WU">
    <w:p w14:paraId="3EA7129B" w14:textId="77777777" w:rsidR="0020672C" w:rsidRDefault="0020672C">
      <w:pPr>
        <w:pStyle w:val="CommentText"/>
      </w:pPr>
      <w:r>
        <w:rPr>
          <w:rStyle w:val="CommentReference"/>
        </w:rPr>
        <w:annotationRef/>
      </w:r>
      <w:r>
        <w:t>sent or sent forth?</w:t>
      </w:r>
    </w:p>
  </w:comment>
  <w:comment w:id="174" w:author="Windows User" w:date="2015-10-30T08:56:00Z" w:initials="WU">
    <w:p w14:paraId="2A81A5DE" w14:textId="77777777" w:rsidR="0020672C" w:rsidRDefault="0020672C">
      <w:pPr>
        <w:pStyle w:val="CommentText"/>
      </w:pPr>
      <w:r>
        <w:rPr>
          <w:rStyle w:val="CommentReference"/>
        </w:rPr>
        <w:annotationRef/>
      </w:r>
      <w:r>
        <w:t>or saints? ft note?</w:t>
      </w:r>
    </w:p>
  </w:comment>
  <w:comment w:id="175" w:author="Windows User" w:date="2015-10-30T08:56:00Z" w:initials="WU">
    <w:p w14:paraId="4AC4FC28" w14:textId="77777777" w:rsidR="0020672C" w:rsidRDefault="0020672C">
      <w:pPr>
        <w:pStyle w:val="CommentText"/>
      </w:pPr>
      <w:r>
        <w:rPr>
          <w:rStyle w:val="CommentReference"/>
        </w:rPr>
        <w:annotationRef/>
      </w:r>
      <w:r>
        <w:t>glories? glorious deeds? or in glory?</w:t>
      </w:r>
    </w:p>
  </w:comment>
  <w:comment w:id="176" w:author="Windows User" w:date="2015-10-30T08:56:00Z" w:initials="WU">
    <w:p w14:paraId="020A6174" w14:textId="77777777" w:rsidR="0020672C" w:rsidRDefault="0020672C">
      <w:pPr>
        <w:pStyle w:val="CommentText"/>
      </w:pPr>
      <w:r>
        <w:rPr>
          <w:rStyle w:val="CommentReference"/>
        </w:rPr>
        <w:annotationRef/>
      </w:r>
      <w:r>
        <w:t>redeemed? or chose?</w:t>
      </w:r>
    </w:p>
  </w:comment>
  <w:comment w:id="177" w:author="Windows User" w:date="2015-10-30T08:56:00Z" w:initials="WU">
    <w:p w14:paraId="6349473A" w14:textId="77777777" w:rsidR="0020672C" w:rsidRDefault="0020672C">
      <w:pPr>
        <w:pStyle w:val="CommentText"/>
      </w:pPr>
      <w:r>
        <w:rPr>
          <w:rStyle w:val="CommentReference"/>
        </w:rPr>
        <w:annotationRef/>
      </w:r>
      <w:r>
        <w:t>abode? habitation? resting place?</w:t>
      </w:r>
    </w:p>
  </w:comment>
  <w:comment w:id="178" w:author="Windows User" w:date="2015-10-30T08:56:00Z" w:initials="WU">
    <w:p w14:paraId="0D3E5CBC" w14:textId="77777777" w:rsidR="0020672C" w:rsidRDefault="0020672C">
      <w:pPr>
        <w:pStyle w:val="CommentText"/>
      </w:pPr>
      <w:r>
        <w:rPr>
          <w:rStyle w:val="CommentReference"/>
        </w:rPr>
        <w:annotationRef/>
      </w:r>
      <w:r>
        <w:t>Nets has pangs.</w:t>
      </w:r>
    </w:p>
  </w:comment>
  <w:comment w:id="179" w:author="Windows User" w:date="2015-10-30T08:56:00Z" w:initials="WU">
    <w:p w14:paraId="2C78488D" w14:textId="77777777" w:rsidR="0020672C" w:rsidRDefault="0020672C">
      <w:pPr>
        <w:pStyle w:val="CommentText"/>
      </w:pPr>
      <w:r>
        <w:rPr>
          <w:rStyle w:val="CommentReference"/>
        </w:rPr>
        <w:annotationRef/>
      </w:r>
      <w:r>
        <w:t>Nets has tense change here rather than start of next vs. Brenton too.</w:t>
      </w:r>
    </w:p>
  </w:comment>
  <w:comment w:id="180" w:author="Windows User" w:date="2015-10-30T08:56:00Z" w:initials="WU">
    <w:p w14:paraId="1D84222A" w14:textId="77777777" w:rsidR="0020672C" w:rsidRDefault="0020672C">
      <w:pPr>
        <w:pStyle w:val="CommentText"/>
      </w:pPr>
      <w:r>
        <w:rPr>
          <w:rStyle w:val="CommentReference"/>
        </w:rPr>
        <w:annotationRef/>
      </w:r>
      <w:r>
        <w:t xml:space="preserve">reign? king? reign as king? tense? shall reign? </w:t>
      </w:r>
    </w:p>
  </w:comment>
  <w:comment w:id="181" w:author="Windows User" w:date="2015-10-30T08:56:00Z" w:initials="WU">
    <w:p w14:paraId="711F7009" w14:textId="77777777" w:rsidR="0020672C" w:rsidRDefault="0020672C">
      <w:pPr>
        <w:pStyle w:val="CommentText"/>
      </w:pPr>
      <w:r>
        <w:rPr>
          <w:rStyle w:val="CommentReference"/>
        </w:rPr>
        <w:annotationRef/>
      </w:r>
      <w:r>
        <w:t>What does the Coptic say? Is it something like this?</w:t>
      </w:r>
    </w:p>
  </w:comment>
  <w:comment w:id="182" w:author="Windows User" w:date="2015-10-30T08:56:00Z" w:initials="WU">
    <w:p w14:paraId="5E19EDBF" w14:textId="77777777" w:rsidR="0020672C" w:rsidRDefault="0020672C">
      <w:pPr>
        <w:pStyle w:val="CommentText"/>
      </w:pPr>
      <w:r>
        <w:rPr>
          <w:rStyle w:val="CommentReference"/>
        </w:rPr>
        <w:annotationRef/>
      </w:r>
      <w:r>
        <w:t>For? or Since?</w:t>
      </w:r>
    </w:p>
  </w:comment>
  <w:comment w:id="183" w:author="Windows User" w:date="2015-10-30T08:56:00Z" w:initials="WU">
    <w:p w14:paraId="23C2A88E" w14:textId="77777777" w:rsidR="0020672C" w:rsidRDefault="0020672C">
      <w:pPr>
        <w:pStyle w:val="CommentText"/>
      </w:pPr>
      <w:r>
        <w:rPr>
          <w:rStyle w:val="CommentReference"/>
        </w:rPr>
        <w:annotationRef/>
      </w:r>
      <w:r>
        <w:t>Brenton and NETS have dances. Coptic has hanhos (guessing hos is praises or songs). I'm thinking not praises... but need you guys to clarify</w:t>
      </w:r>
    </w:p>
  </w:comment>
  <w:comment w:id="184" w:author="Windows User" w:date="2015-10-30T08:56:00Z" w:initials="WU">
    <w:p w14:paraId="7DC92633" w14:textId="77777777" w:rsidR="0020672C" w:rsidRDefault="0020672C">
      <w:pPr>
        <w:pStyle w:val="CommentText"/>
      </w:pPr>
      <w:r>
        <w:rPr>
          <w:rStyle w:val="CommentReference"/>
        </w:rPr>
        <w:annotationRef/>
      </w:r>
      <w:r>
        <w:t>The NETS phrasing seems to me the only way to reconcile the other translations.</w:t>
      </w:r>
    </w:p>
  </w:comment>
  <w:comment w:id="185" w:author="Windows User" w:date="2015-10-30T08:56:00Z" w:initials="WU">
    <w:p w14:paraId="28CB71D5" w14:textId="77777777" w:rsidR="0020672C" w:rsidRDefault="0020672C">
      <w:pPr>
        <w:pStyle w:val="CommentText"/>
      </w:pPr>
      <w:r>
        <w:rPr>
          <w:rStyle w:val="CommentReference"/>
        </w:rPr>
        <w:annotationRef/>
      </w:r>
      <w:r>
        <w:t>The last verse is not in the Bible... So Miriam's words "Horse and rider.." should be in quotes. These should not, they are our (the church's) words in response.</w:t>
      </w:r>
    </w:p>
  </w:comment>
  <w:comment w:id="191" w:author="Windows User" w:date="2015-10-30T08:56:00Z" w:initials="WU">
    <w:p w14:paraId="1FDAC33C" w14:textId="77777777" w:rsidR="0020672C" w:rsidRDefault="0020672C">
      <w:pPr>
        <w:pStyle w:val="CommentText"/>
      </w:pPr>
      <w:r>
        <w:rPr>
          <w:rStyle w:val="CommentReference"/>
        </w:rPr>
        <w:annotationRef/>
      </w:r>
      <w:r>
        <w:t>This way sure sounds better. I know "With the split" is more literal, but it doesn't make any sense in English. This does.</w:t>
      </w:r>
    </w:p>
  </w:comment>
  <w:comment w:id="192" w:author="Windows User" w:date="2015-10-30T08:56:00Z" w:initials="WU">
    <w:p w14:paraId="268099E2" w14:textId="77777777" w:rsidR="0020672C" w:rsidRDefault="0020672C">
      <w:pPr>
        <w:pStyle w:val="CommentText"/>
      </w:pPr>
      <w:r>
        <w:rPr>
          <w:rStyle w:val="CommentReference"/>
        </w:rPr>
        <w:annotationRef/>
      </w:r>
      <w:r>
        <w:t>path or walkway?</w:t>
      </w:r>
    </w:p>
  </w:comment>
  <w:comment w:id="193" w:author="Brett Slote" w:date="2015-10-30T08:56:00Z" w:initials="BS">
    <w:p w14:paraId="2E9C38B6" w14:textId="77777777" w:rsidR="0020672C" w:rsidRDefault="0020672C">
      <w:pPr>
        <w:pStyle w:val="CommentText"/>
      </w:pPr>
      <w:r>
        <w:rPr>
          <w:rStyle w:val="CommentReference"/>
        </w:rPr>
        <w:annotationRef/>
      </w:r>
      <w:r>
        <w:t>needs : at least to indicate breaks in tune</w:t>
      </w:r>
    </w:p>
  </w:comment>
  <w:comment w:id="194" w:author="Windows User" w:date="2015-10-30T08:56:00Z" w:initials="WU">
    <w:p w14:paraId="3A386E24" w14:textId="77777777" w:rsidR="0020672C" w:rsidRDefault="0020672C">
      <w:pPr>
        <w:pStyle w:val="CommentText"/>
      </w:pPr>
      <w:r>
        <w:rPr>
          <w:rStyle w:val="CommentReference"/>
        </w:rPr>
        <w:annotationRef/>
      </w:r>
      <w:r>
        <w:t>miraculous, or something closer to paradoxical but sounding good?</w:t>
      </w:r>
    </w:p>
  </w:comment>
  <w:comment w:id="195" w:author="Windows User" w:date="2015-10-30T08:56:00Z" w:initials="WU">
    <w:p w14:paraId="21E6349F" w14:textId="77777777" w:rsidR="0020672C" w:rsidRDefault="0020672C">
      <w:pPr>
        <w:pStyle w:val="CommentText"/>
      </w:pPr>
      <w:r>
        <w:rPr>
          <w:rStyle w:val="CommentReference"/>
        </w:rPr>
        <w:annotationRef/>
      </w:r>
      <w:r>
        <w:t>passed and crossed mean teh same thing... but passed over carries connotation of connection to pass over...</w:t>
      </w:r>
    </w:p>
  </w:comment>
  <w:comment w:id="196" w:author="Windows User" w:date="2015-10-30T08:56:00Z" w:initials="WU">
    <w:p w14:paraId="177D6D90" w14:textId="77777777" w:rsidR="0020672C" w:rsidRDefault="0020672C">
      <w:pPr>
        <w:pStyle w:val="CommentText"/>
      </w:pPr>
      <w:r>
        <w:rPr>
          <w:rStyle w:val="CommentReference"/>
        </w:rPr>
        <w:annotationRef/>
      </w:r>
      <w:r>
        <w:t>praising or singing?</w:t>
      </w:r>
    </w:p>
  </w:comment>
  <w:comment w:id="197" w:author="Windows User" w:date="2015-10-30T08:56:00Z" w:initials="WU">
    <w:p w14:paraId="41E0F0D3" w14:textId="77777777" w:rsidR="0020672C" w:rsidRDefault="0020672C">
      <w:pPr>
        <w:pStyle w:val="CommentText"/>
      </w:pPr>
      <w:r>
        <w:rPr>
          <w:rStyle w:val="CommentReference"/>
        </w:rPr>
        <w:annotationRef/>
      </w:r>
      <w:r>
        <w:t>I think this should be sing to</w:t>
      </w:r>
    </w:p>
  </w:comment>
  <w:comment w:id="207" w:author="Windows User" w:date="2015-10-30T08:56:00Z" w:initials="BS">
    <w:p w14:paraId="6D839B60" w14:textId="77777777" w:rsidR="0020672C" w:rsidRDefault="0020672C">
      <w:pPr>
        <w:pStyle w:val="CommentText"/>
      </w:pPr>
      <w:r>
        <w:rPr>
          <w:rStyle w:val="CommentReference"/>
        </w:rPr>
        <w:annotationRef/>
      </w:r>
      <w:r>
        <w:t>both Brenton and NETS have "understanding"</w:t>
      </w:r>
    </w:p>
  </w:comment>
  <w:comment w:id="208" w:author="Windows User" w:date="2015-10-30T08:56:00Z" w:initials="BS">
    <w:p w14:paraId="6CECB213" w14:textId="77777777" w:rsidR="0020672C" w:rsidRDefault="0020672C">
      <w:pPr>
        <w:pStyle w:val="CommentText"/>
      </w:pPr>
      <w:r>
        <w:rPr>
          <w:rStyle w:val="CommentReference"/>
        </w:rPr>
        <w:annotationRef/>
      </w:r>
      <w:r>
        <w:t>NETS just has made</w:t>
      </w:r>
    </w:p>
  </w:comment>
  <w:comment w:id="209" w:author="Windows User" w:date="2015-10-30T08:56:00Z" w:initials="BS">
    <w:p w14:paraId="4F787B03" w14:textId="77777777" w:rsidR="0020672C" w:rsidRDefault="0020672C">
      <w:pPr>
        <w:pStyle w:val="CommentText"/>
      </w:pPr>
      <w:r>
        <w:rPr>
          <w:rStyle w:val="CommentReference"/>
        </w:rPr>
        <w:annotationRef/>
      </w:r>
      <w:r>
        <w:t>does Coptic have "alone"?</w:t>
      </w:r>
    </w:p>
  </w:comment>
  <w:comment w:id="210" w:author="Windows User" w:date="2015-10-30T08:56:00Z" w:initials="BS">
    <w:p w14:paraId="5C140285" w14:textId="77777777" w:rsidR="0020672C" w:rsidRDefault="0020672C">
      <w:pPr>
        <w:pStyle w:val="CommentText"/>
      </w:pPr>
      <w:r>
        <w:rPr>
          <w:rStyle w:val="CommentReference"/>
        </w:rPr>
        <w:annotationRef/>
      </w:r>
      <w:r>
        <w:t>NETS "have authority". Maybe 'govern' would fit connotations better than rule?</w:t>
      </w:r>
    </w:p>
  </w:comment>
  <w:comment w:id="211" w:author="Windows User" w:date="2015-10-30T08:56:00Z" w:initials="BS">
    <w:p w14:paraId="06B19FC2" w14:textId="77777777" w:rsidR="0020672C" w:rsidRDefault="0020672C">
      <w:pPr>
        <w:pStyle w:val="CommentText"/>
      </w:pPr>
      <w:r>
        <w:rPr>
          <w:rStyle w:val="CommentReference"/>
        </w:rPr>
        <w:annotationRef/>
      </w:r>
      <w:r>
        <w:t>NETS has 'raised'. Makes more sense?</w:t>
      </w:r>
    </w:p>
  </w:comment>
  <w:comment w:id="212" w:author="Windows User" w:date="2015-10-30T08:56:00Z" w:initials="BS">
    <w:p w14:paraId="674A771E" w14:textId="77777777" w:rsidR="0020672C" w:rsidRDefault="0020672C">
      <w:pPr>
        <w:pStyle w:val="CommentText"/>
      </w:pPr>
      <w:r>
        <w:rPr>
          <w:rStyle w:val="CommentReference"/>
        </w:rPr>
        <w:annotationRef/>
      </w:r>
      <w:r>
        <w:t>into?</w:t>
      </w:r>
    </w:p>
  </w:comment>
  <w:comment w:id="213" w:author="Windows User" w:date="2015-11-21T12:58:00Z" w:initials="WU">
    <w:p w14:paraId="2C494D12" w14:textId="145D1282" w:rsidR="0020672C" w:rsidRDefault="0020672C">
      <w:pPr>
        <w:pStyle w:val="CommentText"/>
      </w:pPr>
      <w:r>
        <w:rPr>
          <w:rStyle w:val="CommentReference"/>
        </w:rPr>
        <w:annotationRef/>
      </w:r>
      <w:r>
        <w:t>Check</w:t>
      </w:r>
    </w:p>
  </w:comment>
  <w:comment w:id="214" w:author="Windows User" w:date="2015-11-21T12:59:00Z" w:initials="WU">
    <w:p w14:paraId="519BCA9C" w14:textId="267E5213" w:rsidR="0020672C" w:rsidRDefault="0020672C">
      <w:pPr>
        <w:pStyle w:val="CommentText"/>
      </w:pPr>
      <w:r>
        <w:rPr>
          <w:rStyle w:val="CommentReference"/>
        </w:rPr>
        <w:annotationRef/>
      </w:r>
      <w:r>
        <w:t>check</w:t>
      </w:r>
    </w:p>
  </w:comment>
  <w:comment w:id="220" w:author="Windows User" w:date="2015-10-30T08:56:00Z" w:initials="BS">
    <w:p w14:paraId="2EC8A918" w14:textId="77777777" w:rsidR="0020672C" w:rsidRDefault="0020672C">
      <w:pPr>
        <w:pStyle w:val="CommentText"/>
      </w:pPr>
      <w:r>
        <w:rPr>
          <w:rStyle w:val="CommentReference"/>
        </w:rPr>
        <w:annotationRef/>
      </w:r>
      <w:r>
        <w:t>clearly the missing vs above belongs</w:t>
      </w:r>
    </w:p>
  </w:comment>
  <w:comment w:id="227" w:author="Windows User" w:date="2015-10-30T08:56:00Z" w:initials="BS">
    <w:p w14:paraId="630BC679" w14:textId="77777777" w:rsidR="0020672C" w:rsidRDefault="0020672C">
      <w:pPr>
        <w:pStyle w:val="CommentText"/>
      </w:pPr>
      <w:r>
        <w:rPr>
          <w:rStyle w:val="CommentReference"/>
        </w:rPr>
        <w:annotationRef/>
      </w:r>
      <w:r>
        <w:t>NETS has blessed is your glorious holy name... but the Coptic seems to be Blessed is the Holy Name of Your glory... is that too literal though?</w:t>
      </w:r>
    </w:p>
  </w:comment>
  <w:comment w:id="228" w:author="Windows User" w:date="2015-10-30T08:56:00Z" w:initials="BS">
    <w:p w14:paraId="55C9F81B" w14:textId="77777777" w:rsidR="0020672C" w:rsidRDefault="0020672C">
      <w:pPr>
        <w:pStyle w:val="CommentText"/>
      </w:pPr>
      <w:r>
        <w:rPr>
          <w:rStyle w:val="CommentReference"/>
        </w:rPr>
        <w:annotationRef/>
      </w:r>
      <w:r>
        <w:t>heavens?</w:t>
      </w:r>
    </w:p>
  </w:comment>
  <w:comment w:id="229" w:author="Windows User" w:date="2015-10-30T08:56:00Z" w:initials="BS">
    <w:p w14:paraId="40401015" w14:textId="77777777" w:rsidR="0020672C" w:rsidRDefault="0020672C">
      <w:pPr>
        <w:pStyle w:val="CommentText"/>
      </w:pPr>
      <w:r>
        <w:rPr>
          <w:rStyle w:val="CommentReference"/>
        </w:rPr>
        <w:annotationRef/>
      </w:r>
      <w:r>
        <w:t>NETS omits clouds</w:t>
      </w:r>
    </w:p>
  </w:comment>
  <w:comment w:id="230" w:author="Windows User" w:date="2015-10-30T08:56:00Z" w:initials="BS">
    <w:p w14:paraId="74B5BB29" w14:textId="77777777" w:rsidR="0020672C" w:rsidRDefault="0020672C">
      <w:pPr>
        <w:pStyle w:val="CommentText"/>
      </w:pPr>
      <w:r>
        <w:rPr>
          <w:rStyle w:val="CommentReference"/>
        </w:rPr>
        <w:annotationRef/>
      </w:r>
      <w:r>
        <w:t>NETS omits this vs</w:t>
      </w:r>
    </w:p>
  </w:comment>
  <w:comment w:id="231" w:author="Windows User" w:date="2015-10-30T08:56:00Z" w:initials="BS">
    <w:p w14:paraId="7ADA034F" w14:textId="77777777" w:rsidR="0020672C" w:rsidRDefault="0020672C">
      <w:pPr>
        <w:pStyle w:val="CommentText"/>
      </w:pPr>
      <w:r>
        <w:rPr>
          <w:rStyle w:val="CommentReference"/>
        </w:rPr>
        <w:annotationRef/>
      </w:r>
      <w:r>
        <w:t>NETS has falling snow which matches AI hoar frosts.</w:t>
      </w:r>
    </w:p>
  </w:comment>
  <w:comment w:id="232" w:author="Windows User" w:date="2015-10-30T08:56:00Z" w:initials="BS">
    <w:p w14:paraId="18BDF1CD" w14:textId="77777777" w:rsidR="0020672C" w:rsidRDefault="0020672C">
      <w:pPr>
        <w:pStyle w:val="CommentText"/>
      </w:pPr>
      <w:r>
        <w:rPr>
          <w:rStyle w:val="CommentReference"/>
        </w:rPr>
        <w:annotationRef/>
      </w:r>
      <w:r>
        <w:t>reversed ice and hoarfrosts of this vs and last to match NETS. Coptic?</w:t>
      </w:r>
    </w:p>
  </w:comment>
  <w:comment w:id="233" w:author="Windows User" w:date="2015-10-30T08:56:00Z" w:initials="BS">
    <w:p w14:paraId="49F201F1" w14:textId="77777777" w:rsidR="0020672C" w:rsidRDefault="0020672C">
      <w:pPr>
        <w:pStyle w:val="CommentText"/>
      </w:pPr>
      <w:r>
        <w:rPr>
          <w:rStyle w:val="CommentReference"/>
        </w:rPr>
        <w:annotationRef/>
      </w:r>
      <w:r>
        <w:t>NETS switches this vs with next</w:t>
      </w:r>
    </w:p>
  </w:comment>
  <w:comment w:id="234" w:author="Windows User" w:date="2015-11-04T08:55:00Z" w:initials="WU">
    <w:p w14:paraId="6441446E" w14:textId="77777777" w:rsidR="0020672C" w:rsidRDefault="0020672C">
      <w:pPr>
        <w:pStyle w:val="CommentText"/>
      </w:pPr>
      <w:r>
        <w:rPr>
          <w:rStyle w:val="CommentReference"/>
        </w:rPr>
        <w:annotationRef/>
      </w:r>
      <w:r>
        <w:t>Get rid of ye’s!</w:t>
      </w:r>
    </w:p>
  </w:comment>
  <w:comment w:id="235" w:author="Windows User" w:date="2015-10-30T08:56:00Z" w:initials="BS">
    <w:p w14:paraId="36EB0D8C" w14:textId="77777777" w:rsidR="0020672C" w:rsidRDefault="0020672C">
      <w:pPr>
        <w:pStyle w:val="CommentText"/>
      </w:pPr>
      <w:r>
        <w:rPr>
          <w:rStyle w:val="CommentReference"/>
        </w:rPr>
        <w:annotationRef/>
      </w:r>
      <w:r>
        <w:t>NETS has sea-monsters</w:t>
      </w:r>
    </w:p>
  </w:comment>
  <w:comment w:id="236" w:author="Windows User" w:date="2015-10-30T08:56:00Z" w:initials="BS">
    <w:p w14:paraId="727388AD" w14:textId="77777777" w:rsidR="0020672C" w:rsidRDefault="0020672C">
      <w:pPr>
        <w:pStyle w:val="CommentText"/>
      </w:pPr>
      <w:r>
        <w:rPr>
          <w:rStyle w:val="CommentReference"/>
        </w:rPr>
        <w:annotationRef/>
      </w:r>
      <w:r>
        <w:t>NETS has four-footed and wild animals of the land</w:t>
      </w:r>
    </w:p>
  </w:comment>
  <w:comment w:id="237" w:author="Windows User" w:date="2015-10-30T08:56:00Z" w:initials="BS">
    <w:p w14:paraId="554F465D" w14:textId="77777777" w:rsidR="0020672C" w:rsidRDefault="0020672C">
      <w:pPr>
        <w:pStyle w:val="CommentText"/>
      </w:pPr>
      <w:r>
        <w:rPr>
          <w:rStyle w:val="CommentReference"/>
        </w:rPr>
        <w:annotationRef/>
      </w:r>
      <w:r>
        <w:t>NETS has all humans on earth</w:t>
      </w:r>
    </w:p>
  </w:comment>
  <w:comment w:id="238" w:author="Windows User" w:date="2015-10-30T08:56:00Z" w:initials="BS">
    <w:p w14:paraId="5D4B3ED1" w14:textId="77777777" w:rsidR="0020672C" w:rsidRDefault="0020672C">
      <w:pPr>
        <w:pStyle w:val="CommentText"/>
      </w:pPr>
      <w:r>
        <w:rPr>
          <w:rStyle w:val="CommentReference"/>
        </w:rPr>
        <w:annotationRef/>
      </w:r>
      <w:r>
        <w:t>NETS has "priests, slaves of the Lord", then omits next vs.</w:t>
      </w:r>
    </w:p>
  </w:comment>
  <w:comment w:id="239" w:author="Windows User" w:date="2015-10-30T08:56:00Z" w:initials="BS">
    <w:p w14:paraId="2AB5BA62" w14:textId="77777777" w:rsidR="0020672C" w:rsidRDefault="0020672C">
      <w:pPr>
        <w:pStyle w:val="CommentText"/>
      </w:pPr>
      <w:r>
        <w:rPr>
          <w:rStyle w:val="CommentReference"/>
        </w:rPr>
        <w:annotationRef/>
      </w:r>
      <w:r>
        <w:t>NETS ends quite differently</w:t>
      </w:r>
    </w:p>
  </w:comment>
  <w:comment w:id="245" w:author="Brett Slote" w:date="2015-10-30T08:56:00Z" w:initials="BS">
    <w:p w14:paraId="18BC0F01" w14:textId="77777777" w:rsidR="0020672C" w:rsidRDefault="0020672C">
      <w:pPr>
        <w:pStyle w:val="CommentText"/>
      </w:pPr>
      <w:r>
        <w:rPr>
          <w:rStyle w:val="CommentReference"/>
        </w:rPr>
        <w:annotationRef/>
      </w:r>
      <w:r>
        <w:t>These should be broken into lines with the tune!</w:t>
      </w:r>
    </w:p>
  </w:comment>
  <w:comment w:id="246" w:author="Windows User" w:date="2015-10-30T08:56:00Z" w:initials="BS">
    <w:p w14:paraId="01986532" w14:textId="77777777" w:rsidR="0020672C" w:rsidRDefault="0020672C">
      <w:pPr>
        <w:pStyle w:val="CommentText"/>
      </w:pPr>
      <w:r>
        <w:rPr>
          <w:rStyle w:val="CommentReference"/>
        </w:rPr>
        <w:annotationRef/>
      </w:r>
      <w:r>
        <w:t>giver, or maker?</w:t>
      </w:r>
    </w:p>
  </w:comment>
  <w:comment w:id="247" w:author="Windows User" w:date="2015-10-30T08:56:00Z" w:initials="BS">
    <w:p w14:paraId="4E6EDBBF" w14:textId="77777777" w:rsidR="0020672C" w:rsidRDefault="0020672C">
      <w:pPr>
        <w:pStyle w:val="CommentText"/>
      </w:pPr>
      <w:r>
        <w:rPr>
          <w:rStyle w:val="CommentReference"/>
        </w:rPr>
        <w:annotationRef/>
      </w:r>
      <w:r>
        <w:t>even NETS has Hananias</w:t>
      </w:r>
    </w:p>
  </w:comment>
  <w:comment w:id="248" w:author="Windows User" w:date="2015-10-30T08:56:00Z" w:initials="BS">
    <w:p w14:paraId="0DF10B27" w14:textId="77777777" w:rsidR="0020672C" w:rsidRDefault="0020672C">
      <w:pPr>
        <w:pStyle w:val="CommentText"/>
      </w:pPr>
      <w:r>
        <w:rPr>
          <w:rStyle w:val="CommentReference"/>
        </w:rPr>
        <w:annotationRef/>
      </w:r>
      <w:r>
        <w:t>does Coptic have evening first?</w:t>
      </w:r>
    </w:p>
  </w:comment>
  <w:comment w:id="249" w:author="Windows User" w:date="2015-10-30T08:56:00Z" w:initials="BS">
    <w:p w14:paraId="73459129" w14:textId="77777777" w:rsidR="0020672C" w:rsidRDefault="0020672C">
      <w:pPr>
        <w:pStyle w:val="CommentText"/>
      </w:pPr>
      <w:r>
        <w:rPr>
          <w:rStyle w:val="CommentReference"/>
        </w:rPr>
        <w:annotationRef/>
      </w:r>
      <w:r>
        <w:t>Coptic doesn't have "Our God"</w:t>
      </w:r>
    </w:p>
  </w:comment>
  <w:comment w:id="250" w:author="Windows User" w:date="2015-10-30T08:56:00Z" w:initials="BS">
    <w:p w14:paraId="4EDEC25C" w14:textId="77777777" w:rsidR="0020672C" w:rsidRDefault="0020672C">
      <w:pPr>
        <w:pStyle w:val="CommentText"/>
      </w:pPr>
      <w:r>
        <w:rPr>
          <w:rStyle w:val="CommentReference"/>
        </w:rPr>
        <w:annotationRef/>
      </w:r>
      <w:r>
        <w:t>celebrate or proclaim?</w:t>
      </w:r>
    </w:p>
  </w:comment>
  <w:comment w:id="251" w:author="Windows User" w:date="2015-10-30T08:56:00Z" w:initials="BS">
    <w:p w14:paraId="52D335FD" w14:textId="77777777" w:rsidR="0020672C" w:rsidRDefault="0020672C">
      <w:pPr>
        <w:pStyle w:val="CommentText"/>
      </w:pPr>
      <w:r>
        <w:rPr>
          <w:rStyle w:val="CommentReference"/>
        </w:rPr>
        <w:annotationRef/>
      </w:r>
      <w:r>
        <w:t>persevere or be sober?</w:t>
      </w:r>
    </w:p>
  </w:comment>
  <w:comment w:id="252" w:author="Windows User" w:date="2015-10-30T08:56:00Z" w:initials="BS">
    <w:p w14:paraId="0BCAFA56" w14:textId="77777777" w:rsidR="0020672C" w:rsidRDefault="0020672C">
      <w:pPr>
        <w:pStyle w:val="CommentText"/>
      </w:pPr>
      <w:r>
        <w:rPr>
          <w:rStyle w:val="CommentReference"/>
        </w:rPr>
        <w:annotationRef/>
      </w:r>
      <w:r>
        <w:t>Coptic has presbyters, not priests (oweeb)</w:t>
      </w:r>
    </w:p>
  </w:comment>
  <w:comment w:id="253" w:author="Windows User" w:date="2015-10-30T08:56:00Z" w:initials="BS">
    <w:p w14:paraId="04F27D67" w14:textId="77777777" w:rsidR="0020672C" w:rsidRDefault="0020672C">
      <w:pPr>
        <w:pStyle w:val="CommentText"/>
      </w:pPr>
      <w:r>
        <w:rPr>
          <w:rStyle w:val="CommentReference"/>
        </w:rPr>
        <w:annotationRef/>
      </w:r>
      <w:r>
        <w:t>esmo is bless, not praise...</w:t>
      </w:r>
    </w:p>
  </w:comment>
  <w:comment w:id="254" w:author="Windows User" w:date="2015-10-30T08:56:00Z" w:initials="BS">
    <w:p w14:paraId="65C188D2" w14:textId="77777777" w:rsidR="0020672C" w:rsidRDefault="0020672C">
      <w:pPr>
        <w:pStyle w:val="CommentText"/>
      </w:pPr>
      <w:r>
        <w:rPr>
          <w:rStyle w:val="CommentReference"/>
        </w:rPr>
        <w:annotationRef/>
      </w:r>
      <w:r>
        <w:t>Coptic doesn't look like day to day... "Until this day" doesn't make as much sense... is there something less literal but closer to the maning?</w:t>
      </w:r>
    </w:p>
  </w:comment>
  <w:comment w:id="255" w:author="Windows User" w:date="2015-10-30T08:56:00Z" w:initials="BS">
    <w:p w14:paraId="4CAAC72A" w14:textId="77777777" w:rsidR="0020672C" w:rsidRDefault="0020672C">
      <w:pPr>
        <w:pStyle w:val="CommentText"/>
      </w:pPr>
      <w:r>
        <w:rPr>
          <w:rStyle w:val="CommentReference"/>
        </w:rPr>
        <w:annotationRef/>
      </w:r>
      <w:r>
        <w:t>Is LA right with breaths and spirits?</w:t>
      </w:r>
    </w:p>
  </w:comment>
  <w:comment w:id="256" w:author="Windows User" w:date="2015-10-30T08:56:00Z" w:initials="BS">
    <w:p w14:paraId="4EA77F28" w14:textId="77777777" w:rsidR="0020672C" w:rsidRDefault="0020672C">
      <w:pPr>
        <w:pStyle w:val="CommentText"/>
      </w:pPr>
      <w:r>
        <w:rPr>
          <w:rStyle w:val="CommentReference"/>
        </w:rPr>
        <w:annotationRef/>
      </w:r>
      <w:r>
        <w:t>doesn't look like waters... is it ssea?</w:t>
      </w:r>
    </w:p>
  </w:comment>
  <w:comment w:id="257" w:author="Windows User" w:date="2015-10-30T08:56:00Z" w:initials="BS">
    <w:p w14:paraId="0AC606C3" w14:textId="77777777" w:rsidR="0020672C" w:rsidRDefault="0020672C">
      <w:pPr>
        <w:pStyle w:val="CommentText"/>
      </w:pPr>
      <w:r>
        <w:rPr>
          <w:rStyle w:val="CommentReference"/>
        </w:rPr>
        <w:annotationRef/>
      </w:r>
      <w:r>
        <w:t>I still don't get of all the things we would see after seeing all the praise of nature would be "Bless the Lord you birds".</w:t>
      </w:r>
    </w:p>
  </w:comment>
  <w:comment w:id="258" w:author="Windows User" w:date="2015-10-30T08:56:00Z" w:initials="BS">
    <w:p w14:paraId="69FE2986" w14:textId="77777777" w:rsidR="0020672C" w:rsidRDefault="0020672C">
      <w:pPr>
        <w:pStyle w:val="CommentText"/>
      </w:pPr>
      <w:r>
        <w:rPr>
          <w:rStyle w:val="CommentReference"/>
        </w:rPr>
        <w:annotationRef/>
      </w:r>
      <w:r>
        <w:t>disobedient? heretics?</w:t>
      </w:r>
    </w:p>
  </w:comment>
  <w:comment w:id="259" w:author="Windows User" w:date="2015-10-30T08:56:00Z" w:initials="BS">
    <w:p w14:paraId="568BECD8" w14:textId="77777777" w:rsidR="0020672C" w:rsidRDefault="0020672C">
      <w:pPr>
        <w:pStyle w:val="CommentText"/>
      </w:pPr>
      <w:r>
        <w:rPr>
          <w:rStyle w:val="CommentReference"/>
        </w:rPr>
        <w:annotationRef/>
      </w:r>
      <w:r>
        <w:t>souls or spirits?</w:t>
      </w:r>
    </w:p>
  </w:comment>
  <w:comment w:id="260" w:author="Windows User" w:date="2015-10-30T08:56:00Z" w:initials="BS">
    <w:p w14:paraId="5109FB46" w14:textId="77777777" w:rsidR="0020672C" w:rsidRDefault="0020672C">
      <w:pPr>
        <w:pStyle w:val="CommentText"/>
      </w:pPr>
      <w:r>
        <w:rPr>
          <w:rStyle w:val="CommentReference"/>
        </w:rPr>
        <w:annotationRef/>
      </w:r>
      <w:r>
        <w:t>humble or contrite?</w:t>
      </w:r>
    </w:p>
  </w:comment>
  <w:comment w:id="261" w:author="Windows User" w:date="2015-10-30T08:56:00Z" w:initials="BS">
    <w:p w14:paraId="06F9A059" w14:textId="77777777" w:rsidR="0020672C" w:rsidRDefault="0020672C">
      <w:pPr>
        <w:pStyle w:val="CommentText"/>
      </w:pPr>
      <w:r>
        <w:rPr>
          <w:rStyle w:val="CommentReference"/>
        </w:rPr>
        <w:annotationRef/>
      </w:r>
      <w:r>
        <w:t>hearts?</w:t>
      </w:r>
    </w:p>
  </w:comment>
  <w:comment w:id="262" w:author="Windows User" w:date="2015-10-30T08:56:00Z" w:initials="BS">
    <w:p w14:paraId="318929BC" w14:textId="77777777" w:rsidR="0020672C" w:rsidRDefault="0020672C">
      <w:pPr>
        <w:pStyle w:val="CommentText"/>
      </w:pPr>
      <w:r>
        <w:rPr>
          <w:rStyle w:val="CommentReference"/>
        </w:rPr>
        <w:annotationRef/>
      </w:r>
      <w:r>
        <w:t>this or LA?</w:t>
      </w:r>
    </w:p>
  </w:comment>
  <w:comment w:id="263" w:author="Windows User" w:date="2015-10-30T08:56:00Z" w:initials="BS">
    <w:p w14:paraId="7612DBFF" w14:textId="77777777" w:rsidR="0020672C" w:rsidRDefault="0020672C">
      <w:pPr>
        <w:pStyle w:val="CommentText"/>
      </w:pPr>
      <w:r>
        <w:rPr>
          <w:rStyle w:val="CommentReference"/>
        </w:rPr>
        <w:annotationRef/>
      </w:r>
      <w:r>
        <w:t>righteous of, or who revere</w:t>
      </w:r>
    </w:p>
  </w:comment>
  <w:comment w:id="264" w:author="Windows User" w:date="2015-10-30T08:56:00Z" w:initials="BS">
    <w:p w14:paraId="4C8EC983" w14:textId="77777777" w:rsidR="0020672C" w:rsidRDefault="0020672C">
      <w:pPr>
        <w:pStyle w:val="CommentText"/>
      </w:pPr>
      <w:r>
        <w:rPr>
          <w:rStyle w:val="CommentReference"/>
        </w:rPr>
        <w:annotationRef/>
      </w:r>
      <w:r>
        <w:t>this, or accountable? or something else?</w:t>
      </w:r>
    </w:p>
  </w:comment>
  <w:comment w:id="265" w:author="Windows User" w:date="2015-10-30T08:56:00Z" w:initials="BS">
    <w:p w14:paraId="1CD57471" w14:textId="77777777" w:rsidR="0020672C" w:rsidRDefault="0020672C">
      <w:pPr>
        <w:pStyle w:val="CommentText"/>
      </w:pPr>
      <w:r>
        <w:rPr>
          <w:rStyle w:val="CommentReference"/>
        </w:rPr>
        <w:annotationRef/>
      </w:r>
      <w:r>
        <w:t>that he may praise and say?</w:t>
      </w:r>
    </w:p>
  </w:comment>
  <w:comment w:id="277" w:author="Windows User" w:date="2015-11-21T13:00:00Z" w:initials="WU">
    <w:p w14:paraId="571F5793" w14:textId="01C52A10" w:rsidR="0020672C" w:rsidRDefault="0020672C">
      <w:pPr>
        <w:pStyle w:val="CommentText"/>
      </w:pPr>
      <w:r>
        <w:rPr>
          <w:rStyle w:val="CommentReference"/>
        </w:rPr>
        <w:annotationRef/>
      </w:r>
      <w:r>
        <w:t>Check, and 2 above.</w:t>
      </w:r>
    </w:p>
  </w:comment>
  <w:comment w:id="278" w:author="Brett Slote" w:date="2015-10-30T08:56:00Z" w:initials="BS">
    <w:p w14:paraId="43E0E253" w14:textId="77777777" w:rsidR="0020672C" w:rsidRDefault="0020672C">
      <w:pPr>
        <w:pStyle w:val="CommentText"/>
      </w:pPr>
      <w:r>
        <w:rPr>
          <w:rStyle w:val="CommentReference"/>
        </w:rPr>
        <w:annotationRef/>
      </w:r>
      <w:r>
        <w:t>Fred wants 'O' here, saying it matches the Coptic... but it isn't in the Coptic!</w:t>
      </w:r>
    </w:p>
  </w:comment>
  <w:comment w:id="279" w:author="Windows User" w:date="2015-11-21T13:00:00Z" w:initials="WU">
    <w:p w14:paraId="03EB6B07" w14:textId="2FFDD004" w:rsidR="0020672C" w:rsidRDefault="0020672C">
      <w:pPr>
        <w:pStyle w:val="CommentText"/>
      </w:pPr>
      <w:r>
        <w:rPr>
          <w:rStyle w:val="CommentReference"/>
        </w:rPr>
        <w:annotationRef/>
      </w:r>
      <w:r>
        <w:t>check</w:t>
      </w:r>
    </w:p>
  </w:comment>
  <w:comment w:id="280" w:author="Windows User" w:date="2015-11-21T13:00:00Z" w:initials="WU">
    <w:p w14:paraId="3721E8EB" w14:textId="071AE840" w:rsidR="0020672C" w:rsidRDefault="0020672C">
      <w:pPr>
        <w:pStyle w:val="CommentText"/>
      </w:pPr>
      <w:r>
        <w:rPr>
          <w:rStyle w:val="CommentReference"/>
        </w:rPr>
        <w:annotationRef/>
      </w:r>
      <w:r>
        <w:t>check</w:t>
      </w:r>
    </w:p>
  </w:comment>
  <w:comment w:id="281" w:author="Windows User" w:date="2015-11-21T13:01:00Z" w:initials="WU">
    <w:p w14:paraId="2E4C9CB1" w14:textId="1DA21660" w:rsidR="0020672C" w:rsidRDefault="0020672C">
      <w:pPr>
        <w:pStyle w:val="CommentText"/>
      </w:pPr>
      <w:r>
        <w:rPr>
          <w:rStyle w:val="CommentReference"/>
        </w:rPr>
        <w:annotationRef/>
      </w:r>
      <w:r>
        <w:t>check, find Copitic</w:t>
      </w:r>
    </w:p>
  </w:comment>
  <w:comment w:id="282" w:author="Windows User" w:date="2015-10-30T08:56:00Z" w:initials="BS">
    <w:p w14:paraId="25576ABD" w14:textId="77777777" w:rsidR="0020672C" w:rsidRDefault="0020672C" w:rsidP="00F977F1">
      <w:pPr>
        <w:pStyle w:val="CommentText"/>
      </w:pPr>
      <w:r>
        <w:rPr>
          <w:rStyle w:val="CommentReference"/>
        </w:rPr>
        <w:annotationRef/>
      </w:r>
      <w:r>
        <w:t>why do books not have a vs for the bishop???</w:t>
      </w:r>
    </w:p>
  </w:comment>
  <w:comment w:id="283" w:author="Windows User" w:date="2015-10-30T08:56:00Z" w:initials="BS">
    <w:p w14:paraId="25A68D4F" w14:textId="77777777" w:rsidR="0020672C" w:rsidRDefault="0020672C">
      <w:pPr>
        <w:pStyle w:val="CommentText"/>
      </w:pPr>
      <w:r>
        <w:rPr>
          <w:rStyle w:val="CommentReference"/>
        </w:rPr>
        <w:annotationRef/>
      </w:r>
      <w:r>
        <w:t>add</w:t>
      </w:r>
    </w:p>
  </w:comment>
  <w:comment w:id="286" w:author="Windows User" w:date="2015-10-30T08:56:00Z" w:initials="BS">
    <w:p w14:paraId="0187CF78" w14:textId="77777777" w:rsidR="0020672C" w:rsidRDefault="0020672C" w:rsidP="00F977F1">
      <w:pPr>
        <w:pStyle w:val="CommentText"/>
      </w:pPr>
      <w:r>
        <w:rPr>
          <w:rStyle w:val="CommentReference"/>
        </w:rPr>
        <w:annotationRef/>
      </w:r>
      <w:r>
        <w:t>the first two sections each have 7 verses. Maybe each section had seven verses and then became inflated? Keeping 7 vs in each section</w:t>
      </w:r>
    </w:p>
  </w:comment>
  <w:comment w:id="287" w:author="Windows User" w:date="2015-10-30T08:56:00Z" w:initials="BS">
    <w:p w14:paraId="522ED1CF" w14:textId="77777777" w:rsidR="0020672C" w:rsidRDefault="0020672C" w:rsidP="00F977F1">
      <w:pPr>
        <w:pStyle w:val="CommentText"/>
      </w:pPr>
      <w:r>
        <w:rPr>
          <w:rStyle w:val="CommentReference"/>
        </w:rPr>
        <w:annotationRef/>
      </w:r>
      <w:r>
        <w:t>Communion or commemoration?</w:t>
      </w:r>
    </w:p>
  </w:comment>
  <w:comment w:id="288" w:author="Windows User" w:date="2015-11-21T13:01:00Z" w:initials="WU">
    <w:p w14:paraId="6E411433" w14:textId="58ED5E83" w:rsidR="0020672C" w:rsidRDefault="0020672C">
      <w:pPr>
        <w:pStyle w:val="CommentText"/>
      </w:pPr>
      <w:r>
        <w:rPr>
          <w:rStyle w:val="CommentReference"/>
        </w:rPr>
        <w:annotationRef/>
      </w:r>
      <w:r>
        <w:t>Check, and 2 above</w:t>
      </w:r>
    </w:p>
  </w:comment>
  <w:comment w:id="289" w:author="Brett Slote" w:date="2015-10-30T08:56:00Z" w:initials="BS">
    <w:p w14:paraId="6933DA46" w14:textId="77777777" w:rsidR="0020672C" w:rsidRDefault="0020672C" w:rsidP="00F977F1">
      <w:pPr>
        <w:pStyle w:val="CommentText"/>
      </w:pPr>
      <w:r>
        <w:rPr>
          <w:rStyle w:val="CommentReference"/>
        </w:rPr>
        <w:annotationRef/>
      </w:r>
      <w:r>
        <w:t>Fred wants 'O' here, saying it matches the Coptic... but it isn't in the Coptic!</w:t>
      </w:r>
    </w:p>
  </w:comment>
  <w:comment w:id="290" w:author="Windows User" w:date="2015-11-21T13:02:00Z" w:initials="WU">
    <w:p w14:paraId="254FA4BA" w14:textId="76B4B56D" w:rsidR="0020672C" w:rsidRDefault="0020672C">
      <w:pPr>
        <w:pStyle w:val="CommentText"/>
      </w:pPr>
      <w:r>
        <w:rPr>
          <w:rStyle w:val="CommentReference"/>
        </w:rPr>
        <w:annotationRef/>
      </w:r>
      <w:r>
        <w:t>check</w:t>
      </w:r>
    </w:p>
  </w:comment>
  <w:comment w:id="291" w:author="Windows User" w:date="2015-10-30T08:56:00Z" w:initials="BS">
    <w:p w14:paraId="0549A033" w14:textId="77777777" w:rsidR="0020672C" w:rsidRDefault="0020672C" w:rsidP="00DE5308">
      <w:pPr>
        <w:pStyle w:val="CommentText"/>
      </w:pPr>
      <w:r>
        <w:rPr>
          <w:rStyle w:val="CommentReference"/>
        </w:rPr>
        <w:annotationRef/>
      </w:r>
      <w:r>
        <w:t>yeah, I made that up.... but it makes more sense than inserting them in the middle of the monks with more later monastic additions after them...</w:t>
      </w:r>
    </w:p>
  </w:comment>
  <w:comment w:id="292" w:author="Windows User" w:date="2015-11-21T13:02:00Z" w:initials="WU">
    <w:p w14:paraId="0DA11BC0" w14:textId="0590B3FD" w:rsidR="0020672C" w:rsidRDefault="0020672C">
      <w:pPr>
        <w:pStyle w:val="CommentText"/>
      </w:pPr>
      <w:r>
        <w:rPr>
          <w:rStyle w:val="CommentReference"/>
        </w:rPr>
        <w:annotationRef/>
      </w:r>
      <w:r>
        <w:t>check.  Add Coptic</w:t>
      </w:r>
    </w:p>
  </w:comment>
  <w:comment w:id="297" w:author="Windows User" w:date="2015-11-02T12:45:00Z" w:initials="BS">
    <w:p w14:paraId="74938629" w14:textId="77777777" w:rsidR="0020672C" w:rsidRDefault="0020672C">
      <w:pPr>
        <w:pStyle w:val="CommentText"/>
      </w:pPr>
      <w:r>
        <w:rPr>
          <w:rStyle w:val="CommentReference"/>
        </w:rPr>
        <w:annotationRef/>
      </w:r>
      <w:r>
        <w:t>Godhead or Divinity?</w:t>
      </w:r>
    </w:p>
  </w:comment>
  <w:comment w:id="298" w:author="Windows User" w:date="2015-10-30T08:56:00Z" w:initials="BS">
    <w:p w14:paraId="5A8ED797" w14:textId="77777777" w:rsidR="0020672C" w:rsidRDefault="0020672C">
      <w:pPr>
        <w:pStyle w:val="CommentText"/>
      </w:pPr>
      <w:r>
        <w:rPr>
          <w:rStyle w:val="CommentReference"/>
        </w:rPr>
        <w:annotationRef/>
      </w:r>
      <w:r>
        <w:t>I get why he picked to... for doesn't have the same connotation of filfillling the promise he made to us... but I still think for flows better.</w:t>
      </w:r>
    </w:p>
  </w:comment>
  <w:comment w:id="299" w:author="Windows User" w:date="2015-10-30T08:56:00Z" w:initials="BS">
    <w:p w14:paraId="36FC71D0" w14:textId="77777777" w:rsidR="0020672C" w:rsidRDefault="0020672C">
      <w:pPr>
        <w:pStyle w:val="CommentText"/>
      </w:pPr>
      <w:r>
        <w:rPr>
          <w:rStyle w:val="CommentReference"/>
        </w:rPr>
        <w:annotationRef/>
      </w:r>
      <w:r>
        <w:t>faithful or trusted? faithful sounds better as it is her action and not ours, as trusted.</w:t>
      </w:r>
    </w:p>
  </w:comment>
  <w:comment w:id="301" w:author="Windows User" w:date="2015-10-30T08:56:00Z" w:initials="BS">
    <w:p w14:paraId="0DA71926" w14:textId="77777777" w:rsidR="0020672C" w:rsidRDefault="0020672C">
      <w:pPr>
        <w:pStyle w:val="CommentText"/>
      </w:pPr>
      <w:r>
        <w:rPr>
          <w:rStyle w:val="CommentReference"/>
        </w:rPr>
        <w:annotationRef/>
      </w:r>
      <w:r>
        <w:t>bless or praise? inconsistent rendering of esmo</w:t>
      </w:r>
    </w:p>
  </w:comment>
  <w:comment w:id="318" w:author="Windows User" w:date="2015-10-30T08:56:00Z" w:initials="BS">
    <w:p w14:paraId="5E7C7F73" w14:textId="77777777" w:rsidR="0020672C" w:rsidRDefault="0020672C">
      <w:pPr>
        <w:pStyle w:val="CommentText"/>
      </w:pPr>
      <w:r>
        <w:rPr>
          <w:rStyle w:val="CommentReference"/>
        </w:rPr>
        <w:annotationRef/>
      </w:r>
      <w:r>
        <w:t>MT (KJV) and Ra lack. NETS has and so does Coptic.</w:t>
      </w:r>
    </w:p>
  </w:comment>
  <w:comment w:id="319" w:author="Windows User" w:date="2015-11-21T13:03:00Z" w:initials="WU">
    <w:p w14:paraId="6D16F4AD" w14:textId="6384F417" w:rsidR="0020672C" w:rsidRDefault="0020672C">
      <w:pPr>
        <w:pStyle w:val="CommentText"/>
      </w:pPr>
      <w:r>
        <w:rPr>
          <w:rStyle w:val="CommentReference"/>
        </w:rPr>
        <w:annotationRef/>
      </w:r>
      <w:r>
        <w:t>check</w:t>
      </w:r>
    </w:p>
  </w:comment>
  <w:comment w:id="320" w:author="Windows User" w:date="2015-11-21T13:03:00Z" w:initials="WU">
    <w:p w14:paraId="302AFACD" w14:textId="01C13B92" w:rsidR="0020672C" w:rsidRDefault="0020672C">
      <w:pPr>
        <w:pStyle w:val="CommentText"/>
      </w:pPr>
      <w:r>
        <w:rPr>
          <w:rStyle w:val="CommentReference"/>
        </w:rPr>
        <w:annotationRef/>
      </w:r>
      <w:r>
        <w:t>check</w:t>
      </w:r>
    </w:p>
  </w:comment>
  <w:comment w:id="321" w:author="Windows User" w:date="2015-11-21T13:04:00Z" w:initials="WU">
    <w:p w14:paraId="7E94FD74" w14:textId="1C1744DB" w:rsidR="0020672C" w:rsidRDefault="0020672C">
      <w:pPr>
        <w:pStyle w:val="CommentText"/>
      </w:pPr>
      <w:r>
        <w:rPr>
          <w:rStyle w:val="CommentReference"/>
        </w:rPr>
        <w:annotationRef/>
      </w:r>
      <w:r>
        <w:t>check</w:t>
      </w:r>
    </w:p>
  </w:comment>
  <w:comment w:id="322" w:author="Windows User" w:date="2015-10-30T08:56:00Z" w:initials="BS">
    <w:p w14:paraId="693244E7" w14:textId="77777777" w:rsidR="0020672C" w:rsidRDefault="0020672C">
      <w:pPr>
        <w:pStyle w:val="CommentText"/>
      </w:pPr>
      <w:r>
        <w:rPr>
          <w:rStyle w:val="CommentReference"/>
        </w:rPr>
        <w:annotationRef/>
      </w:r>
      <w:r>
        <w:t>this structure rather than just a list is probably a KJVism...</w:t>
      </w:r>
    </w:p>
  </w:comment>
  <w:comment w:id="323" w:author="Windows User" w:date="2015-10-30T08:56:00Z" w:initials="BS">
    <w:p w14:paraId="488A41DC" w14:textId="77777777" w:rsidR="0020672C" w:rsidRDefault="0020672C">
      <w:pPr>
        <w:pStyle w:val="CommentText"/>
      </w:pPr>
      <w:r>
        <w:rPr>
          <w:rStyle w:val="CommentReference"/>
        </w:rPr>
        <w:annotationRef/>
      </w:r>
      <w:r>
        <w:t>Coptic varies greatly from NETS</w:t>
      </w:r>
    </w:p>
  </w:comment>
  <w:comment w:id="329" w:author="Windows User" w:date="2015-10-30T08:56:00Z" w:initials="BS">
    <w:p w14:paraId="7B0D7CFE" w14:textId="77777777" w:rsidR="0020672C" w:rsidRDefault="0020672C">
      <w:pPr>
        <w:pStyle w:val="CommentText"/>
      </w:pPr>
      <w:r>
        <w:rPr>
          <w:rStyle w:val="CommentReference"/>
        </w:rPr>
        <w:annotationRef/>
      </w:r>
      <w:r>
        <w:t>NETS has dance... also drum &amp; harp...</w:t>
      </w:r>
    </w:p>
  </w:comment>
  <w:comment w:id="330" w:author="Windows User" w:date="2015-10-30T08:56:00Z" w:initials="BS">
    <w:p w14:paraId="4F8127F0" w14:textId="77777777" w:rsidR="0020672C" w:rsidRDefault="0020672C">
      <w:pPr>
        <w:pStyle w:val="CommentText"/>
      </w:pPr>
      <w:r>
        <w:rPr>
          <w:rStyle w:val="CommentReference"/>
        </w:rPr>
        <w:annotationRef/>
      </w:r>
      <w:r>
        <w:t>NETS and LA have boast in glory...</w:t>
      </w:r>
    </w:p>
  </w:comment>
  <w:comment w:id="331" w:author="Windows User" w:date="2015-10-30T08:56:00Z" w:initials="BS">
    <w:p w14:paraId="28E61235" w14:textId="77777777" w:rsidR="0020672C" w:rsidRDefault="0020672C">
      <w:pPr>
        <w:pStyle w:val="CommentText"/>
      </w:pPr>
      <w:r>
        <w:rPr>
          <w:rStyle w:val="CommentReference"/>
        </w:rPr>
        <w:annotationRef/>
      </w:r>
      <w:r>
        <w:t>NETS has rejoice. Coptis looks to me like glorify... Sing aloud? Rejoice?</w:t>
      </w:r>
    </w:p>
  </w:comment>
  <w:comment w:id="332" w:author="Windows User" w:date="2015-10-30T08:56:00Z" w:initials="BS">
    <w:p w14:paraId="1D5543F0" w14:textId="77777777" w:rsidR="0020672C" w:rsidRDefault="0020672C">
      <w:pPr>
        <w:pStyle w:val="CommentText"/>
      </w:pPr>
      <w:r>
        <w:rPr>
          <w:rStyle w:val="CommentReference"/>
        </w:rPr>
        <w:annotationRef/>
      </w:r>
      <w:r>
        <w:t>NETS has throats too. I'm leaving mouths. Throats is too literal. Not how we say it in English...</w:t>
      </w:r>
    </w:p>
  </w:comment>
  <w:comment w:id="333" w:author="Windows User" w:date="2015-10-30T08:56:00Z" w:initials="BS">
    <w:p w14:paraId="6B1C0901" w14:textId="77777777" w:rsidR="0020672C" w:rsidRDefault="0020672C">
      <w:pPr>
        <w:pStyle w:val="CommentText"/>
      </w:pPr>
      <w:r>
        <w:rPr>
          <w:rStyle w:val="CommentReference"/>
        </w:rPr>
        <w:annotationRef/>
      </w:r>
      <w:r>
        <w:t>NETS has rebukes. punishments?</w:t>
      </w:r>
    </w:p>
  </w:comment>
  <w:comment w:id="339" w:author="Windows User" w:date="2015-10-30T08:56:00Z" w:initials="BS">
    <w:p w14:paraId="2D925BC2" w14:textId="77777777" w:rsidR="0020672C" w:rsidRDefault="0020672C">
      <w:pPr>
        <w:pStyle w:val="CommentText"/>
      </w:pPr>
      <w:r>
        <w:rPr>
          <w:rStyle w:val="CommentReference"/>
        </w:rPr>
        <w:annotationRef/>
      </w:r>
      <w:r>
        <w:t>psaltry? or lyre?</w:t>
      </w:r>
    </w:p>
  </w:comment>
  <w:comment w:id="340" w:author="Windows User" w:date="2015-10-30T08:56:00Z" w:initials="BS">
    <w:p w14:paraId="62D6E6A2" w14:textId="77777777" w:rsidR="0020672C" w:rsidRDefault="0020672C">
      <w:pPr>
        <w:pStyle w:val="CommentText"/>
      </w:pPr>
      <w:r>
        <w:rPr>
          <w:rStyle w:val="CommentReference"/>
        </w:rPr>
        <w:annotationRef/>
      </w:r>
      <w:r>
        <w:t>NETS has drum and dance.</w:t>
      </w:r>
    </w:p>
  </w:comment>
  <w:comment w:id="351" w:author="Windows User" w:date="2015-11-21T13:04:00Z" w:initials="WU">
    <w:p w14:paraId="43B95056" w14:textId="739F9DEF" w:rsidR="0020672C" w:rsidRDefault="0020672C">
      <w:pPr>
        <w:pStyle w:val="CommentText"/>
      </w:pPr>
      <w:r>
        <w:rPr>
          <w:rStyle w:val="CommentReference"/>
        </w:rPr>
        <w:annotationRef/>
      </w:r>
      <w:r>
        <w:t>check</w:t>
      </w:r>
    </w:p>
  </w:comment>
  <w:comment w:id="352" w:author="Windows User" w:date="2015-11-21T13:04:00Z" w:initials="WU">
    <w:p w14:paraId="4D7ACFD6" w14:textId="1714861D" w:rsidR="0020672C" w:rsidRDefault="0020672C">
      <w:pPr>
        <w:pStyle w:val="CommentText"/>
      </w:pPr>
      <w:r>
        <w:rPr>
          <w:rStyle w:val="CommentReference"/>
        </w:rPr>
        <w:annotationRef/>
      </w:r>
      <w:r>
        <w:t>check</w:t>
      </w:r>
    </w:p>
  </w:comment>
  <w:comment w:id="353" w:author="Windows User" w:date="2015-10-30T08:56:00Z" w:initials="BS">
    <w:p w14:paraId="695AC7CA" w14:textId="77777777" w:rsidR="0020672C" w:rsidRDefault="0020672C">
      <w:pPr>
        <w:pStyle w:val="CommentText"/>
      </w:pPr>
      <w:r>
        <w:rPr>
          <w:rStyle w:val="CommentReference"/>
        </w:rPr>
        <w:annotationRef/>
      </w:r>
      <w:r>
        <w:t>tense? praise or will praise?</w:t>
      </w:r>
    </w:p>
  </w:comment>
  <w:comment w:id="354" w:author="Windows User" w:date="2015-10-30T08:56:00Z" w:initials="BS">
    <w:p w14:paraId="5AAF82A6" w14:textId="77777777" w:rsidR="0020672C" w:rsidRDefault="0020672C">
      <w:pPr>
        <w:pStyle w:val="CommentText"/>
      </w:pPr>
      <w:r>
        <w:rPr>
          <w:rStyle w:val="CommentReference"/>
        </w:rPr>
        <w:annotationRef/>
      </w:r>
      <w:r>
        <w:t>earth? land? creation?</w:t>
      </w:r>
    </w:p>
  </w:comment>
  <w:comment w:id="355" w:author="Windows User" w:date="2015-11-21T13:05:00Z" w:initials="WU">
    <w:p w14:paraId="0969C40E" w14:textId="58443D94" w:rsidR="0020672C" w:rsidRDefault="0020672C">
      <w:pPr>
        <w:pStyle w:val="CommentText"/>
      </w:pPr>
      <w:r>
        <w:rPr>
          <w:rStyle w:val="CommentReference"/>
        </w:rPr>
        <w:annotationRef/>
      </w:r>
      <w:r>
        <w:t>check</w:t>
      </w:r>
    </w:p>
  </w:comment>
  <w:comment w:id="356" w:author="Windows User" w:date="2015-10-30T08:56:00Z" w:initials="BS">
    <w:p w14:paraId="1A33F439" w14:textId="77777777" w:rsidR="0020672C" w:rsidRDefault="0020672C">
      <w:pPr>
        <w:pStyle w:val="CommentText"/>
      </w:pPr>
      <w:r>
        <w:rPr>
          <w:rStyle w:val="CommentReference"/>
        </w:rPr>
        <w:annotationRef/>
      </w:r>
      <w:r>
        <w:t>make haste is a little archaic. But hurry is way too colloquial. Quicken doesn't sound right.</w:t>
      </w:r>
    </w:p>
  </w:comment>
  <w:comment w:id="357" w:author="Windows User" w:date="2015-10-30T08:56:00Z" w:initials="BS">
    <w:p w14:paraId="562CE0FC" w14:textId="77777777" w:rsidR="0020672C" w:rsidRDefault="0020672C">
      <w:pPr>
        <w:pStyle w:val="CommentText"/>
      </w:pPr>
      <w:r>
        <w:rPr>
          <w:rStyle w:val="CommentReference"/>
        </w:rPr>
        <w:annotationRef/>
      </w:r>
      <w:r>
        <w:t>should either be diverse here or different elsewhere</w:t>
      </w:r>
    </w:p>
  </w:comment>
  <w:comment w:id="358" w:author="Windows User" w:date="2015-10-30T08:56:00Z" w:initials="BS">
    <w:p w14:paraId="12BFF8D2" w14:textId="77777777" w:rsidR="0020672C" w:rsidRDefault="0020672C">
      <w:pPr>
        <w:pStyle w:val="CommentText"/>
      </w:pPr>
      <w:r>
        <w:rPr>
          <w:rStyle w:val="CommentReference"/>
        </w:rPr>
        <w:annotationRef/>
      </w:r>
      <w:r>
        <w:t>truth or righteousness? Or justice?</w:t>
      </w:r>
    </w:p>
  </w:comment>
  <w:comment w:id="359" w:author="Windows User" w:date="2015-10-30T08:56:00Z" w:initials="BS">
    <w:p w14:paraId="69B93886" w14:textId="77777777" w:rsidR="0020672C" w:rsidRDefault="0020672C">
      <w:pPr>
        <w:pStyle w:val="CommentText"/>
      </w:pPr>
      <w:r>
        <w:rPr>
          <w:rStyle w:val="CommentReference"/>
        </w:rPr>
        <w:annotationRef/>
      </w:r>
      <w:r>
        <w:t>patience or longsuffering?</w:t>
      </w:r>
    </w:p>
  </w:comment>
  <w:comment w:id="360" w:author="Windows User" w:date="2015-10-30T08:56:00Z" w:initials="BS">
    <w:p w14:paraId="01BA5B47" w14:textId="77777777" w:rsidR="0020672C" w:rsidRDefault="0020672C">
      <w:pPr>
        <w:pStyle w:val="CommentText"/>
      </w:pPr>
      <w:r>
        <w:rPr>
          <w:rStyle w:val="CommentReference"/>
        </w:rPr>
        <w:annotationRef/>
      </w:r>
      <w:r>
        <w:t>just "at the first watch"?</w:t>
      </w:r>
    </w:p>
  </w:comment>
  <w:comment w:id="361" w:author="Windows User" w:date="2015-10-30T08:56:00Z" w:initials="BS">
    <w:p w14:paraId="654C6A2A" w14:textId="77777777" w:rsidR="0020672C" w:rsidRDefault="0020672C">
      <w:pPr>
        <w:pStyle w:val="CommentText"/>
      </w:pPr>
      <w:r>
        <w:rPr>
          <w:rStyle w:val="CommentReference"/>
        </w:rPr>
        <w:annotationRef/>
      </w:r>
      <w:r>
        <w:t>sweet, or easy?</w:t>
      </w:r>
    </w:p>
  </w:comment>
  <w:comment w:id="362" w:author="Windows User" w:date="2015-10-30T08:56:00Z" w:initials="BS">
    <w:p w14:paraId="3F91B004" w14:textId="77777777" w:rsidR="0020672C" w:rsidRDefault="0020672C">
      <w:pPr>
        <w:pStyle w:val="CommentText"/>
      </w:pPr>
      <w:r>
        <w:rPr>
          <w:rStyle w:val="CommentReference"/>
        </w:rPr>
        <w:annotationRef/>
      </w:r>
      <w:r>
        <w:t>less accurate than beloved, but sounds a lot better..</w:t>
      </w:r>
    </w:p>
  </w:comment>
  <w:comment w:id="363" w:author="Windows User" w:date="2015-10-30T08:56:00Z" w:initials="BS">
    <w:p w14:paraId="531A635E" w14:textId="77777777" w:rsidR="0020672C" w:rsidRDefault="0020672C">
      <w:pPr>
        <w:pStyle w:val="CommentText"/>
      </w:pPr>
      <w:r>
        <w:rPr>
          <w:rStyle w:val="CommentReference"/>
        </w:rPr>
        <w:annotationRef/>
      </w:r>
      <w:r>
        <w:t>sound better if omit of?</w:t>
      </w:r>
    </w:p>
  </w:comment>
  <w:comment w:id="364" w:author="Windows User" w:date="2015-10-30T08:56:00Z" w:initials="BS">
    <w:p w14:paraId="3662E5CA" w14:textId="77777777" w:rsidR="0020672C" w:rsidRDefault="0020672C">
      <w:pPr>
        <w:pStyle w:val="CommentText"/>
      </w:pPr>
      <w:r>
        <w:rPr>
          <w:rStyle w:val="CommentReference"/>
        </w:rPr>
        <w:annotationRef/>
      </w:r>
      <w:r>
        <w:t>truth, or righteousness?</w:t>
      </w:r>
    </w:p>
  </w:comment>
  <w:comment w:id="365" w:author="Windows User" w:date="2015-10-30T08:56:00Z" w:initials="BS">
    <w:p w14:paraId="0B164BA8" w14:textId="77777777" w:rsidR="0020672C" w:rsidRDefault="0020672C">
      <w:pPr>
        <w:pStyle w:val="CommentText"/>
      </w:pPr>
      <w:r>
        <w:rPr>
          <w:rStyle w:val="CommentReference"/>
        </w:rPr>
        <w:annotationRef/>
      </w:r>
      <w:r>
        <w:t>true, or perfecvt?</w:t>
      </w:r>
    </w:p>
  </w:comment>
  <w:comment w:id="366" w:author="Windows User" w:date="2015-10-30T08:56:00Z" w:initials="BS">
    <w:p w14:paraId="71611444" w14:textId="77777777" w:rsidR="0020672C" w:rsidRDefault="0020672C">
      <w:pPr>
        <w:pStyle w:val="CommentText"/>
      </w:pPr>
      <w:r>
        <w:rPr>
          <w:rStyle w:val="CommentReference"/>
        </w:rPr>
        <w:annotationRef/>
      </w:r>
      <w:r>
        <w:t>and?</w:t>
      </w:r>
    </w:p>
  </w:comment>
  <w:comment w:id="367" w:author="Windows User" w:date="2015-10-30T08:56:00Z" w:initials="BS">
    <w:p w14:paraId="3453634C" w14:textId="77777777" w:rsidR="0020672C" w:rsidRDefault="0020672C">
      <w:pPr>
        <w:pStyle w:val="CommentText"/>
      </w:pPr>
      <w:r>
        <w:rPr>
          <w:rStyle w:val="CommentReference"/>
        </w:rPr>
        <w:annotationRef/>
      </w:r>
      <w:r>
        <w:t>gather is in first line in Coptic, but tune flows better here..</w:t>
      </w:r>
    </w:p>
  </w:comment>
  <w:comment w:id="368" w:author="Windows User" w:date="2015-10-30T08:56:00Z" w:initials="BS">
    <w:p w14:paraId="7E153857" w14:textId="77777777" w:rsidR="0020672C" w:rsidRDefault="0020672C">
      <w:pPr>
        <w:pStyle w:val="CommentText"/>
      </w:pPr>
      <w:r>
        <w:rPr>
          <w:rStyle w:val="CommentReference"/>
        </w:rPr>
        <w:annotationRef/>
      </w:r>
      <w:r>
        <w:t>will?</w:t>
      </w:r>
    </w:p>
  </w:comment>
  <w:comment w:id="369" w:author="Windows User" w:date="2015-10-30T08:56:00Z" w:initials="BS">
    <w:p w14:paraId="0F1F6ABA" w14:textId="77777777" w:rsidR="0020672C" w:rsidRDefault="0020672C">
      <w:pPr>
        <w:pStyle w:val="CommentText"/>
      </w:pPr>
      <w:r>
        <w:rPr>
          <w:rStyle w:val="CommentReference"/>
        </w:rPr>
        <w:annotationRef/>
      </w:r>
      <w:r>
        <w:t>save? keep? deliver?</w:t>
      </w:r>
    </w:p>
  </w:comment>
  <w:comment w:id="370" w:author="Windows User" w:date="2015-10-30T08:56:00Z" w:initials="BS">
    <w:p w14:paraId="434E24A2" w14:textId="77777777" w:rsidR="0020672C" w:rsidRDefault="0020672C">
      <w:pPr>
        <w:pStyle w:val="CommentText"/>
      </w:pPr>
      <w:r>
        <w:rPr>
          <w:rStyle w:val="CommentReference"/>
        </w:rPr>
        <w:annotationRef/>
      </w:r>
      <w:r>
        <w:t>need a convention for making "ak ee". {}? bold?</w:t>
      </w:r>
    </w:p>
  </w:comment>
  <w:comment w:id="371" w:author="Windows User" w:date="2015-10-30T08:56:00Z" w:initials="BS">
    <w:p w14:paraId="27E02422" w14:textId="77777777" w:rsidR="0020672C" w:rsidRDefault="0020672C">
      <w:pPr>
        <w:pStyle w:val="CommentText"/>
      </w:pPr>
      <w:r>
        <w:rPr>
          <w:rStyle w:val="CommentReference"/>
        </w:rPr>
        <w:annotationRef/>
      </w:r>
      <w:r>
        <w:t>I like it better with "be" in... thoughts?</w:t>
      </w:r>
    </w:p>
  </w:comment>
  <w:comment w:id="381" w:author="Windows User" w:date="2015-11-02T12:45:00Z" w:initials="BS">
    <w:p w14:paraId="5CD6F88D" w14:textId="77777777" w:rsidR="0020672C" w:rsidRDefault="0020672C">
      <w:pPr>
        <w:pStyle w:val="CommentText"/>
      </w:pPr>
      <w:r>
        <w:rPr>
          <w:rStyle w:val="CommentReference"/>
        </w:rPr>
        <w:annotationRef/>
      </w:r>
      <w:r>
        <w:t>this splitting of the verses doesn't follow the Coptic... does it really flow much better, or is it just that I'm more used to it?</w:t>
      </w:r>
    </w:p>
  </w:comment>
  <w:comment w:id="382" w:author="Windows User" w:date="2015-10-30T08:56:00Z" w:initials="BS">
    <w:p w14:paraId="3E0A2F03" w14:textId="77777777" w:rsidR="0020672C" w:rsidRDefault="0020672C">
      <w:pPr>
        <w:pStyle w:val="CommentText"/>
      </w:pPr>
      <w:r>
        <w:rPr>
          <w:rStyle w:val="CommentReference"/>
        </w:rPr>
        <w:annotationRef/>
      </w:r>
      <w:r>
        <w:t>does coptic bear out? Feels much more right to me.</w:t>
      </w:r>
    </w:p>
  </w:comment>
  <w:comment w:id="383" w:author="Windows User" w:date="2015-10-30T08:56:00Z" w:initials="BS">
    <w:p w14:paraId="27BA4E3F" w14:textId="77777777" w:rsidR="0020672C" w:rsidRDefault="0020672C">
      <w:pPr>
        <w:pStyle w:val="CommentText"/>
      </w:pPr>
      <w:r>
        <w:rPr>
          <w:rStyle w:val="CommentReference"/>
        </w:rPr>
        <w:annotationRef/>
      </w:r>
      <w:r>
        <w:t>tense?</w:t>
      </w:r>
    </w:p>
  </w:comment>
  <w:comment w:id="384" w:author="Windows User" w:date="2015-10-30T08:56:00Z" w:initials="BS">
    <w:p w14:paraId="31589DA8" w14:textId="77777777" w:rsidR="0020672C" w:rsidRDefault="0020672C">
      <w:pPr>
        <w:pStyle w:val="CommentText"/>
      </w:pPr>
      <w:r>
        <w:rPr>
          <w:rStyle w:val="CommentReference"/>
        </w:rPr>
        <w:annotationRef/>
      </w:r>
      <w:r>
        <w:t>exalt or magnify?</w:t>
      </w:r>
    </w:p>
  </w:comment>
  <w:comment w:id="385" w:author="Windows User" w:date="2015-10-30T08:56:00Z" w:initials="BS">
    <w:p w14:paraId="2FA4F68C" w14:textId="77777777" w:rsidR="0020672C" w:rsidRDefault="0020672C">
      <w:pPr>
        <w:pStyle w:val="CommentText"/>
      </w:pPr>
      <w:r>
        <w:rPr>
          <w:rStyle w:val="CommentReference"/>
        </w:rPr>
        <w:annotationRef/>
      </w:r>
      <w:r>
        <w:t>or iwn?</w:t>
      </w:r>
    </w:p>
  </w:comment>
  <w:comment w:id="389" w:author="Windows User" w:date="2015-10-30T08:56:00Z" w:initials="BS">
    <w:p w14:paraId="66931B65" w14:textId="77777777" w:rsidR="0020672C" w:rsidRDefault="0020672C">
      <w:pPr>
        <w:pStyle w:val="CommentText"/>
      </w:pPr>
      <w:r>
        <w:rPr>
          <w:rStyle w:val="CommentReference"/>
        </w:rPr>
        <w:annotationRef/>
      </w:r>
      <w:r>
        <w:t>does type capture "it foretold the sign" in more contemporary language than "a figure"</w:t>
      </w:r>
    </w:p>
  </w:comment>
  <w:comment w:id="390" w:author="Windows User" w:date="2015-10-30T08:56:00Z" w:initials="BS">
    <w:p w14:paraId="348ED6EC" w14:textId="77777777" w:rsidR="0020672C" w:rsidRDefault="0020672C">
      <w:pPr>
        <w:pStyle w:val="CommentText"/>
      </w:pPr>
      <w:r>
        <w:rPr>
          <w:rStyle w:val="CommentReference"/>
        </w:rPr>
        <w:annotationRef/>
      </w:r>
      <w:r>
        <w:t>correct that no mention of nature?</w:t>
      </w:r>
    </w:p>
  </w:comment>
  <w:comment w:id="391" w:author="Windows User" w:date="2015-10-30T08:56:00Z" w:initials="BS">
    <w:p w14:paraId="66D7DE6B" w14:textId="77777777" w:rsidR="0020672C" w:rsidRDefault="0020672C">
      <w:pPr>
        <w:pStyle w:val="CommentText"/>
      </w:pPr>
      <w:r>
        <w:rPr>
          <w:rStyle w:val="CommentReference"/>
        </w:rPr>
        <w:annotationRef/>
      </w:r>
      <w:r>
        <w:t>holy or pure? divinity or godhead?</w:t>
      </w:r>
    </w:p>
  </w:comment>
  <w:comment w:id="392" w:author="Windows User" w:date="2015-10-30T08:56:00Z" w:initials="BS">
    <w:p w14:paraId="027CA20A" w14:textId="77777777" w:rsidR="0020672C" w:rsidRDefault="0020672C">
      <w:pPr>
        <w:pStyle w:val="CommentText"/>
      </w:pPr>
      <w:r>
        <w:rPr>
          <w:rStyle w:val="CommentReference"/>
        </w:rPr>
        <w:annotationRef/>
      </w:r>
      <w:r>
        <w:t>born or begotten? begotten without seeed or without mixture of substance?</w:t>
      </w:r>
    </w:p>
  </w:comment>
  <w:comment w:id="393" w:author="Windows User" w:date="2015-10-30T08:56:00Z" w:initials="BS">
    <w:p w14:paraId="02611415" w14:textId="77777777" w:rsidR="0020672C" w:rsidRDefault="0020672C">
      <w:pPr>
        <w:pStyle w:val="CommentText"/>
      </w:pPr>
      <w:r>
        <w:rPr>
          <w:rStyle w:val="CommentReference"/>
        </w:rPr>
        <w:annotationRef/>
      </w:r>
      <w:r>
        <w:t>coessential or consubstantial?</w:t>
      </w:r>
    </w:p>
  </w:comment>
  <w:comment w:id="394" w:author="Windows User" w:date="2015-10-30T08:56:00Z" w:initials="BS">
    <w:p w14:paraId="614C10D1" w14:textId="77777777" w:rsidR="0020672C" w:rsidRDefault="0020672C">
      <w:pPr>
        <w:pStyle w:val="CommentText"/>
      </w:pPr>
      <w:r>
        <w:rPr>
          <w:rStyle w:val="CommentReference"/>
        </w:rPr>
        <w:annotationRef/>
      </w:r>
      <w:r>
        <w:t>made one or joined?</w:t>
      </w:r>
    </w:p>
  </w:comment>
  <w:comment w:id="395" w:author="Windows User" w:date="2015-10-30T08:56:00Z" w:initials="BS">
    <w:p w14:paraId="3E2E12B0" w14:textId="77777777" w:rsidR="0020672C" w:rsidRDefault="0020672C">
      <w:pPr>
        <w:pStyle w:val="CommentText"/>
      </w:pPr>
      <w:r>
        <w:rPr>
          <w:rStyle w:val="CommentReference"/>
        </w:rPr>
        <w:annotationRef/>
      </w:r>
      <w:r>
        <w:t>does this rephrasing capture it ok?</w:t>
      </w:r>
    </w:p>
  </w:comment>
  <w:comment w:id="396" w:author="Windows User" w:date="2015-10-30T08:56:00Z" w:initials="BS">
    <w:p w14:paraId="088FCA4D" w14:textId="77777777" w:rsidR="0020672C" w:rsidRDefault="0020672C">
      <w:pPr>
        <w:pStyle w:val="CommentText"/>
      </w:pPr>
      <w:r>
        <w:rPr>
          <w:rStyle w:val="CommentReference"/>
        </w:rPr>
        <w:annotationRef/>
      </w:r>
      <w:r>
        <w:t>something clearer than putplue?</w:t>
      </w:r>
    </w:p>
  </w:comment>
  <w:comment w:id="397" w:author="Windows User" w:date="2015-10-30T08:56:00Z" w:initials="BS">
    <w:p w14:paraId="0F508FB7" w14:textId="77777777" w:rsidR="0020672C" w:rsidRDefault="0020672C">
      <w:pPr>
        <w:pStyle w:val="CommentText"/>
      </w:pPr>
      <w:r>
        <w:rPr>
          <w:rStyle w:val="CommentReference"/>
        </w:rPr>
        <w:annotationRef/>
      </w:r>
      <w:r>
        <w:t>woven or fine?</w:t>
      </w:r>
    </w:p>
  </w:comment>
  <w:comment w:id="398" w:author="Windows User" w:date="2015-10-30T08:56:00Z" w:initials="BS">
    <w:p w14:paraId="20A62B9C" w14:textId="77777777" w:rsidR="0020672C" w:rsidRDefault="0020672C">
      <w:pPr>
        <w:pStyle w:val="CommentText"/>
      </w:pPr>
      <w:r>
        <w:rPr>
          <w:rStyle w:val="CommentReference"/>
        </w:rPr>
        <w:annotationRef/>
      </w:r>
      <w:r>
        <w:t>palin</w:t>
      </w:r>
    </w:p>
  </w:comment>
  <w:comment w:id="399" w:author="Windows User" w:date="2015-10-30T08:56:00Z" w:initials="BS">
    <w:p w14:paraId="21E3C821" w14:textId="77777777" w:rsidR="0020672C" w:rsidRDefault="0020672C">
      <w:pPr>
        <w:pStyle w:val="CommentText"/>
      </w:pPr>
      <w:r>
        <w:rPr>
          <w:rStyle w:val="CommentReference"/>
        </w:rPr>
        <w:annotationRef/>
      </w:r>
      <w:r>
        <w:t>exalt or magnify?</w:t>
      </w:r>
    </w:p>
  </w:comment>
  <w:comment w:id="400" w:author="Windows User" w:date="2015-10-30T08:56:00Z" w:initials="BS">
    <w:p w14:paraId="3A816644" w14:textId="77777777" w:rsidR="0020672C" w:rsidRDefault="0020672C">
      <w:pPr>
        <w:pStyle w:val="CommentText"/>
      </w:pPr>
      <w:r>
        <w:rPr>
          <w:rStyle w:val="CommentReference"/>
        </w:rPr>
        <w:annotationRef/>
      </w:r>
      <w:r>
        <w:t>or iwn?</w:t>
      </w:r>
    </w:p>
  </w:comment>
  <w:comment w:id="404" w:author="Windows User" w:date="2015-10-30T08:56:00Z" w:initials="BS">
    <w:p w14:paraId="113D1519" w14:textId="77777777" w:rsidR="0020672C" w:rsidRDefault="0020672C">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405" w:author="Windows User" w:date="2015-10-30T08:56:00Z" w:initials="BS">
    <w:p w14:paraId="6F5F241D" w14:textId="77777777" w:rsidR="0020672C" w:rsidRDefault="0020672C">
      <w:pPr>
        <w:pStyle w:val="CommentText"/>
      </w:pPr>
      <w:r>
        <w:rPr>
          <w:rStyle w:val="CommentReference"/>
        </w:rPr>
        <w:annotationRef/>
      </w:r>
      <w:r>
        <w:t>forged or beaten?</w:t>
      </w:r>
    </w:p>
  </w:comment>
  <w:comment w:id="406" w:author="Windows User" w:date="2015-10-30T08:56:00Z" w:initials="BS">
    <w:p w14:paraId="2FF96A0B" w14:textId="77777777" w:rsidR="0020672C" w:rsidRDefault="0020672C">
      <w:pPr>
        <w:pStyle w:val="CommentText"/>
      </w:pPr>
      <w:r>
        <w:rPr>
          <w:rStyle w:val="CommentReference"/>
        </w:rPr>
        <w:annotationRef/>
      </w:r>
      <w:r>
        <w:t>omit? always and move up mercy seat?</w:t>
      </w:r>
    </w:p>
  </w:comment>
  <w:comment w:id="407" w:author="Windows User" w:date="2015-10-30T08:56:00Z" w:initials="BS">
    <w:p w14:paraId="0E65E511" w14:textId="77777777" w:rsidR="0020672C" w:rsidRDefault="0020672C">
      <w:pPr>
        <w:pStyle w:val="CommentText"/>
      </w:pPr>
      <w:r>
        <w:rPr>
          <w:rStyle w:val="CommentReference"/>
        </w:rPr>
        <w:annotationRef/>
      </w:r>
      <w:r>
        <w:t>tense? past makes a lot more sense</w:t>
      </w:r>
    </w:p>
  </w:comment>
  <w:comment w:id="408" w:author="Windows User" w:date="2015-10-30T08:56:00Z" w:initials="BS">
    <w:p w14:paraId="76117212" w14:textId="77777777" w:rsidR="0020672C" w:rsidRDefault="0020672C">
      <w:pPr>
        <w:pStyle w:val="CommentText"/>
      </w:pPr>
      <w:r>
        <w:rPr>
          <w:rStyle w:val="CommentReference"/>
        </w:rPr>
        <w:annotationRef/>
      </w:r>
      <w:r>
        <w:t>why does Abouna omit sin?</w:t>
      </w:r>
    </w:p>
  </w:comment>
  <w:comment w:id="409" w:author="Windows User" w:date="2015-10-30T08:56:00Z" w:initials="BS">
    <w:p w14:paraId="165225E3" w14:textId="77777777" w:rsidR="0020672C" w:rsidRDefault="0020672C">
      <w:pPr>
        <w:pStyle w:val="CommentText"/>
      </w:pPr>
      <w:r>
        <w:rPr>
          <w:rStyle w:val="CommentReference"/>
        </w:rPr>
        <w:annotationRef/>
      </w:r>
      <w:r>
        <w:t>exalt or magnify?</w:t>
      </w:r>
    </w:p>
  </w:comment>
  <w:comment w:id="410" w:author="Windows User" w:date="2015-10-30T08:56:00Z" w:initials="BS">
    <w:p w14:paraId="688426FE" w14:textId="77777777" w:rsidR="0020672C" w:rsidRDefault="0020672C">
      <w:pPr>
        <w:pStyle w:val="CommentText"/>
      </w:pPr>
      <w:r>
        <w:rPr>
          <w:rStyle w:val="CommentReference"/>
        </w:rPr>
        <w:annotationRef/>
      </w:r>
      <w:r>
        <w:t>or iwn?</w:t>
      </w:r>
    </w:p>
  </w:comment>
  <w:comment w:id="414" w:author="Windows User" w:date="2015-10-30T08:56:00Z" w:initials="BS">
    <w:p w14:paraId="30D8BA96" w14:textId="77777777" w:rsidR="0020672C" w:rsidRDefault="0020672C">
      <w:pPr>
        <w:pStyle w:val="CommentText"/>
      </w:pPr>
      <w:r>
        <w:rPr>
          <w:rStyle w:val="CommentReference"/>
        </w:rPr>
        <w:annotationRef/>
      </w:r>
      <w:r>
        <w:t>That your name be called... sounds like an expression that should just be that you be called in english. Thoughts?</w:t>
      </w:r>
    </w:p>
  </w:comment>
  <w:comment w:id="415" w:author="Windows User" w:date="2015-10-30T08:56:00Z" w:initials="BS">
    <w:p w14:paraId="057ADDF1" w14:textId="77777777" w:rsidR="0020672C" w:rsidRDefault="0020672C">
      <w:pPr>
        <w:pStyle w:val="CommentText"/>
      </w:pPr>
      <w:r>
        <w:rPr>
          <w:rStyle w:val="CommentReference"/>
        </w:rPr>
        <w:annotationRef/>
      </w:r>
      <w:r>
        <w:t>for isn't accurate... but sounds better</w:t>
      </w:r>
    </w:p>
  </w:comment>
  <w:comment w:id="416" w:author="Windows User" w:date="2015-10-30T08:56:00Z" w:initials="BS">
    <w:p w14:paraId="55A12B09" w14:textId="77777777" w:rsidR="0020672C" w:rsidRDefault="0020672C">
      <w:pPr>
        <w:pStyle w:val="CommentText"/>
      </w:pPr>
      <w:r>
        <w:rPr>
          <w:rStyle w:val="CommentReference"/>
        </w:rPr>
        <w:annotationRef/>
      </w:r>
      <w:r>
        <w:t>exalt or magnify?</w:t>
      </w:r>
    </w:p>
  </w:comment>
  <w:comment w:id="417" w:author="Windows User" w:date="2015-10-30T08:56:00Z" w:initials="BS">
    <w:p w14:paraId="22FCD2DC" w14:textId="77777777" w:rsidR="0020672C" w:rsidRDefault="0020672C">
      <w:pPr>
        <w:pStyle w:val="CommentText"/>
      </w:pPr>
      <w:r>
        <w:rPr>
          <w:rStyle w:val="CommentReference"/>
        </w:rPr>
        <w:annotationRef/>
      </w:r>
      <w:r>
        <w:t>or iwn?</w:t>
      </w:r>
    </w:p>
  </w:comment>
  <w:comment w:id="421" w:author="Windows User" w:date="2015-10-30T08:56:00Z" w:initials="BS">
    <w:p w14:paraId="58320C8D" w14:textId="77777777" w:rsidR="0020672C" w:rsidRDefault="0020672C">
      <w:pPr>
        <w:pStyle w:val="CommentText"/>
      </w:pPr>
      <w:r>
        <w:rPr>
          <w:rStyle w:val="CommentReference"/>
        </w:rPr>
        <w:annotationRef/>
      </w:r>
      <w:r>
        <w:t>perpetual lamp?</w:t>
      </w:r>
    </w:p>
  </w:comment>
  <w:comment w:id="422" w:author="Windows User" w:date="2015-10-30T08:56:00Z" w:initials="BS">
    <w:p w14:paraId="131853C5" w14:textId="77777777" w:rsidR="0020672C" w:rsidRDefault="0020672C">
      <w:pPr>
        <w:pStyle w:val="CommentText"/>
      </w:pPr>
      <w:r>
        <w:rPr>
          <w:rStyle w:val="CommentReference"/>
        </w:rPr>
        <w:annotationRef/>
      </w:r>
      <w:r>
        <w:t>parousia?</w:t>
      </w:r>
    </w:p>
  </w:comment>
  <w:comment w:id="423" w:author="Windows User" w:date="2015-10-30T08:56:00Z" w:initials="BS">
    <w:p w14:paraId="2752582D" w14:textId="77777777" w:rsidR="0020672C" w:rsidRDefault="0020672C">
      <w:pPr>
        <w:pStyle w:val="CommentText"/>
      </w:pPr>
      <w:r>
        <w:rPr>
          <w:rStyle w:val="CommentReference"/>
        </w:rPr>
        <w:annotationRef/>
      </w:r>
      <w:r>
        <w:t>tense?</w:t>
      </w:r>
    </w:p>
  </w:comment>
  <w:comment w:id="424" w:author="Windows User" w:date="2015-10-30T08:56:00Z" w:initials="BS">
    <w:p w14:paraId="1D0D8540" w14:textId="77777777" w:rsidR="0020672C" w:rsidRDefault="0020672C">
      <w:pPr>
        <w:pStyle w:val="CommentText"/>
      </w:pPr>
      <w:r>
        <w:rPr>
          <w:rStyle w:val="CommentReference"/>
        </w:rPr>
        <w:annotationRef/>
      </w:r>
      <w:r>
        <w:t>enlightens?</w:t>
      </w:r>
    </w:p>
  </w:comment>
  <w:comment w:id="425" w:author="Windows User" w:date="2015-10-30T08:56:00Z" w:initials="BS">
    <w:p w14:paraId="2ABDA5FE" w14:textId="77777777" w:rsidR="0020672C" w:rsidRDefault="0020672C">
      <w:pPr>
        <w:pStyle w:val="CommentText"/>
      </w:pPr>
      <w:r>
        <w:rPr>
          <w:rStyle w:val="CommentReference"/>
        </w:rPr>
        <w:annotationRef/>
      </w:r>
      <w:r>
        <w:t>exalt or magnify?</w:t>
      </w:r>
    </w:p>
  </w:comment>
  <w:comment w:id="426" w:author="Windows User" w:date="2015-10-30T08:56:00Z" w:initials="BS">
    <w:p w14:paraId="4895CE86" w14:textId="77777777" w:rsidR="0020672C" w:rsidRDefault="0020672C">
      <w:pPr>
        <w:pStyle w:val="CommentText"/>
      </w:pPr>
      <w:r>
        <w:rPr>
          <w:rStyle w:val="CommentReference"/>
        </w:rPr>
        <w:annotationRef/>
      </w:r>
      <w:r>
        <w:t>or iwn?</w:t>
      </w:r>
    </w:p>
  </w:comment>
  <w:comment w:id="430" w:author="Windows User" w:date="2015-10-30T08:56:00Z" w:initials="BS">
    <w:p w14:paraId="3620CEEF" w14:textId="77777777" w:rsidR="0020672C" w:rsidRDefault="0020672C">
      <w:pPr>
        <w:pStyle w:val="CommentText"/>
      </w:pPr>
      <w:r>
        <w:rPr>
          <w:rStyle w:val="CommentReference"/>
        </w:rPr>
        <w:annotationRef/>
      </w:r>
      <w:r>
        <w:t>this order better or worse?</w:t>
      </w:r>
    </w:p>
  </w:comment>
  <w:comment w:id="431" w:author="Windows User" w:date="2015-10-30T08:56:00Z" w:initials="BS">
    <w:p w14:paraId="23AF8204" w14:textId="77777777" w:rsidR="0020672C" w:rsidRDefault="0020672C">
      <w:pPr>
        <w:pStyle w:val="CommentText"/>
      </w:pPr>
      <w:r>
        <w:rPr>
          <w:rStyle w:val="CommentReference"/>
        </w:rPr>
        <w:annotationRef/>
      </w:r>
      <w:r>
        <w:t>I think upon should stay here</w:t>
      </w:r>
    </w:p>
  </w:comment>
  <w:comment w:id="432" w:author="Windows User" w:date="2015-10-30T08:56:00Z" w:initials="BS">
    <w:p w14:paraId="1F1B891B" w14:textId="77777777" w:rsidR="0020672C" w:rsidRDefault="0020672C">
      <w:pPr>
        <w:pStyle w:val="CommentText"/>
      </w:pPr>
      <w:r>
        <w:rPr>
          <w:rStyle w:val="CommentReference"/>
        </w:rPr>
        <w:annotationRef/>
      </w:r>
      <w:r>
        <w:t>exalt or magnify?</w:t>
      </w:r>
    </w:p>
  </w:comment>
  <w:comment w:id="433" w:author="Windows User" w:date="2015-10-30T08:56:00Z" w:initials="BS">
    <w:p w14:paraId="7E678661" w14:textId="77777777" w:rsidR="0020672C" w:rsidRDefault="0020672C">
      <w:pPr>
        <w:pStyle w:val="CommentText"/>
      </w:pPr>
      <w:r>
        <w:rPr>
          <w:rStyle w:val="CommentReference"/>
        </w:rPr>
        <w:annotationRef/>
      </w:r>
      <w:r>
        <w:t>or iwn?</w:t>
      </w:r>
    </w:p>
  </w:comment>
  <w:comment w:id="441" w:author="Windows User" w:date="2015-10-30T08:56:00Z" w:initials="BS">
    <w:p w14:paraId="649B3291" w14:textId="77777777" w:rsidR="0020672C" w:rsidRDefault="0020672C">
      <w:pPr>
        <w:pStyle w:val="CommentText"/>
      </w:pPr>
      <w:r>
        <w:rPr>
          <w:rStyle w:val="CommentReference"/>
        </w:rPr>
        <w:annotationRef/>
      </w:r>
      <w:r>
        <w:t>The phrase is "Our God in truth". Placing a coma before "in truth" makis it sound like "in truth withotu the seed of man"</w:t>
      </w:r>
    </w:p>
  </w:comment>
  <w:comment w:id="442" w:author="Windows User" w:date="2015-10-30T08:56:00Z" w:initials="BS">
    <w:p w14:paraId="30EFE448" w14:textId="77777777" w:rsidR="0020672C" w:rsidRDefault="0020672C">
      <w:pPr>
        <w:pStyle w:val="CommentText"/>
      </w:pPr>
      <w:r>
        <w:rPr>
          <w:rStyle w:val="CommentReference"/>
        </w:rPr>
        <w:annotationRef/>
      </w:r>
      <w:r>
        <w:t>While being virgin is correct. But it sounds strange. being a virgin is less accurate. Being virginal?</w:t>
      </w:r>
    </w:p>
  </w:comment>
  <w:comment w:id="443" w:author="Windows User" w:date="2015-10-30T08:56:00Z" w:initials="BS">
    <w:p w14:paraId="7E155E71" w14:textId="77777777" w:rsidR="0020672C" w:rsidRDefault="0020672C">
      <w:pPr>
        <w:pStyle w:val="CommentText"/>
      </w:pPr>
      <w:r>
        <w:rPr>
          <w:rStyle w:val="CommentReference"/>
        </w:rPr>
        <w:annotationRef/>
      </w:r>
      <w:r>
        <w:t>I like holy better than saint. But it isn't very consistent since Abouna renders it saint everywhere else...</w:t>
      </w:r>
    </w:p>
  </w:comment>
  <w:comment w:id="444" w:author="Windows User" w:date="2015-10-30T08:56:00Z" w:initials="BS">
    <w:p w14:paraId="14D50F69" w14:textId="77777777" w:rsidR="0020672C" w:rsidRDefault="0020672C">
      <w:pPr>
        <w:pStyle w:val="CommentText"/>
      </w:pPr>
      <w:r>
        <w:rPr>
          <w:rStyle w:val="CommentReference"/>
        </w:rPr>
        <w:annotationRef/>
      </w:r>
      <w:r>
        <w:t>what word works here? dwelling doesn't. it would have to be dwelling place, which is too long.</w:t>
      </w:r>
    </w:p>
  </w:comment>
  <w:comment w:id="445" w:author="Windows User" w:date="2015-10-30T08:56:00Z" w:initials="BS">
    <w:p w14:paraId="4CBCFA72" w14:textId="77777777" w:rsidR="0020672C" w:rsidRDefault="0020672C">
      <w:pPr>
        <w:pStyle w:val="CommentText"/>
      </w:pPr>
      <w:r>
        <w:rPr>
          <w:rStyle w:val="CommentReference"/>
        </w:rPr>
        <w:annotationRef/>
      </w:r>
      <w:r>
        <w:t>exalt or magnify?</w:t>
      </w:r>
    </w:p>
  </w:comment>
  <w:comment w:id="446" w:author="Windows User" w:date="2015-10-30T08:56:00Z" w:initials="BS">
    <w:p w14:paraId="08E0D650" w14:textId="77777777" w:rsidR="0020672C" w:rsidRDefault="0020672C">
      <w:pPr>
        <w:pStyle w:val="CommentText"/>
      </w:pPr>
      <w:r>
        <w:rPr>
          <w:rStyle w:val="CommentReference"/>
        </w:rPr>
        <w:annotationRef/>
      </w:r>
      <w:r>
        <w:t>or iwn?</w:t>
      </w:r>
    </w:p>
  </w:comment>
  <w:comment w:id="450" w:author="Windows User" w:date="2015-10-30T08:56:00Z" w:initials="BS">
    <w:p w14:paraId="348A67F2" w14:textId="77777777" w:rsidR="0020672C" w:rsidRDefault="0020672C">
      <w:pPr>
        <w:pStyle w:val="CommentText"/>
      </w:pPr>
      <w:r>
        <w:rPr>
          <w:rStyle w:val="CommentReference"/>
        </w:rPr>
        <w:annotationRef/>
      </w:r>
      <w:r>
        <w:t>does this work?</w:t>
      </w:r>
    </w:p>
  </w:comment>
  <w:comment w:id="451" w:author="Windows User" w:date="2015-10-30T08:56:00Z" w:initials="BS">
    <w:p w14:paraId="3CC28130" w14:textId="77777777" w:rsidR="0020672C" w:rsidRDefault="0020672C">
      <w:pPr>
        <w:pStyle w:val="CommentText"/>
      </w:pPr>
      <w:r>
        <w:rPr>
          <w:rStyle w:val="CommentReference"/>
        </w:rPr>
        <w:annotationRef/>
      </w:r>
      <w:r>
        <w:t>is this right?</w:t>
      </w:r>
    </w:p>
  </w:comment>
  <w:comment w:id="452" w:author="Windows User" w:date="2015-10-30T08:56:00Z" w:initials="BS">
    <w:p w14:paraId="0CE2D2DA" w14:textId="77777777" w:rsidR="0020672C" w:rsidRDefault="0020672C">
      <w:pPr>
        <w:pStyle w:val="CommentText"/>
      </w:pPr>
      <w:r>
        <w:rPr>
          <w:rStyle w:val="CommentReference"/>
        </w:rPr>
        <w:annotationRef/>
      </w:r>
      <w:r>
        <w:t>?</w:t>
      </w:r>
    </w:p>
  </w:comment>
  <w:comment w:id="453" w:author="Windows User" w:date="2015-10-30T08:56:00Z" w:initials="BS">
    <w:p w14:paraId="74BFA273" w14:textId="77777777" w:rsidR="0020672C" w:rsidRDefault="0020672C">
      <w:pPr>
        <w:pStyle w:val="CommentText"/>
      </w:pPr>
      <w:r>
        <w:rPr>
          <w:rStyle w:val="CommentReference"/>
        </w:rPr>
        <w:annotationRef/>
      </w:r>
      <w:r>
        <w:t>about or to?</w:t>
      </w:r>
    </w:p>
  </w:comment>
  <w:comment w:id="454" w:author="Windows User" w:date="2015-10-30T08:56:00Z" w:initials="BS">
    <w:p w14:paraId="76C80AE3" w14:textId="77777777" w:rsidR="0020672C" w:rsidRDefault="0020672C">
      <w:pPr>
        <w:pStyle w:val="CommentText"/>
      </w:pPr>
      <w:r>
        <w:rPr>
          <w:rStyle w:val="CommentReference"/>
        </w:rPr>
        <w:annotationRef/>
      </w:r>
      <w:r>
        <w:t>proclaim or cry?</w:t>
      </w:r>
    </w:p>
  </w:comment>
  <w:comment w:id="455" w:author="Windows User" w:date="2015-10-30T08:56:00Z" w:initials="BS">
    <w:p w14:paraId="7356A311" w14:textId="77777777" w:rsidR="0020672C" w:rsidRDefault="0020672C">
      <w:pPr>
        <w:pStyle w:val="CommentText"/>
      </w:pPr>
      <w:r>
        <w:rPr>
          <w:rStyle w:val="CommentReference"/>
        </w:rPr>
        <w:annotationRef/>
      </w:r>
      <w:r>
        <w:t>??</w:t>
      </w:r>
    </w:p>
  </w:comment>
  <w:comment w:id="456" w:author="Windows User" w:date="2015-10-30T08:56:00Z" w:initials="BS">
    <w:p w14:paraId="5DBAC613" w14:textId="77777777" w:rsidR="0020672C" w:rsidRDefault="0020672C">
      <w:pPr>
        <w:pStyle w:val="CommentText"/>
      </w:pPr>
      <w:r>
        <w:rPr>
          <w:rStyle w:val="CommentReference"/>
        </w:rPr>
        <w:annotationRef/>
      </w:r>
      <w:r>
        <w:t>just?</w:t>
      </w:r>
    </w:p>
  </w:comment>
  <w:comment w:id="457" w:author="Windows User" w:date="2015-10-30T08:56:00Z" w:initials="BS">
    <w:p w14:paraId="614DAD54" w14:textId="77777777" w:rsidR="0020672C" w:rsidRDefault="0020672C">
      <w:pPr>
        <w:pStyle w:val="CommentText"/>
      </w:pPr>
      <w:r>
        <w:rPr>
          <w:rStyle w:val="CommentReference"/>
        </w:rPr>
        <w:annotationRef/>
      </w:r>
      <w:r>
        <w:t>chaste or meek?</w:t>
      </w:r>
    </w:p>
  </w:comment>
  <w:comment w:id="458" w:author="Windows User" w:date="2015-10-30T08:56:00Z" w:initials="BS">
    <w:p w14:paraId="7BFF54F7" w14:textId="77777777" w:rsidR="0020672C" w:rsidRDefault="0020672C">
      <w:pPr>
        <w:pStyle w:val="CommentText"/>
      </w:pPr>
      <w:r>
        <w:rPr>
          <w:rStyle w:val="CommentReference"/>
        </w:rPr>
        <w:annotationRef/>
      </w:r>
      <w:r>
        <w:t>St. Isaac? Holy issac?</w:t>
      </w:r>
    </w:p>
  </w:comment>
  <w:comment w:id="459" w:author="Windows User" w:date="2015-10-30T08:56:00Z" w:initials="BS">
    <w:p w14:paraId="0D6B85B0" w14:textId="77777777" w:rsidR="0020672C" w:rsidRDefault="0020672C">
      <w:pPr>
        <w:pStyle w:val="CommentText"/>
      </w:pPr>
      <w:r>
        <w:rPr>
          <w:rStyle w:val="CommentReference"/>
        </w:rPr>
        <w:annotationRef/>
      </w:r>
      <w:r>
        <w:t>ten thousand time?</w:t>
      </w:r>
    </w:p>
  </w:comment>
  <w:comment w:id="460" w:author="Windows User" w:date="2015-10-30T08:56:00Z" w:initials="BS">
    <w:p w14:paraId="70F47173" w14:textId="77777777" w:rsidR="0020672C" w:rsidRDefault="0020672C">
      <w:pPr>
        <w:pStyle w:val="CommentText"/>
      </w:pPr>
      <w:r>
        <w:rPr>
          <w:rStyle w:val="CommentReference"/>
        </w:rPr>
        <w:annotationRef/>
      </w:r>
      <w:r>
        <w:t>probably don't want to say despot.</w:t>
      </w:r>
    </w:p>
  </w:comment>
  <w:comment w:id="461" w:author="Windows User" w:date="2015-10-30T08:56:00Z" w:initials="BS">
    <w:p w14:paraId="6CB131AD" w14:textId="77777777" w:rsidR="0020672C" w:rsidRDefault="0020672C">
      <w:pPr>
        <w:pStyle w:val="CommentText"/>
      </w:pPr>
      <w:r>
        <w:rPr>
          <w:rStyle w:val="CommentReference"/>
        </w:rPr>
        <w:annotationRef/>
      </w:r>
      <w:r>
        <w:t>honour or pride?</w:t>
      </w:r>
    </w:p>
  </w:comment>
  <w:comment w:id="462" w:author="Windows User" w:date="2015-10-30T08:56:00Z" w:initials="BS">
    <w:p w14:paraId="64CB9F13" w14:textId="77777777" w:rsidR="0020672C" w:rsidRDefault="0020672C">
      <w:pPr>
        <w:pStyle w:val="CommentText"/>
      </w:pPr>
      <w:r>
        <w:rPr>
          <w:rStyle w:val="CommentReference"/>
        </w:rPr>
        <w:annotationRef/>
      </w:r>
      <w:r>
        <w:t>spouse or friend???</w:t>
      </w:r>
    </w:p>
  </w:comment>
  <w:comment w:id="463" w:author="Windows User" w:date="2015-10-30T08:56:00Z" w:initials="BS">
    <w:p w14:paraId="72A28506" w14:textId="77777777" w:rsidR="0020672C" w:rsidRDefault="0020672C">
      <w:pPr>
        <w:pStyle w:val="CommentText"/>
      </w:pPr>
      <w:r>
        <w:rPr>
          <w:rStyle w:val="CommentReference"/>
        </w:rPr>
        <w:annotationRef/>
      </w:r>
      <w:r>
        <w:t>word can be health or salvation... but health would parallel healing in next verse??? should it be salvation?</w:t>
      </w:r>
    </w:p>
  </w:comment>
  <w:comment w:id="464" w:author="Windows User" w:date="2015-10-30T08:56:00Z" w:initials="BS">
    <w:p w14:paraId="5FD63150" w14:textId="77777777" w:rsidR="0020672C" w:rsidRDefault="0020672C">
      <w:pPr>
        <w:pStyle w:val="CommentText"/>
      </w:pPr>
      <w:r>
        <w:rPr>
          <w:rStyle w:val="CommentReference"/>
        </w:rPr>
        <w:annotationRef/>
      </w:r>
      <w:r>
        <w:t>unity or oneness? indescribable or unparalleled?</w:t>
      </w:r>
    </w:p>
  </w:comment>
  <w:comment w:id="465" w:author="Windows User" w:date="2015-10-30T08:56:00Z" w:initials="BS">
    <w:p w14:paraId="372EA6E6" w14:textId="77777777" w:rsidR="0020672C" w:rsidRDefault="0020672C">
      <w:pPr>
        <w:pStyle w:val="CommentText"/>
      </w:pPr>
      <w:r>
        <w:rPr>
          <w:rStyle w:val="CommentReference"/>
        </w:rPr>
        <w:annotationRef/>
      </w:r>
      <w:r>
        <w:t>mingling of substance or human seed? kind of a big difference.</w:t>
      </w:r>
    </w:p>
  </w:comment>
  <w:comment w:id="466" w:author="Windows User" w:date="2015-10-30T08:56:00Z" w:initials="BS">
    <w:p w14:paraId="13C5A16B" w14:textId="77777777" w:rsidR="0020672C" w:rsidRDefault="0020672C">
      <w:pPr>
        <w:pStyle w:val="CommentText"/>
      </w:pPr>
      <w:r>
        <w:rPr>
          <w:rStyle w:val="CommentReference"/>
        </w:rPr>
        <w:annotationRef/>
      </w:r>
      <w:r>
        <w:t>pray or interceed? With or before?</w:t>
      </w:r>
    </w:p>
  </w:comment>
  <w:comment w:id="473" w:author="Windows User" w:date="2015-10-30T08:56:00Z" w:initials="WU">
    <w:p w14:paraId="1FCE53E0" w14:textId="77777777" w:rsidR="0020672C" w:rsidRDefault="0020672C">
      <w:pPr>
        <w:pStyle w:val="CommentText"/>
      </w:pPr>
      <w:r>
        <w:rPr>
          <w:rStyle w:val="CommentReference"/>
        </w:rPr>
        <w:annotationRef/>
      </w:r>
      <w:r>
        <w:t>Are exalted abve. Are honoured more. Parallel structure. More honoured doesn’t flow as well because it doesn’t parallel the structure</w:t>
      </w:r>
    </w:p>
  </w:comment>
  <w:comment w:id="474" w:author="Windows User" w:date="2015-10-30T08:56:00Z" w:initials="WU">
    <w:p w14:paraId="49746F39" w14:textId="77777777" w:rsidR="0020672C" w:rsidRDefault="0020672C">
      <w:pPr>
        <w:pStyle w:val="CommentText"/>
      </w:pPr>
      <w:r>
        <w:rPr>
          <w:rStyle w:val="CommentReference"/>
        </w:rPr>
        <w:annotationRef/>
      </w:r>
      <w:r>
        <w:t>Are more honoured?</w:t>
      </w:r>
    </w:p>
  </w:comment>
  <w:comment w:id="475" w:author="Windows User" w:date="2015-10-30T08:56:00Z" w:initials="WU">
    <w:p w14:paraId="12DBB60D" w14:textId="77777777" w:rsidR="0020672C" w:rsidRDefault="0020672C">
      <w:pPr>
        <w:pStyle w:val="CommentText"/>
      </w:pPr>
      <w:r>
        <w:rPr>
          <w:rStyle w:val="CommentReference"/>
        </w:rPr>
        <w:annotationRef/>
      </w:r>
      <w:r>
        <w:t xml:space="preserve">Means or path? Means with freedom of speech is not a sclear as a way orpath that has a freedom of speech. </w:t>
      </w:r>
    </w:p>
  </w:comment>
  <w:comment w:id="482" w:author="Windows User" w:date="2015-10-30T08:56:00Z" w:initials="WU">
    <w:p w14:paraId="11E3CA1F" w14:textId="77777777" w:rsidR="0020672C" w:rsidRDefault="0020672C">
      <w:pPr>
        <w:pStyle w:val="CommentText"/>
      </w:pPr>
      <w:r>
        <w:rPr>
          <w:rStyle w:val="CommentReference"/>
        </w:rPr>
        <w:annotationRef/>
      </w:r>
      <w:r>
        <w:t>Above heaven or above the heavens. Not above the heaven.</w:t>
      </w:r>
    </w:p>
  </w:comment>
  <w:comment w:id="483" w:author="Windows User" w:date="2015-10-30T08:56:00Z" w:initials="WU">
    <w:p w14:paraId="6ACDBFFB" w14:textId="77777777" w:rsidR="0020672C" w:rsidRDefault="0020672C">
      <w:pPr>
        <w:pStyle w:val="CommentText"/>
      </w:pPr>
      <w:r>
        <w:rPr>
          <w:rStyle w:val="CommentReference"/>
        </w:rPr>
        <w:annotationRef/>
      </w:r>
      <w:r>
        <w:t>Reuse of truth is very awkward</w:t>
      </w:r>
    </w:p>
  </w:comment>
  <w:comment w:id="487" w:author="Windows User" w:date="2015-10-30T08:56:00Z" w:initials="WU">
    <w:p w14:paraId="724AED47" w14:textId="77777777" w:rsidR="0020672C" w:rsidRDefault="0020672C">
      <w:pPr>
        <w:pStyle w:val="CommentText"/>
      </w:pPr>
      <w:r>
        <w:rPr>
          <w:rStyle w:val="CommentReference"/>
        </w:rPr>
        <w:annotationRef/>
      </w:r>
      <w:r>
        <w:t>The Virgin Mary?</w:t>
      </w:r>
    </w:p>
  </w:comment>
  <w:comment w:id="488" w:author="Windows User" w:date="2015-10-30T08:56:00Z" w:initials="WU">
    <w:p w14:paraId="3F7DA89D" w14:textId="77777777" w:rsidR="0020672C" w:rsidRDefault="0020672C">
      <w:pPr>
        <w:pStyle w:val="CommentText"/>
      </w:pPr>
      <w:r>
        <w:rPr>
          <w:rStyle w:val="CommentReference"/>
        </w:rPr>
        <w:annotationRef/>
      </w:r>
      <w:r>
        <w:t>And the Mercy Seat / with the Cherubs? Less literal, but makes more sense.</w:t>
      </w:r>
    </w:p>
  </w:comment>
  <w:comment w:id="489" w:author="Windows User" w:date="2015-10-30T08:56:00Z" w:initials="WU">
    <w:p w14:paraId="52BA778F" w14:textId="77777777" w:rsidR="0020672C" w:rsidRDefault="0020672C">
      <w:pPr>
        <w:pStyle w:val="CommentText"/>
      </w:pPr>
      <w:r>
        <w:rPr>
          <w:rStyle w:val="CommentReference"/>
        </w:rPr>
        <w:annotationRef/>
      </w:r>
      <w:r>
        <w:t>Jar or vessel for the sake of youth who think marijuana?</w:t>
      </w:r>
    </w:p>
  </w:comment>
  <w:comment w:id="490" w:author="Windows User" w:date="2015-10-30T08:56:00Z" w:initials="WU">
    <w:p w14:paraId="568991B3" w14:textId="77777777" w:rsidR="0020672C" w:rsidRDefault="0020672C">
      <w:pPr>
        <w:pStyle w:val="CommentText"/>
      </w:pPr>
      <w:r>
        <w:rPr>
          <w:rStyle w:val="CommentReference"/>
        </w:rPr>
        <w:annotationRef/>
      </w:r>
      <w:r>
        <w:t>Not lampstand?</w:t>
      </w:r>
    </w:p>
  </w:comment>
  <w:comment w:id="494" w:author="Windows User" w:date="2015-10-30T08:56:00Z" w:initials="WU">
    <w:p w14:paraId="76A75751" w14:textId="77777777" w:rsidR="0020672C" w:rsidRDefault="0020672C">
      <w:pPr>
        <w:pStyle w:val="CommentText"/>
      </w:pPr>
      <w:r>
        <w:rPr>
          <w:rStyle w:val="CommentReference"/>
        </w:rPr>
        <w:annotationRef/>
      </w:r>
      <w:r>
        <w:t>Adorend? Ornamented?</w:t>
      </w:r>
    </w:p>
  </w:comment>
  <w:comment w:id="495" w:author="Windows User" w:date="2015-10-30T08:56:00Z" w:initials="WU">
    <w:p w14:paraId="0CCDAFB9" w14:textId="77777777" w:rsidR="0020672C" w:rsidRDefault="0020672C">
      <w:pPr>
        <w:pStyle w:val="CommentText"/>
      </w:pPr>
      <w:r>
        <w:rPr>
          <w:rStyle w:val="CommentReference"/>
        </w:rPr>
        <w:annotationRef/>
      </w:r>
      <w:r>
        <w:t>Need to decide whether to capitalize and be Consistent.</w:t>
      </w:r>
    </w:p>
  </w:comment>
  <w:comment w:id="496" w:author="Windows User" w:date="2015-10-30T08:56:00Z" w:initials="WU">
    <w:p w14:paraId="49DAF1E5" w14:textId="77777777" w:rsidR="0020672C" w:rsidRDefault="0020672C">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497" w:author="Windows User" w:date="2015-10-30T08:56:00Z" w:initials="WU">
    <w:p w14:paraId="6F7EC60A" w14:textId="77777777" w:rsidR="0020672C" w:rsidRDefault="0020672C">
      <w:pPr>
        <w:pStyle w:val="CommentText"/>
      </w:pPr>
      <w:r>
        <w:rPr>
          <w:rStyle w:val="CommentReference"/>
        </w:rPr>
        <w:annotationRef/>
      </w:r>
      <w:r>
        <w:t>Tense(s) of this vs?</w:t>
      </w:r>
    </w:p>
  </w:comment>
  <w:comment w:id="501" w:author="Windows User" w:date="2015-10-30T08:56:00Z" w:initials="WU">
    <w:p w14:paraId="6D806464" w14:textId="77777777" w:rsidR="0020672C" w:rsidRDefault="0020672C">
      <w:pPr>
        <w:pStyle w:val="CommentText"/>
      </w:pPr>
      <w:r>
        <w:rPr>
          <w:rStyle w:val="CommentReference"/>
        </w:rPr>
        <w:annotationRef/>
      </w:r>
      <w:r>
        <w:t>If no coma, then that. If coma, then which.</w:t>
      </w:r>
    </w:p>
  </w:comment>
  <w:comment w:id="502" w:author="Windows User" w:date="2015-11-21T13:10:00Z" w:initials="WU">
    <w:p w14:paraId="21B267A2" w14:textId="21A4BB9B" w:rsidR="0020672C" w:rsidRPr="00FA5B8C" w:rsidRDefault="0020672C">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503" w:author="Windows User" w:date="2015-10-30T08:56:00Z" w:initials="WU">
    <w:p w14:paraId="71984CC8" w14:textId="77777777" w:rsidR="0020672C" w:rsidRDefault="0020672C">
      <w:pPr>
        <w:pStyle w:val="CommentText"/>
      </w:pPr>
      <w:r>
        <w:rPr>
          <w:rStyle w:val="CommentReference"/>
        </w:rPr>
        <w:annotationRef/>
      </w:r>
      <w:r>
        <w:t>Ok for traditional English. But in current usage hasn’t it narrowed to taste rather than still including smell? Armona?</w:t>
      </w:r>
    </w:p>
  </w:comment>
  <w:comment w:id="504" w:author="Windows User" w:date="2015-10-30T08:56:00Z" w:initials="WU">
    <w:p w14:paraId="7AC6899E" w14:textId="77777777" w:rsidR="0020672C" w:rsidRDefault="0020672C">
      <w:pPr>
        <w:pStyle w:val="CommentText"/>
      </w:pPr>
      <w:r>
        <w:rPr>
          <w:rStyle w:val="CommentReference"/>
        </w:rPr>
        <w:annotationRef/>
      </w:r>
      <w:r>
        <w:t>This makes little sense. An estate is just a state, a status… you can restore to a first status, but not to a status</w:t>
      </w:r>
    </w:p>
  </w:comment>
  <w:comment w:id="514" w:author="Windows User" w:date="2015-10-30T08:56:00Z" w:initials="WU">
    <w:p w14:paraId="2D9A6112" w14:textId="77777777" w:rsidR="0020672C" w:rsidRDefault="0020672C">
      <w:pPr>
        <w:pStyle w:val="CommentText"/>
      </w:pPr>
      <w:r>
        <w:rPr>
          <w:rStyle w:val="CommentReference"/>
        </w:rPr>
        <w:annotationRef/>
      </w:r>
      <w:r>
        <w:t>Care or concern?</w:t>
      </w:r>
    </w:p>
  </w:comment>
  <w:comment w:id="515" w:author="Windows User" w:date="2015-10-30T08:56:00Z" w:initials="WU">
    <w:p w14:paraId="168AADF5" w14:textId="77777777" w:rsidR="0020672C" w:rsidRDefault="0020672C">
      <w:pPr>
        <w:pStyle w:val="CommentText"/>
      </w:pPr>
      <w:r>
        <w:rPr>
          <w:rStyle w:val="CommentReference"/>
        </w:rPr>
        <w:annotationRef/>
      </w:r>
      <w:r>
        <w:t>Uhm…. ? Coptic clearly says Sabbaton…. But wasn’t it the first day?</w:t>
      </w:r>
    </w:p>
  </w:comment>
  <w:comment w:id="523" w:author="Windows User" w:date="2015-10-30T08:56:00Z" w:initials="WU">
    <w:p w14:paraId="61404F3E" w14:textId="77777777" w:rsidR="0020672C" w:rsidRDefault="0020672C">
      <w:pPr>
        <w:pStyle w:val="CommentText"/>
      </w:pPr>
      <w:r>
        <w:rPr>
          <w:rStyle w:val="CommentReference"/>
        </w:rPr>
        <w:annotationRef/>
      </w:r>
      <w:r>
        <w:t>Exceedingly? Too? So?</w:t>
      </w:r>
    </w:p>
  </w:comment>
  <w:comment w:id="524" w:author="Windows User" w:date="2015-10-30T08:56:00Z" w:initials="WU">
    <w:p w14:paraId="7B2CE30C" w14:textId="77777777" w:rsidR="0020672C" w:rsidRDefault="0020672C">
      <w:pPr>
        <w:pStyle w:val="CommentText"/>
      </w:pPr>
      <w:r>
        <w:rPr>
          <w:rStyle w:val="CommentReference"/>
        </w:rPr>
        <w:annotationRef/>
      </w:r>
      <w:r>
        <w:t>Count or heed?</w:t>
      </w:r>
    </w:p>
  </w:comment>
  <w:comment w:id="525" w:author="Windows User" w:date="2015-10-30T08:56:00Z" w:initials="WU">
    <w:p w14:paraId="040F4849" w14:textId="77777777" w:rsidR="0020672C" w:rsidRDefault="0020672C">
      <w:pPr>
        <w:pStyle w:val="CommentText"/>
      </w:pPr>
      <w:r>
        <w:rPr>
          <w:rStyle w:val="CommentReference"/>
        </w:rPr>
        <w:annotationRef/>
      </w:r>
      <w:r>
        <w:t>Ramez, I or me?</w:t>
      </w:r>
    </w:p>
  </w:comment>
  <w:comment w:id="526" w:author="Windows User" w:date="2015-10-30T08:56:00Z" w:initials="WU">
    <w:p w14:paraId="5954D4FC" w14:textId="77777777" w:rsidR="0020672C" w:rsidRDefault="0020672C">
      <w:pPr>
        <w:pStyle w:val="CommentText"/>
      </w:pPr>
      <w:r>
        <w:rPr>
          <w:rStyle w:val="CommentReference"/>
        </w:rPr>
        <w:annotationRef/>
      </w:r>
      <w:r>
        <w:t>Teach to offer repentance or instruct in repentance?</w:t>
      </w:r>
    </w:p>
  </w:comment>
  <w:comment w:id="527" w:author="Windows User" w:date="2015-10-30T08:56:00Z" w:initials="WU">
    <w:p w14:paraId="267BB7CB" w14:textId="77777777" w:rsidR="0020672C" w:rsidRDefault="0020672C">
      <w:pPr>
        <w:pStyle w:val="CommentText"/>
      </w:pPr>
      <w:r>
        <w:rPr>
          <w:rStyle w:val="CommentReference"/>
        </w:rPr>
        <w:annotationRef/>
      </w:r>
      <w:r>
        <w:t>That a sinner die would make this consistent.</w:t>
      </w:r>
    </w:p>
  </w:comment>
  <w:comment w:id="528" w:author="Windows User" w:date="2015-10-30T08:56:00Z" w:initials="WU">
    <w:p w14:paraId="73469DF7" w14:textId="77777777" w:rsidR="0020672C" w:rsidRDefault="0020672C">
      <w:pPr>
        <w:pStyle w:val="CommentText"/>
      </w:pPr>
      <w:r>
        <w:rPr>
          <w:rStyle w:val="CommentReference"/>
        </w:rPr>
        <w:annotationRef/>
      </w:r>
      <w:r>
        <w:t>Kind-hearted or merciful?</w:t>
      </w:r>
    </w:p>
  </w:comment>
  <w:comment w:id="529" w:author="Windows User" w:date="2015-10-30T08:56:00Z" w:initials="WU">
    <w:p w14:paraId="772707E9" w14:textId="77777777" w:rsidR="0020672C" w:rsidRDefault="0020672C">
      <w:pPr>
        <w:pStyle w:val="CommentText"/>
      </w:pPr>
      <w:r>
        <w:rPr>
          <w:rStyle w:val="CommentReference"/>
        </w:rPr>
        <w:annotationRef/>
      </w:r>
      <w:r>
        <w:t>Compassions or tender mercies?</w:t>
      </w:r>
    </w:p>
  </w:comment>
  <w:comment w:id="530" w:author="Windows User" w:date="2015-10-30T08:56:00Z" w:initials="WU">
    <w:p w14:paraId="2F67672A" w14:textId="77777777" w:rsidR="0020672C" w:rsidRDefault="0020672C">
      <w:pPr>
        <w:pStyle w:val="CommentText"/>
      </w:pPr>
      <w:r>
        <w:rPr>
          <w:rStyle w:val="CommentReference"/>
        </w:rPr>
        <w:annotationRef/>
      </w:r>
      <w:r>
        <w:t>May He or that He may</w:t>
      </w:r>
    </w:p>
  </w:comment>
  <w:comment w:id="560" w:author="Windows User" w:date="2015-10-30T08:56:00Z" w:initials="BS">
    <w:p w14:paraId="2CED70EE" w14:textId="77777777" w:rsidR="0020672C" w:rsidRDefault="0020672C">
      <w:pPr>
        <w:pStyle w:val="CommentText"/>
      </w:pPr>
      <w:r>
        <w:rPr>
          <w:rStyle w:val="CommentReference"/>
        </w:rPr>
        <w:annotationRef/>
      </w:r>
      <w:r>
        <w:t>very greatly is redundant...</w:t>
      </w:r>
    </w:p>
  </w:comment>
  <w:comment w:id="561" w:author="Windows User" w:date="2015-10-30T08:56:00Z" w:initials="BS">
    <w:p w14:paraId="2C12168E" w14:textId="77777777" w:rsidR="0020672C" w:rsidRDefault="0020672C">
      <w:pPr>
        <w:pStyle w:val="CommentText"/>
      </w:pPr>
      <w:r>
        <w:rPr>
          <w:rStyle w:val="CommentReference"/>
        </w:rPr>
        <w:annotationRef/>
      </w:r>
      <w:r>
        <w:t>above? in?</w:t>
      </w:r>
    </w:p>
  </w:comment>
  <w:comment w:id="562" w:author="Windows User" w:date="2015-10-30T08:56:00Z" w:initials="BS">
    <w:p w14:paraId="4CF812FD" w14:textId="77777777" w:rsidR="0020672C" w:rsidRDefault="0020672C">
      <w:pPr>
        <w:pStyle w:val="CommentText"/>
      </w:pPr>
      <w:r>
        <w:rPr>
          <w:rStyle w:val="CommentReference"/>
        </w:rPr>
        <w:annotationRef/>
      </w:r>
      <w:r>
        <w:t>dikeos is usually rended 'righteous'. Is there good cause to use 'just' here?</w:t>
      </w:r>
    </w:p>
  </w:comment>
  <w:comment w:id="563" w:author="Windows User" w:date="2015-10-30T08:56:00Z" w:initials="BS">
    <w:p w14:paraId="63FD3FBC" w14:textId="77777777" w:rsidR="0020672C" w:rsidRDefault="0020672C">
      <w:pPr>
        <w:pStyle w:val="CommentText"/>
      </w:pPr>
      <w:r>
        <w:rPr>
          <w:rStyle w:val="CommentReference"/>
        </w:rPr>
        <w:annotationRef/>
      </w:r>
      <w:r>
        <w:t>mediated or put into practice?</w:t>
      </w:r>
    </w:p>
  </w:comment>
  <w:comment w:id="564" w:author="Windows User" w:date="2015-10-30T08:56:00Z" w:initials="BS">
    <w:p w14:paraId="0583089C" w14:textId="77777777" w:rsidR="0020672C" w:rsidRDefault="0020672C">
      <w:pPr>
        <w:pStyle w:val="CommentText"/>
      </w:pPr>
      <w:r>
        <w:rPr>
          <w:rStyle w:val="CommentReference"/>
        </w:rPr>
        <w:annotationRef/>
      </w:r>
      <w:r>
        <w:t>on their lips is a common English expression that seems to have the same meaning as "in their mouths"</w:t>
      </w:r>
    </w:p>
  </w:comment>
  <w:comment w:id="565" w:author="Windows User" w:date="2015-10-30T08:56:00Z" w:initials="BS">
    <w:p w14:paraId="0EEDFF13" w14:textId="77777777" w:rsidR="0020672C" w:rsidRDefault="0020672C">
      <w:pPr>
        <w:pStyle w:val="CommentText"/>
      </w:pPr>
      <w:r>
        <w:rPr>
          <w:rStyle w:val="CommentReference"/>
        </w:rPr>
        <w:annotationRef/>
      </w:r>
      <w:r>
        <w:t>The tree of immortality would flow better in English.</w:t>
      </w:r>
    </w:p>
  </w:comment>
  <w:comment w:id="566" w:author="Windows User" w:date="2015-10-30T08:56:00Z" w:initials="BS">
    <w:p w14:paraId="5B5F2A6E" w14:textId="77777777" w:rsidR="0020672C" w:rsidRDefault="0020672C">
      <w:pPr>
        <w:pStyle w:val="CommentText"/>
      </w:pPr>
      <w:r>
        <w:rPr>
          <w:rStyle w:val="CommentReference"/>
        </w:rPr>
        <w:annotationRef/>
      </w:r>
      <w:r>
        <w:t>thoughts or senses?</w:t>
      </w:r>
    </w:p>
  </w:comment>
  <w:comment w:id="567" w:author="Windows User" w:date="2015-10-30T08:56:00Z" w:initials="BS">
    <w:p w14:paraId="6CEBB671" w14:textId="77777777" w:rsidR="0020672C" w:rsidRDefault="0020672C">
      <w:pPr>
        <w:pStyle w:val="CommentText"/>
      </w:pPr>
      <w:r>
        <w:rPr>
          <w:rStyle w:val="CommentReference"/>
        </w:rPr>
        <w:annotationRef/>
      </w:r>
      <w:r>
        <w:t>lay? set? cast?</w:t>
      </w:r>
    </w:p>
  </w:comment>
  <w:comment w:id="568" w:author="Windows User" w:date="2015-10-30T08:56:00Z" w:initials="BS">
    <w:p w14:paraId="29C31040" w14:textId="77777777" w:rsidR="0020672C" w:rsidRDefault="0020672C">
      <w:pPr>
        <w:pStyle w:val="CommentText"/>
      </w:pPr>
      <w:r>
        <w:rPr>
          <w:rStyle w:val="CommentReference"/>
        </w:rPr>
        <w:annotationRef/>
      </w:r>
      <w:r>
        <w:t>more common word... does it capture meaning well enough?</w:t>
      </w:r>
    </w:p>
  </w:comment>
  <w:comment w:id="569" w:author="Windows User" w:date="2015-10-30T08:56:00Z" w:initials="BS">
    <w:p w14:paraId="3B534330" w14:textId="77777777" w:rsidR="0020672C" w:rsidRDefault="0020672C">
      <w:pPr>
        <w:pStyle w:val="CommentText"/>
      </w:pPr>
      <w:r>
        <w:rPr>
          <w:rStyle w:val="CommentReference"/>
        </w:rPr>
        <w:annotationRef/>
      </w:r>
      <w:r>
        <w:t>types?</w:t>
      </w:r>
    </w:p>
  </w:comment>
  <w:comment w:id="577" w:author="Windows User" w:date="2015-10-30T08:56:00Z" w:initials="BS">
    <w:p w14:paraId="04455D69" w14:textId="77777777" w:rsidR="0020672C" w:rsidRDefault="0020672C">
      <w:pPr>
        <w:pStyle w:val="CommentText"/>
      </w:pPr>
      <w:r>
        <w:rPr>
          <w:rStyle w:val="CommentReference"/>
        </w:rPr>
        <w:annotationRef/>
      </w:r>
      <w:r>
        <w:t>Coptic clearly says beginning... is there anything in it about authority as the other translations have?</w:t>
      </w:r>
    </w:p>
  </w:comment>
  <w:comment w:id="578" w:author="Windows User" w:date="2015-10-30T08:56:00Z" w:initials="BS">
    <w:p w14:paraId="741D37DE" w14:textId="77777777" w:rsidR="0020672C" w:rsidRDefault="0020672C">
      <w:pPr>
        <w:pStyle w:val="CommentText"/>
      </w:pPr>
      <w:r>
        <w:rPr>
          <w:rStyle w:val="CommentReference"/>
        </w:rPr>
        <w:annotationRef/>
      </w:r>
      <w:r>
        <w:t>risen, or shone?</w:t>
      </w:r>
    </w:p>
  </w:comment>
  <w:comment w:id="585" w:author="Windows User" w:date="2015-10-30T08:56:00Z" w:initials="BS">
    <w:p w14:paraId="1FF53EBB" w14:textId="77777777" w:rsidR="0020672C" w:rsidRDefault="0020672C">
      <w:pPr>
        <w:pStyle w:val="CommentText"/>
      </w:pPr>
      <w:r>
        <w:rPr>
          <w:rStyle w:val="CommentReference"/>
        </w:rPr>
        <w:annotationRef/>
      </w:r>
      <w:r>
        <w:t>cap?</w:t>
      </w:r>
    </w:p>
  </w:comment>
  <w:comment w:id="586" w:author="Windows User" w:date="2015-10-30T08:56:00Z" w:initials="BS">
    <w:p w14:paraId="1E7441CF" w14:textId="77777777" w:rsidR="0020672C" w:rsidRDefault="0020672C">
      <w:pPr>
        <w:pStyle w:val="CommentText"/>
      </w:pPr>
      <w:r>
        <w:rPr>
          <w:rStyle w:val="CommentReference"/>
        </w:rPr>
        <w:annotationRef/>
      </w:r>
      <w:r>
        <w:t>save? redeem?</w:t>
      </w:r>
    </w:p>
  </w:comment>
  <w:comment w:id="590" w:author="Windows User" w:date="2015-11-02T09:17:00Z" w:initials="BS">
    <w:p w14:paraId="6D0D6CAD" w14:textId="77777777" w:rsidR="0020672C" w:rsidRDefault="0020672C" w:rsidP="003B4CB7">
      <w:pPr>
        <w:pStyle w:val="CommentText"/>
      </w:pPr>
      <w:r>
        <w:rPr>
          <w:rStyle w:val="CommentReference"/>
        </w:rPr>
        <w:annotationRef/>
      </w:r>
      <w:r>
        <w:t>need a policy on names formes. Greek or Hebrew? But Coptic doesn't even have Isaiah... Reordered from next vs... ok.</w:t>
      </w:r>
    </w:p>
  </w:comment>
  <w:comment w:id="591" w:author="Windows User" w:date="2015-10-30T08:56:00Z" w:initials="BS">
    <w:p w14:paraId="370F17D1" w14:textId="77777777" w:rsidR="0020672C" w:rsidRDefault="0020672C">
      <w:pPr>
        <w:pStyle w:val="CommentText"/>
      </w:pPr>
      <w:r>
        <w:rPr>
          <w:rStyle w:val="CommentReference"/>
        </w:rPr>
        <w:annotationRef/>
      </w:r>
      <w:r>
        <w:t>or should " be down here</w:t>
      </w:r>
    </w:p>
  </w:comment>
  <w:comment w:id="595" w:author="Windows User" w:date="2015-10-30T08:56:00Z" w:initials="BS">
    <w:p w14:paraId="59118737" w14:textId="77777777" w:rsidR="0020672C" w:rsidRDefault="0020672C">
      <w:pPr>
        <w:pStyle w:val="CommentText"/>
      </w:pPr>
      <w:r>
        <w:rPr>
          <w:rStyle w:val="CommentReference"/>
        </w:rPr>
        <w:annotationRef/>
      </w:r>
      <w:r>
        <w:t>was overcame or did overcome? very different...</w:t>
      </w:r>
    </w:p>
  </w:comment>
  <w:comment w:id="599" w:author="Windows User" w:date="2015-10-30T08:56:00Z" w:initials="BS">
    <w:p w14:paraId="107D1E1A" w14:textId="77777777" w:rsidR="0020672C" w:rsidRDefault="0020672C">
      <w:pPr>
        <w:pStyle w:val="CommentText"/>
      </w:pPr>
      <w:r>
        <w:rPr>
          <w:rStyle w:val="CommentReference"/>
        </w:rPr>
        <w:annotationRef/>
      </w:r>
      <w:r>
        <w:t>awkward, but changing to a perfect man or man perfectly destroys meaning...</w:t>
      </w:r>
    </w:p>
  </w:comment>
  <w:comment w:id="600" w:author="Windows User" w:date="2015-10-30T08:56:00Z" w:initials="BS">
    <w:p w14:paraId="2AF88C1C" w14:textId="77777777" w:rsidR="0020672C" w:rsidRDefault="0020672C">
      <w:pPr>
        <w:pStyle w:val="CommentText"/>
      </w:pPr>
      <w:r>
        <w:rPr>
          <w:rStyle w:val="CommentReference"/>
        </w:rPr>
        <w:annotationRef/>
      </w:r>
      <w:r>
        <w:t>L.A. is quite different fo rthis vs...</w:t>
      </w:r>
    </w:p>
  </w:comment>
  <w:comment w:id="607" w:author="Windows User" w:date="2015-10-30T08:56:00Z" w:initials="BS">
    <w:p w14:paraId="1C23DEA6" w14:textId="77777777" w:rsidR="0020672C" w:rsidRDefault="0020672C">
      <w:pPr>
        <w:pStyle w:val="CommentText"/>
      </w:pPr>
      <w:r>
        <w:rPr>
          <w:rStyle w:val="CommentReference"/>
        </w:rPr>
        <w:annotationRef/>
      </w:r>
      <w:r>
        <w:t>and goodwill towards men, or towards men of goodwill?</w:t>
      </w:r>
    </w:p>
  </w:comment>
  <w:comment w:id="608" w:author="Windows User" w:date="2015-10-30T08:56:00Z" w:initials="BS">
    <w:p w14:paraId="27213CEE" w14:textId="77777777" w:rsidR="0020672C" w:rsidRDefault="0020672C">
      <w:pPr>
        <w:pStyle w:val="CommentText"/>
      </w:pPr>
      <w:r>
        <w:rPr>
          <w:rStyle w:val="CommentReference"/>
        </w:rPr>
        <w:annotationRef/>
      </w:r>
      <w:r>
        <w:t>dividing wall?</w:t>
      </w:r>
    </w:p>
  </w:comment>
  <w:comment w:id="612" w:author="Windows User" w:date="2015-10-30T08:56:00Z" w:initials="BS">
    <w:p w14:paraId="412B39E6" w14:textId="77777777" w:rsidR="0020672C" w:rsidRDefault="0020672C">
      <w:pPr>
        <w:pStyle w:val="CommentText"/>
      </w:pPr>
      <w:r>
        <w:rPr>
          <w:rStyle w:val="CommentReference"/>
        </w:rPr>
        <w:annotationRef/>
      </w:r>
      <w:r>
        <w:t>what does han mean? can we say teh angels of light?</w:t>
      </w:r>
    </w:p>
  </w:comment>
  <w:comment w:id="613" w:author="Windows User" w:date="2015-10-30T08:56:00Z" w:initials="BS">
    <w:p w14:paraId="3258F250" w14:textId="77777777" w:rsidR="0020672C" w:rsidRDefault="0020672C">
      <w:pPr>
        <w:pStyle w:val="CommentText"/>
      </w:pPr>
      <w:r>
        <w:rPr>
          <w:rStyle w:val="CommentReference"/>
        </w:rPr>
        <w:annotationRef/>
      </w:r>
      <w:r>
        <w:t>sing hymns to be consistent with above?</w:t>
      </w:r>
    </w:p>
  </w:comment>
  <w:comment w:id="614" w:author="Windows User" w:date="2015-10-30T08:56:00Z" w:initials="BS">
    <w:p w14:paraId="1954C506" w14:textId="77777777" w:rsidR="0020672C" w:rsidRDefault="0020672C">
      <w:pPr>
        <w:pStyle w:val="CommentText"/>
      </w:pPr>
      <w:r>
        <w:rPr>
          <w:rStyle w:val="CommentReference"/>
        </w:rPr>
        <w:annotationRef/>
      </w:r>
      <w:r>
        <w:t>should be arose to match parallel with next vs... but makes no sense in English. Arose within Mary or shone from Mary.</w:t>
      </w:r>
    </w:p>
  </w:comment>
  <w:comment w:id="615" w:author="Windows User" w:date="2015-10-30T08:56:00Z" w:initials="BS">
    <w:p w14:paraId="6417487A" w14:textId="77777777" w:rsidR="0020672C" w:rsidRDefault="0020672C">
      <w:pPr>
        <w:pStyle w:val="CommentText"/>
      </w:pPr>
      <w:r>
        <w:rPr>
          <w:rStyle w:val="CommentReference"/>
        </w:rPr>
        <w:annotationRef/>
      </w:r>
      <w:r>
        <w:t>Is "je" enough justification to prepend 'saying'?</w:t>
      </w:r>
    </w:p>
  </w:comment>
  <w:comment w:id="616" w:author="Windows User" w:date="2015-10-30T08:56:00Z" w:initials="BS">
    <w:p w14:paraId="6C444D3B" w14:textId="77777777" w:rsidR="0020672C" w:rsidRDefault="0020672C">
      <w:pPr>
        <w:pStyle w:val="CommentText"/>
      </w:pPr>
      <w:r>
        <w:rPr>
          <w:rStyle w:val="CommentReference"/>
        </w:rPr>
        <w:annotationRef/>
      </w:r>
      <w:r>
        <w:t>abouna's doxology of prime has 'that' here I think...</w:t>
      </w:r>
    </w:p>
  </w:comment>
  <w:comment w:id="617" w:author="Windows User" w:date="2015-10-30T08:56:00Z" w:initials="BS">
    <w:p w14:paraId="1353B344" w14:textId="77777777" w:rsidR="0020672C" w:rsidRDefault="0020672C">
      <w:pPr>
        <w:pStyle w:val="CommentText"/>
      </w:pPr>
      <w:r>
        <w:rPr>
          <w:rStyle w:val="CommentReference"/>
        </w:rPr>
        <w:annotationRef/>
      </w:r>
      <w:r>
        <w:t>or "sining"?</w:t>
      </w:r>
    </w:p>
  </w:comment>
  <w:comment w:id="622" w:author="Windows User" w:date="2015-10-30T08:56:00Z" w:initials="BS">
    <w:p w14:paraId="0D1101A9" w14:textId="77777777" w:rsidR="0020672C" w:rsidRDefault="0020672C">
      <w:pPr>
        <w:pStyle w:val="CommentText"/>
      </w:pPr>
      <w:r>
        <w:rPr>
          <w:rStyle w:val="CommentReference"/>
        </w:rPr>
        <w:annotationRef/>
      </w:r>
      <w:r>
        <w:t>If continuing as one sentence from previous verse, can't repeat 'adam' here.</w:t>
      </w:r>
    </w:p>
  </w:comment>
  <w:comment w:id="623" w:author="Windows User" w:date="2015-10-30T08:56:00Z" w:initials="BS">
    <w:p w14:paraId="60796E95" w14:textId="77777777" w:rsidR="0020672C" w:rsidRDefault="0020672C">
      <w:pPr>
        <w:pStyle w:val="CommentText"/>
      </w:pPr>
      <w:r>
        <w:rPr>
          <w:rStyle w:val="CommentReference"/>
        </w:rPr>
        <w:annotationRef/>
      </w:r>
      <w:r>
        <w:t>any sense of authority in coptic?</w:t>
      </w:r>
    </w:p>
  </w:comment>
  <w:comment w:id="624" w:author="Windows User" w:date="2015-11-02T12:45:00Z" w:initials="BS">
    <w:p w14:paraId="2D944131" w14:textId="77777777" w:rsidR="0020672C" w:rsidRDefault="0020672C">
      <w:pPr>
        <w:pStyle w:val="CommentText"/>
      </w:pPr>
      <w:r>
        <w:rPr>
          <w:rStyle w:val="CommentReference"/>
        </w:rPr>
        <w:annotationRef/>
      </w:r>
      <w:r>
        <w:t>or saint mary? I prefer the holy... but we should be consistent one way or the other.</w:t>
      </w:r>
    </w:p>
  </w:comment>
  <w:comment w:id="625" w:author="Windows User" w:date="2015-10-30T08:56:00Z" w:initials="BS">
    <w:p w14:paraId="2B95C054" w14:textId="77777777" w:rsidR="0020672C" w:rsidRDefault="0020672C">
      <w:pPr>
        <w:pStyle w:val="CommentText"/>
      </w:pPr>
      <w:r>
        <w:rPr>
          <w:rStyle w:val="CommentReference"/>
        </w:rPr>
        <w:annotationRef/>
      </w:r>
      <w:r>
        <w:t>how to express abstract genus of woman or womanhood? race of women doesn't work in modern English, and gender of women doesn't capture it.</w:t>
      </w:r>
    </w:p>
  </w:comment>
  <w:comment w:id="634" w:author="Windows User" w:date="2015-10-30T08:56:00Z" w:initials="BS">
    <w:p w14:paraId="2B0033F4" w14:textId="77777777" w:rsidR="0020672C" w:rsidRDefault="0020672C">
      <w:pPr>
        <w:pStyle w:val="CommentText"/>
      </w:pPr>
      <w:r>
        <w:rPr>
          <w:rStyle w:val="CommentReference"/>
        </w:rPr>
        <w:annotationRef/>
      </w:r>
      <w:r>
        <w:t>tense is flipping so much vs to vs. Any way to make more consistent?</w:t>
      </w:r>
    </w:p>
  </w:comment>
  <w:comment w:id="635" w:author="Windows User" w:date="2015-11-02T12:41:00Z" w:initials="BS">
    <w:p w14:paraId="41D5DE86" w14:textId="77777777" w:rsidR="0020672C" w:rsidRDefault="0020672C">
      <w:pPr>
        <w:pStyle w:val="CommentText"/>
      </w:pPr>
      <w:r>
        <w:rPr>
          <w:rStyle w:val="CommentReference"/>
        </w:rPr>
        <w:annotationRef/>
      </w:r>
      <w:r>
        <w:t>cold frost? frosty cold? too many ands.</w:t>
      </w:r>
    </w:p>
  </w:comment>
  <w:comment w:id="636" w:author="Windows User" w:date="2015-10-30T08:56:00Z" w:initials="BS">
    <w:p w14:paraId="44C68E13" w14:textId="77777777" w:rsidR="0020672C" w:rsidRDefault="0020672C">
      <w:pPr>
        <w:pStyle w:val="CommentText"/>
      </w:pPr>
      <w:r>
        <w:rPr>
          <w:rStyle w:val="CommentReference"/>
        </w:rPr>
        <w:annotationRef/>
      </w:r>
      <w:r>
        <w:t>In is probably more right... I probably shouldn't have changed that...</w:t>
      </w:r>
    </w:p>
  </w:comment>
  <w:comment w:id="651" w:author="Brett Slote" w:date="2015-10-30T08:56:00Z" w:initials="BS">
    <w:p w14:paraId="10454F1D" w14:textId="77777777" w:rsidR="0020672C" w:rsidRDefault="0020672C">
      <w:pPr>
        <w:pStyle w:val="CommentText"/>
      </w:pPr>
      <w:r>
        <w:rPr>
          <w:rStyle w:val="CommentReference"/>
        </w:rPr>
        <w:annotationRef/>
      </w:r>
      <w:r>
        <w:t>Received or bought?</w:t>
      </w:r>
    </w:p>
  </w:comment>
  <w:comment w:id="654" w:author="Brett Slote" w:date="2015-10-30T08:56:00Z" w:initials="BS">
    <w:p w14:paraId="4DF8C7B4" w14:textId="77777777" w:rsidR="0020672C" w:rsidRDefault="0020672C">
      <w:pPr>
        <w:pStyle w:val="CommentText"/>
      </w:pPr>
      <w:r>
        <w:rPr>
          <w:rStyle w:val="CommentReference"/>
        </w:rPr>
        <w:annotationRef/>
      </w:r>
      <w:r>
        <w:t>Not hail to you?</w:t>
      </w:r>
    </w:p>
  </w:comment>
  <w:comment w:id="657" w:author="Brett Slote" w:date="2015-10-30T08:56:00Z" w:initials="BS">
    <w:p w14:paraId="5C1218C2" w14:textId="77777777" w:rsidR="0020672C" w:rsidRDefault="0020672C">
      <w:pPr>
        <w:pStyle w:val="CommentText"/>
      </w:pPr>
      <w:r>
        <w:rPr>
          <w:rStyle w:val="CommentReference"/>
        </w:rPr>
        <w:annotationRef/>
      </w:r>
      <w:r>
        <w:t>Again ‘a’ perfect man loses meaning, but as is sounds awkward.</w:t>
      </w:r>
    </w:p>
  </w:comment>
  <w:comment w:id="660" w:author="Brett Slote" w:date="2015-10-30T08:56:00Z" w:initials="BS">
    <w:p w14:paraId="3D4CB88C" w14:textId="77777777" w:rsidR="0020672C" w:rsidRDefault="0020672C">
      <w:pPr>
        <w:pStyle w:val="CommentText"/>
      </w:pPr>
      <w:r>
        <w:rPr>
          <w:rStyle w:val="CommentReference"/>
        </w:rPr>
        <w:annotationRef/>
      </w:r>
      <w:r>
        <w:t>Uncircumscript?</w:t>
      </w:r>
    </w:p>
  </w:comment>
  <w:comment w:id="663" w:author="Brett Slote" w:date="2015-10-30T08:56:00Z" w:initials="BS">
    <w:p w14:paraId="4350A62E" w14:textId="77777777" w:rsidR="0020672C" w:rsidRDefault="0020672C">
      <w:pPr>
        <w:pStyle w:val="CommentText"/>
      </w:pPr>
      <w:r>
        <w:rPr>
          <w:rStyle w:val="CommentReference"/>
        </w:rPr>
        <w:annotationRef/>
      </w:r>
      <w:r>
        <w:t>Orthodox?</w:t>
      </w:r>
    </w:p>
  </w:comment>
  <w:comment w:id="664" w:author="Brett Slote" w:date="2015-10-30T08:56:00Z" w:initials="BS">
    <w:p w14:paraId="08040BF4" w14:textId="77777777" w:rsidR="0020672C" w:rsidRDefault="0020672C">
      <w:pPr>
        <w:pStyle w:val="CommentText"/>
      </w:pPr>
      <w:r>
        <w:rPr>
          <w:rStyle w:val="CommentReference"/>
        </w:rPr>
        <w:annotationRef/>
      </w:r>
      <w:r>
        <w:t>Faith?</w:t>
      </w:r>
    </w:p>
  </w:comment>
  <w:comment w:id="667" w:author="Brett Slote" w:date="2015-10-30T08:56:00Z" w:initials="BS">
    <w:p w14:paraId="1E4B4FEE" w14:textId="77777777" w:rsidR="0020672C" w:rsidRDefault="0020672C">
      <w:pPr>
        <w:pStyle w:val="CommentText"/>
      </w:pPr>
      <w:r>
        <w:rPr>
          <w:rStyle w:val="CommentReference"/>
        </w:rPr>
        <w:annotationRef/>
      </w:r>
      <w:r>
        <w:t>Need a consistent policy</w:t>
      </w:r>
    </w:p>
  </w:comment>
  <w:comment w:id="671" w:author="Brett Slote" w:date="2015-10-30T08:56:00Z" w:initials="BS">
    <w:p w14:paraId="4A463175" w14:textId="77777777" w:rsidR="0020672C" w:rsidRDefault="0020672C">
      <w:pPr>
        <w:pStyle w:val="CommentText"/>
      </w:pPr>
      <w:r>
        <w:rPr>
          <w:rStyle w:val="CommentReference"/>
        </w:rPr>
        <w:annotationRef/>
      </w:r>
      <w:r>
        <w:t>Ramez, He or Him?</w:t>
      </w:r>
    </w:p>
  </w:comment>
  <w:comment w:id="672" w:author="Brett Slote" w:date="2015-10-30T08:56:00Z" w:initials="BS">
    <w:p w14:paraId="01E420BC" w14:textId="77777777" w:rsidR="0020672C" w:rsidRDefault="0020672C">
      <w:pPr>
        <w:pStyle w:val="CommentText"/>
      </w:pPr>
      <w:r>
        <w:rPr>
          <w:rStyle w:val="CommentReference"/>
        </w:rPr>
        <w:annotationRef/>
      </w:r>
      <w:r>
        <w:t>On? By?</w:t>
      </w:r>
    </w:p>
  </w:comment>
  <w:comment w:id="673" w:author="Windows User" w:date="2015-11-21T13:15:00Z" w:initials="WU">
    <w:p w14:paraId="4BEB75B4" w14:textId="201EED17" w:rsidR="0020672C" w:rsidRDefault="0020672C">
      <w:pPr>
        <w:pStyle w:val="CommentText"/>
      </w:pPr>
      <w:r>
        <w:rPr>
          <w:rStyle w:val="CommentReference"/>
        </w:rPr>
        <w:annotationRef/>
      </w:r>
      <w:r>
        <w:t>check</w:t>
      </w:r>
    </w:p>
  </w:comment>
  <w:comment w:id="678" w:author="Windows User" w:date="2015-10-30T08:56:00Z" w:initials="BS">
    <w:p w14:paraId="27C88DDC" w14:textId="77777777" w:rsidR="0020672C" w:rsidRDefault="0020672C">
      <w:pPr>
        <w:pStyle w:val="CommentText"/>
      </w:pPr>
      <w:r>
        <w:rPr>
          <w:rStyle w:val="CommentReference"/>
        </w:rPr>
        <w:annotationRef/>
      </w:r>
      <w:r>
        <w:t>Are the breaths referring to the inspiration of scripture, as the other translations have, or the breath of creation cf gn 1?</w:t>
      </w:r>
    </w:p>
  </w:comment>
  <w:comment w:id="679" w:author="Windows User" w:date="2015-10-30T08:56:00Z" w:initials="BS">
    <w:p w14:paraId="53F7084A" w14:textId="77777777" w:rsidR="0020672C" w:rsidRDefault="0020672C">
      <w:pPr>
        <w:pStyle w:val="CommentText"/>
      </w:pPr>
      <w:r>
        <w:rPr>
          <w:rStyle w:val="CommentReference"/>
        </w:rPr>
        <w:annotationRef/>
      </w:r>
      <w:r>
        <w:t>When we love the Name of our Lord Jesus Christ, the Name of Salvation...</w:t>
      </w:r>
    </w:p>
  </w:comment>
  <w:comment w:id="680" w:author="Windows User" w:date="2015-10-30T08:56:00Z" w:initials="BS">
    <w:p w14:paraId="4705E7C8" w14:textId="77777777" w:rsidR="0020672C" w:rsidRDefault="0020672C">
      <w:pPr>
        <w:pStyle w:val="CommentText"/>
      </w:pPr>
      <w:r>
        <w:rPr>
          <w:rStyle w:val="CommentReference"/>
        </w:rPr>
        <w:annotationRef/>
      </w:r>
      <w:r>
        <w:t>adjective? severe?</w:t>
      </w:r>
    </w:p>
  </w:comment>
  <w:comment w:id="687" w:author="Windows User" w:date="2015-11-21T13:15:00Z" w:initials="WU">
    <w:p w14:paraId="5D7A5708" w14:textId="27F5BDCC" w:rsidR="0020672C" w:rsidRDefault="0020672C">
      <w:pPr>
        <w:pStyle w:val="CommentText"/>
      </w:pPr>
      <w:r>
        <w:rPr>
          <w:rStyle w:val="CommentReference"/>
        </w:rPr>
        <w:annotationRef/>
      </w:r>
      <w:r>
        <w:t>check</w:t>
      </w:r>
    </w:p>
  </w:comment>
  <w:comment w:id="689" w:author="Windows User" w:date="2015-10-30T08:56:00Z" w:initials="BS">
    <w:p w14:paraId="4899C8E2" w14:textId="77777777" w:rsidR="0020672C" w:rsidRDefault="0020672C">
      <w:pPr>
        <w:pStyle w:val="CommentText"/>
      </w:pPr>
      <w:r>
        <w:rPr>
          <w:rStyle w:val="CommentReference"/>
        </w:rPr>
        <w:annotationRef/>
      </w:r>
      <w:r>
        <w:t>too literal?</w:t>
      </w:r>
    </w:p>
  </w:comment>
  <w:comment w:id="692" w:author="Windows User" w:date="2015-10-30T08:56:00Z" w:initials="BS">
    <w:p w14:paraId="4EBC6F27" w14:textId="77777777" w:rsidR="0020672C" w:rsidRDefault="0020672C">
      <w:pPr>
        <w:pStyle w:val="CommentText"/>
      </w:pPr>
      <w:r>
        <w:rPr>
          <w:rStyle w:val="CommentReference"/>
        </w:rPr>
        <w:annotationRef/>
      </w:r>
      <w:r>
        <w:t>awkward</w:t>
      </w:r>
    </w:p>
  </w:comment>
  <w:comment w:id="693" w:author="Windows User" w:date="2015-10-30T08:56:00Z" w:initials="BS">
    <w:p w14:paraId="2E00F7F9" w14:textId="77777777" w:rsidR="0020672C" w:rsidRDefault="0020672C">
      <w:pPr>
        <w:pStyle w:val="CommentText"/>
      </w:pPr>
      <w:r>
        <w:rPr>
          <w:rStyle w:val="CommentReference"/>
        </w:rPr>
        <w:annotationRef/>
      </w:r>
      <w:r>
        <w:t>sits, less literal, but more clear?</w:t>
      </w:r>
    </w:p>
  </w:comment>
  <w:comment w:id="694" w:author="Windows User" w:date="2015-10-30T08:56:00Z" w:initials="BS">
    <w:p w14:paraId="7635C5E6" w14:textId="77777777" w:rsidR="0020672C" w:rsidRDefault="0020672C">
      <w:pPr>
        <w:pStyle w:val="CommentText"/>
      </w:pPr>
      <w:r>
        <w:rPr>
          <w:rStyle w:val="CommentReference"/>
        </w:rPr>
        <w:annotationRef/>
      </w:r>
      <w:r>
        <w:t>awkward</w:t>
      </w:r>
    </w:p>
  </w:comment>
  <w:comment w:id="696" w:author="Windows User" w:date="2015-10-30T08:56:00Z" w:initials="BS">
    <w:p w14:paraId="07F5FC79" w14:textId="77777777" w:rsidR="0020672C" w:rsidRDefault="0020672C">
      <w:pPr>
        <w:pStyle w:val="CommentText"/>
      </w:pPr>
      <w:r>
        <w:rPr>
          <w:rStyle w:val="CommentReference"/>
        </w:rPr>
        <w:annotationRef/>
      </w:r>
      <w:r>
        <w:t>terribly awkward</w:t>
      </w:r>
    </w:p>
  </w:comment>
  <w:comment w:id="697" w:author="Windows User" w:date="2015-11-21T13:16:00Z" w:initials="WU">
    <w:p w14:paraId="197F0F42" w14:textId="5078F6FA" w:rsidR="0020672C" w:rsidRDefault="0020672C">
      <w:pPr>
        <w:pStyle w:val="CommentText"/>
      </w:pPr>
      <w:r>
        <w:rPr>
          <w:rStyle w:val="CommentReference"/>
        </w:rPr>
        <w:annotationRef/>
      </w:r>
      <w:r>
        <w:t>check</w:t>
      </w:r>
    </w:p>
  </w:comment>
  <w:comment w:id="698" w:author="Windows User" w:date="2015-11-21T13:16:00Z" w:initials="WU">
    <w:p w14:paraId="4BA7ACF0" w14:textId="3D32F115" w:rsidR="0020672C" w:rsidRDefault="0020672C">
      <w:pPr>
        <w:pStyle w:val="CommentText"/>
      </w:pPr>
      <w:r>
        <w:rPr>
          <w:rStyle w:val="CommentReference"/>
        </w:rPr>
        <w:annotationRef/>
      </w:r>
      <w:r>
        <w:t>check</w:t>
      </w:r>
    </w:p>
  </w:comment>
  <w:comment w:id="699" w:author="Windows User" w:date="2015-11-21T13:16:00Z" w:initials="WU">
    <w:p w14:paraId="6657783C" w14:textId="2A8AC09D" w:rsidR="0020672C" w:rsidRDefault="0020672C">
      <w:pPr>
        <w:pStyle w:val="CommentText"/>
      </w:pPr>
      <w:r>
        <w:rPr>
          <w:rStyle w:val="CommentReference"/>
        </w:rPr>
        <w:annotationRef/>
      </w:r>
      <w:r>
        <w:t>check</w:t>
      </w:r>
    </w:p>
  </w:comment>
  <w:comment w:id="700" w:author="Windows User" w:date="2015-11-21T13:16:00Z" w:initials="WU">
    <w:p w14:paraId="280C2333" w14:textId="7D468F5B" w:rsidR="0020672C" w:rsidRDefault="0020672C">
      <w:pPr>
        <w:pStyle w:val="CommentText"/>
      </w:pPr>
      <w:r>
        <w:rPr>
          <w:rStyle w:val="CommentReference"/>
        </w:rPr>
        <w:annotationRef/>
      </w:r>
      <w:r>
        <w:t>check</w:t>
      </w:r>
    </w:p>
  </w:comment>
  <w:comment w:id="702" w:author="Windows User" w:date="2015-10-30T08:56:00Z" w:initials="BS">
    <w:p w14:paraId="02E36170" w14:textId="77777777" w:rsidR="0020672C" w:rsidRDefault="0020672C">
      <w:pPr>
        <w:pStyle w:val="CommentText"/>
      </w:pPr>
      <w:r>
        <w:rPr>
          <w:rStyle w:val="CommentReference"/>
        </w:rPr>
        <w:annotationRef/>
      </w:r>
      <w:r>
        <w:t>sat?</w:t>
      </w:r>
    </w:p>
  </w:comment>
  <w:comment w:id="703" w:author="Windows User" w:date="2015-11-21T13:17:00Z" w:initials="WU">
    <w:p w14:paraId="16F69644" w14:textId="555FDE59" w:rsidR="0020672C" w:rsidRDefault="0020672C">
      <w:pPr>
        <w:pStyle w:val="CommentText"/>
      </w:pPr>
      <w:r>
        <w:rPr>
          <w:rStyle w:val="CommentReference"/>
        </w:rPr>
        <w:annotationRef/>
      </w:r>
      <w:r>
        <w:t>check</w:t>
      </w:r>
    </w:p>
  </w:comment>
  <w:comment w:id="704" w:author="Windows User" w:date="2015-11-21T13:17:00Z" w:initials="WU">
    <w:p w14:paraId="59E1ECCC" w14:textId="61291C66" w:rsidR="0020672C" w:rsidRDefault="0020672C">
      <w:pPr>
        <w:pStyle w:val="CommentText"/>
      </w:pPr>
      <w:r>
        <w:rPr>
          <w:rStyle w:val="CommentReference"/>
        </w:rPr>
        <w:annotationRef/>
      </w:r>
      <w:r>
        <w:t>check</w:t>
      </w:r>
    </w:p>
  </w:comment>
  <w:comment w:id="707" w:author="Windows User" w:date="2015-10-30T08:56:00Z" w:initials="BS">
    <w:p w14:paraId="681DB0FE" w14:textId="77777777" w:rsidR="0020672C" w:rsidRDefault="0020672C">
      <w:pPr>
        <w:pStyle w:val="CommentText"/>
      </w:pPr>
      <w:r>
        <w:rPr>
          <w:rStyle w:val="CommentReference"/>
        </w:rPr>
        <w:annotationRef/>
      </w:r>
      <w:r>
        <w:t>entered and come forth, or entered through it?</w:t>
      </w:r>
    </w:p>
  </w:comment>
  <w:comment w:id="708" w:author="Windows User" w:date="2015-10-30T08:56:00Z" w:initials="BS">
    <w:p w14:paraId="561C0007" w14:textId="77777777" w:rsidR="0020672C" w:rsidRDefault="0020672C">
      <w:pPr>
        <w:pStyle w:val="CommentText"/>
      </w:pPr>
      <w:r>
        <w:rPr>
          <w:rStyle w:val="CommentReference"/>
        </w:rPr>
        <w:annotationRef/>
      </w:r>
      <w:r>
        <w:t>appearing?</w:t>
      </w:r>
    </w:p>
  </w:comment>
  <w:comment w:id="709" w:author="Windows User" w:date="2015-10-30T08:56:00Z" w:initials="BS">
    <w:p w14:paraId="0B39F1C6" w14:textId="77777777" w:rsidR="0020672C" w:rsidRDefault="0020672C">
      <w:pPr>
        <w:pStyle w:val="CommentText"/>
      </w:pPr>
      <w:r>
        <w:rPr>
          <w:rStyle w:val="CommentReference"/>
        </w:rPr>
        <w:annotationRef/>
      </w:r>
      <w:r>
        <w:t>He</w:t>
      </w:r>
    </w:p>
  </w:comment>
  <w:comment w:id="714" w:author="Windows User" w:date="2015-10-30T08:56:00Z" w:initials="BS">
    <w:p w14:paraId="48FCFB9E" w14:textId="77777777" w:rsidR="0020672C" w:rsidRDefault="0020672C">
      <w:pPr>
        <w:pStyle w:val="CommentText"/>
      </w:pPr>
      <w:r>
        <w:rPr>
          <w:rStyle w:val="CommentReference"/>
        </w:rPr>
        <w:annotationRef/>
      </w:r>
      <w:r>
        <w:t>I feel like upon sounds better here and below</w:t>
      </w:r>
    </w:p>
  </w:comment>
  <w:comment w:id="715" w:author="Windows User" w:date="2015-10-30T08:56:00Z" w:initials="BS">
    <w:p w14:paraId="2C4DA934" w14:textId="77777777" w:rsidR="0020672C" w:rsidRDefault="0020672C">
      <w:pPr>
        <w:pStyle w:val="CommentText"/>
      </w:pPr>
      <w:r>
        <w:rPr>
          <w:rStyle w:val="CommentReference"/>
        </w:rPr>
        <w:annotationRef/>
      </w:r>
      <w:r>
        <w:t>For forty days</w:t>
      </w:r>
    </w:p>
  </w:comment>
  <w:comment w:id="716" w:author="Windows User" w:date="2015-10-30T08:56:00Z" w:initials="BS">
    <w:p w14:paraId="3A60EA56" w14:textId="77777777" w:rsidR="0020672C" w:rsidRDefault="0020672C">
      <w:pPr>
        <w:pStyle w:val="CommentText"/>
      </w:pPr>
      <w:r>
        <w:rPr>
          <w:rStyle w:val="CommentReference"/>
        </w:rPr>
        <w:annotationRef/>
      </w:r>
      <w:r>
        <w:t>awkward. Crush under our feet or crush within us? Even if feet not literally there, needed to complete the implied thought in english.</w:t>
      </w:r>
    </w:p>
  </w:comment>
  <w:comment w:id="722" w:author="Windows User" w:date="2015-10-30T08:56:00Z" w:initials="BS">
    <w:p w14:paraId="330AB2CB" w14:textId="77777777" w:rsidR="0020672C" w:rsidRDefault="0020672C">
      <w:pPr>
        <w:pStyle w:val="CommentText"/>
      </w:pPr>
      <w:r>
        <w:rPr>
          <w:rStyle w:val="CommentReference"/>
        </w:rPr>
        <w:annotationRef/>
      </w:r>
      <w:r>
        <w:t>a? I know virgin doesn't sound right. Nor virginal. But a virgin seems to cheapen the thought...</w:t>
      </w:r>
    </w:p>
  </w:comment>
  <w:comment w:id="724" w:author="Windows User" w:date="2015-10-30T08:56:00Z" w:initials="BS">
    <w:p w14:paraId="3C79EF83" w14:textId="77777777" w:rsidR="0020672C" w:rsidRDefault="0020672C">
      <w:pPr>
        <w:pStyle w:val="CommentText"/>
      </w:pPr>
      <w:r>
        <w:rPr>
          <w:rStyle w:val="CommentReference"/>
        </w:rPr>
        <w:annotationRef/>
      </w:r>
      <w:r>
        <w:t>annulled has connotation from catholicism of never having been. I like abolished better. Sounds more poetic like too.</w:t>
      </w:r>
    </w:p>
  </w:comment>
  <w:comment w:id="727" w:author="Windows User" w:date="2015-10-30T08:56:00Z" w:initials="BS">
    <w:p w14:paraId="2CE63F4B" w14:textId="77777777" w:rsidR="0020672C" w:rsidRDefault="0020672C">
      <w:pPr>
        <w:pStyle w:val="CommentText"/>
      </w:pPr>
      <w:r>
        <w:rPr>
          <w:rStyle w:val="CommentReference"/>
        </w:rPr>
        <w:annotationRef/>
      </w:r>
      <w:r>
        <w:t>yes, it is a continuous thought. But this and next are complete sentences in themselves.</w:t>
      </w:r>
    </w:p>
  </w:comment>
  <w:comment w:id="728" w:author="Windows User" w:date="2015-10-30T08:56:00Z" w:initials="BS">
    <w:p w14:paraId="1816FDC2" w14:textId="77777777" w:rsidR="0020672C" w:rsidRDefault="0020672C">
      <w:pPr>
        <w:pStyle w:val="CommentText"/>
      </w:pPr>
      <w:r>
        <w:rPr>
          <w:rStyle w:val="CommentReference"/>
        </w:rPr>
        <w:annotationRef/>
      </w:r>
      <w:r>
        <w:t>revealed almost makes sense here... but not with the next line having "said"</w:t>
      </w:r>
    </w:p>
  </w:comment>
  <w:comment w:id="729" w:author="Windows User" w:date="2015-10-30T08:56:00Z" w:initials="BS">
    <w:p w14:paraId="4511C954" w14:textId="77777777" w:rsidR="0020672C" w:rsidRDefault="0020672C">
      <w:pPr>
        <w:pStyle w:val="CommentText"/>
      </w:pPr>
      <w:r>
        <w:rPr>
          <w:rStyle w:val="CommentReference"/>
        </w:rPr>
        <w:annotationRef/>
      </w:r>
      <w:r>
        <w:t>repeat quotes or contiguious?</w:t>
      </w:r>
    </w:p>
  </w:comment>
  <w:comment w:id="730" w:author="Windows User" w:date="2015-10-30T08:56:00Z" w:initials="BS">
    <w:p w14:paraId="56656ACA" w14:textId="77777777" w:rsidR="0020672C" w:rsidRDefault="0020672C">
      <w:pPr>
        <w:pStyle w:val="CommentText"/>
      </w:pPr>
      <w:r>
        <w:rPr>
          <w:rStyle w:val="CommentReference"/>
        </w:rPr>
        <w:annotationRef/>
      </w:r>
      <w:r>
        <w:t>in strength?</w:t>
      </w:r>
    </w:p>
  </w:comment>
  <w:comment w:id="731" w:author="Windows User" w:date="2015-10-30T08:56:00Z" w:initials="BS">
    <w:p w14:paraId="0BBEA7F8" w14:textId="77777777" w:rsidR="0020672C" w:rsidRDefault="0020672C">
      <w:pPr>
        <w:pStyle w:val="CommentText"/>
      </w:pPr>
      <w:r>
        <w:rPr>
          <w:rStyle w:val="CommentReference"/>
        </w:rPr>
        <w:annotationRef/>
      </w:r>
      <w:r>
        <w:t>in the tune it just sounds more emphatic dropping the "both"</w:t>
      </w:r>
    </w:p>
  </w:comment>
  <w:comment w:id="733" w:author="Windows User" w:date="2015-10-30T08:56:00Z" w:initials="BS">
    <w:p w14:paraId="2C3E8DBE" w14:textId="77777777" w:rsidR="0020672C" w:rsidRDefault="0020672C">
      <w:pPr>
        <w:pStyle w:val="CommentText"/>
      </w:pPr>
      <w:r>
        <w:rPr>
          <w:rStyle w:val="CommentReference"/>
        </w:rPr>
        <w:annotationRef/>
      </w:r>
      <w:r>
        <w:t>theotokos, not mav em ef Nooti</w:t>
      </w:r>
    </w:p>
  </w:comment>
  <w:comment w:id="734" w:author="Windows User" w:date="2015-10-30T08:56:00Z" w:initials="BS">
    <w:p w14:paraId="76D071C9" w14:textId="77777777" w:rsidR="0020672C" w:rsidRDefault="0020672C">
      <w:pPr>
        <w:pStyle w:val="CommentText"/>
      </w:pPr>
      <w:r>
        <w:rPr>
          <w:rStyle w:val="CommentReference"/>
        </w:rPr>
        <w:annotationRef/>
      </w:r>
      <w:r>
        <w:t>in?</w:t>
      </w:r>
    </w:p>
  </w:comment>
  <w:comment w:id="736" w:author="Windows User" w:date="2015-10-30T08:56:00Z" w:initials="BS">
    <w:p w14:paraId="35AA1BF7" w14:textId="77777777" w:rsidR="0020672C" w:rsidRDefault="0020672C">
      <w:pPr>
        <w:pStyle w:val="CommentText"/>
      </w:pPr>
      <w:r>
        <w:rPr>
          <w:rStyle w:val="CommentReference"/>
        </w:rPr>
        <w:annotationRef/>
      </w:r>
      <w:r>
        <w:t>it's literally "And" but that leaves too much grammatical ambiguity that tends towards nonsensical parsing.</w:t>
      </w:r>
    </w:p>
  </w:comment>
  <w:comment w:id="737" w:author="Windows User" w:date="2015-10-30T08:56:00Z" w:initials="BS">
    <w:p w14:paraId="59FF9497" w14:textId="77777777" w:rsidR="0020672C" w:rsidRDefault="0020672C">
      <w:pPr>
        <w:pStyle w:val="CommentText"/>
      </w:pPr>
      <w:r>
        <w:rPr>
          <w:rStyle w:val="CommentReference"/>
        </w:rPr>
        <w:annotationRef/>
      </w:r>
      <w:r>
        <w:t>tense?</w:t>
      </w:r>
    </w:p>
  </w:comment>
  <w:comment w:id="739" w:author="Windows User" w:date="2015-10-30T08:56:00Z" w:initials="BS">
    <w:p w14:paraId="3CF45818" w14:textId="77777777" w:rsidR="0020672C" w:rsidRDefault="0020672C">
      <w:pPr>
        <w:pStyle w:val="CommentText"/>
      </w:pPr>
      <w:r>
        <w:rPr>
          <w:rStyle w:val="CommentReference"/>
        </w:rPr>
        <w:annotationRef/>
      </w:r>
      <w:r>
        <w:t>too far for a pronoun</w:t>
      </w:r>
    </w:p>
  </w:comment>
  <w:comment w:id="740" w:author="Windows User" w:date="2015-10-30T08:56:00Z" w:initials="BS">
    <w:p w14:paraId="04E47880" w14:textId="77777777" w:rsidR="0020672C" w:rsidRDefault="0020672C">
      <w:pPr>
        <w:pStyle w:val="CommentText"/>
      </w:pPr>
      <w:r>
        <w:rPr>
          <w:rStyle w:val="CommentReference"/>
        </w:rPr>
        <w:annotationRef/>
      </w:r>
      <w:r>
        <w:t>deemed or made?</w:t>
      </w:r>
    </w:p>
  </w:comment>
  <w:comment w:id="742" w:author="Windows User" w:date="2015-10-30T08:56:00Z" w:initials="BS">
    <w:p w14:paraId="4BEF6991" w14:textId="77777777" w:rsidR="0020672C" w:rsidRDefault="0020672C">
      <w:pPr>
        <w:pStyle w:val="CommentText"/>
      </w:pPr>
      <w:r>
        <w:rPr>
          <w:rStyle w:val="CommentReference"/>
        </w:rPr>
        <w:annotationRef/>
      </w:r>
      <w:r>
        <w:t>coptic is heavens of heavens, but we usually say heaven of heavens.</w:t>
      </w:r>
    </w:p>
  </w:comment>
  <w:comment w:id="744" w:author="Windows User" w:date="2015-10-30T08:56:00Z" w:initials="BS">
    <w:p w14:paraId="3AB1B9D1" w14:textId="77777777" w:rsidR="0020672C" w:rsidRDefault="0020672C">
      <w:pPr>
        <w:pStyle w:val="CommentText"/>
      </w:pPr>
      <w:r>
        <w:rPr>
          <w:rStyle w:val="CommentReference"/>
        </w:rPr>
        <w:annotationRef/>
      </w:r>
      <w:r>
        <w:t>rises or shines?</w:t>
      </w:r>
    </w:p>
  </w:comment>
  <w:comment w:id="747" w:author="Windows User" w:date="2015-10-30T08:56:00Z" w:initials="BS">
    <w:p w14:paraId="4F324E1B" w14:textId="77777777" w:rsidR="0020672C" w:rsidRDefault="0020672C">
      <w:pPr>
        <w:pStyle w:val="CommentText"/>
      </w:pPr>
      <w:r>
        <w:rPr>
          <w:rStyle w:val="CommentReference"/>
        </w:rPr>
        <w:annotationRef/>
      </w:r>
      <w:r>
        <w:t>destroyed or damaged?</w:t>
      </w:r>
    </w:p>
  </w:comment>
  <w:comment w:id="752" w:author="Windows User" w:date="2015-10-30T08:56:00Z" w:initials="BS">
    <w:p w14:paraId="79923BFC" w14:textId="77777777" w:rsidR="0020672C" w:rsidRDefault="0020672C">
      <w:pPr>
        <w:pStyle w:val="CommentText"/>
      </w:pPr>
      <w:r>
        <w:rPr>
          <w:rStyle w:val="CommentReference"/>
        </w:rPr>
        <w:annotationRef/>
      </w:r>
      <w:r>
        <w:t>servant, or slave?</w:t>
      </w:r>
    </w:p>
  </w:comment>
  <w:comment w:id="753" w:author="Windows User" w:date="2015-10-30T08:56:00Z" w:initials="BS">
    <w:p w14:paraId="7A143CF0" w14:textId="77777777" w:rsidR="0020672C" w:rsidRDefault="0020672C">
      <w:pPr>
        <w:pStyle w:val="CommentText"/>
      </w:pPr>
      <w:r>
        <w:rPr>
          <w:rStyle w:val="CommentReference"/>
        </w:rPr>
        <w:annotationRef/>
      </w:r>
      <w:r>
        <w:t>Feels way too literal</w:t>
      </w:r>
    </w:p>
  </w:comment>
  <w:comment w:id="754" w:author="Windows User" w:date="2015-11-21T13:18:00Z" w:initials="WU">
    <w:p w14:paraId="013367B3" w14:textId="1342797D" w:rsidR="0020672C" w:rsidRDefault="0020672C">
      <w:pPr>
        <w:pStyle w:val="CommentText"/>
      </w:pPr>
      <w:r>
        <w:rPr>
          <w:rStyle w:val="CommentReference"/>
        </w:rPr>
        <w:annotationRef/>
      </w:r>
      <w:r>
        <w:t>check</w:t>
      </w:r>
    </w:p>
  </w:comment>
  <w:comment w:id="760" w:author="Windows User" w:date="2015-10-30T08:56:00Z" w:initials="BS">
    <w:p w14:paraId="7572AFE8" w14:textId="77777777" w:rsidR="0020672C" w:rsidRDefault="0020672C">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762" w:author="Windows User" w:date="2015-10-30T08:56:00Z" w:initials="BS">
    <w:p w14:paraId="4BD346B3" w14:textId="77777777" w:rsidR="0020672C" w:rsidRDefault="0020672C">
      <w:pPr>
        <w:pStyle w:val="CommentText"/>
      </w:pPr>
      <w:r>
        <w:rPr>
          <w:rStyle w:val="CommentReference"/>
        </w:rPr>
        <w:annotationRef/>
      </w:r>
      <w:r>
        <w:t>was incarnate or took flesh? Need a decision for this common phrase.</w:t>
      </w:r>
    </w:p>
  </w:comment>
  <w:comment w:id="764" w:author="Windows User" w:date="2015-10-30T08:56:00Z" w:initials="BS">
    <w:p w14:paraId="034C1EC4" w14:textId="77777777" w:rsidR="0020672C" w:rsidRDefault="0020672C">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769" w:author="Windows User" w:date="2015-10-30T08:56:00Z" w:initials="BS">
    <w:p w14:paraId="1A450199" w14:textId="77777777" w:rsidR="0020672C" w:rsidRDefault="0020672C">
      <w:pPr>
        <w:pStyle w:val="CommentText"/>
      </w:pPr>
      <w:r>
        <w:rPr>
          <w:rStyle w:val="CommentReference"/>
        </w:rPr>
        <w:annotationRef/>
      </w:r>
      <w:r>
        <w:t>Altar/The place where the Sacrifice is offered, is clearly not right. But Temple? Or Holy of Holies?</w:t>
      </w:r>
    </w:p>
  </w:comment>
  <w:comment w:id="772" w:author="Windows User" w:date="2015-10-30T08:56:00Z" w:initials="BS">
    <w:p w14:paraId="645B0D7E" w14:textId="77777777" w:rsidR="0020672C" w:rsidRDefault="0020672C">
      <w:pPr>
        <w:pStyle w:val="CommentText"/>
      </w:pPr>
      <w:r>
        <w:rPr>
          <w:rStyle w:val="CommentReference"/>
        </w:rPr>
        <w:annotationRef/>
      </w:r>
      <w:r>
        <w:t>I think infinite captures the meaning of uncircumscript in a more approachable way.</w:t>
      </w:r>
    </w:p>
  </w:comment>
  <w:comment w:id="773" w:author="Windows User" w:date="2015-10-30T08:56:00Z" w:initials="BS">
    <w:p w14:paraId="1421937C" w14:textId="77777777" w:rsidR="0020672C" w:rsidRDefault="0020672C">
      <w:pPr>
        <w:pStyle w:val="CommentText"/>
      </w:pPr>
      <w:r>
        <w:rPr>
          <w:rStyle w:val="CommentReference"/>
        </w:rPr>
        <w:annotationRef/>
      </w:r>
      <w:r>
        <w:t>net or hook?</w:t>
      </w:r>
    </w:p>
  </w:comment>
  <w:comment w:id="774" w:author="Windows User" w:date="2015-10-30T08:56:00Z" w:initials="BS">
    <w:p w14:paraId="6723C76C" w14:textId="77777777" w:rsidR="0020672C" w:rsidRDefault="0020672C">
      <w:pPr>
        <w:pStyle w:val="CommentText"/>
      </w:pPr>
      <w:r>
        <w:rPr>
          <w:rStyle w:val="CommentReference"/>
        </w:rPr>
        <w:annotationRef/>
      </w:r>
      <w:r>
        <w:t>Instructing them in the worship?</w:t>
      </w:r>
    </w:p>
  </w:comment>
  <w:comment w:id="775" w:author="Windows User" w:date="2015-10-30T08:56:00Z" w:initials="BS">
    <w:p w14:paraId="62A67018" w14:textId="77777777" w:rsidR="0020672C" w:rsidRDefault="0020672C">
      <w:pPr>
        <w:pStyle w:val="CommentText"/>
      </w:pPr>
      <w:r>
        <w:rPr>
          <w:rStyle w:val="CommentReference"/>
        </w:rPr>
        <w:annotationRef/>
      </w:r>
      <w:r>
        <w:t>what does this mean?</w:t>
      </w:r>
    </w:p>
  </w:comment>
  <w:comment w:id="776" w:author="Windows User" w:date="2015-10-30T08:56:00Z" w:initials="BS">
    <w:p w14:paraId="26273E35" w14:textId="77777777" w:rsidR="0020672C" w:rsidRDefault="0020672C">
      <w:pPr>
        <w:pStyle w:val="CommentText"/>
      </w:pPr>
      <w:r>
        <w:rPr>
          <w:rStyle w:val="CommentReference"/>
        </w:rPr>
        <w:annotationRef/>
      </w:r>
      <w:r>
        <w:t>Path? Or Way? i.e. Christ?</w:t>
      </w:r>
    </w:p>
  </w:comment>
  <w:comment w:id="777" w:author="Windows User" w:date="2015-10-30T08:56:00Z" w:initials="BS">
    <w:p w14:paraId="4A8A49E6" w14:textId="77777777" w:rsidR="0020672C" w:rsidRDefault="0020672C">
      <w:pPr>
        <w:pStyle w:val="CommentText"/>
      </w:pPr>
      <w:r>
        <w:rPr>
          <w:rStyle w:val="CommentReference"/>
        </w:rPr>
        <w:annotationRef/>
      </w:r>
      <w:r>
        <w:t>forward to? Or towards?</w:t>
      </w:r>
    </w:p>
  </w:comment>
  <w:comment w:id="778" w:author="Windows User" w:date="2015-10-30T08:56:00Z" w:initials="BS">
    <w:p w14:paraId="3641E3CF" w14:textId="77777777" w:rsidR="0020672C" w:rsidRDefault="0020672C">
      <w:pPr>
        <w:pStyle w:val="CommentText"/>
      </w:pPr>
      <w:r>
        <w:rPr>
          <w:rStyle w:val="CommentReference"/>
        </w:rPr>
        <w:annotationRef/>
      </w:r>
      <w:r>
        <w:t>gladness</w:t>
      </w:r>
    </w:p>
  </w:comment>
  <w:comment w:id="783" w:author="Windows User" w:date="2015-10-30T08:56:00Z" w:initials="BS">
    <w:p w14:paraId="18CD3B37" w14:textId="77777777" w:rsidR="0020672C" w:rsidRDefault="0020672C">
      <w:pPr>
        <w:pStyle w:val="CommentText"/>
      </w:pPr>
      <w:r>
        <w:rPr>
          <w:rStyle w:val="CommentReference"/>
        </w:rPr>
        <w:annotationRef/>
      </w:r>
      <w:r>
        <w:t>Inclined to switch to L.A. ordering, but probably better to be consistent with Black.</w:t>
      </w:r>
    </w:p>
  </w:comment>
  <w:comment w:id="784" w:author="Windows User" w:date="2015-10-30T08:56:00Z" w:initials="BS">
    <w:p w14:paraId="14657D9B" w14:textId="77777777" w:rsidR="0020672C" w:rsidRDefault="0020672C">
      <w:pPr>
        <w:pStyle w:val="CommentText"/>
      </w:pPr>
      <w:r>
        <w:rPr>
          <w:rStyle w:val="CommentReference"/>
        </w:rPr>
        <w:annotationRef/>
      </w:r>
      <w:r>
        <w:t>Everyday or a day?</w:t>
      </w:r>
    </w:p>
  </w:comment>
  <w:comment w:id="785" w:author="Windows User" w:date="2015-10-30T08:56:00Z" w:initials="BS">
    <w:p w14:paraId="149067DF" w14:textId="77777777" w:rsidR="0020672C" w:rsidRDefault="0020672C">
      <w:pPr>
        <w:pStyle w:val="CommentText"/>
      </w:pPr>
      <w:r>
        <w:rPr>
          <w:rStyle w:val="CommentReference"/>
        </w:rPr>
        <w:annotationRef/>
      </w:r>
      <w:r>
        <w:t>not delight. Maybe joy instead of esctasy?</w:t>
      </w:r>
    </w:p>
  </w:comment>
  <w:comment w:id="786" w:author="Windows User" w:date="2015-10-30T08:56:00Z" w:initials="BS">
    <w:p w14:paraId="02ED9136" w14:textId="77777777" w:rsidR="0020672C" w:rsidRDefault="0020672C">
      <w:pPr>
        <w:pStyle w:val="CommentText"/>
      </w:pPr>
      <w:r>
        <w:rPr>
          <w:rStyle w:val="CommentReference"/>
        </w:rPr>
        <w:annotationRef/>
      </w:r>
      <w:r>
        <w:t>glory, splendor or beauty?</w:t>
      </w:r>
    </w:p>
  </w:comment>
  <w:comment w:id="787" w:author="Windows User" w:date="2015-10-30T08:56:00Z" w:initials="BS">
    <w:p w14:paraId="6EE864C2" w14:textId="77777777" w:rsidR="0020672C" w:rsidRDefault="0020672C">
      <w:pPr>
        <w:pStyle w:val="CommentText"/>
      </w:pPr>
      <w:r>
        <w:rPr>
          <w:rStyle w:val="CommentReference"/>
        </w:rPr>
        <w:annotationRef/>
      </w:r>
      <w:r>
        <w:t>from or and?</w:t>
      </w:r>
    </w:p>
  </w:comment>
  <w:comment w:id="788" w:author="Windows User" w:date="2015-10-30T08:56:00Z" w:initials="BS">
    <w:p w14:paraId="646E63C2" w14:textId="77777777" w:rsidR="0020672C" w:rsidRDefault="0020672C">
      <w:pPr>
        <w:pStyle w:val="CommentText"/>
      </w:pPr>
      <w:r>
        <w:rPr>
          <w:rStyle w:val="CommentReference"/>
        </w:rPr>
        <w:annotationRef/>
      </w:r>
      <w:r>
        <w:t>What prophet? Why did abouna redact this?</w:t>
      </w:r>
    </w:p>
  </w:comment>
  <w:comment w:id="789" w:author="Windows User" w:date="2015-10-30T08:56:00Z" w:initials="BS">
    <w:p w14:paraId="79F5EF00" w14:textId="77777777" w:rsidR="0020672C" w:rsidRDefault="0020672C">
      <w:pPr>
        <w:pStyle w:val="CommentText"/>
      </w:pPr>
      <w:r>
        <w:rPr>
          <w:rStyle w:val="CommentReference"/>
        </w:rPr>
        <w:annotationRef/>
      </w:r>
      <w:r>
        <w:t>Doesn't this say you are beyond beginning, or something to that effect? Beyond the beginning from which even time arose?</w:t>
      </w:r>
    </w:p>
  </w:comment>
  <w:comment w:id="790" w:author="Windows User" w:date="2015-10-30T08:56:00Z" w:initials="BS">
    <w:p w14:paraId="6ADED7EC" w14:textId="77777777" w:rsidR="0020672C" w:rsidRDefault="0020672C">
      <w:pPr>
        <w:pStyle w:val="CommentText"/>
      </w:pPr>
      <w:r>
        <w:rPr>
          <w:rStyle w:val="CommentReference"/>
        </w:rPr>
        <w:annotationRef/>
      </w:r>
      <w:r>
        <w:t>is this right?</w:t>
      </w:r>
    </w:p>
  </w:comment>
  <w:comment w:id="791" w:author="Windows User" w:date="2015-10-30T08:56:00Z" w:initials="BS">
    <w:p w14:paraId="020E5B92" w14:textId="77777777" w:rsidR="0020672C" w:rsidRDefault="0020672C">
      <w:pPr>
        <w:pStyle w:val="CommentText"/>
      </w:pPr>
      <w:r>
        <w:rPr>
          <w:rStyle w:val="CommentReference"/>
        </w:rPr>
        <w:annotationRef/>
      </w:r>
      <w:r>
        <w:t>isn't it of?</w:t>
      </w:r>
    </w:p>
  </w:comment>
  <w:comment w:id="792" w:author="Windows User" w:date="2015-10-30T08:56:00Z" w:initials="BS">
    <w:p w14:paraId="7BDB93A0" w14:textId="77777777" w:rsidR="0020672C" w:rsidRDefault="0020672C">
      <w:pPr>
        <w:pStyle w:val="CommentText"/>
      </w:pPr>
      <w:r>
        <w:rPr>
          <w:rStyle w:val="CommentReference"/>
        </w:rPr>
        <w:annotationRef/>
      </w:r>
      <w:r>
        <w:t>isn't it blesses?</w:t>
      </w:r>
    </w:p>
  </w:comment>
  <w:comment w:id="793" w:author="Windows User" w:date="2015-10-30T08:56:00Z" w:initials="BS">
    <w:p w14:paraId="31BB6C0C" w14:textId="77777777" w:rsidR="0020672C" w:rsidRDefault="0020672C">
      <w:pPr>
        <w:pStyle w:val="CommentText"/>
      </w:pPr>
      <w:r>
        <w:rPr>
          <w:rStyle w:val="CommentReference"/>
        </w:rPr>
        <w:annotationRef/>
      </w:r>
      <w:r>
        <w:t>blessing or blessing?</w:t>
      </w:r>
    </w:p>
  </w:comment>
  <w:comment w:id="794" w:author="Windows User" w:date="2015-10-30T08:56:00Z" w:initials="BS">
    <w:p w14:paraId="7E2CC9C5" w14:textId="77777777" w:rsidR="0020672C" w:rsidRDefault="0020672C">
      <w:pPr>
        <w:pStyle w:val="CommentText"/>
      </w:pPr>
      <w:r>
        <w:rPr>
          <w:rStyle w:val="CommentReference"/>
        </w:rPr>
        <w:annotationRef/>
      </w:r>
      <w:r>
        <w:t>the other translations seem not to like abouna's contractions...</w:t>
      </w:r>
    </w:p>
  </w:comment>
  <w:comment w:id="795" w:author="Windows User" w:date="2015-10-30T08:56:00Z" w:initials="BS">
    <w:p w14:paraId="17457A5D" w14:textId="77777777" w:rsidR="0020672C" w:rsidRDefault="0020672C">
      <w:pPr>
        <w:pStyle w:val="CommentText"/>
      </w:pPr>
      <w:r>
        <w:rPr>
          <w:rStyle w:val="CommentReference"/>
        </w:rPr>
        <w:annotationRef/>
      </w:r>
      <w:r>
        <w:t>perfect or true?</w:t>
      </w:r>
    </w:p>
  </w:comment>
  <w:comment w:id="798" w:author="Windows User" w:date="2015-11-21T13:21:00Z" w:initials="WU">
    <w:p w14:paraId="2B36B3E8" w14:textId="6CA0A112" w:rsidR="0020672C" w:rsidRDefault="0020672C">
      <w:pPr>
        <w:pStyle w:val="CommentText"/>
      </w:pPr>
      <w:r>
        <w:rPr>
          <w:rStyle w:val="CommentReference"/>
        </w:rPr>
        <w:annotationRef/>
      </w:r>
    </w:p>
  </w:comment>
  <w:comment w:id="803" w:author="Windows User" w:date="2015-10-30T08:56:00Z" w:initials="BS">
    <w:p w14:paraId="5F73F58F" w14:textId="77777777" w:rsidR="0020672C" w:rsidRDefault="0020672C">
      <w:pPr>
        <w:pStyle w:val="CommentText"/>
      </w:pPr>
      <w:r>
        <w:rPr>
          <w:rStyle w:val="CommentReference"/>
        </w:rPr>
        <w:annotationRef/>
      </w:r>
      <w:r>
        <w:t>which word is right?</w:t>
      </w:r>
    </w:p>
  </w:comment>
  <w:comment w:id="804" w:author="Windows User" w:date="2015-10-30T08:56:00Z" w:initials="BS">
    <w:p w14:paraId="7EA05C7E" w14:textId="77777777" w:rsidR="0020672C" w:rsidRDefault="0020672C">
      <w:pPr>
        <w:pStyle w:val="CommentText"/>
      </w:pPr>
      <w:r>
        <w:rPr>
          <w:rStyle w:val="CommentReference"/>
        </w:rPr>
        <w:annotationRef/>
      </w:r>
      <w:r>
        <w:t>wise?</w:t>
      </w:r>
    </w:p>
  </w:comment>
  <w:comment w:id="806" w:author="Windows User" w:date="2015-10-30T08:56:00Z" w:initials="BS">
    <w:p w14:paraId="69093D0A" w14:textId="77777777" w:rsidR="0020672C" w:rsidRDefault="0020672C">
      <w:pPr>
        <w:pStyle w:val="CommentText"/>
      </w:pPr>
      <w:r>
        <w:rPr>
          <w:rStyle w:val="CommentReference"/>
        </w:rPr>
        <w:annotationRef/>
      </w:r>
      <w:r>
        <w:t>bride, or bridal chamber?</w:t>
      </w:r>
    </w:p>
  </w:comment>
  <w:comment w:id="807" w:author="Windows User" w:date="2015-10-30T08:56:00Z" w:initials="BS">
    <w:p w14:paraId="22779ECC" w14:textId="77777777" w:rsidR="0020672C" w:rsidRDefault="0020672C" w:rsidP="00BE768B">
      <w:pPr>
        <w:pStyle w:val="CommentText"/>
      </w:pPr>
      <w:r>
        <w:rPr>
          <w:rStyle w:val="CommentReference"/>
        </w:rPr>
        <w:annotationRef/>
      </w:r>
      <w:r>
        <w:t>truth, logos, or true logos?</w:t>
      </w:r>
    </w:p>
  </w:comment>
  <w:comment w:id="808" w:author="Windows User" w:date="2015-10-30T08:56:00Z" w:initials="BS">
    <w:p w14:paraId="6213BCBE" w14:textId="77777777" w:rsidR="0020672C" w:rsidRDefault="0020672C" w:rsidP="00BE768B">
      <w:pPr>
        <w:pStyle w:val="CommentText"/>
      </w:pPr>
      <w:r>
        <w:rPr>
          <w:rStyle w:val="CommentReference"/>
        </w:rPr>
        <w:annotationRef/>
      </w:r>
      <w:r>
        <w:t>redeemed or saved?</w:t>
      </w:r>
    </w:p>
  </w:comment>
  <w:comment w:id="810" w:author="Windows User" w:date="2015-10-30T08:56:00Z" w:initials="BS">
    <w:p w14:paraId="2A3CAD8D" w14:textId="77777777" w:rsidR="0020672C" w:rsidRDefault="0020672C">
      <w:pPr>
        <w:pStyle w:val="CommentText"/>
      </w:pPr>
      <w:r>
        <w:rPr>
          <w:rStyle w:val="CommentReference"/>
        </w:rPr>
        <w:annotationRef/>
      </w:r>
      <w:r>
        <w:t>for us or unto us?</w:t>
      </w:r>
    </w:p>
  </w:comment>
  <w:comment w:id="813" w:author="Windows User" w:date="2015-10-30T08:56:00Z" w:initials="BS">
    <w:p w14:paraId="74DABC9B" w14:textId="77777777" w:rsidR="0020672C" w:rsidRDefault="0020672C">
      <w:pPr>
        <w:pStyle w:val="CommentText"/>
      </w:pPr>
      <w:r>
        <w:rPr>
          <w:rStyle w:val="CommentReference"/>
        </w:rPr>
        <w:annotationRef/>
      </w:r>
      <w:r>
        <w:t>what does eshleelooi mean?</w:t>
      </w:r>
    </w:p>
  </w:comment>
  <w:comment w:id="814" w:author="Windows User" w:date="2015-10-30T08:56:00Z" w:initials="BS">
    <w:p w14:paraId="068283F8" w14:textId="77777777" w:rsidR="0020672C" w:rsidRDefault="0020672C">
      <w:pPr>
        <w:pStyle w:val="CommentText"/>
      </w:pPr>
      <w:r>
        <w:rPr>
          <w:rStyle w:val="CommentReference"/>
        </w:rPr>
        <w:annotationRef/>
      </w:r>
      <w:r>
        <w:t>save or redeem?</w:t>
      </w:r>
    </w:p>
  </w:comment>
  <w:comment w:id="816" w:author="Windows User" w:date="2015-10-30T08:56:00Z" w:initials="BS">
    <w:p w14:paraId="580D65BC" w14:textId="77777777" w:rsidR="0020672C" w:rsidRDefault="0020672C">
      <w:pPr>
        <w:pStyle w:val="CommentText"/>
      </w:pPr>
      <w:r>
        <w:rPr>
          <w:rStyle w:val="CommentReference"/>
        </w:rPr>
        <w:annotationRef/>
      </w:r>
      <w:r>
        <w:t>paradoxically or miraculously?</w:t>
      </w:r>
    </w:p>
  </w:comment>
  <w:comment w:id="817" w:author="Windows User" w:date="2015-10-30T08:56:00Z" w:initials="BS">
    <w:p w14:paraId="1504B052" w14:textId="77777777" w:rsidR="0020672C" w:rsidRDefault="0020672C">
      <w:pPr>
        <w:pStyle w:val="CommentText"/>
      </w:pPr>
      <w:r>
        <w:rPr>
          <w:rStyle w:val="CommentReference"/>
        </w:rPr>
        <w:annotationRef/>
      </w:r>
      <w:r>
        <w:t>I get that this is perfectly valid English without 'is'. But too hard to follow fast.</w:t>
      </w:r>
    </w:p>
  </w:comment>
  <w:comment w:id="819" w:author="Windows User" w:date="2015-10-30T08:56:00Z" w:initials="BS">
    <w:p w14:paraId="6FECF727" w14:textId="77777777" w:rsidR="0020672C" w:rsidRDefault="0020672C">
      <w:pPr>
        <w:pStyle w:val="CommentText"/>
      </w:pPr>
      <w:r>
        <w:rPr>
          <w:rStyle w:val="CommentReference"/>
        </w:rPr>
        <w:annotationRef/>
      </w:r>
      <w:r>
        <w:t>this seems to be parallel to gold on all sides rather than gold roundabout it.</w:t>
      </w:r>
    </w:p>
  </w:comment>
  <w:comment w:id="820" w:author="Windows User" w:date="2015-10-30T08:56:00Z" w:initials="BS">
    <w:p w14:paraId="70D28A4D" w14:textId="77777777" w:rsidR="0020672C" w:rsidRDefault="0020672C">
      <w:pPr>
        <w:pStyle w:val="CommentText"/>
      </w:pPr>
      <w:r>
        <w:rPr>
          <w:rStyle w:val="CommentReference"/>
        </w:rPr>
        <w:annotationRef/>
      </w:r>
      <w:r>
        <w:t>Saviour or redeemer?</w:t>
      </w:r>
    </w:p>
  </w:comment>
  <w:comment w:id="822" w:author="Windows User" w:date="2015-10-30T08:56:00Z" w:initials="BS">
    <w:p w14:paraId="5810A4FB" w14:textId="77777777" w:rsidR="0020672C" w:rsidRDefault="0020672C">
      <w:pPr>
        <w:pStyle w:val="CommentText"/>
      </w:pPr>
      <w:r>
        <w:rPr>
          <w:rStyle w:val="CommentReference"/>
        </w:rPr>
        <w:annotationRef/>
      </w:r>
      <w:r>
        <w:t>isn't this compassion? not nishti nai...</w:t>
      </w:r>
    </w:p>
  </w:comment>
  <w:comment w:id="825" w:author="Windows User" w:date="2015-10-30T08:56:00Z" w:initials="BS">
    <w:p w14:paraId="11961883" w14:textId="77777777" w:rsidR="0020672C" w:rsidRDefault="0020672C">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826" w:author="Windows User" w:date="2015-10-30T08:56:00Z" w:initials="BS">
    <w:p w14:paraId="46371F93" w14:textId="77777777" w:rsidR="0020672C" w:rsidRDefault="0020672C">
      <w:pPr>
        <w:pStyle w:val="CommentText"/>
      </w:pPr>
      <w:r>
        <w:rPr>
          <w:rStyle w:val="CommentReference"/>
        </w:rPr>
        <w:annotationRef/>
      </w:r>
      <w:r>
        <w:t>should be lampstand, not candle stick, here and throughout.</w:t>
      </w:r>
    </w:p>
  </w:comment>
  <w:comment w:id="827" w:author="Windows User" w:date="2015-10-30T08:56:00Z" w:initials="BS">
    <w:p w14:paraId="4BC316E7" w14:textId="77777777" w:rsidR="0020672C" w:rsidRDefault="0020672C">
      <w:pPr>
        <w:pStyle w:val="CommentText"/>
      </w:pPr>
      <w:r>
        <w:rPr>
          <w:rStyle w:val="CommentReference"/>
        </w:rPr>
        <w:annotationRef/>
      </w:r>
      <w:r>
        <w:t>Ok, not saluted... Greeted, or I would prefer hailed...</w:t>
      </w:r>
    </w:p>
  </w:comment>
  <w:comment w:id="828" w:author="Windows User" w:date="2015-10-30T08:56:00Z" w:initials="BS">
    <w:p w14:paraId="16528738" w14:textId="77777777" w:rsidR="0020672C" w:rsidRDefault="0020672C">
      <w:pPr>
        <w:pStyle w:val="CommentText"/>
      </w:pPr>
      <w:r>
        <w:rPr>
          <w:rStyle w:val="CommentReference"/>
        </w:rPr>
        <w:annotationRef/>
      </w:r>
      <w:r>
        <w:t>The Father was overjoyed, in your conception????</w:t>
      </w:r>
    </w:p>
  </w:comment>
  <w:comment w:id="829" w:author="Windows User" w:date="2015-10-30T08:56:00Z" w:initials="BS">
    <w:p w14:paraId="771A2703" w14:textId="77777777" w:rsidR="0020672C" w:rsidRDefault="0020672C">
      <w:pPr>
        <w:pStyle w:val="CommentText"/>
      </w:pPr>
      <w:r>
        <w:rPr>
          <w:rStyle w:val="CommentReference"/>
        </w:rPr>
        <w:annotationRef/>
      </w:r>
      <w:r>
        <w:t>appearing doesn't sound right for parousia... coming or advent?</w:t>
      </w:r>
    </w:p>
  </w:comment>
  <w:comment w:id="830" w:author="Windows User" w:date="2015-11-21T13:22:00Z" w:initials="WU">
    <w:p w14:paraId="2133F1E5" w14:textId="2F2C22EF" w:rsidR="0020672C" w:rsidRDefault="0020672C">
      <w:pPr>
        <w:pStyle w:val="CommentText"/>
      </w:pPr>
      <w:r>
        <w:rPr>
          <w:rStyle w:val="CommentReference"/>
        </w:rPr>
        <w:annotationRef/>
      </w:r>
      <w:r w:rsidRPr="00582AD7">
        <w:t>(ⲡⲉⲥⲱⲙⲁ??)</w:t>
      </w:r>
    </w:p>
  </w:comment>
  <w:comment w:id="831" w:author="Windows User" w:date="2015-10-30T08:56:00Z" w:initials="BS">
    <w:p w14:paraId="41579CB8" w14:textId="77777777" w:rsidR="0020672C" w:rsidRDefault="0020672C">
      <w:pPr>
        <w:pStyle w:val="CommentText"/>
      </w:pPr>
      <w:r>
        <w:rPr>
          <w:rStyle w:val="CommentReference"/>
        </w:rPr>
        <w:annotationRef/>
      </w:r>
      <w:r>
        <w:t>kinda funny in English to switch pronoun from Lord to Virgin in one scentence.</w:t>
      </w:r>
    </w:p>
  </w:comment>
  <w:comment w:id="834" w:author="Windows User" w:date="2015-10-30T08:56:00Z" w:initials="BS">
    <w:p w14:paraId="592417C8" w14:textId="77777777" w:rsidR="0020672C" w:rsidRDefault="0020672C">
      <w:pPr>
        <w:pStyle w:val="CommentText"/>
      </w:pPr>
      <w:r>
        <w:rPr>
          <w:rStyle w:val="CommentReference"/>
        </w:rPr>
        <w:annotationRef/>
      </w:r>
      <w:r>
        <w:t>I really didn't like preached... Is this to literal though? Maybe L.A. is better.</w:t>
      </w:r>
    </w:p>
  </w:comment>
  <w:comment w:id="835" w:author="Windows User" w:date="2015-10-30T08:56:00Z" w:initials="BS">
    <w:p w14:paraId="58B144CC" w14:textId="77777777" w:rsidR="0020672C" w:rsidRDefault="0020672C">
      <w:pPr>
        <w:pStyle w:val="CommentText"/>
      </w:pPr>
      <w:r>
        <w:rPr>
          <w:rStyle w:val="CommentReference"/>
        </w:rPr>
        <w:annotationRef/>
      </w:r>
      <w:r>
        <w:t>these thereofs are so awkward... but I can't think of a better phrasing right now.</w:t>
      </w:r>
    </w:p>
  </w:comment>
  <w:comment w:id="836" w:author="Windows User" w:date="2015-11-21T13:23:00Z" w:initials="WU">
    <w:p w14:paraId="363E21CE" w14:textId="09E27204" w:rsidR="0020672C" w:rsidRDefault="0020672C">
      <w:pPr>
        <w:pStyle w:val="CommentText"/>
      </w:pPr>
      <w:r>
        <w:rPr>
          <w:rStyle w:val="CommentReference"/>
        </w:rPr>
        <w:annotationRef/>
      </w:r>
      <w:r>
        <w:t>review</w:t>
      </w:r>
    </w:p>
  </w:comment>
  <w:comment w:id="842" w:author="Windows User" w:date="2015-10-30T08:56:00Z" w:initials="BS">
    <w:p w14:paraId="23A92A97" w14:textId="77777777" w:rsidR="0020672C" w:rsidRDefault="0020672C">
      <w:pPr>
        <w:pStyle w:val="CommentText"/>
      </w:pPr>
      <w:r>
        <w:rPr>
          <w:rStyle w:val="CommentReference"/>
        </w:rPr>
        <w:annotationRef/>
      </w:r>
      <w:r>
        <w:t>this seems kind of loose... is it ok?</w:t>
      </w:r>
    </w:p>
  </w:comment>
  <w:comment w:id="843" w:author="Windows User" w:date="2015-10-30T08:56:00Z" w:initials="BS">
    <w:p w14:paraId="2BD3AC96" w14:textId="77777777" w:rsidR="0020672C" w:rsidRDefault="0020672C">
      <w:pPr>
        <w:pStyle w:val="CommentText"/>
      </w:pPr>
      <w:r>
        <w:rPr>
          <w:rStyle w:val="CommentReference"/>
        </w:rPr>
        <w:annotationRef/>
      </w:r>
      <w:r>
        <w:t>works or deeds?</w:t>
      </w:r>
    </w:p>
  </w:comment>
  <w:comment w:id="844" w:author="Windows User" w:date="2015-11-21T13:24:00Z" w:initials="WU">
    <w:p w14:paraId="36A3FAE0" w14:textId="5AD4BC46" w:rsidR="0020672C" w:rsidRDefault="0020672C">
      <w:pPr>
        <w:pStyle w:val="CommentText"/>
      </w:pPr>
      <w:r>
        <w:rPr>
          <w:rStyle w:val="CommentReference"/>
        </w:rPr>
        <w:annotationRef/>
      </w:r>
      <w:r>
        <w:t>review</w:t>
      </w:r>
    </w:p>
  </w:comment>
  <w:comment w:id="845" w:author="Windows User" w:date="2015-10-30T08:56:00Z" w:initials="BS">
    <w:p w14:paraId="7290C623" w14:textId="77777777" w:rsidR="0020672C" w:rsidRDefault="0020672C">
      <w:pPr>
        <w:pStyle w:val="CommentText"/>
      </w:pPr>
      <w:r>
        <w:rPr>
          <w:rStyle w:val="CommentReference"/>
        </w:rPr>
        <w:annotationRef/>
      </w:r>
      <w:r>
        <w:t>does Coptic have 'high'?</w:t>
      </w:r>
    </w:p>
  </w:comment>
  <w:comment w:id="846" w:author="Windows User" w:date="2015-11-21T13:24:00Z" w:initials="WU">
    <w:p w14:paraId="2E47A31F" w14:textId="5C8BDB44" w:rsidR="0020672C" w:rsidRDefault="0020672C">
      <w:pPr>
        <w:pStyle w:val="CommentText"/>
      </w:pPr>
      <w:r>
        <w:rPr>
          <w:rStyle w:val="CommentReference"/>
        </w:rPr>
        <w:annotationRef/>
      </w:r>
      <w:r>
        <w:t>review, add variant</w:t>
      </w:r>
    </w:p>
  </w:comment>
  <w:comment w:id="847" w:author="Windows User" w:date="2015-10-30T08:56:00Z" w:initials="BS">
    <w:p w14:paraId="370E3024" w14:textId="77777777" w:rsidR="0020672C" w:rsidRDefault="0020672C">
      <w:pPr>
        <w:pStyle w:val="CommentText"/>
      </w:pPr>
      <w:r>
        <w:rPr>
          <w:rStyle w:val="CommentReference"/>
        </w:rPr>
        <w:annotationRef/>
      </w:r>
      <w:r>
        <w:t>bless or praise? inconsistent rendering of esmo</w:t>
      </w:r>
    </w:p>
  </w:comment>
  <w:comment w:id="870" w:author="Windows User" w:date="2015-10-30T08:56:00Z" w:initials="WU">
    <w:p w14:paraId="36599FA2" w14:textId="77777777" w:rsidR="0020672C" w:rsidRDefault="0020672C" w:rsidP="000278EC">
      <w:pPr>
        <w:pStyle w:val="CommentText"/>
      </w:pPr>
      <w:r>
        <w:rPr>
          <w:rStyle w:val="CommentReference"/>
        </w:rPr>
        <w:annotationRef/>
      </w:r>
      <w:r>
        <w:t>Gives light? Enlightens?</w:t>
      </w:r>
    </w:p>
  </w:comment>
  <w:comment w:id="871" w:author="Windows User" w:date="2015-10-30T08:56:00Z" w:initials="WU">
    <w:p w14:paraId="274DD96D" w14:textId="77777777" w:rsidR="0020672C" w:rsidRDefault="0020672C">
      <w:pPr>
        <w:pStyle w:val="CommentText"/>
      </w:pPr>
      <w:r>
        <w:rPr>
          <w:rStyle w:val="CommentReference"/>
        </w:rPr>
        <w:annotationRef/>
      </w:r>
      <w:r>
        <w:t>split after this vs?</w:t>
      </w:r>
    </w:p>
  </w:comment>
  <w:comment w:id="872" w:author="Windows User" w:date="2015-10-30T08:56:00Z" w:initials="WU">
    <w:p w14:paraId="709B00B0" w14:textId="77777777" w:rsidR="0020672C" w:rsidRDefault="0020672C">
      <w:pPr>
        <w:pStyle w:val="CommentText"/>
      </w:pPr>
      <w:r>
        <w:rPr>
          <w:rStyle w:val="CommentReference"/>
        </w:rPr>
        <w:annotationRef/>
      </w:r>
      <w:r>
        <w:t>Better word than prelate?</w:t>
      </w:r>
    </w:p>
  </w:comment>
  <w:comment w:id="904" w:author="Windows User" w:date="2015-11-04T08:53:00Z" w:initials="WU">
    <w:p w14:paraId="057654D4" w14:textId="77777777" w:rsidR="0020672C" w:rsidRDefault="0020672C">
      <w:pPr>
        <w:pStyle w:val="CommentText"/>
      </w:pPr>
      <w:r>
        <w:rPr>
          <w:rStyle w:val="CommentReference"/>
        </w:rPr>
        <w:annotationRef/>
      </w:r>
      <w:r>
        <w:t>Life giver or giver of life?</w:t>
      </w:r>
    </w:p>
  </w:comment>
  <w:comment w:id="905" w:author="Windows User" w:date="2015-11-04T08:54:00Z" w:initials="WU">
    <w:p w14:paraId="27A10A48" w14:textId="77777777" w:rsidR="0020672C" w:rsidRDefault="0020672C">
      <w:pPr>
        <w:pStyle w:val="CommentText"/>
      </w:pPr>
      <w:r>
        <w:rPr>
          <w:rStyle w:val="CommentReference"/>
        </w:rPr>
        <w:annotationRef/>
      </w:r>
      <w:r>
        <w:t>Fix. Middle of this got deleted.</w:t>
      </w:r>
    </w:p>
  </w:comment>
  <w:comment w:id="916" w:author="Windows User" w:date="2015-10-30T08:56:00Z" w:initials="BS">
    <w:p w14:paraId="681427A6" w14:textId="77777777" w:rsidR="0020672C" w:rsidRDefault="0020672C">
      <w:pPr>
        <w:pStyle w:val="CommentText"/>
      </w:pPr>
      <w:r>
        <w:rPr>
          <w:rStyle w:val="CommentReference"/>
        </w:rPr>
        <w:annotationRef/>
      </w:r>
      <w:r>
        <w:t>coptic has confess</w:t>
      </w:r>
    </w:p>
  </w:comment>
  <w:comment w:id="941" w:author="Microsoft Office User" w:date="2015-12-11T19:51:00Z" w:initials="Office">
    <w:p w14:paraId="37A50849" w14:textId="7A27E5BD" w:rsidR="0020672C" w:rsidRDefault="0020672C">
      <w:pPr>
        <w:pStyle w:val="CommentText"/>
      </w:pPr>
      <w:r>
        <w:rPr>
          <w:rStyle w:val="CommentReference"/>
        </w:rPr>
        <w:annotationRef/>
      </w:r>
      <w:r>
        <w:t>this one needs rewording</w:t>
      </w:r>
    </w:p>
  </w:comment>
  <w:comment w:id="1038" w:author="Windows User" w:date="2015-10-30T08:56:00Z" w:initials="WU">
    <w:p w14:paraId="6841EDAF" w14:textId="77777777" w:rsidR="0020672C" w:rsidRDefault="0020672C">
      <w:pPr>
        <w:pStyle w:val="CommentText"/>
      </w:pPr>
      <w:r>
        <w:rPr>
          <w:rStyle w:val="CommentReference"/>
        </w:rPr>
        <w:annotationRef/>
      </w:r>
      <w:r>
        <w:t>Isn’t this one more faithful?</w:t>
      </w:r>
    </w:p>
  </w:comment>
  <w:comment w:id="1039" w:author="Windows User" w:date="2015-10-30T08:56:00Z" w:initials="WU">
    <w:p w14:paraId="44483F5F" w14:textId="77777777" w:rsidR="0020672C" w:rsidRDefault="0020672C">
      <w:pPr>
        <w:pStyle w:val="CommentText"/>
      </w:pPr>
      <w:r>
        <w:rPr>
          <w:rStyle w:val="CommentReference"/>
        </w:rPr>
        <w:annotationRef/>
      </w:r>
      <w:r>
        <w:t>Which one(s) are/is right?</w:t>
      </w:r>
    </w:p>
  </w:comment>
  <w:comment w:id="1040" w:author="Windows User" w:date="2015-10-30T08:56:00Z" w:initials="WU">
    <w:p w14:paraId="22B3EF76" w14:textId="77777777" w:rsidR="0020672C" w:rsidRDefault="0020672C">
      <w:pPr>
        <w:pStyle w:val="CommentText"/>
      </w:pPr>
      <w:r>
        <w:rPr>
          <w:rStyle w:val="CommentReference"/>
        </w:rPr>
        <w:annotationRef/>
      </w:r>
      <w:r>
        <w:t>Coptic doesn’t seem to have “O Lord”</w:t>
      </w:r>
    </w:p>
  </w:comment>
  <w:comment w:id="1044" w:author="Windows User" w:date="2015-10-30T08:56:00Z" w:initials="WU">
    <w:p w14:paraId="6BF65470" w14:textId="77777777" w:rsidR="0020672C" w:rsidRDefault="0020672C">
      <w:pPr>
        <w:pStyle w:val="CommentText"/>
      </w:pPr>
      <w:r>
        <w:rPr>
          <w:rStyle w:val="CommentReference"/>
        </w:rPr>
        <w:annotationRef/>
      </w:r>
      <w:r>
        <w:t>Called or named?</w:t>
      </w:r>
    </w:p>
  </w:comment>
  <w:comment w:id="1045" w:author="Windows User" w:date="2015-10-30T08:56:00Z" w:initials="WU">
    <w:p w14:paraId="64122CF8" w14:textId="77777777" w:rsidR="0020672C" w:rsidRDefault="0020672C">
      <w:pPr>
        <w:pStyle w:val="CommentText"/>
      </w:pPr>
      <w:r>
        <w:rPr>
          <w:rStyle w:val="CommentReference"/>
        </w:rPr>
        <w:annotationRef/>
      </w:r>
      <w:r>
        <w:t>John loved the Lord, or the Lord loved John?</w:t>
      </w:r>
    </w:p>
  </w:comment>
  <w:comment w:id="1047" w:author="Windows User" w:date="2015-10-30T08:56:00Z" w:initials="WU">
    <w:p w14:paraId="28540FAB" w14:textId="77777777" w:rsidR="0020672C" w:rsidRDefault="0020672C">
      <w:pPr>
        <w:pStyle w:val="CommentText"/>
      </w:pPr>
      <w:r>
        <w:rPr>
          <w:rStyle w:val="CommentReference"/>
        </w:rPr>
        <w:annotationRef/>
      </w:r>
      <w:r>
        <w:t>Not the Lord?</w:t>
      </w:r>
    </w:p>
  </w:comment>
  <w:comment w:id="1048" w:author="Windows User" w:date="2015-10-30T08:56:00Z" w:initials="WU">
    <w:p w14:paraId="3BE9EA57" w14:textId="77777777" w:rsidR="0020672C" w:rsidRDefault="0020672C">
      <w:pPr>
        <w:pStyle w:val="CommentText"/>
      </w:pPr>
      <w:r>
        <w:rPr>
          <w:rStyle w:val="CommentReference"/>
        </w:rPr>
        <w:annotationRef/>
      </w:r>
      <w:r>
        <w:t>The rest missing?</w:t>
      </w:r>
    </w:p>
  </w:comment>
  <w:comment w:id="1049" w:author="Windows User" w:date="2015-10-30T08:56:00Z" w:initials="WU">
    <w:p w14:paraId="17CFCF91" w14:textId="77777777" w:rsidR="0020672C" w:rsidRDefault="0020672C">
      <w:pPr>
        <w:pStyle w:val="CommentText"/>
      </w:pPr>
      <w:r>
        <w:rPr>
          <w:rStyle w:val="CommentReference"/>
        </w:rPr>
        <w:annotationRef/>
      </w:r>
      <w:r>
        <w:t>Completely different…</w:t>
      </w:r>
    </w:p>
  </w:comment>
  <w:comment w:id="1050" w:author="Windows User" w:date="2015-10-30T08:56:00Z" w:initials="WU">
    <w:p w14:paraId="1A5ABDDA" w14:textId="77777777" w:rsidR="0020672C" w:rsidRDefault="0020672C">
      <w:pPr>
        <w:pStyle w:val="CommentText"/>
      </w:pPr>
      <w:r>
        <w:rPr>
          <w:rStyle w:val="CommentReference"/>
        </w:rPr>
        <w:annotationRef/>
      </w:r>
      <w:r>
        <w:t>Sound or voices?</w:t>
      </w:r>
    </w:p>
  </w:comment>
  <w:comment w:id="1052" w:author="Windows User" w:date="2015-10-30T08:56:00Z" w:initials="WU">
    <w:p w14:paraId="2632154F" w14:textId="77777777" w:rsidR="0020672C" w:rsidRDefault="0020672C">
      <w:pPr>
        <w:pStyle w:val="CommentText"/>
      </w:pPr>
      <w:r>
        <w:rPr>
          <w:rStyle w:val="CommentReference"/>
        </w:rPr>
        <w:annotationRef/>
      </w:r>
      <w:r>
        <w:t>AAP has divinely inspired.</w:t>
      </w:r>
    </w:p>
  </w:comment>
  <w:comment w:id="1054" w:author="Windows User" w:date="2015-10-30T08:56:00Z" w:initials="WU">
    <w:p w14:paraId="6A684B9E" w14:textId="77777777" w:rsidR="0020672C" w:rsidRDefault="0020672C">
      <w:pPr>
        <w:pStyle w:val="CommentText"/>
      </w:pPr>
      <w:r>
        <w:rPr>
          <w:rStyle w:val="CommentReference"/>
        </w:rPr>
        <w:annotationRef/>
      </w:r>
      <w:r>
        <w:t>This one needs looking at.</w:t>
      </w:r>
    </w:p>
  </w:comment>
  <w:comment w:id="1055" w:author="Windows User" w:date="2015-10-30T08:56:00Z" w:initials="WU">
    <w:p w14:paraId="3E29D706" w14:textId="77777777" w:rsidR="0020672C" w:rsidRDefault="0020672C">
      <w:pPr>
        <w:pStyle w:val="CommentText"/>
      </w:pPr>
      <w:r>
        <w:rPr>
          <w:rStyle w:val="CommentReference"/>
        </w:rPr>
        <w:annotationRef/>
      </w:r>
      <w:r>
        <w:t>Partners?</w:t>
      </w:r>
    </w:p>
  </w:comment>
  <w:comment w:id="1060" w:author="Windows User" w:date="2015-10-30T08:56:00Z" w:initials="WU">
    <w:p w14:paraId="662AC6DC" w14:textId="77777777" w:rsidR="0020672C" w:rsidRDefault="0020672C">
      <w:pPr>
        <w:pStyle w:val="CommentText"/>
      </w:pPr>
      <w:r>
        <w:rPr>
          <w:rStyle w:val="CommentReference"/>
        </w:rPr>
        <w:annotationRef/>
      </w:r>
      <w:r>
        <w:t>What land?</w:t>
      </w:r>
    </w:p>
  </w:comment>
  <w:comment w:id="1062" w:author="Windows User" w:date="2015-10-30T08:56:00Z" w:initials="WU">
    <w:p w14:paraId="121BE348" w14:textId="77777777" w:rsidR="0020672C" w:rsidRDefault="0020672C">
      <w:pPr>
        <w:pStyle w:val="CommentText"/>
      </w:pPr>
      <w:r>
        <w:rPr>
          <w:rStyle w:val="CommentReference"/>
        </w:rPr>
        <w:annotationRef/>
      </w:r>
      <w:r>
        <w:t>Or englighten?</w:t>
      </w:r>
    </w:p>
  </w:comment>
  <w:comment w:id="1076" w:author="Windows User" w:date="2015-10-30T08:56:00Z" w:initials="WU">
    <w:p w14:paraId="52EAF036" w14:textId="77777777" w:rsidR="0020672C" w:rsidRDefault="0020672C">
      <w:pPr>
        <w:pStyle w:val="CommentText"/>
      </w:pPr>
      <w:r>
        <w:rPr>
          <w:rStyle w:val="CommentReference"/>
        </w:rPr>
        <w:annotationRef/>
      </w:r>
      <w:r>
        <w:t>What should this verse be?</w:t>
      </w:r>
    </w:p>
  </w:comment>
  <w:comment w:id="1087" w:author="Windows User" w:date="2015-10-30T08:56:00Z" w:initials="BS">
    <w:p w14:paraId="1A0E2428" w14:textId="77777777" w:rsidR="0020672C" w:rsidRDefault="0020672C">
      <w:pPr>
        <w:pStyle w:val="CommentText"/>
      </w:pPr>
      <w:r>
        <w:rPr>
          <w:rStyle w:val="CommentReference"/>
        </w:rPr>
        <w:annotationRef/>
      </w:r>
      <w:r>
        <w:t>wiles or snares?</w:t>
      </w:r>
    </w:p>
  </w:comment>
  <w:comment w:id="1089" w:author="Windows User" w:date="2015-10-30T08:56:00Z" w:initials="BS">
    <w:p w14:paraId="2B8DD286" w14:textId="77777777" w:rsidR="0020672C" w:rsidRDefault="0020672C">
      <w:pPr>
        <w:pStyle w:val="CommentText"/>
      </w:pPr>
      <w:r>
        <w:rPr>
          <w:rStyle w:val="CommentReference"/>
        </w:rPr>
        <w:annotationRef/>
      </w:r>
      <w:r>
        <w:t>I typed this Coptic... so it will have typos..</w:t>
      </w:r>
    </w:p>
  </w:comment>
  <w:comment w:id="1090" w:author="Windows User" w:date="2015-10-30T08:56:00Z" w:initials="WU">
    <w:p w14:paraId="7AD216CC" w14:textId="77777777" w:rsidR="0020672C" w:rsidRDefault="0020672C">
      <w:pPr>
        <w:pStyle w:val="CommentText"/>
      </w:pPr>
      <w:r>
        <w:rPr>
          <w:rStyle w:val="CommentReference"/>
        </w:rPr>
        <w:annotationRef/>
      </w:r>
      <w:r>
        <w:t>You reign? The dominion is yours? Yours is the dominion?</w:t>
      </w:r>
    </w:p>
  </w:comment>
  <w:comment w:id="1092" w:author="Windows User" w:date="2015-10-30T08:56:00Z" w:initials="BS">
    <w:p w14:paraId="68C1922F" w14:textId="77777777" w:rsidR="0020672C" w:rsidRDefault="0020672C">
      <w:pPr>
        <w:pStyle w:val="CommentText"/>
      </w:pPr>
      <w:r>
        <w:rPr>
          <w:rStyle w:val="CommentReference"/>
        </w:rPr>
        <w:annotationRef/>
      </w:r>
      <w:r>
        <w:t>omit 'be' in contemporary?</w:t>
      </w:r>
    </w:p>
  </w:comment>
  <w:comment w:id="1093" w:author="Windows User" w:date="2015-10-30T08:56:00Z" w:initials="BS">
    <w:p w14:paraId="6511FB80" w14:textId="77777777" w:rsidR="0020672C" w:rsidRDefault="0020672C">
      <w:pPr>
        <w:pStyle w:val="CommentText"/>
      </w:pPr>
      <w:r>
        <w:rPr>
          <w:rStyle w:val="CommentReference"/>
        </w:rPr>
        <w:annotationRef/>
      </w:r>
      <w:r>
        <w:t>Abouna Antony: I typed this Coptic from the black book. Jenkims were very unclear. Please proof for typos.</w:t>
      </w:r>
    </w:p>
  </w:comment>
  <w:comment w:id="1094" w:author="Windows User" w:date="2015-10-30T08:56:00Z" w:initials="BS">
    <w:p w14:paraId="7DEA42F3" w14:textId="77777777" w:rsidR="0020672C" w:rsidRDefault="0020672C">
      <w:pPr>
        <w:pStyle w:val="CommentText"/>
      </w:pPr>
      <w:r>
        <w:rPr>
          <w:rStyle w:val="CommentReference"/>
        </w:rPr>
        <w:annotationRef/>
      </w:r>
      <w:r>
        <w:t>"is" before "the King" would make this whole vs flow as a sentence...</w:t>
      </w:r>
    </w:p>
  </w:comment>
  <w:comment w:id="1095" w:author="Windows User" w:date="2015-10-30T08:56:00Z" w:initials="BS">
    <w:p w14:paraId="1F17623C" w14:textId="77777777" w:rsidR="0020672C" w:rsidRDefault="0020672C">
      <w:pPr>
        <w:pStyle w:val="CommentText"/>
      </w:pPr>
      <w:r>
        <w:rPr>
          <w:rStyle w:val="CommentReference"/>
        </w:rPr>
        <w:annotationRef/>
      </w:r>
      <w:r>
        <w:t>ask more modern than entreat... but not quite right?</w:t>
      </w:r>
    </w:p>
  </w:comment>
  <w:comment w:id="1114" w:author="Windows User" w:date="2015-10-30T08:56:00Z" w:initials="WU">
    <w:p w14:paraId="5F20584F" w14:textId="77777777" w:rsidR="0020672C" w:rsidRDefault="0020672C">
      <w:pPr>
        <w:pStyle w:val="CommentText"/>
      </w:pPr>
      <w:r>
        <w:rPr>
          <w:rStyle w:val="CommentReference"/>
        </w:rPr>
        <w:annotationRef/>
      </w:r>
      <w:r>
        <w:t>Needs work.</w:t>
      </w:r>
    </w:p>
  </w:comment>
  <w:comment w:id="1119" w:author="Windows User" w:date="2015-10-30T08:56:00Z" w:initials="WU">
    <w:p w14:paraId="76E8B799" w14:textId="77777777" w:rsidR="0020672C" w:rsidRDefault="0020672C">
      <w:pPr>
        <w:pStyle w:val="CommentText"/>
      </w:pPr>
      <w:r>
        <w:rPr>
          <w:rStyle w:val="CommentReference"/>
        </w:rPr>
        <w:annotationRef/>
      </w:r>
      <w:r>
        <w:t>Should this be tho-out 5? Or 25?</w:t>
      </w:r>
    </w:p>
  </w:comment>
  <w:comment w:id="1126" w:author="Windows User" w:date="2015-11-11T11:06:00Z" w:initials="WU">
    <w:p w14:paraId="58D84DCF" w14:textId="77777777" w:rsidR="0020672C" w:rsidRDefault="0020672C">
      <w:pPr>
        <w:pStyle w:val="CommentText"/>
      </w:pPr>
      <w:r>
        <w:rPr>
          <w:rStyle w:val="CommentReference"/>
        </w:rPr>
        <w:annotationRef/>
      </w:r>
      <w:r>
        <w:t>Should this be last age or something?</w:t>
      </w:r>
    </w:p>
  </w:comment>
  <w:comment w:id="1128" w:author="Windows User" w:date="2015-11-11T11:00:00Z" w:initials="WU">
    <w:p w14:paraId="7D2DE752" w14:textId="77777777" w:rsidR="0020672C" w:rsidRDefault="0020672C">
      <w:pPr>
        <w:pStyle w:val="CommentText"/>
      </w:pPr>
      <w:r>
        <w:rPr>
          <w:rStyle w:val="CommentReference"/>
        </w:rPr>
        <w:annotationRef/>
      </w:r>
      <w:r>
        <w:t>This needs reviewing!</w:t>
      </w:r>
    </w:p>
  </w:comment>
  <w:comment w:id="1129" w:author="Windows User" w:date="2015-11-11T11:00:00Z" w:initials="WU">
    <w:p w14:paraId="65102EEC" w14:textId="77777777" w:rsidR="0020672C" w:rsidRDefault="0020672C">
      <w:pPr>
        <w:pStyle w:val="CommentText"/>
      </w:pPr>
      <w:r>
        <w:rPr>
          <w:rStyle w:val="CommentReference"/>
        </w:rPr>
        <w:annotationRef/>
      </w:r>
      <w:r>
        <w:t xml:space="preserve">This is probably wrong. God on high? </w:t>
      </w:r>
    </w:p>
  </w:comment>
  <w:comment w:id="1134" w:author="Windows User" w:date="2015-10-30T08:56:00Z" w:initials="WU">
    <w:p w14:paraId="38E4F092" w14:textId="77777777" w:rsidR="0020672C" w:rsidRDefault="0020672C">
      <w:pPr>
        <w:pStyle w:val="CommentText"/>
      </w:pPr>
      <w:r>
        <w:rPr>
          <w:rStyle w:val="CommentReference"/>
        </w:rPr>
        <w:annotationRef/>
      </w:r>
      <w:r>
        <w:t>Confirmed?</w:t>
      </w:r>
    </w:p>
  </w:comment>
  <w:comment w:id="1145" w:author="Windows User" w:date="2015-10-30T08:56:00Z" w:initials="WU">
    <w:p w14:paraId="41EDECE7" w14:textId="77777777" w:rsidR="0020672C" w:rsidRDefault="0020672C">
      <w:pPr>
        <w:pStyle w:val="CommentText"/>
      </w:pPr>
      <w:r>
        <w:rPr>
          <w:rStyle w:val="CommentReference"/>
        </w:rPr>
        <w:annotationRef/>
      </w:r>
      <w:r>
        <w:t>Heroes, or athletes?</w:t>
      </w:r>
    </w:p>
  </w:comment>
  <w:comment w:id="1172" w:author="Windows User" w:date="2015-10-30T08:56:00Z" w:initials="WU">
    <w:p w14:paraId="5FA627EB" w14:textId="77777777" w:rsidR="0020672C" w:rsidRDefault="0020672C">
      <w:pPr>
        <w:pStyle w:val="CommentText"/>
      </w:pPr>
      <w:r>
        <w:rPr>
          <w:rStyle w:val="CommentReference"/>
        </w:rPr>
        <w:annotationRef/>
      </w:r>
      <w:r>
        <w:t>Beasts or creatures?</w:t>
      </w:r>
    </w:p>
  </w:comment>
  <w:comment w:id="1173" w:author="Windows User" w:date="2015-10-30T08:56:00Z" w:initials="WU">
    <w:p w14:paraId="04563F96" w14:textId="77777777" w:rsidR="0020672C" w:rsidRDefault="0020672C">
      <w:pPr>
        <w:pStyle w:val="CommentText"/>
      </w:pPr>
      <w:r>
        <w:rPr>
          <w:rStyle w:val="CommentReference"/>
        </w:rPr>
        <w:annotationRef/>
      </w:r>
      <w:r>
        <w:t>Incessant? Or unceasing?</w:t>
      </w:r>
    </w:p>
  </w:comment>
  <w:comment w:id="1174" w:author="Windows User" w:date="2015-10-30T08:56:00Z" w:initials="WU">
    <w:p w14:paraId="7BD20F77" w14:textId="77777777" w:rsidR="0020672C" w:rsidRDefault="0020672C">
      <w:pPr>
        <w:pStyle w:val="CommentText"/>
      </w:pPr>
      <w:r>
        <w:rPr>
          <w:rStyle w:val="CommentReference"/>
        </w:rPr>
        <w:annotationRef/>
      </w:r>
      <w:r>
        <w:t>Flames of fire or fervent as fire?</w:t>
      </w:r>
    </w:p>
  </w:comment>
  <w:comment w:id="1178" w:author="Windows User" w:date="2015-10-30T08:56:00Z" w:initials="WU">
    <w:p w14:paraId="44A84E5A" w14:textId="77777777" w:rsidR="0020672C" w:rsidRDefault="0020672C">
      <w:pPr>
        <w:pStyle w:val="CommentText"/>
      </w:pPr>
      <w:r>
        <w:rPr>
          <w:rStyle w:val="CommentReference"/>
        </w:rPr>
        <w:annotationRef/>
      </w:r>
      <w:r>
        <w:t>Serving the Lord, or serving before the Lord?</w:t>
      </w:r>
    </w:p>
  </w:comment>
  <w:comment w:id="1190" w:author="Windows User" w:date="2015-10-30T08:56:00Z" w:initials="WU">
    <w:p w14:paraId="07D2B1EF" w14:textId="77777777" w:rsidR="0020672C" w:rsidRDefault="0020672C">
      <w:pPr>
        <w:pStyle w:val="CommentText"/>
      </w:pPr>
      <w:r>
        <w:rPr>
          <w:rStyle w:val="CommentReference"/>
        </w:rPr>
        <w:annotationRef/>
      </w:r>
      <w:r>
        <w:t>Or voice of God?</w:t>
      </w:r>
    </w:p>
  </w:comment>
  <w:comment w:id="1191" w:author="Windows User" w:date="2015-10-30T08:56:00Z" w:initials="WU">
    <w:p w14:paraId="3900CC21" w14:textId="77777777" w:rsidR="0020672C" w:rsidRDefault="0020672C">
      <w:pPr>
        <w:pStyle w:val="CommentText"/>
      </w:pPr>
      <w:r>
        <w:rPr>
          <w:rStyle w:val="CommentReference"/>
        </w:rPr>
        <w:annotationRef/>
      </w:r>
      <w:r>
        <w:t>Received or accepted?</w:t>
      </w:r>
    </w:p>
  </w:comment>
  <w:comment w:id="1196" w:author="Windows User" w:date="2015-11-06T08:39:00Z" w:initials="WU">
    <w:p w14:paraId="6EA3F191" w14:textId="77777777" w:rsidR="0020672C" w:rsidRDefault="0020672C">
      <w:pPr>
        <w:pStyle w:val="CommentText"/>
      </w:pPr>
      <w:r>
        <w:rPr>
          <w:rStyle w:val="CommentReference"/>
        </w:rPr>
        <w:annotationRef/>
      </w:r>
      <w:r>
        <w:t>Is this the right St. Theodore?</w:t>
      </w:r>
    </w:p>
  </w:comment>
  <w:comment w:id="1201" w:author="Windows User" w:date="2015-10-30T08:56:00Z" w:initials="WU">
    <w:p w14:paraId="227730E1" w14:textId="77777777" w:rsidR="0020672C" w:rsidRDefault="0020672C">
      <w:pPr>
        <w:pStyle w:val="CommentText"/>
      </w:pPr>
      <w:r>
        <w:rPr>
          <w:rStyle w:val="CommentReference"/>
        </w:rPr>
        <w:annotationRef/>
      </w:r>
      <w:r>
        <w:t>Prabios or Arabius? Doctors and physicians or physicians and well learned?</w:t>
      </w:r>
    </w:p>
  </w:comment>
  <w:comment w:id="1202" w:author="Windows User" w:date="2015-10-30T08:56:00Z" w:initials="WU">
    <w:p w14:paraId="519ADC1D" w14:textId="77777777" w:rsidR="0020672C" w:rsidRDefault="0020672C">
      <w:pPr>
        <w:pStyle w:val="CommentText"/>
      </w:pPr>
      <w:r>
        <w:rPr>
          <w:rStyle w:val="CommentReference"/>
        </w:rPr>
        <w:annotationRef/>
      </w:r>
      <w:r>
        <w:t>Building them upon the Name?</w:t>
      </w:r>
    </w:p>
  </w:comment>
  <w:comment w:id="1212" w:author="Windows User" w:date="2015-10-30T08:56:00Z" w:initials="WU">
    <w:p w14:paraId="3CFB1D1A" w14:textId="77777777" w:rsidR="0020672C" w:rsidRDefault="0020672C">
      <w:pPr>
        <w:pStyle w:val="CommentText"/>
      </w:pPr>
      <w:r>
        <w:rPr>
          <w:rStyle w:val="CommentReference"/>
        </w:rPr>
        <w:annotationRef/>
      </w:r>
      <w:r>
        <w:t>Placed or established?</w:t>
      </w:r>
    </w:p>
  </w:comment>
  <w:comment w:id="1213" w:author="Windows User" w:date="2015-10-30T08:56:00Z" w:initials="WU">
    <w:p w14:paraId="08983CC0" w14:textId="77777777" w:rsidR="0020672C" w:rsidRDefault="0020672C">
      <w:pPr>
        <w:pStyle w:val="CommentText"/>
      </w:pPr>
      <w:r>
        <w:rPr>
          <w:rStyle w:val="CommentReference"/>
        </w:rPr>
        <w:annotationRef/>
      </w:r>
      <w:r>
        <w:t>Or refused?</w:t>
      </w:r>
    </w:p>
  </w:comment>
  <w:comment w:id="1219" w:author="Windows User" w:date="2015-10-30T08:56:00Z" w:initials="WU">
    <w:p w14:paraId="535F3E1B" w14:textId="77777777" w:rsidR="0020672C" w:rsidRDefault="0020672C">
      <w:pPr>
        <w:pStyle w:val="CommentText"/>
      </w:pPr>
      <w:r>
        <w:rPr>
          <w:rStyle w:val="CommentReference"/>
        </w:rPr>
        <w:annotationRef/>
      </w:r>
      <w:r>
        <w:t>Sprung forth? Came forth? Blossomed?</w:t>
      </w:r>
    </w:p>
  </w:comment>
  <w:comment w:id="1231" w:author="Windows User" w:date="2015-10-30T08:56:00Z" w:initials="BS">
    <w:p w14:paraId="07DE8008" w14:textId="77777777" w:rsidR="0020672C" w:rsidRDefault="0020672C">
      <w:pPr>
        <w:pStyle w:val="CommentText"/>
      </w:pPr>
      <w:r>
        <w:rPr>
          <w:rStyle w:val="CommentReference"/>
        </w:rPr>
        <w:annotationRef/>
      </w:r>
      <w:r>
        <w:t>what does this mean?</w:t>
      </w:r>
    </w:p>
  </w:comment>
  <w:comment w:id="1232" w:author="Windows User" w:date="2015-10-30T08:56:00Z" w:initials="BS">
    <w:p w14:paraId="7DE26DCC" w14:textId="77777777" w:rsidR="0020672C" w:rsidRDefault="0020672C">
      <w:pPr>
        <w:pStyle w:val="CommentText"/>
      </w:pPr>
      <w:r>
        <w:rPr>
          <w:rStyle w:val="CommentReference"/>
        </w:rPr>
        <w:annotationRef/>
      </w:r>
      <w:r>
        <w:t>announced or proclaimed?</w:t>
      </w:r>
    </w:p>
  </w:comment>
  <w:comment w:id="1236" w:author="Windows User" w:date="2015-10-30T08:56:00Z" w:initials="WU">
    <w:p w14:paraId="729B2278" w14:textId="77777777" w:rsidR="0020672C" w:rsidRDefault="0020672C">
      <w:pPr>
        <w:pStyle w:val="CommentText"/>
      </w:pPr>
      <w:r>
        <w:rPr>
          <w:rStyle w:val="CommentReference"/>
        </w:rPr>
        <w:annotationRef/>
      </w:r>
      <w:r>
        <w:t>?</w:t>
      </w:r>
    </w:p>
  </w:comment>
  <w:comment w:id="1237" w:author="Windows User" w:date="2015-10-30T08:56:00Z" w:initials="WU">
    <w:p w14:paraId="44863D12" w14:textId="77777777" w:rsidR="0020672C" w:rsidRDefault="0020672C">
      <w:pPr>
        <w:pStyle w:val="CommentText"/>
      </w:pPr>
      <w:r>
        <w:rPr>
          <w:rStyle w:val="CommentReference"/>
        </w:rPr>
        <w:annotationRef/>
      </w:r>
      <w:r>
        <w:t>Bride, no, not bridegroom?</w:t>
      </w:r>
    </w:p>
  </w:comment>
  <w:comment w:id="1240" w:author="Windows User" w:date="2015-10-30T08:56:00Z" w:initials="WU">
    <w:p w14:paraId="6CE1AF88" w14:textId="77777777" w:rsidR="0020672C" w:rsidRDefault="0020672C">
      <w:pPr>
        <w:pStyle w:val="CommentText"/>
      </w:pPr>
      <w:r>
        <w:rPr>
          <w:rStyle w:val="CommentReference"/>
        </w:rPr>
        <w:annotationRef/>
      </w:r>
      <w:r>
        <w:t>Return?</w:t>
      </w:r>
    </w:p>
  </w:comment>
  <w:comment w:id="1241" w:author="Windows User" w:date="2015-10-30T08:56:00Z" w:initials="WU">
    <w:p w14:paraId="2917E600" w14:textId="77777777" w:rsidR="0020672C" w:rsidRDefault="0020672C">
      <w:pPr>
        <w:pStyle w:val="CommentText"/>
      </w:pPr>
      <w:r>
        <w:rPr>
          <w:rStyle w:val="CommentReference"/>
        </w:rPr>
        <w:annotationRef/>
      </w:r>
      <w:r>
        <w:t>Establishment? Building up?</w:t>
      </w:r>
    </w:p>
  </w:comment>
  <w:comment w:id="1243" w:author="Windows User" w:date="2015-10-30T08:56:00Z" w:initials="WU">
    <w:p w14:paraId="14DF4F91" w14:textId="77777777" w:rsidR="0020672C" w:rsidRDefault="0020672C">
      <w:pPr>
        <w:pStyle w:val="CommentText"/>
      </w:pPr>
      <w:r>
        <w:rPr>
          <w:rStyle w:val="CommentReference"/>
        </w:rPr>
        <w:annotationRef/>
      </w:r>
      <w:r>
        <w:t>Heavenly evangelist? Good tidings? Glad tidings? Good news?</w:t>
      </w:r>
    </w:p>
  </w:comment>
  <w:comment w:id="1244" w:author="Windows User" w:date="2015-10-30T08:56:00Z" w:initials="WU">
    <w:p w14:paraId="55FC1EAE" w14:textId="77777777" w:rsidR="0020672C" w:rsidRDefault="0020672C">
      <w:pPr>
        <w:pStyle w:val="CommentText"/>
      </w:pPr>
      <w:r>
        <w:rPr>
          <w:rStyle w:val="CommentReference"/>
        </w:rPr>
        <w:annotationRef/>
      </w:r>
      <w:r>
        <w:t>I don’t see “the Lord is with you” in the Coptic</w:t>
      </w:r>
    </w:p>
    <w:p w14:paraId="4431CB1C" w14:textId="77777777" w:rsidR="0020672C" w:rsidRDefault="0020672C">
      <w:pPr>
        <w:pStyle w:val="CommentText"/>
      </w:pPr>
    </w:p>
  </w:comment>
  <w:comment w:id="1245" w:author="Windows User" w:date="2015-10-30T08:56:00Z" w:initials="WU">
    <w:p w14:paraId="4549B91A" w14:textId="77777777" w:rsidR="0020672C" w:rsidRDefault="0020672C">
      <w:pPr>
        <w:pStyle w:val="CommentText"/>
      </w:pPr>
      <w:r>
        <w:rPr>
          <w:rStyle w:val="CommentReference"/>
        </w:rPr>
        <w:annotationRef/>
      </w:r>
      <w:r>
        <w:t>Heavenly herald of Good News?</w:t>
      </w:r>
    </w:p>
    <w:p w14:paraId="384F02AC" w14:textId="77777777" w:rsidR="0020672C" w:rsidRDefault="0020672C">
      <w:pPr>
        <w:pStyle w:val="CommentText"/>
      </w:pPr>
    </w:p>
  </w:comment>
  <w:comment w:id="1252" w:author="Windows User" w:date="2015-10-30T08:56:00Z" w:initials="WU">
    <w:p w14:paraId="4A264D5C" w14:textId="77777777" w:rsidR="0020672C" w:rsidRDefault="0020672C">
      <w:pPr>
        <w:pStyle w:val="CommentText"/>
      </w:pPr>
      <w:r>
        <w:rPr>
          <w:rStyle w:val="CommentReference"/>
        </w:rPr>
        <w:annotationRef/>
      </w:r>
      <w:r>
        <w:t>I think we’re doing holy for ethowab, but saint for agios… open to discussion though.</w:t>
      </w:r>
    </w:p>
  </w:comment>
  <w:comment w:id="1282" w:author="Windows User" w:date="2015-10-30T08:56:00Z" w:initials="WU">
    <w:p w14:paraId="3A72AA33" w14:textId="77777777" w:rsidR="0020672C" w:rsidRDefault="0020672C">
      <w:pPr>
        <w:pStyle w:val="CommentText"/>
      </w:pPr>
      <w:r>
        <w:rPr>
          <w:rStyle w:val="CommentReference"/>
        </w:rPr>
        <w:annotationRef/>
      </w:r>
      <w:r>
        <w:t>Redeemed?</w:t>
      </w:r>
    </w:p>
  </w:comment>
  <w:comment w:id="1283" w:author="Windows User" w:date="2015-10-30T08:56:00Z" w:initials="WU">
    <w:p w14:paraId="5BF82FF5" w14:textId="77777777" w:rsidR="0020672C" w:rsidRDefault="0020672C">
      <w:pPr>
        <w:pStyle w:val="CommentText"/>
      </w:pPr>
      <w:r>
        <w:rPr>
          <w:rStyle w:val="CommentReference"/>
        </w:rPr>
        <w:annotationRef/>
      </w:r>
      <w:r>
        <w:t>For? So?</w:t>
      </w:r>
    </w:p>
  </w:comment>
  <w:comment w:id="1288" w:author="Windows User" w:date="2015-10-30T08:56:00Z" w:initials="WU">
    <w:p w14:paraId="5B54A424" w14:textId="77777777" w:rsidR="0020672C" w:rsidRDefault="0020672C">
      <w:pPr>
        <w:pStyle w:val="CommentText"/>
      </w:pPr>
      <w:r>
        <w:rPr>
          <w:rStyle w:val="CommentReference"/>
        </w:rPr>
        <w:annotationRef/>
      </w:r>
      <w:r>
        <w:t>Or did shine and did illuminate</w:t>
      </w:r>
    </w:p>
  </w:comment>
  <w:comment w:id="1289" w:author="Windows User" w:date="2015-10-30T08:56:00Z" w:initials="WU">
    <w:p w14:paraId="5929E69F" w14:textId="77777777" w:rsidR="0020672C" w:rsidRDefault="0020672C">
      <w:pPr>
        <w:pStyle w:val="CommentText"/>
      </w:pPr>
      <w:r>
        <w:rPr>
          <w:rStyle w:val="CommentReference"/>
        </w:rPr>
        <w:annotationRef/>
      </w:r>
      <w:r>
        <w:t>What should this verse be?</w:t>
      </w:r>
    </w:p>
  </w:comment>
  <w:comment w:id="1290" w:author="Windows User" w:date="2015-10-30T08:56:00Z" w:initials="WU">
    <w:p w14:paraId="37815108" w14:textId="77777777" w:rsidR="0020672C" w:rsidRDefault="0020672C">
      <w:pPr>
        <w:pStyle w:val="CommentText"/>
      </w:pPr>
      <w:r>
        <w:rPr>
          <w:rStyle w:val="CommentReference"/>
        </w:rPr>
        <w:annotationRef/>
      </w:r>
      <w:r>
        <w:t>Uhm… does this mean something else, because saying the seal of the door Ezekiel saw was raised seems really bad …</w:t>
      </w:r>
    </w:p>
  </w:comment>
  <w:comment w:id="1291" w:author="Windows User" w:date="2015-10-30T08:56:00Z" w:initials="WU">
    <w:p w14:paraId="770E6FA0" w14:textId="77777777" w:rsidR="0020672C" w:rsidRDefault="0020672C">
      <w:pPr>
        <w:pStyle w:val="CommentText"/>
      </w:pPr>
      <w:r>
        <w:rPr>
          <w:rStyle w:val="CommentReference"/>
        </w:rPr>
        <w:annotationRef/>
      </w:r>
      <w:r>
        <w:t>Who?</w:t>
      </w:r>
    </w:p>
  </w:comment>
  <w:comment w:id="1292" w:author="Windows User" w:date="2015-10-30T08:56:00Z" w:initials="WU">
    <w:p w14:paraId="7FDD5784" w14:textId="77777777" w:rsidR="0020672C" w:rsidRDefault="0020672C">
      <w:pPr>
        <w:pStyle w:val="CommentText"/>
      </w:pPr>
      <w:r>
        <w:rPr>
          <w:rStyle w:val="CommentReference"/>
        </w:rPr>
        <w:annotationRef/>
      </w:r>
      <w:r>
        <w:t>Different adjective</w:t>
      </w:r>
    </w:p>
  </w:comment>
  <w:comment w:id="1293" w:author="Windows User" w:date="2015-10-30T08:56:00Z" w:initials="WU">
    <w:p w14:paraId="69734FAC" w14:textId="77777777" w:rsidR="0020672C" w:rsidRDefault="0020672C">
      <w:pPr>
        <w:pStyle w:val="CommentText"/>
      </w:pPr>
      <w:r>
        <w:rPr>
          <w:rStyle w:val="CommentReference"/>
        </w:rPr>
        <w:annotationRef/>
      </w:r>
      <w:r>
        <w:t>Sickness?</w:t>
      </w:r>
    </w:p>
  </w:comment>
  <w:comment w:id="1296" w:author="Windows User" w:date="2015-10-30T08:56:00Z" w:initials="BS">
    <w:p w14:paraId="07C468E8" w14:textId="77777777" w:rsidR="0020672C" w:rsidRDefault="0020672C">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299" w:author="Windows User" w:date="2015-10-30T08:56:00Z" w:initials="WU">
    <w:p w14:paraId="14F94395" w14:textId="77777777" w:rsidR="0020672C" w:rsidRDefault="0020672C">
      <w:pPr>
        <w:pStyle w:val="CommentText"/>
      </w:pPr>
      <w:r>
        <w:rPr>
          <w:rStyle w:val="CommentReference"/>
        </w:rPr>
        <w:annotationRef/>
      </w:r>
      <w:r>
        <w:t>What?</w:t>
      </w:r>
    </w:p>
  </w:comment>
  <w:comment w:id="1308" w:author="Windows User" w:date="2015-10-30T08:56:00Z" w:initials="WU">
    <w:p w14:paraId="39A2608E" w14:textId="77777777" w:rsidR="0020672C" w:rsidRDefault="0020672C">
      <w:pPr>
        <w:pStyle w:val="CommentText"/>
      </w:pPr>
      <w:r>
        <w:rPr>
          <w:rStyle w:val="CommentReference"/>
        </w:rPr>
        <w:annotationRef/>
      </w:r>
    </w:p>
  </w:comment>
  <w:comment w:id="1319" w:author="Windows User" w:date="2015-10-30T08:56:00Z" w:initials="WU">
    <w:p w14:paraId="255EEE9F" w14:textId="77777777" w:rsidR="0020672C" w:rsidRDefault="0020672C">
      <w:pPr>
        <w:pStyle w:val="CommentText"/>
      </w:pPr>
      <w:r>
        <w:rPr>
          <w:rStyle w:val="CommentReference"/>
        </w:rPr>
        <w:annotationRef/>
      </w:r>
      <w:r>
        <w:t>Is abouna going by a different version of the Coptic?</w:t>
      </w:r>
    </w:p>
    <w:p w14:paraId="45F504BB" w14:textId="77777777" w:rsidR="0020672C" w:rsidRDefault="0020672C">
      <w:pPr>
        <w:pStyle w:val="CommentText"/>
      </w:pPr>
    </w:p>
  </w:comment>
  <w:comment w:id="1321" w:author="Windows User" w:date="2015-10-30T08:56:00Z" w:initials="WU">
    <w:p w14:paraId="63C351E6" w14:textId="77777777" w:rsidR="0020672C" w:rsidRDefault="0020672C">
      <w:pPr>
        <w:pStyle w:val="CommentText"/>
      </w:pPr>
      <w:r>
        <w:rPr>
          <w:rStyle w:val="CommentReference"/>
        </w:rPr>
        <w:annotationRef/>
      </w:r>
      <w:r>
        <w:t>Praise and victory doesn’t make sense.</w:t>
      </w:r>
    </w:p>
  </w:comment>
  <w:comment w:id="1323" w:author="Windows User" w:date="2015-10-30T08:56:00Z" w:initials="WU">
    <w:p w14:paraId="5729C7D5" w14:textId="77777777" w:rsidR="0020672C" w:rsidRDefault="0020672C">
      <w:pPr>
        <w:pStyle w:val="CommentText"/>
      </w:pPr>
      <w:r>
        <w:rPr>
          <w:rStyle w:val="CommentReference"/>
        </w:rPr>
        <w:annotationRef/>
      </w:r>
      <w:r>
        <w:t>Godhead?</w:t>
      </w:r>
    </w:p>
  </w:comment>
  <w:comment w:id="1332" w:author="Windows User" w:date="2015-10-30T08:56:00Z" w:initials="WU">
    <w:p w14:paraId="78E42A11" w14:textId="77777777" w:rsidR="0020672C" w:rsidRDefault="0020672C">
      <w:pPr>
        <w:pStyle w:val="CommentText"/>
      </w:pPr>
      <w:r>
        <w:rPr>
          <w:rStyle w:val="CommentReference"/>
        </w:rPr>
        <w:annotationRef/>
      </w:r>
      <w:r>
        <w:t>Establish?</w:t>
      </w:r>
    </w:p>
  </w:comment>
  <w:comment w:id="1333" w:author="Windows User" w:date="2015-10-30T08:56:00Z" w:initials="WU">
    <w:p w14:paraId="642EB965" w14:textId="77777777" w:rsidR="0020672C" w:rsidRDefault="0020672C">
      <w:pPr>
        <w:pStyle w:val="CommentText"/>
      </w:pPr>
      <w:r>
        <w:rPr>
          <w:rStyle w:val="CommentReference"/>
        </w:rPr>
        <w:annotationRef/>
      </w:r>
      <w:r>
        <w:t>Check another source… missing puncuation</w:t>
      </w:r>
    </w:p>
  </w:comment>
  <w:comment w:id="1334" w:author="Windows User" w:date="2015-10-30T08:56:00Z" w:initials="WU">
    <w:p w14:paraId="6F8B5532" w14:textId="77777777" w:rsidR="0020672C" w:rsidRDefault="0020672C">
      <w:pPr>
        <w:pStyle w:val="CommentText"/>
      </w:pPr>
      <w:r>
        <w:rPr>
          <w:rStyle w:val="CommentReference"/>
        </w:rPr>
        <w:annotationRef/>
      </w:r>
      <w:r>
        <w:t>Worked?</w:t>
      </w:r>
    </w:p>
  </w:comment>
  <w:comment w:id="1335" w:author="Windows User" w:date="2015-10-30T08:56:00Z" w:initials="WU">
    <w:p w14:paraId="4F504285" w14:textId="77777777" w:rsidR="0020672C" w:rsidRDefault="0020672C">
      <w:pPr>
        <w:pStyle w:val="CommentText"/>
      </w:pPr>
      <w:r>
        <w:rPr>
          <w:rStyle w:val="CommentReference"/>
        </w:rPr>
        <w:annotationRef/>
      </w:r>
      <w:r>
        <w:t>Thrice holy or Trisagion?</w:t>
      </w:r>
    </w:p>
  </w:comment>
  <w:comment w:id="1337" w:author="Windows User" w:date="2015-10-30T08:56:00Z" w:initials="WU">
    <w:p w14:paraId="5514BCC2" w14:textId="77777777" w:rsidR="0020672C" w:rsidRPr="00936DE7" w:rsidRDefault="002067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338" w:author="Windows User" w:date="2015-10-30T08:56:00Z" w:initials="WU">
    <w:p w14:paraId="179A5384" w14:textId="77777777" w:rsidR="0020672C" w:rsidRDefault="0020672C">
      <w:pPr>
        <w:pStyle w:val="CommentText"/>
      </w:pPr>
      <w:r>
        <w:rPr>
          <w:rStyle w:val="CommentReference"/>
        </w:rPr>
        <w:annotationRef/>
      </w:r>
      <w:r>
        <w:t>Right translation?</w:t>
      </w:r>
    </w:p>
  </w:comment>
  <w:comment w:id="1340" w:author="Windows User" w:date="2015-10-30T08:56:00Z" w:initials="WU">
    <w:p w14:paraId="1682BE28" w14:textId="77777777" w:rsidR="0020672C" w:rsidRDefault="0020672C">
      <w:pPr>
        <w:pStyle w:val="CommentText"/>
      </w:pPr>
      <w:r>
        <w:rPr>
          <w:rStyle w:val="CommentReference"/>
        </w:rPr>
        <w:annotationRef/>
      </w:r>
      <w:r>
        <w:t>What does this mean?</w:t>
      </w:r>
    </w:p>
  </w:comment>
  <w:comment w:id="1341" w:author="Windows User" w:date="2015-10-30T08:56:00Z" w:initials="WU">
    <w:p w14:paraId="30C5B7C9" w14:textId="77777777" w:rsidR="0020672C" w:rsidRDefault="0020672C">
      <w:pPr>
        <w:pStyle w:val="CommentText"/>
      </w:pPr>
      <w:r>
        <w:rPr>
          <w:rStyle w:val="CommentReference"/>
        </w:rPr>
        <w:annotationRef/>
      </w:r>
      <w:r>
        <w:t>To the end?</w:t>
      </w:r>
    </w:p>
  </w:comment>
  <w:comment w:id="1346" w:author="Windows User" w:date="2015-10-30T08:56:00Z" w:initials="WU">
    <w:p w14:paraId="2C2856CA" w14:textId="77777777" w:rsidR="0020672C" w:rsidRDefault="0020672C">
      <w:pPr>
        <w:pStyle w:val="CommentText"/>
      </w:pPr>
      <w:r>
        <w:rPr>
          <w:rStyle w:val="CommentReference"/>
        </w:rPr>
        <w:annotationRef/>
      </w:r>
      <w:r>
        <w:t>Or freedom?</w:t>
      </w:r>
    </w:p>
  </w:comment>
  <w:comment w:id="1347" w:author="Windows User" w:date="2015-10-30T08:56:00Z" w:initials="WU">
    <w:p w14:paraId="229642C6" w14:textId="77777777" w:rsidR="0020672C" w:rsidRDefault="0020672C">
      <w:pPr>
        <w:pStyle w:val="CommentText"/>
      </w:pPr>
      <w:r>
        <w:rPr>
          <w:rStyle w:val="CommentReference"/>
        </w:rPr>
        <w:annotationRef/>
      </w:r>
      <w:r>
        <w:t>Or establish?</w:t>
      </w:r>
    </w:p>
  </w:comment>
  <w:comment w:id="1355" w:author="Windows User" w:date="2015-10-30T08:56:00Z" w:initials="WU">
    <w:p w14:paraId="798C7307" w14:textId="77777777" w:rsidR="0020672C" w:rsidRDefault="0020672C">
      <w:pPr>
        <w:pStyle w:val="CommentText"/>
      </w:pPr>
      <w:r>
        <w:rPr>
          <w:rStyle w:val="CommentReference"/>
        </w:rPr>
        <w:annotationRef/>
      </w:r>
      <w:r>
        <w:t>Is this the correct date?</w:t>
      </w:r>
    </w:p>
  </w:comment>
  <w:comment w:id="1446" w:author="Windows User" w:date="2015-10-30T08:56:00Z" w:initials="WU">
    <w:p w14:paraId="1C25D03A" w14:textId="77777777" w:rsidR="0020672C" w:rsidRDefault="0020672C">
      <w:pPr>
        <w:pStyle w:val="CommentText"/>
      </w:pPr>
      <w:r>
        <w:rPr>
          <w:rStyle w:val="CommentReference"/>
        </w:rPr>
        <w:annotationRef/>
      </w:r>
      <w:r>
        <w:t>Can this be reworded?</w:t>
      </w:r>
    </w:p>
  </w:comment>
  <w:comment w:id="1448" w:author="Windows User" w:date="2015-10-30T08:56:00Z" w:initials="WU">
    <w:p w14:paraId="71B1FE22" w14:textId="77777777" w:rsidR="0020672C" w:rsidRDefault="0020672C">
      <w:pPr>
        <w:pStyle w:val="CommentText"/>
      </w:pPr>
      <w:r>
        <w:rPr>
          <w:rStyle w:val="CommentReference"/>
        </w:rPr>
        <w:annotationRef/>
      </w:r>
      <w:r>
        <w:t>Check other books for alternate word here.</w:t>
      </w:r>
    </w:p>
  </w:comment>
  <w:comment w:id="1449" w:author="Windows User" w:date="2015-10-30T08:56:00Z" w:initials="WU">
    <w:p w14:paraId="546F5FFA" w14:textId="77777777" w:rsidR="0020672C" w:rsidRDefault="0020672C">
      <w:pPr>
        <w:pStyle w:val="CommentText"/>
      </w:pPr>
      <w:r>
        <w:rPr>
          <w:rStyle w:val="CommentReference"/>
        </w:rPr>
        <w:annotationRef/>
      </w:r>
      <w:r>
        <w:t>Nations or peoples?</w:t>
      </w:r>
    </w:p>
  </w:comment>
  <w:comment w:id="1450" w:author="Windows User" w:date="2015-10-30T08:56:00Z" w:initials="WU">
    <w:p w14:paraId="4FC1DCF3" w14:textId="77777777" w:rsidR="0020672C" w:rsidRDefault="0020672C">
      <w:pPr>
        <w:pStyle w:val="CommentText"/>
      </w:pPr>
      <w:r>
        <w:rPr>
          <w:rStyle w:val="CommentReference"/>
        </w:rPr>
        <w:annotationRef/>
      </w:r>
      <w:r>
        <w:t>Burned or consumed?</w:t>
      </w:r>
    </w:p>
  </w:comment>
  <w:comment w:id="1451" w:author="Windows User" w:date="2015-10-30T08:56:00Z" w:initials="WU">
    <w:p w14:paraId="5B463C07" w14:textId="77777777" w:rsidR="0020672C" w:rsidRDefault="0020672C">
      <w:pPr>
        <w:pStyle w:val="CommentText"/>
      </w:pPr>
      <w:r>
        <w:rPr>
          <w:rStyle w:val="CommentReference"/>
        </w:rPr>
        <w:annotationRef/>
      </w:r>
      <w:r>
        <w:t>?</w:t>
      </w:r>
    </w:p>
  </w:comment>
  <w:comment w:id="1452" w:author="Windows User" w:date="2015-10-30T08:56:00Z" w:initials="WU">
    <w:p w14:paraId="3079CC02" w14:textId="77777777" w:rsidR="0020672C" w:rsidRPr="0098028B" w:rsidRDefault="002067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463" w:author="Windows User" w:date="2015-10-30T08:56:00Z" w:initials="WU">
    <w:p w14:paraId="4B943F0B" w14:textId="77777777" w:rsidR="0020672C" w:rsidRDefault="0020672C">
      <w:pPr>
        <w:pStyle w:val="CommentText"/>
      </w:pPr>
      <w:r>
        <w:rPr>
          <w:rStyle w:val="CommentReference"/>
        </w:rPr>
        <w:annotationRef/>
      </w:r>
      <w:r>
        <w:t>Synaxarium has St. James dying twice… likely one of them should be St. John!</w:t>
      </w:r>
    </w:p>
  </w:comment>
  <w:comment w:id="1496" w:author="Windows User" w:date="2015-10-30T08:56:00Z" w:initials="WU">
    <w:p w14:paraId="11436C6E" w14:textId="77777777" w:rsidR="0020672C" w:rsidRDefault="0020672C">
      <w:pPr>
        <w:pStyle w:val="CommentText"/>
      </w:pPr>
      <w:r>
        <w:rPr>
          <w:rStyle w:val="CommentReference"/>
        </w:rPr>
        <w:annotationRef/>
      </w:r>
      <w:r>
        <w:t>Ramez says print synacarium may have him in july</w:t>
      </w:r>
    </w:p>
  </w:comment>
  <w:comment w:id="1507" w:author="Windows User" w:date="2015-10-30T08:56:00Z" w:initials="WU">
    <w:p w14:paraId="62A36CDC" w14:textId="77777777" w:rsidR="0020672C" w:rsidRDefault="0020672C">
      <w:pPr>
        <w:pStyle w:val="CommentText"/>
      </w:pPr>
      <w:r>
        <w:rPr>
          <w:rStyle w:val="CommentReference"/>
        </w:rPr>
        <w:annotationRef/>
      </w:r>
      <w:r>
        <w:t>Approached? What does this vs mean?</w:t>
      </w:r>
    </w:p>
  </w:comment>
  <w:comment w:id="1508" w:author="Windows User" w:date="2015-10-30T08:56:00Z" w:initials="WU">
    <w:p w14:paraId="329416E7" w14:textId="77777777" w:rsidR="0020672C" w:rsidRPr="00035775" w:rsidRDefault="002067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14" w:author="Windows User" w:date="2015-10-30T08:56:00Z" w:initials="WU">
    <w:p w14:paraId="763F73BB" w14:textId="77777777" w:rsidR="0020672C" w:rsidRDefault="0020672C">
      <w:pPr>
        <w:pStyle w:val="CommentText"/>
      </w:pPr>
      <w:r>
        <w:rPr>
          <w:rStyle w:val="CommentReference"/>
        </w:rPr>
        <w:annotationRef/>
      </w:r>
      <w:r>
        <w:t>Thoughts?</w:t>
      </w:r>
    </w:p>
  </w:comment>
  <w:comment w:id="1533" w:author="Windows User" w:date="2015-10-30T08:56:00Z" w:initials="WU">
    <w:p w14:paraId="7B47C8A3" w14:textId="77777777" w:rsidR="0020672C" w:rsidRDefault="0020672C">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568" w:author="Windows User" w:date="2015-10-30T08:56:00Z" w:initials="WU">
    <w:p w14:paraId="0BE9113A" w14:textId="77777777" w:rsidR="0020672C" w:rsidRDefault="0020672C">
      <w:pPr>
        <w:pStyle w:val="CommentText"/>
      </w:pPr>
      <w:r>
        <w:rPr>
          <w:rStyle w:val="CommentReference"/>
        </w:rPr>
        <w:annotationRef/>
      </w:r>
      <w:r>
        <w:t>Completely different.</w:t>
      </w:r>
    </w:p>
  </w:comment>
  <w:comment w:id="1569" w:author="Windows User" w:date="2015-10-30T08:56:00Z" w:initials="WU">
    <w:p w14:paraId="074682DD" w14:textId="77777777" w:rsidR="0020672C" w:rsidRDefault="0020672C">
      <w:pPr>
        <w:pStyle w:val="CommentText"/>
      </w:pPr>
      <w:r>
        <w:rPr>
          <w:rStyle w:val="CommentReference"/>
        </w:rPr>
        <w:annotationRef/>
      </w:r>
      <w:r>
        <w:t>With or in?</w:t>
      </w:r>
    </w:p>
  </w:comment>
  <w:comment w:id="1570" w:author="Windows User" w:date="2015-10-30T08:56:00Z" w:initials="WU">
    <w:p w14:paraId="371712E1" w14:textId="77777777" w:rsidR="0020672C" w:rsidRDefault="0020672C">
      <w:pPr>
        <w:pStyle w:val="CommentText"/>
      </w:pPr>
      <w:r>
        <w:rPr>
          <w:rStyle w:val="CommentReference"/>
        </w:rPr>
        <w:annotationRef/>
      </w:r>
    </w:p>
  </w:comment>
  <w:comment w:id="1571" w:author="Windows User" w:date="2015-10-30T08:56:00Z" w:initials="WU">
    <w:p w14:paraId="0B3C1D3B" w14:textId="77777777" w:rsidR="0020672C" w:rsidRDefault="0020672C">
      <w:pPr>
        <w:pStyle w:val="CommentText"/>
      </w:pPr>
      <w:r>
        <w:rPr>
          <w:rStyle w:val="CommentReference"/>
        </w:rPr>
        <w:annotationRef/>
      </w:r>
      <w:r>
        <w:t>Sound or voice?</w:t>
      </w:r>
    </w:p>
  </w:comment>
  <w:comment w:id="1573" w:author="Windows User" w:date="2015-10-30T08:56:00Z" w:initials="WU">
    <w:p w14:paraId="1C3A0B98" w14:textId="77777777" w:rsidR="0020672C" w:rsidRDefault="0020672C">
      <w:pPr>
        <w:pStyle w:val="CommentText"/>
      </w:pPr>
      <w:r>
        <w:rPr>
          <w:rStyle w:val="CommentReference"/>
        </w:rPr>
        <w:annotationRef/>
      </w:r>
      <w:r>
        <w:t>Open to suggetions.</w:t>
      </w:r>
    </w:p>
  </w:comment>
  <w:comment w:id="1574" w:author="Windows User" w:date="2015-10-30T08:56:00Z" w:initials="WU">
    <w:p w14:paraId="79DB91AB" w14:textId="77777777" w:rsidR="0020672C" w:rsidRDefault="0020672C">
      <w:pPr>
        <w:pStyle w:val="CommentText"/>
      </w:pPr>
      <w:r>
        <w:rPr>
          <w:rStyle w:val="CommentReference"/>
        </w:rPr>
        <w:annotationRef/>
      </w:r>
      <w:r>
        <w:t>Before?</w:t>
      </w:r>
    </w:p>
  </w:comment>
  <w:comment w:id="1575" w:author="Windows User" w:date="2015-10-30T08:56:00Z" w:initials="WU">
    <w:p w14:paraId="777049F3" w14:textId="77777777" w:rsidR="0020672C" w:rsidRDefault="0020672C">
      <w:pPr>
        <w:pStyle w:val="CommentText"/>
      </w:pPr>
      <w:r>
        <w:rPr>
          <w:rStyle w:val="CommentReference"/>
        </w:rPr>
        <w:annotationRef/>
      </w:r>
      <w:r>
        <w:t>Nations?</w:t>
      </w:r>
    </w:p>
  </w:comment>
  <w:comment w:id="1576" w:author="Windows User" w:date="2015-10-30T08:56:00Z" w:initials="WU">
    <w:p w14:paraId="29D1E0CC" w14:textId="77777777" w:rsidR="0020672C" w:rsidRDefault="0020672C">
      <w:pPr>
        <w:pStyle w:val="CommentText"/>
      </w:pPr>
      <w:r>
        <w:rPr>
          <w:rStyle w:val="CommentReference"/>
        </w:rPr>
        <w:annotationRef/>
      </w:r>
      <w:r>
        <w:t>?</w:t>
      </w:r>
    </w:p>
  </w:comment>
  <w:comment w:id="1617" w:author="Windows User" w:date="2015-10-30T08:56:00Z" w:initials="WU">
    <w:p w14:paraId="73A9ACC7" w14:textId="77777777" w:rsidR="0020672C" w:rsidRDefault="0020672C">
      <w:pPr>
        <w:pStyle w:val="CommentText"/>
      </w:pPr>
      <w:r>
        <w:rPr>
          <w:rStyle w:val="CommentReference"/>
        </w:rPr>
        <w:annotationRef/>
      </w:r>
      <w:r>
        <w:t>?</w:t>
      </w:r>
    </w:p>
  </w:comment>
  <w:comment w:id="1624" w:author="Windows User" w:date="2015-10-30T08:56:00Z" w:initials="WU">
    <w:p w14:paraId="4F5630C0" w14:textId="77777777" w:rsidR="0020672C" w:rsidRDefault="0020672C">
      <w:pPr>
        <w:pStyle w:val="CommentText"/>
      </w:pPr>
      <w:r>
        <w:rPr>
          <w:rStyle w:val="CommentReference"/>
        </w:rPr>
        <w:annotationRef/>
      </w:r>
      <w:r>
        <w:t>Abba Noub, abanoub, Apa Noub, Apnoub?</w:t>
      </w:r>
    </w:p>
  </w:comment>
  <w:comment w:id="1625" w:author="Windows User" w:date="2015-10-30T08:56:00Z" w:initials="WU">
    <w:p w14:paraId="3899034D" w14:textId="77777777" w:rsidR="0020672C" w:rsidRDefault="0020672C">
      <w:pPr>
        <w:pStyle w:val="CommentText"/>
      </w:pPr>
      <w:r>
        <w:rPr>
          <w:rStyle w:val="CommentReference"/>
        </w:rPr>
        <w:annotationRef/>
      </w:r>
      <w:r>
        <w:t>Upright, or orthodox?</w:t>
      </w:r>
    </w:p>
  </w:comment>
  <w:comment w:id="1634" w:author="Windows User" w:date="2015-10-30T08:56:00Z" w:initials="WU">
    <w:p w14:paraId="61207ABC" w14:textId="77777777" w:rsidR="0020672C" w:rsidRDefault="0020672C">
      <w:pPr>
        <w:pStyle w:val="CommentText"/>
      </w:pPr>
      <w:r>
        <w:rPr>
          <w:rStyle w:val="CommentReference"/>
        </w:rPr>
        <w:annotationRef/>
      </w:r>
      <w:r>
        <w:t>Are we going with ti agia = saint and ti ethowab = the holy?</w:t>
      </w:r>
    </w:p>
  </w:comment>
  <w:comment w:id="1656" w:author="Windows User" w:date="2015-11-18T20:43:00Z" w:initials="WU">
    <w:p w14:paraId="08613E46" w14:textId="00F90E8C" w:rsidR="0020672C" w:rsidRDefault="0020672C">
      <w:pPr>
        <w:pStyle w:val="CommentText"/>
      </w:pPr>
      <w:r>
        <w:rPr>
          <w:rStyle w:val="CommentReference"/>
        </w:rPr>
        <w:annotationRef/>
      </w:r>
      <w:r>
        <w:t>Is this for Adam days? Or just Sundays?</w:t>
      </w:r>
    </w:p>
  </w:comment>
  <w:comment w:id="1657" w:author="Windows User" w:date="2015-11-18T20:38:00Z" w:initials="WU">
    <w:p w14:paraId="43F9C3B7" w14:textId="77777777" w:rsidR="0020672C" w:rsidRDefault="0020672C">
      <w:pPr>
        <w:pStyle w:val="CommentText"/>
      </w:pPr>
      <w:r>
        <w:rPr>
          <w:rStyle w:val="CommentReference"/>
        </w:rPr>
        <w:annotationRef/>
      </w:r>
      <w:r>
        <w:t>What does this mean? I feel like we put something else somewhere else</w:t>
      </w:r>
    </w:p>
  </w:comment>
  <w:comment w:id="1659" w:author="Windows User" w:date="2015-11-19T22:12:00Z" w:initials="WU">
    <w:p w14:paraId="79F037D4" w14:textId="77777777" w:rsidR="0020672C" w:rsidRDefault="0020672C">
      <w:pPr>
        <w:pStyle w:val="CommentText"/>
      </w:pPr>
      <w:r>
        <w:rPr>
          <w:rStyle w:val="CommentReference"/>
        </w:rPr>
        <w:annotationRef/>
      </w:r>
      <w:r>
        <w:t>Theotokos forever, or ever-Theotokos?</w:t>
      </w:r>
    </w:p>
  </w:comment>
  <w:comment w:id="1660" w:author="Windows User" w:date="2015-11-19T22:12:00Z" w:initials="WU">
    <w:p w14:paraId="7E2C6DDB" w14:textId="77777777" w:rsidR="0020672C" w:rsidRDefault="0020672C">
      <w:pPr>
        <w:pStyle w:val="CommentText"/>
      </w:pPr>
      <w:r>
        <w:rPr>
          <w:rStyle w:val="CommentReference"/>
        </w:rPr>
        <w:annotationRef/>
      </w:r>
      <w:r>
        <w:t>What does this mean?</w:t>
      </w:r>
    </w:p>
  </w:comment>
  <w:comment w:id="1661" w:author="Windows User" w:date="2015-11-19T22:12:00Z" w:initials="WU">
    <w:p w14:paraId="71146019" w14:textId="77777777" w:rsidR="0020672C" w:rsidRDefault="0020672C">
      <w:pPr>
        <w:pStyle w:val="CommentText"/>
      </w:pPr>
      <w:r>
        <w:rPr>
          <w:rStyle w:val="CommentReference"/>
        </w:rPr>
        <w:annotationRef/>
      </w:r>
      <w:r>
        <w:t>What does this mean?</w:t>
      </w:r>
    </w:p>
  </w:comment>
  <w:comment w:id="1662" w:author="Windows User" w:date="2015-11-19T22:12:00Z" w:initials="WU">
    <w:p w14:paraId="24E4F57A" w14:textId="77777777" w:rsidR="0020672C" w:rsidRDefault="0020672C">
      <w:pPr>
        <w:pStyle w:val="CommentText"/>
      </w:pPr>
      <w:r>
        <w:rPr>
          <w:rStyle w:val="CommentReference"/>
        </w:rPr>
        <w:annotationRef/>
      </w:r>
      <w:r>
        <w:t>Praying or interceding?</w:t>
      </w:r>
    </w:p>
  </w:comment>
  <w:comment w:id="1680" w:author="Windows User" w:date="2015-10-30T08:56:00Z" w:initials="WU">
    <w:p w14:paraId="36116F5D" w14:textId="77777777" w:rsidR="0020672C" w:rsidRPr="00F905FE" w:rsidRDefault="002067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681" w:author="Windows User" w:date="2015-10-30T08:56:00Z" w:initials="WU">
    <w:p w14:paraId="55EA204B" w14:textId="77777777" w:rsidR="0020672C" w:rsidRDefault="0020672C">
      <w:pPr>
        <w:pStyle w:val="CommentText"/>
      </w:pPr>
      <w:r>
        <w:rPr>
          <w:rStyle w:val="CommentReference"/>
        </w:rPr>
        <w:annotationRef/>
      </w:r>
      <w:r>
        <w:t>Typo?</w:t>
      </w:r>
    </w:p>
  </w:comment>
  <w:comment w:id="1702" w:author="Windows User" w:date="2015-10-30T08:56:00Z" w:initials="WU">
    <w:p w14:paraId="11E5D177" w14:textId="77777777" w:rsidR="0020672C" w:rsidRPr="00DD5DBC" w:rsidRDefault="0020672C">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04" w:author="Windows User" w:date="2015-10-30T08:56:00Z" w:initials="WU">
    <w:p w14:paraId="38A16B24" w14:textId="77777777" w:rsidR="0020672C" w:rsidRDefault="0020672C">
      <w:pPr>
        <w:pStyle w:val="CommentText"/>
      </w:pPr>
      <w:r>
        <w:rPr>
          <w:rStyle w:val="CommentReference"/>
        </w:rPr>
        <w:annotationRef/>
      </w:r>
      <w:r>
        <w:t>What does the Coptic say?</w:t>
      </w:r>
    </w:p>
  </w:comment>
  <w:comment w:id="1705" w:author="Windows User" w:date="2015-10-30T08:56:00Z" w:initials="WU">
    <w:p w14:paraId="239824AA" w14:textId="77777777" w:rsidR="0020672C" w:rsidRDefault="0020672C">
      <w:pPr>
        <w:pStyle w:val="CommentText"/>
      </w:pPr>
      <w:r>
        <w:rPr>
          <w:rStyle w:val="CommentReference"/>
        </w:rPr>
        <w:annotationRef/>
      </w:r>
      <w:r>
        <w:t>What is being quoted? 2Cor 5?</w:t>
      </w:r>
    </w:p>
  </w:comment>
  <w:comment w:id="1708" w:author="Windows User" w:date="2015-10-30T08:56:00Z" w:initials="WU">
    <w:p w14:paraId="1EC34668" w14:textId="77777777" w:rsidR="0020672C" w:rsidRDefault="0020672C">
      <w:pPr>
        <w:pStyle w:val="CommentText"/>
      </w:pPr>
      <w:r>
        <w:rPr>
          <w:rStyle w:val="CommentReference"/>
        </w:rPr>
        <w:annotationRef/>
      </w:r>
      <w:r>
        <w:t>This is clearly a late composition, bastardizing other hymns. “our father in heaven, the sinless one, with your good father…” right.</w:t>
      </w:r>
    </w:p>
  </w:comment>
  <w:comment w:id="1709" w:author="Windows User" w:date="2015-10-30T08:56:00Z" w:initials="WU">
    <w:p w14:paraId="4470C38C" w14:textId="77777777" w:rsidR="0020672C" w:rsidRDefault="0020672C">
      <w:pPr>
        <w:pStyle w:val="CommentText"/>
      </w:pPr>
      <w:r>
        <w:rPr>
          <w:rStyle w:val="CommentReference"/>
        </w:rPr>
        <w:annotationRef/>
      </w:r>
      <w:r>
        <w:t>Coptic is different from previous verse. What should English be?</w:t>
      </w:r>
    </w:p>
  </w:comment>
  <w:comment w:id="1710" w:author="Windows User" w:date="2015-10-30T08:56:00Z" w:initials="WU">
    <w:p w14:paraId="350A9B71" w14:textId="77777777" w:rsidR="0020672C" w:rsidRDefault="0020672C">
      <w:pPr>
        <w:pStyle w:val="CommentText"/>
      </w:pPr>
      <w:r>
        <w:rPr>
          <w:rStyle w:val="CommentReference"/>
        </w:rPr>
        <w:annotationRef/>
      </w:r>
      <w:r>
        <w:t>Or athletes? Or athletic martyrs?</w:t>
      </w:r>
    </w:p>
  </w:comment>
  <w:comment w:id="1711" w:author="Windows User" w:date="2015-10-30T08:56:00Z" w:initials="WU">
    <w:p w14:paraId="72F9FFC3" w14:textId="77777777" w:rsidR="0020672C" w:rsidRDefault="0020672C">
      <w:pPr>
        <w:pStyle w:val="CommentText"/>
      </w:pPr>
      <w:r>
        <w:rPr>
          <w:rStyle w:val="CommentReference"/>
        </w:rPr>
        <w:annotationRef/>
      </w:r>
      <w:r>
        <w:t>Or of the martyrs?</w:t>
      </w:r>
    </w:p>
  </w:comment>
  <w:comment w:id="1712" w:author="Windows User" w:date="2015-10-30T08:56:00Z" w:initials="WU">
    <w:p w14:paraId="7BD5C124" w14:textId="77777777" w:rsidR="0020672C" w:rsidRDefault="0020672C">
      <w:pPr>
        <w:pStyle w:val="CommentText"/>
      </w:pPr>
      <w:r>
        <w:rPr>
          <w:rStyle w:val="CommentReference"/>
        </w:rPr>
        <w:annotationRef/>
      </w:r>
      <w:r>
        <w:t>Carries or lifts?</w:t>
      </w:r>
    </w:p>
  </w:comment>
  <w:comment w:id="1713" w:author="Windows User" w:date="2015-10-30T08:56:00Z" w:initials="WU">
    <w:p w14:paraId="525F7218" w14:textId="77777777" w:rsidR="0020672C" w:rsidRDefault="0020672C">
      <w:pPr>
        <w:pStyle w:val="CommentText"/>
      </w:pPr>
      <w:r>
        <w:rPr>
          <w:rStyle w:val="CommentReference"/>
        </w:rPr>
        <w:annotationRef/>
      </w:r>
      <w:r>
        <w:t>Churches?</w:t>
      </w:r>
    </w:p>
    <w:p w14:paraId="32A8F1D7" w14:textId="77777777" w:rsidR="0020672C" w:rsidRDefault="0020672C">
      <w:pPr>
        <w:pStyle w:val="CommentText"/>
      </w:pPr>
    </w:p>
  </w:comment>
  <w:comment w:id="1714" w:author="Windows User" w:date="2015-10-30T08:56:00Z" w:initials="WU">
    <w:p w14:paraId="165286E5" w14:textId="77777777" w:rsidR="0020672C" w:rsidRDefault="0020672C">
      <w:pPr>
        <w:pStyle w:val="CommentText"/>
      </w:pPr>
      <w:r>
        <w:rPr>
          <w:rStyle w:val="CommentReference"/>
        </w:rPr>
        <w:annotationRef/>
      </w:r>
      <w:r>
        <w:t>End?</w:t>
      </w:r>
    </w:p>
  </w:comment>
  <w:comment w:id="1723" w:author="Windows User" w:date="2015-10-30T08:56:00Z" w:initials="WU">
    <w:p w14:paraId="770DC519" w14:textId="77777777" w:rsidR="0020672C" w:rsidRDefault="0020672C">
      <w:pPr>
        <w:pStyle w:val="CommentText"/>
      </w:pPr>
      <w:r>
        <w:rPr>
          <w:rStyle w:val="CommentReference"/>
        </w:rPr>
        <w:annotationRef/>
      </w:r>
      <w:r>
        <w:t>Or full stop. You are worthy of the glory,</w:t>
      </w:r>
    </w:p>
  </w:comment>
  <w:comment w:id="1729" w:author="Windows User" w:date="2015-10-30T08:56:00Z" w:initials="WU">
    <w:p w14:paraId="664F3BFA" w14:textId="77777777" w:rsidR="0020672C" w:rsidRDefault="0020672C">
      <w:pPr>
        <w:pStyle w:val="CommentText"/>
      </w:pPr>
      <w:r>
        <w:rPr>
          <w:rStyle w:val="CommentReference"/>
        </w:rPr>
        <w:annotationRef/>
      </w:r>
      <w:r>
        <w:t>?</w:t>
      </w:r>
    </w:p>
  </w:comment>
  <w:comment w:id="1732" w:author="Windows User" w:date="2015-10-30T08:56:00Z" w:initials="WU">
    <w:p w14:paraId="08BCD53E" w14:textId="77777777" w:rsidR="0020672C" w:rsidRDefault="0020672C">
      <w:pPr>
        <w:pStyle w:val="CommentText"/>
      </w:pPr>
      <w:r>
        <w:rPr>
          <w:rStyle w:val="CommentReference"/>
        </w:rPr>
        <w:annotationRef/>
      </w:r>
      <w:r>
        <w:t>Is? Or will be? Exalted, or highly exalted?</w:t>
      </w:r>
    </w:p>
  </w:comment>
  <w:comment w:id="1734" w:author="Windows User" w:date="2015-10-30T08:56:00Z" w:initials="WU">
    <w:p w14:paraId="4F4D62D2" w14:textId="77777777" w:rsidR="0020672C" w:rsidRDefault="0020672C">
      <w:pPr>
        <w:pStyle w:val="CommentText"/>
      </w:pPr>
      <w:r>
        <w:rPr>
          <w:rStyle w:val="CommentReference"/>
        </w:rPr>
        <w:annotationRef/>
      </w:r>
      <w:r>
        <w:t>Bring or offer</w:t>
      </w:r>
    </w:p>
  </w:comment>
  <w:comment w:id="1735" w:author="Windows User" w:date="2015-10-30T08:56:00Z" w:initials="WU">
    <w:p w14:paraId="66D4EE13" w14:textId="77777777" w:rsidR="0020672C" w:rsidRDefault="0020672C">
      <w:pPr>
        <w:pStyle w:val="CommentText"/>
      </w:pPr>
      <w:r>
        <w:rPr>
          <w:rStyle w:val="CommentReference"/>
        </w:rPr>
        <w:annotationRef/>
      </w:r>
      <w:r>
        <w:t>Spelling?</w:t>
      </w:r>
    </w:p>
  </w:comment>
  <w:comment w:id="1741" w:author="Windows User" w:date="2015-11-17T22:12:00Z" w:initials="WU">
    <w:p w14:paraId="412F0631" w14:textId="77777777" w:rsidR="0020672C" w:rsidRDefault="0020672C">
      <w:pPr>
        <w:pStyle w:val="CommentText"/>
      </w:pPr>
      <w:r>
        <w:rPr>
          <w:rStyle w:val="CommentReference"/>
        </w:rPr>
        <w:annotationRef/>
      </w:r>
      <w:r>
        <w:t>Literally trampled, right? Or crushed?</w:t>
      </w:r>
    </w:p>
  </w:comment>
  <w:comment w:id="1742" w:author="Windows User" w:date="2015-11-17T22:12:00Z" w:initials="WU">
    <w:p w14:paraId="135DCC31" w14:textId="77777777" w:rsidR="0020672C" w:rsidRDefault="0020672C">
      <w:pPr>
        <w:pStyle w:val="CommentText"/>
      </w:pPr>
      <w:r>
        <w:rPr>
          <w:rStyle w:val="CommentReference"/>
        </w:rPr>
        <w:annotationRef/>
      </w:r>
      <w:r>
        <w:t>Authority? Might? Reign?</w:t>
      </w:r>
    </w:p>
  </w:comment>
  <w:comment w:id="1745" w:author="Windows User" w:date="2015-10-30T08:56:00Z" w:initials="WU">
    <w:p w14:paraId="11BE3C4D" w14:textId="77777777" w:rsidR="0020672C" w:rsidRDefault="0020672C">
      <w:pPr>
        <w:pStyle w:val="CommentText"/>
      </w:pPr>
      <w:r>
        <w:rPr>
          <w:rStyle w:val="CommentReference"/>
        </w:rPr>
        <w:annotationRef/>
      </w:r>
      <w:r>
        <w:t>Name or Holy Name?</w:t>
      </w:r>
    </w:p>
  </w:comment>
  <w:comment w:id="1755" w:author="Windows User" w:date="2015-10-30T08:56:00Z" w:initials="WU">
    <w:p w14:paraId="4A1C10F1" w14:textId="77777777" w:rsidR="0020672C" w:rsidRDefault="0020672C">
      <w:pPr>
        <w:pStyle w:val="CommentText"/>
      </w:pPr>
      <w:r>
        <w:rPr>
          <w:rStyle w:val="CommentReference"/>
        </w:rPr>
        <w:annotationRef/>
      </w:r>
      <w:r>
        <w:t>Christ or Jesus Christ?</w:t>
      </w:r>
    </w:p>
  </w:comment>
  <w:comment w:id="1761" w:author="Windows User" w:date="2015-10-30T08:56:00Z" w:initials="WU">
    <w:p w14:paraId="31C2C585" w14:textId="77777777" w:rsidR="0020672C" w:rsidRDefault="0020672C">
      <w:pPr>
        <w:pStyle w:val="CommentText"/>
      </w:pPr>
      <w:r>
        <w:rPr>
          <w:rStyle w:val="CommentReference"/>
        </w:rPr>
        <w:annotationRef/>
      </w:r>
      <w:r>
        <w:t>Name or Holy Name?</w:t>
      </w:r>
    </w:p>
  </w:comment>
  <w:comment w:id="1762" w:author="Windows User" w:date="2015-10-30T08:56:00Z" w:initials="WU">
    <w:p w14:paraId="18203C3C" w14:textId="77777777" w:rsidR="0020672C" w:rsidRDefault="0020672C">
      <w:pPr>
        <w:pStyle w:val="CommentText"/>
      </w:pPr>
      <w:r>
        <w:rPr>
          <w:rStyle w:val="CommentReference"/>
        </w:rPr>
        <w:annotationRef/>
      </w:r>
      <w:r>
        <w:t>To Him? Or by His might/power?</w:t>
      </w:r>
    </w:p>
  </w:comment>
  <w:comment w:id="1763" w:author="Windows User" w:date="2015-10-30T08:56:00Z" w:initials="WU">
    <w:p w14:paraId="27B39720" w14:textId="77777777" w:rsidR="0020672C" w:rsidRDefault="0020672C">
      <w:pPr>
        <w:pStyle w:val="CommentText"/>
      </w:pPr>
      <w:r>
        <w:rPr>
          <w:rStyle w:val="CommentReference"/>
        </w:rPr>
        <w:annotationRef/>
      </w:r>
      <w:r>
        <w:t>Might, or may?</w:t>
      </w:r>
    </w:p>
  </w:comment>
  <w:comment w:id="1764" w:author="Windows User" w:date="2015-10-30T08:56:00Z" w:initials="WU">
    <w:p w14:paraId="2FB96B7C" w14:textId="77777777" w:rsidR="0020672C" w:rsidRDefault="0020672C" w:rsidP="00F77A5B">
      <w:pPr>
        <w:pStyle w:val="CommentText"/>
      </w:pPr>
      <w:r>
        <w:rPr>
          <w:rStyle w:val="CommentReference"/>
        </w:rPr>
        <w:annotationRef/>
      </w:r>
      <w:r>
        <w:t>Christ or Jesus Christ?</w:t>
      </w:r>
    </w:p>
  </w:comment>
  <w:comment w:id="1767" w:author="Windows User" w:date="2015-10-30T08:56:00Z" w:initials="WU">
    <w:p w14:paraId="775D4B1C" w14:textId="77777777" w:rsidR="0020672C" w:rsidRDefault="0020672C">
      <w:pPr>
        <w:pStyle w:val="CommentText"/>
      </w:pPr>
      <w:r>
        <w:rPr>
          <w:rStyle w:val="CommentReference"/>
        </w:rPr>
        <w:annotationRef/>
      </w:r>
      <w:r>
        <w:t>Miracles?</w:t>
      </w:r>
    </w:p>
  </w:comment>
  <w:comment w:id="1773" w:author="Windows User" w:date="2015-10-30T08:56:00Z" w:initials="WU">
    <w:p w14:paraId="511773EC" w14:textId="77777777" w:rsidR="0020672C" w:rsidRDefault="0020672C">
      <w:pPr>
        <w:pStyle w:val="CommentText"/>
      </w:pPr>
      <w:r>
        <w:rPr>
          <w:rStyle w:val="CommentReference"/>
        </w:rPr>
        <w:annotationRef/>
      </w:r>
      <w:r>
        <w:t>Name or Holy Name?</w:t>
      </w:r>
    </w:p>
  </w:comment>
  <w:comment w:id="1774" w:author="Windows User" w:date="2015-10-30T08:56:00Z" w:initials="WU">
    <w:p w14:paraId="0BC6FD3A" w14:textId="77777777" w:rsidR="0020672C" w:rsidRDefault="0020672C">
      <w:pPr>
        <w:pStyle w:val="CommentText"/>
      </w:pPr>
      <w:r>
        <w:rPr>
          <w:rStyle w:val="CommentReference"/>
        </w:rPr>
        <w:annotationRef/>
      </w:r>
      <w:r>
        <w:t>To Him? Or by His might/power?</w:t>
      </w:r>
    </w:p>
  </w:comment>
  <w:comment w:id="1775" w:author="Windows User" w:date="2015-10-30T08:56:00Z" w:initials="WU">
    <w:p w14:paraId="6BED6166" w14:textId="77777777" w:rsidR="0020672C" w:rsidRDefault="0020672C">
      <w:pPr>
        <w:pStyle w:val="CommentText"/>
      </w:pPr>
      <w:r>
        <w:rPr>
          <w:rStyle w:val="CommentReference"/>
        </w:rPr>
        <w:annotationRef/>
      </w:r>
      <w:r>
        <w:t>Might, or may?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C240C8" w15:done="0"/>
  <w15:commentEx w15:paraId="463C28D3" w15:done="0"/>
  <w15:commentEx w15:paraId="0CF6FD46" w15:done="0"/>
  <w15:commentEx w15:paraId="7A5F1901" w15:done="0"/>
  <w15:commentEx w15:paraId="2D4F2C82" w15:done="0"/>
  <w15:commentEx w15:paraId="714F787D" w15:done="0"/>
  <w15:commentEx w15:paraId="18EFFA71" w15:done="0"/>
  <w15:commentEx w15:paraId="49678875" w15:done="0"/>
  <w15:commentEx w15:paraId="23EACE51" w15:done="0"/>
  <w15:commentEx w15:paraId="01F9BCCA" w15:done="0"/>
  <w15:commentEx w15:paraId="64CC502C" w15:done="0"/>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52EB1C43" w15:done="0"/>
  <w15:commentEx w15:paraId="20A80697" w15:done="0"/>
  <w15:commentEx w15:paraId="691196EF" w15:done="0"/>
  <w15:commentEx w15:paraId="62D844FC" w15:done="0"/>
  <w15:commentEx w15:paraId="1DDB628C" w15:done="0"/>
  <w15:commentEx w15:paraId="04605706" w15:done="0"/>
  <w15:commentEx w15:paraId="7EF74390" w15:done="0"/>
  <w15:commentEx w15:paraId="6EE7E8F7" w15:done="0"/>
  <w15:commentEx w15:paraId="51E13D19" w15:done="0"/>
  <w15:commentEx w15:paraId="48F1BB2D" w15:done="0"/>
  <w15:commentEx w15:paraId="7CA6980B" w15:done="0"/>
  <w15:commentEx w15:paraId="1E23D103" w15:done="0"/>
  <w15:commentEx w15:paraId="5F163309" w15:done="0"/>
  <w15:commentEx w15:paraId="71B0BD07" w15:done="0"/>
  <w15:commentEx w15:paraId="2450B0CD" w15:done="0"/>
  <w15:commentEx w15:paraId="469B7AAB" w15:done="0"/>
  <w15:commentEx w15:paraId="55BDD5ED" w15:done="0"/>
  <w15:commentEx w15:paraId="6EC4BCD6" w15:done="0"/>
  <w15:commentEx w15:paraId="0C8D527C" w15:done="0"/>
  <w15:commentEx w15:paraId="24A21286" w15:done="0"/>
  <w15:commentEx w15:paraId="78AD7059" w15:done="0"/>
  <w15:commentEx w15:paraId="30BC0616" w15:done="0"/>
  <w15:commentEx w15:paraId="3842484B" w15:done="0"/>
  <w15:commentEx w15:paraId="61DC37F7" w15:done="0"/>
  <w15:commentEx w15:paraId="599E0788" w15:done="0"/>
  <w15:commentEx w15:paraId="1E93E3C5" w15:done="0"/>
  <w15:commentEx w15:paraId="2A95BD9B" w15:done="0"/>
  <w15:commentEx w15:paraId="4D97B042" w15:done="0"/>
  <w15:commentEx w15:paraId="4F51C2B8" w15:done="0"/>
  <w15:commentEx w15:paraId="0EA7F885" w15:done="0"/>
  <w15:commentEx w15:paraId="5CF5BA77" w15:done="0"/>
  <w15:commentEx w15:paraId="59FF5141" w15:done="0"/>
  <w15:commentEx w15:paraId="32DD0547" w15:done="0"/>
  <w15:commentEx w15:paraId="64204663" w15:done="0"/>
  <w15:commentEx w15:paraId="45393CC0" w15:done="0"/>
  <w15:commentEx w15:paraId="3FDC6419" w15:done="0"/>
  <w15:commentEx w15:paraId="04F8DE77" w15:done="0"/>
  <w15:commentEx w15:paraId="5A7B245D" w15:done="0"/>
  <w15:commentEx w15:paraId="412EF946" w15:done="0"/>
  <w15:commentEx w15:paraId="421DC513" w15:done="0"/>
  <w15:commentEx w15:paraId="0B1E5128" w15:done="0"/>
  <w15:commentEx w15:paraId="251C2A8C" w15:done="0"/>
  <w15:commentEx w15:paraId="44990D7B" w15:done="0"/>
  <w15:commentEx w15:paraId="3EA7129B" w15:done="0"/>
  <w15:commentEx w15:paraId="2A81A5DE" w15:done="0"/>
  <w15:commentEx w15:paraId="4AC4FC28" w15:done="0"/>
  <w15:commentEx w15:paraId="020A6174" w15:done="0"/>
  <w15:commentEx w15:paraId="6349473A" w15:done="0"/>
  <w15:commentEx w15:paraId="0D3E5CBC" w15:done="0"/>
  <w15:commentEx w15:paraId="2C78488D" w15:done="0"/>
  <w15:commentEx w15:paraId="1D84222A" w15:done="0"/>
  <w15:commentEx w15:paraId="711F7009" w15:done="0"/>
  <w15:commentEx w15:paraId="5E19EDBF" w15:done="0"/>
  <w15:commentEx w15:paraId="23C2A88E" w15:done="0"/>
  <w15:commentEx w15:paraId="7DC92633" w15:done="0"/>
  <w15:commentEx w15:paraId="28CB71D5" w15:done="0"/>
  <w15:commentEx w15:paraId="1FDAC33C" w15:done="0"/>
  <w15:commentEx w15:paraId="268099E2" w15:done="0"/>
  <w15:commentEx w15:paraId="2E9C38B6" w15:done="0"/>
  <w15:commentEx w15:paraId="3A386E24" w15:done="0"/>
  <w15:commentEx w15:paraId="21E6349F" w15:done="0"/>
  <w15:commentEx w15:paraId="177D6D90" w15:done="0"/>
  <w15:commentEx w15:paraId="41E0F0D3" w15:done="0"/>
  <w15:commentEx w15:paraId="6D839B60" w15:done="0"/>
  <w15:commentEx w15:paraId="6CECB213" w15:done="0"/>
  <w15:commentEx w15:paraId="4F787B03" w15:done="0"/>
  <w15:commentEx w15:paraId="5C140285" w15:done="0"/>
  <w15:commentEx w15:paraId="06B19FC2" w15:done="0"/>
  <w15:commentEx w15:paraId="674A771E" w15:done="0"/>
  <w15:commentEx w15:paraId="2C494D12" w15:done="0"/>
  <w15:commentEx w15:paraId="519BCA9C" w15:done="0"/>
  <w15:commentEx w15:paraId="2EC8A918" w15:done="0"/>
  <w15:commentEx w15:paraId="630BC679" w15:done="0"/>
  <w15:commentEx w15:paraId="55C9F81B" w15:done="0"/>
  <w15:commentEx w15:paraId="40401015" w15:done="0"/>
  <w15:commentEx w15:paraId="74B5BB29" w15:done="0"/>
  <w15:commentEx w15:paraId="7ADA034F" w15:done="0"/>
  <w15:commentEx w15:paraId="18BDF1CD" w15:done="0"/>
  <w15:commentEx w15:paraId="49F201F1" w15:done="0"/>
  <w15:commentEx w15:paraId="6441446E" w15:done="0"/>
  <w15:commentEx w15:paraId="36EB0D8C" w15:done="0"/>
  <w15:commentEx w15:paraId="727388AD" w15:done="0"/>
  <w15:commentEx w15:paraId="554F465D" w15:done="0"/>
  <w15:commentEx w15:paraId="5D4B3ED1" w15:done="0"/>
  <w15:commentEx w15:paraId="2AB5BA62" w15:done="0"/>
  <w15:commentEx w15:paraId="18BC0F01" w15:done="0"/>
  <w15:commentEx w15:paraId="01986532" w15:done="0"/>
  <w15:commentEx w15:paraId="4E6EDBBF" w15:done="0"/>
  <w15:commentEx w15:paraId="0DF10B27" w15:done="0"/>
  <w15:commentEx w15:paraId="73459129" w15:done="0"/>
  <w15:commentEx w15:paraId="4EDEC25C" w15:done="0"/>
  <w15:commentEx w15:paraId="52D335FD" w15:done="0"/>
  <w15:commentEx w15:paraId="0BCAFA56" w15:done="0"/>
  <w15:commentEx w15:paraId="04F27D67" w15:done="0"/>
  <w15:commentEx w15:paraId="65C188D2" w15:done="0"/>
  <w15:commentEx w15:paraId="4CAAC72A" w15:done="0"/>
  <w15:commentEx w15:paraId="4EA77F28" w15:done="0"/>
  <w15:commentEx w15:paraId="0AC606C3" w15:done="0"/>
  <w15:commentEx w15:paraId="69FE2986" w15:done="0"/>
  <w15:commentEx w15:paraId="568BECD8" w15:done="0"/>
  <w15:commentEx w15:paraId="5109FB46" w15:done="0"/>
  <w15:commentEx w15:paraId="06F9A059" w15:done="0"/>
  <w15:commentEx w15:paraId="318929BC" w15:done="0"/>
  <w15:commentEx w15:paraId="7612DBFF" w15:done="0"/>
  <w15:commentEx w15:paraId="4C8EC983" w15:done="0"/>
  <w15:commentEx w15:paraId="1CD57471" w15:done="0"/>
  <w15:commentEx w15:paraId="571F5793" w15:done="0"/>
  <w15:commentEx w15:paraId="43E0E253" w15:done="0"/>
  <w15:commentEx w15:paraId="03EB6B07" w15:done="0"/>
  <w15:commentEx w15:paraId="3721E8EB" w15:done="0"/>
  <w15:commentEx w15:paraId="2E4C9CB1" w15:done="0"/>
  <w15:commentEx w15:paraId="25576ABD" w15:done="0"/>
  <w15:commentEx w15:paraId="25A68D4F" w15:done="0"/>
  <w15:commentEx w15:paraId="0187CF78" w15:done="0"/>
  <w15:commentEx w15:paraId="522ED1CF" w15:done="0"/>
  <w15:commentEx w15:paraId="6E411433" w15:done="0"/>
  <w15:commentEx w15:paraId="6933DA46" w15:done="0"/>
  <w15:commentEx w15:paraId="254FA4BA" w15:done="0"/>
  <w15:commentEx w15:paraId="0549A033" w15:done="0"/>
  <w15:commentEx w15:paraId="0DA11BC0" w15:done="0"/>
  <w15:commentEx w15:paraId="74938629" w15:done="0"/>
  <w15:commentEx w15:paraId="5A8ED797" w15:done="0"/>
  <w15:commentEx w15:paraId="36FC71D0" w15:done="0"/>
  <w15:commentEx w15:paraId="0DA71926" w15:done="0"/>
  <w15:commentEx w15:paraId="5E7C7F73" w15:done="0"/>
  <w15:commentEx w15:paraId="6D16F4AD" w15:done="0"/>
  <w15:commentEx w15:paraId="302AFACD" w15:done="0"/>
  <w15:commentEx w15:paraId="7E94FD74" w15:done="0"/>
  <w15:commentEx w15:paraId="693244E7" w15:done="0"/>
  <w15:commentEx w15:paraId="488A41DC" w15:done="0"/>
  <w15:commentEx w15:paraId="7B0D7CFE" w15:done="0"/>
  <w15:commentEx w15:paraId="4F8127F0" w15:done="0"/>
  <w15:commentEx w15:paraId="28E61235" w15:done="0"/>
  <w15:commentEx w15:paraId="1D5543F0" w15:done="0"/>
  <w15:commentEx w15:paraId="6B1C0901" w15:done="0"/>
  <w15:commentEx w15:paraId="2D925BC2" w15:done="0"/>
  <w15:commentEx w15:paraId="62D6E6A2" w15:done="0"/>
  <w15:commentEx w15:paraId="43B95056" w15:done="0"/>
  <w15:commentEx w15:paraId="4D7ACFD6" w15:done="0"/>
  <w15:commentEx w15:paraId="695AC7CA" w15:done="0"/>
  <w15:commentEx w15:paraId="5AAF82A6" w15:done="0"/>
  <w15:commentEx w15:paraId="0969C40E" w15:done="0"/>
  <w15:commentEx w15:paraId="1A33F439" w15:done="0"/>
  <w15:commentEx w15:paraId="562CE0FC" w15:done="0"/>
  <w15:commentEx w15:paraId="12BFF8D2" w15:done="0"/>
  <w15:commentEx w15:paraId="69B93886" w15:done="0"/>
  <w15:commentEx w15:paraId="01BA5B47" w15:done="0"/>
  <w15:commentEx w15:paraId="654C6A2A" w15:done="0"/>
  <w15:commentEx w15:paraId="3F91B004" w15:done="0"/>
  <w15:commentEx w15:paraId="531A635E" w15:done="0"/>
  <w15:commentEx w15:paraId="3662E5CA" w15:done="0"/>
  <w15:commentEx w15:paraId="0B164BA8" w15:done="0"/>
  <w15:commentEx w15:paraId="71611444" w15:done="0"/>
  <w15:commentEx w15:paraId="3453634C" w15:done="0"/>
  <w15:commentEx w15:paraId="7E153857" w15:done="0"/>
  <w15:commentEx w15:paraId="0F1F6ABA" w15:done="0"/>
  <w15:commentEx w15:paraId="434E24A2" w15:done="0"/>
  <w15:commentEx w15:paraId="27E02422" w15:done="0"/>
  <w15:commentEx w15:paraId="5CD6F88D" w15:done="0"/>
  <w15:commentEx w15:paraId="3E0A2F03" w15:done="0"/>
  <w15:commentEx w15:paraId="27BA4E3F" w15:done="0"/>
  <w15:commentEx w15:paraId="31589DA8" w15:done="0"/>
  <w15:commentEx w15:paraId="2FA4F68C" w15:done="0"/>
  <w15:commentEx w15:paraId="66931B65" w15:done="0"/>
  <w15:commentEx w15:paraId="348ED6EC" w15:done="0"/>
  <w15:commentEx w15:paraId="66D7DE6B" w15:done="0"/>
  <w15:commentEx w15:paraId="027CA20A" w15:done="0"/>
  <w15:commentEx w15:paraId="02611415" w15:done="0"/>
  <w15:commentEx w15:paraId="614C10D1" w15:done="0"/>
  <w15:commentEx w15:paraId="3E2E12B0" w15:done="0"/>
  <w15:commentEx w15:paraId="088FCA4D" w15:done="0"/>
  <w15:commentEx w15:paraId="0F508FB7" w15:done="0"/>
  <w15:commentEx w15:paraId="20A62B9C" w15:done="0"/>
  <w15:commentEx w15:paraId="21E3C821" w15:done="0"/>
  <w15:commentEx w15:paraId="3A816644" w15:done="0"/>
  <w15:commentEx w15:paraId="113D1519" w15:done="0"/>
  <w15:commentEx w15:paraId="6F5F241D" w15:done="0"/>
  <w15:commentEx w15:paraId="2FF96A0B" w15:done="0"/>
  <w15:commentEx w15:paraId="0E65E511" w15:done="0"/>
  <w15:commentEx w15:paraId="76117212" w15:done="0"/>
  <w15:commentEx w15:paraId="165225E3" w15:done="0"/>
  <w15:commentEx w15:paraId="688426FE" w15:done="0"/>
  <w15:commentEx w15:paraId="30D8BA96" w15:done="0"/>
  <w15:commentEx w15:paraId="057ADDF1" w15:done="0"/>
  <w15:commentEx w15:paraId="55A12B09" w15:done="0"/>
  <w15:commentEx w15:paraId="22FCD2DC" w15:done="0"/>
  <w15:commentEx w15:paraId="58320C8D" w15:done="0"/>
  <w15:commentEx w15:paraId="131853C5" w15:done="0"/>
  <w15:commentEx w15:paraId="2752582D" w15:done="0"/>
  <w15:commentEx w15:paraId="1D0D8540" w15:done="0"/>
  <w15:commentEx w15:paraId="2ABDA5FE" w15:done="0"/>
  <w15:commentEx w15:paraId="4895CE86" w15:done="0"/>
  <w15:commentEx w15:paraId="3620CEEF" w15:done="0"/>
  <w15:commentEx w15:paraId="23AF8204" w15:done="0"/>
  <w15:commentEx w15:paraId="1F1B891B" w15:done="0"/>
  <w15:commentEx w15:paraId="7E678661" w15:done="0"/>
  <w15:commentEx w15:paraId="649B3291" w15:done="0"/>
  <w15:commentEx w15:paraId="30EFE448" w15:done="0"/>
  <w15:commentEx w15:paraId="7E155E71" w15:done="0"/>
  <w15:commentEx w15:paraId="14D50F69" w15:done="0"/>
  <w15:commentEx w15:paraId="4CBCFA72" w15:done="0"/>
  <w15:commentEx w15:paraId="08E0D650" w15:done="0"/>
  <w15:commentEx w15:paraId="348A67F2" w15:done="0"/>
  <w15:commentEx w15:paraId="3CC28130" w15:done="0"/>
  <w15:commentEx w15:paraId="0CE2D2DA" w15:done="0"/>
  <w15:commentEx w15:paraId="74BFA273" w15:done="0"/>
  <w15:commentEx w15:paraId="76C80AE3" w15:done="0"/>
  <w15:commentEx w15:paraId="7356A311" w15:done="0"/>
  <w15:commentEx w15:paraId="5DBAC613" w15:done="0"/>
  <w15:commentEx w15:paraId="614DAD54" w15:done="0"/>
  <w15:commentEx w15:paraId="7BFF54F7" w15:done="0"/>
  <w15:commentEx w15:paraId="0D6B85B0" w15:done="0"/>
  <w15:commentEx w15:paraId="70F47173" w15:done="0"/>
  <w15:commentEx w15:paraId="6CB131AD" w15:done="0"/>
  <w15:commentEx w15:paraId="64CB9F13" w15:done="0"/>
  <w15:commentEx w15:paraId="72A28506" w15:done="0"/>
  <w15:commentEx w15:paraId="5FD63150" w15:done="0"/>
  <w15:commentEx w15:paraId="372EA6E6" w15:done="0"/>
  <w15:commentEx w15:paraId="13C5A16B" w15:done="0"/>
  <w15:commentEx w15:paraId="1FCE53E0" w15:done="0"/>
  <w15:commentEx w15:paraId="49746F39" w15:done="0"/>
  <w15:commentEx w15:paraId="12DBB60D" w15:done="0"/>
  <w15:commentEx w15:paraId="11E3CA1F" w15:done="0"/>
  <w15:commentEx w15:paraId="6ACDBFFB" w15:done="0"/>
  <w15:commentEx w15:paraId="724AED47" w15:done="0"/>
  <w15:commentEx w15:paraId="3F7DA89D" w15:done="0"/>
  <w15:commentEx w15:paraId="52BA778F" w15:done="0"/>
  <w15:commentEx w15:paraId="568991B3" w15:done="0"/>
  <w15:commentEx w15:paraId="76A75751" w15:done="0"/>
  <w15:commentEx w15:paraId="0CCDAFB9" w15:done="0"/>
  <w15:commentEx w15:paraId="49DAF1E5" w15:done="0"/>
  <w15:commentEx w15:paraId="6F7EC60A" w15:done="0"/>
  <w15:commentEx w15:paraId="6D806464" w15:done="0"/>
  <w15:commentEx w15:paraId="21B267A2" w15:done="0"/>
  <w15:commentEx w15:paraId="71984CC8" w15:done="0"/>
  <w15:commentEx w15:paraId="7AC6899E" w15:done="0"/>
  <w15:commentEx w15:paraId="2D9A6112" w15:done="0"/>
  <w15:commentEx w15:paraId="168AADF5" w15:done="0"/>
  <w15:commentEx w15:paraId="61404F3E" w15:done="0"/>
  <w15:commentEx w15:paraId="7B2CE30C" w15:done="0"/>
  <w15:commentEx w15:paraId="040F4849" w15:done="0"/>
  <w15:commentEx w15:paraId="5954D4FC" w15:done="0"/>
  <w15:commentEx w15:paraId="267BB7CB" w15:done="0"/>
  <w15:commentEx w15:paraId="73469DF7" w15:done="0"/>
  <w15:commentEx w15:paraId="772707E9" w15:done="0"/>
  <w15:commentEx w15:paraId="2F67672A" w15:done="0"/>
  <w15:commentEx w15:paraId="2CED70EE" w15:done="0"/>
  <w15:commentEx w15:paraId="2C12168E" w15:done="0"/>
  <w15:commentEx w15:paraId="4CF812FD" w15:done="0"/>
  <w15:commentEx w15:paraId="63FD3FBC" w15:done="0"/>
  <w15:commentEx w15:paraId="0583089C" w15:done="0"/>
  <w15:commentEx w15:paraId="0EEDFF13" w15:done="0"/>
  <w15:commentEx w15:paraId="5B5F2A6E" w15:done="0"/>
  <w15:commentEx w15:paraId="6CEBB671" w15:done="0"/>
  <w15:commentEx w15:paraId="29C31040" w15:done="0"/>
  <w15:commentEx w15:paraId="3B534330" w15:done="0"/>
  <w15:commentEx w15:paraId="04455D69" w15:done="0"/>
  <w15:commentEx w15:paraId="741D37DE" w15:done="0"/>
  <w15:commentEx w15:paraId="1FF53EBB" w15:done="0"/>
  <w15:commentEx w15:paraId="1E7441CF" w15:done="0"/>
  <w15:commentEx w15:paraId="6D0D6CAD" w15:done="0"/>
  <w15:commentEx w15:paraId="370F17D1" w15:done="0"/>
  <w15:commentEx w15:paraId="59118737" w15:done="0"/>
  <w15:commentEx w15:paraId="107D1E1A" w15:done="0"/>
  <w15:commentEx w15:paraId="2AF88C1C" w15:done="0"/>
  <w15:commentEx w15:paraId="1C23DEA6" w15:done="0"/>
  <w15:commentEx w15:paraId="27213CEE" w15:done="0"/>
  <w15:commentEx w15:paraId="412B39E6" w15:done="0"/>
  <w15:commentEx w15:paraId="3258F250" w15:done="0"/>
  <w15:commentEx w15:paraId="1954C506" w15:done="0"/>
  <w15:commentEx w15:paraId="6417487A" w15:done="0"/>
  <w15:commentEx w15:paraId="6C444D3B" w15:done="0"/>
  <w15:commentEx w15:paraId="1353B344" w15:done="0"/>
  <w15:commentEx w15:paraId="0D1101A9" w15:done="0"/>
  <w15:commentEx w15:paraId="60796E95" w15:done="0"/>
  <w15:commentEx w15:paraId="2D944131" w15:done="0"/>
  <w15:commentEx w15:paraId="2B95C054" w15:done="0"/>
  <w15:commentEx w15:paraId="2B0033F4" w15:done="0"/>
  <w15:commentEx w15:paraId="41D5DE86" w15:done="0"/>
  <w15:commentEx w15:paraId="44C68E13" w15:done="0"/>
  <w15:commentEx w15:paraId="10454F1D" w15:done="0"/>
  <w15:commentEx w15:paraId="4DF8C7B4" w15:done="0"/>
  <w15:commentEx w15:paraId="5C1218C2" w15:done="0"/>
  <w15:commentEx w15:paraId="3D4CB88C" w15:done="0"/>
  <w15:commentEx w15:paraId="4350A62E" w15:done="0"/>
  <w15:commentEx w15:paraId="08040BF4" w15:done="0"/>
  <w15:commentEx w15:paraId="1E4B4FEE" w15:done="0"/>
  <w15:commentEx w15:paraId="4A463175" w15:done="0"/>
  <w15:commentEx w15:paraId="01E420BC" w15:done="0"/>
  <w15:commentEx w15:paraId="4BEB75B4" w15:done="0"/>
  <w15:commentEx w15:paraId="27C88DDC" w15:done="0"/>
  <w15:commentEx w15:paraId="53F7084A" w15:done="0"/>
  <w15:commentEx w15:paraId="4705E7C8" w15:done="0"/>
  <w15:commentEx w15:paraId="5D7A5708" w15:done="0"/>
  <w15:commentEx w15:paraId="4899C8E2" w15:done="0"/>
  <w15:commentEx w15:paraId="4EBC6F27" w15:done="0"/>
  <w15:commentEx w15:paraId="2E00F7F9" w15:done="0"/>
  <w15:commentEx w15:paraId="7635C5E6" w15:done="0"/>
  <w15:commentEx w15:paraId="07F5FC79" w15:done="0"/>
  <w15:commentEx w15:paraId="197F0F42" w15:done="0"/>
  <w15:commentEx w15:paraId="4BA7ACF0" w15:done="0"/>
  <w15:commentEx w15:paraId="6657783C" w15:done="0"/>
  <w15:commentEx w15:paraId="280C2333" w15:done="0"/>
  <w15:commentEx w15:paraId="02E36170" w15:done="0"/>
  <w15:commentEx w15:paraId="16F69644" w15:done="0"/>
  <w15:commentEx w15:paraId="59E1ECCC" w15:done="0"/>
  <w15:commentEx w15:paraId="681DB0FE" w15:done="0"/>
  <w15:commentEx w15:paraId="561C0007" w15:done="0"/>
  <w15:commentEx w15:paraId="0B39F1C6" w15:done="0"/>
  <w15:commentEx w15:paraId="48FCFB9E" w15:done="0"/>
  <w15:commentEx w15:paraId="2C4DA934" w15:done="0"/>
  <w15:commentEx w15:paraId="3A60EA56" w15:done="0"/>
  <w15:commentEx w15:paraId="330AB2CB" w15:done="0"/>
  <w15:commentEx w15:paraId="3C79EF83" w15:done="0"/>
  <w15:commentEx w15:paraId="2CE63F4B" w15:done="0"/>
  <w15:commentEx w15:paraId="1816FDC2" w15:done="0"/>
  <w15:commentEx w15:paraId="4511C954" w15:done="0"/>
  <w15:commentEx w15:paraId="56656ACA" w15:done="0"/>
  <w15:commentEx w15:paraId="0BBEA7F8" w15:done="0"/>
  <w15:commentEx w15:paraId="2C3E8DBE" w15:done="0"/>
  <w15:commentEx w15:paraId="76D071C9" w15:done="0"/>
  <w15:commentEx w15:paraId="35AA1BF7" w15:done="0"/>
  <w15:commentEx w15:paraId="59FF9497" w15:done="0"/>
  <w15:commentEx w15:paraId="3CF45818" w15:done="0"/>
  <w15:commentEx w15:paraId="04E47880" w15:done="0"/>
  <w15:commentEx w15:paraId="4BEF6991" w15:done="0"/>
  <w15:commentEx w15:paraId="3AB1B9D1" w15:done="0"/>
  <w15:commentEx w15:paraId="4F324E1B" w15:done="0"/>
  <w15:commentEx w15:paraId="79923BFC" w15:done="0"/>
  <w15:commentEx w15:paraId="7A143CF0" w15:done="0"/>
  <w15:commentEx w15:paraId="013367B3" w15:done="0"/>
  <w15:commentEx w15:paraId="7572AFE8" w15:done="0"/>
  <w15:commentEx w15:paraId="4BD346B3" w15:done="0"/>
  <w15:commentEx w15:paraId="034C1EC4" w15:done="0"/>
  <w15:commentEx w15:paraId="1A450199" w15:done="0"/>
  <w15:commentEx w15:paraId="645B0D7E" w15:done="0"/>
  <w15:commentEx w15:paraId="1421937C" w15:done="0"/>
  <w15:commentEx w15:paraId="6723C76C" w15:done="0"/>
  <w15:commentEx w15:paraId="62A67018" w15:done="0"/>
  <w15:commentEx w15:paraId="26273E35" w15:done="0"/>
  <w15:commentEx w15:paraId="4A8A49E6" w15:done="0"/>
  <w15:commentEx w15:paraId="3641E3CF" w15:done="0"/>
  <w15:commentEx w15:paraId="18CD3B37" w15:done="0"/>
  <w15:commentEx w15:paraId="14657D9B" w15:done="0"/>
  <w15:commentEx w15:paraId="149067DF" w15:done="0"/>
  <w15:commentEx w15:paraId="02ED9136" w15:done="0"/>
  <w15:commentEx w15:paraId="6EE864C2" w15:done="0"/>
  <w15:commentEx w15:paraId="646E63C2" w15:done="0"/>
  <w15:commentEx w15:paraId="79F5EF00" w15:done="0"/>
  <w15:commentEx w15:paraId="6ADED7EC" w15:done="0"/>
  <w15:commentEx w15:paraId="020E5B92" w15:done="0"/>
  <w15:commentEx w15:paraId="7BDB93A0" w15:done="0"/>
  <w15:commentEx w15:paraId="31BB6C0C" w15:done="0"/>
  <w15:commentEx w15:paraId="7E2CC9C5" w15:done="0"/>
  <w15:commentEx w15:paraId="17457A5D" w15:done="0"/>
  <w15:commentEx w15:paraId="2B36B3E8" w15:done="0"/>
  <w15:commentEx w15:paraId="5F73F58F" w15:done="0"/>
  <w15:commentEx w15:paraId="7EA05C7E" w15:done="0"/>
  <w15:commentEx w15:paraId="69093D0A" w15:done="0"/>
  <w15:commentEx w15:paraId="22779ECC" w15:done="0"/>
  <w15:commentEx w15:paraId="6213BCBE" w15:done="0"/>
  <w15:commentEx w15:paraId="2A3CAD8D" w15:done="0"/>
  <w15:commentEx w15:paraId="74DABC9B" w15:done="0"/>
  <w15:commentEx w15:paraId="068283F8" w15:done="0"/>
  <w15:commentEx w15:paraId="580D65BC" w15:done="0"/>
  <w15:commentEx w15:paraId="1504B052" w15:done="0"/>
  <w15:commentEx w15:paraId="6FECF727" w15:done="0"/>
  <w15:commentEx w15:paraId="70D28A4D" w15:done="0"/>
  <w15:commentEx w15:paraId="5810A4FB" w15:done="0"/>
  <w15:commentEx w15:paraId="11961883" w15:done="0"/>
  <w15:commentEx w15:paraId="46371F93" w15:done="0"/>
  <w15:commentEx w15:paraId="4BC316E7" w15:done="0"/>
  <w15:commentEx w15:paraId="16528738" w15:done="0"/>
  <w15:commentEx w15:paraId="771A2703" w15:done="0"/>
  <w15:commentEx w15:paraId="2133F1E5" w15:done="0"/>
  <w15:commentEx w15:paraId="41579CB8" w15:done="0"/>
  <w15:commentEx w15:paraId="592417C8" w15:done="0"/>
  <w15:commentEx w15:paraId="58B144CC" w15:done="0"/>
  <w15:commentEx w15:paraId="363E21CE" w15:done="0"/>
  <w15:commentEx w15:paraId="23A92A97" w15:done="0"/>
  <w15:commentEx w15:paraId="2BD3AC96" w15:done="0"/>
  <w15:commentEx w15:paraId="36A3FAE0" w15:done="0"/>
  <w15:commentEx w15:paraId="7290C623" w15:done="0"/>
  <w15:commentEx w15:paraId="2E47A31F" w15:done="0"/>
  <w15:commentEx w15:paraId="370E3024" w15:done="0"/>
  <w15:commentEx w15:paraId="36599FA2" w15:done="0"/>
  <w15:commentEx w15:paraId="274DD96D" w15:done="0"/>
  <w15:commentEx w15:paraId="709B00B0" w15:done="0"/>
  <w15:commentEx w15:paraId="057654D4" w15:done="0"/>
  <w15:commentEx w15:paraId="27A10A48" w15:done="0"/>
  <w15:commentEx w15:paraId="681427A6" w15:done="0"/>
  <w15:commentEx w15:paraId="37A50849"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8EFE79" w14:textId="77777777" w:rsidR="00AC55D9" w:rsidRDefault="00AC55D9" w:rsidP="006D61CA">
      <w:pPr>
        <w:spacing w:after="0" w:line="240" w:lineRule="auto"/>
      </w:pPr>
      <w:r>
        <w:separator/>
      </w:r>
    </w:p>
  </w:endnote>
  <w:endnote w:type="continuationSeparator" w:id="0">
    <w:p w14:paraId="2BDB90E0" w14:textId="77777777" w:rsidR="00AC55D9" w:rsidRDefault="00AC55D9"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Arial"/>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Mangal"/>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20672C" w:rsidRPr="009654EE" w:rsidRDefault="0020672C" w:rsidP="009654EE">
    <w:pPr>
      <w:pStyle w:val="Footer"/>
      <w:jc w:val="cen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77777777" w:rsidR="0020672C" w:rsidRPr="009654EE" w:rsidRDefault="0020672C"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A10A86">
      <w:rPr>
        <w:noProof/>
        <w:lang w:val="en-US"/>
      </w:rPr>
      <w:t>37</w:t>
    </w:r>
    <w:r w:rsidRPr="009654EE">
      <w:rPr>
        <w:lang w:val="en-US"/>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77777777" w:rsidR="0020672C" w:rsidRPr="006D61CA" w:rsidRDefault="0020672C"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A10A86">
      <w:rPr>
        <w:noProof/>
        <w:lang w:val="en-US"/>
      </w:rPr>
      <w:t>335</w:t>
    </w:r>
    <w:r w:rsidRPr="006D61CA">
      <w:rPr>
        <w:lang w:val="en-US"/>
      </w:rPr>
      <w:fldChar w:fldCharType="end"/>
    </w:r>
  </w:p>
  <w:p w14:paraId="1546C8BA" w14:textId="77777777" w:rsidR="0020672C" w:rsidRDefault="0020672C"/>
  <w:p w14:paraId="578F45FC" w14:textId="77777777" w:rsidR="0020672C" w:rsidRDefault="0020672C"/>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749BE" w14:textId="77777777" w:rsidR="00AC55D9" w:rsidRDefault="00AC55D9" w:rsidP="006D61CA">
      <w:pPr>
        <w:spacing w:after="0" w:line="240" w:lineRule="auto"/>
      </w:pPr>
      <w:r>
        <w:separator/>
      </w:r>
    </w:p>
  </w:footnote>
  <w:footnote w:type="continuationSeparator" w:id="0">
    <w:p w14:paraId="1F7E5BB7" w14:textId="77777777" w:rsidR="00AC55D9" w:rsidRDefault="00AC55D9" w:rsidP="006D61CA">
      <w:pPr>
        <w:spacing w:after="0" w:line="240" w:lineRule="auto"/>
      </w:pPr>
      <w:r>
        <w:continuationSeparator/>
      </w:r>
    </w:p>
  </w:footnote>
  <w:footnote w:id="1">
    <w:p w14:paraId="0E848071" w14:textId="77777777" w:rsidR="0020672C" w:rsidRDefault="0020672C" w:rsidP="00031314">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
    <w:p w14:paraId="0C402B60" w14:textId="77777777" w:rsidR="0020672C" w:rsidRDefault="0020672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3">
    <w:p w14:paraId="14CCAE76" w14:textId="77777777" w:rsidR="0020672C" w:rsidRPr="00260CA9" w:rsidRDefault="0020672C" w:rsidP="00C45608">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4">
    <w:p w14:paraId="0B4D9B45" w14:textId="77777777" w:rsidR="0020672C" w:rsidRDefault="0020672C" w:rsidP="0097428E">
      <w:pPr>
        <w:pStyle w:val="footnote"/>
      </w:pPr>
      <w:r>
        <w:rPr>
          <w:rStyle w:val="FootnoteReference"/>
        </w:rPr>
        <w:footnoteRef/>
      </w:r>
      <w:r>
        <w:t xml:space="preserve"> Literally “hegoumens”, as the monastic and priestly orders have been thoroughly confused.</w:t>
      </w:r>
    </w:p>
  </w:footnote>
  <w:footnote w:id="5">
    <w:p w14:paraId="4E7EBDE4" w14:textId="5AEE3509"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6">
    <w:p w14:paraId="6ACF9819"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7">
    <w:p w14:paraId="3A4AE6E8"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8">
    <w:p w14:paraId="6E9749CC"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
    <w:p w14:paraId="3B4A5499" w14:textId="77777777" w:rsidR="0020672C" w:rsidRPr="00B021F8" w:rsidRDefault="0020672C" w:rsidP="00B021F8">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10">
    <w:p w14:paraId="2D9C43B4" w14:textId="77777777" w:rsidR="0020672C" w:rsidRDefault="0020672C" w:rsidP="00191A26">
      <w:pPr>
        <w:pStyle w:val="footnote"/>
      </w:pPr>
      <w:r>
        <w:rPr>
          <w:rStyle w:val="FootnoteReference"/>
        </w:rPr>
        <w:footnoteRef/>
      </w:r>
      <w:r>
        <w:t xml:space="preserve"> Originally, this litany belonged to the Deacon, not the Presbyter. However, it has shifted given the rarity of that order.</w:t>
      </w:r>
    </w:p>
  </w:footnote>
  <w:footnote w:id="11">
    <w:p w14:paraId="5EDE2D3A" w14:textId="77777777" w:rsidR="0020672C" w:rsidRDefault="0020672C"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12">
    <w:p w14:paraId="0C79E5F0" w14:textId="77777777" w:rsidR="0020672C" w:rsidRDefault="0020672C" w:rsidP="00323889">
      <w:pPr>
        <w:pStyle w:val="footnote"/>
      </w:pPr>
      <w:r>
        <w:rPr>
          <w:rStyle w:val="FootnoteReference"/>
        </w:rPr>
        <w:footnoteRef/>
      </w:r>
      <w:r>
        <w:t xml:space="preserve"> Or “The Lord’s Annointed”</w:t>
      </w:r>
    </w:p>
  </w:footnote>
  <w:footnote w:id="13">
    <w:p w14:paraId="3B76CFD3" w14:textId="77777777" w:rsidR="0020672C" w:rsidRDefault="0020672C" w:rsidP="00441BAC">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4">
    <w:p w14:paraId="580FAEDD" w14:textId="77777777" w:rsidR="0020672C" w:rsidRDefault="0020672C" w:rsidP="00130E47">
      <w:pPr>
        <w:pStyle w:val="footnote"/>
      </w:pPr>
      <w:r>
        <w:rPr>
          <w:rStyle w:val="FootnoteReference"/>
        </w:rPr>
        <w:footnoteRef/>
      </w:r>
      <w:r>
        <w:t xml:space="preserve"> Or “The Lord’s Annointed”</w:t>
      </w:r>
    </w:p>
  </w:footnote>
  <w:footnote w:id="15">
    <w:p w14:paraId="6CB42CA0" w14:textId="77777777" w:rsidR="0020672C" w:rsidRDefault="0020672C"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6">
    <w:p w14:paraId="5720D5E2" w14:textId="77777777" w:rsidR="0020672C" w:rsidRDefault="0020672C"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7">
    <w:p w14:paraId="21BA1E56" w14:textId="77777777" w:rsidR="0020672C" w:rsidRDefault="0020672C" w:rsidP="006A0403">
      <w:pPr>
        <w:spacing w:after="110"/>
        <w:ind w:left="720" w:right="720"/>
        <w:rPr>
          <w:rFonts w:cs="@MingLiU"/>
          <w:sz w:val="18"/>
          <w:szCs w:val="18"/>
        </w:rPr>
      </w:pPr>
      <w:r>
        <w:rPr>
          <w:rStyle w:val="FootnoteReference"/>
          <w:rFonts w:cs="@MingLiU"/>
          <w:sz w:val="18"/>
          <w:szCs w:val="18"/>
        </w:rPr>
        <w:footnoteRef/>
      </w:r>
      <w:r w:rsidRPr="003C6041">
        <w:rPr>
          <w:rFonts w:ascii="Book Antiqua" w:hAnsi="Book Antiqua" w:cs="@MingLiU"/>
          <w:sz w:val="18"/>
          <w:szCs w:val="18"/>
        </w:rPr>
        <w:t>Literally, unbroken fence</w:t>
      </w:r>
    </w:p>
  </w:footnote>
  <w:footnote w:id="18">
    <w:p w14:paraId="7C2A9DE8" w14:textId="77777777" w:rsidR="0020672C" w:rsidRDefault="0020672C"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19">
    <w:p w14:paraId="09F8D73A" w14:textId="77777777" w:rsidR="0020672C" w:rsidRDefault="0020672C"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0">
    <w:p w14:paraId="2A658EFC" w14:textId="77777777" w:rsidR="0020672C" w:rsidRDefault="0020672C"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21">
    <w:p w14:paraId="6E4629CF"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2">
    <w:p w14:paraId="766D9A0D"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3">
    <w:p w14:paraId="723C216F"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4">
    <w:p w14:paraId="0D7B8720"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5">
    <w:p w14:paraId="0D691C8A"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26">
    <w:p w14:paraId="152B14E5" w14:textId="77777777" w:rsidR="0020672C" w:rsidRDefault="0020672C"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27">
    <w:p w14:paraId="30CD4346" w14:textId="77777777" w:rsidR="0020672C" w:rsidRDefault="0020672C" w:rsidP="006800D4">
      <w:pPr>
        <w:pStyle w:val="footnote"/>
      </w:pPr>
      <w:r>
        <w:rPr>
          <w:rStyle w:val="FootnoteReference"/>
        </w:rPr>
        <w:footnoteRef/>
      </w:r>
      <w:r>
        <w:t xml:space="preserve"> Or ‘Unique’</w:t>
      </w:r>
    </w:p>
  </w:footnote>
  <w:footnote w:id="28">
    <w:p w14:paraId="4D9AA31B" w14:textId="77777777" w:rsidR="0020672C" w:rsidRDefault="0020672C" w:rsidP="006800D4">
      <w:pPr>
        <w:pStyle w:val="footnote"/>
      </w:pPr>
      <w:r>
        <w:rPr>
          <w:rStyle w:val="FootnoteReference"/>
        </w:rPr>
        <w:footnoteRef/>
      </w:r>
      <w:r>
        <w:t xml:space="preserve"> The alternative, shorter Gospel reading is suppressed in current practice</w:t>
      </w:r>
    </w:p>
  </w:footnote>
  <w:footnote w:id="29">
    <w:p w14:paraId="40701202" w14:textId="77777777" w:rsidR="0020672C" w:rsidRDefault="0020672C"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0">
    <w:p w14:paraId="266FB058" w14:textId="77777777" w:rsidR="0020672C" w:rsidRDefault="0020672C"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1">
    <w:p w14:paraId="25CCDCBD" w14:textId="77777777" w:rsidR="0020672C" w:rsidRDefault="0020672C"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2">
    <w:p w14:paraId="3F3CFE0D" w14:textId="77777777" w:rsidR="0020672C" w:rsidRDefault="0020672C"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3">
    <w:p w14:paraId="685AE86D" w14:textId="77777777" w:rsidR="0020672C" w:rsidRDefault="0020672C" w:rsidP="00D74F7B">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w:t>
      </w:r>
    </w:p>
  </w:footnote>
  <w:footnote w:id="34">
    <w:p w14:paraId="21EB05D3" w14:textId="77777777" w:rsidR="0020672C" w:rsidRPr="004A3E27" w:rsidRDefault="0020672C"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cp. Habakkuk 1:13; 1 Cor. 8:3; 13:2; Mt. 7:23.</w:t>
      </w:r>
    </w:p>
  </w:footnote>
  <w:footnote w:id="35">
    <w:p w14:paraId="504B45F8" w14:textId="77777777" w:rsidR="0020672C" w:rsidRPr="004A3E27" w:rsidRDefault="0020672C" w:rsidP="00A91B17">
      <w:pPr>
        <w:pStyle w:val="footnote"/>
      </w:pPr>
      <w:r w:rsidRPr="004A3E27">
        <w:rPr>
          <w:rStyle w:val="FootnoteReference"/>
        </w:rPr>
        <w:footnoteRef/>
      </w:r>
      <w:r w:rsidRPr="004A3E27">
        <w:t xml:space="preserve"> ‘An allusion to our Lord’s persecutors mentioned in Acts 4:26’ (St. Augustine).</w:t>
      </w:r>
    </w:p>
  </w:footnote>
  <w:footnote w:id="36">
    <w:p w14:paraId="72C81E85" w14:textId="77777777" w:rsidR="0020672C" w:rsidRPr="004A3E27" w:rsidRDefault="0020672C"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cp. 2 Cor. 3:18).</w:t>
      </w:r>
    </w:p>
  </w:footnote>
  <w:footnote w:id="37">
    <w:p w14:paraId="0247D5F2" w14:textId="77777777" w:rsidR="0020672C" w:rsidRPr="004A3E27" w:rsidRDefault="0020672C"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38">
    <w:p w14:paraId="18E761AF" w14:textId="77777777" w:rsidR="0020672C" w:rsidRPr="004A3E27" w:rsidRDefault="0020672C"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9">
    <w:p w14:paraId="7F9B35F6" w14:textId="77777777" w:rsidR="0020672C" w:rsidRPr="004A3E27" w:rsidRDefault="0020672C" w:rsidP="0019410A">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40">
    <w:p w14:paraId="007228D7" w14:textId="77777777" w:rsidR="0020672C" w:rsidRPr="004A3E27" w:rsidRDefault="0020672C" w:rsidP="00C06875">
      <w:pPr>
        <w:pStyle w:val="footnote"/>
      </w:pPr>
      <w:r w:rsidRPr="004A3E27">
        <w:rPr>
          <w:rStyle w:val="FootnoteReference"/>
        </w:rPr>
        <w:footnoteRef/>
      </w:r>
      <w:r w:rsidRPr="004A3E27">
        <w:t xml:space="preserve"> Pause a moment and give that a little thought.</w:t>
      </w:r>
    </w:p>
  </w:footnote>
  <w:footnote w:id="41">
    <w:p w14:paraId="369566FF" w14:textId="77777777" w:rsidR="0020672C" w:rsidRPr="004A3E27" w:rsidRDefault="0020672C" w:rsidP="00C06875">
      <w:pPr>
        <w:pStyle w:val="footnote"/>
      </w:pPr>
      <w:r w:rsidRPr="004A3E27">
        <w:rPr>
          <w:rStyle w:val="FootnoteReference"/>
        </w:rPr>
        <w:footnoteRef/>
      </w:r>
      <w:r w:rsidRPr="004A3E27">
        <w:t xml:space="preserve"> heavy-hearted’: weighed down with earthly cares, instead of rising to divine contemplation (St. John Chrysostom. cp. Lk. 21:34).</w:t>
      </w:r>
    </w:p>
  </w:footnote>
  <w:footnote w:id="42">
    <w:p w14:paraId="1C9D0288" w14:textId="77777777" w:rsidR="0020672C" w:rsidRPr="004A3E27" w:rsidRDefault="0020672C"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43">
    <w:p w14:paraId="4E76DBB2" w14:textId="77777777" w:rsidR="0020672C" w:rsidRPr="004A3E27" w:rsidRDefault="0020672C"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44">
    <w:p w14:paraId="40D70FA9" w14:textId="77777777" w:rsidR="0020672C" w:rsidRPr="004A3E27" w:rsidRDefault="0020672C"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45">
    <w:p w14:paraId="158091A0" w14:textId="77777777" w:rsidR="0020672C" w:rsidRPr="004A3E27" w:rsidRDefault="0020672C" w:rsidP="00C06875">
      <w:pPr>
        <w:pStyle w:val="footnote"/>
      </w:pPr>
      <w:r w:rsidRPr="004A3E27">
        <w:rPr>
          <w:rStyle w:val="FootnoteReference"/>
        </w:rPr>
        <w:footnoteRef/>
      </w:r>
      <w:r w:rsidRPr="004A3E27">
        <w:t xml:space="preserve"> Or: I rest in peace and fall asleep at once.</w:t>
      </w:r>
    </w:p>
  </w:footnote>
  <w:footnote w:id="46">
    <w:p w14:paraId="005F68B1" w14:textId="1D86BB98" w:rsidR="0020672C" w:rsidRPr="004A3E27" w:rsidRDefault="0020672C"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7">
    <w:p w14:paraId="2738F1D2" w14:textId="121829F4" w:rsidR="0020672C" w:rsidRDefault="0020672C" w:rsidP="00DC2AAA">
      <w:pPr>
        <w:pStyle w:val="footnote"/>
      </w:pPr>
      <w:r>
        <w:rPr>
          <w:rStyle w:val="FootnoteReference"/>
        </w:rPr>
        <w:footnoteRef/>
      </w:r>
      <w:r>
        <w:t xml:space="preserve"> [JS] or lawlessness</w:t>
      </w:r>
    </w:p>
  </w:footnote>
  <w:footnote w:id="48">
    <w:p w14:paraId="673FFF4D" w14:textId="77777777" w:rsidR="0020672C" w:rsidRPr="004A3E27" w:rsidRDefault="0020672C" w:rsidP="00C06875">
      <w:pPr>
        <w:pStyle w:val="footnote"/>
      </w:pPr>
      <w:r w:rsidRPr="004A3E27">
        <w:rPr>
          <w:rStyle w:val="FootnoteReference"/>
        </w:rPr>
        <w:footnoteRef/>
      </w:r>
      <w:r w:rsidRPr="004A3E27">
        <w:t xml:space="preserve"> cp. John 14:20, 23; 17:23; Rom. 8:9, 11: Gal. 2:20: Eph. 3:17; Col. 1:27; 1 John 3:24; Rev. 3:20; 1 Cor. 3:16; 6:19; 2 Cor. 6:16.</w:t>
      </w:r>
    </w:p>
  </w:footnote>
  <w:footnote w:id="49">
    <w:p w14:paraId="071C992F" w14:textId="3411D0F6" w:rsidR="0020672C" w:rsidRDefault="0020672C"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50">
    <w:p w14:paraId="1D32253D" w14:textId="77777777" w:rsidR="0020672C" w:rsidRPr="004A3E27" w:rsidRDefault="0020672C" w:rsidP="00C06875">
      <w:pPr>
        <w:pStyle w:val="footnote"/>
      </w:pPr>
      <w:r w:rsidRPr="004A3E27">
        <w:rPr>
          <w:rStyle w:val="FootnoteReference"/>
        </w:rPr>
        <w:footnoteRef/>
      </w:r>
      <w:r w:rsidRPr="004A3E27">
        <w:t xml:space="preserve"> cp. Psalm 37:2; Jeremiah 10:24.</w:t>
      </w:r>
    </w:p>
  </w:footnote>
  <w:footnote w:id="51">
    <w:p w14:paraId="27CB451E" w14:textId="3313D4AE" w:rsidR="0020672C" w:rsidRPr="004A3E27" w:rsidRDefault="0020672C"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cp. Rev. 6:10. ‘How long, O sovereign Lord, holy and true, must it be before </w:t>
      </w:r>
      <w:r>
        <w:t>You</w:t>
      </w:r>
      <w:r w:rsidRPr="004A3E27">
        <w:t xml:space="preserve"> wilt judge and punish the inhabitants of the earth for our blood?’</w:t>
      </w:r>
    </w:p>
  </w:footnote>
  <w:footnote w:id="52">
    <w:p w14:paraId="3C274CF7" w14:textId="77777777" w:rsidR="0020672C" w:rsidRPr="004A3E27" w:rsidRDefault="0020672C" w:rsidP="00C06875">
      <w:pPr>
        <w:pStyle w:val="footnote"/>
      </w:pPr>
      <w:r w:rsidRPr="004A3E27">
        <w:rPr>
          <w:rStyle w:val="FootnoteReference"/>
        </w:rPr>
        <w:footnoteRef/>
      </w:r>
      <w:r w:rsidRPr="004A3E27">
        <w:t xml:space="preserve"> cp. Mt. 7:23.</w:t>
      </w:r>
    </w:p>
  </w:footnote>
  <w:footnote w:id="53">
    <w:p w14:paraId="4AC07AFE" w14:textId="77777777" w:rsidR="0020672C" w:rsidRPr="004A3E27" w:rsidRDefault="0020672C" w:rsidP="00C06875">
      <w:pPr>
        <w:pStyle w:val="footnote"/>
      </w:pPr>
      <w:r w:rsidRPr="004A3E27">
        <w:rPr>
          <w:rStyle w:val="FootnoteReference"/>
        </w:rPr>
        <w:footnoteRef/>
      </w:r>
      <w:r w:rsidRPr="004A3E27">
        <w:t xml:space="preserve"> cp. 1 Pet. 5:8.</w:t>
      </w:r>
    </w:p>
  </w:footnote>
  <w:footnote w:id="54">
    <w:p w14:paraId="553B4541" w14:textId="77777777" w:rsidR="0020672C" w:rsidRPr="004A3E27" w:rsidRDefault="0020672C" w:rsidP="00C06875">
      <w:pPr>
        <w:pStyle w:val="footnote"/>
      </w:pPr>
      <w:r w:rsidRPr="004A3E27">
        <w:rPr>
          <w:rStyle w:val="FootnoteReference"/>
        </w:rPr>
        <w:footnoteRef/>
      </w:r>
      <w:r w:rsidRPr="004A3E27">
        <w:t xml:space="preserve"> Empties fall (Ephes. 5:18).</w:t>
      </w:r>
    </w:p>
  </w:footnote>
  <w:footnote w:id="55">
    <w:p w14:paraId="5DDCA66E" w14:textId="77777777" w:rsidR="0020672C" w:rsidRPr="004A3E27" w:rsidRDefault="0020672C"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6">
    <w:p w14:paraId="74E99F4D" w14:textId="77777777" w:rsidR="0020672C" w:rsidRPr="004A3E27" w:rsidRDefault="0020672C"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20672C" w:rsidRPr="004A3E27" w:rsidRDefault="0020672C" w:rsidP="00C06875">
      <w:pPr>
        <w:pStyle w:val="footnote"/>
      </w:pPr>
      <w:r w:rsidRPr="004A3E27">
        <w:rPr>
          <w:rStyle w:val="FootnoteReference"/>
        </w:rPr>
        <w:footnoteRef/>
      </w:r>
      <w:r w:rsidRPr="004A3E27">
        <w:t xml:space="preserve"> Mt. 21:16.</w:t>
      </w:r>
    </w:p>
  </w:footnote>
  <w:footnote w:id="58">
    <w:p w14:paraId="7DA6B08A" w14:textId="77777777" w:rsidR="0020672C" w:rsidRPr="004A3E27" w:rsidRDefault="0020672C" w:rsidP="00C06875">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20672C" w:rsidRPr="004A3E27" w:rsidRDefault="0020672C" w:rsidP="00C06875">
      <w:pPr>
        <w:pStyle w:val="footnote"/>
      </w:pPr>
      <w:r w:rsidRPr="004A3E27">
        <w:rPr>
          <w:rStyle w:val="FootnoteReference"/>
        </w:rPr>
        <w:footnoteRef/>
      </w:r>
      <w:r w:rsidRPr="004A3E27">
        <w:t xml:space="preserve"> Heb. 2:6-8. The Sovereignty of the Son of Man (Messiah).</w:t>
      </w:r>
    </w:p>
  </w:footnote>
  <w:footnote w:id="60">
    <w:p w14:paraId="4A64FA1B" w14:textId="245FE10B" w:rsidR="0020672C" w:rsidRDefault="0020672C" w:rsidP="005C7C41">
      <w:pPr>
        <w:pStyle w:val="footnote"/>
      </w:pPr>
      <w:r>
        <w:rPr>
          <w:rStyle w:val="FootnoteReference"/>
        </w:rPr>
        <w:footnoteRef/>
      </w:r>
      <w:r>
        <w:t xml:space="preserve"> [JS] Or, “I will confess You with thanksgiving”</w:t>
      </w:r>
    </w:p>
  </w:footnote>
  <w:footnote w:id="61">
    <w:p w14:paraId="7AF4DDD9" w14:textId="77777777" w:rsidR="0020672C" w:rsidRPr="004A3E27" w:rsidRDefault="0020672C" w:rsidP="00C06875">
      <w:pPr>
        <w:pStyle w:val="footnote"/>
      </w:pPr>
      <w:r w:rsidRPr="004A3E27">
        <w:rPr>
          <w:rStyle w:val="FootnoteReference"/>
          <w:rFonts w:ascii="Book Antiqua" w:hAnsi="Book Antiqua"/>
        </w:rPr>
        <w:footnoteRef/>
      </w:r>
      <w:r w:rsidRPr="004A3E27">
        <w:t xml:space="preserve"> ‘This refers to the coming destruction of the devil’ (St. Athanasius the Great).</w:t>
      </w:r>
    </w:p>
    <w:p w14:paraId="1EEFD7A1" w14:textId="77777777" w:rsidR="0020672C" w:rsidRPr="004A3E27" w:rsidRDefault="0020672C" w:rsidP="00435BD3">
      <w:pPr>
        <w:pStyle w:val="FootnoteText"/>
      </w:pPr>
    </w:p>
  </w:footnote>
  <w:footnote w:id="62">
    <w:p w14:paraId="722FF076" w14:textId="77777777" w:rsidR="0020672C" w:rsidRPr="004A3E27" w:rsidRDefault="0020672C"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3">
    <w:p w14:paraId="3428C8D1" w14:textId="77777777" w:rsidR="0020672C" w:rsidRPr="004A3E27" w:rsidRDefault="0020672C"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4">
    <w:p w14:paraId="1BACCDC6" w14:textId="77777777" w:rsidR="0020672C" w:rsidRPr="004A3E27" w:rsidRDefault="0020672C"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5">
    <w:p w14:paraId="4F5EE238" w14:textId="77777777" w:rsidR="0020672C" w:rsidRPr="004A3E27" w:rsidRDefault="0020672C" w:rsidP="00BD5BBE">
      <w:pPr>
        <w:pStyle w:val="footnote"/>
      </w:pPr>
      <w:r w:rsidRPr="004A3E27">
        <w:rPr>
          <w:rStyle w:val="FootnoteReference"/>
        </w:rPr>
        <w:footnoteRef/>
      </w:r>
      <w:r w:rsidRPr="004A3E27">
        <w:t xml:space="preserve"> cp. 2 Cor. 6:16; 1 Cor. 6:19.</w:t>
      </w:r>
    </w:p>
  </w:footnote>
  <w:footnote w:id="66">
    <w:p w14:paraId="06196E84" w14:textId="77777777" w:rsidR="0020672C" w:rsidRPr="004A3E27" w:rsidRDefault="0020672C" w:rsidP="00BD5BBE">
      <w:pPr>
        <w:pStyle w:val="footnote"/>
      </w:pPr>
      <w:r w:rsidRPr="004A3E27">
        <w:rPr>
          <w:rStyle w:val="FootnoteReference"/>
        </w:rPr>
        <w:footnoteRef/>
      </w:r>
      <w:r w:rsidRPr="004A3E27">
        <w:t xml:space="preserve"> cp. Mt. 10:19, 20; Luke 21:12-19.</w:t>
      </w:r>
    </w:p>
  </w:footnote>
  <w:footnote w:id="67">
    <w:p w14:paraId="18B16E36" w14:textId="77777777" w:rsidR="0020672C" w:rsidRPr="004A3E27" w:rsidRDefault="0020672C" w:rsidP="00BD5BBE">
      <w:pPr>
        <w:pStyle w:val="footnote"/>
      </w:pPr>
      <w:r w:rsidRPr="004A3E27">
        <w:rPr>
          <w:rStyle w:val="FootnoteReference"/>
        </w:rPr>
        <w:footnoteRef/>
      </w:r>
      <w:r w:rsidRPr="004A3E27">
        <w:t xml:space="preserve"> Psalm 13 differs only slightly from Psalm 52. cp. Romans 1:20-25.</w:t>
      </w:r>
    </w:p>
  </w:footnote>
  <w:footnote w:id="68">
    <w:p w14:paraId="11679EA7" w14:textId="7150F53F" w:rsidR="0020672C" w:rsidRDefault="0020672C" w:rsidP="00177A6C">
      <w:pPr>
        <w:pStyle w:val="footnote"/>
      </w:pPr>
      <w:r>
        <w:rPr>
          <w:rStyle w:val="FootnoteReference"/>
        </w:rPr>
        <w:footnoteRef/>
      </w:r>
      <w:r>
        <w:t xml:space="preserve"> [JS] Section in [] missing in Fr. Lazarys, the Psalter According to the Seventy, the Paslter for Prayer, NETS, and MT, but found in OSB and Brenton.</w:t>
      </w:r>
    </w:p>
  </w:footnote>
  <w:footnote w:id="69">
    <w:p w14:paraId="69DDC031" w14:textId="77777777" w:rsidR="0020672C" w:rsidRPr="004A3E27" w:rsidRDefault="0020672C"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(cp. Rom. 8:17, ‘heirs of God and joint-heirs with Christ’).</w:t>
      </w:r>
    </w:p>
  </w:footnote>
  <w:footnote w:id="70">
    <w:p w14:paraId="7B2308F0" w14:textId="77777777" w:rsidR="0020672C" w:rsidRPr="004A3E27" w:rsidRDefault="0020672C" w:rsidP="00BD5BBE">
      <w:pPr>
        <w:pStyle w:val="footnote"/>
      </w:pPr>
      <w:r w:rsidRPr="004A3E27">
        <w:rPr>
          <w:rStyle w:val="FootnoteReference"/>
        </w:rPr>
        <w:footnoteRef/>
      </w:r>
      <w:r w:rsidRPr="004A3E27">
        <w:t xml:space="preserve"> heart: </w:t>
      </w:r>
      <w:r w:rsidRPr="004A3E27">
        <w:rPr>
          <w:i/>
        </w:rPr>
        <w:t>lit</w:t>
      </w:r>
      <w:r w:rsidRPr="004A3E27">
        <w:t>. kidneys. The unconscious mind. cp. Psalm 138:13 and footnote.</w:t>
      </w:r>
    </w:p>
  </w:footnote>
  <w:footnote w:id="71">
    <w:p w14:paraId="0A1AEA09" w14:textId="77777777" w:rsidR="0020672C" w:rsidRPr="004A3E27" w:rsidRDefault="0020672C"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cp. Jn. 2:22.</w:t>
      </w:r>
    </w:p>
  </w:footnote>
  <w:footnote w:id="72">
    <w:p w14:paraId="4590FEB6" w14:textId="77777777" w:rsidR="0020672C" w:rsidRPr="004A3E27" w:rsidRDefault="0020672C" w:rsidP="00BD5BBE">
      <w:pPr>
        <w:pStyle w:val="footnote"/>
      </w:pPr>
      <w:r w:rsidRPr="004A3E27">
        <w:rPr>
          <w:rStyle w:val="FootnoteReference"/>
        </w:rPr>
        <w:footnoteRef/>
      </w:r>
      <w:r w:rsidRPr="004A3E27">
        <w:t xml:space="preserve"> At: </w:t>
      </w:r>
      <w:r w:rsidRPr="004A3E27">
        <w:rPr>
          <w:i/>
        </w:rPr>
        <w:t>or</w:t>
      </w:r>
      <w:r w:rsidRPr="004A3E27">
        <w:t>, In.</w:t>
      </w:r>
    </w:p>
  </w:footnote>
  <w:footnote w:id="73">
    <w:p w14:paraId="668862BB" w14:textId="77777777" w:rsidR="0020672C" w:rsidRPr="004A3E27" w:rsidRDefault="0020672C" w:rsidP="00BD5BBE">
      <w:pPr>
        <w:pStyle w:val="footnote"/>
      </w:pPr>
      <w:r w:rsidRPr="004A3E27">
        <w:rPr>
          <w:rStyle w:val="FootnoteReference"/>
        </w:rPr>
        <w:footnoteRef/>
      </w:r>
      <w:r w:rsidRPr="004A3E27">
        <w:t xml:space="preserve"> i.e. Hear Christ who intercedes on our behalf (1 Cor. 1:30; Rom. 8: 34).</w:t>
      </w:r>
    </w:p>
  </w:footnote>
  <w:footnote w:id="74">
    <w:p w14:paraId="6CFE3221" w14:textId="77777777" w:rsidR="0020672C" w:rsidRPr="004A3E27" w:rsidRDefault="0020672C" w:rsidP="007C28F0">
      <w:pPr>
        <w:pStyle w:val="footnote"/>
      </w:pPr>
      <w:r w:rsidRPr="004A3E27">
        <w:rPr>
          <w:rStyle w:val="FootnoteReference"/>
        </w:rPr>
        <w:footnoteRef/>
      </w:r>
      <w:r w:rsidRPr="004A3E27">
        <w:t xml:space="preserve"> cp. 2 Tim. 2:3, 12.</w:t>
      </w:r>
    </w:p>
  </w:footnote>
  <w:footnote w:id="75">
    <w:p w14:paraId="5F29B1F0" w14:textId="77777777" w:rsidR="0020672C" w:rsidRPr="004A3E27" w:rsidRDefault="0020672C"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76">
    <w:p w14:paraId="5D9C28AA" w14:textId="77777777" w:rsidR="0020672C" w:rsidRPr="004A3E27" w:rsidRDefault="0020672C" w:rsidP="00BD5BBE">
      <w:pPr>
        <w:pStyle w:val="footnote"/>
      </w:pPr>
      <w:r w:rsidRPr="004A3E27">
        <w:rPr>
          <w:rStyle w:val="FootnoteReference"/>
        </w:rPr>
        <w:footnoteRef/>
      </w:r>
      <w:r w:rsidRPr="004A3E27">
        <w:t xml:space="preserve"> ‘They cast Me out of their city and now surround Me on the cross’ (St. Augustine).</w:t>
      </w:r>
    </w:p>
  </w:footnote>
  <w:footnote w:id="77">
    <w:p w14:paraId="4AD0F1DA" w14:textId="77777777" w:rsidR="0020672C" w:rsidRPr="004A3E27" w:rsidRDefault="0020672C"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78">
    <w:p w14:paraId="4CDB07D8" w14:textId="77777777" w:rsidR="0020672C" w:rsidRPr="004A3E27" w:rsidRDefault="0020672C" w:rsidP="00BD5BBE">
      <w:pPr>
        <w:pStyle w:val="footnote"/>
      </w:pPr>
      <w:r w:rsidRPr="004A3E27">
        <w:rPr>
          <w:rStyle w:val="FootnoteReference"/>
        </w:rPr>
        <w:footnoteRef/>
      </w:r>
      <w:r w:rsidRPr="004A3E27">
        <w:t xml:space="preserve"> Cp. Acts 2:24.</w:t>
      </w:r>
    </w:p>
  </w:footnote>
  <w:footnote w:id="79">
    <w:p w14:paraId="09C8C689" w14:textId="77777777" w:rsidR="0020672C" w:rsidRPr="004A3E27" w:rsidRDefault="0020672C" w:rsidP="00BD5BBE">
      <w:pPr>
        <w:pStyle w:val="footnote"/>
      </w:pPr>
      <w:r w:rsidRPr="004A3E27">
        <w:rPr>
          <w:rStyle w:val="FootnoteReference"/>
        </w:rPr>
        <w:footnoteRef/>
      </w:r>
      <w:r w:rsidRPr="004A3E27">
        <w:t xml:space="preserve"> cp. Exodus 9:23.</w:t>
      </w:r>
    </w:p>
  </w:footnote>
  <w:footnote w:id="80">
    <w:p w14:paraId="767519CF" w14:textId="77777777" w:rsidR="0020672C" w:rsidRPr="004A3E27" w:rsidRDefault="0020672C" w:rsidP="00BD5BBE">
      <w:pPr>
        <w:pStyle w:val="footnote"/>
      </w:pPr>
      <w:r w:rsidRPr="004A3E27">
        <w:rPr>
          <w:rStyle w:val="FootnoteReference"/>
        </w:rPr>
        <w:footnoteRef/>
      </w:r>
      <w:r w:rsidRPr="004A3E27">
        <w:t xml:space="preserve"> breath: </w:t>
      </w:r>
      <w:r w:rsidRPr="004A3E27">
        <w:rPr>
          <w:i/>
        </w:rPr>
        <w:t>or</w:t>
      </w:r>
      <w:r w:rsidRPr="004A3E27">
        <w:t xml:space="preserve"> spirit; cp. Acts 4:31; 12:5-12; 16:24-26.</w:t>
      </w:r>
    </w:p>
  </w:footnote>
  <w:footnote w:id="81">
    <w:p w14:paraId="056C0234" w14:textId="77777777" w:rsidR="0020672C" w:rsidRPr="004A3E27" w:rsidRDefault="0020672C" w:rsidP="00BD5BBE">
      <w:pPr>
        <w:pStyle w:val="footnote"/>
      </w:pPr>
      <w:r w:rsidRPr="004A3E27">
        <w:rPr>
          <w:rStyle w:val="FootnoteReference"/>
        </w:rPr>
        <w:footnoteRef/>
      </w:r>
      <w:r w:rsidRPr="004A3E27">
        <w:t xml:space="preserve"> Twist and wrestle (Gen. 32: 4). And he will untwist the twister and the twisted (144:15).</w:t>
      </w:r>
    </w:p>
  </w:footnote>
  <w:footnote w:id="82">
    <w:p w14:paraId="1B9D3CDD" w14:textId="77777777" w:rsidR="0020672C" w:rsidRPr="004A3E27" w:rsidRDefault="0020672C" w:rsidP="00BD5BBE">
      <w:pPr>
        <w:pStyle w:val="footnote"/>
      </w:pPr>
      <w:r w:rsidRPr="004A3E27">
        <w:rPr>
          <w:rStyle w:val="FootnoteReference"/>
        </w:rPr>
        <w:footnoteRef/>
      </w:r>
      <w:r w:rsidRPr="004A3E27">
        <w:t xml:space="preserve"> cp. Rev. 21:23.</w:t>
      </w:r>
    </w:p>
  </w:footnote>
  <w:footnote w:id="83">
    <w:p w14:paraId="7A34B80F" w14:textId="77777777" w:rsidR="0020672C" w:rsidRPr="004A3E27" w:rsidRDefault="0020672C"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84">
    <w:p w14:paraId="5386061E" w14:textId="77777777" w:rsidR="0020672C" w:rsidRPr="004A3E27" w:rsidRDefault="0020672C"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85">
    <w:p w14:paraId="57A591AD" w14:textId="77777777" w:rsidR="0020672C" w:rsidRPr="004A3E27" w:rsidRDefault="0020672C" w:rsidP="00BD5BBE">
      <w:pPr>
        <w:pStyle w:val="footnote"/>
      </w:pPr>
      <w:r w:rsidRPr="004A3E27">
        <w:rPr>
          <w:rStyle w:val="FootnoteReference"/>
        </w:rPr>
        <w:footnoteRef/>
      </w:r>
      <w:r w:rsidRPr="004A3E27">
        <w:t xml:space="preserve"> Rom. 15:9. Christ in David, Apostles, nations. (cp. Ps. 66:2-6).</w:t>
      </w:r>
    </w:p>
  </w:footnote>
  <w:footnote w:id="86">
    <w:p w14:paraId="05D27F74" w14:textId="77777777" w:rsidR="0020672C" w:rsidRPr="004A3E27" w:rsidRDefault="0020672C"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87">
    <w:p w14:paraId="07D44CE8" w14:textId="682DE898" w:rsidR="0020672C" w:rsidRDefault="0020672C" w:rsidP="00D019CA">
      <w:pPr>
        <w:pStyle w:val="footnote"/>
      </w:pPr>
      <w:r>
        <w:rPr>
          <w:rStyle w:val="FootnoteReference"/>
        </w:rPr>
        <w:footnoteRef/>
      </w:r>
      <w:r>
        <w:t xml:space="preserve"> [JS] lit. day to day</w:t>
      </w:r>
    </w:p>
  </w:footnote>
  <w:footnote w:id="88">
    <w:p w14:paraId="4D739E0B" w14:textId="0FB443F5" w:rsidR="0020672C" w:rsidRDefault="0020672C" w:rsidP="00D019CA">
      <w:pPr>
        <w:pStyle w:val="footnote"/>
      </w:pPr>
      <w:r>
        <w:rPr>
          <w:rStyle w:val="FootnoteReference"/>
        </w:rPr>
        <w:footnoteRef/>
      </w:r>
      <w:r>
        <w:t xml:space="preserve"> [JS] Fr. Lazarus has “and no sound of them is heard.” And then prepends “yet” to the next vs.</w:t>
      </w:r>
    </w:p>
  </w:footnote>
  <w:footnote w:id="89">
    <w:p w14:paraId="7770444D" w14:textId="77777777" w:rsidR="0020672C" w:rsidRPr="004A3E27" w:rsidRDefault="0020672C" w:rsidP="00BD5BBE">
      <w:pPr>
        <w:pStyle w:val="footnote"/>
      </w:pPr>
      <w:r w:rsidRPr="004A3E27">
        <w:rPr>
          <w:rStyle w:val="FootnoteReference"/>
        </w:rPr>
        <w:footnoteRef/>
      </w:r>
      <w:r w:rsidRPr="004A3E27">
        <w:t xml:space="preserve"> Rom. 10:18.</w:t>
      </w:r>
    </w:p>
  </w:footnote>
  <w:footnote w:id="90">
    <w:p w14:paraId="774F183E" w14:textId="35452E5D" w:rsidR="0020672C" w:rsidRDefault="0020672C" w:rsidP="005E2409">
      <w:pPr>
        <w:pStyle w:val="footnote"/>
      </w:pPr>
      <w:r>
        <w:rPr>
          <w:rStyle w:val="FootnoteReference"/>
        </w:rPr>
        <w:footnoteRef/>
      </w:r>
      <w:r>
        <w:t xml:space="preserve"> [JS] Fr. Lazarus has “sanctuary”</w:t>
      </w:r>
    </w:p>
  </w:footnote>
  <w:footnote w:id="91">
    <w:p w14:paraId="28F942E6" w14:textId="77777777" w:rsidR="0020672C" w:rsidRPr="004A3E27" w:rsidRDefault="0020672C" w:rsidP="00BD5BBE">
      <w:pPr>
        <w:pStyle w:val="footnote"/>
      </w:pPr>
      <w:r w:rsidRPr="004A3E27">
        <w:rPr>
          <w:rStyle w:val="FootnoteReference"/>
        </w:rPr>
        <w:footnoteRef/>
      </w:r>
      <w:r w:rsidRPr="004A3E27">
        <w:t xml:space="preserve"> cp. Ps. 88:38.</w:t>
      </w:r>
    </w:p>
  </w:footnote>
  <w:footnote w:id="92">
    <w:p w14:paraId="2DBF8356" w14:textId="76DCF8DE" w:rsidR="0020672C" w:rsidRDefault="0020672C" w:rsidP="005E2409">
      <w:pPr>
        <w:pStyle w:val="footnote"/>
      </w:pPr>
      <w:r>
        <w:rPr>
          <w:rStyle w:val="FootnoteReference"/>
        </w:rPr>
        <w:footnoteRef/>
      </w:r>
      <w:r>
        <w:t xml:space="preserve"> [JS] literally “giant”</w:t>
      </w:r>
    </w:p>
  </w:footnote>
  <w:footnote w:id="93">
    <w:p w14:paraId="4D5F61F1" w14:textId="397EFA8A" w:rsidR="0020672C" w:rsidRDefault="0020672C" w:rsidP="005E2409">
      <w:pPr>
        <w:pStyle w:val="footnote"/>
      </w:pPr>
      <w:r>
        <w:rPr>
          <w:rStyle w:val="FootnoteReference"/>
        </w:rPr>
        <w:footnoteRef/>
      </w:r>
      <w:r>
        <w:t xml:space="preserve"> [JS] or “it”</w:t>
      </w:r>
    </w:p>
  </w:footnote>
  <w:footnote w:id="94">
    <w:p w14:paraId="7D882E05" w14:textId="77777777" w:rsidR="0020672C" w:rsidRPr="004A3E27" w:rsidRDefault="0020672C" w:rsidP="00BD5BBE">
      <w:pPr>
        <w:pStyle w:val="footnote"/>
      </w:pPr>
      <w:r w:rsidRPr="004A3E27">
        <w:rPr>
          <w:rStyle w:val="FootnoteReference"/>
        </w:rPr>
        <w:footnoteRef/>
      </w:r>
      <w:r w:rsidRPr="004A3E27">
        <w:t xml:space="preserve"> cp. Ps. 118:72.</w:t>
      </w:r>
    </w:p>
  </w:footnote>
  <w:footnote w:id="95">
    <w:p w14:paraId="6C5A660E" w14:textId="77777777" w:rsidR="0020672C" w:rsidRPr="004A3E27" w:rsidRDefault="0020672C"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96">
    <w:p w14:paraId="630A2B2F" w14:textId="0471B728" w:rsidR="0020672C" w:rsidRPr="004A3E27" w:rsidRDefault="0020672C"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97">
    <w:p w14:paraId="5268EBEE" w14:textId="2E7234AE" w:rsidR="0020672C" w:rsidRDefault="0020672C" w:rsidP="00223CB5">
      <w:pPr>
        <w:pStyle w:val="footnote"/>
      </w:pPr>
      <w:r>
        <w:rPr>
          <w:rStyle w:val="FootnoteReference"/>
        </w:rPr>
        <w:footnoteRef/>
      </w:r>
      <w:r>
        <w:t xml:space="preserve"> [JS] literally “holy place”.</w:t>
      </w:r>
    </w:p>
  </w:footnote>
  <w:footnote w:id="98">
    <w:p w14:paraId="383B4369" w14:textId="77777777" w:rsidR="0020672C" w:rsidRDefault="0020672C" w:rsidP="005A7201">
      <w:pPr>
        <w:pStyle w:val="footnote"/>
      </w:pPr>
      <w:r>
        <w:rPr>
          <w:rStyle w:val="FootnoteReference"/>
        </w:rPr>
        <w:footnoteRef/>
      </w:r>
      <w:r>
        <w:t xml:space="preserve"> Fr. Athanasius has “We will confess to Thee, O Lord in Thy salvation, and in the Name of our God we shall grow: the Lord will fulfil all your petitions.</w:t>
      </w:r>
    </w:p>
  </w:footnote>
  <w:footnote w:id="99">
    <w:p w14:paraId="18278CE8" w14:textId="77777777" w:rsidR="0020672C" w:rsidRPr="004A3E27" w:rsidRDefault="0020672C"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Cp. Acts 2:22-24; 3:15, 26; 5:30; 17:31; Rom. 8:11 &amp;c.</w:t>
      </w:r>
    </w:p>
  </w:footnote>
  <w:footnote w:id="100">
    <w:p w14:paraId="1559CF30" w14:textId="345B8878" w:rsidR="00A10A86" w:rsidRDefault="00A10A86" w:rsidP="00A10A86">
      <w:pPr>
        <w:pStyle w:val="footnote"/>
      </w:pPr>
      <w:r>
        <w:rPr>
          <w:rStyle w:val="FootnoteReference"/>
        </w:rPr>
        <w:footnoteRef/>
      </w:r>
      <w:r>
        <w:t xml:space="preserve"> [JS] or “his glory is great by your salvation/deliverance”</w:t>
      </w:r>
    </w:p>
  </w:footnote>
  <w:footnote w:id="101">
    <w:p w14:paraId="40556A29" w14:textId="77777777" w:rsidR="0020672C" w:rsidRPr="004A3E27" w:rsidRDefault="0020672C"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02">
    <w:p w14:paraId="27D6847B" w14:textId="77777777" w:rsidR="0020672C" w:rsidRPr="004A3E27" w:rsidRDefault="0020672C" w:rsidP="00BD5BBE">
      <w:pPr>
        <w:pStyle w:val="footnote"/>
      </w:pPr>
      <w:r w:rsidRPr="004A3E27">
        <w:rPr>
          <w:rStyle w:val="FootnoteReference"/>
        </w:rPr>
        <w:footnoteRef/>
      </w:r>
      <w:r w:rsidRPr="004A3E27">
        <w:t xml:space="preserve"> ‘Christ died that we might live’ (1 Thess. 5:10; 1 Pet. 2:24).</w:t>
      </w:r>
    </w:p>
  </w:footnote>
  <w:footnote w:id="103">
    <w:p w14:paraId="6BA53780" w14:textId="77777777" w:rsidR="0020672C" w:rsidRPr="004A3E27" w:rsidRDefault="0020672C" w:rsidP="00BD5BBE">
      <w:pPr>
        <w:pStyle w:val="footnote"/>
      </w:pPr>
      <w:r w:rsidRPr="004A3E27">
        <w:rPr>
          <w:rStyle w:val="FootnoteReference"/>
        </w:rPr>
        <w:footnoteRef/>
      </w:r>
      <w:r w:rsidRPr="004A3E27">
        <w:t xml:space="preserve"> Dawn is one of Christ’s names (cp. Lk. 1:78; Mal. 4:2).</w:t>
      </w:r>
    </w:p>
  </w:footnote>
  <w:footnote w:id="104">
    <w:p w14:paraId="3C4F1B04" w14:textId="77777777" w:rsidR="0020672C" w:rsidRPr="004A3E27" w:rsidRDefault="0020672C" w:rsidP="00BD5BBE">
      <w:pPr>
        <w:pStyle w:val="footnote"/>
      </w:pPr>
      <w:r w:rsidRPr="004A3E27">
        <w:rPr>
          <w:rStyle w:val="FootnoteReference"/>
        </w:rPr>
        <w:footnoteRef/>
      </w:r>
      <w:r w:rsidRPr="004A3E27">
        <w:t xml:space="preserve"> cp. Isaiah 54:7. ‘For a brief moment I forsook you, but with great mercy I will compassionate you. In brief displeasure I turned away My face from you, but with eternal love I will have mercy on you’ (cp. Mt. 27:46; Mk. 15:34).</w:t>
      </w:r>
    </w:p>
  </w:footnote>
  <w:footnote w:id="105">
    <w:p w14:paraId="41CC497C" w14:textId="77777777" w:rsidR="0020672C" w:rsidRPr="004A3E27" w:rsidRDefault="0020672C" w:rsidP="00BD5BBE">
      <w:pPr>
        <w:pStyle w:val="footnote"/>
      </w:pPr>
      <w:r w:rsidRPr="004A3E27">
        <w:rPr>
          <w:rStyle w:val="FootnoteReference"/>
        </w:rPr>
        <w:footnoteRef/>
      </w:r>
      <w:r w:rsidRPr="004A3E27">
        <w:t xml:space="preserve"> Mt. 27:39,43; Wis. 2:12-20.</w:t>
      </w:r>
    </w:p>
  </w:footnote>
  <w:footnote w:id="106">
    <w:p w14:paraId="552BFC80" w14:textId="77777777" w:rsidR="0020672C" w:rsidRPr="004A3E27" w:rsidRDefault="0020672C" w:rsidP="00BD5BBE">
      <w:pPr>
        <w:pStyle w:val="footnote"/>
      </w:pPr>
      <w:r w:rsidRPr="004A3E27">
        <w:rPr>
          <w:rStyle w:val="FootnoteReference"/>
        </w:rPr>
        <w:footnoteRef/>
      </w:r>
      <w:r w:rsidRPr="004A3E27">
        <w:t xml:space="preserve"> Lam. 2:16; 3:46.</w:t>
      </w:r>
    </w:p>
  </w:footnote>
  <w:footnote w:id="107">
    <w:p w14:paraId="1382AE44" w14:textId="77777777" w:rsidR="0020672C" w:rsidRPr="004A3E27" w:rsidRDefault="0020672C" w:rsidP="00BD5BBE">
      <w:pPr>
        <w:pStyle w:val="footnote"/>
      </w:pPr>
      <w:r w:rsidRPr="004A3E27">
        <w:rPr>
          <w:rStyle w:val="FootnoteReference"/>
        </w:rPr>
        <w:footnoteRef/>
      </w:r>
      <w:r w:rsidRPr="004A3E27">
        <w:t xml:space="preserve"> Jn. 19:37.</w:t>
      </w:r>
    </w:p>
  </w:footnote>
  <w:footnote w:id="108">
    <w:p w14:paraId="17643289" w14:textId="77777777" w:rsidR="0020672C" w:rsidRPr="004A3E27" w:rsidRDefault="0020672C" w:rsidP="00BD5BBE">
      <w:pPr>
        <w:pStyle w:val="footnote"/>
      </w:pPr>
      <w:r w:rsidRPr="004A3E27">
        <w:rPr>
          <w:rStyle w:val="FootnoteReference"/>
        </w:rPr>
        <w:footnoteRef/>
      </w:r>
      <w:r w:rsidRPr="004A3E27">
        <w:t xml:space="preserve"> Jn. 19:24.</w:t>
      </w:r>
    </w:p>
  </w:footnote>
  <w:footnote w:id="109">
    <w:p w14:paraId="79F35E59" w14:textId="77777777" w:rsidR="0020672C" w:rsidRPr="004A3E27" w:rsidRDefault="0020672C" w:rsidP="00BD5BBE">
      <w:pPr>
        <w:pStyle w:val="footnote"/>
      </w:pPr>
      <w:r w:rsidRPr="004A3E27">
        <w:rPr>
          <w:rStyle w:val="FootnoteReference"/>
        </w:rPr>
        <w:footnoteRef/>
      </w:r>
      <w:r w:rsidRPr="004A3E27">
        <w:t xml:space="preserve"> His only one is His Bride, the Church, that He holds in His arms. cp. Jn. 3:29. ‘He who holds the bride is the Bridegroom.’</w:t>
      </w:r>
    </w:p>
  </w:footnote>
  <w:footnote w:id="110">
    <w:p w14:paraId="08777F76" w14:textId="77777777" w:rsidR="0020672C" w:rsidRPr="004A3E27" w:rsidRDefault="0020672C" w:rsidP="00BD5BBE">
      <w:pPr>
        <w:pStyle w:val="footnote"/>
      </w:pPr>
      <w:r w:rsidRPr="004A3E27">
        <w:rPr>
          <w:rStyle w:val="FootnoteReference"/>
        </w:rPr>
        <w:footnoteRef/>
      </w:r>
      <w:r w:rsidRPr="004A3E27">
        <w:t xml:space="preserve"> Hebrews 2:12.</w:t>
      </w:r>
    </w:p>
  </w:footnote>
  <w:footnote w:id="111">
    <w:p w14:paraId="6B61808C" w14:textId="77777777" w:rsidR="0020672C" w:rsidRPr="004A3E27" w:rsidRDefault="0020672C"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12">
    <w:p w14:paraId="168D5AEC" w14:textId="77777777" w:rsidR="0020672C" w:rsidRPr="004A3E27" w:rsidRDefault="0020672C" w:rsidP="00BD5BBE">
      <w:pPr>
        <w:pStyle w:val="footnote"/>
      </w:pPr>
      <w:r w:rsidRPr="004A3E27">
        <w:rPr>
          <w:rStyle w:val="FootnoteReference"/>
        </w:rPr>
        <w:footnoteRef/>
      </w:r>
      <w:r w:rsidRPr="004A3E27">
        <w:t xml:space="preserve"> Romans 3:24-26; John 17:4; 19:30.</w:t>
      </w:r>
    </w:p>
  </w:footnote>
  <w:footnote w:id="113">
    <w:p w14:paraId="47E5BE1D" w14:textId="77777777" w:rsidR="0020672C" w:rsidRPr="004A3E27" w:rsidRDefault="0020672C"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cp. John 7:37-39.</w:t>
      </w:r>
    </w:p>
  </w:footnote>
  <w:footnote w:id="114">
    <w:p w14:paraId="53BB4915" w14:textId="77777777" w:rsidR="0020672C" w:rsidRPr="004A3E27" w:rsidRDefault="0020672C" w:rsidP="00BD5BBE">
      <w:pPr>
        <w:pStyle w:val="footnote"/>
      </w:pPr>
      <w:r w:rsidRPr="004A3E27">
        <w:rPr>
          <w:rStyle w:val="FootnoteReference"/>
        </w:rPr>
        <w:footnoteRef/>
      </w:r>
      <w:r w:rsidRPr="004A3E27">
        <w:t xml:space="preserve"> cp. Ephes. 5:18.</w:t>
      </w:r>
    </w:p>
  </w:footnote>
  <w:footnote w:id="115">
    <w:p w14:paraId="52EF8FB5" w14:textId="77777777" w:rsidR="0020672C" w:rsidRPr="004A3E27" w:rsidRDefault="0020672C" w:rsidP="00BD5BBE">
      <w:pPr>
        <w:pStyle w:val="footnote"/>
      </w:pPr>
      <w:r w:rsidRPr="004A3E27">
        <w:rPr>
          <w:rStyle w:val="FootnoteReference"/>
        </w:rPr>
        <w:footnoteRef/>
      </w:r>
      <w:r w:rsidRPr="004A3E27">
        <w:t xml:space="preserve"> cp. Ps. 26:4.</w:t>
      </w:r>
    </w:p>
  </w:footnote>
  <w:footnote w:id="116">
    <w:p w14:paraId="4B68EDDE" w14:textId="77777777" w:rsidR="0020672C" w:rsidRPr="004A3E27" w:rsidRDefault="0020672C" w:rsidP="00BD5BBE">
      <w:pPr>
        <w:pStyle w:val="footnote"/>
      </w:pPr>
      <w:r w:rsidRPr="004A3E27">
        <w:rPr>
          <w:rStyle w:val="FootnoteReference"/>
        </w:rPr>
        <w:footnoteRef/>
      </w:r>
      <w:r w:rsidRPr="004A3E27">
        <w:t xml:space="preserve"> 1 Cor. 10:26-28; cp. Psalm 49:12.</w:t>
      </w:r>
    </w:p>
  </w:footnote>
  <w:footnote w:id="117">
    <w:p w14:paraId="137A32B2" w14:textId="77777777" w:rsidR="0020672C" w:rsidRPr="004A3E27" w:rsidRDefault="0020672C" w:rsidP="00BD5BBE">
      <w:pPr>
        <w:pStyle w:val="footnote"/>
      </w:pPr>
      <w:r w:rsidRPr="004A3E27">
        <w:rPr>
          <w:rStyle w:val="FootnoteReference"/>
        </w:rPr>
        <w:footnoteRef/>
      </w:r>
      <w:r w:rsidRPr="004A3E27">
        <w:t xml:space="preserve"> Is. 2:2; Dan. 2:35; 1 Cor. 10:4.</w:t>
      </w:r>
    </w:p>
  </w:footnote>
  <w:footnote w:id="118">
    <w:p w14:paraId="51F7905C" w14:textId="77777777" w:rsidR="0020672C" w:rsidRPr="004A3E27" w:rsidRDefault="0020672C" w:rsidP="00BD5BBE">
      <w:pPr>
        <w:pStyle w:val="footnote"/>
      </w:pPr>
      <w:r w:rsidRPr="004A3E27">
        <w:rPr>
          <w:rStyle w:val="FootnoteReference"/>
        </w:rPr>
        <w:footnoteRef/>
      </w:r>
      <w:r w:rsidRPr="004A3E27">
        <w:t xml:space="preserve"> ‘The Psalter indicates beforehand the Saviour’s bodily Ascension into heaven’, cp.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19">
    <w:p w14:paraId="2169EE05" w14:textId="77777777" w:rsidR="0020672C" w:rsidRPr="004A3E27" w:rsidRDefault="0020672C" w:rsidP="00BD5BBE">
      <w:pPr>
        <w:pStyle w:val="footnote"/>
      </w:pPr>
      <w:r w:rsidRPr="004A3E27">
        <w:rPr>
          <w:rStyle w:val="FootnoteReference"/>
        </w:rPr>
        <w:footnoteRef/>
      </w:r>
      <w:r w:rsidRPr="004A3E27">
        <w:t xml:space="preserve"> seek: </w:t>
      </w:r>
      <w:r w:rsidRPr="004A3E27">
        <w:rPr>
          <w:i/>
        </w:rPr>
        <w:t>Heb</w:t>
      </w:r>
      <w:r w:rsidRPr="004A3E27">
        <w:t>. keep</w:t>
      </w:r>
    </w:p>
  </w:footnote>
  <w:footnote w:id="120">
    <w:p w14:paraId="77DCEC10" w14:textId="77777777" w:rsidR="0020672C" w:rsidRPr="004A3E27" w:rsidRDefault="0020672C" w:rsidP="00BD5BBE">
      <w:pPr>
        <w:pStyle w:val="footnote"/>
      </w:pPr>
      <w:r w:rsidRPr="004A3E27">
        <w:rPr>
          <w:rStyle w:val="FootnoteReference"/>
        </w:rPr>
        <w:footnoteRef/>
      </w:r>
      <w:r w:rsidRPr="004A3E27">
        <w:t xml:space="preserve"> laws: </w:t>
      </w:r>
      <w:r w:rsidRPr="004A3E27">
        <w:rPr>
          <w:i/>
        </w:rPr>
        <w:t>or</w:t>
      </w:r>
      <w:r w:rsidRPr="004A3E27">
        <w:t>, testimonies; witnesses (Ps. 118:2)</w:t>
      </w:r>
    </w:p>
  </w:footnote>
  <w:footnote w:id="121">
    <w:p w14:paraId="71590F21" w14:textId="77777777" w:rsidR="0020672C" w:rsidRPr="004A3E27" w:rsidRDefault="0020672C"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22">
    <w:p w14:paraId="00A665CB" w14:textId="77777777" w:rsidR="0020672C" w:rsidRPr="004A3E27" w:rsidRDefault="0020672C"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cp. Prov. 3:6).</w:t>
      </w:r>
    </w:p>
  </w:footnote>
  <w:footnote w:id="123">
    <w:p w14:paraId="0A9BD984" w14:textId="77777777" w:rsidR="0020672C" w:rsidRPr="004A3E27" w:rsidRDefault="0020672C"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24">
    <w:p w14:paraId="17F45C59" w14:textId="77777777" w:rsidR="0020672C" w:rsidRPr="004A3E27" w:rsidRDefault="0020672C"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cp. Ps. 21:26.</w:t>
      </w:r>
    </w:p>
  </w:footnote>
  <w:footnote w:id="125">
    <w:p w14:paraId="14877493" w14:textId="77777777" w:rsidR="0020672C" w:rsidRPr="004A3E27" w:rsidRDefault="0020672C"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26">
    <w:p w14:paraId="2B8FEA02" w14:textId="77777777" w:rsidR="0020672C" w:rsidRPr="004A3E27" w:rsidRDefault="0020672C" w:rsidP="00BD5BBE">
      <w:pPr>
        <w:pStyle w:val="footnote"/>
      </w:pPr>
      <w:r w:rsidRPr="004A3E27">
        <w:rPr>
          <w:rStyle w:val="FootnoteReference"/>
        </w:rPr>
        <w:footnoteRef/>
      </w:r>
      <w:r w:rsidRPr="004A3E27">
        <w:t xml:space="preserve"> churches: assemblies, gatherings, congregations (not buildings).</w:t>
      </w:r>
    </w:p>
  </w:footnote>
  <w:footnote w:id="127">
    <w:p w14:paraId="4B110C34" w14:textId="77777777" w:rsidR="0020672C" w:rsidRPr="004A3E27" w:rsidRDefault="0020672C"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(cp. 25:6).</w:t>
      </w:r>
    </w:p>
  </w:footnote>
  <w:footnote w:id="128">
    <w:p w14:paraId="680E154C" w14:textId="77777777" w:rsidR="0020672C" w:rsidRPr="004A3E27" w:rsidRDefault="0020672C"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20672C" w:rsidRPr="004A3E27" w:rsidRDefault="0020672C" w:rsidP="00BD5BBE">
      <w:pPr>
        <w:pStyle w:val="footnote"/>
      </w:pPr>
      <w:r w:rsidRPr="004A3E27">
        <w:tab/>
        <w:t>‘No sweeter fragrance than to follow Christ,</w:t>
      </w:r>
    </w:p>
    <w:p w14:paraId="506149C0" w14:textId="77777777" w:rsidR="0020672C" w:rsidRPr="004A3E27" w:rsidRDefault="0020672C" w:rsidP="00BD5BBE">
      <w:pPr>
        <w:pStyle w:val="footnote"/>
      </w:pPr>
      <w:r w:rsidRPr="004A3E27">
        <w:tab/>
        <w:t>when man makes offerings of a holy life,</w:t>
      </w:r>
    </w:p>
    <w:p w14:paraId="3F57220B" w14:textId="77777777" w:rsidR="0020672C" w:rsidRPr="004A3E27" w:rsidRDefault="0020672C" w:rsidP="00BD5BBE">
      <w:pPr>
        <w:pStyle w:val="footnote"/>
      </w:pPr>
      <w:r w:rsidRPr="004A3E27">
        <w:tab/>
        <w:t>and offers golden deeds in sacrifice’ (St. Prosper).</w:t>
      </w:r>
    </w:p>
  </w:footnote>
  <w:footnote w:id="129">
    <w:p w14:paraId="0CC1CAEE" w14:textId="77777777" w:rsidR="0020672C" w:rsidRPr="004A3E27" w:rsidRDefault="0020672C" w:rsidP="00BD5BBE">
      <w:pPr>
        <w:pStyle w:val="footnote"/>
      </w:pPr>
      <w:r w:rsidRPr="004A3E27">
        <w:rPr>
          <w:rStyle w:val="FootnoteReference"/>
        </w:rPr>
        <w:footnoteRef/>
      </w:r>
      <w:r w:rsidRPr="004A3E27">
        <w:t xml:space="preserve"> cp. Psalm 21:11.</w:t>
      </w:r>
    </w:p>
  </w:footnote>
  <w:footnote w:id="130">
    <w:p w14:paraId="0192B227" w14:textId="77777777" w:rsidR="0020672C" w:rsidRPr="004A3E27" w:rsidRDefault="0020672C" w:rsidP="00BD5BBE">
      <w:pPr>
        <w:pStyle w:val="footnote"/>
      </w:pPr>
      <w:r w:rsidRPr="004A3E27">
        <w:rPr>
          <w:rStyle w:val="FootnoteReference"/>
        </w:rPr>
        <w:footnoteRef/>
      </w:r>
      <w:r w:rsidRPr="004A3E27">
        <w:t xml:space="preserve"> cp. Isaiah 5:12.</w:t>
      </w:r>
    </w:p>
  </w:footnote>
  <w:footnote w:id="131">
    <w:p w14:paraId="73C943A7" w14:textId="77777777" w:rsidR="0020672C" w:rsidRPr="004A3E27" w:rsidRDefault="0020672C" w:rsidP="00BD5BBE">
      <w:pPr>
        <w:pStyle w:val="footnote"/>
      </w:pPr>
      <w:r w:rsidRPr="004A3E27">
        <w:rPr>
          <w:rStyle w:val="FootnoteReference"/>
        </w:rPr>
        <w:footnoteRef/>
      </w:r>
      <w:r w:rsidRPr="004A3E27">
        <w:t xml:space="preserve"> Cp. Isaiah 40:11; John 10:11.</w:t>
      </w:r>
    </w:p>
  </w:footnote>
  <w:footnote w:id="132">
    <w:p w14:paraId="0B35546F" w14:textId="77777777" w:rsidR="0020672C" w:rsidRPr="004A3E27" w:rsidRDefault="0020672C" w:rsidP="00BD5BBE">
      <w:pPr>
        <w:pStyle w:val="footnote"/>
      </w:pPr>
      <w:r w:rsidRPr="004A3E27">
        <w:rPr>
          <w:rStyle w:val="FootnoteReference"/>
        </w:rPr>
        <w:footnoteRef/>
      </w:r>
      <w:r w:rsidRPr="004A3E27">
        <w:t xml:space="preserve"> Cp. Exodus 9:23. In thunderstorms deer often cast their young.</w:t>
      </w:r>
    </w:p>
  </w:footnote>
  <w:footnote w:id="133">
    <w:p w14:paraId="17F4E198" w14:textId="77777777" w:rsidR="0020672C" w:rsidRPr="004A3E27" w:rsidRDefault="0020672C"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34">
    <w:p w14:paraId="287F51B2" w14:textId="77777777" w:rsidR="0020672C" w:rsidRPr="004A3E27" w:rsidRDefault="0020672C"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35">
    <w:p w14:paraId="376DEC76" w14:textId="77777777" w:rsidR="0020672C" w:rsidRPr="004A3E27" w:rsidRDefault="0020672C"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36">
    <w:p w14:paraId="0F1539B2" w14:textId="77777777" w:rsidR="0020672C" w:rsidRPr="004A3E27" w:rsidRDefault="0020672C" w:rsidP="00BD5BBE">
      <w:pPr>
        <w:pStyle w:val="footnote"/>
      </w:pPr>
      <w:r w:rsidRPr="004A3E27">
        <w:rPr>
          <w:rStyle w:val="FootnoteReference"/>
        </w:rPr>
        <w:footnoteRef/>
      </w:r>
      <w:r w:rsidRPr="004A3E27">
        <w:t xml:space="preserve"> Blood signifies death (cp. Lev. 17:14).</w:t>
      </w:r>
    </w:p>
  </w:footnote>
  <w:footnote w:id="137">
    <w:p w14:paraId="3C531870" w14:textId="77777777" w:rsidR="0020672C" w:rsidRPr="004A3E27" w:rsidRDefault="0020672C"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38">
    <w:p w14:paraId="5ADD520F" w14:textId="77777777" w:rsidR="0020672C" w:rsidRPr="004A3E27" w:rsidRDefault="0020672C"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39">
    <w:p w14:paraId="77A1ED53" w14:textId="77777777" w:rsidR="0020672C" w:rsidRPr="004A3E27" w:rsidRDefault="0020672C" w:rsidP="00BD5BBE">
      <w:pPr>
        <w:pStyle w:val="footnote"/>
      </w:pPr>
      <w:r w:rsidRPr="004A3E27">
        <w:rPr>
          <w:rStyle w:val="FootnoteReference"/>
        </w:rPr>
        <w:footnoteRef/>
      </w:r>
      <w:r w:rsidRPr="004A3E27">
        <w:t xml:space="preserve"> Luke 23:46.</w:t>
      </w:r>
    </w:p>
  </w:footnote>
  <w:footnote w:id="140">
    <w:p w14:paraId="1A1A8E3A" w14:textId="77777777" w:rsidR="0020672C" w:rsidRPr="004A3E27" w:rsidRDefault="0020672C" w:rsidP="00BD5BBE">
      <w:pPr>
        <w:pStyle w:val="footnote"/>
      </w:pPr>
      <w:r w:rsidRPr="004A3E27">
        <w:rPr>
          <w:rStyle w:val="FootnoteReference"/>
        </w:rPr>
        <w:footnoteRef/>
      </w:r>
      <w:r w:rsidRPr="004A3E27">
        <w:t xml:space="preserve"> ‘By follies he means distractions of the present life, by occupying ourselves with which we labour in vain’ (St. Athanasius). By Biblical usage ‘empty foilies’ could also refer to idolatry (cp. Syriac: ‘false worship’).</w:t>
      </w:r>
    </w:p>
  </w:footnote>
  <w:footnote w:id="141">
    <w:p w14:paraId="07CF1154" w14:textId="77777777" w:rsidR="0020672C" w:rsidRPr="004A3E27" w:rsidRDefault="0020672C"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(cp. Ps. 73:12; 110:9).</w:t>
      </w:r>
    </w:p>
  </w:footnote>
  <w:footnote w:id="142">
    <w:p w14:paraId="2DD87738" w14:textId="77777777" w:rsidR="0020672C" w:rsidRPr="004A3E27" w:rsidRDefault="0020672C" w:rsidP="00BD5BBE">
      <w:pPr>
        <w:pStyle w:val="footnote"/>
      </w:pPr>
      <w:r w:rsidRPr="004A3E27">
        <w:rPr>
          <w:rStyle w:val="FootnoteReference"/>
        </w:rPr>
        <w:footnoteRef/>
      </w:r>
      <w:r w:rsidRPr="004A3E27">
        <w:t xml:space="preserve"> The sense of separation from God is the great illusion and madness.</w:t>
      </w:r>
    </w:p>
  </w:footnote>
  <w:footnote w:id="143">
    <w:p w14:paraId="64625F8E" w14:textId="77777777" w:rsidR="0020672C" w:rsidRPr="004A3E27" w:rsidRDefault="0020672C"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44">
    <w:p w14:paraId="2CF8BDFA" w14:textId="77777777" w:rsidR="0020672C" w:rsidRPr="004A3E27" w:rsidRDefault="0020672C" w:rsidP="00BD5BBE">
      <w:pPr>
        <w:pStyle w:val="footnote"/>
      </w:pPr>
      <w:r w:rsidRPr="004A3E27">
        <w:rPr>
          <w:rStyle w:val="FootnoteReference"/>
        </w:rPr>
        <w:footnoteRef/>
      </w:r>
      <w:r w:rsidRPr="004A3E27">
        <w:t xml:space="preserve"> Rom. 4:7,8. verbatim, cp. ‘Love covers a multitude of sins’ (1 Pet. 4:8). ‘Such liberality God shows to sinners, that He not only forgives, but obliterates their sins, so that not the smallest vestige remains’ (St. Theodoret). See also Ps. 84:3.</w:t>
      </w:r>
    </w:p>
  </w:footnote>
  <w:footnote w:id="145">
    <w:p w14:paraId="5D9CEF2B" w14:textId="77777777" w:rsidR="0020672C" w:rsidRPr="004A3E27" w:rsidRDefault="0020672C"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46">
    <w:p w14:paraId="68902C2B" w14:textId="77777777" w:rsidR="0020672C" w:rsidRPr="004A3E27" w:rsidRDefault="0020672C" w:rsidP="00BD5BBE">
      <w:pPr>
        <w:pStyle w:val="footnote"/>
      </w:pPr>
      <w:r w:rsidRPr="004A3E27">
        <w:rPr>
          <w:rStyle w:val="FootnoteReference"/>
        </w:rPr>
        <w:footnoteRef/>
      </w:r>
      <w:r w:rsidRPr="004A3E27">
        <w:t xml:space="preserve"> Man is made for happiness, fruit of grace, forgiveness, right relations, holiness.</w:t>
      </w:r>
    </w:p>
  </w:footnote>
  <w:footnote w:id="147">
    <w:p w14:paraId="7DFB6EDE" w14:textId="77777777" w:rsidR="0020672C" w:rsidRPr="004A3E27" w:rsidRDefault="0020672C" w:rsidP="00BD5BBE">
      <w:pPr>
        <w:pStyle w:val="footnote"/>
      </w:pPr>
      <w:r w:rsidRPr="004A3E27">
        <w:rPr>
          <w:rStyle w:val="FootnoteReference"/>
        </w:rPr>
        <w:footnoteRef/>
      </w:r>
      <w:r w:rsidRPr="004A3E27">
        <w:t xml:space="preserve"> Breath: </w:t>
      </w:r>
      <w:r w:rsidRPr="004A3E27">
        <w:rPr>
          <w:i/>
        </w:rPr>
        <w:t>or</w:t>
      </w:r>
      <w:r w:rsidRPr="004A3E27">
        <w:t xml:space="preserve"> Spirit, cp. Gen. 6:3; 6:17; 7:15. ‘Here a glimpse of the Holy Trinity is revealed’ (St. Athanasius).</w:t>
      </w:r>
    </w:p>
  </w:footnote>
  <w:footnote w:id="148">
    <w:p w14:paraId="31D94784" w14:textId="77777777" w:rsidR="0020672C" w:rsidRPr="004A3E27" w:rsidRDefault="0020672C" w:rsidP="00BD5BBE">
      <w:pPr>
        <w:pStyle w:val="footnote"/>
      </w:pPr>
      <w:r w:rsidRPr="004A3E27">
        <w:rPr>
          <w:rStyle w:val="FootnoteReference"/>
        </w:rPr>
        <w:footnoteRef/>
      </w:r>
      <w:r w:rsidRPr="004A3E27">
        <w:t xml:space="preserve"> cp. Ezek. 38:20; Hag. 2:6-7; Amos 9:9. ‘I will shake the house of Israel among all the nations as one shakes with a sieve, but not a grain shall fall on the ground’ (cp. Lk. 21:18, ‘Not a hair of your head will be lost’). ‘May all living on earth be shaken from their former state in which they served idols’ (St. Athanasius the Great).</w:t>
      </w:r>
    </w:p>
  </w:footnote>
  <w:footnote w:id="149">
    <w:p w14:paraId="77995902" w14:textId="77777777" w:rsidR="0020672C" w:rsidRPr="004A3E27" w:rsidRDefault="0020672C" w:rsidP="00BD5BBE">
      <w:pPr>
        <w:pStyle w:val="footnote"/>
      </w:pPr>
      <w:r w:rsidRPr="004A3E27">
        <w:rPr>
          <w:rStyle w:val="FootnoteReference"/>
        </w:rPr>
        <w:footnoteRef/>
      </w:r>
      <w:r w:rsidRPr="004A3E27">
        <w:t xml:space="preserve"> Naturally and spiritually (Jn. 3:3-6).</w:t>
      </w:r>
    </w:p>
  </w:footnote>
  <w:footnote w:id="150">
    <w:p w14:paraId="50F89B8F" w14:textId="77777777" w:rsidR="0020672C" w:rsidRPr="004A3E27" w:rsidRDefault="0020672C"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51">
    <w:p w14:paraId="6C74A446" w14:textId="77777777" w:rsidR="0020672C" w:rsidRPr="004A3E27" w:rsidRDefault="0020672C" w:rsidP="00BD5BBE">
      <w:pPr>
        <w:pStyle w:val="footnote"/>
      </w:pPr>
      <w:r w:rsidRPr="004A3E27">
        <w:rPr>
          <w:rStyle w:val="FootnoteReference"/>
        </w:rPr>
        <w:footnoteRef/>
      </w:r>
      <w:r w:rsidRPr="004A3E27">
        <w:t xml:space="preserve"> ‘The land of the living.’</w:t>
      </w:r>
    </w:p>
  </w:footnote>
  <w:footnote w:id="152">
    <w:p w14:paraId="51CEFDC6" w14:textId="77777777" w:rsidR="0020672C" w:rsidRPr="004A3E27" w:rsidRDefault="0020672C"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53">
    <w:p w14:paraId="0CEA87F3" w14:textId="77777777" w:rsidR="0020672C" w:rsidRPr="004A3E27" w:rsidRDefault="0020672C" w:rsidP="00BD5BBE">
      <w:pPr>
        <w:pStyle w:val="footnote"/>
      </w:pPr>
      <w:r w:rsidRPr="004A3E27">
        <w:rPr>
          <w:rStyle w:val="FootnoteReference"/>
        </w:rPr>
        <w:footnoteRef/>
      </w:r>
      <w:r w:rsidRPr="004A3E27">
        <w:t xml:space="preserve"> John 19:1; Mt. 27:26.</w:t>
      </w:r>
    </w:p>
  </w:footnote>
  <w:footnote w:id="154">
    <w:p w14:paraId="1C6E21CA" w14:textId="77777777" w:rsidR="0020672C" w:rsidRPr="004A3E27" w:rsidRDefault="0020672C" w:rsidP="00BD5BBE">
      <w:pPr>
        <w:pStyle w:val="footnote"/>
      </w:pPr>
      <w:r w:rsidRPr="004A3E27">
        <w:rPr>
          <w:rStyle w:val="FootnoteReference"/>
        </w:rPr>
        <w:footnoteRef/>
      </w:r>
      <w:r w:rsidRPr="004A3E27">
        <w:t xml:space="preserve"> cp. Psalm 21:21.</w:t>
      </w:r>
    </w:p>
  </w:footnote>
  <w:footnote w:id="155">
    <w:p w14:paraId="4812F1D0" w14:textId="77777777" w:rsidR="0020672C" w:rsidRPr="004A3E27" w:rsidRDefault="0020672C" w:rsidP="00BD5BBE">
      <w:pPr>
        <w:pStyle w:val="footnote"/>
      </w:pPr>
      <w:r w:rsidRPr="004A3E27">
        <w:rPr>
          <w:rStyle w:val="FootnoteReference"/>
        </w:rPr>
        <w:footnoteRef/>
      </w:r>
      <w:r w:rsidRPr="004A3E27">
        <w:t xml:space="preserve"> cp. John 15:25.</w:t>
      </w:r>
    </w:p>
  </w:footnote>
  <w:footnote w:id="156">
    <w:p w14:paraId="19D39194" w14:textId="77777777" w:rsidR="0020672C" w:rsidRPr="004A3E27" w:rsidRDefault="0020672C" w:rsidP="00BD5BBE">
      <w:pPr>
        <w:pStyle w:val="footnote"/>
      </w:pPr>
      <w:r w:rsidRPr="004A3E27">
        <w:rPr>
          <w:rStyle w:val="FootnoteReference"/>
        </w:rPr>
        <w:footnoteRef/>
      </w:r>
      <w:r w:rsidRPr="004A3E27">
        <w:t xml:space="preserve"> cp. Psalm 36:30.</w:t>
      </w:r>
    </w:p>
  </w:footnote>
  <w:footnote w:id="157">
    <w:p w14:paraId="6484AC83" w14:textId="77777777" w:rsidR="0020672C" w:rsidRPr="004A3E27" w:rsidRDefault="0020672C" w:rsidP="00BD5BBE">
      <w:pPr>
        <w:pStyle w:val="footnote"/>
      </w:pPr>
      <w:r w:rsidRPr="004A3E27">
        <w:rPr>
          <w:rStyle w:val="FootnoteReference"/>
        </w:rPr>
        <w:footnoteRef/>
      </w:r>
      <w:r w:rsidRPr="004A3E27">
        <w:t xml:space="preserve"> cp. Psalm 109:7.</w:t>
      </w:r>
    </w:p>
  </w:footnote>
  <w:footnote w:id="158">
    <w:p w14:paraId="50DAFDF2" w14:textId="77777777" w:rsidR="0020672C" w:rsidRPr="004A3E27" w:rsidRDefault="0020672C"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159">
    <w:p w14:paraId="7C4D1D61" w14:textId="77777777" w:rsidR="0020672C" w:rsidRPr="004A3E27" w:rsidRDefault="0020672C" w:rsidP="00BD5BBE">
      <w:pPr>
        <w:pStyle w:val="footnote"/>
      </w:pPr>
      <w:r w:rsidRPr="004A3E27">
        <w:rPr>
          <w:rStyle w:val="FootnoteReference"/>
        </w:rPr>
        <w:footnoteRef/>
      </w:r>
      <w:r w:rsidRPr="004A3E27">
        <w:t xml:space="preserve"> ‘The Prophet asks to be free from passion’ (St. Athanasius).</w:t>
      </w:r>
    </w:p>
  </w:footnote>
  <w:footnote w:id="160">
    <w:p w14:paraId="356D04BB" w14:textId="77777777" w:rsidR="0020672C" w:rsidRPr="004A3E27" w:rsidRDefault="0020672C" w:rsidP="00BD5BBE">
      <w:pPr>
        <w:pStyle w:val="footnote"/>
      </w:pPr>
      <w:r w:rsidRPr="004A3E27">
        <w:rPr>
          <w:rStyle w:val="FootnoteReference"/>
        </w:rPr>
        <w:footnoteRef/>
      </w:r>
      <w:r w:rsidRPr="004A3E27">
        <w:t xml:space="preserve"> Prov. 24:19.</w:t>
      </w:r>
    </w:p>
  </w:footnote>
  <w:footnote w:id="161">
    <w:p w14:paraId="325B4264" w14:textId="77777777" w:rsidR="0020672C" w:rsidRPr="004A3E27" w:rsidRDefault="0020672C"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162">
    <w:p w14:paraId="720EC29A" w14:textId="77777777" w:rsidR="0020672C" w:rsidRPr="004A3E27" w:rsidRDefault="0020672C" w:rsidP="00BD5BBE">
      <w:pPr>
        <w:pStyle w:val="footnote"/>
      </w:pPr>
      <w:r w:rsidRPr="004A3E27">
        <w:rPr>
          <w:rStyle w:val="FootnoteReference"/>
        </w:rPr>
        <w:footnoteRef/>
      </w:r>
      <w:r w:rsidRPr="004A3E27">
        <w:t xml:space="preserve"> ‘Wealth’. This is the only gold that satisfies without aggravating the desire which it seems to allay (cp. Rev. 21:21).</w:t>
      </w:r>
    </w:p>
  </w:footnote>
  <w:footnote w:id="163">
    <w:p w14:paraId="3B4C8AB4" w14:textId="77777777" w:rsidR="0020672C" w:rsidRPr="004A3E27" w:rsidRDefault="0020672C"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164">
    <w:p w14:paraId="0271DF81" w14:textId="77777777" w:rsidR="0020672C" w:rsidRPr="004A3E27" w:rsidRDefault="0020672C" w:rsidP="00BD5BBE">
      <w:pPr>
        <w:pStyle w:val="footnote"/>
      </w:pPr>
      <w:r w:rsidRPr="004A3E27">
        <w:rPr>
          <w:rStyle w:val="FootnoteReference"/>
        </w:rPr>
        <w:footnoteRef/>
      </w:r>
      <w:r w:rsidRPr="004A3E27">
        <w:t xml:space="preserve"> ‘There are ways that seem right to a man, but they lead to the bottom of hell’ (Prov. 16:25). cp. Heb. 4:10; Is. 28:12; 30:15; Jn. 4:34; 6:38.</w:t>
      </w:r>
    </w:p>
  </w:footnote>
  <w:footnote w:id="165">
    <w:p w14:paraId="65980F9C" w14:textId="77777777" w:rsidR="0020672C" w:rsidRPr="004A3E27" w:rsidRDefault="0020672C" w:rsidP="00BD5BBE">
      <w:pPr>
        <w:pStyle w:val="footnote"/>
      </w:pPr>
      <w:r w:rsidRPr="004A3E27">
        <w:rPr>
          <w:rStyle w:val="FootnoteReference"/>
        </w:rPr>
        <w:footnoteRef/>
      </w:r>
      <w:r w:rsidRPr="004A3E27">
        <w:t xml:space="preserve"> cp. Mt. 5:5. ‘Land’: </w:t>
      </w:r>
      <w:r w:rsidRPr="004A3E27">
        <w:rPr>
          <w:i/>
        </w:rPr>
        <w:t>or</w:t>
      </w:r>
      <w:r w:rsidRPr="004A3E27">
        <w:t xml:space="preserve"> earth. ‘The land of the living.’</w:t>
      </w:r>
    </w:p>
  </w:footnote>
  <w:footnote w:id="166">
    <w:p w14:paraId="159BB2E9" w14:textId="77777777" w:rsidR="0020672C" w:rsidRPr="004A3E27" w:rsidRDefault="0020672C"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167">
    <w:p w14:paraId="112B59F5" w14:textId="77777777" w:rsidR="0020672C" w:rsidRPr="004A3E27" w:rsidRDefault="0020672C" w:rsidP="00BD5BBE">
      <w:pPr>
        <w:pStyle w:val="footnote"/>
      </w:pPr>
      <w:r w:rsidRPr="004A3E27">
        <w:rPr>
          <w:rStyle w:val="FootnoteReference"/>
        </w:rPr>
        <w:footnoteRef/>
      </w:r>
      <w:r w:rsidRPr="004A3E27">
        <w:t xml:space="preserve"> ‘Remove sin, and then whatever you see in man is of God’ (St. Augustine)</w:t>
      </w:r>
    </w:p>
  </w:footnote>
  <w:footnote w:id="168">
    <w:p w14:paraId="4726C027" w14:textId="77777777" w:rsidR="0020672C" w:rsidRPr="004A3E27" w:rsidRDefault="0020672C" w:rsidP="00BD5BBE">
      <w:pPr>
        <w:pStyle w:val="footnote"/>
      </w:pPr>
      <w:r w:rsidRPr="004A3E27">
        <w:rPr>
          <w:rStyle w:val="FootnoteReference"/>
        </w:rPr>
        <w:footnoteRef/>
      </w:r>
      <w:r w:rsidRPr="004A3E27">
        <w:t xml:space="preserve"> Compare Ps. 36:1, 37 with Proverbs 24: 19-20 (RSV) and Mt. 5:5-9.</w:t>
      </w:r>
    </w:p>
  </w:footnote>
  <w:footnote w:id="169">
    <w:p w14:paraId="34A68231" w14:textId="77777777" w:rsidR="0020672C" w:rsidRPr="004A3E27" w:rsidRDefault="0020672C" w:rsidP="00BD5BBE">
      <w:pPr>
        <w:pStyle w:val="footnote"/>
      </w:pPr>
      <w:r w:rsidRPr="004A3E27">
        <w:rPr>
          <w:rStyle w:val="FootnoteReference"/>
        </w:rPr>
        <w:footnoteRef/>
      </w:r>
      <w:r w:rsidRPr="004A3E27">
        <w:t xml:space="preserve"> cp. Heb. 12:5-13. Psalm 6:2 is identical with 37:2.</w:t>
      </w:r>
    </w:p>
  </w:footnote>
  <w:footnote w:id="170">
    <w:p w14:paraId="72DD6C76" w14:textId="77777777" w:rsidR="0020672C" w:rsidRPr="004A3E27" w:rsidRDefault="0020672C" w:rsidP="00BD5BBE">
      <w:pPr>
        <w:pStyle w:val="footnote"/>
      </w:pPr>
      <w:r w:rsidRPr="004A3E27">
        <w:rPr>
          <w:rStyle w:val="FootnoteReference"/>
        </w:rPr>
        <w:footnoteRef/>
      </w:r>
      <w:r w:rsidRPr="004A3E27">
        <w:t xml:space="preserve"> cp. Mt. 19:20. ‘One thing you lack’ (Mk. 10:21).</w:t>
      </w:r>
    </w:p>
  </w:footnote>
  <w:footnote w:id="171">
    <w:p w14:paraId="3396E2D4" w14:textId="77777777" w:rsidR="0020672C" w:rsidRPr="004A3E27" w:rsidRDefault="0020672C" w:rsidP="00BD5BBE">
      <w:pPr>
        <w:pStyle w:val="footnote"/>
      </w:pPr>
      <w:r w:rsidRPr="004A3E27">
        <w:rPr>
          <w:rStyle w:val="FootnoteReference"/>
        </w:rPr>
        <w:footnoteRef/>
      </w:r>
      <w:r w:rsidRPr="004A3E27">
        <w:t xml:space="preserve"> </w:t>
      </w:r>
      <w:r w:rsidRPr="004A3E27">
        <w:rPr>
          <w:i/>
        </w:rPr>
        <w:t>patience:</w:t>
      </w:r>
      <w:r w:rsidRPr="004A3E27">
        <w:t xml:space="preserve"> endurance, perseverance, persistence (Lk. 21:19).</w:t>
      </w:r>
    </w:p>
  </w:footnote>
  <w:footnote w:id="172">
    <w:p w14:paraId="3E88B183" w14:textId="77777777" w:rsidR="0020672C" w:rsidRPr="004A3E27" w:rsidRDefault="0020672C"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173">
    <w:p w14:paraId="1D0EC7E8" w14:textId="77777777" w:rsidR="0020672C" w:rsidRPr="004A3E27" w:rsidRDefault="0020672C" w:rsidP="00BD5BBE">
      <w:pPr>
        <w:pStyle w:val="footnote"/>
      </w:pPr>
      <w:r w:rsidRPr="004A3E27">
        <w:rPr>
          <w:rStyle w:val="FootnoteReference"/>
        </w:rPr>
        <w:footnoteRef/>
      </w:r>
      <w:r w:rsidRPr="004A3E27">
        <w:t xml:space="preserve"> cp. 1 Sam. 15:22. Love shown in obedience is the true sacrifice.</w:t>
      </w:r>
    </w:p>
  </w:footnote>
  <w:footnote w:id="174">
    <w:p w14:paraId="5B17D689" w14:textId="77777777" w:rsidR="0020672C" w:rsidRPr="004A3E27" w:rsidRDefault="0020672C"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175">
    <w:p w14:paraId="3C8E3C02" w14:textId="77777777" w:rsidR="0020672C" w:rsidRPr="004A3E27" w:rsidRDefault="0020672C" w:rsidP="00BD5BBE">
      <w:pPr>
        <w:pStyle w:val="footnote"/>
      </w:pPr>
      <w:r w:rsidRPr="004A3E27">
        <w:rPr>
          <w:rStyle w:val="FootnoteReference"/>
        </w:rPr>
        <w:footnoteRef/>
      </w:r>
      <w:r w:rsidRPr="004A3E27">
        <w:t xml:space="preserve"> The great universal Church (cp. St. Athanasius).</w:t>
      </w:r>
    </w:p>
  </w:footnote>
  <w:footnote w:id="176">
    <w:p w14:paraId="37A0E454" w14:textId="77777777" w:rsidR="0020672C" w:rsidRPr="004A3E27" w:rsidRDefault="0020672C" w:rsidP="00BD5BBE">
      <w:pPr>
        <w:pStyle w:val="footnote"/>
      </w:pPr>
      <w:r w:rsidRPr="004A3E27">
        <w:rPr>
          <w:rStyle w:val="FootnoteReference"/>
        </w:rPr>
        <w:footnoteRef/>
      </w:r>
      <w:r w:rsidRPr="004A3E27">
        <w:t xml:space="preserve"> John 13:30.</w:t>
      </w:r>
    </w:p>
  </w:footnote>
  <w:footnote w:id="177">
    <w:p w14:paraId="32644EEC" w14:textId="77777777" w:rsidR="0020672C" w:rsidRPr="004A3E27" w:rsidRDefault="0020672C"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178">
    <w:p w14:paraId="4D34767F" w14:textId="77777777" w:rsidR="0020672C" w:rsidRPr="004A3E27" w:rsidRDefault="0020672C"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179">
    <w:p w14:paraId="70B2B9E7" w14:textId="77777777" w:rsidR="0020672C" w:rsidRPr="004A3E27" w:rsidRDefault="0020672C" w:rsidP="00BD5BBE">
      <w:pPr>
        <w:pStyle w:val="footnote"/>
      </w:pPr>
      <w:r w:rsidRPr="004A3E27">
        <w:rPr>
          <w:rStyle w:val="FootnoteReference"/>
        </w:rPr>
        <w:footnoteRef/>
      </w:r>
      <w:r w:rsidRPr="004A3E27">
        <w:t xml:space="preserve"> With the Gospel of forgiveness (1 Sam. 24:17-20; Lk. 23:34).</w:t>
      </w:r>
    </w:p>
  </w:footnote>
  <w:footnote w:id="180">
    <w:p w14:paraId="1392D5F8" w14:textId="77777777" w:rsidR="0020672C" w:rsidRPr="004A3E27" w:rsidRDefault="0020672C" w:rsidP="00BD5BBE">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181">
    <w:p w14:paraId="03275919" w14:textId="77777777" w:rsidR="0020672C" w:rsidRPr="004A3E27" w:rsidRDefault="0020672C"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182">
    <w:p w14:paraId="1791CAEF" w14:textId="77777777" w:rsidR="0020672C" w:rsidRPr="004A3E27" w:rsidRDefault="0020672C" w:rsidP="00BD5BBE">
      <w:pPr>
        <w:pStyle w:val="footnote"/>
      </w:pPr>
      <w:r w:rsidRPr="004A3E27">
        <w:rPr>
          <w:rStyle w:val="FootnoteReference"/>
        </w:rPr>
        <w:footnoteRef/>
      </w:r>
      <w:r w:rsidRPr="004A3E27">
        <w:t xml:space="preserve"> cp. 2 Macc. 1:29, ‘Plant </w:t>
      </w:r>
      <w:r>
        <w:t>Your</w:t>
      </w:r>
      <w:r w:rsidRPr="004A3E27">
        <w:t xml:space="preserve"> people in </w:t>
      </w:r>
      <w:r>
        <w:t>Your</w:t>
      </w:r>
      <w:r w:rsidRPr="004A3E27">
        <w:t xml:space="preserve"> sanctuary, as Moses said’ (Dt. 30:5; Ex. 15:17).</w:t>
      </w:r>
    </w:p>
  </w:footnote>
  <w:footnote w:id="183">
    <w:p w14:paraId="4F22E4CE" w14:textId="77777777" w:rsidR="0020672C" w:rsidRPr="004A3E27" w:rsidRDefault="0020672C"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184">
    <w:p w14:paraId="08B0833D" w14:textId="77777777" w:rsidR="0020672C" w:rsidRPr="004A3E27" w:rsidRDefault="0020672C"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185">
    <w:p w14:paraId="76A76AD0" w14:textId="77777777" w:rsidR="0020672C" w:rsidRPr="004A3E27" w:rsidRDefault="0020672C"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186">
    <w:p w14:paraId="0FB99B7C" w14:textId="77777777" w:rsidR="0020672C" w:rsidRPr="004A3E27" w:rsidRDefault="0020672C" w:rsidP="00BD5BBE">
      <w:pPr>
        <w:pStyle w:val="footnote"/>
      </w:pPr>
      <w:r w:rsidRPr="004A3E27">
        <w:rPr>
          <w:rStyle w:val="FootnoteReference"/>
        </w:rPr>
        <w:footnoteRef/>
      </w:r>
      <w:r w:rsidRPr="004A3E27">
        <w:t xml:space="preserve"> cp. Rev. 19:11-16.</w:t>
      </w:r>
    </w:p>
  </w:footnote>
  <w:footnote w:id="187">
    <w:p w14:paraId="5E8EA981" w14:textId="77777777" w:rsidR="0020672C" w:rsidRPr="004A3E27" w:rsidRDefault="0020672C" w:rsidP="00BD5BBE">
      <w:pPr>
        <w:pStyle w:val="footnote"/>
      </w:pPr>
      <w:r w:rsidRPr="004A3E27">
        <w:rPr>
          <w:rStyle w:val="FootnoteReference"/>
        </w:rPr>
        <w:footnoteRef/>
      </w:r>
      <w:r w:rsidRPr="004A3E27">
        <w:t xml:space="preserve"> The arrows of divine love wound the hearts of God’s enemies and turn them into lovers.</w:t>
      </w:r>
    </w:p>
  </w:footnote>
  <w:footnote w:id="188">
    <w:p w14:paraId="2209A251" w14:textId="77777777" w:rsidR="0020672C" w:rsidRPr="004A3E27" w:rsidRDefault="0020672C"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189">
    <w:p w14:paraId="66A4B8D8" w14:textId="77777777" w:rsidR="0020672C" w:rsidRPr="004A3E27" w:rsidRDefault="0020672C" w:rsidP="00BD5BBE">
      <w:pPr>
        <w:pStyle w:val="footnote"/>
      </w:pPr>
      <w:r w:rsidRPr="004A3E27">
        <w:rPr>
          <w:rStyle w:val="FootnoteReference"/>
        </w:rPr>
        <w:footnoteRef/>
      </w:r>
      <w:r w:rsidRPr="004A3E27">
        <w:t xml:space="preserve"> Favor: </w:t>
      </w:r>
      <w:r w:rsidRPr="004A3E27">
        <w:rPr>
          <w:i/>
        </w:rPr>
        <w:t>Lit.</w:t>
      </w:r>
      <w:r w:rsidRPr="004A3E27">
        <w:t xml:space="preserve"> Face. A Hebraism. cp. Psalm 118:58.</w:t>
      </w:r>
    </w:p>
  </w:footnote>
  <w:footnote w:id="190">
    <w:p w14:paraId="585411E1" w14:textId="77777777" w:rsidR="0020672C" w:rsidRPr="004A3E27" w:rsidRDefault="0020672C" w:rsidP="00BD5BBE">
      <w:pPr>
        <w:pStyle w:val="footnote"/>
      </w:pPr>
      <w:r w:rsidRPr="004A3E27">
        <w:rPr>
          <w:rStyle w:val="FootnoteReference"/>
        </w:rPr>
        <w:footnoteRef/>
      </w:r>
      <w:r w:rsidRPr="004A3E27">
        <w:t xml:space="preserve"> Rev. 22:1.</w:t>
      </w:r>
    </w:p>
  </w:footnote>
  <w:footnote w:id="191">
    <w:p w14:paraId="2C3ED5A8" w14:textId="77777777" w:rsidR="0020672C" w:rsidRPr="004A3E27" w:rsidRDefault="0020672C" w:rsidP="00BD5BBE">
      <w:pPr>
        <w:pStyle w:val="footnote"/>
      </w:pPr>
      <w:r w:rsidRPr="004A3E27">
        <w:rPr>
          <w:rStyle w:val="FootnoteReference"/>
        </w:rPr>
        <w:footnoteRef/>
      </w:r>
      <w:r w:rsidRPr="004A3E27">
        <w:t xml:space="preserve"> Security of citizens of the Holy City. Break of Dawn is Christ’s death. (cp. Is. 30:26).</w:t>
      </w:r>
    </w:p>
  </w:footnote>
  <w:footnote w:id="192">
    <w:p w14:paraId="01975D9C" w14:textId="77777777" w:rsidR="0020672C" w:rsidRPr="004A3E27" w:rsidRDefault="0020672C" w:rsidP="00BD5BBE">
      <w:pPr>
        <w:pStyle w:val="footnote"/>
      </w:pPr>
      <w:r w:rsidRPr="004A3E27">
        <w:rPr>
          <w:rStyle w:val="FootnoteReference"/>
        </w:rPr>
        <w:footnoteRef/>
      </w:r>
      <w:r w:rsidRPr="004A3E27">
        <w:t xml:space="preserve"> cp. 75:4; Is. 2:4; 11:9; 65:25; Hos. 2:18; Zac. 9:10.</w:t>
      </w:r>
    </w:p>
  </w:footnote>
  <w:footnote w:id="193">
    <w:p w14:paraId="26EED967" w14:textId="77777777" w:rsidR="0020672C" w:rsidRPr="004A3E27" w:rsidRDefault="0020672C" w:rsidP="00BD5BBE">
      <w:pPr>
        <w:pStyle w:val="footnote"/>
      </w:pPr>
      <w:r w:rsidRPr="004A3E27">
        <w:rPr>
          <w:rStyle w:val="FootnoteReference"/>
        </w:rPr>
        <w:footnoteRef/>
      </w:r>
      <w:r w:rsidRPr="004A3E27">
        <w:t xml:space="preserve"> Cp. Jn. 3:14; 8:28; 12:32. ‘I will be lifted up on the cross’ (St. Basil the Great). </w:t>
      </w:r>
      <w:r w:rsidRPr="004A3E27">
        <w:rPr>
          <w:i/>
        </w:rPr>
        <w:t>Scholasate</w:t>
      </w:r>
      <w:r w:rsidRPr="004A3E27">
        <w:t xml:space="preserve"> = ‘Be still, all ears and attention.’</w:t>
      </w:r>
    </w:p>
  </w:footnote>
  <w:footnote w:id="194">
    <w:p w14:paraId="341712F2" w14:textId="77777777" w:rsidR="0020672C" w:rsidRPr="004A3E27" w:rsidRDefault="0020672C" w:rsidP="00BD5BBE">
      <w:pPr>
        <w:pStyle w:val="footnote"/>
      </w:pPr>
      <w:r w:rsidRPr="004A3E27">
        <w:rPr>
          <w:rStyle w:val="FootnoteReference"/>
        </w:rPr>
        <w:footnoteRef/>
      </w:r>
      <w:r w:rsidRPr="004A3E27">
        <w:t xml:space="preserve"> ‘The calling of the Gentiles is to be understood, as in 71:9’ (St. Athanasius).</w:t>
      </w:r>
    </w:p>
  </w:footnote>
  <w:footnote w:id="195">
    <w:p w14:paraId="743E9AAD" w14:textId="77777777" w:rsidR="0020672C" w:rsidRPr="004A3E27" w:rsidRDefault="0020672C" w:rsidP="00BD5BBE">
      <w:pPr>
        <w:pStyle w:val="footnote"/>
      </w:pPr>
      <w:r w:rsidRPr="004A3E27">
        <w:rPr>
          <w:rStyle w:val="FootnoteReference"/>
        </w:rPr>
        <w:footnoteRef/>
      </w:r>
      <w:r w:rsidRPr="004A3E27">
        <w:t xml:space="preserve"> Cp. Heb. 12:28,29; Deut. 4:24; 9:3; 10:17-21; Neh. 1:5; Zeph. 2:11.</w:t>
      </w:r>
    </w:p>
  </w:footnote>
  <w:footnote w:id="196">
    <w:p w14:paraId="20C0CF5B" w14:textId="77777777" w:rsidR="0020672C" w:rsidRPr="004A3E27" w:rsidRDefault="0020672C" w:rsidP="00BD5BBE">
      <w:pPr>
        <w:pStyle w:val="footnote"/>
      </w:pPr>
      <w:r w:rsidRPr="004A3E27">
        <w:rPr>
          <w:rStyle w:val="FootnoteReference"/>
        </w:rPr>
        <w:footnoteRef/>
      </w:r>
      <w:r w:rsidRPr="004A3E27">
        <w:t xml:space="preserve"> Cp. Ex. 15:17; Is. 58:14: I Pet. 1:4.</w:t>
      </w:r>
    </w:p>
  </w:footnote>
  <w:footnote w:id="197">
    <w:p w14:paraId="1FDF9287" w14:textId="77777777" w:rsidR="0020672C" w:rsidRPr="004A3E27" w:rsidRDefault="0020672C"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198">
    <w:p w14:paraId="5F050EEC" w14:textId="77777777" w:rsidR="0020672C" w:rsidRPr="004A3E27" w:rsidRDefault="0020672C" w:rsidP="00BD5BBE">
      <w:pPr>
        <w:pStyle w:val="footnote"/>
      </w:pPr>
      <w:r w:rsidRPr="004A3E27">
        <w:rPr>
          <w:rStyle w:val="FootnoteReference"/>
        </w:rPr>
        <w:footnoteRef/>
      </w:r>
      <w:r w:rsidRPr="004A3E27">
        <w:t xml:space="preserve"> ‘Jerusalem is the city of the great King’ (Mt. 5:35). cp. Lam. 2:15.</w:t>
      </w:r>
    </w:p>
  </w:footnote>
  <w:footnote w:id="199">
    <w:p w14:paraId="601A5151" w14:textId="77777777" w:rsidR="0020672C" w:rsidRPr="004A3E27" w:rsidRDefault="0020672C" w:rsidP="00BD5BBE">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00">
    <w:p w14:paraId="6CAE8B9B" w14:textId="77777777" w:rsidR="0020672C" w:rsidRPr="004A3E27" w:rsidRDefault="0020672C" w:rsidP="00BD5BBE">
      <w:pPr>
        <w:pStyle w:val="footnote"/>
      </w:pPr>
      <w:r w:rsidRPr="004A3E27">
        <w:rPr>
          <w:rStyle w:val="FootnoteReference"/>
        </w:rPr>
        <w:footnoteRef/>
      </w:r>
      <w:r w:rsidRPr="004A3E27">
        <w:t xml:space="preserve"> cp. Ps. 71:10. ‘What we heard, we have seen in actual fact, namely victories, triumphs, God’s providential care, astounding miracles’ (St. Chrysostom).</w:t>
      </w:r>
    </w:p>
  </w:footnote>
  <w:footnote w:id="201">
    <w:p w14:paraId="7F2EAAD2" w14:textId="77777777" w:rsidR="0020672C" w:rsidRPr="004A3E27" w:rsidRDefault="0020672C"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02">
    <w:p w14:paraId="3C5C41AF" w14:textId="77777777" w:rsidR="0020672C" w:rsidRPr="004A3E27" w:rsidRDefault="0020672C"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03">
    <w:p w14:paraId="3A50B91B" w14:textId="77777777" w:rsidR="0020672C" w:rsidRPr="004A3E27" w:rsidRDefault="0020672C"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04">
    <w:p w14:paraId="45DA152E" w14:textId="77777777" w:rsidR="0020672C" w:rsidRPr="004A3E27" w:rsidRDefault="0020672C"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05">
    <w:p w14:paraId="5A6B4D6B" w14:textId="77777777" w:rsidR="0020672C" w:rsidRPr="004A3E27" w:rsidRDefault="0020672C"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(cp Lk 23:39-43).</w:t>
      </w:r>
    </w:p>
  </w:footnote>
  <w:footnote w:id="206">
    <w:p w14:paraId="6185D531" w14:textId="77777777" w:rsidR="0020672C" w:rsidRPr="004A3E27" w:rsidRDefault="0020672C" w:rsidP="00BD5BBE">
      <w:pPr>
        <w:pStyle w:val="footnote"/>
      </w:pPr>
      <w:r w:rsidRPr="004A3E27">
        <w:rPr>
          <w:rStyle w:val="FootnoteReference"/>
        </w:rPr>
        <w:footnoteRef/>
      </w:r>
      <w:r w:rsidRPr="004A3E27">
        <w:t xml:space="preserve"> Exodus 12:22; John 19:29; Hebrews 9:19.</w:t>
      </w:r>
    </w:p>
  </w:footnote>
  <w:footnote w:id="207">
    <w:p w14:paraId="6650920A" w14:textId="77777777" w:rsidR="0020672C" w:rsidRPr="004A3E27" w:rsidRDefault="0020672C"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Cp. Rom. 1:2-4.</w:t>
      </w:r>
    </w:p>
  </w:footnote>
  <w:footnote w:id="208">
    <w:p w14:paraId="3BFF7049" w14:textId="77777777" w:rsidR="0020672C" w:rsidRPr="004A3E27" w:rsidRDefault="0020672C"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09">
    <w:p w14:paraId="51837483" w14:textId="77777777" w:rsidR="0020672C" w:rsidRPr="004A3E27" w:rsidRDefault="0020672C" w:rsidP="00BD5BBE">
      <w:pPr>
        <w:pStyle w:val="footnote"/>
      </w:pPr>
      <w:r w:rsidRPr="004A3E27">
        <w:rPr>
          <w:rStyle w:val="FootnoteReference"/>
        </w:rPr>
        <w:footnoteRef/>
      </w:r>
      <w:r w:rsidRPr="004A3E27">
        <w:t xml:space="preserve"> We rejoice in praising God because God is our joy and to praise Him is itself a joy.</w:t>
      </w:r>
    </w:p>
  </w:footnote>
  <w:footnote w:id="210">
    <w:p w14:paraId="3B19B72F" w14:textId="77777777" w:rsidR="0020672C" w:rsidRPr="004A3E27" w:rsidRDefault="0020672C" w:rsidP="00BD5BBE">
      <w:pPr>
        <w:pStyle w:val="footnote"/>
      </w:pPr>
      <w:r w:rsidRPr="004A3E27">
        <w:rPr>
          <w:rStyle w:val="FootnoteReference"/>
        </w:rPr>
        <w:footnoteRef/>
      </w:r>
      <w:r w:rsidRPr="004A3E27">
        <w:t xml:space="preserve"> Lk. 10:18; 2 Thess. 1:6.</w:t>
      </w:r>
    </w:p>
  </w:footnote>
  <w:footnote w:id="211">
    <w:p w14:paraId="649547A2" w14:textId="77777777" w:rsidR="0020672C" w:rsidRPr="004A3E27" w:rsidRDefault="0020672C"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212">
    <w:p w14:paraId="4DEA0F95" w14:textId="77777777" w:rsidR="0020672C" w:rsidRPr="004A3E27" w:rsidRDefault="0020672C" w:rsidP="00BD5BBE">
      <w:pPr>
        <w:pStyle w:val="footnote"/>
      </w:pPr>
      <w:r w:rsidRPr="004A3E27">
        <w:rPr>
          <w:rStyle w:val="FootnoteReference"/>
        </w:rPr>
        <w:footnoteRef/>
      </w:r>
      <w:r w:rsidRPr="004A3E27">
        <w:t xml:space="preserve"> cp. 1 Peter 5:7.</w:t>
      </w:r>
    </w:p>
  </w:footnote>
  <w:footnote w:id="213">
    <w:p w14:paraId="27649907" w14:textId="77777777" w:rsidR="0020672C" w:rsidRPr="004A3E27" w:rsidRDefault="0020672C" w:rsidP="00BD5BBE">
      <w:pPr>
        <w:pStyle w:val="footnote"/>
      </w:pPr>
      <w:r w:rsidRPr="004A3E27">
        <w:rPr>
          <w:rStyle w:val="FootnoteReference"/>
        </w:rPr>
        <w:footnoteRef/>
      </w:r>
      <w:r w:rsidRPr="004A3E27">
        <w:t xml:space="preserve"> cp. Ephes 6:12; 1 Tim 4:1; Rev. 16:14.</w:t>
      </w:r>
    </w:p>
  </w:footnote>
  <w:footnote w:id="214">
    <w:p w14:paraId="594F6979" w14:textId="77777777" w:rsidR="0020672C" w:rsidRPr="004A3E27" w:rsidRDefault="0020672C"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215">
    <w:p w14:paraId="568E2F2E" w14:textId="77777777" w:rsidR="0020672C" w:rsidRPr="004A3E27" w:rsidRDefault="0020672C"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216">
    <w:p w14:paraId="27B4EAF4" w14:textId="77777777" w:rsidR="0020672C" w:rsidRPr="004A3E27" w:rsidRDefault="0020672C" w:rsidP="00BD5BBE">
      <w:pPr>
        <w:pStyle w:val="footnote"/>
      </w:pPr>
      <w:r w:rsidRPr="004A3E27">
        <w:rPr>
          <w:rStyle w:val="FootnoteReference"/>
        </w:rPr>
        <w:footnoteRef/>
      </w:r>
      <w:r w:rsidRPr="004A3E27">
        <w:t xml:space="preserve"> </w:t>
      </w:r>
      <w:r w:rsidRPr="004A3E27">
        <w:rPr>
          <w:i/>
        </w:rPr>
        <w:t>glory</w:t>
      </w:r>
      <w:r w:rsidRPr="004A3E27">
        <w:t>, i.e., with all my soul and spirit (see Ps. 29:13).</w:t>
      </w:r>
    </w:p>
  </w:footnote>
  <w:footnote w:id="217">
    <w:p w14:paraId="62A6540D" w14:textId="77777777" w:rsidR="0020672C" w:rsidRPr="004A3E27" w:rsidRDefault="0020672C" w:rsidP="00BD5BBE">
      <w:pPr>
        <w:pStyle w:val="footnote"/>
      </w:pPr>
      <w:r w:rsidRPr="004A3E27">
        <w:rPr>
          <w:rStyle w:val="FootnoteReference"/>
        </w:rPr>
        <w:footnoteRef/>
      </w:r>
      <w:r w:rsidRPr="004A3E27">
        <w:t xml:space="preserve"> Verses 8-12 are repeated almost verbatim in Ps. 107:2-6.</w:t>
      </w:r>
    </w:p>
  </w:footnote>
  <w:footnote w:id="218">
    <w:p w14:paraId="21F36685" w14:textId="77777777" w:rsidR="0020672C" w:rsidRPr="004A3E27" w:rsidRDefault="0020672C" w:rsidP="00BD5BBE">
      <w:pPr>
        <w:pStyle w:val="footnote"/>
      </w:pPr>
      <w:r w:rsidRPr="004A3E27">
        <w:rPr>
          <w:rStyle w:val="FootnoteReference"/>
        </w:rPr>
        <w:footnoteRef/>
      </w:r>
      <w:r w:rsidRPr="004A3E27">
        <w:t xml:space="preserve"> Mercy: love (Luke 10:37).</w:t>
      </w:r>
    </w:p>
  </w:footnote>
  <w:footnote w:id="219">
    <w:p w14:paraId="11B0B018" w14:textId="77777777" w:rsidR="0020672C" w:rsidRPr="004A3E27" w:rsidRDefault="0020672C" w:rsidP="00BD5BBE">
      <w:pPr>
        <w:pStyle w:val="footnote"/>
      </w:pPr>
      <w:r w:rsidRPr="004A3E27">
        <w:rPr>
          <w:rStyle w:val="FootnoteReference"/>
        </w:rPr>
        <w:footnoteRef/>
      </w:r>
      <w:r w:rsidRPr="004A3E27">
        <w:t xml:space="preserve"> cp. Lk. 21:20-24. Warning signals were lit on mountain tops in times of danger.</w:t>
      </w:r>
    </w:p>
  </w:footnote>
  <w:footnote w:id="220">
    <w:p w14:paraId="42604FE7" w14:textId="77777777" w:rsidR="0020672C" w:rsidRPr="004A3E27" w:rsidRDefault="0020672C" w:rsidP="00BD5BBE">
      <w:pPr>
        <w:pStyle w:val="footnote"/>
      </w:pPr>
      <w:r w:rsidRPr="004A3E27">
        <w:rPr>
          <w:rStyle w:val="FootnoteReference"/>
        </w:rPr>
        <w:footnoteRef/>
      </w:r>
      <w:r w:rsidRPr="004A3E27">
        <w:t xml:space="preserve"> Washbowl: i.e. reduced to the most menial servitude.</w:t>
      </w:r>
    </w:p>
  </w:footnote>
  <w:footnote w:id="221">
    <w:p w14:paraId="03E619D4" w14:textId="77777777" w:rsidR="0020672C" w:rsidRPr="004A3E27" w:rsidRDefault="0020672C" w:rsidP="00BD5BBE">
      <w:pPr>
        <w:pStyle w:val="footnote"/>
      </w:pPr>
      <w:r w:rsidRPr="004A3E27">
        <w:rPr>
          <w:rStyle w:val="FootnoteReference"/>
        </w:rPr>
        <w:footnoteRef/>
      </w:r>
      <w:r w:rsidRPr="004A3E27">
        <w:t xml:space="preserve"> Extend my sway: </w:t>
      </w:r>
      <w:r w:rsidRPr="004A3E27">
        <w:rPr>
          <w:i/>
        </w:rPr>
        <w:t>lit</w:t>
      </w:r>
      <w:r w:rsidRPr="004A3E27">
        <w:t>. stretch my shoe (cp. Deut. 11:24). Psalm 59:7-14 differs only in 3 words from 107:7-14.</w:t>
      </w:r>
    </w:p>
  </w:footnote>
  <w:footnote w:id="222">
    <w:p w14:paraId="2D798361" w14:textId="77777777" w:rsidR="0020672C" w:rsidRPr="004A3E27" w:rsidRDefault="0020672C"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223">
    <w:p w14:paraId="29B1DDE8" w14:textId="77777777" w:rsidR="0020672C" w:rsidRPr="004A3E27" w:rsidRDefault="0020672C" w:rsidP="00BD5BBE">
      <w:pPr>
        <w:pStyle w:val="footnote"/>
      </w:pPr>
      <w:r w:rsidRPr="004A3E27">
        <w:rPr>
          <w:rStyle w:val="FootnoteReference"/>
        </w:rPr>
        <w:footnoteRef/>
      </w:r>
      <w:r w:rsidRPr="004A3E27">
        <w:t xml:space="preserve"> Cp. Lev. 19:35-37; Deut. 25:13-16; Ezek.45:10; Mic. 6:10,11; Prov. 11:1.</w:t>
      </w:r>
    </w:p>
  </w:footnote>
  <w:footnote w:id="224">
    <w:p w14:paraId="279AD391" w14:textId="77777777" w:rsidR="0020672C" w:rsidRPr="004A3E27" w:rsidRDefault="0020672C" w:rsidP="00BD5BBE">
      <w:pPr>
        <w:pStyle w:val="footnote"/>
      </w:pPr>
      <w:r w:rsidRPr="004A3E27">
        <w:rPr>
          <w:rStyle w:val="FootnoteReference"/>
        </w:rPr>
        <w:footnoteRef/>
      </w:r>
      <w:r w:rsidRPr="004A3E27">
        <w:t xml:space="preserve"> Cp. ‘brood of vipers’ (Matt. 12:34; 23:33).</w:t>
      </w:r>
    </w:p>
  </w:footnote>
  <w:footnote w:id="225">
    <w:p w14:paraId="79B323AF" w14:textId="77777777" w:rsidR="0020672C" w:rsidRPr="004A3E27" w:rsidRDefault="0020672C" w:rsidP="00BD5BBE">
      <w:pPr>
        <w:pStyle w:val="footnote"/>
      </w:pPr>
      <w:r w:rsidRPr="004A3E27">
        <w:rPr>
          <w:rStyle w:val="FootnoteReference"/>
        </w:rPr>
        <w:footnoteRef/>
      </w:r>
      <w:r w:rsidRPr="004A3E27">
        <w:t xml:space="preserve"> Job. 33:14.</w:t>
      </w:r>
    </w:p>
  </w:footnote>
  <w:footnote w:id="226">
    <w:p w14:paraId="686CF1C0" w14:textId="77777777" w:rsidR="0020672C" w:rsidRPr="004A3E27" w:rsidRDefault="0020672C" w:rsidP="00BD5BBE">
      <w:pPr>
        <w:pStyle w:val="footnote"/>
      </w:pPr>
      <w:r w:rsidRPr="004A3E27">
        <w:rPr>
          <w:rStyle w:val="FootnoteReference"/>
        </w:rPr>
        <w:footnoteRef/>
      </w:r>
      <w:r w:rsidRPr="004A3E27">
        <w:t xml:space="preserve"> ‘What is this glue? It is love.’ says St. Augustine.</w:t>
      </w:r>
    </w:p>
  </w:footnote>
  <w:footnote w:id="227">
    <w:p w14:paraId="36833249" w14:textId="77777777" w:rsidR="0020672C" w:rsidRPr="004A3E27" w:rsidRDefault="0020672C" w:rsidP="00BD5BBE">
      <w:pPr>
        <w:pStyle w:val="footnote"/>
      </w:pPr>
      <w:r w:rsidRPr="004A3E27">
        <w:rPr>
          <w:rStyle w:val="FootnoteReference"/>
        </w:rPr>
        <w:footnoteRef/>
      </w:r>
      <w:r w:rsidRPr="004A3E27">
        <w:t xml:space="preserve"> </w:t>
      </w:r>
      <w:r w:rsidRPr="004A3E27">
        <w:rPr>
          <w:i/>
        </w:rPr>
        <w:t>Lit</w:t>
      </w:r>
      <w:r w:rsidRPr="004A3E27">
        <w:t>. wonderful in righteousness (but cp. Exod. 15:11).</w:t>
      </w:r>
    </w:p>
  </w:footnote>
  <w:footnote w:id="228">
    <w:p w14:paraId="622CE4B2" w14:textId="77777777" w:rsidR="0020672C" w:rsidRPr="004A3E27" w:rsidRDefault="0020672C" w:rsidP="00BD5BBE">
      <w:pPr>
        <w:pStyle w:val="footnote"/>
      </w:pPr>
      <w:r w:rsidRPr="004A3E27">
        <w:rPr>
          <w:rStyle w:val="FootnoteReference"/>
        </w:rPr>
        <w:footnoteRef/>
      </w:r>
      <w:r w:rsidRPr="004A3E27">
        <w:t xml:space="preserve"> So the Slavonic (Greek often omits ‘stillest’).</w:t>
      </w:r>
    </w:p>
  </w:footnote>
  <w:footnote w:id="229">
    <w:p w14:paraId="6F4E7A1F" w14:textId="77777777" w:rsidR="0020672C" w:rsidRPr="004A3E27" w:rsidRDefault="0020672C" w:rsidP="00BD5BBE">
      <w:pPr>
        <w:pStyle w:val="footnote"/>
      </w:pPr>
      <w:r w:rsidRPr="004A3E27">
        <w:rPr>
          <w:rStyle w:val="FootnoteReference"/>
        </w:rPr>
        <w:footnoteRef/>
      </w:r>
      <w:r w:rsidRPr="004A3E27">
        <w:t xml:space="preserve"> The return from the Babylonian captivity to Jerusalem; and then the return of every soul from sin to grace and virtue.</w:t>
      </w:r>
    </w:p>
  </w:footnote>
  <w:footnote w:id="230">
    <w:p w14:paraId="30AFE1F6" w14:textId="77777777" w:rsidR="0020672C" w:rsidRPr="004A3E27" w:rsidRDefault="0020672C"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231">
    <w:p w14:paraId="667C6704" w14:textId="77777777" w:rsidR="0020672C" w:rsidRPr="004A3E27" w:rsidRDefault="0020672C"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232">
    <w:p w14:paraId="4D88FDB0" w14:textId="77777777" w:rsidR="0020672C" w:rsidRPr="004A3E27" w:rsidRDefault="0020672C" w:rsidP="00BD5BBE">
      <w:pPr>
        <w:pStyle w:val="footnote"/>
      </w:pPr>
      <w:r w:rsidRPr="004A3E27">
        <w:rPr>
          <w:rStyle w:val="FootnoteReference"/>
        </w:rPr>
        <w:footnoteRef/>
      </w:r>
      <w:r w:rsidRPr="004A3E27">
        <w:t xml:space="preserve"> See footnote 62. &lt;2 previously&gt;</w:t>
      </w:r>
    </w:p>
  </w:footnote>
  <w:footnote w:id="233">
    <w:p w14:paraId="1B791EBC" w14:textId="77777777" w:rsidR="0020672C" w:rsidRPr="004A3E27" w:rsidRDefault="0020672C"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234">
    <w:p w14:paraId="109CC4F4" w14:textId="77777777" w:rsidR="0020672C" w:rsidRPr="004A3E27" w:rsidRDefault="0020672C" w:rsidP="00BD5BBE">
      <w:pPr>
        <w:pStyle w:val="footnote"/>
      </w:pPr>
      <w:r w:rsidRPr="004A3E27">
        <w:rPr>
          <w:rStyle w:val="FootnoteReference"/>
        </w:rPr>
        <w:footnoteRef/>
      </w:r>
      <w:r w:rsidRPr="004A3E27">
        <w:t xml:space="preserve"> ‘What God has planned for His lovers’ (1 Cor. 2:9).</w:t>
      </w:r>
    </w:p>
  </w:footnote>
  <w:footnote w:id="235">
    <w:p w14:paraId="693C7006" w14:textId="4BAA4AB8" w:rsidR="0020672C" w:rsidRPr="004A3E27" w:rsidRDefault="0020672C"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236">
    <w:p w14:paraId="4EA27689" w14:textId="77777777" w:rsidR="0020672C" w:rsidRPr="004A3E27" w:rsidRDefault="0020672C" w:rsidP="00BD5BBE">
      <w:pPr>
        <w:pStyle w:val="footnote"/>
      </w:pPr>
      <w:r w:rsidRPr="004A3E27">
        <w:rPr>
          <w:rStyle w:val="FootnoteReference"/>
        </w:rPr>
        <w:footnoteRef/>
      </w:r>
      <w:r w:rsidRPr="004A3E27">
        <w:t xml:space="preserve"> Captivity to hostile powers is the devil’s trap. Cp. Matt. 6:13, ‘Do not bring us to trial or temptation.’</w:t>
      </w:r>
    </w:p>
  </w:footnote>
  <w:footnote w:id="237">
    <w:p w14:paraId="49AA563D" w14:textId="77777777" w:rsidR="0020672C" w:rsidRPr="004A3E27" w:rsidRDefault="0020672C"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238">
    <w:p w14:paraId="26BB2E4A" w14:textId="77777777" w:rsidR="0020672C" w:rsidRPr="004A3E27" w:rsidRDefault="0020672C" w:rsidP="00BD5BBE">
      <w:pPr>
        <w:pStyle w:val="footnote"/>
      </w:pPr>
      <w:r w:rsidRPr="004A3E27">
        <w:rPr>
          <w:rStyle w:val="FootnoteReference"/>
        </w:rPr>
        <w:footnoteRef/>
      </w:r>
      <w:r w:rsidRPr="004A3E27">
        <w:t xml:space="preserve"> Presence: </w:t>
      </w:r>
      <w:r w:rsidRPr="004A3E27">
        <w:rPr>
          <w:i/>
        </w:rPr>
        <w:t>or</w:t>
      </w:r>
      <w:r w:rsidRPr="004A3E27">
        <w:t>, face. The face of the Father is the Son. ‘He who has seen Me has seen the Father’ (John 14:9). Thus, this psalm is a prayer for the incarnation (cp. 2 Cor. 4:6).</w:t>
      </w:r>
    </w:p>
  </w:footnote>
  <w:footnote w:id="239">
    <w:p w14:paraId="75EB9556" w14:textId="77777777" w:rsidR="0020672C" w:rsidRPr="004A3E27" w:rsidRDefault="0020672C"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240">
    <w:p w14:paraId="69CCF6E1" w14:textId="77777777" w:rsidR="0020672C" w:rsidRPr="004A3E27" w:rsidRDefault="0020672C" w:rsidP="00BD5BBE">
      <w:pPr>
        <w:pStyle w:val="footnote"/>
      </w:pPr>
      <w:r w:rsidRPr="004A3E27">
        <w:rPr>
          <w:rStyle w:val="FootnoteReference"/>
        </w:rPr>
        <w:footnoteRef/>
      </w:r>
      <w:r w:rsidRPr="004A3E27">
        <w:t xml:space="preserve"> Numbers 10:35. Cp. Exodus 14.</w:t>
      </w:r>
    </w:p>
  </w:footnote>
  <w:footnote w:id="241">
    <w:p w14:paraId="772812A4" w14:textId="77777777" w:rsidR="0020672C" w:rsidRPr="004A3E27" w:rsidRDefault="0020672C"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242">
    <w:p w14:paraId="576015E9" w14:textId="77777777" w:rsidR="0020672C" w:rsidRPr="004A3E27" w:rsidRDefault="0020672C" w:rsidP="00BD5BBE">
      <w:pPr>
        <w:pStyle w:val="footnote"/>
      </w:pPr>
      <w:r w:rsidRPr="004A3E27">
        <w:rPr>
          <w:rStyle w:val="FootnoteReference"/>
        </w:rPr>
        <w:footnoteRef/>
      </w:r>
      <w:r w:rsidRPr="004A3E27">
        <w:t xml:space="preserve"> Luke 4:32.</w:t>
      </w:r>
    </w:p>
  </w:footnote>
  <w:footnote w:id="243">
    <w:p w14:paraId="1C35810F" w14:textId="77777777" w:rsidR="0020672C" w:rsidRPr="004A3E27" w:rsidRDefault="0020672C"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p>
  </w:footnote>
  <w:footnote w:id="244">
    <w:p w14:paraId="4BA4E820" w14:textId="77777777" w:rsidR="0020672C" w:rsidRPr="004A3E27" w:rsidRDefault="0020672C" w:rsidP="00BD5BBE">
      <w:pPr>
        <w:pStyle w:val="footnote"/>
      </w:pPr>
      <w:r w:rsidRPr="004A3E27">
        <w:rPr>
          <w:rStyle w:val="FootnoteReference"/>
        </w:rPr>
        <w:footnoteRef/>
      </w:r>
      <w:r w:rsidRPr="004A3E27">
        <w:t xml:space="preserve"> Cp. Ephes. 4:8.</w:t>
      </w:r>
    </w:p>
  </w:footnote>
  <w:footnote w:id="245">
    <w:p w14:paraId="1069FF00" w14:textId="77777777" w:rsidR="0020672C" w:rsidRPr="004A3E27" w:rsidRDefault="0020672C"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246">
    <w:p w14:paraId="4D6861A4" w14:textId="77777777" w:rsidR="0020672C" w:rsidRPr="004A3E27" w:rsidRDefault="0020672C"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247">
    <w:p w14:paraId="3876A4B9" w14:textId="77777777" w:rsidR="0020672C" w:rsidRPr="004A3E27" w:rsidRDefault="0020672C"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248">
    <w:p w14:paraId="3A9A265F" w14:textId="622FDAFA" w:rsidR="0020672C" w:rsidRPr="004A3E27" w:rsidRDefault="0020672C"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249">
    <w:p w14:paraId="46BEEA32" w14:textId="77777777" w:rsidR="0020672C" w:rsidRPr="004A3E27" w:rsidRDefault="0020672C" w:rsidP="00BD5BBE">
      <w:pPr>
        <w:pStyle w:val="footnote"/>
      </w:pPr>
      <w:r w:rsidRPr="004A3E27">
        <w:rPr>
          <w:rStyle w:val="FootnoteReference"/>
        </w:rPr>
        <w:footnoteRef/>
      </w:r>
      <w:r w:rsidRPr="004A3E27">
        <w:t xml:space="preserve"> Mk. 15:29; Jn. 2:17; Rom. 15:3.</w:t>
      </w:r>
    </w:p>
  </w:footnote>
  <w:footnote w:id="250">
    <w:p w14:paraId="252B5848" w14:textId="77777777" w:rsidR="0020672C" w:rsidRPr="004A3E27" w:rsidRDefault="0020672C" w:rsidP="00BD5BBE">
      <w:pPr>
        <w:pStyle w:val="footnote"/>
      </w:pPr>
      <w:r w:rsidRPr="004A3E27">
        <w:rPr>
          <w:rStyle w:val="FootnoteReference"/>
        </w:rPr>
        <w:footnoteRef/>
      </w:r>
      <w:r w:rsidRPr="004A3E27">
        <w:t xml:space="preserve"> The elders and chief priests.</w:t>
      </w:r>
    </w:p>
  </w:footnote>
  <w:footnote w:id="251">
    <w:p w14:paraId="0AE68D03" w14:textId="77777777" w:rsidR="0020672C" w:rsidRPr="004A3E27" w:rsidRDefault="0020672C"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252">
    <w:p w14:paraId="49BC712C" w14:textId="77777777" w:rsidR="0020672C" w:rsidRPr="004A3E27" w:rsidRDefault="0020672C" w:rsidP="00BD5BBE">
      <w:pPr>
        <w:pStyle w:val="footnote"/>
      </w:pPr>
      <w:r w:rsidRPr="004A3E27">
        <w:rPr>
          <w:rStyle w:val="FootnoteReference"/>
        </w:rPr>
        <w:footnoteRef/>
      </w:r>
      <w:r w:rsidRPr="004A3E27">
        <w:t xml:space="preserve"> Mt. 16:21; Mk. 8:31.</w:t>
      </w:r>
    </w:p>
  </w:footnote>
  <w:footnote w:id="253">
    <w:p w14:paraId="5D4E90F4" w14:textId="77777777" w:rsidR="0020672C" w:rsidRPr="004A3E27" w:rsidRDefault="0020672C" w:rsidP="00BD5BBE">
      <w:pPr>
        <w:pStyle w:val="footnote"/>
      </w:pPr>
      <w:r w:rsidRPr="004A3E27">
        <w:rPr>
          <w:rStyle w:val="FootnoteReference"/>
        </w:rPr>
        <w:footnoteRef/>
      </w:r>
      <w:r w:rsidRPr="004A3E27">
        <w:t xml:space="preserve"> Mt. 27:34.</w:t>
      </w:r>
    </w:p>
  </w:footnote>
  <w:footnote w:id="254">
    <w:p w14:paraId="2A1BD707" w14:textId="77777777" w:rsidR="0020672C" w:rsidRPr="004A3E27" w:rsidRDefault="0020672C" w:rsidP="00BD5BBE">
      <w:pPr>
        <w:pStyle w:val="footnote"/>
      </w:pPr>
      <w:r w:rsidRPr="004A3E27">
        <w:rPr>
          <w:rStyle w:val="FootnoteReference"/>
        </w:rPr>
        <w:footnoteRef/>
      </w:r>
      <w:r w:rsidRPr="004A3E27">
        <w:t xml:space="preserve"> Cp. Rom. 11:9,10.</w:t>
      </w:r>
    </w:p>
  </w:footnote>
  <w:footnote w:id="255">
    <w:p w14:paraId="09150116" w14:textId="77777777" w:rsidR="0020672C" w:rsidRPr="004A3E27" w:rsidRDefault="0020672C" w:rsidP="00BD5BBE">
      <w:pPr>
        <w:pStyle w:val="footnote"/>
      </w:pPr>
      <w:r w:rsidRPr="004A3E27">
        <w:rPr>
          <w:rStyle w:val="FootnoteReference"/>
        </w:rPr>
        <w:footnoteRef/>
      </w:r>
      <w:r w:rsidRPr="004A3E27">
        <w:t xml:space="preserve"> Thus, by the miracle and mystery of redemption, Saul of Tarsus was changed from a fanatical Pharisee into a devoted slave of the Lord Jesus.</w:t>
      </w:r>
    </w:p>
  </w:footnote>
  <w:footnote w:id="256">
    <w:p w14:paraId="05D75ECB" w14:textId="77777777" w:rsidR="0020672C" w:rsidRPr="004A3E27" w:rsidRDefault="0020672C" w:rsidP="00BD5BBE">
      <w:pPr>
        <w:pStyle w:val="footnote"/>
      </w:pPr>
      <w:r w:rsidRPr="004A3E27">
        <w:rPr>
          <w:rStyle w:val="FootnoteReference"/>
        </w:rPr>
        <w:footnoteRef/>
      </w:r>
      <w:r w:rsidRPr="004A3E27">
        <w:t xml:space="preserve"> Ps. 69:3-7 differs only slightly from Ps. 39:15-18.</w:t>
      </w:r>
    </w:p>
  </w:footnote>
  <w:footnote w:id="257">
    <w:p w14:paraId="325C5542" w14:textId="77777777" w:rsidR="0020672C" w:rsidRPr="004A3E27" w:rsidRDefault="0020672C" w:rsidP="00BD5BBE">
      <w:pPr>
        <w:pStyle w:val="footnote"/>
      </w:pPr>
      <w:r w:rsidRPr="004A3E27">
        <w:rPr>
          <w:rStyle w:val="FootnoteReference"/>
        </w:rPr>
        <w:footnoteRef/>
      </w:r>
      <w:r w:rsidRPr="004A3E27">
        <w:t xml:space="preserve"> The first three lines of Psalms 70 and 30 are identical. See footnote there.</w:t>
      </w:r>
    </w:p>
  </w:footnote>
  <w:footnote w:id="258">
    <w:p w14:paraId="1B3F91B5" w14:textId="77777777" w:rsidR="0020672C" w:rsidRPr="004A3E27" w:rsidRDefault="0020672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w:t>
      </w:r>
    </w:p>
  </w:footnote>
  <w:footnote w:id="259">
    <w:p w14:paraId="70C5803A" w14:textId="77777777" w:rsidR="0020672C" w:rsidRPr="004A3E27" w:rsidRDefault="0020672C" w:rsidP="00BD5BBE">
      <w:pPr>
        <w:pStyle w:val="footnote"/>
      </w:pPr>
      <w:r w:rsidRPr="004A3E27">
        <w:rPr>
          <w:rStyle w:val="FootnoteReference"/>
        </w:rPr>
        <w:footnoteRef/>
      </w:r>
      <w:r w:rsidRPr="004A3E27">
        <w:t xml:space="preserve"> Ephes. 3:10; 4:8.</w:t>
      </w:r>
    </w:p>
  </w:footnote>
  <w:footnote w:id="260">
    <w:p w14:paraId="63D5291B" w14:textId="77777777" w:rsidR="0020672C" w:rsidRPr="004A3E27" w:rsidRDefault="0020672C" w:rsidP="00BD5BBE">
      <w:pPr>
        <w:pStyle w:val="footnote"/>
      </w:pPr>
      <w:r w:rsidRPr="004A3E27">
        <w:rPr>
          <w:rStyle w:val="FootnoteReference"/>
        </w:rPr>
        <w:footnoteRef/>
      </w:r>
      <w:r w:rsidRPr="004A3E27">
        <w:t xml:space="preserve"> The true Solomon or Peacemaker is Jesus Christ Son of King David, to whom alone verses 5-19 truly apply (cp. Ephes. 2:14; Col. 1:20; Mt. 5:9).</w:t>
      </w:r>
    </w:p>
  </w:footnote>
  <w:footnote w:id="261">
    <w:p w14:paraId="0396CA5A" w14:textId="77777777" w:rsidR="0020672C" w:rsidRPr="004A3E27" w:rsidRDefault="0020672C" w:rsidP="00BD5BBE">
      <w:pPr>
        <w:pStyle w:val="footnote"/>
      </w:pPr>
      <w:r w:rsidRPr="004A3E27">
        <w:rPr>
          <w:rStyle w:val="FootnoteReference"/>
        </w:rPr>
        <w:footnoteRef/>
      </w:r>
      <w:r w:rsidRPr="004A3E27">
        <w:t xml:space="preserve"> Judging and ruling are fused in Hebrew thought (cp; 2 Sam. 7:7; 1 Chron. 17:6). The King is the Messiah and the King’s Son is the same person.</w:t>
      </w:r>
    </w:p>
  </w:footnote>
  <w:footnote w:id="262">
    <w:p w14:paraId="4ADD947E" w14:textId="77777777" w:rsidR="0020672C" w:rsidRPr="004A3E27" w:rsidRDefault="0020672C" w:rsidP="00BD5BBE">
      <w:pPr>
        <w:pStyle w:val="footnote"/>
      </w:pPr>
      <w:r w:rsidRPr="004A3E27">
        <w:rPr>
          <w:rStyle w:val="FootnoteReference"/>
        </w:rPr>
        <w:footnoteRef/>
      </w:r>
      <w:r w:rsidRPr="004A3E27">
        <w:t xml:space="preserve"> Silently as rain falling on wool or a drop of dew on the earth, the Word became the Son of Man (Jn. 1:14). Cp. Job 29:23; Acts 2:17; Jn. 7:39.</w:t>
      </w:r>
    </w:p>
  </w:footnote>
  <w:footnote w:id="263">
    <w:p w14:paraId="31968FA6" w14:textId="77777777" w:rsidR="0020672C" w:rsidRPr="004A3E27" w:rsidRDefault="0020672C" w:rsidP="00BD5BBE">
      <w:pPr>
        <w:pStyle w:val="footnote"/>
      </w:pPr>
      <w:r w:rsidRPr="004A3E27">
        <w:rPr>
          <w:rStyle w:val="FootnoteReference"/>
        </w:rPr>
        <w:footnoteRef/>
      </w:r>
      <w:r w:rsidRPr="004A3E27">
        <w:t xml:space="preserve"> Rivers: Tigris and Euphrates.</w:t>
      </w:r>
    </w:p>
  </w:footnote>
  <w:footnote w:id="264">
    <w:p w14:paraId="7811A007" w14:textId="77777777" w:rsidR="0020672C" w:rsidRPr="004A3E27" w:rsidRDefault="0020672C" w:rsidP="00BD5BBE">
      <w:pPr>
        <w:pStyle w:val="footnote"/>
      </w:pPr>
      <w:r w:rsidRPr="004A3E27">
        <w:rPr>
          <w:rStyle w:val="FootnoteReference"/>
        </w:rPr>
        <w:footnoteRef/>
      </w:r>
      <w:r w:rsidRPr="004A3E27">
        <w:t xml:space="preserve"> Cp. Ps. 47:8.</w:t>
      </w:r>
    </w:p>
  </w:footnote>
  <w:footnote w:id="265">
    <w:p w14:paraId="57352CBF" w14:textId="77777777" w:rsidR="0020672C" w:rsidRPr="004A3E27" w:rsidRDefault="0020672C" w:rsidP="00BD5BBE">
      <w:pPr>
        <w:pStyle w:val="footnote"/>
      </w:pPr>
      <w:r w:rsidRPr="004A3E27">
        <w:rPr>
          <w:rStyle w:val="FootnoteReference"/>
        </w:rPr>
        <w:footnoteRef/>
      </w:r>
      <w:r w:rsidRPr="004A3E27">
        <w:t xml:space="preserve"> Cp. Rev. 1:18; Heb. 7:25; Num. 14:28.</w:t>
      </w:r>
    </w:p>
  </w:footnote>
  <w:footnote w:id="266">
    <w:p w14:paraId="2E026D23" w14:textId="77777777" w:rsidR="0020672C" w:rsidRPr="004A3E27" w:rsidRDefault="0020672C"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267">
    <w:p w14:paraId="2E2191B6" w14:textId="77777777" w:rsidR="0020672C" w:rsidRPr="004A3E27" w:rsidRDefault="0020672C"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268">
    <w:p w14:paraId="58DFBD38" w14:textId="77777777" w:rsidR="0020672C" w:rsidRPr="004A3E27" w:rsidRDefault="0020672C"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20672C" w:rsidRPr="004A3E27" w:rsidRDefault="0020672C" w:rsidP="00BD5BBE">
      <w:pPr>
        <w:pStyle w:val="footnote"/>
      </w:pPr>
      <w:r w:rsidRPr="004A3E27">
        <w:tab/>
        <w:t>For them there are no pains;</w:t>
      </w:r>
    </w:p>
    <w:p w14:paraId="15E57D33" w14:textId="77777777" w:rsidR="0020672C" w:rsidRPr="004A3E27" w:rsidRDefault="0020672C" w:rsidP="00BD5BBE">
      <w:pPr>
        <w:pStyle w:val="footnote"/>
      </w:pPr>
      <w:r w:rsidRPr="004A3E27">
        <w:tab/>
        <w:t>fit and strong are their bodies.</w:t>
      </w:r>
    </w:p>
  </w:footnote>
  <w:footnote w:id="269">
    <w:p w14:paraId="2000D9CE" w14:textId="77777777" w:rsidR="0020672C" w:rsidRPr="004A3E27" w:rsidRDefault="0020672C" w:rsidP="00BD5BBE">
      <w:pPr>
        <w:pStyle w:val="footnote"/>
      </w:pPr>
      <w:r w:rsidRPr="004A3E27">
        <w:rPr>
          <w:rStyle w:val="FootnoteReference"/>
        </w:rPr>
        <w:footnoteRef/>
      </w:r>
      <w:r w:rsidRPr="004A3E27">
        <w:t xml:space="preserve"> The apparent success and prosperity of the godless is transitory and short-lived.</w:t>
      </w:r>
    </w:p>
  </w:footnote>
  <w:footnote w:id="270">
    <w:p w14:paraId="5BB08A3A" w14:textId="77777777" w:rsidR="0020672C" w:rsidRPr="004A3E27" w:rsidRDefault="0020672C"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271">
    <w:p w14:paraId="1EB3BD79" w14:textId="77777777" w:rsidR="0020672C" w:rsidRPr="004A3E27" w:rsidRDefault="0020672C"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272">
    <w:p w14:paraId="70787BBC" w14:textId="77777777" w:rsidR="0020672C" w:rsidRPr="004A3E27" w:rsidRDefault="0020672C" w:rsidP="00BD5BBE">
      <w:pPr>
        <w:pStyle w:val="footnote"/>
      </w:pPr>
      <w:r w:rsidRPr="004A3E27">
        <w:rPr>
          <w:rStyle w:val="FootnoteReference"/>
        </w:rPr>
        <w:footnoteRef/>
      </w:r>
      <w:r w:rsidRPr="004A3E27">
        <w:t xml:space="preserve"> Hebrew: ‘The nearness of God is my good.’ Cp. Wisdom 3:9; Ecclesiasticus 2:3.</w:t>
      </w:r>
    </w:p>
  </w:footnote>
  <w:footnote w:id="273">
    <w:p w14:paraId="592FBEA7" w14:textId="77777777" w:rsidR="0020672C" w:rsidRPr="004A3E27" w:rsidRDefault="0020672C"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274">
    <w:p w14:paraId="17B1E11D" w14:textId="77777777" w:rsidR="0020672C" w:rsidRPr="004A3E27" w:rsidRDefault="0020672C"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275">
    <w:p w14:paraId="1E15E436" w14:textId="77777777" w:rsidR="0020672C" w:rsidRPr="004A3E27" w:rsidRDefault="0020672C"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276">
    <w:p w14:paraId="48E0BAD1" w14:textId="77777777" w:rsidR="0020672C" w:rsidRPr="004A3E27" w:rsidRDefault="0020672C" w:rsidP="00BD5BBE">
      <w:pPr>
        <w:pStyle w:val="footnote"/>
      </w:pPr>
      <w:r w:rsidRPr="004A3E27">
        <w:rPr>
          <w:rStyle w:val="FootnoteReference"/>
        </w:rPr>
        <w:footnoteRef/>
      </w:r>
      <w:r w:rsidRPr="004A3E27">
        <w:t xml:space="preserve"> Signs and miracles of God’s presence, protection and deliverance.</w:t>
      </w:r>
    </w:p>
  </w:footnote>
  <w:footnote w:id="277">
    <w:p w14:paraId="706BBD8A" w14:textId="77777777" w:rsidR="0020672C" w:rsidRPr="004A3E27" w:rsidRDefault="0020672C"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278">
    <w:p w14:paraId="70533A43" w14:textId="77777777" w:rsidR="0020672C" w:rsidRPr="004A3E27" w:rsidRDefault="0020672C"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279">
    <w:p w14:paraId="43EF022B" w14:textId="77777777" w:rsidR="0020672C" w:rsidRPr="004A3E27" w:rsidRDefault="0020672C" w:rsidP="00BD5BBE">
      <w:pPr>
        <w:pStyle w:val="footnote"/>
      </w:pPr>
      <w:r w:rsidRPr="004A3E27">
        <w:rPr>
          <w:rStyle w:val="FootnoteReference"/>
        </w:rPr>
        <w:footnoteRef/>
      </w:r>
      <w:r w:rsidRPr="004A3E27">
        <w:t xml:space="preserve"> sanctuary: </w:t>
      </w:r>
      <w:r w:rsidRPr="004A3E27">
        <w:rPr>
          <w:i/>
        </w:rPr>
        <w:t>lit</w:t>
      </w:r>
      <w:r w:rsidRPr="004A3E27">
        <w:t>. place; Cp. Psalm 131:5 and footnote there. Cp. 72:3.</w:t>
      </w:r>
    </w:p>
  </w:footnote>
  <w:footnote w:id="280">
    <w:p w14:paraId="4332FFC4" w14:textId="77777777" w:rsidR="0020672C" w:rsidRPr="004A3E27" w:rsidRDefault="0020672C" w:rsidP="00BD5BBE">
      <w:pPr>
        <w:pStyle w:val="footnote"/>
      </w:pPr>
      <w:r w:rsidRPr="004A3E27">
        <w:rPr>
          <w:rStyle w:val="FootnoteReference"/>
        </w:rPr>
        <w:footnoteRef/>
      </w:r>
      <w:r w:rsidRPr="004A3E27">
        <w:t xml:space="preserve"> Cp. Ps. 45:10; Is. 2:4; 11:9; 65:25; Hos. 2:18; Zac. 9:10.</w:t>
      </w:r>
    </w:p>
  </w:footnote>
  <w:footnote w:id="281">
    <w:p w14:paraId="168ADB5F" w14:textId="77777777" w:rsidR="0020672C" w:rsidRPr="004A3E27" w:rsidRDefault="0020672C" w:rsidP="00BD5BBE">
      <w:pPr>
        <w:pStyle w:val="footnote"/>
      </w:pPr>
      <w:r w:rsidRPr="004A3E27">
        <w:rPr>
          <w:rStyle w:val="FootnoteReference"/>
        </w:rPr>
        <w:footnoteRef/>
      </w:r>
      <w:r w:rsidRPr="004A3E27">
        <w:t xml:space="preserve"> Sinai and Zion, Moses and Christ, the Law and the Gospel enlighten the earth.</w:t>
      </w:r>
    </w:p>
  </w:footnote>
  <w:footnote w:id="282">
    <w:p w14:paraId="680E84D4" w14:textId="77777777" w:rsidR="0020672C" w:rsidRPr="004A3E27" w:rsidRDefault="0020672C"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Cp. 1 Cor. 5:8); </w:t>
      </w:r>
      <w:r w:rsidRPr="004A3E27">
        <w:rPr>
          <w:i/>
        </w:rPr>
        <w:t>Heb</w:t>
      </w:r>
      <w:r w:rsidRPr="004A3E27">
        <w:t>. Surely the wrath of man shall praise thee.</w:t>
      </w:r>
    </w:p>
  </w:footnote>
  <w:footnote w:id="283">
    <w:p w14:paraId="100AB77F" w14:textId="77777777" w:rsidR="0020672C" w:rsidRPr="004A3E27" w:rsidRDefault="0020672C"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284">
    <w:p w14:paraId="062E4DFE" w14:textId="77777777" w:rsidR="0020672C" w:rsidRDefault="0020672C"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20672C" w:rsidRDefault="0020672C" w:rsidP="00BD5BBE">
      <w:pPr>
        <w:pStyle w:val="footnote"/>
      </w:pPr>
      <w:r>
        <w:tab/>
        <w:t>‘I will speak My mind in parables,</w:t>
      </w:r>
    </w:p>
    <w:p w14:paraId="04636509" w14:textId="77777777" w:rsidR="0020672C" w:rsidRDefault="0020672C" w:rsidP="00BD5BBE">
      <w:pPr>
        <w:pStyle w:val="footnote"/>
      </w:pPr>
      <w:r>
        <w:tab/>
        <w:t>divulge secrets hidden since creation’ (cp. Rev. 3:14).</w:t>
      </w:r>
    </w:p>
  </w:footnote>
  <w:footnote w:id="285">
    <w:p w14:paraId="7427B3ED" w14:textId="77777777" w:rsidR="0020672C" w:rsidRDefault="0020672C"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286">
    <w:p w14:paraId="322E8B00" w14:textId="77777777" w:rsidR="0020672C" w:rsidRDefault="0020672C" w:rsidP="00BD5BBE">
      <w:pPr>
        <w:pStyle w:val="footnote"/>
      </w:pPr>
      <w:r>
        <w:rPr>
          <w:rStyle w:val="FootnoteReference"/>
        </w:rPr>
        <w:footnoteRef/>
      </w:r>
      <w:r>
        <w:t xml:space="preserve"> Ephraim = Israel (cp. Hos. 7; Num. 14; 1 Sam. 4).</w:t>
      </w:r>
    </w:p>
  </w:footnote>
  <w:footnote w:id="287">
    <w:p w14:paraId="3E975B3D" w14:textId="77777777" w:rsidR="0020672C" w:rsidRDefault="0020672C" w:rsidP="00BD5BBE">
      <w:pPr>
        <w:pStyle w:val="footnote"/>
      </w:pPr>
      <w:r>
        <w:rPr>
          <w:rStyle w:val="FootnoteReference"/>
        </w:rPr>
        <w:footnoteRef/>
      </w:r>
      <w:r>
        <w:t xml:space="preserve"> He deferred giving them the promised food and the Promised Land.</w:t>
      </w:r>
    </w:p>
  </w:footnote>
  <w:footnote w:id="288">
    <w:p w14:paraId="4F93FDA3" w14:textId="77777777" w:rsidR="0020672C" w:rsidRDefault="0020672C" w:rsidP="00BD5BBE">
      <w:pPr>
        <w:pStyle w:val="footnote"/>
      </w:pPr>
      <w:r>
        <w:rPr>
          <w:rStyle w:val="FootnoteReference"/>
        </w:rPr>
        <w:footnoteRef/>
      </w:r>
      <w:r>
        <w:t xml:space="preserve">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289">
    <w:p w14:paraId="7B76452E" w14:textId="77777777" w:rsidR="0020672C" w:rsidRDefault="0020672C" w:rsidP="00BD5BBE">
      <w:pPr>
        <w:pStyle w:val="footnote"/>
      </w:pPr>
      <w:r>
        <w:rPr>
          <w:rStyle w:val="FootnoteReference"/>
        </w:rPr>
        <w:footnoteRef/>
      </w:r>
      <w:r>
        <w:t xml:space="preserve"> sanctuary: </w:t>
      </w:r>
      <w:r w:rsidRPr="00636EF6">
        <w:rPr>
          <w:i/>
        </w:rPr>
        <w:t>lit</w:t>
      </w:r>
      <w:r>
        <w:t>. place. Cp. Psalm 131:5 and footnote there.</w:t>
      </w:r>
    </w:p>
  </w:footnote>
  <w:footnote w:id="290">
    <w:p w14:paraId="0348F64B" w14:textId="77777777" w:rsidR="0020672C" w:rsidRDefault="0020672C" w:rsidP="00BD5BBE">
      <w:pPr>
        <w:pStyle w:val="footnote"/>
      </w:pPr>
      <w:r>
        <w:rPr>
          <w:rStyle w:val="FootnoteReference"/>
        </w:rPr>
        <w:footnoteRef/>
      </w:r>
      <w:r>
        <w:t xml:space="preserve"> John 15.</w:t>
      </w:r>
    </w:p>
  </w:footnote>
  <w:footnote w:id="291">
    <w:p w14:paraId="211D4309" w14:textId="77777777" w:rsidR="0020672C" w:rsidRDefault="0020672C" w:rsidP="00BD5BBE">
      <w:pPr>
        <w:pStyle w:val="footnote"/>
      </w:pPr>
      <w:r>
        <w:rPr>
          <w:rStyle w:val="FootnoteReference"/>
        </w:rPr>
        <w:footnoteRef/>
      </w:r>
      <w:r>
        <w:t xml:space="preserve"> Joseph = Israel (Gen. 40:23; 48:15; Amos 6:6).</w:t>
      </w:r>
    </w:p>
  </w:footnote>
  <w:footnote w:id="292">
    <w:p w14:paraId="7AA1750E" w14:textId="77777777" w:rsidR="0020672C" w:rsidRDefault="0020672C" w:rsidP="00BD5BBE">
      <w:pPr>
        <w:pStyle w:val="footnote"/>
      </w:pPr>
      <w:r>
        <w:rPr>
          <w:rStyle w:val="FootnoteReference"/>
        </w:rPr>
        <w:footnoteRef/>
      </w:r>
      <w:r>
        <w:t xml:space="preserve"> 2 Sam. 6:2 (LXX).</w:t>
      </w:r>
    </w:p>
  </w:footnote>
  <w:footnote w:id="293">
    <w:p w14:paraId="1F148131" w14:textId="77777777" w:rsidR="0020672C" w:rsidRDefault="0020672C"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(cp. Ezra 5:2). See Ps. 126 and footnote there.</w:t>
      </w:r>
    </w:p>
  </w:footnote>
  <w:footnote w:id="294">
    <w:p w14:paraId="70ACE5E0" w14:textId="77777777" w:rsidR="0020672C" w:rsidRDefault="0020672C" w:rsidP="00BD5BBE">
      <w:pPr>
        <w:pStyle w:val="footnote"/>
      </w:pPr>
      <w:r>
        <w:rPr>
          <w:rStyle w:val="FootnoteReference"/>
        </w:rPr>
        <w:footnoteRef/>
      </w:r>
      <w:r>
        <w:t xml:space="preserve"> ‘What tongue? The voice of God’ (St Athanasius).</w:t>
      </w:r>
    </w:p>
  </w:footnote>
  <w:footnote w:id="295">
    <w:p w14:paraId="33FBC19B" w14:textId="77777777" w:rsidR="0020672C" w:rsidRDefault="0020672C" w:rsidP="00BD5BBE">
      <w:pPr>
        <w:pStyle w:val="footnote"/>
      </w:pPr>
      <w:r>
        <w:rPr>
          <w:rStyle w:val="FootnoteReference"/>
        </w:rPr>
        <w:footnoteRef/>
      </w:r>
      <w:r>
        <w:t xml:space="preserve"> Exodus 9:23; 19:16.</w:t>
      </w:r>
    </w:p>
  </w:footnote>
  <w:footnote w:id="296">
    <w:p w14:paraId="5C3F1B44" w14:textId="77777777" w:rsidR="0020672C" w:rsidRDefault="0020672C" w:rsidP="00BD5BBE">
      <w:pPr>
        <w:pStyle w:val="footnote"/>
      </w:pPr>
      <w:r>
        <w:rPr>
          <w:rStyle w:val="FootnoteReference"/>
        </w:rPr>
        <w:footnoteRef/>
      </w:r>
      <w:r>
        <w:t xml:space="preserve"> ‘You have always been deaf to His voice, blind to the vision of Him’ (Jn. 5:37; cp. Deut. 18:16; Isaiah 48:18).</w:t>
      </w:r>
    </w:p>
  </w:footnote>
  <w:footnote w:id="297">
    <w:p w14:paraId="7C05F63D" w14:textId="77777777" w:rsidR="0020672C" w:rsidRDefault="0020672C"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(cp. Ex. 21:6; 22:9,28; Deut. 1:17; 19:17; Ps. 57; John 10:34-35). In verse 6 God says: You are My representatives, clothed with My power, to administer justice to all alike. But your high office is no guarantee of immortality; if you sin. you die (verse 7).</w:t>
      </w:r>
    </w:p>
  </w:footnote>
  <w:footnote w:id="298">
    <w:p w14:paraId="0BC469A4" w14:textId="77777777" w:rsidR="0020672C" w:rsidRDefault="0020672C" w:rsidP="00BD5BBE">
      <w:pPr>
        <w:pStyle w:val="footnote"/>
      </w:pPr>
      <w:r>
        <w:rPr>
          <w:rStyle w:val="FootnoteReference"/>
        </w:rPr>
        <w:footnoteRef/>
      </w:r>
      <w:r>
        <w:t xml:space="preserve"> </w:t>
      </w:r>
      <w:r>
        <w:rPr>
          <w:i/>
        </w:rPr>
        <w:t>See the previous footnote</w:t>
      </w:r>
      <w:r>
        <w:t>.</w:t>
      </w:r>
    </w:p>
  </w:footnote>
  <w:footnote w:id="299">
    <w:p w14:paraId="09156637" w14:textId="77777777" w:rsidR="0020672C" w:rsidRDefault="0020672C" w:rsidP="00BD5BBE">
      <w:pPr>
        <w:pStyle w:val="footnote"/>
      </w:pPr>
      <w:r>
        <w:rPr>
          <w:rStyle w:val="FootnoteReference"/>
        </w:rPr>
        <w:footnoteRef/>
      </w:r>
      <w:r>
        <w:t xml:space="preserve"> Cp. Isaiah 36:6; 2 Chron. 32:8; 1 Tim. 6:17; Ps. 74:4; Gal. 2:9; 1 Sam. 2:8.</w:t>
      </w:r>
    </w:p>
  </w:footnote>
  <w:footnote w:id="300">
    <w:p w14:paraId="14FEF0D9" w14:textId="77777777" w:rsidR="0020672C" w:rsidRDefault="0020672C" w:rsidP="00BD5BBE">
      <w:pPr>
        <w:pStyle w:val="footnote"/>
      </w:pPr>
      <w:r>
        <w:rPr>
          <w:rStyle w:val="FootnoteReference"/>
        </w:rPr>
        <w:footnoteRef/>
      </w:r>
      <w:r>
        <w:t xml:space="preserve"> John 10:34-36.</w:t>
      </w:r>
    </w:p>
  </w:footnote>
  <w:footnote w:id="301">
    <w:p w14:paraId="136A7666" w14:textId="77777777" w:rsidR="0020672C" w:rsidRDefault="0020672C" w:rsidP="00BD5BBE">
      <w:pPr>
        <w:pStyle w:val="footnote"/>
      </w:pPr>
      <w:r>
        <w:rPr>
          <w:rStyle w:val="FootnoteReference"/>
        </w:rPr>
        <w:footnoteRef/>
      </w:r>
      <w:r>
        <w:t xml:space="preserve"> This prayer is already answered (John 3:18; 9:39; 12:31; Acts 17:31).</w:t>
      </w:r>
    </w:p>
  </w:footnote>
  <w:footnote w:id="302">
    <w:p w14:paraId="764CD80E" w14:textId="77777777" w:rsidR="0020672C" w:rsidRDefault="0020672C" w:rsidP="00BD5BBE">
      <w:pPr>
        <w:pStyle w:val="footnote"/>
      </w:pPr>
      <w:r>
        <w:rPr>
          <w:rStyle w:val="FootnoteReference"/>
        </w:rPr>
        <w:footnoteRef/>
      </w:r>
      <w:r>
        <w:t xml:space="preserve"> </w:t>
      </w:r>
      <w:r w:rsidRPr="003111C9">
        <w:rPr>
          <w:i/>
        </w:rPr>
        <w:t>Lit</w:t>
      </w:r>
      <w:r>
        <w:t>. ‘How beloved are Your dwellings.’</w:t>
      </w:r>
    </w:p>
  </w:footnote>
  <w:footnote w:id="303">
    <w:p w14:paraId="7D098958" w14:textId="77777777" w:rsidR="0020672C" w:rsidRDefault="0020672C" w:rsidP="00BD5BBE">
      <w:pPr>
        <w:pStyle w:val="footnote"/>
      </w:pPr>
      <w:r>
        <w:rPr>
          <w:rStyle w:val="FootnoteReference"/>
        </w:rPr>
        <w:footnoteRef/>
      </w:r>
      <w:r>
        <w:t xml:space="preserve"> Man has made a mess of the earth (Gen. 3; Isaiah 24:4-6 etc.)</w:t>
      </w:r>
    </w:p>
  </w:footnote>
  <w:footnote w:id="304">
    <w:p w14:paraId="71E6E356" w14:textId="77777777" w:rsidR="0020672C" w:rsidRDefault="0020672C" w:rsidP="00BD5BBE">
      <w:pPr>
        <w:pStyle w:val="footnote"/>
      </w:pPr>
      <w:r>
        <w:rPr>
          <w:rStyle w:val="FootnoteReference"/>
        </w:rPr>
        <w:footnoteRef/>
      </w:r>
      <w:r>
        <w:t xml:space="preserve"> Cp. Lk. 13:25; Mk. 4:11; Col. 4:5; Rev. 22:15.</w:t>
      </w:r>
    </w:p>
  </w:footnote>
  <w:footnote w:id="305">
    <w:p w14:paraId="41AC4983" w14:textId="77777777" w:rsidR="0020672C" w:rsidRDefault="0020672C" w:rsidP="00BD5BBE">
      <w:pPr>
        <w:pStyle w:val="footnote"/>
      </w:pPr>
      <w:r>
        <w:rPr>
          <w:rStyle w:val="FootnoteReference"/>
        </w:rPr>
        <w:footnoteRef/>
      </w:r>
      <w:r>
        <w:t xml:space="preserve"> God is love. Love covers all sins (see 1 Jn. 4:16; 1 Pet. 4:8; Prov. 10:12; Jas. 5:20; Lk. 7:47).</w:t>
      </w:r>
    </w:p>
  </w:footnote>
  <w:footnote w:id="306">
    <w:p w14:paraId="098CF664" w14:textId="77777777" w:rsidR="0020672C" w:rsidRDefault="0020672C" w:rsidP="00BD5BBE">
      <w:pPr>
        <w:pStyle w:val="footnote"/>
      </w:pPr>
      <w:r>
        <w:rPr>
          <w:rStyle w:val="FootnoteReference"/>
        </w:rPr>
        <w:footnoteRef/>
      </w:r>
      <w:r>
        <w:t xml:space="preserve"> holy: cp. 1 Cor. 3:16,17; 6:15-19; Heb. 3:1; 12:10; 1 Pet. 1:15,16; 2 Pet. 1-4.</w:t>
      </w:r>
    </w:p>
  </w:footnote>
  <w:footnote w:id="307">
    <w:p w14:paraId="7FD51EF5" w14:textId="77777777" w:rsidR="0020672C" w:rsidRDefault="0020672C" w:rsidP="00BD5BBE">
      <w:pPr>
        <w:pStyle w:val="footnote"/>
      </w:pPr>
      <w:r>
        <w:rPr>
          <w:rStyle w:val="FootnoteReference"/>
        </w:rPr>
        <w:footnoteRef/>
      </w:r>
      <w:r>
        <w:t xml:space="preserve"> Powers of the soul are will, desire, intellect, understanding, memory, imagination.</w:t>
      </w:r>
    </w:p>
  </w:footnote>
  <w:footnote w:id="308">
    <w:p w14:paraId="2E11ABE5" w14:textId="77777777" w:rsidR="0020672C" w:rsidRDefault="0020672C" w:rsidP="00BD5BBE">
      <w:pPr>
        <w:pStyle w:val="footnote"/>
      </w:pPr>
      <w:r>
        <w:rPr>
          <w:rStyle w:val="FootnoteReference"/>
        </w:rPr>
        <w:footnoteRef/>
      </w:r>
      <w:r>
        <w:t xml:space="preserve"> ‘The song of the Lamb.’ (Rev. 15:3-5; John 12:32).</w:t>
      </w:r>
    </w:p>
  </w:footnote>
  <w:footnote w:id="309">
    <w:p w14:paraId="76FC32A6" w14:textId="77777777" w:rsidR="0020672C" w:rsidRDefault="0020672C" w:rsidP="00BD5BBE">
      <w:pPr>
        <w:pStyle w:val="footnote"/>
      </w:pPr>
      <w:r>
        <w:rPr>
          <w:rStyle w:val="FootnoteReference"/>
        </w:rPr>
        <w:footnoteRef/>
      </w:r>
      <w:r>
        <w:t xml:space="preserve"> Zion is a type of the Church; the dwellings of Jacob signify life under the law (cp. St. Athanasius). Happy are they who are born of water and the Spirit and whose home is the heavenly Zion! (cp. Jn; 3:3-5). See also Ps. 136 and footnotes. ‘His foundations’ (Ephes. 2:20: Isaiah 28:16).</w:t>
      </w:r>
    </w:p>
  </w:footnote>
  <w:footnote w:id="310">
    <w:p w14:paraId="44300EEE" w14:textId="77777777" w:rsidR="0020672C" w:rsidRDefault="0020672C"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311">
    <w:p w14:paraId="02B9876C" w14:textId="77777777" w:rsidR="0020672C" w:rsidRDefault="0020672C"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w:t>
      </w:r>
    </w:p>
  </w:footnote>
  <w:footnote w:id="312">
    <w:p w14:paraId="228CEE3D" w14:textId="77777777" w:rsidR="0020672C" w:rsidRDefault="0020672C"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313">
    <w:p w14:paraId="139C4FE4" w14:textId="05D71ED0" w:rsidR="0020672C" w:rsidRDefault="0020672C" w:rsidP="00BD5BBE">
      <w:pPr>
        <w:pStyle w:val="footnote"/>
      </w:pPr>
      <w:r>
        <w:rPr>
          <w:rStyle w:val="FootnoteReference"/>
        </w:rPr>
        <w:footnoteRef/>
      </w:r>
      <w:r>
        <w:t xml:space="preserve"> ‘No eye has seen, no ear has heard... what God has planned for His lovers’ (1 Cor. 2:9).</w:t>
      </w:r>
    </w:p>
  </w:footnote>
  <w:footnote w:id="314">
    <w:p w14:paraId="6EB18B02" w14:textId="77777777" w:rsidR="0020672C" w:rsidRDefault="0020672C" w:rsidP="00BD5BBE">
      <w:pPr>
        <w:pStyle w:val="footnote"/>
      </w:pPr>
      <w:r>
        <w:rPr>
          <w:rStyle w:val="FootnoteReference"/>
        </w:rPr>
        <w:footnoteRef/>
      </w:r>
      <w:r>
        <w:t xml:space="preserve"> ‘God’s mercy is the salvation and grace granted by Christ’ (St. Athanasius).</w:t>
      </w:r>
    </w:p>
  </w:footnote>
  <w:footnote w:id="315">
    <w:p w14:paraId="2C2EB9DF" w14:textId="77777777" w:rsidR="0020672C" w:rsidRDefault="0020672C"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316">
    <w:p w14:paraId="179D7A74" w14:textId="04A38D47" w:rsidR="0020672C" w:rsidRDefault="0020672C"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317">
    <w:p w14:paraId="0F6F70D6" w14:textId="77777777" w:rsidR="0020672C" w:rsidRDefault="0020672C" w:rsidP="00BD5BBE">
      <w:pPr>
        <w:pStyle w:val="footnote"/>
      </w:pPr>
      <w:r>
        <w:rPr>
          <w:rStyle w:val="FootnoteReference"/>
        </w:rPr>
        <w:footnoteRef/>
      </w:r>
      <w:r>
        <w:t xml:space="preserve"> Cp. 2 Samuel 7:4-17; 1 Chron. 17:3-14.</w:t>
      </w:r>
    </w:p>
  </w:footnote>
  <w:footnote w:id="318">
    <w:p w14:paraId="41487A2A" w14:textId="77777777" w:rsidR="0020672C" w:rsidRDefault="0020672C" w:rsidP="00C544D6">
      <w:pPr>
        <w:pStyle w:val="footnote"/>
      </w:pPr>
      <w:r>
        <w:rPr>
          <w:rStyle w:val="FootnoteReference"/>
        </w:rPr>
        <w:footnoteRef/>
      </w:r>
      <w:r>
        <w:t xml:space="preserve"> </w:t>
      </w:r>
      <w:r w:rsidRPr="0090411D">
        <w:rPr>
          <w:i/>
        </w:rPr>
        <w:t>Firstborn</w:t>
      </w:r>
      <w:r>
        <w:t xml:space="preserve"> = Christ in David. Cp. Heb. 1:6; Rom. 8:29; Col. 1:13-18; Rev. 1:5; 3:14; Matt. 1:25; Exod. 4:22; Heb. 12:23.</w:t>
      </w:r>
    </w:p>
  </w:footnote>
  <w:footnote w:id="319">
    <w:p w14:paraId="14836E7C" w14:textId="77777777" w:rsidR="0020672C" w:rsidRDefault="0020672C" w:rsidP="00C544D6">
      <w:pPr>
        <w:pStyle w:val="footnote"/>
      </w:pPr>
      <w:r>
        <w:rPr>
          <w:rStyle w:val="FootnoteReference"/>
        </w:rPr>
        <w:footnoteRef/>
      </w:r>
      <w:r>
        <w:t xml:space="preserve"> dynasty: </w:t>
      </w:r>
      <w:r w:rsidRPr="0090411D">
        <w:rPr>
          <w:i/>
        </w:rPr>
        <w:t>lit</w:t>
      </w:r>
      <w:r>
        <w:t>. seed (Gal. 3:16; Is. 9:7).</w:t>
      </w:r>
    </w:p>
  </w:footnote>
  <w:footnote w:id="320">
    <w:p w14:paraId="11323AA1" w14:textId="77777777" w:rsidR="0020672C" w:rsidRDefault="0020672C"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321">
    <w:p w14:paraId="4EFFF313" w14:textId="77777777" w:rsidR="0020672C" w:rsidRDefault="0020672C" w:rsidP="00C544D6">
      <w:pPr>
        <w:pStyle w:val="footnote"/>
      </w:pPr>
      <w:r>
        <w:rPr>
          <w:rStyle w:val="FootnoteReference"/>
        </w:rPr>
        <w:footnoteRef/>
      </w:r>
      <w:r>
        <w:t xml:space="preserve"> dynasty: </w:t>
      </w:r>
      <w:r w:rsidRPr="0090411D">
        <w:rPr>
          <w:i/>
        </w:rPr>
        <w:t>lit</w:t>
      </w:r>
      <w:r>
        <w:t>. seed.</w:t>
      </w:r>
    </w:p>
  </w:footnote>
  <w:footnote w:id="322">
    <w:p w14:paraId="4C1D0FC5" w14:textId="77777777" w:rsidR="0020672C" w:rsidRDefault="0020672C" w:rsidP="00C544D6">
      <w:pPr>
        <w:pStyle w:val="footnote"/>
      </w:pPr>
      <w:r>
        <w:rPr>
          <w:rStyle w:val="FootnoteReference"/>
        </w:rPr>
        <w:footnoteRef/>
      </w:r>
      <w:r>
        <w:t xml:space="preserve"> Rev. 1:5; 3:14.</w:t>
      </w:r>
    </w:p>
  </w:footnote>
  <w:footnote w:id="323">
    <w:p w14:paraId="11F2D9AD" w14:textId="77777777" w:rsidR="0020672C" w:rsidRDefault="0020672C"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324">
    <w:p w14:paraId="2C9584E9" w14:textId="77777777" w:rsidR="0020672C" w:rsidRDefault="0020672C" w:rsidP="00C544D6">
      <w:pPr>
        <w:pStyle w:val="footnote"/>
      </w:pPr>
      <w:r>
        <w:rPr>
          <w:rStyle w:val="FootnoteReference"/>
        </w:rPr>
        <w:footnoteRef/>
      </w:r>
      <w:r>
        <w:t xml:space="preserve"> Make known to me Christ the Wisdom and Power of God (1 Cor. 1:24), and make known to me Your Saints whose hearts are disciplined by Him (cp. St. Athanasius).</w:t>
      </w:r>
    </w:p>
  </w:footnote>
  <w:footnote w:id="325">
    <w:p w14:paraId="7F18A7EC" w14:textId="77777777" w:rsidR="0020672C" w:rsidRDefault="0020672C" w:rsidP="00C544D6">
      <w:pPr>
        <w:pStyle w:val="footnote"/>
      </w:pPr>
      <w:r>
        <w:rPr>
          <w:rStyle w:val="FootnoteReference"/>
        </w:rPr>
        <w:footnoteRef/>
      </w:r>
      <w:r>
        <w:t xml:space="preserve"> That is, in the Kingdom (1 Cor. 4:20).</w:t>
      </w:r>
    </w:p>
  </w:footnote>
  <w:footnote w:id="326">
    <w:p w14:paraId="6FEEFB4C" w14:textId="77777777" w:rsidR="0020672C" w:rsidRDefault="0020672C" w:rsidP="00C544D6">
      <w:pPr>
        <w:pStyle w:val="footnote"/>
      </w:pPr>
      <w:r>
        <w:rPr>
          <w:rStyle w:val="FootnoteReference"/>
        </w:rPr>
        <w:footnoteRef/>
      </w:r>
      <w:r>
        <w:t xml:space="preserve"> Verses 11 and 12 were quoted by Satan to tempt Christ (Matt. 4:6; Lk. 4:10).</w:t>
      </w:r>
    </w:p>
  </w:footnote>
  <w:footnote w:id="327">
    <w:p w14:paraId="3E2B8879" w14:textId="77777777" w:rsidR="0020672C" w:rsidRDefault="0020672C" w:rsidP="00C544D6">
      <w:pPr>
        <w:pStyle w:val="footnote"/>
      </w:pPr>
      <w:r>
        <w:rPr>
          <w:rStyle w:val="FootnoteReference"/>
        </w:rPr>
        <w:footnoteRef/>
      </w:r>
      <w:r>
        <w:t xml:space="preserve"> dragon: </w:t>
      </w:r>
      <w:r w:rsidRPr="0090411D">
        <w:rPr>
          <w:i/>
        </w:rPr>
        <w:t>or</w:t>
      </w:r>
      <w:r>
        <w:t xml:space="preserve"> serpent.</w:t>
      </w:r>
    </w:p>
  </w:footnote>
  <w:footnote w:id="328">
    <w:p w14:paraId="271F5928" w14:textId="77777777" w:rsidR="0020672C" w:rsidRDefault="0020672C" w:rsidP="00C544D6">
      <w:pPr>
        <w:pStyle w:val="footnote"/>
      </w:pPr>
      <w:r>
        <w:rPr>
          <w:rStyle w:val="FootnoteReference"/>
        </w:rPr>
        <w:footnoteRef/>
      </w:r>
      <w:r>
        <w:t xml:space="preserve"> House—Home, Family, Church, Kingdom: where God’s will is done (1 Tim. 3:15; Heb. 3:2-6; Lk. 2:49; Mt. 6:10).</w:t>
      </w:r>
    </w:p>
  </w:footnote>
  <w:footnote w:id="329">
    <w:p w14:paraId="78AC2D24" w14:textId="77777777" w:rsidR="0020672C" w:rsidRDefault="0020672C" w:rsidP="00C544D6">
      <w:pPr>
        <w:pStyle w:val="footnote"/>
      </w:pPr>
      <w:r>
        <w:rPr>
          <w:rStyle w:val="FootnoteReference"/>
        </w:rPr>
        <w:footnoteRef/>
      </w:r>
      <w:r>
        <w:t xml:space="preserve"> John 7:38.</w:t>
      </w:r>
    </w:p>
  </w:footnote>
  <w:footnote w:id="330">
    <w:p w14:paraId="004CC793" w14:textId="77777777" w:rsidR="0020672C" w:rsidRDefault="0020672C" w:rsidP="00C544D6">
      <w:pPr>
        <w:pStyle w:val="footnote"/>
      </w:pPr>
      <w:r>
        <w:rPr>
          <w:rStyle w:val="FootnoteReference"/>
        </w:rPr>
        <w:footnoteRef/>
      </w:r>
      <w:r>
        <w:t xml:space="preserve"> justice: </w:t>
      </w:r>
      <w:r w:rsidRPr="0090411D">
        <w:rPr>
          <w:i/>
        </w:rPr>
        <w:t>or</w:t>
      </w:r>
      <w:r>
        <w:t xml:space="preserve"> vengeance. Vengeance left to God culminates in Christ’s Passion. Cp. Deut. 32:35; Heb. 10:30; Rom. 3:5; 12:19.</w:t>
      </w:r>
    </w:p>
  </w:footnote>
  <w:footnote w:id="331">
    <w:p w14:paraId="1C9111DE" w14:textId="77777777" w:rsidR="0020672C" w:rsidRDefault="0020672C" w:rsidP="00C544D6">
      <w:pPr>
        <w:pStyle w:val="footnote"/>
      </w:pPr>
      <w:r>
        <w:rPr>
          <w:rStyle w:val="FootnoteReference"/>
        </w:rPr>
        <w:footnoteRef/>
      </w:r>
      <w:r>
        <w:t xml:space="preserve"> Cp. 1 Cor. 3:20, ‘The Lord knows the thoughts of the wise…’</w:t>
      </w:r>
    </w:p>
  </w:footnote>
  <w:footnote w:id="332">
    <w:p w14:paraId="046745B9" w14:textId="77777777" w:rsidR="0020672C" w:rsidRDefault="0020672C" w:rsidP="00C544D6">
      <w:pPr>
        <w:pStyle w:val="footnote"/>
      </w:pPr>
      <w:r>
        <w:rPr>
          <w:rStyle w:val="FootnoteReference"/>
        </w:rPr>
        <w:footnoteRef/>
      </w:r>
      <w:r>
        <w:t xml:space="preserve"> Ex. 17:1-7.</w:t>
      </w:r>
    </w:p>
  </w:footnote>
  <w:footnote w:id="333">
    <w:p w14:paraId="08EA846E" w14:textId="77777777" w:rsidR="0020672C" w:rsidRDefault="0020672C" w:rsidP="00C544D6">
      <w:pPr>
        <w:pStyle w:val="footnote"/>
      </w:pPr>
      <w:r>
        <w:rPr>
          <w:rStyle w:val="FootnoteReference"/>
        </w:rPr>
        <w:footnoteRef/>
      </w:r>
      <w:r>
        <w:t xml:space="preserve"> Num. 14:32-34.</w:t>
      </w:r>
    </w:p>
  </w:footnote>
  <w:footnote w:id="334">
    <w:p w14:paraId="27E7289C" w14:textId="77777777" w:rsidR="0020672C" w:rsidRDefault="0020672C" w:rsidP="00C544D6">
      <w:pPr>
        <w:pStyle w:val="footnote"/>
      </w:pPr>
      <w:r>
        <w:rPr>
          <w:rStyle w:val="FootnoteReference"/>
        </w:rPr>
        <w:footnoteRef/>
      </w:r>
      <w:r>
        <w:t xml:space="preserve"> Cp. Heb.3:7-11; 4:10.</w:t>
      </w:r>
    </w:p>
  </w:footnote>
  <w:footnote w:id="335">
    <w:p w14:paraId="6A0DA86F" w14:textId="77777777" w:rsidR="0020672C" w:rsidRDefault="0020672C" w:rsidP="00C544D6">
      <w:pPr>
        <w:pStyle w:val="footnote"/>
      </w:pPr>
      <w:r>
        <w:rPr>
          <w:rStyle w:val="FootnoteReference"/>
        </w:rPr>
        <w:footnoteRef/>
      </w:r>
      <w:r>
        <w:t xml:space="preserve"> Cp. Deut. 32:17; 1 Cor. 10:20; Psalm 105:36-38; 1 Chron. 16:26.</w:t>
      </w:r>
    </w:p>
  </w:footnote>
  <w:footnote w:id="336">
    <w:p w14:paraId="29039A45" w14:textId="77777777" w:rsidR="0020672C" w:rsidRDefault="0020672C" w:rsidP="00C544D6">
      <w:pPr>
        <w:pStyle w:val="footnote"/>
      </w:pPr>
      <w:r>
        <w:rPr>
          <w:rStyle w:val="FootnoteReference"/>
        </w:rPr>
        <w:footnoteRef/>
      </w:r>
      <w:r>
        <w:t xml:space="preserve"> i.e. Let the sea dance and roar in thunderous applause as the King of Glory appears. (This line is identical with 97:7a).</w:t>
      </w:r>
    </w:p>
  </w:footnote>
  <w:footnote w:id="337">
    <w:p w14:paraId="0A420AC8" w14:textId="77777777" w:rsidR="0020672C" w:rsidRDefault="0020672C" w:rsidP="00C544D6">
      <w:pPr>
        <w:pStyle w:val="footnote"/>
      </w:pPr>
      <w:r>
        <w:rPr>
          <w:rStyle w:val="FootnoteReference"/>
        </w:rPr>
        <w:footnoteRef/>
      </w:r>
      <w:r>
        <w:t xml:space="preserve"> Cp. Pss. 32:5b; 84:10b. Rom. 1:19-21; 2 Cor. 4:6; Jn. 1:14; 6:40; 17:22-24.</w:t>
      </w:r>
    </w:p>
  </w:footnote>
  <w:footnote w:id="338">
    <w:p w14:paraId="22A45999" w14:textId="77777777" w:rsidR="0020672C" w:rsidRDefault="0020672C"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w:t>
      </w:r>
    </w:p>
  </w:footnote>
  <w:footnote w:id="339">
    <w:p w14:paraId="160E0C3D" w14:textId="77777777" w:rsidR="0020672C" w:rsidRDefault="0020672C" w:rsidP="00C544D6">
      <w:pPr>
        <w:pStyle w:val="footnote"/>
      </w:pPr>
      <w:r>
        <w:rPr>
          <w:rStyle w:val="FootnoteReference"/>
        </w:rPr>
        <w:footnoteRef/>
      </w:r>
      <w:r>
        <w:t xml:space="preserve"> Rev. 4:6, Ezek. 1:5-10.</w:t>
      </w:r>
    </w:p>
  </w:footnote>
  <w:footnote w:id="340">
    <w:p w14:paraId="33F848D7" w14:textId="77777777" w:rsidR="0020672C" w:rsidRDefault="0020672C" w:rsidP="00C544D6">
      <w:pPr>
        <w:pStyle w:val="footnote"/>
      </w:pPr>
      <w:r>
        <w:rPr>
          <w:rStyle w:val="FootnoteReference"/>
        </w:rPr>
        <w:footnoteRef/>
      </w:r>
      <w:r>
        <w:t xml:space="preserve"> Daily I pray for the lost. Sinners are slain by conversion into believers, saints, friends and lovers.</w:t>
      </w:r>
    </w:p>
  </w:footnote>
  <w:footnote w:id="341">
    <w:p w14:paraId="570F4149" w14:textId="77777777" w:rsidR="0020672C" w:rsidRDefault="0020672C" w:rsidP="00C544D6">
      <w:pPr>
        <w:pStyle w:val="footnote"/>
      </w:pPr>
      <w:r>
        <w:rPr>
          <w:rStyle w:val="FootnoteReference"/>
        </w:rPr>
        <w:footnoteRef/>
      </w:r>
      <w:r>
        <w:t xml:space="preserve"> Peter praised and confessed Christ, yet later he swore he did not know Him (Mt. 26:74; Mk. 14:71).</w:t>
      </w:r>
    </w:p>
  </w:footnote>
  <w:footnote w:id="342">
    <w:p w14:paraId="7F487DE9" w14:textId="77777777" w:rsidR="0020672C" w:rsidRDefault="0020672C" w:rsidP="00C544D6">
      <w:pPr>
        <w:pStyle w:val="footnote"/>
      </w:pPr>
      <w:r>
        <w:rPr>
          <w:rStyle w:val="FootnoteReference"/>
        </w:rPr>
        <w:footnoteRef/>
      </w:r>
      <w:r>
        <w:t xml:space="preserve"> Cp. Ps. 38:7a.</w:t>
      </w:r>
    </w:p>
  </w:footnote>
  <w:footnote w:id="343">
    <w:p w14:paraId="1B133F2B" w14:textId="77777777" w:rsidR="0020672C" w:rsidRDefault="0020672C"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Cp. Ps. 102:14.</w:t>
      </w:r>
    </w:p>
  </w:footnote>
  <w:footnote w:id="344">
    <w:p w14:paraId="4C6B2146" w14:textId="77777777" w:rsidR="0020672C" w:rsidRDefault="0020672C" w:rsidP="00C544D6">
      <w:pPr>
        <w:pStyle w:val="footnote"/>
      </w:pPr>
      <w:r>
        <w:rPr>
          <w:rStyle w:val="FootnoteReference"/>
        </w:rPr>
        <w:footnoteRef/>
      </w:r>
      <w:r>
        <w:t xml:space="preserve"> descendants: </w:t>
      </w:r>
      <w:r w:rsidRPr="00A80C80">
        <w:rPr>
          <w:i/>
        </w:rPr>
        <w:t>lit</w:t>
      </w:r>
      <w:r>
        <w:t>. seed. Verses 26-28 are quoted at Heb. 1:10-12; 13:8.</w:t>
      </w:r>
    </w:p>
  </w:footnote>
  <w:footnote w:id="345">
    <w:p w14:paraId="44E84D4D" w14:textId="77777777" w:rsidR="0020672C" w:rsidRDefault="0020672C" w:rsidP="00C544D6">
      <w:pPr>
        <w:pStyle w:val="footnote"/>
      </w:pPr>
      <w:r>
        <w:rPr>
          <w:rStyle w:val="FootnoteReference"/>
        </w:rPr>
        <w:footnoteRef/>
      </w:r>
      <w:r>
        <w:t xml:space="preserve"> ‘God is love’ (1 John 4:8,16).</w:t>
      </w:r>
    </w:p>
  </w:footnote>
  <w:footnote w:id="346">
    <w:p w14:paraId="1EEA58C5" w14:textId="77777777" w:rsidR="0020672C" w:rsidRDefault="0020672C" w:rsidP="00C544D6">
      <w:pPr>
        <w:pStyle w:val="footnote"/>
      </w:pPr>
      <w:r>
        <w:rPr>
          <w:rStyle w:val="FootnoteReference"/>
        </w:rPr>
        <w:footnoteRef/>
      </w:r>
      <w:r>
        <w:t xml:space="preserve"> Cp. Ps. 147:8.</w:t>
      </w:r>
    </w:p>
  </w:footnote>
  <w:footnote w:id="347">
    <w:p w14:paraId="1F5C3038" w14:textId="77777777" w:rsidR="0020672C" w:rsidRDefault="0020672C" w:rsidP="00C544D6">
      <w:pPr>
        <w:pStyle w:val="footnote"/>
      </w:pPr>
      <w:r>
        <w:rPr>
          <w:rStyle w:val="FootnoteReference"/>
        </w:rPr>
        <w:footnoteRef/>
      </w:r>
      <w:r>
        <w:t xml:space="preserve"> East and West intersecting heaven and earth forms the Cross to which our sins were nailed (Col. 1:20; 2:14).</w:t>
      </w:r>
    </w:p>
  </w:footnote>
  <w:footnote w:id="348">
    <w:p w14:paraId="2EB2A618" w14:textId="77777777" w:rsidR="0020672C" w:rsidRDefault="0020672C" w:rsidP="00C544D6">
      <w:pPr>
        <w:pStyle w:val="footnote"/>
      </w:pPr>
      <w:r>
        <w:rPr>
          <w:rStyle w:val="FootnoteReference"/>
        </w:rPr>
        <w:footnoteRef/>
      </w:r>
      <w:r>
        <w:t xml:space="preserve"> embraces all: </w:t>
      </w:r>
      <w:r w:rsidRPr="00A80C80">
        <w:rPr>
          <w:i/>
        </w:rPr>
        <w:t>or</w:t>
      </w:r>
      <w:r>
        <w:t>, ‘rules over all.’</w:t>
      </w:r>
    </w:p>
  </w:footnote>
  <w:footnote w:id="349">
    <w:p w14:paraId="169AA0B7" w14:textId="77777777" w:rsidR="0020672C" w:rsidRDefault="0020672C" w:rsidP="00C544D6">
      <w:pPr>
        <w:pStyle w:val="footnote"/>
      </w:pPr>
      <w:r>
        <w:rPr>
          <w:rStyle w:val="FootnoteReference"/>
        </w:rPr>
        <w:footnoteRef/>
      </w:r>
      <w:r>
        <w:t xml:space="preserve"> He Whose hands stretch out the sky like a skin now stretches out His healing hands on the cross to draw all to Himself (cp. Is. 45:12; 65:2; Rom. 10:21; Jn. 12:32; 21:18: Acts 4:30; 1 Pet. 2:24).</w:t>
      </w:r>
    </w:p>
  </w:footnote>
  <w:footnote w:id="350">
    <w:p w14:paraId="45145696" w14:textId="77777777" w:rsidR="0020672C" w:rsidRDefault="0020672C" w:rsidP="00C544D6">
      <w:pPr>
        <w:pStyle w:val="footnote"/>
      </w:pPr>
      <w:r>
        <w:rPr>
          <w:rStyle w:val="FootnoteReference"/>
        </w:rPr>
        <w:footnoteRef/>
      </w:r>
      <w:r>
        <w:t xml:space="preserve"> Heb. 1:7; Ezek. 1:14; 2 Esdras 8:22.</w:t>
      </w:r>
    </w:p>
  </w:footnote>
  <w:footnote w:id="351">
    <w:p w14:paraId="384A849F" w14:textId="77777777" w:rsidR="0020672C" w:rsidRDefault="0020672C" w:rsidP="00C544D6">
      <w:pPr>
        <w:pStyle w:val="footnote"/>
      </w:pPr>
      <w:r>
        <w:rPr>
          <w:rStyle w:val="FootnoteReference"/>
        </w:rPr>
        <w:footnoteRef/>
      </w:r>
      <w:r>
        <w:t xml:space="preserve"> Much of Psalm 104 occurs almost verbatim in 1 Chron. 16:8-22 (cp. vv. 7:36).</w:t>
      </w:r>
    </w:p>
  </w:footnote>
  <w:footnote w:id="352">
    <w:p w14:paraId="1DCE9038" w14:textId="77777777" w:rsidR="0020672C" w:rsidRDefault="0020672C"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353">
    <w:p w14:paraId="187F80A0" w14:textId="77777777" w:rsidR="0020672C" w:rsidRDefault="0020672C" w:rsidP="00C544D6">
      <w:pPr>
        <w:pStyle w:val="footnote"/>
      </w:pPr>
      <w:r>
        <w:rPr>
          <w:rStyle w:val="FootnoteReference"/>
        </w:rPr>
        <w:footnoteRef/>
      </w:r>
      <w:r>
        <w:t xml:space="preserve"> caterpillars: larva of the locust.</w:t>
      </w:r>
    </w:p>
  </w:footnote>
  <w:footnote w:id="354">
    <w:p w14:paraId="6E762A27" w14:textId="77777777" w:rsidR="0020672C" w:rsidRDefault="0020672C" w:rsidP="00C544D6">
      <w:pPr>
        <w:pStyle w:val="footnote"/>
      </w:pPr>
      <w:r>
        <w:rPr>
          <w:rStyle w:val="FootnoteReference"/>
        </w:rPr>
        <w:footnoteRef/>
      </w:r>
      <w:r>
        <w:t xml:space="preserve"> Ex. 16:12-15; Jn. 6:31-35.</w:t>
      </w:r>
    </w:p>
  </w:footnote>
  <w:footnote w:id="355">
    <w:p w14:paraId="463C0491" w14:textId="77777777" w:rsidR="0020672C" w:rsidRDefault="0020672C" w:rsidP="00C544D6">
      <w:pPr>
        <w:pStyle w:val="footnote"/>
      </w:pPr>
      <w:r>
        <w:rPr>
          <w:rStyle w:val="FootnoteReference"/>
        </w:rPr>
        <w:footnoteRef/>
      </w:r>
      <w:r>
        <w:t xml:space="preserve"> Gen. 15:14.</w:t>
      </w:r>
    </w:p>
  </w:footnote>
  <w:footnote w:id="356">
    <w:p w14:paraId="078805D2" w14:textId="77777777" w:rsidR="0020672C" w:rsidRDefault="0020672C" w:rsidP="00C544D6">
      <w:pPr>
        <w:pStyle w:val="footnote"/>
      </w:pPr>
      <w:r>
        <w:rPr>
          <w:rStyle w:val="FootnoteReference"/>
        </w:rPr>
        <w:footnoteRef/>
      </w:r>
      <w:r>
        <w:t xml:space="preserve"> Law (Torah) meant scripture. ‘Torah planted in our midst eternal life’ says the Jewish Prayer Book. Study of the Law was the centre of Jewish life (cp. Jn. 5:39).</w:t>
      </w:r>
    </w:p>
  </w:footnote>
  <w:footnote w:id="357">
    <w:p w14:paraId="08540649" w14:textId="77777777" w:rsidR="0020672C" w:rsidRDefault="0020672C" w:rsidP="00C544D6">
      <w:pPr>
        <w:pStyle w:val="footnote"/>
      </w:pPr>
      <w:r>
        <w:rPr>
          <w:rStyle w:val="FootnoteReference"/>
        </w:rPr>
        <w:footnoteRef/>
      </w:r>
      <w:r>
        <w:t xml:space="preserve"> mercy: </w:t>
      </w:r>
      <w:r w:rsidRPr="00B246C1">
        <w:rPr>
          <w:i/>
        </w:rPr>
        <w:t>or</w:t>
      </w:r>
      <w:r>
        <w:t xml:space="preserve"> love.</w:t>
      </w:r>
    </w:p>
  </w:footnote>
  <w:footnote w:id="358">
    <w:p w14:paraId="1A81CC74" w14:textId="77777777" w:rsidR="0020672C" w:rsidRDefault="0020672C" w:rsidP="00C544D6">
      <w:pPr>
        <w:pStyle w:val="footnote"/>
      </w:pPr>
      <w:r>
        <w:rPr>
          <w:rStyle w:val="FootnoteReference"/>
        </w:rPr>
        <w:footnoteRef/>
      </w:r>
      <w:r>
        <w:t xml:space="preserve"> Cp. Mark 8:17-21; Matthew 16:9-12.</w:t>
      </w:r>
    </w:p>
  </w:footnote>
  <w:footnote w:id="359">
    <w:p w14:paraId="008D3EE2" w14:textId="77777777" w:rsidR="0020672C" w:rsidRDefault="0020672C" w:rsidP="00C544D6">
      <w:pPr>
        <w:pStyle w:val="footnote"/>
      </w:pPr>
      <w:r>
        <w:rPr>
          <w:rStyle w:val="FootnoteReference"/>
        </w:rPr>
        <w:footnoteRef/>
      </w:r>
      <w:r>
        <w:t xml:space="preserve"> Num. 11:34.</w:t>
      </w:r>
    </w:p>
  </w:footnote>
  <w:footnote w:id="360">
    <w:p w14:paraId="45B2152E" w14:textId="77777777" w:rsidR="0020672C" w:rsidRDefault="0020672C" w:rsidP="00C544D6">
      <w:pPr>
        <w:pStyle w:val="footnote"/>
      </w:pPr>
      <w:r>
        <w:rPr>
          <w:rStyle w:val="FootnoteReference"/>
        </w:rPr>
        <w:footnoteRef/>
      </w:r>
      <w:r>
        <w:t xml:space="preserve"> Num. 16:32.</w:t>
      </w:r>
    </w:p>
  </w:footnote>
  <w:footnote w:id="361">
    <w:p w14:paraId="5BE35E93" w14:textId="77777777" w:rsidR="0020672C" w:rsidRDefault="0020672C" w:rsidP="00C544D6">
      <w:pPr>
        <w:pStyle w:val="footnote"/>
      </w:pPr>
      <w:r>
        <w:rPr>
          <w:rStyle w:val="FootnoteReference"/>
        </w:rPr>
        <w:footnoteRef/>
      </w:r>
      <w:r>
        <w:t xml:space="preserve"> children: </w:t>
      </w:r>
      <w:r w:rsidRPr="00B246C1">
        <w:rPr>
          <w:i/>
        </w:rPr>
        <w:t>lit</w:t>
      </w:r>
      <w:r>
        <w:t>. seed.</w:t>
      </w:r>
    </w:p>
  </w:footnote>
  <w:footnote w:id="362">
    <w:p w14:paraId="3CB0230A" w14:textId="77777777" w:rsidR="0020672C" w:rsidRDefault="0020672C"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363">
    <w:p w14:paraId="4C3D1737" w14:textId="77777777" w:rsidR="0020672C" w:rsidRDefault="0020672C" w:rsidP="00C544D6">
      <w:pPr>
        <w:pStyle w:val="footnote"/>
      </w:pPr>
      <w:r>
        <w:rPr>
          <w:rStyle w:val="FootnoteReference"/>
        </w:rPr>
        <w:footnoteRef/>
      </w:r>
      <w:r>
        <w:t xml:space="preserve"> ‘mercies of the Lord’: </w:t>
      </w:r>
      <w:r w:rsidRPr="00B246C1">
        <w:rPr>
          <w:i/>
        </w:rPr>
        <w:t>or</w:t>
      </w:r>
      <w:r>
        <w:t>, the Lord’s love.</w:t>
      </w:r>
    </w:p>
  </w:footnote>
  <w:footnote w:id="364">
    <w:p w14:paraId="5EB077FD" w14:textId="77777777" w:rsidR="0020672C" w:rsidRDefault="0020672C" w:rsidP="00C544D6">
      <w:pPr>
        <w:pStyle w:val="footnote"/>
      </w:pPr>
      <w:r>
        <w:rPr>
          <w:rStyle w:val="FootnoteReference"/>
        </w:rPr>
        <w:footnoteRef/>
      </w:r>
      <w:r>
        <w:t xml:space="preserve"> The first 6 verses of this Psalm are almost identical with Psalm 56:8-12, and the rest only differ in 3 words from 59:7-14.</w:t>
      </w:r>
    </w:p>
  </w:footnote>
  <w:footnote w:id="365">
    <w:p w14:paraId="32F80B0A" w14:textId="77777777" w:rsidR="0020672C" w:rsidRDefault="0020672C" w:rsidP="00C544D6">
      <w:pPr>
        <w:pStyle w:val="footnote"/>
      </w:pPr>
      <w:r>
        <w:rPr>
          <w:rStyle w:val="FootnoteReference"/>
        </w:rPr>
        <w:footnoteRef/>
      </w:r>
      <w:r>
        <w:t xml:space="preserve"> See Psalm 59:10 and footnote.</w:t>
      </w:r>
    </w:p>
  </w:footnote>
  <w:footnote w:id="366">
    <w:p w14:paraId="70CC4836" w14:textId="77777777" w:rsidR="0020672C" w:rsidRDefault="0020672C"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367">
    <w:p w14:paraId="67FB27B1" w14:textId="77777777" w:rsidR="0020672C" w:rsidRDefault="0020672C" w:rsidP="00C544D6">
      <w:pPr>
        <w:pStyle w:val="footnote"/>
      </w:pPr>
      <w:r>
        <w:rPr>
          <w:rStyle w:val="FootnoteReference"/>
        </w:rPr>
        <w:footnoteRef/>
      </w:r>
      <w:r>
        <w:t xml:space="preserve"> Cp. Num. 5:22.</w:t>
      </w:r>
    </w:p>
  </w:footnote>
  <w:footnote w:id="368">
    <w:p w14:paraId="292E96AE" w14:textId="77777777" w:rsidR="0020672C" w:rsidRDefault="0020672C" w:rsidP="00C544D6">
      <w:pPr>
        <w:pStyle w:val="footnote"/>
      </w:pPr>
      <w:r>
        <w:rPr>
          <w:rStyle w:val="FootnoteReference"/>
        </w:rPr>
        <w:footnoteRef/>
      </w:r>
      <w:r>
        <w:t xml:space="preserve"> Mt. 27:39.</w:t>
      </w:r>
    </w:p>
  </w:footnote>
  <w:footnote w:id="369">
    <w:p w14:paraId="7B5761D5" w14:textId="77777777" w:rsidR="0020672C" w:rsidRDefault="0020672C"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Cp. Mt. 22:43-45).</w:t>
      </w:r>
    </w:p>
  </w:footnote>
  <w:footnote w:id="370">
    <w:p w14:paraId="6251134D" w14:textId="77777777" w:rsidR="0020672C" w:rsidRDefault="0020672C" w:rsidP="00C544D6">
      <w:pPr>
        <w:pStyle w:val="footnote"/>
      </w:pPr>
      <w:r>
        <w:rPr>
          <w:rStyle w:val="FootnoteReference"/>
        </w:rPr>
        <w:footnoteRef/>
      </w:r>
      <w:r>
        <w:t xml:space="preserve"> The power of the Gospel, the power of the Cross, which is the power of the Holy Spirit given at Pentecost (St. Athanasius).</w:t>
      </w:r>
    </w:p>
  </w:footnote>
  <w:footnote w:id="371">
    <w:p w14:paraId="5B5E529A" w14:textId="77777777" w:rsidR="0020672C" w:rsidRDefault="0020672C" w:rsidP="00C544D6">
      <w:pPr>
        <w:pStyle w:val="footnote"/>
      </w:pPr>
      <w:r>
        <w:rPr>
          <w:rStyle w:val="FootnoteReference"/>
        </w:rPr>
        <w:footnoteRef/>
      </w:r>
      <w:r>
        <w:t xml:space="preserve"> Cp. 1 Cor. 15:41-43.</w:t>
      </w:r>
    </w:p>
  </w:footnote>
  <w:footnote w:id="372">
    <w:p w14:paraId="4C93D1C9" w14:textId="77777777" w:rsidR="0020672C" w:rsidRDefault="0020672C"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373">
    <w:p w14:paraId="5DE3DED0" w14:textId="77777777" w:rsidR="0020672C" w:rsidRDefault="0020672C" w:rsidP="00C544D6">
      <w:pPr>
        <w:pStyle w:val="footnote"/>
      </w:pPr>
      <w:r>
        <w:rPr>
          <w:rStyle w:val="FootnoteReference"/>
        </w:rPr>
        <w:footnoteRef/>
      </w:r>
      <w:r>
        <w:t xml:space="preserve"> Heb. 7:21.</w:t>
      </w:r>
    </w:p>
  </w:footnote>
  <w:footnote w:id="374">
    <w:p w14:paraId="09E7C6C1" w14:textId="77777777" w:rsidR="0020672C" w:rsidRDefault="0020672C"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Stream: </w:t>
      </w:r>
      <w:r w:rsidRPr="003259D3">
        <w:rPr>
          <w:i/>
        </w:rPr>
        <w:t>lit</w:t>
      </w:r>
      <w:r>
        <w:t>. torrent. Cp. Ps. 35:9.</w:t>
      </w:r>
    </w:p>
  </w:footnote>
  <w:footnote w:id="375">
    <w:p w14:paraId="1BC090E3" w14:textId="77777777" w:rsidR="0020672C" w:rsidRDefault="0020672C"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376">
    <w:p w14:paraId="458325D6" w14:textId="77777777" w:rsidR="0020672C" w:rsidRDefault="0020672C" w:rsidP="00C544D6">
      <w:pPr>
        <w:pStyle w:val="footnote"/>
      </w:pPr>
      <w:r>
        <w:rPr>
          <w:rStyle w:val="FootnoteReference"/>
        </w:rPr>
        <w:footnoteRef/>
      </w:r>
      <w:r>
        <w:t xml:space="preserve"> Gen. 6:18; 9:9f; 15; 17; Ex. 19:5; Mk. 14:24; Lk. 22:20,29,30.</w:t>
      </w:r>
    </w:p>
  </w:footnote>
  <w:footnote w:id="377">
    <w:p w14:paraId="534F669F" w14:textId="77777777" w:rsidR="0020672C" w:rsidRDefault="0020672C"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378">
    <w:p w14:paraId="2820C079" w14:textId="019C661F" w:rsidR="0020672C" w:rsidRDefault="0020672C" w:rsidP="00C544D6">
      <w:pPr>
        <w:pStyle w:val="footnote"/>
      </w:pPr>
      <w:r>
        <w:rPr>
          <w:rStyle w:val="FootnoteReference"/>
        </w:rPr>
        <w:footnoteRef/>
      </w:r>
      <w:r>
        <w:t xml:space="preserve"> To cultivate this fear is to practice living in the presence of God, which is the height of wisdom and understanding.</w:t>
      </w:r>
    </w:p>
  </w:footnote>
  <w:footnote w:id="379">
    <w:p w14:paraId="0B84AC37" w14:textId="77777777" w:rsidR="0020672C" w:rsidRDefault="0020672C" w:rsidP="00C544D6">
      <w:pPr>
        <w:pStyle w:val="footnote"/>
      </w:pPr>
      <w:r>
        <w:rPr>
          <w:rStyle w:val="FootnoteReference"/>
        </w:rPr>
        <w:footnoteRef/>
      </w:r>
      <w:r>
        <w:t xml:space="preserve"> ‘The world is passing away, and the desire for it; but anyone who does the will of God lives for ever’ (1 Jn. 2:17).</w:t>
      </w:r>
    </w:p>
  </w:footnote>
  <w:footnote w:id="380">
    <w:p w14:paraId="7BCF6DAD" w14:textId="77777777" w:rsidR="0020672C" w:rsidRDefault="0020672C"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(cp. Mt. 26:30; Mk. 14:26).</w:t>
      </w:r>
    </w:p>
  </w:footnote>
  <w:footnote w:id="381">
    <w:p w14:paraId="5FAF92C9" w14:textId="77777777" w:rsidR="0020672C" w:rsidRDefault="0020672C" w:rsidP="00C544D6">
      <w:pPr>
        <w:pStyle w:val="footnote"/>
      </w:pPr>
      <w:r>
        <w:rPr>
          <w:rStyle w:val="FootnoteReference"/>
        </w:rPr>
        <w:footnoteRef/>
      </w:r>
      <w:r>
        <w:t xml:space="preserve"> Ex. 19:6; 29:43-46; Deut. 27:9; Is. 63:18,19; Jer. 2:3; 2 Cor. 6:16.</w:t>
      </w:r>
    </w:p>
  </w:footnote>
  <w:footnote w:id="382">
    <w:p w14:paraId="6D9F1C7B" w14:textId="77777777" w:rsidR="0020672C" w:rsidRDefault="0020672C" w:rsidP="00C544D6">
      <w:pPr>
        <w:pStyle w:val="footnote"/>
      </w:pPr>
      <w:r>
        <w:rPr>
          <w:rStyle w:val="FootnoteReference"/>
        </w:rPr>
        <w:footnoteRef/>
      </w:r>
      <w:r>
        <w:t xml:space="preserve"> Israel saw God save him (Gen. 32:30). The sea saw what Israel saw and shrank from the vision of God (Cp.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383">
    <w:p w14:paraId="0C14975E" w14:textId="77777777" w:rsidR="0020672C" w:rsidRDefault="0020672C" w:rsidP="00C544D6">
      <w:pPr>
        <w:pStyle w:val="footnote"/>
      </w:pPr>
      <w:r>
        <w:rPr>
          <w:rStyle w:val="FootnoteReference"/>
        </w:rPr>
        <w:footnoteRef/>
      </w:r>
      <w:r>
        <w:t xml:space="preserve"> Earth rocked and rolled in travail at the birth of a nation (cp. Jn. 16:20-22).</w:t>
      </w:r>
    </w:p>
  </w:footnote>
  <w:footnote w:id="384">
    <w:p w14:paraId="0CFFAE38" w14:textId="77777777" w:rsidR="0020672C" w:rsidRDefault="0020672C" w:rsidP="00C544D6">
      <w:pPr>
        <w:pStyle w:val="footnote"/>
      </w:pPr>
      <w:r>
        <w:rPr>
          <w:rStyle w:val="FootnoteReference"/>
        </w:rPr>
        <w:footnoteRef/>
      </w:r>
      <w:r>
        <w:t xml:space="preserve"> Cp. John 1:18; 3:13; Wisdom 18:16.</w:t>
      </w:r>
    </w:p>
  </w:footnote>
  <w:footnote w:id="385">
    <w:p w14:paraId="47CB4F3E" w14:textId="77777777" w:rsidR="0020672C" w:rsidRDefault="0020672C"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386">
    <w:p w14:paraId="5DABE081" w14:textId="77777777" w:rsidR="0020672C" w:rsidRDefault="0020672C" w:rsidP="00C544D6">
      <w:pPr>
        <w:pStyle w:val="footnote"/>
      </w:pPr>
      <w:r>
        <w:rPr>
          <w:rStyle w:val="FootnoteReference"/>
        </w:rPr>
        <w:footnoteRef/>
      </w:r>
      <w:r>
        <w:t xml:space="preserve"> ‘Who did he love? The Lord God wilh all his heart .... and as a reward for his love, he received the answers to his prayers’ says St. Athanasius the Great (cp. 1 John 4:19). Gk. </w:t>
      </w:r>
      <w:r>
        <w:rPr>
          <w:i/>
        </w:rPr>
        <w:t>ēgapē</w:t>
      </w:r>
      <w:r w:rsidRPr="00DC02D9">
        <w:rPr>
          <w:i/>
        </w:rPr>
        <w:t>sa</w:t>
      </w:r>
      <w:r>
        <w:t xml:space="preserve"> can also mean: I am overjoyed or delighted.</w:t>
      </w:r>
    </w:p>
  </w:footnote>
  <w:footnote w:id="387">
    <w:p w14:paraId="25D08CAE" w14:textId="77777777" w:rsidR="0020672C" w:rsidRDefault="0020672C" w:rsidP="00C544D6">
      <w:pPr>
        <w:pStyle w:val="footnote"/>
      </w:pPr>
      <w:r>
        <w:rPr>
          <w:rStyle w:val="FootnoteReference"/>
        </w:rPr>
        <w:footnoteRef/>
      </w:r>
      <w:r>
        <w:t xml:space="preserve"> cp. Heb. 4:10; Phil. 2:12; Mt. 11:28,29; Jer. 6:16.</w:t>
      </w:r>
    </w:p>
  </w:footnote>
  <w:footnote w:id="388">
    <w:p w14:paraId="4CB1C48E" w14:textId="77777777" w:rsidR="0020672C" w:rsidRDefault="0020672C" w:rsidP="00C544D6">
      <w:pPr>
        <w:pStyle w:val="footnote"/>
      </w:pPr>
      <w:r>
        <w:rPr>
          <w:rStyle w:val="FootnoteReference"/>
        </w:rPr>
        <w:footnoteRef/>
      </w:r>
      <w:r>
        <w:t xml:space="preserve"> 2 Cor. 4:13.</w:t>
      </w:r>
    </w:p>
  </w:footnote>
  <w:footnote w:id="389">
    <w:p w14:paraId="5ACE5127" w14:textId="77777777" w:rsidR="0020672C" w:rsidRDefault="0020672C" w:rsidP="00C544D6">
      <w:pPr>
        <w:pStyle w:val="footnote"/>
      </w:pPr>
      <w:r>
        <w:rPr>
          <w:rStyle w:val="FootnoteReference"/>
        </w:rPr>
        <w:footnoteRef/>
      </w:r>
      <w:r>
        <w:t xml:space="preserve"> </w:t>
      </w:r>
      <w:r w:rsidRPr="00DC02D9">
        <w:rPr>
          <w:i/>
        </w:rPr>
        <w:t>Or:</w:t>
      </w:r>
      <w:r>
        <w:t xml:space="preserve"> costly (Wisdom 1:13-16).</w:t>
      </w:r>
    </w:p>
  </w:footnote>
  <w:footnote w:id="390">
    <w:p w14:paraId="380C2FA4" w14:textId="77777777" w:rsidR="0020672C" w:rsidRDefault="0020672C" w:rsidP="00C544D6">
      <w:pPr>
        <w:pStyle w:val="footnote"/>
      </w:pPr>
      <w:r>
        <w:rPr>
          <w:rStyle w:val="FootnoteReference"/>
        </w:rPr>
        <w:footnoteRef/>
      </w:r>
      <w:r>
        <w:t xml:space="preserve"> Rom. 15:11.</w:t>
      </w:r>
    </w:p>
  </w:footnote>
  <w:footnote w:id="391">
    <w:p w14:paraId="468C84B0" w14:textId="77777777" w:rsidR="0020672C" w:rsidRDefault="0020672C" w:rsidP="00C544D6">
      <w:pPr>
        <w:pStyle w:val="footnote"/>
      </w:pPr>
      <w:r>
        <w:rPr>
          <w:rStyle w:val="FootnoteReference"/>
        </w:rPr>
        <w:footnoteRef/>
      </w:r>
      <w:r>
        <w:t xml:space="preserve"> Mercy </w:t>
      </w:r>
      <w:r w:rsidRPr="00DC02D9">
        <w:rPr>
          <w:i/>
        </w:rPr>
        <w:t>or</w:t>
      </w:r>
      <w:r>
        <w:t xml:space="preserve"> love.</w:t>
      </w:r>
    </w:p>
  </w:footnote>
  <w:footnote w:id="392">
    <w:p w14:paraId="17CB332D" w14:textId="77777777" w:rsidR="0020672C" w:rsidRPr="00C544D6" w:rsidRDefault="0020672C" w:rsidP="00C544D6">
      <w:pPr>
        <w:pStyle w:val="footnote"/>
      </w:pPr>
      <w:r w:rsidRPr="00C544D6">
        <w:rPr>
          <w:rStyle w:val="FootnoteReference"/>
          <w:vertAlign w:val="baseline"/>
        </w:rPr>
        <w:footnoteRef/>
      </w:r>
      <w:r w:rsidRPr="00C544D6">
        <w:t xml:space="preserve"> Heb. 13:6.</w:t>
      </w:r>
    </w:p>
  </w:footnote>
  <w:footnote w:id="393">
    <w:p w14:paraId="6976F3A7" w14:textId="77777777" w:rsidR="0020672C" w:rsidRDefault="0020672C" w:rsidP="00C544D6">
      <w:pPr>
        <w:pStyle w:val="footnote"/>
      </w:pPr>
      <w:r w:rsidRPr="00C544D6">
        <w:rPr>
          <w:rStyle w:val="FootnoteReference"/>
          <w:vertAlign w:val="baseline"/>
        </w:rPr>
        <w:footnoteRef/>
      </w:r>
      <w:r w:rsidRPr="00C544D6">
        <w:t xml:space="preserve"> Or exerts power or works a miracle or creates power; (Cp. Ps. 59:14)</w:t>
      </w:r>
    </w:p>
  </w:footnote>
  <w:footnote w:id="394">
    <w:p w14:paraId="136E3140" w14:textId="77777777" w:rsidR="0020672C" w:rsidRDefault="0020672C"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395">
    <w:p w14:paraId="05642717" w14:textId="77777777" w:rsidR="0020672C" w:rsidRDefault="0020672C"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(cp. Hos. 11:4; Jn. 10:18).</w:t>
      </w:r>
    </w:p>
  </w:footnote>
  <w:footnote w:id="396">
    <w:p w14:paraId="6E3C51BA" w14:textId="77777777" w:rsidR="0020672C" w:rsidRDefault="0020672C"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397">
    <w:p w14:paraId="1B184B80" w14:textId="77777777" w:rsidR="0020672C" w:rsidRDefault="0020672C" w:rsidP="00C544D6">
      <w:pPr>
        <w:pStyle w:val="footnote"/>
      </w:pPr>
      <w:r>
        <w:rPr>
          <w:rStyle w:val="FootnoteReference"/>
        </w:rPr>
        <w:footnoteRef/>
      </w:r>
      <w:r>
        <w:t xml:space="preserve"> Rom. 10:5; Gal. 3:12; Lev. 18:5; Luke 10:25-28.</w:t>
      </w:r>
    </w:p>
  </w:footnote>
  <w:footnote w:id="398">
    <w:p w14:paraId="0E153BF4" w14:textId="77777777" w:rsidR="0020672C" w:rsidRDefault="0020672C"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399">
    <w:p w14:paraId="5FA9B9EF" w14:textId="77777777" w:rsidR="0020672C" w:rsidRDefault="0020672C"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400">
    <w:p w14:paraId="0D4EEBCE" w14:textId="77777777" w:rsidR="0020672C" w:rsidRDefault="0020672C" w:rsidP="00C544D6">
      <w:pPr>
        <w:pStyle w:val="footnote"/>
      </w:pPr>
      <w:r>
        <w:rPr>
          <w:rStyle w:val="FootnoteReference"/>
        </w:rPr>
        <w:footnoteRef/>
      </w:r>
      <w:r>
        <w:t xml:space="preserve"> He does not dare to say he wants God’s judgments (cp. Ps.53:3), but he longs to be so pure in heart and action that he welcomes them at all times (St. Hilary).</w:t>
      </w:r>
    </w:p>
  </w:footnote>
  <w:footnote w:id="401">
    <w:p w14:paraId="27B8F97B" w14:textId="77777777" w:rsidR="0020672C" w:rsidRDefault="0020672C"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402">
    <w:p w14:paraId="7E47ADA2" w14:textId="77777777" w:rsidR="0020672C" w:rsidRDefault="0020672C"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403">
    <w:p w14:paraId="1EDD2AC5" w14:textId="77777777" w:rsidR="0020672C" w:rsidRDefault="0020672C" w:rsidP="00C544D6">
      <w:pPr>
        <w:pStyle w:val="footnote"/>
      </w:pPr>
      <w:r>
        <w:rPr>
          <w:rStyle w:val="FootnoteReference"/>
        </w:rPr>
        <w:footnoteRef/>
      </w:r>
      <w:r>
        <w:t xml:space="preserve"> sloth: </w:t>
      </w:r>
      <w:r w:rsidRPr="0002544A">
        <w:rPr>
          <w:i/>
        </w:rPr>
        <w:t>or:</w:t>
      </w:r>
      <w:r>
        <w:t xml:space="preserve"> accidie.</w:t>
      </w:r>
    </w:p>
  </w:footnote>
  <w:footnote w:id="404">
    <w:p w14:paraId="25BE986A" w14:textId="77777777" w:rsidR="0020672C" w:rsidRDefault="0020672C" w:rsidP="00C544D6">
      <w:pPr>
        <w:pStyle w:val="footnote"/>
      </w:pPr>
      <w:r>
        <w:rPr>
          <w:rStyle w:val="FootnoteReference"/>
        </w:rPr>
        <w:footnoteRef/>
      </w:r>
      <w:r>
        <w:t xml:space="preserve"> Eyes were given us that we might see in creatures our Creator (St Athanasius).</w:t>
      </w:r>
    </w:p>
  </w:footnote>
  <w:footnote w:id="405">
    <w:p w14:paraId="1BE9F3FA" w14:textId="77777777" w:rsidR="0020672C" w:rsidRDefault="0020672C" w:rsidP="00C544D6">
      <w:pPr>
        <w:pStyle w:val="footnote"/>
      </w:pPr>
      <w:r>
        <w:rPr>
          <w:rStyle w:val="FootnoteReference"/>
        </w:rPr>
        <w:footnoteRef/>
      </w:r>
      <w:r>
        <w:t xml:space="preserve"> Christ is our way and our righteousness (cp. Jn. 14:6; 1 Cor 1:30; Ephes. 2:5-7).</w:t>
      </w:r>
    </w:p>
  </w:footnote>
  <w:footnote w:id="406">
    <w:p w14:paraId="79416CA6" w14:textId="77777777" w:rsidR="0020672C" w:rsidRDefault="0020672C" w:rsidP="00C544D6">
      <w:pPr>
        <w:pStyle w:val="footnote"/>
      </w:pPr>
      <w:r>
        <w:rPr>
          <w:rStyle w:val="FootnoteReference"/>
        </w:rPr>
        <w:footnoteRef/>
      </w:r>
      <w:r>
        <w:t xml:space="preserve"> The house of wisdom can be built only if the fear of God is rooted deeply in the soul (cp. St Ambrose).</w:t>
      </w:r>
    </w:p>
  </w:footnote>
  <w:footnote w:id="407">
    <w:p w14:paraId="5DF20A4C" w14:textId="77777777" w:rsidR="0020672C" w:rsidRDefault="0020672C" w:rsidP="00C544D6">
      <w:pPr>
        <w:pStyle w:val="footnote"/>
      </w:pPr>
      <w:r>
        <w:rPr>
          <w:rStyle w:val="FootnoteReference"/>
        </w:rPr>
        <w:footnoteRef/>
      </w:r>
      <w:r>
        <w:t xml:space="preserve"> Christ is our way and our righteousness (cp. Jn. 14:6; 1 Cor 1:30; Ephes. 2:5-7). &lt;see 2 footnotes above&gt;</w:t>
      </w:r>
    </w:p>
  </w:footnote>
  <w:footnote w:id="408">
    <w:p w14:paraId="2981F854" w14:textId="77777777" w:rsidR="0020672C" w:rsidRDefault="0020672C" w:rsidP="00C544D6">
      <w:pPr>
        <w:pStyle w:val="footnote"/>
      </w:pPr>
      <w:r>
        <w:rPr>
          <w:rStyle w:val="FootnoteReference"/>
        </w:rPr>
        <w:footnoteRef/>
      </w:r>
      <w:r>
        <w:t xml:space="preserve"> </w:t>
      </w:r>
      <w:r w:rsidRPr="0002544A">
        <w:rPr>
          <w:i/>
        </w:rPr>
        <w:t>Lit</w:t>
      </w:r>
      <w:r>
        <w:t>. Face: a Hebraism for ‘favor’. (Cp. Psalm 44:13).</w:t>
      </w:r>
    </w:p>
  </w:footnote>
  <w:footnote w:id="409">
    <w:p w14:paraId="7A206583" w14:textId="77777777" w:rsidR="0020672C" w:rsidRDefault="0020672C"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410">
    <w:p w14:paraId="47E338DE" w14:textId="77777777" w:rsidR="0020672C" w:rsidRDefault="0020672C" w:rsidP="00C544D6">
      <w:pPr>
        <w:pStyle w:val="footnote"/>
      </w:pPr>
      <w:r>
        <w:rPr>
          <w:rStyle w:val="FootnoteReference"/>
        </w:rPr>
        <w:footnoteRef/>
      </w:r>
      <w:r>
        <w:t xml:space="preserve"> Curdled with scorn, anger and fear.</w:t>
      </w:r>
    </w:p>
  </w:footnote>
  <w:footnote w:id="411">
    <w:p w14:paraId="7309743D" w14:textId="77777777" w:rsidR="0020672C" w:rsidRDefault="0020672C" w:rsidP="00C544D6">
      <w:pPr>
        <w:pStyle w:val="footnote"/>
      </w:pPr>
      <w:r>
        <w:rPr>
          <w:rStyle w:val="FootnoteReference"/>
        </w:rPr>
        <w:footnoteRef/>
      </w:r>
      <w:r>
        <w:t xml:space="preserve"> Was St. Peter poor when he had no gold and silver for the cripple? They are not currency in Canaan (cp. St. Chrysostom).</w:t>
      </w:r>
    </w:p>
  </w:footnote>
  <w:footnote w:id="412">
    <w:p w14:paraId="4CBD2EF6" w14:textId="77777777" w:rsidR="0020672C" w:rsidRDefault="0020672C" w:rsidP="00C544D6">
      <w:pPr>
        <w:pStyle w:val="footnote"/>
      </w:pPr>
      <w:r>
        <w:rPr>
          <w:rStyle w:val="FootnoteReference"/>
        </w:rPr>
        <w:footnoteRef/>
      </w:r>
      <w:r>
        <w:t xml:space="preserve"> ‘When wilt You comfort me?’ = When wilt You send Your Comforter, so that I may be filled with Your Spirit, Comforter, Paraclete? (cp. Ephes. 5:18).</w:t>
      </w:r>
    </w:p>
  </w:footnote>
  <w:footnote w:id="413">
    <w:p w14:paraId="10BF754D" w14:textId="77777777" w:rsidR="0020672C" w:rsidRDefault="0020672C" w:rsidP="00C544D6">
      <w:pPr>
        <w:pStyle w:val="footnote"/>
      </w:pPr>
      <w:r>
        <w:rPr>
          <w:rStyle w:val="FootnoteReference"/>
        </w:rPr>
        <w:footnoteRef/>
      </w:r>
      <w:r>
        <w:t xml:space="preserve"> Sprinkled with hoar-frost, a wineskin is like the greying head of an old man.</w:t>
      </w:r>
    </w:p>
  </w:footnote>
  <w:footnote w:id="414">
    <w:p w14:paraId="1C03CDF6" w14:textId="77777777" w:rsidR="0020672C" w:rsidRDefault="0020672C"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(cp. St Basil).</w:t>
      </w:r>
    </w:p>
  </w:footnote>
  <w:footnote w:id="415">
    <w:p w14:paraId="590118AD" w14:textId="77777777" w:rsidR="0020672C" w:rsidRDefault="0020672C" w:rsidP="00C544D6">
      <w:pPr>
        <w:pStyle w:val="footnote"/>
      </w:pPr>
      <w:r>
        <w:rPr>
          <w:rStyle w:val="FootnoteReference"/>
        </w:rPr>
        <w:footnoteRef/>
      </w:r>
      <w:r>
        <w:t xml:space="preserve"> hear: </w:t>
      </w:r>
      <w:r w:rsidRPr="0002544A">
        <w:rPr>
          <w:i/>
        </w:rPr>
        <w:t>lit</w:t>
      </w:r>
      <w:r>
        <w:t>. gullet, throat, larynx.</w:t>
      </w:r>
    </w:p>
  </w:footnote>
  <w:footnote w:id="416">
    <w:p w14:paraId="1A1C9B89" w14:textId="77777777" w:rsidR="0020672C" w:rsidRDefault="0020672C"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417">
    <w:p w14:paraId="5687A5D1" w14:textId="77777777" w:rsidR="0020672C" w:rsidRDefault="0020672C" w:rsidP="00C544D6">
      <w:pPr>
        <w:pStyle w:val="footnote"/>
      </w:pPr>
      <w:r>
        <w:rPr>
          <w:rStyle w:val="FootnoteReference"/>
        </w:rPr>
        <w:footnoteRef/>
      </w:r>
      <w:r>
        <w:t xml:space="preserve"> ‘In wicked men we rightly hate the evil, but love the creature’ (St. Prosper).</w:t>
      </w:r>
    </w:p>
  </w:footnote>
  <w:footnote w:id="418">
    <w:p w14:paraId="2CF134F8" w14:textId="77777777" w:rsidR="0020672C" w:rsidRDefault="0020672C" w:rsidP="00C544D6">
      <w:pPr>
        <w:pStyle w:val="footnote"/>
      </w:pPr>
      <w:r>
        <w:rPr>
          <w:rStyle w:val="FootnoteReference"/>
        </w:rPr>
        <w:footnoteRef/>
      </w:r>
      <w:r>
        <w:t xml:space="preserve"> The world’s real outcasts are those who deliberately exclude themselves by sin from the realm of grace and glory. Cp. Ps. 50:13. ‘Cast me not out of Your Presence, from a sense of Your grace and favor, from the vision of Your Face.’ Cp. Ps. 21:7; Mt. 25:30; Jn. 15:6; 6:37.</w:t>
      </w:r>
    </w:p>
  </w:footnote>
  <w:footnote w:id="419">
    <w:p w14:paraId="3C89D31A" w14:textId="77777777" w:rsidR="0020672C" w:rsidRDefault="0020672C"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Cp. Hezekiah’s prayer: ‘O Lord, I am oppressed. Undertake for me’ (Isaiah 38:14).</w:t>
      </w:r>
    </w:p>
  </w:footnote>
  <w:footnote w:id="420">
    <w:p w14:paraId="0E747174" w14:textId="77777777" w:rsidR="0020672C" w:rsidRDefault="0020672C" w:rsidP="00C544D6">
      <w:pPr>
        <w:pStyle w:val="footnote"/>
      </w:pPr>
      <w:r>
        <w:rPr>
          <w:rStyle w:val="FootnoteReference"/>
        </w:rPr>
        <w:footnoteRef/>
      </w:r>
      <w:r>
        <w:t xml:space="preserve"> These words are repeated by the deacon at the beginning of the Divine Liturgy.</w:t>
      </w:r>
    </w:p>
  </w:footnote>
  <w:footnote w:id="421">
    <w:p w14:paraId="24311CED" w14:textId="77777777" w:rsidR="0020672C" w:rsidRDefault="0020672C" w:rsidP="00C544D6">
      <w:pPr>
        <w:pStyle w:val="footnote"/>
      </w:pPr>
      <w:r>
        <w:rPr>
          <w:rStyle w:val="FootnoteReference"/>
        </w:rPr>
        <w:footnoteRef/>
      </w:r>
      <w:r>
        <w:t xml:space="preserve"> ‘When the commandments are loved more than gold or precious stones (cp. 18:11), all earthly reward compared with the commandments themselves is trivial; then no other human blessings can compare with those good gifts and laws by which man himself is made good’ (St. Augustine).</w:t>
      </w:r>
    </w:p>
  </w:footnote>
  <w:footnote w:id="422">
    <w:p w14:paraId="0B2F62E7" w14:textId="77777777" w:rsidR="0020672C" w:rsidRDefault="0020672C" w:rsidP="00C544D6">
      <w:pPr>
        <w:pStyle w:val="footnote"/>
      </w:pPr>
      <w:r>
        <w:rPr>
          <w:rStyle w:val="FootnoteReference"/>
        </w:rPr>
        <w:footnoteRef/>
      </w:r>
      <w:r>
        <w:t xml:space="preserve"> Cp. Lk. 24:27,32,45.</w:t>
      </w:r>
    </w:p>
  </w:footnote>
  <w:footnote w:id="423">
    <w:p w14:paraId="33F1F13D" w14:textId="77777777" w:rsidR="0020672C" w:rsidRDefault="0020672C" w:rsidP="00C544D6">
      <w:pPr>
        <w:pStyle w:val="footnote"/>
      </w:pPr>
      <w:r>
        <w:rPr>
          <w:rStyle w:val="FootnoteReference"/>
        </w:rPr>
        <w:footnoteRef/>
      </w:r>
      <w:r>
        <w:t xml:space="preserve"> Just as we who claim to love God judge it right to show mercy, so we can expect the divine mercy (Mt. 5:7).</w:t>
      </w:r>
    </w:p>
  </w:footnote>
  <w:footnote w:id="424">
    <w:p w14:paraId="63C08946" w14:textId="77777777" w:rsidR="0020672C" w:rsidRDefault="0020672C" w:rsidP="00C544D6">
      <w:pPr>
        <w:pStyle w:val="footnote"/>
      </w:pPr>
      <w:r>
        <w:rPr>
          <w:rStyle w:val="FootnoteReference"/>
        </w:rPr>
        <w:footnoteRef/>
      </w:r>
      <w:r>
        <w:t xml:space="preserve"> pure: </w:t>
      </w:r>
      <w:r w:rsidRPr="007B4ADE">
        <w:rPr>
          <w:i/>
        </w:rPr>
        <w:t>lit</w:t>
      </w:r>
      <w:r>
        <w:t>. burnt, fired: hence refined and pure (cp. Psalm 11:7).</w:t>
      </w:r>
    </w:p>
  </w:footnote>
  <w:footnote w:id="425">
    <w:p w14:paraId="6C5F33A5" w14:textId="77777777" w:rsidR="0020672C" w:rsidRDefault="0020672C"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426">
    <w:p w14:paraId="1B4D2C64" w14:textId="77777777" w:rsidR="0020672C" w:rsidRDefault="0020672C"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cp. Mk. 13:35-37).</w:t>
      </w:r>
    </w:p>
  </w:footnote>
  <w:footnote w:id="427">
    <w:p w14:paraId="7AACBE15" w14:textId="77777777" w:rsidR="0020672C" w:rsidRDefault="0020672C" w:rsidP="00C544D6">
      <w:pPr>
        <w:pStyle w:val="footnote"/>
      </w:pPr>
      <w:r>
        <w:rPr>
          <w:rStyle w:val="FootnoteReference"/>
        </w:rPr>
        <w:footnoteRef/>
      </w:r>
      <w:r>
        <w:t xml:space="preserve"> Words: Gk. </w:t>
      </w:r>
      <w:r w:rsidRPr="007B4ADE">
        <w:rPr>
          <w:i/>
        </w:rPr>
        <w:t>logia</w:t>
      </w:r>
      <w:r>
        <w:t xml:space="preserve"> = oracles, utterances, sayings, promises (cp. Rom. 3:2; Acts 7:38; Heb. 5:12; 1 Pet. :11).</w:t>
      </w:r>
    </w:p>
  </w:footnote>
  <w:footnote w:id="428">
    <w:p w14:paraId="50052FF4" w14:textId="77777777" w:rsidR="0020672C" w:rsidRDefault="0020672C" w:rsidP="00C544D6">
      <w:pPr>
        <w:pStyle w:val="footnote"/>
      </w:pPr>
      <w:r>
        <w:rPr>
          <w:rStyle w:val="FootnoteReference"/>
        </w:rPr>
        <w:footnoteRef/>
      </w:r>
      <w:r>
        <w:t xml:space="preserve"> Cp. Ps. 110:10.</w:t>
      </w:r>
    </w:p>
  </w:footnote>
  <w:footnote w:id="429">
    <w:p w14:paraId="720D7516" w14:textId="77777777" w:rsidR="0020672C" w:rsidRDefault="0020672C" w:rsidP="00C544D6">
      <w:pPr>
        <w:pStyle w:val="footnote"/>
      </w:pPr>
      <w:r>
        <w:rPr>
          <w:rStyle w:val="FootnoteReference"/>
        </w:rPr>
        <w:footnoteRef/>
      </w:r>
      <w:r>
        <w:t xml:space="preserve"> ‘I do not fear my enemies, but I dread to be dead to Your word’ (St. Athanasius). Cp. Psalm 80:12-14 and footnote there. Cp. Rom. 6:11-13.</w:t>
      </w:r>
    </w:p>
  </w:footnote>
  <w:footnote w:id="430">
    <w:p w14:paraId="0951B7D8" w14:textId="77777777" w:rsidR="0020672C" w:rsidRDefault="0020672C" w:rsidP="00C544D6">
      <w:pPr>
        <w:pStyle w:val="footnote"/>
      </w:pPr>
      <w:r>
        <w:rPr>
          <w:rStyle w:val="FootnoteReference"/>
        </w:rPr>
        <w:footnoteRef/>
      </w:r>
      <w:r>
        <w:t xml:space="preserve"> Cp. Psalm 139:11; Rom. 12:20. ‘Coals of hell’. For desolation as the equivalent of hell, see Mark 13:14.</w:t>
      </w:r>
    </w:p>
  </w:footnote>
  <w:footnote w:id="431">
    <w:p w14:paraId="1F068DD9" w14:textId="77777777" w:rsidR="0020672C" w:rsidRDefault="0020672C" w:rsidP="00C544D6">
      <w:pPr>
        <w:pStyle w:val="footnote"/>
      </w:pPr>
      <w:r>
        <w:rPr>
          <w:rStyle w:val="FootnoteReference"/>
        </w:rPr>
        <w:footnoteRef/>
      </w:r>
      <w:r>
        <w:t xml:space="preserve"> Cp. Jeremiah 3:23. I look through the hills to their unseen Maker.</w:t>
      </w:r>
    </w:p>
  </w:footnote>
  <w:footnote w:id="432">
    <w:p w14:paraId="597C7008" w14:textId="77777777" w:rsidR="0020672C" w:rsidRDefault="0020672C" w:rsidP="00C544D6">
      <w:pPr>
        <w:pStyle w:val="footnote"/>
      </w:pPr>
      <w:r>
        <w:rPr>
          <w:rStyle w:val="FootnoteReference"/>
        </w:rPr>
        <w:footnoteRef/>
      </w:r>
      <w:r>
        <w:t xml:space="preserve"> Cp. Matthew 8:24-27. ‘Lord, save us, we are sinking.’ Prayer rouses God to action and prevents the illusion of His being asleep.</w:t>
      </w:r>
    </w:p>
  </w:footnote>
  <w:footnote w:id="433">
    <w:p w14:paraId="15E2D793" w14:textId="77777777" w:rsidR="0020672C" w:rsidRDefault="0020672C"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434">
    <w:p w14:paraId="3A74CEC3" w14:textId="77777777" w:rsidR="0020672C" w:rsidRDefault="0020672C" w:rsidP="00C544D6">
      <w:pPr>
        <w:pStyle w:val="footnote"/>
      </w:pPr>
      <w:r>
        <w:rPr>
          <w:rStyle w:val="FootnoteReference"/>
        </w:rPr>
        <w:footnoteRef/>
      </w:r>
      <w:r>
        <w:t xml:space="preserve"> Abundance (cp. John 10:10). Pray for pardon and peace before the King comes as Judge with thousands of His holy ones (Lk. 14:32; Jude 14).</w:t>
      </w:r>
    </w:p>
  </w:footnote>
  <w:footnote w:id="435">
    <w:p w14:paraId="2E2CD6B3" w14:textId="77777777" w:rsidR="0020672C" w:rsidRDefault="0020672C" w:rsidP="00C544D6">
      <w:pPr>
        <w:pStyle w:val="footnote"/>
      </w:pPr>
      <w:r>
        <w:rPr>
          <w:rStyle w:val="FootnoteReference"/>
        </w:rPr>
        <w:footnoteRef/>
      </w:r>
      <w:r>
        <w:t xml:space="preserve"> Hebrews 11:26; 13:13.</w:t>
      </w:r>
    </w:p>
  </w:footnote>
  <w:footnote w:id="436">
    <w:p w14:paraId="09354BED" w14:textId="77777777" w:rsidR="0020672C" w:rsidRDefault="0020672C" w:rsidP="00C544D6">
      <w:pPr>
        <w:pStyle w:val="footnote"/>
      </w:pPr>
      <w:r>
        <w:rPr>
          <w:rStyle w:val="FootnoteReference"/>
        </w:rPr>
        <w:footnoteRef/>
      </w:r>
      <w:r>
        <w:t xml:space="preserve"> Heaven is here (Mt. 4:17; Lk. 17:21; Prov. 17:24).</w:t>
      </w:r>
    </w:p>
  </w:footnote>
  <w:footnote w:id="437">
    <w:p w14:paraId="5CAE6DBB" w14:textId="77777777" w:rsidR="0020672C" w:rsidRDefault="0020672C"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438">
    <w:p w14:paraId="2AB48656" w14:textId="77777777" w:rsidR="0020672C" w:rsidRDefault="0020672C"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439">
    <w:p w14:paraId="6A925E31" w14:textId="77777777" w:rsidR="0020672C" w:rsidRDefault="0020672C"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(cp. Mt. 15:8).</w:t>
      </w:r>
    </w:p>
  </w:footnote>
  <w:footnote w:id="440">
    <w:p w14:paraId="0C346C8C" w14:textId="77777777" w:rsidR="0020672C" w:rsidRDefault="0020672C"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441">
    <w:p w14:paraId="5234FC2B" w14:textId="77777777" w:rsidR="0020672C" w:rsidRDefault="0020672C" w:rsidP="00C544D6">
      <w:pPr>
        <w:pStyle w:val="footnote"/>
      </w:pPr>
      <w:r>
        <w:rPr>
          <w:rStyle w:val="FootnoteReference"/>
        </w:rPr>
        <w:footnoteRef/>
      </w:r>
      <w:r>
        <w:t xml:space="preserve"> Cp. Titus 2:14.</w:t>
      </w:r>
    </w:p>
  </w:footnote>
  <w:footnote w:id="442">
    <w:p w14:paraId="55BAD822" w14:textId="77777777" w:rsidR="0020672C" w:rsidRDefault="0020672C" w:rsidP="00C544D6">
      <w:pPr>
        <w:pStyle w:val="footnote"/>
      </w:pPr>
      <w:r>
        <w:rPr>
          <w:rStyle w:val="FootnoteReference"/>
        </w:rPr>
        <w:footnoteRef/>
      </w:r>
      <w:r>
        <w:t xml:space="preserve"> Prov. 29:1; 2 Kings 17:14; Neh. 9:16; Dt. 9:6.</w:t>
      </w:r>
    </w:p>
  </w:footnote>
  <w:footnote w:id="443">
    <w:p w14:paraId="7C027A5F" w14:textId="77777777" w:rsidR="0020672C" w:rsidRDefault="0020672C" w:rsidP="00C544D6">
      <w:pPr>
        <w:pStyle w:val="footnote"/>
      </w:pPr>
      <w:r>
        <w:rPr>
          <w:rStyle w:val="FootnoteReference"/>
        </w:rPr>
        <w:footnoteRef/>
      </w:r>
      <w:r>
        <w:t xml:space="preserve"> sanctuary: </w:t>
      </w:r>
      <w:r w:rsidRPr="00783CA0">
        <w:rPr>
          <w:i/>
        </w:rPr>
        <w:t>lit.</w:t>
      </w:r>
      <w:r>
        <w:t xml:space="preserve"> place. David confessed this vow to Nathan (2 Sam. 7). Cp. ‘The Romans will come and destroy both our sanctuary and our nation’ (Jn. 11:48). Christ was born at Ephrata (cp. Jn. 2:19).</w:t>
      </w:r>
    </w:p>
  </w:footnote>
  <w:footnote w:id="444">
    <w:p w14:paraId="061D8F8B" w14:textId="77777777" w:rsidR="0020672C" w:rsidRDefault="0020672C" w:rsidP="00C544D6">
      <w:pPr>
        <w:pStyle w:val="footnote"/>
      </w:pPr>
      <w:r>
        <w:rPr>
          <w:rStyle w:val="FootnoteReference"/>
        </w:rPr>
        <w:footnoteRef/>
      </w:r>
      <w:r>
        <w:t xml:space="preserve"> Cp. 1 Kings 6:21 (1 Sam. 6:21).</w:t>
      </w:r>
    </w:p>
  </w:footnote>
  <w:footnote w:id="445">
    <w:p w14:paraId="371872E1" w14:textId="77777777" w:rsidR="0020672C" w:rsidRDefault="0020672C" w:rsidP="00C544D6">
      <w:pPr>
        <w:pStyle w:val="footnote"/>
      </w:pPr>
      <w:r>
        <w:rPr>
          <w:rStyle w:val="FootnoteReference"/>
        </w:rPr>
        <w:footnoteRef/>
      </w:r>
      <w:r>
        <w:t xml:space="preserve"> Ps. 131:8-10 = 2 Chron. 6:41-42.</w:t>
      </w:r>
    </w:p>
  </w:footnote>
  <w:footnote w:id="446">
    <w:p w14:paraId="3FFC0219" w14:textId="77777777" w:rsidR="0020672C" w:rsidRDefault="0020672C" w:rsidP="00C544D6">
      <w:pPr>
        <w:pStyle w:val="footnote"/>
      </w:pPr>
      <w:r>
        <w:rPr>
          <w:rStyle w:val="FootnoteReference"/>
        </w:rPr>
        <w:footnoteRef/>
      </w:r>
      <w:r>
        <w:t xml:space="preserve"> I Chron. 17:11-14; Acts 2:30-33.</w:t>
      </w:r>
    </w:p>
  </w:footnote>
  <w:footnote w:id="447">
    <w:p w14:paraId="41E94330" w14:textId="77777777" w:rsidR="0020672C" w:rsidRDefault="0020672C" w:rsidP="00C544D6">
      <w:pPr>
        <w:pStyle w:val="footnote"/>
      </w:pPr>
      <w:r>
        <w:rPr>
          <w:rStyle w:val="FootnoteReference"/>
        </w:rPr>
        <w:footnoteRef/>
      </w:r>
      <w:r>
        <w:t xml:space="preserve"> stock: </w:t>
      </w:r>
      <w:r w:rsidRPr="00783CA0">
        <w:rPr>
          <w:i/>
        </w:rPr>
        <w:t>lit</w:t>
      </w:r>
      <w:r>
        <w:t>. horn.</w:t>
      </w:r>
    </w:p>
  </w:footnote>
  <w:footnote w:id="448">
    <w:p w14:paraId="2CC35491" w14:textId="77777777" w:rsidR="0020672C" w:rsidRDefault="0020672C"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449">
    <w:p w14:paraId="5C900721" w14:textId="77777777" w:rsidR="0020672C" w:rsidRDefault="0020672C"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450">
    <w:p w14:paraId="1C6E6FA2" w14:textId="77777777" w:rsidR="0020672C" w:rsidRDefault="0020672C"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451">
    <w:p w14:paraId="53BD49E1" w14:textId="77777777" w:rsidR="0020672C" w:rsidRDefault="0020672C" w:rsidP="00C544D6">
      <w:pPr>
        <w:pStyle w:val="footnote"/>
      </w:pPr>
      <w:r>
        <w:rPr>
          <w:rStyle w:val="FootnoteReference"/>
        </w:rPr>
        <w:footnoteRef/>
      </w:r>
      <w:r>
        <w:t xml:space="preserve"> A suppressed </w:t>
      </w:r>
      <w:r w:rsidRPr="00783CA0">
        <w:rPr>
          <w:i/>
        </w:rPr>
        <w:t>tōn hagiōn</w:t>
      </w:r>
      <w:r>
        <w:t xml:space="preserve"> is to be understood here (cp. Heb. 8:2; 9:3,8,12,24,25, wrongly translated ‘holy place’ in R.V. etc.) In the liturgy of St Basil and in the church services God is addressed as the ‘Holy of Holies.’ (1 Tim. 2:8).</w:t>
      </w:r>
    </w:p>
  </w:footnote>
  <w:footnote w:id="452">
    <w:p w14:paraId="1FC82724" w14:textId="77777777" w:rsidR="0020672C" w:rsidRDefault="0020672C" w:rsidP="00C544D6">
      <w:pPr>
        <w:pStyle w:val="footnote"/>
      </w:pPr>
      <w:r>
        <w:rPr>
          <w:rStyle w:val="FootnoteReference"/>
        </w:rPr>
        <w:footnoteRef/>
      </w:r>
      <w:r>
        <w:t xml:space="preserve"> The kingdoms of this world have become the kingdoms of our Lord and of His Christ’ (Rev. 11:15).</w:t>
      </w:r>
    </w:p>
  </w:footnote>
  <w:footnote w:id="453">
    <w:p w14:paraId="5C9240DB" w14:textId="77777777" w:rsidR="0020672C" w:rsidRDefault="0020672C" w:rsidP="00C544D6">
      <w:pPr>
        <w:pStyle w:val="footnote"/>
      </w:pPr>
      <w:r>
        <w:rPr>
          <w:rStyle w:val="FootnoteReference"/>
        </w:rPr>
        <w:footnoteRef/>
      </w:r>
      <w:r>
        <w:t xml:space="preserve"> Deut. 32:36.</w:t>
      </w:r>
    </w:p>
  </w:footnote>
  <w:footnote w:id="454">
    <w:p w14:paraId="71CEF4E9" w14:textId="77777777" w:rsidR="0020672C" w:rsidRDefault="0020672C"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455">
    <w:p w14:paraId="2B96894E" w14:textId="77777777" w:rsidR="0020672C" w:rsidRDefault="0020672C" w:rsidP="00C544D6">
      <w:pPr>
        <w:pStyle w:val="footnote"/>
      </w:pPr>
      <w:r>
        <w:rPr>
          <w:rStyle w:val="FootnoteReference"/>
        </w:rPr>
        <w:footnoteRef/>
      </w:r>
      <w:r>
        <w:t xml:space="preserve"> mercy: </w:t>
      </w:r>
      <w:r w:rsidRPr="007F3CE8">
        <w:rPr>
          <w:i/>
        </w:rPr>
        <w:t>or</w:t>
      </w:r>
      <w:r>
        <w:t xml:space="preserve"> love. Cp. Lk. 10:37.</w:t>
      </w:r>
    </w:p>
  </w:footnote>
  <w:footnote w:id="456">
    <w:p w14:paraId="491E3626" w14:textId="77777777" w:rsidR="0020672C" w:rsidRDefault="0020672C"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457">
    <w:p w14:paraId="27102E37" w14:textId="77777777" w:rsidR="0020672C" w:rsidRDefault="0020672C" w:rsidP="00C544D6">
      <w:pPr>
        <w:pStyle w:val="footnote"/>
      </w:pPr>
      <w:r>
        <w:rPr>
          <w:rStyle w:val="FootnoteReference"/>
        </w:rPr>
        <w:footnoteRef/>
      </w:r>
      <w:r>
        <w:t xml:space="preserve"> See footnote on page 170. &lt;See previous footnote&gt;</w:t>
      </w:r>
    </w:p>
  </w:footnote>
  <w:footnote w:id="458">
    <w:p w14:paraId="32C9C8BA" w14:textId="77777777" w:rsidR="0020672C" w:rsidRDefault="0020672C"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w:t>
      </w:r>
    </w:p>
  </w:footnote>
  <w:footnote w:id="459">
    <w:p w14:paraId="02264BC2" w14:textId="77777777" w:rsidR="0020672C" w:rsidRDefault="0020672C"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460">
    <w:p w14:paraId="12351032" w14:textId="77777777" w:rsidR="0020672C" w:rsidRDefault="0020672C" w:rsidP="00C544D6">
      <w:pPr>
        <w:pStyle w:val="footnote"/>
      </w:pPr>
      <w:r>
        <w:rPr>
          <w:rStyle w:val="FootnoteReference"/>
        </w:rPr>
        <w:footnoteRef/>
      </w:r>
      <w:r>
        <w:t xml:space="preserve"> Cp. Phil. 2:9-11. </w:t>
      </w:r>
      <w:r w:rsidRPr="007F3CE8">
        <w:rPr>
          <w:i/>
        </w:rPr>
        <w:t>Heb</w:t>
      </w:r>
      <w:r>
        <w:t>. You have magnified Your word above all Your name.</w:t>
      </w:r>
    </w:p>
  </w:footnote>
  <w:footnote w:id="461">
    <w:p w14:paraId="18BB02EB" w14:textId="77777777" w:rsidR="0020672C" w:rsidRDefault="0020672C" w:rsidP="00C544D6">
      <w:pPr>
        <w:pStyle w:val="footnote"/>
      </w:pPr>
      <w:r>
        <w:rPr>
          <w:rStyle w:val="FootnoteReference"/>
        </w:rPr>
        <w:footnoteRef/>
      </w:r>
      <w:r>
        <w:t xml:space="preserve"> songs: </w:t>
      </w:r>
      <w:r w:rsidRPr="007F3CE8">
        <w:rPr>
          <w:i/>
        </w:rPr>
        <w:t>variant reading and Slavonic:</w:t>
      </w:r>
      <w:r>
        <w:t xml:space="preserve"> ways.</w:t>
      </w:r>
    </w:p>
  </w:footnote>
  <w:footnote w:id="462">
    <w:p w14:paraId="596BB70E" w14:textId="77777777" w:rsidR="0020672C" w:rsidRDefault="0020672C" w:rsidP="00C544D6">
      <w:pPr>
        <w:pStyle w:val="footnote"/>
      </w:pPr>
      <w:r>
        <w:rPr>
          <w:rStyle w:val="FootnoteReference"/>
        </w:rPr>
        <w:footnoteRef/>
      </w:r>
      <w:r>
        <w:t xml:space="preserve"> The Spirit of the Lord fills the world (Wisdom 1:7).</w:t>
      </w:r>
    </w:p>
  </w:footnote>
  <w:footnote w:id="463">
    <w:p w14:paraId="145A6B15" w14:textId="77777777" w:rsidR="0020672C" w:rsidRDefault="0020672C" w:rsidP="00C544D6">
      <w:pPr>
        <w:pStyle w:val="footnote"/>
      </w:pPr>
      <w:r>
        <w:rPr>
          <w:rStyle w:val="FootnoteReference"/>
        </w:rPr>
        <w:footnoteRef/>
      </w:r>
      <w:r>
        <w:t xml:space="preserve"> heart: </w:t>
      </w:r>
      <w:r w:rsidRPr="007F3CE8">
        <w:rPr>
          <w:i/>
        </w:rPr>
        <w:t>lit</w:t>
      </w:r>
      <w:r>
        <w:t>. kidneys (seat of the affections in Hebrew thought).</w:t>
      </w:r>
    </w:p>
  </w:footnote>
  <w:footnote w:id="464">
    <w:p w14:paraId="6BCAB3AE" w14:textId="77777777" w:rsidR="0020672C" w:rsidRDefault="0020672C" w:rsidP="00C544D6">
      <w:pPr>
        <w:pStyle w:val="footnote"/>
      </w:pPr>
      <w:r>
        <w:rPr>
          <w:rStyle w:val="FootnoteReference"/>
        </w:rPr>
        <w:footnoteRef/>
      </w:r>
      <w:r>
        <w:t xml:space="preserve"> ‘He gives songs in the night’ (Job. 35:10).</w:t>
      </w:r>
    </w:p>
  </w:footnote>
  <w:footnote w:id="465">
    <w:p w14:paraId="5A5C1D1C" w14:textId="77777777" w:rsidR="0020672C" w:rsidRDefault="0020672C"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 ever with God alone’ (St. Symeon the New Theologian), in isolation from sin and idols (1 Jn. 5:21).</w:t>
      </w:r>
    </w:p>
  </w:footnote>
  <w:footnote w:id="466">
    <w:p w14:paraId="1AD5A19A" w14:textId="77777777" w:rsidR="0020672C" w:rsidRDefault="0020672C" w:rsidP="00C544D6">
      <w:pPr>
        <w:pStyle w:val="footnote"/>
      </w:pPr>
      <w:r>
        <w:rPr>
          <w:rStyle w:val="FootnoteReference"/>
        </w:rPr>
        <w:footnoteRef/>
      </w:r>
      <w:r>
        <w:t xml:space="preserve"> this way: the confession of Christ (2 Tim. 3:12).</w:t>
      </w:r>
    </w:p>
  </w:footnote>
  <w:footnote w:id="467">
    <w:p w14:paraId="10A5500A" w14:textId="77777777" w:rsidR="0020672C" w:rsidRDefault="0020672C" w:rsidP="00C544D6">
      <w:pPr>
        <w:pStyle w:val="footnote"/>
      </w:pPr>
      <w:r>
        <w:rPr>
          <w:rStyle w:val="FootnoteReference"/>
        </w:rPr>
        <w:footnoteRef/>
      </w:r>
      <w:r>
        <w:t xml:space="preserve"> These two lines are identical with Lamentations 3:6.</w:t>
      </w:r>
    </w:p>
  </w:footnote>
  <w:footnote w:id="468">
    <w:p w14:paraId="30FC40DD" w14:textId="77777777" w:rsidR="0020672C" w:rsidRDefault="0020672C" w:rsidP="00C544D6">
      <w:pPr>
        <w:pStyle w:val="footnote"/>
      </w:pPr>
      <w:r>
        <w:rPr>
          <w:rStyle w:val="FootnoteReference"/>
        </w:rPr>
        <w:footnoteRef/>
      </w:r>
      <w:r>
        <w:t xml:space="preserve"> Cp. Rev. 10:5; Ezek. 20:23,28,42; Deut. 32:14.</w:t>
      </w:r>
    </w:p>
  </w:footnote>
  <w:footnote w:id="469">
    <w:p w14:paraId="58511EB9" w14:textId="77777777" w:rsidR="0020672C" w:rsidRDefault="0020672C"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470">
    <w:p w14:paraId="3B148124" w14:textId="77777777" w:rsidR="0020672C" w:rsidRDefault="0020672C"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471">
    <w:p w14:paraId="1CAB0511" w14:textId="77777777" w:rsidR="0020672C" w:rsidRDefault="0020672C" w:rsidP="00C544D6">
      <w:pPr>
        <w:pStyle w:val="footnote"/>
      </w:pPr>
      <w:r>
        <w:rPr>
          <w:rStyle w:val="FootnoteReference"/>
        </w:rPr>
        <w:footnoteRef/>
      </w:r>
      <w:r>
        <w:t xml:space="preserve"> Cp. ‘If I am lifted up from the earth, I will draw all men to Me’ (Jn. 12:32). See also Psalm 45:11 and the note there.</w:t>
      </w:r>
    </w:p>
  </w:footnote>
  <w:footnote w:id="472">
    <w:p w14:paraId="67EE1F7C" w14:textId="77777777" w:rsidR="0020672C" w:rsidRDefault="0020672C" w:rsidP="00C544D6">
      <w:pPr>
        <w:pStyle w:val="footnote"/>
      </w:pPr>
      <w:r>
        <w:rPr>
          <w:rStyle w:val="FootnoteReference"/>
        </w:rPr>
        <w:footnoteRef/>
      </w:r>
      <w:r>
        <w:t xml:space="preserve"> ‘Not all flesh is the same flesh, but men are one kind, beasts another, fish another, birds another’ (1 Cor. 15:39). Cp. Psalm 148:10.</w:t>
      </w:r>
    </w:p>
  </w:footnote>
  <w:footnote w:id="473">
    <w:p w14:paraId="353ACEBC" w14:textId="77777777" w:rsidR="0020672C" w:rsidRDefault="0020672C" w:rsidP="00C544D6">
      <w:pPr>
        <w:pStyle w:val="footnote"/>
      </w:pPr>
      <w:r>
        <w:rPr>
          <w:rStyle w:val="FootnoteReference"/>
        </w:rPr>
        <w:footnoteRef/>
      </w:r>
      <w:r>
        <w:t xml:space="preserve"> Cp. Ps. 145:2 with Ps. 103:33. Only verbs differ.</w:t>
      </w:r>
    </w:p>
  </w:footnote>
  <w:footnote w:id="474">
    <w:p w14:paraId="2C19D159" w14:textId="77777777" w:rsidR="0020672C" w:rsidRDefault="0020672C" w:rsidP="00F258B1">
      <w:pPr>
        <w:pStyle w:val="footnote"/>
      </w:pPr>
      <w:r>
        <w:rPr>
          <w:rStyle w:val="FootnoteReference"/>
        </w:rPr>
        <w:footnoteRef/>
      </w:r>
      <w:r>
        <w:t xml:space="preserve"> </w:t>
      </w:r>
      <w:r w:rsidRPr="00D813A7">
        <w:rPr>
          <w:i/>
        </w:rPr>
        <w:t>Lit</w:t>
      </w:r>
      <w:r>
        <w:t>. ‘dispersions’. Cp. Mt. 24:31.</w:t>
      </w:r>
    </w:p>
  </w:footnote>
  <w:footnote w:id="475">
    <w:p w14:paraId="75810F02" w14:textId="77777777" w:rsidR="0020672C" w:rsidRDefault="0020672C" w:rsidP="00F258B1">
      <w:pPr>
        <w:pStyle w:val="footnote"/>
      </w:pPr>
      <w:r>
        <w:rPr>
          <w:rStyle w:val="FootnoteReference"/>
        </w:rPr>
        <w:footnoteRef/>
      </w:r>
      <w:r>
        <w:t xml:space="preserve"> ‘a law’. Cp. Jeremiah 31 (38):36,37. Break Life’s laws and you strike and break yourself with an iron rod (Rev. 19:15; Ps. 2:9; Jer. 2:9; Prov. 3:10-19).</w:t>
      </w:r>
    </w:p>
  </w:footnote>
  <w:footnote w:id="476">
    <w:p w14:paraId="7329AB19" w14:textId="77777777" w:rsidR="0020672C" w:rsidRDefault="0020672C" w:rsidP="00F258B1">
      <w:pPr>
        <w:pStyle w:val="footnote"/>
      </w:pPr>
      <w:r>
        <w:rPr>
          <w:rStyle w:val="FootnoteReference"/>
        </w:rPr>
        <w:footnoteRef/>
      </w:r>
      <w:r>
        <w:t xml:space="preserve"> two-edged sword: praise which conquers Amalek (St. Chrysostom).</w:t>
      </w:r>
    </w:p>
  </w:footnote>
  <w:footnote w:id="477">
    <w:p w14:paraId="2095C32A" w14:textId="77777777" w:rsidR="0020672C" w:rsidRDefault="0020672C" w:rsidP="00F258B1">
      <w:pPr>
        <w:pStyle w:val="footnote"/>
      </w:pPr>
      <w:r>
        <w:rPr>
          <w:rStyle w:val="FootnoteReference"/>
        </w:rPr>
        <w:footnoteRef/>
      </w:r>
      <w:r>
        <w:t xml:space="preserve"> ‘Holiness of life is the mother of glory’ (St Theodoret).</w:t>
      </w:r>
    </w:p>
  </w:footnote>
  <w:footnote w:id="478">
    <w:p w14:paraId="2C6CD715" w14:textId="77777777" w:rsidR="0020672C" w:rsidRDefault="0020672C">
      <w:pPr>
        <w:pStyle w:val="FootnoteText"/>
      </w:pPr>
      <w:r>
        <w:rPr>
          <w:rStyle w:val="FootnoteReference"/>
        </w:rPr>
        <w:footnoteRef/>
      </w:r>
      <w:r>
        <w:t xml:space="preserve"> Acts 7:60</w:t>
      </w:r>
    </w:p>
  </w:footnote>
  <w:footnote w:id="479">
    <w:p w14:paraId="66841CA4" w14:textId="77777777" w:rsidR="0020672C" w:rsidRDefault="0020672C" w:rsidP="006B061A">
      <w:pPr>
        <w:pStyle w:val="Footnote0"/>
      </w:pPr>
      <w:r>
        <w:rPr>
          <w:rStyle w:val="FootnoteReference"/>
        </w:rPr>
        <w:footnoteRef/>
      </w:r>
      <w:r>
        <w:t xml:space="preserve"> Literally “virgin monastic”. The traditional English term for a female monastic is not “nun”, but “virgin”.</w:t>
      </w:r>
    </w:p>
  </w:footnote>
  <w:footnote w:id="480">
    <w:p w14:paraId="754B9B83" w14:textId="77777777" w:rsidR="0020672C" w:rsidRDefault="0020672C">
      <w:pPr>
        <w:pStyle w:val="footnote"/>
        <w:rPr>
          <w:ins w:id="1067" w:author="Brett Slote" w:date="2011-07-21T19:13:00Z"/>
        </w:rPr>
        <w:pPrChange w:id="1068" w:author="Brett Slote" w:date="2011-07-21T20:05:00Z">
          <w:pPr>
            <w:pStyle w:val="FootnoteText"/>
          </w:pPr>
        </w:pPrChange>
      </w:pPr>
      <w:ins w:id="1069" w:author="Brett Slote" w:date="2011-07-21T19:13:00Z">
        <w:r>
          <w:rPr>
            <w:rStyle w:val="FootnoteReference"/>
          </w:rPr>
          <w:footnoteRef/>
        </w:r>
        <w:r>
          <w:t xml:space="preserve"> Numbers 12:7-8</w:t>
        </w:r>
      </w:ins>
    </w:p>
  </w:footnote>
  <w:footnote w:id="481">
    <w:p w14:paraId="7099EBEB" w14:textId="77777777" w:rsidR="0020672C" w:rsidRDefault="0020672C">
      <w:pPr>
        <w:pStyle w:val="footnote"/>
        <w:rPr>
          <w:ins w:id="1070" w:author="Brett Slote" w:date="2011-07-21T19:13:00Z"/>
        </w:rPr>
        <w:pPrChange w:id="1071" w:author="Brett Slote" w:date="2011-07-21T20:05:00Z">
          <w:pPr>
            <w:pStyle w:val="FootnoteText"/>
          </w:pPr>
        </w:pPrChange>
      </w:pPr>
      <w:ins w:id="1072" w:author="Brett Slote" w:date="2011-07-21T19:13:00Z">
        <w:r>
          <w:rPr>
            <w:rStyle w:val="FootnoteReference"/>
          </w:rPr>
          <w:footnoteRef/>
        </w:r>
        <w:r>
          <w:t xml:space="preserve"> Exodus 28:1</w:t>
        </w:r>
      </w:ins>
    </w:p>
  </w:footnote>
  <w:footnote w:id="482">
    <w:p w14:paraId="5BFC95F9" w14:textId="77777777" w:rsidR="0020672C" w:rsidRDefault="0020672C">
      <w:pPr>
        <w:pStyle w:val="footnote"/>
        <w:rPr>
          <w:ins w:id="1073" w:author="Brett Slote" w:date="2011-07-21T19:13:00Z"/>
        </w:rPr>
        <w:pPrChange w:id="1074" w:author="Brett Slote" w:date="2011-07-21T20:05:00Z">
          <w:pPr>
            <w:pStyle w:val="FootnoteText"/>
          </w:pPr>
        </w:pPrChange>
      </w:pPr>
      <w:ins w:id="1075" w:author="Brett Slote" w:date="2011-07-21T19:13:00Z">
        <w:r>
          <w:rPr>
            <w:rStyle w:val="FootnoteReference"/>
          </w:rPr>
          <w:footnoteRef/>
        </w:r>
        <w:r>
          <w:t xml:space="preserve"> Matthew 16:18</w:t>
        </w:r>
      </w:ins>
    </w:p>
  </w:footnote>
  <w:footnote w:id="483">
    <w:p w14:paraId="04125830" w14:textId="77777777" w:rsidR="0020672C" w:rsidRDefault="0020672C">
      <w:pPr>
        <w:pStyle w:val="footnote"/>
        <w:rPr>
          <w:ins w:id="1077" w:author="Brett Slote" w:date="2011-07-21T19:13:00Z"/>
        </w:rPr>
        <w:pPrChange w:id="1078" w:author="Brett Slote" w:date="2011-07-21T20:05:00Z">
          <w:pPr>
            <w:pStyle w:val="FootnoteText"/>
          </w:pPr>
        </w:pPrChange>
      </w:pPr>
      <w:ins w:id="1079" w:author="Brett Slote" w:date="2011-07-21T19:13:00Z">
        <w:r>
          <w:rPr>
            <w:rStyle w:val="FootnoteReference"/>
          </w:rPr>
          <w:footnoteRef/>
        </w:r>
        <w:r>
          <w:t xml:space="preserve"> Psalms 110:4, Hebrews 5:6,10</w:t>
        </w:r>
      </w:ins>
    </w:p>
  </w:footnote>
  <w:footnote w:id="484">
    <w:p w14:paraId="4ECDDE09" w14:textId="77777777" w:rsidR="0020672C" w:rsidRDefault="0020672C"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485">
    <w:p w14:paraId="4ACBECBD" w14:textId="77777777" w:rsidR="0020672C" w:rsidRDefault="0020672C"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486">
    <w:p w14:paraId="0C45F6F7" w14:textId="77777777" w:rsidR="0020672C" w:rsidRDefault="0020672C" w:rsidP="00C0205C">
      <w:pPr>
        <w:pStyle w:val="footnote"/>
      </w:pPr>
      <w:r>
        <w:rPr>
          <w:rStyle w:val="FootnoteReference"/>
          <w:rFonts w:eastAsiaTheme="majorEastAsia"/>
        </w:rPr>
        <w:footnoteRef/>
      </w:r>
      <w:r>
        <w:t xml:space="preserve"> Ps 72:10</w:t>
      </w:r>
    </w:p>
  </w:footnote>
  <w:footnote w:id="487">
    <w:p w14:paraId="73200F36" w14:textId="77777777" w:rsidR="0020672C" w:rsidRDefault="0020672C">
      <w:pPr>
        <w:pStyle w:val="FootnoteText"/>
      </w:pPr>
      <w:r>
        <w:rPr>
          <w:rStyle w:val="FootnoteReference"/>
        </w:rPr>
        <w:footnoteRef/>
      </w:r>
      <w:r>
        <w:t xml:space="preserve"> Pope Dioscorus can but substituted here to use this doxology on his feast.</w:t>
      </w:r>
    </w:p>
  </w:footnote>
  <w:footnote w:id="488">
    <w:p w14:paraId="2FF46E46" w14:textId="77777777" w:rsidR="0020672C" w:rsidRDefault="0020672C" w:rsidP="003D4209">
      <w:pPr>
        <w:pStyle w:val="footnote"/>
      </w:pPr>
      <w:r>
        <w:rPr>
          <w:rStyle w:val="FootnoteReference"/>
        </w:rPr>
        <w:footnoteRef/>
      </w:r>
      <w:r>
        <w:t xml:space="preserve"> Dan 12:3</w:t>
      </w:r>
    </w:p>
  </w:footnote>
  <w:footnote w:id="489">
    <w:p w14:paraId="4F373D62" w14:textId="77777777" w:rsidR="0020672C" w:rsidRDefault="0020672C" w:rsidP="003D4209">
      <w:pPr>
        <w:pStyle w:val="footnote"/>
      </w:pPr>
      <w:r>
        <w:rPr>
          <w:rStyle w:val="FootnoteReference"/>
        </w:rPr>
        <w:footnoteRef/>
      </w:r>
      <w:r>
        <w:t xml:space="preserve"> The Scetis Valley in Egypt, from which the word “ascetic” comes. Sheheet means “measure of the heart.”</w:t>
      </w:r>
    </w:p>
  </w:footnote>
  <w:footnote w:id="490">
    <w:p w14:paraId="153ABD29" w14:textId="77777777" w:rsidR="0020672C" w:rsidRDefault="0020672C" w:rsidP="003D4209">
      <w:pPr>
        <w:pStyle w:val="footnote"/>
      </w:pPr>
      <w:r>
        <w:rPr>
          <w:rStyle w:val="FootnoteReference"/>
        </w:rPr>
        <w:footnoteRef/>
      </w:r>
      <w:r>
        <w:t xml:space="preserve"> Cf Lk 22:30, Mt</w:t>
      </w:r>
      <w:r w:rsidRPr="003D4209">
        <w:rPr>
          <w:rStyle w:val="footnoteChar"/>
        </w:rPr>
        <w:t xml:space="preserve"> </w:t>
      </w:r>
      <w:r>
        <w:t>19:20</w:t>
      </w:r>
    </w:p>
  </w:footnote>
  <w:footnote w:id="491">
    <w:p w14:paraId="0977783C" w14:textId="77777777" w:rsidR="0020672C" w:rsidRDefault="0020672C">
      <w:pPr>
        <w:pStyle w:val="FootnoteText"/>
      </w:pPr>
      <w:r>
        <w:rPr>
          <w:rStyle w:val="FootnoteReference"/>
        </w:rPr>
        <w:footnoteRef/>
      </w:r>
      <w:r>
        <w:t xml:space="preserve"> Rev 4:6</w:t>
      </w:r>
    </w:p>
  </w:footnote>
  <w:footnote w:id="492">
    <w:p w14:paraId="474C3AF6" w14:textId="77777777" w:rsidR="0020672C" w:rsidRDefault="0020672C" w:rsidP="00104A9B">
      <w:pPr>
        <w:pStyle w:val="FootnoteText"/>
        <w:rPr>
          <w:ins w:id="1179" w:author="Brett Slote" w:date="2011-07-19T15:43:00Z"/>
        </w:rPr>
      </w:pPr>
      <w:ins w:id="1180" w:author="Brett Slote" w:date="2011-07-19T15:43:00Z">
        <w:r>
          <w:rPr>
            <w:rStyle w:val="FootnoteReference"/>
          </w:rPr>
          <w:footnoteRef/>
        </w:r>
        <w:r>
          <w:t xml:space="preserve"> or supplications/intercessions</w:t>
        </w:r>
      </w:ins>
    </w:p>
  </w:footnote>
  <w:footnote w:id="493">
    <w:p w14:paraId="527ECCCD" w14:textId="77777777" w:rsidR="0020672C" w:rsidRDefault="0020672C">
      <w:pPr>
        <w:pStyle w:val="footnote"/>
        <w:rPr>
          <w:ins w:id="1181" w:author="Brett Slote" w:date="2011-07-19T15:43:00Z"/>
        </w:rPr>
        <w:pPrChange w:id="1182" w:author="Brett Slote" w:date="2011-07-21T19:56:00Z">
          <w:pPr>
            <w:pStyle w:val="FootnoteText"/>
          </w:pPr>
        </w:pPrChange>
      </w:pPr>
      <w:ins w:id="1183" w:author="Brett Slote" w:date="2011-07-19T15:43:00Z">
        <w:r>
          <w:rPr>
            <w:rStyle w:val="FootnoteReference"/>
          </w:rPr>
          <w:footnoteRef/>
        </w:r>
        <w:r>
          <w:t xml:space="preserve"> Joel 3:13 – but I’m trying to remember something that says “the harvest is full and the wheat plentiful”</w:t>
        </w:r>
      </w:ins>
    </w:p>
  </w:footnote>
  <w:footnote w:id="494">
    <w:p w14:paraId="6583C1B7" w14:textId="77777777" w:rsidR="0020672C" w:rsidRDefault="0020672C">
      <w:pPr>
        <w:pStyle w:val="footnote"/>
        <w:rPr>
          <w:ins w:id="1184" w:author="Brett Slote" w:date="2011-07-19T15:43:00Z"/>
          <w:rFonts w:ascii="Antonious" w:hAnsi="Antonious" w:cs="Antonious"/>
        </w:rPr>
        <w:pPrChange w:id="1185" w:author="Brett Slote" w:date="2011-07-21T19:56:00Z">
          <w:pPr>
            <w:widowControl w:val="0"/>
            <w:autoSpaceDE w:val="0"/>
            <w:autoSpaceDN w:val="0"/>
            <w:adjustRightInd w:val="0"/>
          </w:pPr>
        </w:pPrChange>
      </w:pPr>
      <w:ins w:id="1186"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495">
    <w:p w14:paraId="0AAB833E" w14:textId="77777777" w:rsidR="0020672C" w:rsidRDefault="0020672C">
      <w:pPr>
        <w:pStyle w:val="FootnoteText"/>
      </w:pPr>
      <w:r>
        <w:rPr>
          <w:rStyle w:val="FootnoteReference"/>
        </w:rPr>
        <w:footnoteRef/>
      </w:r>
      <w:r>
        <w:t xml:space="preserve"> Rev 4:4</w:t>
      </w:r>
    </w:p>
  </w:footnote>
  <w:footnote w:id="496">
    <w:p w14:paraId="70D69B5E" w14:textId="77777777" w:rsidR="0020672C" w:rsidRDefault="0020672C">
      <w:pPr>
        <w:pStyle w:val="FootnoteText"/>
      </w:pPr>
      <w:r>
        <w:rPr>
          <w:rStyle w:val="FootnoteReference"/>
        </w:rPr>
        <w:footnoteRef/>
      </w:r>
      <w:r>
        <w:t xml:space="preserve"> Rev 5:8</w:t>
      </w:r>
    </w:p>
  </w:footnote>
  <w:footnote w:id="497">
    <w:p w14:paraId="741347AD" w14:textId="77777777" w:rsidR="0020672C" w:rsidRDefault="0020672C">
      <w:pPr>
        <w:pStyle w:val="footnote"/>
        <w:rPr>
          <w:ins w:id="1208" w:author="Brett Slote" w:date="2011-07-19T18:33:00Z"/>
        </w:rPr>
        <w:pPrChange w:id="1209" w:author="Brett Slote" w:date="2011-07-21T19:58:00Z">
          <w:pPr>
            <w:pStyle w:val="FootnoteText"/>
          </w:pPr>
        </w:pPrChange>
      </w:pPr>
      <w:ins w:id="1210" w:author="Brett Slote" w:date="2011-07-19T18:33:00Z">
        <w:r w:rsidRPr="00C96A85">
          <w:rPr>
            <w:rStyle w:val="FootnoteReference"/>
            <w:vertAlign w:val="baseline"/>
          </w:rPr>
          <w:footnoteRef/>
        </w:r>
        <w:r w:rsidRPr="00C96A85">
          <w:t xml:space="preserve"> Ephesians 6:11</w:t>
        </w:r>
      </w:ins>
      <w:r>
        <w:t xml:space="preserve"> </w:t>
      </w:r>
      <w:ins w:id="1211" w:author="Brett Slote" w:date="2011-07-19T18:33:00Z">
        <w:r w:rsidRPr="00C96A85">
          <w:t>(Literally: “all the girding”)</w:t>
        </w:r>
      </w:ins>
    </w:p>
  </w:footnote>
  <w:footnote w:id="498">
    <w:p w14:paraId="22B1B2A8" w14:textId="77777777" w:rsidR="0020672C" w:rsidRDefault="0020672C">
      <w:pPr>
        <w:pStyle w:val="footnote"/>
        <w:rPr>
          <w:ins w:id="1214" w:author="Brett Slote" w:date="2011-07-19T18:34:00Z"/>
        </w:rPr>
        <w:pPrChange w:id="1215" w:author="Brett Slote" w:date="2011-07-21T19:58:00Z">
          <w:pPr>
            <w:pStyle w:val="FootnoteText"/>
          </w:pPr>
        </w:pPrChange>
      </w:pPr>
      <w:ins w:id="1216" w:author="Brett Slote" w:date="2011-07-19T18:34:00Z">
        <w:r>
          <w:rPr>
            <w:rStyle w:val="FootnoteReference"/>
          </w:rPr>
          <w:footnoteRef/>
        </w:r>
        <w:r>
          <w:t xml:space="preserve"> Col 3:1</w:t>
        </w:r>
      </w:ins>
    </w:p>
  </w:footnote>
  <w:footnote w:id="499">
    <w:p w14:paraId="515A7079"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0">
    <w:p w14:paraId="11CE8A3A"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1">
    <w:p w14:paraId="40B3C553"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02">
    <w:p w14:paraId="161FA5C9" w14:textId="77777777" w:rsidR="0020672C" w:rsidRDefault="0020672C"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feast date.</w:t>
      </w:r>
    </w:p>
  </w:footnote>
  <w:footnote w:id="503">
    <w:p w14:paraId="5727BFD3" w14:textId="77777777" w:rsidR="0020672C" w:rsidRDefault="0020672C"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504">
    <w:p w14:paraId="2AF6D726" w14:textId="77777777" w:rsidR="0020672C" w:rsidRPr="00A20ACC" w:rsidRDefault="0020672C">
      <w:pPr>
        <w:pStyle w:val="footnote"/>
        <w:rPr>
          <w:ins w:id="1259" w:author="Brett Slote" w:date="2011-07-21T18:59:00Z"/>
          <w:color w:val="FF0000"/>
          <w:rPrChange w:id="1260" w:author="Brett Slote" w:date="2011-07-21T20:03:00Z">
            <w:rPr>
              <w:ins w:id="1261" w:author="Brett Slote" w:date="2011-07-21T18:59:00Z"/>
            </w:rPr>
          </w:rPrChange>
        </w:rPr>
        <w:pPrChange w:id="1262" w:author="Brett Slote" w:date="2011-07-21T20:03:00Z">
          <w:pPr>
            <w:pStyle w:val="FootnoteText"/>
          </w:pPr>
        </w:pPrChange>
      </w:pPr>
      <w:ins w:id="1263" w:author="Brett Slote" w:date="2011-07-21T18:59:00Z">
        <w:r w:rsidRPr="003A78C2">
          <w:rPr>
            <w:rStyle w:val="FootnoteReference"/>
            <w:color w:val="FF0000"/>
            <w:rPrChange w:id="1264" w:author="Brett Slote" w:date="2011-07-21T20:03:00Z">
              <w:rPr>
                <w:rStyle w:val="FootnoteReference"/>
              </w:rPr>
            </w:rPrChange>
          </w:rPr>
          <w:footnoteRef/>
        </w:r>
        <w:r w:rsidRPr="003A78C2">
          <w:rPr>
            <w:color w:val="FF0000"/>
            <w:rPrChange w:id="1265" w:author="Brett Slote" w:date="2011-07-21T20:03:00Z">
              <w:rPr>
                <w:vertAlign w:val="superscript"/>
              </w:rPr>
            </w:rPrChange>
          </w:rPr>
          <w:t xml:space="preserve"> Should decide on whether we’re going with Scete or Shiheet – Shiheet is easier to sing, but for now put “English” equivalents.</w:t>
        </w:r>
      </w:ins>
    </w:p>
  </w:footnote>
  <w:footnote w:id="505">
    <w:p w14:paraId="5AA889F2" w14:textId="77777777" w:rsidR="0020672C" w:rsidRDefault="0020672C">
      <w:pPr>
        <w:pStyle w:val="footnote"/>
        <w:rPr>
          <w:ins w:id="1266" w:author="Brett Slote" w:date="2011-07-21T19:00:00Z"/>
        </w:rPr>
        <w:pPrChange w:id="1267" w:author="Brett Slote" w:date="2011-07-21T20:03:00Z">
          <w:pPr>
            <w:pStyle w:val="FootnoteText"/>
          </w:pPr>
        </w:pPrChange>
      </w:pPr>
      <w:ins w:id="1268" w:author="Brett Slote" w:date="2011-07-21T19:00:00Z">
        <w:r>
          <w:rPr>
            <w:rStyle w:val="FootnoteReference"/>
          </w:rPr>
          <w:footnoteRef/>
        </w:r>
        <w:r>
          <w:t xml:space="preserve"> Need to do some research into the name of this man in English</w:t>
        </w:r>
      </w:ins>
    </w:p>
  </w:footnote>
  <w:footnote w:id="506">
    <w:p w14:paraId="0EC0EB26" w14:textId="77777777" w:rsidR="0020672C" w:rsidRDefault="0020672C"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507">
    <w:p w14:paraId="1A09C94E" w14:textId="77777777" w:rsidR="0020672C" w:rsidRDefault="0020672C" w:rsidP="00073003">
      <w:pPr>
        <w:pStyle w:val="footnote"/>
      </w:pPr>
      <w:r>
        <w:rPr>
          <w:rStyle w:val="FootnoteReference"/>
        </w:rPr>
        <w:footnoteRef/>
      </w:r>
      <w:r>
        <w:t xml:space="preserve"> Revelation 7:2</w:t>
      </w:r>
    </w:p>
  </w:footnote>
  <w:footnote w:id="508">
    <w:p w14:paraId="047C672B" w14:textId="77777777" w:rsidR="0020672C" w:rsidRDefault="0020672C" w:rsidP="00073003">
      <w:pPr>
        <w:pStyle w:val="footnote"/>
      </w:pPr>
      <w:r>
        <w:rPr>
          <w:rStyle w:val="FootnoteReference"/>
        </w:rPr>
        <w:footnoteRef/>
      </w:r>
      <w:r>
        <w:t xml:space="preserve"> Revelation 7:3</w:t>
      </w:r>
    </w:p>
  </w:footnote>
  <w:footnote w:id="509">
    <w:p w14:paraId="338E8815" w14:textId="77777777" w:rsidR="0020672C" w:rsidRDefault="0020672C"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510">
    <w:p w14:paraId="7E074E97" w14:textId="77777777" w:rsidR="0020672C" w:rsidRDefault="0020672C" w:rsidP="00BC160E">
      <w:pPr>
        <w:pStyle w:val="footnote"/>
      </w:pPr>
      <w:r>
        <w:rPr>
          <w:rStyle w:val="FootnoteReference"/>
        </w:rPr>
        <w:footnoteRef/>
      </w:r>
      <w:r>
        <w:t xml:space="preserve"> John 13:25</w:t>
      </w:r>
    </w:p>
  </w:footnote>
  <w:footnote w:id="511">
    <w:p w14:paraId="795EE333" w14:textId="77777777" w:rsidR="0020672C" w:rsidRDefault="0020672C" w:rsidP="00B53E05">
      <w:pPr>
        <w:pStyle w:val="footnote"/>
      </w:pPr>
      <w:r>
        <w:rPr>
          <w:rStyle w:val="FootnoteReference"/>
        </w:rPr>
        <w:footnoteRef/>
      </w:r>
      <w:r>
        <w:t xml:space="preserve"> Normally reserved for the Theotokos.</w:t>
      </w:r>
    </w:p>
  </w:footnote>
  <w:footnote w:id="512">
    <w:p w14:paraId="483F0E8B" w14:textId="77777777" w:rsidR="0020672C" w:rsidRDefault="0020672C" w:rsidP="00B53E05">
      <w:pPr>
        <w:pStyle w:val="footnote"/>
      </w:pPr>
      <w:r>
        <w:rPr>
          <w:rStyle w:val="FootnoteReference"/>
        </w:rPr>
        <w:footnoteRef/>
      </w:r>
      <w:r>
        <w:t xml:space="preserve"> The law of righteousness, not the Law of the Old Covenant.</w:t>
      </w:r>
    </w:p>
  </w:footnote>
  <w:footnote w:id="513">
    <w:p w14:paraId="361DBD71" w14:textId="77777777" w:rsidR="0020672C" w:rsidRDefault="0020672C" w:rsidP="00662600">
      <w:pPr>
        <w:pStyle w:val="footnote"/>
      </w:pPr>
      <w:r>
        <w:rPr>
          <w:rStyle w:val="FootnoteReference"/>
        </w:rPr>
        <w:footnoteRef/>
      </w:r>
      <w:r>
        <w:t xml:space="preserve"> Or image</w:t>
      </w:r>
    </w:p>
  </w:footnote>
  <w:footnote w:id="514">
    <w:p w14:paraId="2DF974D0" w14:textId="77777777" w:rsidR="0020672C" w:rsidRDefault="0020672C">
      <w:pPr>
        <w:pStyle w:val="footnote"/>
        <w:rPr>
          <w:ins w:id="1368" w:author="Brett Slote" w:date="2011-07-21T18:57:00Z"/>
        </w:rPr>
        <w:pPrChange w:id="1369" w:author="Brett Slote" w:date="2011-07-21T20:03:00Z">
          <w:pPr>
            <w:pStyle w:val="FootnoteText"/>
          </w:pPr>
        </w:pPrChange>
      </w:pPr>
      <w:ins w:id="1370" w:author="Brett Slote" w:date="2011-07-21T18:57:00Z">
        <w:r>
          <w:rPr>
            <w:rStyle w:val="FootnoteReference"/>
          </w:rPr>
          <w:footnoteRef/>
        </w:r>
        <w:r>
          <w:t xml:space="preserve"> Colossians 3:14</w:t>
        </w:r>
      </w:ins>
    </w:p>
  </w:footnote>
  <w:footnote w:id="515">
    <w:p w14:paraId="56032475" w14:textId="77777777" w:rsidR="0020672C" w:rsidRDefault="0020672C" w:rsidP="00E22010">
      <w:pPr>
        <w:pStyle w:val="footnote"/>
      </w:pPr>
      <w:r>
        <w:rPr>
          <w:rStyle w:val="FootnoteReference"/>
        </w:rPr>
        <w:footnoteRef/>
      </w:r>
      <w:r>
        <w:t xml:space="preserve"> 2 Tim 4:7</w:t>
      </w:r>
    </w:p>
  </w:footnote>
  <w:footnote w:id="516">
    <w:p w14:paraId="519A6EA0" w14:textId="77777777" w:rsidR="0020672C" w:rsidRDefault="0020672C" w:rsidP="00E22010">
      <w:pPr>
        <w:pStyle w:val="footnote"/>
      </w:pPr>
      <w:r>
        <w:rPr>
          <w:rStyle w:val="FootnoteReference"/>
        </w:rPr>
        <w:footnoteRef/>
      </w:r>
      <w:r>
        <w:t xml:space="preserve"> 2 Tim 4:8</w:t>
      </w:r>
    </w:p>
  </w:footnote>
  <w:footnote w:id="517">
    <w:p w14:paraId="2C92CCF6" w14:textId="77777777" w:rsidR="0020672C" w:rsidRDefault="0020672C" w:rsidP="001779C0">
      <w:pPr>
        <w:pStyle w:val="footnote"/>
      </w:pPr>
      <w:r>
        <w:rPr>
          <w:rStyle w:val="FootnoteReference"/>
        </w:rPr>
        <w:footnoteRef/>
      </w:r>
      <w:r>
        <w:t xml:space="preserve"> Composed in Coptic and Arabic by H.G. Bishop Demetrius of Malawi circa A.D. 2000.</w:t>
      </w:r>
    </w:p>
  </w:footnote>
  <w:footnote w:id="518">
    <w:p w14:paraId="16CDD53B" w14:textId="77777777" w:rsidR="0020672C" w:rsidRDefault="0020672C" w:rsidP="00377E51">
      <w:pPr>
        <w:pStyle w:val="Footnote0"/>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519">
    <w:p w14:paraId="717A066E" w14:textId="77777777" w:rsidR="0020672C" w:rsidRDefault="0020672C">
      <w:pPr>
        <w:pStyle w:val="footnote"/>
        <w:rPr>
          <w:ins w:id="1432" w:author="Brett Slote" w:date="2011-07-21T18:45:00Z"/>
        </w:rPr>
        <w:pPrChange w:id="1433" w:author="Brett Slote" w:date="2011-07-21T20:01:00Z">
          <w:pPr>
            <w:pStyle w:val="FootnoteText"/>
          </w:pPr>
        </w:pPrChange>
      </w:pPr>
      <w:ins w:id="1434" w:author="Brett Slote" w:date="2011-07-21T18:45:00Z">
        <w:r>
          <w:rPr>
            <w:rStyle w:val="FootnoteReference"/>
          </w:rPr>
          <w:footnoteRef/>
        </w:r>
        <w:r>
          <w:t xml:space="preserve"> Daniel 12:3</w:t>
        </w:r>
      </w:ins>
    </w:p>
  </w:footnote>
  <w:footnote w:id="520">
    <w:p w14:paraId="7155AD88" w14:textId="77777777" w:rsidR="0020672C" w:rsidRDefault="0020672C">
      <w:pPr>
        <w:pStyle w:val="footnote"/>
        <w:rPr>
          <w:ins w:id="1435" w:author="Brett Slote" w:date="2011-07-21T18:46:00Z"/>
        </w:rPr>
        <w:pPrChange w:id="1436" w:author="Brett Slote" w:date="2011-07-21T20:01:00Z">
          <w:pPr>
            <w:pStyle w:val="FootnoteText"/>
          </w:pPr>
        </w:pPrChange>
      </w:pPr>
      <w:ins w:id="1437" w:author="Brett Slote" w:date="2011-07-21T18:46:00Z">
        <w:r>
          <w:rPr>
            <w:rStyle w:val="FootnoteReference"/>
          </w:rPr>
          <w:footnoteRef/>
        </w:r>
        <w:r>
          <w:t xml:space="preserve"> Literally: all you monastic folk</w:t>
        </w:r>
      </w:ins>
    </w:p>
  </w:footnote>
  <w:footnote w:id="521">
    <w:p w14:paraId="7EEF391B" w14:textId="77777777" w:rsidR="0020672C" w:rsidRDefault="0020672C">
      <w:pPr>
        <w:pStyle w:val="FootnoteText"/>
      </w:pPr>
      <w:r>
        <w:rPr>
          <w:rStyle w:val="FootnoteReference"/>
        </w:rPr>
        <w:footnoteRef/>
      </w:r>
      <w:r>
        <w:t xml:space="preserve"> Published by Abouna Matta El-Maskeen of St. Macarius’ Monastery.</w:t>
      </w:r>
    </w:p>
  </w:footnote>
  <w:footnote w:id="522">
    <w:p w14:paraId="6BC2BFA9" w14:textId="77777777" w:rsidR="0020672C" w:rsidRDefault="0020672C"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523">
    <w:p w14:paraId="3A6EC701" w14:textId="77777777" w:rsidR="0020672C" w:rsidRDefault="0020672C" w:rsidP="00670C79">
      <w:pPr>
        <w:pStyle w:val="footnote"/>
      </w:pPr>
      <w:r>
        <w:rPr>
          <w:rStyle w:val="FootnoteReference"/>
        </w:rPr>
        <w:footnoteRef/>
      </w:r>
      <w:r>
        <w:t xml:space="preserve"> Modern day Ethiopia and Eritrea.</w:t>
      </w:r>
    </w:p>
  </w:footnote>
  <w:footnote w:id="524">
    <w:p w14:paraId="46D5577E" w14:textId="77777777" w:rsidR="0020672C" w:rsidRDefault="0020672C" w:rsidP="0047441D">
      <w:pPr>
        <w:pStyle w:val="footnote"/>
      </w:pPr>
      <w:r>
        <w:rPr>
          <w:rStyle w:val="FootnoteReference"/>
        </w:rPr>
        <w:footnoteRef/>
      </w:r>
      <w:r>
        <w:t xml:space="preserve"> St. F</w:t>
      </w:r>
      <w:r w:rsidRPr="006422C6">
        <w:t>rumentius</w:t>
      </w:r>
      <w:r>
        <w:t>, whom the Ethiopians called “Abune Selama.”</w:t>
      </w:r>
    </w:p>
  </w:footnote>
  <w:footnote w:id="525">
    <w:p w14:paraId="018A465B" w14:textId="77777777" w:rsidR="0020672C" w:rsidRDefault="0020672C">
      <w:pPr>
        <w:pStyle w:val="footnote"/>
        <w:rPr>
          <w:ins w:id="1521" w:author="Brett Slote" w:date="2011-07-21T19:11:00Z"/>
        </w:rPr>
        <w:pPrChange w:id="1522" w:author="Brett Slote" w:date="2011-07-21T20:05:00Z">
          <w:pPr>
            <w:pStyle w:val="FootnoteText"/>
          </w:pPr>
        </w:pPrChange>
      </w:pPr>
      <w:ins w:id="1523" w:author="Brett Slote" w:date="2011-07-21T19:11:00Z">
        <w:r>
          <w:rPr>
            <w:rStyle w:val="FootnoteReference"/>
          </w:rPr>
          <w:footnoteRef/>
        </w:r>
        <w:r>
          <w:t xml:space="preserve"> Psalm 41:1</w:t>
        </w:r>
      </w:ins>
    </w:p>
  </w:footnote>
  <w:footnote w:id="526">
    <w:p w14:paraId="30B9D2C6" w14:textId="77777777" w:rsidR="0020672C" w:rsidRDefault="0020672C" w:rsidP="00321264">
      <w:pPr>
        <w:pStyle w:val="footnote"/>
        <w:jc w:val="both"/>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527">
    <w:p w14:paraId="63D7B4DE" w14:textId="77777777" w:rsidR="0020672C" w:rsidRDefault="0020672C" w:rsidP="00321264">
      <w:pPr>
        <w:pStyle w:val="footnote"/>
        <w:jc w:val="both"/>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528">
    <w:p w14:paraId="6542A42A" w14:textId="77777777" w:rsidR="0020672C" w:rsidRDefault="0020672C" w:rsidP="00321264">
      <w:pPr>
        <w:pStyle w:val="footnote"/>
        <w:jc w:val="both"/>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529">
    <w:p w14:paraId="48A0DCFD" w14:textId="77777777" w:rsidR="0020672C" w:rsidRDefault="0020672C" w:rsidP="006D27E4">
      <w:pPr>
        <w:pStyle w:val="Footnote0"/>
      </w:pPr>
      <w:r>
        <w:rPr>
          <w:rStyle w:val="FootnoteReference"/>
        </w:rPr>
        <w:footnoteRef/>
      </w:r>
      <w:r>
        <w:t xml:space="preserve"> In modern day Libya</w:t>
      </w:r>
    </w:p>
  </w:footnote>
  <w:footnote w:id="530">
    <w:p w14:paraId="5E4AA7CE" w14:textId="77777777" w:rsidR="0020672C" w:rsidRDefault="0020672C">
      <w:pPr>
        <w:pStyle w:val="footnote"/>
        <w:rPr>
          <w:ins w:id="1548" w:author="Brett Slote" w:date="2011-07-21T18:49:00Z"/>
        </w:rPr>
        <w:pPrChange w:id="1549" w:author="Brett Slote" w:date="2011-07-21T20:02:00Z">
          <w:pPr>
            <w:pStyle w:val="FootnoteText"/>
          </w:pPr>
        </w:pPrChange>
      </w:pPr>
      <w:ins w:id="1550" w:author="Brett Slote" w:date="2011-07-21T18:49:00Z">
        <w:r>
          <w:rPr>
            <w:rStyle w:val="FootnoteReference"/>
          </w:rPr>
          <w:footnoteRef/>
        </w:r>
        <w:r>
          <w:t xml:space="preserve"> Note that </w:t>
        </w:r>
        <w:r w:rsidRPr="003A78C2">
          <w:rPr>
            <w:rFonts w:ascii="CS Avva Shenouda" w:hAnsi="CS Avva Shenouda"/>
            <w:rPrChange w:id="1551" w:author="Brett Slote" w:date="2011-07-21T20:02:00Z">
              <w:rPr>
                <w:rFonts w:ascii="Antonious Normal" w:hAnsi="Antonious Normal"/>
              </w:rPr>
            </w:rPrChange>
          </w:rPr>
          <w:t>twou</w:t>
        </w:r>
        <w:r>
          <w:t xml:space="preserve"> is used as mountain and desert interchangeably in Coptic monastic literature</w:t>
        </w:r>
      </w:ins>
    </w:p>
  </w:footnote>
  <w:footnote w:id="531">
    <w:p w14:paraId="71147821" w14:textId="77777777" w:rsidR="0020672C" w:rsidRDefault="0020672C">
      <w:pPr>
        <w:pStyle w:val="footnote"/>
        <w:rPr>
          <w:ins w:id="1552" w:author="Brett Slote" w:date="2011-07-21T18:50:00Z"/>
        </w:rPr>
        <w:pPrChange w:id="1553" w:author="Brett Slote" w:date="2011-07-21T20:02:00Z">
          <w:pPr>
            <w:pStyle w:val="FootnoteText"/>
          </w:pPr>
        </w:pPrChange>
      </w:pPr>
      <w:ins w:id="1554" w:author="Brett Slote" w:date="2011-07-21T18:50:00Z">
        <w:r>
          <w:rPr>
            <w:rStyle w:val="FootnoteReference"/>
          </w:rPr>
          <w:footnoteRef/>
        </w:r>
        <w:r>
          <w:t xml:space="preserve"> US book has “travails of torment” – but it’s not possessive.</w:t>
        </w:r>
      </w:ins>
    </w:p>
  </w:footnote>
  <w:footnote w:id="532">
    <w:p w14:paraId="39517237" w14:textId="77777777" w:rsidR="0020672C" w:rsidRDefault="0020672C">
      <w:pPr>
        <w:pStyle w:val="footnote"/>
        <w:rPr>
          <w:ins w:id="1555" w:author="Brett Slote" w:date="2011-07-21T18:49:00Z"/>
        </w:rPr>
        <w:pPrChange w:id="1556" w:author="Brett Slote" w:date="2011-07-21T20:02:00Z">
          <w:pPr>
            <w:pStyle w:val="FootnoteText"/>
          </w:pPr>
        </w:pPrChange>
      </w:pPr>
      <w:ins w:id="1557" w:author="Brett Slote" w:date="2011-07-21T18:49:00Z">
        <w:r>
          <w:rPr>
            <w:rStyle w:val="FootnoteReference"/>
          </w:rPr>
          <w:footnoteRef/>
        </w:r>
        <w:r>
          <w:t xml:space="preserve"> 1 Peter 1:4</w:t>
        </w:r>
      </w:ins>
    </w:p>
  </w:footnote>
  <w:footnote w:id="533">
    <w:p w14:paraId="049774F0" w14:textId="77777777" w:rsidR="0020672C" w:rsidRDefault="0020672C" w:rsidP="00E77C68">
      <w:pPr>
        <w:pStyle w:val="footnote"/>
      </w:pPr>
      <w:r>
        <w:rPr>
          <w:rStyle w:val="FootnoteReference"/>
        </w:rPr>
        <w:footnoteRef/>
      </w:r>
      <w:r>
        <w:t xml:space="preserve"> The Coptic has “Three names, one God,” which is the heresy of modalism, and certainly was not said at Ephesus.</w:t>
      </w:r>
    </w:p>
  </w:footnote>
  <w:footnote w:id="534">
    <w:p w14:paraId="416DBD35" w14:textId="77777777" w:rsidR="0020672C" w:rsidRDefault="0020672C" w:rsidP="00E77C68">
      <w:pPr>
        <w:pStyle w:val="footnote"/>
      </w:pPr>
      <w:r>
        <w:rPr>
          <w:rStyle w:val="FootnoteReference"/>
        </w:rPr>
        <w:footnoteRef/>
      </w:r>
      <w:r>
        <w:t xml:space="preserve"> This line is heretical.</w:t>
      </w:r>
    </w:p>
  </w:footnote>
  <w:footnote w:id="535">
    <w:p w14:paraId="2A005F90" w14:textId="77777777" w:rsidR="0020672C" w:rsidRDefault="0020672C">
      <w:pPr>
        <w:pStyle w:val="footnote"/>
        <w:rPr>
          <w:ins w:id="1592" w:author="Brett Slote" w:date="2011-07-21T18:55:00Z"/>
        </w:rPr>
        <w:pPrChange w:id="1593" w:author="Brett Slote" w:date="2011-07-21T20:02:00Z">
          <w:pPr>
            <w:pStyle w:val="FootnoteText"/>
          </w:pPr>
        </w:pPrChange>
      </w:pPr>
      <w:ins w:id="1594" w:author="Brett Slote" w:date="2011-07-21T18:55:00Z">
        <w:r>
          <w:rPr>
            <w:rStyle w:val="FootnoteReference"/>
          </w:rPr>
          <w:footnoteRef/>
        </w:r>
        <w:r>
          <w:t xml:space="preserve"> Hallow or consecrate – this was, according to a tradition, when he formerly became an archimandrite</w:t>
        </w:r>
      </w:ins>
    </w:p>
  </w:footnote>
  <w:footnote w:id="536">
    <w:p w14:paraId="6B5EF1D3" w14:textId="77777777" w:rsidR="0020672C" w:rsidRDefault="0020672C">
      <w:pPr>
        <w:pStyle w:val="footnote"/>
        <w:rPr>
          <w:ins w:id="1600" w:author="Brett Slote" w:date="2011-07-21T18:52:00Z"/>
        </w:rPr>
        <w:pPrChange w:id="1601" w:author="Brett Slote" w:date="2011-07-21T20:02:00Z">
          <w:pPr/>
        </w:pPrChange>
      </w:pPr>
      <w:ins w:id="1602" w:author="Brett Slote" w:date="2011-07-21T18:52:00Z">
        <w:r w:rsidRPr="00FB36D8">
          <w:rPr>
            <w:rStyle w:val="FootnoteReference"/>
            <w:vertAlign w:val="baseline"/>
          </w:rPr>
          <w:footnoteRef/>
        </w:r>
        <w:r w:rsidRPr="00FB36D8">
          <w:t xml:space="preserve"> This line is literally “because the hope of the good”</w:t>
        </w:r>
      </w:ins>
    </w:p>
  </w:footnote>
  <w:footnote w:id="537">
    <w:p w14:paraId="347015AD" w14:textId="77777777" w:rsidR="0020672C" w:rsidRPr="00A20ACC" w:rsidRDefault="0020672C">
      <w:pPr>
        <w:pStyle w:val="footnote"/>
        <w:rPr>
          <w:ins w:id="1603" w:author="Brett Slote" w:date="2011-07-21T18:52:00Z"/>
          <w:rFonts w:ascii="CS Avva Shenouda" w:hAnsi="CS Avva Shenouda"/>
          <w:color w:val="FF0000"/>
          <w:rPrChange w:id="1604" w:author="Brett Slote" w:date="2011-07-21T20:02:00Z">
            <w:rPr>
              <w:ins w:id="1605" w:author="Brett Slote" w:date="2011-07-21T18:52:00Z"/>
              <w:color w:val="FF0000"/>
            </w:rPr>
          </w:rPrChange>
        </w:rPr>
        <w:pPrChange w:id="1606" w:author="Brett Slote" w:date="2011-07-21T20:02:00Z">
          <w:pPr/>
        </w:pPrChange>
      </w:pPr>
      <w:ins w:id="1607" w:author="Brett Slote" w:date="2011-07-21T18:52:00Z">
        <w:r w:rsidRPr="00FB36D8">
          <w:rPr>
            <w:rStyle w:val="FootnoteReference"/>
            <w:vertAlign w:val="baseline"/>
          </w:rPr>
          <w:footnoteRef/>
        </w:r>
        <w:r w:rsidRPr="00FB36D8">
          <w:t xml:space="preserve"> </w:t>
        </w:r>
        <w:r w:rsidRPr="003A78C2">
          <w:rPr>
            <w:rPrChange w:id="1608" w:author="Brett Slote" w:date="2011-07-21T20:02:00Z">
              <w:rPr>
                <w:rFonts w:ascii="Antonious Normal" w:hAnsi="Antonious Normal"/>
                <w:color w:val="FF0000"/>
              </w:rPr>
            </w:rPrChange>
          </w:rPr>
          <w:t>qen hanhwd/ nem han'almoc</w:t>
        </w:r>
      </w:ins>
    </w:p>
  </w:footnote>
  <w:footnote w:id="538">
    <w:p w14:paraId="4AFC6896" w14:textId="77777777" w:rsidR="0020672C" w:rsidRDefault="0020672C">
      <w:pPr>
        <w:pStyle w:val="FootnoteText"/>
      </w:pPr>
      <w:r>
        <w:rPr>
          <w:rStyle w:val="FootnoteReference"/>
        </w:rPr>
        <w:footnoteRef/>
      </w:r>
      <w:r>
        <w:t xml:space="preserve"> Matthew 1:20</w:t>
      </w:r>
    </w:p>
  </w:footnote>
  <w:footnote w:id="539">
    <w:p w14:paraId="0E9CA519" w14:textId="77777777" w:rsidR="0020672C" w:rsidRDefault="0020672C" w:rsidP="00662A48">
      <w:pPr>
        <w:pStyle w:val="footnote"/>
      </w:pPr>
      <w:r>
        <w:rPr>
          <w:rStyle w:val="FootnoteReference"/>
          <w:rFonts w:eastAsiaTheme="majorEastAsia"/>
        </w:rPr>
        <w:footnoteRef/>
      </w:r>
      <w:r>
        <w:t xml:space="preserve"> All-holy</w:t>
      </w:r>
    </w:p>
  </w:footnote>
  <w:footnote w:id="540">
    <w:p w14:paraId="50451B0F" w14:textId="77777777" w:rsidR="0020672C" w:rsidRDefault="0020672C">
      <w:pPr>
        <w:pStyle w:val="footnote"/>
        <w:rPr>
          <w:ins w:id="1677" w:author="Brett Slote" w:date="2011-07-21T19:04:00Z"/>
        </w:rPr>
        <w:pPrChange w:id="1678" w:author="Brett Slote" w:date="2011-07-21T20:04:00Z">
          <w:pPr>
            <w:pStyle w:val="FootnoteText"/>
          </w:pPr>
        </w:pPrChange>
      </w:pPr>
      <w:ins w:id="1679" w:author="Brett Slote" w:date="2011-07-21T19:04:00Z">
        <w:r>
          <w:rPr>
            <w:rStyle w:val="FootnoteReference"/>
          </w:rPr>
          <w:footnoteRef/>
        </w:r>
        <w:r>
          <w:t xml:space="preserve"> literal is disregarded</w:t>
        </w:r>
      </w:ins>
    </w:p>
  </w:footnote>
  <w:footnote w:id="541">
    <w:p w14:paraId="062BDCC1" w14:textId="77777777" w:rsidR="0020672C" w:rsidRDefault="0020672C">
      <w:pPr>
        <w:pStyle w:val="FootnoteText"/>
      </w:pPr>
      <w:r>
        <w:rPr>
          <w:rStyle w:val="FootnoteReference"/>
        </w:rPr>
        <w:footnoteRef/>
      </w:r>
      <w:r>
        <w:t xml:space="preserve"> Ps 8:2</w:t>
      </w:r>
    </w:p>
  </w:footnote>
  <w:footnote w:id="542">
    <w:p w14:paraId="5BC08478" w14:textId="77777777" w:rsidR="0020672C" w:rsidRPr="000C76BB" w:rsidRDefault="0020672C"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543">
    <w:p w14:paraId="03A6DDD1" w14:textId="77777777" w:rsidR="0020672C" w:rsidRDefault="0020672C">
      <w:pPr>
        <w:pStyle w:val="FootnoteText"/>
      </w:pPr>
      <w:r>
        <w:rPr>
          <w:rStyle w:val="FootnoteReference"/>
        </w:rPr>
        <w:footnoteRef/>
      </w:r>
      <w:r>
        <w:t xml:space="preserve"> Matthew 28:6</w:t>
      </w:r>
    </w:p>
  </w:footnote>
  <w:footnote w:id="544">
    <w:p w14:paraId="339855D2" w14:textId="77777777" w:rsidR="0020672C" w:rsidRDefault="0020672C">
      <w:pPr>
        <w:pStyle w:val="FootnoteText"/>
      </w:pPr>
      <w:r>
        <w:rPr>
          <w:rStyle w:val="FootnoteReference"/>
        </w:rPr>
        <w:footnoteRef/>
      </w:r>
      <w:r>
        <w:t xml:space="preserve"> Matthew 28:7,6</w:t>
      </w:r>
    </w:p>
  </w:footnote>
  <w:footnote w:id="545">
    <w:p w14:paraId="76212A49" w14:textId="77777777" w:rsidR="0020672C" w:rsidRDefault="0020672C">
      <w:pPr>
        <w:pStyle w:val="FootnoteText"/>
      </w:pPr>
      <w:r>
        <w:rPr>
          <w:rStyle w:val="FootnoteReference"/>
        </w:rPr>
        <w:footnoteRef/>
      </w:r>
      <w:r>
        <w:t xml:space="preserve"> Matthew 28:7</w:t>
      </w:r>
    </w:p>
  </w:footnote>
  <w:footnote w:id="546">
    <w:p w14:paraId="716019EB" w14:textId="77777777" w:rsidR="0020672C" w:rsidRDefault="0020672C">
      <w:pPr>
        <w:pStyle w:val="FootnoteText"/>
      </w:pPr>
      <w:r>
        <w:rPr>
          <w:rStyle w:val="FootnoteReference"/>
        </w:rPr>
        <w:footnoteRef/>
      </w:r>
      <w:r>
        <w:t xml:space="preserve"> John 20:27</w:t>
      </w:r>
    </w:p>
  </w:footnote>
  <w:footnote w:id="547">
    <w:p w14:paraId="0ECF3FB0" w14:textId="77777777" w:rsidR="0020672C" w:rsidRDefault="0020672C">
      <w:pPr>
        <w:pStyle w:val="FootnoteText"/>
      </w:pPr>
      <w:r>
        <w:rPr>
          <w:rStyle w:val="FootnoteReference"/>
        </w:rPr>
        <w:footnoteRef/>
      </w:r>
      <w:r>
        <w:t xml:space="preserve"> John 20:28</w:t>
      </w:r>
    </w:p>
  </w:footnote>
  <w:footnote w:id="548">
    <w:p w14:paraId="3FCB0B65" w14:textId="77777777" w:rsidR="0020672C" w:rsidRDefault="0020672C">
      <w:pPr>
        <w:pStyle w:val="FootnoteText"/>
      </w:pPr>
      <w:r>
        <w:rPr>
          <w:rStyle w:val="FootnoteReference"/>
        </w:rPr>
        <w:footnoteRef/>
      </w:r>
      <w:r>
        <w:t xml:space="preserve"> John 20:29</w:t>
      </w:r>
    </w:p>
  </w:footnote>
  <w:footnote w:id="549">
    <w:p w14:paraId="6B80EDF7" w14:textId="77777777" w:rsidR="0020672C" w:rsidRDefault="0020672C">
      <w:pPr>
        <w:pStyle w:val="FootnoteText"/>
      </w:pPr>
      <w:r>
        <w:rPr>
          <w:rStyle w:val="FootnoteReference"/>
        </w:rPr>
        <w:footnoteRef/>
      </w:r>
      <w:r>
        <w:t xml:space="preserve"> John 20:29</w:t>
      </w:r>
    </w:p>
  </w:footnote>
  <w:footnote w:id="550">
    <w:p w14:paraId="31D8885C" w14:textId="3AFC7B18" w:rsidR="0020672C" w:rsidRDefault="0020672C" w:rsidP="009800DB">
      <w:pPr>
        <w:pStyle w:val="footnote"/>
      </w:pPr>
      <w:r>
        <w:rPr>
          <w:rStyle w:val="FootnoteReference"/>
        </w:rPr>
        <w:footnoteRef/>
      </w:r>
      <w:r>
        <w:t xml:space="preserve"> This section is still the translation of Fr. Athanasius Iskander, not yet revised to be consistent with the rest.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11DA1878" w:rsidR="0020672C" w:rsidRPr="00E00D27" w:rsidRDefault="0020672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Pr>
        <w:noProof/>
        <w:sz w:val="20"/>
        <w:szCs w:val="20"/>
      </w:rPr>
      <w:t>The Setting of the Sun: Vespers (the Eleventh Hour)</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20672C" w:rsidRPr="00E00D27" w:rsidRDefault="0020672C" w:rsidP="00686912">
    <w:pPr>
      <w:pStyle w:val="Header"/>
      <w:jc w:val="center"/>
      <w:rPr>
        <w:sz w:val="20"/>
        <w:szCs w:val="20"/>
      </w:rPr>
    </w:pPr>
  </w:p>
  <w:p w14:paraId="022704DA" w14:textId="77777777" w:rsidR="0020672C" w:rsidRPr="00686912" w:rsidRDefault="0020672C"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CF7F3" w14:textId="254EA469" w:rsidR="0020672C" w:rsidRPr="00E00D27" w:rsidRDefault="0020672C"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E932CC" w14:textId="77777777" w:rsidR="0020672C" w:rsidRPr="00E00D27" w:rsidRDefault="0020672C"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A10A86">
      <w:rPr>
        <w:noProof/>
        <w:sz w:val="20"/>
        <w:szCs w:val="20"/>
      </w:rPr>
      <w:t>The Psalms</w:t>
    </w:r>
    <w:r w:rsidRPr="00E00D27">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7C9E86" w14:textId="77777777" w:rsidR="0020672C" w:rsidRPr="00E00D27" w:rsidRDefault="0020672C"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00A10A86">
      <w:rPr>
        <w:sz w:val="20"/>
        <w:szCs w:val="20"/>
      </w:rPr>
      <w:fldChar w:fldCharType="separate"/>
    </w:r>
    <w:r w:rsidR="00A10A86">
      <w:rPr>
        <w:noProof/>
        <w:sz w:val="20"/>
        <w:szCs w:val="20"/>
      </w:rPr>
      <w:t>Mid-Morning (Terce) with the Readings for the Day</w:t>
    </w:r>
    <w:r w:rsidRPr="00E00D27">
      <w:rPr>
        <w:sz w:val="20"/>
        <w:szCs w:val="20"/>
      </w:rP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61370A16" w:rsidR="0020672C" w:rsidRPr="00E00D27" w:rsidRDefault="0020672C" w:rsidP="00686912">
    <w:pPr>
      <w:pStyle w:val="Header"/>
      <w:jc w:val="center"/>
      <w:rPr>
        <w:sz w:val="20"/>
        <w:szCs w:val="20"/>
      </w:rPr>
    </w:pPr>
  </w:p>
  <w:p w14:paraId="48CF3F9A" w14:textId="245E316D" w:rsidR="0020672C" w:rsidRPr="00686912" w:rsidRDefault="0020672C" w:rsidP="00686912">
    <w:pPr>
      <w:pStyle w:val="Header"/>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7777777" w:rsidR="0020672C" w:rsidRPr="00E00D27" w:rsidRDefault="0020672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10A86">
      <w:rPr>
        <w:noProof/>
        <w:sz w:val="20"/>
        <w:szCs w:val="20"/>
      </w:rPr>
      <w:t>Kathisma 3</w:t>
    </w:r>
    <w:r w:rsidRPr="00E00D27">
      <w:rPr>
        <w:sz w:val="20"/>
        <w:szCs w:val="20"/>
      </w:rPr>
      <w:fldChar w:fldCharType="end"/>
    </w:r>
  </w:p>
  <w:p w14:paraId="1DAD4C8D" w14:textId="77777777" w:rsidR="0020672C" w:rsidRPr="00686912" w:rsidRDefault="0020672C" w:rsidP="00686912">
    <w:pPr>
      <w:pStyle w:val="Header"/>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20672C" w:rsidRPr="00686912" w:rsidRDefault="0020672C"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77777777" w:rsidR="0020672C" w:rsidRPr="00E00D27" w:rsidRDefault="0020672C"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A10A86">
      <w:rPr>
        <w:noProof/>
        <w:sz w:val="20"/>
        <w:szCs w:val="20"/>
      </w:rPr>
      <w:t>PSALI BATOS AFTER THE THIRD CANTICLE</w:t>
    </w:r>
    <w:r w:rsidRPr="00E00D27">
      <w:rPr>
        <w:sz w:val="20"/>
        <w:szCs w:val="20"/>
      </w:rPr>
      <w:fldChar w:fldCharType="end"/>
    </w:r>
  </w:p>
  <w:p w14:paraId="7E9EFC1B" w14:textId="77777777" w:rsidR="0020672C" w:rsidRPr="00686912" w:rsidRDefault="0020672C"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20672C" w:rsidRPr="00E00D27" w:rsidRDefault="0020672C" w:rsidP="00E00D27">
    <w:pPr>
      <w:pStyle w:val="Header"/>
      <w:jc w:val="center"/>
      <w:rPr>
        <w:sz w:val="20"/>
        <w:szCs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mirrorMargin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29E8"/>
    <w:rsid w:val="00004671"/>
    <w:rsid w:val="00004BA4"/>
    <w:rsid w:val="00006239"/>
    <w:rsid w:val="000100FF"/>
    <w:rsid w:val="00010BD3"/>
    <w:rsid w:val="00012A04"/>
    <w:rsid w:val="00012B38"/>
    <w:rsid w:val="00013EB0"/>
    <w:rsid w:val="000207B4"/>
    <w:rsid w:val="00023E8D"/>
    <w:rsid w:val="000265CA"/>
    <w:rsid w:val="000274A5"/>
    <w:rsid w:val="000278EC"/>
    <w:rsid w:val="00027E5B"/>
    <w:rsid w:val="00031314"/>
    <w:rsid w:val="00032280"/>
    <w:rsid w:val="00035647"/>
    <w:rsid w:val="00042555"/>
    <w:rsid w:val="0004278F"/>
    <w:rsid w:val="00042E9B"/>
    <w:rsid w:val="0004345A"/>
    <w:rsid w:val="00046257"/>
    <w:rsid w:val="00047140"/>
    <w:rsid w:val="00050534"/>
    <w:rsid w:val="000516D8"/>
    <w:rsid w:val="000526E5"/>
    <w:rsid w:val="00054249"/>
    <w:rsid w:val="00057E53"/>
    <w:rsid w:val="0006025B"/>
    <w:rsid w:val="0006697F"/>
    <w:rsid w:val="00071107"/>
    <w:rsid w:val="00071464"/>
    <w:rsid w:val="00072285"/>
    <w:rsid w:val="00072324"/>
    <w:rsid w:val="00073003"/>
    <w:rsid w:val="00073574"/>
    <w:rsid w:val="00075B6A"/>
    <w:rsid w:val="00075EAD"/>
    <w:rsid w:val="00077C52"/>
    <w:rsid w:val="000847B6"/>
    <w:rsid w:val="00086B05"/>
    <w:rsid w:val="00087FCC"/>
    <w:rsid w:val="000916B3"/>
    <w:rsid w:val="00091E10"/>
    <w:rsid w:val="00091E79"/>
    <w:rsid w:val="0009364C"/>
    <w:rsid w:val="00094BF8"/>
    <w:rsid w:val="000A5E47"/>
    <w:rsid w:val="000B1D6D"/>
    <w:rsid w:val="000C2C94"/>
    <w:rsid w:val="000C3062"/>
    <w:rsid w:val="000C461C"/>
    <w:rsid w:val="000D0A3F"/>
    <w:rsid w:val="000D107E"/>
    <w:rsid w:val="000D19CA"/>
    <w:rsid w:val="000D7EED"/>
    <w:rsid w:val="000E062A"/>
    <w:rsid w:val="000E219A"/>
    <w:rsid w:val="000E2846"/>
    <w:rsid w:val="000E2F61"/>
    <w:rsid w:val="000E610E"/>
    <w:rsid w:val="000F1C8D"/>
    <w:rsid w:val="000F6316"/>
    <w:rsid w:val="000F7D85"/>
    <w:rsid w:val="001040C8"/>
    <w:rsid w:val="00104A9B"/>
    <w:rsid w:val="00105139"/>
    <w:rsid w:val="00113E24"/>
    <w:rsid w:val="00115025"/>
    <w:rsid w:val="00116C98"/>
    <w:rsid w:val="001170B2"/>
    <w:rsid w:val="00117FDD"/>
    <w:rsid w:val="001225FA"/>
    <w:rsid w:val="00124408"/>
    <w:rsid w:val="0012459F"/>
    <w:rsid w:val="00124ADD"/>
    <w:rsid w:val="00130E47"/>
    <w:rsid w:val="001341D0"/>
    <w:rsid w:val="00137929"/>
    <w:rsid w:val="001432F3"/>
    <w:rsid w:val="0014584F"/>
    <w:rsid w:val="00145EE7"/>
    <w:rsid w:val="00154D4E"/>
    <w:rsid w:val="00160C25"/>
    <w:rsid w:val="00160DE3"/>
    <w:rsid w:val="00161998"/>
    <w:rsid w:val="00163A7A"/>
    <w:rsid w:val="0016512E"/>
    <w:rsid w:val="001654B8"/>
    <w:rsid w:val="0016662B"/>
    <w:rsid w:val="00166B35"/>
    <w:rsid w:val="0016784B"/>
    <w:rsid w:val="00173F9C"/>
    <w:rsid w:val="001744DD"/>
    <w:rsid w:val="001761FA"/>
    <w:rsid w:val="001779C0"/>
    <w:rsid w:val="00177A6C"/>
    <w:rsid w:val="00180AE1"/>
    <w:rsid w:val="001822EB"/>
    <w:rsid w:val="001834E6"/>
    <w:rsid w:val="00191A26"/>
    <w:rsid w:val="0019202B"/>
    <w:rsid w:val="00192066"/>
    <w:rsid w:val="001923BE"/>
    <w:rsid w:val="0019301C"/>
    <w:rsid w:val="0019410A"/>
    <w:rsid w:val="00195761"/>
    <w:rsid w:val="00196385"/>
    <w:rsid w:val="001A0083"/>
    <w:rsid w:val="001A05D1"/>
    <w:rsid w:val="001A38AB"/>
    <w:rsid w:val="001A77D7"/>
    <w:rsid w:val="001B4E41"/>
    <w:rsid w:val="001B6BC6"/>
    <w:rsid w:val="001C29B4"/>
    <w:rsid w:val="001C41A6"/>
    <w:rsid w:val="001D0F72"/>
    <w:rsid w:val="001D3B45"/>
    <w:rsid w:val="001D3B4D"/>
    <w:rsid w:val="001D5E3B"/>
    <w:rsid w:val="001E2E1C"/>
    <w:rsid w:val="001E2F2E"/>
    <w:rsid w:val="001E58F5"/>
    <w:rsid w:val="001E5E16"/>
    <w:rsid w:val="001F5511"/>
    <w:rsid w:val="001F6249"/>
    <w:rsid w:val="001F77D1"/>
    <w:rsid w:val="002015E6"/>
    <w:rsid w:val="00205EA4"/>
    <w:rsid w:val="0020672C"/>
    <w:rsid w:val="00207F10"/>
    <w:rsid w:val="002147AA"/>
    <w:rsid w:val="00217857"/>
    <w:rsid w:val="00220DFD"/>
    <w:rsid w:val="0022268F"/>
    <w:rsid w:val="00223CB5"/>
    <w:rsid w:val="002245DB"/>
    <w:rsid w:val="00224925"/>
    <w:rsid w:val="002315D6"/>
    <w:rsid w:val="00231798"/>
    <w:rsid w:val="00232EAB"/>
    <w:rsid w:val="00232F08"/>
    <w:rsid w:val="00233501"/>
    <w:rsid w:val="00233CE3"/>
    <w:rsid w:val="00234DAF"/>
    <w:rsid w:val="00235C40"/>
    <w:rsid w:val="0023608C"/>
    <w:rsid w:val="00236E2B"/>
    <w:rsid w:val="00237D47"/>
    <w:rsid w:val="002409EF"/>
    <w:rsid w:val="002411ED"/>
    <w:rsid w:val="00243F73"/>
    <w:rsid w:val="00251DB9"/>
    <w:rsid w:val="00253C5F"/>
    <w:rsid w:val="00253DD3"/>
    <w:rsid w:val="00254945"/>
    <w:rsid w:val="00254E27"/>
    <w:rsid w:val="00257627"/>
    <w:rsid w:val="00257A38"/>
    <w:rsid w:val="002631A9"/>
    <w:rsid w:val="002663FA"/>
    <w:rsid w:val="00267F42"/>
    <w:rsid w:val="00274233"/>
    <w:rsid w:val="002904CF"/>
    <w:rsid w:val="002922F9"/>
    <w:rsid w:val="002A0A20"/>
    <w:rsid w:val="002A17CA"/>
    <w:rsid w:val="002A4D37"/>
    <w:rsid w:val="002B038E"/>
    <w:rsid w:val="002B0C7C"/>
    <w:rsid w:val="002B1371"/>
    <w:rsid w:val="002B1624"/>
    <w:rsid w:val="002C2599"/>
    <w:rsid w:val="002D09C5"/>
    <w:rsid w:val="002D1484"/>
    <w:rsid w:val="002D610D"/>
    <w:rsid w:val="002D678B"/>
    <w:rsid w:val="002D71F0"/>
    <w:rsid w:val="002E06A7"/>
    <w:rsid w:val="002E0709"/>
    <w:rsid w:val="002E1524"/>
    <w:rsid w:val="002E365D"/>
    <w:rsid w:val="002E4881"/>
    <w:rsid w:val="002E495E"/>
    <w:rsid w:val="002E5DB0"/>
    <w:rsid w:val="002E67A0"/>
    <w:rsid w:val="002F106A"/>
    <w:rsid w:val="002F1229"/>
    <w:rsid w:val="002F1988"/>
    <w:rsid w:val="002F1C09"/>
    <w:rsid w:val="002F2287"/>
    <w:rsid w:val="002F7CF2"/>
    <w:rsid w:val="003032D8"/>
    <w:rsid w:val="0030497C"/>
    <w:rsid w:val="00305E1E"/>
    <w:rsid w:val="00306181"/>
    <w:rsid w:val="0031014B"/>
    <w:rsid w:val="0031634B"/>
    <w:rsid w:val="00316961"/>
    <w:rsid w:val="003204E4"/>
    <w:rsid w:val="003209AF"/>
    <w:rsid w:val="00321264"/>
    <w:rsid w:val="00321B47"/>
    <w:rsid w:val="00323889"/>
    <w:rsid w:val="00325916"/>
    <w:rsid w:val="00326024"/>
    <w:rsid w:val="00330C24"/>
    <w:rsid w:val="00331627"/>
    <w:rsid w:val="00332598"/>
    <w:rsid w:val="00332736"/>
    <w:rsid w:val="00332876"/>
    <w:rsid w:val="00332CD2"/>
    <w:rsid w:val="00336170"/>
    <w:rsid w:val="00336FAA"/>
    <w:rsid w:val="00343753"/>
    <w:rsid w:val="00343C20"/>
    <w:rsid w:val="00345655"/>
    <w:rsid w:val="003457C0"/>
    <w:rsid w:val="00345FE6"/>
    <w:rsid w:val="00345FED"/>
    <w:rsid w:val="00346189"/>
    <w:rsid w:val="0034799C"/>
    <w:rsid w:val="00347CB5"/>
    <w:rsid w:val="00356D1B"/>
    <w:rsid w:val="003576F9"/>
    <w:rsid w:val="00365B9E"/>
    <w:rsid w:val="003711A9"/>
    <w:rsid w:val="00372152"/>
    <w:rsid w:val="00374358"/>
    <w:rsid w:val="00377E51"/>
    <w:rsid w:val="0038151E"/>
    <w:rsid w:val="00382A9C"/>
    <w:rsid w:val="00382E0C"/>
    <w:rsid w:val="00384B7C"/>
    <w:rsid w:val="00385CB8"/>
    <w:rsid w:val="00386527"/>
    <w:rsid w:val="00390294"/>
    <w:rsid w:val="00390B7C"/>
    <w:rsid w:val="0039635A"/>
    <w:rsid w:val="003A2FF4"/>
    <w:rsid w:val="003A7286"/>
    <w:rsid w:val="003A78C2"/>
    <w:rsid w:val="003B0313"/>
    <w:rsid w:val="003B4CB7"/>
    <w:rsid w:val="003C1002"/>
    <w:rsid w:val="003C1C36"/>
    <w:rsid w:val="003C3DAA"/>
    <w:rsid w:val="003C757D"/>
    <w:rsid w:val="003C7D3F"/>
    <w:rsid w:val="003D1190"/>
    <w:rsid w:val="003D4209"/>
    <w:rsid w:val="003D520A"/>
    <w:rsid w:val="003D6CE4"/>
    <w:rsid w:val="003E106D"/>
    <w:rsid w:val="003E30B1"/>
    <w:rsid w:val="003E70F4"/>
    <w:rsid w:val="003E72E2"/>
    <w:rsid w:val="003E7329"/>
    <w:rsid w:val="003F1C4C"/>
    <w:rsid w:val="003F614F"/>
    <w:rsid w:val="00402B8B"/>
    <w:rsid w:val="00411441"/>
    <w:rsid w:val="00416092"/>
    <w:rsid w:val="00420011"/>
    <w:rsid w:val="00420CFA"/>
    <w:rsid w:val="004271C3"/>
    <w:rsid w:val="004278F5"/>
    <w:rsid w:val="00430630"/>
    <w:rsid w:val="0043158C"/>
    <w:rsid w:val="00431ABD"/>
    <w:rsid w:val="00434A64"/>
    <w:rsid w:val="00435BD3"/>
    <w:rsid w:val="00436BDD"/>
    <w:rsid w:val="00436EA0"/>
    <w:rsid w:val="004377F2"/>
    <w:rsid w:val="00437FBE"/>
    <w:rsid w:val="00441BAC"/>
    <w:rsid w:val="004443C1"/>
    <w:rsid w:val="00444FA5"/>
    <w:rsid w:val="0044639B"/>
    <w:rsid w:val="00447CAB"/>
    <w:rsid w:val="004512C4"/>
    <w:rsid w:val="00453724"/>
    <w:rsid w:val="004537C7"/>
    <w:rsid w:val="0045450A"/>
    <w:rsid w:val="004568B8"/>
    <w:rsid w:val="0046338D"/>
    <w:rsid w:val="00463A2B"/>
    <w:rsid w:val="0046481B"/>
    <w:rsid w:val="00465DA5"/>
    <w:rsid w:val="00472C36"/>
    <w:rsid w:val="00473009"/>
    <w:rsid w:val="00474242"/>
    <w:rsid w:val="0047441D"/>
    <w:rsid w:val="004750F8"/>
    <w:rsid w:val="00481AE5"/>
    <w:rsid w:val="00484AEF"/>
    <w:rsid w:val="00487B43"/>
    <w:rsid w:val="00494693"/>
    <w:rsid w:val="00494E09"/>
    <w:rsid w:val="00494FE4"/>
    <w:rsid w:val="00495F1A"/>
    <w:rsid w:val="0049637C"/>
    <w:rsid w:val="00496723"/>
    <w:rsid w:val="004A17C2"/>
    <w:rsid w:val="004A1F5C"/>
    <w:rsid w:val="004A323C"/>
    <w:rsid w:val="004A51E7"/>
    <w:rsid w:val="004B18E6"/>
    <w:rsid w:val="004B1952"/>
    <w:rsid w:val="004B3CE3"/>
    <w:rsid w:val="004B7C80"/>
    <w:rsid w:val="004C0CA2"/>
    <w:rsid w:val="004C259F"/>
    <w:rsid w:val="004C3E3E"/>
    <w:rsid w:val="004C7925"/>
    <w:rsid w:val="004C7F73"/>
    <w:rsid w:val="004D20FB"/>
    <w:rsid w:val="004D342B"/>
    <w:rsid w:val="004D4E73"/>
    <w:rsid w:val="004D5E47"/>
    <w:rsid w:val="004D6AF7"/>
    <w:rsid w:val="004D7BA8"/>
    <w:rsid w:val="004E04E2"/>
    <w:rsid w:val="004E0D33"/>
    <w:rsid w:val="004E1800"/>
    <w:rsid w:val="004E27AE"/>
    <w:rsid w:val="004E4B2B"/>
    <w:rsid w:val="004E5EA7"/>
    <w:rsid w:val="004E71A7"/>
    <w:rsid w:val="004E7308"/>
    <w:rsid w:val="004F0CEB"/>
    <w:rsid w:val="004F26F0"/>
    <w:rsid w:val="004F58D6"/>
    <w:rsid w:val="004F62E4"/>
    <w:rsid w:val="00500C24"/>
    <w:rsid w:val="00500D86"/>
    <w:rsid w:val="00502CB3"/>
    <w:rsid w:val="00502F77"/>
    <w:rsid w:val="00503995"/>
    <w:rsid w:val="00503DF7"/>
    <w:rsid w:val="00504C44"/>
    <w:rsid w:val="00510795"/>
    <w:rsid w:val="00511194"/>
    <w:rsid w:val="00511398"/>
    <w:rsid w:val="005118C5"/>
    <w:rsid w:val="00511A14"/>
    <w:rsid w:val="00511F32"/>
    <w:rsid w:val="005130A7"/>
    <w:rsid w:val="00513539"/>
    <w:rsid w:val="00520302"/>
    <w:rsid w:val="00520531"/>
    <w:rsid w:val="005230DE"/>
    <w:rsid w:val="00523190"/>
    <w:rsid w:val="005242D1"/>
    <w:rsid w:val="005329C1"/>
    <w:rsid w:val="00533100"/>
    <w:rsid w:val="00534D41"/>
    <w:rsid w:val="00537354"/>
    <w:rsid w:val="00540B24"/>
    <w:rsid w:val="00542F6B"/>
    <w:rsid w:val="00544CE4"/>
    <w:rsid w:val="00545EC8"/>
    <w:rsid w:val="00547D3E"/>
    <w:rsid w:val="00552687"/>
    <w:rsid w:val="00554484"/>
    <w:rsid w:val="00556387"/>
    <w:rsid w:val="00556D8A"/>
    <w:rsid w:val="00557012"/>
    <w:rsid w:val="005603B8"/>
    <w:rsid w:val="00563645"/>
    <w:rsid w:val="005651AF"/>
    <w:rsid w:val="005676F5"/>
    <w:rsid w:val="00571956"/>
    <w:rsid w:val="00574B14"/>
    <w:rsid w:val="00581458"/>
    <w:rsid w:val="00582AD7"/>
    <w:rsid w:val="005832A1"/>
    <w:rsid w:val="00586DFB"/>
    <w:rsid w:val="00590171"/>
    <w:rsid w:val="0059166B"/>
    <w:rsid w:val="00595AF3"/>
    <w:rsid w:val="00595D0A"/>
    <w:rsid w:val="00596AC8"/>
    <w:rsid w:val="00597158"/>
    <w:rsid w:val="005A1198"/>
    <w:rsid w:val="005A333A"/>
    <w:rsid w:val="005A34F0"/>
    <w:rsid w:val="005A44CB"/>
    <w:rsid w:val="005A57E3"/>
    <w:rsid w:val="005A7201"/>
    <w:rsid w:val="005B3239"/>
    <w:rsid w:val="005B5515"/>
    <w:rsid w:val="005B716A"/>
    <w:rsid w:val="005B777F"/>
    <w:rsid w:val="005C6405"/>
    <w:rsid w:val="005C7C41"/>
    <w:rsid w:val="005C7FAD"/>
    <w:rsid w:val="005D1244"/>
    <w:rsid w:val="005D1250"/>
    <w:rsid w:val="005D70D8"/>
    <w:rsid w:val="005E131A"/>
    <w:rsid w:val="005E2409"/>
    <w:rsid w:val="005E263F"/>
    <w:rsid w:val="005F1CE0"/>
    <w:rsid w:val="005F3B89"/>
    <w:rsid w:val="005F5CA1"/>
    <w:rsid w:val="005F78D8"/>
    <w:rsid w:val="005F7A68"/>
    <w:rsid w:val="00601ED3"/>
    <w:rsid w:val="006039B1"/>
    <w:rsid w:val="006108FD"/>
    <w:rsid w:val="00617485"/>
    <w:rsid w:val="006174EF"/>
    <w:rsid w:val="00617655"/>
    <w:rsid w:val="00617AE1"/>
    <w:rsid w:val="00625164"/>
    <w:rsid w:val="00633619"/>
    <w:rsid w:val="00643995"/>
    <w:rsid w:val="0064541C"/>
    <w:rsid w:val="006458F1"/>
    <w:rsid w:val="00645C3A"/>
    <w:rsid w:val="00646263"/>
    <w:rsid w:val="00646349"/>
    <w:rsid w:val="00646A59"/>
    <w:rsid w:val="0064784C"/>
    <w:rsid w:val="00654789"/>
    <w:rsid w:val="00654C55"/>
    <w:rsid w:val="006575CE"/>
    <w:rsid w:val="00660688"/>
    <w:rsid w:val="00660E8D"/>
    <w:rsid w:val="00662600"/>
    <w:rsid w:val="0066285A"/>
    <w:rsid w:val="00662A48"/>
    <w:rsid w:val="00670C79"/>
    <w:rsid w:val="006738A3"/>
    <w:rsid w:val="006738A5"/>
    <w:rsid w:val="00676A76"/>
    <w:rsid w:val="006800D4"/>
    <w:rsid w:val="00683A35"/>
    <w:rsid w:val="00683D9F"/>
    <w:rsid w:val="00686912"/>
    <w:rsid w:val="00691C22"/>
    <w:rsid w:val="0069406C"/>
    <w:rsid w:val="00694CDD"/>
    <w:rsid w:val="00695B43"/>
    <w:rsid w:val="006974C9"/>
    <w:rsid w:val="006A0403"/>
    <w:rsid w:val="006A0D7C"/>
    <w:rsid w:val="006A140A"/>
    <w:rsid w:val="006A4A82"/>
    <w:rsid w:val="006A6323"/>
    <w:rsid w:val="006A78B4"/>
    <w:rsid w:val="006B061A"/>
    <w:rsid w:val="006B31BA"/>
    <w:rsid w:val="006B3289"/>
    <w:rsid w:val="006B44CE"/>
    <w:rsid w:val="006C0C59"/>
    <w:rsid w:val="006C0F49"/>
    <w:rsid w:val="006C1B94"/>
    <w:rsid w:val="006C7684"/>
    <w:rsid w:val="006C781B"/>
    <w:rsid w:val="006D16F9"/>
    <w:rsid w:val="006D27E4"/>
    <w:rsid w:val="006D2FE5"/>
    <w:rsid w:val="006D61CA"/>
    <w:rsid w:val="006D69AF"/>
    <w:rsid w:val="006E04C1"/>
    <w:rsid w:val="006E2CEB"/>
    <w:rsid w:val="006E370D"/>
    <w:rsid w:val="006E3E75"/>
    <w:rsid w:val="006E4762"/>
    <w:rsid w:val="006F20A6"/>
    <w:rsid w:val="006F2203"/>
    <w:rsid w:val="006F2298"/>
    <w:rsid w:val="006F4187"/>
    <w:rsid w:val="006F5235"/>
    <w:rsid w:val="006F5C01"/>
    <w:rsid w:val="007010B8"/>
    <w:rsid w:val="00703BF0"/>
    <w:rsid w:val="0070445E"/>
    <w:rsid w:val="007047B8"/>
    <w:rsid w:val="0070722E"/>
    <w:rsid w:val="0071365A"/>
    <w:rsid w:val="00714EC1"/>
    <w:rsid w:val="007246F6"/>
    <w:rsid w:val="007272D5"/>
    <w:rsid w:val="00727B3C"/>
    <w:rsid w:val="00730C77"/>
    <w:rsid w:val="00741DFE"/>
    <w:rsid w:val="00742591"/>
    <w:rsid w:val="00743166"/>
    <w:rsid w:val="00743CE8"/>
    <w:rsid w:val="0074650C"/>
    <w:rsid w:val="00751433"/>
    <w:rsid w:val="00751B8B"/>
    <w:rsid w:val="00751E7F"/>
    <w:rsid w:val="00757303"/>
    <w:rsid w:val="00757692"/>
    <w:rsid w:val="00760C78"/>
    <w:rsid w:val="00767D1E"/>
    <w:rsid w:val="00773777"/>
    <w:rsid w:val="00777816"/>
    <w:rsid w:val="0078100C"/>
    <w:rsid w:val="0078548F"/>
    <w:rsid w:val="00791ACB"/>
    <w:rsid w:val="00794C68"/>
    <w:rsid w:val="00794F01"/>
    <w:rsid w:val="007955F4"/>
    <w:rsid w:val="00795C2B"/>
    <w:rsid w:val="007964E0"/>
    <w:rsid w:val="007A058B"/>
    <w:rsid w:val="007A1A59"/>
    <w:rsid w:val="007A4A34"/>
    <w:rsid w:val="007A6E4F"/>
    <w:rsid w:val="007A72D2"/>
    <w:rsid w:val="007B0380"/>
    <w:rsid w:val="007C28F0"/>
    <w:rsid w:val="007C4181"/>
    <w:rsid w:val="007C43C4"/>
    <w:rsid w:val="007D1AEA"/>
    <w:rsid w:val="007D439A"/>
    <w:rsid w:val="007D6C69"/>
    <w:rsid w:val="007D76F8"/>
    <w:rsid w:val="007D773B"/>
    <w:rsid w:val="007D7757"/>
    <w:rsid w:val="007E24F9"/>
    <w:rsid w:val="007E3D46"/>
    <w:rsid w:val="007E439A"/>
    <w:rsid w:val="007E4DF6"/>
    <w:rsid w:val="007E5EC8"/>
    <w:rsid w:val="007F4C9C"/>
    <w:rsid w:val="007F516C"/>
    <w:rsid w:val="007F571C"/>
    <w:rsid w:val="0080104F"/>
    <w:rsid w:val="008016CF"/>
    <w:rsid w:val="00802CCC"/>
    <w:rsid w:val="00803E3E"/>
    <w:rsid w:val="008047A6"/>
    <w:rsid w:val="00806BA0"/>
    <w:rsid w:val="00810F04"/>
    <w:rsid w:val="00811539"/>
    <w:rsid w:val="00811C7D"/>
    <w:rsid w:val="00812614"/>
    <w:rsid w:val="008148B0"/>
    <w:rsid w:val="0081710C"/>
    <w:rsid w:val="008172B5"/>
    <w:rsid w:val="008242AB"/>
    <w:rsid w:val="008424B3"/>
    <w:rsid w:val="008454DD"/>
    <w:rsid w:val="00850941"/>
    <w:rsid w:val="00850BB5"/>
    <w:rsid w:val="00852DD0"/>
    <w:rsid w:val="008547B0"/>
    <w:rsid w:val="00860765"/>
    <w:rsid w:val="00860FCB"/>
    <w:rsid w:val="00862BEC"/>
    <w:rsid w:val="008644DA"/>
    <w:rsid w:val="00864DF9"/>
    <w:rsid w:val="00865FD4"/>
    <w:rsid w:val="00866C14"/>
    <w:rsid w:val="0086732E"/>
    <w:rsid w:val="00871D97"/>
    <w:rsid w:val="00872A1C"/>
    <w:rsid w:val="008742AE"/>
    <w:rsid w:val="008762FF"/>
    <w:rsid w:val="008807F5"/>
    <w:rsid w:val="0088779A"/>
    <w:rsid w:val="00890702"/>
    <w:rsid w:val="00894A63"/>
    <w:rsid w:val="00894E50"/>
    <w:rsid w:val="008A3F9A"/>
    <w:rsid w:val="008B351A"/>
    <w:rsid w:val="008B531C"/>
    <w:rsid w:val="008B5AA7"/>
    <w:rsid w:val="008C0462"/>
    <w:rsid w:val="008C0538"/>
    <w:rsid w:val="008C4469"/>
    <w:rsid w:val="008C4D26"/>
    <w:rsid w:val="008D3204"/>
    <w:rsid w:val="008D3689"/>
    <w:rsid w:val="008D67CA"/>
    <w:rsid w:val="008D6DBB"/>
    <w:rsid w:val="008E2712"/>
    <w:rsid w:val="008E406C"/>
    <w:rsid w:val="00900F68"/>
    <w:rsid w:val="009038B2"/>
    <w:rsid w:val="00904213"/>
    <w:rsid w:val="00906079"/>
    <w:rsid w:val="009061A3"/>
    <w:rsid w:val="00914F1B"/>
    <w:rsid w:val="00920A8C"/>
    <w:rsid w:val="00924D0C"/>
    <w:rsid w:val="00925626"/>
    <w:rsid w:val="0092592B"/>
    <w:rsid w:val="00926985"/>
    <w:rsid w:val="00934B8D"/>
    <w:rsid w:val="009350ED"/>
    <w:rsid w:val="00935D4B"/>
    <w:rsid w:val="00936BAA"/>
    <w:rsid w:val="009370A9"/>
    <w:rsid w:val="009407CD"/>
    <w:rsid w:val="009442B3"/>
    <w:rsid w:val="00945E5C"/>
    <w:rsid w:val="00947656"/>
    <w:rsid w:val="00950468"/>
    <w:rsid w:val="00951605"/>
    <w:rsid w:val="00952359"/>
    <w:rsid w:val="00953CB8"/>
    <w:rsid w:val="009576CF"/>
    <w:rsid w:val="009576EE"/>
    <w:rsid w:val="0096008D"/>
    <w:rsid w:val="00960235"/>
    <w:rsid w:val="009609D3"/>
    <w:rsid w:val="00964F23"/>
    <w:rsid w:val="009654EE"/>
    <w:rsid w:val="00967153"/>
    <w:rsid w:val="00971481"/>
    <w:rsid w:val="0097428E"/>
    <w:rsid w:val="009800DB"/>
    <w:rsid w:val="00980D99"/>
    <w:rsid w:val="00984BF3"/>
    <w:rsid w:val="00984EE6"/>
    <w:rsid w:val="009905E2"/>
    <w:rsid w:val="00993EBA"/>
    <w:rsid w:val="009970EB"/>
    <w:rsid w:val="009A11DD"/>
    <w:rsid w:val="009A25DD"/>
    <w:rsid w:val="009A461A"/>
    <w:rsid w:val="009A65C4"/>
    <w:rsid w:val="009B2259"/>
    <w:rsid w:val="009B3D2D"/>
    <w:rsid w:val="009C13E9"/>
    <w:rsid w:val="009C1989"/>
    <w:rsid w:val="009C1C97"/>
    <w:rsid w:val="009C47FE"/>
    <w:rsid w:val="009C4DF5"/>
    <w:rsid w:val="009D062A"/>
    <w:rsid w:val="009D0B24"/>
    <w:rsid w:val="009D45BB"/>
    <w:rsid w:val="009D6F61"/>
    <w:rsid w:val="009E261C"/>
    <w:rsid w:val="009E31CF"/>
    <w:rsid w:val="009E64DA"/>
    <w:rsid w:val="009E7111"/>
    <w:rsid w:val="009F4351"/>
    <w:rsid w:val="009F46B0"/>
    <w:rsid w:val="009F4DF5"/>
    <w:rsid w:val="009F60F1"/>
    <w:rsid w:val="009F6E07"/>
    <w:rsid w:val="009F7FB6"/>
    <w:rsid w:val="00A0015F"/>
    <w:rsid w:val="00A01420"/>
    <w:rsid w:val="00A02728"/>
    <w:rsid w:val="00A042F4"/>
    <w:rsid w:val="00A043A7"/>
    <w:rsid w:val="00A04AB0"/>
    <w:rsid w:val="00A055D8"/>
    <w:rsid w:val="00A05722"/>
    <w:rsid w:val="00A063D0"/>
    <w:rsid w:val="00A10A86"/>
    <w:rsid w:val="00A1257B"/>
    <w:rsid w:val="00A17120"/>
    <w:rsid w:val="00A20ACC"/>
    <w:rsid w:val="00A21818"/>
    <w:rsid w:val="00A22F02"/>
    <w:rsid w:val="00A23F04"/>
    <w:rsid w:val="00A2562D"/>
    <w:rsid w:val="00A268DE"/>
    <w:rsid w:val="00A26D78"/>
    <w:rsid w:val="00A275F4"/>
    <w:rsid w:val="00A300B0"/>
    <w:rsid w:val="00A31CA5"/>
    <w:rsid w:val="00A33B60"/>
    <w:rsid w:val="00A36961"/>
    <w:rsid w:val="00A37A1B"/>
    <w:rsid w:val="00A37BB6"/>
    <w:rsid w:val="00A37EDC"/>
    <w:rsid w:val="00A458C3"/>
    <w:rsid w:val="00A460AD"/>
    <w:rsid w:val="00A50FC7"/>
    <w:rsid w:val="00A5501F"/>
    <w:rsid w:val="00A57656"/>
    <w:rsid w:val="00A618D2"/>
    <w:rsid w:val="00A6346F"/>
    <w:rsid w:val="00A66A9A"/>
    <w:rsid w:val="00A66FD9"/>
    <w:rsid w:val="00A741EE"/>
    <w:rsid w:val="00A742AC"/>
    <w:rsid w:val="00A75013"/>
    <w:rsid w:val="00A7759D"/>
    <w:rsid w:val="00A84808"/>
    <w:rsid w:val="00A84E81"/>
    <w:rsid w:val="00A873DD"/>
    <w:rsid w:val="00A87408"/>
    <w:rsid w:val="00A87480"/>
    <w:rsid w:val="00A91873"/>
    <w:rsid w:val="00A91B17"/>
    <w:rsid w:val="00A92AB7"/>
    <w:rsid w:val="00A935C3"/>
    <w:rsid w:val="00A93CE8"/>
    <w:rsid w:val="00A96394"/>
    <w:rsid w:val="00A96CF8"/>
    <w:rsid w:val="00A97438"/>
    <w:rsid w:val="00AA0119"/>
    <w:rsid w:val="00AA030B"/>
    <w:rsid w:val="00AA267C"/>
    <w:rsid w:val="00AA6F55"/>
    <w:rsid w:val="00AB3348"/>
    <w:rsid w:val="00AB365B"/>
    <w:rsid w:val="00AB4248"/>
    <w:rsid w:val="00AB78C6"/>
    <w:rsid w:val="00AB7D27"/>
    <w:rsid w:val="00AC129F"/>
    <w:rsid w:val="00AC19C5"/>
    <w:rsid w:val="00AC3253"/>
    <w:rsid w:val="00AC55D9"/>
    <w:rsid w:val="00AD65EF"/>
    <w:rsid w:val="00AE1E8D"/>
    <w:rsid w:val="00AE6D2A"/>
    <w:rsid w:val="00AF2A00"/>
    <w:rsid w:val="00AF4B5C"/>
    <w:rsid w:val="00AF56AD"/>
    <w:rsid w:val="00AF6B9E"/>
    <w:rsid w:val="00AF6D10"/>
    <w:rsid w:val="00AF6F9B"/>
    <w:rsid w:val="00AF7B91"/>
    <w:rsid w:val="00B021F8"/>
    <w:rsid w:val="00B034C1"/>
    <w:rsid w:val="00B12824"/>
    <w:rsid w:val="00B139A8"/>
    <w:rsid w:val="00B14853"/>
    <w:rsid w:val="00B15BD5"/>
    <w:rsid w:val="00B21270"/>
    <w:rsid w:val="00B268A8"/>
    <w:rsid w:val="00B311C5"/>
    <w:rsid w:val="00B32610"/>
    <w:rsid w:val="00B355C7"/>
    <w:rsid w:val="00B411C9"/>
    <w:rsid w:val="00B437A3"/>
    <w:rsid w:val="00B45901"/>
    <w:rsid w:val="00B46E6E"/>
    <w:rsid w:val="00B4736D"/>
    <w:rsid w:val="00B4739C"/>
    <w:rsid w:val="00B47C81"/>
    <w:rsid w:val="00B50C35"/>
    <w:rsid w:val="00B52D77"/>
    <w:rsid w:val="00B53E05"/>
    <w:rsid w:val="00B54D8D"/>
    <w:rsid w:val="00B5582D"/>
    <w:rsid w:val="00B57847"/>
    <w:rsid w:val="00B60A95"/>
    <w:rsid w:val="00B61064"/>
    <w:rsid w:val="00B6371D"/>
    <w:rsid w:val="00B637D8"/>
    <w:rsid w:val="00B65D4D"/>
    <w:rsid w:val="00B67D5C"/>
    <w:rsid w:val="00B701CF"/>
    <w:rsid w:val="00B706B3"/>
    <w:rsid w:val="00B70E96"/>
    <w:rsid w:val="00B72A74"/>
    <w:rsid w:val="00B73AC4"/>
    <w:rsid w:val="00B76226"/>
    <w:rsid w:val="00B765E5"/>
    <w:rsid w:val="00B769A1"/>
    <w:rsid w:val="00B817C0"/>
    <w:rsid w:val="00B82753"/>
    <w:rsid w:val="00B83964"/>
    <w:rsid w:val="00B83B7C"/>
    <w:rsid w:val="00B84B62"/>
    <w:rsid w:val="00B86BDB"/>
    <w:rsid w:val="00B8739D"/>
    <w:rsid w:val="00B91869"/>
    <w:rsid w:val="00B9702C"/>
    <w:rsid w:val="00BA23BD"/>
    <w:rsid w:val="00BA43BA"/>
    <w:rsid w:val="00BB50F9"/>
    <w:rsid w:val="00BB5D46"/>
    <w:rsid w:val="00BC0AF3"/>
    <w:rsid w:val="00BC160E"/>
    <w:rsid w:val="00BC6081"/>
    <w:rsid w:val="00BC7D0A"/>
    <w:rsid w:val="00BD21C4"/>
    <w:rsid w:val="00BD252D"/>
    <w:rsid w:val="00BD5BBE"/>
    <w:rsid w:val="00BD6AE2"/>
    <w:rsid w:val="00BD7E24"/>
    <w:rsid w:val="00BE1043"/>
    <w:rsid w:val="00BE273A"/>
    <w:rsid w:val="00BE705A"/>
    <w:rsid w:val="00BE768B"/>
    <w:rsid w:val="00BF0205"/>
    <w:rsid w:val="00BF0AF7"/>
    <w:rsid w:val="00BF240D"/>
    <w:rsid w:val="00BF2674"/>
    <w:rsid w:val="00BF77D7"/>
    <w:rsid w:val="00C0205C"/>
    <w:rsid w:val="00C05A5B"/>
    <w:rsid w:val="00C06875"/>
    <w:rsid w:val="00C104A1"/>
    <w:rsid w:val="00C140A9"/>
    <w:rsid w:val="00C140D7"/>
    <w:rsid w:val="00C1536B"/>
    <w:rsid w:val="00C21A20"/>
    <w:rsid w:val="00C222BF"/>
    <w:rsid w:val="00C241B0"/>
    <w:rsid w:val="00C27083"/>
    <w:rsid w:val="00C30039"/>
    <w:rsid w:val="00C30529"/>
    <w:rsid w:val="00C30EC1"/>
    <w:rsid w:val="00C311E1"/>
    <w:rsid w:val="00C325FC"/>
    <w:rsid w:val="00C33BEB"/>
    <w:rsid w:val="00C34F64"/>
    <w:rsid w:val="00C42508"/>
    <w:rsid w:val="00C45608"/>
    <w:rsid w:val="00C46B09"/>
    <w:rsid w:val="00C46FC1"/>
    <w:rsid w:val="00C4750A"/>
    <w:rsid w:val="00C544D6"/>
    <w:rsid w:val="00C56BFD"/>
    <w:rsid w:val="00C62DDA"/>
    <w:rsid w:val="00C654F7"/>
    <w:rsid w:val="00C726EC"/>
    <w:rsid w:val="00C74BAE"/>
    <w:rsid w:val="00C81797"/>
    <w:rsid w:val="00C8447A"/>
    <w:rsid w:val="00C8505F"/>
    <w:rsid w:val="00C879D4"/>
    <w:rsid w:val="00C96A85"/>
    <w:rsid w:val="00CA0029"/>
    <w:rsid w:val="00CA0AB7"/>
    <w:rsid w:val="00CA7465"/>
    <w:rsid w:val="00CB0036"/>
    <w:rsid w:val="00CB1B46"/>
    <w:rsid w:val="00CB2D55"/>
    <w:rsid w:val="00CB700D"/>
    <w:rsid w:val="00CC066E"/>
    <w:rsid w:val="00CC09DA"/>
    <w:rsid w:val="00CC1CA8"/>
    <w:rsid w:val="00CD0EDA"/>
    <w:rsid w:val="00CD4BB2"/>
    <w:rsid w:val="00CE1951"/>
    <w:rsid w:val="00CE29B0"/>
    <w:rsid w:val="00CE3852"/>
    <w:rsid w:val="00CE58CE"/>
    <w:rsid w:val="00CE5C77"/>
    <w:rsid w:val="00CE7C3C"/>
    <w:rsid w:val="00CF35A1"/>
    <w:rsid w:val="00CF4119"/>
    <w:rsid w:val="00CF61B8"/>
    <w:rsid w:val="00CF7C3F"/>
    <w:rsid w:val="00D00AE0"/>
    <w:rsid w:val="00D016DC"/>
    <w:rsid w:val="00D019CA"/>
    <w:rsid w:val="00D01BB0"/>
    <w:rsid w:val="00D15008"/>
    <w:rsid w:val="00D175BB"/>
    <w:rsid w:val="00D2194E"/>
    <w:rsid w:val="00D228F6"/>
    <w:rsid w:val="00D23F8F"/>
    <w:rsid w:val="00D24FE1"/>
    <w:rsid w:val="00D27C4B"/>
    <w:rsid w:val="00D30804"/>
    <w:rsid w:val="00D30FFF"/>
    <w:rsid w:val="00D31016"/>
    <w:rsid w:val="00D325F5"/>
    <w:rsid w:val="00D33B3C"/>
    <w:rsid w:val="00D34FBD"/>
    <w:rsid w:val="00D35FC0"/>
    <w:rsid w:val="00D364A6"/>
    <w:rsid w:val="00D41CC7"/>
    <w:rsid w:val="00D42FE5"/>
    <w:rsid w:val="00D4541F"/>
    <w:rsid w:val="00D46726"/>
    <w:rsid w:val="00D513BF"/>
    <w:rsid w:val="00D52F54"/>
    <w:rsid w:val="00D54A29"/>
    <w:rsid w:val="00D60575"/>
    <w:rsid w:val="00D61071"/>
    <w:rsid w:val="00D6341A"/>
    <w:rsid w:val="00D64891"/>
    <w:rsid w:val="00D70EFF"/>
    <w:rsid w:val="00D72DC0"/>
    <w:rsid w:val="00D74BC5"/>
    <w:rsid w:val="00D74F7B"/>
    <w:rsid w:val="00D80125"/>
    <w:rsid w:val="00D807EF"/>
    <w:rsid w:val="00D85D42"/>
    <w:rsid w:val="00D9137E"/>
    <w:rsid w:val="00D93633"/>
    <w:rsid w:val="00D96A5F"/>
    <w:rsid w:val="00D96B69"/>
    <w:rsid w:val="00D972E7"/>
    <w:rsid w:val="00DA021C"/>
    <w:rsid w:val="00DA18ED"/>
    <w:rsid w:val="00DA3673"/>
    <w:rsid w:val="00DA3C0A"/>
    <w:rsid w:val="00DA5133"/>
    <w:rsid w:val="00DA5C08"/>
    <w:rsid w:val="00DA6717"/>
    <w:rsid w:val="00DA78B2"/>
    <w:rsid w:val="00DB1B7F"/>
    <w:rsid w:val="00DB1FC6"/>
    <w:rsid w:val="00DB3F67"/>
    <w:rsid w:val="00DB5AC8"/>
    <w:rsid w:val="00DC2AAA"/>
    <w:rsid w:val="00DC3A65"/>
    <w:rsid w:val="00DC4810"/>
    <w:rsid w:val="00DD4C22"/>
    <w:rsid w:val="00DD5136"/>
    <w:rsid w:val="00DD5994"/>
    <w:rsid w:val="00DD6B29"/>
    <w:rsid w:val="00DE4425"/>
    <w:rsid w:val="00DE5308"/>
    <w:rsid w:val="00DF095B"/>
    <w:rsid w:val="00DF0E61"/>
    <w:rsid w:val="00DF3A55"/>
    <w:rsid w:val="00DF43CA"/>
    <w:rsid w:val="00DF7709"/>
    <w:rsid w:val="00DF782C"/>
    <w:rsid w:val="00E00D27"/>
    <w:rsid w:val="00E12666"/>
    <w:rsid w:val="00E12AEC"/>
    <w:rsid w:val="00E16FE9"/>
    <w:rsid w:val="00E212FD"/>
    <w:rsid w:val="00E21EA3"/>
    <w:rsid w:val="00E22010"/>
    <w:rsid w:val="00E276C1"/>
    <w:rsid w:val="00E27B27"/>
    <w:rsid w:val="00E302BD"/>
    <w:rsid w:val="00E30E2D"/>
    <w:rsid w:val="00E3362E"/>
    <w:rsid w:val="00E35FF0"/>
    <w:rsid w:val="00E4457A"/>
    <w:rsid w:val="00E46608"/>
    <w:rsid w:val="00E532CC"/>
    <w:rsid w:val="00E532DA"/>
    <w:rsid w:val="00E54229"/>
    <w:rsid w:val="00E54261"/>
    <w:rsid w:val="00E570CB"/>
    <w:rsid w:val="00E6009C"/>
    <w:rsid w:val="00E66583"/>
    <w:rsid w:val="00E7123D"/>
    <w:rsid w:val="00E717C1"/>
    <w:rsid w:val="00E71B14"/>
    <w:rsid w:val="00E71BA2"/>
    <w:rsid w:val="00E72FD3"/>
    <w:rsid w:val="00E7448F"/>
    <w:rsid w:val="00E76A2E"/>
    <w:rsid w:val="00E771E3"/>
    <w:rsid w:val="00E77C68"/>
    <w:rsid w:val="00E813F4"/>
    <w:rsid w:val="00E8288B"/>
    <w:rsid w:val="00E87FBF"/>
    <w:rsid w:val="00E91BAB"/>
    <w:rsid w:val="00EA0E43"/>
    <w:rsid w:val="00EA558A"/>
    <w:rsid w:val="00EA7F2F"/>
    <w:rsid w:val="00EB2F8F"/>
    <w:rsid w:val="00EB4284"/>
    <w:rsid w:val="00EB47EB"/>
    <w:rsid w:val="00EB656B"/>
    <w:rsid w:val="00EB661B"/>
    <w:rsid w:val="00EC012F"/>
    <w:rsid w:val="00EC2AEB"/>
    <w:rsid w:val="00EC5901"/>
    <w:rsid w:val="00EC5CBB"/>
    <w:rsid w:val="00EC728E"/>
    <w:rsid w:val="00EE2E1D"/>
    <w:rsid w:val="00EE572E"/>
    <w:rsid w:val="00EE657B"/>
    <w:rsid w:val="00EF067E"/>
    <w:rsid w:val="00EF25F9"/>
    <w:rsid w:val="00F00811"/>
    <w:rsid w:val="00F0177A"/>
    <w:rsid w:val="00F0351E"/>
    <w:rsid w:val="00F060DE"/>
    <w:rsid w:val="00F07F3A"/>
    <w:rsid w:val="00F1032B"/>
    <w:rsid w:val="00F14AA6"/>
    <w:rsid w:val="00F20BBD"/>
    <w:rsid w:val="00F230A2"/>
    <w:rsid w:val="00F25227"/>
    <w:rsid w:val="00F2548A"/>
    <w:rsid w:val="00F258B1"/>
    <w:rsid w:val="00F26510"/>
    <w:rsid w:val="00F31CD1"/>
    <w:rsid w:val="00F35822"/>
    <w:rsid w:val="00F370C5"/>
    <w:rsid w:val="00F416C6"/>
    <w:rsid w:val="00F431B1"/>
    <w:rsid w:val="00F43F54"/>
    <w:rsid w:val="00F456A1"/>
    <w:rsid w:val="00F47062"/>
    <w:rsid w:val="00F54100"/>
    <w:rsid w:val="00F60C8A"/>
    <w:rsid w:val="00F611E4"/>
    <w:rsid w:val="00F6464C"/>
    <w:rsid w:val="00F66BB3"/>
    <w:rsid w:val="00F67B16"/>
    <w:rsid w:val="00F67B89"/>
    <w:rsid w:val="00F74201"/>
    <w:rsid w:val="00F74D12"/>
    <w:rsid w:val="00F77A5B"/>
    <w:rsid w:val="00F806E7"/>
    <w:rsid w:val="00F81077"/>
    <w:rsid w:val="00F814FD"/>
    <w:rsid w:val="00F82FC0"/>
    <w:rsid w:val="00F849AD"/>
    <w:rsid w:val="00F865A1"/>
    <w:rsid w:val="00F87627"/>
    <w:rsid w:val="00F87651"/>
    <w:rsid w:val="00F933DE"/>
    <w:rsid w:val="00F967BD"/>
    <w:rsid w:val="00F977F1"/>
    <w:rsid w:val="00F97AD6"/>
    <w:rsid w:val="00FA139D"/>
    <w:rsid w:val="00FA3C4C"/>
    <w:rsid w:val="00FA4F1D"/>
    <w:rsid w:val="00FA5B8C"/>
    <w:rsid w:val="00FA61CD"/>
    <w:rsid w:val="00FA680B"/>
    <w:rsid w:val="00FB2563"/>
    <w:rsid w:val="00FB36D8"/>
    <w:rsid w:val="00FB5ACB"/>
    <w:rsid w:val="00FB5E62"/>
    <w:rsid w:val="00FB6528"/>
    <w:rsid w:val="00FC1BD5"/>
    <w:rsid w:val="00FC2A6F"/>
    <w:rsid w:val="00FC30EB"/>
    <w:rsid w:val="00FC3604"/>
    <w:rsid w:val="00FC4180"/>
    <w:rsid w:val="00FD0422"/>
    <w:rsid w:val="00FD25B7"/>
    <w:rsid w:val="00FD2E69"/>
    <w:rsid w:val="00FD3543"/>
    <w:rsid w:val="00FD37EA"/>
    <w:rsid w:val="00FD3FDA"/>
    <w:rsid w:val="00FE024F"/>
    <w:rsid w:val="00FE0AE4"/>
    <w:rsid w:val="00FE7FB3"/>
    <w:rsid w:val="00FF006C"/>
    <w:rsid w:val="00FF016A"/>
    <w:rsid w:val="00FF04D9"/>
    <w:rsid w:val="00FF1C35"/>
    <w:rsid w:val="00FF3502"/>
    <w:rsid w:val="00FF5FF3"/>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3A7286"/>
    <w:pPr>
      <w:keepNext/>
      <w:keepLines/>
      <w:spacing w:before="48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3A7286"/>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DD4C22"/>
    <w:rPr>
      <w:rFonts w:ascii="Cambria" w:eastAsia="Times New Roman" w:hAnsi="Cambria" w:cs="Times New Roman"/>
      <w:sz w:val="24"/>
      <w:szCs w:val="20"/>
      <w:lang w:val="en-US"/>
    </w:rPr>
  </w:style>
  <w:style w:type="paragraph" w:customStyle="1" w:styleId="footnote">
    <w:name w:val="footnote"/>
    <w:basedOn w:val="FootnoteText"/>
    <w:link w:val="footnoteChar"/>
    <w:qFormat/>
    <w:rsid w:val="00A50FC7"/>
    <w:rPr>
      <w:rFonts w:ascii="Garamond" w:hAnsi="Garamond"/>
      <w:sz w:val="18"/>
    </w:rPr>
  </w:style>
  <w:style w:type="character" w:customStyle="1" w:styleId="footnoteChar">
    <w:name w:val="footnote Char"/>
    <w:basedOn w:val="FootnoteTextChar"/>
    <w:link w:val="footnote"/>
    <w:rsid w:val="00A50FC7"/>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980D99"/>
    <w:pPr>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header" Target="head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header" Target="header3.xml"/><Relationship Id="rId17" Type="http://schemas.openxmlformats.org/officeDocument/2006/relationships/header" Target="header4.xml"/><Relationship Id="rId18" Type="http://schemas.openxmlformats.org/officeDocument/2006/relationships/footer" Target="footer3.xml"/><Relationship Id="rId19" Type="http://schemas.openxmlformats.org/officeDocument/2006/relationships/header" Target="header5.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3697E-888C-8F44-A56C-FA479EF79795}">
  <ds:schemaRefs>
    <ds:schemaRef ds:uri="http://schemas.openxmlformats.org/officeDocument/2006/bibliography"/>
  </ds:schemaRefs>
</ds:datastoreItem>
</file>

<file path=customXml/itemProps2.xml><?xml version="1.0" encoding="utf-8"?>
<ds:datastoreItem xmlns:ds="http://schemas.openxmlformats.org/officeDocument/2006/customXml" ds:itemID="{DFD4C044-AA3D-6F49-B281-56F74AF7B8E3}">
  <ds:schemaRefs>
    <ds:schemaRef ds:uri="http://schemas.openxmlformats.org/officeDocument/2006/bibliography"/>
  </ds:schemaRefs>
</ds:datastoreItem>
</file>

<file path=customXml/itemProps3.xml><?xml version="1.0" encoding="utf-8"?>
<ds:datastoreItem xmlns:ds="http://schemas.openxmlformats.org/officeDocument/2006/customXml" ds:itemID="{7C62AF11-02D6-B343-A1F9-A3D5886A83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19172</TotalTime>
  <Pages>955</Pages>
  <Words>184010</Words>
  <Characters>1048860</Characters>
  <Application>Microsoft Macintosh Word</Application>
  <DocSecurity>0</DocSecurity>
  <Lines>8740</Lines>
  <Paragraphs>2460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1230410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287</cp:revision>
  <cp:lastPrinted>2015-11-01T00:13:00Z</cp:lastPrinted>
  <dcterms:created xsi:type="dcterms:W3CDTF">2014-10-30T02:06:00Z</dcterms:created>
  <dcterms:modified xsi:type="dcterms:W3CDTF">2015-12-16T02:05:00Z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